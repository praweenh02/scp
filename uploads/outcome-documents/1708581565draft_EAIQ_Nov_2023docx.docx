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jc w:val="center"/>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F86AE7" w:rsidRPr="009B72B3" w14:paraId="00146EFA" w14:textId="77777777" w:rsidTr="00282022">
        <w:trPr>
          <w:cantSplit/>
          <w:jc w:val="center"/>
        </w:trPr>
        <w:tc>
          <w:tcPr>
            <w:tcW w:w="1134" w:type="dxa"/>
            <w:vMerge w:val="restart"/>
            <w:vAlign w:val="center"/>
          </w:tcPr>
          <w:p w14:paraId="4DCA29AF" w14:textId="77777777" w:rsidR="00F86AE7" w:rsidRPr="009B72B3" w:rsidRDefault="00F86AE7" w:rsidP="00282022">
            <w:pPr>
              <w:spacing w:before="0"/>
              <w:jc w:val="center"/>
            </w:pPr>
            <w:bookmarkStart w:id="0" w:name="dnum" w:colFirst="2" w:colLast="2"/>
            <w:bookmarkStart w:id="1" w:name="dsg" w:colFirst="1" w:colLast="1"/>
            <w:bookmarkStart w:id="2" w:name="dtableau"/>
            <w:r w:rsidRPr="009B72B3">
              <w:rPr>
                <w:noProof/>
                <w:lang w:val="en-IN" w:eastAsia="en-IN"/>
              </w:rPr>
              <w:drawing>
                <wp:inline distT="0" distB="0" distL="0" distR="0" wp14:anchorId="18C1DC72" wp14:editId="6032C23A">
                  <wp:extent cx="647700" cy="704850"/>
                  <wp:effectExtent l="0" t="0" r="0" b="0"/>
                  <wp:docPr id="1187042696" name="Picture 118704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5FAE0CDE" w14:textId="77777777" w:rsidR="00F86AE7" w:rsidRPr="009B72B3" w:rsidRDefault="00F86AE7" w:rsidP="00282022">
            <w:pPr>
              <w:rPr>
                <w:sz w:val="16"/>
                <w:szCs w:val="16"/>
              </w:rPr>
            </w:pPr>
            <w:r w:rsidRPr="009B72B3">
              <w:rPr>
                <w:sz w:val="16"/>
                <w:szCs w:val="16"/>
              </w:rPr>
              <w:t>INTERNATIONAL TELECOMMUNICATION UNION</w:t>
            </w:r>
          </w:p>
          <w:p w14:paraId="333088E0" w14:textId="77777777" w:rsidR="00F86AE7" w:rsidRPr="009B72B3" w:rsidRDefault="00F86AE7" w:rsidP="00282022">
            <w:pPr>
              <w:rPr>
                <w:b/>
                <w:bCs/>
                <w:sz w:val="26"/>
                <w:szCs w:val="26"/>
              </w:rPr>
            </w:pPr>
            <w:r w:rsidRPr="009B72B3">
              <w:rPr>
                <w:b/>
                <w:bCs/>
                <w:sz w:val="26"/>
                <w:szCs w:val="26"/>
              </w:rPr>
              <w:t>TELECOMMUNICATION</w:t>
            </w:r>
            <w:r w:rsidRPr="009B72B3">
              <w:rPr>
                <w:b/>
                <w:bCs/>
                <w:sz w:val="26"/>
                <w:szCs w:val="26"/>
              </w:rPr>
              <w:br/>
              <w:t>STANDARDIZATION SECTOR</w:t>
            </w:r>
          </w:p>
          <w:p w14:paraId="67FFC640" w14:textId="77777777" w:rsidR="00F86AE7" w:rsidRPr="009B72B3" w:rsidRDefault="00F86AE7" w:rsidP="00282022">
            <w:pPr>
              <w:rPr>
                <w:sz w:val="20"/>
                <w:szCs w:val="20"/>
              </w:rPr>
            </w:pPr>
            <w:r w:rsidRPr="009B72B3">
              <w:rPr>
                <w:sz w:val="20"/>
                <w:szCs w:val="20"/>
              </w:rPr>
              <w:t>STUDY PERIOD 2022-2024</w:t>
            </w:r>
          </w:p>
        </w:tc>
        <w:tc>
          <w:tcPr>
            <w:tcW w:w="4537" w:type="dxa"/>
            <w:gridSpan w:val="3"/>
            <w:vAlign w:val="center"/>
          </w:tcPr>
          <w:p w14:paraId="5A656D06" w14:textId="42804853" w:rsidR="00F86AE7" w:rsidRPr="009B72B3" w:rsidRDefault="00F86AE7" w:rsidP="00282022">
            <w:pPr>
              <w:pStyle w:val="Docnumber"/>
            </w:pPr>
            <w:r w:rsidRPr="009B72B3">
              <w:rPr>
                <w:noProof/>
              </w:rPr>
              <w:t>SG12</w:t>
            </w:r>
            <w:r w:rsidRPr="009B72B3">
              <w:t>-</w:t>
            </w:r>
            <w:r w:rsidR="00BF5DB8">
              <w:t>Cn</w:t>
            </w:r>
          </w:p>
        </w:tc>
      </w:tr>
      <w:bookmarkEnd w:id="0"/>
      <w:tr w:rsidR="00F86AE7" w:rsidRPr="009B72B3" w14:paraId="1403A65C" w14:textId="77777777" w:rsidTr="00282022">
        <w:trPr>
          <w:cantSplit/>
          <w:jc w:val="center"/>
        </w:trPr>
        <w:tc>
          <w:tcPr>
            <w:tcW w:w="1134" w:type="dxa"/>
            <w:vMerge/>
          </w:tcPr>
          <w:p w14:paraId="2AF22099" w14:textId="77777777" w:rsidR="00F86AE7" w:rsidRPr="009B72B3" w:rsidRDefault="00F86AE7" w:rsidP="00282022">
            <w:pPr>
              <w:rPr>
                <w:smallCaps/>
                <w:sz w:val="20"/>
              </w:rPr>
            </w:pPr>
          </w:p>
        </w:tc>
        <w:tc>
          <w:tcPr>
            <w:tcW w:w="3969" w:type="dxa"/>
            <w:gridSpan w:val="2"/>
            <w:vMerge/>
          </w:tcPr>
          <w:p w14:paraId="25D954C4" w14:textId="77777777" w:rsidR="00F86AE7" w:rsidRPr="009B72B3" w:rsidRDefault="00F86AE7" w:rsidP="00282022">
            <w:pPr>
              <w:rPr>
                <w:smallCaps/>
                <w:sz w:val="20"/>
              </w:rPr>
            </w:pPr>
          </w:p>
        </w:tc>
        <w:tc>
          <w:tcPr>
            <w:tcW w:w="4537" w:type="dxa"/>
            <w:gridSpan w:val="3"/>
          </w:tcPr>
          <w:p w14:paraId="1D95B9BF" w14:textId="77777777" w:rsidR="00F86AE7" w:rsidRPr="009B72B3" w:rsidRDefault="00F86AE7" w:rsidP="00282022">
            <w:pPr>
              <w:pStyle w:val="TSBHeaderRight14"/>
            </w:pPr>
            <w:r w:rsidRPr="009B72B3">
              <w:rPr>
                <w:noProof/>
              </w:rPr>
              <w:t>STUDY GROUP 12</w:t>
            </w:r>
            <w:r w:rsidRPr="009B72B3">
              <w:t xml:space="preserve"> </w:t>
            </w:r>
          </w:p>
        </w:tc>
      </w:tr>
      <w:tr w:rsidR="00F86AE7" w:rsidRPr="009B72B3" w14:paraId="0EB68C4F" w14:textId="77777777" w:rsidTr="00282022">
        <w:trPr>
          <w:cantSplit/>
          <w:jc w:val="center"/>
        </w:trPr>
        <w:tc>
          <w:tcPr>
            <w:tcW w:w="1134" w:type="dxa"/>
            <w:vMerge/>
            <w:tcBorders>
              <w:bottom w:val="single" w:sz="12" w:space="0" w:color="auto"/>
            </w:tcBorders>
          </w:tcPr>
          <w:p w14:paraId="6B11E652" w14:textId="77777777" w:rsidR="00F86AE7" w:rsidRPr="009B72B3" w:rsidRDefault="00F86AE7" w:rsidP="00282022">
            <w:pPr>
              <w:rPr>
                <w:b/>
                <w:bCs/>
                <w:sz w:val="26"/>
              </w:rPr>
            </w:pPr>
          </w:p>
        </w:tc>
        <w:tc>
          <w:tcPr>
            <w:tcW w:w="3969" w:type="dxa"/>
            <w:gridSpan w:val="2"/>
            <w:vMerge/>
            <w:tcBorders>
              <w:bottom w:val="single" w:sz="12" w:space="0" w:color="auto"/>
            </w:tcBorders>
          </w:tcPr>
          <w:p w14:paraId="28BDBBE5" w14:textId="77777777" w:rsidR="00F86AE7" w:rsidRPr="009B72B3" w:rsidRDefault="00F86AE7" w:rsidP="00282022">
            <w:pPr>
              <w:rPr>
                <w:b/>
                <w:bCs/>
                <w:sz w:val="26"/>
              </w:rPr>
            </w:pPr>
          </w:p>
        </w:tc>
        <w:tc>
          <w:tcPr>
            <w:tcW w:w="4537" w:type="dxa"/>
            <w:gridSpan w:val="3"/>
            <w:tcBorders>
              <w:bottom w:val="single" w:sz="12" w:space="0" w:color="auto"/>
            </w:tcBorders>
            <w:vAlign w:val="center"/>
          </w:tcPr>
          <w:p w14:paraId="11DE0D72" w14:textId="77777777" w:rsidR="00F86AE7" w:rsidRPr="009B72B3" w:rsidRDefault="00F86AE7" w:rsidP="00282022">
            <w:pPr>
              <w:pStyle w:val="TSBHeaderRight14"/>
            </w:pPr>
            <w:r w:rsidRPr="009B72B3">
              <w:t>Original: English</w:t>
            </w:r>
          </w:p>
        </w:tc>
      </w:tr>
      <w:tr w:rsidR="00F86AE7" w:rsidRPr="009B72B3" w14:paraId="396C0621" w14:textId="77777777" w:rsidTr="00282022">
        <w:trPr>
          <w:cantSplit/>
          <w:jc w:val="center"/>
        </w:trPr>
        <w:tc>
          <w:tcPr>
            <w:tcW w:w="1418" w:type="dxa"/>
            <w:gridSpan w:val="2"/>
          </w:tcPr>
          <w:p w14:paraId="0C316787" w14:textId="77777777" w:rsidR="00F86AE7" w:rsidRPr="009B72B3" w:rsidRDefault="00F86AE7" w:rsidP="00282022">
            <w:pPr>
              <w:rPr>
                <w:b/>
                <w:bCs/>
              </w:rPr>
            </w:pPr>
            <w:bookmarkStart w:id="3" w:name="dbluepink" w:colFirst="1" w:colLast="1"/>
            <w:bookmarkStart w:id="4" w:name="dmeeting" w:colFirst="2" w:colLast="2"/>
            <w:bookmarkEnd w:id="1"/>
            <w:r w:rsidRPr="009B72B3">
              <w:rPr>
                <w:b/>
                <w:bCs/>
              </w:rPr>
              <w:t>Question(s):</w:t>
            </w:r>
          </w:p>
        </w:tc>
        <w:tc>
          <w:tcPr>
            <w:tcW w:w="3827" w:type="dxa"/>
            <w:gridSpan w:val="2"/>
          </w:tcPr>
          <w:p w14:paraId="5E5D5BB1" w14:textId="62541814" w:rsidR="00F86AE7" w:rsidRPr="009B72B3" w:rsidRDefault="00F86AE7" w:rsidP="00282022">
            <w:pPr>
              <w:pStyle w:val="TSBHeaderQuestion"/>
            </w:pPr>
            <w:r w:rsidRPr="009B72B3">
              <w:rPr>
                <w:noProof/>
              </w:rPr>
              <w:t>12/12</w:t>
            </w:r>
          </w:p>
        </w:tc>
        <w:tc>
          <w:tcPr>
            <w:tcW w:w="4395" w:type="dxa"/>
            <w:gridSpan w:val="2"/>
          </w:tcPr>
          <w:p w14:paraId="3E93713D" w14:textId="7C634E79" w:rsidR="00F86AE7" w:rsidRPr="009B72B3" w:rsidRDefault="00BF5DB8" w:rsidP="00282022">
            <w:pPr>
              <w:pStyle w:val="VenueDate"/>
            </w:pPr>
            <w:r>
              <w:t>Geneva</w:t>
            </w:r>
            <w:r w:rsidR="00C263AA">
              <w:t>, 1</w:t>
            </w:r>
            <w:r>
              <w:t>6</w:t>
            </w:r>
            <w:r w:rsidR="00C263AA">
              <w:t>-2</w:t>
            </w:r>
            <w:r>
              <w:t>5</w:t>
            </w:r>
            <w:r w:rsidR="00C263AA">
              <w:t xml:space="preserve"> </w:t>
            </w:r>
            <w:r>
              <w:t xml:space="preserve">April, </w:t>
            </w:r>
            <w:r w:rsidR="00C263AA">
              <w:t>202</w:t>
            </w:r>
            <w:r>
              <w:t>4</w:t>
            </w:r>
          </w:p>
        </w:tc>
      </w:tr>
      <w:tr w:rsidR="00F86AE7" w:rsidRPr="009B72B3" w14:paraId="64E74CFB" w14:textId="77777777" w:rsidTr="00282022">
        <w:trPr>
          <w:cantSplit/>
          <w:jc w:val="center"/>
        </w:trPr>
        <w:tc>
          <w:tcPr>
            <w:tcW w:w="9640" w:type="dxa"/>
            <w:gridSpan w:val="6"/>
          </w:tcPr>
          <w:p w14:paraId="0033F915" w14:textId="72D33CF2" w:rsidR="00F86AE7" w:rsidRPr="009B72B3" w:rsidRDefault="00BF5DB8" w:rsidP="00282022">
            <w:pPr>
              <w:jc w:val="center"/>
              <w:rPr>
                <w:b/>
                <w:bCs/>
              </w:rPr>
            </w:pPr>
            <w:bookmarkStart w:id="5" w:name="dtitle" w:colFirst="0" w:colLast="0"/>
            <w:bookmarkEnd w:id="3"/>
            <w:bookmarkEnd w:id="4"/>
            <w:r>
              <w:rPr>
                <w:b/>
                <w:bCs/>
              </w:rPr>
              <w:t xml:space="preserve">Contribution </w:t>
            </w:r>
          </w:p>
        </w:tc>
      </w:tr>
      <w:tr w:rsidR="00F86AE7" w:rsidRPr="009B72B3" w14:paraId="78A70E41" w14:textId="77777777" w:rsidTr="00282022">
        <w:trPr>
          <w:cantSplit/>
          <w:jc w:val="center"/>
        </w:trPr>
        <w:tc>
          <w:tcPr>
            <w:tcW w:w="1418" w:type="dxa"/>
            <w:gridSpan w:val="2"/>
          </w:tcPr>
          <w:p w14:paraId="1881156D" w14:textId="77777777" w:rsidR="00F86AE7" w:rsidRPr="009B72B3" w:rsidRDefault="00F86AE7" w:rsidP="00282022">
            <w:pPr>
              <w:rPr>
                <w:b/>
                <w:bCs/>
              </w:rPr>
            </w:pPr>
            <w:bookmarkStart w:id="6" w:name="dsource" w:colFirst="1" w:colLast="1"/>
            <w:bookmarkEnd w:id="5"/>
            <w:r w:rsidRPr="009B72B3">
              <w:rPr>
                <w:b/>
                <w:bCs/>
              </w:rPr>
              <w:t>Source:</w:t>
            </w:r>
          </w:p>
        </w:tc>
        <w:tc>
          <w:tcPr>
            <w:tcW w:w="8222" w:type="dxa"/>
            <w:gridSpan w:val="4"/>
          </w:tcPr>
          <w:p w14:paraId="2B1FA91A" w14:textId="68B0C63E" w:rsidR="00F86AE7" w:rsidRPr="009B72B3" w:rsidRDefault="00C263AA" w:rsidP="00282022">
            <w:pPr>
              <w:pStyle w:val="TSBHeaderSource"/>
            </w:pPr>
            <w:r>
              <w:rPr>
                <w:lang w:val="en-US"/>
              </w:rPr>
              <w:t>Editors</w:t>
            </w:r>
            <w:r w:rsidR="00F86AE7" w:rsidRPr="009B72B3">
              <w:rPr>
                <w:lang w:val="en-US"/>
              </w:rPr>
              <w:t xml:space="preserve"> </w:t>
            </w:r>
            <w:r w:rsidR="004A79AF">
              <w:rPr>
                <w:lang w:val="en-US"/>
              </w:rPr>
              <w:t>E.AIQ</w:t>
            </w:r>
            <w:r w:rsidR="00BF5DB8">
              <w:rPr>
                <w:lang w:val="en-US"/>
              </w:rPr>
              <w:t>, India</w:t>
            </w:r>
          </w:p>
        </w:tc>
      </w:tr>
      <w:tr w:rsidR="00F86AE7" w:rsidRPr="009B72B3" w14:paraId="5050DD69" w14:textId="77777777" w:rsidTr="00282022">
        <w:trPr>
          <w:cantSplit/>
          <w:jc w:val="center"/>
        </w:trPr>
        <w:tc>
          <w:tcPr>
            <w:tcW w:w="1418" w:type="dxa"/>
            <w:gridSpan w:val="2"/>
          </w:tcPr>
          <w:p w14:paraId="3BDABC37" w14:textId="77777777" w:rsidR="00F86AE7" w:rsidRPr="009B72B3" w:rsidRDefault="00F86AE7" w:rsidP="004A79AF">
            <w:bookmarkStart w:id="7" w:name="dtitle1" w:colFirst="1" w:colLast="1"/>
            <w:bookmarkEnd w:id="6"/>
            <w:r w:rsidRPr="009B72B3">
              <w:rPr>
                <w:b/>
                <w:bCs/>
              </w:rPr>
              <w:t>Title:</w:t>
            </w:r>
          </w:p>
        </w:tc>
        <w:tc>
          <w:tcPr>
            <w:tcW w:w="8222" w:type="dxa"/>
            <w:gridSpan w:val="4"/>
          </w:tcPr>
          <w:p w14:paraId="51735356" w14:textId="61DA3E78" w:rsidR="00F86AE7" w:rsidRPr="009B72B3" w:rsidRDefault="004A79AF" w:rsidP="004A79AF">
            <w:pPr>
              <w:pStyle w:val="TSBHeaderTitle"/>
            </w:pPr>
            <w:r>
              <w:t>Revised base</w:t>
            </w:r>
            <w:r w:rsidR="00BF5DB8">
              <w:t xml:space="preserve">line </w:t>
            </w:r>
            <w:r>
              <w:t xml:space="preserve">text ITU-T </w:t>
            </w:r>
            <w:r w:rsidR="00F86AE7" w:rsidRPr="009B72B3">
              <w:rPr>
                <w:lang w:val="en-US"/>
              </w:rPr>
              <w:t>E.AIQ</w:t>
            </w:r>
            <w:r>
              <w:rPr>
                <w:lang w:val="en-US"/>
              </w:rPr>
              <w:t xml:space="preserve">: </w:t>
            </w:r>
            <w:r w:rsidRPr="004A79AF">
              <w:rPr>
                <w:lang w:val="en-US"/>
              </w:rPr>
              <w:t>Framework for Quality evaluation of conversational AI</w:t>
            </w:r>
            <w:r>
              <w:rPr>
                <w:lang w:val="en-US"/>
              </w:rPr>
              <w:t xml:space="preserve"> </w:t>
            </w:r>
            <w:r w:rsidRPr="004A79AF">
              <w:rPr>
                <w:lang w:val="en-US"/>
              </w:rPr>
              <w:t>(C-AI) system</w:t>
            </w:r>
          </w:p>
        </w:tc>
      </w:tr>
      <w:bookmarkEnd w:id="2"/>
      <w:bookmarkEnd w:id="7"/>
      <w:tr w:rsidR="00F86AE7" w:rsidRPr="009B72B3" w14:paraId="75581700" w14:textId="77777777" w:rsidTr="00282022">
        <w:trPr>
          <w:cantSplit/>
          <w:jc w:val="center"/>
        </w:trPr>
        <w:tc>
          <w:tcPr>
            <w:tcW w:w="1418" w:type="dxa"/>
            <w:gridSpan w:val="2"/>
            <w:tcBorders>
              <w:top w:val="single" w:sz="6" w:space="0" w:color="auto"/>
              <w:bottom w:val="single" w:sz="6" w:space="0" w:color="auto"/>
            </w:tcBorders>
          </w:tcPr>
          <w:p w14:paraId="494AF6CF" w14:textId="77777777" w:rsidR="00F86AE7" w:rsidRPr="009B72B3" w:rsidRDefault="00F86AE7" w:rsidP="00282022">
            <w:pPr>
              <w:rPr>
                <w:b/>
                <w:bCs/>
              </w:rPr>
            </w:pPr>
            <w:r w:rsidRPr="009B72B3">
              <w:rPr>
                <w:b/>
                <w:bCs/>
              </w:rPr>
              <w:t>Contact:</w:t>
            </w:r>
          </w:p>
        </w:tc>
        <w:tc>
          <w:tcPr>
            <w:tcW w:w="4111" w:type="dxa"/>
            <w:gridSpan w:val="3"/>
            <w:tcBorders>
              <w:top w:val="single" w:sz="6" w:space="0" w:color="auto"/>
              <w:bottom w:val="single" w:sz="6" w:space="0" w:color="auto"/>
            </w:tcBorders>
          </w:tcPr>
          <w:p w14:paraId="5BEB5217" w14:textId="5B508B3C" w:rsidR="00F86AE7" w:rsidRPr="009B72B3" w:rsidRDefault="00F86AE7" w:rsidP="00282022">
            <w:r w:rsidRPr="009B72B3">
              <w:t>Piyush Chetiya</w:t>
            </w:r>
            <w:r w:rsidRPr="009B72B3">
              <w:br/>
              <w:t>Telecommunication Engineering Centre,</w:t>
            </w:r>
            <w:r w:rsidRPr="009B72B3">
              <w:br/>
              <w:t>Ministry of Communications</w:t>
            </w:r>
            <w:r w:rsidR="00066E05">
              <w:t xml:space="preserve">, </w:t>
            </w:r>
            <w:r w:rsidRPr="009B72B3">
              <w:t>India</w:t>
            </w:r>
          </w:p>
        </w:tc>
        <w:tc>
          <w:tcPr>
            <w:tcW w:w="4111" w:type="dxa"/>
            <w:tcBorders>
              <w:top w:val="single" w:sz="6" w:space="0" w:color="auto"/>
              <w:bottom w:val="single" w:sz="6" w:space="0" w:color="auto"/>
            </w:tcBorders>
          </w:tcPr>
          <w:p w14:paraId="6DB935F6" w14:textId="190770C1" w:rsidR="00F86AE7" w:rsidRPr="009B72B3" w:rsidRDefault="00F86AE7" w:rsidP="00282022">
            <w:pPr>
              <w:tabs>
                <w:tab w:val="left" w:pos="794"/>
              </w:tabs>
            </w:pPr>
            <w:r w:rsidRPr="009B72B3">
              <w:t>Tel:</w:t>
            </w:r>
            <w:r w:rsidRPr="009B72B3">
              <w:tab/>
              <w:t>+91 9435000033</w:t>
            </w:r>
            <w:r w:rsidRPr="009B72B3">
              <w:br/>
              <w:t>E-mail:</w:t>
            </w:r>
            <w:r w:rsidRPr="009B72B3">
              <w:tab/>
            </w:r>
            <w:hyperlink r:id="rId12" w:history="1">
              <w:r w:rsidRPr="009B72B3">
                <w:rPr>
                  <w:rStyle w:val="Hyperlink"/>
                </w:rPr>
                <w:t>piyush</w:t>
              </w:r>
              <w:r w:rsidRPr="009B72B3">
                <w:rPr>
                  <w:rStyle w:val="Hyperlink"/>
                </w:rPr>
                <w:t>.</w:t>
              </w:r>
              <w:r w:rsidRPr="009B72B3">
                <w:rPr>
                  <w:rStyle w:val="Hyperlink"/>
                </w:rPr>
                <w:t>chetiya@gov.in</w:t>
              </w:r>
            </w:hyperlink>
          </w:p>
        </w:tc>
      </w:tr>
      <w:tr w:rsidR="00F86AE7" w:rsidRPr="004A79AF" w14:paraId="7DA37383" w14:textId="77777777" w:rsidTr="00282022">
        <w:trPr>
          <w:cantSplit/>
          <w:jc w:val="center"/>
        </w:trPr>
        <w:tc>
          <w:tcPr>
            <w:tcW w:w="1418" w:type="dxa"/>
            <w:gridSpan w:val="2"/>
            <w:tcBorders>
              <w:top w:val="single" w:sz="6" w:space="0" w:color="auto"/>
              <w:bottom w:val="single" w:sz="6" w:space="0" w:color="auto"/>
            </w:tcBorders>
          </w:tcPr>
          <w:p w14:paraId="4F7745C6" w14:textId="77777777" w:rsidR="00F86AE7" w:rsidRPr="009B72B3" w:rsidRDefault="00F86AE7" w:rsidP="00282022">
            <w:pPr>
              <w:rPr>
                <w:b/>
                <w:bCs/>
              </w:rPr>
            </w:pPr>
          </w:p>
        </w:tc>
        <w:tc>
          <w:tcPr>
            <w:tcW w:w="4111" w:type="dxa"/>
            <w:gridSpan w:val="3"/>
            <w:tcBorders>
              <w:top w:val="single" w:sz="6" w:space="0" w:color="auto"/>
              <w:bottom w:val="single" w:sz="6" w:space="0" w:color="auto"/>
            </w:tcBorders>
          </w:tcPr>
          <w:p w14:paraId="2DBC90A0" w14:textId="37378630" w:rsidR="00F86AE7" w:rsidRPr="009B72B3" w:rsidRDefault="00DE1021" w:rsidP="00282022">
            <w:r>
              <w:t>Venkata Rama Raju Chelle</w:t>
            </w:r>
            <w:r w:rsidR="00F86AE7" w:rsidRPr="009B72B3">
              <w:br/>
              <w:t>Telecommunication Engineering Centre,</w:t>
            </w:r>
            <w:r w:rsidR="00F86AE7" w:rsidRPr="009B72B3">
              <w:br/>
              <w:t>Ministry of Communications</w:t>
            </w:r>
            <w:r w:rsidR="00066E05">
              <w:t>,</w:t>
            </w:r>
            <w:r w:rsidR="00F86AE7">
              <w:t xml:space="preserve"> </w:t>
            </w:r>
            <w:r w:rsidR="00F86AE7" w:rsidRPr="009B72B3">
              <w:t>India</w:t>
            </w:r>
          </w:p>
        </w:tc>
        <w:tc>
          <w:tcPr>
            <w:tcW w:w="4111" w:type="dxa"/>
            <w:tcBorders>
              <w:top w:val="single" w:sz="6" w:space="0" w:color="auto"/>
              <w:bottom w:val="single" w:sz="6" w:space="0" w:color="auto"/>
            </w:tcBorders>
          </w:tcPr>
          <w:p w14:paraId="36051FD8" w14:textId="129C80D7" w:rsidR="00F86AE7" w:rsidRPr="009B72B3" w:rsidRDefault="00F86AE7" w:rsidP="00282022">
            <w:pPr>
              <w:tabs>
                <w:tab w:val="left" w:pos="794"/>
              </w:tabs>
              <w:rPr>
                <w:lang w:val="fr-FR"/>
              </w:rPr>
            </w:pPr>
            <w:proofErr w:type="gramStart"/>
            <w:r w:rsidRPr="009B72B3">
              <w:rPr>
                <w:lang w:val="fr-FR"/>
              </w:rPr>
              <w:t>Tel:</w:t>
            </w:r>
            <w:proofErr w:type="gramEnd"/>
            <w:r w:rsidRPr="009B72B3">
              <w:rPr>
                <w:lang w:val="fr-FR"/>
              </w:rPr>
              <w:t xml:space="preserve"> </w:t>
            </w:r>
            <w:r w:rsidRPr="009B72B3">
              <w:rPr>
                <w:lang w:val="fr-FR"/>
              </w:rPr>
              <w:tab/>
              <w:t>+ 91 9</w:t>
            </w:r>
            <w:r w:rsidR="00DE1021">
              <w:rPr>
                <w:lang w:val="fr-FR"/>
              </w:rPr>
              <w:t>821979899</w:t>
            </w:r>
            <w:r w:rsidRPr="009B72B3">
              <w:rPr>
                <w:lang w:val="fr-FR"/>
              </w:rPr>
              <w:br/>
              <w:t xml:space="preserve">E-mail: </w:t>
            </w:r>
            <w:r w:rsidR="00DE1021">
              <w:fldChar w:fldCharType="begin"/>
            </w:r>
            <w:r w:rsidR="00DE1021">
              <w:instrText xml:space="preserve"> HYPERLINK "mailto:</w:instrText>
            </w:r>
            <w:r w:rsidR="00DE1021" w:rsidRPr="00DE1021">
              <w:instrText>cvramaraju.v</w:instrText>
            </w:r>
            <w:r w:rsidR="00DE1021" w:rsidRPr="00DE1021">
              <w:instrText>@gov.in</w:instrText>
            </w:r>
            <w:r w:rsidR="00DE1021">
              <w:instrText xml:space="preserve">" </w:instrText>
            </w:r>
            <w:r w:rsidR="00DE1021">
              <w:fldChar w:fldCharType="separate"/>
            </w:r>
            <w:r w:rsidR="00DE1021" w:rsidRPr="00032ADF">
              <w:rPr>
                <w:rStyle w:val="Hyperlink"/>
              </w:rPr>
              <w:t>cvramaraju.v</w:t>
            </w:r>
            <w:r w:rsidR="00DE1021" w:rsidRPr="00032ADF">
              <w:rPr>
                <w:rStyle w:val="Hyperlink"/>
              </w:rPr>
              <w:t>@gov.in</w:t>
            </w:r>
            <w:r w:rsidR="00DE1021">
              <w:fldChar w:fldCharType="end"/>
            </w:r>
          </w:p>
        </w:tc>
      </w:tr>
    </w:tbl>
    <w:p w14:paraId="029364D3" w14:textId="77777777" w:rsidR="00F86AE7" w:rsidRPr="009B72B3" w:rsidRDefault="00F86AE7" w:rsidP="00F86AE7">
      <w:pPr>
        <w:rPr>
          <w:lang w:val="fr-FR"/>
        </w:rPr>
      </w:pPr>
    </w:p>
    <w:tbl>
      <w:tblPr>
        <w:tblW w:w="9640" w:type="dxa"/>
        <w:jc w:val="center"/>
        <w:tblLayout w:type="fixed"/>
        <w:tblCellMar>
          <w:left w:w="57" w:type="dxa"/>
          <w:right w:w="57" w:type="dxa"/>
        </w:tblCellMar>
        <w:tblLook w:val="0000" w:firstRow="0" w:lastRow="0" w:firstColumn="0" w:lastColumn="0" w:noHBand="0" w:noVBand="0"/>
      </w:tblPr>
      <w:tblGrid>
        <w:gridCol w:w="1418"/>
        <w:gridCol w:w="8222"/>
      </w:tblGrid>
      <w:tr w:rsidR="00F86AE7" w:rsidRPr="0037415F" w14:paraId="41715BBF" w14:textId="77777777" w:rsidTr="00282022">
        <w:trPr>
          <w:cantSplit/>
          <w:jc w:val="center"/>
        </w:trPr>
        <w:tc>
          <w:tcPr>
            <w:tcW w:w="1418" w:type="dxa"/>
          </w:tcPr>
          <w:p w14:paraId="6B8FAC45" w14:textId="77777777" w:rsidR="00F86AE7" w:rsidRPr="009B72B3" w:rsidRDefault="00F86AE7" w:rsidP="00282022">
            <w:pPr>
              <w:rPr>
                <w:b/>
                <w:bCs/>
              </w:rPr>
            </w:pPr>
            <w:r w:rsidRPr="009B72B3">
              <w:rPr>
                <w:b/>
                <w:bCs/>
              </w:rPr>
              <w:t>Abstract:</w:t>
            </w:r>
          </w:p>
        </w:tc>
        <w:tc>
          <w:tcPr>
            <w:tcW w:w="8222" w:type="dxa"/>
          </w:tcPr>
          <w:p w14:paraId="01D0C710" w14:textId="4FE05938" w:rsidR="00F86AE7" w:rsidRPr="00BF5DB8" w:rsidRDefault="00F86AE7" w:rsidP="00282022">
            <w:pPr>
              <w:pStyle w:val="TSBHeaderSummary"/>
              <w:jc w:val="both"/>
            </w:pPr>
            <w:r w:rsidRPr="00BF5DB8">
              <w:t xml:space="preserve">This </w:t>
            </w:r>
            <w:r w:rsidR="00C263AA" w:rsidRPr="00BF5DB8">
              <w:t>TD was submitted by editors after the discussion held on 22</w:t>
            </w:r>
            <w:r w:rsidR="00C263AA" w:rsidRPr="00BF5DB8">
              <w:rPr>
                <w:vertAlign w:val="superscript"/>
              </w:rPr>
              <w:t>nd</w:t>
            </w:r>
            <w:r w:rsidR="00C263AA" w:rsidRPr="00BF5DB8">
              <w:t xml:space="preserve"> September 2023 in the second session of Question 12/12. During the discussion on the </w:t>
            </w:r>
            <w:proofErr w:type="gramStart"/>
            <w:r w:rsidR="00C263AA" w:rsidRPr="00BF5DB8">
              <w:t>E.AIQ</w:t>
            </w:r>
            <w:r w:rsidR="00DE1021" w:rsidRPr="00BF5DB8">
              <w:t xml:space="preserve">, </w:t>
            </w:r>
            <w:r w:rsidR="00C263AA" w:rsidRPr="00BF5DB8">
              <w:t xml:space="preserve"> editors</w:t>
            </w:r>
            <w:proofErr w:type="gramEnd"/>
            <w:r w:rsidR="00C263AA" w:rsidRPr="00BF5DB8">
              <w:t xml:space="preserve"> </w:t>
            </w:r>
            <w:r w:rsidR="00DE1021" w:rsidRPr="00BF5DB8">
              <w:t xml:space="preserve">made corrections based on the suggestion of members and released the final draft as TD 457 based </w:t>
            </w:r>
            <w:r w:rsidR="00C263AA" w:rsidRPr="00BF5DB8">
              <w:t xml:space="preserve"> on the contribution C157</w:t>
            </w:r>
            <w:r w:rsidR="00DE1021" w:rsidRPr="00BF5DB8">
              <w:t xml:space="preserve"> submitted for SG12 meeting in Mexico City</w:t>
            </w:r>
            <w:r w:rsidR="00C263AA" w:rsidRPr="00BF5DB8">
              <w:t xml:space="preserve">. </w:t>
            </w:r>
            <w:r w:rsidR="00BF5DB8" w:rsidRPr="00BF5DB8">
              <w:t xml:space="preserve">WP3/12 has given the remarks </w:t>
            </w:r>
            <w:proofErr w:type="gramStart"/>
            <w:r w:rsidR="00BF5DB8" w:rsidRPr="00BF5DB8">
              <w:t xml:space="preserve">that </w:t>
            </w:r>
            <w:r w:rsidR="00BF5DB8" w:rsidRPr="00BF5DB8">
              <w:rPr>
                <w:rFonts w:eastAsia="Arial Unicode MS"/>
              </w:rPr>
              <w:t xml:space="preserve"> </w:t>
            </w:r>
            <w:r w:rsidR="00BF5DB8" w:rsidRPr="00BF5DB8">
              <w:rPr>
                <w:rFonts w:eastAsia="Arial Unicode MS"/>
              </w:rPr>
              <w:t>t</w:t>
            </w:r>
            <w:r w:rsidR="00BF5DB8" w:rsidRPr="00BF5DB8">
              <w:rPr>
                <w:rFonts w:eastAsia="Arial Unicode MS"/>
              </w:rPr>
              <w:t>he</w:t>
            </w:r>
            <w:proofErr w:type="gramEnd"/>
            <w:r w:rsidR="00BF5DB8" w:rsidRPr="00BF5DB8">
              <w:rPr>
                <w:rFonts w:eastAsia="Arial Unicode MS"/>
              </w:rPr>
              <w:t xml:space="preserve"> contents of proposal are stable is in the final stage for seeking consent of final approval in next meeting in 16-25 April, 2024. Stable text of the E.AIQ work item is available in TD457 under Q12/12 and modified the </w:t>
            </w:r>
            <w:proofErr w:type="gramStart"/>
            <w:r w:rsidR="00BF5DB8" w:rsidRPr="00BF5DB8">
              <w:rPr>
                <w:rFonts w:eastAsia="Arial Unicode MS"/>
              </w:rPr>
              <w:t>document  for</w:t>
            </w:r>
            <w:proofErr w:type="gramEnd"/>
            <w:r w:rsidR="00BF5DB8" w:rsidRPr="00BF5DB8">
              <w:rPr>
                <w:rFonts w:eastAsia="Arial Unicode MS"/>
              </w:rPr>
              <w:t xml:space="preserve">  intend to propose final consent for approval of AAP process</w:t>
            </w:r>
            <w:r w:rsidRPr="00BF5DB8">
              <w:t xml:space="preserve"> </w:t>
            </w:r>
          </w:p>
        </w:tc>
      </w:tr>
    </w:tbl>
    <w:p w14:paraId="34D98B4D" w14:textId="77777777" w:rsidR="00F86AE7" w:rsidRDefault="00F86AE7" w:rsidP="00F86AE7"/>
    <w:p w14:paraId="35C145E0" w14:textId="77777777" w:rsidR="00BB1912" w:rsidRPr="00901948" w:rsidRDefault="00BB1912" w:rsidP="00BF5DB8">
      <w:pPr>
        <w:pStyle w:val="RecNo"/>
        <w:jc w:val="both"/>
        <w:rPr>
          <w:lang w:val="fr-FR"/>
        </w:rPr>
      </w:pPr>
      <w:r w:rsidRPr="00901948">
        <w:rPr>
          <w:lang w:val="fr-FR"/>
        </w:rPr>
        <w:t xml:space="preserve">Draft </w:t>
      </w:r>
      <w:proofErr w:type="spellStart"/>
      <w:r w:rsidRPr="00901948">
        <w:rPr>
          <w:lang w:val="fr-FR"/>
        </w:rPr>
        <w:t>Recommendation</w:t>
      </w:r>
      <w:proofErr w:type="spellEnd"/>
      <w:r w:rsidRPr="00901948">
        <w:rPr>
          <w:lang w:val="fr-FR"/>
        </w:rPr>
        <w:t xml:space="preserve"> ITU-T E.AIQ</w:t>
      </w:r>
    </w:p>
    <w:p w14:paraId="52A2649C" w14:textId="0D6C794B" w:rsidR="00BB1912" w:rsidRPr="00BF5DB8" w:rsidRDefault="00A20EF2" w:rsidP="00BF5DB8">
      <w:pPr>
        <w:pStyle w:val="Rectitle"/>
        <w:jc w:val="both"/>
        <w:rPr>
          <w:color w:val="000000" w:themeColor="text1"/>
        </w:rPr>
      </w:pPr>
      <w:r>
        <w:t>Framework for</w:t>
      </w:r>
      <w:r w:rsidR="00630D90">
        <w:t xml:space="preserve"> Quality evaluation </w:t>
      </w:r>
      <w:proofErr w:type="gramStart"/>
      <w:r w:rsidR="00630D90" w:rsidRPr="00BF5DB8">
        <w:rPr>
          <w:color w:val="000000" w:themeColor="text1"/>
        </w:rPr>
        <w:t xml:space="preserve">of </w:t>
      </w:r>
      <w:r w:rsidR="00B32135" w:rsidRPr="00BF5DB8">
        <w:rPr>
          <w:color w:val="000000" w:themeColor="text1"/>
        </w:rPr>
        <w:t xml:space="preserve"> </w:t>
      </w:r>
      <w:r w:rsidR="00D232AD">
        <w:rPr>
          <w:color w:val="000000" w:themeColor="text1"/>
        </w:rPr>
        <w:t>C</w:t>
      </w:r>
      <w:r w:rsidR="00B32135" w:rsidRPr="00BF5DB8">
        <w:rPr>
          <w:color w:val="000000" w:themeColor="text1"/>
        </w:rPr>
        <w:t>onversational</w:t>
      </w:r>
      <w:proofErr w:type="gramEnd"/>
      <w:r w:rsidR="00B32135" w:rsidRPr="00BF5DB8">
        <w:rPr>
          <w:color w:val="000000" w:themeColor="text1"/>
        </w:rPr>
        <w:t xml:space="preserve"> AI</w:t>
      </w:r>
      <w:r w:rsidR="00C510DB" w:rsidRPr="00BF5DB8">
        <w:rPr>
          <w:color w:val="000000" w:themeColor="text1"/>
        </w:rPr>
        <w:t xml:space="preserve"> </w:t>
      </w:r>
      <w:r w:rsidR="00B32135" w:rsidRPr="00BF5DB8">
        <w:rPr>
          <w:color w:val="000000" w:themeColor="text1"/>
        </w:rPr>
        <w:t>(C-AI) system</w:t>
      </w:r>
      <w:r w:rsidR="00894A0F" w:rsidRPr="00BF5DB8">
        <w:rPr>
          <w:color w:val="000000" w:themeColor="text1"/>
        </w:rPr>
        <w:t xml:space="preserve"> </w:t>
      </w:r>
    </w:p>
    <w:p w14:paraId="4AD2F0CD" w14:textId="77777777" w:rsidR="0085661B" w:rsidRDefault="0085661B" w:rsidP="0085661B"/>
    <w:p w14:paraId="196CD75F" w14:textId="77777777" w:rsidR="0085661B" w:rsidRDefault="0085661B" w:rsidP="0085661B">
      <w:pPr>
        <w:rPr>
          <w:b/>
          <w:bCs/>
        </w:rPr>
      </w:pPr>
      <w:r w:rsidRPr="00C23A12">
        <w:rPr>
          <w:b/>
          <w:bCs/>
        </w:rPr>
        <w:t>Summary</w:t>
      </w:r>
    </w:p>
    <w:p w14:paraId="7F8F0464" w14:textId="643B4945" w:rsidR="00DA1384" w:rsidRDefault="00DA1384" w:rsidP="0085661B">
      <w:pPr>
        <w:rPr>
          <w:b/>
          <w:bCs/>
        </w:rPr>
      </w:pPr>
    </w:p>
    <w:p w14:paraId="7575BAC0" w14:textId="276A6F70" w:rsidR="00D12148" w:rsidRDefault="004B7B41" w:rsidP="00B32135">
      <w:pPr>
        <w:ind w:left="360"/>
        <w:jc w:val="both"/>
      </w:pPr>
      <w:r w:rsidRPr="00D232AD">
        <w:rPr>
          <w:color w:val="000000" w:themeColor="text1"/>
        </w:rPr>
        <w:t xml:space="preserve">The Draft recommendation describes the </w:t>
      </w:r>
      <w:r w:rsidR="00A20EF2" w:rsidRPr="00D232AD">
        <w:rPr>
          <w:color w:val="000000" w:themeColor="text1"/>
        </w:rPr>
        <w:t xml:space="preserve">framework </w:t>
      </w:r>
      <w:proofErr w:type="gramStart"/>
      <w:r w:rsidRPr="00D232AD">
        <w:rPr>
          <w:color w:val="000000" w:themeColor="text1"/>
        </w:rPr>
        <w:t>for  quality</w:t>
      </w:r>
      <w:proofErr w:type="gramEnd"/>
      <w:r w:rsidRPr="00D232AD">
        <w:rPr>
          <w:color w:val="000000" w:themeColor="text1"/>
        </w:rPr>
        <w:t xml:space="preserve"> evaluation of Conversational AI (C-AI) system</w:t>
      </w:r>
      <w:r w:rsidR="00973EAA" w:rsidRPr="00D232AD">
        <w:rPr>
          <w:color w:val="000000" w:themeColor="text1"/>
        </w:rPr>
        <w:t xml:space="preserve">. The respective system </w:t>
      </w:r>
      <w:proofErr w:type="gramStart"/>
      <w:r w:rsidR="00973EAA" w:rsidRPr="00D232AD">
        <w:rPr>
          <w:color w:val="000000" w:themeColor="text1"/>
        </w:rPr>
        <w:t xml:space="preserve">enable </w:t>
      </w:r>
      <w:r w:rsidRPr="00D232AD">
        <w:rPr>
          <w:color w:val="000000" w:themeColor="text1"/>
        </w:rPr>
        <w:t xml:space="preserve"> based</w:t>
      </w:r>
      <w:proofErr w:type="gramEnd"/>
      <w:r w:rsidR="00D232AD">
        <w:rPr>
          <w:color w:val="000000" w:themeColor="text1"/>
        </w:rPr>
        <w:t xml:space="preserve"> </w:t>
      </w:r>
      <w:r w:rsidR="005A1091" w:rsidRPr="00D232AD">
        <w:rPr>
          <w:color w:val="000000" w:themeColor="text1"/>
        </w:rPr>
        <w:t xml:space="preserve">on </w:t>
      </w:r>
      <w:proofErr w:type="spellStart"/>
      <w:r w:rsidR="005A1091" w:rsidRPr="00D232AD">
        <w:rPr>
          <w:color w:val="000000" w:themeColor="text1"/>
        </w:rPr>
        <w:t>Articial</w:t>
      </w:r>
      <w:proofErr w:type="spellEnd"/>
      <w:r w:rsidR="005A1091" w:rsidRPr="00D232AD">
        <w:rPr>
          <w:color w:val="000000" w:themeColor="text1"/>
        </w:rPr>
        <w:t xml:space="preserve"> Intelligence (AI) </w:t>
      </w:r>
      <w:r w:rsidR="00D12148" w:rsidRPr="00D232AD">
        <w:rPr>
          <w:color w:val="000000" w:themeColor="text1"/>
        </w:rPr>
        <w:t xml:space="preserve"> </w:t>
      </w:r>
      <w:r w:rsidR="00D12148" w:rsidRPr="00EE60AB">
        <w:t>automated rules, natural-language processing (NLP) and machine learning (ML)</w:t>
      </w:r>
      <w:r w:rsidR="000F768D">
        <w:t xml:space="preserve">. </w:t>
      </w:r>
      <w:r w:rsidR="00D12148" w:rsidRPr="00EE60AB">
        <w:t xml:space="preserve">, of late the chatbots </w:t>
      </w:r>
      <w:r w:rsidR="00D12148" w:rsidRPr="00EE60AB">
        <w:t xml:space="preserve">technology has flourished and become popular especially post-pandemic. The rising </w:t>
      </w:r>
      <w:proofErr w:type="spellStart"/>
      <w:r w:rsidR="00D12148" w:rsidRPr="00EE60AB">
        <w:t>po</w:t>
      </w:r>
      <w:r w:rsidR="00B32135">
        <w:t>p</w:t>
      </w:r>
      <w:r w:rsidR="00D12148" w:rsidRPr="00EE60AB">
        <w:t>ulairty</w:t>
      </w:r>
      <w:proofErr w:type="spellEnd"/>
      <w:r w:rsidR="00D12148" w:rsidRPr="00EE60AB">
        <w:t xml:space="preserve"> of message ap</w:t>
      </w:r>
      <w:r w:rsidR="00D232AD">
        <w:t>plication</w:t>
      </w:r>
      <w:r w:rsidR="00D12148" w:rsidRPr="00EE60AB">
        <w:t>s and higher customer demands across the spectrum of industries is giving chatbots a boo</w:t>
      </w:r>
      <w:r w:rsidR="00D232AD">
        <w:t>s</w:t>
      </w:r>
      <w:r w:rsidR="00D12148" w:rsidRPr="00EE60AB">
        <w:t>t</w:t>
      </w:r>
      <w:r w:rsidR="00F65DAC">
        <w:t xml:space="preserve"> for user convenience and language barrier</w:t>
      </w:r>
      <w:r w:rsidR="000F768D">
        <w:t xml:space="preserve"> in </w:t>
      </w:r>
      <w:r w:rsidR="000F768D" w:rsidRPr="000F768D">
        <w:rPr>
          <w:rStyle w:val="hgkelc"/>
          <w:color w:val="C00000"/>
          <w:lang w:val="en"/>
        </w:rPr>
        <w:t>contextualization to deliver a more dynamic scalable user experience</w:t>
      </w:r>
      <w:r w:rsidR="00D12148" w:rsidRPr="000F768D">
        <w:rPr>
          <w:color w:val="C00000"/>
        </w:rPr>
        <w:t xml:space="preserve">. </w:t>
      </w:r>
      <w:r w:rsidR="00D12148" w:rsidRPr="00EE60AB">
        <w:t xml:space="preserve">Also, </w:t>
      </w:r>
      <w:r w:rsidR="00D232AD">
        <w:t xml:space="preserve">the </w:t>
      </w:r>
      <w:r w:rsidR="00D12148" w:rsidRPr="00EE60AB">
        <w:t>cha</w:t>
      </w:r>
      <w:r w:rsidR="00F65DAC">
        <w:t>t</w:t>
      </w:r>
      <w:r w:rsidR="00D12148" w:rsidRPr="00EE60AB">
        <w:t>bots have recently become the fo</w:t>
      </w:r>
      <w:r w:rsidR="00F65DAC">
        <w:t>cu</w:t>
      </w:r>
      <w:r w:rsidR="00D12148" w:rsidRPr="00EE60AB">
        <w:t>s of academic and industrial research as well. Now, chatbots have finally mov</w:t>
      </w:r>
      <w:r w:rsidR="00D232AD">
        <w:t>ing</w:t>
      </w:r>
      <w:r w:rsidR="00D12148" w:rsidRPr="00EE60AB">
        <w:t xml:space="preserve"> from their </w:t>
      </w:r>
      <w:proofErr w:type="gramStart"/>
      <w:r w:rsidR="00D12148" w:rsidRPr="00EE60AB">
        <w:t>text based</w:t>
      </w:r>
      <w:proofErr w:type="gramEnd"/>
      <w:r w:rsidR="00D12148" w:rsidRPr="00EE60AB">
        <w:t xml:space="preserve"> interface to </w:t>
      </w:r>
      <w:r w:rsidR="00D232AD">
        <w:t>v</w:t>
      </w:r>
      <w:r w:rsidR="00D12148" w:rsidRPr="00EE60AB">
        <w:t>oice</w:t>
      </w:r>
      <w:r w:rsidR="00D232AD">
        <w:t xml:space="preserve"> </w:t>
      </w:r>
      <w:r w:rsidR="00D232AD" w:rsidRPr="00D232AD">
        <w:rPr>
          <w:color w:val="C00000"/>
        </w:rPr>
        <w:t>based interface predominantly</w:t>
      </w:r>
      <w:r w:rsidR="00D12148" w:rsidRPr="00EE60AB">
        <w:t>.</w:t>
      </w:r>
      <w:r w:rsidR="00D12148" w:rsidRPr="007F2957">
        <w:rPr>
          <w:color w:val="000000" w:themeColor="text1"/>
        </w:rPr>
        <w:t xml:space="preserve"> AI</w:t>
      </w:r>
      <w:r w:rsidR="007B65CC" w:rsidRPr="007F2957">
        <w:rPr>
          <w:color w:val="000000" w:themeColor="text1"/>
        </w:rPr>
        <w:t>/ML</w:t>
      </w:r>
      <w:r w:rsidR="00D12148" w:rsidRPr="007F2957">
        <w:rPr>
          <w:color w:val="000000" w:themeColor="text1"/>
        </w:rPr>
        <w:t xml:space="preserve"> enabled voice based chatbot is considered as one of the promising technologies to address current day problems and an imperative to improve the quality of life</w:t>
      </w:r>
      <w:r w:rsidR="00D232AD">
        <w:rPr>
          <w:color w:val="000000" w:themeColor="text1"/>
        </w:rPr>
        <w:t xml:space="preserve"> </w:t>
      </w:r>
      <w:r w:rsidR="00D232AD" w:rsidRPr="00D232AD">
        <w:rPr>
          <w:color w:val="C00000"/>
        </w:rPr>
        <w:t>and experience</w:t>
      </w:r>
      <w:r w:rsidR="00D12148" w:rsidRPr="007F2957">
        <w:rPr>
          <w:color w:val="000000" w:themeColor="text1"/>
        </w:rPr>
        <w:t xml:space="preserve">. </w:t>
      </w:r>
      <w:r w:rsidR="00D12148" w:rsidRPr="00EE60AB">
        <w:t>Since</w:t>
      </w:r>
      <w:r w:rsidR="00F65DAC">
        <w:t xml:space="preserve"> AI/ML </w:t>
      </w:r>
      <w:proofErr w:type="gramStart"/>
      <w:r w:rsidR="00F65DAC">
        <w:t xml:space="preserve">based </w:t>
      </w:r>
      <w:r w:rsidR="00D12148" w:rsidRPr="00EE60AB">
        <w:t xml:space="preserve"> chatbot</w:t>
      </w:r>
      <w:proofErr w:type="gramEnd"/>
      <w:r w:rsidR="00D12148" w:rsidRPr="00EE60AB">
        <w:t xml:space="preserve"> technology is almost everywhere these days, there is an urgent need to objectively evaluate its efficacy by means of </w:t>
      </w:r>
      <w:r w:rsidR="00F65DAC">
        <w:t xml:space="preserve">controllable </w:t>
      </w:r>
      <w:r w:rsidR="00D12148" w:rsidRPr="00EE60AB">
        <w:t xml:space="preserve">measurable metrics </w:t>
      </w:r>
      <w:r w:rsidR="00F65DAC">
        <w:t>i.e.,</w:t>
      </w:r>
      <w:r w:rsidR="00D12148" w:rsidRPr="00EE60AB">
        <w:t xml:space="preserve"> KPIs.  This recommendation focuses on quality validation of </w:t>
      </w:r>
      <w:bookmarkStart w:id="8" w:name="_Hlk121926827"/>
      <w:r w:rsidR="00D12148" w:rsidRPr="00EE60AB">
        <w:lastRenderedPageBreak/>
        <w:t xml:space="preserve">conversational AI (C-AI) or voice-based chatbots </w:t>
      </w:r>
      <w:r w:rsidR="000F768D">
        <w:t xml:space="preserve">system </w:t>
      </w:r>
      <w:r w:rsidR="00D12148" w:rsidRPr="00EE60AB">
        <w:t xml:space="preserve">performance </w:t>
      </w:r>
      <w:bookmarkEnd w:id="8"/>
      <w:r w:rsidR="00D12148" w:rsidRPr="00EE60AB">
        <w:t>in terms of defined KPI</w:t>
      </w:r>
      <w:r w:rsidR="00F65DAC">
        <w:t xml:space="preserve"> </w:t>
      </w:r>
      <w:r w:rsidR="00D12148" w:rsidRPr="00EE60AB">
        <w:t>metrics.</w:t>
      </w:r>
    </w:p>
    <w:p w14:paraId="4789B740" w14:textId="265E89DC" w:rsidR="00D12148" w:rsidRPr="00C23A12" w:rsidRDefault="00D12148" w:rsidP="0085661B">
      <w:pPr>
        <w:rPr>
          <w:b/>
          <w:bCs/>
        </w:rPr>
      </w:pPr>
    </w:p>
    <w:p w14:paraId="5CDF4870" w14:textId="77777777" w:rsidR="00BB1912" w:rsidRPr="004432D0" w:rsidRDefault="009A7530" w:rsidP="00102F60">
      <w:pPr>
        <w:pStyle w:val="Headingb"/>
        <w:rPr>
          <w:color w:val="000000" w:themeColor="text1"/>
        </w:rPr>
      </w:pPr>
      <w:r w:rsidRPr="004432D0">
        <w:rPr>
          <w:color w:val="000000" w:themeColor="text1"/>
        </w:rPr>
        <w:t>Keywords</w:t>
      </w:r>
      <w:r w:rsidR="00102F60" w:rsidRPr="004432D0">
        <w:rPr>
          <w:color w:val="000000" w:themeColor="text1"/>
        </w:rPr>
        <w:t xml:space="preserve"> </w:t>
      </w:r>
    </w:p>
    <w:p w14:paraId="7CEADD8E" w14:textId="02F52909" w:rsidR="00102F60" w:rsidRPr="00BB1912" w:rsidRDefault="00102F60" w:rsidP="00BB1912">
      <w:pPr>
        <w:jc w:val="both"/>
      </w:pPr>
      <w:r w:rsidRPr="00102F60">
        <w:t xml:space="preserve">Artificial Intelligence; Machine Learning; Artificial Intelligence Quotient; Quality of Services, </w:t>
      </w:r>
      <w:r w:rsidR="007B65CC">
        <w:t>Quality of Experience,</w:t>
      </w:r>
      <w:r w:rsidR="00665BDA">
        <w:t xml:space="preserve"> Bounce Rate, Fall</w:t>
      </w:r>
      <w:r w:rsidR="00B32135">
        <w:t>b</w:t>
      </w:r>
      <w:r w:rsidR="00665BDA">
        <w:t>ack Response,</w:t>
      </w:r>
      <w:r w:rsidR="007B65CC">
        <w:t xml:space="preserve"> </w:t>
      </w:r>
      <w:r w:rsidR="006D2B61">
        <w:t xml:space="preserve">AI/ML </w:t>
      </w:r>
      <w:r w:rsidRPr="00102F60">
        <w:t>Algorithm</w:t>
      </w:r>
    </w:p>
    <w:p w14:paraId="59428DDD" w14:textId="3FA5821F" w:rsidR="0085661B" w:rsidRPr="004432D0" w:rsidRDefault="009B72B3" w:rsidP="00286D1A">
      <w:pPr>
        <w:pStyle w:val="Heading1"/>
        <w:numPr>
          <w:ilvl w:val="0"/>
          <w:numId w:val="36"/>
        </w:numPr>
        <w:ind w:hanging="720"/>
      </w:pPr>
      <w:r>
        <w:tab/>
      </w:r>
      <w:r w:rsidR="0085661B" w:rsidRPr="004432D0">
        <w:t xml:space="preserve">Scope </w:t>
      </w:r>
    </w:p>
    <w:p w14:paraId="3A990A2B" w14:textId="1CC4A1FB" w:rsidR="007F2957" w:rsidRDefault="00D12148" w:rsidP="00D12148">
      <w:pPr>
        <w:jc w:val="both"/>
      </w:pPr>
      <w:r w:rsidRPr="00EE60AB">
        <w:t xml:space="preserve">This recommendation seeks to </w:t>
      </w:r>
      <w:r w:rsidR="00A20EF2">
        <w:t xml:space="preserve">recommend a framework for </w:t>
      </w:r>
      <w:r w:rsidR="00A22D6D">
        <w:t xml:space="preserve"> </w:t>
      </w:r>
      <w:r w:rsidRPr="00EE60AB">
        <w:t xml:space="preserve"> quali</w:t>
      </w:r>
      <w:r w:rsidR="00A22D6D">
        <w:t>t</w:t>
      </w:r>
      <w:r w:rsidRPr="00EE60AB">
        <w:t>y evaluation of Conversational AI (C-AI</w:t>
      </w:r>
      <w:r w:rsidR="004B7B41">
        <w:t>) system</w:t>
      </w:r>
      <w:r w:rsidRPr="00EE60AB">
        <w:t xml:space="preserve">. </w:t>
      </w:r>
      <w:r w:rsidRPr="00EE60AB">
        <w:t>The framework for such an evaluation will comprise of measurable KPI</w:t>
      </w:r>
      <w:r w:rsidR="00A22D6D">
        <w:t xml:space="preserve"> </w:t>
      </w:r>
      <w:r w:rsidRPr="00EE60AB">
        <w:t xml:space="preserve">metrics to analyse the capabilities of C-AI in terms of </w:t>
      </w:r>
      <w:r>
        <w:t>Qo</w:t>
      </w:r>
      <w:r w:rsidR="00A22D6D">
        <w:t>S</w:t>
      </w:r>
      <w:r w:rsidR="004B7B41">
        <w:t>, QoE</w:t>
      </w:r>
      <w:r>
        <w:t xml:space="preserve"> and </w:t>
      </w:r>
      <w:r w:rsidR="004B7B41">
        <w:t xml:space="preserve">performance </w:t>
      </w:r>
      <w:r>
        <w:t xml:space="preserve">to prepare a global index AI Quotient </w:t>
      </w:r>
      <w:r w:rsidR="00CA5ECC">
        <w:t xml:space="preserve">composed </w:t>
      </w:r>
      <w:r w:rsidR="00CA5ECC" w:rsidRPr="00EE60AB">
        <w:t>in terms of defined KPI</w:t>
      </w:r>
      <w:r w:rsidR="00CA5ECC">
        <w:t xml:space="preserve"> </w:t>
      </w:r>
      <w:r w:rsidR="00CA5ECC" w:rsidRPr="00EE60AB">
        <w:t>metrics</w:t>
      </w:r>
      <w:r w:rsidRPr="00EE60AB">
        <w:t>.</w:t>
      </w:r>
    </w:p>
    <w:p w14:paraId="06B10BFB" w14:textId="471F8BE7" w:rsidR="0085661B" w:rsidRPr="009B72B3" w:rsidRDefault="0085661B" w:rsidP="00286D1A">
      <w:pPr>
        <w:pStyle w:val="Heading1"/>
        <w:numPr>
          <w:ilvl w:val="0"/>
          <w:numId w:val="36"/>
        </w:numPr>
        <w:tabs>
          <w:tab w:val="left" w:pos="5875"/>
        </w:tabs>
        <w:ind w:hanging="720"/>
      </w:pPr>
      <w:r w:rsidRPr="009B72B3">
        <w:t xml:space="preserve">References </w:t>
      </w:r>
      <w:r w:rsidR="004B7B41">
        <w:tab/>
      </w:r>
      <w:r w:rsidR="004B7B41">
        <w:tab/>
      </w:r>
    </w:p>
    <w:p w14:paraId="0D7DDC74" w14:textId="40958316" w:rsidR="00430263" w:rsidRDefault="00430263" w:rsidP="007B65CC">
      <w:pPr>
        <w:pStyle w:val="Reftext"/>
      </w:pPr>
    </w:p>
    <w:p w14:paraId="6CF8E554" w14:textId="7B5094AB" w:rsidR="00BB1912" w:rsidRDefault="007B65CC" w:rsidP="00CA5ECC">
      <w:pPr>
        <w:pStyle w:val="Reftext"/>
        <w:ind w:left="0" w:firstLine="0"/>
      </w:pPr>
      <w:r>
        <w:t>[1</w:t>
      </w:r>
      <w:proofErr w:type="gramStart"/>
      <w:r>
        <w:t xml:space="preserve">]  </w:t>
      </w:r>
      <w:r w:rsidR="00C355C3">
        <w:t>ITU</w:t>
      </w:r>
      <w:proofErr w:type="gramEnd"/>
      <w:r w:rsidR="00C355C3">
        <w:t xml:space="preserve">-T Recommendation P.851 (2003), </w:t>
      </w:r>
      <w:r w:rsidR="00973EAA">
        <w:t xml:space="preserve">describes the methods and procedure for conducting </w:t>
      </w:r>
      <w:r w:rsidR="00973EAA">
        <w:rPr>
          <w:i/>
          <w:iCs/>
        </w:rPr>
        <w:t>s</w:t>
      </w:r>
      <w:r w:rsidR="00C355C3" w:rsidRPr="00C355C3">
        <w:rPr>
          <w:i/>
          <w:iCs/>
        </w:rPr>
        <w:t>ubjective quality evaluation of telephone services</w:t>
      </w:r>
      <w:r w:rsidR="00973EAA">
        <w:rPr>
          <w:i/>
          <w:iCs/>
        </w:rPr>
        <w:t xml:space="preserve"> </w:t>
      </w:r>
      <w:r w:rsidR="00C355C3" w:rsidRPr="00C355C3">
        <w:rPr>
          <w:i/>
          <w:iCs/>
        </w:rPr>
        <w:t>based on spoken dialogue systems</w:t>
      </w:r>
      <w:r w:rsidR="00C355C3">
        <w:t>.</w:t>
      </w:r>
    </w:p>
    <w:p w14:paraId="2382C240" w14:textId="01FEE3D3" w:rsidR="0085661B" w:rsidRPr="00C23A12" w:rsidRDefault="0085661B" w:rsidP="00286D1A">
      <w:pPr>
        <w:pStyle w:val="Heading1"/>
        <w:numPr>
          <w:ilvl w:val="0"/>
          <w:numId w:val="36"/>
        </w:numPr>
        <w:ind w:hanging="720"/>
      </w:pPr>
      <w:r w:rsidRPr="00C23A12">
        <w:tab/>
        <w:t>Definitions</w:t>
      </w:r>
    </w:p>
    <w:p w14:paraId="6A62D91B" w14:textId="236826F6" w:rsidR="0085661B" w:rsidRDefault="00E87580" w:rsidP="0085661B">
      <w:pPr>
        <w:rPr>
          <w:b/>
          <w:bCs/>
        </w:rPr>
      </w:pPr>
      <w:r>
        <w:rPr>
          <w:b/>
          <w:bCs/>
        </w:rPr>
        <w:t>This recommendation defines the following terms:</w:t>
      </w:r>
    </w:p>
    <w:p w14:paraId="3FC051C5" w14:textId="77777777" w:rsidR="0096386C" w:rsidRPr="0096386C" w:rsidRDefault="00E87580" w:rsidP="00286D1A">
      <w:pPr>
        <w:pStyle w:val="ListParagraph"/>
        <w:numPr>
          <w:ilvl w:val="0"/>
          <w:numId w:val="37"/>
        </w:numPr>
        <w:ind w:left="0" w:firstLine="0"/>
        <w:jc w:val="both"/>
        <w:rPr>
          <w:rFonts w:eastAsia="Times New Roman"/>
          <w:lang w:eastAsia="en-GB"/>
        </w:rPr>
      </w:pPr>
      <w:r w:rsidRPr="007F2957">
        <w:rPr>
          <w:b/>
          <w:bCs/>
        </w:rPr>
        <w:t xml:space="preserve">Bot messages: </w:t>
      </w:r>
    </w:p>
    <w:p w14:paraId="70A08956" w14:textId="77777777" w:rsidR="0096386C" w:rsidRDefault="0096386C" w:rsidP="0096386C">
      <w:pPr>
        <w:pStyle w:val="ListParagraph"/>
        <w:ind w:left="0"/>
        <w:jc w:val="both"/>
        <w:rPr>
          <w:b/>
          <w:bCs/>
        </w:rPr>
      </w:pPr>
    </w:p>
    <w:p w14:paraId="4966F4F7" w14:textId="03D665A7" w:rsidR="00AE2D51" w:rsidRDefault="00E87580" w:rsidP="00CA5ECC">
      <w:pPr>
        <w:pStyle w:val="ListParagraph"/>
        <w:ind w:left="0"/>
        <w:jc w:val="both"/>
        <w:rPr>
          <w:rFonts w:eastAsia="Times New Roman"/>
          <w:color w:val="000000" w:themeColor="text1"/>
          <w:lang w:eastAsia="en-GB"/>
        </w:rPr>
      </w:pPr>
      <w:r w:rsidRPr="00CA5ECC">
        <w:rPr>
          <w:rFonts w:eastAsia="Times New Roman"/>
          <w:color w:val="000000" w:themeColor="text1"/>
          <w:lang w:eastAsia="en-GB"/>
        </w:rPr>
        <w:t xml:space="preserve">Bot messages is the total number of messages sent by the bot during the course of a conversation forms the basis of this metric. This metric measures the length of the conversation between the </w:t>
      </w:r>
      <w:r w:rsidR="0006374D" w:rsidRPr="00CA5ECC">
        <w:rPr>
          <w:rFonts w:eastAsia="Times New Roman"/>
          <w:color w:val="000000" w:themeColor="text1"/>
          <w:lang w:eastAsia="en-GB"/>
        </w:rPr>
        <w:t>customer and the bot</w:t>
      </w:r>
      <w:r w:rsidR="00CA5ECC">
        <w:rPr>
          <w:rFonts w:eastAsia="Times New Roman"/>
          <w:color w:val="000000" w:themeColor="text1"/>
          <w:lang w:eastAsia="en-GB"/>
        </w:rPr>
        <w:t>. G</w:t>
      </w:r>
      <w:r w:rsidR="0006374D" w:rsidRPr="00CA5ECC">
        <w:rPr>
          <w:rFonts w:eastAsia="Times New Roman"/>
          <w:color w:val="000000" w:themeColor="text1"/>
          <w:lang w:eastAsia="en-GB"/>
        </w:rPr>
        <w:t>ener</w:t>
      </w:r>
      <w:r w:rsidRPr="00CA5ECC">
        <w:rPr>
          <w:rFonts w:eastAsia="Times New Roman"/>
          <w:color w:val="000000" w:themeColor="text1"/>
          <w:lang w:eastAsia="en-GB"/>
        </w:rPr>
        <w:t xml:space="preserve">ally </w:t>
      </w:r>
      <w:r w:rsidR="006C6F65" w:rsidRPr="00CA5ECC">
        <w:rPr>
          <w:rFonts w:eastAsia="Times New Roman"/>
          <w:color w:val="000000" w:themeColor="text1"/>
          <w:lang w:eastAsia="en-GB"/>
        </w:rPr>
        <w:t xml:space="preserve">it is </w:t>
      </w:r>
      <w:proofErr w:type="gramStart"/>
      <w:r w:rsidR="006C6F65" w:rsidRPr="00CA5ECC">
        <w:rPr>
          <w:rFonts w:eastAsia="Times New Roman"/>
          <w:color w:val="000000" w:themeColor="text1"/>
          <w:lang w:eastAsia="en-GB"/>
        </w:rPr>
        <w:t>desirable</w:t>
      </w:r>
      <w:r w:rsidRPr="00CA5ECC">
        <w:rPr>
          <w:rFonts w:eastAsia="Times New Roman"/>
          <w:color w:val="000000" w:themeColor="text1"/>
          <w:lang w:eastAsia="en-GB"/>
        </w:rPr>
        <w:t xml:space="preserve"> </w:t>
      </w:r>
      <w:r w:rsidR="006C6F65" w:rsidRPr="00CA5ECC">
        <w:rPr>
          <w:rFonts w:eastAsia="Times New Roman"/>
          <w:color w:val="000000" w:themeColor="text1"/>
          <w:lang w:eastAsia="en-GB"/>
        </w:rPr>
        <w:t xml:space="preserve"> </w:t>
      </w:r>
      <w:r w:rsidRPr="00CA5ECC">
        <w:rPr>
          <w:rFonts w:eastAsia="Times New Roman"/>
          <w:color w:val="000000" w:themeColor="text1"/>
          <w:lang w:eastAsia="en-GB"/>
        </w:rPr>
        <w:t>this</w:t>
      </w:r>
      <w:proofErr w:type="gramEnd"/>
      <w:r w:rsidRPr="00CA5ECC">
        <w:rPr>
          <w:rFonts w:eastAsia="Times New Roman"/>
          <w:color w:val="000000" w:themeColor="text1"/>
          <w:lang w:eastAsia="en-GB"/>
        </w:rPr>
        <w:t xml:space="preserve"> number to be </w:t>
      </w:r>
      <w:r w:rsidR="00973EAA" w:rsidRPr="00CA5ECC">
        <w:rPr>
          <w:rFonts w:eastAsia="Times New Roman"/>
          <w:color w:val="000000" w:themeColor="text1"/>
          <w:lang w:eastAsia="en-GB"/>
        </w:rPr>
        <w:t xml:space="preserve">reasonably </w:t>
      </w:r>
      <w:r w:rsidR="007B65CC" w:rsidRPr="00CA5ECC">
        <w:rPr>
          <w:rFonts w:eastAsia="Times New Roman"/>
          <w:color w:val="000000" w:themeColor="text1"/>
          <w:lang w:eastAsia="en-GB"/>
        </w:rPr>
        <w:t xml:space="preserve">moderate </w:t>
      </w:r>
      <w:r w:rsidR="006C6F65" w:rsidRPr="00CA5ECC">
        <w:rPr>
          <w:rFonts w:eastAsia="Times New Roman"/>
          <w:color w:val="000000" w:themeColor="text1"/>
          <w:lang w:eastAsia="en-GB"/>
        </w:rPr>
        <w:t>provided C-AI answers and assist to communicate with users effective, systematic and  non-duplicate interaction</w:t>
      </w:r>
      <w:r w:rsidRPr="00CA5ECC">
        <w:rPr>
          <w:rFonts w:eastAsia="Times New Roman"/>
          <w:color w:val="000000" w:themeColor="text1"/>
          <w:lang w:eastAsia="en-GB"/>
        </w:rPr>
        <w:t xml:space="preserve">. </w:t>
      </w:r>
    </w:p>
    <w:p w14:paraId="371B69B1" w14:textId="77777777" w:rsidR="00CA5ECC" w:rsidRPr="00CA5ECC" w:rsidRDefault="00CA5ECC" w:rsidP="00CA5ECC">
      <w:pPr>
        <w:pStyle w:val="ListParagraph"/>
        <w:ind w:left="0"/>
        <w:jc w:val="both"/>
        <w:rPr>
          <w:rFonts w:eastAsia="Times New Roman"/>
          <w:color w:val="000000" w:themeColor="text1"/>
          <w:lang w:eastAsia="en-GB"/>
        </w:rPr>
      </w:pPr>
    </w:p>
    <w:p w14:paraId="0E039A20" w14:textId="77777777" w:rsidR="0096386C" w:rsidRPr="00F4238B" w:rsidRDefault="00AE2D51" w:rsidP="00286D1A">
      <w:pPr>
        <w:pStyle w:val="ListParagraph"/>
        <w:numPr>
          <w:ilvl w:val="0"/>
          <w:numId w:val="37"/>
        </w:numPr>
        <w:ind w:left="0" w:firstLine="0"/>
        <w:jc w:val="both"/>
        <w:rPr>
          <w:lang w:eastAsia="en-GB"/>
        </w:rPr>
      </w:pPr>
      <w:r w:rsidRPr="0096386C">
        <w:rPr>
          <w:rFonts w:eastAsia="Times New Roman"/>
          <w:b/>
          <w:bCs/>
          <w:lang w:eastAsia="en-GB"/>
        </w:rPr>
        <w:t>B</w:t>
      </w:r>
      <w:r w:rsidRPr="0096386C">
        <w:rPr>
          <w:b/>
          <w:bCs/>
        </w:rPr>
        <w:t xml:space="preserve">ounce rate:  </w:t>
      </w:r>
    </w:p>
    <w:p w14:paraId="31D25120" w14:textId="77777777" w:rsidR="00F4238B" w:rsidRDefault="00F4238B" w:rsidP="00F4238B">
      <w:pPr>
        <w:jc w:val="both"/>
        <w:rPr>
          <w:lang w:eastAsia="en-GB"/>
        </w:rPr>
      </w:pPr>
    </w:p>
    <w:p w14:paraId="22E653CA" w14:textId="7085AC02" w:rsidR="00F4238B" w:rsidRDefault="00F4238B" w:rsidP="00F4238B">
      <w:pPr>
        <w:pStyle w:val="ListParagraph"/>
        <w:ind w:left="0"/>
        <w:jc w:val="both"/>
        <w:rPr>
          <w:rStyle w:val="hgkelc"/>
          <w:lang w:val="en"/>
        </w:rPr>
      </w:pPr>
      <w:r>
        <w:t>Bounce rate represents the percentage of visitors who enter the site and then leave rather than continuing to view other pages within the same site. </w:t>
      </w:r>
      <w:r w:rsidRPr="000D432F">
        <w:rPr>
          <w:lang w:eastAsia="en-GB"/>
        </w:rPr>
        <w:t xml:space="preserve">The bounce rate represents how many people are visiting the website and leaving </w:t>
      </w:r>
      <w:r>
        <w:rPr>
          <w:lang w:eastAsia="en-GB"/>
        </w:rPr>
        <w:t xml:space="preserve">same </w:t>
      </w:r>
      <w:r w:rsidRPr="000D432F">
        <w:rPr>
          <w:lang w:eastAsia="en-GB"/>
        </w:rPr>
        <w:t>without interacting with the chatbot</w:t>
      </w:r>
      <w:r>
        <w:rPr>
          <w:lang w:eastAsia="en-GB"/>
        </w:rPr>
        <w:t xml:space="preserve"> </w:t>
      </w:r>
      <w:r w:rsidRPr="0096386C">
        <w:rPr>
          <w:color w:val="000000" w:themeColor="text1"/>
          <w:lang w:eastAsia="en-GB"/>
        </w:rPr>
        <w:t xml:space="preserve">not just to measure the effectiveness of the </w:t>
      </w:r>
      <w:proofErr w:type="gramStart"/>
      <w:r w:rsidRPr="0096386C">
        <w:rPr>
          <w:color w:val="000000" w:themeColor="text1"/>
          <w:lang w:eastAsia="en-GB"/>
        </w:rPr>
        <w:t xml:space="preserve">chatbot, </w:t>
      </w:r>
      <w:r>
        <w:rPr>
          <w:lang w:eastAsia="en-GB"/>
        </w:rPr>
        <w:t xml:space="preserve"> </w:t>
      </w:r>
      <w:r w:rsidRPr="0096386C">
        <w:rPr>
          <w:color w:val="000000" w:themeColor="text1"/>
          <w:lang w:eastAsia="en-GB"/>
        </w:rPr>
        <w:t>but</w:t>
      </w:r>
      <w:proofErr w:type="gramEnd"/>
      <w:r w:rsidRPr="0096386C">
        <w:rPr>
          <w:color w:val="000000" w:themeColor="text1"/>
          <w:lang w:eastAsia="en-GB"/>
        </w:rPr>
        <w:t xml:space="preserve"> to measure how well the website/customer service management system is performing as a whole</w:t>
      </w:r>
      <w:r w:rsidRPr="000D432F">
        <w:rPr>
          <w:lang w:eastAsia="en-GB"/>
        </w:rPr>
        <w:t>. We want to keep this number as low as possible</w:t>
      </w:r>
      <w:r w:rsidRPr="0096386C">
        <w:rPr>
          <w:color w:val="000000" w:themeColor="text1"/>
          <w:lang w:eastAsia="en-GB"/>
        </w:rPr>
        <w:t xml:space="preserve"> to track</w:t>
      </w:r>
      <w:r>
        <w:rPr>
          <w:color w:val="000000" w:themeColor="text1"/>
          <w:lang w:eastAsia="en-GB"/>
        </w:rPr>
        <w:t xml:space="preserve"> </w:t>
      </w:r>
      <w:r>
        <w:rPr>
          <w:rStyle w:val="hgkelc"/>
          <w:lang w:val="en"/>
        </w:rPr>
        <w:t xml:space="preserve">a bounce </w:t>
      </w:r>
      <w:r w:rsidRPr="00AF525C">
        <w:rPr>
          <w:rStyle w:val="hgkelc"/>
          <w:color w:val="C00000"/>
          <w:lang w:val="en"/>
        </w:rPr>
        <w:t xml:space="preserve">rate of </w:t>
      </w:r>
      <w:r w:rsidRPr="00AF525C">
        <w:rPr>
          <w:rStyle w:val="hgkelc"/>
          <w:b/>
          <w:bCs/>
          <w:color w:val="C00000"/>
          <w:lang w:val="en"/>
        </w:rPr>
        <w:t>40% or lower</w:t>
      </w:r>
      <w:r w:rsidRPr="00AF525C">
        <w:rPr>
          <w:rStyle w:val="hgkelc"/>
          <w:color w:val="C00000"/>
          <w:lang w:val="en"/>
        </w:rPr>
        <w:t xml:space="preserve"> is considered good</w:t>
      </w:r>
      <w:r w:rsidR="00AF525C">
        <w:rPr>
          <w:rStyle w:val="hgkelc"/>
          <w:color w:val="C00000"/>
          <w:lang w:val="en"/>
        </w:rPr>
        <w:t xml:space="preserve">, depends on the </w:t>
      </w:r>
      <w:proofErr w:type="spellStart"/>
      <w:r w:rsidR="00AF525C">
        <w:rPr>
          <w:rStyle w:val="hgkelc"/>
          <w:color w:val="C00000"/>
          <w:lang w:val="en"/>
        </w:rPr>
        <w:t>contexualisation</w:t>
      </w:r>
      <w:proofErr w:type="spellEnd"/>
      <w:r>
        <w:rPr>
          <w:rStyle w:val="hgkelc"/>
          <w:lang w:val="en"/>
        </w:rPr>
        <w:t>.</w:t>
      </w:r>
    </w:p>
    <w:p w14:paraId="622BF84C" w14:textId="77777777" w:rsidR="00F4238B" w:rsidRPr="00F4238B" w:rsidRDefault="00F4238B" w:rsidP="00F4238B">
      <w:pPr>
        <w:pStyle w:val="ListParagraph"/>
        <w:ind w:left="0"/>
        <w:jc w:val="both"/>
        <w:rPr>
          <w:color w:val="000000" w:themeColor="text1"/>
          <w:lang w:eastAsia="en-GB"/>
        </w:rPr>
      </w:pPr>
    </w:p>
    <w:p w14:paraId="6CBE9B35" w14:textId="77777777" w:rsidR="00F4238B" w:rsidRPr="00F4238B" w:rsidRDefault="00F4238B" w:rsidP="00375A98">
      <w:pPr>
        <w:pStyle w:val="ListParagraph"/>
        <w:numPr>
          <w:ilvl w:val="0"/>
          <w:numId w:val="37"/>
        </w:numPr>
        <w:ind w:left="0" w:firstLine="0"/>
        <w:jc w:val="both"/>
        <w:rPr>
          <w:lang w:eastAsia="en-GB"/>
        </w:rPr>
      </w:pPr>
    </w:p>
    <w:p w14:paraId="5DD492FF" w14:textId="77777777" w:rsidR="00F4238B" w:rsidRDefault="00F4238B" w:rsidP="00375A98">
      <w:pPr>
        <w:pStyle w:val="ListParagraph"/>
        <w:ind w:left="0"/>
        <w:jc w:val="both"/>
        <w:rPr>
          <w:b/>
          <w:bCs/>
          <w:lang w:eastAsia="en-GB"/>
        </w:rPr>
      </w:pPr>
    </w:p>
    <w:p w14:paraId="254515E4" w14:textId="2B1EF61D" w:rsidR="0096386C" w:rsidRDefault="0096386C" w:rsidP="00375A98">
      <w:pPr>
        <w:pStyle w:val="ListParagraph"/>
        <w:ind w:left="0"/>
        <w:jc w:val="both"/>
        <w:rPr>
          <w:lang w:eastAsia="en-GB"/>
        </w:rPr>
      </w:pPr>
      <w:r w:rsidRPr="0096386C">
        <w:rPr>
          <w:b/>
          <w:bCs/>
          <w:lang w:eastAsia="en-GB"/>
        </w:rPr>
        <w:t>Fallback</w:t>
      </w:r>
      <w:r>
        <w:rPr>
          <w:lang w:eastAsia="en-GB"/>
        </w:rPr>
        <w:t xml:space="preserve"> </w:t>
      </w:r>
      <w:r w:rsidRPr="00AB2AD5">
        <w:rPr>
          <w:b/>
          <w:lang w:eastAsia="en-GB"/>
        </w:rPr>
        <w:t>response</w:t>
      </w:r>
      <w:r w:rsidRPr="000D432F">
        <w:rPr>
          <w:lang w:eastAsia="en-GB"/>
        </w:rPr>
        <w:t xml:space="preserve">: </w:t>
      </w:r>
    </w:p>
    <w:p w14:paraId="6B4ADCF7" w14:textId="77777777" w:rsidR="007B78EA" w:rsidRDefault="007B78EA" w:rsidP="007B78EA">
      <w:pPr>
        <w:pStyle w:val="ListParagraph"/>
        <w:ind w:left="0"/>
        <w:jc w:val="both"/>
        <w:rPr>
          <w:b/>
          <w:bCs/>
          <w:lang w:eastAsia="en-GB"/>
        </w:rPr>
      </w:pPr>
    </w:p>
    <w:p w14:paraId="05C01016" w14:textId="5C3EB9E9" w:rsidR="0096386C" w:rsidRPr="000D432F" w:rsidRDefault="0096386C" w:rsidP="007B78EA">
      <w:pPr>
        <w:pStyle w:val="ListParagraph"/>
        <w:ind w:left="0"/>
        <w:jc w:val="both"/>
        <w:rPr>
          <w:lang w:eastAsia="en-GB"/>
        </w:rPr>
      </w:pPr>
      <w:r w:rsidRPr="000D432F">
        <w:rPr>
          <w:lang w:eastAsia="en-GB"/>
        </w:rPr>
        <w:t>A Fall</w:t>
      </w:r>
      <w:r>
        <w:rPr>
          <w:lang w:eastAsia="en-GB"/>
        </w:rPr>
        <w:t>b</w:t>
      </w:r>
      <w:r w:rsidRPr="000D432F">
        <w:rPr>
          <w:lang w:eastAsia="en-GB"/>
        </w:rPr>
        <w:t xml:space="preserve">ack </w:t>
      </w:r>
      <w:proofErr w:type="gramStart"/>
      <w:r>
        <w:rPr>
          <w:lang w:eastAsia="en-GB"/>
        </w:rPr>
        <w:t>R</w:t>
      </w:r>
      <w:r w:rsidRPr="000D432F">
        <w:rPr>
          <w:lang w:eastAsia="en-GB"/>
        </w:rPr>
        <w:t>esponse</w:t>
      </w:r>
      <w:r>
        <w:rPr>
          <w:lang w:eastAsia="en-GB"/>
        </w:rPr>
        <w:t>(</w:t>
      </w:r>
      <w:proofErr w:type="gramEnd"/>
      <w:r>
        <w:rPr>
          <w:lang w:eastAsia="en-GB"/>
        </w:rPr>
        <w:t>FBR)</w:t>
      </w:r>
      <w:r w:rsidRPr="000D432F">
        <w:rPr>
          <w:lang w:eastAsia="en-GB"/>
        </w:rPr>
        <w:t xml:space="preserve"> is a metric  in which the bot does not understand the query</w:t>
      </w:r>
      <w:r w:rsidR="00323899">
        <w:rPr>
          <w:lang w:eastAsia="en-GB"/>
        </w:rPr>
        <w:t xml:space="preserve"> </w:t>
      </w:r>
      <w:r w:rsidR="00323899" w:rsidRPr="00323899">
        <w:rPr>
          <w:color w:val="C00000"/>
          <w:lang w:eastAsia="en-GB"/>
        </w:rPr>
        <w:t>( either no response or multiple reply</w:t>
      </w:r>
      <w:r w:rsidR="00323899">
        <w:rPr>
          <w:lang w:eastAsia="en-GB"/>
        </w:rPr>
        <w:t>)</w:t>
      </w:r>
      <w:r w:rsidRPr="000D432F">
        <w:rPr>
          <w:lang w:eastAsia="en-GB"/>
        </w:rPr>
        <w:t xml:space="preserve"> from a user and gives a canned response that has been set by the bot designer. The rate of occurrence of this Fallback response is called the Fallback Rate</w:t>
      </w:r>
      <w:r w:rsidR="00AF525C">
        <w:rPr>
          <w:lang w:eastAsia="en-GB"/>
        </w:rPr>
        <w:t xml:space="preserve">. </w:t>
      </w:r>
      <w:r w:rsidRPr="000D432F">
        <w:rPr>
          <w:lang w:eastAsia="en-GB"/>
        </w:rPr>
        <w:t xml:space="preserve"> </w:t>
      </w:r>
      <w:r w:rsidR="00323899" w:rsidRPr="00323899">
        <w:rPr>
          <w:color w:val="C00000"/>
        </w:rPr>
        <w:t xml:space="preserve">This response can be a </w:t>
      </w:r>
      <w:r w:rsidR="00323899" w:rsidRPr="00323899">
        <w:rPr>
          <w:rStyle w:val="Emphasis"/>
          <w:color w:val="C00000"/>
        </w:rPr>
        <w:t>prompt for the user to rephrase, a suggestion for possible commands, or a redirection to</w:t>
      </w:r>
      <w:r w:rsidR="00323899" w:rsidRPr="00323899">
        <w:rPr>
          <w:color w:val="C00000"/>
        </w:rPr>
        <w:t xml:space="preserve"> human </w:t>
      </w:r>
      <w:proofErr w:type="spellStart"/>
      <w:r w:rsidR="00323899" w:rsidRPr="00323899">
        <w:rPr>
          <w:color w:val="C00000"/>
        </w:rPr>
        <w:t>support.</w:t>
      </w:r>
      <w:r w:rsidR="00323899">
        <w:t xml:space="preserve"> </w:t>
      </w:r>
      <w:proofErr w:type="gramStart"/>
      <w:r w:rsidR="00AF525C">
        <w:rPr>
          <w:lang w:eastAsia="en-GB"/>
        </w:rPr>
        <w:t>I</w:t>
      </w:r>
      <w:proofErr w:type="spellEnd"/>
      <w:r w:rsidR="00AF525C">
        <w:rPr>
          <w:lang w:eastAsia="en-GB"/>
        </w:rPr>
        <w:t>t</w:t>
      </w:r>
      <w:proofErr w:type="gramEnd"/>
      <w:r w:rsidR="00AF525C">
        <w:rPr>
          <w:lang w:eastAsia="en-GB"/>
        </w:rPr>
        <w:t xml:space="preserve"> indicates </w:t>
      </w:r>
      <w:r w:rsidR="006E4C95">
        <w:rPr>
          <w:lang w:eastAsia="en-GB"/>
        </w:rPr>
        <w:t>how</w:t>
      </w:r>
      <w:r w:rsidRPr="000D432F">
        <w:rPr>
          <w:lang w:eastAsia="en-GB"/>
        </w:rPr>
        <w:t xml:space="preserve"> effectively design</w:t>
      </w:r>
      <w:r w:rsidR="006E4C95">
        <w:rPr>
          <w:lang w:eastAsia="en-GB"/>
        </w:rPr>
        <w:t>ed</w:t>
      </w:r>
      <w:r w:rsidRPr="000D432F">
        <w:rPr>
          <w:lang w:eastAsia="en-GB"/>
        </w:rPr>
        <w:t xml:space="preserve"> a chatbot</w:t>
      </w:r>
      <w:r w:rsidR="00323899">
        <w:rPr>
          <w:lang w:eastAsia="en-GB"/>
        </w:rPr>
        <w:t xml:space="preserve"> to let </w:t>
      </w:r>
      <w:r w:rsidRPr="000D432F">
        <w:rPr>
          <w:lang w:eastAsia="en-GB"/>
        </w:rPr>
        <w:t>the user messages</w:t>
      </w:r>
      <w:r w:rsidR="006E4C95">
        <w:rPr>
          <w:lang w:eastAsia="en-GB"/>
        </w:rPr>
        <w:t xml:space="preserve">/interactions </w:t>
      </w:r>
      <w:r w:rsidRPr="000D432F">
        <w:rPr>
          <w:lang w:eastAsia="en-GB"/>
        </w:rPr>
        <w:t xml:space="preserve"> that trigger these fallbacks. </w:t>
      </w:r>
      <w:r w:rsidR="00323899">
        <w:rPr>
          <w:lang w:eastAsia="en-GB"/>
        </w:rPr>
        <w:t xml:space="preserve"> </w:t>
      </w:r>
    </w:p>
    <w:p w14:paraId="3435C428" w14:textId="77777777" w:rsidR="0096386C" w:rsidRPr="000D432F" w:rsidRDefault="0096386C" w:rsidP="00B32135">
      <w:pPr>
        <w:spacing w:before="0"/>
        <w:jc w:val="both"/>
        <w:textAlignment w:val="baseline"/>
        <w:rPr>
          <w:rFonts w:eastAsia="Times New Roman"/>
          <w:lang w:eastAsia="en-GB"/>
        </w:rPr>
      </w:pPr>
    </w:p>
    <w:p w14:paraId="2FC31D3C" w14:textId="71D4018F" w:rsidR="009115CA" w:rsidRPr="0096386C" w:rsidRDefault="009115CA" w:rsidP="00286D1A">
      <w:pPr>
        <w:pStyle w:val="ListParagraph"/>
        <w:numPr>
          <w:ilvl w:val="0"/>
          <w:numId w:val="37"/>
        </w:numPr>
        <w:ind w:left="0" w:firstLine="0"/>
        <w:jc w:val="both"/>
        <w:rPr>
          <w:b/>
          <w:bCs/>
        </w:rPr>
      </w:pPr>
      <w:r>
        <w:lastRenderedPageBreak/>
        <w:t xml:space="preserve"> </w:t>
      </w:r>
      <w:r w:rsidRPr="0096386C">
        <w:rPr>
          <w:b/>
          <w:bCs/>
        </w:rPr>
        <w:t>Retention Rate</w:t>
      </w:r>
      <w:r w:rsidR="00E71F80" w:rsidRPr="0096386C">
        <w:rPr>
          <w:b/>
          <w:bCs/>
        </w:rPr>
        <w:t>:</w:t>
      </w:r>
    </w:p>
    <w:p w14:paraId="102F693C" w14:textId="34EE57F1" w:rsidR="007B78EA" w:rsidRDefault="00182948" w:rsidP="007B78EA">
      <w:pPr>
        <w:jc w:val="both"/>
        <w:rPr>
          <w:rFonts w:eastAsia="MS Mincho"/>
          <w:iCs/>
          <w:color w:val="000000"/>
        </w:rPr>
      </w:pPr>
      <w:r>
        <w:rPr>
          <w:rStyle w:val="Emphasis"/>
        </w:rPr>
        <w:t>Retention rate</w:t>
      </w:r>
      <w:r>
        <w:t xml:space="preserve"> is a key metric that expresses the percentage of people who continue to use </w:t>
      </w:r>
      <w:r w:rsidR="009115CA">
        <w:rPr>
          <w:rFonts w:eastAsia="MS Mincho"/>
          <w:iCs/>
          <w:color w:val="000000"/>
        </w:rPr>
        <w:t xml:space="preserve">chatbot to record the percentage of users who return to interact with the chatbot within a specific period of time. </w:t>
      </w:r>
      <w:r w:rsidR="006A4F3F" w:rsidRPr="006A4F3F">
        <w:rPr>
          <w:rFonts w:eastAsia="MS Mincho"/>
          <w:iCs/>
          <w:color w:val="C00000"/>
        </w:rPr>
        <w:t xml:space="preserve">It measured for particular period of time to express percentage of people who continue to use chatbot for specific use/application. </w:t>
      </w:r>
      <w:r w:rsidR="009115CA">
        <w:rPr>
          <w:rFonts w:eastAsia="MS Mincho"/>
          <w:iCs/>
          <w:color w:val="000000"/>
        </w:rPr>
        <w:t>Apart from new users, it indicates that there are customers enjoying it enough and finding it useful enough to come back.</w:t>
      </w:r>
      <w:r w:rsidR="006A4F3F">
        <w:rPr>
          <w:rFonts w:eastAsia="MS Mincho"/>
          <w:iCs/>
          <w:color w:val="000000"/>
        </w:rPr>
        <w:t xml:space="preserve"> It is preferred more retention rate to indicate usefulness to continue use of chatbot for specific use/application.</w:t>
      </w:r>
    </w:p>
    <w:p w14:paraId="240B1503" w14:textId="77777777" w:rsidR="007B78EA" w:rsidRDefault="007B78EA" w:rsidP="007B78EA">
      <w:pPr>
        <w:jc w:val="both"/>
        <w:rPr>
          <w:rFonts w:eastAsia="MS Mincho"/>
          <w:iCs/>
          <w:color w:val="000000"/>
        </w:rPr>
      </w:pPr>
    </w:p>
    <w:p w14:paraId="1A7FE6D1" w14:textId="7248F3C6" w:rsidR="009115CA" w:rsidRDefault="009115CA" w:rsidP="00286D1A">
      <w:pPr>
        <w:pStyle w:val="ListParagraph"/>
        <w:numPr>
          <w:ilvl w:val="0"/>
          <w:numId w:val="37"/>
        </w:numPr>
        <w:ind w:hanging="720"/>
        <w:jc w:val="both"/>
      </w:pPr>
      <w:r>
        <w:t>Escalation Rate</w:t>
      </w:r>
    </w:p>
    <w:p w14:paraId="660D7ADA" w14:textId="368E473A" w:rsidR="009115CA" w:rsidRDefault="009115CA" w:rsidP="007B78EA">
      <w:pPr>
        <w:jc w:val="both"/>
      </w:pPr>
      <w:r>
        <w:rPr>
          <w:rFonts w:eastAsia="MS Mincho"/>
          <w:iCs/>
          <w:color w:val="000000"/>
        </w:rPr>
        <w:t>There are some situations in which a chatbot will need to escalate a conversation to a human agent. This could be for several reasons such as, it does not understand a user’s input, has not  been trained on a specific topic or a user explicitly asks for a human agent</w:t>
      </w:r>
      <w:r w:rsidR="00E71F80">
        <w:rPr>
          <w:rFonts w:eastAsia="MS Mincho"/>
          <w:iCs/>
          <w:color w:val="000000"/>
        </w:rPr>
        <w:t xml:space="preserve"> due to inefficient process or </w:t>
      </w:r>
      <w:proofErr w:type="spellStart"/>
      <w:r w:rsidR="00E71F80">
        <w:rPr>
          <w:rFonts w:eastAsia="MS Mincho"/>
          <w:iCs/>
          <w:color w:val="000000"/>
        </w:rPr>
        <w:t>non availability</w:t>
      </w:r>
      <w:proofErr w:type="spellEnd"/>
      <w:r w:rsidR="00E71F80">
        <w:rPr>
          <w:rFonts w:eastAsia="MS Mincho"/>
          <w:iCs/>
          <w:color w:val="000000"/>
        </w:rPr>
        <w:t xml:space="preserve"> of required response</w:t>
      </w:r>
      <w:r>
        <w:rPr>
          <w:rFonts w:eastAsia="MS Mincho"/>
          <w:iCs/>
          <w:color w:val="000000"/>
        </w:rPr>
        <w:t xml:space="preserve">. </w:t>
      </w:r>
      <w:r w:rsidR="006A4F3F">
        <w:t>It indicates/h</w:t>
      </w:r>
      <w:r w:rsidRPr="008A28E2">
        <w:t>elps developers assess how</w:t>
      </w:r>
      <w:r w:rsidR="00E71F80">
        <w:t xml:space="preserve"> </w:t>
      </w:r>
      <w:proofErr w:type="gramStart"/>
      <w:r w:rsidR="00E71F80">
        <w:t xml:space="preserve">effectively </w:t>
      </w:r>
      <w:r w:rsidRPr="008A28E2">
        <w:t xml:space="preserve"> their</w:t>
      </w:r>
      <w:proofErr w:type="gramEnd"/>
      <w:r w:rsidRPr="008A28E2">
        <w:t xml:space="preserve"> messages are mapped to specific intent categori</w:t>
      </w:r>
      <w:r w:rsidR="00E71F80">
        <w:t>es</w:t>
      </w:r>
      <w:r w:rsidR="006A4F3F">
        <w:t xml:space="preserve"> of application</w:t>
      </w:r>
      <w:r w:rsidR="00E71F80">
        <w:t>.</w:t>
      </w:r>
      <w:r w:rsidR="006A4F3F">
        <w:t xml:space="preserve"> </w:t>
      </w:r>
      <w:r w:rsidR="006A4F3F" w:rsidRPr="006A4F3F">
        <w:rPr>
          <w:color w:val="C00000"/>
        </w:rPr>
        <w:t xml:space="preserve">It is preferred lower </w:t>
      </w:r>
      <w:r w:rsidR="006A4F3F" w:rsidRPr="006A4F3F">
        <w:rPr>
          <w:color w:val="C00000"/>
        </w:rPr>
        <w:t>for effective user experience</w:t>
      </w:r>
      <w:r w:rsidR="006A4F3F" w:rsidRPr="006A4F3F">
        <w:rPr>
          <w:color w:val="C00000"/>
        </w:rPr>
        <w:t xml:space="preserve"> in a chatbot to indicate effective </w:t>
      </w:r>
      <w:proofErr w:type="gramStart"/>
      <w:r w:rsidR="006A4F3F" w:rsidRPr="006A4F3F">
        <w:rPr>
          <w:color w:val="C00000"/>
        </w:rPr>
        <w:t>system  for</w:t>
      </w:r>
      <w:proofErr w:type="gramEnd"/>
      <w:r w:rsidR="006A4F3F" w:rsidRPr="006A4F3F">
        <w:rPr>
          <w:color w:val="C00000"/>
        </w:rPr>
        <w:t xml:space="preserve"> specific intent of application.</w:t>
      </w:r>
    </w:p>
    <w:p w14:paraId="0B9B664B" w14:textId="77777777" w:rsidR="007B78EA" w:rsidRDefault="007B78EA" w:rsidP="007B78EA">
      <w:pPr>
        <w:jc w:val="both"/>
      </w:pPr>
    </w:p>
    <w:p w14:paraId="33DBDC0F" w14:textId="1E14E50F" w:rsidR="009115CA" w:rsidRPr="007B78EA" w:rsidRDefault="0006374D" w:rsidP="00286D1A">
      <w:pPr>
        <w:pStyle w:val="ListParagraph"/>
        <w:numPr>
          <w:ilvl w:val="0"/>
          <w:numId w:val="37"/>
        </w:numPr>
        <w:ind w:hanging="720"/>
        <w:jc w:val="both"/>
        <w:rPr>
          <w:color w:val="000000" w:themeColor="text1"/>
        </w:rPr>
      </w:pPr>
      <w:r w:rsidRPr="007B78EA">
        <w:rPr>
          <w:color w:val="000000" w:themeColor="text1"/>
        </w:rPr>
        <w:t xml:space="preserve"> B</w:t>
      </w:r>
      <w:r w:rsidR="009115CA" w:rsidRPr="007B78EA">
        <w:rPr>
          <w:color w:val="000000" w:themeColor="text1"/>
        </w:rPr>
        <w:t>ot messages</w:t>
      </w:r>
      <w:r w:rsidR="00A96181" w:rsidRPr="007B78EA">
        <w:rPr>
          <w:color w:val="000000" w:themeColor="text1"/>
        </w:rPr>
        <w:t xml:space="preserve"> count:</w:t>
      </w:r>
    </w:p>
    <w:p w14:paraId="79414CF4" w14:textId="64B4AF68" w:rsidR="00576D14" w:rsidRDefault="00576D14" w:rsidP="007B78EA">
      <w:pPr>
        <w:jc w:val="both"/>
        <w:rPr>
          <w:color w:val="FF0000"/>
        </w:rPr>
      </w:pPr>
      <w:r w:rsidRPr="0007762F">
        <w:rPr>
          <w:color w:val="000000" w:themeColor="text1"/>
        </w:rPr>
        <w:t>Total number of messages sent by the bot during the course of conversation</w:t>
      </w:r>
      <w:r w:rsidR="00A96181" w:rsidRPr="0007762F">
        <w:rPr>
          <w:color w:val="000000" w:themeColor="text1"/>
        </w:rPr>
        <w:t xml:space="preserve"> </w:t>
      </w:r>
      <w:r w:rsidR="00A96181">
        <w:rPr>
          <w:color w:val="FF0000"/>
        </w:rPr>
        <w:t>with particular</w:t>
      </w:r>
      <w:r w:rsidR="0066734A">
        <w:rPr>
          <w:color w:val="FF0000"/>
        </w:rPr>
        <w:t xml:space="preserve"> user</w:t>
      </w:r>
      <w:r w:rsidRPr="0007762F">
        <w:rPr>
          <w:color w:val="FF0000"/>
        </w:rPr>
        <w:t>.</w:t>
      </w:r>
      <w:r w:rsidR="00A96181">
        <w:rPr>
          <w:color w:val="FF0000"/>
        </w:rPr>
        <w:t xml:space="preserve"> Lesser is better, effective and efficient and save resources for unwanted engagements with user.</w:t>
      </w:r>
    </w:p>
    <w:p w14:paraId="486A5772" w14:textId="77777777" w:rsidR="007B78EA" w:rsidRDefault="007B78EA" w:rsidP="007B78EA">
      <w:pPr>
        <w:jc w:val="both"/>
        <w:rPr>
          <w:color w:val="FF0000"/>
        </w:rPr>
      </w:pPr>
    </w:p>
    <w:p w14:paraId="5932219A" w14:textId="52D0301F" w:rsidR="00576D14" w:rsidRDefault="00BA2F1D" w:rsidP="00286D1A">
      <w:pPr>
        <w:pStyle w:val="ListParagraph"/>
        <w:numPr>
          <w:ilvl w:val="0"/>
          <w:numId w:val="37"/>
        </w:numPr>
        <w:ind w:left="851" w:hanging="851"/>
        <w:jc w:val="both"/>
      </w:pPr>
      <w:r>
        <w:t>Integrity</w:t>
      </w:r>
    </w:p>
    <w:p w14:paraId="6CBA04BE" w14:textId="77777777" w:rsidR="007B78EA" w:rsidRDefault="007B78EA" w:rsidP="007B78EA">
      <w:pPr>
        <w:pStyle w:val="ListParagraph"/>
        <w:ind w:left="851"/>
        <w:jc w:val="both"/>
      </w:pPr>
    </w:p>
    <w:p w14:paraId="1D30450A" w14:textId="2119C689" w:rsidR="00A2623C" w:rsidRDefault="00A2623C" w:rsidP="007B78EA">
      <w:pPr>
        <w:spacing w:before="0"/>
        <w:jc w:val="both"/>
        <w:rPr>
          <w:rStyle w:val="hgkelc"/>
          <w:lang w:val="en"/>
        </w:rPr>
      </w:pPr>
      <w:r w:rsidRPr="007B78EA">
        <w:rPr>
          <w:rStyle w:val="hgkelc"/>
          <w:lang w:val="en"/>
        </w:rPr>
        <w:t>Integrity is a set of practices that aims to eliminate risk throughout the AI lifecycle through data quality, model performance, fairness, security, and transparency.</w:t>
      </w:r>
    </w:p>
    <w:p w14:paraId="03265BD8" w14:textId="77777777" w:rsidR="007B78EA" w:rsidRPr="007B78EA" w:rsidRDefault="007B78EA" w:rsidP="007B78EA">
      <w:pPr>
        <w:spacing w:before="0"/>
        <w:jc w:val="both"/>
        <w:rPr>
          <w:lang w:val="en-IN" w:eastAsia="en-GB"/>
        </w:rPr>
      </w:pPr>
    </w:p>
    <w:p w14:paraId="6BBA68F8" w14:textId="53641D01" w:rsidR="005904F3" w:rsidRDefault="005904F3" w:rsidP="00286D1A">
      <w:pPr>
        <w:pStyle w:val="ListParagraph"/>
        <w:numPr>
          <w:ilvl w:val="0"/>
          <w:numId w:val="37"/>
        </w:numPr>
        <w:ind w:hanging="720"/>
        <w:jc w:val="both"/>
      </w:pPr>
      <w:r>
        <w:t xml:space="preserve"> Fairness</w:t>
      </w:r>
    </w:p>
    <w:p w14:paraId="0136FE57" w14:textId="624F5674" w:rsidR="002F779A" w:rsidRDefault="00A2623C" w:rsidP="007F2EA1">
      <w:pPr>
        <w:jc w:val="both"/>
      </w:pPr>
      <w:r>
        <w:rPr>
          <w:rStyle w:val="hgkelc"/>
          <w:lang w:val="en"/>
        </w:rPr>
        <w:t xml:space="preserve">Fairness is the subjective practice of using AI </w:t>
      </w:r>
      <w:r>
        <w:t>as the absence of prejudice or preference for an individual</w:t>
      </w:r>
      <w:r>
        <w:rPr>
          <w:rStyle w:val="hgkelc"/>
          <w:lang w:val="en"/>
        </w:rPr>
        <w:t xml:space="preserve"> without favoritism or discrimination, particularly pertaining to humans.</w:t>
      </w:r>
    </w:p>
    <w:p w14:paraId="35C808ED" w14:textId="25D78086" w:rsidR="002F779A" w:rsidRDefault="002F779A" w:rsidP="00286D1A">
      <w:pPr>
        <w:pStyle w:val="ListParagraph"/>
        <w:numPr>
          <w:ilvl w:val="0"/>
          <w:numId w:val="37"/>
        </w:numPr>
        <w:ind w:hanging="720"/>
        <w:jc w:val="both"/>
      </w:pPr>
      <w:r>
        <w:t xml:space="preserve">Accuracy </w:t>
      </w:r>
    </w:p>
    <w:p w14:paraId="6795E2AE" w14:textId="112865D9" w:rsidR="002F779A" w:rsidRDefault="002F779A" w:rsidP="007F2EA1">
      <w:pPr>
        <w:jc w:val="both"/>
      </w:pPr>
      <w:r w:rsidRPr="00C23A12">
        <w:t>Deep reinforcement learning follows a reward system that enables the bot to differentiate between right and wrong.</w:t>
      </w:r>
      <w:r w:rsidR="00E2097B" w:rsidRPr="00E2097B">
        <w:t xml:space="preserve"> </w:t>
      </w:r>
      <w:r w:rsidR="00E2097B" w:rsidRPr="00C23A12">
        <w:t xml:space="preserve">Some Deep reinforcement learning algorithms used in </w:t>
      </w:r>
      <w:r w:rsidR="00E2097B">
        <w:t xml:space="preserve">such </w:t>
      </w:r>
      <w:r w:rsidR="00E2097B" w:rsidRPr="00C23A12">
        <w:t>conversational AI are Q-Learning, Deep Q Neural Network (DQN) and Distributed Reinforcement Learning, Quantile Regression (QR-DQN).</w:t>
      </w:r>
    </w:p>
    <w:p w14:paraId="023BB855" w14:textId="500E2B9A" w:rsidR="000033C9" w:rsidRDefault="0059378F" w:rsidP="00286D1A">
      <w:pPr>
        <w:pStyle w:val="ListParagraph"/>
        <w:numPr>
          <w:ilvl w:val="0"/>
          <w:numId w:val="37"/>
        </w:numPr>
        <w:ind w:hanging="720"/>
        <w:jc w:val="both"/>
      </w:pPr>
      <w:r>
        <w:t>Learning</w:t>
      </w:r>
    </w:p>
    <w:p w14:paraId="17E182B1" w14:textId="3752EAA2" w:rsidR="0059378F" w:rsidRDefault="0059378F" w:rsidP="007F2EA1">
      <w:pPr>
        <w:jc w:val="both"/>
      </w:pPr>
      <w:r w:rsidRPr="00C23A12">
        <w:t>AI assistant capability to learn from unstructured data set</w:t>
      </w:r>
      <w:r w:rsidR="006A764A">
        <w:t>s</w:t>
      </w:r>
      <w:r w:rsidRPr="00C23A12">
        <w:t xml:space="preserve"> and taking decision on what actions to perform to optimize the performance.</w:t>
      </w:r>
      <w:r w:rsidR="00835631">
        <w:t xml:space="preserve"> </w:t>
      </w:r>
      <w:r w:rsidR="00835631" w:rsidRPr="005A3BF7">
        <w:rPr>
          <w:color w:val="FF0000"/>
        </w:rPr>
        <w:t>Learning is one of the fundamental building blocks of artificial intelligence (AI) solutions. From a conceptual standpoint, learning is a process that improves the knowledge of an AI program by making observations about its environment. From a technical/mathematical standpoint, AI learning processes focused on processing a collection of input-output pairs for a specific function and predicts the outputs for new inputs.</w:t>
      </w:r>
    </w:p>
    <w:p w14:paraId="6D6ADE2B" w14:textId="64D2697F" w:rsidR="0059378F" w:rsidRDefault="0059378F" w:rsidP="00286D1A">
      <w:pPr>
        <w:pStyle w:val="ListParagraph"/>
        <w:numPr>
          <w:ilvl w:val="0"/>
          <w:numId w:val="37"/>
        </w:numPr>
        <w:ind w:hanging="720"/>
        <w:jc w:val="both"/>
      </w:pPr>
      <w:r>
        <w:t>Censoring</w:t>
      </w:r>
    </w:p>
    <w:p w14:paraId="7B1F17C3" w14:textId="1AB55248" w:rsidR="0059378F" w:rsidRDefault="0059378F" w:rsidP="007F2EA1">
      <w:pPr>
        <w:jc w:val="both"/>
      </w:pPr>
      <w:r w:rsidRPr="00C23A12">
        <w:t>Algorithms of chatbots model should be able to censor the inappropriate utterances in the text using a negative reward system.</w:t>
      </w:r>
    </w:p>
    <w:p w14:paraId="61FA969E" w14:textId="57EE6B4B" w:rsidR="00920423" w:rsidRDefault="00920423" w:rsidP="00286D1A">
      <w:pPr>
        <w:pStyle w:val="ListParagraph"/>
        <w:numPr>
          <w:ilvl w:val="0"/>
          <w:numId w:val="37"/>
        </w:numPr>
        <w:ind w:left="709" w:hanging="709"/>
      </w:pPr>
      <w:r>
        <w:t>Loops</w:t>
      </w:r>
    </w:p>
    <w:p w14:paraId="53F1E92F" w14:textId="028B8067" w:rsidR="00920423" w:rsidRDefault="00920423" w:rsidP="007F2EA1">
      <w:pPr>
        <w:jc w:val="both"/>
      </w:pPr>
      <w:r w:rsidRPr="00C23A12">
        <w:lastRenderedPageBreak/>
        <w:t>ML should be able to give propelled information retrieval with capability to check the spelling, parse the input and avoid loops in dialogue.</w:t>
      </w:r>
    </w:p>
    <w:p w14:paraId="34A4AD2C" w14:textId="4E2785C6" w:rsidR="00920423" w:rsidRDefault="00920423" w:rsidP="00286D1A">
      <w:pPr>
        <w:pStyle w:val="ListParagraph"/>
        <w:numPr>
          <w:ilvl w:val="0"/>
          <w:numId w:val="37"/>
        </w:numPr>
        <w:ind w:hanging="720"/>
        <w:jc w:val="both"/>
      </w:pPr>
      <w:r>
        <w:t>Data</w:t>
      </w:r>
    </w:p>
    <w:p w14:paraId="77348243" w14:textId="34763ACD" w:rsidR="00920423" w:rsidRDefault="00920423" w:rsidP="007F2EA1">
      <w:pPr>
        <w:jc w:val="both"/>
      </w:pPr>
      <w:r w:rsidRPr="00C23A12">
        <w:t>ML algorithms need to work with the information which is crude and unstructured and never in the correct form as needed for actual processing.</w:t>
      </w:r>
    </w:p>
    <w:p w14:paraId="6D5C5B38" w14:textId="559DC7C1" w:rsidR="00920423" w:rsidRDefault="00920423" w:rsidP="00286D1A">
      <w:pPr>
        <w:pStyle w:val="ListParagraph"/>
        <w:numPr>
          <w:ilvl w:val="0"/>
          <w:numId w:val="37"/>
        </w:numPr>
        <w:ind w:hanging="720"/>
        <w:jc w:val="both"/>
      </w:pPr>
      <w:r w:rsidRPr="00C23A12">
        <w:t>Relational database and SQL</w:t>
      </w:r>
    </w:p>
    <w:p w14:paraId="5DE6998A" w14:textId="436858B4" w:rsidR="00920423" w:rsidRDefault="00920423" w:rsidP="007F2EA1">
      <w:pPr>
        <w:jc w:val="both"/>
      </w:pPr>
      <w:r w:rsidRPr="00C23A12">
        <w:t>It is a strategy used in chatbots design in order to make the Chatbots to remember previous conversation.</w:t>
      </w:r>
    </w:p>
    <w:p w14:paraId="151FC90F" w14:textId="2995520F" w:rsidR="00920423" w:rsidRDefault="00920423" w:rsidP="00286D1A">
      <w:pPr>
        <w:pStyle w:val="ListParagraph"/>
        <w:numPr>
          <w:ilvl w:val="0"/>
          <w:numId w:val="37"/>
        </w:numPr>
        <w:ind w:hanging="720"/>
        <w:jc w:val="both"/>
      </w:pPr>
      <w:r>
        <w:t xml:space="preserve"> NLP</w:t>
      </w:r>
    </w:p>
    <w:p w14:paraId="1DED8800" w14:textId="5A26BB0D" w:rsidR="00920423" w:rsidRDefault="00920423" w:rsidP="007F2EA1">
      <w:pPr>
        <w:jc w:val="both"/>
      </w:pPr>
      <w:r w:rsidRPr="00C23A12">
        <w:t>NLP (Natural Language Processing) includes influencing machines to perform helpful undertakings with the natural languages which people generally apply.</w:t>
      </w:r>
      <w:r>
        <w:t xml:space="preserve"> It is an </w:t>
      </w:r>
      <w:r w:rsidRPr="00C23A12">
        <w:t>AI technique for speaking with smart frameworks applying a specific language, for e.g. English.</w:t>
      </w:r>
    </w:p>
    <w:p w14:paraId="1AE2BE90" w14:textId="25F4AB51" w:rsidR="00920423" w:rsidRDefault="00920423" w:rsidP="00286D1A">
      <w:pPr>
        <w:pStyle w:val="ListParagraph"/>
        <w:numPr>
          <w:ilvl w:val="0"/>
          <w:numId w:val="37"/>
        </w:numPr>
        <w:ind w:hanging="720"/>
        <w:jc w:val="both"/>
      </w:pPr>
      <w:r>
        <w:t xml:space="preserve"> </w:t>
      </w:r>
      <w:r w:rsidR="00D95C90" w:rsidRPr="00C23A12">
        <w:t>Deadline/Timeline of the algorithm</w:t>
      </w:r>
    </w:p>
    <w:p w14:paraId="385BD035" w14:textId="6690461A" w:rsidR="00D95C90" w:rsidRDefault="00D95C90" w:rsidP="007F2EA1">
      <w:pPr>
        <w:jc w:val="both"/>
      </w:pPr>
      <w:r w:rsidRPr="00C23A12">
        <w:t>Conversational AI algorithms are subjected to real-time constraints, with few seconds allowable.</w:t>
      </w:r>
    </w:p>
    <w:p w14:paraId="604CE20B" w14:textId="2C05D626" w:rsidR="00D95C90" w:rsidRDefault="00D95C90" w:rsidP="00286D1A">
      <w:pPr>
        <w:pStyle w:val="ListParagraph"/>
        <w:numPr>
          <w:ilvl w:val="0"/>
          <w:numId w:val="37"/>
        </w:numPr>
        <w:ind w:hanging="720"/>
        <w:jc w:val="both"/>
      </w:pPr>
      <w:r>
        <w:t xml:space="preserve">CPU </w:t>
      </w:r>
      <w:ins w:id="9" w:author="Piyush Chetiya" w:date="2023-09-22T20:28:00Z">
        <w:r w:rsidR="00AA3E4F">
          <w:t>Usage</w:t>
        </w:r>
      </w:ins>
      <w:del w:id="10" w:author="Piyush Chetiya" w:date="2023-09-22T20:28:00Z">
        <w:r w:rsidDel="00AA3E4F">
          <w:delText>Consumption</w:delText>
        </w:r>
      </w:del>
    </w:p>
    <w:p w14:paraId="02C51621" w14:textId="5442B70B" w:rsidR="00D95C90" w:rsidRDefault="00AA3E4F" w:rsidP="007F2EA1">
      <w:pPr>
        <w:jc w:val="both"/>
      </w:pPr>
      <w:ins w:id="11" w:author="Piyush Chetiya" w:date="2023-09-22T20:28:00Z">
        <w:r>
          <w:t>CPU usage indicates the amount</w:t>
        </w:r>
      </w:ins>
      <w:ins w:id="12" w:author="Piyush Chetiya" w:date="2023-09-22T20:29:00Z">
        <w:r>
          <w:t xml:space="preserve"> of load handled by individual processor core to run various programs on a computer</w:t>
        </w:r>
      </w:ins>
      <w:del w:id="13" w:author="Piyush Chetiya" w:date="2023-09-22T20:29:00Z">
        <w:r w:rsidR="00D95C90" w:rsidRPr="00C23A12" w:rsidDel="00AA3E4F">
          <w:delText>A too greedy algorithm will not produce an optimal solution. It can lead to unnecessary CPU consumption</w:delText>
        </w:r>
      </w:del>
      <w:r w:rsidR="00D95C90" w:rsidRPr="00C23A12">
        <w:t>.</w:t>
      </w:r>
    </w:p>
    <w:p w14:paraId="25F7F9DF" w14:textId="2A3DCEF7" w:rsidR="00D95C90" w:rsidRDefault="00D95C90" w:rsidP="00286D1A">
      <w:pPr>
        <w:pStyle w:val="ListParagraph"/>
        <w:numPr>
          <w:ilvl w:val="0"/>
          <w:numId w:val="37"/>
        </w:numPr>
        <w:ind w:hanging="720"/>
        <w:jc w:val="both"/>
      </w:pPr>
      <w:r>
        <w:t>Error Learning</w:t>
      </w:r>
    </w:p>
    <w:p w14:paraId="46658EA1" w14:textId="4FD9D29D" w:rsidR="00D95C90" w:rsidRDefault="00D95C90" w:rsidP="007F2EA1">
      <w:pPr>
        <w:jc w:val="both"/>
      </w:pPr>
      <w:r w:rsidRPr="00C23A12">
        <w:t>Error correction learning is used with supervised learning, by comparing the system output to the desired output value, and using that error to direct the training.</w:t>
      </w:r>
    </w:p>
    <w:p w14:paraId="7271A002" w14:textId="2039B5D2" w:rsidR="00D95C90" w:rsidRDefault="00D95C90" w:rsidP="00286D1A">
      <w:pPr>
        <w:pStyle w:val="ListParagraph"/>
        <w:numPr>
          <w:ilvl w:val="0"/>
          <w:numId w:val="37"/>
        </w:numPr>
        <w:ind w:hanging="720"/>
        <w:jc w:val="both"/>
      </w:pPr>
      <w:r>
        <w:t xml:space="preserve"> </w:t>
      </w:r>
      <w:r w:rsidR="002E109C">
        <w:t>Training Data</w:t>
      </w:r>
    </w:p>
    <w:p w14:paraId="5563F160" w14:textId="762FD699" w:rsidR="002E109C" w:rsidRDefault="002E109C" w:rsidP="007F2EA1">
      <w:pPr>
        <w:jc w:val="both"/>
      </w:pPr>
      <w:r w:rsidRPr="00C23A12">
        <w:t>Adequate domain-specific data is required for the training purpose.</w:t>
      </w:r>
    </w:p>
    <w:p w14:paraId="1A0868F4" w14:textId="447BC00D" w:rsidR="003E5CD3" w:rsidRPr="003504AC" w:rsidRDefault="003E5CD3" w:rsidP="00286D1A">
      <w:pPr>
        <w:pStyle w:val="ListParagraph"/>
        <w:numPr>
          <w:ilvl w:val="0"/>
          <w:numId w:val="37"/>
        </w:numPr>
        <w:ind w:hanging="720"/>
        <w:jc w:val="both"/>
        <w:rPr>
          <w:rStyle w:val="hgkelc"/>
          <w:color w:val="FF0000"/>
          <w:lang w:val="en"/>
        </w:rPr>
      </w:pPr>
      <w:r w:rsidRPr="003504AC">
        <w:rPr>
          <w:rStyle w:val="hgkelc"/>
          <w:color w:val="FF0000"/>
          <w:lang w:val="en"/>
        </w:rPr>
        <w:t xml:space="preserve">Turing Test </w:t>
      </w:r>
    </w:p>
    <w:p w14:paraId="5ED0B4EE" w14:textId="7AB9C2F1" w:rsidR="003E5CD3" w:rsidRPr="00CF656C" w:rsidRDefault="003E5CD3" w:rsidP="007F2EA1">
      <w:pPr>
        <w:jc w:val="both"/>
        <w:rPr>
          <w:rStyle w:val="hgkelc"/>
          <w:color w:val="FF0000"/>
          <w:lang w:val="en"/>
        </w:rPr>
      </w:pPr>
      <w:r w:rsidRPr="005A3BF7">
        <w:rPr>
          <w:rStyle w:val="hgkelc"/>
          <w:color w:val="FF0000"/>
          <w:lang w:val="en"/>
        </w:rPr>
        <w:t xml:space="preserve"> The Turing Test is </w:t>
      </w:r>
      <w:r w:rsidRPr="00CF656C">
        <w:rPr>
          <w:rStyle w:val="hgkelc"/>
          <w:bCs/>
          <w:color w:val="FF0000"/>
          <w:lang w:val="en"/>
        </w:rPr>
        <w:t>a method of inquiry in artificial intelligence (AI) for determining whether or not a computer is capable of thinking like a human being</w:t>
      </w:r>
      <w:r w:rsidRPr="00CF656C">
        <w:rPr>
          <w:rStyle w:val="hgkelc"/>
          <w:color w:val="FF0000"/>
          <w:lang w:val="en"/>
        </w:rPr>
        <w:t>.</w:t>
      </w:r>
    </w:p>
    <w:p w14:paraId="4D42EB37" w14:textId="77777777" w:rsidR="00333216" w:rsidRPr="00C23A12" w:rsidRDefault="00333216" w:rsidP="007F2EA1">
      <w:pPr>
        <w:jc w:val="both"/>
        <w:rPr>
          <w:b/>
          <w:bCs/>
        </w:rPr>
      </w:pPr>
    </w:p>
    <w:p w14:paraId="6D2FC210" w14:textId="0CC3D667" w:rsidR="0085661B" w:rsidRPr="00333216" w:rsidRDefault="0085661B" w:rsidP="00286D1A">
      <w:pPr>
        <w:pStyle w:val="ListParagraph"/>
        <w:numPr>
          <w:ilvl w:val="0"/>
          <w:numId w:val="36"/>
        </w:numPr>
        <w:ind w:hanging="720"/>
        <w:jc w:val="both"/>
        <w:rPr>
          <w:b/>
          <w:bCs/>
        </w:rPr>
      </w:pPr>
      <w:r w:rsidRPr="00333216">
        <w:rPr>
          <w:b/>
          <w:bCs/>
        </w:rPr>
        <w:t>Terms defined elsewhere</w:t>
      </w:r>
    </w:p>
    <w:p w14:paraId="5C34D72C" w14:textId="213F3A11" w:rsidR="0085661B" w:rsidRDefault="0085661B" w:rsidP="00286D1A">
      <w:pPr>
        <w:pStyle w:val="Heading"/>
        <w:numPr>
          <w:ilvl w:val="0"/>
          <w:numId w:val="36"/>
        </w:numPr>
        <w:ind w:hanging="720"/>
        <w:jc w:val="both"/>
      </w:pPr>
      <w:r w:rsidRPr="004432D0">
        <w:tab/>
        <w:t>Abbreviations and acronyms</w:t>
      </w:r>
    </w:p>
    <w:p w14:paraId="722F9A75" w14:textId="76D73770" w:rsidR="0085661B" w:rsidRDefault="006D2B61" w:rsidP="006D2B61">
      <w:pPr>
        <w:pStyle w:val="Body"/>
        <w:ind w:left="720"/>
        <w:jc w:val="both"/>
        <w:rPr>
          <w:lang w:val="en-US"/>
        </w:rPr>
      </w:pPr>
      <w:r>
        <w:rPr>
          <w:lang w:val="en-US"/>
        </w:rPr>
        <w:t>AI</w:t>
      </w:r>
      <w:r>
        <w:rPr>
          <w:lang w:val="en-US"/>
        </w:rPr>
        <w:tab/>
        <w:t>Artificial Intelligen</w:t>
      </w:r>
      <w:r w:rsidR="00EF15CE">
        <w:rPr>
          <w:lang w:val="en-US"/>
        </w:rPr>
        <w:t>ce</w:t>
      </w:r>
    </w:p>
    <w:p w14:paraId="287056DC" w14:textId="38D16ACC" w:rsidR="006D2B61" w:rsidRDefault="006D2B61" w:rsidP="006D2B61">
      <w:pPr>
        <w:pStyle w:val="Body"/>
        <w:ind w:left="720"/>
        <w:jc w:val="both"/>
        <w:rPr>
          <w:lang w:val="en-US"/>
        </w:rPr>
      </w:pPr>
      <w:r>
        <w:rPr>
          <w:lang w:val="en-US"/>
        </w:rPr>
        <w:t>C-AI</w:t>
      </w:r>
      <w:r>
        <w:rPr>
          <w:lang w:val="en-US"/>
        </w:rPr>
        <w:tab/>
        <w:t>Conversational AI</w:t>
      </w:r>
    </w:p>
    <w:p w14:paraId="54FAEBED" w14:textId="248426CB" w:rsidR="006D2B61" w:rsidRDefault="006D2B61" w:rsidP="006D2B61">
      <w:pPr>
        <w:pStyle w:val="Body"/>
        <w:ind w:left="720"/>
        <w:jc w:val="both"/>
        <w:rPr>
          <w:lang w:val="en-US"/>
        </w:rPr>
      </w:pPr>
      <w:r>
        <w:rPr>
          <w:lang w:val="en-US"/>
        </w:rPr>
        <w:t>DQN</w:t>
      </w:r>
      <w:r>
        <w:rPr>
          <w:lang w:val="en-US"/>
        </w:rPr>
        <w:tab/>
      </w:r>
      <w:r w:rsidRPr="00C23A12">
        <w:t>Deep Q Neural Network</w:t>
      </w:r>
    </w:p>
    <w:p w14:paraId="5DF69F9E" w14:textId="3DD82BA3" w:rsidR="006D2B61" w:rsidRDefault="006D2B61" w:rsidP="006D2B61">
      <w:pPr>
        <w:pStyle w:val="Body"/>
        <w:ind w:left="720"/>
        <w:jc w:val="both"/>
        <w:rPr>
          <w:lang w:val="en-US"/>
        </w:rPr>
      </w:pPr>
      <w:r>
        <w:rPr>
          <w:lang w:val="en-US"/>
        </w:rPr>
        <w:t>KPI</w:t>
      </w:r>
      <w:r>
        <w:rPr>
          <w:lang w:val="en-US"/>
        </w:rPr>
        <w:tab/>
        <w:t>Key Performance Indicators</w:t>
      </w:r>
      <w:r>
        <w:rPr>
          <w:lang w:val="en-US"/>
        </w:rPr>
        <w:tab/>
      </w:r>
    </w:p>
    <w:p w14:paraId="27B25059" w14:textId="604A3850" w:rsidR="006D2B61" w:rsidRDefault="006D2B61" w:rsidP="006D2B61">
      <w:pPr>
        <w:pStyle w:val="Body"/>
        <w:ind w:left="720"/>
        <w:jc w:val="both"/>
        <w:rPr>
          <w:lang w:val="en-US"/>
        </w:rPr>
      </w:pPr>
      <w:r>
        <w:rPr>
          <w:lang w:val="en-US"/>
        </w:rPr>
        <w:t>ML</w:t>
      </w:r>
      <w:r>
        <w:rPr>
          <w:lang w:val="en-US"/>
        </w:rPr>
        <w:tab/>
        <w:t>Machine Learning</w:t>
      </w:r>
    </w:p>
    <w:p w14:paraId="1A5F30DA" w14:textId="7E1368B2" w:rsidR="006D2B61" w:rsidRPr="00C23A12" w:rsidRDefault="006D2B61" w:rsidP="006D2B61">
      <w:pPr>
        <w:pStyle w:val="Body"/>
        <w:ind w:left="720"/>
        <w:jc w:val="both"/>
        <w:rPr>
          <w:lang w:val="en-US"/>
        </w:rPr>
      </w:pPr>
      <w:r>
        <w:rPr>
          <w:lang w:val="en-US"/>
        </w:rPr>
        <w:t>NLP</w:t>
      </w:r>
      <w:r>
        <w:rPr>
          <w:lang w:val="en-US"/>
        </w:rPr>
        <w:tab/>
        <w:t xml:space="preserve"> Natural Language Processing </w:t>
      </w:r>
    </w:p>
    <w:p w14:paraId="274574CA" w14:textId="11A3528E" w:rsidR="0085661B" w:rsidRDefault="0085661B" w:rsidP="00286D1A">
      <w:pPr>
        <w:pStyle w:val="Heading1"/>
        <w:numPr>
          <w:ilvl w:val="0"/>
          <w:numId w:val="36"/>
        </w:numPr>
        <w:ind w:hanging="720"/>
      </w:pPr>
      <w:r w:rsidRPr="00C23A12">
        <w:tab/>
        <w:t>Conventions</w:t>
      </w:r>
    </w:p>
    <w:p w14:paraId="2E9E2DA5" w14:textId="76FD40B3" w:rsidR="0085661B" w:rsidRPr="00C23A12" w:rsidRDefault="006D2B61" w:rsidP="006D2B61">
      <w:pPr>
        <w:ind w:left="720"/>
        <w:jc w:val="both"/>
        <w:rPr>
          <w:b/>
          <w:bCs/>
        </w:rPr>
      </w:pPr>
      <w:r>
        <w:rPr>
          <w:b/>
          <w:bCs/>
        </w:rPr>
        <w:t>NIL</w:t>
      </w:r>
    </w:p>
    <w:p w14:paraId="0549D8A1" w14:textId="41A2C3CA" w:rsidR="0085661B" w:rsidRPr="004432D0" w:rsidRDefault="0085661B" w:rsidP="00286D1A">
      <w:pPr>
        <w:pStyle w:val="Heading1"/>
        <w:numPr>
          <w:ilvl w:val="0"/>
          <w:numId w:val="36"/>
        </w:numPr>
        <w:ind w:hanging="720"/>
      </w:pPr>
      <w:r w:rsidRPr="00C23A12">
        <w:lastRenderedPageBreak/>
        <w:tab/>
        <w:t>Introduction</w:t>
      </w:r>
    </w:p>
    <w:p w14:paraId="7D08491D" w14:textId="59F123C1" w:rsidR="0085661B" w:rsidRPr="00BB1912" w:rsidRDefault="0085661B" w:rsidP="007F2EA1">
      <w:pPr>
        <w:jc w:val="both"/>
      </w:pPr>
      <w:r w:rsidRPr="004432D0">
        <w:t xml:space="preserve">Advancements in areas such as deep learning neural networks, Natural Language Processing (NLP), facial recognition, sentiments &amp; gesture analysis are making AI an important tool for hitherto human centric roles such as customer service relations, quality of </w:t>
      </w:r>
      <w:proofErr w:type="gramStart"/>
      <w:r w:rsidRPr="004432D0">
        <w:t>service</w:t>
      </w:r>
      <w:r w:rsidR="0025651F">
        <w:t xml:space="preserve">, </w:t>
      </w:r>
      <w:r w:rsidRPr="004432D0">
        <w:t xml:space="preserve"> overall</w:t>
      </w:r>
      <w:proofErr w:type="gramEnd"/>
      <w:r w:rsidRPr="004432D0">
        <w:t xml:space="preserve"> quality of experiences</w:t>
      </w:r>
      <w:r w:rsidR="0025651F">
        <w:t xml:space="preserve"> and performance C-AI system</w:t>
      </w:r>
      <w:r w:rsidRPr="004432D0">
        <w:t xml:space="preserve">. This recommendation focuses on measuring conversational AI (C-AI) assistants’ capabilities in terms </w:t>
      </w:r>
      <w:proofErr w:type="gramStart"/>
      <w:r w:rsidRPr="004432D0">
        <w:t xml:space="preserve">of </w:t>
      </w:r>
      <w:r w:rsidR="00414854">
        <w:t xml:space="preserve"> Key</w:t>
      </w:r>
      <w:proofErr w:type="gramEnd"/>
      <w:r w:rsidR="00414854">
        <w:t xml:space="preserve"> Performance Indicators</w:t>
      </w:r>
      <w:r w:rsidR="00811757">
        <w:t>.</w:t>
      </w:r>
    </w:p>
    <w:p w14:paraId="41E9D951" w14:textId="77777777" w:rsidR="00BB1912" w:rsidRPr="00BB1912" w:rsidRDefault="00BB1912" w:rsidP="007F2EA1">
      <w:pPr>
        <w:jc w:val="both"/>
      </w:pPr>
    </w:p>
    <w:p w14:paraId="4342D4F6" w14:textId="6510FBF1" w:rsidR="00BB1912" w:rsidRPr="00BB1912" w:rsidRDefault="00BB1912" w:rsidP="007F2EA1">
      <w:pPr>
        <w:jc w:val="both"/>
      </w:pPr>
      <w:r w:rsidRPr="00BB1912">
        <w:t xml:space="preserve">AI is also being considered a key enabler that can dramatically improve the performance and quality of services for ICT services and its applications in various fields by efficiently processing huge amount of data generated in each field. </w:t>
      </w:r>
    </w:p>
    <w:p w14:paraId="75F0C7B7" w14:textId="77777777" w:rsidR="00BB1912" w:rsidRPr="00BB1912" w:rsidRDefault="00BB1912" w:rsidP="007F2EA1">
      <w:pPr>
        <w:jc w:val="both"/>
      </w:pPr>
      <w:r w:rsidRPr="00BB1912">
        <w:t xml:space="preserve">Currently, many AI-assisted applications and/ or Virtual Assistants are being developed to automate and scale one-on-one conversations with consumers, support requests for installation; setup troubleshooting and maintenance, maximize sales, product improvements, and supply chain optimization to enhance customer service efficacy.  </w:t>
      </w:r>
    </w:p>
    <w:p w14:paraId="312ABC54" w14:textId="7123983B" w:rsidR="00BB1912" w:rsidRDefault="00BB1912" w:rsidP="007F2EA1">
      <w:pPr>
        <w:jc w:val="both"/>
      </w:pPr>
      <w:r w:rsidRPr="00BB1912">
        <w:t xml:space="preserve">Many of the tasks done by the AI enabled assistants will require a certain amount of situational self-learning intelligence to acquire knowledge and apply it to achieve some outcome. If AI-assistants’ capabilities could be adjudged in terms </w:t>
      </w:r>
      <w:proofErr w:type="gramStart"/>
      <w:r w:rsidRPr="00BB1912">
        <w:t>of  some</w:t>
      </w:r>
      <w:proofErr w:type="gramEnd"/>
      <w:r w:rsidRPr="00BB1912">
        <w:t xml:space="preserve"> predefined Key Performance Indicator</w:t>
      </w:r>
      <w:r w:rsidR="00C9367C">
        <w:t>s</w:t>
      </w:r>
      <w:r w:rsidRPr="00BB1912">
        <w:t xml:space="preserve"> (KPI</w:t>
      </w:r>
      <w:r w:rsidR="00C9367C">
        <w:t>s</w:t>
      </w:r>
      <w:r w:rsidRPr="00BB1912">
        <w:t>), it will help service providers (Telecom Service Providers being one of them) to do a cost-benefit analysis of such systems and can help them taking investment decisions before employing such systems. The machine learning method, which can automatically drive algorithm optimization through data, has achieved great success in the fields of image/speech recognition, and automatic driving. To improve the network performance and enhance users</w:t>
      </w:r>
      <w:r w:rsidRPr="00BB1912">
        <w:rPr>
          <w:rtl/>
        </w:rPr>
        <w:t xml:space="preserve">’ </w:t>
      </w:r>
      <w:r w:rsidRPr="00BB1912">
        <w:t>experiences, new machine learning methods for big data analytics in communication networks can extract relevant information from the network data while taking into account of limited communication resources, and then leverage the derived knowledge for autonomic network control and management as well as service provisioning.</w:t>
      </w:r>
    </w:p>
    <w:p w14:paraId="4F87BE4D" w14:textId="77777777" w:rsidR="00D41803" w:rsidRDefault="00D41803" w:rsidP="00BB1912">
      <w:pPr>
        <w:jc w:val="both"/>
      </w:pPr>
    </w:p>
    <w:p w14:paraId="259C7D5F" w14:textId="733F4F08" w:rsidR="00D41803" w:rsidRDefault="009B72B3" w:rsidP="00286D1A">
      <w:pPr>
        <w:pStyle w:val="Heading1"/>
        <w:numPr>
          <w:ilvl w:val="0"/>
          <w:numId w:val="36"/>
        </w:numPr>
        <w:ind w:hanging="720"/>
      </w:pPr>
      <w:r>
        <w:tab/>
      </w:r>
      <w:r w:rsidR="00D41803" w:rsidRPr="00637300">
        <w:t>Chatbots</w:t>
      </w:r>
    </w:p>
    <w:p w14:paraId="7F82607A" w14:textId="3A92B7D4" w:rsidR="004719D6" w:rsidRDefault="00D41803" w:rsidP="00B44291">
      <w:pPr>
        <w:jc w:val="both"/>
      </w:pPr>
      <w:r>
        <w:t xml:space="preserve">Chatbots are becoming more and more common as a way to interact between humans and computers. Instead of traditional chatbots that focused on maintaining a language-based informal interaction for its own sake (sometimes called chitchat bots) or non-task driven but still serious applications (e.g., </w:t>
      </w:r>
      <w:proofErr w:type="spellStart"/>
      <w:r>
        <w:t>Weizenbaum's</w:t>
      </w:r>
      <w:proofErr w:type="spellEnd"/>
      <w:r>
        <w:t xml:space="preserve"> ELIZA), most commercial chatbots now focus on question answering or on providing information through a multi-turn natural language interaction between user and computer. They are used by telecommunication</w:t>
      </w:r>
      <w:r w:rsidR="00F943F2">
        <w:t xml:space="preserve"> and </w:t>
      </w:r>
      <w:proofErr w:type="gramStart"/>
      <w:r w:rsidR="00F943F2">
        <w:t xml:space="preserve">other </w:t>
      </w:r>
      <w:r>
        <w:t xml:space="preserve"> service</w:t>
      </w:r>
      <w:proofErr w:type="gramEnd"/>
      <w:r>
        <w:t xml:space="preserve"> providers as tools for customer care self-services, pre-sorting in rather complex support requests or for selling new services. </w:t>
      </w:r>
      <w:proofErr w:type="gramStart"/>
      <w:r>
        <w:t>Many  such</w:t>
      </w:r>
      <w:proofErr w:type="gramEnd"/>
      <w:r>
        <w:t xml:space="preserve"> services allow for a spoken interaction and include speech recognition and speech synthesis.  [ITU-T P.851] provides guidelines regarding quality aspects and influencing factors, as well as subjective evaluation methods, including experimental set-ups, questionnaires and result analysis. Whereas some aspects of text- and speech-based interactive systems are similar, many others require the specification of separate aspects to be considered in the evaluation. This Recommendation provides guidance on how to objectively evaluate voice-based chatbots from a user-centred point of view by identifying the KPIs and arriving at the intelligence quotient of these AI driven voice based chatbots.</w:t>
      </w:r>
    </w:p>
    <w:p w14:paraId="182391BD" w14:textId="54D6D543" w:rsidR="004719D6" w:rsidRDefault="00D41803" w:rsidP="00BB1912">
      <w:pPr>
        <w:jc w:val="both"/>
      </w:pPr>
      <w:r>
        <w:t xml:space="preserve"> In addition, there is a need to specify parametric descriptions of text-based interactions, in a way similar to the parameters specified in [b-ITU-T P-Suppl.24]. These parametric descriptions are for further study.</w:t>
      </w:r>
    </w:p>
    <w:p w14:paraId="279AB490" w14:textId="6159AADE" w:rsidR="004719D6" w:rsidRDefault="009B72B3" w:rsidP="00286D1A">
      <w:pPr>
        <w:pStyle w:val="Heading1"/>
        <w:numPr>
          <w:ilvl w:val="0"/>
          <w:numId w:val="36"/>
        </w:numPr>
        <w:ind w:hanging="720"/>
      </w:pPr>
      <w:r>
        <w:tab/>
      </w:r>
      <w:r w:rsidR="004719D6" w:rsidRPr="00637300">
        <w:t>Components of a spoken dialogue system</w:t>
      </w:r>
    </w:p>
    <w:p w14:paraId="750DB4ED" w14:textId="77777777" w:rsidR="004719D6" w:rsidRDefault="004719D6" w:rsidP="00BB1912">
      <w:pPr>
        <w:jc w:val="both"/>
      </w:pPr>
    </w:p>
    <w:p w14:paraId="278277A2" w14:textId="5D40D665" w:rsidR="004719D6" w:rsidRDefault="0012504E" w:rsidP="00AB2AD5">
      <w:pPr>
        <w:pStyle w:val="BodyText"/>
        <w:spacing w:before="70"/>
        <w:ind w:right="181"/>
        <w:jc w:val="both"/>
      </w:pPr>
      <w:r>
        <w:lastRenderedPageBreak/>
        <w:t>The voice based dialogue spoken system depicted a</w:t>
      </w:r>
      <w:r w:rsidR="004719D6">
        <w:t>s per</w:t>
      </w:r>
      <w:r>
        <w:t xml:space="preserve"> </w:t>
      </w:r>
      <w:proofErr w:type="gramStart"/>
      <w:r>
        <w:t xml:space="preserve">the </w:t>
      </w:r>
      <w:r w:rsidR="004719D6">
        <w:t xml:space="preserve"> ITU</w:t>
      </w:r>
      <w:proofErr w:type="gramEnd"/>
      <w:r w:rsidR="004719D6">
        <w:t>-T P.851 from a technical point of view, the components of a spoken dialogue system, operated over the</w:t>
      </w:r>
      <w:r w:rsidR="004719D6">
        <w:rPr>
          <w:spacing w:val="1"/>
        </w:rPr>
        <w:t xml:space="preserve"> </w:t>
      </w:r>
      <w:r w:rsidR="004719D6">
        <w:t>telephone</w:t>
      </w:r>
      <w:r>
        <w:t xml:space="preserve">/digital </w:t>
      </w:r>
      <w:r w:rsidR="004719D6">
        <w:t xml:space="preserve"> network, can be best displayed in a sequential structure. An example of such a structure is</w:t>
      </w:r>
      <w:r w:rsidR="00F943F2">
        <w:t xml:space="preserve"> </w:t>
      </w:r>
      <w:r w:rsidR="004719D6">
        <w:rPr>
          <w:spacing w:val="-57"/>
        </w:rPr>
        <w:t xml:space="preserve"> </w:t>
      </w:r>
      <w:r w:rsidR="00940473">
        <w:rPr>
          <w:spacing w:val="-57"/>
        </w:rPr>
        <w:t xml:space="preserve"> </w:t>
      </w:r>
      <w:r w:rsidR="004719D6">
        <w:t>depicted in Figure 1</w:t>
      </w:r>
      <w:r w:rsidR="000B3AF4">
        <w:t xml:space="preserve"> with multilanguage features, each language depicted frames as one disk memory </w:t>
      </w:r>
      <w:r>
        <w:t xml:space="preserve">frames </w:t>
      </w:r>
      <w:r w:rsidR="000B3AF4">
        <w:t>with relevant datasets</w:t>
      </w:r>
      <w:r w:rsidR="004719D6">
        <w:t>. It consists of six major components which are accessed by the user via a phone</w:t>
      </w:r>
      <w:r w:rsidR="004719D6">
        <w:rPr>
          <w:spacing w:val="-57"/>
        </w:rPr>
        <w:t xml:space="preserve"> </w:t>
      </w:r>
      <w:r w:rsidR="004719D6">
        <w:t>server</w:t>
      </w:r>
      <w:r>
        <w:t>/voice server</w:t>
      </w:r>
      <w:r w:rsidR="004719D6">
        <w:t xml:space="preserve"> interface. The speech signal from the user is first processed by the speech recognizer. During</w:t>
      </w:r>
      <w:r w:rsidR="004719D6">
        <w:rPr>
          <w:spacing w:val="1"/>
        </w:rPr>
        <w:t xml:space="preserve"> </w:t>
      </w:r>
      <w:r w:rsidR="004719D6">
        <w:t>the</w:t>
      </w:r>
      <w:r w:rsidR="004719D6">
        <w:rPr>
          <w:spacing w:val="24"/>
        </w:rPr>
        <w:t xml:space="preserve"> </w:t>
      </w:r>
      <w:r w:rsidR="004719D6">
        <w:t>recognition</w:t>
      </w:r>
      <w:r w:rsidR="004719D6">
        <w:rPr>
          <w:spacing w:val="25"/>
        </w:rPr>
        <w:t xml:space="preserve"> </w:t>
      </w:r>
      <w:r w:rsidR="004719D6">
        <w:t>process,</w:t>
      </w:r>
      <w:r w:rsidR="004719D6">
        <w:rPr>
          <w:spacing w:val="25"/>
        </w:rPr>
        <w:t xml:space="preserve"> </w:t>
      </w:r>
      <w:r w:rsidR="004719D6">
        <w:t>it</w:t>
      </w:r>
      <w:r w:rsidR="004719D6">
        <w:rPr>
          <w:spacing w:val="25"/>
        </w:rPr>
        <w:t xml:space="preserve"> </w:t>
      </w:r>
      <w:r w:rsidR="004719D6">
        <w:t>is</w:t>
      </w:r>
      <w:r w:rsidR="004719D6">
        <w:rPr>
          <w:spacing w:val="25"/>
        </w:rPr>
        <w:t xml:space="preserve"> </w:t>
      </w:r>
      <w:r w:rsidR="004719D6">
        <w:t>transformed</w:t>
      </w:r>
      <w:r w:rsidR="004719D6">
        <w:rPr>
          <w:spacing w:val="25"/>
        </w:rPr>
        <w:t xml:space="preserve"> </w:t>
      </w:r>
      <w:r w:rsidR="004719D6">
        <w:t>into</w:t>
      </w:r>
      <w:r w:rsidR="004719D6">
        <w:rPr>
          <w:spacing w:val="25"/>
        </w:rPr>
        <w:t xml:space="preserve"> </w:t>
      </w:r>
      <w:r w:rsidR="004719D6">
        <w:t>a</w:t>
      </w:r>
      <w:r w:rsidR="004719D6">
        <w:rPr>
          <w:spacing w:val="25"/>
        </w:rPr>
        <w:t xml:space="preserve"> </w:t>
      </w:r>
      <w:r w:rsidR="004719D6">
        <w:t>word</w:t>
      </w:r>
      <w:r w:rsidR="004719D6">
        <w:rPr>
          <w:spacing w:val="25"/>
        </w:rPr>
        <w:t xml:space="preserve"> </w:t>
      </w:r>
      <w:r w:rsidR="004719D6">
        <w:t>string</w:t>
      </w:r>
      <w:r w:rsidR="004719D6">
        <w:rPr>
          <w:spacing w:val="25"/>
        </w:rPr>
        <w:t xml:space="preserve"> </w:t>
      </w:r>
      <w:r w:rsidR="004719D6">
        <w:t>or</w:t>
      </w:r>
      <w:r w:rsidR="004719D6">
        <w:rPr>
          <w:spacing w:val="25"/>
        </w:rPr>
        <w:t xml:space="preserve"> </w:t>
      </w:r>
      <w:r w:rsidR="004719D6">
        <w:t>a</w:t>
      </w:r>
      <w:r w:rsidR="004719D6">
        <w:rPr>
          <w:spacing w:val="25"/>
        </w:rPr>
        <w:t xml:space="preserve"> </w:t>
      </w:r>
      <w:r w:rsidR="004719D6">
        <w:t>word</w:t>
      </w:r>
      <w:r w:rsidR="004719D6">
        <w:rPr>
          <w:spacing w:val="25"/>
        </w:rPr>
        <w:t xml:space="preserve"> </w:t>
      </w:r>
      <w:r w:rsidR="004719D6">
        <w:t>hypothesis</w:t>
      </w:r>
      <w:r w:rsidR="004719D6">
        <w:rPr>
          <w:spacing w:val="25"/>
        </w:rPr>
        <w:t xml:space="preserve"> </w:t>
      </w:r>
      <w:r w:rsidR="004719D6">
        <w:t>graph</w:t>
      </w:r>
      <w:r w:rsidR="004719D6">
        <w:rPr>
          <w:spacing w:val="25"/>
        </w:rPr>
        <w:t xml:space="preserve"> </w:t>
      </w:r>
      <w:r w:rsidR="004719D6">
        <w:t>which</w:t>
      </w:r>
      <w:r w:rsidR="004719D6">
        <w:rPr>
          <w:spacing w:val="25"/>
        </w:rPr>
        <w:t xml:space="preserve"> </w:t>
      </w:r>
      <w:proofErr w:type="gramStart"/>
      <w:r w:rsidR="004719D6">
        <w:t>is</w:t>
      </w:r>
      <w:r w:rsidR="00940473">
        <w:t xml:space="preserve"> </w:t>
      </w:r>
      <w:r w:rsidR="004719D6">
        <w:rPr>
          <w:spacing w:val="-58"/>
        </w:rPr>
        <w:t xml:space="preserve"> </w:t>
      </w:r>
      <w:r w:rsidR="004719D6">
        <w:t>then</w:t>
      </w:r>
      <w:proofErr w:type="gramEnd"/>
      <w:r w:rsidR="004719D6">
        <w:rPr>
          <w:spacing w:val="1"/>
        </w:rPr>
        <w:t xml:space="preserve"> </w:t>
      </w:r>
      <w:r w:rsidR="004719D6">
        <w:t>semantically</w:t>
      </w:r>
      <w:r w:rsidR="004719D6">
        <w:rPr>
          <w:spacing w:val="1"/>
        </w:rPr>
        <w:t xml:space="preserve"> </w:t>
      </w:r>
      <w:r w:rsidR="004719D6">
        <w:t>analysed</w:t>
      </w:r>
      <w:r w:rsidR="000B3AF4">
        <w:t xml:space="preserve"> based on the language selection during initial dialogue box/communication </w:t>
      </w:r>
      <w:r w:rsidR="004719D6">
        <w:t>.</w:t>
      </w:r>
      <w:r w:rsidR="004719D6">
        <w:rPr>
          <w:spacing w:val="1"/>
        </w:rPr>
        <w:t xml:space="preserve"> </w:t>
      </w:r>
      <w:r w:rsidR="004719D6">
        <w:t>The</w:t>
      </w:r>
      <w:r w:rsidR="004719D6">
        <w:rPr>
          <w:spacing w:val="1"/>
        </w:rPr>
        <w:t xml:space="preserve"> </w:t>
      </w:r>
      <w:r w:rsidR="004719D6">
        <w:t>output</w:t>
      </w:r>
      <w:r w:rsidR="004719D6">
        <w:rPr>
          <w:spacing w:val="1"/>
        </w:rPr>
        <w:t xml:space="preserve"> </w:t>
      </w:r>
      <w:r w:rsidR="004719D6">
        <w:t>is</w:t>
      </w:r>
      <w:r w:rsidR="004719D6">
        <w:rPr>
          <w:spacing w:val="1"/>
        </w:rPr>
        <w:t xml:space="preserve"> </w:t>
      </w:r>
      <w:r w:rsidR="004719D6">
        <w:t>a</w:t>
      </w:r>
      <w:r w:rsidR="004719D6">
        <w:rPr>
          <w:spacing w:val="1"/>
        </w:rPr>
        <w:t xml:space="preserve"> </w:t>
      </w:r>
      <w:r w:rsidR="004719D6">
        <w:t>semantic</w:t>
      </w:r>
      <w:r w:rsidR="004719D6">
        <w:rPr>
          <w:spacing w:val="1"/>
        </w:rPr>
        <w:t xml:space="preserve"> </w:t>
      </w:r>
      <w:r w:rsidR="004719D6">
        <w:t>frame</w:t>
      </w:r>
      <w:r w:rsidR="004719D6">
        <w:rPr>
          <w:spacing w:val="1"/>
        </w:rPr>
        <w:t xml:space="preserve"> </w:t>
      </w:r>
      <w:r w:rsidR="004719D6">
        <w:t>representing</w:t>
      </w:r>
      <w:r w:rsidR="004719D6">
        <w:rPr>
          <w:spacing w:val="1"/>
        </w:rPr>
        <w:t xml:space="preserve"> </w:t>
      </w:r>
      <w:r w:rsidR="004719D6">
        <w:t>what</w:t>
      </w:r>
      <w:r w:rsidR="004719D6">
        <w:rPr>
          <w:spacing w:val="1"/>
        </w:rPr>
        <w:t xml:space="preserve"> </w:t>
      </w:r>
      <w:r w:rsidR="004719D6">
        <w:t>has</w:t>
      </w:r>
      <w:r w:rsidR="004719D6">
        <w:rPr>
          <w:spacing w:val="60"/>
        </w:rPr>
        <w:t xml:space="preserve"> </w:t>
      </w:r>
      <w:r w:rsidR="004719D6">
        <w:t>been</w:t>
      </w:r>
      <w:r w:rsidR="004719D6">
        <w:rPr>
          <w:spacing w:val="1"/>
        </w:rPr>
        <w:t xml:space="preserve"> </w:t>
      </w:r>
      <w:r w:rsidR="004719D6">
        <w:t>"understood" from the user's utterance. It is the task of the dialogue manager to interpret the</w:t>
      </w:r>
      <w:r w:rsidR="004719D6">
        <w:rPr>
          <w:spacing w:val="1"/>
        </w:rPr>
        <w:t xml:space="preserve"> </w:t>
      </w:r>
      <w:r w:rsidR="004719D6">
        <w:t>semantic frame in the context of the dialogue and the task, and to keep track of the dialogue history</w:t>
      </w:r>
      <w:r>
        <w:t xml:space="preserve"> language wise</w:t>
      </w:r>
      <w:r w:rsidR="004719D6">
        <w:t>.</w:t>
      </w:r>
      <w:r w:rsidR="004719D6">
        <w:rPr>
          <w:spacing w:val="-57"/>
        </w:rPr>
        <w:t xml:space="preserve"> </w:t>
      </w:r>
      <w:r w:rsidR="004719D6">
        <w:t>When</w:t>
      </w:r>
      <w:r w:rsidR="004719D6">
        <w:rPr>
          <w:spacing w:val="14"/>
        </w:rPr>
        <w:t xml:space="preserve"> </w:t>
      </w:r>
      <w:r w:rsidR="004719D6">
        <w:t>all</w:t>
      </w:r>
      <w:r w:rsidR="004719D6">
        <w:rPr>
          <w:spacing w:val="14"/>
        </w:rPr>
        <w:t xml:space="preserve"> </w:t>
      </w:r>
      <w:r w:rsidR="004719D6">
        <w:t>relevant</w:t>
      </w:r>
      <w:r w:rsidR="004719D6">
        <w:rPr>
          <w:spacing w:val="14"/>
        </w:rPr>
        <w:t xml:space="preserve"> </w:t>
      </w:r>
      <w:r w:rsidR="004719D6">
        <w:t>information</w:t>
      </w:r>
      <w:r w:rsidR="004719D6">
        <w:rPr>
          <w:spacing w:val="14"/>
        </w:rPr>
        <w:t xml:space="preserve"> </w:t>
      </w:r>
      <w:r w:rsidR="004719D6">
        <w:t>has</w:t>
      </w:r>
      <w:r w:rsidR="004719D6">
        <w:rPr>
          <w:spacing w:val="14"/>
        </w:rPr>
        <w:t xml:space="preserve"> </w:t>
      </w:r>
      <w:r w:rsidR="004719D6">
        <w:t>been</w:t>
      </w:r>
      <w:r w:rsidR="004719D6">
        <w:rPr>
          <w:spacing w:val="14"/>
        </w:rPr>
        <w:t xml:space="preserve"> </w:t>
      </w:r>
      <w:r w:rsidR="004719D6">
        <w:t>collected</w:t>
      </w:r>
      <w:r w:rsidR="004719D6">
        <w:rPr>
          <w:spacing w:val="14"/>
        </w:rPr>
        <w:t xml:space="preserve"> </w:t>
      </w:r>
      <w:r w:rsidR="004719D6">
        <w:t>from</w:t>
      </w:r>
      <w:r w:rsidR="004719D6">
        <w:rPr>
          <w:spacing w:val="14"/>
        </w:rPr>
        <w:t xml:space="preserve"> </w:t>
      </w:r>
      <w:r w:rsidR="004719D6">
        <w:t>the</w:t>
      </w:r>
      <w:r w:rsidR="004719D6">
        <w:rPr>
          <w:spacing w:val="14"/>
        </w:rPr>
        <w:t xml:space="preserve"> </w:t>
      </w:r>
      <w:r w:rsidR="004719D6">
        <w:t>user,</w:t>
      </w:r>
      <w:r w:rsidR="004719D6">
        <w:rPr>
          <w:spacing w:val="14"/>
        </w:rPr>
        <w:t xml:space="preserve"> </w:t>
      </w:r>
      <w:r w:rsidR="004719D6">
        <w:t>a</w:t>
      </w:r>
      <w:r w:rsidR="004719D6">
        <w:rPr>
          <w:spacing w:val="14"/>
        </w:rPr>
        <w:t xml:space="preserve"> </w:t>
      </w:r>
      <w:r w:rsidR="004719D6">
        <w:t>query</w:t>
      </w:r>
      <w:r w:rsidR="004719D6">
        <w:rPr>
          <w:spacing w:val="14"/>
        </w:rPr>
        <w:t xml:space="preserve"> </w:t>
      </w:r>
      <w:r w:rsidR="004719D6">
        <w:t>to</w:t>
      </w:r>
      <w:r w:rsidR="004719D6">
        <w:rPr>
          <w:spacing w:val="14"/>
        </w:rPr>
        <w:t xml:space="preserve"> </w:t>
      </w:r>
      <w:r w:rsidR="004719D6">
        <w:t>the</w:t>
      </w:r>
      <w:r w:rsidR="004719D6">
        <w:rPr>
          <w:spacing w:val="14"/>
        </w:rPr>
        <w:t xml:space="preserve"> </w:t>
      </w:r>
      <w:r w:rsidR="004719D6">
        <w:t>underlying application (in this example a database) can be launched</w:t>
      </w:r>
      <w:r w:rsidR="00EF15CE">
        <w:t xml:space="preserve"> as per the user requirements</w:t>
      </w:r>
      <w:r w:rsidR="004719D6">
        <w:t>. The information originating from the</w:t>
      </w:r>
      <w:r w:rsidR="004719D6">
        <w:rPr>
          <w:spacing w:val="1"/>
        </w:rPr>
        <w:t xml:space="preserve"> </w:t>
      </w:r>
      <w:r w:rsidR="004719D6">
        <w:t>application program, as well as other communicative goals of the dialogue manager</w:t>
      </w:r>
      <w:r w:rsidR="000B3AF4">
        <w:t xml:space="preserve"> like language</w:t>
      </w:r>
      <w:r w:rsidR="004719D6">
        <w:t>, has to be</w:t>
      </w:r>
      <w:r w:rsidR="004719D6">
        <w:rPr>
          <w:spacing w:val="1"/>
        </w:rPr>
        <w:t xml:space="preserve"> </w:t>
      </w:r>
      <w:r w:rsidR="004719D6">
        <w:t>transformed into a response for the user. This is the task of the response generation module. It</w:t>
      </w:r>
      <w:r w:rsidR="004719D6">
        <w:rPr>
          <w:spacing w:val="1"/>
        </w:rPr>
        <w:t xml:space="preserve"> </w:t>
      </w:r>
      <w:r w:rsidR="004719D6">
        <w:t>generates a response in text form, which is then transformed by the speech synthesizer into a speech</w:t>
      </w:r>
      <w:r w:rsidR="004719D6">
        <w:rPr>
          <w:spacing w:val="-57"/>
        </w:rPr>
        <w:t xml:space="preserve"> </w:t>
      </w:r>
      <w:r w:rsidR="00940473">
        <w:rPr>
          <w:spacing w:val="-57"/>
        </w:rPr>
        <w:t xml:space="preserve">        </w:t>
      </w:r>
      <w:r w:rsidR="004719D6">
        <w:t>signal which is transmitted to the human user. Sometimes, response generation and speech synthesis</w:t>
      </w:r>
      <w:r w:rsidR="004719D6">
        <w:rPr>
          <w:spacing w:val="-57"/>
        </w:rPr>
        <w:t xml:space="preserve"> </w:t>
      </w:r>
      <w:r w:rsidR="00940473">
        <w:rPr>
          <w:spacing w:val="-57"/>
        </w:rPr>
        <w:t xml:space="preserve">                     </w:t>
      </w:r>
      <w:r w:rsidR="004719D6">
        <w:t>are</w:t>
      </w:r>
      <w:r w:rsidR="004719D6">
        <w:rPr>
          <w:spacing w:val="1"/>
        </w:rPr>
        <w:t xml:space="preserve"> </w:t>
      </w:r>
      <w:r w:rsidR="004719D6">
        <w:t>implemented</w:t>
      </w:r>
      <w:r w:rsidR="004719D6">
        <w:rPr>
          <w:spacing w:val="1"/>
        </w:rPr>
        <w:t xml:space="preserve"> </w:t>
      </w:r>
      <w:r w:rsidR="004719D6">
        <w:t>as</w:t>
      </w:r>
      <w:r w:rsidR="004719D6">
        <w:rPr>
          <w:spacing w:val="1"/>
        </w:rPr>
        <w:t xml:space="preserve"> </w:t>
      </w:r>
      <w:r w:rsidR="004719D6">
        <w:t>a</w:t>
      </w:r>
      <w:r w:rsidR="004719D6">
        <w:rPr>
          <w:spacing w:val="1"/>
        </w:rPr>
        <w:t xml:space="preserve"> </w:t>
      </w:r>
      <w:r w:rsidR="004719D6">
        <w:t>single</w:t>
      </w:r>
      <w:r w:rsidR="004719D6">
        <w:rPr>
          <w:spacing w:val="1"/>
        </w:rPr>
        <w:t xml:space="preserve"> </w:t>
      </w:r>
      <w:r w:rsidR="004719D6">
        <w:t>module</w:t>
      </w:r>
      <w:r w:rsidR="004719D6">
        <w:rPr>
          <w:spacing w:val="1"/>
        </w:rPr>
        <w:t xml:space="preserve"> </w:t>
      </w:r>
      <w:r w:rsidR="004719D6">
        <w:t>(without</w:t>
      </w:r>
      <w:r w:rsidR="004719D6">
        <w:rPr>
          <w:spacing w:val="1"/>
        </w:rPr>
        <w:t xml:space="preserve"> </w:t>
      </w:r>
      <w:r w:rsidR="004719D6">
        <w:t>stepping</w:t>
      </w:r>
      <w:r w:rsidR="004719D6">
        <w:rPr>
          <w:spacing w:val="1"/>
        </w:rPr>
        <w:t xml:space="preserve"> </w:t>
      </w:r>
      <w:r w:rsidR="004719D6">
        <w:t>to</w:t>
      </w:r>
      <w:r w:rsidR="004719D6">
        <w:rPr>
          <w:spacing w:val="1"/>
        </w:rPr>
        <w:t xml:space="preserve"> </w:t>
      </w:r>
      <w:r w:rsidR="004719D6">
        <w:t>the</w:t>
      </w:r>
      <w:r w:rsidR="004719D6">
        <w:rPr>
          <w:spacing w:val="1"/>
        </w:rPr>
        <w:t xml:space="preserve"> </w:t>
      </w:r>
      <w:r w:rsidR="004719D6">
        <w:t>textual</w:t>
      </w:r>
      <w:r w:rsidR="004719D6">
        <w:rPr>
          <w:spacing w:val="1"/>
        </w:rPr>
        <w:t xml:space="preserve"> </w:t>
      </w:r>
      <w:r w:rsidR="004719D6">
        <w:t>representation)</w:t>
      </w:r>
      <w:r w:rsidR="004719D6">
        <w:rPr>
          <w:spacing w:val="1"/>
        </w:rPr>
        <w:t xml:space="preserve"> </w:t>
      </w:r>
      <w:r w:rsidR="004719D6">
        <w:t>and</w:t>
      </w:r>
      <w:r w:rsidR="004719D6">
        <w:rPr>
          <w:spacing w:val="1"/>
        </w:rPr>
        <w:t xml:space="preserve"> </w:t>
      </w:r>
      <w:r w:rsidR="004719D6">
        <w:t>pre-recorded</w:t>
      </w:r>
      <w:r w:rsidR="004719D6">
        <w:rPr>
          <w:spacing w:val="-2"/>
        </w:rPr>
        <w:t xml:space="preserve"> </w:t>
      </w:r>
      <w:r w:rsidR="004719D6">
        <w:t>messages are used instead of synthesized speech</w:t>
      </w:r>
      <w:r w:rsidR="000B3AF4">
        <w:t xml:space="preserve"> </w:t>
      </w:r>
      <w:proofErr w:type="gramStart"/>
      <w:r w:rsidR="00EF15CE">
        <w:t xml:space="preserve">in </w:t>
      </w:r>
      <w:r w:rsidR="000B3AF4">
        <w:t xml:space="preserve"> the</w:t>
      </w:r>
      <w:proofErr w:type="gramEnd"/>
      <w:r w:rsidR="00EF15CE">
        <w:t xml:space="preserve"> respective</w:t>
      </w:r>
      <w:r w:rsidR="000B3AF4">
        <w:t xml:space="preserve"> language</w:t>
      </w:r>
      <w:r w:rsidR="004719D6">
        <w:t>.</w:t>
      </w:r>
      <w:r w:rsidR="004719D6" w:rsidRPr="004719D6">
        <w:t xml:space="preserve"> </w:t>
      </w:r>
      <w:r w:rsidR="004719D6">
        <w:t xml:space="preserve">This </w:t>
      </w:r>
      <w:proofErr w:type="gramStart"/>
      <w:r w:rsidR="004719D6">
        <w:t>principle</w:t>
      </w:r>
      <w:proofErr w:type="gramEnd"/>
      <w:r w:rsidR="004719D6">
        <w:t xml:space="preserve"> structure may be implemented in different ways</w:t>
      </w:r>
      <w:r w:rsidR="00940473">
        <w:t>.</w:t>
      </w:r>
      <w:r w:rsidR="00EF15CE">
        <w:t xml:space="preserve"> </w:t>
      </w:r>
    </w:p>
    <w:p w14:paraId="53344536" w14:textId="77777777" w:rsidR="004719D6" w:rsidRDefault="004719D6" w:rsidP="00AB2AD5">
      <w:pPr>
        <w:pStyle w:val="BodyText"/>
        <w:spacing w:before="70"/>
        <w:ind w:right="181"/>
        <w:jc w:val="both"/>
      </w:pPr>
    </w:p>
    <w:p w14:paraId="17500DC6" w14:textId="77777777" w:rsidR="004719D6" w:rsidRDefault="004719D6" w:rsidP="00AB2AD5">
      <w:pPr>
        <w:pStyle w:val="BodyText"/>
        <w:spacing w:before="70"/>
        <w:ind w:right="181"/>
        <w:jc w:val="both"/>
      </w:pPr>
    </w:p>
    <w:p w14:paraId="752D20A5" w14:textId="785F3BFC" w:rsidR="004719D6" w:rsidRDefault="004719D6" w:rsidP="00AB2AD5">
      <w:pPr>
        <w:pStyle w:val="BodyText"/>
        <w:spacing w:before="70"/>
        <w:ind w:right="181"/>
        <w:jc w:val="both"/>
      </w:pPr>
    </w:p>
    <w:p w14:paraId="5F4A513A" w14:textId="2BC11575" w:rsidR="004719D6" w:rsidRDefault="00282022" w:rsidP="00AB2AD5">
      <w:pPr>
        <w:pStyle w:val="BodyText"/>
        <w:spacing w:before="70"/>
        <w:ind w:right="181"/>
        <w:jc w:val="both"/>
      </w:pPr>
      <w:r>
        <w:rPr>
          <w:noProof/>
          <w:lang w:val="en-IN" w:eastAsia="en-IN"/>
        </w:rPr>
        <w:drawing>
          <wp:inline distT="0" distB="0" distL="0" distR="0" wp14:anchorId="2960EE97" wp14:editId="5AA9398F">
            <wp:extent cx="5943600" cy="47612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761230"/>
                    </a:xfrm>
                    <a:prstGeom prst="rect">
                      <a:avLst/>
                    </a:prstGeom>
                  </pic:spPr>
                </pic:pic>
              </a:graphicData>
            </a:graphic>
          </wp:inline>
        </w:drawing>
      </w:r>
    </w:p>
    <w:p w14:paraId="5D2880C6" w14:textId="77777777" w:rsidR="00282022" w:rsidRDefault="00282022" w:rsidP="00AB2AD5">
      <w:pPr>
        <w:pStyle w:val="BodyText"/>
        <w:spacing w:before="70"/>
        <w:ind w:right="181"/>
        <w:jc w:val="both"/>
      </w:pPr>
    </w:p>
    <w:p w14:paraId="75E10F35" w14:textId="77777777" w:rsidR="00282022" w:rsidRDefault="00282022" w:rsidP="00AB2AD5">
      <w:pPr>
        <w:pStyle w:val="BodyText"/>
        <w:spacing w:before="70"/>
        <w:ind w:right="181"/>
        <w:jc w:val="both"/>
      </w:pPr>
    </w:p>
    <w:p w14:paraId="561157F1" w14:textId="77777777" w:rsidR="00282022" w:rsidRDefault="00282022" w:rsidP="00AB2AD5">
      <w:pPr>
        <w:pStyle w:val="BodyText"/>
        <w:spacing w:before="70"/>
        <w:ind w:right="181"/>
        <w:jc w:val="both"/>
      </w:pPr>
    </w:p>
    <w:p w14:paraId="411AFE81" w14:textId="643076BD" w:rsidR="004719D6" w:rsidRDefault="004719D6" w:rsidP="00AB2AD5">
      <w:pPr>
        <w:pStyle w:val="FigureNotitle"/>
      </w:pPr>
      <w:r>
        <w:t>Figure</w:t>
      </w:r>
      <w:r>
        <w:rPr>
          <w:spacing w:val="-3"/>
        </w:rPr>
        <w:t xml:space="preserve"> </w:t>
      </w:r>
      <w:r>
        <w:t>1</w:t>
      </w:r>
      <w:r w:rsidR="00F943F2">
        <w:t xml:space="preserve"> </w:t>
      </w:r>
      <w:r w:rsidR="0012504E">
        <w:t>Block diagram of voice</w:t>
      </w:r>
      <w:r>
        <w:t>-based</w:t>
      </w:r>
      <w:r>
        <w:rPr>
          <w:spacing w:val="-4"/>
        </w:rPr>
        <w:t xml:space="preserve"> </w:t>
      </w:r>
      <w:r>
        <w:t>spoken</w:t>
      </w:r>
      <w:r>
        <w:rPr>
          <w:spacing w:val="-3"/>
        </w:rPr>
        <w:t xml:space="preserve"> </w:t>
      </w:r>
      <w:r>
        <w:t>dialogue</w:t>
      </w:r>
      <w:r>
        <w:rPr>
          <w:spacing w:val="-4"/>
        </w:rPr>
        <w:t xml:space="preserve"> </w:t>
      </w:r>
      <w:r>
        <w:t>system</w:t>
      </w:r>
      <w:r w:rsidR="006E6FB6">
        <w:t xml:space="preserve"> </w:t>
      </w:r>
      <w:proofErr w:type="gramStart"/>
      <w:r w:rsidR="006E6FB6">
        <w:t>( Multilingual</w:t>
      </w:r>
      <w:proofErr w:type="gramEnd"/>
      <w:r w:rsidR="006E6FB6">
        <w:t>)</w:t>
      </w:r>
    </w:p>
    <w:p w14:paraId="43A26BF0" w14:textId="77777777" w:rsidR="004719D6" w:rsidRDefault="004719D6" w:rsidP="00AB2AD5">
      <w:pPr>
        <w:pStyle w:val="BodyText"/>
        <w:spacing w:before="70"/>
        <w:ind w:right="181"/>
        <w:jc w:val="both"/>
      </w:pPr>
    </w:p>
    <w:p w14:paraId="49139E32" w14:textId="77777777" w:rsidR="004719D6" w:rsidRDefault="004719D6" w:rsidP="00AB2AD5">
      <w:pPr>
        <w:pStyle w:val="BodyText"/>
        <w:spacing w:before="70"/>
        <w:ind w:right="181"/>
        <w:jc w:val="both"/>
      </w:pPr>
    </w:p>
    <w:p w14:paraId="3ABBD9A4" w14:textId="77777777" w:rsidR="008C2A21" w:rsidRPr="00BB1912" w:rsidRDefault="008C2A21" w:rsidP="00BB1912">
      <w:pPr>
        <w:jc w:val="both"/>
      </w:pPr>
    </w:p>
    <w:p w14:paraId="539939B9" w14:textId="199E278F" w:rsidR="00BB1912" w:rsidRPr="009B72B3" w:rsidRDefault="009B72B3" w:rsidP="00286D1A">
      <w:pPr>
        <w:pStyle w:val="Heading1"/>
        <w:numPr>
          <w:ilvl w:val="0"/>
          <w:numId w:val="36"/>
        </w:numPr>
        <w:ind w:hanging="720"/>
        <w:rPr>
          <w:lang w:val="fr-FR"/>
        </w:rPr>
      </w:pPr>
      <w:r w:rsidRPr="00C263AA">
        <w:rPr>
          <w:lang w:val="en-US"/>
        </w:rPr>
        <w:tab/>
      </w:r>
      <w:proofErr w:type="spellStart"/>
      <w:r w:rsidR="00D12148" w:rsidRPr="00AB2AD5">
        <w:rPr>
          <w:lang w:val="fr-FR"/>
        </w:rPr>
        <w:t>Conversational</w:t>
      </w:r>
      <w:proofErr w:type="spellEnd"/>
      <w:r w:rsidR="00D12148" w:rsidRPr="00AB2AD5">
        <w:rPr>
          <w:lang w:val="fr-FR"/>
        </w:rPr>
        <w:t xml:space="preserve"> AI (C-AI) or </w:t>
      </w:r>
      <w:proofErr w:type="spellStart"/>
      <w:r w:rsidR="00D12148" w:rsidRPr="00AB2AD5">
        <w:rPr>
          <w:lang w:val="fr-FR"/>
        </w:rPr>
        <w:t>chatbots</w:t>
      </w:r>
      <w:proofErr w:type="spellEnd"/>
      <w:r w:rsidR="00D12148" w:rsidRPr="009B72B3">
        <w:rPr>
          <w:lang w:val="fr-FR"/>
        </w:rPr>
        <w:t xml:space="preserve"> </w:t>
      </w:r>
    </w:p>
    <w:p w14:paraId="78EA9384" w14:textId="0DE3B253" w:rsidR="00D12148" w:rsidRPr="009B72B3" w:rsidRDefault="00D12148" w:rsidP="009B72B3">
      <w:pPr>
        <w:jc w:val="both"/>
      </w:pPr>
      <w:r w:rsidRPr="009B72B3">
        <w:t xml:space="preserve">Conversational </w:t>
      </w:r>
      <w:r w:rsidR="00940473">
        <w:t>A</w:t>
      </w:r>
      <w:r w:rsidRPr="009B72B3">
        <w:t xml:space="preserve">rtificial </w:t>
      </w:r>
      <w:r w:rsidR="00940473">
        <w:t>I</w:t>
      </w:r>
      <w:r w:rsidRPr="009B72B3">
        <w:t xml:space="preserve">ntelligence (AI) or chatbots or virtual assistants or digital assistants are technologies that enable people and computers to effectively communicate through text </w:t>
      </w:r>
      <w:r w:rsidR="00940473">
        <w:t xml:space="preserve">and </w:t>
      </w:r>
      <w:r w:rsidRPr="009B72B3">
        <w:t xml:space="preserve">or speech. Based on number of participants (both human and machine/computer), C-AI can be classified into different categories. However, this recommendation focuses </w:t>
      </w:r>
      <w:proofErr w:type="gramStart"/>
      <w:r w:rsidRPr="009B72B3">
        <w:t>on  C</w:t>
      </w:r>
      <w:proofErr w:type="gramEnd"/>
      <w:r w:rsidRPr="009B72B3">
        <w:t>-AI Category involving a Human Client and Machine Server Conve</w:t>
      </w:r>
      <w:r w:rsidR="006E6FB6">
        <w:t>r</w:t>
      </w:r>
      <w:r w:rsidRPr="009B72B3">
        <w:t xml:space="preserve">sation. The basic </w:t>
      </w:r>
      <w:r w:rsidR="00583272">
        <w:t xml:space="preserve">diagram of </w:t>
      </w:r>
      <w:r w:rsidRPr="009B72B3">
        <w:t>C-AI application is depicted Figure-</w:t>
      </w:r>
      <w:proofErr w:type="gramStart"/>
      <w:r w:rsidR="00940473">
        <w:t>2</w:t>
      </w:r>
      <w:r w:rsidRPr="009B72B3">
        <w:t xml:space="preserve">  below</w:t>
      </w:r>
      <w:proofErr w:type="gramEnd"/>
      <w:r w:rsidRPr="009B72B3">
        <w:t>:</w:t>
      </w:r>
    </w:p>
    <w:p w14:paraId="5FABD886" w14:textId="77777777" w:rsidR="00D12148" w:rsidRPr="00AB2AD5" w:rsidRDefault="00D12148" w:rsidP="00AB2AD5">
      <w:pPr>
        <w:rPr>
          <w:lang w:val="en-US"/>
        </w:rPr>
      </w:pPr>
    </w:p>
    <w:p w14:paraId="4C1FB691" w14:textId="77777777" w:rsidR="00BB1912" w:rsidRPr="009B72B3" w:rsidRDefault="00BB1912" w:rsidP="009B72B3">
      <w:pPr>
        <w:pStyle w:val="Figure"/>
      </w:pPr>
      <w:r w:rsidRPr="009B72B3">
        <w:rPr>
          <w:noProof/>
          <w:lang w:val="en-IN" w:eastAsia="en-IN"/>
        </w:rPr>
        <w:drawing>
          <wp:inline distT="0" distB="0" distL="0" distR="0" wp14:anchorId="69E3AD10" wp14:editId="66571CFF">
            <wp:extent cx="5892165" cy="2385695"/>
            <wp:effectExtent l="0" t="0" r="0" b="0"/>
            <wp:docPr id="1073741826" name="officeArt object" descr="A picture containing char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picture containing chartDescription automatically generated" descr="A picture containing chartDescription automatically generated"/>
                    <pic:cNvPicPr>
                      <a:picLocks noChangeAspect="1"/>
                    </pic:cNvPicPr>
                  </pic:nvPicPr>
                  <pic:blipFill>
                    <a:blip r:embed="rId14"/>
                    <a:stretch>
                      <a:fillRect/>
                    </a:stretch>
                  </pic:blipFill>
                  <pic:spPr>
                    <a:xfrm>
                      <a:off x="0" y="0"/>
                      <a:ext cx="5892165" cy="2385695"/>
                    </a:xfrm>
                    <a:prstGeom prst="rect">
                      <a:avLst/>
                    </a:prstGeom>
                    <a:ln w="12700" cap="flat">
                      <a:noFill/>
                      <a:miter lim="400000"/>
                    </a:ln>
                    <a:effectLst/>
                  </pic:spPr>
                </pic:pic>
              </a:graphicData>
            </a:graphic>
          </wp:inline>
        </w:drawing>
      </w:r>
    </w:p>
    <w:p w14:paraId="77ABC82A" w14:textId="724A6FB8" w:rsidR="00BB1912" w:rsidRDefault="00D12148" w:rsidP="009A7530">
      <w:pPr>
        <w:pStyle w:val="FigureNotitle"/>
      </w:pPr>
      <w:r>
        <w:rPr>
          <w:lang w:val="en-US"/>
        </w:rPr>
        <w:t xml:space="preserve">Figure 2: </w:t>
      </w:r>
      <w:r w:rsidR="00BB1912">
        <w:rPr>
          <w:lang w:val="en-US"/>
        </w:rPr>
        <w:t>B</w:t>
      </w:r>
      <w:r w:rsidR="00EF15CE">
        <w:rPr>
          <w:lang w:val="en-US"/>
        </w:rPr>
        <w:t>lock</w:t>
      </w:r>
      <w:r w:rsidR="00BB1912">
        <w:rPr>
          <w:lang w:val="en-US"/>
        </w:rPr>
        <w:t xml:space="preserve"> </w:t>
      </w:r>
      <w:r w:rsidR="00583272">
        <w:rPr>
          <w:lang w:val="en-US"/>
        </w:rPr>
        <w:t xml:space="preserve">diagram of </w:t>
      </w:r>
      <w:r w:rsidR="00BB1912">
        <w:rPr>
          <w:lang w:val="en-US"/>
        </w:rPr>
        <w:t>Conversational AI Application</w:t>
      </w:r>
      <w:r w:rsidR="006E6FB6">
        <w:rPr>
          <w:lang w:val="en-US"/>
        </w:rPr>
        <w:t xml:space="preserve"> (</w:t>
      </w:r>
      <w:r w:rsidR="006E6FB6" w:rsidRPr="009B72B3">
        <w:t>Human Client and Machine Server</w:t>
      </w:r>
      <w:r w:rsidR="006E6FB6">
        <w:t>)</w:t>
      </w:r>
    </w:p>
    <w:p w14:paraId="142AFE41" w14:textId="23A1E2F6" w:rsidR="00BB1912" w:rsidRDefault="00637300" w:rsidP="00C106DC">
      <w:pPr>
        <w:pStyle w:val="Heading2"/>
        <w:jc w:val="both"/>
        <w:rPr>
          <w:bCs/>
        </w:rPr>
      </w:pPr>
      <w:r>
        <w:rPr>
          <w:bCs/>
          <w:lang w:val="en-US"/>
        </w:rPr>
        <w:t>10</w:t>
      </w:r>
      <w:r w:rsidR="001960C1">
        <w:rPr>
          <w:bCs/>
          <w:lang w:val="en-US"/>
        </w:rPr>
        <w:t>.1</w:t>
      </w:r>
      <w:r w:rsidR="001960C1">
        <w:rPr>
          <w:bCs/>
          <w:lang w:val="en-US"/>
        </w:rPr>
        <w:tab/>
      </w:r>
      <w:r w:rsidR="00BB1912">
        <w:rPr>
          <w:bCs/>
          <w:lang w:val="en-US"/>
        </w:rPr>
        <w:t xml:space="preserve"> </w:t>
      </w:r>
      <w:r w:rsidR="00BB1912">
        <w:rPr>
          <w:lang w:val="en-US"/>
        </w:rPr>
        <w:t xml:space="preserve">(Human Client &amp; Machine Server Conversation) </w:t>
      </w:r>
      <w:r w:rsidR="00D12148">
        <w:rPr>
          <w:lang w:val="en-US"/>
        </w:rPr>
        <w:t>Chatbot Category</w:t>
      </w:r>
    </w:p>
    <w:p w14:paraId="5068B4FE" w14:textId="77777777" w:rsidR="00BB1912" w:rsidRPr="001960C1" w:rsidRDefault="00BB1912" w:rsidP="001960C1">
      <w:pPr>
        <w:jc w:val="both"/>
      </w:pPr>
      <w:r w:rsidRPr="001960C1">
        <w:t>Salient characteristics of this category are as follows:</w:t>
      </w:r>
    </w:p>
    <w:p w14:paraId="5BF442A6" w14:textId="77777777" w:rsidR="00BB1912" w:rsidRDefault="00BB1912" w:rsidP="002F2CF0">
      <w:pPr>
        <w:pStyle w:val="ListParagraph"/>
        <w:numPr>
          <w:ilvl w:val="1"/>
          <w:numId w:val="15"/>
        </w:numPr>
        <w:pBdr>
          <w:top w:val="nil"/>
          <w:left w:val="nil"/>
          <w:bottom w:val="nil"/>
          <w:right w:val="nil"/>
          <w:between w:val="nil"/>
          <w:bar w:val="nil"/>
        </w:pBdr>
        <w:contextualSpacing w:val="0"/>
        <w:jc w:val="both"/>
      </w:pPr>
      <w:r>
        <w:rPr>
          <w:lang w:val="en-US"/>
        </w:rPr>
        <w:t>It involves a duplex conversation between a human client and a machine at the other end throughout the conversation.</w:t>
      </w:r>
    </w:p>
    <w:p w14:paraId="44ADB3FE" w14:textId="77777777" w:rsidR="00BB1912" w:rsidRDefault="00BB1912" w:rsidP="002F2CF0">
      <w:pPr>
        <w:pStyle w:val="ListParagraph"/>
        <w:numPr>
          <w:ilvl w:val="1"/>
          <w:numId w:val="15"/>
        </w:numPr>
        <w:pBdr>
          <w:top w:val="nil"/>
          <w:left w:val="nil"/>
          <w:bottom w:val="nil"/>
          <w:right w:val="nil"/>
          <w:between w:val="nil"/>
          <w:bar w:val="nil"/>
        </w:pBdr>
        <w:contextualSpacing w:val="0"/>
        <w:jc w:val="both"/>
      </w:pPr>
      <w:r>
        <w:rPr>
          <w:lang w:val="en-US"/>
        </w:rPr>
        <w:t>It’s a very basic use case that’s widely deployed in various application domains today (shown in the figure above).</w:t>
      </w:r>
    </w:p>
    <w:p w14:paraId="56DF015F" w14:textId="52717A50" w:rsidR="00BB1912" w:rsidRDefault="00BB1912" w:rsidP="002F2CF0">
      <w:pPr>
        <w:pStyle w:val="ListParagraph"/>
        <w:numPr>
          <w:ilvl w:val="1"/>
          <w:numId w:val="15"/>
        </w:numPr>
        <w:pBdr>
          <w:top w:val="nil"/>
          <w:left w:val="nil"/>
          <w:bottom w:val="nil"/>
          <w:right w:val="nil"/>
          <w:between w:val="nil"/>
          <w:bar w:val="nil"/>
        </w:pBdr>
        <w:contextualSpacing w:val="0"/>
        <w:jc w:val="both"/>
      </w:pPr>
      <w:r>
        <w:rPr>
          <w:lang w:val="en-US"/>
        </w:rPr>
        <w:t>Conversation need not be limited to speech alone. Supported conversation capabilities could include a combination of speech</w:t>
      </w:r>
      <w:r w:rsidR="006E6FB6">
        <w:rPr>
          <w:lang w:val="en-US"/>
        </w:rPr>
        <w:t>(multilingual)</w:t>
      </w:r>
      <w:r>
        <w:rPr>
          <w:lang w:val="en-US"/>
        </w:rPr>
        <w:t>/ audio, text and other multimedia data.</w:t>
      </w:r>
    </w:p>
    <w:p w14:paraId="44447B25" w14:textId="1CF16921" w:rsidR="00BB1912" w:rsidRDefault="00BB1912" w:rsidP="002F2CF0">
      <w:pPr>
        <w:pStyle w:val="ListParagraph"/>
        <w:numPr>
          <w:ilvl w:val="1"/>
          <w:numId w:val="15"/>
        </w:numPr>
        <w:pBdr>
          <w:top w:val="nil"/>
          <w:left w:val="nil"/>
          <w:bottom w:val="nil"/>
          <w:right w:val="nil"/>
          <w:between w:val="nil"/>
          <w:bar w:val="nil"/>
        </w:pBdr>
        <w:contextualSpacing w:val="0"/>
        <w:jc w:val="both"/>
      </w:pPr>
      <w:r>
        <w:rPr>
          <w:lang w:val="en-US"/>
        </w:rPr>
        <w:t>The AI application needs to understand/ classify questions raised by the humans and provide appropriate responses through audio, video, text</w:t>
      </w:r>
      <w:r w:rsidR="00940473">
        <w:rPr>
          <w:lang w:val="en-US"/>
        </w:rPr>
        <w:t>,</w:t>
      </w:r>
      <w:r>
        <w:rPr>
          <w:lang w:val="en-US"/>
        </w:rPr>
        <w:t xml:space="preserve"> etc.</w:t>
      </w:r>
    </w:p>
    <w:p w14:paraId="123507EC" w14:textId="77777777" w:rsidR="00BB1912" w:rsidRDefault="00BB1912" w:rsidP="002F2CF0">
      <w:pPr>
        <w:pStyle w:val="ListParagraph"/>
        <w:numPr>
          <w:ilvl w:val="1"/>
          <w:numId w:val="15"/>
        </w:numPr>
        <w:pBdr>
          <w:top w:val="nil"/>
          <w:left w:val="nil"/>
          <w:bottom w:val="nil"/>
          <w:right w:val="nil"/>
          <w:between w:val="nil"/>
          <w:bar w:val="nil"/>
        </w:pBdr>
        <w:contextualSpacing w:val="0"/>
        <w:jc w:val="both"/>
      </w:pPr>
      <w:r>
        <w:rPr>
          <w:lang w:val="en-US"/>
        </w:rPr>
        <w:lastRenderedPageBreak/>
        <w:t>The C-AI solution may be capable of human sentiment estimation, gender, geographic location, dialect and accent modulation for better user experience.</w:t>
      </w:r>
    </w:p>
    <w:p w14:paraId="694B43B5" w14:textId="041084FF" w:rsidR="00BB1912" w:rsidRPr="00AB2AD5" w:rsidRDefault="009B72B3" w:rsidP="00AB2AD5">
      <w:pPr>
        <w:pStyle w:val="Heading2"/>
      </w:pPr>
      <w:r>
        <w:rPr>
          <w:rFonts w:eastAsiaTheme="minorEastAsia"/>
        </w:rPr>
        <w:t>10.2</w:t>
      </w:r>
      <w:r>
        <w:rPr>
          <w:rFonts w:eastAsiaTheme="minorEastAsia"/>
        </w:rPr>
        <w:tab/>
        <w:t>A</w:t>
      </w:r>
      <w:r w:rsidR="00D12148" w:rsidRPr="00AB2AD5">
        <w:rPr>
          <w:rFonts w:eastAsiaTheme="minorEastAsia"/>
        </w:rPr>
        <w:t>lgorithms relevant to C-AI application and their functions</w:t>
      </w:r>
    </w:p>
    <w:p w14:paraId="07715578" w14:textId="5714A88D" w:rsidR="0085661B" w:rsidRDefault="009B72B3" w:rsidP="009B72B3">
      <w:pPr>
        <w:pStyle w:val="ListParagraph"/>
        <w:ind w:left="0"/>
        <w:jc w:val="both"/>
      </w:pPr>
      <w:r>
        <w:t>A</w:t>
      </w:r>
      <w:r w:rsidR="0085661B" w:rsidRPr="004432D0">
        <w:t xml:space="preserve">lgorithms </w:t>
      </w:r>
      <w:proofErr w:type="gramStart"/>
      <w:r w:rsidR="00D12148">
        <w:t>commonly  used</w:t>
      </w:r>
      <w:proofErr w:type="gramEnd"/>
      <w:r w:rsidR="00D12148">
        <w:t xml:space="preserve"> </w:t>
      </w:r>
      <w:r w:rsidR="0085661B" w:rsidRPr="004432D0">
        <w:t xml:space="preserve"> in any type of  C</w:t>
      </w:r>
      <w:r w:rsidR="00EF15CE">
        <w:t>-</w:t>
      </w:r>
      <w:r w:rsidR="0085661B" w:rsidRPr="004432D0">
        <w:t xml:space="preserve">AI application </w:t>
      </w:r>
      <w:r w:rsidR="00D12148">
        <w:t xml:space="preserve">are </w:t>
      </w:r>
      <w:r w:rsidR="0085661B" w:rsidRPr="004432D0">
        <w:t xml:space="preserve"> Naïve Bayes, Decision Trees, Support Vector Machines, Recurrent Neural Networks (RNN), Markov Chains, Long Short Term Memory (LSTM) and  </w:t>
      </w:r>
      <w:proofErr w:type="spellStart"/>
      <w:r w:rsidR="00A93D40">
        <w:t>Naltural</w:t>
      </w:r>
      <w:proofErr w:type="spellEnd"/>
      <w:r w:rsidR="00A93D40">
        <w:t xml:space="preserve"> </w:t>
      </w:r>
      <w:r w:rsidR="00583272">
        <w:t>L</w:t>
      </w:r>
      <w:r w:rsidR="00A93D40">
        <w:t xml:space="preserve">anguage </w:t>
      </w:r>
      <w:r w:rsidR="00583272">
        <w:t>Processing</w:t>
      </w:r>
      <w:r w:rsidR="00A93D40">
        <w:t xml:space="preserve"> </w:t>
      </w:r>
      <w:r w:rsidR="0085661B" w:rsidRPr="004432D0">
        <w:t>(NLP). Classification algorithms are used by conversational AI bots primarily to identify the intent in phrases. This helps in deriving context pertaining to that intended by the user in the input. Top Modelling using algorithms such as LDA and feature extraction (NLP) is useful in extracting the overall topic or domain of conversation. Naïve Bayes is useful for determining how confident that chatbots is in its prediction and Decision Trees are more appropriate for determining how the conversational AI application arrived at the classification prediction that it did. RNN and LSTMs are excellent algorithms to process textual data efficiently [3].</w:t>
      </w:r>
    </w:p>
    <w:p w14:paraId="21E8807D" w14:textId="77777777" w:rsidR="000E1A62" w:rsidRPr="004432D0" w:rsidRDefault="000E1A62" w:rsidP="009B72B3">
      <w:pPr>
        <w:pStyle w:val="ListParagraph"/>
        <w:ind w:left="0"/>
        <w:jc w:val="both"/>
      </w:pPr>
    </w:p>
    <w:p w14:paraId="6F95EF1C" w14:textId="5BF9159C" w:rsidR="0085661B" w:rsidRDefault="003E5CD3" w:rsidP="009B72B3">
      <w:pPr>
        <w:pStyle w:val="ListParagraph"/>
        <w:ind w:left="0"/>
        <w:jc w:val="both"/>
      </w:pPr>
      <w:r>
        <w:t>T</w:t>
      </w:r>
      <w:r w:rsidR="0085661B" w:rsidRPr="004432D0">
        <w:t xml:space="preserve">he most common and appropriate testing procedure for these algorithms is cross validation. </w:t>
      </w:r>
      <w:r w:rsidR="005E379E">
        <w:t xml:space="preserve"> This method splits the datasets </w:t>
      </w:r>
      <w:r w:rsidR="0085661B" w:rsidRPr="004432D0">
        <w:t>into two parts:</w:t>
      </w:r>
      <w:r w:rsidR="005E379E">
        <w:t xml:space="preserve"> namely </w:t>
      </w:r>
      <w:r w:rsidR="0085661B" w:rsidRPr="004432D0">
        <w:t xml:space="preserve">training and test (typically the split is around 70-30 respectively). An algorithm is trained using the training data and it is evaluated using the test set. Based on the input given to the algorithm it makes prediction and performs intent </w:t>
      </w:r>
      <w:r>
        <w:t>actions</w:t>
      </w:r>
      <w:r w:rsidR="0085661B" w:rsidRPr="004432D0">
        <w:t xml:space="preserve">. The number of correct predictions is indicative of the algorithms accuracy and </w:t>
      </w:r>
      <w:r>
        <w:t xml:space="preserve">design flow process to represent the AI </w:t>
      </w:r>
      <w:r w:rsidR="0085661B" w:rsidRPr="004432D0">
        <w:t xml:space="preserve">performance. K-fold cross validation is one of the most common cross validation techniques where the model trained on the training set is tested on the test set iteratively for k number of times. The train and test sets are split either using random splits or stratified splits. Through k-fold cross validation, the performance of prediction algorithms can be determined, and adjustments can be made if necessary </w:t>
      </w:r>
      <w:proofErr w:type="gramStart"/>
      <w:r>
        <w:t>arises</w:t>
      </w:r>
      <w:r w:rsidR="0085661B" w:rsidRPr="004432D0">
        <w:t>[</w:t>
      </w:r>
      <w:proofErr w:type="gramEnd"/>
      <w:r w:rsidR="0085661B" w:rsidRPr="004432D0">
        <w:t>3].</w:t>
      </w:r>
    </w:p>
    <w:p w14:paraId="6602EBBF" w14:textId="77777777" w:rsidR="000E1A62" w:rsidRPr="004432D0" w:rsidRDefault="000E1A62" w:rsidP="009B72B3">
      <w:pPr>
        <w:pStyle w:val="ListParagraph"/>
        <w:ind w:left="0"/>
        <w:jc w:val="both"/>
      </w:pPr>
    </w:p>
    <w:p w14:paraId="191AF1DB" w14:textId="5048B441" w:rsidR="0085661B" w:rsidRPr="004432D0" w:rsidRDefault="0085661B" w:rsidP="009B72B3">
      <w:pPr>
        <w:pStyle w:val="ListParagraph"/>
        <w:ind w:left="0"/>
        <w:jc w:val="both"/>
      </w:pPr>
      <w:r w:rsidRPr="004432D0">
        <w:t xml:space="preserve">The most significant of these </w:t>
      </w:r>
      <w:proofErr w:type="gramStart"/>
      <w:r w:rsidRPr="004432D0">
        <w:t>algorithms</w:t>
      </w:r>
      <w:r w:rsidR="003E5CD3">
        <w:t>,</w:t>
      </w:r>
      <w:r w:rsidRPr="004432D0">
        <w:t xml:space="preserve"> </w:t>
      </w:r>
      <w:r w:rsidR="005E379E">
        <w:t xml:space="preserve"> which</w:t>
      </w:r>
      <w:proofErr w:type="gramEnd"/>
      <w:r w:rsidR="005E379E">
        <w:t xml:space="preserve"> </w:t>
      </w:r>
      <w:r w:rsidR="003E5CD3">
        <w:t>are</w:t>
      </w:r>
      <w:r w:rsidRPr="004432D0">
        <w:t xml:space="preserve"> responsible how well a </w:t>
      </w:r>
      <w:r w:rsidR="005E379E">
        <w:t xml:space="preserve"> C-</w:t>
      </w:r>
      <w:r w:rsidRPr="004432D0">
        <w:t>AI application is able to understand human language, and therefore how well it can generate valid responses. The algorithm must be functioning efficiently, if the C</w:t>
      </w:r>
      <w:r w:rsidR="003E5CD3">
        <w:t>-</w:t>
      </w:r>
      <w:r w:rsidRPr="004432D0">
        <w:t>AI application is going to have meaningful conversations with the user, which is its primary goal. Although the performance of NLP base C</w:t>
      </w:r>
      <w:r w:rsidR="003E5CD3">
        <w:t>-</w:t>
      </w:r>
      <w:r w:rsidRPr="004432D0">
        <w:t xml:space="preserve">AI application is subjective, a promising way in which they are often assessed is through some version of the infamous Turing Test. In this, a human convers both with the C.AI application and a human, and tries to distinguish between the two. </w:t>
      </w:r>
      <w:r w:rsidRPr="00583272">
        <w:t>If through the Turing Test a human is unable to identify the C</w:t>
      </w:r>
      <w:r w:rsidR="00EF15CE">
        <w:t>-</w:t>
      </w:r>
      <w:r w:rsidRPr="00583272">
        <w:t>AI bot, then we can assume its NLP algorithm is functioning appropriately</w:t>
      </w:r>
      <w:r w:rsidRPr="004432D0">
        <w:t xml:space="preserve"> [3]. </w:t>
      </w:r>
    </w:p>
    <w:p w14:paraId="39BD0E83" w14:textId="77777777" w:rsidR="0085661B" w:rsidRPr="001960C1" w:rsidRDefault="0085661B" w:rsidP="009B72B3">
      <w:pPr>
        <w:pStyle w:val="ListParagraph"/>
        <w:pBdr>
          <w:top w:val="nil"/>
          <w:left w:val="nil"/>
          <w:bottom w:val="nil"/>
          <w:right w:val="nil"/>
          <w:between w:val="nil"/>
          <w:bar w:val="nil"/>
        </w:pBdr>
        <w:ind w:left="0"/>
        <w:contextualSpacing w:val="0"/>
        <w:jc w:val="both"/>
        <w:rPr>
          <w:lang w:val="en-US"/>
        </w:rPr>
      </w:pPr>
    </w:p>
    <w:p w14:paraId="24E29B06" w14:textId="3EB067C9" w:rsidR="00BB1912" w:rsidRPr="004432D0" w:rsidRDefault="009B72B3" w:rsidP="00286D1A">
      <w:pPr>
        <w:pStyle w:val="Heading1"/>
        <w:numPr>
          <w:ilvl w:val="0"/>
          <w:numId w:val="36"/>
        </w:numPr>
        <w:ind w:hanging="720"/>
        <w:jc w:val="both"/>
      </w:pPr>
      <w:r>
        <w:rPr>
          <w:lang w:val="en-US"/>
        </w:rPr>
        <w:tab/>
      </w:r>
      <w:r w:rsidR="00BB1912" w:rsidRPr="004432D0">
        <w:rPr>
          <w:lang w:val="en-US"/>
        </w:rPr>
        <w:t>Presentation of the KPI framework</w:t>
      </w:r>
    </w:p>
    <w:p w14:paraId="3C0A1CB4" w14:textId="34DB35A0" w:rsidR="0085661B" w:rsidRDefault="0085661B" w:rsidP="001960C1">
      <w:pPr>
        <w:jc w:val="both"/>
      </w:pPr>
      <w:proofErr w:type="gramStart"/>
      <w:r w:rsidRPr="004432D0">
        <w:t xml:space="preserve">Different </w:t>
      </w:r>
      <w:r w:rsidR="005E379E">
        <w:t xml:space="preserve"> C</w:t>
      </w:r>
      <w:proofErr w:type="gramEnd"/>
      <w:r w:rsidR="005E379E">
        <w:t>-</w:t>
      </w:r>
      <w:r w:rsidRPr="004432D0">
        <w:t>AI systems require different algorithms to perform individual tasks. The framework of KPI should be defined in such a manner that it involves a set of standard definitions and criteria for ranking and selection of different methods.</w:t>
      </w:r>
    </w:p>
    <w:p w14:paraId="6AFBFABB" w14:textId="77777777" w:rsidR="00BB1912" w:rsidRPr="001960C1" w:rsidRDefault="00BB1912" w:rsidP="001960C1">
      <w:pPr>
        <w:jc w:val="both"/>
      </w:pPr>
      <w:r w:rsidRPr="004432D0">
        <w:t>For each category of algorithms, the KPI framework consists in:</w:t>
      </w:r>
    </w:p>
    <w:p w14:paraId="5FCED3DD" w14:textId="77777777" w:rsidR="00BB1912" w:rsidRPr="001960C1" w:rsidRDefault="00BB1912" w:rsidP="002F2CF0">
      <w:pPr>
        <w:pStyle w:val="ListParagraph"/>
        <w:numPr>
          <w:ilvl w:val="0"/>
          <w:numId w:val="28"/>
        </w:numPr>
        <w:jc w:val="both"/>
      </w:pPr>
      <w:bookmarkStart w:id="14" w:name="_Hlk103375231"/>
      <w:r w:rsidRPr="001960C1">
        <w:t>A set of criteria for the ranking and selection of AI and ML methods</w:t>
      </w:r>
    </w:p>
    <w:p w14:paraId="1CA2AFE9" w14:textId="77777777" w:rsidR="00BB1912" w:rsidRPr="001960C1" w:rsidRDefault="00BB1912" w:rsidP="002F2CF0">
      <w:pPr>
        <w:pStyle w:val="ListParagraph"/>
        <w:numPr>
          <w:ilvl w:val="0"/>
          <w:numId w:val="28"/>
        </w:numPr>
        <w:jc w:val="both"/>
      </w:pPr>
      <w:r w:rsidRPr="001960C1">
        <w:t>A set of standard measurements and definitions in the form of a list of Key Performance Indicators (KPIs)/metrics for indexing and rating AI algorithms for their capabilities in quality of service and quality of experience improvement according to the criteria</w:t>
      </w:r>
    </w:p>
    <w:p w14:paraId="28434354" w14:textId="77777777" w:rsidR="00BB1912" w:rsidRDefault="00BB1912" w:rsidP="002F2CF0">
      <w:pPr>
        <w:pStyle w:val="ListParagraph"/>
        <w:numPr>
          <w:ilvl w:val="0"/>
          <w:numId w:val="28"/>
        </w:numPr>
        <w:jc w:val="both"/>
      </w:pPr>
      <w:r w:rsidRPr="001960C1">
        <w:t>A global index (AI Quotient) combining the KPIs defined above</w:t>
      </w:r>
      <w:bookmarkEnd w:id="14"/>
    </w:p>
    <w:p w14:paraId="377AC482" w14:textId="6C96B375" w:rsidR="00BB1912" w:rsidRDefault="009B72B3" w:rsidP="00286D1A">
      <w:pPr>
        <w:pStyle w:val="Heading1"/>
        <w:numPr>
          <w:ilvl w:val="0"/>
          <w:numId w:val="36"/>
        </w:numPr>
        <w:ind w:hanging="720"/>
        <w:jc w:val="both"/>
      </w:pPr>
      <w:r>
        <w:rPr>
          <w:lang w:val="en-US"/>
        </w:rPr>
        <w:lastRenderedPageBreak/>
        <w:tab/>
      </w:r>
      <w:r w:rsidR="00BB1912">
        <w:rPr>
          <w:lang w:val="en-US"/>
        </w:rPr>
        <w:t>Desired Characteristics of KPI</w:t>
      </w:r>
      <w:r w:rsidR="00F50BDF">
        <w:rPr>
          <w:lang w:val="en-US"/>
        </w:rPr>
        <w:t>’s</w:t>
      </w:r>
    </w:p>
    <w:p w14:paraId="7BD184A4" w14:textId="77777777" w:rsidR="00BB1912" w:rsidRPr="001960C1" w:rsidRDefault="00BB1912" w:rsidP="001960C1">
      <w:pPr>
        <w:jc w:val="both"/>
      </w:pPr>
      <w:r w:rsidRPr="001960C1">
        <w:t xml:space="preserve">A plethora of algorithms, application frameworks and tool chains exist in the AI domain. The same are deployed to solve problems in various problem domains. For example, [1] &amp; [2] discuss parameters such as Accuracy, Precision, Recall &amp; F-Score that can be easily measured in several applications. </w:t>
      </w:r>
    </w:p>
    <w:p w14:paraId="2FDA8A7B" w14:textId="7071BAB4" w:rsidR="00BB1912" w:rsidRPr="001960C1" w:rsidRDefault="005E379E" w:rsidP="001960C1">
      <w:pPr>
        <w:jc w:val="both"/>
      </w:pPr>
      <w:r>
        <w:t xml:space="preserve"> </w:t>
      </w:r>
      <w:r w:rsidR="00F50BDF">
        <w:t>I</w:t>
      </w:r>
      <w:r>
        <w:t xml:space="preserve">t is proposed </w:t>
      </w:r>
      <w:r w:rsidR="00BB1912" w:rsidRPr="001960C1">
        <w:t>that a subset of such widely used parameters either isolated or in conjunction with certain normalizing parameters be used as KPIs in the C-AI domain. For example, accurate classification of a speaker</w:t>
      </w:r>
      <w:r w:rsidR="00BB1912" w:rsidRPr="001960C1">
        <w:rPr>
          <w:rtl/>
        </w:rPr>
        <w:t>’</w:t>
      </w:r>
      <w:r w:rsidR="00BB1912" w:rsidRPr="001960C1">
        <w:t>s locale/ dialect/ gender is important but achieving that over a short segment during a conversation is equally important for the overall solution to be effective. Therefore, classification accuracy normalized by the measurement period in seconds can be a more meaningful metric in the C-AI context.</w:t>
      </w:r>
    </w:p>
    <w:p w14:paraId="6DFF50BF" w14:textId="77777777" w:rsidR="00BB1912" w:rsidRPr="001960C1" w:rsidRDefault="00BB1912" w:rsidP="001960C1">
      <w:pPr>
        <w:jc w:val="both"/>
      </w:pPr>
      <w:r w:rsidRPr="001960C1">
        <w:t>The amount of energy, time or compute resources such as memory in training and execution of an AI application may also be used as normalizers to define the KPIs.</w:t>
      </w:r>
    </w:p>
    <w:p w14:paraId="2FDCE920" w14:textId="05477960" w:rsidR="00F51E24" w:rsidRPr="009B72B3" w:rsidRDefault="00BB1912" w:rsidP="009B72B3">
      <w:pPr>
        <w:jc w:val="both"/>
      </w:pPr>
      <w:r w:rsidRPr="001960C1">
        <w:t>A standardized AI-Q (Artificial Intelligence Quotient) as an overarching metric for various KPIs may be developed as a part of standardization effort.</w:t>
      </w:r>
    </w:p>
    <w:p w14:paraId="1C721E12" w14:textId="17A73F1E" w:rsidR="00F51E24" w:rsidRPr="00F50BDF" w:rsidRDefault="00F51E24" w:rsidP="00286D1A">
      <w:pPr>
        <w:pStyle w:val="Heading1"/>
        <w:numPr>
          <w:ilvl w:val="0"/>
          <w:numId w:val="36"/>
        </w:numPr>
        <w:ind w:hanging="720"/>
      </w:pPr>
      <w:r w:rsidRPr="00F50BDF">
        <w:tab/>
      </w:r>
      <w:ins w:id="15" w:author="Piyush Chetiya" w:date="2023-09-22T20:19:00Z">
        <w:r w:rsidR="00A20EF2">
          <w:t>Assessment</w:t>
        </w:r>
      </w:ins>
      <w:del w:id="16" w:author="Piyush Chetiya" w:date="2023-09-22T20:20:00Z">
        <w:r w:rsidRPr="00F50BDF" w:rsidDel="00A20EF2">
          <w:delText>Measurement</w:delText>
        </w:r>
      </w:del>
      <w:r w:rsidRPr="00F50BDF">
        <w:t xml:space="preserve"> approach</w:t>
      </w:r>
    </w:p>
    <w:p w14:paraId="60F847BE" w14:textId="2475BA0A" w:rsidR="00F51E24" w:rsidRDefault="00A20EF2" w:rsidP="00F51E24">
      <w:pPr>
        <w:jc w:val="both"/>
      </w:pPr>
      <w:ins w:id="17" w:author="Piyush Chetiya" w:date="2023-09-22T20:20:00Z">
        <w:r>
          <w:t>Assessment</w:t>
        </w:r>
      </w:ins>
      <w:del w:id="18" w:author="Piyush Chetiya" w:date="2023-09-22T20:20:00Z">
        <w:r w:rsidR="00F51E24" w:rsidRPr="004432D0" w:rsidDel="00A20EF2">
          <w:delText>Measurement</w:delText>
        </w:r>
      </w:del>
      <w:r w:rsidR="00F51E24" w:rsidRPr="004432D0">
        <w:t xml:space="preserve"> can only be done </w:t>
      </w:r>
      <w:r w:rsidR="001F015B">
        <w:t xml:space="preserve">by conducting conversation tests to evaluate the communication quality via the crowdsourcing approach. Conversation tests allow the simulation of more realistic situations that are close to the actual service conditions experienced by the customers and are designed to access the effects of </w:t>
      </w:r>
      <w:proofErr w:type="spellStart"/>
      <w:r w:rsidR="001F015B">
        <w:t>imapirments</w:t>
      </w:r>
      <w:proofErr w:type="spellEnd"/>
      <w:r w:rsidR="001F015B">
        <w:t xml:space="preserve"> that can cause difficulty in conversation. In comparison to the laboratory test described in ITU.T Rec P.805, using the crowdsourcing approach relies on participants who are connected via an online platform, use their own </w:t>
      </w:r>
      <w:proofErr w:type="gramStart"/>
      <w:r w:rsidR="001F015B">
        <w:t>devices  and</w:t>
      </w:r>
      <w:proofErr w:type="gramEnd"/>
      <w:r w:rsidR="001F015B">
        <w:t xml:space="preserve"> perform their tasks in their environment </w:t>
      </w:r>
      <w:r w:rsidR="00F51E24" w:rsidRPr="004432D0">
        <w:t xml:space="preserve">using test sample. It should </w:t>
      </w:r>
      <w:r w:rsidR="001F015B">
        <w:t xml:space="preserve">also </w:t>
      </w:r>
      <w:r w:rsidR="00F51E24" w:rsidRPr="004432D0">
        <w:t xml:space="preserve">be possible to measure </w:t>
      </w:r>
      <w:r w:rsidR="00A87A30">
        <w:t xml:space="preserve">the metrics </w:t>
      </w:r>
      <w:r w:rsidR="00F51E24" w:rsidRPr="004432D0">
        <w:t>using automatic data collection system which captures the actual response given by the conversational AI system to the customers. Measurements must be sampled to be representative of the situation on the ground.</w:t>
      </w:r>
    </w:p>
    <w:p w14:paraId="238B9A65" w14:textId="77777777" w:rsidR="00F50BDF" w:rsidRDefault="00F50BDF" w:rsidP="00F51E24">
      <w:pPr>
        <w:jc w:val="both"/>
      </w:pPr>
    </w:p>
    <w:p w14:paraId="2FE52E7F" w14:textId="2CF8B4E1" w:rsidR="00A87A30" w:rsidRDefault="00A87A30" w:rsidP="00F51E24">
      <w:pPr>
        <w:jc w:val="both"/>
      </w:pPr>
      <w:r>
        <w:t xml:space="preserve">Interactions between the bot and the customer is a two-way process, and the number of times the bot initiates the conversation forms the basis of the next metric. Customer satisfaction </w:t>
      </w:r>
      <w:r w:rsidR="00E0525B">
        <w:t>(CSAT)</w:t>
      </w:r>
      <w:r w:rsidR="007D2D60">
        <w:t xml:space="preserve"> </w:t>
      </w:r>
      <w:proofErr w:type="gramStart"/>
      <w:r w:rsidR="007D2D60">
        <w:t xml:space="preserve">scores </w:t>
      </w:r>
      <w:r>
        <w:t xml:space="preserve"> are</w:t>
      </w:r>
      <w:proofErr w:type="gramEnd"/>
      <w:r>
        <w:t xml:space="preserve"> an important metric to measure</w:t>
      </w:r>
      <w:r w:rsidR="00E0525B">
        <w:t xml:space="preserve"> since all business</w:t>
      </w:r>
      <w:r w:rsidR="007D2D60">
        <w:t xml:space="preserve"> (product, service or company as a whole) and or </w:t>
      </w:r>
      <w:r w:rsidR="00E0525B">
        <w:t xml:space="preserve">conversational system want happy customers who will keep coming back. To measure customer satisfaction with the Chatbot, all that is required to do is to ask the customer </w:t>
      </w:r>
      <w:r w:rsidR="00E0525B" w:rsidRPr="007D2D60">
        <w:t xml:space="preserve">to </w:t>
      </w:r>
      <w:r w:rsidR="00F42B0F" w:rsidRPr="007D2D60">
        <w:t xml:space="preserve">evaluate on </w:t>
      </w:r>
      <w:r w:rsidR="00E0525B" w:rsidRPr="007D2D60">
        <w:t>leave a “like” or a thumbs up” or leave a score out of 10.</w:t>
      </w:r>
    </w:p>
    <w:p w14:paraId="51B7FC1F" w14:textId="77777777" w:rsidR="00D639D6" w:rsidRDefault="00D639D6" w:rsidP="00F51E24">
      <w:pPr>
        <w:jc w:val="both"/>
        <w:rPr>
          <w:rFonts w:ascii="inherit" w:eastAsia="Times New Roman" w:hAnsi="inherit" w:cs="Segoe UI"/>
          <w:lang w:eastAsia="en-GB"/>
        </w:rPr>
      </w:pPr>
    </w:p>
    <w:p w14:paraId="1A5005EF" w14:textId="294775A6" w:rsidR="00D639D6" w:rsidRPr="007D2D60" w:rsidRDefault="00D639D6" w:rsidP="009B72B3">
      <w:pPr>
        <w:jc w:val="both"/>
      </w:pPr>
      <w:r w:rsidRPr="007D2D60">
        <w:t xml:space="preserve">The number of new users who have interacted with the chatbot helps to gauge how popular the chatbot really is, which will then drive the customer </w:t>
      </w:r>
      <w:proofErr w:type="spellStart"/>
      <w:r w:rsidRPr="007D2D60">
        <w:t>relationaship</w:t>
      </w:r>
      <w:proofErr w:type="spellEnd"/>
      <w:r w:rsidRPr="007D2D60">
        <w:t xml:space="preserve"> decisions on making the chatbot handle more things. As with any new fancy technological advancement, customers’ interest is bound to decrease over time in the chatbot</w:t>
      </w:r>
      <w:r w:rsidR="00660412">
        <w:t>.</w:t>
      </w:r>
    </w:p>
    <w:p w14:paraId="16937321" w14:textId="77777777" w:rsidR="00BD4E39" w:rsidRPr="00F42B0F" w:rsidRDefault="00BD4E39" w:rsidP="00AB2AD5">
      <w:pPr>
        <w:jc w:val="both"/>
        <w:rPr>
          <w:highlight w:val="red"/>
        </w:rPr>
      </w:pPr>
    </w:p>
    <w:p w14:paraId="3E9A8927" w14:textId="5986A69A" w:rsidR="00A54E14" w:rsidRPr="00BB7DB1" w:rsidRDefault="009B72B3" w:rsidP="00286D1A">
      <w:pPr>
        <w:pStyle w:val="Heading1"/>
        <w:numPr>
          <w:ilvl w:val="0"/>
          <w:numId w:val="36"/>
        </w:numPr>
        <w:ind w:hanging="720"/>
      </w:pPr>
      <w:r>
        <w:tab/>
      </w:r>
      <w:r w:rsidR="00A54E14" w:rsidRPr="00BB7DB1">
        <w:t xml:space="preserve">Core technical abilities </w:t>
      </w:r>
      <w:proofErr w:type="gramStart"/>
      <w:r w:rsidR="00A54E14" w:rsidRPr="00BB7DB1">
        <w:t>of  voice</w:t>
      </w:r>
      <w:proofErr w:type="gramEnd"/>
      <w:r w:rsidR="00A54E14" w:rsidRPr="00BB7DB1">
        <w:t xml:space="preserve"> based chatbots</w:t>
      </w:r>
    </w:p>
    <w:p w14:paraId="498C712A" w14:textId="06320952" w:rsidR="00A54E14" w:rsidRPr="00BB7DB1" w:rsidRDefault="00637300" w:rsidP="00AB2AD5">
      <w:pPr>
        <w:pStyle w:val="Heading2"/>
      </w:pPr>
      <w:r w:rsidRPr="00BB7DB1">
        <w:t>14.1</w:t>
      </w:r>
      <w:r w:rsidR="009B72B3" w:rsidRPr="00BB7DB1">
        <w:tab/>
      </w:r>
      <w:r w:rsidR="00A54E14" w:rsidRPr="00BB7DB1">
        <w:t>Speech Recognition</w:t>
      </w:r>
    </w:p>
    <w:p w14:paraId="2BDE237D" w14:textId="6E5C1B43" w:rsidR="00A54E14" w:rsidRPr="00BB7DB1" w:rsidRDefault="00A54E14" w:rsidP="00A54E14">
      <w:pPr>
        <w:jc w:val="both"/>
        <w:rPr>
          <w:rFonts w:eastAsia="Calibri"/>
          <w:lang w:eastAsia="zh-CN"/>
        </w:rPr>
      </w:pPr>
      <w:r w:rsidRPr="00BB7DB1">
        <w:rPr>
          <w:rFonts w:eastAsia="Calibri"/>
          <w:lang w:eastAsia="zh-CN"/>
        </w:rPr>
        <w:t xml:space="preserve">This indicator is to test whether the </w:t>
      </w:r>
      <w:proofErr w:type="gramStart"/>
      <w:r w:rsidRPr="00BB7DB1">
        <w:rPr>
          <w:rFonts w:eastAsia="Calibri"/>
          <w:lang w:eastAsia="zh-CN"/>
        </w:rPr>
        <w:t>chatbot  has</w:t>
      </w:r>
      <w:proofErr w:type="gramEnd"/>
      <w:r w:rsidRPr="00BB7DB1">
        <w:rPr>
          <w:rFonts w:eastAsia="Calibri"/>
          <w:lang w:eastAsia="zh-CN"/>
        </w:rPr>
        <w:t xml:space="preserve"> the </w:t>
      </w:r>
      <w:r w:rsidR="00BB7DB1">
        <w:rPr>
          <w:rFonts w:eastAsia="Calibri"/>
          <w:lang w:eastAsia="zh-CN"/>
        </w:rPr>
        <w:t xml:space="preserve">functional </w:t>
      </w:r>
      <w:r w:rsidRPr="00BB7DB1">
        <w:rPr>
          <w:rFonts w:eastAsia="Calibri"/>
          <w:lang w:eastAsia="zh-CN"/>
        </w:rPr>
        <w:t xml:space="preserve">ability of speech recognition, This ability is to test the accuracy of the voice based chatbot's speech recognition mainly through the technical test method. Through recognition and understanding, the voice signal is converted into </w:t>
      </w:r>
      <w:r w:rsidRPr="00BB7DB1">
        <w:rPr>
          <w:rFonts w:eastAsia="Calibri"/>
          <w:lang w:eastAsia="zh-CN"/>
        </w:rPr>
        <w:lastRenderedPageBreak/>
        <w:t>corresponding text or commands</w:t>
      </w:r>
      <w:r w:rsidR="00BB7DB1">
        <w:rPr>
          <w:rFonts w:eastAsia="Calibri"/>
          <w:lang w:eastAsia="zh-CN"/>
        </w:rPr>
        <w:t xml:space="preserve"> </w:t>
      </w:r>
      <w:r w:rsidR="00BB7DB1" w:rsidRPr="00EF15CE">
        <w:rPr>
          <w:rFonts w:eastAsia="Calibri"/>
          <w:color w:val="FF0000"/>
          <w:lang w:eastAsia="zh-CN"/>
        </w:rPr>
        <w:t>and stored as applets in the dialog history before move to database server using ML algorithms as envisaged in figure 1.</w:t>
      </w:r>
    </w:p>
    <w:p w14:paraId="040433FA" w14:textId="77777777" w:rsidR="00A54E14" w:rsidRPr="00BB7DB1" w:rsidRDefault="00A54E14" w:rsidP="00A54E14">
      <w:pPr>
        <w:jc w:val="both"/>
        <w:rPr>
          <w:rFonts w:eastAsia="Yu Mincho"/>
          <w:color w:val="000000"/>
        </w:rPr>
      </w:pPr>
      <w:r w:rsidRPr="00BB7DB1">
        <w:rPr>
          <w:rFonts w:eastAsia="Calibri"/>
          <w:color w:val="000000"/>
        </w:rPr>
        <w:t>Evaluation methods:</w:t>
      </w:r>
    </w:p>
    <w:p w14:paraId="304AAED3" w14:textId="77777777" w:rsidR="00A54E14" w:rsidRPr="00BB7DB1" w:rsidRDefault="00A54E14" w:rsidP="002F2CF0">
      <w:pPr>
        <w:numPr>
          <w:ilvl w:val="0"/>
          <w:numId w:val="29"/>
        </w:numPr>
        <w:overflowPunct w:val="0"/>
        <w:autoSpaceDE w:val="0"/>
        <w:autoSpaceDN w:val="0"/>
        <w:adjustRightInd w:val="0"/>
        <w:ind w:left="567" w:hanging="567"/>
        <w:textAlignment w:val="baseline"/>
        <w:rPr>
          <w:rFonts w:eastAsia="Calibri"/>
          <w:color w:val="000000"/>
        </w:rPr>
      </w:pPr>
      <w:r w:rsidRPr="00BB7DB1">
        <w:rPr>
          <w:rFonts w:eastAsia="Calibri"/>
          <w:color w:val="000000"/>
        </w:rPr>
        <w:t>Construct a speech data set, obtain the text of speech recognition, and separately count the word accuracy and sentence accuracy of speech recognition.</w:t>
      </w:r>
    </w:p>
    <w:p w14:paraId="3C21A68D" w14:textId="77777777" w:rsidR="00A54E14" w:rsidRPr="00BB7DB1" w:rsidRDefault="00A54E14" w:rsidP="002F2CF0">
      <w:pPr>
        <w:numPr>
          <w:ilvl w:val="0"/>
          <w:numId w:val="29"/>
        </w:numPr>
        <w:overflowPunct w:val="0"/>
        <w:autoSpaceDE w:val="0"/>
        <w:autoSpaceDN w:val="0"/>
        <w:adjustRightInd w:val="0"/>
        <w:ind w:left="567" w:hanging="567"/>
        <w:jc w:val="both"/>
        <w:textAlignment w:val="baseline"/>
        <w:rPr>
          <w:rFonts w:eastAsia="Calibri"/>
          <w:color w:val="000000"/>
        </w:rPr>
      </w:pPr>
      <w:r w:rsidRPr="00BB7DB1">
        <w:rPr>
          <w:rFonts w:eastAsia="Calibri"/>
          <w:color w:val="000000"/>
        </w:rPr>
        <w:t xml:space="preserve">WER (Word Error Rate): Compare the recognized sequence with the </w:t>
      </w:r>
      <w:r w:rsidRPr="00BB7DB1">
        <w:rPr>
          <w:color w:val="000000"/>
          <w:lang w:eastAsia="zh-CN"/>
        </w:rPr>
        <w:t>label</w:t>
      </w:r>
      <w:r w:rsidRPr="00BB7DB1">
        <w:rPr>
          <w:rFonts w:eastAsia="Calibri"/>
          <w:color w:val="000000"/>
        </w:rPr>
        <w:t xml:space="preserve"> sequence of characters, insert, replace, and delete the total number of characters, divided by the percentage of the total number of words in the </w:t>
      </w:r>
      <w:r w:rsidRPr="00BB7DB1">
        <w:rPr>
          <w:color w:val="000000"/>
          <w:lang w:eastAsia="zh-CN"/>
        </w:rPr>
        <w:t xml:space="preserve">label </w:t>
      </w:r>
      <w:r w:rsidRPr="00BB7DB1">
        <w:rPr>
          <w:rFonts w:eastAsia="Calibri"/>
          <w:color w:val="000000"/>
        </w:rPr>
        <w:t>sequence. Each test data will get a word error rate, and the average value is the word error rate of the test set.</w:t>
      </w:r>
    </w:p>
    <w:p w14:paraId="71FF3727" w14:textId="77777777" w:rsidR="00A54E14" w:rsidRPr="00BB7DB1" w:rsidRDefault="00A54E14" w:rsidP="00A54E14">
      <w:pPr>
        <w:ind w:leftChars="150" w:left="360"/>
        <w:jc w:val="both"/>
        <w:rPr>
          <w:rFonts w:eastAsia="MS Mincho"/>
          <w:i/>
          <w:color w:val="000000"/>
        </w:rPr>
      </w:pPr>
      <m:oMathPara>
        <m:oMath>
          <m:r>
            <w:rPr>
              <w:rFonts w:ascii="Cambria Math" w:eastAsia="Calibri" w:hAnsi="Cambria Math"/>
              <w:color w:val="000000"/>
            </w:rPr>
            <m:t xml:space="preserve">WER= </m:t>
          </m:r>
          <m:f>
            <m:fPr>
              <m:ctrlPr>
                <w:rPr>
                  <w:rFonts w:ascii="Cambria Math" w:eastAsia="Calibri" w:hAnsi="Cambria Math"/>
                  <w:i/>
                  <w:color w:val="000000"/>
                </w:rPr>
              </m:ctrlPr>
            </m:fPr>
            <m:num>
              <m:sSub>
                <m:sSubPr>
                  <m:ctrlPr>
                    <w:rPr>
                      <w:rFonts w:ascii="Cambria Math" w:eastAsia="Calibri" w:hAnsi="Cambria Math"/>
                      <w:i/>
                      <w:color w:val="000000"/>
                    </w:rPr>
                  </m:ctrlPr>
                </m:sSubPr>
                <m:e>
                  <m:r>
                    <w:rPr>
                      <w:rFonts w:ascii="Cambria Math" w:eastAsia="Calibri" w:hAnsi="Cambria Math"/>
                      <w:color w:val="000000"/>
                    </w:rPr>
                    <m:t>NW</m:t>
                  </m:r>
                </m:e>
                <m:sub>
                  <m:r>
                    <w:rPr>
                      <w:rFonts w:ascii="Cambria Math" w:eastAsia="Calibri" w:hAnsi="Cambria Math"/>
                      <w:color w:val="000000"/>
                    </w:rPr>
                    <m:t>misrecognized</m:t>
                  </m:r>
                </m:sub>
              </m:sSub>
            </m:num>
            <m:den>
              <m:sSub>
                <m:sSubPr>
                  <m:ctrlPr>
                    <w:rPr>
                      <w:rFonts w:ascii="Cambria Math" w:eastAsia="Calibri" w:hAnsi="Cambria Math"/>
                      <w:i/>
                      <w:color w:val="000000"/>
                    </w:rPr>
                  </m:ctrlPr>
                </m:sSubPr>
                <m:e>
                  <m:r>
                    <w:rPr>
                      <w:rFonts w:ascii="Cambria Math" w:eastAsia="Calibri" w:hAnsi="Cambria Math"/>
                      <w:color w:val="000000"/>
                    </w:rPr>
                    <m:t>NW</m:t>
                  </m:r>
                </m:e>
                <m:sub>
                  <m:r>
                    <w:rPr>
                      <w:rFonts w:ascii="Cambria Math" w:eastAsia="Calibri" w:hAnsi="Cambria Math"/>
                      <w:color w:val="000000"/>
                    </w:rPr>
                    <m:t>total</m:t>
                  </m:r>
                </m:sub>
              </m:sSub>
            </m:den>
          </m:f>
        </m:oMath>
      </m:oMathPara>
    </w:p>
    <w:p w14:paraId="66F3BB64" w14:textId="77777777" w:rsidR="00A54E14" w:rsidRPr="00BB7DB1" w:rsidRDefault="00000000" w:rsidP="00A54E14">
      <w:pPr>
        <w:ind w:leftChars="75" w:left="180"/>
        <w:jc w:val="both"/>
        <w:rPr>
          <w:rFonts w:eastAsia="Calibri"/>
          <w:i/>
          <w:color w:val="000000"/>
        </w:rPr>
      </w:pPr>
      <m:oMathPara>
        <m:oMath>
          <m:sSub>
            <m:sSubPr>
              <m:ctrlPr>
                <w:rPr>
                  <w:rFonts w:ascii="Cambria Math" w:eastAsia="Calibri" w:hAnsi="Cambria Math"/>
                  <w:i/>
                  <w:color w:val="000000"/>
                </w:rPr>
              </m:ctrlPr>
            </m:sSubPr>
            <m:e>
              <m:r>
                <w:rPr>
                  <w:rFonts w:ascii="Cambria Math" w:eastAsia="Calibri" w:hAnsi="Cambria Math"/>
                  <w:color w:val="000000"/>
                </w:rPr>
                <m:t>NW</m:t>
              </m:r>
            </m:e>
            <m:sub>
              <m:r>
                <w:rPr>
                  <w:rFonts w:ascii="Cambria Math" w:eastAsia="Calibri" w:hAnsi="Cambria Math"/>
                  <w:color w:val="000000"/>
                </w:rPr>
                <m:t>misrecognized</m:t>
              </m:r>
            </m:sub>
          </m:sSub>
          <m:r>
            <w:rPr>
              <w:rFonts w:ascii="Cambria Math" w:eastAsia="Calibri" w:hAnsi="Cambria Math"/>
              <w:color w:val="000000"/>
            </w:rPr>
            <m:t xml:space="preserve">: </m:t>
          </m:r>
          <m:r>
            <w:rPr>
              <w:rFonts w:ascii="Cambria Math" w:hAnsi="Cambria Math"/>
              <w:color w:val="000000"/>
              <w:lang w:eastAsia="zh-CN"/>
            </w:rPr>
            <m:t>t</m:t>
          </m:r>
          <m:r>
            <w:rPr>
              <w:rFonts w:ascii="Cambria Math" w:eastAsia="MS Mincho" w:hAnsi="Cambria Math"/>
              <w:color w:val="000000"/>
              <w:lang w:eastAsia="zh-CN"/>
            </w:rPr>
            <m:t>h</m:t>
          </m:r>
          <m:r>
            <w:rPr>
              <w:rFonts w:ascii="Cambria Math" w:hAnsi="Cambria Math"/>
              <w:color w:val="000000"/>
              <w:lang w:eastAsia="zh-CN"/>
            </w:rPr>
            <m:t>e</m:t>
          </m:r>
          <m:r>
            <w:rPr>
              <w:rFonts w:ascii="Cambria Math" w:eastAsia="Calibri" w:hAnsi="Cambria Math"/>
              <w:color w:val="000000"/>
            </w:rPr>
            <m:t xml:space="preserve"> number of misrecognized words.</m:t>
          </m:r>
        </m:oMath>
      </m:oMathPara>
    </w:p>
    <w:p w14:paraId="2F68DEA5" w14:textId="77777777" w:rsidR="00A54E14" w:rsidRPr="00BB7DB1" w:rsidRDefault="00000000" w:rsidP="00A54E14">
      <w:pPr>
        <w:ind w:leftChars="75" w:left="180"/>
        <w:jc w:val="both"/>
        <w:rPr>
          <w:rFonts w:eastAsia="Calibri"/>
          <w:color w:val="000000"/>
        </w:rPr>
      </w:pPr>
      <m:oMathPara>
        <m:oMath>
          <m:sSub>
            <m:sSubPr>
              <m:ctrlPr>
                <w:rPr>
                  <w:rFonts w:ascii="Cambria Math" w:eastAsia="Calibri" w:hAnsi="Cambria Math"/>
                  <w:i/>
                  <w:color w:val="000000"/>
                </w:rPr>
              </m:ctrlPr>
            </m:sSubPr>
            <m:e>
              <m:r>
                <w:rPr>
                  <w:rFonts w:ascii="Cambria Math" w:eastAsia="Calibri" w:hAnsi="Cambria Math"/>
                  <w:color w:val="000000"/>
                </w:rPr>
                <m:t>NW</m:t>
              </m:r>
            </m:e>
            <m:sub>
              <m:r>
                <w:rPr>
                  <w:rFonts w:ascii="Cambria Math" w:eastAsia="Calibri" w:hAnsi="Cambria Math"/>
                  <w:color w:val="000000"/>
                </w:rPr>
                <m:t>total</m:t>
              </m:r>
            </m:sub>
          </m:sSub>
          <m:r>
            <w:rPr>
              <w:rFonts w:ascii="Cambria Math" w:eastAsia="Calibri" w:hAnsi="Cambria Math"/>
              <w:color w:val="000000"/>
            </w:rPr>
            <m:t>: Total words.</m:t>
          </m:r>
        </m:oMath>
      </m:oMathPara>
    </w:p>
    <w:p w14:paraId="65322852" w14:textId="77777777" w:rsidR="00A54E14" w:rsidRPr="00BB7DB1" w:rsidRDefault="00A54E14" w:rsidP="002F2CF0">
      <w:pPr>
        <w:numPr>
          <w:ilvl w:val="0"/>
          <w:numId w:val="29"/>
        </w:numPr>
        <w:overflowPunct w:val="0"/>
        <w:autoSpaceDE w:val="0"/>
        <w:autoSpaceDN w:val="0"/>
        <w:adjustRightInd w:val="0"/>
        <w:ind w:left="567" w:hanging="567"/>
        <w:textAlignment w:val="baseline"/>
        <w:rPr>
          <w:rFonts w:eastAsia="Calibri"/>
          <w:color w:val="000000"/>
        </w:rPr>
      </w:pPr>
      <w:r w:rsidRPr="00BB7DB1">
        <w:rPr>
          <w:rFonts w:eastAsia="Calibri"/>
          <w:color w:val="000000"/>
        </w:rPr>
        <w:t>SER</w:t>
      </w:r>
      <w:r w:rsidRPr="00BB7DB1">
        <w:rPr>
          <w:rFonts w:ascii="SimSun" w:eastAsia="SimSun" w:hAnsi="SimSun" w:cs="SimSun" w:hint="eastAsia"/>
          <w:color w:val="000000"/>
        </w:rPr>
        <w:t>（</w:t>
      </w:r>
      <w:r w:rsidRPr="00BB7DB1">
        <w:rPr>
          <w:rFonts w:eastAsia="Calibri"/>
          <w:color w:val="000000"/>
        </w:rPr>
        <w:t>Sentence Error Rate</w:t>
      </w:r>
      <w:r w:rsidRPr="00BB7DB1">
        <w:rPr>
          <w:rFonts w:ascii="SimSun" w:eastAsia="SimSun" w:hAnsi="SimSun" w:cs="SimSun" w:hint="eastAsia"/>
          <w:color w:val="000000"/>
        </w:rPr>
        <w:t>）：</w:t>
      </w:r>
      <w:r w:rsidRPr="00BB7DB1">
        <w:rPr>
          <w:rFonts w:eastAsia="Calibri"/>
          <w:color w:val="000000"/>
        </w:rPr>
        <w:t>If there is a misrecognition of a word or character in a sentence, the sentence is considered to be misrecognized. The number of sentence recognition errors divided by the total number of sentences is the sentence error rate.</w:t>
      </w:r>
    </w:p>
    <w:p w14:paraId="5041BD76" w14:textId="77777777" w:rsidR="00A54E14" w:rsidRPr="00BB7DB1" w:rsidRDefault="00A54E14" w:rsidP="00A54E14">
      <w:pPr>
        <w:ind w:leftChars="75" w:left="180"/>
        <w:jc w:val="both"/>
        <w:rPr>
          <w:rFonts w:eastAsia="MS Mincho"/>
          <w:i/>
          <w:color w:val="000000"/>
        </w:rPr>
      </w:pPr>
      <m:oMathPara>
        <m:oMath>
          <m:r>
            <w:rPr>
              <w:rFonts w:ascii="Cambria Math" w:eastAsia="Calibri" w:hAnsi="Cambria Math"/>
              <w:color w:val="000000"/>
            </w:rPr>
            <m:t xml:space="preserve">SER= </m:t>
          </m:r>
          <m:f>
            <m:fPr>
              <m:ctrlPr>
                <w:rPr>
                  <w:rFonts w:ascii="Cambria Math" w:eastAsia="Calibri" w:hAnsi="Cambria Math"/>
                  <w:i/>
                  <w:color w:val="000000"/>
                </w:rPr>
              </m:ctrlPr>
            </m:fPr>
            <m:num>
              <m:sSub>
                <m:sSubPr>
                  <m:ctrlPr>
                    <w:rPr>
                      <w:rFonts w:ascii="Cambria Math" w:eastAsia="Calibri" w:hAnsi="Cambria Math"/>
                      <w:i/>
                      <w:color w:val="000000"/>
                    </w:rPr>
                  </m:ctrlPr>
                </m:sSubPr>
                <m:e>
                  <m:r>
                    <w:rPr>
                      <w:rFonts w:ascii="Cambria Math" w:eastAsia="Calibri" w:hAnsi="Cambria Math"/>
                      <w:color w:val="000000"/>
                    </w:rPr>
                    <m:t>NS</m:t>
                  </m:r>
                </m:e>
                <m:sub>
                  <m:r>
                    <w:rPr>
                      <w:rFonts w:ascii="Cambria Math" w:eastAsia="Calibri" w:hAnsi="Cambria Math"/>
                      <w:color w:val="000000"/>
                    </w:rPr>
                    <m:t>misrecognized</m:t>
                  </m:r>
                </m:sub>
              </m:sSub>
            </m:num>
            <m:den>
              <m:sSub>
                <m:sSubPr>
                  <m:ctrlPr>
                    <w:rPr>
                      <w:rFonts w:ascii="Cambria Math" w:eastAsia="Calibri" w:hAnsi="Cambria Math"/>
                      <w:i/>
                      <w:color w:val="000000"/>
                    </w:rPr>
                  </m:ctrlPr>
                </m:sSubPr>
                <m:e>
                  <m:r>
                    <w:rPr>
                      <w:rFonts w:ascii="Cambria Math" w:eastAsia="Calibri" w:hAnsi="Cambria Math"/>
                      <w:color w:val="000000"/>
                    </w:rPr>
                    <m:t>NS</m:t>
                  </m:r>
                </m:e>
                <m:sub>
                  <m:r>
                    <w:rPr>
                      <w:rFonts w:ascii="Cambria Math" w:eastAsia="Calibri" w:hAnsi="Cambria Math"/>
                      <w:color w:val="000000"/>
                    </w:rPr>
                    <m:t>total</m:t>
                  </m:r>
                </m:sub>
              </m:sSub>
            </m:den>
          </m:f>
        </m:oMath>
      </m:oMathPara>
    </w:p>
    <w:p w14:paraId="050E3262" w14:textId="77777777" w:rsidR="00A54E14" w:rsidRPr="00BB7DB1" w:rsidRDefault="00000000" w:rsidP="00A54E14">
      <w:pPr>
        <w:ind w:leftChars="75" w:left="180"/>
        <w:jc w:val="both"/>
        <w:rPr>
          <w:rFonts w:eastAsia="Calibri"/>
          <w:i/>
          <w:color w:val="000000"/>
        </w:rPr>
      </w:pPr>
      <m:oMathPara>
        <m:oMath>
          <m:sSub>
            <m:sSubPr>
              <m:ctrlPr>
                <w:rPr>
                  <w:rFonts w:ascii="Cambria Math" w:eastAsia="Calibri" w:hAnsi="Cambria Math"/>
                  <w:i/>
                  <w:color w:val="000000"/>
                </w:rPr>
              </m:ctrlPr>
            </m:sSubPr>
            <m:e>
              <m:r>
                <w:rPr>
                  <w:rFonts w:ascii="Cambria Math" w:eastAsia="Calibri" w:hAnsi="Cambria Math"/>
                  <w:color w:val="000000"/>
                </w:rPr>
                <m:t>NS</m:t>
              </m:r>
            </m:e>
            <m:sub>
              <m:r>
                <w:rPr>
                  <w:rFonts w:ascii="Cambria Math" w:eastAsia="Calibri" w:hAnsi="Cambria Math"/>
                  <w:color w:val="000000"/>
                </w:rPr>
                <m:t>misrecognized</m:t>
              </m:r>
            </m:sub>
          </m:sSub>
          <m:r>
            <w:rPr>
              <w:rFonts w:ascii="Cambria Math" w:eastAsia="Calibri" w:hAnsi="Cambria Math"/>
              <w:color w:val="000000"/>
            </w:rPr>
            <m:t xml:space="preserve">: </m:t>
          </m:r>
          <m:r>
            <w:rPr>
              <w:rFonts w:ascii="Cambria Math" w:hAnsi="Cambria Math"/>
              <w:color w:val="000000"/>
              <w:lang w:eastAsia="zh-CN"/>
            </w:rPr>
            <m:t>t</m:t>
          </m:r>
          <m:r>
            <w:rPr>
              <w:rFonts w:ascii="Cambria Math" w:eastAsia="MS Mincho" w:hAnsi="Cambria Math"/>
              <w:color w:val="000000"/>
              <w:lang w:eastAsia="zh-CN"/>
            </w:rPr>
            <m:t>h</m:t>
          </m:r>
          <m:r>
            <w:rPr>
              <w:rFonts w:ascii="Cambria Math" w:hAnsi="Cambria Math"/>
              <w:color w:val="000000"/>
              <w:lang w:eastAsia="zh-CN"/>
            </w:rPr>
            <m:t>e</m:t>
          </m:r>
          <m:r>
            <w:rPr>
              <w:rFonts w:ascii="Cambria Math" w:eastAsia="Calibri" w:hAnsi="Cambria Math"/>
              <w:color w:val="000000"/>
            </w:rPr>
            <m:t xml:space="preserve"> number of misrecognized sentences.</m:t>
          </m:r>
        </m:oMath>
      </m:oMathPara>
    </w:p>
    <w:p w14:paraId="0CAF9D44" w14:textId="77777777" w:rsidR="00A54E14" w:rsidRPr="00BB7DB1" w:rsidRDefault="00000000" w:rsidP="00A54E14">
      <w:pPr>
        <w:ind w:leftChars="75" w:left="180"/>
        <w:jc w:val="both"/>
        <w:rPr>
          <w:rFonts w:eastAsia="Calibri"/>
          <w:color w:val="000000"/>
        </w:rPr>
      </w:pPr>
      <m:oMathPara>
        <m:oMath>
          <m:sSub>
            <m:sSubPr>
              <m:ctrlPr>
                <w:rPr>
                  <w:rFonts w:ascii="Cambria Math" w:eastAsia="Calibri" w:hAnsi="Cambria Math"/>
                  <w:i/>
                  <w:color w:val="000000"/>
                </w:rPr>
              </m:ctrlPr>
            </m:sSubPr>
            <m:e>
              <m:r>
                <w:rPr>
                  <w:rFonts w:ascii="Cambria Math" w:eastAsia="Calibri" w:hAnsi="Cambria Math"/>
                  <w:color w:val="000000"/>
                </w:rPr>
                <m:t>NS</m:t>
              </m:r>
            </m:e>
            <m:sub>
              <m:r>
                <w:rPr>
                  <w:rFonts w:ascii="Cambria Math" w:eastAsia="Calibri" w:hAnsi="Cambria Math"/>
                  <w:color w:val="000000"/>
                </w:rPr>
                <m:t>total</m:t>
              </m:r>
            </m:sub>
          </m:sSub>
          <m:r>
            <w:rPr>
              <w:rFonts w:ascii="Cambria Math" w:eastAsia="Calibri" w:hAnsi="Cambria Math"/>
              <w:color w:val="000000"/>
            </w:rPr>
            <m:t>: Total sentences.</m:t>
          </m:r>
        </m:oMath>
      </m:oMathPara>
    </w:p>
    <w:p w14:paraId="4830EE01" w14:textId="77777777" w:rsidR="00A54E14" w:rsidRPr="002161F2" w:rsidRDefault="00A54E14" w:rsidP="00AB2AD5">
      <w:pPr>
        <w:spacing w:before="0"/>
        <w:textAlignment w:val="baseline"/>
        <w:rPr>
          <w:rFonts w:ascii="inherit" w:eastAsia="Times New Roman" w:hAnsi="inherit" w:cs="Segoe UI"/>
          <w:highlight w:val="red"/>
          <w:lang w:eastAsia="en-GB"/>
        </w:rPr>
      </w:pPr>
    </w:p>
    <w:p w14:paraId="18276DF7" w14:textId="6F68B263" w:rsidR="00E07AF2" w:rsidRPr="003C33E7" w:rsidRDefault="00E07AF2" w:rsidP="009B72B3">
      <w:pPr>
        <w:pStyle w:val="Heading2"/>
        <w:rPr>
          <w:rFonts w:eastAsia="Calibri"/>
        </w:rPr>
      </w:pPr>
      <w:r w:rsidRPr="003C33E7">
        <w:t>1</w:t>
      </w:r>
      <w:r w:rsidR="00637300" w:rsidRPr="003C33E7">
        <w:t>4</w:t>
      </w:r>
      <w:r w:rsidRPr="003C33E7">
        <w:t>.2</w:t>
      </w:r>
      <w:r w:rsidR="009B72B3" w:rsidRPr="003C33E7">
        <w:tab/>
      </w:r>
      <w:r w:rsidRPr="003C33E7">
        <w:rPr>
          <w:rFonts w:eastAsia="Calibri"/>
        </w:rPr>
        <w:t>Single-round dialogue</w:t>
      </w:r>
    </w:p>
    <w:p w14:paraId="3BB248CA" w14:textId="77777777" w:rsidR="00E07AF2" w:rsidRPr="003C33E7" w:rsidRDefault="00E07AF2" w:rsidP="00E07AF2">
      <w:pPr>
        <w:jc w:val="both"/>
        <w:rPr>
          <w:rFonts w:eastAsia="Calibri"/>
          <w:lang w:eastAsia="zh-CN"/>
        </w:rPr>
      </w:pPr>
      <w:r w:rsidRPr="003C33E7">
        <w:rPr>
          <w:rFonts w:eastAsia="Calibri"/>
          <w:lang w:eastAsia="zh-CN"/>
        </w:rPr>
        <w:t xml:space="preserve">Evaluate whether the voice based chatbot has the ability of single- round conversation. A single </w:t>
      </w:r>
      <w:r w:rsidRPr="003C33E7">
        <w:rPr>
          <w:rFonts w:eastAsia="Calibri" w:hint="eastAsia"/>
          <w:lang w:eastAsia="zh-CN"/>
        </w:rPr>
        <w:t>turn</w:t>
      </w:r>
      <w:r w:rsidRPr="003C33E7">
        <w:rPr>
          <w:rFonts w:eastAsia="Calibri"/>
          <w:lang w:eastAsia="zh-CN"/>
        </w:rPr>
        <w:t xml:space="preserve"> of conversation refers to a simple question and answer. The question can be described in one sentence and does not depend on the context.</w:t>
      </w:r>
    </w:p>
    <w:p w14:paraId="419F3FBB" w14:textId="77777777" w:rsidR="00E07AF2" w:rsidRPr="003C33E7" w:rsidRDefault="00E07AF2" w:rsidP="00E07AF2">
      <w:pPr>
        <w:jc w:val="both"/>
        <w:rPr>
          <w:rFonts w:eastAsia="Calibri"/>
          <w:color w:val="000000"/>
        </w:rPr>
      </w:pPr>
      <w:r w:rsidRPr="003C33E7">
        <w:rPr>
          <w:rFonts w:eastAsia="Calibri"/>
          <w:color w:val="000000"/>
        </w:rPr>
        <w:t>Evaluation methods:</w:t>
      </w:r>
    </w:p>
    <w:p w14:paraId="155CB450" w14:textId="77777777" w:rsidR="00E07AF2" w:rsidRPr="003C33E7" w:rsidRDefault="00E07AF2" w:rsidP="002F2CF0">
      <w:pPr>
        <w:numPr>
          <w:ilvl w:val="0"/>
          <w:numId w:val="30"/>
        </w:numPr>
        <w:overflowPunct w:val="0"/>
        <w:autoSpaceDE w:val="0"/>
        <w:autoSpaceDN w:val="0"/>
        <w:adjustRightInd w:val="0"/>
        <w:ind w:left="567" w:hanging="567"/>
        <w:textAlignment w:val="baseline"/>
        <w:rPr>
          <w:rFonts w:eastAsia="Calibri"/>
          <w:color w:val="000000"/>
        </w:rPr>
      </w:pPr>
      <w:r w:rsidRPr="003C33E7">
        <w:rPr>
          <w:rFonts w:eastAsia="Calibri" w:hint="eastAsia"/>
          <w:color w:val="000000"/>
        </w:rPr>
        <w:t>A</w:t>
      </w:r>
      <w:r w:rsidRPr="003C33E7">
        <w:rPr>
          <w:rFonts w:eastAsia="Calibri"/>
          <w:color w:val="000000"/>
        </w:rPr>
        <w:t xml:space="preserve"> single round of dialog test data set was used to observe the dialogue and question answering effects of the chatbot.</w:t>
      </w:r>
    </w:p>
    <w:p w14:paraId="207E3090" w14:textId="77777777" w:rsidR="00E07AF2" w:rsidRPr="003C33E7" w:rsidRDefault="00E07AF2" w:rsidP="002F2CF0">
      <w:pPr>
        <w:numPr>
          <w:ilvl w:val="0"/>
          <w:numId w:val="30"/>
        </w:numPr>
        <w:overflowPunct w:val="0"/>
        <w:autoSpaceDE w:val="0"/>
        <w:autoSpaceDN w:val="0"/>
        <w:adjustRightInd w:val="0"/>
        <w:ind w:left="567" w:hanging="567"/>
        <w:textAlignment w:val="baseline"/>
        <w:rPr>
          <w:rFonts w:eastAsia="Calibri"/>
          <w:color w:val="000000"/>
        </w:rPr>
      </w:pPr>
      <w:r w:rsidRPr="003C33E7">
        <w:rPr>
          <w:rFonts w:eastAsia="Calibri"/>
          <w:color w:val="000000"/>
        </w:rPr>
        <w:t>The recognition situation is divided into: accurate recognition, fuzzy recommendation is correct, fuzzy recommendation is wrong, not recognized;</w:t>
      </w:r>
    </w:p>
    <w:p w14:paraId="2419D370" w14:textId="77777777" w:rsidR="00E07AF2" w:rsidRPr="003C33E7" w:rsidRDefault="00E07AF2" w:rsidP="002F2CF0">
      <w:pPr>
        <w:numPr>
          <w:ilvl w:val="0"/>
          <w:numId w:val="30"/>
        </w:numPr>
        <w:overflowPunct w:val="0"/>
        <w:autoSpaceDE w:val="0"/>
        <w:autoSpaceDN w:val="0"/>
        <w:adjustRightInd w:val="0"/>
        <w:ind w:left="567" w:hanging="567"/>
        <w:textAlignment w:val="baseline"/>
        <w:rPr>
          <w:rFonts w:eastAsia="Calibri"/>
          <w:color w:val="000000"/>
        </w:rPr>
      </w:pPr>
      <w:r w:rsidRPr="003C33E7">
        <w:rPr>
          <w:rFonts w:eastAsia="Calibri"/>
          <w:color w:val="000000"/>
        </w:rPr>
        <w:t>Accurate recognition and fuzzy recommendation are regarded as successful intention recognition, the ratio of successful recognition to total tests is intention recognition rate. The ratio of accurate recognition to total tests is the accurate recognition rate.</w:t>
      </w:r>
    </w:p>
    <w:p w14:paraId="0DD14256" w14:textId="77777777" w:rsidR="00E07AF2" w:rsidRPr="003C33E7" w:rsidRDefault="00E07AF2" w:rsidP="00E07AF2">
      <w:pPr>
        <w:ind w:leftChars="150" w:left="360"/>
        <w:jc w:val="both"/>
        <w:rPr>
          <w:rFonts w:eastAsia="Yu Mincho"/>
          <w:i/>
          <w:iCs/>
          <w:color w:val="000000"/>
        </w:rPr>
      </w:pPr>
      <m:oMathPara>
        <m:oMath>
          <m:r>
            <w:rPr>
              <w:rFonts w:ascii="Cambria Math" w:eastAsia="Calibri" w:hAnsi="Cambria Math"/>
              <w:color w:val="000000"/>
            </w:rPr>
            <m:t xml:space="preserve">Intent Recognition Rate= </m:t>
          </m:r>
          <m:f>
            <m:fPr>
              <m:ctrlPr>
                <w:rPr>
                  <w:rFonts w:ascii="Cambria Math" w:eastAsia="Calibri" w:hAnsi="Cambria Math"/>
                  <w:i/>
                  <w:iCs/>
                  <w:color w:val="000000"/>
                </w:rPr>
              </m:ctrlPr>
            </m:fPr>
            <m:num>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true&amp;vague</m:t>
                  </m:r>
                </m:sub>
              </m:sSub>
            </m:num>
            <m:den>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total</m:t>
                  </m:r>
                </m:sub>
              </m:sSub>
            </m:den>
          </m:f>
        </m:oMath>
      </m:oMathPara>
    </w:p>
    <w:p w14:paraId="2FEA9E22" w14:textId="77777777" w:rsidR="00E07AF2" w:rsidRPr="003C33E7" w:rsidRDefault="00000000" w:rsidP="00E07AF2">
      <w:pPr>
        <w:ind w:leftChars="150" w:left="360"/>
        <w:jc w:val="both"/>
        <w:rPr>
          <w:rFonts w:eastAsia="Yu Mincho"/>
          <w:i/>
          <w:color w:val="000000"/>
        </w:rPr>
      </w:pPr>
      <m:oMathPara>
        <m:oMath>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true&amp;vague</m:t>
              </m:r>
            </m:sub>
          </m:sSub>
          <m:r>
            <w:rPr>
              <w:rFonts w:ascii="Cambria Math" w:eastAsia="Calibri" w:hAnsi="Cambria Math"/>
              <w:color w:val="000000"/>
            </w:rPr>
            <m:t>:Accurately identify or indistinctly recommend the correct quantity</m:t>
          </m:r>
        </m:oMath>
      </m:oMathPara>
    </w:p>
    <w:p w14:paraId="56C13D5D" w14:textId="77777777" w:rsidR="00E07AF2" w:rsidRPr="003C33E7" w:rsidRDefault="00000000" w:rsidP="00E07AF2">
      <w:pPr>
        <w:ind w:leftChars="150" w:left="360"/>
        <w:jc w:val="both"/>
        <w:rPr>
          <w:rFonts w:eastAsia="Yu Mincho"/>
          <w:i/>
          <w:iCs/>
          <w:color w:val="000000"/>
        </w:rPr>
      </w:pPr>
      <m:oMathPara>
        <m:oMath>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total</m:t>
              </m:r>
            </m:sub>
          </m:sSub>
          <m:r>
            <w:rPr>
              <w:rFonts w:ascii="Cambria Math" w:eastAsia="Calibri" w:hAnsi="Cambria Math"/>
              <w:color w:val="000000"/>
            </w:rPr>
            <m:t>:Total task</m:t>
          </m:r>
        </m:oMath>
      </m:oMathPara>
    </w:p>
    <w:p w14:paraId="4E5C0FC5" w14:textId="77777777" w:rsidR="00E07AF2" w:rsidRPr="003C33E7" w:rsidRDefault="00E07AF2" w:rsidP="00E07AF2">
      <w:pPr>
        <w:ind w:leftChars="75" w:left="180"/>
        <w:jc w:val="both"/>
        <w:rPr>
          <w:rFonts w:eastAsia="MS Mincho"/>
          <w:i/>
          <w:iCs/>
          <w:color w:val="000000"/>
        </w:rPr>
      </w:pPr>
      <m:oMathPara>
        <m:oMath>
          <m:r>
            <w:rPr>
              <w:rFonts w:ascii="Cambria Math" w:eastAsia="Calibri" w:hAnsi="Cambria Math"/>
              <w:color w:val="000000"/>
            </w:rPr>
            <m:t xml:space="preserve">Accurate Recognition Rate= </m:t>
          </m:r>
          <m:f>
            <m:fPr>
              <m:ctrlPr>
                <w:rPr>
                  <w:rFonts w:ascii="Cambria Math" w:eastAsia="Calibri" w:hAnsi="Cambria Math"/>
                  <w:i/>
                  <w:iCs/>
                  <w:color w:val="000000"/>
                </w:rPr>
              </m:ctrlPr>
            </m:fPr>
            <m:num>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true</m:t>
                  </m:r>
                </m:sub>
              </m:sSub>
              <m:r>
                <w:rPr>
                  <w:rFonts w:ascii="Cambria Math" w:eastAsia="Calibri" w:hAnsi="Cambria Math"/>
                  <w:color w:val="000000"/>
                </w:rPr>
                <m:t xml:space="preserve"> </m:t>
              </m:r>
            </m:num>
            <m:den>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total</m:t>
                  </m:r>
                </m:sub>
              </m:sSub>
            </m:den>
          </m:f>
        </m:oMath>
      </m:oMathPara>
    </w:p>
    <w:p w14:paraId="7DCB8D11" w14:textId="77777777" w:rsidR="003C33E7" w:rsidRPr="002161F2" w:rsidRDefault="00000000" w:rsidP="003C33E7">
      <w:pPr>
        <w:spacing w:before="0"/>
        <w:textAlignment w:val="baseline"/>
        <w:rPr>
          <w:rFonts w:ascii="inherit" w:eastAsia="Times New Roman" w:hAnsi="inherit" w:cs="Segoe UI"/>
          <w:highlight w:val="red"/>
          <w:lang w:eastAsia="en-GB"/>
        </w:rPr>
      </w:pPr>
      <m:oMathPara>
        <m:oMath>
          <m:sSub>
            <m:sSubPr>
              <m:ctrlPr>
                <w:rPr>
                  <w:rFonts w:ascii="Cambria Math" w:eastAsia="Calibri" w:hAnsi="Cambria Math"/>
                  <w:i/>
                  <w:color w:val="000000"/>
                </w:rPr>
              </m:ctrlPr>
            </m:sSubPr>
            <m:e>
              <m:r>
                <w:rPr>
                  <w:rFonts w:ascii="Cambria Math" w:eastAsia="Calibri" w:hAnsi="Cambria Math"/>
                  <w:color w:val="000000"/>
                </w:rPr>
                <m:t>NT</m:t>
              </m:r>
            </m:e>
            <m:sub>
              <m:r>
                <w:rPr>
                  <w:rFonts w:ascii="Cambria Math" w:eastAsia="Calibri" w:hAnsi="Cambria Math"/>
                  <w:color w:val="000000"/>
                </w:rPr>
                <m:t>true</m:t>
              </m:r>
            </m:sub>
          </m:sSub>
          <m:r>
            <w:rPr>
              <w:rFonts w:ascii="Cambria Math" w:eastAsia="Calibri" w:hAnsi="Cambria Math"/>
              <w:color w:val="000000"/>
            </w:rPr>
            <m:t>:The number of accurate identifications.</m:t>
          </m:r>
        </m:oMath>
      </m:oMathPara>
    </w:p>
    <w:p w14:paraId="3CD5E37D" w14:textId="04EFB233" w:rsidR="00E07AF2" w:rsidRPr="003C33E7" w:rsidRDefault="00E07AF2" w:rsidP="00E07AF2">
      <w:pPr>
        <w:jc w:val="both"/>
        <w:rPr>
          <w:rFonts w:eastAsia="MS Mincho"/>
          <w:i/>
          <w:iCs/>
          <w:color w:val="000000"/>
          <w:lang w:eastAsia="zh-CN"/>
        </w:rPr>
      </w:pPr>
    </w:p>
    <w:p w14:paraId="305BD79A" w14:textId="0B7706F2" w:rsidR="00E07AF2" w:rsidRPr="003C33E7" w:rsidRDefault="00E07AF2" w:rsidP="00E07AF2">
      <w:pPr>
        <w:pStyle w:val="Heading2"/>
        <w:rPr>
          <w:rFonts w:eastAsia="Calibri"/>
        </w:rPr>
      </w:pPr>
      <w:r w:rsidRPr="003C33E7">
        <w:lastRenderedPageBreak/>
        <w:t>1</w:t>
      </w:r>
      <w:r w:rsidR="00637300" w:rsidRPr="003C33E7">
        <w:t>4</w:t>
      </w:r>
      <w:r w:rsidRPr="003C33E7">
        <w:t>.3</w:t>
      </w:r>
      <w:r w:rsidR="009B72B3" w:rsidRPr="003C33E7">
        <w:tab/>
      </w:r>
      <w:r w:rsidRPr="003C33E7">
        <w:rPr>
          <w:rFonts w:eastAsia="Calibri"/>
        </w:rPr>
        <w:t>Multi-round dialogue</w:t>
      </w:r>
    </w:p>
    <w:p w14:paraId="4E6B05F0" w14:textId="495FC7FF" w:rsidR="00E07AF2" w:rsidRPr="003C33E7" w:rsidRDefault="00E07AF2" w:rsidP="00E07AF2">
      <w:pPr>
        <w:jc w:val="both"/>
        <w:rPr>
          <w:rFonts w:eastAsia="Calibri"/>
          <w:lang w:eastAsia="zh-CN"/>
        </w:rPr>
      </w:pPr>
      <w:r w:rsidRPr="003C33E7">
        <w:rPr>
          <w:rFonts w:eastAsia="Calibri"/>
          <w:lang w:eastAsia="zh-CN"/>
        </w:rPr>
        <w:t xml:space="preserve">This indicator is to evaluate the ability of the chatbot to support multiple </w:t>
      </w:r>
      <w:r w:rsidRPr="003C33E7">
        <w:rPr>
          <w:rFonts w:eastAsia="Calibri" w:hint="eastAsia"/>
          <w:lang w:eastAsia="zh-CN"/>
        </w:rPr>
        <w:t>turn</w:t>
      </w:r>
      <w:r w:rsidRPr="003C33E7">
        <w:rPr>
          <w:rFonts w:eastAsia="Calibri"/>
          <w:lang w:eastAsia="zh-CN"/>
        </w:rPr>
        <w:t xml:space="preserve">s of dialogue. In the customer service scenario, many problems cannot be solved by simple question and answer in a single </w:t>
      </w:r>
      <w:r w:rsidRPr="003C33E7">
        <w:rPr>
          <w:rFonts w:eastAsia="Calibri" w:hint="eastAsia"/>
          <w:lang w:eastAsia="zh-CN"/>
        </w:rPr>
        <w:t>turn</w:t>
      </w:r>
      <w:r w:rsidRPr="003C33E7">
        <w:rPr>
          <w:rFonts w:eastAsia="Calibri"/>
          <w:lang w:eastAsia="zh-CN"/>
        </w:rPr>
        <w:t xml:space="preserve"> of conversation. When the user's needs are more complex and may need to be presented in multiple </w:t>
      </w:r>
      <w:r w:rsidRPr="003C33E7">
        <w:rPr>
          <w:rFonts w:eastAsia="Calibri" w:hint="eastAsia"/>
          <w:lang w:eastAsia="zh-CN"/>
        </w:rPr>
        <w:t>turn</w:t>
      </w:r>
      <w:r w:rsidRPr="003C33E7">
        <w:rPr>
          <w:rFonts w:eastAsia="Calibri"/>
          <w:lang w:eastAsia="zh-CN"/>
        </w:rPr>
        <w:t>s, the machine can help the user find satisfactory results by asking, clarifying, or confirming. Such a round-trip interactive session is called the multi-round dialogue.</w:t>
      </w:r>
    </w:p>
    <w:p w14:paraId="7ACF9D9A" w14:textId="77777777" w:rsidR="00E07AF2" w:rsidRPr="003C33E7" w:rsidRDefault="00E07AF2" w:rsidP="00E07AF2">
      <w:pPr>
        <w:jc w:val="both"/>
        <w:rPr>
          <w:rFonts w:eastAsia="Calibri"/>
          <w:color w:val="000000"/>
        </w:rPr>
      </w:pPr>
      <w:r w:rsidRPr="003C33E7">
        <w:rPr>
          <w:rFonts w:eastAsia="Calibri"/>
          <w:color w:val="000000"/>
        </w:rPr>
        <w:t>Evaluation methods:</w:t>
      </w:r>
    </w:p>
    <w:p w14:paraId="09DE1FD9" w14:textId="3C29C162" w:rsidR="00E07AF2" w:rsidRPr="003C33E7" w:rsidRDefault="00E07AF2" w:rsidP="002F2CF0">
      <w:pPr>
        <w:numPr>
          <w:ilvl w:val="0"/>
          <w:numId w:val="31"/>
        </w:numPr>
        <w:overflowPunct w:val="0"/>
        <w:autoSpaceDE w:val="0"/>
        <w:autoSpaceDN w:val="0"/>
        <w:adjustRightInd w:val="0"/>
        <w:ind w:left="567" w:hanging="567"/>
        <w:textAlignment w:val="baseline"/>
        <w:rPr>
          <w:rFonts w:eastAsia="Calibri"/>
          <w:color w:val="000000"/>
        </w:rPr>
      </w:pPr>
      <w:r w:rsidRPr="003C33E7">
        <w:rPr>
          <w:rFonts w:eastAsia="Calibri"/>
          <w:color w:val="000000"/>
        </w:rPr>
        <w:t>Use multiple rounds of dialogue to test the data sets. Before the chatbot  gives the user</w:t>
      </w:r>
      <w:r w:rsidR="00C06AB6" w:rsidRPr="003C33E7">
        <w:rPr>
          <w:rFonts w:eastAsia="Calibri"/>
          <w:color w:val="000000"/>
        </w:rPr>
        <w:t xml:space="preserve"> </w:t>
      </w:r>
      <w:r w:rsidRPr="003C33E7">
        <w:rPr>
          <w:rFonts w:eastAsia="Calibri"/>
          <w:color w:val="000000"/>
        </w:rPr>
        <w:t>accurate results, the system will ask diverging questions, add details and repeatedly ask</w:t>
      </w:r>
      <w:r w:rsidR="00C06AB6" w:rsidRPr="003C33E7">
        <w:rPr>
          <w:rFonts w:eastAsia="Calibri"/>
          <w:color w:val="000000"/>
        </w:rPr>
        <w:t xml:space="preserve"> </w:t>
      </w:r>
      <w:r w:rsidRPr="003C33E7">
        <w:rPr>
          <w:rFonts w:eastAsia="Calibri"/>
          <w:color w:val="000000"/>
        </w:rPr>
        <w:t>questions based on the results to see whether it can be accurately identified;</w:t>
      </w:r>
    </w:p>
    <w:p w14:paraId="297887E6" w14:textId="77777777" w:rsidR="00E07AF2" w:rsidRPr="003C33E7" w:rsidRDefault="00E07AF2" w:rsidP="002F2CF0">
      <w:pPr>
        <w:numPr>
          <w:ilvl w:val="0"/>
          <w:numId w:val="31"/>
        </w:numPr>
        <w:overflowPunct w:val="0"/>
        <w:autoSpaceDE w:val="0"/>
        <w:autoSpaceDN w:val="0"/>
        <w:adjustRightInd w:val="0"/>
        <w:ind w:left="567" w:hanging="567"/>
        <w:textAlignment w:val="baseline"/>
        <w:rPr>
          <w:rFonts w:eastAsia="Calibri"/>
          <w:color w:val="000000"/>
        </w:rPr>
      </w:pPr>
      <w:r w:rsidRPr="003C33E7">
        <w:rPr>
          <w:rFonts w:eastAsia="Calibri"/>
          <w:color w:val="000000"/>
        </w:rPr>
        <w:t>Multiple rounds of test data sets covering 2-4 rounds;</w:t>
      </w:r>
    </w:p>
    <w:p w14:paraId="100241A6" w14:textId="77777777" w:rsidR="00E07AF2" w:rsidRPr="003C33E7" w:rsidRDefault="00E07AF2" w:rsidP="002F2CF0">
      <w:pPr>
        <w:numPr>
          <w:ilvl w:val="0"/>
          <w:numId w:val="31"/>
        </w:numPr>
        <w:overflowPunct w:val="0"/>
        <w:autoSpaceDE w:val="0"/>
        <w:autoSpaceDN w:val="0"/>
        <w:adjustRightInd w:val="0"/>
        <w:ind w:left="567" w:hanging="567"/>
        <w:textAlignment w:val="baseline"/>
        <w:rPr>
          <w:rFonts w:eastAsia="Calibri"/>
          <w:color w:val="000000"/>
        </w:rPr>
      </w:pPr>
      <w:r w:rsidRPr="003C33E7">
        <w:rPr>
          <w:rFonts w:eastAsia="Calibri"/>
          <w:color w:val="000000"/>
        </w:rPr>
        <w:t>All rounds of multiple dialogues were successfully identified as task completion, and the ratio of test data volume to task completion rate;</w:t>
      </w:r>
    </w:p>
    <w:p w14:paraId="419D2E88" w14:textId="77777777" w:rsidR="00E07AF2" w:rsidRPr="003C33E7" w:rsidRDefault="00E07AF2" w:rsidP="00E07AF2">
      <w:pPr>
        <w:ind w:leftChars="150" w:left="360"/>
        <w:jc w:val="both"/>
        <w:rPr>
          <w:rFonts w:eastAsia="MS Mincho"/>
          <w:i/>
          <w:iCs/>
          <w:color w:val="000000"/>
        </w:rPr>
      </w:pPr>
      <m:oMathPara>
        <m:oMath>
          <m:r>
            <w:rPr>
              <w:rFonts w:ascii="Cambria Math" w:eastAsia="Calibri" w:hAnsi="Cambria Math"/>
              <w:color w:val="000000"/>
            </w:rPr>
            <m:t xml:space="preserve">Task Completion Rate= </m:t>
          </m:r>
          <m:f>
            <m:fPr>
              <m:ctrlPr>
                <w:rPr>
                  <w:rFonts w:ascii="Cambria Math" w:eastAsia="Calibri" w:hAnsi="Cambria Math"/>
                  <w:i/>
                  <w:iCs/>
                  <w:color w:val="000000"/>
                </w:rPr>
              </m:ctrlPr>
            </m:fPr>
            <m:num>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completed</m:t>
                  </m:r>
                </m:sub>
              </m:sSub>
            </m:num>
            <m:den>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total</m:t>
                  </m:r>
                </m:sub>
              </m:sSub>
            </m:den>
          </m:f>
        </m:oMath>
      </m:oMathPara>
    </w:p>
    <w:p w14:paraId="460EFE35" w14:textId="77777777" w:rsidR="00E07AF2" w:rsidRPr="003C33E7" w:rsidRDefault="00000000" w:rsidP="00E07AF2">
      <w:pPr>
        <w:ind w:leftChars="150" w:left="360"/>
        <w:jc w:val="both"/>
        <w:rPr>
          <w:rFonts w:eastAsia="MS Mincho"/>
          <w:i/>
          <w:color w:val="000000"/>
        </w:rPr>
      </w:pPr>
      <m:oMathPara>
        <m:oMath>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completed</m:t>
              </m:r>
            </m:sub>
          </m:sSub>
          <m:r>
            <w:rPr>
              <w:rFonts w:ascii="Cambria Math" w:eastAsia="Calibri" w:hAnsi="Cambria Math"/>
              <w:color w:val="000000"/>
            </w:rPr>
            <m:t>:the number of completed task.</m:t>
          </m:r>
        </m:oMath>
      </m:oMathPara>
    </w:p>
    <w:p w14:paraId="483B192F" w14:textId="77777777" w:rsidR="00E07AF2" w:rsidRPr="003C33E7" w:rsidRDefault="00000000" w:rsidP="00E07AF2">
      <w:pPr>
        <w:ind w:leftChars="150" w:left="360"/>
        <w:jc w:val="both"/>
        <w:rPr>
          <w:rFonts w:eastAsia="MS Mincho"/>
          <w:i/>
          <w:iCs/>
          <w:color w:val="000000"/>
          <w:lang w:eastAsia="zh-CN"/>
        </w:rPr>
      </w:pPr>
      <m:oMathPara>
        <m:oMath>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total</m:t>
              </m:r>
            </m:sub>
          </m:sSub>
          <m:r>
            <w:rPr>
              <w:rFonts w:ascii="Cambria Math" w:eastAsia="Calibri" w:hAnsi="Cambria Math"/>
              <w:color w:val="000000"/>
            </w:rPr>
            <m:t>:the number of Total task.</m:t>
          </m:r>
        </m:oMath>
      </m:oMathPara>
    </w:p>
    <w:p w14:paraId="1E42096D" w14:textId="77777777" w:rsidR="00E07AF2" w:rsidRPr="003C33E7" w:rsidRDefault="00E07AF2" w:rsidP="002F2CF0">
      <w:pPr>
        <w:numPr>
          <w:ilvl w:val="0"/>
          <w:numId w:val="31"/>
        </w:numPr>
        <w:overflowPunct w:val="0"/>
        <w:autoSpaceDE w:val="0"/>
        <w:autoSpaceDN w:val="0"/>
        <w:adjustRightInd w:val="0"/>
        <w:ind w:left="567" w:hanging="567"/>
        <w:textAlignment w:val="baseline"/>
        <w:rPr>
          <w:rFonts w:eastAsia="Calibri"/>
          <w:color w:val="000000"/>
        </w:rPr>
      </w:pPr>
      <w:r w:rsidRPr="003C33E7">
        <w:rPr>
          <w:rFonts w:eastAsia="Calibri"/>
          <w:color w:val="000000"/>
        </w:rPr>
        <w:t>The ratio of the number of successful rounds identified in the multi-round test to the total number of test rounds is the recognition rate below;</w:t>
      </w:r>
    </w:p>
    <w:p w14:paraId="66705CE8" w14:textId="77777777" w:rsidR="00E07AF2" w:rsidRPr="003C33E7" w:rsidRDefault="00E07AF2" w:rsidP="00E07AF2">
      <w:pPr>
        <w:ind w:leftChars="75" w:left="180"/>
        <w:jc w:val="both"/>
        <w:rPr>
          <w:rFonts w:eastAsia="MS Mincho"/>
          <w:i/>
          <w:iCs/>
          <w:color w:val="000000"/>
        </w:rPr>
      </w:pPr>
      <m:oMathPara>
        <m:oMath>
          <m:r>
            <w:rPr>
              <w:rFonts w:ascii="Cambria Math" w:eastAsia="Calibri" w:hAnsi="Cambria Math"/>
              <w:color w:val="000000"/>
            </w:rPr>
            <m:t xml:space="preserve">Below Recognition Rate= </m:t>
          </m:r>
          <m:f>
            <m:fPr>
              <m:ctrlPr>
                <w:rPr>
                  <w:rFonts w:ascii="Cambria Math" w:eastAsia="Calibri" w:hAnsi="Cambria Math"/>
                  <w:i/>
                  <w:iCs/>
                  <w:color w:val="000000"/>
                </w:rPr>
              </m:ctrlPr>
            </m:fPr>
            <m:num>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co-i</m:t>
                  </m:r>
                </m:sub>
              </m:sSub>
            </m:num>
            <m:den>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total</m:t>
                  </m:r>
                </m:sub>
              </m:sSub>
            </m:den>
          </m:f>
        </m:oMath>
      </m:oMathPara>
    </w:p>
    <w:p w14:paraId="072931F6" w14:textId="62A3CD9B" w:rsidR="002161F2" w:rsidRDefault="00000000" w:rsidP="00D71AB9">
      <w:pPr>
        <w:jc w:val="both"/>
      </w:pPr>
      <m:oMathPara>
        <m:oMath>
          <m:sSub>
            <m:sSubPr>
              <m:ctrlPr>
                <w:rPr>
                  <w:rFonts w:ascii="Cambria Math" w:eastAsia="Calibri" w:hAnsi="Cambria Math"/>
                  <w:i/>
                  <w:color w:val="000000"/>
                </w:rPr>
              </m:ctrlPr>
            </m:sSubPr>
            <m:e>
              <m:r>
                <w:rPr>
                  <w:rFonts w:ascii="Cambria Math" w:eastAsia="Calibri" w:hAnsi="Cambria Math"/>
                  <w:color w:val="000000"/>
                </w:rPr>
                <m:t>T</m:t>
              </m:r>
            </m:e>
            <m:sub>
              <m:r>
                <w:rPr>
                  <w:rFonts w:ascii="Cambria Math" w:eastAsia="Calibri" w:hAnsi="Cambria Math"/>
                  <w:color w:val="000000"/>
                </w:rPr>
                <m:t>co-i</m:t>
              </m:r>
            </m:sub>
          </m:sSub>
          <m:r>
            <w:rPr>
              <w:rFonts w:ascii="Cambria Math" w:eastAsia="Calibri" w:hAnsi="Cambria Math"/>
              <w:color w:val="000000"/>
            </w:rPr>
            <m:t>:The number of correctly identified.</m:t>
          </m:r>
        </m:oMath>
      </m:oMathPara>
    </w:p>
    <w:p w14:paraId="271F0CCD" w14:textId="51736B90" w:rsidR="00F51E24" w:rsidRPr="000D432F" w:rsidRDefault="009B72B3" w:rsidP="00286D1A">
      <w:pPr>
        <w:pStyle w:val="Heading1"/>
        <w:numPr>
          <w:ilvl w:val="0"/>
          <w:numId w:val="36"/>
        </w:numPr>
        <w:ind w:hanging="720"/>
      </w:pPr>
      <w:r>
        <w:rPr>
          <w:rFonts w:eastAsiaTheme="minorEastAsia"/>
        </w:rPr>
        <w:tab/>
      </w:r>
      <w:r w:rsidR="00F51E24" w:rsidRPr="00AB2AD5">
        <w:rPr>
          <w:rFonts w:eastAsiaTheme="minorEastAsia"/>
        </w:rPr>
        <w:t>Construction of the</w:t>
      </w:r>
      <w:r w:rsidR="00143EE3" w:rsidRPr="009B72B3">
        <w:t xml:space="preserve"> KPI’s </w:t>
      </w:r>
    </w:p>
    <w:p w14:paraId="6D3AEC23" w14:textId="1E14F5FB" w:rsidR="00F51E24" w:rsidRPr="00C23A12" w:rsidRDefault="00F51E24" w:rsidP="00F51E24">
      <w:r w:rsidRPr="00C23A12">
        <w:t xml:space="preserve">Desired KPIs for the conversational AI algorithm is proposed as </w:t>
      </w:r>
      <w:proofErr w:type="gramStart"/>
      <w:r w:rsidRPr="00C23A12">
        <w:t>below</w:t>
      </w:r>
      <w:r w:rsidR="00A02624">
        <w:t xml:space="preserve"> </w:t>
      </w:r>
      <w:r w:rsidRPr="00C23A12">
        <w:t>;</w:t>
      </w:r>
      <w:proofErr w:type="gramEnd"/>
    </w:p>
    <w:tbl>
      <w:tblPr>
        <w:tblW w:w="4916" w:type="pct"/>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830"/>
        <w:gridCol w:w="1580"/>
        <w:gridCol w:w="1407"/>
        <w:gridCol w:w="1392"/>
        <w:gridCol w:w="2636"/>
        <w:gridCol w:w="954"/>
        <w:gridCol w:w="668"/>
      </w:tblGrid>
      <w:tr w:rsidR="00EB483D" w:rsidRPr="004432D0" w14:paraId="76E714C1" w14:textId="77777777" w:rsidTr="00EB483D">
        <w:trPr>
          <w:trHeight w:val="900"/>
          <w:tblHeader/>
        </w:trPr>
        <w:tc>
          <w:tcPr>
            <w:tcW w:w="438" w:type="pct"/>
            <w:tcBorders>
              <w:top w:val="single" w:sz="4" w:space="0" w:color="000000"/>
              <w:left w:val="single" w:sz="4" w:space="0" w:color="000000"/>
              <w:bottom w:val="single" w:sz="4" w:space="0" w:color="000000"/>
              <w:right w:val="single" w:sz="4" w:space="0" w:color="000000"/>
            </w:tcBorders>
            <w:shd w:val="clear" w:color="auto" w:fill="auto"/>
          </w:tcPr>
          <w:p w14:paraId="6F7AC161" w14:textId="695F8247" w:rsidR="00D71AB9" w:rsidRPr="00D71AB9" w:rsidRDefault="00D71AB9" w:rsidP="009B72B3">
            <w:pPr>
              <w:pStyle w:val="Tablehead"/>
              <w:rPr>
                <w:color w:val="000000" w:themeColor="text1"/>
              </w:rPr>
            </w:pPr>
            <w:r>
              <w:rPr>
                <w:color w:val="000000" w:themeColor="text1"/>
              </w:rPr>
              <w:t>S. No</w:t>
            </w: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81E87D" w14:textId="22DC10BC" w:rsidR="00D71AB9" w:rsidRPr="00D71AB9" w:rsidRDefault="00D71AB9" w:rsidP="002142DE">
            <w:pPr>
              <w:pStyle w:val="Tablehead"/>
              <w:rPr>
                <w:color w:val="000000" w:themeColor="text1"/>
              </w:rPr>
            </w:pPr>
            <w:r w:rsidRPr="00D71AB9">
              <w:rPr>
                <w:color w:val="000000" w:themeColor="text1"/>
              </w:rPr>
              <w:t>KPI Indicators</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02D27" w14:textId="699CC788" w:rsidR="00D71AB9" w:rsidRPr="00D71AB9" w:rsidRDefault="00A20EF2" w:rsidP="009F475B">
            <w:pPr>
              <w:pStyle w:val="Tablehead"/>
              <w:ind w:right="-91"/>
              <w:rPr>
                <w:color w:val="000000" w:themeColor="text1"/>
              </w:rPr>
            </w:pPr>
            <w:ins w:id="19" w:author="Piyush Chetiya" w:date="2023-09-22T20:21:00Z">
              <w:r>
                <w:rPr>
                  <w:color w:val="000000" w:themeColor="text1"/>
                </w:rPr>
                <w:t>Assessment</w:t>
              </w:r>
            </w:ins>
            <w:del w:id="20" w:author="Piyush Chetiya" w:date="2023-09-22T20:21:00Z">
              <w:r w:rsidR="00D71AB9" w:rsidRPr="00D71AB9" w:rsidDel="00A20EF2">
                <w:rPr>
                  <w:color w:val="000000" w:themeColor="text1"/>
                </w:rPr>
                <w:delText>Measurement</w:delText>
              </w:r>
            </w:del>
            <w:r w:rsidR="00D71AB9" w:rsidRPr="00D71AB9">
              <w:rPr>
                <w:color w:val="000000" w:themeColor="text1"/>
              </w:rPr>
              <w:t xml:space="preserve"> Approach</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611234" w14:textId="77777777" w:rsidR="00D71AB9" w:rsidRPr="00D71AB9" w:rsidRDefault="00D71AB9" w:rsidP="009B72B3">
            <w:pPr>
              <w:pStyle w:val="Tablehead"/>
              <w:rPr>
                <w:color w:val="000000" w:themeColor="text1"/>
              </w:rPr>
            </w:pPr>
            <w:r w:rsidRPr="00D71AB9">
              <w:rPr>
                <w:color w:val="000000" w:themeColor="text1"/>
              </w:rPr>
              <w:t>Key Performance evaluation</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0410FB" w14:textId="77777777" w:rsidR="00D71AB9" w:rsidRPr="00D71AB9" w:rsidRDefault="00D71AB9" w:rsidP="009B72B3">
            <w:pPr>
              <w:pStyle w:val="Tablehead"/>
              <w:rPr>
                <w:color w:val="000000" w:themeColor="text1"/>
              </w:rPr>
            </w:pPr>
            <w:r w:rsidRPr="00D71AB9">
              <w:rPr>
                <w:color w:val="000000" w:themeColor="text1"/>
              </w:rPr>
              <w:t>Explanation</w:t>
            </w:r>
          </w:p>
        </w:tc>
        <w:tc>
          <w:tcPr>
            <w:tcW w:w="504" w:type="pct"/>
            <w:tcBorders>
              <w:top w:val="single" w:sz="4" w:space="0" w:color="000000"/>
              <w:left w:val="single" w:sz="4" w:space="0" w:color="000000"/>
              <w:bottom w:val="single" w:sz="4" w:space="0" w:color="000000"/>
              <w:right w:val="single" w:sz="4" w:space="0" w:color="000000"/>
            </w:tcBorders>
            <w:shd w:val="clear" w:color="auto" w:fill="auto"/>
          </w:tcPr>
          <w:p w14:paraId="5D0C60F2" w14:textId="7A76BBF5" w:rsidR="00D71AB9" w:rsidRPr="00D71AB9" w:rsidRDefault="00D71AB9" w:rsidP="00D71AB9">
            <w:pPr>
              <w:pStyle w:val="Tablehead"/>
              <w:ind w:left="-108" w:right="-113"/>
              <w:rPr>
                <w:color w:val="000000" w:themeColor="text1"/>
                <w:lang w:val="en-US"/>
              </w:rPr>
            </w:pPr>
            <w:r w:rsidRPr="00D71AB9">
              <w:rPr>
                <w:color w:val="000000" w:themeColor="text1"/>
                <w:lang w:val="en-US"/>
              </w:rPr>
              <w:t>Range/</w:t>
            </w:r>
            <w:r>
              <w:rPr>
                <w:color w:val="000000" w:themeColor="text1"/>
                <w:lang w:val="en-US"/>
              </w:rPr>
              <w:t xml:space="preserve"> </w:t>
            </w:r>
          </w:p>
          <w:p w14:paraId="1B8CDCC2" w14:textId="63A503A1" w:rsidR="00D71AB9" w:rsidRPr="00D71AB9" w:rsidRDefault="00D71AB9" w:rsidP="00D71AB9">
            <w:pPr>
              <w:pStyle w:val="Tablehead"/>
              <w:ind w:left="-108" w:right="-113"/>
              <w:rPr>
                <w:color w:val="000000" w:themeColor="text1"/>
              </w:rPr>
            </w:pPr>
            <w:r w:rsidRPr="00D71AB9">
              <w:rPr>
                <w:color w:val="000000" w:themeColor="text1"/>
                <w:lang w:val="en-US"/>
              </w:rPr>
              <w:t>Acceptability threshold</w:t>
            </w:r>
          </w:p>
        </w:tc>
        <w:tc>
          <w:tcPr>
            <w:tcW w:w="353" w:type="pct"/>
            <w:tcBorders>
              <w:top w:val="single" w:sz="4" w:space="0" w:color="000000"/>
              <w:left w:val="single" w:sz="4" w:space="0" w:color="000000"/>
              <w:bottom w:val="single" w:sz="4" w:space="0" w:color="000000"/>
              <w:right w:val="single" w:sz="4" w:space="0" w:color="000000"/>
            </w:tcBorders>
            <w:shd w:val="clear" w:color="auto" w:fill="auto"/>
          </w:tcPr>
          <w:p w14:paraId="05FDB4E1" w14:textId="77777777" w:rsidR="00D71AB9" w:rsidRPr="00D71AB9" w:rsidRDefault="00D71AB9" w:rsidP="009B72B3">
            <w:pPr>
              <w:pStyle w:val="Tablehead"/>
              <w:rPr>
                <w:color w:val="000000" w:themeColor="text1"/>
              </w:rPr>
            </w:pPr>
            <w:r w:rsidRPr="00D71AB9">
              <w:rPr>
                <w:color w:val="000000" w:themeColor="text1"/>
              </w:rPr>
              <w:t>Weight</w:t>
            </w:r>
          </w:p>
        </w:tc>
      </w:tr>
      <w:tr w:rsidR="00EB483D" w:rsidRPr="004432D0" w14:paraId="5059C820" w14:textId="77777777" w:rsidTr="00EB483D">
        <w:trPr>
          <w:trHeight w:val="900"/>
        </w:trPr>
        <w:tc>
          <w:tcPr>
            <w:tcW w:w="438" w:type="pct"/>
            <w:tcBorders>
              <w:top w:val="single" w:sz="4" w:space="0" w:color="000000"/>
              <w:left w:val="single" w:sz="4" w:space="0" w:color="000000"/>
              <w:bottom w:val="single" w:sz="4" w:space="0" w:color="000000"/>
              <w:right w:val="single" w:sz="4" w:space="0" w:color="000000"/>
            </w:tcBorders>
          </w:tcPr>
          <w:p w14:paraId="2E4AF1B8" w14:textId="453D465C" w:rsidR="002142DE" w:rsidRPr="002142DE" w:rsidRDefault="002142DE" w:rsidP="002F2CF0">
            <w:pPr>
              <w:pStyle w:val="Tabletext"/>
              <w:numPr>
                <w:ilvl w:val="0"/>
                <w:numId w:val="33"/>
              </w:numPr>
              <w:tabs>
                <w:tab w:val="clear" w:pos="284"/>
                <w:tab w:val="clear" w:pos="567"/>
                <w:tab w:val="left" w:pos="0"/>
              </w:tabs>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2C8B30" w14:textId="53599236" w:rsidR="00D71AB9" w:rsidRPr="003C33E7" w:rsidRDefault="00D71AB9" w:rsidP="009B72B3">
            <w:pPr>
              <w:pStyle w:val="Tabletext"/>
            </w:pPr>
            <w:r w:rsidRPr="003C33E7">
              <w:t>Bot intent analytics</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0C924B" w14:textId="77777777" w:rsidR="00D71AB9" w:rsidRPr="003C33E7" w:rsidRDefault="00D71AB9" w:rsidP="009B72B3">
            <w:pPr>
              <w:pStyle w:val="Tabletext"/>
            </w:pPr>
            <w:r w:rsidRPr="003C33E7">
              <w:t>Count of the intent such as “welcome”, “hello” messages</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551540" w14:textId="77777777" w:rsidR="00D71AB9" w:rsidRPr="003C33E7" w:rsidRDefault="00D71AB9" w:rsidP="009B72B3">
            <w:pPr>
              <w:pStyle w:val="Tabletext"/>
            </w:pPr>
            <w:r w:rsidRPr="003C33E7">
              <w:t>It is a measure of how smart the bot currently is and how it can be improved</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1CEF1A" w14:textId="77777777" w:rsidR="00D71AB9" w:rsidRPr="003C33E7" w:rsidRDefault="00D71AB9" w:rsidP="009B72B3">
            <w:pPr>
              <w:pStyle w:val="Tabletext"/>
            </w:pPr>
            <w:r w:rsidRPr="003C33E7">
              <w:t xml:space="preserve">It gives </w:t>
            </w:r>
            <w:proofErr w:type="spellStart"/>
            <w:r w:rsidRPr="003C33E7">
              <w:t>and</w:t>
            </w:r>
            <w:proofErr w:type="spellEnd"/>
            <w:r w:rsidRPr="003C33E7">
              <w:t xml:space="preserve"> indication of how the visitors started their question </w:t>
            </w:r>
            <w:proofErr w:type="spellStart"/>
            <w:r w:rsidRPr="003C33E7">
              <w:t>e.g</w:t>
            </w:r>
            <w:proofErr w:type="spellEnd"/>
            <w:r w:rsidRPr="003C33E7">
              <w:t xml:space="preserve"> with say “hi” or “hello” and the bot responded accordingly</w:t>
            </w:r>
          </w:p>
        </w:tc>
        <w:tc>
          <w:tcPr>
            <w:tcW w:w="504" w:type="pct"/>
            <w:tcBorders>
              <w:top w:val="single" w:sz="4" w:space="0" w:color="000000"/>
              <w:left w:val="single" w:sz="4" w:space="0" w:color="000000"/>
              <w:bottom w:val="single" w:sz="4" w:space="0" w:color="000000"/>
              <w:right w:val="single" w:sz="4" w:space="0" w:color="000000"/>
            </w:tcBorders>
          </w:tcPr>
          <w:p w14:paraId="1F0D6A6D" w14:textId="77777777" w:rsidR="00D71AB9" w:rsidRPr="003C33E7" w:rsidRDefault="00D71AB9" w:rsidP="00090289">
            <w:pPr>
              <w:pBdr>
                <w:top w:val="nil"/>
                <w:left w:val="nil"/>
                <w:bottom w:val="nil"/>
                <w:right w:val="nil"/>
                <w:between w:val="nil"/>
                <w:bar w:val="nil"/>
              </w:pBdr>
              <w:jc w:val="both"/>
              <w:rPr>
                <w:lang w:val="en-US"/>
              </w:rPr>
            </w:pPr>
            <w:r w:rsidRPr="003C33E7">
              <w:rPr>
                <w:lang w:val="en-US"/>
              </w:rPr>
              <w:t>&lt;8</w:t>
            </w:r>
          </w:p>
        </w:tc>
        <w:tc>
          <w:tcPr>
            <w:tcW w:w="353" w:type="pct"/>
            <w:tcBorders>
              <w:top w:val="single" w:sz="4" w:space="0" w:color="000000"/>
              <w:left w:val="single" w:sz="4" w:space="0" w:color="000000"/>
              <w:bottom w:val="single" w:sz="4" w:space="0" w:color="000000"/>
              <w:right w:val="single" w:sz="4" w:space="0" w:color="000000"/>
            </w:tcBorders>
          </w:tcPr>
          <w:p w14:paraId="60B890FE" w14:textId="56494A79" w:rsidR="00D71AB9" w:rsidRPr="00AB2AD5" w:rsidRDefault="00D71AB9" w:rsidP="00A54E14">
            <w:r>
              <w:t>6%</w:t>
            </w:r>
          </w:p>
        </w:tc>
      </w:tr>
      <w:tr w:rsidR="00EB483D" w:rsidRPr="004432D0" w14:paraId="6FCBE440" w14:textId="77777777" w:rsidTr="00EB483D">
        <w:trPr>
          <w:trHeight w:val="900"/>
        </w:trPr>
        <w:tc>
          <w:tcPr>
            <w:tcW w:w="438" w:type="pct"/>
            <w:tcBorders>
              <w:top w:val="single" w:sz="4" w:space="0" w:color="000000"/>
              <w:left w:val="single" w:sz="4" w:space="0" w:color="000000"/>
              <w:bottom w:val="single" w:sz="4" w:space="0" w:color="000000"/>
              <w:right w:val="single" w:sz="4" w:space="0" w:color="000000"/>
            </w:tcBorders>
          </w:tcPr>
          <w:p w14:paraId="6FE296F3" w14:textId="77777777" w:rsidR="002142DE" w:rsidRPr="003C33E7" w:rsidRDefault="002142DE"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4E7328" w14:textId="0C27D9FE" w:rsidR="002142DE" w:rsidRPr="003C33E7" w:rsidRDefault="002142DE" w:rsidP="002142DE">
            <w:pPr>
              <w:pStyle w:val="Tabletext"/>
            </w:pPr>
            <w:r w:rsidRPr="003C33E7">
              <w:t>Number of bot messages</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4F45D" w14:textId="77777777" w:rsidR="002142DE" w:rsidRPr="003C33E7" w:rsidRDefault="002142DE" w:rsidP="002142DE">
            <w:pPr>
              <w:pStyle w:val="Tabletext"/>
            </w:pPr>
            <w:r w:rsidRPr="003C33E7">
              <w:t>This metric measures the length of the conversation between the customer and the bot.</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F4F5B" w14:textId="1F94CA17" w:rsidR="002142DE" w:rsidRPr="003C33E7" w:rsidRDefault="002142DE" w:rsidP="002142DE">
            <w:pPr>
              <w:pStyle w:val="Tabletext"/>
            </w:pPr>
            <w:r w:rsidRPr="003C33E7">
              <w:t xml:space="preserve">We generally want this number to be </w:t>
            </w:r>
            <w:r>
              <w:t>moderate/</w:t>
            </w:r>
            <w:r w:rsidRPr="003C33E7">
              <w:t xml:space="preserve">high, but we don’t want the metric to be high for </w:t>
            </w:r>
            <w:r w:rsidRPr="003C33E7">
              <w:lastRenderedPageBreak/>
              <w:t>the wrong reasons.</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24190B" w14:textId="77777777" w:rsidR="002142DE" w:rsidRPr="003C33E7" w:rsidRDefault="002142DE" w:rsidP="002142DE">
            <w:pPr>
              <w:pStyle w:val="Tabletext"/>
            </w:pPr>
            <w:r w:rsidRPr="003C33E7">
              <w:lastRenderedPageBreak/>
              <w:t>Although this number should be high but the bot should not give the same answer over and over again to a query it doesn’t understand.</w:t>
            </w:r>
          </w:p>
        </w:tc>
        <w:tc>
          <w:tcPr>
            <w:tcW w:w="504" w:type="pct"/>
            <w:tcBorders>
              <w:top w:val="single" w:sz="4" w:space="0" w:color="000000"/>
              <w:left w:val="single" w:sz="4" w:space="0" w:color="000000"/>
              <w:bottom w:val="single" w:sz="4" w:space="0" w:color="000000"/>
              <w:right w:val="single" w:sz="4" w:space="0" w:color="000000"/>
            </w:tcBorders>
          </w:tcPr>
          <w:p w14:paraId="56E1A3AB" w14:textId="77777777" w:rsidR="002142DE" w:rsidRPr="003C33E7" w:rsidRDefault="002142DE" w:rsidP="002142DE">
            <w:pPr>
              <w:pBdr>
                <w:top w:val="nil"/>
                <w:left w:val="nil"/>
                <w:bottom w:val="nil"/>
                <w:right w:val="nil"/>
                <w:between w:val="nil"/>
                <w:bar w:val="nil"/>
              </w:pBdr>
              <w:jc w:val="both"/>
              <w:rPr>
                <w:lang w:val="en-US"/>
              </w:rPr>
            </w:pPr>
            <w:r w:rsidRPr="003C33E7">
              <w:rPr>
                <w:lang w:val="en-US"/>
              </w:rPr>
              <w:t>&lt;8</w:t>
            </w:r>
          </w:p>
        </w:tc>
        <w:tc>
          <w:tcPr>
            <w:tcW w:w="353" w:type="pct"/>
            <w:tcBorders>
              <w:top w:val="single" w:sz="4" w:space="0" w:color="000000"/>
              <w:left w:val="single" w:sz="4" w:space="0" w:color="000000"/>
              <w:bottom w:val="single" w:sz="4" w:space="0" w:color="000000"/>
              <w:right w:val="single" w:sz="4" w:space="0" w:color="000000"/>
            </w:tcBorders>
          </w:tcPr>
          <w:p w14:paraId="2950CDE2" w14:textId="2342D44B" w:rsidR="002142DE" w:rsidRPr="003E1009" w:rsidRDefault="002142DE" w:rsidP="002142DE">
            <w:r>
              <w:t>6%</w:t>
            </w:r>
          </w:p>
        </w:tc>
      </w:tr>
      <w:tr w:rsidR="00EB483D" w:rsidRPr="004432D0" w14:paraId="6C2F1749" w14:textId="77777777" w:rsidTr="00EB483D">
        <w:trPr>
          <w:trHeight w:val="900"/>
        </w:trPr>
        <w:tc>
          <w:tcPr>
            <w:tcW w:w="438" w:type="pct"/>
            <w:tcBorders>
              <w:top w:val="single" w:sz="4" w:space="0" w:color="000000"/>
              <w:left w:val="single" w:sz="4" w:space="0" w:color="000000"/>
              <w:bottom w:val="single" w:sz="4" w:space="0" w:color="000000"/>
              <w:right w:val="single" w:sz="4" w:space="0" w:color="000000"/>
            </w:tcBorders>
          </w:tcPr>
          <w:p w14:paraId="5A2A4E3F" w14:textId="77777777" w:rsidR="002142DE" w:rsidRPr="003C33E7" w:rsidRDefault="002142DE" w:rsidP="002F2CF0">
            <w:pPr>
              <w:pStyle w:val="Tabletext"/>
              <w:numPr>
                <w:ilvl w:val="0"/>
                <w:numId w:val="33"/>
              </w:numPr>
              <w:tabs>
                <w:tab w:val="clear" w:pos="284"/>
                <w:tab w:val="left" w:pos="322"/>
              </w:tabs>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8AC5D1" w14:textId="62C5D286" w:rsidR="002142DE" w:rsidRPr="003C33E7" w:rsidRDefault="002142DE" w:rsidP="002142DE">
            <w:pPr>
              <w:pStyle w:val="Tabletext"/>
            </w:pPr>
            <w:r w:rsidRPr="003C33E7">
              <w:t>Bounce Rate</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AC7E1D" w14:textId="77777777" w:rsidR="002142DE" w:rsidRPr="003C33E7" w:rsidRDefault="002142DE" w:rsidP="002142DE">
            <w:pPr>
              <w:pStyle w:val="Tabletext"/>
            </w:pPr>
            <w:r w:rsidRPr="003C33E7">
              <w:t>This metric is a measure of the effectiveness of the chatbot.</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3BA2E4" w14:textId="77777777" w:rsidR="002142DE" w:rsidRDefault="002142DE" w:rsidP="002142DE">
            <w:pPr>
              <w:pStyle w:val="Tabletext"/>
            </w:pPr>
            <w:r w:rsidRPr="003C33E7">
              <w:t>We generally want this number to be as low as possible.</w:t>
            </w:r>
          </w:p>
          <w:p w14:paraId="466F1260" w14:textId="77777777" w:rsidR="00855F60" w:rsidRPr="0007762F" w:rsidRDefault="00855F60" w:rsidP="0007762F">
            <w:pPr>
              <w:jc w:val="center"/>
              <w:rPr>
                <w:lang w:eastAsia="en-US"/>
              </w:rPr>
            </w:pP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20BFD2" w14:textId="77777777" w:rsidR="002142DE" w:rsidRPr="003C33E7" w:rsidRDefault="002142DE" w:rsidP="002142DE">
            <w:pPr>
              <w:pStyle w:val="Tabletext"/>
            </w:pPr>
            <w:r w:rsidRPr="003C33E7">
              <w:t>Bounce rate can be high due to longer loading time, poor website design.</w:t>
            </w:r>
          </w:p>
        </w:tc>
        <w:tc>
          <w:tcPr>
            <w:tcW w:w="504" w:type="pct"/>
            <w:tcBorders>
              <w:top w:val="single" w:sz="4" w:space="0" w:color="000000"/>
              <w:left w:val="single" w:sz="4" w:space="0" w:color="000000"/>
              <w:bottom w:val="single" w:sz="4" w:space="0" w:color="000000"/>
              <w:right w:val="single" w:sz="4" w:space="0" w:color="000000"/>
            </w:tcBorders>
          </w:tcPr>
          <w:p w14:paraId="396BB80D" w14:textId="77777777" w:rsidR="002142DE" w:rsidRPr="003C33E7" w:rsidRDefault="002142DE" w:rsidP="002142DE">
            <w:pPr>
              <w:pBdr>
                <w:top w:val="nil"/>
                <w:left w:val="nil"/>
                <w:bottom w:val="nil"/>
                <w:right w:val="nil"/>
                <w:between w:val="nil"/>
                <w:bar w:val="nil"/>
              </w:pBdr>
              <w:jc w:val="both"/>
              <w:rPr>
                <w:lang w:val="en-US"/>
              </w:rPr>
            </w:pPr>
            <w:r w:rsidRPr="003C33E7">
              <w:rPr>
                <w:lang w:val="en-US"/>
              </w:rPr>
              <w:t>&gt;2</w:t>
            </w:r>
          </w:p>
        </w:tc>
        <w:tc>
          <w:tcPr>
            <w:tcW w:w="353" w:type="pct"/>
            <w:tcBorders>
              <w:top w:val="single" w:sz="4" w:space="0" w:color="000000"/>
              <w:left w:val="single" w:sz="4" w:space="0" w:color="000000"/>
              <w:bottom w:val="single" w:sz="4" w:space="0" w:color="000000"/>
              <w:right w:val="single" w:sz="4" w:space="0" w:color="000000"/>
            </w:tcBorders>
          </w:tcPr>
          <w:p w14:paraId="74809F9D" w14:textId="4E539288" w:rsidR="002142DE" w:rsidRDefault="002142DE" w:rsidP="002142DE">
            <w:r>
              <w:t>6%</w:t>
            </w:r>
          </w:p>
        </w:tc>
      </w:tr>
      <w:tr w:rsidR="00EB483D" w:rsidRPr="004432D0" w14:paraId="24AD5BE9" w14:textId="77777777" w:rsidTr="00EB483D">
        <w:trPr>
          <w:trHeight w:val="900"/>
        </w:trPr>
        <w:tc>
          <w:tcPr>
            <w:tcW w:w="438" w:type="pct"/>
            <w:tcBorders>
              <w:top w:val="single" w:sz="4" w:space="0" w:color="000000"/>
              <w:left w:val="single" w:sz="4" w:space="0" w:color="000000"/>
              <w:bottom w:val="single" w:sz="4" w:space="0" w:color="000000"/>
              <w:right w:val="single" w:sz="4" w:space="0" w:color="000000"/>
            </w:tcBorders>
          </w:tcPr>
          <w:p w14:paraId="7CB41297" w14:textId="77777777" w:rsidR="00D71AB9" w:rsidRPr="003C33E7"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9CC526" w14:textId="2408B27C" w:rsidR="00D71AB9" w:rsidRPr="003C33E7" w:rsidRDefault="00D71AB9" w:rsidP="009B72B3">
            <w:pPr>
              <w:pStyle w:val="Tabletext"/>
            </w:pPr>
            <w:r w:rsidRPr="003C33E7">
              <w:t>Fallback Rate</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19120F" w14:textId="77777777" w:rsidR="00D71AB9" w:rsidRPr="003C33E7" w:rsidRDefault="00D71AB9" w:rsidP="009B72B3">
            <w:pPr>
              <w:pStyle w:val="Tabletext"/>
            </w:pPr>
            <w:r w:rsidRPr="00D71AB9">
              <w:t>This</w:t>
            </w:r>
            <w:r w:rsidRPr="003C33E7">
              <w:t xml:space="preserve"> canned </w:t>
            </w:r>
            <w:proofErr w:type="spellStart"/>
            <w:r w:rsidRPr="003C33E7">
              <w:t>reponse</w:t>
            </w:r>
            <w:proofErr w:type="spellEnd"/>
            <w:r w:rsidRPr="003C33E7">
              <w:t xml:space="preserve"> is given based upon the reply set by the bot designer.</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D68E3B" w14:textId="77777777" w:rsidR="00D71AB9" w:rsidRPr="003C33E7" w:rsidRDefault="00D71AB9" w:rsidP="009B72B3">
            <w:pPr>
              <w:pStyle w:val="Tabletext"/>
            </w:pPr>
            <w:r w:rsidRPr="003C33E7">
              <w:t>Rate of occurrence of the Fallback should be low.</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B63E4" w14:textId="77777777" w:rsidR="00D71AB9" w:rsidRPr="003C33E7" w:rsidRDefault="00D71AB9" w:rsidP="009B72B3">
            <w:pPr>
              <w:pStyle w:val="Tabletext"/>
            </w:pPr>
            <w:r w:rsidRPr="003C33E7">
              <w:t>We should know the user messages that is generating the fallback response. It could be a fault in the NLP engine as the bot is not able to understand what the user is looking at.</w:t>
            </w:r>
          </w:p>
        </w:tc>
        <w:tc>
          <w:tcPr>
            <w:tcW w:w="504" w:type="pct"/>
            <w:tcBorders>
              <w:top w:val="single" w:sz="4" w:space="0" w:color="000000"/>
              <w:left w:val="single" w:sz="4" w:space="0" w:color="000000"/>
              <w:bottom w:val="single" w:sz="4" w:space="0" w:color="000000"/>
              <w:right w:val="single" w:sz="4" w:space="0" w:color="000000"/>
            </w:tcBorders>
          </w:tcPr>
          <w:p w14:paraId="1FD428C7" w14:textId="77777777" w:rsidR="00D71AB9" w:rsidRPr="003C33E7" w:rsidRDefault="00D71AB9" w:rsidP="00090289">
            <w:pPr>
              <w:pBdr>
                <w:top w:val="nil"/>
                <w:left w:val="nil"/>
                <w:bottom w:val="nil"/>
                <w:right w:val="nil"/>
                <w:between w:val="nil"/>
                <w:bar w:val="nil"/>
              </w:pBdr>
              <w:jc w:val="both"/>
              <w:rPr>
                <w:lang w:val="en-US"/>
              </w:rPr>
            </w:pPr>
            <w:r w:rsidRPr="003C33E7">
              <w:rPr>
                <w:lang w:val="en-US"/>
              </w:rPr>
              <w:t>&gt;2</w:t>
            </w:r>
          </w:p>
        </w:tc>
        <w:tc>
          <w:tcPr>
            <w:tcW w:w="353" w:type="pct"/>
            <w:tcBorders>
              <w:top w:val="single" w:sz="4" w:space="0" w:color="000000"/>
              <w:left w:val="single" w:sz="4" w:space="0" w:color="000000"/>
              <w:bottom w:val="single" w:sz="4" w:space="0" w:color="000000"/>
              <w:right w:val="single" w:sz="4" w:space="0" w:color="000000"/>
            </w:tcBorders>
          </w:tcPr>
          <w:p w14:paraId="292D1304" w14:textId="6FA4E59B" w:rsidR="00D71AB9" w:rsidRDefault="00D71AB9" w:rsidP="00A54E14">
            <w:r>
              <w:t>6%</w:t>
            </w:r>
          </w:p>
        </w:tc>
      </w:tr>
      <w:tr w:rsidR="00EB483D" w:rsidRPr="004432D0" w14:paraId="6C996156" w14:textId="77777777" w:rsidTr="00EB483D">
        <w:trPr>
          <w:trHeight w:val="1347"/>
        </w:trPr>
        <w:tc>
          <w:tcPr>
            <w:tcW w:w="438" w:type="pct"/>
            <w:tcBorders>
              <w:top w:val="single" w:sz="4" w:space="0" w:color="000000"/>
              <w:left w:val="single" w:sz="4" w:space="0" w:color="000000"/>
              <w:bottom w:val="single" w:sz="4" w:space="0" w:color="000000"/>
              <w:right w:val="single" w:sz="4" w:space="0" w:color="000000"/>
            </w:tcBorders>
          </w:tcPr>
          <w:p w14:paraId="06DDEF4B" w14:textId="77777777" w:rsidR="00D71AB9" w:rsidRPr="003C33E7"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9AC1E6" w14:textId="233A1901" w:rsidR="00D71AB9" w:rsidRPr="003C33E7" w:rsidRDefault="00D71AB9" w:rsidP="009B72B3">
            <w:pPr>
              <w:pStyle w:val="Tabletext"/>
            </w:pPr>
            <w:r w:rsidRPr="003C33E7">
              <w:t>Integrity [3]</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1B35C" w14:textId="77777777" w:rsidR="00D71AB9" w:rsidRPr="003C33E7" w:rsidRDefault="00D71AB9" w:rsidP="009B72B3">
            <w:pPr>
              <w:pStyle w:val="Tabletext"/>
            </w:pPr>
            <w:r w:rsidRPr="003C33E7">
              <w:t>Users feedback</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0AABD6" w14:textId="77777777" w:rsidR="00D71AB9" w:rsidRPr="003C33E7" w:rsidRDefault="00D71AB9" w:rsidP="009B72B3">
            <w:pPr>
              <w:pStyle w:val="Tabletext"/>
            </w:pPr>
            <w:r w:rsidRPr="003C33E7">
              <w:t>Relevance of the answer provided by the C.AI bot.</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6EFB4C" w14:textId="77777777" w:rsidR="00D71AB9" w:rsidRPr="003C33E7" w:rsidRDefault="00D71AB9" w:rsidP="009B72B3">
            <w:pPr>
              <w:pStyle w:val="Tabletext"/>
            </w:pPr>
            <w:r w:rsidRPr="003C33E7">
              <w:t xml:space="preserve">Sometimes the chatbots/ AI assistant answers without context which it does not realize </w:t>
            </w:r>
            <w:proofErr w:type="gramStart"/>
            <w:r w:rsidRPr="003C33E7">
              <w:t>i.e.</w:t>
            </w:r>
            <w:proofErr w:type="gramEnd"/>
            <w:r w:rsidRPr="003C33E7">
              <w:t xml:space="preserve"> answering irrelevant to the question.</w:t>
            </w:r>
          </w:p>
        </w:tc>
        <w:tc>
          <w:tcPr>
            <w:tcW w:w="504" w:type="pct"/>
            <w:tcBorders>
              <w:top w:val="single" w:sz="4" w:space="0" w:color="000000"/>
              <w:left w:val="single" w:sz="4" w:space="0" w:color="000000"/>
              <w:bottom w:val="single" w:sz="4" w:space="0" w:color="000000"/>
              <w:right w:val="single" w:sz="4" w:space="0" w:color="000000"/>
            </w:tcBorders>
          </w:tcPr>
          <w:p w14:paraId="17AB6230" w14:textId="77777777" w:rsidR="00D71AB9" w:rsidRPr="003C33E7" w:rsidRDefault="00D71AB9" w:rsidP="00A54E14">
            <w:r w:rsidRPr="003C33E7">
              <w:t>&lt;8</w:t>
            </w:r>
          </w:p>
        </w:tc>
        <w:tc>
          <w:tcPr>
            <w:tcW w:w="353" w:type="pct"/>
            <w:tcBorders>
              <w:top w:val="single" w:sz="4" w:space="0" w:color="000000"/>
              <w:left w:val="single" w:sz="4" w:space="0" w:color="000000"/>
              <w:bottom w:val="single" w:sz="4" w:space="0" w:color="000000"/>
              <w:right w:val="single" w:sz="4" w:space="0" w:color="000000"/>
            </w:tcBorders>
          </w:tcPr>
          <w:p w14:paraId="24E27B2B" w14:textId="4BA5F8A9" w:rsidR="00D71AB9" w:rsidRPr="00C23A12" w:rsidRDefault="00D71AB9" w:rsidP="00A54E14">
            <w:r>
              <w:t>6%</w:t>
            </w:r>
          </w:p>
        </w:tc>
      </w:tr>
      <w:tr w:rsidR="00EB483D" w:rsidRPr="004432D0" w14:paraId="41D439A5" w14:textId="77777777" w:rsidTr="00EB483D">
        <w:trPr>
          <w:trHeight w:val="1800"/>
        </w:trPr>
        <w:tc>
          <w:tcPr>
            <w:tcW w:w="438" w:type="pct"/>
            <w:tcBorders>
              <w:top w:val="single" w:sz="4" w:space="0" w:color="000000"/>
              <w:left w:val="single" w:sz="4" w:space="0" w:color="000000"/>
              <w:bottom w:val="single" w:sz="4" w:space="0" w:color="000000"/>
              <w:right w:val="single" w:sz="4" w:space="0" w:color="000000"/>
            </w:tcBorders>
          </w:tcPr>
          <w:p w14:paraId="0E794A08" w14:textId="77777777" w:rsidR="00D71AB9" w:rsidRPr="003C33E7"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324611" w14:textId="0B31BF01" w:rsidR="00D71AB9" w:rsidRPr="003C33E7" w:rsidRDefault="00D71AB9" w:rsidP="009B72B3">
            <w:pPr>
              <w:pStyle w:val="Tabletext"/>
            </w:pPr>
            <w:r w:rsidRPr="003C33E7">
              <w:t>Fairness [4]</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240149" w14:textId="77777777" w:rsidR="00D71AB9" w:rsidRPr="003C33E7" w:rsidRDefault="00D71AB9" w:rsidP="009B72B3">
            <w:pPr>
              <w:pStyle w:val="Tabletext"/>
            </w:pPr>
            <w:r w:rsidRPr="003C33E7">
              <w:t>Evaluation of training set and the model outcomes with the expected results</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523A63" w14:textId="77777777" w:rsidR="00D71AB9" w:rsidRPr="003C33E7" w:rsidRDefault="00D71AB9" w:rsidP="009B72B3">
            <w:pPr>
              <w:pStyle w:val="Tabletext"/>
            </w:pPr>
            <w:r w:rsidRPr="003C33E7">
              <w:t>Overall fairness indicators, such as Fairness Score, Bias Index [4]</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96E53F" w14:textId="77777777" w:rsidR="00D71AB9" w:rsidRPr="003C33E7" w:rsidRDefault="00D71AB9" w:rsidP="009B72B3">
            <w:pPr>
              <w:pStyle w:val="Tabletext"/>
            </w:pPr>
            <w:r w:rsidRPr="003C33E7">
              <w:t>Model should be fair. There should be no discrimination based on caste, religion, race, gender, etc.</w:t>
            </w:r>
          </w:p>
        </w:tc>
        <w:tc>
          <w:tcPr>
            <w:tcW w:w="504" w:type="pct"/>
            <w:tcBorders>
              <w:top w:val="single" w:sz="4" w:space="0" w:color="000000"/>
              <w:left w:val="single" w:sz="4" w:space="0" w:color="000000"/>
              <w:bottom w:val="single" w:sz="4" w:space="0" w:color="000000"/>
              <w:right w:val="single" w:sz="4" w:space="0" w:color="000000"/>
            </w:tcBorders>
          </w:tcPr>
          <w:p w14:paraId="79E57055" w14:textId="77777777" w:rsidR="00D71AB9" w:rsidRPr="003C33E7" w:rsidRDefault="00D71AB9" w:rsidP="00A54E14">
            <w:r w:rsidRPr="003C33E7">
              <w:t>&lt;7</w:t>
            </w:r>
          </w:p>
        </w:tc>
        <w:tc>
          <w:tcPr>
            <w:tcW w:w="353" w:type="pct"/>
            <w:tcBorders>
              <w:top w:val="single" w:sz="4" w:space="0" w:color="000000"/>
              <w:left w:val="single" w:sz="4" w:space="0" w:color="000000"/>
              <w:bottom w:val="single" w:sz="4" w:space="0" w:color="000000"/>
              <w:right w:val="single" w:sz="4" w:space="0" w:color="000000"/>
            </w:tcBorders>
          </w:tcPr>
          <w:p w14:paraId="721373E6" w14:textId="16843746" w:rsidR="00D71AB9" w:rsidRPr="00C23A12" w:rsidRDefault="00D71AB9" w:rsidP="00A54E14">
            <w:r>
              <w:t>6%</w:t>
            </w:r>
          </w:p>
        </w:tc>
      </w:tr>
      <w:tr w:rsidR="00EB483D" w:rsidRPr="004432D0" w14:paraId="0EC255D1" w14:textId="77777777" w:rsidTr="00CF656C">
        <w:trPr>
          <w:trHeight w:val="1822"/>
        </w:trPr>
        <w:tc>
          <w:tcPr>
            <w:tcW w:w="438" w:type="pct"/>
            <w:tcBorders>
              <w:top w:val="single" w:sz="4" w:space="0" w:color="000000"/>
              <w:left w:val="single" w:sz="4" w:space="0" w:color="000000"/>
              <w:bottom w:val="single" w:sz="4" w:space="0" w:color="000000"/>
              <w:right w:val="single" w:sz="4" w:space="0" w:color="000000"/>
            </w:tcBorders>
          </w:tcPr>
          <w:p w14:paraId="1CC1D971" w14:textId="77777777" w:rsidR="00D71AB9" w:rsidRPr="003C33E7"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6173B" w14:textId="5E19BF04" w:rsidR="00D71AB9" w:rsidRPr="003C33E7" w:rsidRDefault="00D71AB9" w:rsidP="009B72B3">
            <w:pPr>
              <w:pStyle w:val="Tabletext"/>
            </w:pPr>
            <w:r w:rsidRPr="003C33E7">
              <w:t>Accuracy [5]</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24897" w14:textId="77777777" w:rsidR="00D71AB9" w:rsidRPr="003C33E7" w:rsidRDefault="00D71AB9" w:rsidP="009B72B3">
            <w:pPr>
              <w:pStyle w:val="Tabletext"/>
            </w:pPr>
            <w:r w:rsidRPr="003C33E7">
              <w:t>Evaluated by the user experience</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E78EC3" w14:textId="77777777" w:rsidR="00D71AB9" w:rsidRPr="003C33E7" w:rsidRDefault="00D71AB9" w:rsidP="009B72B3">
            <w:pPr>
              <w:pStyle w:val="Tabletext"/>
            </w:pPr>
            <w:r w:rsidRPr="003C33E7">
              <w:t>Reward system</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5CBABC" w14:textId="2A348C3E" w:rsidR="00855F60" w:rsidRPr="00855F60" w:rsidRDefault="00D71AB9" w:rsidP="00855F60">
            <w:pPr>
              <w:pStyle w:val="Tabletext"/>
            </w:pPr>
            <w:r w:rsidRPr="003C33E7">
              <w:t>Some Deep reinforcement learning algorithms used in conversational AI are Q-Learning, Deep Q Neural Network (DQN) and Distributed Reinforcement Learning, Quantile Regression (QR-DQN).</w:t>
            </w:r>
          </w:p>
        </w:tc>
        <w:tc>
          <w:tcPr>
            <w:tcW w:w="504" w:type="pct"/>
            <w:tcBorders>
              <w:top w:val="single" w:sz="4" w:space="0" w:color="000000"/>
              <w:left w:val="single" w:sz="4" w:space="0" w:color="000000"/>
              <w:bottom w:val="single" w:sz="4" w:space="0" w:color="000000"/>
              <w:right w:val="single" w:sz="4" w:space="0" w:color="000000"/>
            </w:tcBorders>
          </w:tcPr>
          <w:p w14:paraId="0F74ADB8" w14:textId="77777777" w:rsidR="00D71AB9" w:rsidRPr="003C33E7" w:rsidRDefault="00D71AB9" w:rsidP="00A54E14">
            <w:r w:rsidRPr="003C33E7">
              <w:t>&lt;8</w:t>
            </w:r>
          </w:p>
        </w:tc>
        <w:tc>
          <w:tcPr>
            <w:tcW w:w="353" w:type="pct"/>
            <w:tcBorders>
              <w:top w:val="single" w:sz="4" w:space="0" w:color="000000"/>
              <w:left w:val="single" w:sz="4" w:space="0" w:color="000000"/>
              <w:bottom w:val="single" w:sz="4" w:space="0" w:color="000000"/>
              <w:right w:val="single" w:sz="4" w:space="0" w:color="000000"/>
            </w:tcBorders>
          </w:tcPr>
          <w:p w14:paraId="0A392325" w14:textId="6A93CCDE" w:rsidR="00D71AB9" w:rsidRPr="00C23A12" w:rsidRDefault="00D71AB9" w:rsidP="00A02624">
            <w:r>
              <w:t>6%</w:t>
            </w:r>
          </w:p>
        </w:tc>
      </w:tr>
      <w:tr w:rsidR="00EB483D" w:rsidRPr="004432D0" w14:paraId="7610251E" w14:textId="77777777" w:rsidTr="00EB483D">
        <w:trPr>
          <w:trHeight w:val="1743"/>
        </w:trPr>
        <w:tc>
          <w:tcPr>
            <w:tcW w:w="438" w:type="pct"/>
            <w:tcBorders>
              <w:top w:val="single" w:sz="4" w:space="0" w:color="000000"/>
              <w:left w:val="single" w:sz="4" w:space="0" w:color="000000"/>
              <w:bottom w:val="single" w:sz="4" w:space="0" w:color="000000"/>
              <w:right w:val="single" w:sz="4" w:space="0" w:color="000000"/>
            </w:tcBorders>
          </w:tcPr>
          <w:p w14:paraId="75BD8C2A" w14:textId="77777777" w:rsidR="00D71AB9" w:rsidRPr="003C33E7"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02C6AD" w14:textId="53BF877C" w:rsidR="00D71AB9" w:rsidRPr="003C33E7" w:rsidRDefault="00D71AB9" w:rsidP="009B72B3">
            <w:pPr>
              <w:pStyle w:val="Tabletext"/>
            </w:pPr>
            <w:r w:rsidRPr="003C33E7">
              <w:t>Learning [3]</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DBC68A" w14:textId="77777777" w:rsidR="00D71AB9" w:rsidRPr="003C33E7" w:rsidRDefault="00D71AB9" w:rsidP="009B72B3">
            <w:pPr>
              <w:pStyle w:val="Tabletext"/>
            </w:pPr>
            <w:r w:rsidRPr="003C33E7">
              <w:t>Relevancy between the Question and Answer as perceived by the user.</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5C6018" w14:textId="77777777" w:rsidR="00D71AB9" w:rsidRPr="003C33E7" w:rsidRDefault="00D71AB9" w:rsidP="009B72B3">
            <w:pPr>
              <w:pStyle w:val="Tabletext"/>
            </w:pPr>
            <w:r w:rsidRPr="003C33E7">
              <w:t>Decision on action.</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DF48E5" w14:textId="77777777" w:rsidR="00D71AB9" w:rsidRPr="003C33E7" w:rsidRDefault="00D71AB9" w:rsidP="009B72B3">
            <w:pPr>
              <w:pStyle w:val="Tabletext"/>
            </w:pPr>
            <w:r w:rsidRPr="003C33E7">
              <w:t>Deep reinforcement learning from unstructured data.</w:t>
            </w:r>
          </w:p>
        </w:tc>
        <w:tc>
          <w:tcPr>
            <w:tcW w:w="504" w:type="pct"/>
            <w:tcBorders>
              <w:top w:val="single" w:sz="4" w:space="0" w:color="000000"/>
              <w:left w:val="single" w:sz="4" w:space="0" w:color="000000"/>
              <w:bottom w:val="single" w:sz="4" w:space="0" w:color="000000"/>
              <w:right w:val="single" w:sz="4" w:space="0" w:color="000000"/>
            </w:tcBorders>
          </w:tcPr>
          <w:p w14:paraId="01FC3A4F" w14:textId="77777777" w:rsidR="00D71AB9" w:rsidRPr="003C33E7" w:rsidRDefault="00D71AB9" w:rsidP="00A54E14">
            <w:r w:rsidRPr="003C33E7">
              <w:t>&lt;7</w:t>
            </w:r>
          </w:p>
        </w:tc>
        <w:tc>
          <w:tcPr>
            <w:tcW w:w="353" w:type="pct"/>
            <w:tcBorders>
              <w:top w:val="single" w:sz="4" w:space="0" w:color="000000"/>
              <w:left w:val="single" w:sz="4" w:space="0" w:color="000000"/>
              <w:bottom w:val="single" w:sz="4" w:space="0" w:color="000000"/>
              <w:right w:val="single" w:sz="4" w:space="0" w:color="000000"/>
            </w:tcBorders>
          </w:tcPr>
          <w:p w14:paraId="44559641" w14:textId="60401ED3" w:rsidR="00D71AB9" w:rsidRPr="00C23A12" w:rsidRDefault="00D71AB9" w:rsidP="00A54E14">
            <w:r>
              <w:t>6%</w:t>
            </w:r>
          </w:p>
        </w:tc>
      </w:tr>
      <w:tr w:rsidR="00EB483D" w:rsidRPr="004432D0" w14:paraId="06E4A2F5" w14:textId="77777777" w:rsidTr="00EB483D">
        <w:trPr>
          <w:trHeight w:val="2398"/>
        </w:trPr>
        <w:tc>
          <w:tcPr>
            <w:tcW w:w="438" w:type="pct"/>
            <w:tcBorders>
              <w:top w:val="single" w:sz="4" w:space="0" w:color="000000"/>
              <w:left w:val="single" w:sz="4" w:space="0" w:color="000000"/>
              <w:bottom w:val="single" w:sz="4" w:space="0" w:color="000000"/>
              <w:right w:val="single" w:sz="4" w:space="0" w:color="000000"/>
            </w:tcBorders>
          </w:tcPr>
          <w:p w14:paraId="250FC46E" w14:textId="77777777" w:rsidR="00D71AB9" w:rsidRPr="003C33E7"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1CEDA" w14:textId="03B72B96" w:rsidR="00D71AB9" w:rsidRPr="003C33E7" w:rsidRDefault="00D71AB9" w:rsidP="009B72B3">
            <w:pPr>
              <w:pStyle w:val="Tabletext"/>
            </w:pPr>
            <w:r w:rsidRPr="003C33E7">
              <w:t>Censoring [6]</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FD70B8" w14:textId="77777777" w:rsidR="00D71AB9" w:rsidRPr="003C33E7" w:rsidRDefault="00D71AB9" w:rsidP="009B72B3">
            <w:pPr>
              <w:pStyle w:val="Tabletext"/>
            </w:pPr>
            <w:r w:rsidRPr="003C33E7">
              <w:t>LSTM model (Long Short Term Memory).</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DA1F4E" w14:textId="77777777" w:rsidR="00D71AB9" w:rsidRPr="003C33E7" w:rsidRDefault="00D71AB9" w:rsidP="009B72B3">
            <w:pPr>
              <w:pStyle w:val="Tabletext"/>
            </w:pPr>
            <w:r w:rsidRPr="003C33E7">
              <w:t>Negative reward system.</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EFD2B8" w14:textId="77777777" w:rsidR="00D71AB9" w:rsidRPr="003C33E7" w:rsidRDefault="00D71AB9" w:rsidP="009B72B3">
            <w:pPr>
              <w:pStyle w:val="Tabletext"/>
            </w:pPr>
            <w:r w:rsidRPr="003C33E7">
              <w:t>LSTM model is able to increase the memory of recurrent neural networks. LSTM model along with DRL (Deep Reinforcement Learning) Algorithm is able to censor the inappropriate utterances in a text using a negative reward system.</w:t>
            </w:r>
          </w:p>
        </w:tc>
        <w:tc>
          <w:tcPr>
            <w:tcW w:w="504" w:type="pct"/>
            <w:tcBorders>
              <w:top w:val="single" w:sz="4" w:space="0" w:color="000000"/>
              <w:left w:val="single" w:sz="4" w:space="0" w:color="000000"/>
              <w:bottom w:val="single" w:sz="4" w:space="0" w:color="000000"/>
              <w:right w:val="single" w:sz="4" w:space="0" w:color="000000"/>
            </w:tcBorders>
          </w:tcPr>
          <w:p w14:paraId="5473BF73" w14:textId="77777777" w:rsidR="00D71AB9" w:rsidRPr="003C33E7" w:rsidRDefault="00D71AB9" w:rsidP="00A54E14">
            <w:r w:rsidRPr="003C33E7">
              <w:t>&lt;6</w:t>
            </w:r>
          </w:p>
        </w:tc>
        <w:tc>
          <w:tcPr>
            <w:tcW w:w="353" w:type="pct"/>
            <w:tcBorders>
              <w:top w:val="single" w:sz="4" w:space="0" w:color="000000"/>
              <w:left w:val="single" w:sz="4" w:space="0" w:color="000000"/>
              <w:bottom w:val="single" w:sz="4" w:space="0" w:color="000000"/>
              <w:right w:val="single" w:sz="4" w:space="0" w:color="000000"/>
            </w:tcBorders>
          </w:tcPr>
          <w:p w14:paraId="77847A1D" w14:textId="38E9A7C0" w:rsidR="00D71AB9" w:rsidRPr="00C23A12" w:rsidRDefault="00D71AB9" w:rsidP="00A02624">
            <w:r>
              <w:t>6%</w:t>
            </w:r>
          </w:p>
        </w:tc>
      </w:tr>
      <w:tr w:rsidR="00EB483D" w:rsidRPr="004432D0" w14:paraId="456FC3DD" w14:textId="77777777" w:rsidTr="00CF656C">
        <w:trPr>
          <w:trHeight w:val="1879"/>
        </w:trPr>
        <w:tc>
          <w:tcPr>
            <w:tcW w:w="438" w:type="pct"/>
            <w:tcBorders>
              <w:top w:val="single" w:sz="4" w:space="0" w:color="000000"/>
              <w:left w:val="single" w:sz="4" w:space="0" w:color="000000"/>
              <w:bottom w:val="single" w:sz="4" w:space="0" w:color="000000"/>
              <w:right w:val="single" w:sz="4" w:space="0" w:color="000000"/>
            </w:tcBorders>
          </w:tcPr>
          <w:p w14:paraId="2512851A" w14:textId="77777777" w:rsidR="00D71AB9" w:rsidRPr="00C23A12"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037D5B" w14:textId="6F9646BA" w:rsidR="00D71AB9" w:rsidRPr="00C23A12" w:rsidRDefault="00D71AB9" w:rsidP="009B72B3">
            <w:pPr>
              <w:pStyle w:val="Tabletext"/>
            </w:pPr>
            <w:r w:rsidRPr="00C23A12">
              <w:t>Loops</w:t>
            </w:r>
            <w:r w:rsidR="00905D26">
              <w:t>/Escalation Channel</w:t>
            </w:r>
            <w:r w:rsidRPr="00C23A12">
              <w:t xml:space="preserve"> </w:t>
            </w:r>
            <w:r>
              <w:t>[5]</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77D299" w14:textId="77777777" w:rsidR="00D71AB9" w:rsidRPr="00C23A12" w:rsidRDefault="00D71AB9" w:rsidP="009B72B3">
            <w:pPr>
              <w:pStyle w:val="Tabletext"/>
            </w:pPr>
            <w:r w:rsidRPr="00C23A12">
              <w:t>User should not perceive too many loops in the dialogue.</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D72D84" w14:textId="77777777" w:rsidR="00D71AB9" w:rsidRPr="00C23A12" w:rsidRDefault="00D71AB9" w:rsidP="009B72B3">
            <w:pPr>
              <w:pStyle w:val="Tabletext"/>
            </w:pPr>
            <w:r w:rsidRPr="00C23A12">
              <w:t>Loops in dialogue</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FA1D90" w14:textId="01673306" w:rsidR="00855F60" w:rsidRPr="00855F60" w:rsidRDefault="00D71AB9" w:rsidP="00855F60">
            <w:pPr>
              <w:pStyle w:val="Tabletext"/>
            </w:pPr>
            <w:r w:rsidRPr="00C23A12">
              <w:t>AIML (Artificial Intelligence Markup Language) is being used for this purpose. If the loop is not withdrawn, it will lead to a perception of bad QoS and QoE.</w:t>
            </w:r>
          </w:p>
        </w:tc>
        <w:tc>
          <w:tcPr>
            <w:tcW w:w="504" w:type="pct"/>
            <w:tcBorders>
              <w:top w:val="single" w:sz="4" w:space="0" w:color="000000"/>
              <w:left w:val="single" w:sz="4" w:space="0" w:color="000000"/>
              <w:bottom w:val="single" w:sz="4" w:space="0" w:color="000000"/>
              <w:right w:val="single" w:sz="4" w:space="0" w:color="000000"/>
            </w:tcBorders>
          </w:tcPr>
          <w:p w14:paraId="144CD36A" w14:textId="77777777" w:rsidR="00D71AB9" w:rsidRPr="00C23A12" w:rsidRDefault="00D71AB9" w:rsidP="00A54E14">
            <w:r>
              <w:t>&lt;6</w:t>
            </w:r>
          </w:p>
        </w:tc>
        <w:tc>
          <w:tcPr>
            <w:tcW w:w="353" w:type="pct"/>
            <w:tcBorders>
              <w:top w:val="single" w:sz="4" w:space="0" w:color="000000"/>
              <w:left w:val="single" w:sz="4" w:space="0" w:color="000000"/>
              <w:bottom w:val="single" w:sz="4" w:space="0" w:color="000000"/>
              <w:right w:val="single" w:sz="4" w:space="0" w:color="000000"/>
            </w:tcBorders>
          </w:tcPr>
          <w:p w14:paraId="62574287" w14:textId="77777777" w:rsidR="00D71AB9" w:rsidRPr="00C23A12" w:rsidRDefault="00D71AB9" w:rsidP="00A54E14">
            <w:r>
              <w:t>5%</w:t>
            </w:r>
          </w:p>
        </w:tc>
      </w:tr>
      <w:tr w:rsidR="00EB483D" w:rsidRPr="004432D0" w14:paraId="2F2E026B" w14:textId="77777777" w:rsidTr="00EB483D">
        <w:trPr>
          <w:trHeight w:val="3900"/>
        </w:trPr>
        <w:tc>
          <w:tcPr>
            <w:tcW w:w="438" w:type="pct"/>
            <w:tcBorders>
              <w:top w:val="single" w:sz="4" w:space="0" w:color="000000"/>
              <w:left w:val="single" w:sz="4" w:space="0" w:color="000000"/>
              <w:bottom w:val="single" w:sz="4" w:space="0" w:color="000000"/>
              <w:right w:val="single" w:sz="4" w:space="0" w:color="000000"/>
            </w:tcBorders>
          </w:tcPr>
          <w:p w14:paraId="6E82087E" w14:textId="77777777" w:rsidR="00D71AB9" w:rsidRPr="00C23A12" w:rsidRDefault="00D71AB9"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B816A4" w14:textId="52890B44" w:rsidR="00D71AB9" w:rsidRPr="00C23A12" w:rsidRDefault="00D71AB9" w:rsidP="009B72B3">
            <w:pPr>
              <w:pStyle w:val="Tabletext"/>
            </w:pPr>
            <w:r w:rsidRPr="00C23A12">
              <w:t>Data</w:t>
            </w:r>
            <w:r>
              <w:t>[6]</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14BDBD" w14:textId="77777777" w:rsidR="00D71AB9" w:rsidRPr="00C23A12" w:rsidRDefault="00D71AB9" w:rsidP="009B72B3">
            <w:pPr>
              <w:pStyle w:val="Tabletext"/>
            </w:pPr>
            <w:r w:rsidRPr="00C23A12">
              <w:t>Time is required to work on the data to make it structured, clean, ready and available. Quality of the organized information /data is the benchmark that is applied to the ML algorithm</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BFD174" w14:textId="77777777" w:rsidR="00D71AB9" w:rsidRPr="00C23A12" w:rsidRDefault="00D71AB9" w:rsidP="009B72B3">
            <w:pPr>
              <w:pStyle w:val="Tabletext"/>
            </w:pPr>
            <w:r w:rsidRPr="00C23A12">
              <w:t>Availability of Structured and clean data</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32828" w14:textId="77777777" w:rsidR="00D71AB9" w:rsidRPr="00C23A12" w:rsidRDefault="00D71AB9" w:rsidP="009B72B3">
            <w:pPr>
              <w:pStyle w:val="Tabletext"/>
            </w:pPr>
            <w:r w:rsidRPr="00C23A12">
              <w:t>Structured data is the organized information, and this information is the most valuable contributor for machine learning in conversational AI.</w:t>
            </w:r>
          </w:p>
        </w:tc>
        <w:tc>
          <w:tcPr>
            <w:tcW w:w="504" w:type="pct"/>
            <w:tcBorders>
              <w:top w:val="single" w:sz="4" w:space="0" w:color="000000"/>
              <w:left w:val="single" w:sz="4" w:space="0" w:color="000000"/>
              <w:bottom w:val="single" w:sz="4" w:space="0" w:color="000000"/>
              <w:right w:val="single" w:sz="4" w:space="0" w:color="000000"/>
            </w:tcBorders>
          </w:tcPr>
          <w:p w14:paraId="51B85847" w14:textId="77777777" w:rsidR="00D71AB9" w:rsidRPr="00C23A12" w:rsidRDefault="00D71AB9" w:rsidP="00A54E14">
            <w:r>
              <w:t>&lt;9</w:t>
            </w:r>
          </w:p>
        </w:tc>
        <w:tc>
          <w:tcPr>
            <w:tcW w:w="353" w:type="pct"/>
            <w:tcBorders>
              <w:top w:val="single" w:sz="4" w:space="0" w:color="000000"/>
              <w:left w:val="single" w:sz="4" w:space="0" w:color="000000"/>
              <w:bottom w:val="single" w:sz="4" w:space="0" w:color="000000"/>
              <w:right w:val="single" w:sz="4" w:space="0" w:color="000000"/>
            </w:tcBorders>
          </w:tcPr>
          <w:p w14:paraId="281F7C27" w14:textId="4DC852EE" w:rsidR="00D71AB9" w:rsidRPr="00C23A12" w:rsidRDefault="00D71AB9" w:rsidP="00A02624">
            <w:r>
              <w:t>7%</w:t>
            </w:r>
          </w:p>
        </w:tc>
      </w:tr>
      <w:tr w:rsidR="00EB483D" w:rsidRPr="004432D0" w14:paraId="6EC9A4DD" w14:textId="77777777" w:rsidTr="00EB483D">
        <w:trPr>
          <w:trHeight w:val="2400"/>
        </w:trPr>
        <w:tc>
          <w:tcPr>
            <w:tcW w:w="438" w:type="pct"/>
            <w:tcBorders>
              <w:top w:val="single" w:sz="4" w:space="0" w:color="000000"/>
              <w:left w:val="single" w:sz="4" w:space="0" w:color="000000"/>
              <w:bottom w:val="single" w:sz="4" w:space="0" w:color="000000"/>
              <w:right w:val="single" w:sz="4" w:space="0" w:color="000000"/>
            </w:tcBorders>
          </w:tcPr>
          <w:p w14:paraId="68D4DF8A" w14:textId="77777777" w:rsidR="00B44291" w:rsidRPr="00D71AB9" w:rsidRDefault="00B44291"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2C7F8E" w14:textId="570CD0E4" w:rsidR="00B44291" w:rsidRPr="00D71AB9" w:rsidRDefault="00B44291" w:rsidP="009B72B3">
            <w:pPr>
              <w:pStyle w:val="Tabletext"/>
            </w:pPr>
            <w:r w:rsidRPr="00C23A12">
              <w:t>NLP</w:t>
            </w:r>
            <w:r>
              <w:t>[3]</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40B723" w14:textId="66D4EE33" w:rsidR="00B44291" w:rsidRPr="00844367" w:rsidRDefault="00B44291" w:rsidP="009B72B3">
            <w:pPr>
              <w:pStyle w:val="Tabletext"/>
              <w:rPr>
                <w:lang w:val="fr-FR"/>
                <w:rPrChange w:id="21" w:author="Umutoni Yvonne" w:date="2023-09-25T17:24:00Z">
                  <w:rPr/>
                </w:rPrChange>
              </w:rPr>
            </w:pPr>
            <w:r w:rsidRPr="00AB2AD5">
              <w:rPr>
                <w:lang w:val="fr-FR"/>
              </w:rPr>
              <w:t xml:space="preserve">User </w:t>
            </w:r>
            <w:proofErr w:type="spellStart"/>
            <w:r w:rsidRPr="00AB2AD5">
              <w:rPr>
                <w:lang w:val="fr-FR"/>
              </w:rPr>
              <w:t>experience</w:t>
            </w:r>
            <w:proofErr w:type="spellEnd"/>
            <w:r w:rsidRPr="00AB2AD5">
              <w:rPr>
                <w:lang w:val="fr-FR"/>
              </w:rPr>
              <w:t xml:space="preserve"> in dialogue recognition.</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BE70B6" w14:textId="7E5F9725" w:rsidR="00B44291" w:rsidRPr="00D71AB9" w:rsidRDefault="00B44291" w:rsidP="009B72B3">
            <w:pPr>
              <w:pStyle w:val="Tabletext"/>
            </w:pPr>
            <w:r w:rsidRPr="00C23A12">
              <w:t>Quality of Information and output provided by NLP in the form of- a) Speech, b) written text.</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F6DC66" w14:textId="03F7D9DD" w:rsidR="00B44291" w:rsidRPr="00D71AB9" w:rsidRDefault="00B44291" w:rsidP="009B72B3">
            <w:pPr>
              <w:pStyle w:val="Tabletext"/>
            </w:pPr>
            <w:r w:rsidRPr="00C23A12">
              <w:t>NLP (Natural Language Processing) includes influencing machines to perform helpful undertakings with the natural languages which people generally apply.</w:t>
            </w:r>
          </w:p>
        </w:tc>
        <w:tc>
          <w:tcPr>
            <w:tcW w:w="504" w:type="pct"/>
            <w:tcBorders>
              <w:top w:val="single" w:sz="4" w:space="0" w:color="000000"/>
              <w:left w:val="single" w:sz="4" w:space="0" w:color="000000"/>
              <w:bottom w:val="single" w:sz="4" w:space="0" w:color="000000"/>
              <w:right w:val="single" w:sz="4" w:space="0" w:color="000000"/>
            </w:tcBorders>
          </w:tcPr>
          <w:p w14:paraId="2271F499" w14:textId="11794075" w:rsidR="00B44291" w:rsidRPr="00D71AB9" w:rsidRDefault="00B44291" w:rsidP="00A54E14">
            <w:r>
              <w:t>&lt;8</w:t>
            </w:r>
          </w:p>
        </w:tc>
        <w:tc>
          <w:tcPr>
            <w:tcW w:w="353" w:type="pct"/>
            <w:tcBorders>
              <w:top w:val="single" w:sz="4" w:space="0" w:color="000000"/>
              <w:left w:val="single" w:sz="4" w:space="0" w:color="000000"/>
              <w:bottom w:val="single" w:sz="4" w:space="0" w:color="000000"/>
              <w:right w:val="single" w:sz="4" w:space="0" w:color="000000"/>
            </w:tcBorders>
          </w:tcPr>
          <w:p w14:paraId="08C14643" w14:textId="1B18E9E6" w:rsidR="00B44291" w:rsidRPr="00D71AB9" w:rsidRDefault="00B44291" w:rsidP="00A54E14">
            <w:r>
              <w:t>6%</w:t>
            </w:r>
          </w:p>
        </w:tc>
      </w:tr>
      <w:tr w:rsidR="00EB483D" w:rsidRPr="004432D0" w14:paraId="485888A5" w14:textId="77777777" w:rsidTr="00EB483D">
        <w:trPr>
          <w:trHeight w:val="3000"/>
        </w:trPr>
        <w:tc>
          <w:tcPr>
            <w:tcW w:w="438" w:type="pct"/>
            <w:tcBorders>
              <w:top w:val="single" w:sz="4" w:space="0" w:color="000000"/>
              <w:left w:val="single" w:sz="4" w:space="0" w:color="000000"/>
              <w:bottom w:val="single" w:sz="4" w:space="0" w:color="000000"/>
              <w:right w:val="single" w:sz="4" w:space="0" w:color="000000"/>
            </w:tcBorders>
          </w:tcPr>
          <w:p w14:paraId="4C693F03" w14:textId="77777777" w:rsidR="00B44291" w:rsidRPr="00C23A12" w:rsidRDefault="00B44291"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2776E8" w14:textId="5F6B4DA9" w:rsidR="00B44291" w:rsidRPr="00C23A12" w:rsidRDefault="00B44291" w:rsidP="009B72B3">
            <w:pPr>
              <w:pStyle w:val="Tabletext"/>
            </w:pPr>
            <w:r w:rsidRPr="00C23A12">
              <w:t>Deadline/Timeline of the algorithm</w:t>
            </w:r>
            <w:r>
              <w:t xml:space="preserve"> [5]</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570EB9" w14:textId="5CB5CE6B" w:rsidR="00B44291" w:rsidRPr="00844367" w:rsidRDefault="00B44291" w:rsidP="009B72B3">
            <w:pPr>
              <w:pStyle w:val="Tabletext"/>
              <w:rPr>
                <w:lang w:val="en-US"/>
                <w:rPrChange w:id="22" w:author="Umutoni Yvonne" w:date="2023-09-25T17:24:00Z">
                  <w:rPr>
                    <w:lang w:val="fr-FR"/>
                  </w:rPr>
                </w:rPrChange>
              </w:rPr>
            </w:pPr>
            <w:r w:rsidRPr="00C23A12">
              <w:t>User should be guaranteed a response within a few seconds.</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C804A" w14:textId="71AFCEB8" w:rsidR="00B44291" w:rsidRPr="00C23A12" w:rsidRDefault="00B44291" w:rsidP="009B72B3">
            <w:pPr>
              <w:pStyle w:val="Tabletext"/>
            </w:pPr>
            <w:r w:rsidRPr="00C23A12">
              <w:t>Response provided by algorithm within specified time constraint.</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324963" w14:textId="27483879" w:rsidR="00B44291" w:rsidRPr="00C23A12" w:rsidRDefault="00B44291" w:rsidP="009B72B3">
            <w:pPr>
              <w:pStyle w:val="Tabletext"/>
            </w:pPr>
            <w:r w:rsidRPr="00C23A12">
              <w:t>If the algorithm is not specified as operating in real-time, it cannot guarantee a response within any timeframe.</w:t>
            </w:r>
          </w:p>
        </w:tc>
        <w:tc>
          <w:tcPr>
            <w:tcW w:w="504" w:type="pct"/>
            <w:tcBorders>
              <w:top w:val="single" w:sz="4" w:space="0" w:color="000000"/>
              <w:left w:val="single" w:sz="4" w:space="0" w:color="000000"/>
              <w:bottom w:val="single" w:sz="4" w:space="0" w:color="000000"/>
              <w:right w:val="single" w:sz="4" w:space="0" w:color="000000"/>
            </w:tcBorders>
          </w:tcPr>
          <w:p w14:paraId="5C361EC6" w14:textId="169D69CD" w:rsidR="00B44291" w:rsidRPr="00C23A12" w:rsidRDefault="00B44291" w:rsidP="00A54E14">
            <w:r>
              <w:t>&lt;8</w:t>
            </w:r>
          </w:p>
        </w:tc>
        <w:tc>
          <w:tcPr>
            <w:tcW w:w="353" w:type="pct"/>
            <w:tcBorders>
              <w:top w:val="single" w:sz="4" w:space="0" w:color="000000"/>
              <w:left w:val="single" w:sz="4" w:space="0" w:color="000000"/>
              <w:bottom w:val="single" w:sz="4" w:space="0" w:color="000000"/>
              <w:right w:val="single" w:sz="4" w:space="0" w:color="000000"/>
            </w:tcBorders>
          </w:tcPr>
          <w:p w14:paraId="23477A88" w14:textId="68857791" w:rsidR="00B44291" w:rsidRPr="00C23A12" w:rsidRDefault="00B44291" w:rsidP="00A54E14">
            <w:r>
              <w:t>6%</w:t>
            </w:r>
          </w:p>
        </w:tc>
      </w:tr>
      <w:tr w:rsidR="00EB483D" w:rsidRPr="004432D0" w14:paraId="74EE97E4" w14:textId="77777777" w:rsidTr="00EB483D">
        <w:trPr>
          <w:trHeight w:val="2100"/>
        </w:trPr>
        <w:tc>
          <w:tcPr>
            <w:tcW w:w="438" w:type="pct"/>
            <w:tcBorders>
              <w:top w:val="single" w:sz="4" w:space="0" w:color="000000"/>
              <w:left w:val="single" w:sz="4" w:space="0" w:color="000000"/>
              <w:bottom w:val="single" w:sz="4" w:space="0" w:color="000000"/>
              <w:right w:val="single" w:sz="4" w:space="0" w:color="000000"/>
            </w:tcBorders>
          </w:tcPr>
          <w:p w14:paraId="1C5B64A9" w14:textId="77777777" w:rsidR="00B44291" w:rsidRPr="00C23A12" w:rsidRDefault="00B44291"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A31802" w14:textId="5AB43E3A" w:rsidR="00B44291" w:rsidRPr="00C23A12" w:rsidRDefault="00B44291" w:rsidP="009B72B3">
            <w:pPr>
              <w:pStyle w:val="Tabletext"/>
            </w:pPr>
            <w:r w:rsidRPr="00C23A12">
              <w:t xml:space="preserve">CPU </w:t>
            </w:r>
            <w:ins w:id="23" w:author="Piyush Chetiya" w:date="2023-09-22T20:30:00Z">
              <w:r w:rsidR="00AA3E4F">
                <w:t>Usage</w:t>
              </w:r>
            </w:ins>
            <w:del w:id="24" w:author="Piyush Chetiya" w:date="2023-09-22T20:30:00Z">
              <w:r w:rsidRPr="00C23A12" w:rsidDel="00AA3E4F">
                <w:delText>consumption</w:delText>
              </w:r>
            </w:del>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E5493A" w14:textId="672CB69F" w:rsidR="00B44291" w:rsidRPr="00C23A12" w:rsidRDefault="00B44291" w:rsidP="009B72B3">
            <w:pPr>
              <w:pStyle w:val="Tabletext"/>
            </w:pPr>
            <w:r w:rsidRPr="00C23A12">
              <w:t>User perceives a degraded QoS.</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36E2F3" w14:textId="01A0FDC8" w:rsidR="00B44291" w:rsidRPr="00C23A12" w:rsidRDefault="00B44291" w:rsidP="009B72B3">
            <w:pPr>
              <w:pStyle w:val="Tabletext"/>
            </w:pPr>
            <w:r w:rsidRPr="00C23A12">
              <w:t>Footprint of the conversational AI algorithm.</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AD7CE9" w14:textId="2925B6D2" w:rsidR="00B44291" w:rsidRPr="00C23A12" w:rsidRDefault="00B44291" w:rsidP="009B72B3">
            <w:pPr>
              <w:pStyle w:val="Tabletext"/>
            </w:pPr>
            <w:r w:rsidRPr="00C23A12">
              <w:t>A greedy algorithm does not consider the larger problem as a whole. It only provides an immediate output which may not be an optimal solution.</w:t>
            </w:r>
          </w:p>
        </w:tc>
        <w:tc>
          <w:tcPr>
            <w:tcW w:w="504" w:type="pct"/>
            <w:tcBorders>
              <w:top w:val="single" w:sz="4" w:space="0" w:color="000000"/>
              <w:left w:val="single" w:sz="4" w:space="0" w:color="000000"/>
              <w:bottom w:val="single" w:sz="4" w:space="0" w:color="000000"/>
              <w:right w:val="single" w:sz="4" w:space="0" w:color="000000"/>
            </w:tcBorders>
          </w:tcPr>
          <w:p w14:paraId="7B9DE190" w14:textId="1C22E8EA" w:rsidR="00B44291" w:rsidRPr="00C23A12" w:rsidRDefault="00B44291" w:rsidP="00A54E14">
            <w:r>
              <w:t>&lt;8</w:t>
            </w:r>
          </w:p>
        </w:tc>
        <w:tc>
          <w:tcPr>
            <w:tcW w:w="353" w:type="pct"/>
            <w:tcBorders>
              <w:top w:val="single" w:sz="4" w:space="0" w:color="000000"/>
              <w:left w:val="single" w:sz="4" w:space="0" w:color="000000"/>
              <w:bottom w:val="single" w:sz="4" w:space="0" w:color="000000"/>
              <w:right w:val="single" w:sz="4" w:space="0" w:color="000000"/>
            </w:tcBorders>
          </w:tcPr>
          <w:p w14:paraId="72E3593B" w14:textId="67BC414E" w:rsidR="00B44291" w:rsidRPr="00C23A12" w:rsidRDefault="00B44291" w:rsidP="00A54E14">
            <w:r>
              <w:t>5%</w:t>
            </w:r>
          </w:p>
        </w:tc>
      </w:tr>
      <w:tr w:rsidR="00EB483D" w:rsidRPr="004432D0" w14:paraId="451DCF6D" w14:textId="77777777" w:rsidTr="00EB483D">
        <w:trPr>
          <w:trHeight w:val="2400"/>
        </w:trPr>
        <w:tc>
          <w:tcPr>
            <w:tcW w:w="438" w:type="pct"/>
            <w:tcBorders>
              <w:top w:val="single" w:sz="4" w:space="0" w:color="000000"/>
              <w:left w:val="single" w:sz="4" w:space="0" w:color="000000"/>
              <w:bottom w:val="single" w:sz="4" w:space="0" w:color="000000"/>
              <w:right w:val="single" w:sz="4" w:space="0" w:color="000000"/>
            </w:tcBorders>
          </w:tcPr>
          <w:p w14:paraId="77215B8A" w14:textId="77777777" w:rsidR="00B44291" w:rsidRPr="00C23A12" w:rsidRDefault="00B44291"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545C12" w14:textId="7C94D5D5" w:rsidR="00B44291" w:rsidRPr="00C23A12" w:rsidRDefault="00B44291" w:rsidP="009B72B3">
            <w:pPr>
              <w:pStyle w:val="Tabletext"/>
            </w:pPr>
            <w:r w:rsidRPr="00C23A12">
              <w:t>Error learning</w:t>
            </w:r>
            <w:r>
              <w:t>[6]</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BA8C4" w14:textId="753A264D" w:rsidR="00B44291" w:rsidRPr="00C23A12" w:rsidRDefault="00B44291" w:rsidP="009B72B3">
            <w:pPr>
              <w:pStyle w:val="Tabletext"/>
            </w:pPr>
            <w:r w:rsidRPr="00C23A12">
              <w:t>Users’ perception of minimum error and improved QoS and QoE.</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164683" w14:textId="343D1DFA" w:rsidR="00B44291" w:rsidRPr="00C23A12" w:rsidRDefault="00B44291" w:rsidP="009B72B3">
            <w:pPr>
              <w:pStyle w:val="Tabletext"/>
            </w:pPr>
            <w:r w:rsidRPr="00C23A12">
              <w:t>Ability of the conversational AI to learn from errors.</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BEB3A" w14:textId="3C5565B1" w:rsidR="00B44291" w:rsidRPr="00C23A12" w:rsidRDefault="00B44291" w:rsidP="009B72B3">
            <w:pPr>
              <w:pStyle w:val="Tabletext"/>
            </w:pPr>
            <w:r w:rsidRPr="00C23A12">
              <w:t>Backpropagation algorithms are used as supervised error correction learning rule in the training of artificial neural networks.</w:t>
            </w:r>
          </w:p>
        </w:tc>
        <w:tc>
          <w:tcPr>
            <w:tcW w:w="504" w:type="pct"/>
            <w:tcBorders>
              <w:top w:val="single" w:sz="4" w:space="0" w:color="000000"/>
              <w:left w:val="single" w:sz="4" w:space="0" w:color="000000"/>
              <w:bottom w:val="single" w:sz="4" w:space="0" w:color="000000"/>
              <w:right w:val="single" w:sz="4" w:space="0" w:color="000000"/>
            </w:tcBorders>
          </w:tcPr>
          <w:p w14:paraId="449BEF87" w14:textId="5838185E" w:rsidR="00B44291" w:rsidRPr="00C23A12" w:rsidRDefault="00B44291" w:rsidP="00A54E14">
            <w:r>
              <w:t>&lt;8</w:t>
            </w:r>
          </w:p>
        </w:tc>
        <w:tc>
          <w:tcPr>
            <w:tcW w:w="353" w:type="pct"/>
            <w:tcBorders>
              <w:top w:val="single" w:sz="4" w:space="0" w:color="000000"/>
              <w:left w:val="single" w:sz="4" w:space="0" w:color="000000"/>
              <w:bottom w:val="single" w:sz="4" w:space="0" w:color="000000"/>
              <w:right w:val="single" w:sz="4" w:space="0" w:color="000000"/>
            </w:tcBorders>
          </w:tcPr>
          <w:p w14:paraId="2D40F79E" w14:textId="0129AF6E" w:rsidR="00B44291" w:rsidRPr="00C23A12" w:rsidRDefault="00B44291" w:rsidP="00A54E14">
            <w:r>
              <w:t>7%</w:t>
            </w:r>
          </w:p>
        </w:tc>
      </w:tr>
      <w:tr w:rsidR="00EB483D" w:rsidRPr="004432D0" w14:paraId="6F349443" w14:textId="77777777" w:rsidTr="00EB483D">
        <w:trPr>
          <w:trHeight w:val="3300"/>
        </w:trPr>
        <w:tc>
          <w:tcPr>
            <w:tcW w:w="438" w:type="pct"/>
            <w:tcBorders>
              <w:top w:val="single" w:sz="4" w:space="0" w:color="000000"/>
              <w:left w:val="single" w:sz="4" w:space="0" w:color="000000"/>
              <w:bottom w:val="single" w:sz="4" w:space="0" w:color="000000"/>
              <w:right w:val="single" w:sz="4" w:space="0" w:color="000000"/>
            </w:tcBorders>
          </w:tcPr>
          <w:p w14:paraId="050D980B" w14:textId="77777777" w:rsidR="00B44291" w:rsidRPr="00C23A12" w:rsidRDefault="00B44291" w:rsidP="002F2CF0">
            <w:pPr>
              <w:pStyle w:val="Tabletext"/>
              <w:numPr>
                <w:ilvl w:val="0"/>
                <w:numId w:val="33"/>
              </w:numPr>
            </w:pPr>
          </w:p>
        </w:tc>
        <w:tc>
          <w:tcPr>
            <w:tcW w:w="834"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5D545C" w14:textId="155E5999" w:rsidR="00B44291" w:rsidRPr="00C23A12" w:rsidRDefault="00B44291" w:rsidP="009B72B3">
            <w:pPr>
              <w:pStyle w:val="Tabletext"/>
            </w:pPr>
            <w:r w:rsidRPr="00C23A12">
              <w:t>Training data</w:t>
            </w:r>
          </w:p>
        </w:tc>
        <w:tc>
          <w:tcPr>
            <w:tcW w:w="743"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CE37B2" w14:textId="3EC9C6C8" w:rsidR="00B44291" w:rsidRPr="00C23A12" w:rsidRDefault="00B44291" w:rsidP="009B72B3">
            <w:pPr>
              <w:pStyle w:val="Tabletext"/>
            </w:pPr>
            <w:r w:rsidRPr="00C23A12">
              <w:t>Acceptable accuracy can be between the range of 70% to 90%.</w:t>
            </w:r>
          </w:p>
        </w:tc>
        <w:tc>
          <w:tcPr>
            <w:tcW w:w="735"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3B7B95" w14:textId="3B65F5D3" w:rsidR="00B44291" w:rsidRPr="00C23A12" w:rsidRDefault="00B44291" w:rsidP="009B72B3">
            <w:pPr>
              <w:pStyle w:val="Tabletext"/>
            </w:pPr>
            <w:r w:rsidRPr="00C23A12">
              <w:t>Features of the data for acceptable accuracy</w:t>
            </w:r>
          </w:p>
        </w:tc>
        <w:tc>
          <w:tcPr>
            <w:tcW w:w="1392" w:type="pc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00EDC0" w14:textId="18551A01" w:rsidR="00B44291" w:rsidRPr="00C23A12" w:rsidRDefault="00B44291" w:rsidP="009B72B3">
            <w:pPr>
              <w:pStyle w:val="Tabletext"/>
            </w:pPr>
            <w:r w:rsidRPr="00C23A12">
              <w:t xml:space="preserve">Industry level dataset size has to be very large. If the Training and Test sets are small, which once fed to the Model of most algorithms will confidently predict the label/target value for the supplied test case giving 100% accuracy. However, </w:t>
            </w:r>
            <w:proofErr w:type="gramStart"/>
            <w:r w:rsidRPr="00C23A12">
              <w:t>these small dataset size</w:t>
            </w:r>
            <w:proofErr w:type="gramEnd"/>
            <w:r w:rsidRPr="00C23A12">
              <w:t xml:space="preserve"> is insufficient at a professional level. Once the dataset is very large, the accuracy can never reach 100%. So, 70% to 90% can be considered as acceptable for conversational AI.</w:t>
            </w:r>
          </w:p>
        </w:tc>
        <w:tc>
          <w:tcPr>
            <w:tcW w:w="504" w:type="pct"/>
            <w:tcBorders>
              <w:top w:val="single" w:sz="4" w:space="0" w:color="000000"/>
              <w:left w:val="single" w:sz="4" w:space="0" w:color="000000"/>
              <w:bottom w:val="single" w:sz="4" w:space="0" w:color="000000"/>
              <w:right w:val="single" w:sz="4" w:space="0" w:color="000000"/>
            </w:tcBorders>
          </w:tcPr>
          <w:p w14:paraId="4DADCACC" w14:textId="4FD91AC7" w:rsidR="00B44291" w:rsidRPr="00C23A12" w:rsidRDefault="00B44291" w:rsidP="00A54E14">
            <w:r>
              <w:t>&lt;9</w:t>
            </w:r>
          </w:p>
        </w:tc>
        <w:tc>
          <w:tcPr>
            <w:tcW w:w="353" w:type="pct"/>
            <w:tcBorders>
              <w:top w:val="single" w:sz="4" w:space="0" w:color="000000"/>
              <w:left w:val="single" w:sz="4" w:space="0" w:color="000000"/>
              <w:bottom w:val="single" w:sz="4" w:space="0" w:color="000000"/>
              <w:right w:val="single" w:sz="4" w:space="0" w:color="000000"/>
            </w:tcBorders>
          </w:tcPr>
          <w:p w14:paraId="1F49CB1A" w14:textId="3D72C220" w:rsidR="00B44291" w:rsidRPr="00C23A12" w:rsidRDefault="00B44291" w:rsidP="00A54E14">
            <w:r>
              <w:t>6%</w:t>
            </w:r>
          </w:p>
        </w:tc>
      </w:tr>
    </w:tbl>
    <w:p w14:paraId="388F305C" w14:textId="77777777" w:rsidR="00F715DF" w:rsidRPr="0006374D" w:rsidRDefault="00F715DF" w:rsidP="00F715DF">
      <w:pPr>
        <w:pStyle w:val="ListParagraph"/>
        <w:tabs>
          <w:tab w:val="left" w:pos="3014"/>
        </w:tabs>
      </w:pPr>
    </w:p>
    <w:p w14:paraId="623064D4" w14:textId="77777777" w:rsidR="00112D52" w:rsidRDefault="00112D52" w:rsidP="007F2EA1">
      <w:pPr>
        <w:jc w:val="both"/>
        <w:rPr>
          <w:sz w:val="36"/>
          <w:szCs w:val="36"/>
          <w:highlight w:val="yellow"/>
        </w:rPr>
      </w:pPr>
    </w:p>
    <w:p w14:paraId="4A3551AD" w14:textId="77777777" w:rsidR="0041134C" w:rsidRPr="00894A0F" w:rsidRDefault="0041134C" w:rsidP="00286D1A">
      <w:pPr>
        <w:pStyle w:val="ListParagraph"/>
        <w:numPr>
          <w:ilvl w:val="0"/>
          <w:numId w:val="36"/>
        </w:numPr>
        <w:tabs>
          <w:tab w:val="left" w:pos="3014"/>
        </w:tabs>
        <w:ind w:left="360"/>
        <w:rPr>
          <w:sz w:val="28"/>
          <w:szCs w:val="28"/>
        </w:rPr>
      </w:pPr>
      <w:r w:rsidRPr="00894A0F">
        <w:rPr>
          <w:sz w:val="28"/>
          <w:szCs w:val="28"/>
        </w:rPr>
        <w:t>Questionnaire</w:t>
      </w:r>
    </w:p>
    <w:p w14:paraId="7A8B48E3" w14:textId="77777777" w:rsidR="0041134C" w:rsidRPr="00724A73" w:rsidRDefault="0041134C" w:rsidP="0041134C">
      <w:pPr>
        <w:tabs>
          <w:tab w:val="left" w:pos="3014"/>
        </w:tabs>
      </w:pPr>
    </w:p>
    <w:p w14:paraId="4C783402" w14:textId="77777777" w:rsidR="0041134C" w:rsidRPr="00724A73" w:rsidRDefault="0041134C" w:rsidP="0041134C">
      <w:pPr>
        <w:tabs>
          <w:tab w:val="left" w:pos="3014"/>
        </w:tabs>
        <w:jc w:val="both"/>
      </w:pPr>
      <w:r w:rsidRPr="00724A73">
        <w:t xml:space="preserve">The questionnaire presents a detailed evaluation of the chatbots quality features which are perceived by the user or the customer. The questionnaire is also required to be assessed by the technical/operational personnel who are designers of the chatbot. Based on the chatbots quality attributes, the main objective of this questionnaire framework is to prepare a scorecard. The scorecard will help in determining the range value in the KPIs for evaluating the performance of the chatbot, both from the customer and the </w:t>
      </w:r>
      <w:proofErr w:type="gramStart"/>
      <w:r w:rsidRPr="00724A73">
        <w:t>designers</w:t>
      </w:r>
      <w:proofErr w:type="gramEnd"/>
      <w:r w:rsidRPr="00724A73">
        <w:t xml:space="preserve"> perspective. The range value will be used in determining the score for inclusion in the characteristics which will ultimately help in deciding the global AIQ.</w:t>
      </w:r>
    </w:p>
    <w:p w14:paraId="3A702132" w14:textId="77777777" w:rsidR="0041134C" w:rsidRPr="00724A73" w:rsidRDefault="0041134C" w:rsidP="0041134C">
      <w:pPr>
        <w:tabs>
          <w:tab w:val="left" w:pos="3014"/>
        </w:tabs>
      </w:pPr>
    </w:p>
    <w:p w14:paraId="7AB6474A" w14:textId="77777777" w:rsidR="0041134C" w:rsidRPr="00724A73" w:rsidRDefault="0041134C" w:rsidP="0041134C">
      <w:pPr>
        <w:tabs>
          <w:tab w:val="left" w:pos="3014"/>
        </w:tabs>
      </w:pPr>
    </w:p>
    <w:p w14:paraId="3DD9D0B4" w14:textId="66C5A6B4" w:rsidR="0041134C" w:rsidRPr="00724A73" w:rsidRDefault="0041134C" w:rsidP="0041134C">
      <w:r w:rsidRPr="00724A73">
        <w:t>a) Chatbot is able to maintain themed discussion</w:t>
      </w:r>
      <w:r w:rsidR="007C07D9">
        <w:t xml:space="preserve"> (Accuracy)</w:t>
      </w:r>
    </w:p>
    <w:p w14:paraId="682855BE"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663360" behindDoc="0" locked="0" layoutInCell="1" allowOverlap="1" wp14:anchorId="76DA0BF0" wp14:editId="37006098">
                <wp:simplePos x="0" y="0"/>
                <wp:positionH relativeFrom="column">
                  <wp:posOffset>772634</wp:posOffset>
                </wp:positionH>
                <wp:positionV relativeFrom="paragraph">
                  <wp:posOffset>188048</wp:posOffset>
                </wp:positionV>
                <wp:extent cx="4614530" cy="28043"/>
                <wp:effectExtent l="0" t="0" r="21590" b="22860"/>
                <wp:wrapNone/>
                <wp:docPr id="1289857668"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DDBDA3"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BQvc5sygEAAM4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664384" behindDoc="0" locked="0" layoutInCell="1" allowOverlap="1" wp14:anchorId="3F433EB3" wp14:editId="248667A9">
                <wp:simplePos x="0" y="0"/>
                <wp:positionH relativeFrom="column">
                  <wp:posOffset>5677786</wp:posOffset>
                </wp:positionH>
                <wp:positionV relativeFrom="paragraph">
                  <wp:posOffset>152607</wp:posOffset>
                </wp:positionV>
                <wp:extent cx="0" cy="28353"/>
                <wp:effectExtent l="0" t="0" r="12700" b="10160"/>
                <wp:wrapNone/>
                <wp:docPr id="1956427110"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3E4EDA" id="Straight Connector 1"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BX59Rt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6E6E3762"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665408" behindDoc="0" locked="0" layoutInCell="1" allowOverlap="1" wp14:anchorId="6C9D783E" wp14:editId="534379F6">
                <wp:simplePos x="0" y="0"/>
                <wp:positionH relativeFrom="column">
                  <wp:posOffset>773341</wp:posOffset>
                </wp:positionH>
                <wp:positionV relativeFrom="paragraph">
                  <wp:posOffset>8359</wp:posOffset>
                </wp:positionV>
                <wp:extent cx="0" cy="241521"/>
                <wp:effectExtent l="50800" t="0" r="63500" b="38100"/>
                <wp:wrapNone/>
                <wp:docPr id="1502339305"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3027FD" id="_x0000_t32" coordsize="21600,21600" o:spt="32" o:oned="t" path="m,l21600,21600e" filled="f">
                <v:path arrowok="t" fillok="f" o:connecttype="none"/>
                <o:lock v:ext="edit" shapetype="t"/>
              </v:shapetype>
              <v:shape id="Straight Arrow Connector 3" o:spid="_x0000_s1026" type="#_x0000_t32" style="position:absolute;margin-left:60.9pt;margin-top:.65pt;width:0;height:19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5648" behindDoc="0" locked="0" layoutInCell="1" allowOverlap="1" wp14:anchorId="51ACB46C" wp14:editId="5EAABBB7">
                <wp:simplePos x="0" y="0"/>
                <wp:positionH relativeFrom="column">
                  <wp:posOffset>5386543</wp:posOffset>
                </wp:positionH>
                <wp:positionV relativeFrom="paragraph">
                  <wp:posOffset>9082</wp:posOffset>
                </wp:positionV>
                <wp:extent cx="0" cy="233680"/>
                <wp:effectExtent l="63500" t="0" r="50800" b="33020"/>
                <wp:wrapNone/>
                <wp:docPr id="286561744"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781EC6" id="Straight Arrow Connector 16" o:spid="_x0000_s1026" type="#_x0000_t32" style="position:absolute;margin-left:424.15pt;margin-top:.7pt;width:0;height:18.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4624" behindDoc="0" locked="0" layoutInCell="1" allowOverlap="1" wp14:anchorId="34FB9AB5" wp14:editId="56F04427">
                <wp:simplePos x="0" y="0"/>
                <wp:positionH relativeFrom="column">
                  <wp:posOffset>4919330</wp:posOffset>
                </wp:positionH>
                <wp:positionV relativeFrom="paragraph">
                  <wp:posOffset>9082</wp:posOffset>
                </wp:positionV>
                <wp:extent cx="0" cy="233783"/>
                <wp:effectExtent l="63500" t="0" r="50800" b="33020"/>
                <wp:wrapNone/>
                <wp:docPr id="1942182385"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497E7B" id="Straight Arrow Connector 15" o:spid="_x0000_s1026" type="#_x0000_t32" style="position:absolute;margin-left:387.35pt;margin-top:.7pt;width:0;height:18.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BXKEdO&#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3600" behindDoc="0" locked="0" layoutInCell="1" allowOverlap="1" wp14:anchorId="281C350C" wp14:editId="5A7382DA">
                <wp:simplePos x="0" y="0"/>
                <wp:positionH relativeFrom="column">
                  <wp:posOffset>4430233</wp:posOffset>
                </wp:positionH>
                <wp:positionV relativeFrom="paragraph">
                  <wp:posOffset>16170</wp:posOffset>
                </wp:positionV>
                <wp:extent cx="0" cy="226695"/>
                <wp:effectExtent l="63500" t="0" r="50800" b="40005"/>
                <wp:wrapNone/>
                <wp:docPr id="1759200478"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993E88" id="Straight Arrow Connector 14" o:spid="_x0000_s1026" type="#_x0000_t32" style="position:absolute;margin-left:348.85pt;margin-top:1.25pt;width:0;height:17.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IMZV&#10;Z9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2576" behindDoc="0" locked="0" layoutInCell="1" allowOverlap="1" wp14:anchorId="76297A07" wp14:editId="1C6FDA9C">
                <wp:simplePos x="0" y="0"/>
                <wp:positionH relativeFrom="column">
                  <wp:posOffset>3905693</wp:posOffset>
                </wp:positionH>
                <wp:positionV relativeFrom="paragraph">
                  <wp:posOffset>16170</wp:posOffset>
                </wp:positionV>
                <wp:extent cx="0" cy="226695"/>
                <wp:effectExtent l="63500" t="0" r="50800" b="40005"/>
                <wp:wrapNone/>
                <wp:docPr id="2115255944"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7B6D3A" id="Straight Arrow Connector 13" o:spid="_x0000_s1026" type="#_x0000_t32" style="position:absolute;margin-left:307.55pt;margin-top:1.25pt;width:0;height:17.8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Cx4eyr&#10;2gEAAAk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1552" behindDoc="0" locked="0" layoutInCell="1" allowOverlap="1" wp14:anchorId="6E7570BD" wp14:editId="0A225E5A">
                <wp:simplePos x="0" y="0"/>
                <wp:positionH relativeFrom="column">
                  <wp:posOffset>3423196</wp:posOffset>
                </wp:positionH>
                <wp:positionV relativeFrom="paragraph">
                  <wp:posOffset>29830</wp:posOffset>
                </wp:positionV>
                <wp:extent cx="0" cy="213035"/>
                <wp:effectExtent l="63500" t="0" r="50800" b="41275"/>
                <wp:wrapNone/>
                <wp:docPr id="2015138678"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660B2A" id="Straight Arrow Connector 12" o:spid="_x0000_s1026" type="#_x0000_t32" style="position:absolute;margin-left:269.55pt;margin-top:2.35pt;width:0;height:16.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0528" behindDoc="0" locked="0" layoutInCell="1" allowOverlap="1" wp14:anchorId="1608AF14" wp14:editId="638A67B4">
                <wp:simplePos x="0" y="0"/>
                <wp:positionH relativeFrom="column">
                  <wp:posOffset>2948763</wp:posOffset>
                </wp:positionH>
                <wp:positionV relativeFrom="paragraph">
                  <wp:posOffset>29830</wp:posOffset>
                </wp:positionV>
                <wp:extent cx="0" cy="213035"/>
                <wp:effectExtent l="63500" t="0" r="50800" b="41275"/>
                <wp:wrapNone/>
                <wp:docPr id="24549554"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0B26D9" id="Straight Arrow Connector 11" o:spid="_x0000_s1026" type="#_x0000_t32" style="position:absolute;margin-left:232.2pt;margin-top:2.35pt;width:0;height:16.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Gy8K&#10;9dsBAAAH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69504" behindDoc="0" locked="0" layoutInCell="1" allowOverlap="1" wp14:anchorId="0A4207BA" wp14:editId="4FB94965">
                <wp:simplePos x="0" y="0"/>
                <wp:positionH relativeFrom="column">
                  <wp:posOffset>2062716</wp:posOffset>
                </wp:positionH>
                <wp:positionV relativeFrom="paragraph">
                  <wp:posOffset>16170</wp:posOffset>
                </wp:positionV>
                <wp:extent cx="0" cy="226695"/>
                <wp:effectExtent l="63500" t="0" r="50800" b="40005"/>
                <wp:wrapNone/>
                <wp:docPr id="330181992"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ABF148" id="Straight Arrow Connector 9" o:spid="_x0000_s1026" type="#_x0000_t32" style="position:absolute;margin-left:162.4pt;margin-top:1.25pt;width:0;height:17.8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C9oMHPZ&#10;AQAAB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68480" behindDoc="0" locked="0" layoutInCell="1" allowOverlap="1" wp14:anchorId="0480E575" wp14:editId="12417BD7">
                <wp:simplePos x="0" y="0"/>
                <wp:positionH relativeFrom="column">
                  <wp:posOffset>2530549</wp:posOffset>
                </wp:positionH>
                <wp:positionV relativeFrom="paragraph">
                  <wp:posOffset>16170</wp:posOffset>
                </wp:positionV>
                <wp:extent cx="0" cy="227124"/>
                <wp:effectExtent l="63500" t="0" r="50800" b="40005"/>
                <wp:wrapNone/>
                <wp:docPr id="388748783"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4A4E88" id="Straight Arrow Connector 8" o:spid="_x0000_s1026" type="#_x0000_t32" style="position:absolute;margin-left:199.25pt;margin-top:1.25pt;width:0;height:17.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67456" behindDoc="0" locked="0" layoutInCell="1" allowOverlap="1" wp14:anchorId="002EBF9C" wp14:editId="753899E7">
                <wp:simplePos x="0" y="0"/>
                <wp:positionH relativeFrom="column">
                  <wp:posOffset>1623237</wp:posOffset>
                </wp:positionH>
                <wp:positionV relativeFrom="paragraph">
                  <wp:posOffset>16170</wp:posOffset>
                </wp:positionV>
                <wp:extent cx="0" cy="227330"/>
                <wp:effectExtent l="63500" t="0" r="50800" b="39370"/>
                <wp:wrapNone/>
                <wp:docPr id="864942664"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BD0956" id="Straight Arrow Connector 7" o:spid="_x0000_s1026" type="#_x0000_t32" style="position:absolute;margin-left:127.8pt;margin-top:1.25pt;width:0;height:17.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GaP7&#10;sNsBAAAH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66432" behindDoc="0" locked="0" layoutInCell="1" allowOverlap="1" wp14:anchorId="78CEB624" wp14:editId="177538F8">
                <wp:simplePos x="0" y="0"/>
                <wp:positionH relativeFrom="column">
                  <wp:posOffset>1254642</wp:posOffset>
                </wp:positionH>
                <wp:positionV relativeFrom="paragraph">
                  <wp:posOffset>15653</wp:posOffset>
                </wp:positionV>
                <wp:extent cx="0" cy="227641"/>
                <wp:effectExtent l="63500" t="0" r="50800" b="39370"/>
                <wp:wrapNone/>
                <wp:docPr id="1817992673"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0D6340" id="Straight Arrow Connector 6" o:spid="_x0000_s1026" type="#_x0000_t32" style="position:absolute;margin-left:98.8pt;margin-top:1.25pt;width:0;height:17.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" strokecolor="#5b9bd5 [3204]" strokeweight=".5pt">
                <v:stroke endarrow="block" joinstyle="miter"/>
              </v:shape>
            </w:pict>
          </mc:Fallback>
        </mc:AlternateContent>
      </w:r>
    </w:p>
    <w:p w14:paraId="154F90E2"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2875DF55" w14:textId="77777777" w:rsidR="0041134C" w:rsidRPr="00724A73" w:rsidRDefault="0041134C" w:rsidP="0041134C"/>
    <w:p w14:paraId="4D058051" w14:textId="60ACAC17" w:rsidR="0041134C" w:rsidRPr="00724A73" w:rsidRDefault="0041134C" w:rsidP="0041134C">
      <w:r w:rsidRPr="00724A73">
        <w:t xml:space="preserve">b) Ability to respond to specific questions, bot giving canned response (fall back response), </w:t>
      </w:r>
      <w:proofErr w:type="gramStart"/>
      <w:r w:rsidRPr="00724A73">
        <w:t>etc</w:t>
      </w:r>
      <w:r w:rsidR="007C07D9">
        <w:t>(</w:t>
      </w:r>
      <w:proofErr w:type="gramEnd"/>
      <w:r w:rsidR="007C07D9">
        <w:t>Fall Back Rate)</w:t>
      </w:r>
    </w:p>
    <w:p w14:paraId="6718855B" w14:textId="77777777" w:rsidR="0041134C" w:rsidRPr="00724A73" w:rsidRDefault="0041134C" w:rsidP="0041134C"/>
    <w:p w14:paraId="32C0DD69" w14:textId="77777777" w:rsidR="0041134C" w:rsidRPr="00724A73" w:rsidRDefault="0041134C" w:rsidP="0041134C"/>
    <w:p w14:paraId="2BFAC775"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676672" behindDoc="0" locked="0" layoutInCell="1" allowOverlap="1" wp14:anchorId="6C8ED18E" wp14:editId="071733ED">
                <wp:simplePos x="0" y="0"/>
                <wp:positionH relativeFrom="column">
                  <wp:posOffset>772634</wp:posOffset>
                </wp:positionH>
                <wp:positionV relativeFrom="paragraph">
                  <wp:posOffset>188048</wp:posOffset>
                </wp:positionV>
                <wp:extent cx="4614530" cy="28043"/>
                <wp:effectExtent l="0" t="0" r="21590" b="22860"/>
                <wp:wrapNone/>
                <wp:docPr id="1012785070"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C6317" id="Straight Connector 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AfqdY1ygEAAM4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678720" behindDoc="0" locked="0" layoutInCell="1" allowOverlap="1" wp14:anchorId="23D2522C" wp14:editId="202FB68F">
                <wp:simplePos x="0" y="0"/>
                <wp:positionH relativeFrom="column">
                  <wp:posOffset>772633</wp:posOffset>
                </wp:positionH>
                <wp:positionV relativeFrom="paragraph">
                  <wp:posOffset>187532</wp:posOffset>
                </wp:positionV>
                <wp:extent cx="0" cy="241521"/>
                <wp:effectExtent l="50800" t="0" r="63500" b="38100"/>
                <wp:wrapNone/>
                <wp:docPr id="1533485695"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02AE38" id="Straight Arrow Connector 3" o:spid="_x0000_s1026" type="#_x0000_t32" style="position:absolute;margin-left:60.85pt;margin-top:14.75pt;width:0;height:1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677696" behindDoc="0" locked="0" layoutInCell="1" allowOverlap="1" wp14:anchorId="62F7C126" wp14:editId="617B4CE9">
                <wp:simplePos x="0" y="0"/>
                <wp:positionH relativeFrom="column">
                  <wp:posOffset>5677786</wp:posOffset>
                </wp:positionH>
                <wp:positionV relativeFrom="paragraph">
                  <wp:posOffset>152607</wp:posOffset>
                </wp:positionV>
                <wp:extent cx="0" cy="28353"/>
                <wp:effectExtent l="0" t="0" r="12700" b="10160"/>
                <wp:wrapNone/>
                <wp:docPr id="1369757605"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E5D2E5" id="Straight Connector 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DLL2Bn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4EC2A3D4"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688960" behindDoc="0" locked="0" layoutInCell="1" allowOverlap="1" wp14:anchorId="525BC783" wp14:editId="524272FD">
                <wp:simplePos x="0" y="0"/>
                <wp:positionH relativeFrom="column">
                  <wp:posOffset>5386543</wp:posOffset>
                </wp:positionH>
                <wp:positionV relativeFrom="paragraph">
                  <wp:posOffset>9082</wp:posOffset>
                </wp:positionV>
                <wp:extent cx="0" cy="233680"/>
                <wp:effectExtent l="63500" t="0" r="50800" b="33020"/>
                <wp:wrapNone/>
                <wp:docPr id="277562361"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4D6CE3" id="Straight Arrow Connector 16" o:spid="_x0000_s1026" type="#_x0000_t32" style="position:absolute;margin-left:424.15pt;margin-top:.7pt;width:0;height:18.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7936" behindDoc="0" locked="0" layoutInCell="1" allowOverlap="1" wp14:anchorId="2F3443F8" wp14:editId="5A4246C6">
                <wp:simplePos x="0" y="0"/>
                <wp:positionH relativeFrom="column">
                  <wp:posOffset>4919330</wp:posOffset>
                </wp:positionH>
                <wp:positionV relativeFrom="paragraph">
                  <wp:posOffset>9082</wp:posOffset>
                </wp:positionV>
                <wp:extent cx="0" cy="233783"/>
                <wp:effectExtent l="63500" t="0" r="50800" b="33020"/>
                <wp:wrapNone/>
                <wp:docPr id="508563247"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0A7936" id="Straight Arrow Connector 15" o:spid="_x0000_s1026" type="#_x0000_t32" style="position:absolute;margin-left:387.35pt;margin-top:.7pt;width:0;height:18.4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C/4uFU&#10;2gEAAAg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6912" behindDoc="0" locked="0" layoutInCell="1" allowOverlap="1" wp14:anchorId="077360DC" wp14:editId="3BA2053A">
                <wp:simplePos x="0" y="0"/>
                <wp:positionH relativeFrom="column">
                  <wp:posOffset>4430233</wp:posOffset>
                </wp:positionH>
                <wp:positionV relativeFrom="paragraph">
                  <wp:posOffset>16170</wp:posOffset>
                </wp:positionV>
                <wp:extent cx="0" cy="226695"/>
                <wp:effectExtent l="63500" t="0" r="50800" b="40005"/>
                <wp:wrapNone/>
                <wp:docPr id="1950808141"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836B0A" id="Straight Arrow Connector 14" o:spid="_x0000_s1026" type="#_x0000_t32" style="position:absolute;margin-left:348.85pt;margin-top:1.25pt;width:0;height:17.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9a2U&#10;zN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5888" behindDoc="0" locked="0" layoutInCell="1" allowOverlap="1" wp14:anchorId="68975BB6" wp14:editId="51AF601B">
                <wp:simplePos x="0" y="0"/>
                <wp:positionH relativeFrom="column">
                  <wp:posOffset>3905693</wp:posOffset>
                </wp:positionH>
                <wp:positionV relativeFrom="paragraph">
                  <wp:posOffset>16170</wp:posOffset>
                </wp:positionV>
                <wp:extent cx="0" cy="226695"/>
                <wp:effectExtent l="63500" t="0" r="50800" b="40005"/>
                <wp:wrapNone/>
                <wp:docPr id="604170032"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7EC991" id="Straight Arrow Connector 13" o:spid="_x0000_s1026" type="#_x0000_t32" style="position:absolute;margin-left:307.55pt;margin-top:1.25pt;width:0;height:17.8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4864" behindDoc="0" locked="0" layoutInCell="1" allowOverlap="1" wp14:anchorId="3232DE58" wp14:editId="5006C413">
                <wp:simplePos x="0" y="0"/>
                <wp:positionH relativeFrom="column">
                  <wp:posOffset>3423196</wp:posOffset>
                </wp:positionH>
                <wp:positionV relativeFrom="paragraph">
                  <wp:posOffset>29830</wp:posOffset>
                </wp:positionV>
                <wp:extent cx="0" cy="213035"/>
                <wp:effectExtent l="63500" t="0" r="50800" b="41275"/>
                <wp:wrapNone/>
                <wp:docPr id="632918091"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AEB61A" id="Straight Arrow Connector 12" o:spid="_x0000_s1026" type="#_x0000_t32" style="position:absolute;margin-left:269.55pt;margin-top:2.35pt;width:0;height:16.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3840" behindDoc="0" locked="0" layoutInCell="1" allowOverlap="1" wp14:anchorId="6B90E113" wp14:editId="2E9CE5B2">
                <wp:simplePos x="0" y="0"/>
                <wp:positionH relativeFrom="column">
                  <wp:posOffset>2948763</wp:posOffset>
                </wp:positionH>
                <wp:positionV relativeFrom="paragraph">
                  <wp:posOffset>29830</wp:posOffset>
                </wp:positionV>
                <wp:extent cx="0" cy="213035"/>
                <wp:effectExtent l="63500" t="0" r="50800" b="41275"/>
                <wp:wrapNone/>
                <wp:docPr id="2070412060"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6A945" id="Straight Arrow Connector 11" o:spid="_x0000_s1026" type="#_x0000_t32" style="position:absolute;margin-left:232.2pt;margin-top:2.35pt;width:0;height:16.7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2816" behindDoc="0" locked="0" layoutInCell="1" allowOverlap="1" wp14:anchorId="1214B082" wp14:editId="54249A81">
                <wp:simplePos x="0" y="0"/>
                <wp:positionH relativeFrom="column">
                  <wp:posOffset>2062716</wp:posOffset>
                </wp:positionH>
                <wp:positionV relativeFrom="paragraph">
                  <wp:posOffset>16170</wp:posOffset>
                </wp:positionV>
                <wp:extent cx="0" cy="226695"/>
                <wp:effectExtent l="63500" t="0" r="50800" b="40005"/>
                <wp:wrapNone/>
                <wp:docPr id="708647024"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CC9CAE" id="Straight Arrow Connector 9" o:spid="_x0000_s1026" type="#_x0000_t32" style="position:absolute;margin-left:162.4pt;margin-top:1.25pt;width:0;height:17.8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AZ3V4PZ&#10;AQAAB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1792" behindDoc="0" locked="0" layoutInCell="1" allowOverlap="1" wp14:anchorId="0824EB2C" wp14:editId="1B483396">
                <wp:simplePos x="0" y="0"/>
                <wp:positionH relativeFrom="column">
                  <wp:posOffset>2530549</wp:posOffset>
                </wp:positionH>
                <wp:positionV relativeFrom="paragraph">
                  <wp:posOffset>16170</wp:posOffset>
                </wp:positionV>
                <wp:extent cx="0" cy="227124"/>
                <wp:effectExtent l="63500" t="0" r="50800" b="40005"/>
                <wp:wrapNone/>
                <wp:docPr id="457835059"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949F45" id="Straight Arrow Connector 8" o:spid="_x0000_s1026" type="#_x0000_t32" style="position:absolute;margin-left:199.25pt;margin-top:1.25pt;width:0;height:17.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80768" behindDoc="0" locked="0" layoutInCell="1" allowOverlap="1" wp14:anchorId="4CB24087" wp14:editId="3BEFCA79">
                <wp:simplePos x="0" y="0"/>
                <wp:positionH relativeFrom="column">
                  <wp:posOffset>1623237</wp:posOffset>
                </wp:positionH>
                <wp:positionV relativeFrom="paragraph">
                  <wp:posOffset>16170</wp:posOffset>
                </wp:positionV>
                <wp:extent cx="0" cy="227330"/>
                <wp:effectExtent l="63500" t="0" r="50800" b="39370"/>
                <wp:wrapNone/>
                <wp:docPr id="121599162"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96F181" id="Straight Arrow Connector 7" o:spid="_x0000_s1026" type="#_x0000_t32" style="position:absolute;margin-left:127.8pt;margin-top:1.25pt;width:0;height:17.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679744" behindDoc="0" locked="0" layoutInCell="1" allowOverlap="1" wp14:anchorId="6EDB253B" wp14:editId="79375AA5">
                <wp:simplePos x="0" y="0"/>
                <wp:positionH relativeFrom="column">
                  <wp:posOffset>1254642</wp:posOffset>
                </wp:positionH>
                <wp:positionV relativeFrom="paragraph">
                  <wp:posOffset>15653</wp:posOffset>
                </wp:positionV>
                <wp:extent cx="0" cy="227641"/>
                <wp:effectExtent l="63500" t="0" r="50800" b="39370"/>
                <wp:wrapNone/>
                <wp:docPr id="883031724"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95056" id="Straight Arrow Connector 6" o:spid="_x0000_s1026" type="#_x0000_t32" style="position:absolute;margin-left:98.8pt;margin-top:1.25pt;width:0;height:17.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FPTGFDZ&#10;AQAABw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1C13CB11"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3E6216DB" w14:textId="77777777" w:rsidR="0041134C" w:rsidRPr="00724A73" w:rsidRDefault="0041134C" w:rsidP="0041134C"/>
    <w:p w14:paraId="3039CF38" w14:textId="77777777" w:rsidR="0067330E" w:rsidRPr="00724A73" w:rsidRDefault="0041134C" w:rsidP="00B44291">
      <w:pPr>
        <w:tabs>
          <w:tab w:val="left" w:pos="3014"/>
        </w:tabs>
      </w:pPr>
      <w:r w:rsidRPr="00724A73">
        <w:t xml:space="preserve">c) </w:t>
      </w:r>
      <w:r w:rsidR="0067330E" w:rsidRPr="00724A73">
        <w:t xml:space="preserve">Provides </w:t>
      </w:r>
      <w:proofErr w:type="gramStart"/>
      <w:r w:rsidR="0067330E" w:rsidRPr="00724A73">
        <w:t>greetings,  pleasant</w:t>
      </w:r>
      <w:proofErr w:type="gramEnd"/>
      <w:r w:rsidR="0067330E" w:rsidRPr="00724A73">
        <w:t xml:space="preserve"> personality, chatbot has the ability to be entertaining and engaging  (bot intent analytics)</w:t>
      </w:r>
      <w:r w:rsidR="0067330E">
        <w:t>(Bot Intent Analytics)</w:t>
      </w:r>
    </w:p>
    <w:p w14:paraId="34CF5C6E" w14:textId="77777777" w:rsidR="0067330E" w:rsidRPr="00724A73" w:rsidRDefault="0067330E" w:rsidP="00B44291">
      <w:pPr>
        <w:tabs>
          <w:tab w:val="left" w:pos="3014"/>
        </w:tabs>
      </w:pPr>
    </w:p>
    <w:p w14:paraId="1219AD93" w14:textId="77777777" w:rsidR="0067330E" w:rsidRPr="00724A73" w:rsidRDefault="0067330E" w:rsidP="00B44291"/>
    <w:p w14:paraId="7E248A0F" w14:textId="77777777" w:rsidR="0067330E" w:rsidRPr="00724A73" w:rsidRDefault="0067330E" w:rsidP="00B44291">
      <w:r w:rsidRPr="00724A73">
        <w:rPr>
          <w:b/>
          <w:bCs/>
          <w:noProof/>
          <w:lang w:val="en-IN" w:eastAsia="en-IN"/>
        </w:rPr>
        <mc:AlternateContent>
          <mc:Choice Requires="wps">
            <w:drawing>
              <wp:anchor distT="0" distB="0" distL="114300" distR="114300" simplePos="0" relativeHeight="251905024" behindDoc="0" locked="0" layoutInCell="1" allowOverlap="1" wp14:anchorId="6248C4F1" wp14:editId="5B9D7236">
                <wp:simplePos x="0" y="0"/>
                <wp:positionH relativeFrom="column">
                  <wp:posOffset>772634</wp:posOffset>
                </wp:positionH>
                <wp:positionV relativeFrom="paragraph">
                  <wp:posOffset>188048</wp:posOffset>
                </wp:positionV>
                <wp:extent cx="4614530" cy="28043"/>
                <wp:effectExtent l="0" t="0" r="21590" b="22860"/>
                <wp:wrapNone/>
                <wp:docPr id="920088246" name="Straight Connector 920088246"/>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61CEC" id="Straight Connector 920088246" o:spid="_x0000_s1026" style="position:absolute;flip: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907072" behindDoc="0" locked="0" layoutInCell="1" allowOverlap="1" wp14:anchorId="6073CC5A" wp14:editId="42336EA3">
                <wp:simplePos x="0" y="0"/>
                <wp:positionH relativeFrom="column">
                  <wp:posOffset>772633</wp:posOffset>
                </wp:positionH>
                <wp:positionV relativeFrom="paragraph">
                  <wp:posOffset>187532</wp:posOffset>
                </wp:positionV>
                <wp:extent cx="0" cy="241521"/>
                <wp:effectExtent l="50800" t="0" r="63500" b="38100"/>
                <wp:wrapNone/>
                <wp:docPr id="570333241" name="Straight Arrow Connector 570333241"/>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9C0ABC" id="Straight Arrow Connector 570333241" o:spid="_x0000_s1026" type="#_x0000_t32" style="position:absolute;margin-left:60.85pt;margin-top:14.75pt;width:0;height:19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A9b7z6&#10;2QEAAA8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906048" behindDoc="0" locked="0" layoutInCell="1" allowOverlap="1" wp14:anchorId="4B95C591" wp14:editId="4A284811">
                <wp:simplePos x="0" y="0"/>
                <wp:positionH relativeFrom="column">
                  <wp:posOffset>5677786</wp:posOffset>
                </wp:positionH>
                <wp:positionV relativeFrom="paragraph">
                  <wp:posOffset>152607</wp:posOffset>
                </wp:positionV>
                <wp:extent cx="0" cy="28353"/>
                <wp:effectExtent l="0" t="0" r="12700" b="10160"/>
                <wp:wrapNone/>
                <wp:docPr id="212185532" name="Straight Connector 212185532"/>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05A2D9" id="Straight Connector 212185532" o:spid="_x0000_s1026" style="position:absolute;flip:x;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CQpQegxgEAANs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5AD1615A" w14:textId="77777777" w:rsidR="0067330E" w:rsidRPr="00724A73" w:rsidRDefault="0067330E" w:rsidP="00B44291">
      <w:r w:rsidRPr="00724A73">
        <w:rPr>
          <w:noProof/>
          <w:lang w:val="en-IN" w:eastAsia="en-IN"/>
        </w:rPr>
        <mc:AlternateContent>
          <mc:Choice Requires="wps">
            <w:drawing>
              <wp:anchor distT="0" distB="0" distL="114300" distR="114300" simplePos="0" relativeHeight="251917312" behindDoc="0" locked="0" layoutInCell="1" allowOverlap="1" wp14:anchorId="7FB0DF1D" wp14:editId="0661A0C0">
                <wp:simplePos x="0" y="0"/>
                <wp:positionH relativeFrom="column">
                  <wp:posOffset>5386543</wp:posOffset>
                </wp:positionH>
                <wp:positionV relativeFrom="paragraph">
                  <wp:posOffset>9082</wp:posOffset>
                </wp:positionV>
                <wp:extent cx="0" cy="233680"/>
                <wp:effectExtent l="63500" t="0" r="50800" b="33020"/>
                <wp:wrapNone/>
                <wp:docPr id="1804585938" name="Straight Arrow Connector 1804585938"/>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6E425C" id="Straight Arrow Connector 1804585938" o:spid="_x0000_s1026" type="#_x0000_t32" style="position:absolute;margin-left:424.15pt;margin-top:.7pt;width:0;height:18.4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6288" behindDoc="0" locked="0" layoutInCell="1" allowOverlap="1" wp14:anchorId="37BDF93A" wp14:editId="6A60A0CB">
                <wp:simplePos x="0" y="0"/>
                <wp:positionH relativeFrom="column">
                  <wp:posOffset>4919330</wp:posOffset>
                </wp:positionH>
                <wp:positionV relativeFrom="paragraph">
                  <wp:posOffset>9082</wp:posOffset>
                </wp:positionV>
                <wp:extent cx="0" cy="233783"/>
                <wp:effectExtent l="63500" t="0" r="50800" b="33020"/>
                <wp:wrapNone/>
                <wp:docPr id="1780388975" name="Straight Arrow Connector 178038897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4B510" id="Straight Arrow Connector 1780388975" o:spid="_x0000_s1026" type="#_x0000_t32" style="position:absolute;margin-left:387.35pt;margin-top:.7pt;width:0;height:18.4pt;z-index:251916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5264" behindDoc="0" locked="0" layoutInCell="1" allowOverlap="1" wp14:anchorId="6D65E2E1" wp14:editId="18056AAF">
                <wp:simplePos x="0" y="0"/>
                <wp:positionH relativeFrom="column">
                  <wp:posOffset>4430233</wp:posOffset>
                </wp:positionH>
                <wp:positionV relativeFrom="paragraph">
                  <wp:posOffset>16170</wp:posOffset>
                </wp:positionV>
                <wp:extent cx="0" cy="226695"/>
                <wp:effectExtent l="63500" t="0" r="50800" b="40005"/>
                <wp:wrapNone/>
                <wp:docPr id="546792707" name="Straight Arrow Connector 546792707"/>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4C15FF" id="Straight Arrow Connector 546792707" o:spid="_x0000_s1026" type="#_x0000_t32" style="position:absolute;margin-left:348.85pt;margin-top:1.25pt;width:0;height:17.85pt;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4240" behindDoc="0" locked="0" layoutInCell="1" allowOverlap="1" wp14:anchorId="22771B64" wp14:editId="22DA745F">
                <wp:simplePos x="0" y="0"/>
                <wp:positionH relativeFrom="column">
                  <wp:posOffset>3905693</wp:posOffset>
                </wp:positionH>
                <wp:positionV relativeFrom="paragraph">
                  <wp:posOffset>16170</wp:posOffset>
                </wp:positionV>
                <wp:extent cx="0" cy="226695"/>
                <wp:effectExtent l="63500" t="0" r="50800" b="40005"/>
                <wp:wrapNone/>
                <wp:docPr id="1328859265" name="Straight Arrow Connector 1328859265"/>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CA6174" id="Straight Arrow Connector 1328859265" o:spid="_x0000_s1026" type="#_x0000_t32" style="position:absolute;margin-left:307.55pt;margin-top:1.25pt;width:0;height:17.85pt;z-index:251914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3216" behindDoc="0" locked="0" layoutInCell="1" allowOverlap="1" wp14:anchorId="38B4FC50" wp14:editId="31AF2E37">
                <wp:simplePos x="0" y="0"/>
                <wp:positionH relativeFrom="column">
                  <wp:posOffset>3423196</wp:posOffset>
                </wp:positionH>
                <wp:positionV relativeFrom="paragraph">
                  <wp:posOffset>29830</wp:posOffset>
                </wp:positionV>
                <wp:extent cx="0" cy="213035"/>
                <wp:effectExtent l="63500" t="0" r="50800" b="41275"/>
                <wp:wrapNone/>
                <wp:docPr id="1408269409" name="Straight Arrow Connector 1408269409"/>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74D46B" id="Straight Arrow Connector 1408269409" o:spid="_x0000_s1026" type="#_x0000_t32" style="position:absolute;margin-left:269.55pt;margin-top:2.35pt;width:0;height:16.75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2192" behindDoc="0" locked="0" layoutInCell="1" allowOverlap="1" wp14:anchorId="4919A0DE" wp14:editId="288CB552">
                <wp:simplePos x="0" y="0"/>
                <wp:positionH relativeFrom="column">
                  <wp:posOffset>2948763</wp:posOffset>
                </wp:positionH>
                <wp:positionV relativeFrom="paragraph">
                  <wp:posOffset>29830</wp:posOffset>
                </wp:positionV>
                <wp:extent cx="0" cy="213035"/>
                <wp:effectExtent l="63500" t="0" r="50800" b="41275"/>
                <wp:wrapNone/>
                <wp:docPr id="1813712471" name="Straight Arrow Connector 181371247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FE59F5" id="Straight Arrow Connector 1813712471" o:spid="_x0000_s1026" type="#_x0000_t32" style="position:absolute;margin-left:232.2pt;margin-top:2.35pt;width:0;height:16.75pt;z-index:251912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l3DJ&#10;r9sBAAAR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1168" behindDoc="0" locked="0" layoutInCell="1" allowOverlap="1" wp14:anchorId="05703D9E" wp14:editId="3914CD40">
                <wp:simplePos x="0" y="0"/>
                <wp:positionH relativeFrom="column">
                  <wp:posOffset>2062716</wp:posOffset>
                </wp:positionH>
                <wp:positionV relativeFrom="paragraph">
                  <wp:posOffset>16170</wp:posOffset>
                </wp:positionV>
                <wp:extent cx="0" cy="226695"/>
                <wp:effectExtent l="63500" t="0" r="50800" b="40005"/>
                <wp:wrapNone/>
                <wp:docPr id="619128184" name="Straight Arrow Connector 61912818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316D0" id="Straight Arrow Connector 619128184" o:spid="_x0000_s1026" type="#_x0000_t32" style="position:absolute;margin-left:162.4pt;margin-top:1.25pt;width:0;height:17.85pt;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CAJ1mfZ&#10;AQAAD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10144" behindDoc="0" locked="0" layoutInCell="1" allowOverlap="1" wp14:anchorId="03B41DB4" wp14:editId="6E12EE82">
                <wp:simplePos x="0" y="0"/>
                <wp:positionH relativeFrom="column">
                  <wp:posOffset>2530549</wp:posOffset>
                </wp:positionH>
                <wp:positionV relativeFrom="paragraph">
                  <wp:posOffset>16170</wp:posOffset>
                </wp:positionV>
                <wp:extent cx="0" cy="227124"/>
                <wp:effectExtent l="63500" t="0" r="50800" b="40005"/>
                <wp:wrapNone/>
                <wp:docPr id="948361160" name="Straight Arrow Connector 948361160"/>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4DAA1C" id="Straight Arrow Connector 948361160" o:spid="_x0000_s1026" type="#_x0000_t32" style="position:absolute;margin-left:199.25pt;margin-top:1.25pt;width:0;height:17.9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09120" behindDoc="0" locked="0" layoutInCell="1" allowOverlap="1" wp14:anchorId="6337FD32" wp14:editId="6754DE65">
                <wp:simplePos x="0" y="0"/>
                <wp:positionH relativeFrom="column">
                  <wp:posOffset>1623237</wp:posOffset>
                </wp:positionH>
                <wp:positionV relativeFrom="paragraph">
                  <wp:posOffset>16170</wp:posOffset>
                </wp:positionV>
                <wp:extent cx="0" cy="227330"/>
                <wp:effectExtent l="63500" t="0" r="50800" b="39370"/>
                <wp:wrapNone/>
                <wp:docPr id="1157732233" name="Straight Arrow Connector 1157732233"/>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87D595" id="Straight Arrow Connector 1157732233" o:spid="_x0000_s1026" type="#_x0000_t32" style="position:absolute;margin-left:127.8pt;margin-top:1.25pt;width:0;height:17.9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908096" behindDoc="0" locked="0" layoutInCell="1" allowOverlap="1" wp14:anchorId="77E901E4" wp14:editId="3DE4BB8F">
                <wp:simplePos x="0" y="0"/>
                <wp:positionH relativeFrom="column">
                  <wp:posOffset>1254642</wp:posOffset>
                </wp:positionH>
                <wp:positionV relativeFrom="paragraph">
                  <wp:posOffset>15653</wp:posOffset>
                </wp:positionV>
                <wp:extent cx="0" cy="227641"/>
                <wp:effectExtent l="63500" t="0" r="50800" b="39370"/>
                <wp:wrapNone/>
                <wp:docPr id="1989262247" name="Straight Arrow Connector 1989262247"/>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E1213C" id="Straight Arrow Connector 1989262247" o:spid="_x0000_s1026" type="#_x0000_t32" style="position:absolute;margin-left:98.8pt;margin-top:1.25pt;width:0;height:17.9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" strokecolor="#5b9bd5 [3204]" strokeweight=".5pt">
                <v:stroke endarrow="block" joinstyle="miter"/>
              </v:shape>
            </w:pict>
          </mc:Fallback>
        </mc:AlternateContent>
      </w:r>
    </w:p>
    <w:p w14:paraId="2D9095EF" w14:textId="77777777" w:rsidR="0067330E" w:rsidRPr="00724A73" w:rsidRDefault="0067330E" w:rsidP="00B44291">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0E43C830" w14:textId="1ED4BC4E" w:rsidR="0041134C" w:rsidRPr="00724A73" w:rsidRDefault="0041134C" w:rsidP="005A3BF7">
      <w:pPr>
        <w:tabs>
          <w:tab w:val="left" w:pos="3014"/>
        </w:tabs>
      </w:pPr>
    </w:p>
    <w:p w14:paraId="59639C0C" w14:textId="77777777" w:rsidR="0041134C" w:rsidRPr="00724A73" w:rsidRDefault="0041134C" w:rsidP="0041134C"/>
    <w:p w14:paraId="5D66648E" w14:textId="59AB1396" w:rsidR="0041134C" w:rsidRPr="00724A73" w:rsidRDefault="0041134C" w:rsidP="0041134C">
      <w:pPr>
        <w:tabs>
          <w:tab w:val="left" w:pos="3014"/>
        </w:tabs>
      </w:pPr>
      <w:r w:rsidRPr="00724A73">
        <w:t xml:space="preserve">d) Can detect meaning and intent (how the messages are mapped to specific intent </w:t>
      </w:r>
      <w:proofErr w:type="gramStart"/>
      <w:r w:rsidRPr="00724A73">
        <w:t>categories)</w:t>
      </w:r>
      <w:r w:rsidR="007C07D9">
        <w:t>(</w:t>
      </w:r>
      <w:proofErr w:type="gramEnd"/>
      <w:r w:rsidR="007C07D9">
        <w:t>Learning)</w:t>
      </w:r>
    </w:p>
    <w:p w14:paraId="3C2C8084" w14:textId="77777777" w:rsidR="0041134C" w:rsidRPr="00724A73" w:rsidRDefault="0041134C" w:rsidP="0041134C">
      <w:pPr>
        <w:tabs>
          <w:tab w:val="left" w:pos="3014"/>
        </w:tabs>
      </w:pPr>
    </w:p>
    <w:p w14:paraId="124B1522" w14:textId="77777777" w:rsidR="0041134C" w:rsidRPr="00724A73" w:rsidRDefault="0041134C" w:rsidP="0041134C"/>
    <w:p w14:paraId="65767046" w14:textId="77777777" w:rsidR="0041134C" w:rsidRPr="00724A73" w:rsidRDefault="0041134C" w:rsidP="0041134C">
      <w:r w:rsidRPr="00724A73">
        <w:rPr>
          <w:b/>
          <w:bCs/>
          <w:noProof/>
          <w:lang w:val="en-IN" w:eastAsia="en-IN"/>
        </w:rPr>
        <w:lastRenderedPageBreak/>
        <mc:AlternateContent>
          <mc:Choice Requires="wps">
            <w:drawing>
              <wp:anchor distT="0" distB="0" distL="114300" distR="114300" simplePos="0" relativeHeight="251703296" behindDoc="0" locked="0" layoutInCell="1" allowOverlap="1" wp14:anchorId="13E305BC" wp14:editId="0AFC21E3">
                <wp:simplePos x="0" y="0"/>
                <wp:positionH relativeFrom="column">
                  <wp:posOffset>772634</wp:posOffset>
                </wp:positionH>
                <wp:positionV relativeFrom="paragraph">
                  <wp:posOffset>188048</wp:posOffset>
                </wp:positionV>
                <wp:extent cx="4614530" cy="28043"/>
                <wp:effectExtent l="0" t="0" r="21590" b="22860"/>
                <wp:wrapNone/>
                <wp:docPr id="1565076411"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7FA93F" id="Straight Connector 5"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05344" behindDoc="0" locked="0" layoutInCell="1" allowOverlap="1" wp14:anchorId="00604753" wp14:editId="05ACB924">
                <wp:simplePos x="0" y="0"/>
                <wp:positionH relativeFrom="column">
                  <wp:posOffset>772633</wp:posOffset>
                </wp:positionH>
                <wp:positionV relativeFrom="paragraph">
                  <wp:posOffset>187532</wp:posOffset>
                </wp:positionV>
                <wp:extent cx="0" cy="241521"/>
                <wp:effectExtent l="50800" t="0" r="63500" b="38100"/>
                <wp:wrapNone/>
                <wp:docPr id="1581990141"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78D082" id="Straight Arrow Connector 3" o:spid="_x0000_s1026" type="#_x0000_t32" style="position:absolute;margin-left:60.85pt;margin-top:14.75pt;width:0;height:19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AOPDzr&#10;2QEAAAg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04320" behindDoc="0" locked="0" layoutInCell="1" allowOverlap="1" wp14:anchorId="08951B7E" wp14:editId="4E474BFB">
                <wp:simplePos x="0" y="0"/>
                <wp:positionH relativeFrom="column">
                  <wp:posOffset>5677786</wp:posOffset>
                </wp:positionH>
                <wp:positionV relativeFrom="paragraph">
                  <wp:posOffset>152607</wp:posOffset>
                </wp:positionV>
                <wp:extent cx="0" cy="28353"/>
                <wp:effectExtent l="0" t="0" r="12700" b="10160"/>
                <wp:wrapNone/>
                <wp:docPr id="1991246109"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3F545" id="Straight Connector 1"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A07qsb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0BBE0CBE"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715584" behindDoc="0" locked="0" layoutInCell="1" allowOverlap="1" wp14:anchorId="1BBCEBCE" wp14:editId="203AB4FA">
                <wp:simplePos x="0" y="0"/>
                <wp:positionH relativeFrom="column">
                  <wp:posOffset>5386543</wp:posOffset>
                </wp:positionH>
                <wp:positionV relativeFrom="paragraph">
                  <wp:posOffset>9082</wp:posOffset>
                </wp:positionV>
                <wp:extent cx="0" cy="233680"/>
                <wp:effectExtent l="63500" t="0" r="50800" b="33020"/>
                <wp:wrapNone/>
                <wp:docPr id="1521934549"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25C49E" id="Straight Arrow Connector 16" o:spid="_x0000_s1026" type="#_x0000_t32" style="position:absolute;margin-left:424.15pt;margin-top:.7pt;width:0;height:18.4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14560" behindDoc="0" locked="0" layoutInCell="1" allowOverlap="1" wp14:anchorId="0849B1C8" wp14:editId="073D97AA">
                <wp:simplePos x="0" y="0"/>
                <wp:positionH relativeFrom="column">
                  <wp:posOffset>4919330</wp:posOffset>
                </wp:positionH>
                <wp:positionV relativeFrom="paragraph">
                  <wp:posOffset>9082</wp:posOffset>
                </wp:positionV>
                <wp:extent cx="0" cy="233783"/>
                <wp:effectExtent l="63500" t="0" r="50800" b="33020"/>
                <wp:wrapNone/>
                <wp:docPr id="148929802"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437D55" id="Straight Arrow Connector 15" o:spid="_x0000_s1026" type="#_x0000_t32" style="position:absolute;margin-left:387.35pt;margin-top:.7pt;width:0;height:18.4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13536" behindDoc="0" locked="0" layoutInCell="1" allowOverlap="1" wp14:anchorId="460291C7" wp14:editId="60F01B1D">
                <wp:simplePos x="0" y="0"/>
                <wp:positionH relativeFrom="column">
                  <wp:posOffset>4430233</wp:posOffset>
                </wp:positionH>
                <wp:positionV relativeFrom="paragraph">
                  <wp:posOffset>16170</wp:posOffset>
                </wp:positionV>
                <wp:extent cx="0" cy="226695"/>
                <wp:effectExtent l="63500" t="0" r="50800" b="40005"/>
                <wp:wrapNone/>
                <wp:docPr id="1433901468"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897F84" id="Straight Arrow Connector 14" o:spid="_x0000_s1026" type="#_x0000_t32" style="position:absolute;margin-left:348.85pt;margin-top:1.25pt;width:0;height:17.8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Gvf1&#10;rt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12512" behindDoc="0" locked="0" layoutInCell="1" allowOverlap="1" wp14:anchorId="58AA3BDD" wp14:editId="764D16E0">
                <wp:simplePos x="0" y="0"/>
                <wp:positionH relativeFrom="column">
                  <wp:posOffset>3905693</wp:posOffset>
                </wp:positionH>
                <wp:positionV relativeFrom="paragraph">
                  <wp:posOffset>16170</wp:posOffset>
                </wp:positionV>
                <wp:extent cx="0" cy="226695"/>
                <wp:effectExtent l="63500" t="0" r="50800" b="40005"/>
                <wp:wrapNone/>
                <wp:docPr id="819512122"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5F3CA7" id="Straight Arrow Connector 13" o:spid="_x0000_s1026" type="#_x0000_t32" style="position:absolute;margin-left:307.55pt;margin-top:1.25pt;width:0;height:17.8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11488" behindDoc="0" locked="0" layoutInCell="1" allowOverlap="1" wp14:anchorId="1D7B8BEC" wp14:editId="06738C6F">
                <wp:simplePos x="0" y="0"/>
                <wp:positionH relativeFrom="column">
                  <wp:posOffset>3423196</wp:posOffset>
                </wp:positionH>
                <wp:positionV relativeFrom="paragraph">
                  <wp:posOffset>29830</wp:posOffset>
                </wp:positionV>
                <wp:extent cx="0" cy="213035"/>
                <wp:effectExtent l="63500" t="0" r="50800" b="41275"/>
                <wp:wrapNone/>
                <wp:docPr id="1816167436"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8A0910" id="Straight Arrow Connector 12" o:spid="_x0000_s1026" type="#_x0000_t32" style="position:absolute;margin-left:269.55pt;margin-top:2.35pt;width:0;height:16.7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10464" behindDoc="0" locked="0" layoutInCell="1" allowOverlap="1" wp14:anchorId="2EAA798D" wp14:editId="19DF37F2">
                <wp:simplePos x="0" y="0"/>
                <wp:positionH relativeFrom="column">
                  <wp:posOffset>2948763</wp:posOffset>
                </wp:positionH>
                <wp:positionV relativeFrom="paragraph">
                  <wp:posOffset>29830</wp:posOffset>
                </wp:positionV>
                <wp:extent cx="0" cy="213035"/>
                <wp:effectExtent l="63500" t="0" r="50800" b="41275"/>
                <wp:wrapNone/>
                <wp:docPr id="745258573"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4B8FBB" id="Straight Arrow Connector 11" o:spid="_x0000_s1026" type="#_x0000_t32" style="position:absolute;margin-left:232.2pt;margin-top:2.35pt;width:0;height:16.7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09440" behindDoc="0" locked="0" layoutInCell="1" allowOverlap="1" wp14:anchorId="43429C40" wp14:editId="23720C8B">
                <wp:simplePos x="0" y="0"/>
                <wp:positionH relativeFrom="column">
                  <wp:posOffset>2062716</wp:posOffset>
                </wp:positionH>
                <wp:positionV relativeFrom="paragraph">
                  <wp:posOffset>16170</wp:posOffset>
                </wp:positionV>
                <wp:extent cx="0" cy="226695"/>
                <wp:effectExtent l="63500" t="0" r="50800" b="40005"/>
                <wp:wrapNone/>
                <wp:docPr id="747091288"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148327" id="Straight Arrow Connector 9" o:spid="_x0000_s1026" type="#_x0000_t32" style="position:absolute;margin-left:162.4pt;margin-top:1.25pt;width:0;height:17.8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08416" behindDoc="0" locked="0" layoutInCell="1" allowOverlap="1" wp14:anchorId="26679930" wp14:editId="6957EADD">
                <wp:simplePos x="0" y="0"/>
                <wp:positionH relativeFrom="column">
                  <wp:posOffset>2530549</wp:posOffset>
                </wp:positionH>
                <wp:positionV relativeFrom="paragraph">
                  <wp:posOffset>16170</wp:posOffset>
                </wp:positionV>
                <wp:extent cx="0" cy="227124"/>
                <wp:effectExtent l="63500" t="0" r="50800" b="40005"/>
                <wp:wrapNone/>
                <wp:docPr id="1784441036"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466D48" id="Straight Arrow Connector 8" o:spid="_x0000_s1026" type="#_x0000_t32" style="position:absolute;margin-left:199.25pt;margin-top:1.25pt;width:0;height:17.9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07392" behindDoc="0" locked="0" layoutInCell="1" allowOverlap="1" wp14:anchorId="300C51FE" wp14:editId="6CDA0D3A">
                <wp:simplePos x="0" y="0"/>
                <wp:positionH relativeFrom="column">
                  <wp:posOffset>1623237</wp:posOffset>
                </wp:positionH>
                <wp:positionV relativeFrom="paragraph">
                  <wp:posOffset>16170</wp:posOffset>
                </wp:positionV>
                <wp:extent cx="0" cy="227330"/>
                <wp:effectExtent l="63500" t="0" r="50800" b="39370"/>
                <wp:wrapNone/>
                <wp:docPr id="1648167034"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DF01C2" id="Straight Arrow Connector 7" o:spid="_x0000_s1026" type="#_x0000_t32" style="position:absolute;margin-left:127.8pt;margin-top:1.25pt;width:0;height:17.9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QIT/&#10;jNsBAAAI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06368" behindDoc="0" locked="0" layoutInCell="1" allowOverlap="1" wp14:anchorId="478BF5D5" wp14:editId="043A6E53">
                <wp:simplePos x="0" y="0"/>
                <wp:positionH relativeFrom="column">
                  <wp:posOffset>1254642</wp:posOffset>
                </wp:positionH>
                <wp:positionV relativeFrom="paragraph">
                  <wp:posOffset>15653</wp:posOffset>
                </wp:positionV>
                <wp:extent cx="0" cy="227641"/>
                <wp:effectExtent l="63500" t="0" r="50800" b="39370"/>
                <wp:wrapNone/>
                <wp:docPr id="344769225"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E4D4D2" id="Straight Arrow Connector 6" o:spid="_x0000_s1026" type="#_x0000_t32" style="position:absolute;margin-left:98.8pt;margin-top:1.25pt;width:0;height:17.9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LMdoSPZ&#10;AQAABw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14FB8A4D"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10F56512" w14:textId="77777777" w:rsidR="0041134C" w:rsidRPr="00724A73" w:rsidRDefault="0041134C" w:rsidP="0041134C"/>
    <w:p w14:paraId="313326C0" w14:textId="426C6E86" w:rsidR="0041134C" w:rsidRPr="00724A73" w:rsidRDefault="0041134C" w:rsidP="0041134C">
      <w:pPr>
        <w:tabs>
          <w:tab w:val="left" w:pos="3014"/>
        </w:tabs>
      </w:pPr>
      <w:r w:rsidRPr="00724A73">
        <w:t>e) Responds to social cues appropriately</w:t>
      </w:r>
      <w:r w:rsidR="007C07D9">
        <w:t>((Integrity)</w:t>
      </w:r>
    </w:p>
    <w:p w14:paraId="12626AF8" w14:textId="77777777" w:rsidR="0041134C" w:rsidRPr="00724A73" w:rsidRDefault="0041134C" w:rsidP="0041134C">
      <w:pPr>
        <w:tabs>
          <w:tab w:val="left" w:pos="3014"/>
        </w:tabs>
      </w:pPr>
    </w:p>
    <w:p w14:paraId="64AE700D" w14:textId="77777777" w:rsidR="0041134C" w:rsidRPr="00724A73" w:rsidRDefault="0041134C" w:rsidP="0041134C"/>
    <w:p w14:paraId="130D9943"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716608" behindDoc="0" locked="0" layoutInCell="1" allowOverlap="1" wp14:anchorId="6D88CAED" wp14:editId="50A70A31">
                <wp:simplePos x="0" y="0"/>
                <wp:positionH relativeFrom="column">
                  <wp:posOffset>772634</wp:posOffset>
                </wp:positionH>
                <wp:positionV relativeFrom="paragraph">
                  <wp:posOffset>188048</wp:posOffset>
                </wp:positionV>
                <wp:extent cx="4614530" cy="28043"/>
                <wp:effectExtent l="0" t="0" r="21590" b="22860"/>
                <wp:wrapNone/>
                <wp:docPr id="205963474"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54967" id="Straight Connector 5" o:spid="_x0000_s1026" style="position:absolute;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AwuqAEygEAAM0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18656" behindDoc="0" locked="0" layoutInCell="1" allowOverlap="1" wp14:anchorId="5DF3A21B" wp14:editId="333EE1CD">
                <wp:simplePos x="0" y="0"/>
                <wp:positionH relativeFrom="column">
                  <wp:posOffset>772633</wp:posOffset>
                </wp:positionH>
                <wp:positionV relativeFrom="paragraph">
                  <wp:posOffset>187532</wp:posOffset>
                </wp:positionV>
                <wp:extent cx="0" cy="241521"/>
                <wp:effectExtent l="50800" t="0" r="63500" b="38100"/>
                <wp:wrapNone/>
                <wp:docPr id="1116718540"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43311C" id="Straight Arrow Connector 3" o:spid="_x0000_s1026" type="#_x0000_t32" style="position:absolute;margin-left:60.85pt;margin-top:14.75pt;width:0;height:19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AiJMcy&#10;2QEAAAg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17632" behindDoc="0" locked="0" layoutInCell="1" allowOverlap="1" wp14:anchorId="7333B496" wp14:editId="0E6953D0">
                <wp:simplePos x="0" y="0"/>
                <wp:positionH relativeFrom="column">
                  <wp:posOffset>5677786</wp:posOffset>
                </wp:positionH>
                <wp:positionV relativeFrom="paragraph">
                  <wp:posOffset>152607</wp:posOffset>
                </wp:positionV>
                <wp:extent cx="0" cy="28353"/>
                <wp:effectExtent l="0" t="0" r="12700" b="10160"/>
                <wp:wrapNone/>
                <wp:docPr id="1409143936"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A5D18" id="Straight Connector 1"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" strokecolor="#5b9bd5 [3204]" strokeweight=".5pt">
                <v:stroke joinstyle="miter"/>
              </v:line>
            </w:pict>
          </mc:Fallback>
        </mc:AlternateContent>
      </w:r>
    </w:p>
    <w:p w14:paraId="0BBD6075"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728896" behindDoc="0" locked="0" layoutInCell="1" allowOverlap="1" wp14:anchorId="24B79A74" wp14:editId="79C0F9F9">
                <wp:simplePos x="0" y="0"/>
                <wp:positionH relativeFrom="column">
                  <wp:posOffset>5386543</wp:posOffset>
                </wp:positionH>
                <wp:positionV relativeFrom="paragraph">
                  <wp:posOffset>9082</wp:posOffset>
                </wp:positionV>
                <wp:extent cx="0" cy="233680"/>
                <wp:effectExtent l="63500" t="0" r="50800" b="33020"/>
                <wp:wrapNone/>
                <wp:docPr id="1838163239"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E6FDBF" id="Straight Arrow Connector 16" o:spid="_x0000_s1026" type="#_x0000_t32" style="position:absolute;margin-left:424.15pt;margin-top:.7pt;width:0;height:18.4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sHc7&#10;BdsBAAAJ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7872" behindDoc="0" locked="0" layoutInCell="1" allowOverlap="1" wp14:anchorId="35181268" wp14:editId="7B42B41F">
                <wp:simplePos x="0" y="0"/>
                <wp:positionH relativeFrom="column">
                  <wp:posOffset>4919330</wp:posOffset>
                </wp:positionH>
                <wp:positionV relativeFrom="paragraph">
                  <wp:posOffset>9082</wp:posOffset>
                </wp:positionV>
                <wp:extent cx="0" cy="233783"/>
                <wp:effectExtent l="63500" t="0" r="50800" b="33020"/>
                <wp:wrapNone/>
                <wp:docPr id="1043405492"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A31A69" id="Straight Arrow Connector 15" o:spid="_x0000_s1026" type="#_x0000_t32" style="position:absolute;margin-left:387.35pt;margin-top:.7pt;width:0;height:18.4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Bp4n7O&#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6848" behindDoc="0" locked="0" layoutInCell="1" allowOverlap="1" wp14:anchorId="0C4926CC" wp14:editId="49051467">
                <wp:simplePos x="0" y="0"/>
                <wp:positionH relativeFrom="column">
                  <wp:posOffset>4430233</wp:posOffset>
                </wp:positionH>
                <wp:positionV relativeFrom="paragraph">
                  <wp:posOffset>16170</wp:posOffset>
                </wp:positionV>
                <wp:extent cx="0" cy="226695"/>
                <wp:effectExtent l="63500" t="0" r="50800" b="40005"/>
                <wp:wrapNone/>
                <wp:docPr id="1650597461"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CC8EE" id="Straight Arrow Connector 14" o:spid="_x0000_s1026" type="#_x0000_t32" style="position:absolute;margin-left:348.85pt;margin-top:1.25pt;width:0;height:17.8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SKau&#10;i9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5824" behindDoc="0" locked="0" layoutInCell="1" allowOverlap="1" wp14:anchorId="65A4BE07" wp14:editId="62EC9918">
                <wp:simplePos x="0" y="0"/>
                <wp:positionH relativeFrom="column">
                  <wp:posOffset>3905693</wp:posOffset>
                </wp:positionH>
                <wp:positionV relativeFrom="paragraph">
                  <wp:posOffset>16170</wp:posOffset>
                </wp:positionV>
                <wp:extent cx="0" cy="226695"/>
                <wp:effectExtent l="63500" t="0" r="50800" b="40005"/>
                <wp:wrapNone/>
                <wp:docPr id="966972049"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8D525F" id="Straight Arrow Connector 13" o:spid="_x0000_s1026" type="#_x0000_t32" style="position:absolute;margin-left:307.55pt;margin-top:1.25pt;width:0;height:17.8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4800" behindDoc="0" locked="0" layoutInCell="1" allowOverlap="1" wp14:anchorId="30023C3D" wp14:editId="29BA1A37">
                <wp:simplePos x="0" y="0"/>
                <wp:positionH relativeFrom="column">
                  <wp:posOffset>3423196</wp:posOffset>
                </wp:positionH>
                <wp:positionV relativeFrom="paragraph">
                  <wp:posOffset>29830</wp:posOffset>
                </wp:positionV>
                <wp:extent cx="0" cy="213035"/>
                <wp:effectExtent l="63500" t="0" r="50800" b="41275"/>
                <wp:wrapNone/>
                <wp:docPr id="2010388813"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1C31E8" id="Straight Arrow Connector 12" o:spid="_x0000_s1026" type="#_x0000_t32" style="position:absolute;margin-left:269.55pt;margin-top:2.35pt;width:0;height:16.7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3776" behindDoc="0" locked="0" layoutInCell="1" allowOverlap="1" wp14:anchorId="528EAAE0" wp14:editId="638C8A6B">
                <wp:simplePos x="0" y="0"/>
                <wp:positionH relativeFrom="column">
                  <wp:posOffset>2948763</wp:posOffset>
                </wp:positionH>
                <wp:positionV relativeFrom="paragraph">
                  <wp:posOffset>29830</wp:posOffset>
                </wp:positionV>
                <wp:extent cx="0" cy="213035"/>
                <wp:effectExtent l="63500" t="0" r="50800" b="41275"/>
                <wp:wrapNone/>
                <wp:docPr id="123011715"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E13FC" id="Straight Arrow Connector 11" o:spid="_x0000_s1026" type="#_x0000_t32" style="position:absolute;margin-left:232.2pt;margin-top:2.35pt;width:0;height:16.7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2752" behindDoc="0" locked="0" layoutInCell="1" allowOverlap="1" wp14:anchorId="5E477B63" wp14:editId="21A70DEE">
                <wp:simplePos x="0" y="0"/>
                <wp:positionH relativeFrom="column">
                  <wp:posOffset>2062716</wp:posOffset>
                </wp:positionH>
                <wp:positionV relativeFrom="paragraph">
                  <wp:posOffset>16170</wp:posOffset>
                </wp:positionV>
                <wp:extent cx="0" cy="226695"/>
                <wp:effectExtent l="63500" t="0" r="50800" b="40005"/>
                <wp:wrapNone/>
                <wp:docPr id="1996895818"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F7B749" id="Straight Arrow Connector 9" o:spid="_x0000_s1026" type="#_x0000_t32" style="position:absolute;margin-left:162.4pt;margin-top:1.25pt;width:0;height:17.8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1728" behindDoc="0" locked="0" layoutInCell="1" allowOverlap="1" wp14:anchorId="2361BCA5" wp14:editId="20CE1BE2">
                <wp:simplePos x="0" y="0"/>
                <wp:positionH relativeFrom="column">
                  <wp:posOffset>2530549</wp:posOffset>
                </wp:positionH>
                <wp:positionV relativeFrom="paragraph">
                  <wp:posOffset>16170</wp:posOffset>
                </wp:positionV>
                <wp:extent cx="0" cy="227124"/>
                <wp:effectExtent l="63500" t="0" r="50800" b="40005"/>
                <wp:wrapNone/>
                <wp:docPr id="1107054164"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1D27E7" id="Straight Arrow Connector 8" o:spid="_x0000_s1026" type="#_x0000_t32" style="position:absolute;margin-left:199.25pt;margin-top:1.25pt;width:0;height:17.9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20704" behindDoc="0" locked="0" layoutInCell="1" allowOverlap="1" wp14:anchorId="3C576DEB" wp14:editId="1E107E54">
                <wp:simplePos x="0" y="0"/>
                <wp:positionH relativeFrom="column">
                  <wp:posOffset>1623237</wp:posOffset>
                </wp:positionH>
                <wp:positionV relativeFrom="paragraph">
                  <wp:posOffset>16170</wp:posOffset>
                </wp:positionV>
                <wp:extent cx="0" cy="227330"/>
                <wp:effectExtent l="63500" t="0" r="50800" b="39370"/>
                <wp:wrapNone/>
                <wp:docPr id="533177307"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24F26" id="Straight Arrow Connector 7" o:spid="_x0000_s1026" type="#_x0000_t32" style="position:absolute;margin-left:127.8pt;margin-top:1.25pt;width:0;height:17.9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19680" behindDoc="0" locked="0" layoutInCell="1" allowOverlap="1" wp14:anchorId="5D8AA726" wp14:editId="79CB0C18">
                <wp:simplePos x="0" y="0"/>
                <wp:positionH relativeFrom="column">
                  <wp:posOffset>1254642</wp:posOffset>
                </wp:positionH>
                <wp:positionV relativeFrom="paragraph">
                  <wp:posOffset>15653</wp:posOffset>
                </wp:positionV>
                <wp:extent cx="0" cy="227641"/>
                <wp:effectExtent l="63500" t="0" r="50800" b="39370"/>
                <wp:wrapNone/>
                <wp:docPr id="1724118182"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A95AA8" id="Straight Arrow Connector 6" o:spid="_x0000_s1026" type="#_x0000_t32" style="position:absolute;margin-left:98.8pt;margin-top:1.25pt;width:0;height:17.9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FChdePZ&#10;AQAACA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7B2A160F"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189D2813" w14:textId="77777777" w:rsidR="0041134C" w:rsidRPr="00724A73" w:rsidRDefault="0041134C" w:rsidP="0041134C"/>
    <w:p w14:paraId="601726A9" w14:textId="354A642D" w:rsidR="0041134C" w:rsidRPr="00724A73" w:rsidRDefault="0041134C" w:rsidP="0041134C">
      <w:pPr>
        <w:tabs>
          <w:tab w:val="left" w:pos="3014"/>
        </w:tabs>
      </w:pPr>
      <w:r w:rsidRPr="00724A73">
        <w:t xml:space="preserve">f) Robustness to unexpected </w:t>
      </w:r>
      <w:proofErr w:type="gramStart"/>
      <w:r w:rsidRPr="00724A73">
        <w:t>input</w:t>
      </w:r>
      <w:r w:rsidR="007C07D9">
        <w:t>(</w:t>
      </w:r>
      <w:proofErr w:type="gramEnd"/>
      <w:r w:rsidR="007C07D9">
        <w:t>Data)</w:t>
      </w:r>
    </w:p>
    <w:p w14:paraId="7332FF5A" w14:textId="77777777" w:rsidR="0041134C" w:rsidRPr="00724A73" w:rsidRDefault="0041134C" w:rsidP="0041134C">
      <w:pPr>
        <w:tabs>
          <w:tab w:val="left" w:pos="3014"/>
        </w:tabs>
      </w:pPr>
    </w:p>
    <w:p w14:paraId="067B175C" w14:textId="77777777" w:rsidR="0041134C" w:rsidRPr="00724A73" w:rsidRDefault="0041134C" w:rsidP="0041134C"/>
    <w:p w14:paraId="3B3BDB0C"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729920" behindDoc="0" locked="0" layoutInCell="1" allowOverlap="1" wp14:anchorId="1CD6D09C" wp14:editId="7D9BDBAB">
                <wp:simplePos x="0" y="0"/>
                <wp:positionH relativeFrom="column">
                  <wp:posOffset>772634</wp:posOffset>
                </wp:positionH>
                <wp:positionV relativeFrom="paragraph">
                  <wp:posOffset>188048</wp:posOffset>
                </wp:positionV>
                <wp:extent cx="4614530" cy="28043"/>
                <wp:effectExtent l="0" t="0" r="21590" b="22860"/>
                <wp:wrapNone/>
                <wp:docPr id="1775794555"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66B01F" id="Straight Connector 5" o:spid="_x0000_s1026" style="position:absolute;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31968" behindDoc="0" locked="0" layoutInCell="1" allowOverlap="1" wp14:anchorId="412AD746" wp14:editId="5F471F23">
                <wp:simplePos x="0" y="0"/>
                <wp:positionH relativeFrom="column">
                  <wp:posOffset>772633</wp:posOffset>
                </wp:positionH>
                <wp:positionV relativeFrom="paragraph">
                  <wp:posOffset>187532</wp:posOffset>
                </wp:positionV>
                <wp:extent cx="0" cy="241521"/>
                <wp:effectExtent l="50800" t="0" r="63500" b="38100"/>
                <wp:wrapNone/>
                <wp:docPr id="1897259432"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9FAF72" id="Straight Arrow Connector 3" o:spid="_x0000_s1026" type="#_x0000_t32" style="position:absolute;margin-left:60.85pt;margin-top:14.75pt;width:0;height:19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30944" behindDoc="0" locked="0" layoutInCell="1" allowOverlap="1" wp14:anchorId="1F3E02B4" wp14:editId="468270D5">
                <wp:simplePos x="0" y="0"/>
                <wp:positionH relativeFrom="column">
                  <wp:posOffset>5677786</wp:posOffset>
                </wp:positionH>
                <wp:positionV relativeFrom="paragraph">
                  <wp:posOffset>152607</wp:posOffset>
                </wp:positionV>
                <wp:extent cx="0" cy="28353"/>
                <wp:effectExtent l="0" t="0" r="12700" b="10160"/>
                <wp:wrapNone/>
                <wp:docPr id="1567244360"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3A339F" id="Straight Connector 1"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CLAJ4D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024F1ECD"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742208" behindDoc="0" locked="0" layoutInCell="1" allowOverlap="1" wp14:anchorId="2D203818" wp14:editId="152F8388">
                <wp:simplePos x="0" y="0"/>
                <wp:positionH relativeFrom="column">
                  <wp:posOffset>5386543</wp:posOffset>
                </wp:positionH>
                <wp:positionV relativeFrom="paragraph">
                  <wp:posOffset>9082</wp:posOffset>
                </wp:positionV>
                <wp:extent cx="0" cy="233680"/>
                <wp:effectExtent l="63500" t="0" r="50800" b="33020"/>
                <wp:wrapNone/>
                <wp:docPr id="2070249345"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869477" id="Straight Arrow Connector 16" o:spid="_x0000_s1026" type="#_x0000_t32" style="position:absolute;margin-left:424.15pt;margin-top:.7pt;width:0;height:18.4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41184" behindDoc="0" locked="0" layoutInCell="1" allowOverlap="1" wp14:anchorId="5C5BD348" wp14:editId="5AD5BE50">
                <wp:simplePos x="0" y="0"/>
                <wp:positionH relativeFrom="column">
                  <wp:posOffset>4919330</wp:posOffset>
                </wp:positionH>
                <wp:positionV relativeFrom="paragraph">
                  <wp:posOffset>9082</wp:posOffset>
                </wp:positionV>
                <wp:extent cx="0" cy="233783"/>
                <wp:effectExtent l="63500" t="0" r="50800" b="33020"/>
                <wp:wrapNone/>
                <wp:docPr id="1223432388"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6A0B0D" id="Straight Arrow Connector 15" o:spid="_x0000_s1026" type="#_x0000_t32" style="position:absolute;margin-left:387.35pt;margin-top:.7pt;width:0;height:18.4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DS1uaO&#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40160" behindDoc="0" locked="0" layoutInCell="1" allowOverlap="1" wp14:anchorId="32399A88" wp14:editId="54F2EEF5">
                <wp:simplePos x="0" y="0"/>
                <wp:positionH relativeFrom="column">
                  <wp:posOffset>4430233</wp:posOffset>
                </wp:positionH>
                <wp:positionV relativeFrom="paragraph">
                  <wp:posOffset>16170</wp:posOffset>
                </wp:positionV>
                <wp:extent cx="0" cy="226695"/>
                <wp:effectExtent l="63500" t="0" r="50800" b="40005"/>
                <wp:wrapNone/>
                <wp:docPr id="1530084023"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965DC2" id="Straight Arrow Connector 14" o:spid="_x0000_s1026" type="#_x0000_t32" style="position:absolute;margin-left:348.85pt;margin-top:1.25pt;width:0;height:17.8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9136" behindDoc="0" locked="0" layoutInCell="1" allowOverlap="1" wp14:anchorId="402A2352" wp14:editId="06C61C6D">
                <wp:simplePos x="0" y="0"/>
                <wp:positionH relativeFrom="column">
                  <wp:posOffset>3905693</wp:posOffset>
                </wp:positionH>
                <wp:positionV relativeFrom="paragraph">
                  <wp:posOffset>16170</wp:posOffset>
                </wp:positionV>
                <wp:extent cx="0" cy="226695"/>
                <wp:effectExtent l="63500" t="0" r="50800" b="40005"/>
                <wp:wrapNone/>
                <wp:docPr id="727981657"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28857E" id="Straight Arrow Connector 13" o:spid="_x0000_s1026" type="#_x0000_t32" style="position:absolute;margin-left:307.55pt;margin-top:1.25pt;width:0;height:17.8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DxNcnZ&#10;2gEAAAg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8112" behindDoc="0" locked="0" layoutInCell="1" allowOverlap="1" wp14:anchorId="452389AA" wp14:editId="793D38E4">
                <wp:simplePos x="0" y="0"/>
                <wp:positionH relativeFrom="column">
                  <wp:posOffset>3423196</wp:posOffset>
                </wp:positionH>
                <wp:positionV relativeFrom="paragraph">
                  <wp:posOffset>29830</wp:posOffset>
                </wp:positionV>
                <wp:extent cx="0" cy="213035"/>
                <wp:effectExtent l="63500" t="0" r="50800" b="41275"/>
                <wp:wrapNone/>
                <wp:docPr id="1272889157"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BD3841" id="Straight Arrow Connector 12" o:spid="_x0000_s1026" type="#_x0000_t32" style="position:absolute;margin-left:269.55pt;margin-top:2.35pt;width:0;height:16.75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7088" behindDoc="0" locked="0" layoutInCell="1" allowOverlap="1" wp14:anchorId="653C6DF1" wp14:editId="3CBC84FB">
                <wp:simplePos x="0" y="0"/>
                <wp:positionH relativeFrom="column">
                  <wp:posOffset>2948763</wp:posOffset>
                </wp:positionH>
                <wp:positionV relativeFrom="paragraph">
                  <wp:posOffset>29830</wp:posOffset>
                </wp:positionV>
                <wp:extent cx="0" cy="213035"/>
                <wp:effectExtent l="63500" t="0" r="50800" b="41275"/>
                <wp:wrapNone/>
                <wp:docPr id="1046109413"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0F627A" id="Straight Arrow Connector 11" o:spid="_x0000_s1026" type="#_x0000_t32" style="position:absolute;margin-left:232.2pt;margin-top:2.35pt;width:0;height:16.7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y3Qo&#10;RtsBAAAJ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6064" behindDoc="0" locked="0" layoutInCell="1" allowOverlap="1" wp14:anchorId="2DF58CEE" wp14:editId="2746584B">
                <wp:simplePos x="0" y="0"/>
                <wp:positionH relativeFrom="column">
                  <wp:posOffset>2062716</wp:posOffset>
                </wp:positionH>
                <wp:positionV relativeFrom="paragraph">
                  <wp:posOffset>16170</wp:posOffset>
                </wp:positionV>
                <wp:extent cx="0" cy="226695"/>
                <wp:effectExtent l="63500" t="0" r="50800" b="40005"/>
                <wp:wrapNone/>
                <wp:docPr id="1869153907"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5B9556" id="Straight Arrow Connector 9" o:spid="_x0000_s1026" type="#_x0000_t32" style="position:absolute;margin-left:162.4pt;margin-top:1.25pt;width:0;height:17.8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CtccpXZ&#10;AQAACA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5040" behindDoc="0" locked="0" layoutInCell="1" allowOverlap="1" wp14:anchorId="005D8853" wp14:editId="50B5F72F">
                <wp:simplePos x="0" y="0"/>
                <wp:positionH relativeFrom="column">
                  <wp:posOffset>2530549</wp:posOffset>
                </wp:positionH>
                <wp:positionV relativeFrom="paragraph">
                  <wp:posOffset>16170</wp:posOffset>
                </wp:positionV>
                <wp:extent cx="0" cy="227124"/>
                <wp:effectExtent l="63500" t="0" r="50800" b="40005"/>
                <wp:wrapNone/>
                <wp:docPr id="1280421096"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6C2AC7" id="Straight Arrow Connector 8" o:spid="_x0000_s1026" type="#_x0000_t32" style="position:absolute;margin-left:199.25pt;margin-top:1.25pt;width:0;height:17.9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4016" behindDoc="0" locked="0" layoutInCell="1" allowOverlap="1" wp14:anchorId="7A87913B" wp14:editId="6FD899EB">
                <wp:simplePos x="0" y="0"/>
                <wp:positionH relativeFrom="column">
                  <wp:posOffset>1623237</wp:posOffset>
                </wp:positionH>
                <wp:positionV relativeFrom="paragraph">
                  <wp:posOffset>16170</wp:posOffset>
                </wp:positionV>
                <wp:extent cx="0" cy="227330"/>
                <wp:effectExtent l="63500" t="0" r="50800" b="39370"/>
                <wp:wrapNone/>
                <wp:docPr id="493325453"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A16BD" id="Straight Arrow Connector 7" o:spid="_x0000_s1026" type="#_x0000_t32" style="position:absolute;margin-left:127.8pt;margin-top:1.25pt;width:0;height:17.9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WaaA&#10;0NsBAAAH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32992" behindDoc="0" locked="0" layoutInCell="1" allowOverlap="1" wp14:anchorId="2981F2B4" wp14:editId="6395B006">
                <wp:simplePos x="0" y="0"/>
                <wp:positionH relativeFrom="column">
                  <wp:posOffset>1254642</wp:posOffset>
                </wp:positionH>
                <wp:positionV relativeFrom="paragraph">
                  <wp:posOffset>15653</wp:posOffset>
                </wp:positionV>
                <wp:extent cx="0" cy="227641"/>
                <wp:effectExtent l="63500" t="0" r="50800" b="39370"/>
                <wp:wrapNone/>
                <wp:docPr id="1333825194"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C1B2F" id="Straight Arrow Connector 6" o:spid="_x0000_s1026" type="#_x0000_t32" style="position:absolute;margin-left:98.8pt;margin-top:1.25pt;width:0;height:17.9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" strokecolor="#5b9bd5 [3204]" strokeweight=".5pt">
                <v:stroke endarrow="block" joinstyle="miter"/>
              </v:shape>
            </w:pict>
          </mc:Fallback>
        </mc:AlternateContent>
      </w:r>
    </w:p>
    <w:p w14:paraId="305D3DDE"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041B4B9D" w14:textId="77777777" w:rsidR="0041134C" w:rsidRPr="00724A73" w:rsidRDefault="0041134C" w:rsidP="0041134C"/>
    <w:p w14:paraId="263087F9" w14:textId="7AE5D2AF" w:rsidR="0041134C" w:rsidRPr="00724A73" w:rsidRDefault="0041134C" w:rsidP="0041134C">
      <w:pPr>
        <w:tabs>
          <w:tab w:val="left" w:pos="3014"/>
        </w:tabs>
      </w:pPr>
      <w:r w:rsidRPr="00724A73">
        <w:t xml:space="preserve">g) Provides appropriate escalation </w:t>
      </w:r>
      <w:proofErr w:type="gramStart"/>
      <w:r w:rsidRPr="00724A73">
        <w:t>channels</w:t>
      </w:r>
      <w:r w:rsidR="007C07D9">
        <w:t>(</w:t>
      </w:r>
      <w:proofErr w:type="gramEnd"/>
      <w:r w:rsidR="007C07D9">
        <w:t>Escalation Channel)</w:t>
      </w:r>
    </w:p>
    <w:p w14:paraId="2EDD2F4E" w14:textId="77777777" w:rsidR="0041134C" w:rsidRPr="00724A73" w:rsidRDefault="0041134C" w:rsidP="0041134C"/>
    <w:p w14:paraId="766C80A0"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743232" behindDoc="0" locked="0" layoutInCell="1" allowOverlap="1" wp14:anchorId="764E3514" wp14:editId="008EC680">
                <wp:simplePos x="0" y="0"/>
                <wp:positionH relativeFrom="column">
                  <wp:posOffset>772634</wp:posOffset>
                </wp:positionH>
                <wp:positionV relativeFrom="paragraph">
                  <wp:posOffset>188048</wp:posOffset>
                </wp:positionV>
                <wp:extent cx="4614530" cy="28043"/>
                <wp:effectExtent l="0" t="0" r="21590" b="22860"/>
                <wp:wrapNone/>
                <wp:docPr id="758714279"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39774" id="Straight Connector 5"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45280" behindDoc="0" locked="0" layoutInCell="1" allowOverlap="1" wp14:anchorId="7837B108" wp14:editId="0061DAB2">
                <wp:simplePos x="0" y="0"/>
                <wp:positionH relativeFrom="column">
                  <wp:posOffset>772633</wp:posOffset>
                </wp:positionH>
                <wp:positionV relativeFrom="paragraph">
                  <wp:posOffset>187532</wp:posOffset>
                </wp:positionV>
                <wp:extent cx="0" cy="241521"/>
                <wp:effectExtent l="50800" t="0" r="63500" b="38100"/>
                <wp:wrapNone/>
                <wp:docPr id="1341794007"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C65AA8" id="Straight Arrow Connector 3" o:spid="_x0000_s1026" type="#_x0000_t32" style="position:absolute;margin-left:60.85pt;margin-top:14.75pt;width:0;height:19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44256" behindDoc="0" locked="0" layoutInCell="1" allowOverlap="1" wp14:anchorId="1A273006" wp14:editId="450F8900">
                <wp:simplePos x="0" y="0"/>
                <wp:positionH relativeFrom="column">
                  <wp:posOffset>5677786</wp:posOffset>
                </wp:positionH>
                <wp:positionV relativeFrom="paragraph">
                  <wp:posOffset>152607</wp:posOffset>
                </wp:positionV>
                <wp:extent cx="0" cy="28353"/>
                <wp:effectExtent l="0" t="0" r="12700" b="10160"/>
                <wp:wrapNone/>
                <wp:docPr id="574893959"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6BB92" id="Straight Connector 1" o:spid="_x0000_s1026"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DCKV4lxgEAANM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3B8F6A4B"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755520" behindDoc="0" locked="0" layoutInCell="1" allowOverlap="1" wp14:anchorId="3CF84D12" wp14:editId="00079C08">
                <wp:simplePos x="0" y="0"/>
                <wp:positionH relativeFrom="column">
                  <wp:posOffset>5386543</wp:posOffset>
                </wp:positionH>
                <wp:positionV relativeFrom="paragraph">
                  <wp:posOffset>9082</wp:posOffset>
                </wp:positionV>
                <wp:extent cx="0" cy="233680"/>
                <wp:effectExtent l="63500" t="0" r="50800" b="33020"/>
                <wp:wrapNone/>
                <wp:docPr id="1459231146"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D6E56B" id="Straight Arrow Connector 16" o:spid="_x0000_s1026" type="#_x0000_t32" style="position:absolute;margin-left:424.15pt;margin-top:.7pt;width:0;height:18.4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54496" behindDoc="0" locked="0" layoutInCell="1" allowOverlap="1" wp14:anchorId="62705F3C" wp14:editId="3EF99082">
                <wp:simplePos x="0" y="0"/>
                <wp:positionH relativeFrom="column">
                  <wp:posOffset>4919330</wp:posOffset>
                </wp:positionH>
                <wp:positionV relativeFrom="paragraph">
                  <wp:posOffset>9082</wp:posOffset>
                </wp:positionV>
                <wp:extent cx="0" cy="233783"/>
                <wp:effectExtent l="63500" t="0" r="50800" b="33020"/>
                <wp:wrapNone/>
                <wp:docPr id="1840599145"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708528" id="Straight Arrow Connector 15" o:spid="_x0000_s1026" type="#_x0000_t32" style="position:absolute;margin-left:387.35pt;margin-top:.7pt;width:0;height:18.4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53472" behindDoc="0" locked="0" layoutInCell="1" allowOverlap="1" wp14:anchorId="5402525D" wp14:editId="0729AE83">
                <wp:simplePos x="0" y="0"/>
                <wp:positionH relativeFrom="column">
                  <wp:posOffset>4430233</wp:posOffset>
                </wp:positionH>
                <wp:positionV relativeFrom="paragraph">
                  <wp:posOffset>16170</wp:posOffset>
                </wp:positionV>
                <wp:extent cx="0" cy="226695"/>
                <wp:effectExtent l="63500" t="0" r="50800" b="40005"/>
                <wp:wrapNone/>
                <wp:docPr id="205752888"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6E950" id="Straight Arrow Connector 14" o:spid="_x0000_s1026" type="#_x0000_t32" style="position:absolute;margin-left:348.85pt;margin-top:1.25pt;width:0;height:17.8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52448" behindDoc="0" locked="0" layoutInCell="1" allowOverlap="1" wp14:anchorId="4BBB48A3" wp14:editId="65188C30">
                <wp:simplePos x="0" y="0"/>
                <wp:positionH relativeFrom="column">
                  <wp:posOffset>3905693</wp:posOffset>
                </wp:positionH>
                <wp:positionV relativeFrom="paragraph">
                  <wp:posOffset>16170</wp:posOffset>
                </wp:positionV>
                <wp:extent cx="0" cy="226695"/>
                <wp:effectExtent l="63500" t="0" r="50800" b="40005"/>
                <wp:wrapNone/>
                <wp:docPr id="895715412"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709FC" id="Straight Arrow Connector 13" o:spid="_x0000_s1026" type="#_x0000_t32" style="position:absolute;margin-left:307.55pt;margin-top:1.25pt;width:0;height:17.8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51424" behindDoc="0" locked="0" layoutInCell="1" allowOverlap="1" wp14:anchorId="72293FD3" wp14:editId="79C6FAE8">
                <wp:simplePos x="0" y="0"/>
                <wp:positionH relativeFrom="column">
                  <wp:posOffset>3423196</wp:posOffset>
                </wp:positionH>
                <wp:positionV relativeFrom="paragraph">
                  <wp:posOffset>29830</wp:posOffset>
                </wp:positionV>
                <wp:extent cx="0" cy="213035"/>
                <wp:effectExtent l="63500" t="0" r="50800" b="41275"/>
                <wp:wrapNone/>
                <wp:docPr id="267101770"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E71325" id="Straight Arrow Connector 12" o:spid="_x0000_s1026" type="#_x0000_t32" style="position:absolute;margin-left:269.55pt;margin-top:2.35pt;width:0;height:16.7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50400" behindDoc="0" locked="0" layoutInCell="1" allowOverlap="1" wp14:anchorId="2F131372" wp14:editId="61947E94">
                <wp:simplePos x="0" y="0"/>
                <wp:positionH relativeFrom="column">
                  <wp:posOffset>2948763</wp:posOffset>
                </wp:positionH>
                <wp:positionV relativeFrom="paragraph">
                  <wp:posOffset>29830</wp:posOffset>
                </wp:positionV>
                <wp:extent cx="0" cy="213035"/>
                <wp:effectExtent l="63500" t="0" r="50800" b="41275"/>
                <wp:wrapNone/>
                <wp:docPr id="1255194502"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FE0B03" id="Straight Arrow Connector 11" o:spid="_x0000_s1026" type="#_x0000_t32" style="position:absolute;margin-left:232.2pt;margin-top:2.35pt;width:0;height:16.7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Go4e&#10;N9sBAAAJ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49376" behindDoc="0" locked="0" layoutInCell="1" allowOverlap="1" wp14:anchorId="1ED5E8C3" wp14:editId="18C8EDFA">
                <wp:simplePos x="0" y="0"/>
                <wp:positionH relativeFrom="column">
                  <wp:posOffset>2062716</wp:posOffset>
                </wp:positionH>
                <wp:positionV relativeFrom="paragraph">
                  <wp:posOffset>16170</wp:posOffset>
                </wp:positionV>
                <wp:extent cx="0" cy="226695"/>
                <wp:effectExtent l="63500" t="0" r="50800" b="40005"/>
                <wp:wrapNone/>
                <wp:docPr id="1032300448"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08E52A" id="Straight Arrow Connector 9" o:spid="_x0000_s1026" type="#_x0000_t32" style="position:absolute;margin-left:162.4pt;margin-top:1.25pt;width:0;height:17.85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BmEJ03Z&#10;AQAACA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48352" behindDoc="0" locked="0" layoutInCell="1" allowOverlap="1" wp14:anchorId="6DE729F7" wp14:editId="6F5E4D1C">
                <wp:simplePos x="0" y="0"/>
                <wp:positionH relativeFrom="column">
                  <wp:posOffset>2530549</wp:posOffset>
                </wp:positionH>
                <wp:positionV relativeFrom="paragraph">
                  <wp:posOffset>16170</wp:posOffset>
                </wp:positionV>
                <wp:extent cx="0" cy="227124"/>
                <wp:effectExtent l="63500" t="0" r="50800" b="40005"/>
                <wp:wrapNone/>
                <wp:docPr id="131300703"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BB90E5" id="Straight Arrow Connector 8" o:spid="_x0000_s1026" type="#_x0000_t32" style="position:absolute;margin-left:199.25pt;margin-top:1.25pt;width:0;height:17.9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47328" behindDoc="0" locked="0" layoutInCell="1" allowOverlap="1" wp14:anchorId="703C310E" wp14:editId="0FC11B58">
                <wp:simplePos x="0" y="0"/>
                <wp:positionH relativeFrom="column">
                  <wp:posOffset>1623237</wp:posOffset>
                </wp:positionH>
                <wp:positionV relativeFrom="paragraph">
                  <wp:posOffset>16170</wp:posOffset>
                </wp:positionV>
                <wp:extent cx="0" cy="227330"/>
                <wp:effectExtent l="63500" t="0" r="50800" b="39370"/>
                <wp:wrapNone/>
                <wp:docPr id="1958747432"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4BD22E" id="Straight Arrow Connector 7" o:spid="_x0000_s1026" type="#_x0000_t32" style="position:absolute;margin-left:127.8pt;margin-top:1.25pt;width:0;height:17.9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Suhx&#10;INsBAAAI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46304" behindDoc="0" locked="0" layoutInCell="1" allowOverlap="1" wp14:anchorId="477247FA" wp14:editId="7E42AF4B">
                <wp:simplePos x="0" y="0"/>
                <wp:positionH relativeFrom="column">
                  <wp:posOffset>1254642</wp:posOffset>
                </wp:positionH>
                <wp:positionV relativeFrom="paragraph">
                  <wp:posOffset>15653</wp:posOffset>
                </wp:positionV>
                <wp:extent cx="0" cy="227641"/>
                <wp:effectExtent l="63500" t="0" r="50800" b="39370"/>
                <wp:wrapNone/>
                <wp:docPr id="1747678910"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433F02" id="Straight Arrow Connector 6" o:spid="_x0000_s1026" type="#_x0000_t32" style="position:absolute;margin-left:98.8pt;margin-top:1.25pt;width:0;height:17.9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Jwo1XXZ&#10;AQAACA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07ED95F1" w14:textId="77777777" w:rsidR="0041134C" w:rsidRPr="00724A73" w:rsidRDefault="0041134C" w:rsidP="0041134C">
      <w:pPr>
        <w:pStyle w:val="ListParagraph"/>
        <w:numPr>
          <w:ilvl w:val="0"/>
          <w:numId w:val="35"/>
        </w:numPr>
        <w:spacing w:before="0"/>
      </w:pP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409DF819" w14:textId="77777777" w:rsidR="0041134C" w:rsidRPr="00724A73" w:rsidRDefault="0041134C" w:rsidP="0041134C"/>
    <w:p w14:paraId="07439DBE" w14:textId="77777777" w:rsidR="0041134C" w:rsidRPr="00724A73" w:rsidRDefault="0041134C" w:rsidP="0041134C">
      <w:pPr>
        <w:tabs>
          <w:tab w:val="left" w:pos="3014"/>
        </w:tabs>
      </w:pPr>
    </w:p>
    <w:p w14:paraId="48074083" w14:textId="77777777" w:rsidR="0041134C" w:rsidRPr="00724A73" w:rsidRDefault="0041134C" w:rsidP="0041134C">
      <w:pPr>
        <w:tabs>
          <w:tab w:val="left" w:pos="3014"/>
        </w:tabs>
      </w:pPr>
    </w:p>
    <w:p w14:paraId="5942CE29" w14:textId="61393EAE" w:rsidR="0041134C" w:rsidRPr="00724A73" w:rsidRDefault="0041134C" w:rsidP="0041134C">
      <w:pPr>
        <w:tabs>
          <w:tab w:val="left" w:pos="3014"/>
        </w:tabs>
        <w:ind w:left="360"/>
      </w:pPr>
      <w:r w:rsidRPr="00724A73">
        <w:t>h) Length of the conversation bet</w:t>
      </w:r>
      <w:r w:rsidR="007C07D9">
        <w:t>ween the customer and the bot (N</w:t>
      </w:r>
      <w:r w:rsidRPr="00724A73">
        <w:t>umber of bot messages)</w:t>
      </w:r>
    </w:p>
    <w:p w14:paraId="72EBDC4C" w14:textId="77777777" w:rsidR="0041134C" w:rsidRPr="00724A73" w:rsidRDefault="0041134C" w:rsidP="0041134C">
      <w:pPr>
        <w:tabs>
          <w:tab w:val="left" w:pos="3014"/>
        </w:tabs>
      </w:pPr>
    </w:p>
    <w:p w14:paraId="5D6F54E8" w14:textId="77777777" w:rsidR="0041134C" w:rsidRPr="00724A73" w:rsidRDefault="0041134C" w:rsidP="0041134C"/>
    <w:p w14:paraId="13192785" w14:textId="77777777" w:rsidR="0041134C" w:rsidRPr="00724A73" w:rsidRDefault="0041134C" w:rsidP="0041134C"/>
    <w:p w14:paraId="470DC79F" w14:textId="77777777" w:rsidR="0041134C" w:rsidRPr="00724A73" w:rsidRDefault="0041134C" w:rsidP="0041134C"/>
    <w:p w14:paraId="76B00257" w14:textId="77777777" w:rsidR="0041134C" w:rsidRPr="00724A73" w:rsidRDefault="0041134C" w:rsidP="0041134C"/>
    <w:p w14:paraId="5956ACCE" w14:textId="4CFDA321" w:rsidR="0041134C" w:rsidRPr="00724A73" w:rsidRDefault="0041134C" w:rsidP="0041134C">
      <w:r w:rsidRPr="00724A73">
        <w:rPr>
          <w:b/>
          <w:bCs/>
          <w:noProof/>
          <w:lang w:val="en-IN" w:eastAsia="en-IN"/>
        </w:rPr>
        <mc:AlternateContent>
          <mc:Choice Requires="wps">
            <w:drawing>
              <wp:anchor distT="0" distB="0" distL="114300" distR="114300" simplePos="0" relativeHeight="251756544" behindDoc="0" locked="0" layoutInCell="1" allowOverlap="1" wp14:anchorId="660D0192" wp14:editId="5F4BD684">
                <wp:simplePos x="0" y="0"/>
                <wp:positionH relativeFrom="column">
                  <wp:posOffset>772634</wp:posOffset>
                </wp:positionH>
                <wp:positionV relativeFrom="paragraph">
                  <wp:posOffset>188048</wp:posOffset>
                </wp:positionV>
                <wp:extent cx="4614530" cy="28043"/>
                <wp:effectExtent l="0" t="0" r="21590" b="22860"/>
                <wp:wrapNone/>
                <wp:docPr id="1046514797" name="Straight Connector 1046514797"/>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00850" id="Straight Connector 1046514797"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58592" behindDoc="0" locked="0" layoutInCell="1" allowOverlap="1" wp14:anchorId="1AF59AE6" wp14:editId="7B7172F8">
                <wp:simplePos x="0" y="0"/>
                <wp:positionH relativeFrom="column">
                  <wp:posOffset>772633</wp:posOffset>
                </wp:positionH>
                <wp:positionV relativeFrom="paragraph">
                  <wp:posOffset>187532</wp:posOffset>
                </wp:positionV>
                <wp:extent cx="0" cy="241521"/>
                <wp:effectExtent l="50800" t="0" r="63500" b="38100"/>
                <wp:wrapNone/>
                <wp:docPr id="1952555387" name="Straight Arrow Connector 1952555387"/>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FFC102" id="Straight Arrow Connector 1952555387" o:spid="_x0000_s1026" type="#_x0000_t32" style="position:absolute;margin-left:60.85pt;margin-top:14.75pt;width:0;height:19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57568" behindDoc="0" locked="0" layoutInCell="1" allowOverlap="1" wp14:anchorId="62030C15" wp14:editId="4A549F4F">
                <wp:simplePos x="0" y="0"/>
                <wp:positionH relativeFrom="column">
                  <wp:posOffset>5677786</wp:posOffset>
                </wp:positionH>
                <wp:positionV relativeFrom="paragraph">
                  <wp:posOffset>152607</wp:posOffset>
                </wp:positionV>
                <wp:extent cx="0" cy="28353"/>
                <wp:effectExtent l="0" t="0" r="12700" b="10160"/>
                <wp:wrapNone/>
                <wp:docPr id="321748287" name="Straight Connector 321748287"/>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D90D4" id="Straight Connector 321748287" o:spid="_x0000_s1026" style="position:absolute;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" strokecolor="#5b9bd5 [3204]" strokeweight=".5pt">
                <v:stroke joinstyle="miter"/>
              </v:line>
            </w:pict>
          </mc:Fallback>
        </mc:AlternateContent>
      </w:r>
    </w:p>
    <w:p w14:paraId="6D303592" w14:textId="4B24FEF6" w:rsidR="0041134C" w:rsidRPr="00724A73" w:rsidRDefault="0041134C" w:rsidP="0041134C">
      <w:r w:rsidRPr="00724A73">
        <w:rPr>
          <w:noProof/>
          <w:lang w:val="en-IN" w:eastAsia="en-IN"/>
        </w:rPr>
        <mc:AlternateContent>
          <mc:Choice Requires="wps">
            <w:drawing>
              <wp:anchor distT="0" distB="0" distL="114300" distR="114300" simplePos="0" relativeHeight="251768832" behindDoc="0" locked="0" layoutInCell="1" allowOverlap="1" wp14:anchorId="78FD3145" wp14:editId="2B70866C">
                <wp:simplePos x="0" y="0"/>
                <wp:positionH relativeFrom="column">
                  <wp:posOffset>5386543</wp:posOffset>
                </wp:positionH>
                <wp:positionV relativeFrom="paragraph">
                  <wp:posOffset>9082</wp:posOffset>
                </wp:positionV>
                <wp:extent cx="0" cy="233680"/>
                <wp:effectExtent l="63500" t="0" r="50800" b="33020"/>
                <wp:wrapNone/>
                <wp:docPr id="1778143427" name="Straight Arrow Connector 1778143427"/>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338877" id="Straight Arrow Connector 1778143427" o:spid="_x0000_s1026" type="#_x0000_t32" style="position:absolute;margin-left:424.15pt;margin-top:.7pt;width:0;height:18.4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7808" behindDoc="0" locked="0" layoutInCell="1" allowOverlap="1" wp14:anchorId="63A26654" wp14:editId="16E1A638">
                <wp:simplePos x="0" y="0"/>
                <wp:positionH relativeFrom="column">
                  <wp:posOffset>4919330</wp:posOffset>
                </wp:positionH>
                <wp:positionV relativeFrom="paragraph">
                  <wp:posOffset>9082</wp:posOffset>
                </wp:positionV>
                <wp:extent cx="0" cy="233783"/>
                <wp:effectExtent l="63500" t="0" r="50800" b="33020"/>
                <wp:wrapNone/>
                <wp:docPr id="375758704" name="Straight Arrow Connector 375758704"/>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CCD5BB" id="Straight Arrow Connector 375758704" o:spid="_x0000_s1026" type="#_x0000_t32" style="position:absolute;margin-left:387.35pt;margin-top:.7pt;width:0;height:18.4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BcUTGY&#10;2gEAAA8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6784" behindDoc="0" locked="0" layoutInCell="1" allowOverlap="1" wp14:anchorId="74E4CDED" wp14:editId="69B262AC">
                <wp:simplePos x="0" y="0"/>
                <wp:positionH relativeFrom="column">
                  <wp:posOffset>4430233</wp:posOffset>
                </wp:positionH>
                <wp:positionV relativeFrom="paragraph">
                  <wp:posOffset>16170</wp:posOffset>
                </wp:positionV>
                <wp:extent cx="0" cy="226695"/>
                <wp:effectExtent l="63500" t="0" r="50800" b="40005"/>
                <wp:wrapNone/>
                <wp:docPr id="3284537" name="Straight Arrow Connector 3284537"/>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4E6ED6" id="Straight Arrow Connector 3284537" o:spid="_x0000_s1026" type="#_x0000_t32" style="position:absolute;margin-left:348.85pt;margin-top:1.25pt;width:0;height:17.8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5760" behindDoc="0" locked="0" layoutInCell="1" allowOverlap="1" wp14:anchorId="5196CF73" wp14:editId="7B804064">
                <wp:simplePos x="0" y="0"/>
                <wp:positionH relativeFrom="column">
                  <wp:posOffset>3905693</wp:posOffset>
                </wp:positionH>
                <wp:positionV relativeFrom="paragraph">
                  <wp:posOffset>16170</wp:posOffset>
                </wp:positionV>
                <wp:extent cx="0" cy="226695"/>
                <wp:effectExtent l="63500" t="0" r="50800" b="40005"/>
                <wp:wrapNone/>
                <wp:docPr id="1294813861" name="Straight Arrow Connector 1294813861"/>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57CC60" id="Straight Arrow Connector 1294813861" o:spid="_x0000_s1026" type="#_x0000_t32" style="position:absolute;margin-left:307.55pt;margin-top:1.25pt;width:0;height:17.8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4736" behindDoc="0" locked="0" layoutInCell="1" allowOverlap="1" wp14:anchorId="468DA2FD" wp14:editId="0233295A">
                <wp:simplePos x="0" y="0"/>
                <wp:positionH relativeFrom="column">
                  <wp:posOffset>3423196</wp:posOffset>
                </wp:positionH>
                <wp:positionV relativeFrom="paragraph">
                  <wp:posOffset>29830</wp:posOffset>
                </wp:positionV>
                <wp:extent cx="0" cy="213035"/>
                <wp:effectExtent l="63500" t="0" r="50800" b="41275"/>
                <wp:wrapNone/>
                <wp:docPr id="1424897938" name="Straight Arrow Connector 1424897938"/>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1DFC1" id="Straight Arrow Connector 1424897938" o:spid="_x0000_s1026" type="#_x0000_t32" style="position:absolute;margin-left:269.55pt;margin-top:2.35pt;width:0;height:16.7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3712" behindDoc="0" locked="0" layoutInCell="1" allowOverlap="1" wp14:anchorId="59747F42" wp14:editId="7FC62042">
                <wp:simplePos x="0" y="0"/>
                <wp:positionH relativeFrom="column">
                  <wp:posOffset>2948763</wp:posOffset>
                </wp:positionH>
                <wp:positionV relativeFrom="paragraph">
                  <wp:posOffset>29830</wp:posOffset>
                </wp:positionV>
                <wp:extent cx="0" cy="213035"/>
                <wp:effectExtent l="63500" t="0" r="50800" b="41275"/>
                <wp:wrapNone/>
                <wp:docPr id="865474380" name="Straight Arrow Connector 865474380"/>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F8892" id="Straight Arrow Connector 865474380" o:spid="_x0000_s1026" type="#_x0000_t32" style="position:absolute;margin-left:232.2pt;margin-top:2.35pt;width:0;height:16.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zdj&#10;cdsBAAAP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2688" behindDoc="0" locked="0" layoutInCell="1" allowOverlap="1" wp14:anchorId="51D7222D" wp14:editId="6ED07784">
                <wp:simplePos x="0" y="0"/>
                <wp:positionH relativeFrom="column">
                  <wp:posOffset>2062716</wp:posOffset>
                </wp:positionH>
                <wp:positionV relativeFrom="paragraph">
                  <wp:posOffset>16170</wp:posOffset>
                </wp:positionV>
                <wp:extent cx="0" cy="226695"/>
                <wp:effectExtent l="63500" t="0" r="50800" b="40005"/>
                <wp:wrapNone/>
                <wp:docPr id="1661570909" name="Straight Arrow Connector 166157090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DA7C7" id="Straight Arrow Connector 1661570909" o:spid="_x0000_s1026" type="#_x0000_t32" style="position:absolute;margin-left:162.4pt;margin-top:1.25pt;width:0;height:17.8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1664" behindDoc="0" locked="0" layoutInCell="1" allowOverlap="1" wp14:anchorId="4CA959EA" wp14:editId="4E85F751">
                <wp:simplePos x="0" y="0"/>
                <wp:positionH relativeFrom="column">
                  <wp:posOffset>2530549</wp:posOffset>
                </wp:positionH>
                <wp:positionV relativeFrom="paragraph">
                  <wp:posOffset>16170</wp:posOffset>
                </wp:positionV>
                <wp:extent cx="0" cy="227124"/>
                <wp:effectExtent l="63500" t="0" r="50800" b="40005"/>
                <wp:wrapNone/>
                <wp:docPr id="1948703026" name="Straight Arrow Connector 1948703026"/>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462C70" id="Straight Arrow Connector 1948703026" o:spid="_x0000_s1026" type="#_x0000_t32" style="position:absolute;margin-left:199.25pt;margin-top:1.25pt;width:0;height:17.9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60640" behindDoc="0" locked="0" layoutInCell="1" allowOverlap="1" wp14:anchorId="34D27277" wp14:editId="046DBBB7">
                <wp:simplePos x="0" y="0"/>
                <wp:positionH relativeFrom="column">
                  <wp:posOffset>1623237</wp:posOffset>
                </wp:positionH>
                <wp:positionV relativeFrom="paragraph">
                  <wp:posOffset>16170</wp:posOffset>
                </wp:positionV>
                <wp:extent cx="0" cy="227330"/>
                <wp:effectExtent l="63500" t="0" r="50800" b="39370"/>
                <wp:wrapNone/>
                <wp:docPr id="371511538" name="Straight Arrow Connector 371511538"/>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F316DD" id="Straight Arrow Connector 371511538" o:spid="_x0000_s1026" type="#_x0000_t32" style="position:absolute;margin-left:127.8pt;margin-top:1.25pt;width:0;height:17.9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59616" behindDoc="0" locked="0" layoutInCell="1" allowOverlap="1" wp14:anchorId="66F98BB4" wp14:editId="00C7146E">
                <wp:simplePos x="0" y="0"/>
                <wp:positionH relativeFrom="column">
                  <wp:posOffset>1254642</wp:posOffset>
                </wp:positionH>
                <wp:positionV relativeFrom="paragraph">
                  <wp:posOffset>15653</wp:posOffset>
                </wp:positionV>
                <wp:extent cx="0" cy="227641"/>
                <wp:effectExtent l="63500" t="0" r="50800" b="39370"/>
                <wp:wrapNone/>
                <wp:docPr id="842174826" name="Straight Arrow Connector 84217482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D756F7" id="Straight Arrow Connector 842174826" o:spid="_x0000_s1026" type="#_x0000_t32" style="position:absolute;margin-left:98.8pt;margin-top:1.25pt;width:0;height:17.9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" strokecolor="#5b9bd5 [3204]" strokeweight=".5pt">
                <v:stroke endarrow="block" joinstyle="miter"/>
              </v:shape>
            </w:pict>
          </mc:Fallback>
        </mc:AlternateContent>
      </w:r>
    </w:p>
    <w:p w14:paraId="6D8420F7"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00F1988C" w14:textId="5DDA1C42" w:rsidR="0041134C" w:rsidRPr="00724A73" w:rsidRDefault="0041134C" w:rsidP="0041134C">
      <w:proofErr w:type="spellStart"/>
      <w:r w:rsidRPr="00724A73">
        <w:t>i</w:t>
      </w:r>
      <w:proofErr w:type="spellEnd"/>
      <w:r w:rsidRPr="00724A73">
        <w:t xml:space="preserve">) Integrity of the chatbot behaviour, chatbot answers without context and irrelevant to the </w:t>
      </w:r>
      <w:proofErr w:type="gramStart"/>
      <w:r w:rsidRPr="00724A73">
        <w:t>question.</w:t>
      </w:r>
      <w:r w:rsidR="007C07D9">
        <w:t>(</w:t>
      </w:r>
      <w:proofErr w:type="gramEnd"/>
      <w:r w:rsidR="007C07D9">
        <w:t>Integrity)</w:t>
      </w:r>
    </w:p>
    <w:p w14:paraId="4F75ED3A" w14:textId="77777777" w:rsidR="0041134C" w:rsidRPr="00724A73" w:rsidRDefault="0041134C" w:rsidP="0041134C"/>
    <w:p w14:paraId="7A1AB704" w14:textId="77777777" w:rsidR="0041134C" w:rsidRPr="00724A73" w:rsidRDefault="0041134C" w:rsidP="0041134C"/>
    <w:p w14:paraId="6DEBFDCD"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796480" behindDoc="0" locked="0" layoutInCell="1" allowOverlap="1" wp14:anchorId="2E6EFBF5" wp14:editId="7067753B">
                <wp:simplePos x="0" y="0"/>
                <wp:positionH relativeFrom="column">
                  <wp:posOffset>772634</wp:posOffset>
                </wp:positionH>
                <wp:positionV relativeFrom="paragraph">
                  <wp:posOffset>188048</wp:posOffset>
                </wp:positionV>
                <wp:extent cx="4614530" cy="28043"/>
                <wp:effectExtent l="0" t="0" r="21590" b="22860"/>
                <wp:wrapNone/>
                <wp:docPr id="113660820"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7D672" id="Straight Connector 5" o:spid="_x0000_s1026" style="position:absolute;flip: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98528" behindDoc="0" locked="0" layoutInCell="1" allowOverlap="1" wp14:anchorId="7F9F030B" wp14:editId="4C095E42">
                <wp:simplePos x="0" y="0"/>
                <wp:positionH relativeFrom="column">
                  <wp:posOffset>772633</wp:posOffset>
                </wp:positionH>
                <wp:positionV relativeFrom="paragraph">
                  <wp:posOffset>187532</wp:posOffset>
                </wp:positionV>
                <wp:extent cx="0" cy="241521"/>
                <wp:effectExtent l="50800" t="0" r="63500" b="38100"/>
                <wp:wrapNone/>
                <wp:docPr id="8287579"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9A92C6" id="Straight Arrow Connector 3" o:spid="_x0000_s1026" type="#_x0000_t32" style="position:absolute;margin-left:60.85pt;margin-top:14.75pt;width:0;height:19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97504" behindDoc="0" locked="0" layoutInCell="1" allowOverlap="1" wp14:anchorId="734611D2" wp14:editId="1E71D8BB">
                <wp:simplePos x="0" y="0"/>
                <wp:positionH relativeFrom="column">
                  <wp:posOffset>5677786</wp:posOffset>
                </wp:positionH>
                <wp:positionV relativeFrom="paragraph">
                  <wp:posOffset>152607</wp:posOffset>
                </wp:positionV>
                <wp:extent cx="0" cy="28353"/>
                <wp:effectExtent l="0" t="0" r="12700" b="10160"/>
                <wp:wrapNone/>
                <wp:docPr id="43860258"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40D3B" id="Straight Connector 1" o:spid="_x0000_s1026" style="position:absolute;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" strokecolor="#5b9bd5 [3204]" strokeweight=".5pt">
                <v:stroke joinstyle="miter"/>
              </v:line>
            </w:pict>
          </mc:Fallback>
        </mc:AlternateContent>
      </w:r>
    </w:p>
    <w:p w14:paraId="11748A4D"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808768" behindDoc="0" locked="0" layoutInCell="1" allowOverlap="1" wp14:anchorId="7FA4C4B9" wp14:editId="10942DBE">
                <wp:simplePos x="0" y="0"/>
                <wp:positionH relativeFrom="column">
                  <wp:posOffset>5386543</wp:posOffset>
                </wp:positionH>
                <wp:positionV relativeFrom="paragraph">
                  <wp:posOffset>9082</wp:posOffset>
                </wp:positionV>
                <wp:extent cx="0" cy="233680"/>
                <wp:effectExtent l="63500" t="0" r="50800" b="33020"/>
                <wp:wrapNone/>
                <wp:docPr id="1897653056"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4E99FE" id="Straight Arrow Connector 16" o:spid="_x0000_s1026" type="#_x0000_t32" style="position:absolute;margin-left:424.15pt;margin-top:.7pt;width:0;height:18.4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7744" behindDoc="0" locked="0" layoutInCell="1" allowOverlap="1" wp14:anchorId="1A536ACB" wp14:editId="1FAB8128">
                <wp:simplePos x="0" y="0"/>
                <wp:positionH relativeFrom="column">
                  <wp:posOffset>4919330</wp:posOffset>
                </wp:positionH>
                <wp:positionV relativeFrom="paragraph">
                  <wp:posOffset>9082</wp:posOffset>
                </wp:positionV>
                <wp:extent cx="0" cy="233783"/>
                <wp:effectExtent l="63500" t="0" r="50800" b="33020"/>
                <wp:wrapNone/>
                <wp:docPr id="1216584127"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1C0E7B" id="Straight Arrow Connector 15" o:spid="_x0000_s1026" type="#_x0000_t32" style="position:absolute;margin-left:387.35pt;margin-top:.7pt;width:0;height:18.4pt;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CNk1zM&#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6720" behindDoc="0" locked="0" layoutInCell="1" allowOverlap="1" wp14:anchorId="37BAD223" wp14:editId="118698AD">
                <wp:simplePos x="0" y="0"/>
                <wp:positionH relativeFrom="column">
                  <wp:posOffset>4430233</wp:posOffset>
                </wp:positionH>
                <wp:positionV relativeFrom="paragraph">
                  <wp:posOffset>16170</wp:posOffset>
                </wp:positionV>
                <wp:extent cx="0" cy="226695"/>
                <wp:effectExtent l="63500" t="0" r="50800" b="40005"/>
                <wp:wrapNone/>
                <wp:docPr id="1025788410"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F904E7" id="Straight Arrow Connector 14" o:spid="_x0000_s1026" type="#_x0000_t32" style="position:absolute;margin-left:348.85pt;margin-top:1.25pt;width:0;height:17.8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MR0U&#10;ON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5696" behindDoc="0" locked="0" layoutInCell="1" allowOverlap="1" wp14:anchorId="7CD57511" wp14:editId="739BE0B6">
                <wp:simplePos x="0" y="0"/>
                <wp:positionH relativeFrom="column">
                  <wp:posOffset>3905693</wp:posOffset>
                </wp:positionH>
                <wp:positionV relativeFrom="paragraph">
                  <wp:posOffset>16170</wp:posOffset>
                </wp:positionV>
                <wp:extent cx="0" cy="226695"/>
                <wp:effectExtent l="63500" t="0" r="50800" b="40005"/>
                <wp:wrapNone/>
                <wp:docPr id="1990036050"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814259" id="Straight Arrow Connector 13" o:spid="_x0000_s1026" type="#_x0000_t32" style="position:absolute;margin-left:307.55pt;margin-top:1.25pt;width:0;height:17.8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4672" behindDoc="0" locked="0" layoutInCell="1" allowOverlap="1" wp14:anchorId="2197B59D" wp14:editId="3E08AB57">
                <wp:simplePos x="0" y="0"/>
                <wp:positionH relativeFrom="column">
                  <wp:posOffset>3423196</wp:posOffset>
                </wp:positionH>
                <wp:positionV relativeFrom="paragraph">
                  <wp:posOffset>29830</wp:posOffset>
                </wp:positionV>
                <wp:extent cx="0" cy="213035"/>
                <wp:effectExtent l="63500" t="0" r="50800" b="41275"/>
                <wp:wrapNone/>
                <wp:docPr id="453465076"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3B30EF" id="Straight Arrow Connector 12" o:spid="_x0000_s1026" type="#_x0000_t32" style="position:absolute;margin-left:269.55pt;margin-top:2.35pt;width:0;height:16.7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3648" behindDoc="0" locked="0" layoutInCell="1" allowOverlap="1" wp14:anchorId="44363BAB" wp14:editId="6DA200F2">
                <wp:simplePos x="0" y="0"/>
                <wp:positionH relativeFrom="column">
                  <wp:posOffset>2948763</wp:posOffset>
                </wp:positionH>
                <wp:positionV relativeFrom="paragraph">
                  <wp:posOffset>29830</wp:posOffset>
                </wp:positionV>
                <wp:extent cx="0" cy="213035"/>
                <wp:effectExtent l="63500" t="0" r="50800" b="41275"/>
                <wp:wrapNone/>
                <wp:docPr id="789796765"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5A361B" id="Straight Arrow Connector 11" o:spid="_x0000_s1026" type="#_x0000_t32" style="position:absolute;margin-left:232.2pt;margin-top:2.35pt;width:0;height:16.7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2624" behindDoc="0" locked="0" layoutInCell="1" allowOverlap="1" wp14:anchorId="48737780" wp14:editId="7B0B23AB">
                <wp:simplePos x="0" y="0"/>
                <wp:positionH relativeFrom="column">
                  <wp:posOffset>2062716</wp:posOffset>
                </wp:positionH>
                <wp:positionV relativeFrom="paragraph">
                  <wp:posOffset>16170</wp:posOffset>
                </wp:positionV>
                <wp:extent cx="0" cy="226695"/>
                <wp:effectExtent l="63500" t="0" r="50800" b="40005"/>
                <wp:wrapNone/>
                <wp:docPr id="1226277768"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134439" id="Straight Arrow Connector 9" o:spid="_x0000_s1026" type="#_x0000_t32" style="position:absolute;margin-left:162.4pt;margin-top:1.25pt;width:0;height:17.8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1600" behindDoc="0" locked="0" layoutInCell="1" allowOverlap="1" wp14:anchorId="212B3562" wp14:editId="75645CB7">
                <wp:simplePos x="0" y="0"/>
                <wp:positionH relativeFrom="column">
                  <wp:posOffset>2530549</wp:posOffset>
                </wp:positionH>
                <wp:positionV relativeFrom="paragraph">
                  <wp:posOffset>16170</wp:posOffset>
                </wp:positionV>
                <wp:extent cx="0" cy="227124"/>
                <wp:effectExtent l="63500" t="0" r="50800" b="40005"/>
                <wp:wrapNone/>
                <wp:docPr id="686688005"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F85ED0" id="Straight Arrow Connector 8" o:spid="_x0000_s1026" type="#_x0000_t32" style="position:absolute;margin-left:199.25pt;margin-top:1.25pt;width:0;height:17.9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00576" behindDoc="0" locked="0" layoutInCell="1" allowOverlap="1" wp14:anchorId="0403FF70" wp14:editId="2645D397">
                <wp:simplePos x="0" y="0"/>
                <wp:positionH relativeFrom="column">
                  <wp:posOffset>1623237</wp:posOffset>
                </wp:positionH>
                <wp:positionV relativeFrom="paragraph">
                  <wp:posOffset>16170</wp:posOffset>
                </wp:positionV>
                <wp:extent cx="0" cy="227330"/>
                <wp:effectExtent l="63500" t="0" r="50800" b="39370"/>
                <wp:wrapNone/>
                <wp:docPr id="2075405925"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E9B31E" id="Straight Arrow Connector 7" o:spid="_x0000_s1026" type="#_x0000_t32" style="position:absolute;margin-left:127.8pt;margin-top:1.25pt;width:0;height:17.9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VH+r&#10;GtsBAAAI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99552" behindDoc="0" locked="0" layoutInCell="1" allowOverlap="1" wp14:anchorId="2FA5EACB" wp14:editId="5FD30C1D">
                <wp:simplePos x="0" y="0"/>
                <wp:positionH relativeFrom="column">
                  <wp:posOffset>1254642</wp:posOffset>
                </wp:positionH>
                <wp:positionV relativeFrom="paragraph">
                  <wp:posOffset>15653</wp:posOffset>
                </wp:positionV>
                <wp:extent cx="0" cy="227641"/>
                <wp:effectExtent l="63500" t="0" r="50800" b="39370"/>
                <wp:wrapNone/>
                <wp:docPr id="898969559"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AE27CA" id="Straight Arrow Connector 6" o:spid="_x0000_s1026" type="#_x0000_t32" style="position:absolute;margin-left:98.8pt;margin-top:1.25pt;width:0;height:17.9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" strokecolor="#5b9bd5 [3204]" strokeweight=".5pt">
                <v:stroke endarrow="block" joinstyle="miter"/>
              </v:shape>
            </w:pict>
          </mc:Fallback>
        </mc:AlternateContent>
      </w:r>
    </w:p>
    <w:p w14:paraId="3EEA63F2"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410908B1" w14:textId="6997E7A4" w:rsidR="0041134C" w:rsidRPr="00724A73" w:rsidRDefault="0041134C" w:rsidP="0041134C">
      <w:r w:rsidRPr="00724A73">
        <w:t>j) Fairness of the model (there should be no discrimination on the basis of race, religion, gender, caste, etc</w:t>
      </w:r>
      <w:proofErr w:type="gramStart"/>
      <w:r w:rsidRPr="00724A73">
        <w:t>).</w:t>
      </w:r>
      <w:r w:rsidR="007C07D9">
        <w:t>(</w:t>
      </w:r>
      <w:proofErr w:type="gramEnd"/>
      <w:r w:rsidR="007C07D9">
        <w:t>Fairness)</w:t>
      </w:r>
    </w:p>
    <w:p w14:paraId="129F369C" w14:textId="77777777" w:rsidR="0041134C" w:rsidRPr="00724A73" w:rsidRDefault="0041134C" w:rsidP="0041134C"/>
    <w:p w14:paraId="00FEBD04"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809792" behindDoc="0" locked="0" layoutInCell="1" allowOverlap="1" wp14:anchorId="63315663" wp14:editId="3E84A095">
                <wp:simplePos x="0" y="0"/>
                <wp:positionH relativeFrom="column">
                  <wp:posOffset>772634</wp:posOffset>
                </wp:positionH>
                <wp:positionV relativeFrom="paragraph">
                  <wp:posOffset>188048</wp:posOffset>
                </wp:positionV>
                <wp:extent cx="4614530" cy="28043"/>
                <wp:effectExtent l="0" t="0" r="21590" b="22860"/>
                <wp:wrapNone/>
                <wp:docPr id="698935873"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A302C" id="Straight Connector 5" o:spid="_x0000_s1026" style="position:absolute;flip:y;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AyrzzaygEAAM0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811840" behindDoc="0" locked="0" layoutInCell="1" allowOverlap="1" wp14:anchorId="0A68B2C0" wp14:editId="01114B20">
                <wp:simplePos x="0" y="0"/>
                <wp:positionH relativeFrom="column">
                  <wp:posOffset>772633</wp:posOffset>
                </wp:positionH>
                <wp:positionV relativeFrom="paragraph">
                  <wp:posOffset>187532</wp:posOffset>
                </wp:positionV>
                <wp:extent cx="0" cy="241521"/>
                <wp:effectExtent l="50800" t="0" r="63500" b="38100"/>
                <wp:wrapNone/>
                <wp:docPr id="1824257118"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F4B005" id="Straight Arrow Connector 3" o:spid="_x0000_s1026" type="#_x0000_t32" style="position:absolute;margin-left:60.85pt;margin-top:14.75pt;width:0;height:19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BVNxRV&#10;2QEAAAg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810816" behindDoc="0" locked="0" layoutInCell="1" allowOverlap="1" wp14:anchorId="6738B40D" wp14:editId="0F7BB9AF">
                <wp:simplePos x="0" y="0"/>
                <wp:positionH relativeFrom="column">
                  <wp:posOffset>5677786</wp:posOffset>
                </wp:positionH>
                <wp:positionV relativeFrom="paragraph">
                  <wp:posOffset>152607</wp:posOffset>
                </wp:positionV>
                <wp:extent cx="0" cy="28353"/>
                <wp:effectExtent l="0" t="0" r="12700" b="10160"/>
                <wp:wrapNone/>
                <wp:docPr id="1413272421"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F80B7A" id="Straight Connector 1" o:spid="_x0000_s1026" style="position:absolute;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" strokecolor="#5b9bd5 [3204]" strokeweight=".5pt">
                <v:stroke joinstyle="miter"/>
              </v:line>
            </w:pict>
          </mc:Fallback>
        </mc:AlternateContent>
      </w:r>
    </w:p>
    <w:p w14:paraId="47A5FAB9"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822080" behindDoc="0" locked="0" layoutInCell="1" allowOverlap="1" wp14:anchorId="57BAC465" wp14:editId="188F24C0">
                <wp:simplePos x="0" y="0"/>
                <wp:positionH relativeFrom="column">
                  <wp:posOffset>5386543</wp:posOffset>
                </wp:positionH>
                <wp:positionV relativeFrom="paragraph">
                  <wp:posOffset>9082</wp:posOffset>
                </wp:positionV>
                <wp:extent cx="0" cy="233680"/>
                <wp:effectExtent l="63500" t="0" r="50800" b="33020"/>
                <wp:wrapNone/>
                <wp:docPr id="1863077177"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FD03D5" id="Straight Arrow Connector 16" o:spid="_x0000_s1026" type="#_x0000_t32" style="position:absolute;margin-left:424.15pt;margin-top:.7pt;width:0;height:18.4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laua&#10;tNsBAAAJ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1056" behindDoc="0" locked="0" layoutInCell="1" allowOverlap="1" wp14:anchorId="1E3949FE" wp14:editId="4681A53D">
                <wp:simplePos x="0" y="0"/>
                <wp:positionH relativeFrom="column">
                  <wp:posOffset>4919330</wp:posOffset>
                </wp:positionH>
                <wp:positionV relativeFrom="paragraph">
                  <wp:posOffset>9082</wp:posOffset>
                </wp:positionV>
                <wp:extent cx="0" cy="233783"/>
                <wp:effectExtent l="63500" t="0" r="50800" b="33020"/>
                <wp:wrapNone/>
                <wp:docPr id="1838522404"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E135AF" id="Straight Arrow Connector 15" o:spid="_x0000_s1026" type="#_x0000_t32" style="position:absolute;margin-left:387.35pt;margin-top:.7pt;width:0;height:18.4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DuNliX&#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0032" behindDoc="0" locked="0" layoutInCell="1" allowOverlap="1" wp14:anchorId="03463599" wp14:editId="76AD024A">
                <wp:simplePos x="0" y="0"/>
                <wp:positionH relativeFrom="column">
                  <wp:posOffset>4430233</wp:posOffset>
                </wp:positionH>
                <wp:positionV relativeFrom="paragraph">
                  <wp:posOffset>16170</wp:posOffset>
                </wp:positionV>
                <wp:extent cx="0" cy="226695"/>
                <wp:effectExtent l="63500" t="0" r="50800" b="40005"/>
                <wp:wrapNone/>
                <wp:docPr id="1185870049"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B6C68F" id="Straight Arrow Connector 14" o:spid="_x0000_s1026" type="#_x0000_t32" style="position:absolute;margin-left:348.85pt;margin-top:1.25pt;width:0;height:17.8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wddg&#10;99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9008" behindDoc="0" locked="0" layoutInCell="1" allowOverlap="1" wp14:anchorId="322476C4" wp14:editId="663DD368">
                <wp:simplePos x="0" y="0"/>
                <wp:positionH relativeFrom="column">
                  <wp:posOffset>3905693</wp:posOffset>
                </wp:positionH>
                <wp:positionV relativeFrom="paragraph">
                  <wp:posOffset>16170</wp:posOffset>
                </wp:positionV>
                <wp:extent cx="0" cy="226695"/>
                <wp:effectExtent l="63500" t="0" r="50800" b="40005"/>
                <wp:wrapNone/>
                <wp:docPr id="1077039195"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B14161" id="Straight Arrow Connector 13" o:spid="_x0000_s1026" type="#_x0000_t32" style="position:absolute;margin-left:307.55pt;margin-top:1.25pt;width:0;height:17.8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D7SlyD&#10;2gEAAAk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7984" behindDoc="0" locked="0" layoutInCell="1" allowOverlap="1" wp14:anchorId="0D52A3F2" wp14:editId="6CE426CD">
                <wp:simplePos x="0" y="0"/>
                <wp:positionH relativeFrom="column">
                  <wp:posOffset>3423196</wp:posOffset>
                </wp:positionH>
                <wp:positionV relativeFrom="paragraph">
                  <wp:posOffset>29830</wp:posOffset>
                </wp:positionV>
                <wp:extent cx="0" cy="213035"/>
                <wp:effectExtent l="63500" t="0" r="50800" b="41275"/>
                <wp:wrapNone/>
                <wp:docPr id="1606904200"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67569" id="Straight Arrow Connector 12" o:spid="_x0000_s1026" type="#_x0000_t32" style="position:absolute;margin-left:269.55pt;margin-top:2.35pt;width:0;height:16.7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6960" behindDoc="0" locked="0" layoutInCell="1" allowOverlap="1" wp14:anchorId="554CE98F" wp14:editId="07B18781">
                <wp:simplePos x="0" y="0"/>
                <wp:positionH relativeFrom="column">
                  <wp:posOffset>2948763</wp:posOffset>
                </wp:positionH>
                <wp:positionV relativeFrom="paragraph">
                  <wp:posOffset>29830</wp:posOffset>
                </wp:positionV>
                <wp:extent cx="0" cy="213035"/>
                <wp:effectExtent l="63500" t="0" r="50800" b="41275"/>
                <wp:wrapNone/>
                <wp:docPr id="1391118405"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7E4B47" id="Straight Arrow Connector 11" o:spid="_x0000_s1026" type="#_x0000_t32" style="position:absolute;margin-left:232.2pt;margin-top:2.35pt;width:0;height:16.75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waz4&#10;+9sBAAAJ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5936" behindDoc="0" locked="0" layoutInCell="1" allowOverlap="1" wp14:anchorId="290ECAD6" wp14:editId="40A80B3F">
                <wp:simplePos x="0" y="0"/>
                <wp:positionH relativeFrom="column">
                  <wp:posOffset>2062716</wp:posOffset>
                </wp:positionH>
                <wp:positionV relativeFrom="paragraph">
                  <wp:posOffset>16170</wp:posOffset>
                </wp:positionV>
                <wp:extent cx="0" cy="226695"/>
                <wp:effectExtent l="63500" t="0" r="50800" b="40005"/>
                <wp:wrapNone/>
                <wp:docPr id="889553614"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C7CEEB" id="Straight Arrow Connector 9" o:spid="_x0000_s1026" type="#_x0000_t32" style="position:absolute;margin-left:162.4pt;margin-top:1.25pt;width:0;height:17.8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JHBjPHZ&#10;AQAAB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4912" behindDoc="0" locked="0" layoutInCell="1" allowOverlap="1" wp14:anchorId="00AB319D" wp14:editId="09C45040">
                <wp:simplePos x="0" y="0"/>
                <wp:positionH relativeFrom="column">
                  <wp:posOffset>2530549</wp:posOffset>
                </wp:positionH>
                <wp:positionV relativeFrom="paragraph">
                  <wp:posOffset>16170</wp:posOffset>
                </wp:positionV>
                <wp:extent cx="0" cy="227124"/>
                <wp:effectExtent l="63500" t="0" r="50800" b="40005"/>
                <wp:wrapNone/>
                <wp:docPr id="1892052537"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EA7E85" id="Straight Arrow Connector 8" o:spid="_x0000_s1026" type="#_x0000_t32" style="position:absolute;margin-left:199.25pt;margin-top:1.25pt;width:0;height:17.9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3888" behindDoc="0" locked="0" layoutInCell="1" allowOverlap="1" wp14:anchorId="4F9BC85A" wp14:editId="4B474AFE">
                <wp:simplePos x="0" y="0"/>
                <wp:positionH relativeFrom="column">
                  <wp:posOffset>1623237</wp:posOffset>
                </wp:positionH>
                <wp:positionV relativeFrom="paragraph">
                  <wp:posOffset>16170</wp:posOffset>
                </wp:positionV>
                <wp:extent cx="0" cy="227330"/>
                <wp:effectExtent l="63500" t="0" r="50800" b="39370"/>
                <wp:wrapNone/>
                <wp:docPr id="1581657280"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EF2641" id="Straight Arrow Connector 7" o:spid="_x0000_s1026" type="#_x0000_t32" style="position:absolute;margin-left:127.8pt;margin-top:1.25pt;width:0;height:17.9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ltk4&#10;EdsBAAAI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12864" behindDoc="0" locked="0" layoutInCell="1" allowOverlap="1" wp14:anchorId="1683158F" wp14:editId="0914BE67">
                <wp:simplePos x="0" y="0"/>
                <wp:positionH relativeFrom="column">
                  <wp:posOffset>1254642</wp:posOffset>
                </wp:positionH>
                <wp:positionV relativeFrom="paragraph">
                  <wp:posOffset>15653</wp:posOffset>
                </wp:positionV>
                <wp:extent cx="0" cy="227641"/>
                <wp:effectExtent l="63500" t="0" r="50800" b="39370"/>
                <wp:wrapNone/>
                <wp:docPr id="1201812211"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3CDD02" id="Straight Arrow Connector 6" o:spid="_x0000_s1026" type="#_x0000_t32" style="position:absolute;margin-left:98.8pt;margin-top:1.25pt;width:0;height:17.9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" strokecolor="#5b9bd5 [3204]" strokeweight=".5pt">
                <v:stroke endarrow="block" joinstyle="miter"/>
              </v:shape>
            </w:pict>
          </mc:Fallback>
        </mc:AlternateContent>
      </w:r>
    </w:p>
    <w:p w14:paraId="459074DB"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51DFDF35" w14:textId="31B26C2C" w:rsidR="0041134C" w:rsidRPr="00724A73" w:rsidRDefault="0041134C" w:rsidP="0041134C">
      <w:r w:rsidRPr="00724A73">
        <w:t xml:space="preserve">k) Accuracy of the </w:t>
      </w:r>
      <w:proofErr w:type="gramStart"/>
      <w:r w:rsidRPr="00724A73">
        <w:t>model</w:t>
      </w:r>
      <w:r w:rsidR="007C07D9">
        <w:t>(</w:t>
      </w:r>
      <w:proofErr w:type="gramEnd"/>
      <w:r w:rsidR="007C07D9">
        <w:t>Accuracy)</w:t>
      </w:r>
    </w:p>
    <w:p w14:paraId="1482D271"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876352" behindDoc="0" locked="0" layoutInCell="1" allowOverlap="1" wp14:anchorId="27E3A99B" wp14:editId="7BD93DDF">
                <wp:simplePos x="0" y="0"/>
                <wp:positionH relativeFrom="column">
                  <wp:posOffset>772634</wp:posOffset>
                </wp:positionH>
                <wp:positionV relativeFrom="paragraph">
                  <wp:posOffset>188048</wp:posOffset>
                </wp:positionV>
                <wp:extent cx="4614530" cy="28043"/>
                <wp:effectExtent l="0" t="0" r="21590" b="22860"/>
                <wp:wrapNone/>
                <wp:docPr id="1523943665"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33D93E" id="Straight Connector 5"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Bwu3TdygEAAM4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878400" behindDoc="0" locked="0" layoutInCell="1" allowOverlap="1" wp14:anchorId="4AD084D6" wp14:editId="582786A7">
                <wp:simplePos x="0" y="0"/>
                <wp:positionH relativeFrom="column">
                  <wp:posOffset>772633</wp:posOffset>
                </wp:positionH>
                <wp:positionV relativeFrom="paragraph">
                  <wp:posOffset>187532</wp:posOffset>
                </wp:positionV>
                <wp:extent cx="0" cy="241521"/>
                <wp:effectExtent l="50800" t="0" r="63500" b="38100"/>
                <wp:wrapNone/>
                <wp:docPr id="1603333460"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E98396" id="Straight Arrow Connector 3" o:spid="_x0000_s1026" type="#_x0000_t32" style="position:absolute;margin-left:60.85pt;margin-top:14.75pt;width:0;height:19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877376" behindDoc="0" locked="0" layoutInCell="1" allowOverlap="1" wp14:anchorId="4F8DD3CB" wp14:editId="7F658B35">
                <wp:simplePos x="0" y="0"/>
                <wp:positionH relativeFrom="column">
                  <wp:posOffset>5677786</wp:posOffset>
                </wp:positionH>
                <wp:positionV relativeFrom="paragraph">
                  <wp:posOffset>152607</wp:posOffset>
                </wp:positionV>
                <wp:extent cx="0" cy="28353"/>
                <wp:effectExtent l="0" t="0" r="12700" b="10160"/>
                <wp:wrapNone/>
                <wp:docPr id="925901306"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393DE" id="Straight Connector 1" o:spid="_x0000_s1026" style="position:absolute;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CR1rnWxgEAANM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79CFF8E3"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888640" behindDoc="0" locked="0" layoutInCell="1" allowOverlap="1" wp14:anchorId="7EEA6046" wp14:editId="759A6896">
                <wp:simplePos x="0" y="0"/>
                <wp:positionH relativeFrom="column">
                  <wp:posOffset>5386543</wp:posOffset>
                </wp:positionH>
                <wp:positionV relativeFrom="paragraph">
                  <wp:posOffset>9082</wp:posOffset>
                </wp:positionV>
                <wp:extent cx="0" cy="233680"/>
                <wp:effectExtent l="63500" t="0" r="50800" b="33020"/>
                <wp:wrapNone/>
                <wp:docPr id="177028550"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47C9DA" id="Straight Arrow Connector 16" o:spid="_x0000_s1026" type="#_x0000_t32" style="position:absolute;margin-left:424.15pt;margin-top:.7pt;width:0;height:18.4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7616" behindDoc="0" locked="0" layoutInCell="1" allowOverlap="1" wp14:anchorId="3AE2270D" wp14:editId="3FAB37E8">
                <wp:simplePos x="0" y="0"/>
                <wp:positionH relativeFrom="column">
                  <wp:posOffset>4919330</wp:posOffset>
                </wp:positionH>
                <wp:positionV relativeFrom="paragraph">
                  <wp:posOffset>9082</wp:posOffset>
                </wp:positionV>
                <wp:extent cx="0" cy="233783"/>
                <wp:effectExtent l="63500" t="0" r="50800" b="33020"/>
                <wp:wrapNone/>
                <wp:docPr id="1281823624"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B4A850" id="Straight Arrow Connector 15" o:spid="_x0000_s1026" type="#_x0000_t32" style="position:absolute;margin-left:387.35pt;margin-top:.7pt;width:0;height:18.4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D02kgT&#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6592" behindDoc="0" locked="0" layoutInCell="1" allowOverlap="1" wp14:anchorId="69ADF468" wp14:editId="268C8B09">
                <wp:simplePos x="0" y="0"/>
                <wp:positionH relativeFrom="column">
                  <wp:posOffset>4430233</wp:posOffset>
                </wp:positionH>
                <wp:positionV relativeFrom="paragraph">
                  <wp:posOffset>16170</wp:posOffset>
                </wp:positionV>
                <wp:extent cx="0" cy="226695"/>
                <wp:effectExtent l="63500" t="0" r="50800" b="40005"/>
                <wp:wrapNone/>
                <wp:docPr id="745894816"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8030A5" id="Straight Arrow Connector 14" o:spid="_x0000_s1026" type="#_x0000_t32" style="position:absolute;margin-left:348.85pt;margin-top:1.25pt;width:0;height:17.8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qPJ2&#10;p9oBAAAI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5568" behindDoc="0" locked="0" layoutInCell="1" allowOverlap="1" wp14:anchorId="25430C08" wp14:editId="78BEA43E">
                <wp:simplePos x="0" y="0"/>
                <wp:positionH relativeFrom="column">
                  <wp:posOffset>3905693</wp:posOffset>
                </wp:positionH>
                <wp:positionV relativeFrom="paragraph">
                  <wp:posOffset>16170</wp:posOffset>
                </wp:positionV>
                <wp:extent cx="0" cy="226695"/>
                <wp:effectExtent l="63500" t="0" r="50800" b="40005"/>
                <wp:wrapNone/>
                <wp:docPr id="2071860477"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C176BD" id="Straight Arrow Connector 13" o:spid="_x0000_s1026" type="#_x0000_t32" style="position:absolute;margin-left:307.55pt;margin-top:1.25pt;width:0;height:17.8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DmYHgm&#10;2gEAAAk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4544" behindDoc="0" locked="0" layoutInCell="1" allowOverlap="1" wp14:anchorId="37A0DAAF" wp14:editId="44AFE5C5">
                <wp:simplePos x="0" y="0"/>
                <wp:positionH relativeFrom="column">
                  <wp:posOffset>3423196</wp:posOffset>
                </wp:positionH>
                <wp:positionV relativeFrom="paragraph">
                  <wp:posOffset>29830</wp:posOffset>
                </wp:positionV>
                <wp:extent cx="0" cy="213035"/>
                <wp:effectExtent l="63500" t="0" r="50800" b="41275"/>
                <wp:wrapNone/>
                <wp:docPr id="212298574"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CEBC74" id="Straight Arrow Connector 12" o:spid="_x0000_s1026" type="#_x0000_t32" style="position:absolute;margin-left:269.55pt;margin-top:2.35pt;width:0;height:16.7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3520" behindDoc="0" locked="0" layoutInCell="1" allowOverlap="1" wp14:anchorId="58E50A9C" wp14:editId="2B0E8B29">
                <wp:simplePos x="0" y="0"/>
                <wp:positionH relativeFrom="column">
                  <wp:posOffset>2948763</wp:posOffset>
                </wp:positionH>
                <wp:positionV relativeFrom="paragraph">
                  <wp:posOffset>29830</wp:posOffset>
                </wp:positionV>
                <wp:extent cx="0" cy="213035"/>
                <wp:effectExtent l="63500" t="0" r="50800" b="41275"/>
                <wp:wrapNone/>
                <wp:docPr id="993031348"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402FC8" id="Straight Arrow Connector 11" o:spid="_x0000_s1026" type="#_x0000_t32" style="position:absolute;margin-left:232.2pt;margin-top:2.35pt;width:0;height:16.7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2496" behindDoc="0" locked="0" layoutInCell="1" allowOverlap="1" wp14:anchorId="34FC3E28" wp14:editId="67FD8081">
                <wp:simplePos x="0" y="0"/>
                <wp:positionH relativeFrom="column">
                  <wp:posOffset>2062716</wp:posOffset>
                </wp:positionH>
                <wp:positionV relativeFrom="paragraph">
                  <wp:posOffset>16170</wp:posOffset>
                </wp:positionV>
                <wp:extent cx="0" cy="226695"/>
                <wp:effectExtent l="63500" t="0" r="50800" b="40005"/>
                <wp:wrapNone/>
                <wp:docPr id="1841229941"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F6F012" id="Straight Arrow Connector 9" o:spid="_x0000_s1026" type="#_x0000_t32" style="position:absolute;margin-left:162.4pt;margin-top:1.25pt;width:0;height:17.8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M5dnobZ&#10;AQAACA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1472" behindDoc="0" locked="0" layoutInCell="1" allowOverlap="1" wp14:anchorId="4FE51611" wp14:editId="0337C230">
                <wp:simplePos x="0" y="0"/>
                <wp:positionH relativeFrom="column">
                  <wp:posOffset>2530549</wp:posOffset>
                </wp:positionH>
                <wp:positionV relativeFrom="paragraph">
                  <wp:posOffset>16170</wp:posOffset>
                </wp:positionV>
                <wp:extent cx="0" cy="227124"/>
                <wp:effectExtent l="63500" t="0" r="50800" b="40005"/>
                <wp:wrapNone/>
                <wp:docPr id="403945902"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566A5" id="Straight Arrow Connector 8" o:spid="_x0000_s1026" type="#_x0000_t32" style="position:absolute;margin-left:199.25pt;margin-top:1.25pt;width:0;height:17.9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80448" behindDoc="0" locked="0" layoutInCell="1" allowOverlap="1" wp14:anchorId="7FA93654" wp14:editId="0D215F71">
                <wp:simplePos x="0" y="0"/>
                <wp:positionH relativeFrom="column">
                  <wp:posOffset>1623237</wp:posOffset>
                </wp:positionH>
                <wp:positionV relativeFrom="paragraph">
                  <wp:posOffset>16170</wp:posOffset>
                </wp:positionV>
                <wp:extent cx="0" cy="227330"/>
                <wp:effectExtent l="63500" t="0" r="50800" b="39370"/>
                <wp:wrapNone/>
                <wp:docPr id="1124272332"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5C4E9D" id="Straight Arrow Connector 7" o:spid="_x0000_s1026" type="#_x0000_t32" style="position:absolute;margin-left:127.8pt;margin-top:1.25pt;width:0;height:17.9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79424" behindDoc="0" locked="0" layoutInCell="1" allowOverlap="1" wp14:anchorId="309F9D8B" wp14:editId="545727C7">
                <wp:simplePos x="0" y="0"/>
                <wp:positionH relativeFrom="column">
                  <wp:posOffset>1254642</wp:posOffset>
                </wp:positionH>
                <wp:positionV relativeFrom="paragraph">
                  <wp:posOffset>15653</wp:posOffset>
                </wp:positionV>
                <wp:extent cx="0" cy="227641"/>
                <wp:effectExtent l="63500" t="0" r="50800" b="39370"/>
                <wp:wrapNone/>
                <wp:docPr id="1282647797"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C38C03" id="Straight Arrow Connector 6" o:spid="_x0000_s1026" type="#_x0000_t32" style="position:absolute;margin-left:98.8pt;margin-top:1.25pt;width:0;height:17.9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N8RYv7Z&#10;AQAACA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3A8C1360"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2AD02DE8" w14:textId="77777777" w:rsidR="0041134C" w:rsidRPr="00724A73" w:rsidRDefault="0041134C" w:rsidP="0041134C"/>
    <w:p w14:paraId="0F7DE391" w14:textId="77777777" w:rsidR="0041134C" w:rsidRPr="00724A73" w:rsidRDefault="0041134C" w:rsidP="0041134C"/>
    <w:p w14:paraId="6B8FF3AF" w14:textId="77777777" w:rsidR="0041134C" w:rsidRPr="00724A73" w:rsidRDefault="0041134C" w:rsidP="0041134C"/>
    <w:p w14:paraId="0C8481C1" w14:textId="77777777" w:rsidR="0041134C" w:rsidRPr="00724A73" w:rsidRDefault="0041134C" w:rsidP="0041134C"/>
    <w:p w14:paraId="52728248" w14:textId="77777777" w:rsidR="0041134C" w:rsidRPr="00724A73" w:rsidRDefault="0041134C" w:rsidP="0041134C"/>
    <w:p w14:paraId="0DFCF4B4" w14:textId="77777777" w:rsidR="0041134C" w:rsidRPr="00724A73" w:rsidRDefault="0041134C" w:rsidP="0041134C"/>
    <w:p w14:paraId="3C444A20" w14:textId="77777777" w:rsidR="0041134C" w:rsidRPr="00724A73" w:rsidRDefault="0041134C" w:rsidP="0041134C">
      <w:r w:rsidRPr="00724A73">
        <w:t>Technical/operational personnel’s assessment:-</w:t>
      </w:r>
    </w:p>
    <w:p w14:paraId="22DC71F6" w14:textId="77777777" w:rsidR="0041134C" w:rsidRPr="00724A73" w:rsidRDefault="0041134C" w:rsidP="0041134C"/>
    <w:p w14:paraId="7E0CB704" w14:textId="04BA6DFF" w:rsidR="0041134C" w:rsidRPr="00724A73" w:rsidRDefault="0041134C" w:rsidP="0041134C">
      <w:pPr>
        <w:pStyle w:val="ListParagraph"/>
        <w:numPr>
          <w:ilvl w:val="0"/>
          <w:numId w:val="34"/>
        </w:numPr>
        <w:tabs>
          <w:tab w:val="left" w:pos="3014"/>
        </w:tabs>
        <w:spacing w:before="0"/>
        <w:rPr>
          <w:rFonts w:eastAsia="Times New Roman"/>
          <w:lang w:eastAsia="en-GB"/>
        </w:rPr>
      </w:pPr>
      <w:r w:rsidRPr="00724A73">
        <w:t xml:space="preserve"> Bounce rate,</w:t>
      </w:r>
      <w:r w:rsidRPr="00724A73">
        <w:rPr>
          <w:rFonts w:eastAsia="Times New Roman"/>
          <w:lang w:eastAsia="en-GB"/>
        </w:rPr>
        <w:t xml:space="preserve"> it evaluates how many people are visiting the website, and leaving without interacting with the chatbot.</w:t>
      </w:r>
      <w:r w:rsidR="00EC225C">
        <w:rPr>
          <w:rFonts w:eastAsia="Times New Roman"/>
          <w:lang w:eastAsia="en-GB"/>
        </w:rPr>
        <w:t>(Bounce Rate)</w:t>
      </w:r>
    </w:p>
    <w:p w14:paraId="48D60DB0" w14:textId="77777777" w:rsidR="0041134C" w:rsidRPr="00724A73" w:rsidRDefault="0041134C" w:rsidP="0041134C">
      <w:pPr>
        <w:tabs>
          <w:tab w:val="left" w:pos="3014"/>
        </w:tabs>
        <w:rPr>
          <w:rFonts w:eastAsia="Times New Roman"/>
          <w:lang w:eastAsia="en-GB"/>
        </w:rPr>
      </w:pPr>
    </w:p>
    <w:p w14:paraId="56D7EEE1" w14:textId="77777777" w:rsidR="0041134C" w:rsidRPr="00724A73" w:rsidRDefault="0041134C" w:rsidP="0041134C"/>
    <w:p w14:paraId="34F414B1"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769856" behindDoc="0" locked="0" layoutInCell="1" allowOverlap="1" wp14:anchorId="1AEFAC3D" wp14:editId="2E9DD0D4">
                <wp:simplePos x="0" y="0"/>
                <wp:positionH relativeFrom="column">
                  <wp:posOffset>772634</wp:posOffset>
                </wp:positionH>
                <wp:positionV relativeFrom="paragraph">
                  <wp:posOffset>188048</wp:posOffset>
                </wp:positionV>
                <wp:extent cx="4614530" cy="28043"/>
                <wp:effectExtent l="0" t="0" r="21590" b="22860"/>
                <wp:wrapNone/>
                <wp:docPr id="1889900570"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91FB7" id="Straight Connector 5"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D+Q3tuygEAAM4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71904" behindDoc="0" locked="0" layoutInCell="1" allowOverlap="1" wp14:anchorId="1F1F43BF" wp14:editId="776133DF">
                <wp:simplePos x="0" y="0"/>
                <wp:positionH relativeFrom="column">
                  <wp:posOffset>772633</wp:posOffset>
                </wp:positionH>
                <wp:positionV relativeFrom="paragraph">
                  <wp:posOffset>187532</wp:posOffset>
                </wp:positionV>
                <wp:extent cx="0" cy="241521"/>
                <wp:effectExtent l="50800" t="0" r="63500" b="38100"/>
                <wp:wrapNone/>
                <wp:docPr id="354957959"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B105E2" id="Straight Arrow Connector 3" o:spid="_x0000_s1026" type="#_x0000_t32" style="position:absolute;margin-left:60.85pt;margin-top:14.75pt;width:0;height:19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CQ2PHq&#10;2QEAAAc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70880" behindDoc="0" locked="0" layoutInCell="1" allowOverlap="1" wp14:anchorId="2002AB0F" wp14:editId="670FF090">
                <wp:simplePos x="0" y="0"/>
                <wp:positionH relativeFrom="column">
                  <wp:posOffset>5677786</wp:posOffset>
                </wp:positionH>
                <wp:positionV relativeFrom="paragraph">
                  <wp:posOffset>152607</wp:posOffset>
                </wp:positionV>
                <wp:extent cx="0" cy="28353"/>
                <wp:effectExtent l="0" t="0" r="12700" b="10160"/>
                <wp:wrapNone/>
                <wp:docPr id="1614138530"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DE102B" id="Straight Connector 1"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" strokecolor="#5b9bd5 [3204]" strokeweight=".5pt">
                <v:stroke joinstyle="miter"/>
              </v:line>
            </w:pict>
          </mc:Fallback>
        </mc:AlternateContent>
      </w:r>
    </w:p>
    <w:p w14:paraId="12CA93CF"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782144" behindDoc="0" locked="0" layoutInCell="1" allowOverlap="1" wp14:anchorId="57EFB69D" wp14:editId="698CBC92">
                <wp:simplePos x="0" y="0"/>
                <wp:positionH relativeFrom="column">
                  <wp:posOffset>5386543</wp:posOffset>
                </wp:positionH>
                <wp:positionV relativeFrom="paragraph">
                  <wp:posOffset>9082</wp:posOffset>
                </wp:positionV>
                <wp:extent cx="0" cy="233680"/>
                <wp:effectExtent l="63500" t="0" r="50800" b="33020"/>
                <wp:wrapNone/>
                <wp:docPr id="1630788571"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D3AC4B" id="Straight Arrow Connector 16" o:spid="_x0000_s1026" type="#_x0000_t32" style="position:absolute;margin-left:424.15pt;margin-top:.7pt;width:0;height:18.4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EjDY&#10;LNsBAAAJ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81120" behindDoc="0" locked="0" layoutInCell="1" allowOverlap="1" wp14:anchorId="2B98304A" wp14:editId="572B1B55">
                <wp:simplePos x="0" y="0"/>
                <wp:positionH relativeFrom="column">
                  <wp:posOffset>4919330</wp:posOffset>
                </wp:positionH>
                <wp:positionV relativeFrom="paragraph">
                  <wp:posOffset>9082</wp:posOffset>
                </wp:positionV>
                <wp:extent cx="0" cy="233783"/>
                <wp:effectExtent l="63500" t="0" r="50800" b="33020"/>
                <wp:wrapNone/>
                <wp:docPr id="68628317"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E7A9F" id="Straight Arrow Connector 15" o:spid="_x0000_s1026" type="#_x0000_t32" style="position:absolute;margin-left:387.35pt;margin-top:.7pt;width:0;height:18.4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80096" behindDoc="0" locked="0" layoutInCell="1" allowOverlap="1" wp14:anchorId="666E2A9E" wp14:editId="2BC4741B">
                <wp:simplePos x="0" y="0"/>
                <wp:positionH relativeFrom="column">
                  <wp:posOffset>4430233</wp:posOffset>
                </wp:positionH>
                <wp:positionV relativeFrom="paragraph">
                  <wp:posOffset>16170</wp:posOffset>
                </wp:positionV>
                <wp:extent cx="0" cy="226695"/>
                <wp:effectExtent l="63500" t="0" r="50800" b="40005"/>
                <wp:wrapNone/>
                <wp:docPr id="1689500014"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24AD76" id="Straight Arrow Connector 14" o:spid="_x0000_s1026" type="#_x0000_t32" style="position:absolute;margin-left:348.85pt;margin-top:1.25pt;width:0;height:17.8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9072" behindDoc="0" locked="0" layoutInCell="1" allowOverlap="1" wp14:anchorId="7F58479E" wp14:editId="2AA6FCB0">
                <wp:simplePos x="0" y="0"/>
                <wp:positionH relativeFrom="column">
                  <wp:posOffset>3905693</wp:posOffset>
                </wp:positionH>
                <wp:positionV relativeFrom="paragraph">
                  <wp:posOffset>16170</wp:posOffset>
                </wp:positionV>
                <wp:extent cx="0" cy="226695"/>
                <wp:effectExtent l="63500" t="0" r="50800" b="40005"/>
                <wp:wrapNone/>
                <wp:docPr id="1455203687"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6DFEED" id="Straight Arrow Connector 13" o:spid="_x0000_s1026" type="#_x0000_t32" style="position:absolute;margin-left:307.55pt;margin-top:1.25pt;width:0;height:17.8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C4UYyg&#10;2gEAAAk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8048" behindDoc="0" locked="0" layoutInCell="1" allowOverlap="1" wp14:anchorId="07B4E22A" wp14:editId="6338AD59">
                <wp:simplePos x="0" y="0"/>
                <wp:positionH relativeFrom="column">
                  <wp:posOffset>3423196</wp:posOffset>
                </wp:positionH>
                <wp:positionV relativeFrom="paragraph">
                  <wp:posOffset>29830</wp:posOffset>
                </wp:positionV>
                <wp:extent cx="0" cy="213035"/>
                <wp:effectExtent l="63500" t="0" r="50800" b="41275"/>
                <wp:wrapNone/>
                <wp:docPr id="2063473033"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2D4CC9" id="Straight Arrow Connector 12" o:spid="_x0000_s1026" type="#_x0000_t32" style="position:absolute;margin-left:269.55pt;margin-top:2.35pt;width:0;height:16.7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7024" behindDoc="0" locked="0" layoutInCell="1" allowOverlap="1" wp14:anchorId="7B4ED730" wp14:editId="105F1F21">
                <wp:simplePos x="0" y="0"/>
                <wp:positionH relativeFrom="column">
                  <wp:posOffset>2948763</wp:posOffset>
                </wp:positionH>
                <wp:positionV relativeFrom="paragraph">
                  <wp:posOffset>29830</wp:posOffset>
                </wp:positionV>
                <wp:extent cx="0" cy="213035"/>
                <wp:effectExtent l="63500" t="0" r="50800" b="41275"/>
                <wp:wrapNone/>
                <wp:docPr id="182740133"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EF61AC" id="Straight Arrow Connector 11" o:spid="_x0000_s1026" type="#_x0000_t32" style="position:absolute;margin-left:232.2pt;margin-top:2.35pt;width:0;height:16.75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6000" behindDoc="0" locked="0" layoutInCell="1" allowOverlap="1" wp14:anchorId="5C10279B" wp14:editId="2C39E8C4">
                <wp:simplePos x="0" y="0"/>
                <wp:positionH relativeFrom="column">
                  <wp:posOffset>2062716</wp:posOffset>
                </wp:positionH>
                <wp:positionV relativeFrom="paragraph">
                  <wp:posOffset>16170</wp:posOffset>
                </wp:positionV>
                <wp:extent cx="0" cy="226695"/>
                <wp:effectExtent l="63500" t="0" r="50800" b="40005"/>
                <wp:wrapNone/>
                <wp:docPr id="1891641162"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357608" id="Straight Arrow Connector 9" o:spid="_x0000_s1026" type="#_x0000_t32" style="position:absolute;margin-left:162.4pt;margin-top:1.25pt;width:0;height:17.8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C1BtFrZ&#10;AQAACA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4976" behindDoc="0" locked="0" layoutInCell="1" allowOverlap="1" wp14:anchorId="206E88AD" wp14:editId="44A36E63">
                <wp:simplePos x="0" y="0"/>
                <wp:positionH relativeFrom="column">
                  <wp:posOffset>2530549</wp:posOffset>
                </wp:positionH>
                <wp:positionV relativeFrom="paragraph">
                  <wp:posOffset>16170</wp:posOffset>
                </wp:positionV>
                <wp:extent cx="0" cy="227124"/>
                <wp:effectExtent l="63500" t="0" r="50800" b="40005"/>
                <wp:wrapNone/>
                <wp:docPr id="1543478736"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9CF4A7" id="Straight Arrow Connector 8" o:spid="_x0000_s1026" type="#_x0000_t32" style="position:absolute;margin-left:199.25pt;margin-top:1.25pt;width:0;height:17.9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3952" behindDoc="0" locked="0" layoutInCell="1" allowOverlap="1" wp14:anchorId="41C3B3C4" wp14:editId="4CCE94DF">
                <wp:simplePos x="0" y="0"/>
                <wp:positionH relativeFrom="column">
                  <wp:posOffset>1623237</wp:posOffset>
                </wp:positionH>
                <wp:positionV relativeFrom="paragraph">
                  <wp:posOffset>16170</wp:posOffset>
                </wp:positionV>
                <wp:extent cx="0" cy="227330"/>
                <wp:effectExtent l="63500" t="0" r="50800" b="39370"/>
                <wp:wrapNone/>
                <wp:docPr id="784512808"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25FAE2" id="Straight Arrow Connector 7" o:spid="_x0000_s1026" type="#_x0000_t32" style="position:absolute;margin-left:127.8pt;margin-top:1.25pt;width:0;height:17.9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72928" behindDoc="0" locked="0" layoutInCell="1" allowOverlap="1" wp14:anchorId="692831FA" wp14:editId="2C31FEBD">
                <wp:simplePos x="0" y="0"/>
                <wp:positionH relativeFrom="column">
                  <wp:posOffset>1254642</wp:posOffset>
                </wp:positionH>
                <wp:positionV relativeFrom="paragraph">
                  <wp:posOffset>15653</wp:posOffset>
                </wp:positionV>
                <wp:extent cx="0" cy="227641"/>
                <wp:effectExtent l="63500" t="0" r="50800" b="39370"/>
                <wp:wrapNone/>
                <wp:docPr id="677759077"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2C1C75" id="Straight Arrow Connector 6" o:spid="_x0000_s1026" type="#_x0000_t32" style="position:absolute;margin-left:98.8pt;margin-top:1.25pt;width:0;height:17.9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PO9S+jZ&#10;AQAABw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009526F2"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7503D4F9" w14:textId="77777777" w:rsidR="0041134C" w:rsidRPr="00724A73" w:rsidRDefault="0041134C" w:rsidP="0041134C"/>
    <w:p w14:paraId="2F0E441A" w14:textId="77777777" w:rsidR="0041134C" w:rsidRPr="00724A73" w:rsidRDefault="0041134C" w:rsidP="0041134C"/>
    <w:p w14:paraId="51577130" w14:textId="363AF490" w:rsidR="0041134C" w:rsidRPr="00724A73" w:rsidRDefault="0041134C" w:rsidP="0041134C">
      <w:pPr>
        <w:pStyle w:val="ListParagraph"/>
        <w:numPr>
          <w:ilvl w:val="0"/>
          <w:numId w:val="34"/>
        </w:numPr>
        <w:tabs>
          <w:tab w:val="left" w:pos="3014"/>
        </w:tabs>
        <w:spacing w:before="0"/>
      </w:pPr>
      <w:r w:rsidRPr="00724A73">
        <w:t xml:space="preserve">Does the user perceive a degraded QoS due to </w:t>
      </w:r>
      <w:ins w:id="25" w:author="Piyush Chetiya" w:date="2023-09-22T20:31:00Z">
        <w:r w:rsidR="00AA3E4F">
          <w:t xml:space="preserve">high </w:t>
        </w:r>
      </w:ins>
      <w:r w:rsidRPr="00724A73">
        <w:t xml:space="preserve">CPU </w:t>
      </w:r>
      <w:ins w:id="26" w:author="Piyush Chetiya" w:date="2023-09-22T20:31:00Z">
        <w:r w:rsidR="00AA3E4F">
          <w:t>usage</w:t>
        </w:r>
      </w:ins>
      <w:del w:id="27" w:author="Piyush Chetiya" w:date="2023-09-22T20:31:00Z">
        <w:r w:rsidRPr="00724A73" w:rsidDel="00AA3E4F">
          <w:delText>consumption</w:delText>
        </w:r>
      </w:del>
      <w:r w:rsidRPr="00724A73">
        <w:t xml:space="preserve"> as the algorithm is too hungry</w:t>
      </w:r>
      <w:ins w:id="28" w:author="Piyush Chetiya" w:date="2023-09-22T20:32:00Z">
        <w:r w:rsidR="00AA3E4F">
          <w:t xml:space="preserve"> and </w:t>
        </w:r>
      </w:ins>
      <w:del w:id="29" w:author="Piyush Chetiya" w:date="2023-09-22T20:32:00Z">
        <w:r w:rsidRPr="00724A73" w:rsidDel="00AA3E4F">
          <w:delText>,</w:delText>
        </w:r>
      </w:del>
      <w:r w:rsidRPr="00724A73">
        <w:t xml:space="preserve"> the output given by the algorithm is not an optimal </w:t>
      </w:r>
      <w:proofErr w:type="gramStart"/>
      <w:r w:rsidRPr="00724A73">
        <w:t>solution</w:t>
      </w:r>
      <w:r w:rsidR="00EC225C">
        <w:t>(</w:t>
      </w:r>
      <w:proofErr w:type="gramEnd"/>
      <w:r w:rsidR="00EC225C">
        <w:t xml:space="preserve">CPU </w:t>
      </w:r>
      <w:ins w:id="30" w:author="Piyush Chetiya" w:date="2023-09-22T20:31:00Z">
        <w:r w:rsidR="00AA3E4F">
          <w:t>Usage</w:t>
        </w:r>
      </w:ins>
      <w:del w:id="31" w:author="Piyush Chetiya" w:date="2023-09-22T20:31:00Z">
        <w:r w:rsidR="00EC225C" w:rsidDel="00AA3E4F">
          <w:delText>Consumption</w:delText>
        </w:r>
      </w:del>
      <w:r w:rsidR="00EC225C">
        <w:t>)</w:t>
      </w:r>
    </w:p>
    <w:p w14:paraId="229E0CD1" w14:textId="77777777" w:rsidR="0041134C" w:rsidRPr="00724A73" w:rsidRDefault="0041134C" w:rsidP="0041134C">
      <w:pPr>
        <w:tabs>
          <w:tab w:val="left" w:pos="3014"/>
        </w:tabs>
        <w:ind w:left="360"/>
      </w:pPr>
    </w:p>
    <w:p w14:paraId="245E6141" w14:textId="77777777" w:rsidR="0041134C" w:rsidRPr="00724A73" w:rsidRDefault="0041134C" w:rsidP="0041134C"/>
    <w:p w14:paraId="53C5BE59"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783168" behindDoc="0" locked="0" layoutInCell="1" allowOverlap="1" wp14:anchorId="4189DCBD" wp14:editId="15065654">
                <wp:simplePos x="0" y="0"/>
                <wp:positionH relativeFrom="column">
                  <wp:posOffset>772634</wp:posOffset>
                </wp:positionH>
                <wp:positionV relativeFrom="paragraph">
                  <wp:posOffset>188048</wp:posOffset>
                </wp:positionV>
                <wp:extent cx="4614530" cy="28043"/>
                <wp:effectExtent l="0" t="0" r="21590" b="22860"/>
                <wp:wrapNone/>
                <wp:docPr id="1744852337"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563075" id="Straight Connector 5"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785216" behindDoc="0" locked="0" layoutInCell="1" allowOverlap="1" wp14:anchorId="73F0D312" wp14:editId="2F2A9ACD">
                <wp:simplePos x="0" y="0"/>
                <wp:positionH relativeFrom="column">
                  <wp:posOffset>772633</wp:posOffset>
                </wp:positionH>
                <wp:positionV relativeFrom="paragraph">
                  <wp:posOffset>187532</wp:posOffset>
                </wp:positionV>
                <wp:extent cx="0" cy="241521"/>
                <wp:effectExtent l="50800" t="0" r="63500" b="38100"/>
                <wp:wrapNone/>
                <wp:docPr id="804139594"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32562E" id="Straight Arrow Connector 3" o:spid="_x0000_s1026" type="#_x0000_t32" style="position:absolute;margin-left:60.85pt;margin-top:14.75pt;width:0;height:19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784192" behindDoc="0" locked="0" layoutInCell="1" allowOverlap="1" wp14:anchorId="014E8C01" wp14:editId="10816C7D">
                <wp:simplePos x="0" y="0"/>
                <wp:positionH relativeFrom="column">
                  <wp:posOffset>5677786</wp:posOffset>
                </wp:positionH>
                <wp:positionV relativeFrom="paragraph">
                  <wp:posOffset>152607</wp:posOffset>
                </wp:positionV>
                <wp:extent cx="0" cy="28353"/>
                <wp:effectExtent l="0" t="0" r="12700" b="10160"/>
                <wp:wrapNone/>
                <wp:docPr id="2063413338"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9ECCBC" id="Straight Connector 1" o:spid="_x0000_s1026" style="position:absolute;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AazOnz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64243DF6"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795456" behindDoc="0" locked="0" layoutInCell="1" allowOverlap="1" wp14:anchorId="4E9190BA" wp14:editId="502BABDC">
                <wp:simplePos x="0" y="0"/>
                <wp:positionH relativeFrom="column">
                  <wp:posOffset>5386543</wp:posOffset>
                </wp:positionH>
                <wp:positionV relativeFrom="paragraph">
                  <wp:posOffset>9082</wp:posOffset>
                </wp:positionV>
                <wp:extent cx="0" cy="233680"/>
                <wp:effectExtent l="63500" t="0" r="50800" b="33020"/>
                <wp:wrapNone/>
                <wp:docPr id="908157620"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A95090" id="Straight Arrow Connector 16" o:spid="_x0000_s1026" type="#_x0000_t32" style="position:absolute;margin-left:424.15pt;margin-top:.7pt;width:0;height:18.4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s+e2&#10;9NsBAAAI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94432" behindDoc="0" locked="0" layoutInCell="1" allowOverlap="1" wp14:anchorId="1D4823B0" wp14:editId="366CF675">
                <wp:simplePos x="0" y="0"/>
                <wp:positionH relativeFrom="column">
                  <wp:posOffset>4919330</wp:posOffset>
                </wp:positionH>
                <wp:positionV relativeFrom="paragraph">
                  <wp:posOffset>9082</wp:posOffset>
                </wp:positionV>
                <wp:extent cx="0" cy="233783"/>
                <wp:effectExtent l="63500" t="0" r="50800" b="33020"/>
                <wp:wrapNone/>
                <wp:docPr id="788553858"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1C3D84" id="Straight Arrow Connector 15" o:spid="_x0000_s1026" type="#_x0000_t32" style="position:absolute;margin-left:387.35pt;margin-top:.7pt;width:0;height:18.4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93408" behindDoc="0" locked="0" layoutInCell="1" allowOverlap="1" wp14:anchorId="24051A60" wp14:editId="0D37B0B0">
                <wp:simplePos x="0" y="0"/>
                <wp:positionH relativeFrom="column">
                  <wp:posOffset>4430233</wp:posOffset>
                </wp:positionH>
                <wp:positionV relativeFrom="paragraph">
                  <wp:posOffset>16170</wp:posOffset>
                </wp:positionV>
                <wp:extent cx="0" cy="226695"/>
                <wp:effectExtent l="63500" t="0" r="50800" b="40005"/>
                <wp:wrapNone/>
                <wp:docPr id="1237141049"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E33186" id="Straight Arrow Connector 14" o:spid="_x0000_s1026" type="#_x0000_t32" style="position:absolute;margin-left:348.85pt;margin-top:1.25pt;width:0;height:17.8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foUa&#10;7d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92384" behindDoc="0" locked="0" layoutInCell="1" allowOverlap="1" wp14:anchorId="708D3B22" wp14:editId="2C81FCAC">
                <wp:simplePos x="0" y="0"/>
                <wp:positionH relativeFrom="column">
                  <wp:posOffset>3905693</wp:posOffset>
                </wp:positionH>
                <wp:positionV relativeFrom="paragraph">
                  <wp:posOffset>16170</wp:posOffset>
                </wp:positionV>
                <wp:extent cx="0" cy="226695"/>
                <wp:effectExtent l="63500" t="0" r="50800" b="40005"/>
                <wp:wrapNone/>
                <wp:docPr id="2072915975"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E92FDB" id="Straight Arrow Connector 13" o:spid="_x0000_s1026" type="#_x0000_t32" style="position:absolute;margin-left:307.55pt;margin-top:1.25pt;width:0;height:17.8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CcADPF&#10;2gEAAAk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91360" behindDoc="0" locked="0" layoutInCell="1" allowOverlap="1" wp14:anchorId="4780B24D" wp14:editId="11C716D2">
                <wp:simplePos x="0" y="0"/>
                <wp:positionH relativeFrom="column">
                  <wp:posOffset>3423196</wp:posOffset>
                </wp:positionH>
                <wp:positionV relativeFrom="paragraph">
                  <wp:posOffset>29830</wp:posOffset>
                </wp:positionV>
                <wp:extent cx="0" cy="213035"/>
                <wp:effectExtent l="63500" t="0" r="50800" b="41275"/>
                <wp:wrapNone/>
                <wp:docPr id="758926019"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0A433" id="Straight Arrow Connector 12" o:spid="_x0000_s1026" type="#_x0000_t32" style="position:absolute;margin-left:269.55pt;margin-top:2.35pt;width:0;height:16.75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90336" behindDoc="0" locked="0" layoutInCell="1" allowOverlap="1" wp14:anchorId="05E2453D" wp14:editId="1DC342F1">
                <wp:simplePos x="0" y="0"/>
                <wp:positionH relativeFrom="column">
                  <wp:posOffset>2948763</wp:posOffset>
                </wp:positionH>
                <wp:positionV relativeFrom="paragraph">
                  <wp:posOffset>29830</wp:posOffset>
                </wp:positionV>
                <wp:extent cx="0" cy="213035"/>
                <wp:effectExtent l="63500" t="0" r="50800" b="41275"/>
                <wp:wrapNone/>
                <wp:docPr id="1601110874"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B5607" id="Straight Arrow Connector 11" o:spid="_x0000_s1026" type="#_x0000_t32" style="position:absolute;margin-left:232.2pt;margin-top:2.35pt;width:0;height:16.7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TsoB&#10;1tsBAAAJ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89312" behindDoc="0" locked="0" layoutInCell="1" allowOverlap="1" wp14:anchorId="592CA924" wp14:editId="66EBEA6B">
                <wp:simplePos x="0" y="0"/>
                <wp:positionH relativeFrom="column">
                  <wp:posOffset>2062716</wp:posOffset>
                </wp:positionH>
                <wp:positionV relativeFrom="paragraph">
                  <wp:posOffset>16170</wp:posOffset>
                </wp:positionV>
                <wp:extent cx="0" cy="226695"/>
                <wp:effectExtent l="63500" t="0" r="50800" b="40005"/>
                <wp:wrapNone/>
                <wp:docPr id="531898455"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63C282" id="Straight Arrow Connector 9" o:spid="_x0000_s1026" type="#_x0000_t32" style="position:absolute;margin-left:162.4pt;margin-top:1.25pt;width:0;height:17.85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DOI21HZ&#10;AQAAB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88288" behindDoc="0" locked="0" layoutInCell="1" allowOverlap="1" wp14:anchorId="3B782D6C" wp14:editId="038D0708">
                <wp:simplePos x="0" y="0"/>
                <wp:positionH relativeFrom="column">
                  <wp:posOffset>2530549</wp:posOffset>
                </wp:positionH>
                <wp:positionV relativeFrom="paragraph">
                  <wp:posOffset>16170</wp:posOffset>
                </wp:positionV>
                <wp:extent cx="0" cy="227124"/>
                <wp:effectExtent l="63500" t="0" r="50800" b="40005"/>
                <wp:wrapNone/>
                <wp:docPr id="1494290952"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B48A18" id="Straight Arrow Connector 8" o:spid="_x0000_s1026" type="#_x0000_t32" style="position:absolute;margin-left:199.25pt;margin-top:1.25pt;width:0;height:17.9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87264" behindDoc="0" locked="0" layoutInCell="1" allowOverlap="1" wp14:anchorId="3EC32464" wp14:editId="5453708F">
                <wp:simplePos x="0" y="0"/>
                <wp:positionH relativeFrom="column">
                  <wp:posOffset>1623237</wp:posOffset>
                </wp:positionH>
                <wp:positionV relativeFrom="paragraph">
                  <wp:posOffset>16170</wp:posOffset>
                </wp:positionV>
                <wp:extent cx="0" cy="227330"/>
                <wp:effectExtent l="63500" t="0" r="50800" b="39370"/>
                <wp:wrapNone/>
                <wp:docPr id="595801383"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809FCC" id="Straight Arrow Connector 7" o:spid="_x0000_s1026" type="#_x0000_t32" style="position:absolute;margin-left:127.8pt;margin-top:1.25pt;width:0;height:17.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1G8&#10;YtsBAAAH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786240" behindDoc="0" locked="0" layoutInCell="1" allowOverlap="1" wp14:anchorId="4760EC17" wp14:editId="2011EFB3">
                <wp:simplePos x="0" y="0"/>
                <wp:positionH relativeFrom="column">
                  <wp:posOffset>1254642</wp:posOffset>
                </wp:positionH>
                <wp:positionV relativeFrom="paragraph">
                  <wp:posOffset>15653</wp:posOffset>
                </wp:positionV>
                <wp:extent cx="0" cy="227641"/>
                <wp:effectExtent l="63500" t="0" r="50800" b="39370"/>
                <wp:wrapNone/>
                <wp:docPr id="430655523"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09C777" id="Straight Arrow Connector 6" o:spid="_x0000_s1026" type="#_x0000_t32" style="position:absolute;margin-left:98.8pt;margin-top:1.25pt;width:0;height:17.9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J4X9THZ&#10;AQAABw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5D69FA34" w14:textId="77777777" w:rsidR="0041134C" w:rsidRPr="00724A73" w:rsidRDefault="0041134C" w:rsidP="0041134C">
      <w:r w:rsidRPr="00724A73">
        <w:lastRenderedPageBreak/>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45B0960D" w14:textId="77777777" w:rsidR="0041134C" w:rsidRPr="00724A73" w:rsidRDefault="0041134C" w:rsidP="0041134C"/>
    <w:p w14:paraId="22793F8D" w14:textId="77777777" w:rsidR="0041134C" w:rsidRPr="00724A73" w:rsidRDefault="0041134C" w:rsidP="0041134C"/>
    <w:p w14:paraId="2087BAFF" w14:textId="1ED1491C" w:rsidR="0041134C" w:rsidRPr="00724A73" w:rsidRDefault="0041134C" w:rsidP="0041134C">
      <w:pPr>
        <w:pStyle w:val="ListParagraph"/>
        <w:numPr>
          <w:ilvl w:val="0"/>
          <w:numId w:val="34"/>
        </w:numPr>
        <w:tabs>
          <w:tab w:val="left" w:pos="3014"/>
        </w:tabs>
        <w:spacing w:before="0"/>
      </w:pPr>
      <w:r w:rsidRPr="00724A73">
        <w:t>Response provided by algorithm within the specified time constraint (Deadline/Time line of the algorithm)</w:t>
      </w:r>
      <w:r w:rsidR="00EC225C">
        <w:t>(Time Line of the algorithm)</w:t>
      </w:r>
    </w:p>
    <w:p w14:paraId="121D9A03" w14:textId="77777777" w:rsidR="0041134C" w:rsidRPr="00724A73" w:rsidRDefault="0041134C" w:rsidP="0041134C">
      <w:pPr>
        <w:pStyle w:val="ListParagraph"/>
      </w:pPr>
      <w:r w:rsidRPr="00724A73">
        <w:rPr>
          <w:noProof/>
          <w:lang w:val="en-IN" w:eastAsia="en-IN"/>
        </w:rPr>
        <mc:AlternateContent>
          <mc:Choice Requires="wps">
            <w:drawing>
              <wp:anchor distT="0" distB="0" distL="114300" distR="114300" simplePos="0" relativeHeight="251823104" behindDoc="0" locked="0" layoutInCell="1" allowOverlap="1" wp14:anchorId="09D9699D" wp14:editId="6B256005">
                <wp:simplePos x="0" y="0"/>
                <wp:positionH relativeFrom="column">
                  <wp:posOffset>772634</wp:posOffset>
                </wp:positionH>
                <wp:positionV relativeFrom="paragraph">
                  <wp:posOffset>188048</wp:posOffset>
                </wp:positionV>
                <wp:extent cx="4614530" cy="28043"/>
                <wp:effectExtent l="0" t="0" r="21590" b="22860"/>
                <wp:wrapNone/>
                <wp:docPr id="358799630"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3EB4A" id="Straight Connector 5" o:spid="_x0000_s1026" style="position:absolute;flip: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" strokecolor="black [3200]" strokeweight=".5pt">
                <v:stroke joinstyle="miter"/>
              </v:line>
            </w:pict>
          </mc:Fallback>
        </mc:AlternateContent>
      </w:r>
      <w:r w:rsidRPr="00724A73">
        <w:rPr>
          <w:noProof/>
          <w:lang w:val="en-IN" w:eastAsia="en-IN"/>
        </w:rPr>
        <mc:AlternateContent>
          <mc:Choice Requires="wps">
            <w:drawing>
              <wp:anchor distT="0" distB="0" distL="114300" distR="114300" simplePos="0" relativeHeight="251825152" behindDoc="0" locked="0" layoutInCell="1" allowOverlap="1" wp14:anchorId="6E1AEAE1" wp14:editId="13E19049">
                <wp:simplePos x="0" y="0"/>
                <wp:positionH relativeFrom="column">
                  <wp:posOffset>772633</wp:posOffset>
                </wp:positionH>
                <wp:positionV relativeFrom="paragraph">
                  <wp:posOffset>187532</wp:posOffset>
                </wp:positionV>
                <wp:extent cx="0" cy="241521"/>
                <wp:effectExtent l="50800" t="0" r="63500" b="38100"/>
                <wp:wrapNone/>
                <wp:docPr id="689773257"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9D567" id="Straight Arrow Connector 3" o:spid="_x0000_s1026" type="#_x0000_t32" style="position:absolute;margin-left:60.85pt;margin-top:14.75pt;width:0;height:19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4128" behindDoc="0" locked="0" layoutInCell="1" allowOverlap="1" wp14:anchorId="4F90C2D1" wp14:editId="4F690CB9">
                <wp:simplePos x="0" y="0"/>
                <wp:positionH relativeFrom="column">
                  <wp:posOffset>5677786</wp:posOffset>
                </wp:positionH>
                <wp:positionV relativeFrom="paragraph">
                  <wp:posOffset>152607</wp:posOffset>
                </wp:positionV>
                <wp:extent cx="0" cy="28353"/>
                <wp:effectExtent l="0" t="0" r="12700" b="10160"/>
                <wp:wrapNone/>
                <wp:docPr id="23896147"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BD690" id="Straight Connector 1" o:spid="_x0000_s1026" style="position:absolute;flip:x;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" strokecolor="#5b9bd5 [3204]" strokeweight=".5pt">
                <v:stroke joinstyle="miter"/>
              </v:line>
            </w:pict>
          </mc:Fallback>
        </mc:AlternateContent>
      </w:r>
    </w:p>
    <w:p w14:paraId="14AA229C" w14:textId="77777777" w:rsidR="0041134C" w:rsidRPr="00724A73" w:rsidRDefault="0041134C" w:rsidP="0041134C">
      <w:pPr>
        <w:pStyle w:val="ListParagraph"/>
      </w:pPr>
      <w:r w:rsidRPr="00724A73">
        <w:rPr>
          <w:noProof/>
          <w:lang w:val="en-IN" w:eastAsia="en-IN"/>
        </w:rPr>
        <mc:AlternateContent>
          <mc:Choice Requires="wps">
            <w:drawing>
              <wp:anchor distT="0" distB="0" distL="114300" distR="114300" simplePos="0" relativeHeight="251835392" behindDoc="0" locked="0" layoutInCell="1" allowOverlap="1" wp14:anchorId="21799F59" wp14:editId="0C19E4A2">
                <wp:simplePos x="0" y="0"/>
                <wp:positionH relativeFrom="column">
                  <wp:posOffset>5386543</wp:posOffset>
                </wp:positionH>
                <wp:positionV relativeFrom="paragraph">
                  <wp:posOffset>9082</wp:posOffset>
                </wp:positionV>
                <wp:extent cx="0" cy="233680"/>
                <wp:effectExtent l="63500" t="0" r="50800" b="33020"/>
                <wp:wrapNone/>
                <wp:docPr id="301465166"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55ED43" id="Straight Arrow Connector 16" o:spid="_x0000_s1026" type="#_x0000_t32" style="position:absolute;margin-left:424.15pt;margin-top:.7pt;width:0;height:18.4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Oug&#10;Y9sBAAAI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34368" behindDoc="0" locked="0" layoutInCell="1" allowOverlap="1" wp14:anchorId="069E1E71" wp14:editId="5864E302">
                <wp:simplePos x="0" y="0"/>
                <wp:positionH relativeFrom="column">
                  <wp:posOffset>4919330</wp:posOffset>
                </wp:positionH>
                <wp:positionV relativeFrom="paragraph">
                  <wp:posOffset>9082</wp:posOffset>
                </wp:positionV>
                <wp:extent cx="0" cy="233783"/>
                <wp:effectExtent l="63500" t="0" r="50800" b="33020"/>
                <wp:wrapNone/>
                <wp:docPr id="1300054586"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E5D586" id="Straight Arrow Connector 15" o:spid="_x0000_s1026" type="#_x0000_t32" style="position:absolute;margin-left:387.35pt;margin-top:.7pt;width:0;height:18.4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33344" behindDoc="0" locked="0" layoutInCell="1" allowOverlap="1" wp14:anchorId="2B5373AF" wp14:editId="31659A7F">
                <wp:simplePos x="0" y="0"/>
                <wp:positionH relativeFrom="column">
                  <wp:posOffset>4430233</wp:posOffset>
                </wp:positionH>
                <wp:positionV relativeFrom="paragraph">
                  <wp:posOffset>16170</wp:posOffset>
                </wp:positionV>
                <wp:extent cx="0" cy="226695"/>
                <wp:effectExtent l="63500" t="0" r="50800" b="40005"/>
                <wp:wrapNone/>
                <wp:docPr id="1830486370"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4E414C" id="Straight Arrow Connector 14" o:spid="_x0000_s1026" type="#_x0000_t32" style="position:absolute;margin-left:348.85pt;margin-top:1.25pt;width:0;height:17.8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1D+b&#10;Lt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32320" behindDoc="0" locked="0" layoutInCell="1" allowOverlap="1" wp14:anchorId="2D909F9A" wp14:editId="21E4BAA7">
                <wp:simplePos x="0" y="0"/>
                <wp:positionH relativeFrom="column">
                  <wp:posOffset>3905693</wp:posOffset>
                </wp:positionH>
                <wp:positionV relativeFrom="paragraph">
                  <wp:posOffset>16170</wp:posOffset>
                </wp:positionV>
                <wp:extent cx="0" cy="226695"/>
                <wp:effectExtent l="63500" t="0" r="50800" b="40005"/>
                <wp:wrapNone/>
                <wp:docPr id="180694941"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41CEFB" id="Straight Arrow Connector 13" o:spid="_x0000_s1026" type="#_x0000_t32" style="position:absolute;margin-left:307.55pt;margin-top:1.25pt;width:0;height:17.8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31296" behindDoc="0" locked="0" layoutInCell="1" allowOverlap="1" wp14:anchorId="778435A4" wp14:editId="5ED95B34">
                <wp:simplePos x="0" y="0"/>
                <wp:positionH relativeFrom="column">
                  <wp:posOffset>3423196</wp:posOffset>
                </wp:positionH>
                <wp:positionV relativeFrom="paragraph">
                  <wp:posOffset>29830</wp:posOffset>
                </wp:positionV>
                <wp:extent cx="0" cy="213035"/>
                <wp:effectExtent l="63500" t="0" r="50800" b="41275"/>
                <wp:wrapNone/>
                <wp:docPr id="1576940987"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D082E5" id="Straight Arrow Connector 12" o:spid="_x0000_s1026" type="#_x0000_t32" style="position:absolute;margin-left:269.55pt;margin-top:2.35pt;width:0;height:16.7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30272" behindDoc="0" locked="0" layoutInCell="1" allowOverlap="1" wp14:anchorId="0510F6C2" wp14:editId="538CBF1E">
                <wp:simplePos x="0" y="0"/>
                <wp:positionH relativeFrom="column">
                  <wp:posOffset>2948763</wp:posOffset>
                </wp:positionH>
                <wp:positionV relativeFrom="paragraph">
                  <wp:posOffset>29830</wp:posOffset>
                </wp:positionV>
                <wp:extent cx="0" cy="213035"/>
                <wp:effectExtent l="63500" t="0" r="50800" b="41275"/>
                <wp:wrapNone/>
                <wp:docPr id="830059355"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603413" id="Straight Arrow Connector 11" o:spid="_x0000_s1026" type="#_x0000_t32" style="position:absolute;margin-left:232.2pt;margin-top:2.35pt;width:0;height:16.7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bvlz&#10;J9sBAAAI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9248" behindDoc="0" locked="0" layoutInCell="1" allowOverlap="1" wp14:anchorId="34BC4E23" wp14:editId="598CCAF2">
                <wp:simplePos x="0" y="0"/>
                <wp:positionH relativeFrom="column">
                  <wp:posOffset>2062716</wp:posOffset>
                </wp:positionH>
                <wp:positionV relativeFrom="paragraph">
                  <wp:posOffset>16170</wp:posOffset>
                </wp:positionV>
                <wp:extent cx="0" cy="226695"/>
                <wp:effectExtent l="63500" t="0" r="50800" b="40005"/>
                <wp:wrapNone/>
                <wp:docPr id="1245487453"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878F25" id="Straight Arrow Connector 9" o:spid="_x0000_s1026" type="#_x0000_t32" style="position:absolute;margin-left:162.4pt;margin-top:1.25pt;width:0;height:17.8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8224" behindDoc="0" locked="0" layoutInCell="1" allowOverlap="1" wp14:anchorId="3B97FE97" wp14:editId="09529915">
                <wp:simplePos x="0" y="0"/>
                <wp:positionH relativeFrom="column">
                  <wp:posOffset>2530549</wp:posOffset>
                </wp:positionH>
                <wp:positionV relativeFrom="paragraph">
                  <wp:posOffset>16170</wp:posOffset>
                </wp:positionV>
                <wp:extent cx="0" cy="227124"/>
                <wp:effectExtent l="63500" t="0" r="50800" b="40005"/>
                <wp:wrapNone/>
                <wp:docPr id="1615630605"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B7BC83" id="Straight Arrow Connector 8" o:spid="_x0000_s1026" type="#_x0000_t32" style="position:absolute;margin-left:199.25pt;margin-top:1.25pt;width:0;height:17.9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7200" behindDoc="0" locked="0" layoutInCell="1" allowOverlap="1" wp14:anchorId="3FC3AA29" wp14:editId="40C77513">
                <wp:simplePos x="0" y="0"/>
                <wp:positionH relativeFrom="column">
                  <wp:posOffset>1623237</wp:posOffset>
                </wp:positionH>
                <wp:positionV relativeFrom="paragraph">
                  <wp:posOffset>16170</wp:posOffset>
                </wp:positionV>
                <wp:extent cx="0" cy="227330"/>
                <wp:effectExtent l="63500" t="0" r="50800" b="39370"/>
                <wp:wrapNone/>
                <wp:docPr id="974386277"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CBBCB" id="Straight Arrow Connector 7" o:spid="_x0000_s1026" type="#_x0000_t32" style="position:absolute;margin-left:127.8pt;margin-top:1.25pt;width:0;height:17.9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0dxm&#10;P9sBAAAH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26176" behindDoc="0" locked="0" layoutInCell="1" allowOverlap="1" wp14:anchorId="1F38EEB6" wp14:editId="3EE32774">
                <wp:simplePos x="0" y="0"/>
                <wp:positionH relativeFrom="column">
                  <wp:posOffset>1254642</wp:posOffset>
                </wp:positionH>
                <wp:positionV relativeFrom="paragraph">
                  <wp:posOffset>15653</wp:posOffset>
                </wp:positionV>
                <wp:extent cx="0" cy="227641"/>
                <wp:effectExtent l="63500" t="0" r="50800" b="39370"/>
                <wp:wrapNone/>
                <wp:docPr id="2132597913"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9ED4DC" id="Straight Arrow Connector 6" o:spid="_x0000_s1026" type="#_x0000_t32" style="position:absolute;margin-left:98.8pt;margin-top:1.25pt;width:0;height:17.9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" strokecolor="#5b9bd5 [3204]" strokeweight=".5pt">
                <v:stroke endarrow="block" joinstyle="miter"/>
              </v:shape>
            </w:pict>
          </mc:Fallback>
        </mc:AlternateContent>
      </w:r>
    </w:p>
    <w:p w14:paraId="5DFE7304" w14:textId="77777777" w:rsidR="0041134C" w:rsidRPr="00724A73" w:rsidRDefault="0041134C" w:rsidP="0041134C">
      <w:pPr>
        <w:ind w:left="360"/>
      </w:pPr>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058F5113" w14:textId="77777777" w:rsidR="0041134C" w:rsidRPr="00724A73" w:rsidRDefault="0041134C" w:rsidP="0041134C">
      <w:pPr>
        <w:ind w:left="360"/>
      </w:pPr>
    </w:p>
    <w:p w14:paraId="6625F99A" w14:textId="5B4D50AC" w:rsidR="0041134C" w:rsidRPr="00724A73" w:rsidRDefault="0041134C" w:rsidP="0041134C">
      <w:pPr>
        <w:tabs>
          <w:tab w:val="left" w:pos="3014"/>
        </w:tabs>
      </w:pPr>
      <w:r w:rsidRPr="00724A73">
        <w:t xml:space="preserve">d) Ability of the system to learn from </w:t>
      </w:r>
      <w:proofErr w:type="gramStart"/>
      <w:r w:rsidRPr="00724A73">
        <w:t>errors ,</w:t>
      </w:r>
      <w:proofErr w:type="gramEnd"/>
      <w:r w:rsidRPr="00724A73">
        <w:t xml:space="preserve"> developers perception of minimum error and improved QoS and QoE.</w:t>
      </w:r>
      <w:r w:rsidR="00EC225C">
        <w:t>(Error Learning)</w:t>
      </w:r>
    </w:p>
    <w:p w14:paraId="59E56F85" w14:textId="77777777" w:rsidR="0041134C" w:rsidRPr="00724A73" w:rsidRDefault="0041134C" w:rsidP="0041134C"/>
    <w:p w14:paraId="51F434B5" w14:textId="77777777" w:rsidR="0041134C" w:rsidRPr="00724A73" w:rsidRDefault="0041134C" w:rsidP="0041134C">
      <w:r w:rsidRPr="00724A73">
        <w:rPr>
          <w:b/>
          <w:bCs/>
          <w:noProof/>
          <w:lang w:val="en-IN" w:eastAsia="en-IN"/>
        </w:rPr>
        <mc:AlternateContent>
          <mc:Choice Requires="wps">
            <w:drawing>
              <wp:anchor distT="0" distB="0" distL="114300" distR="114300" simplePos="0" relativeHeight="251836416" behindDoc="0" locked="0" layoutInCell="1" allowOverlap="1" wp14:anchorId="06D3D734" wp14:editId="2B6D66E8">
                <wp:simplePos x="0" y="0"/>
                <wp:positionH relativeFrom="column">
                  <wp:posOffset>772634</wp:posOffset>
                </wp:positionH>
                <wp:positionV relativeFrom="paragraph">
                  <wp:posOffset>188048</wp:posOffset>
                </wp:positionV>
                <wp:extent cx="4614530" cy="28043"/>
                <wp:effectExtent l="0" t="0" r="21590" b="22860"/>
                <wp:wrapNone/>
                <wp:docPr id="1025285322"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4310EF" id="Straight Connector 5"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CfNG1kygEAAM4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b/>
          <w:bCs/>
          <w:noProof/>
          <w:lang w:val="en-IN" w:eastAsia="en-IN"/>
        </w:rPr>
        <mc:AlternateContent>
          <mc:Choice Requires="wps">
            <w:drawing>
              <wp:anchor distT="0" distB="0" distL="114300" distR="114300" simplePos="0" relativeHeight="251838464" behindDoc="0" locked="0" layoutInCell="1" allowOverlap="1" wp14:anchorId="262A4A03" wp14:editId="1F119CFD">
                <wp:simplePos x="0" y="0"/>
                <wp:positionH relativeFrom="column">
                  <wp:posOffset>772633</wp:posOffset>
                </wp:positionH>
                <wp:positionV relativeFrom="paragraph">
                  <wp:posOffset>187532</wp:posOffset>
                </wp:positionV>
                <wp:extent cx="0" cy="241521"/>
                <wp:effectExtent l="50800" t="0" r="63500" b="38100"/>
                <wp:wrapNone/>
                <wp:docPr id="1706863692"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CD5B8A" id="Straight Arrow Connector 3" o:spid="_x0000_s1026" type="#_x0000_t32" style="position:absolute;margin-left:60.85pt;margin-top:14.75pt;width:0;height:19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" strokecolor="#5b9bd5 [3204]" strokeweight=".5pt">
                <v:stroke endarrow="block" joinstyle="miter"/>
              </v:shape>
            </w:pict>
          </mc:Fallback>
        </mc:AlternateContent>
      </w:r>
      <w:r w:rsidRPr="00724A73">
        <w:rPr>
          <w:b/>
          <w:bCs/>
          <w:noProof/>
          <w:lang w:val="en-IN" w:eastAsia="en-IN"/>
        </w:rPr>
        <mc:AlternateContent>
          <mc:Choice Requires="wps">
            <w:drawing>
              <wp:anchor distT="0" distB="0" distL="114300" distR="114300" simplePos="0" relativeHeight="251837440" behindDoc="0" locked="0" layoutInCell="1" allowOverlap="1" wp14:anchorId="4DD2B5C1" wp14:editId="01C04D10">
                <wp:simplePos x="0" y="0"/>
                <wp:positionH relativeFrom="column">
                  <wp:posOffset>5677786</wp:posOffset>
                </wp:positionH>
                <wp:positionV relativeFrom="paragraph">
                  <wp:posOffset>152607</wp:posOffset>
                </wp:positionV>
                <wp:extent cx="0" cy="28353"/>
                <wp:effectExtent l="0" t="0" r="12700" b="10160"/>
                <wp:wrapNone/>
                <wp:docPr id="825292359"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920E0" id="Straight Connector 1" o:spid="_x0000_s1026" style="position:absolute;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" strokecolor="#5b9bd5 [3204]" strokeweight=".5pt">
                <v:stroke joinstyle="miter"/>
              </v:line>
            </w:pict>
          </mc:Fallback>
        </mc:AlternateContent>
      </w:r>
    </w:p>
    <w:p w14:paraId="2096D31B"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848704" behindDoc="0" locked="0" layoutInCell="1" allowOverlap="1" wp14:anchorId="61A75092" wp14:editId="4959064D">
                <wp:simplePos x="0" y="0"/>
                <wp:positionH relativeFrom="column">
                  <wp:posOffset>5386543</wp:posOffset>
                </wp:positionH>
                <wp:positionV relativeFrom="paragraph">
                  <wp:posOffset>9082</wp:posOffset>
                </wp:positionV>
                <wp:extent cx="0" cy="233680"/>
                <wp:effectExtent l="63500" t="0" r="50800" b="33020"/>
                <wp:wrapNone/>
                <wp:docPr id="331240063"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7FF618" id="Straight Arrow Connector 16" o:spid="_x0000_s1026" type="#_x0000_t32" style="position:absolute;margin-left:424.15pt;margin-top:.7pt;width:0;height:18.4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7680" behindDoc="0" locked="0" layoutInCell="1" allowOverlap="1" wp14:anchorId="0200DDF7" wp14:editId="7753873F">
                <wp:simplePos x="0" y="0"/>
                <wp:positionH relativeFrom="column">
                  <wp:posOffset>4919330</wp:posOffset>
                </wp:positionH>
                <wp:positionV relativeFrom="paragraph">
                  <wp:posOffset>9082</wp:posOffset>
                </wp:positionV>
                <wp:extent cx="0" cy="233783"/>
                <wp:effectExtent l="63500" t="0" r="50800" b="33020"/>
                <wp:wrapNone/>
                <wp:docPr id="1354660499"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D06DAB" id="Straight Arrow Connector 15" o:spid="_x0000_s1026" type="#_x0000_t32" style="position:absolute;margin-left:387.35pt;margin-top:.7pt;width:0;height:18.4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6656" behindDoc="0" locked="0" layoutInCell="1" allowOverlap="1" wp14:anchorId="751C4ED3" wp14:editId="5A787379">
                <wp:simplePos x="0" y="0"/>
                <wp:positionH relativeFrom="column">
                  <wp:posOffset>4430233</wp:posOffset>
                </wp:positionH>
                <wp:positionV relativeFrom="paragraph">
                  <wp:posOffset>16170</wp:posOffset>
                </wp:positionV>
                <wp:extent cx="0" cy="226695"/>
                <wp:effectExtent l="63500" t="0" r="50800" b="40005"/>
                <wp:wrapNone/>
                <wp:docPr id="1129936793"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A4E005" id="Straight Arrow Connector 14" o:spid="_x0000_s1026" type="#_x0000_t32" style="position:absolute;margin-left:348.85pt;margin-top:1.25pt;width:0;height:17.8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b34+&#10;Hd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5632" behindDoc="0" locked="0" layoutInCell="1" allowOverlap="1" wp14:anchorId="219E2A3A" wp14:editId="59F2BEE6">
                <wp:simplePos x="0" y="0"/>
                <wp:positionH relativeFrom="column">
                  <wp:posOffset>3905693</wp:posOffset>
                </wp:positionH>
                <wp:positionV relativeFrom="paragraph">
                  <wp:posOffset>16170</wp:posOffset>
                </wp:positionV>
                <wp:extent cx="0" cy="226695"/>
                <wp:effectExtent l="63500" t="0" r="50800" b="40005"/>
                <wp:wrapNone/>
                <wp:docPr id="1280031662"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A9DC3C" id="Straight Arrow Connector 13" o:spid="_x0000_s1026" type="#_x0000_t32" style="position:absolute;margin-left:307.55pt;margin-top:1.25pt;width:0;height:17.8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4608" behindDoc="0" locked="0" layoutInCell="1" allowOverlap="1" wp14:anchorId="1FEFEF06" wp14:editId="50926481">
                <wp:simplePos x="0" y="0"/>
                <wp:positionH relativeFrom="column">
                  <wp:posOffset>3423196</wp:posOffset>
                </wp:positionH>
                <wp:positionV relativeFrom="paragraph">
                  <wp:posOffset>29830</wp:posOffset>
                </wp:positionV>
                <wp:extent cx="0" cy="213035"/>
                <wp:effectExtent l="63500" t="0" r="50800" b="41275"/>
                <wp:wrapNone/>
                <wp:docPr id="1073291108"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D19BCC" id="Straight Arrow Connector 12" o:spid="_x0000_s1026" type="#_x0000_t32" style="position:absolute;margin-left:269.55pt;margin-top:2.35pt;width:0;height:16.75pt;z-index:251844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3584" behindDoc="0" locked="0" layoutInCell="1" allowOverlap="1" wp14:anchorId="7E17BE61" wp14:editId="1B2698BC">
                <wp:simplePos x="0" y="0"/>
                <wp:positionH relativeFrom="column">
                  <wp:posOffset>2948763</wp:posOffset>
                </wp:positionH>
                <wp:positionV relativeFrom="paragraph">
                  <wp:posOffset>29830</wp:posOffset>
                </wp:positionV>
                <wp:extent cx="0" cy="213035"/>
                <wp:effectExtent l="63500" t="0" r="50800" b="41275"/>
                <wp:wrapNone/>
                <wp:docPr id="669768619"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FEA269" id="Straight Arrow Connector 11" o:spid="_x0000_s1026" type="#_x0000_t32" style="position:absolute;margin-left:232.2pt;margin-top:2.35pt;width:0;height:16.7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2560" behindDoc="0" locked="0" layoutInCell="1" allowOverlap="1" wp14:anchorId="51483749" wp14:editId="32BE1F0B">
                <wp:simplePos x="0" y="0"/>
                <wp:positionH relativeFrom="column">
                  <wp:posOffset>2062716</wp:posOffset>
                </wp:positionH>
                <wp:positionV relativeFrom="paragraph">
                  <wp:posOffset>16170</wp:posOffset>
                </wp:positionV>
                <wp:extent cx="0" cy="226695"/>
                <wp:effectExtent l="63500" t="0" r="50800" b="40005"/>
                <wp:wrapNone/>
                <wp:docPr id="290887575"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E7E3C6" id="Straight Arrow Connector 9" o:spid="_x0000_s1026" type="#_x0000_t32" style="position:absolute;margin-left:162.4pt;margin-top:1.25pt;width:0;height:17.8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FxI3kDZ&#10;AQAAB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1536" behindDoc="0" locked="0" layoutInCell="1" allowOverlap="1" wp14:anchorId="291708EB" wp14:editId="42B9AC0F">
                <wp:simplePos x="0" y="0"/>
                <wp:positionH relativeFrom="column">
                  <wp:posOffset>2530549</wp:posOffset>
                </wp:positionH>
                <wp:positionV relativeFrom="paragraph">
                  <wp:posOffset>16170</wp:posOffset>
                </wp:positionV>
                <wp:extent cx="0" cy="227124"/>
                <wp:effectExtent l="63500" t="0" r="50800" b="40005"/>
                <wp:wrapNone/>
                <wp:docPr id="337415098"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37FD69" id="Straight Arrow Connector 8" o:spid="_x0000_s1026" type="#_x0000_t32" style="position:absolute;margin-left:199.25pt;margin-top:1.25pt;width:0;height:17.9pt;z-index:251841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40512" behindDoc="0" locked="0" layoutInCell="1" allowOverlap="1" wp14:anchorId="58BB2D8C" wp14:editId="680A84BA">
                <wp:simplePos x="0" y="0"/>
                <wp:positionH relativeFrom="column">
                  <wp:posOffset>1623237</wp:posOffset>
                </wp:positionH>
                <wp:positionV relativeFrom="paragraph">
                  <wp:posOffset>16170</wp:posOffset>
                </wp:positionV>
                <wp:extent cx="0" cy="227330"/>
                <wp:effectExtent l="63500" t="0" r="50800" b="39370"/>
                <wp:wrapNone/>
                <wp:docPr id="968419525"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8711EA" id="Straight Arrow Connector 7" o:spid="_x0000_s1026" type="#_x0000_t32" style="position:absolute;margin-left:127.8pt;margin-top:1.25pt;width:0;height:17.9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Xd7R&#10;DdsBAAAH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39488" behindDoc="0" locked="0" layoutInCell="1" allowOverlap="1" wp14:anchorId="6DEA51BA" wp14:editId="7692C622">
                <wp:simplePos x="0" y="0"/>
                <wp:positionH relativeFrom="column">
                  <wp:posOffset>1254642</wp:posOffset>
                </wp:positionH>
                <wp:positionV relativeFrom="paragraph">
                  <wp:posOffset>15653</wp:posOffset>
                </wp:positionV>
                <wp:extent cx="0" cy="227641"/>
                <wp:effectExtent l="63500" t="0" r="50800" b="39370"/>
                <wp:wrapNone/>
                <wp:docPr id="1246986224"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E20498" id="Straight Arrow Connector 6" o:spid="_x0000_s1026" type="#_x0000_t32" style="position:absolute;margin-left:98.8pt;margin-top:1.25pt;width:0;height:17.9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IPTWSHZ&#10;AQAACA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552D73FF" w14:textId="77777777" w:rsidR="0041134C" w:rsidRPr="00724A73" w:rsidRDefault="0041134C" w:rsidP="0041134C">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4BC7D886" w14:textId="77777777" w:rsidR="0041134C" w:rsidRPr="00724A73" w:rsidRDefault="0041134C" w:rsidP="0041134C">
      <w:pPr>
        <w:tabs>
          <w:tab w:val="left" w:pos="3014"/>
        </w:tabs>
      </w:pPr>
    </w:p>
    <w:p w14:paraId="4CCA732E" w14:textId="295A6847" w:rsidR="0041134C" w:rsidRPr="00724A73" w:rsidRDefault="0041134C" w:rsidP="0041134C">
      <w:pPr>
        <w:pStyle w:val="ListParagraph"/>
        <w:numPr>
          <w:ilvl w:val="0"/>
          <w:numId w:val="34"/>
        </w:numPr>
        <w:tabs>
          <w:tab w:val="left" w:pos="3014"/>
        </w:tabs>
        <w:spacing w:before="0"/>
      </w:pPr>
      <w:r w:rsidRPr="00724A73">
        <w:t>Size of the training data and test set for acceptable accuracy of the conversational AI chatbot</w:t>
      </w:r>
      <w:r w:rsidR="00EC225C">
        <w:t>(Training Data)</w:t>
      </w:r>
    </w:p>
    <w:p w14:paraId="0DB19823" w14:textId="77777777" w:rsidR="0041134C" w:rsidRPr="00724A73" w:rsidRDefault="0041134C" w:rsidP="0041134C">
      <w:r w:rsidRPr="00724A73">
        <w:rPr>
          <w:noProof/>
          <w:lang w:val="en-IN" w:eastAsia="en-IN"/>
        </w:rPr>
        <mc:AlternateContent>
          <mc:Choice Requires="wps">
            <w:drawing>
              <wp:anchor distT="0" distB="0" distL="114300" distR="114300" simplePos="0" relativeHeight="251849728" behindDoc="0" locked="0" layoutInCell="1" allowOverlap="1" wp14:anchorId="40D07D1D" wp14:editId="77C7FC23">
                <wp:simplePos x="0" y="0"/>
                <wp:positionH relativeFrom="column">
                  <wp:posOffset>772634</wp:posOffset>
                </wp:positionH>
                <wp:positionV relativeFrom="paragraph">
                  <wp:posOffset>188048</wp:posOffset>
                </wp:positionV>
                <wp:extent cx="4614530" cy="28043"/>
                <wp:effectExtent l="0" t="0" r="21590" b="22860"/>
                <wp:wrapNone/>
                <wp:docPr id="203599846"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32906A" id="Straight Connector 5" o:spid="_x0000_s1026" style="position:absolute;flip: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BLJTFqygEAAM0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noProof/>
          <w:lang w:val="en-IN" w:eastAsia="en-IN"/>
        </w:rPr>
        <mc:AlternateContent>
          <mc:Choice Requires="wps">
            <w:drawing>
              <wp:anchor distT="0" distB="0" distL="114300" distR="114300" simplePos="0" relativeHeight="251851776" behindDoc="0" locked="0" layoutInCell="1" allowOverlap="1" wp14:anchorId="0E79FDCE" wp14:editId="4E20B93C">
                <wp:simplePos x="0" y="0"/>
                <wp:positionH relativeFrom="column">
                  <wp:posOffset>772633</wp:posOffset>
                </wp:positionH>
                <wp:positionV relativeFrom="paragraph">
                  <wp:posOffset>187532</wp:posOffset>
                </wp:positionV>
                <wp:extent cx="0" cy="241521"/>
                <wp:effectExtent l="50800" t="0" r="63500" b="38100"/>
                <wp:wrapNone/>
                <wp:docPr id="85005979"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BC9BD4" id="Straight Arrow Connector 3" o:spid="_x0000_s1026" type="#_x0000_t32" style="position:absolute;margin-left:60.85pt;margin-top:14.75pt;width:0;height:19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CG4MCE&#10;2QEAAAY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0752" behindDoc="0" locked="0" layoutInCell="1" allowOverlap="1" wp14:anchorId="20FBAB51" wp14:editId="586F09A3">
                <wp:simplePos x="0" y="0"/>
                <wp:positionH relativeFrom="column">
                  <wp:posOffset>5677786</wp:posOffset>
                </wp:positionH>
                <wp:positionV relativeFrom="paragraph">
                  <wp:posOffset>152607</wp:posOffset>
                </wp:positionV>
                <wp:extent cx="0" cy="28353"/>
                <wp:effectExtent l="0" t="0" r="12700" b="10160"/>
                <wp:wrapNone/>
                <wp:docPr id="1453067864"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D367A" id="Straight Connector 1" o:spid="_x0000_s1026" style="position:absolute;flip:x;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C77XWd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712623D2" w14:textId="77777777" w:rsidR="0041134C" w:rsidRPr="00724A73" w:rsidRDefault="0041134C" w:rsidP="0041134C">
      <w:pPr>
        <w:pStyle w:val="ListParagraph"/>
      </w:pPr>
      <w:r w:rsidRPr="00724A73">
        <w:rPr>
          <w:noProof/>
          <w:lang w:val="en-IN" w:eastAsia="en-IN"/>
        </w:rPr>
        <mc:AlternateContent>
          <mc:Choice Requires="wps">
            <w:drawing>
              <wp:anchor distT="0" distB="0" distL="114300" distR="114300" simplePos="0" relativeHeight="251862016" behindDoc="0" locked="0" layoutInCell="1" allowOverlap="1" wp14:anchorId="6C5E1EBE" wp14:editId="36D1A010">
                <wp:simplePos x="0" y="0"/>
                <wp:positionH relativeFrom="column">
                  <wp:posOffset>5386543</wp:posOffset>
                </wp:positionH>
                <wp:positionV relativeFrom="paragraph">
                  <wp:posOffset>9082</wp:posOffset>
                </wp:positionV>
                <wp:extent cx="0" cy="233680"/>
                <wp:effectExtent l="63500" t="0" r="50800" b="33020"/>
                <wp:wrapNone/>
                <wp:docPr id="1630780194"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7DE1EC" id="Straight Arrow Connector 16" o:spid="_x0000_s1026" type="#_x0000_t32" style="position:absolute;margin-left:424.15pt;margin-top:.7pt;width:0;height:18.4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Eh3E&#10;a9sBAAAJ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60992" behindDoc="0" locked="0" layoutInCell="1" allowOverlap="1" wp14:anchorId="1059BD2C" wp14:editId="22F6443B">
                <wp:simplePos x="0" y="0"/>
                <wp:positionH relativeFrom="column">
                  <wp:posOffset>4919330</wp:posOffset>
                </wp:positionH>
                <wp:positionV relativeFrom="paragraph">
                  <wp:posOffset>9082</wp:posOffset>
                </wp:positionV>
                <wp:extent cx="0" cy="233783"/>
                <wp:effectExtent l="63500" t="0" r="50800" b="33020"/>
                <wp:wrapNone/>
                <wp:docPr id="420819541"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B49D92" id="Straight Arrow Connector 15" o:spid="_x0000_s1026" type="#_x0000_t32" style="position:absolute;margin-left:387.35pt;margin-top:.7pt;width:0;height:18.4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9968" behindDoc="0" locked="0" layoutInCell="1" allowOverlap="1" wp14:anchorId="691B9AB5" wp14:editId="5CA44AAC">
                <wp:simplePos x="0" y="0"/>
                <wp:positionH relativeFrom="column">
                  <wp:posOffset>4430233</wp:posOffset>
                </wp:positionH>
                <wp:positionV relativeFrom="paragraph">
                  <wp:posOffset>16170</wp:posOffset>
                </wp:positionV>
                <wp:extent cx="0" cy="226695"/>
                <wp:effectExtent l="63500" t="0" r="50800" b="40005"/>
                <wp:wrapNone/>
                <wp:docPr id="1784333021"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01BF98" id="Straight Arrow Connector 14" o:spid="_x0000_s1026" type="#_x0000_t32" style="position:absolute;margin-left:348.85pt;margin-top:1.25pt;width:0;height:17.8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8944" behindDoc="0" locked="0" layoutInCell="1" allowOverlap="1" wp14:anchorId="39BA0151" wp14:editId="25D18E04">
                <wp:simplePos x="0" y="0"/>
                <wp:positionH relativeFrom="column">
                  <wp:posOffset>3905693</wp:posOffset>
                </wp:positionH>
                <wp:positionV relativeFrom="paragraph">
                  <wp:posOffset>16170</wp:posOffset>
                </wp:positionV>
                <wp:extent cx="0" cy="226695"/>
                <wp:effectExtent l="63500" t="0" r="50800" b="40005"/>
                <wp:wrapNone/>
                <wp:docPr id="718963061"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865626" id="Straight Arrow Connector 13" o:spid="_x0000_s1026" type="#_x0000_t32" style="position:absolute;margin-left:307.55pt;margin-top:1.25pt;width:0;height:17.8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CZfxuu&#10;2gEAAAg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7920" behindDoc="0" locked="0" layoutInCell="1" allowOverlap="1" wp14:anchorId="0B86CB24" wp14:editId="7341E7A6">
                <wp:simplePos x="0" y="0"/>
                <wp:positionH relativeFrom="column">
                  <wp:posOffset>3423196</wp:posOffset>
                </wp:positionH>
                <wp:positionV relativeFrom="paragraph">
                  <wp:posOffset>29830</wp:posOffset>
                </wp:positionV>
                <wp:extent cx="0" cy="213035"/>
                <wp:effectExtent l="63500" t="0" r="50800" b="41275"/>
                <wp:wrapNone/>
                <wp:docPr id="1089185137"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4A7253" id="Straight Arrow Connector 12" o:spid="_x0000_s1026" type="#_x0000_t32" style="position:absolute;margin-left:269.55pt;margin-top:2.35pt;width:0;height:16.7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6896" behindDoc="0" locked="0" layoutInCell="1" allowOverlap="1" wp14:anchorId="255DFB3E" wp14:editId="4260ADFC">
                <wp:simplePos x="0" y="0"/>
                <wp:positionH relativeFrom="column">
                  <wp:posOffset>2948763</wp:posOffset>
                </wp:positionH>
                <wp:positionV relativeFrom="paragraph">
                  <wp:posOffset>29830</wp:posOffset>
                </wp:positionV>
                <wp:extent cx="0" cy="213035"/>
                <wp:effectExtent l="63500" t="0" r="50800" b="41275"/>
                <wp:wrapNone/>
                <wp:docPr id="849613135"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0C72A8" id="Straight Arrow Connector 11" o:spid="_x0000_s1026" type="#_x0000_t32" style="position:absolute;margin-left:232.2pt;margin-top:2.35pt;width:0;height:16.7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Pclt&#10;pdsBAAAI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5872" behindDoc="0" locked="0" layoutInCell="1" allowOverlap="1" wp14:anchorId="3860766D" wp14:editId="11FF7EEE">
                <wp:simplePos x="0" y="0"/>
                <wp:positionH relativeFrom="column">
                  <wp:posOffset>2062716</wp:posOffset>
                </wp:positionH>
                <wp:positionV relativeFrom="paragraph">
                  <wp:posOffset>16170</wp:posOffset>
                </wp:positionV>
                <wp:extent cx="0" cy="226695"/>
                <wp:effectExtent l="63500" t="0" r="50800" b="40005"/>
                <wp:wrapNone/>
                <wp:docPr id="613567337"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6D240D" id="Straight Arrow Connector 9" o:spid="_x0000_s1026" type="#_x0000_t32" style="position:absolute;margin-left:162.4pt;margin-top:1.25pt;width:0;height:17.8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AUMc5vZ&#10;AQAABw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4848" behindDoc="0" locked="0" layoutInCell="1" allowOverlap="1" wp14:anchorId="4C30AE84" wp14:editId="11B536E6">
                <wp:simplePos x="0" y="0"/>
                <wp:positionH relativeFrom="column">
                  <wp:posOffset>2530549</wp:posOffset>
                </wp:positionH>
                <wp:positionV relativeFrom="paragraph">
                  <wp:posOffset>16170</wp:posOffset>
                </wp:positionV>
                <wp:extent cx="0" cy="227124"/>
                <wp:effectExtent l="63500" t="0" r="50800" b="40005"/>
                <wp:wrapNone/>
                <wp:docPr id="422119894"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B133E6" id="Straight Arrow Connector 8" o:spid="_x0000_s1026" type="#_x0000_t32" style="position:absolute;margin-left:199.25pt;margin-top:1.25pt;width:0;height:17.9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3824" behindDoc="0" locked="0" layoutInCell="1" allowOverlap="1" wp14:anchorId="65BF3434" wp14:editId="7007BF23">
                <wp:simplePos x="0" y="0"/>
                <wp:positionH relativeFrom="column">
                  <wp:posOffset>1623237</wp:posOffset>
                </wp:positionH>
                <wp:positionV relativeFrom="paragraph">
                  <wp:posOffset>16170</wp:posOffset>
                </wp:positionV>
                <wp:extent cx="0" cy="227330"/>
                <wp:effectExtent l="63500" t="0" r="50800" b="39370"/>
                <wp:wrapNone/>
                <wp:docPr id="1835719997"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90D19B" id="Straight Arrow Connector 7" o:spid="_x0000_s1026" type="#_x0000_t32" style="position:absolute;margin-left:127.8pt;margin-top:1.25pt;width:0;height:17.9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YVkX&#10;lNsBAAAI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52800" behindDoc="0" locked="0" layoutInCell="1" allowOverlap="1" wp14:anchorId="5FBFDA57" wp14:editId="743C9AA5">
                <wp:simplePos x="0" y="0"/>
                <wp:positionH relativeFrom="column">
                  <wp:posOffset>1254642</wp:posOffset>
                </wp:positionH>
                <wp:positionV relativeFrom="paragraph">
                  <wp:posOffset>15653</wp:posOffset>
                </wp:positionV>
                <wp:extent cx="0" cy="227641"/>
                <wp:effectExtent l="63500" t="0" r="50800" b="39370"/>
                <wp:wrapNone/>
                <wp:docPr id="1265882184"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6E2227" id="Straight Arrow Connector 6" o:spid="_x0000_s1026" type="#_x0000_t32" style="position:absolute;margin-left:98.8pt;margin-top:1.25pt;width:0;height:17.9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" strokecolor="#5b9bd5 [3204]" strokeweight=".5pt">
                <v:stroke endarrow="block" joinstyle="miter"/>
              </v:shape>
            </w:pict>
          </mc:Fallback>
        </mc:AlternateContent>
      </w:r>
    </w:p>
    <w:p w14:paraId="5F391677" w14:textId="77777777" w:rsidR="0041134C" w:rsidRPr="00724A73" w:rsidRDefault="0041134C" w:rsidP="0041134C">
      <w:pPr>
        <w:ind w:left="360"/>
      </w:pPr>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2C1FB1B7" w14:textId="77777777" w:rsidR="0041134C" w:rsidRPr="00724A73" w:rsidRDefault="0041134C" w:rsidP="0041134C">
      <w:pPr>
        <w:pStyle w:val="ListParagraph"/>
      </w:pPr>
    </w:p>
    <w:p w14:paraId="56F19531" w14:textId="416EBB2A" w:rsidR="0041134C" w:rsidRPr="00724A73" w:rsidRDefault="0041134C" w:rsidP="0041134C">
      <w:pPr>
        <w:pStyle w:val="ListParagraph"/>
        <w:numPr>
          <w:ilvl w:val="0"/>
          <w:numId w:val="34"/>
        </w:numPr>
        <w:tabs>
          <w:tab w:val="left" w:pos="3014"/>
        </w:tabs>
        <w:spacing w:before="0"/>
      </w:pPr>
      <w:r w:rsidRPr="00724A73">
        <w:t>Quality of information and output provided by NLP in the form of speech, written text</w:t>
      </w:r>
      <w:r w:rsidR="00EC225C">
        <w:t>(NLP)</w:t>
      </w:r>
    </w:p>
    <w:p w14:paraId="0CF55F3B" w14:textId="77777777" w:rsidR="0041134C" w:rsidRPr="00724A73" w:rsidRDefault="0041134C" w:rsidP="0041134C">
      <w:pPr>
        <w:pStyle w:val="ListParagraph"/>
      </w:pPr>
    </w:p>
    <w:p w14:paraId="3C531986" w14:textId="77777777" w:rsidR="0041134C" w:rsidRPr="00724A73" w:rsidRDefault="0041134C" w:rsidP="0041134C">
      <w:pPr>
        <w:pStyle w:val="ListParagraph"/>
      </w:pPr>
      <w:r w:rsidRPr="00724A73">
        <w:rPr>
          <w:noProof/>
          <w:lang w:val="en-IN" w:eastAsia="en-IN"/>
        </w:rPr>
        <mc:AlternateContent>
          <mc:Choice Requires="wps">
            <w:drawing>
              <wp:anchor distT="0" distB="0" distL="114300" distR="114300" simplePos="0" relativeHeight="251863040" behindDoc="0" locked="0" layoutInCell="1" allowOverlap="1" wp14:anchorId="46CADA0C" wp14:editId="5405B2BD">
                <wp:simplePos x="0" y="0"/>
                <wp:positionH relativeFrom="column">
                  <wp:posOffset>772634</wp:posOffset>
                </wp:positionH>
                <wp:positionV relativeFrom="paragraph">
                  <wp:posOffset>188048</wp:posOffset>
                </wp:positionV>
                <wp:extent cx="4614530" cy="28043"/>
                <wp:effectExtent l="0" t="0" r="21590" b="22860"/>
                <wp:wrapNone/>
                <wp:docPr id="1486187011" name="Straight Connector 5"/>
                <wp:cNvGraphicFramePr/>
                <a:graphic xmlns:a="http://schemas.openxmlformats.org/drawingml/2006/main">
                  <a:graphicData uri="http://schemas.microsoft.com/office/word/2010/wordprocessingShape">
                    <wps:wsp>
                      <wps:cNvCnPr/>
                      <wps:spPr>
                        <a:xfrm flipV="1">
                          <a:off x="0" y="0"/>
                          <a:ext cx="4614530" cy="280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EF09B6" id="Straight Connector 5" o:spid="_x0000_s1026" style="position:absolute;flip:y;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5pt,14.8pt" to="424.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" strokecolor="black [3200]" strokeweight=".5pt">
                <v:stroke joinstyle="miter"/>
              </v:line>
            </w:pict>
          </mc:Fallback>
        </mc:AlternateContent>
      </w:r>
      <w:r w:rsidRPr="00724A73">
        <w:rPr>
          <w:noProof/>
          <w:lang w:val="en-IN" w:eastAsia="en-IN"/>
        </w:rPr>
        <mc:AlternateContent>
          <mc:Choice Requires="wps">
            <w:drawing>
              <wp:anchor distT="0" distB="0" distL="114300" distR="114300" simplePos="0" relativeHeight="251865088" behindDoc="0" locked="0" layoutInCell="1" allowOverlap="1" wp14:anchorId="18CC3F04" wp14:editId="79A6CDCE">
                <wp:simplePos x="0" y="0"/>
                <wp:positionH relativeFrom="column">
                  <wp:posOffset>772633</wp:posOffset>
                </wp:positionH>
                <wp:positionV relativeFrom="paragraph">
                  <wp:posOffset>187532</wp:posOffset>
                </wp:positionV>
                <wp:extent cx="0" cy="241521"/>
                <wp:effectExtent l="50800" t="0" r="63500" b="38100"/>
                <wp:wrapNone/>
                <wp:docPr id="89374353" name="Straight Arrow Connector 3"/>
                <wp:cNvGraphicFramePr/>
                <a:graphic xmlns:a="http://schemas.openxmlformats.org/drawingml/2006/main">
                  <a:graphicData uri="http://schemas.microsoft.com/office/word/2010/wordprocessingShape">
                    <wps:wsp>
                      <wps:cNvCnPr/>
                      <wps:spPr>
                        <a:xfrm>
                          <a:off x="0" y="0"/>
                          <a:ext cx="0" cy="241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611689" id="Straight Arrow Connector 3" o:spid="_x0000_s1026" type="#_x0000_t32" style="position:absolute;margin-left:60.85pt;margin-top:14.75pt;width:0;height:19pt;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64064" behindDoc="0" locked="0" layoutInCell="1" allowOverlap="1" wp14:anchorId="2BE8923D" wp14:editId="0F324D2D">
                <wp:simplePos x="0" y="0"/>
                <wp:positionH relativeFrom="column">
                  <wp:posOffset>5677786</wp:posOffset>
                </wp:positionH>
                <wp:positionV relativeFrom="paragraph">
                  <wp:posOffset>152607</wp:posOffset>
                </wp:positionV>
                <wp:extent cx="0" cy="28353"/>
                <wp:effectExtent l="0" t="0" r="12700" b="10160"/>
                <wp:wrapNone/>
                <wp:docPr id="2042886043" name="Straight Connector 1"/>
                <wp:cNvGraphicFramePr/>
                <a:graphic xmlns:a="http://schemas.openxmlformats.org/drawingml/2006/main">
                  <a:graphicData uri="http://schemas.microsoft.com/office/word/2010/wordprocessingShape">
                    <wps:wsp>
                      <wps:cNvCnPr/>
                      <wps:spPr>
                        <a:xfrm flipH="1">
                          <a:off x="0" y="0"/>
                          <a:ext cx="0" cy="2835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59368" id="Straight Connector 1" o:spid="_x0000_s1026" style="position:absolute;flip:x;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7.05pt,12pt" to="4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" strokecolor="#5b9bd5 [3204]" strokeweight=".5pt">
                <v:stroke joinstyle="miter"/>
              </v:line>
            </w:pict>
          </mc:Fallback>
        </mc:AlternateContent>
      </w:r>
    </w:p>
    <w:p w14:paraId="5B070145" w14:textId="77777777" w:rsidR="0041134C" w:rsidRPr="00724A73" w:rsidRDefault="0041134C" w:rsidP="0041134C">
      <w:pPr>
        <w:pStyle w:val="ListParagraph"/>
      </w:pPr>
      <w:r w:rsidRPr="00724A73">
        <w:rPr>
          <w:noProof/>
          <w:lang w:val="en-IN" w:eastAsia="en-IN"/>
        </w:rPr>
        <mc:AlternateContent>
          <mc:Choice Requires="wps">
            <w:drawing>
              <wp:anchor distT="0" distB="0" distL="114300" distR="114300" simplePos="0" relativeHeight="251875328" behindDoc="0" locked="0" layoutInCell="1" allowOverlap="1" wp14:anchorId="4EAA561F" wp14:editId="17C77C36">
                <wp:simplePos x="0" y="0"/>
                <wp:positionH relativeFrom="column">
                  <wp:posOffset>5386543</wp:posOffset>
                </wp:positionH>
                <wp:positionV relativeFrom="paragraph">
                  <wp:posOffset>9082</wp:posOffset>
                </wp:positionV>
                <wp:extent cx="0" cy="233680"/>
                <wp:effectExtent l="63500" t="0" r="50800" b="33020"/>
                <wp:wrapNone/>
                <wp:docPr id="1093141883" name="Straight Arrow Connector 16"/>
                <wp:cNvGraphicFramePr/>
                <a:graphic xmlns:a="http://schemas.openxmlformats.org/drawingml/2006/main">
                  <a:graphicData uri="http://schemas.microsoft.com/office/word/2010/wordprocessingShape">
                    <wps:wsp>
                      <wps:cNvCnPr/>
                      <wps:spPr>
                        <a:xfrm>
                          <a:off x="0" y="0"/>
                          <a:ext cx="0" cy="233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40DFE1" id="Straight Arrow Connector 16" o:spid="_x0000_s1026" type="#_x0000_t32" style="position:absolute;margin-left:424.15pt;margin-top:.7pt;width:0;height:18.4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74304" behindDoc="0" locked="0" layoutInCell="1" allowOverlap="1" wp14:anchorId="3C1376FE" wp14:editId="5AF4D452">
                <wp:simplePos x="0" y="0"/>
                <wp:positionH relativeFrom="column">
                  <wp:posOffset>4919330</wp:posOffset>
                </wp:positionH>
                <wp:positionV relativeFrom="paragraph">
                  <wp:posOffset>9082</wp:posOffset>
                </wp:positionV>
                <wp:extent cx="0" cy="233783"/>
                <wp:effectExtent l="63500" t="0" r="50800" b="33020"/>
                <wp:wrapNone/>
                <wp:docPr id="687920064" name="Straight Arrow Connector 15"/>
                <wp:cNvGraphicFramePr/>
                <a:graphic xmlns:a="http://schemas.openxmlformats.org/drawingml/2006/main">
                  <a:graphicData uri="http://schemas.microsoft.com/office/word/2010/wordprocessingShape">
                    <wps:wsp>
                      <wps:cNvCnPr/>
                      <wps:spPr>
                        <a:xfrm>
                          <a:off x="0" y="0"/>
                          <a:ext cx="0" cy="233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893939" id="Straight Arrow Connector 15" o:spid="_x0000_s1026" type="#_x0000_t32" style="position:absolute;margin-left:387.35pt;margin-top:.7pt;width:0;height:18.4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73280" behindDoc="0" locked="0" layoutInCell="1" allowOverlap="1" wp14:anchorId="1DB4DD97" wp14:editId="7D822A2C">
                <wp:simplePos x="0" y="0"/>
                <wp:positionH relativeFrom="column">
                  <wp:posOffset>4430233</wp:posOffset>
                </wp:positionH>
                <wp:positionV relativeFrom="paragraph">
                  <wp:posOffset>16170</wp:posOffset>
                </wp:positionV>
                <wp:extent cx="0" cy="226695"/>
                <wp:effectExtent l="63500" t="0" r="50800" b="40005"/>
                <wp:wrapNone/>
                <wp:docPr id="137434262" name="Straight Arrow Connector 14"/>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8E2358" id="Straight Arrow Connector 14" o:spid="_x0000_s1026" type="#_x0000_t32" style="position:absolute;margin-left:348.85pt;margin-top:1.25pt;width:0;height:17.8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72256" behindDoc="0" locked="0" layoutInCell="1" allowOverlap="1" wp14:anchorId="751B3A52" wp14:editId="0598D8C4">
                <wp:simplePos x="0" y="0"/>
                <wp:positionH relativeFrom="column">
                  <wp:posOffset>3905693</wp:posOffset>
                </wp:positionH>
                <wp:positionV relativeFrom="paragraph">
                  <wp:posOffset>16170</wp:posOffset>
                </wp:positionV>
                <wp:extent cx="0" cy="226695"/>
                <wp:effectExtent l="63500" t="0" r="50800" b="40005"/>
                <wp:wrapNone/>
                <wp:docPr id="475396614" name="Straight Arrow Connector 13"/>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3221BC" id="Straight Arrow Connector 13" o:spid="_x0000_s1026" type="#_x0000_t32" style="position:absolute;margin-left:307.55pt;margin-top:1.25pt;width:0;height:17.8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71232" behindDoc="0" locked="0" layoutInCell="1" allowOverlap="1" wp14:anchorId="04C1842A" wp14:editId="53C09791">
                <wp:simplePos x="0" y="0"/>
                <wp:positionH relativeFrom="column">
                  <wp:posOffset>3423196</wp:posOffset>
                </wp:positionH>
                <wp:positionV relativeFrom="paragraph">
                  <wp:posOffset>29830</wp:posOffset>
                </wp:positionV>
                <wp:extent cx="0" cy="213035"/>
                <wp:effectExtent l="63500" t="0" r="50800" b="41275"/>
                <wp:wrapNone/>
                <wp:docPr id="1964586593" name="Straight Arrow Connector 12"/>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553045" id="Straight Arrow Connector 12" o:spid="_x0000_s1026" type="#_x0000_t32" style="position:absolute;margin-left:269.55pt;margin-top:2.35pt;width:0;height:16.75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70208" behindDoc="0" locked="0" layoutInCell="1" allowOverlap="1" wp14:anchorId="598C8371" wp14:editId="1E8370A4">
                <wp:simplePos x="0" y="0"/>
                <wp:positionH relativeFrom="column">
                  <wp:posOffset>2948763</wp:posOffset>
                </wp:positionH>
                <wp:positionV relativeFrom="paragraph">
                  <wp:posOffset>29830</wp:posOffset>
                </wp:positionV>
                <wp:extent cx="0" cy="213035"/>
                <wp:effectExtent l="63500" t="0" r="50800" b="41275"/>
                <wp:wrapNone/>
                <wp:docPr id="98340999" name="Straight Arrow Connector 11"/>
                <wp:cNvGraphicFramePr/>
                <a:graphic xmlns:a="http://schemas.openxmlformats.org/drawingml/2006/main">
                  <a:graphicData uri="http://schemas.microsoft.com/office/word/2010/wordprocessingShape">
                    <wps:wsp>
                      <wps:cNvCnPr/>
                      <wps:spPr>
                        <a:xfrm>
                          <a:off x="0" y="0"/>
                          <a:ext cx="0" cy="213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DA0E0B" id="Straight Arrow Connector 11" o:spid="_x0000_s1026" type="#_x0000_t32" style="position:absolute;margin-left:232.2pt;margin-top:2.35pt;width:0;height:16.75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69184" behindDoc="0" locked="0" layoutInCell="1" allowOverlap="1" wp14:anchorId="2B0AD05F" wp14:editId="33850AB0">
                <wp:simplePos x="0" y="0"/>
                <wp:positionH relativeFrom="column">
                  <wp:posOffset>2062716</wp:posOffset>
                </wp:positionH>
                <wp:positionV relativeFrom="paragraph">
                  <wp:posOffset>16170</wp:posOffset>
                </wp:positionV>
                <wp:extent cx="0" cy="226695"/>
                <wp:effectExtent l="63500" t="0" r="50800" b="40005"/>
                <wp:wrapNone/>
                <wp:docPr id="1196881365" name="Straight Arrow Connector 9"/>
                <wp:cNvGraphicFramePr/>
                <a:graphic xmlns:a="http://schemas.openxmlformats.org/drawingml/2006/main">
                  <a:graphicData uri="http://schemas.microsoft.com/office/word/2010/wordprocessingShape">
                    <wps:wsp>
                      <wps:cNvCnPr/>
                      <wps:spPr>
                        <a:xfrm>
                          <a:off x="0" y="0"/>
                          <a:ext cx="0" cy="2266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E1CD57" id="Straight Arrow Connector 9" o:spid="_x0000_s1026" type="#_x0000_t32" style="position:absolute;margin-left:162.4pt;margin-top:1.25pt;width:0;height:17.85pt;z-index:251869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68160" behindDoc="0" locked="0" layoutInCell="1" allowOverlap="1" wp14:anchorId="6CEFC2A5" wp14:editId="11F7C3E1">
                <wp:simplePos x="0" y="0"/>
                <wp:positionH relativeFrom="column">
                  <wp:posOffset>2530549</wp:posOffset>
                </wp:positionH>
                <wp:positionV relativeFrom="paragraph">
                  <wp:posOffset>16170</wp:posOffset>
                </wp:positionV>
                <wp:extent cx="0" cy="227124"/>
                <wp:effectExtent l="63500" t="0" r="50800" b="40005"/>
                <wp:wrapNone/>
                <wp:docPr id="127177474" name="Straight Arrow Connector 8"/>
                <wp:cNvGraphicFramePr/>
                <a:graphic xmlns:a="http://schemas.openxmlformats.org/drawingml/2006/main">
                  <a:graphicData uri="http://schemas.microsoft.com/office/word/2010/wordprocessingShape">
                    <wps:wsp>
                      <wps:cNvCnPr/>
                      <wps:spPr>
                        <a:xfrm>
                          <a:off x="0" y="0"/>
                          <a:ext cx="0" cy="2271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0682E8" id="Straight Arrow Connector 8" o:spid="_x0000_s1026" type="#_x0000_t32" style="position:absolute;margin-left:199.25pt;margin-top:1.25pt;width:0;height:17.9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67136" behindDoc="0" locked="0" layoutInCell="1" allowOverlap="1" wp14:anchorId="58A00F6A" wp14:editId="69223C38">
                <wp:simplePos x="0" y="0"/>
                <wp:positionH relativeFrom="column">
                  <wp:posOffset>1623237</wp:posOffset>
                </wp:positionH>
                <wp:positionV relativeFrom="paragraph">
                  <wp:posOffset>16170</wp:posOffset>
                </wp:positionV>
                <wp:extent cx="0" cy="227330"/>
                <wp:effectExtent l="63500" t="0" r="50800" b="39370"/>
                <wp:wrapNone/>
                <wp:docPr id="749148614" name="Straight Arrow Connector 7"/>
                <wp:cNvGraphicFramePr/>
                <a:graphic xmlns:a="http://schemas.openxmlformats.org/drawingml/2006/main">
                  <a:graphicData uri="http://schemas.microsoft.com/office/word/2010/wordprocessingShape">
                    <wps:wsp>
                      <wps:cNvCnPr/>
                      <wps:spPr>
                        <a:xfrm>
                          <a:off x="0" y="0"/>
                          <a:ext cx="0" cy="2273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CE8090" id="Straight Arrow Connector 7" o:spid="_x0000_s1026" type="#_x0000_t32" style="position:absolute;margin-left:127.8pt;margin-top:1.25pt;width:0;height:17.9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" strokecolor="#5b9bd5 [3204]" strokeweight=".5pt">
                <v:stroke endarrow="block" joinstyle="miter"/>
              </v:shape>
            </w:pict>
          </mc:Fallback>
        </mc:AlternateContent>
      </w:r>
      <w:r w:rsidRPr="00724A73">
        <w:rPr>
          <w:noProof/>
          <w:lang w:val="en-IN" w:eastAsia="en-IN"/>
        </w:rPr>
        <mc:AlternateContent>
          <mc:Choice Requires="wps">
            <w:drawing>
              <wp:anchor distT="0" distB="0" distL="114300" distR="114300" simplePos="0" relativeHeight="251866112" behindDoc="0" locked="0" layoutInCell="1" allowOverlap="1" wp14:anchorId="2A1D1BE9" wp14:editId="616D13FF">
                <wp:simplePos x="0" y="0"/>
                <wp:positionH relativeFrom="column">
                  <wp:posOffset>1254642</wp:posOffset>
                </wp:positionH>
                <wp:positionV relativeFrom="paragraph">
                  <wp:posOffset>15653</wp:posOffset>
                </wp:positionV>
                <wp:extent cx="0" cy="227641"/>
                <wp:effectExtent l="63500" t="0" r="50800" b="39370"/>
                <wp:wrapNone/>
                <wp:docPr id="842768294" name="Straight Arrow Connector 6"/>
                <wp:cNvGraphicFramePr/>
                <a:graphic xmlns:a="http://schemas.openxmlformats.org/drawingml/2006/main">
                  <a:graphicData uri="http://schemas.microsoft.com/office/word/2010/wordprocessingShape">
                    <wps:wsp>
                      <wps:cNvCnPr/>
                      <wps:spPr>
                        <a:xfrm>
                          <a:off x="0" y="0"/>
                          <a:ext cx="0" cy="2276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EC2E33" id="Straight Arrow Connector 6" o:spid="_x0000_s1026" type="#_x0000_t32" style="position:absolute;margin-left:98.8pt;margin-top:1.25pt;width:0;height:17.9pt;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" strokecolor="#5b9bd5 [3204]" strokeweight=".5pt">
                <v:stroke endarrow="block" joinstyle="miter"/>
              </v:shape>
            </w:pict>
          </mc:Fallback>
        </mc:AlternateContent>
      </w:r>
    </w:p>
    <w:p w14:paraId="36C89ADE" w14:textId="77777777" w:rsidR="0041134C" w:rsidRPr="00724A73" w:rsidRDefault="0041134C" w:rsidP="0041134C">
      <w:pPr>
        <w:ind w:left="360"/>
      </w:pPr>
      <w:r w:rsidRPr="00724A73">
        <w:tab/>
        <w:t xml:space="preserve">        0</w:t>
      </w:r>
      <w:r w:rsidRPr="00724A73">
        <w:tab/>
      </w:r>
      <w:r w:rsidRPr="00724A73">
        <w:tab/>
      </w:r>
      <w:r w:rsidRPr="00724A73">
        <w:tab/>
      </w:r>
      <w:r w:rsidRPr="00724A73">
        <w:tab/>
      </w:r>
      <w:r w:rsidRPr="00724A73">
        <w:tab/>
        <w:t xml:space="preserve">     5</w:t>
      </w:r>
      <w:r w:rsidRPr="00724A73">
        <w:tab/>
      </w:r>
      <w:r w:rsidRPr="00724A73">
        <w:tab/>
      </w:r>
      <w:r w:rsidRPr="00724A73">
        <w:tab/>
      </w:r>
      <w:r w:rsidRPr="00724A73">
        <w:tab/>
      </w:r>
      <w:r w:rsidRPr="00724A73">
        <w:tab/>
        <w:t xml:space="preserve">         10</w:t>
      </w:r>
    </w:p>
    <w:p w14:paraId="48EA1894" w14:textId="77777777" w:rsidR="0041134C" w:rsidRPr="00724A73" w:rsidRDefault="0041134C" w:rsidP="0041134C">
      <w:pPr>
        <w:ind w:left="360"/>
      </w:pPr>
    </w:p>
    <w:p w14:paraId="72CD9883" w14:textId="77777777" w:rsidR="00112D52" w:rsidRDefault="00112D52" w:rsidP="007F2EA1">
      <w:pPr>
        <w:jc w:val="both"/>
        <w:rPr>
          <w:sz w:val="36"/>
          <w:szCs w:val="36"/>
          <w:highlight w:val="yellow"/>
        </w:rPr>
      </w:pPr>
    </w:p>
    <w:p w14:paraId="27C960D6" w14:textId="6D630FE1" w:rsidR="00112D52" w:rsidRPr="00894A0F" w:rsidRDefault="00112D52" w:rsidP="00286D1A">
      <w:pPr>
        <w:pStyle w:val="ListParagraph"/>
        <w:numPr>
          <w:ilvl w:val="0"/>
          <w:numId w:val="36"/>
        </w:numPr>
        <w:ind w:hanging="720"/>
        <w:jc w:val="both"/>
        <w:rPr>
          <w:sz w:val="28"/>
          <w:szCs w:val="28"/>
        </w:rPr>
      </w:pPr>
      <w:r w:rsidRPr="00894A0F">
        <w:rPr>
          <w:sz w:val="28"/>
          <w:szCs w:val="28"/>
        </w:rPr>
        <w:t>Construction of the AI</w:t>
      </w:r>
      <w:r w:rsidR="0068407E" w:rsidRPr="00894A0F">
        <w:rPr>
          <w:sz w:val="28"/>
          <w:szCs w:val="28"/>
        </w:rPr>
        <w:t>-</w:t>
      </w:r>
      <w:r w:rsidRPr="00894A0F">
        <w:rPr>
          <w:sz w:val="28"/>
          <w:szCs w:val="28"/>
        </w:rPr>
        <w:t>Q:</w:t>
      </w:r>
    </w:p>
    <w:p w14:paraId="33F12F4E" w14:textId="0926925B" w:rsidR="00096EA5" w:rsidRDefault="00063311" w:rsidP="007F2EA1">
      <w:pPr>
        <w:jc w:val="both"/>
      </w:pPr>
      <w:r>
        <w:t>B</w:t>
      </w:r>
      <w:r w:rsidR="00096EA5">
        <w:t>ased upon the above cited KPIs, for construction of the global A.IQ a conversational AI system should have the following intelligence quotient characteristics [8]</w:t>
      </w:r>
      <w:r w:rsidR="00D60FB9">
        <w:t>:</w:t>
      </w:r>
    </w:p>
    <w:p w14:paraId="46E3CD00" w14:textId="6E1D9A38" w:rsidR="00096EA5" w:rsidRDefault="00096EA5" w:rsidP="007F2EA1">
      <w:pPr>
        <w:jc w:val="both"/>
      </w:pPr>
      <w:r>
        <w:t>Characteristic 1: the system has the ability to obtain data, information, and knowledge</w:t>
      </w:r>
      <w:r w:rsidR="007F2EA1">
        <w:t xml:space="preserve"> </w:t>
      </w:r>
      <w:r>
        <w:t>from the outside world from aural, image, and/or textual input (such knowledge</w:t>
      </w:r>
      <w:r w:rsidR="007F2EA1">
        <w:t xml:space="preserve"> </w:t>
      </w:r>
      <w:r>
        <w:t xml:space="preserve">transfer includes, but is not limited to, these three </w:t>
      </w:r>
      <w:proofErr w:type="gramStart"/>
      <w:r>
        <w:t>modes)[</w:t>
      </w:r>
      <w:proofErr w:type="gramEnd"/>
      <w:r>
        <w:t>8];</w:t>
      </w:r>
    </w:p>
    <w:p w14:paraId="2242A845" w14:textId="15C7C929" w:rsidR="00096EA5" w:rsidRDefault="00096EA5" w:rsidP="007F2EA1">
      <w:pPr>
        <w:jc w:val="both"/>
      </w:pPr>
      <w:r>
        <w:t>Characteristic 2: the system has the ability to transform such external data, information, and knowledge into internal knowledge that the system can master [8];</w:t>
      </w:r>
    </w:p>
    <w:p w14:paraId="723E22F3" w14:textId="2C7CE803" w:rsidR="00096EA5" w:rsidRDefault="00096EA5" w:rsidP="007F2EA1">
      <w:pPr>
        <w:jc w:val="both"/>
      </w:pPr>
    </w:p>
    <w:p w14:paraId="173606E2" w14:textId="039CA1C5" w:rsidR="00096EA5" w:rsidRDefault="00096EA5" w:rsidP="007F2EA1">
      <w:pPr>
        <w:jc w:val="both"/>
      </w:pPr>
      <w:r>
        <w:t>Characteristic 3: based on demand generated by external data, information, and</w:t>
      </w:r>
      <w:r w:rsidR="007F2EA1">
        <w:t xml:space="preserve"> </w:t>
      </w:r>
      <w:r>
        <w:t>knowledge, the system has the ability to use its own knowledge in an innovative</w:t>
      </w:r>
      <w:r w:rsidR="007F2EA1">
        <w:t xml:space="preserve"> </w:t>
      </w:r>
      <w:r>
        <w:t>manner. This innovative ability includes, but is not limited to, the ability to associate, create, imagine, discover, etc. New knowledge can be formed and obtained by the</w:t>
      </w:r>
      <w:r w:rsidR="007F2EA1">
        <w:t xml:space="preserve"> </w:t>
      </w:r>
      <w:r>
        <w:t>system through the use of this ability [8];</w:t>
      </w:r>
    </w:p>
    <w:p w14:paraId="0EB2C068" w14:textId="36A3ED1B" w:rsidR="00096EA5" w:rsidRDefault="00096EA5" w:rsidP="007F2EA1">
      <w:pPr>
        <w:jc w:val="both"/>
      </w:pPr>
    </w:p>
    <w:p w14:paraId="70C08395" w14:textId="69356280" w:rsidR="00096EA5" w:rsidRDefault="00096EA5" w:rsidP="007F2EA1">
      <w:pPr>
        <w:jc w:val="both"/>
      </w:pPr>
      <w:r>
        <w:t>Characteristic 4: the system has the ability to feed data, information, and knowledge</w:t>
      </w:r>
      <w:r w:rsidR="007F2EA1">
        <w:t xml:space="preserve"> </w:t>
      </w:r>
      <w:r>
        <w:t>produced by the system feedback the outside world through aural, image, or textual</w:t>
      </w:r>
      <w:r w:rsidR="007F2EA1">
        <w:t xml:space="preserve"> </w:t>
      </w:r>
      <w:r>
        <w:t>output (in ways that include, but are not limited to, these three modes), allowing the</w:t>
      </w:r>
      <w:r w:rsidR="007F2EA1">
        <w:t xml:space="preserve"> </w:t>
      </w:r>
      <w:r>
        <w:t>system to amend the outside world [8].</w:t>
      </w:r>
    </w:p>
    <w:p w14:paraId="18B83F7A" w14:textId="1DCD4B41" w:rsidR="00096EA5" w:rsidRPr="00DF66D0" w:rsidRDefault="00096EA5" w:rsidP="00096EA5">
      <w:pPr>
        <w:rPr>
          <w:b/>
          <w:bCs/>
        </w:rPr>
      </w:pPr>
      <w:r w:rsidRPr="00DF66D0">
        <w:rPr>
          <w:b/>
          <w:bCs/>
        </w:rPr>
        <w:t>Mathematical model of the intelligence quotient of artificial intelligence:</w:t>
      </w:r>
    </w:p>
    <w:p w14:paraId="6F67DE92" w14:textId="67CCB2DC" w:rsidR="00096EA5" w:rsidRPr="00DF66D0" w:rsidRDefault="00096EA5" w:rsidP="00096EA5">
      <w:pPr>
        <w:rPr>
          <w:b/>
          <w:bCs/>
        </w:rPr>
      </w:pPr>
    </w:p>
    <w:p w14:paraId="5185E4EC" w14:textId="0EF66210" w:rsidR="00096EA5" w:rsidRDefault="00096EA5" w:rsidP="00096EA5">
      <w:r>
        <w:t xml:space="preserve">From the </w:t>
      </w:r>
      <w:proofErr w:type="gramStart"/>
      <w:r>
        <w:t>above mentioned</w:t>
      </w:r>
      <w:proofErr w:type="gramEnd"/>
      <w:r>
        <w:t xml:space="preserve"> characteristics of the intelligence system and the</w:t>
      </w:r>
      <w:r w:rsidR="007F2EA1">
        <w:t xml:space="preserve"> </w:t>
      </w:r>
      <w:r>
        <w:t>intelligence quotient of artificial intelligence, we can schematically derive a</w:t>
      </w:r>
      <w:r w:rsidR="007F2EA1">
        <w:t xml:space="preserve"> </w:t>
      </w:r>
      <w:r>
        <w:t>mathematical formula for AI</w:t>
      </w:r>
      <w:r w:rsidR="0068407E">
        <w:t>-</w:t>
      </w:r>
      <w:r>
        <w:t>Q [8]:</w:t>
      </w:r>
    </w:p>
    <w:p w14:paraId="1B2AF93E" w14:textId="25C962EE" w:rsidR="008579C5" w:rsidRDefault="008579C5" w:rsidP="00096EA5">
      <w:r>
        <w:rPr>
          <w:noProof/>
          <w:lang w:val="en-IN" w:eastAsia="en-IN"/>
        </w:rPr>
        <mc:AlternateContent>
          <mc:Choice Requires="wps">
            <w:drawing>
              <wp:anchor distT="0" distB="0" distL="114300" distR="114300" simplePos="0" relativeHeight="251636736" behindDoc="0" locked="0" layoutInCell="1" allowOverlap="1" wp14:anchorId="7CE6A894" wp14:editId="30A50DCE">
                <wp:simplePos x="0" y="0"/>
                <wp:positionH relativeFrom="column">
                  <wp:posOffset>203835</wp:posOffset>
                </wp:positionH>
                <wp:positionV relativeFrom="paragraph">
                  <wp:posOffset>153670</wp:posOffset>
                </wp:positionV>
                <wp:extent cx="609600" cy="57150"/>
                <wp:effectExtent l="0" t="0" r="0" b="0"/>
                <wp:wrapNone/>
                <wp:docPr id="2" name="Arrow: Right 2"/>
                <wp:cNvGraphicFramePr/>
                <a:graphic xmlns:a="http://schemas.openxmlformats.org/drawingml/2006/main">
                  <a:graphicData uri="http://schemas.microsoft.com/office/word/2010/wordprocessingShape">
                    <wps:wsp>
                      <wps:cNvSpPr/>
                      <wps:spPr>
                        <a:xfrm>
                          <a:off x="0" y="0"/>
                          <a:ext cx="609600" cy="5715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183F21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16.05pt;margin-top:12.1pt;width:48pt;height:4.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" adj="20588" fillcolor="black [3213]" stroked="f" strokeweight="1pt"/>
            </w:pict>
          </mc:Fallback>
        </mc:AlternateContent>
      </w:r>
      <w:r>
        <w:t>M</w:t>
      </w:r>
      <w:r>
        <w:tab/>
      </w:r>
      <w:r>
        <w:tab/>
        <w:t>Q, Q=</w:t>
      </w:r>
      <w:r w:rsidR="00E75277">
        <w:t xml:space="preserve"> f</w:t>
      </w:r>
      <w:r>
        <w:t>(M)</w:t>
      </w:r>
    </w:p>
    <w:p w14:paraId="5AA87146" w14:textId="540CC462" w:rsidR="008579C5" w:rsidRDefault="008579C5" w:rsidP="00096EA5"/>
    <w:p w14:paraId="4CEE5633" w14:textId="00159767" w:rsidR="007F2EA1" w:rsidRDefault="00096EA5" w:rsidP="00096EA5">
      <w:r>
        <w:t xml:space="preserve">Here, </w:t>
      </w:r>
      <w:r w:rsidR="007F2EA1">
        <w:t xml:space="preserve">   </w:t>
      </w:r>
      <w:r>
        <w:t xml:space="preserve">M represents an intelligent system, </w:t>
      </w:r>
    </w:p>
    <w:p w14:paraId="2393ED18" w14:textId="77777777" w:rsidR="007F2EA1" w:rsidRDefault="00096EA5" w:rsidP="007F2EA1">
      <w:pPr>
        <w:ind w:firstLine="720"/>
      </w:pPr>
      <w:r>
        <w:t xml:space="preserve">Q is the IQ of the intelligent system, and </w:t>
      </w:r>
    </w:p>
    <w:p w14:paraId="0174FC7F" w14:textId="77777777" w:rsidR="007F2EA1" w:rsidRDefault="00096EA5" w:rsidP="007F2EA1">
      <w:pPr>
        <w:ind w:firstLine="720"/>
      </w:pPr>
      <w:r>
        <w:t>f is</w:t>
      </w:r>
      <w:r w:rsidR="007F2EA1">
        <w:t xml:space="preserve"> </w:t>
      </w:r>
      <w:r>
        <w:t xml:space="preserve">a function of the IQ. </w:t>
      </w:r>
    </w:p>
    <w:p w14:paraId="05447819" w14:textId="77777777" w:rsidR="00E75277" w:rsidRDefault="00096EA5" w:rsidP="007F2EA1">
      <w:pPr>
        <w:ind w:firstLine="720"/>
      </w:pPr>
      <w:r>
        <w:t>Generally speaking, an intelligent system M should have four kinds of ability:</w:t>
      </w:r>
      <w:r w:rsidR="007F2EA1">
        <w:t xml:space="preserve"> </w:t>
      </w:r>
    </w:p>
    <w:p w14:paraId="2B809D1E" w14:textId="2B0D7389" w:rsidR="00E75277" w:rsidRDefault="00096EA5" w:rsidP="00096EA5">
      <w:r>
        <w:t>knowledge acquisition (information acceptance ability), which we denote as</w:t>
      </w:r>
      <w:r w:rsidR="00E75277">
        <w:t xml:space="preserve"> </w:t>
      </w:r>
      <w:r>
        <w:t>I;</w:t>
      </w:r>
    </w:p>
    <w:p w14:paraId="0ED9161B" w14:textId="77777777" w:rsidR="00E75277" w:rsidRDefault="00096EA5" w:rsidP="00096EA5">
      <w:r>
        <w:t xml:space="preserve">knowledge output ability, or O; </w:t>
      </w:r>
    </w:p>
    <w:p w14:paraId="31ABD836" w14:textId="3E1629CF" w:rsidR="00096EA5" w:rsidRDefault="00096EA5" w:rsidP="00096EA5">
      <w:r>
        <w:t>knowledge mastery and</w:t>
      </w:r>
      <w:r w:rsidR="00E75277">
        <w:t xml:space="preserve"> </w:t>
      </w:r>
      <w:r>
        <w:t>storage ability, S; and</w:t>
      </w:r>
    </w:p>
    <w:p w14:paraId="309947A6" w14:textId="77777777" w:rsidR="00E75277" w:rsidRDefault="00096EA5" w:rsidP="00096EA5">
      <w:r>
        <w:t xml:space="preserve">knowledge creation ability, C. </w:t>
      </w:r>
    </w:p>
    <w:p w14:paraId="5DAA7213" w14:textId="0003CD7C" w:rsidR="00096EA5" w:rsidRDefault="00096EA5" w:rsidP="00096EA5">
      <w:r>
        <w:t>The AI</w:t>
      </w:r>
      <w:r w:rsidR="00E75277">
        <w:t>-</w:t>
      </w:r>
      <w:r>
        <w:t>Q of a system is determined based upon a</w:t>
      </w:r>
      <w:r w:rsidR="00E75277">
        <w:t xml:space="preserve"> </w:t>
      </w:r>
      <w:r>
        <w:t>comprehensive evaluation of these four types of ability. As these four ability</w:t>
      </w:r>
      <w:r w:rsidR="007F2EA1">
        <w:t xml:space="preserve"> </w:t>
      </w:r>
      <w:r>
        <w:t>parameters can have different weights, a linear decomposition of IQ function can be</w:t>
      </w:r>
      <w:r w:rsidR="007F2EA1">
        <w:t xml:space="preserve"> </w:t>
      </w:r>
      <w:r>
        <w:t>expressed as follows [8]:</w:t>
      </w:r>
    </w:p>
    <w:p w14:paraId="6F7377A7" w14:textId="77777777" w:rsidR="00E75277" w:rsidRDefault="00E75277" w:rsidP="00096EA5"/>
    <w:p w14:paraId="3275181B" w14:textId="175F3AC4" w:rsidR="00E75277" w:rsidRDefault="00E75277" w:rsidP="00096EA5">
      <w:r w:rsidRPr="00225F53">
        <w:rPr>
          <w:color w:val="FF0000"/>
        </w:rPr>
        <w:t>Q=f(M)= f(I,O,S,C) = a*f(I)+b*f(O)+c*f(S)+d*f(</w:t>
      </w:r>
      <w:r w:rsidR="00EB483D" w:rsidRPr="00225F53">
        <w:rPr>
          <w:color w:val="FF0000"/>
        </w:rPr>
        <w:t>C</w:t>
      </w:r>
      <w:r w:rsidRPr="00225F53">
        <w:rPr>
          <w:color w:val="FF0000"/>
        </w:rPr>
        <w:t xml:space="preserve">) </w:t>
      </w:r>
    </w:p>
    <w:p w14:paraId="6DED339F" w14:textId="77777777" w:rsidR="00E75277" w:rsidRDefault="00E75277" w:rsidP="00096EA5"/>
    <w:p w14:paraId="191FC98F" w14:textId="77777777" w:rsidR="00112D52" w:rsidRDefault="00112D52">
      <w:pPr>
        <w:spacing w:before="0" w:after="160" w:line="259" w:lineRule="auto"/>
      </w:pPr>
    </w:p>
    <w:p w14:paraId="4C9F01E8" w14:textId="2758EA43" w:rsidR="009B72B3" w:rsidRDefault="009B72B3">
      <w:pPr>
        <w:spacing w:before="0" w:after="160" w:line="259" w:lineRule="auto"/>
        <w:rPr>
          <w:b/>
          <w:szCs w:val="20"/>
        </w:rPr>
      </w:pPr>
      <w:r>
        <w:br w:type="page"/>
      </w:r>
    </w:p>
    <w:p w14:paraId="334676B2" w14:textId="77777777" w:rsidR="00BB1912" w:rsidRPr="00C106DC" w:rsidRDefault="00BB1912" w:rsidP="000D432F">
      <w:pPr>
        <w:pStyle w:val="Headingb"/>
      </w:pPr>
      <w:r w:rsidRPr="004432D0">
        <w:lastRenderedPageBreak/>
        <w:t>Bibliography</w:t>
      </w:r>
    </w:p>
    <w:p w14:paraId="31446434" w14:textId="77777777" w:rsidR="00BB1912" w:rsidRDefault="00BB1912"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Kunal, Mohit Dua, “Attribute Selection and Ensemble Classifier based Novel Approach to Intrusion Detection System “, ICCIDS 2019.</w:t>
      </w:r>
    </w:p>
    <w:p w14:paraId="27C4FB0E" w14:textId="77777777" w:rsidR="00BB1912" w:rsidRDefault="00BB1912"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T. Saranya et al, “Performance Analysis of Machine Learning Algorithm in Intrusion Detection System: A Review”, CoCoNet-2019</w:t>
      </w:r>
    </w:p>
    <w:p w14:paraId="4AE00B99" w14:textId="77777777" w:rsidR="00F51E24" w:rsidRDefault="00F51E24"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 xml:space="preserve">Vijayaraghavan v, Jack Brian Cooper, Rian </w:t>
      </w:r>
      <w:proofErr w:type="spellStart"/>
      <w:r>
        <w:rPr>
          <w:sz w:val="22"/>
          <w:szCs w:val="22"/>
          <w:lang w:val="en-US"/>
        </w:rPr>
        <w:t>Leevinson</w:t>
      </w:r>
      <w:proofErr w:type="spellEnd"/>
      <w:r>
        <w:rPr>
          <w:sz w:val="22"/>
          <w:szCs w:val="22"/>
          <w:lang w:val="en-US"/>
        </w:rPr>
        <w:t xml:space="preserve"> J, “Algorithm Inspection for Chatbot Performance Evaluation”, Third International Conference on Computing and Network Communications (CoCoNet’19)</w:t>
      </w:r>
    </w:p>
    <w:p w14:paraId="1029B950" w14:textId="77777777" w:rsidR="00F51E24" w:rsidRDefault="00F51E24"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Agarwal, A., Agarwal, H. &amp; Agarwal, N. Fairness Score and process standardization: framework for fairness certification in artificial intelligence systems. AI Ethics (2022). https://doi.org/10.1007/s43681-022-00147-7</w:t>
      </w:r>
    </w:p>
    <w:p w14:paraId="2BB6E58A" w14:textId="77777777" w:rsidR="00F51E24" w:rsidRDefault="00F51E24"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 xml:space="preserve">Sherwin Fernandes, Rutvij </w:t>
      </w:r>
      <w:proofErr w:type="spellStart"/>
      <w:r>
        <w:rPr>
          <w:sz w:val="22"/>
          <w:szCs w:val="22"/>
          <w:lang w:val="en-US"/>
        </w:rPr>
        <w:t>Gawas</w:t>
      </w:r>
      <w:proofErr w:type="spellEnd"/>
      <w:r>
        <w:rPr>
          <w:sz w:val="22"/>
          <w:szCs w:val="22"/>
          <w:lang w:val="en-US"/>
        </w:rPr>
        <w:t xml:space="preserve">, Preston </w:t>
      </w:r>
      <w:proofErr w:type="spellStart"/>
      <w:r>
        <w:rPr>
          <w:sz w:val="22"/>
          <w:szCs w:val="22"/>
          <w:lang w:val="en-US"/>
        </w:rPr>
        <w:t>Alvares</w:t>
      </w:r>
      <w:proofErr w:type="spellEnd"/>
      <w:r>
        <w:rPr>
          <w:sz w:val="22"/>
          <w:szCs w:val="22"/>
          <w:lang w:val="en-US"/>
        </w:rPr>
        <w:t xml:space="preserve">, </w:t>
      </w:r>
      <w:proofErr w:type="spellStart"/>
      <w:r>
        <w:rPr>
          <w:sz w:val="22"/>
          <w:szCs w:val="22"/>
          <w:lang w:val="en-US"/>
        </w:rPr>
        <w:t>Macklon</w:t>
      </w:r>
      <w:proofErr w:type="spellEnd"/>
      <w:r>
        <w:rPr>
          <w:sz w:val="22"/>
          <w:szCs w:val="22"/>
          <w:lang w:val="en-US"/>
        </w:rPr>
        <w:t xml:space="preserve"> Fernandes, </w:t>
      </w:r>
      <w:proofErr w:type="spellStart"/>
      <w:r>
        <w:rPr>
          <w:sz w:val="22"/>
          <w:szCs w:val="22"/>
          <w:lang w:val="en-US"/>
        </w:rPr>
        <w:t>Deepmala</w:t>
      </w:r>
      <w:proofErr w:type="spellEnd"/>
      <w:r>
        <w:rPr>
          <w:sz w:val="22"/>
          <w:szCs w:val="22"/>
          <w:lang w:val="en-US"/>
        </w:rPr>
        <w:t xml:space="preserve"> Kale, Shailendra </w:t>
      </w:r>
      <w:proofErr w:type="spellStart"/>
      <w:r>
        <w:rPr>
          <w:sz w:val="22"/>
          <w:szCs w:val="22"/>
          <w:lang w:val="en-US"/>
        </w:rPr>
        <w:t>Aswale</w:t>
      </w:r>
      <w:proofErr w:type="spellEnd"/>
      <w:r>
        <w:rPr>
          <w:sz w:val="22"/>
          <w:szCs w:val="22"/>
          <w:lang w:val="en-US"/>
        </w:rPr>
        <w:t>, “Survey on Various Conversational Systems” :2020 International Conference on Emerging Trends in Information Technology and Engineering (</w:t>
      </w:r>
      <w:proofErr w:type="spellStart"/>
      <w:r>
        <w:rPr>
          <w:sz w:val="22"/>
          <w:szCs w:val="22"/>
          <w:lang w:val="en-US"/>
        </w:rPr>
        <w:t>ic</w:t>
      </w:r>
      <w:proofErr w:type="spellEnd"/>
      <w:r>
        <w:rPr>
          <w:sz w:val="22"/>
          <w:szCs w:val="22"/>
          <w:lang w:val="en-US"/>
        </w:rPr>
        <w:t>-ETITE).</w:t>
      </w:r>
    </w:p>
    <w:p w14:paraId="2290B0CF" w14:textId="77777777" w:rsidR="00F51E24" w:rsidRDefault="00F51E24"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Suprita Das, Ela Kumar, “Determining Accuracy of Chatbot by applying Algorithm Design and Defined process</w:t>
      </w:r>
      <w:proofErr w:type="gramStart"/>
      <w:r>
        <w:rPr>
          <w:sz w:val="22"/>
          <w:szCs w:val="22"/>
          <w:lang w:val="en-US"/>
        </w:rPr>
        <w:t>” :</w:t>
      </w:r>
      <w:proofErr w:type="gramEnd"/>
      <w:r>
        <w:rPr>
          <w:sz w:val="22"/>
          <w:szCs w:val="22"/>
          <w:lang w:val="en-US"/>
        </w:rPr>
        <w:t xml:space="preserve"> 2018, 4</w:t>
      </w:r>
      <w:r>
        <w:rPr>
          <w:sz w:val="22"/>
          <w:szCs w:val="22"/>
          <w:vertAlign w:val="superscript"/>
          <w:lang w:val="en-US"/>
        </w:rPr>
        <w:t>th</w:t>
      </w:r>
      <w:r>
        <w:rPr>
          <w:sz w:val="22"/>
          <w:szCs w:val="22"/>
          <w:lang w:val="en-US"/>
        </w:rPr>
        <w:t xml:space="preserve"> International Conference on Computing Communication and Automation (ICCCA).</w:t>
      </w:r>
    </w:p>
    <w:p w14:paraId="23DBA83A" w14:textId="77777777" w:rsidR="00F51E24" w:rsidRDefault="00F51E24" w:rsidP="002F2CF0">
      <w:pPr>
        <w:pStyle w:val="ListParagraph"/>
        <w:numPr>
          <w:ilvl w:val="0"/>
          <w:numId w:val="27"/>
        </w:numPr>
        <w:pBdr>
          <w:top w:val="nil"/>
          <w:left w:val="nil"/>
          <w:bottom w:val="nil"/>
          <w:right w:val="nil"/>
          <w:between w:val="nil"/>
          <w:bar w:val="nil"/>
        </w:pBdr>
        <w:contextualSpacing w:val="0"/>
        <w:jc w:val="both"/>
        <w:rPr>
          <w:sz w:val="22"/>
          <w:szCs w:val="22"/>
        </w:rPr>
      </w:pPr>
      <w:proofErr w:type="spellStart"/>
      <w:r>
        <w:rPr>
          <w:sz w:val="22"/>
          <w:szCs w:val="22"/>
          <w:lang w:val="en-US"/>
        </w:rPr>
        <w:t>Rajamalli</w:t>
      </w:r>
      <w:proofErr w:type="spellEnd"/>
      <w:r>
        <w:rPr>
          <w:sz w:val="22"/>
          <w:szCs w:val="22"/>
          <w:lang w:val="en-US"/>
        </w:rPr>
        <w:t xml:space="preserve"> </w:t>
      </w:r>
      <w:proofErr w:type="spellStart"/>
      <w:r>
        <w:rPr>
          <w:sz w:val="22"/>
          <w:szCs w:val="22"/>
          <w:lang w:val="en-US"/>
        </w:rPr>
        <w:t>Keerthana</w:t>
      </w:r>
      <w:proofErr w:type="spellEnd"/>
      <w:r>
        <w:rPr>
          <w:sz w:val="22"/>
          <w:szCs w:val="22"/>
          <w:lang w:val="en-US"/>
        </w:rPr>
        <w:t xml:space="preserve"> R, Fathima G, Lilly Florence, “Evaluating the Performance of Various Deep Reinforcement Learning Algorithms for a Conversational Chatbot”: 2021, 2</w:t>
      </w:r>
      <w:r>
        <w:rPr>
          <w:sz w:val="22"/>
          <w:szCs w:val="22"/>
          <w:vertAlign w:val="superscript"/>
          <w:lang w:val="en-US"/>
        </w:rPr>
        <w:t>nd</w:t>
      </w:r>
      <w:r>
        <w:rPr>
          <w:sz w:val="22"/>
          <w:szCs w:val="22"/>
          <w:lang w:val="en-US"/>
        </w:rPr>
        <w:t xml:space="preserve"> International Conference for Emerging Technology (INCET).</w:t>
      </w:r>
    </w:p>
    <w:p w14:paraId="3CD1874C" w14:textId="6F15B2FA" w:rsidR="00F51E24" w:rsidRPr="007F2EA1" w:rsidRDefault="00F51E24" w:rsidP="002F2CF0">
      <w:pPr>
        <w:pStyle w:val="ListParagraph"/>
        <w:numPr>
          <w:ilvl w:val="0"/>
          <w:numId w:val="27"/>
        </w:numPr>
        <w:pBdr>
          <w:top w:val="nil"/>
          <w:left w:val="nil"/>
          <w:bottom w:val="nil"/>
          <w:right w:val="nil"/>
          <w:between w:val="nil"/>
          <w:bar w:val="nil"/>
        </w:pBdr>
        <w:contextualSpacing w:val="0"/>
        <w:jc w:val="both"/>
        <w:rPr>
          <w:sz w:val="22"/>
          <w:szCs w:val="22"/>
        </w:rPr>
      </w:pPr>
      <w:r>
        <w:rPr>
          <w:sz w:val="22"/>
          <w:szCs w:val="22"/>
          <w:lang w:val="en-US"/>
        </w:rPr>
        <w:t>Feng Liu, Yong Shi, Ying Liu, “Intelligence Quotient and Intelligence Grade of Artificial Intelligence.</w:t>
      </w:r>
    </w:p>
    <w:p w14:paraId="2E8025D2" w14:textId="38A6BFB1" w:rsidR="007F2EA1" w:rsidRPr="007F2EA1" w:rsidRDefault="007F2EA1" w:rsidP="002F2CF0">
      <w:pPr>
        <w:pStyle w:val="ListParagraph"/>
        <w:numPr>
          <w:ilvl w:val="0"/>
          <w:numId w:val="27"/>
        </w:numPr>
        <w:pBdr>
          <w:top w:val="nil"/>
          <w:left w:val="nil"/>
          <w:bottom w:val="nil"/>
          <w:right w:val="nil"/>
          <w:between w:val="nil"/>
          <w:bar w:val="nil"/>
        </w:pBdr>
        <w:contextualSpacing w:val="0"/>
        <w:jc w:val="both"/>
        <w:rPr>
          <w:sz w:val="22"/>
          <w:szCs w:val="22"/>
        </w:rPr>
      </w:pPr>
      <w:r w:rsidRPr="007F2EA1">
        <w:rPr>
          <w:lang w:val="en-US"/>
        </w:rPr>
        <w:t>[ITU-D Manual]:</w:t>
      </w:r>
      <w:r w:rsidRPr="007F2EA1">
        <w:rPr>
          <w:lang w:val="en-US"/>
        </w:rPr>
        <w:tab/>
        <w:t>Recommendation ITU-D (2017)</w:t>
      </w:r>
    </w:p>
    <w:p w14:paraId="7014AC82" w14:textId="0258AA7E" w:rsidR="007F2EA1" w:rsidRPr="00AB2AD5" w:rsidRDefault="007F2EA1" w:rsidP="002F2CF0">
      <w:pPr>
        <w:pStyle w:val="ListParagraph"/>
        <w:numPr>
          <w:ilvl w:val="0"/>
          <w:numId w:val="27"/>
        </w:numPr>
        <w:pBdr>
          <w:top w:val="nil"/>
          <w:left w:val="nil"/>
          <w:bottom w:val="nil"/>
          <w:right w:val="nil"/>
          <w:between w:val="nil"/>
          <w:bar w:val="nil"/>
        </w:pBdr>
        <w:contextualSpacing w:val="0"/>
        <w:jc w:val="both"/>
        <w:rPr>
          <w:sz w:val="22"/>
          <w:szCs w:val="22"/>
        </w:rPr>
      </w:pPr>
      <w:r w:rsidRPr="007F2EA1">
        <w:rPr>
          <w:i/>
          <w:iCs/>
          <w:lang w:val="en-US"/>
        </w:rPr>
        <w:t>Quality of Service Regulation Manual</w:t>
      </w:r>
    </w:p>
    <w:p w14:paraId="340BCDC3" w14:textId="44F99DC1" w:rsidR="00430263" w:rsidRPr="007F2EA1" w:rsidRDefault="00430263" w:rsidP="007F2EA1">
      <w:pPr>
        <w:pStyle w:val="Reftext"/>
        <w:ind w:firstLine="0"/>
        <w:rPr>
          <w:i/>
          <w:iCs/>
        </w:rPr>
      </w:pPr>
      <w:r w:rsidRPr="007F2EA1">
        <w:rPr>
          <w:i/>
          <w:iCs/>
          <w:lang w:val="en-US"/>
        </w:rPr>
        <w:t xml:space="preserve"> </w:t>
      </w:r>
    </w:p>
    <w:p w14:paraId="40B79037" w14:textId="7AD70DEA" w:rsidR="00151DBE" w:rsidRDefault="00151DBE" w:rsidP="00DE3062"/>
    <w:p w14:paraId="56796E70" w14:textId="3A157739" w:rsidR="00151DBE" w:rsidRDefault="00894A0F" w:rsidP="003504AC">
      <w:pPr>
        <w:ind w:left="2160" w:firstLine="720"/>
      </w:pPr>
      <w:r>
        <w:t>*** End of the document ***</w:t>
      </w:r>
    </w:p>
    <w:sectPr w:rsidR="00151DBE" w:rsidSect="009F475B">
      <w:headerReference w:type="default" r:id="rId15"/>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54245" w14:textId="77777777" w:rsidR="00484291" w:rsidRDefault="00484291" w:rsidP="00C42125">
      <w:pPr>
        <w:spacing w:before="0"/>
      </w:pPr>
      <w:r>
        <w:separator/>
      </w:r>
    </w:p>
  </w:endnote>
  <w:endnote w:type="continuationSeparator" w:id="0">
    <w:p w14:paraId="40EA9786" w14:textId="77777777" w:rsidR="00484291" w:rsidRDefault="00484291"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MS Mincho"/>
    <w:panose1 w:val="020B0604020202020204"/>
    <w:charset w:val="80"/>
    <w:family w:val="auto"/>
    <w:pitch w:val="default"/>
    <w:sig w:usb0="00000000" w:usb1="0000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inherit">
    <w:altName w:val="Cambria"/>
    <w:panose1 w:val="020B0604020202020204"/>
    <w:charset w:val="00"/>
    <w:family w:val="roman"/>
    <w:notTrueType/>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D3A17" w14:textId="77777777" w:rsidR="00484291" w:rsidRDefault="00484291" w:rsidP="00C42125">
      <w:pPr>
        <w:spacing w:before="0"/>
      </w:pPr>
      <w:r>
        <w:separator/>
      </w:r>
    </w:p>
  </w:footnote>
  <w:footnote w:type="continuationSeparator" w:id="0">
    <w:p w14:paraId="54062303" w14:textId="77777777" w:rsidR="00484291" w:rsidRDefault="00484291"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CB9C5" w14:textId="230B364A" w:rsidR="003F68EF" w:rsidRPr="00C42125" w:rsidRDefault="003F68EF"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CF656C">
      <w:rPr>
        <w:noProof/>
      </w:rPr>
      <w:t>21</w:t>
    </w:r>
    <w:r w:rsidRPr="00C42125">
      <w:fldChar w:fldCharType="end"/>
    </w:r>
    <w:r w:rsidRPr="00C42125">
      <w:t xml:space="preserve"> -</w:t>
    </w:r>
  </w:p>
  <w:p w14:paraId="57DFC6A8" w14:textId="48BCB118" w:rsidR="003F68EF" w:rsidRPr="00C42125" w:rsidRDefault="00C263AA" w:rsidP="004A79AF">
    <w:pPr>
      <w:pStyle w:val="Header"/>
      <w:rPr>
        <w:noProof/>
      </w:rPr>
    </w:pPr>
    <w:r>
      <w:t>SG12-TD</w:t>
    </w:r>
    <w:r w:rsidR="00E17564">
      <w:t>457</w:t>
    </w:r>
    <w:r w:rsidR="003F68EF">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FE3B40"/>
    <w:lvl w:ilvl="0">
      <w:start w:val="1"/>
      <w:numFmt w:val="decimal"/>
      <w:pStyle w:val="ListNumber5"/>
      <w:lvlText w:val="%1."/>
      <w:lvlJc w:val="left"/>
      <w:pPr>
        <w:tabs>
          <w:tab w:val="num" w:pos="1350"/>
        </w:tabs>
        <w:ind w:left="1350" w:hanging="360"/>
      </w:pPr>
    </w:lvl>
  </w:abstractNum>
  <w:abstractNum w:abstractNumId="1" w15:restartNumberingAfterBreak="0">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7B3CC4"/>
    <w:multiLevelType w:val="hybridMultilevel"/>
    <w:tmpl w:val="B5F4ED66"/>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6E74D0"/>
    <w:multiLevelType w:val="hybridMultilevel"/>
    <w:tmpl w:val="125A5EA4"/>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10658F"/>
    <w:multiLevelType w:val="multilevel"/>
    <w:tmpl w:val="B900D39E"/>
    <w:styleLink w:val="ImportedStyle1"/>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11C2004D"/>
    <w:multiLevelType w:val="hybridMultilevel"/>
    <w:tmpl w:val="F2E4CC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9275C5"/>
    <w:multiLevelType w:val="hybridMultilevel"/>
    <w:tmpl w:val="9B1610B4"/>
    <w:lvl w:ilvl="0" w:tplc="8F16B7D2">
      <w:numFmt w:val="decimal"/>
      <w:lvlText w:val="%1"/>
      <w:lvlJc w:val="left"/>
      <w:pPr>
        <w:ind w:left="1520" w:hanging="360"/>
      </w:pPr>
      <w:rPr>
        <w:rFonts w:hint="default"/>
      </w:rPr>
    </w:lvl>
    <w:lvl w:ilvl="1" w:tplc="08090019" w:tentative="1">
      <w:start w:val="1"/>
      <w:numFmt w:val="lowerLetter"/>
      <w:lvlText w:val="%2."/>
      <w:lvlJc w:val="left"/>
      <w:pPr>
        <w:ind w:left="2240" w:hanging="360"/>
      </w:pPr>
    </w:lvl>
    <w:lvl w:ilvl="2" w:tplc="0809001B" w:tentative="1">
      <w:start w:val="1"/>
      <w:numFmt w:val="lowerRoman"/>
      <w:lvlText w:val="%3."/>
      <w:lvlJc w:val="right"/>
      <w:pPr>
        <w:ind w:left="2960" w:hanging="180"/>
      </w:pPr>
    </w:lvl>
    <w:lvl w:ilvl="3" w:tplc="0809000F" w:tentative="1">
      <w:start w:val="1"/>
      <w:numFmt w:val="decimal"/>
      <w:lvlText w:val="%4."/>
      <w:lvlJc w:val="left"/>
      <w:pPr>
        <w:ind w:left="3680" w:hanging="360"/>
      </w:pPr>
    </w:lvl>
    <w:lvl w:ilvl="4" w:tplc="08090019" w:tentative="1">
      <w:start w:val="1"/>
      <w:numFmt w:val="lowerLetter"/>
      <w:lvlText w:val="%5."/>
      <w:lvlJc w:val="left"/>
      <w:pPr>
        <w:ind w:left="4400" w:hanging="360"/>
      </w:pPr>
    </w:lvl>
    <w:lvl w:ilvl="5" w:tplc="0809001B" w:tentative="1">
      <w:start w:val="1"/>
      <w:numFmt w:val="lowerRoman"/>
      <w:lvlText w:val="%6."/>
      <w:lvlJc w:val="right"/>
      <w:pPr>
        <w:ind w:left="5120" w:hanging="180"/>
      </w:pPr>
    </w:lvl>
    <w:lvl w:ilvl="6" w:tplc="0809000F" w:tentative="1">
      <w:start w:val="1"/>
      <w:numFmt w:val="decimal"/>
      <w:lvlText w:val="%7."/>
      <w:lvlJc w:val="left"/>
      <w:pPr>
        <w:ind w:left="5840" w:hanging="360"/>
      </w:pPr>
    </w:lvl>
    <w:lvl w:ilvl="7" w:tplc="08090019" w:tentative="1">
      <w:start w:val="1"/>
      <w:numFmt w:val="lowerLetter"/>
      <w:lvlText w:val="%8."/>
      <w:lvlJc w:val="left"/>
      <w:pPr>
        <w:ind w:left="6560" w:hanging="360"/>
      </w:pPr>
    </w:lvl>
    <w:lvl w:ilvl="8" w:tplc="0809001B" w:tentative="1">
      <w:start w:val="1"/>
      <w:numFmt w:val="lowerRoman"/>
      <w:lvlText w:val="%9."/>
      <w:lvlJc w:val="right"/>
      <w:pPr>
        <w:ind w:left="7280" w:hanging="180"/>
      </w:pPr>
    </w:lvl>
  </w:abstractNum>
  <w:abstractNum w:abstractNumId="15" w15:restartNumberingAfterBreak="0">
    <w:nsid w:val="19FA4B18"/>
    <w:multiLevelType w:val="hybridMultilevel"/>
    <w:tmpl w:val="6BEE0696"/>
    <w:numStyleLink w:val="ImportedStyle15"/>
  </w:abstractNum>
  <w:abstractNum w:abstractNumId="16" w15:restartNumberingAfterBreak="0">
    <w:nsid w:val="281A19AE"/>
    <w:multiLevelType w:val="hybridMultilevel"/>
    <w:tmpl w:val="D0920A62"/>
    <w:styleLink w:val="ImportedStyle10"/>
    <w:lvl w:ilvl="0" w:tplc="D61455A8">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186BEF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569E2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19E72A4">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30A5A3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D6F15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324F172">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0F80ABA">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DD0121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31A36F48"/>
    <w:multiLevelType w:val="hybridMultilevel"/>
    <w:tmpl w:val="D0FAA18E"/>
    <w:styleLink w:val="ImportedStyle7"/>
    <w:lvl w:ilvl="0" w:tplc="2E48D5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7B61B0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B18A12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B9BCF9B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5674F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1BED37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00E6A0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6CE9426">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85898C2">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31E84BCA"/>
    <w:multiLevelType w:val="hybridMultilevel"/>
    <w:tmpl w:val="B0C2B420"/>
    <w:styleLink w:val="ImportedStyle9"/>
    <w:lvl w:ilvl="0" w:tplc="AAAE5206">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0C6C06E">
      <w:start w:val="1"/>
      <w:numFmt w:val="bullet"/>
      <w:lvlText w:val="•"/>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FFCD5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1BE1DF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638EBB6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002F13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26A78B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5A8CD8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09A6ED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352B6886"/>
    <w:multiLevelType w:val="hybridMultilevel"/>
    <w:tmpl w:val="78E4218C"/>
    <w:styleLink w:val="ImportedStyle8"/>
    <w:lvl w:ilvl="0" w:tplc="6E703EA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AC0F5E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C0E38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19AC17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442670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27648B6">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646987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C423A6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EF82B7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370032B2"/>
    <w:multiLevelType w:val="hybridMultilevel"/>
    <w:tmpl w:val="3C2E2B4C"/>
    <w:styleLink w:val="ImportedStyle4"/>
    <w:lvl w:ilvl="0" w:tplc="56AA1CF8">
      <w:start w:val="1"/>
      <w:numFmt w:val="decimal"/>
      <w:lvlText w:val="%1."/>
      <w:lvlJc w:val="left"/>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FA287EC">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5BC23EA">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BCC2AA">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27ABDA0">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B68E55E">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567434">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A922CD0">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A08F2BA">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38E86018"/>
    <w:multiLevelType w:val="hybridMultilevel"/>
    <w:tmpl w:val="7952C286"/>
    <w:styleLink w:val="ImportedStyle13"/>
    <w:lvl w:ilvl="0" w:tplc="000AF4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AA68A80">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E69A262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228C51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8A61476">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AAE55B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C07C3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E34F12A">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C00BF06">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46B54D00"/>
    <w:multiLevelType w:val="hybridMultilevel"/>
    <w:tmpl w:val="6B4E0ABE"/>
    <w:styleLink w:val="ImportedStyle6"/>
    <w:lvl w:ilvl="0" w:tplc="A1106FFE">
      <w:start w:val="1"/>
      <w:numFmt w:val="lowerLetter"/>
      <w:suff w:val="nothing"/>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79CE446">
      <w:start w:val="1"/>
      <w:numFmt w:val="lowerLetter"/>
      <w:suff w:val="nothing"/>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0141DC0">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DF0B8E8">
      <w:start w:val="1"/>
      <w:numFmt w:val="decimal"/>
      <w:suff w:val="nothing"/>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490A7794">
      <w:start w:val="1"/>
      <w:numFmt w:val="lowerLetter"/>
      <w:suff w:val="nothing"/>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4BCCDE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6B0FE60">
      <w:start w:val="1"/>
      <w:numFmt w:val="decimal"/>
      <w:suff w:val="nothing"/>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170F8EA">
      <w:start w:val="1"/>
      <w:numFmt w:val="lowerLetter"/>
      <w:suff w:val="nothing"/>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2BE06A4">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3" w15:restartNumberingAfterBreak="0">
    <w:nsid w:val="4B105670"/>
    <w:multiLevelType w:val="hybridMultilevel"/>
    <w:tmpl w:val="A92806D8"/>
    <w:styleLink w:val="ImportedStyle5"/>
    <w:lvl w:ilvl="0" w:tplc="C87A7FE6">
      <w:start w:val="1"/>
      <w:numFmt w:val="lowerLetter"/>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05CA9DE">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4BA3A5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86293CE">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1982DE6">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8C4008C">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8CAAA4C">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223376">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F9666C0">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4B2C1CC3"/>
    <w:multiLevelType w:val="hybridMultilevel"/>
    <w:tmpl w:val="93BC20EC"/>
    <w:lvl w:ilvl="0" w:tplc="31726108">
      <w:start w:val="1"/>
      <w:numFmt w:val="decimal"/>
      <w:lvlText w:val="3.%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C41BB5"/>
    <w:multiLevelType w:val="hybridMultilevel"/>
    <w:tmpl w:val="6898F862"/>
    <w:lvl w:ilvl="0" w:tplc="AA62DAE2">
      <w:start w:val="1"/>
      <w:numFmt w:val="lowerLetter"/>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8A0B3D"/>
    <w:multiLevelType w:val="multilevel"/>
    <w:tmpl w:val="50203176"/>
    <w:styleLink w:val="CurrentList2"/>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AE64DB"/>
    <w:multiLevelType w:val="hybridMultilevel"/>
    <w:tmpl w:val="3C2E2B4C"/>
    <w:numStyleLink w:val="ImportedStyle4"/>
  </w:abstractNum>
  <w:abstractNum w:abstractNumId="28" w15:restartNumberingAfterBreak="0">
    <w:nsid w:val="58AB58A3"/>
    <w:multiLevelType w:val="hybridMultilevel"/>
    <w:tmpl w:val="6BEE0696"/>
    <w:styleLink w:val="ImportedStyle15"/>
    <w:lvl w:ilvl="0" w:tplc="E8C0D29A">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F84464">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C66F8C">
      <w:start w:val="1"/>
      <w:numFmt w:val="lowerRoman"/>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B8A14BC">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CC068F14">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65E9794">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3D6C2F6">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5AE5A04">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4809832">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5AD44887"/>
    <w:multiLevelType w:val="hybridMultilevel"/>
    <w:tmpl w:val="6AEEA922"/>
    <w:styleLink w:val="ImportedStyle11"/>
    <w:lvl w:ilvl="0" w:tplc="F02ECDB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C4C5C2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6634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D1C5B22">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A7E6B2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7A67F8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AF4EE5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1B666AF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5F67054">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609A4C3F"/>
    <w:multiLevelType w:val="multilevel"/>
    <w:tmpl w:val="783628C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A417AD1"/>
    <w:multiLevelType w:val="multilevel"/>
    <w:tmpl w:val="0958D600"/>
    <w:styleLink w:val="ImportedStyle14"/>
    <w:lvl w:ilvl="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72BC7528"/>
    <w:multiLevelType w:val="multilevel"/>
    <w:tmpl w:val="C4801246"/>
    <w:styleLink w:val="ImportedStyle3"/>
    <w:lvl w:ilvl="0">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76CC4E1F"/>
    <w:multiLevelType w:val="hybridMultilevel"/>
    <w:tmpl w:val="62B42A1E"/>
    <w:styleLink w:val="ImportedStyle2"/>
    <w:lvl w:ilvl="0" w:tplc="4B5A502C">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15C6ABC">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19475FA">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A0205A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B16C8BE">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DA4A710">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214A674">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28CC582">
      <w:start w:val="1"/>
      <w:numFmt w:val="bullet"/>
      <w:lvlText w:val="o"/>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8E5FA2">
      <w:start w:val="1"/>
      <w:numFmt w:val="bullet"/>
      <w:lvlText w:val="▪"/>
      <w:lvlJc w:val="left"/>
      <w:rPr>
        <w:rFonts w:ascii="Calibri" w:eastAsia="Calibri" w:hAnsi="Calibri" w:cs="Calibri"/>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4" w15:restartNumberingAfterBreak="0">
    <w:nsid w:val="7863320D"/>
    <w:multiLevelType w:val="hybridMultilevel"/>
    <w:tmpl w:val="AE823CF0"/>
    <w:styleLink w:val="ImportedStyle12"/>
    <w:lvl w:ilvl="0" w:tplc="3DA06BF0">
      <w:start w:val="1"/>
      <w:numFmt w:val="decimal"/>
      <w:lvlText w:val="%1."/>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3EFCD328">
      <w:start w:val="1"/>
      <w:numFmt w:val="lowerLetter"/>
      <w:lvlText w:val="%2."/>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B94F2BE">
      <w:start w:val="1"/>
      <w:numFmt w:val="lowerRoman"/>
      <w:lvlText w:val="%3."/>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4F86C98">
      <w:start w:val="1"/>
      <w:numFmt w:val="decimal"/>
      <w:lvlText w:val="%4."/>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E40D2E">
      <w:start w:val="1"/>
      <w:numFmt w:val="lowerLetter"/>
      <w:lvlText w:val="%5."/>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A5828BA">
      <w:start w:val="1"/>
      <w:numFmt w:val="lowerRoman"/>
      <w:lvlText w:val="%6."/>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AB8C9DD8">
      <w:start w:val="1"/>
      <w:numFmt w:val="decimal"/>
      <w:lvlText w:val="%7."/>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9C019D0">
      <w:start w:val="1"/>
      <w:numFmt w:val="lowerLetter"/>
      <w:lvlText w:val="%8."/>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06A37FC">
      <w:start w:val="1"/>
      <w:numFmt w:val="lowerRoman"/>
      <w:lvlText w:val="%9."/>
      <w:lvlJc w:val="left"/>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5" w15:restartNumberingAfterBreak="0">
    <w:nsid w:val="7AAD046C"/>
    <w:multiLevelType w:val="hybridMultilevel"/>
    <w:tmpl w:val="C18EE64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B03FE7"/>
    <w:multiLevelType w:val="hybridMultilevel"/>
    <w:tmpl w:val="A9884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D05646"/>
    <w:multiLevelType w:val="hybridMultilevel"/>
    <w:tmpl w:val="6FBC2332"/>
    <w:lvl w:ilvl="0" w:tplc="FF3C4416">
      <w:start w:val="1"/>
      <w:numFmt w:val="lowerLetter"/>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1961884">
    <w:abstractNumId w:val="9"/>
  </w:num>
  <w:num w:numId="2" w16cid:durableId="343287145">
    <w:abstractNumId w:val="7"/>
  </w:num>
  <w:num w:numId="3" w16cid:durableId="1781680946">
    <w:abstractNumId w:val="6"/>
  </w:num>
  <w:num w:numId="4" w16cid:durableId="752747758">
    <w:abstractNumId w:val="5"/>
  </w:num>
  <w:num w:numId="5" w16cid:durableId="2020503352">
    <w:abstractNumId w:val="4"/>
  </w:num>
  <w:num w:numId="6" w16cid:durableId="630794147">
    <w:abstractNumId w:val="8"/>
  </w:num>
  <w:num w:numId="7" w16cid:durableId="669791090">
    <w:abstractNumId w:val="3"/>
  </w:num>
  <w:num w:numId="8" w16cid:durableId="1043989581">
    <w:abstractNumId w:val="2"/>
  </w:num>
  <w:num w:numId="9" w16cid:durableId="1796217596">
    <w:abstractNumId w:val="1"/>
  </w:num>
  <w:num w:numId="10" w16cid:durableId="1175152532">
    <w:abstractNumId w:val="0"/>
  </w:num>
  <w:num w:numId="11" w16cid:durableId="1691295980">
    <w:abstractNumId w:val="12"/>
  </w:num>
  <w:num w:numId="12" w16cid:durableId="622419340">
    <w:abstractNumId w:val="33"/>
  </w:num>
  <w:num w:numId="13" w16cid:durableId="200285192">
    <w:abstractNumId w:val="32"/>
  </w:num>
  <w:num w:numId="14" w16cid:durableId="1955745603">
    <w:abstractNumId w:val="20"/>
  </w:num>
  <w:num w:numId="15" w16cid:durableId="80764834">
    <w:abstractNumId w:val="27"/>
  </w:num>
  <w:num w:numId="16" w16cid:durableId="2097044760">
    <w:abstractNumId w:val="23"/>
  </w:num>
  <w:num w:numId="17" w16cid:durableId="1577593297">
    <w:abstractNumId w:val="22"/>
  </w:num>
  <w:num w:numId="18" w16cid:durableId="1137063043">
    <w:abstractNumId w:val="17"/>
  </w:num>
  <w:num w:numId="19" w16cid:durableId="1355308562">
    <w:abstractNumId w:val="19"/>
  </w:num>
  <w:num w:numId="20" w16cid:durableId="130438877">
    <w:abstractNumId w:val="18"/>
  </w:num>
  <w:num w:numId="21" w16cid:durableId="1337806312">
    <w:abstractNumId w:val="16"/>
  </w:num>
  <w:num w:numId="22" w16cid:durableId="436558908">
    <w:abstractNumId w:val="29"/>
  </w:num>
  <w:num w:numId="23" w16cid:durableId="1432120423">
    <w:abstractNumId w:val="34"/>
  </w:num>
  <w:num w:numId="24" w16cid:durableId="286206904">
    <w:abstractNumId w:val="21"/>
  </w:num>
  <w:num w:numId="25" w16cid:durableId="1752120011">
    <w:abstractNumId w:val="31"/>
  </w:num>
  <w:num w:numId="26" w16cid:durableId="26219261">
    <w:abstractNumId w:val="28"/>
  </w:num>
  <w:num w:numId="27" w16cid:durableId="81999838">
    <w:abstractNumId w:val="15"/>
  </w:num>
  <w:num w:numId="28" w16cid:durableId="1542089713">
    <w:abstractNumId w:val="36"/>
  </w:num>
  <w:num w:numId="29" w16cid:durableId="1336348267">
    <w:abstractNumId w:val="10"/>
  </w:num>
  <w:num w:numId="30" w16cid:durableId="1727220509">
    <w:abstractNumId w:val="25"/>
  </w:num>
  <w:num w:numId="31" w16cid:durableId="718285452">
    <w:abstractNumId w:val="11"/>
  </w:num>
  <w:num w:numId="32" w16cid:durableId="194196665">
    <w:abstractNumId w:val="30"/>
  </w:num>
  <w:num w:numId="33" w16cid:durableId="125589992">
    <w:abstractNumId w:val="35"/>
  </w:num>
  <w:num w:numId="34" w16cid:durableId="2102871001">
    <w:abstractNumId w:val="37"/>
  </w:num>
  <w:num w:numId="35" w16cid:durableId="2086491645">
    <w:abstractNumId w:val="14"/>
  </w:num>
  <w:num w:numId="36" w16cid:durableId="1634479024">
    <w:abstractNumId w:val="13"/>
  </w:num>
  <w:num w:numId="37" w16cid:durableId="758139956">
    <w:abstractNumId w:val="24"/>
  </w:num>
  <w:num w:numId="38" w16cid:durableId="1115059253">
    <w:abstractNumId w:val="26"/>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iyush Chetiya">
    <w15:presenceInfo w15:providerId="None" w15:userId="Piyush Chetiya"/>
  </w15:person>
  <w15:person w15:author="Umutoni Yvonne">
    <w15:presenceInfo w15:providerId="None" w15:userId="Umutoni Yvon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hideSpellingErrors/>
  <w:hideGrammaticalErrors/>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01F0A"/>
    <w:rsid w:val="000033C9"/>
    <w:rsid w:val="000134D1"/>
    <w:rsid w:val="00016562"/>
    <w:rsid w:val="000171DB"/>
    <w:rsid w:val="00017E18"/>
    <w:rsid w:val="00023D9A"/>
    <w:rsid w:val="0002490E"/>
    <w:rsid w:val="00033899"/>
    <w:rsid w:val="00037538"/>
    <w:rsid w:val="0004140B"/>
    <w:rsid w:val="000437A5"/>
    <w:rsid w:val="00043D75"/>
    <w:rsid w:val="00047872"/>
    <w:rsid w:val="00054813"/>
    <w:rsid w:val="00057000"/>
    <w:rsid w:val="00063311"/>
    <w:rsid w:val="0006374D"/>
    <w:rsid w:val="000640E0"/>
    <w:rsid w:val="00064226"/>
    <w:rsid w:val="00066E05"/>
    <w:rsid w:val="00072FAA"/>
    <w:rsid w:val="0007762F"/>
    <w:rsid w:val="00090289"/>
    <w:rsid w:val="00091191"/>
    <w:rsid w:val="00096A67"/>
    <w:rsid w:val="00096EA5"/>
    <w:rsid w:val="000A5CA2"/>
    <w:rsid w:val="000A7B9B"/>
    <w:rsid w:val="000B25B1"/>
    <w:rsid w:val="000B3AF4"/>
    <w:rsid w:val="000B4523"/>
    <w:rsid w:val="000C3DDD"/>
    <w:rsid w:val="000D2AF0"/>
    <w:rsid w:val="000D432F"/>
    <w:rsid w:val="000D7BA6"/>
    <w:rsid w:val="000E1A62"/>
    <w:rsid w:val="000F768D"/>
    <w:rsid w:val="00102F60"/>
    <w:rsid w:val="0010318C"/>
    <w:rsid w:val="001115B5"/>
    <w:rsid w:val="00112D52"/>
    <w:rsid w:val="0012504E"/>
    <w:rsid w:val="001251DA"/>
    <w:rsid w:val="00125432"/>
    <w:rsid w:val="00137F40"/>
    <w:rsid w:val="00140F80"/>
    <w:rsid w:val="001438D4"/>
    <w:rsid w:val="00143EE3"/>
    <w:rsid w:val="001517F3"/>
    <w:rsid w:val="00151DBE"/>
    <w:rsid w:val="00165942"/>
    <w:rsid w:val="0017240B"/>
    <w:rsid w:val="00177690"/>
    <w:rsid w:val="00182948"/>
    <w:rsid w:val="001871EC"/>
    <w:rsid w:val="001960C1"/>
    <w:rsid w:val="001979B7"/>
    <w:rsid w:val="001A19B8"/>
    <w:rsid w:val="001A670F"/>
    <w:rsid w:val="001B1DC6"/>
    <w:rsid w:val="001C0344"/>
    <w:rsid w:val="001C3FE2"/>
    <w:rsid w:val="001C62B8"/>
    <w:rsid w:val="001C6CC2"/>
    <w:rsid w:val="001E7B0E"/>
    <w:rsid w:val="001F015B"/>
    <w:rsid w:val="001F141D"/>
    <w:rsid w:val="001F2C55"/>
    <w:rsid w:val="001F4DA4"/>
    <w:rsid w:val="001F6481"/>
    <w:rsid w:val="00200A06"/>
    <w:rsid w:val="002142DE"/>
    <w:rsid w:val="002161F2"/>
    <w:rsid w:val="00217BD5"/>
    <w:rsid w:val="00225175"/>
    <w:rsid w:val="00225F53"/>
    <w:rsid w:val="0023078B"/>
    <w:rsid w:val="00231A74"/>
    <w:rsid w:val="00231DC5"/>
    <w:rsid w:val="0023354E"/>
    <w:rsid w:val="00235758"/>
    <w:rsid w:val="00241832"/>
    <w:rsid w:val="00241CAD"/>
    <w:rsid w:val="002534C9"/>
    <w:rsid w:val="00253DBE"/>
    <w:rsid w:val="0025651F"/>
    <w:rsid w:val="002622FA"/>
    <w:rsid w:val="002633A0"/>
    <w:rsid w:val="00263518"/>
    <w:rsid w:val="002730CC"/>
    <w:rsid w:val="002752C6"/>
    <w:rsid w:val="002759E7"/>
    <w:rsid w:val="00275ED1"/>
    <w:rsid w:val="00277326"/>
    <w:rsid w:val="00282022"/>
    <w:rsid w:val="00286D1A"/>
    <w:rsid w:val="002A1F59"/>
    <w:rsid w:val="002A49E0"/>
    <w:rsid w:val="002A4A77"/>
    <w:rsid w:val="002C015C"/>
    <w:rsid w:val="002C26C0"/>
    <w:rsid w:val="002C2BC5"/>
    <w:rsid w:val="002C7FFB"/>
    <w:rsid w:val="002D59B1"/>
    <w:rsid w:val="002E109C"/>
    <w:rsid w:val="002E2053"/>
    <w:rsid w:val="002E79CB"/>
    <w:rsid w:val="002F1CFE"/>
    <w:rsid w:val="002F2CF0"/>
    <w:rsid w:val="002F779A"/>
    <w:rsid w:val="002F7F55"/>
    <w:rsid w:val="003068E3"/>
    <w:rsid w:val="0030745F"/>
    <w:rsid w:val="00311CD4"/>
    <w:rsid w:val="00314630"/>
    <w:rsid w:val="00315090"/>
    <w:rsid w:val="0032090A"/>
    <w:rsid w:val="00321CDE"/>
    <w:rsid w:val="00323899"/>
    <w:rsid w:val="003307C7"/>
    <w:rsid w:val="00333216"/>
    <w:rsid w:val="00333E15"/>
    <w:rsid w:val="00336046"/>
    <w:rsid w:val="0033764B"/>
    <w:rsid w:val="00345FDC"/>
    <w:rsid w:val="00350492"/>
    <w:rsid w:val="003504AC"/>
    <w:rsid w:val="0035343D"/>
    <w:rsid w:val="00356C40"/>
    <w:rsid w:val="003638A8"/>
    <w:rsid w:val="0037422B"/>
    <w:rsid w:val="00374FD0"/>
    <w:rsid w:val="00375A98"/>
    <w:rsid w:val="00380905"/>
    <w:rsid w:val="0038715D"/>
    <w:rsid w:val="00387DD9"/>
    <w:rsid w:val="00394DBF"/>
    <w:rsid w:val="003957A6"/>
    <w:rsid w:val="00395C05"/>
    <w:rsid w:val="003A2A03"/>
    <w:rsid w:val="003A43EF"/>
    <w:rsid w:val="003A5982"/>
    <w:rsid w:val="003B4896"/>
    <w:rsid w:val="003B4933"/>
    <w:rsid w:val="003B6933"/>
    <w:rsid w:val="003C1035"/>
    <w:rsid w:val="003C33E7"/>
    <w:rsid w:val="003C7445"/>
    <w:rsid w:val="003D2CC8"/>
    <w:rsid w:val="003E1009"/>
    <w:rsid w:val="003E5CD3"/>
    <w:rsid w:val="003F2BED"/>
    <w:rsid w:val="003F4A03"/>
    <w:rsid w:val="003F68EF"/>
    <w:rsid w:val="00403AAA"/>
    <w:rsid w:val="00404998"/>
    <w:rsid w:val="0041134C"/>
    <w:rsid w:val="00414854"/>
    <w:rsid w:val="00430263"/>
    <w:rsid w:val="00435AF8"/>
    <w:rsid w:val="00441A99"/>
    <w:rsid w:val="004432D0"/>
    <w:rsid w:val="00443878"/>
    <w:rsid w:val="0044609F"/>
    <w:rsid w:val="004539A8"/>
    <w:rsid w:val="00460521"/>
    <w:rsid w:val="004712CA"/>
    <w:rsid w:val="004719D6"/>
    <w:rsid w:val="0047422E"/>
    <w:rsid w:val="00484291"/>
    <w:rsid w:val="00485A31"/>
    <w:rsid w:val="00495200"/>
    <w:rsid w:val="0049674B"/>
    <w:rsid w:val="004A79AF"/>
    <w:rsid w:val="004B0FAF"/>
    <w:rsid w:val="004B7B41"/>
    <w:rsid w:val="004C0673"/>
    <w:rsid w:val="004C104F"/>
    <w:rsid w:val="004C4E4E"/>
    <w:rsid w:val="004E7924"/>
    <w:rsid w:val="004F3816"/>
    <w:rsid w:val="004F5DC9"/>
    <w:rsid w:val="004F6151"/>
    <w:rsid w:val="004F6CBD"/>
    <w:rsid w:val="00500179"/>
    <w:rsid w:val="00502110"/>
    <w:rsid w:val="00507DD6"/>
    <w:rsid w:val="00510C1B"/>
    <w:rsid w:val="005155ED"/>
    <w:rsid w:val="00515ACB"/>
    <w:rsid w:val="0052368D"/>
    <w:rsid w:val="00531D48"/>
    <w:rsid w:val="00534783"/>
    <w:rsid w:val="00543D41"/>
    <w:rsid w:val="005471DC"/>
    <w:rsid w:val="0054760C"/>
    <w:rsid w:val="00551AFD"/>
    <w:rsid w:val="00552142"/>
    <w:rsid w:val="0055782F"/>
    <w:rsid w:val="00562A76"/>
    <w:rsid w:val="00566EDA"/>
    <w:rsid w:val="00567F52"/>
    <w:rsid w:val="00572654"/>
    <w:rsid w:val="00576D14"/>
    <w:rsid w:val="00577559"/>
    <w:rsid w:val="00583272"/>
    <w:rsid w:val="00583CED"/>
    <w:rsid w:val="00585C17"/>
    <w:rsid w:val="005904F3"/>
    <w:rsid w:val="0059378F"/>
    <w:rsid w:val="005A1091"/>
    <w:rsid w:val="005A3BF7"/>
    <w:rsid w:val="005B0ADE"/>
    <w:rsid w:val="005B3023"/>
    <w:rsid w:val="005B501A"/>
    <w:rsid w:val="005B5629"/>
    <w:rsid w:val="005C0300"/>
    <w:rsid w:val="005C4F27"/>
    <w:rsid w:val="005C65B9"/>
    <w:rsid w:val="005D0646"/>
    <w:rsid w:val="005D4DA9"/>
    <w:rsid w:val="005E1519"/>
    <w:rsid w:val="005E379E"/>
    <w:rsid w:val="005E6B9A"/>
    <w:rsid w:val="005F4B6A"/>
    <w:rsid w:val="006010F3"/>
    <w:rsid w:val="00604127"/>
    <w:rsid w:val="00605D0C"/>
    <w:rsid w:val="00607D5E"/>
    <w:rsid w:val="00610892"/>
    <w:rsid w:val="00615A0A"/>
    <w:rsid w:val="006243D6"/>
    <w:rsid w:val="00630D90"/>
    <w:rsid w:val="00632DAF"/>
    <w:rsid w:val="006333D4"/>
    <w:rsid w:val="006369B2"/>
    <w:rsid w:val="00636A9E"/>
    <w:rsid w:val="00637300"/>
    <w:rsid w:val="00642652"/>
    <w:rsid w:val="00642D16"/>
    <w:rsid w:val="00647525"/>
    <w:rsid w:val="006570B0"/>
    <w:rsid w:val="00660412"/>
    <w:rsid w:val="00665BDA"/>
    <w:rsid w:val="0066734A"/>
    <w:rsid w:val="0067330E"/>
    <w:rsid w:val="00675F0B"/>
    <w:rsid w:val="0068025C"/>
    <w:rsid w:val="0068407E"/>
    <w:rsid w:val="0069180E"/>
    <w:rsid w:val="00691C94"/>
    <w:rsid w:val="0069210B"/>
    <w:rsid w:val="00694505"/>
    <w:rsid w:val="006A4055"/>
    <w:rsid w:val="006A4F3F"/>
    <w:rsid w:val="006A7457"/>
    <w:rsid w:val="006A764A"/>
    <w:rsid w:val="006C34D2"/>
    <w:rsid w:val="006C5641"/>
    <w:rsid w:val="006C6F65"/>
    <w:rsid w:val="006C70EF"/>
    <w:rsid w:val="006D0AD8"/>
    <w:rsid w:val="006D1089"/>
    <w:rsid w:val="006D1B86"/>
    <w:rsid w:val="006D2B61"/>
    <w:rsid w:val="006D7355"/>
    <w:rsid w:val="006E4C95"/>
    <w:rsid w:val="006E6FB6"/>
    <w:rsid w:val="006F2ACE"/>
    <w:rsid w:val="006F4361"/>
    <w:rsid w:val="006F6D78"/>
    <w:rsid w:val="00707B73"/>
    <w:rsid w:val="00712FFA"/>
    <w:rsid w:val="00715B22"/>
    <w:rsid w:val="00715CA6"/>
    <w:rsid w:val="00723E15"/>
    <w:rsid w:val="00731135"/>
    <w:rsid w:val="007324AF"/>
    <w:rsid w:val="00733B60"/>
    <w:rsid w:val="007409B4"/>
    <w:rsid w:val="00741974"/>
    <w:rsid w:val="00741DB1"/>
    <w:rsid w:val="00743105"/>
    <w:rsid w:val="00744044"/>
    <w:rsid w:val="00746DA2"/>
    <w:rsid w:val="00753FE3"/>
    <w:rsid w:val="0075525E"/>
    <w:rsid w:val="00756D3D"/>
    <w:rsid w:val="0076385E"/>
    <w:rsid w:val="00773EB1"/>
    <w:rsid w:val="007745D0"/>
    <w:rsid w:val="007806C2"/>
    <w:rsid w:val="007903F8"/>
    <w:rsid w:val="00794F4F"/>
    <w:rsid w:val="007974BE"/>
    <w:rsid w:val="007A0916"/>
    <w:rsid w:val="007A0DFD"/>
    <w:rsid w:val="007A2F04"/>
    <w:rsid w:val="007A59C4"/>
    <w:rsid w:val="007A6474"/>
    <w:rsid w:val="007A6F47"/>
    <w:rsid w:val="007A722E"/>
    <w:rsid w:val="007B6557"/>
    <w:rsid w:val="007B65CC"/>
    <w:rsid w:val="007B7867"/>
    <w:rsid w:val="007B78EA"/>
    <w:rsid w:val="007C07D9"/>
    <w:rsid w:val="007C7122"/>
    <w:rsid w:val="007D1BB3"/>
    <w:rsid w:val="007D2D60"/>
    <w:rsid w:val="007D3F11"/>
    <w:rsid w:val="007D6BA3"/>
    <w:rsid w:val="007E53E4"/>
    <w:rsid w:val="007E656A"/>
    <w:rsid w:val="007F06A3"/>
    <w:rsid w:val="007F2957"/>
    <w:rsid w:val="007F2EA1"/>
    <w:rsid w:val="007F664D"/>
    <w:rsid w:val="0081064E"/>
    <w:rsid w:val="00811757"/>
    <w:rsid w:val="008128CE"/>
    <w:rsid w:val="008200FA"/>
    <w:rsid w:val="008254D0"/>
    <w:rsid w:val="00835631"/>
    <w:rsid w:val="00836551"/>
    <w:rsid w:val="00841217"/>
    <w:rsid w:val="00842137"/>
    <w:rsid w:val="00844367"/>
    <w:rsid w:val="00845DC6"/>
    <w:rsid w:val="00850BD2"/>
    <w:rsid w:val="00850F12"/>
    <w:rsid w:val="00855D14"/>
    <w:rsid w:val="00855F60"/>
    <w:rsid w:val="0085661B"/>
    <w:rsid w:val="008579C5"/>
    <w:rsid w:val="00873102"/>
    <w:rsid w:val="008734A0"/>
    <w:rsid w:val="0088344C"/>
    <w:rsid w:val="00887E27"/>
    <w:rsid w:val="00887ED8"/>
    <w:rsid w:val="0089088E"/>
    <w:rsid w:val="00892297"/>
    <w:rsid w:val="00893996"/>
    <w:rsid w:val="00894A0F"/>
    <w:rsid w:val="008A1CE5"/>
    <w:rsid w:val="008A5651"/>
    <w:rsid w:val="008B6F4A"/>
    <w:rsid w:val="008C2A21"/>
    <w:rsid w:val="008D0C7E"/>
    <w:rsid w:val="008D1263"/>
    <w:rsid w:val="008D76E7"/>
    <w:rsid w:val="008E0172"/>
    <w:rsid w:val="008E139E"/>
    <w:rsid w:val="008E370F"/>
    <w:rsid w:val="00901948"/>
    <w:rsid w:val="009019E5"/>
    <w:rsid w:val="009049F6"/>
    <w:rsid w:val="00904E80"/>
    <w:rsid w:val="00905D26"/>
    <w:rsid w:val="009115CA"/>
    <w:rsid w:val="00913648"/>
    <w:rsid w:val="00914912"/>
    <w:rsid w:val="00920423"/>
    <w:rsid w:val="00925130"/>
    <w:rsid w:val="00932AB7"/>
    <w:rsid w:val="00934405"/>
    <w:rsid w:val="00934C5D"/>
    <w:rsid w:val="00940473"/>
    <w:rsid w:val="009406B5"/>
    <w:rsid w:val="00943FFC"/>
    <w:rsid w:val="00945EEB"/>
    <w:rsid w:val="00946166"/>
    <w:rsid w:val="00947A28"/>
    <w:rsid w:val="0095099F"/>
    <w:rsid w:val="0096386C"/>
    <w:rsid w:val="0096521B"/>
    <w:rsid w:val="0096730C"/>
    <w:rsid w:val="00973EAA"/>
    <w:rsid w:val="00980196"/>
    <w:rsid w:val="009807C9"/>
    <w:rsid w:val="00983164"/>
    <w:rsid w:val="009972EF"/>
    <w:rsid w:val="009A72A9"/>
    <w:rsid w:val="009A7530"/>
    <w:rsid w:val="009B72B3"/>
    <w:rsid w:val="009B75B3"/>
    <w:rsid w:val="009C3160"/>
    <w:rsid w:val="009D7716"/>
    <w:rsid w:val="009E766E"/>
    <w:rsid w:val="009F1960"/>
    <w:rsid w:val="009F3F1C"/>
    <w:rsid w:val="009F42B3"/>
    <w:rsid w:val="009F475B"/>
    <w:rsid w:val="009F715E"/>
    <w:rsid w:val="009F716D"/>
    <w:rsid w:val="00A02624"/>
    <w:rsid w:val="00A04971"/>
    <w:rsid w:val="00A06DC7"/>
    <w:rsid w:val="00A10DBB"/>
    <w:rsid w:val="00A16253"/>
    <w:rsid w:val="00A20EF2"/>
    <w:rsid w:val="00A22D6D"/>
    <w:rsid w:val="00A2623C"/>
    <w:rsid w:val="00A277E1"/>
    <w:rsid w:val="00A304DD"/>
    <w:rsid w:val="00A31D47"/>
    <w:rsid w:val="00A34738"/>
    <w:rsid w:val="00A4006D"/>
    <w:rsid w:val="00A4013E"/>
    <w:rsid w:val="00A4045F"/>
    <w:rsid w:val="00A427CD"/>
    <w:rsid w:val="00A4600B"/>
    <w:rsid w:val="00A50506"/>
    <w:rsid w:val="00A51EF0"/>
    <w:rsid w:val="00A54E14"/>
    <w:rsid w:val="00A67A81"/>
    <w:rsid w:val="00A730A6"/>
    <w:rsid w:val="00A75028"/>
    <w:rsid w:val="00A8148D"/>
    <w:rsid w:val="00A8689D"/>
    <w:rsid w:val="00A87A30"/>
    <w:rsid w:val="00A9162A"/>
    <w:rsid w:val="00A93D40"/>
    <w:rsid w:val="00A96181"/>
    <w:rsid w:val="00A970D8"/>
    <w:rsid w:val="00A971A0"/>
    <w:rsid w:val="00AA1162"/>
    <w:rsid w:val="00AA1F22"/>
    <w:rsid w:val="00AA203F"/>
    <w:rsid w:val="00AA3E4F"/>
    <w:rsid w:val="00AB0B51"/>
    <w:rsid w:val="00AB2AD5"/>
    <w:rsid w:val="00AB7B0F"/>
    <w:rsid w:val="00AC6FE4"/>
    <w:rsid w:val="00AC7242"/>
    <w:rsid w:val="00AD073F"/>
    <w:rsid w:val="00AD0BC1"/>
    <w:rsid w:val="00AD4B95"/>
    <w:rsid w:val="00AE2D51"/>
    <w:rsid w:val="00AE38E1"/>
    <w:rsid w:val="00AE3CB7"/>
    <w:rsid w:val="00AF27D0"/>
    <w:rsid w:val="00AF48F4"/>
    <w:rsid w:val="00AF525C"/>
    <w:rsid w:val="00B0217F"/>
    <w:rsid w:val="00B04BA0"/>
    <w:rsid w:val="00B05821"/>
    <w:rsid w:val="00B17373"/>
    <w:rsid w:val="00B26C28"/>
    <w:rsid w:val="00B31880"/>
    <w:rsid w:val="00B32135"/>
    <w:rsid w:val="00B4174C"/>
    <w:rsid w:val="00B44291"/>
    <w:rsid w:val="00B453F5"/>
    <w:rsid w:val="00B522BF"/>
    <w:rsid w:val="00B52517"/>
    <w:rsid w:val="00B56FD7"/>
    <w:rsid w:val="00B57342"/>
    <w:rsid w:val="00B61624"/>
    <w:rsid w:val="00B63AA1"/>
    <w:rsid w:val="00B718A5"/>
    <w:rsid w:val="00B8261A"/>
    <w:rsid w:val="00B86117"/>
    <w:rsid w:val="00B93FA7"/>
    <w:rsid w:val="00B95D87"/>
    <w:rsid w:val="00BA2F1D"/>
    <w:rsid w:val="00BA742C"/>
    <w:rsid w:val="00BB1912"/>
    <w:rsid w:val="00BB4448"/>
    <w:rsid w:val="00BB7DB1"/>
    <w:rsid w:val="00BC1FAE"/>
    <w:rsid w:val="00BC46EB"/>
    <w:rsid w:val="00BC62E2"/>
    <w:rsid w:val="00BD4190"/>
    <w:rsid w:val="00BD4927"/>
    <w:rsid w:val="00BD4A57"/>
    <w:rsid w:val="00BD4E39"/>
    <w:rsid w:val="00BD5EC2"/>
    <w:rsid w:val="00BE36F8"/>
    <w:rsid w:val="00BF0E60"/>
    <w:rsid w:val="00BF56ED"/>
    <w:rsid w:val="00BF5DB8"/>
    <w:rsid w:val="00C04805"/>
    <w:rsid w:val="00C06AB6"/>
    <w:rsid w:val="00C106DC"/>
    <w:rsid w:val="00C108D1"/>
    <w:rsid w:val="00C22C5F"/>
    <w:rsid w:val="00C23A12"/>
    <w:rsid w:val="00C263AA"/>
    <w:rsid w:val="00C32045"/>
    <w:rsid w:val="00C355C3"/>
    <w:rsid w:val="00C37FDD"/>
    <w:rsid w:val="00C42125"/>
    <w:rsid w:val="00C45D32"/>
    <w:rsid w:val="00C510DB"/>
    <w:rsid w:val="00C57652"/>
    <w:rsid w:val="00C62814"/>
    <w:rsid w:val="00C62994"/>
    <w:rsid w:val="00C72297"/>
    <w:rsid w:val="00C74937"/>
    <w:rsid w:val="00C835D9"/>
    <w:rsid w:val="00C9367C"/>
    <w:rsid w:val="00CA5ECC"/>
    <w:rsid w:val="00CB381C"/>
    <w:rsid w:val="00CC358D"/>
    <w:rsid w:val="00CD0351"/>
    <w:rsid w:val="00CD6238"/>
    <w:rsid w:val="00CF1B7E"/>
    <w:rsid w:val="00CF34A7"/>
    <w:rsid w:val="00CF656C"/>
    <w:rsid w:val="00D12148"/>
    <w:rsid w:val="00D232AD"/>
    <w:rsid w:val="00D36214"/>
    <w:rsid w:val="00D40D28"/>
    <w:rsid w:val="00D41803"/>
    <w:rsid w:val="00D44EEB"/>
    <w:rsid w:val="00D5494D"/>
    <w:rsid w:val="00D57D7F"/>
    <w:rsid w:val="00D60FB9"/>
    <w:rsid w:val="00D6212D"/>
    <w:rsid w:val="00D639D6"/>
    <w:rsid w:val="00D71AB9"/>
    <w:rsid w:val="00D73137"/>
    <w:rsid w:val="00D838A1"/>
    <w:rsid w:val="00D95C90"/>
    <w:rsid w:val="00DA1384"/>
    <w:rsid w:val="00DA313C"/>
    <w:rsid w:val="00DA71E9"/>
    <w:rsid w:val="00DA7911"/>
    <w:rsid w:val="00DB1307"/>
    <w:rsid w:val="00DB259F"/>
    <w:rsid w:val="00DC0323"/>
    <w:rsid w:val="00DC1025"/>
    <w:rsid w:val="00DC48DC"/>
    <w:rsid w:val="00DC56A5"/>
    <w:rsid w:val="00DC6BCF"/>
    <w:rsid w:val="00DD1750"/>
    <w:rsid w:val="00DD50DE"/>
    <w:rsid w:val="00DD5D14"/>
    <w:rsid w:val="00DE1021"/>
    <w:rsid w:val="00DE3062"/>
    <w:rsid w:val="00E015D6"/>
    <w:rsid w:val="00E01E12"/>
    <w:rsid w:val="00E0525B"/>
    <w:rsid w:val="00E07600"/>
    <w:rsid w:val="00E07AF2"/>
    <w:rsid w:val="00E17564"/>
    <w:rsid w:val="00E204DD"/>
    <w:rsid w:val="00E2097B"/>
    <w:rsid w:val="00E2145E"/>
    <w:rsid w:val="00E244D7"/>
    <w:rsid w:val="00E24D43"/>
    <w:rsid w:val="00E353EC"/>
    <w:rsid w:val="00E370CD"/>
    <w:rsid w:val="00E44403"/>
    <w:rsid w:val="00E53C24"/>
    <w:rsid w:val="00E5614B"/>
    <w:rsid w:val="00E625BC"/>
    <w:rsid w:val="00E63B93"/>
    <w:rsid w:val="00E71F80"/>
    <w:rsid w:val="00E75277"/>
    <w:rsid w:val="00E87580"/>
    <w:rsid w:val="00E91AC1"/>
    <w:rsid w:val="00EA05FE"/>
    <w:rsid w:val="00EB444A"/>
    <w:rsid w:val="00EB444D"/>
    <w:rsid w:val="00EB4498"/>
    <w:rsid w:val="00EB483D"/>
    <w:rsid w:val="00EC225C"/>
    <w:rsid w:val="00EF15CE"/>
    <w:rsid w:val="00EF5BF5"/>
    <w:rsid w:val="00EF7DE1"/>
    <w:rsid w:val="00F02294"/>
    <w:rsid w:val="00F25254"/>
    <w:rsid w:val="00F35F57"/>
    <w:rsid w:val="00F403F5"/>
    <w:rsid w:val="00F4238B"/>
    <w:rsid w:val="00F42B0F"/>
    <w:rsid w:val="00F459E1"/>
    <w:rsid w:val="00F50467"/>
    <w:rsid w:val="00F50BDF"/>
    <w:rsid w:val="00F51E24"/>
    <w:rsid w:val="00F562A0"/>
    <w:rsid w:val="00F568B4"/>
    <w:rsid w:val="00F65DAC"/>
    <w:rsid w:val="00F65F98"/>
    <w:rsid w:val="00F715DF"/>
    <w:rsid w:val="00F75E56"/>
    <w:rsid w:val="00F778F5"/>
    <w:rsid w:val="00F81FF0"/>
    <w:rsid w:val="00F82D05"/>
    <w:rsid w:val="00F86AE7"/>
    <w:rsid w:val="00F8791A"/>
    <w:rsid w:val="00F943F2"/>
    <w:rsid w:val="00FA2177"/>
    <w:rsid w:val="00FA2E6D"/>
    <w:rsid w:val="00FA3EFA"/>
    <w:rsid w:val="00FA7C5D"/>
    <w:rsid w:val="00FB0A28"/>
    <w:rsid w:val="00FB7CEB"/>
    <w:rsid w:val="00FD01DA"/>
    <w:rsid w:val="00FD35D4"/>
    <w:rsid w:val="00FD439E"/>
    <w:rsid w:val="00FD76CB"/>
    <w:rsid w:val="00FE191C"/>
    <w:rsid w:val="00FE29C6"/>
    <w:rsid w:val="00FE3002"/>
    <w:rsid w:val="00FE3344"/>
    <w:rsid w:val="00FE4A72"/>
    <w:rsid w:val="00FE6E92"/>
    <w:rsid w:val="00FF4546"/>
    <w:rsid w:val="00FF538F"/>
    <w:rsid w:val="00FF58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408DE"/>
  <w15:docId w15:val="{A506D4D5-CD71-AE4E-95BF-91B61534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qFormat="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370C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E370CD"/>
  </w:style>
  <w:style w:type="paragraph" w:customStyle="1" w:styleId="CorrectionSeparatorBegin">
    <w:name w:val="Correction Separator Begin"/>
    <w:basedOn w:val="Normal"/>
    <w:rsid w:val="00E370C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E370C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E370C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E370C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E370CD"/>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E370CD"/>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E370CD"/>
    <w:rPr>
      <w:b/>
      <w:bCs/>
    </w:rPr>
  </w:style>
  <w:style w:type="paragraph" w:customStyle="1" w:styleId="Normalbeforetable">
    <w:name w:val="Normal before table"/>
    <w:basedOn w:val="Normal"/>
    <w:rsid w:val="00E370CD"/>
    <w:pPr>
      <w:keepNext/>
      <w:spacing w:after="120"/>
    </w:pPr>
    <w:rPr>
      <w:rFonts w:eastAsia="????"/>
      <w:lang w:eastAsia="en-US"/>
    </w:rPr>
  </w:style>
  <w:style w:type="paragraph" w:customStyle="1" w:styleId="RecNo">
    <w:name w:val="Rec_No"/>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E370C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E370C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E370C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E370C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E370C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E370CD"/>
    <w:pPr>
      <w:tabs>
        <w:tab w:val="right" w:leader="dot" w:pos="9639"/>
      </w:tabs>
    </w:pPr>
    <w:rPr>
      <w:rFonts w:eastAsia="MS Mincho"/>
    </w:rPr>
  </w:style>
  <w:style w:type="paragraph" w:styleId="TOC1">
    <w:name w:val="toc 1"/>
    <w:basedOn w:val="Normal"/>
    <w:uiPriority w:val="39"/>
    <w:rsid w:val="00E370CD"/>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E370CD"/>
    <w:pPr>
      <w:tabs>
        <w:tab w:val="clear" w:pos="964"/>
      </w:tabs>
      <w:spacing w:before="80"/>
      <w:ind w:left="1531" w:hanging="851"/>
    </w:pPr>
  </w:style>
  <w:style w:type="paragraph" w:styleId="TOC3">
    <w:name w:val="toc 3"/>
    <w:basedOn w:val="TOC2"/>
    <w:rsid w:val="00E370CD"/>
    <w:pPr>
      <w:ind w:left="2269"/>
    </w:pPr>
  </w:style>
  <w:style w:type="character" w:styleId="Hyperlink">
    <w:name w:val="Hyperlink"/>
    <w:basedOn w:val="DefaultParagraphFont"/>
    <w:rsid w:val="00E370CD"/>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E370CD"/>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E370CD"/>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qFormat/>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semiHidden/>
    <w:unhideWhenUsed/>
    <w:rsid w:val="003A5982"/>
    <w:rPr>
      <w:sz w:val="20"/>
      <w:szCs w:val="20"/>
    </w:rPr>
  </w:style>
  <w:style w:type="character" w:customStyle="1" w:styleId="CommentTextChar">
    <w:name w:val="Comment Text Char"/>
    <w:basedOn w:val="DefaultParagraphFont"/>
    <w:link w:val="CommentText"/>
    <w:uiPriority w:val="99"/>
    <w:semiHidden/>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0C3DDD"/>
    <w:pPr>
      <w:jc w:val="right"/>
    </w:pPr>
  </w:style>
  <w:style w:type="character" w:customStyle="1" w:styleId="ReftextArial9pt">
    <w:name w:val="Ref_text Arial 9 pt"/>
    <w:rsid w:val="00E370CD"/>
    <w:rPr>
      <w:rFonts w:ascii="Arial" w:hAnsi="Arial" w:cs="Arial"/>
      <w:sz w:val="18"/>
      <w:szCs w:val="18"/>
    </w:rPr>
  </w:style>
  <w:style w:type="paragraph" w:customStyle="1" w:styleId="Title4">
    <w:name w:val="Title 4"/>
    <w:basedOn w:val="Normal"/>
    <w:next w:val="Heading1"/>
    <w:rsid w:val="00E370CD"/>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E370CD"/>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4361"/>
    <w:pPr>
      <w:jc w:val="right"/>
    </w:pPr>
    <w:rPr>
      <w:b/>
      <w:bCs/>
      <w:sz w:val="28"/>
      <w:szCs w:val="28"/>
    </w:rPr>
  </w:style>
  <w:style w:type="paragraph" w:customStyle="1" w:styleId="TSBHeaderQuestion">
    <w:name w:val="TSBHeaderQuestion"/>
    <w:basedOn w:val="Normal"/>
    <w:rsid w:val="002534C9"/>
  </w:style>
  <w:style w:type="paragraph" w:customStyle="1" w:styleId="TSBHeaderSource">
    <w:name w:val="TSBHeaderSource"/>
    <w:basedOn w:val="Normal"/>
    <w:rsid w:val="002534C9"/>
  </w:style>
  <w:style w:type="paragraph" w:customStyle="1" w:styleId="TSBHeaderTitle">
    <w:name w:val="TSBHeaderTitle"/>
    <w:basedOn w:val="Normal"/>
    <w:rsid w:val="00054813"/>
  </w:style>
  <w:style w:type="paragraph" w:customStyle="1" w:styleId="TSBHeaderSummary">
    <w:name w:val="TSBHeaderSummary"/>
    <w:basedOn w:val="Normal"/>
    <w:rsid w:val="00054813"/>
  </w:style>
  <w:style w:type="paragraph" w:customStyle="1" w:styleId="Body">
    <w:name w:val="Body"/>
    <w:rsid w:val="00BB1912"/>
    <w:pPr>
      <w:pBdr>
        <w:top w:val="nil"/>
        <w:left w:val="nil"/>
        <w:bottom w:val="nil"/>
        <w:right w:val="nil"/>
        <w:between w:val="nil"/>
        <w:bar w:val="nil"/>
      </w:pBdr>
      <w:spacing w:before="120" w:after="0" w:line="240" w:lineRule="auto"/>
    </w:pPr>
    <w:rPr>
      <w:rFonts w:ascii="Times New Roman" w:eastAsia="Times New Roman" w:hAnsi="Times New Roman" w:cs="Times New Roman"/>
      <w:color w:val="000000"/>
      <w:sz w:val="24"/>
      <w:szCs w:val="24"/>
      <w:u w:color="000000"/>
      <w:bdr w:val="nil"/>
      <w:lang w:val="en-GB" w:eastAsia="en-GB"/>
      <w14:textOutline w14:w="0" w14:cap="flat" w14:cmpd="sng" w14:algn="ctr">
        <w14:noFill/>
        <w14:prstDash w14:val="solid"/>
        <w14:bevel/>
      </w14:textOutline>
    </w:rPr>
  </w:style>
  <w:style w:type="numbering" w:customStyle="1" w:styleId="ImportedStyle1">
    <w:name w:val="Imported Style 1"/>
    <w:rsid w:val="00BB1912"/>
    <w:pPr>
      <w:numPr>
        <w:numId w:val="11"/>
      </w:numPr>
    </w:pPr>
  </w:style>
  <w:style w:type="numbering" w:customStyle="1" w:styleId="ImportedStyle2">
    <w:name w:val="Imported Style 2"/>
    <w:rsid w:val="00BB1912"/>
    <w:pPr>
      <w:numPr>
        <w:numId w:val="12"/>
      </w:numPr>
    </w:pPr>
  </w:style>
  <w:style w:type="paragraph" w:customStyle="1" w:styleId="Heading">
    <w:name w:val="Heading"/>
    <w:next w:val="Body"/>
    <w:rsid w:val="00BB1912"/>
    <w:pPr>
      <w:keepNext/>
      <w:keepLines/>
      <w:pBdr>
        <w:top w:val="nil"/>
        <w:left w:val="nil"/>
        <w:bottom w:val="nil"/>
        <w:right w:val="nil"/>
        <w:between w:val="nil"/>
        <w:bar w:val="nil"/>
      </w:pBdr>
      <w:tabs>
        <w:tab w:val="left" w:pos="794"/>
        <w:tab w:val="left" w:pos="1191"/>
        <w:tab w:val="left" w:pos="1588"/>
        <w:tab w:val="left" w:pos="1985"/>
      </w:tabs>
      <w:spacing w:before="360" w:after="0" w:line="240" w:lineRule="auto"/>
      <w:ind w:left="794" w:hanging="794"/>
      <w:outlineLvl w:val="0"/>
    </w:pPr>
    <w:rPr>
      <w:rFonts w:ascii="Times New Roman" w:eastAsia="Arial Unicode MS" w:hAnsi="Times New Roman" w:cs="Arial Unicode MS"/>
      <w:b/>
      <w:bCs/>
      <w:color w:val="000000"/>
      <w:sz w:val="24"/>
      <w:szCs w:val="24"/>
      <w:u w:color="000000"/>
      <w:bdr w:val="nil"/>
      <w:lang w:eastAsia="en-GB"/>
      <w14:textOutline w14:w="0" w14:cap="flat" w14:cmpd="sng" w14:algn="ctr">
        <w14:noFill/>
        <w14:prstDash w14:val="solid"/>
        <w14:bevel/>
      </w14:textOutline>
    </w:rPr>
  </w:style>
  <w:style w:type="numbering" w:customStyle="1" w:styleId="ImportedStyle3">
    <w:name w:val="Imported Style 3"/>
    <w:rsid w:val="00BB1912"/>
    <w:pPr>
      <w:numPr>
        <w:numId w:val="13"/>
      </w:numPr>
    </w:pPr>
  </w:style>
  <w:style w:type="numbering" w:customStyle="1" w:styleId="ImportedStyle4">
    <w:name w:val="Imported Style 4"/>
    <w:rsid w:val="00BB1912"/>
    <w:pPr>
      <w:numPr>
        <w:numId w:val="14"/>
      </w:numPr>
    </w:pPr>
  </w:style>
  <w:style w:type="numbering" w:customStyle="1" w:styleId="ImportedStyle5">
    <w:name w:val="Imported Style 5"/>
    <w:rsid w:val="00BB1912"/>
    <w:pPr>
      <w:numPr>
        <w:numId w:val="16"/>
      </w:numPr>
    </w:pPr>
  </w:style>
  <w:style w:type="numbering" w:customStyle="1" w:styleId="ImportedStyle6">
    <w:name w:val="Imported Style 6"/>
    <w:rsid w:val="00BB1912"/>
    <w:pPr>
      <w:numPr>
        <w:numId w:val="17"/>
      </w:numPr>
    </w:pPr>
  </w:style>
  <w:style w:type="numbering" w:customStyle="1" w:styleId="ImportedStyle7">
    <w:name w:val="Imported Style 7"/>
    <w:rsid w:val="00BB1912"/>
    <w:pPr>
      <w:numPr>
        <w:numId w:val="18"/>
      </w:numPr>
    </w:pPr>
  </w:style>
  <w:style w:type="numbering" w:customStyle="1" w:styleId="ImportedStyle8">
    <w:name w:val="Imported Style 8"/>
    <w:rsid w:val="00BB1912"/>
    <w:pPr>
      <w:numPr>
        <w:numId w:val="19"/>
      </w:numPr>
    </w:pPr>
  </w:style>
  <w:style w:type="numbering" w:customStyle="1" w:styleId="ImportedStyle9">
    <w:name w:val="Imported Style 9"/>
    <w:rsid w:val="00BB1912"/>
    <w:pPr>
      <w:numPr>
        <w:numId w:val="20"/>
      </w:numPr>
    </w:pPr>
  </w:style>
  <w:style w:type="numbering" w:customStyle="1" w:styleId="ImportedStyle10">
    <w:name w:val="Imported Style 10"/>
    <w:rsid w:val="00BB1912"/>
    <w:pPr>
      <w:numPr>
        <w:numId w:val="21"/>
      </w:numPr>
    </w:pPr>
  </w:style>
  <w:style w:type="numbering" w:customStyle="1" w:styleId="ImportedStyle11">
    <w:name w:val="Imported Style 11"/>
    <w:rsid w:val="00BB1912"/>
    <w:pPr>
      <w:numPr>
        <w:numId w:val="22"/>
      </w:numPr>
    </w:pPr>
  </w:style>
  <w:style w:type="numbering" w:customStyle="1" w:styleId="ImportedStyle12">
    <w:name w:val="Imported Style 12"/>
    <w:rsid w:val="00BB1912"/>
    <w:pPr>
      <w:numPr>
        <w:numId w:val="23"/>
      </w:numPr>
    </w:pPr>
  </w:style>
  <w:style w:type="numbering" w:customStyle="1" w:styleId="ImportedStyle13">
    <w:name w:val="Imported Style 13"/>
    <w:rsid w:val="00BB1912"/>
    <w:pPr>
      <w:numPr>
        <w:numId w:val="24"/>
      </w:numPr>
    </w:pPr>
  </w:style>
  <w:style w:type="numbering" w:customStyle="1" w:styleId="ImportedStyle14">
    <w:name w:val="Imported Style 14"/>
    <w:rsid w:val="00BB1912"/>
    <w:pPr>
      <w:numPr>
        <w:numId w:val="25"/>
      </w:numPr>
    </w:pPr>
  </w:style>
  <w:style w:type="numbering" w:customStyle="1" w:styleId="ImportedStyle15">
    <w:name w:val="Imported Style 15"/>
    <w:rsid w:val="00BB1912"/>
    <w:pPr>
      <w:numPr>
        <w:numId w:val="26"/>
      </w:numPr>
    </w:pPr>
  </w:style>
  <w:style w:type="character" w:customStyle="1" w:styleId="hgkelc">
    <w:name w:val="hgkelc"/>
    <w:basedOn w:val="DefaultParagraphFont"/>
    <w:rsid w:val="00A2623C"/>
  </w:style>
  <w:style w:type="character" w:customStyle="1" w:styleId="UnresolvedMention2">
    <w:name w:val="Unresolved Mention2"/>
    <w:basedOn w:val="DefaultParagraphFont"/>
    <w:uiPriority w:val="99"/>
    <w:semiHidden/>
    <w:unhideWhenUsed/>
    <w:rsid w:val="00507DD6"/>
    <w:rPr>
      <w:color w:val="605E5C"/>
      <w:shd w:val="clear" w:color="auto" w:fill="E1DFDD"/>
    </w:rPr>
  </w:style>
  <w:style w:type="numbering" w:customStyle="1" w:styleId="CurrentList1">
    <w:name w:val="Current List1"/>
    <w:uiPriority w:val="99"/>
    <w:rsid w:val="00D71AB9"/>
    <w:pPr>
      <w:numPr>
        <w:numId w:val="32"/>
      </w:numPr>
    </w:pPr>
  </w:style>
  <w:style w:type="numbering" w:customStyle="1" w:styleId="CurrentList2">
    <w:name w:val="Current List2"/>
    <w:uiPriority w:val="99"/>
    <w:rsid w:val="007B78EA"/>
    <w:pPr>
      <w:numPr>
        <w:numId w:val="38"/>
      </w:numPr>
    </w:pPr>
  </w:style>
  <w:style w:type="character" w:styleId="UnresolvedMention">
    <w:name w:val="Unresolved Mention"/>
    <w:basedOn w:val="DefaultParagraphFont"/>
    <w:uiPriority w:val="99"/>
    <w:semiHidden/>
    <w:unhideWhenUsed/>
    <w:rsid w:val="00DE1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260875">
      <w:bodyDiv w:val="1"/>
      <w:marLeft w:val="0"/>
      <w:marRight w:val="0"/>
      <w:marTop w:val="0"/>
      <w:marBottom w:val="0"/>
      <w:divBdr>
        <w:top w:val="none" w:sz="0" w:space="0" w:color="auto"/>
        <w:left w:val="none" w:sz="0" w:space="0" w:color="auto"/>
        <w:bottom w:val="none" w:sz="0" w:space="0" w:color="auto"/>
        <w:right w:val="none" w:sz="0" w:space="0" w:color="auto"/>
      </w:divBdr>
      <w:divsChild>
        <w:div w:id="1391076350">
          <w:marLeft w:val="0"/>
          <w:marRight w:val="0"/>
          <w:marTop w:val="0"/>
          <w:marBottom w:val="0"/>
          <w:divBdr>
            <w:top w:val="none" w:sz="0" w:space="0" w:color="auto"/>
            <w:left w:val="none" w:sz="0" w:space="0" w:color="auto"/>
            <w:bottom w:val="none" w:sz="0" w:space="0" w:color="auto"/>
            <w:right w:val="none" w:sz="0" w:space="0" w:color="auto"/>
          </w:divBdr>
          <w:divsChild>
            <w:div w:id="2069378124">
              <w:marLeft w:val="0"/>
              <w:marRight w:val="0"/>
              <w:marTop w:val="0"/>
              <w:marBottom w:val="0"/>
              <w:divBdr>
                <w:top w:val="none" w:sz="0" w:space="0" w:color="auto"/>
                <w:left w:val="none" w:sz="0" w:space="0" w:color="auto"/>
                <w:bottom w:val="none" w:sz="0" w:space="0" w:color="auto"/>
                <w:right w:val="none" w:sz="0" w:space="0" w:color="auto"/>
              </w:divBdr>
              <w:divsChild>
                <w:div w:id="638730671">
                  <w:marLeft w:val="0"/>
                  <w:marRight w:val="0"/>
                  <w:marTop w:val="0"/>
                  <w:marBottom w:val="0"/>
                  <w:divBdr>
                    <w:top w:val="none" w:sz="0" w:space="0" w:color="auto"/>
                    <w:left w:val="none" w:sz="0" w:space="0" w:color="auto"/>
                    <w:bottom w:val="none" w:sz="0" w:space="0" w:color="auto"/>
                    <w:right w:val="none" w:sz="0" w:space="0" w:color="auto"/>
                  </w:divBdr>
                  <w:divsChild>
                    <w:div w:id="536897094">
                      <w:marLeft w:val="0"/>
                      <w:marRight w:val="0"/>
                      <w:marTop w:val="0"/>
                      <w:marBottom w:val="0"/>
                      <w:divBdr>
                        <w:top w:val="none" w:sz="0" w:space="0" w:color="auto"/>
                        <w:left w:val="none" w:sz="0" w:space="0" w:color="auto"/>
                        <w:bottom w:val="none" w:sz="0" w:space="0" w:color="auto"/>
                        <w:right w:val="none" w:sz="0" w:space="0" w:color="auto"/>
                      </w:divBdr>
                      <w:divsChild>
                        <w:div w:id="1353536428">
                          <w:marLeft w:val="0"/>
                          <w:marRight w:val="0"/>
                          <w:marTop w:val="0"/>
                          <w:marBottom w:val="0"/>
                          <w:divBdr>
                            <w:top w:val="none" w:sz="0" w:space="0" w:color="auto"/>
                            <w:left w:val="none" w:sz="0" w:space="0" w:color="auto"/>
                            <w:bottom w:val="none" w:sz="0" w:space="0" w:color="auto"/>
                            <w:right w:val="none" w:sz="0" w:space="0" w:color="auto"/>
                          </w:divBdr>
                          <w:divsChild>
                            <w:div w:id="4310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iyush.chetiya@gov.in"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2.xml><?xml version="1.0" encoding="utf-8"?>
<ds:datastoreItem xmlns:ds="http://schemas.openxmlformats.org/officeDocument/2006/customXml" ds:itemID="{D36B8685-6300-4053-A4C7-4304539F4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2A60CFD-5BCC-4B13-AD4D-76A286A23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20</Pages>
  <Words>5973</Words>
  <Characters>34052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Revised basetext ITU-T E.AIQ: Framework for Quality evaluation of conversational AI (C-AI) system</vt:lpstr>
    </vt:vector>
  </TitlesOfParts>
  <Manager>ITU-T</Manager>
  <Company>International Telecommunication Union (ITU)</Company>
  <LinksUpToDate>false</LinksUpToDate>
  <CharactersWithSpaces>39946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basetext ITU-T E.AIQ: Framework for Quality evaluation of conversational AI (C-AI) system</dc:title>
  <dc:creator>Editors E.AIQ</dc:creator>
  <cp:keywords>Artificial Intelligence; Machine Learning; Quality of Services, Algorithm</cp:keywords>
  <dc:description>SG12-TD457  For: Mexico City, 19-28 September 2023_x000d_Document date: _x000d_Saved by ITU51014243 at 18:10:25 on 25/09/2023</dc:description>
  <cp:lastModifiedBy>Bhargavi Chelle</cp:lastModifiedBy>
  <cp:revision>9</cp:revision>
  <cp:lastPrinted>2022-12-14T09:55:00Z</cp:lastPrinted>
  <dcterms:created xsi:type="dcterms:W3CDTF">2023-11-13T14:16:00Z</dcterms:created>
  <dcterms:modified xsi:type="dcterms:W3CDTF">2023-11-13T17:18:00Z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SG12-TD457</vt:lpwstr>
  </property>
  <property fmtid="{D5CDD505-2E9C-101B-9397-08002B2CF9AE}" pid="11" name="Docdate">
    <vt:lpwstr/>
  </property>
  <property fmtid="{D5CDD505-2E9C-101B-9397-08002B2CF9AE}" pid="12" name="Docorlang">
    <vt:lpwstr/>
  </property>
  <property fmtid="{D5CDD505-2E9C-101B-9397-08002B2CF9AE}" pid="13" name="Docbluepink">
    <vt:lpwstr>12/12</vt:lpwstr>
  </property>
  <property fmtid="{D5CDD505-2E9C-101B-9397-08002B2CF9AE}" pid="14" name="Docdest">
    <vt:lpwstr>Mexico City, 19-28 September 2023</vt:lpwstr>
  </property>
  <property fmtid="{D5CDD505-2E9C-101B-9397-08002B2CF9AE}" pid="15" name="Docauthor">
    <vt:lpwstr>Editors E.AIQ</vt:lpwstr>
  </property>
  <property fmtid="{D5CDD505-2E9C-101B-9397-08002B2CF9AE}" pid="16" name="GrammarlyDocumentId">
    <vt:lpwstr>7e741a39e465a1e411393bbd7215ff4b63a7a1238901be0c7f3264946b6024df</vt:lpwstr>
  </property>
</Properties>
</file>