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horzAnchor="margin" w:tblpY="-687"/>
        <w:tblW w:w="9889" w:type="dxa"/>
        <w:tblLayout w:type="fixed"/>
        <w:tblLook w:val="0000" w:firstRow="0" w:lastRow="0" w:firstColumn="0" w:lastColumn="0" w:noHBand="0" w:noVBand="0"/>
      </w:tblPr>
      <w:tblGrid>
        <w:gridCol w:w="6487"/>
        <w:gridCol w:w="3402"/>
      </w:tblGrid>
      <w:tr w:rsidR="009F6520" w:rsidRPr="00827727" w14:paraId="38D688A7" w14:textId="77777777" w:rsidTr="00876A8A">
        <w:trPr>
          <w:cantSplit/>
        </w:trPr>
        <w:tc>
          <w:tcPr>
            <w:tcW w:w="6487" w:type="dxa"/>
            <w:vAlign w:val="center"/>
          </w:tcPr>
          <w:p w14:paraId="0EF9F37D" w14:textId="77777777" w:rsidR="009F6520" w:rsidRPr="00827727" w:rsidRDefault="009F6520" w:rsidP="009F6520">
            <w:pPr>
              <w:shd w:val="solid" w:color="FFFFFF" w:fill="FFFFFF"/>
              <w:spacing w:before="0"/>
              <w:rPr>
                <w:rFonts w:ascii="Verdana" w:hAnsi="Verdana" w:cs="Times New Roman Bold"/>
                <w:b/>
                <w:bCs/>
                <w:sz w:val="26"/>
                <w:szCs w:val="26"/>
              </w:rPr>
            </w:pPr>
            <w:bookmarkStart w:id="0" w:name="_GoBack"/>
            <w:bookmarkEnd w:id="0"/>
            <w:r w:rsidRPr="00827727">
              <w:rPr>
                <w:rFonts w:ascii="Verdana" w:hAnsi="Verdana" w:cs="Times New Roman Bold"/>
                <w:b/>
                <w:bCs/>
                <w:sz w:val="26"/>
                <w:szCs w:val="26"/>
              </w:rPr>
              <w:t>Radiocommunication Study Groups</w:t>
            </w:r>
          </w:p>
        </w:tc>
        <w:tc>
          <w:tcPr>
            <w:tcW w:w="3402" w:type="dxa"/>
          </w:tcPr>
          <w:p w14:paraId="25FEBE48" w14:textId="08E20A7E" w:rsidR="009F6520" w:rsidRPr="00827727" w:rsidRDefault="004E164A" w:rsidP="004E164A">
            <w:pPr>
              <w:shd w:val="solid" w:color="FFFFFF" w:fill="FFFFFF"/>
              <w:spacing w:before="0" w:line="240" w:lineRule="atLeast"/>
            </w:pPr>
            <w:bookmarkStart w:id="1" w:name="ditulogo"/>
            <w:bookmarkEnd w:id="1"/>
            <w:r w:rsidRPr="00827727">
              <w:rPr>
                <w:noProof/>
                <w:lang w:val="en-IN" w:eastAsia="en-IN" w:bidi="hi-IN"/>
              </w:rPr>
              <w:drawing>
                <wp:inline distT="0" distB="0" distL="0" distR="0" wp14:anchorId="62B948A1" wp14:editId="792445EA">
                  <wp:extent cx="765175" cy="765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TU official logo-blu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1186" cy="771186"/>
                          </a:xfrm>
                          <a:prstGeom prst="rect">
                            <a:avLst/>
                          </a:prstGeom>
                        </pic:spPr>
                      </pic:pic>
                    </a:graphicData>
                  </a:graphic>
                </wp:inline>
              </w:drawing>
            </w:r>
          </w:p>
        </w:tc>
      </w:tr>
      <w:tr w:rsidR="000069D4" w:rsidRPr="00827727" w14:paraId="7CB35B59" w14:textId="77777777" w:rsidTr="00876A8A">
        <w:trPr>
          <w:cantSplit/>
        </w:trPr>
        <w:tc>
          <w:tcPr>
            <w:tcW w:w="6487" w:type="dxa"/>
            <w:tcBorders>
              <w:bottom w:val="single" w:sz="12" w:space="0" w:color="auto"/>
            </w:tcBorders>
          </w:tcPr>
          <w:p w14:paraId="194546DC" w14:textId="77777777" w:rsidR="000069D4" w:rsidRPr="00827727" w:rsidRDefault="000069D4" w:rsidP="00A5173C">
            <w:pPr>
              <w:shd w:val="solid" w:color="FFFFFF" w:fill="FFFFFF"/>
              <w:spacing w:before="0" w:after="48"/>
              <w:rPr>
                <w:rFonts w:ascii="Verdana" w:hAnsi="Verdana" w:cs="Times New Roman Bold"/>
                <w:b/>
                <w:sz w:val="22"/>
                <w:szCs w:val="22"/>
              </w:rPr>
            </w:pPr>
          </w:p>
        </w:tc>
        <w:tc>
          <w:tcPr>
            <w:tcW w:w="3402" w:type="dxa"/>
            <w:tcBorders>
              <w:bottom w:val="single" w:sz="12" w:space="0" w:color="auto"/>
            </w:tcBorders>
          </w:tcPr>
          <w:p w14:paraId="11BC37BF" w14:textId="77777777" w:rsidR="000069D4" w:rsidRPr="00827727" w:rsidRDefault="000069D4" w:rsidP="00A5173C">
            <w:pPr>
              <w:shd w:val="solid" w:color="FFFFFF" w:fill="FFFFFF"/>
              <w:spacing w:before="0" w:after="48" w:line="240" w:lineRule="atLeast"/>
              <w:rPr>
                <w:sz w:val="22"/>
                <w:szCs w:val="22"/>
              </w:rPr>
            </w:pPr>
          </w:p>
        </w:tc>
      </w:tr>
      <w:tr w:rsidR="000069D4" w:rsidRPr="00827727" w14:paraId="35578D28" w14:textId="77777777" w:rsidTr="00876A8A">
        <w:trPr>
          <w:cantSplit/>
        </w:trPr>
        <w:tc>
          <w:tcPr>
            <w:tcW w:w="6487" w:type="dxa"/>
            <w:tcBorders>
              <w:top w:val="single" w:sz="12" w:space="0" w:color="auto"/>
            </w:tcBorders>
          </w:tcPr>
          <w:p w14:paraId="07C451AF" w14:textId="77777777" w:rsidR="000069D4" w:rsidRPr="00827727" w:rsidRDefault="000069D4" w:rsidP="00A5173C">
            <w:pPr>
              <w:shd w:val="solid" w:color="FFFFFF" w:fill="FFFFFF"/>
              <w:spacing w:before="0" w:after="48"/>
              <w:rPr>
                <w:rFonts w:ascii="Verdana" w:hAnsi="Verdana" w:cs="Times New Roman Bold"/>
                <w:bCs/>
                <w:sz w:val="22"/>
                <w:szCs w:val="22"/>
              </w:rPr>
            </w:pPr>
          </w:p>
        </w:tc>
        <w:tc>
          <w:tcPr>
            <w:tcW w:w="3402" w:type="dxa"/>
            <w:tcBorders>
              <w:top w:val="single" w:sz="12" w:space="0" w:color="auto"/>
            </w:tcBorders>
          </w:tcPr>
          <w:p w14:paraId="117E4CDE" w14:textId="77777777" w:rsidR="000069D4" w:rsidRPr="00827727" w:rsidRDefault="000069D4" w:rsidP="00A5173C">
            <w:pPr>
              <w:shd w:val="solid" w:color="FFFFFF" w:fill="FFFFFF"/>
              <w:spacing w:before="0" w:after="48" w:line="240" w:lineRule="atLeast"/>
            </w:pPr>
          </w:p>
        </w:tc>
      </w:tr>
      <w:tr w:rsidR="000069D4" w:rsidRPr="00827727" w14:paraId="3042FD5F" w14:textId="77777777" w:rsidTr="00876A8A">
        <w:trPr>
          <w:cantSplit/>
        </w:trPr>
        <w:tc>
          <w:tcPr>
            <w:tcW w:w="6487" w:type="dxa"/>
            <w:vMerge w:val="restart"/>
          </w:tcPr>
          <w:p w14:paraId="45ADAD43" w14:textId="596AFEC8" w:rsidR="004E164A" w:rsidRPr="00827727" w:rsidRDefault="004E164A" w:rsidP="004E164A">
            <w:pPr>
              <w:shd w:val="solid" w:color="FFFFFF" w:fill="FFFFFF"/>
              <w:tabs>
                <w:tab w:val="clear" w:pos="1134"/>
                <w:tab w:val="clear" w:pos="1871"/>
                <w:tab w:val="clear" w:pos="2268"/>
              </w:tabs>
              <w:spacing w:before="0" w:after="240"/>
              <w:ind w:left="1134" w:hanging="1134"/>
              <w:rPr>
                <w:rFonts w:ascii="Verdana" w:hAnsi="Verdana"/>
                <w:sz w:val="20"/>
              </w:rPr>
            </w:pPr>
            <w:bookmarkStart w:id="2" w:name="recibido"/>
            <w:bookmarkStart w:id="3" w:name="dnum" w:colFirst="1" w:colLast="1"/>
            <w:bookmarkEnd w:id="2"/>
            <w:r w:rsidRPr="00827727">
              <w:rPr>
                <w:rFonts w:ascii="Verdana" w:hAnsi="Verdana"/>
                <w:sz w:val="20"/>
              </w:rPr>
              <w:t>Received:</w:t>
            </w:r>
            <w:r w:rsidRPr="00827727">
              <w:rPr>
                <w:rFonts w:ascii="Verdana" w:hAnsi="Verdana"/>
                <w:sz w:val="20"/>
              </w:rPr>
              <w:tab/>
            </w:r>
            <w:r w:rsidR="0061144C">
              <w:rPr>
                <w:rFonts w:ascii="Verdana" w:hAnsi="Verdana"/>
                <w:sz w:val="20"/>
              </w:rPr>
              <w:t>17</w:t>
            </w:r>
            <w:r w:rsidRPr="00827727">
              <w:rPr>
                <w:rFonts w:ascii="Verdana" w:hAnsi="Verdana"/>
                <w:sz w:val="20"/>
              </w:rPr>
              <w:t xml:space="preserve"> </w:t>
            </w:r>
            <w:r w:rsidR="0061144C">
              <w:rPr>
                <w:rFonts w:ascii="Verdana" w:hAnsi="Verdana"/>
                <w:sz w:val="20"/>
              </w:rPr>
              <w:t>April</w:t>
            </w:r>
            <w:r w:rsidRPr="00827727">
              <w:rPr>
                <w:rFonts w:ascii="Verdana" w:hAnsi="Verdana"/>
                <w:sz w:val="20"/>
              </w:rPr>
              <w:t xml:space="preserve"> 2023</w:t>
            </w:r>
          </w:p>
          <w:p w14:paraId="561696F2" w14:textId="77777777" w:rsidR="003A5357" w:rsidRDefault="004E164A" w:rsidP="004E164A">
            <w:pPr>
              <w:shd w:val="solid" w:color="FFFFFF" w:fill="FFFFFF"/>
              <w:tabs>
                <w:tab w:val="clear" w:pos="1134"/>
                <w:tab w:val="clear" w:pos="1871"/>
                <w:tab w:val="clear" w:pos="2268"/>
              </w:tabs>
              <w:spacing w:before="0" w:after="240"/>
              <w:ind w:left="1134" w:hanging="1134"/>
              <w:rPr>
                <w:rStyle w:val="Hyperlink"/>
              </w:rPr>
            </w:pPr>
            <w:r w:rsidRPr="00827727">
              <w:rPr>
                <w:rFonts w:ascii="Verdana" w:hAnsi="Verdana"/>
                <w:sz w:val="20"/>
              </w:rPr>
              <w:t xml:space="preserve">Source: </w:t>
            </w:r>
            <w:r w:rsidRPr="00827727">
              <w:rPr>
                <w:rFonts w:ascii="Verdana" w:hAnsi="Verdana"/>
                <w:sz w:val="20"/>
              </w:rPr>
              <w:tab/>
              <w:t>Annex 3.</w:t>
            </w:r>
            <w:r w:rsidR="0061144C">
              <w:rPr>
                <w:rFonts w:ascii="Verdana" w:hAnsi="Verdana"/>
                <w:sz w:val="20"/>
              </w:rPr>
              <w:t>7</w:t>
            </w:r>
            <w:r w:rsidRPr="00827727">
              <w:rPr>
                <w:rFonts w:ascii="Verdana" w:hAnsi="Verdana"/>
                <w:sz w:val="20"/>
              </w:rPr>
              <w:t xml:space="preserve"> to Document </w:t>
            </w:r>
            <w:r w:rsidR="0061144C">
              <w:t xml:space="preserve"> </w:t>
            </w:r>
            <w:hyperlink r:id="rId8" w:history="1">
              <w:r w:rsidR="0061144C">
                <w:rPr>
                  <w:rStyle w:val="Hyperlink"/>
                </w:rPr>
                <w:t>5D/1668</w:t>
              </w:r>
            </w:hyperlink>
            <w:r w:rsidR="003A5357">
              <w:rPr>
                <w:rStyle w:val="Hyperlink"/>
              </w:rPr>
              <w:t xml:space="preserve"> and </w:t>
            </w:r>
          </w:p>
          <w:p w14:paraId="7ACF0D52" w14:textId="2C46DA79" w:rsidR="004E164A" w:rsidRPr="00827727" w:rsidRDefault="003A5357" w:rsidP="004E164A">
            <w:pPr>
              <w:shd w:val="solid" w:color="FFFFFF" w:fill="FFFFFF"/>
              <w:tabs>
                <w:tab w:val="clear" w:pos="1134"/>
                <w:tab w:val="clear" w:pos="1871"/>
                <w:tab w:val="clear" w:pos="2268"/>
              </w:tabs>
              <w:spacing w:before="0" w:after="240"/>
              <w:ind w:left="1134" w:hanging="1134"/>
              <w:rPr>
                <w:rFonts w:ascii="Verdana" w:hAnsi="Verdana"/>
                <w:sz w:val="20"/>
              </w:rPr>
            </w:pPr>
            <w:r>
              <w:rPr>
                <w:rStyle w:val="Hyperlink"/>
              </w:rPr>
              <w:t>CG outcome-clean (final)</w:t>
            </w:r>
          </w:p>
        </w:tc>
        <w:tc>
          <w:tcPr>
            <w:tcW w:w="3402" w:type="dxa"/>
          </w:tcPr>
          <w:p w14:paraId="743F022A" w14:textId="56D52860" w:rsidR="000069D4" w:rsidRPr="00827727" w:rsidRDefault="004E164A" w:rsidP="00A5173C">
            <w:pPr>
              <w:shd w:val="solid" w:color="FFFFFF" w:fill="FFFFFF"/>
              <w:spacing w:before="0" w:line="240" w:lineRule="atLeast"/>
              <w:rPr>
                <w:rFonts w:ascii="Verdana" w:hAnsi="Verdana"/>
                <w:sz w:val="20"/>
                <w:lang w:eastAsia="zh-CN"/>
              </w:rPr>
            </w:pPr>
            <w:r w:rsidRPr="00827727">
              <w:rPr>
                <w:rFonts w:ascii="Verdana" w:hAnsi="Verdana"/>
                <w:b/>
                <w:sz w:val="20"/>
                <w:lang w:eastAsia="zh-CN"/>
              </w:rPr>
              <w:t>Document 5D/</w:t>
            </w:r>
            <w:r w:rsidR="0061144C">
              <w:rPr>
                <w:rFonts w:ascii="Verdana" w:hAnsi="Verdana"/>
                <w:b/>
                <w:sz w:val="20"/>
                <w:lang w:eastAsia="zh-CN"/>
              </w:rPr>
              <w:t>xxxx</w:t>
            </w:r>
          </w:p>
        </w:tc>
      </w:tr>
      <w:tr w:rsidR="000069D4" w:rsidRPr="00827727" w14:paraId="36171AE6" w14:textId="77777777" w:rsidTr="00876A8A">
        <w:trPr>
          <w:cantSplit/>
        </w:trPr>
        <w:tc>
          <w:tcPr>
            <w:tcW w:w="6487" w:type="dxa"/>
            <w:vMerge/>
          </w:tcPr>
          <w:p w14:paraId="14FEDF96" w14:textId="77777777" w:rsidR="000069D4" w:rsidRPr="00827727" w:rsidRDefault="000069D4" w:rsidP="00A5173C">
            <w:pPr>
              <w:spacing w:before="60"/>
              <w:jc w:val="center"/>
              <w:rPr>
                <w:b/>
                <w:smallCaps/>
                <w:sz w:val="32"/>
                <w:lang w:eastAsia="zh-CN"/>
              </w:rPr>
            </w:pPr>
            <w:bookmarkStart w:id="4" w:name="ddate" w:colFirst="1" w:colLast="1"/>
            <w:bookmarkEnd w:id="3"/>
          </w:p>
        </w:tc>
        <w:tc>
          <w:tcPr>
            <w:tcW w:w="3402" w:type="dxa"/>
          </w:tcPr>
          <w:p w14:paraId="10D42834" w14:textId="769689F3" w:rsidR="000069D4" w:rsidRPr="00827727" w:rsidRDefault="0061144C" w:rsidP="00A5173C">
            <w:pPr>
              <w:shd w:val="solid" w:color="FFFFFF" w:fill="FFFFFF"/>
              <w:spacing w:before="0" w:line="240" w:lineRule="atLeast"/>
              <w:rPr>
                <w:rFonts w:ascii="Verdana" w:hAnsi="Verdana"/>
                <w:sz w:val="20"/>
                <w:lang w:eastAsia="zh-CN"/>
              </w:rPr>
            </w:pPr>
            <w:r>
              <w:rPr>
                <w:rFonts w:ascii="Verdana" w:hAnsi="Verdana"/>
                <w:b/>
                <w:sz w:val="20"/>
                <w:lang w:eastAsia="zh-CN"/>
              </w:rPr>
              <w:t>17</w:t>
            </w:r>
            <w:r w:rsidR="004E164A" w:rsidRPr="00827727">
              <w:rPr>
                <w:rFonts w:ascii="Verdana" w:hAnsi="Verdana"/>
                <w:b/>
                <w:sz w:val="20"/>
                <w:lang w:eastAsia="zh-CN"/>
              </w:rPr>
              <w:t xml:space="preserve"> </w:t>
            </w:r>
            <w:r>
              <w:rPr>
                <w:rFonts w:ascii="Verdana" w:hAnsi="Verdana"/>
                <w:b/>
                <w:sz w:val="20"/>
                <w:lang w:eastAsia="zh-CN"/>
              </w:rPr>
              <w:t>April</w:t>
            </w:r>
            <w:r w:rsidR="004E164A" w:rsidRPr="00827727">
              <w:rPr>
                <w:rFonts w:ascii="Verdana" w:hAnsi="Verdana"/>
                <w:b/>
                <w:sz w:val="20"/>
                <w:lang w:eastAsia="zh-CN"/>
              </w:rPr>
              <w:t xml:space="preserve"> 2023</w:t>
            </w:r>
          </w:p>
        </w:tc>
      </w:tr>
      <w:tr w:rsidR="000069D4" w:rsidRPr="00827727" w14:paraId="10C1A2FF" w14:textId="77777777" w:rsidTr="00876A8A">
        <w:trPr>
          <w:cantSplit/>
        </w:trPr>
        <w:tc>
          <w:tcPr>
            <w:tcW w:w="6487" w:type="dxa"/>
            <w:vMerge/>
          </w:tcPr>
          <w:p w14:paraId="2F6FB263" w14:textId="77777777" w:rsidR="000069D4" w:rsidRPr="00827727" w:rsidRDefault="000069D4" w:rsidP="00A5173C">
            <w:pPr>
              <w:spacing w:before="60"/>
              <w:jc w:val="center"/>
              <w:rPr>
                <w:b/>
                <w:smallCaps/>
                <w:sz w:val="32"/>
                <w:lang w:eastAsia="zh-CN"/>
              </w:rPr>
            </w:pPr>
            <w:bookmarkStart w:id="5" w:name="dorlang" w:colFirst="1" w:colLast="1"/>
            <w:bookmarkEnd w:id="4"/>
          </w:p>
        </w:tc>
        <w:tc>
          <w:tcPr>
            <w:tcW w:w="3402" w:type="dxa"/>
          </w:tcPr>
          <w:p w14:paraId="2006F72B" w14:textId="77777777" w:rsidR="004E164A" w:rsidRPr="00827727" w:rsidRDefault="004E164A" w:rsidP="004E164A">
            <w:pPr>
              <w:shd w:val="solid" w:color="FFFFFF" w:fill="FFFFFF"/>
              <w:spacing w:before="0" w:line="240" w:lineRule="atLeast"/>
              <w:rPr>
                <w:rFonts w:ascii="Verdana" w:eastAsia="SimSun" w:hAnsi="Verdana"/>
                <w:b/>
                <w:sz w:val="20"/>
                <w:lang w:eastAsia="zh-CN"/>
              </w:rPr>
            </w:pPr>
            <w:r w:rsidRPr="00827727">
              <w:rPr>
                <w:rFonts w:ascii="Verdana" w:eastAsia="SimSun" w:hAnsi="Verdana"/>
                <w:b/>
                <w:sz w:val="20"/>
                <w:lang w:eastAsia="zh-CN"/>
              </w:rPr>
              <w:t>English only</w:t>
            </w:r>
          </w:p>
          <w:p w14:paraId="4644DDD9" w14:textId="77777777" w:rsidR="004E164A" w:rsidRPr="00827727" w:rsidRDefault="004E164A" w:rsidP="004E164A">
            <w:pPr>
              <w:shd w:val="solid" w:color="FFFFFF" w:fill="FFFFFF"/>
              <w:spacing w:before="0" w:line="240" w:lineRule="atLeast"/>
              <w:rPr>
                <w:rFonts w:ascii="Verdana" w:eastAsia="SimSun" w:hAnsi="Verdana"/>
                <w:b/>
                <w:sz w:val="20"/>
                <w:lang w:eastAsia="zh-CN"/>
              </w:rPr>
            </w:pPr>
          </w:p>
          <w:p w14:paraId="6B1B48B8" w14:textId="5AFFB4A2" w:rsidR="000069D4" w:rsidRPr="00827727" w:rsidRDefault="004E164A" w:rsidP="004E164A">
            <w:pPr>
              <w:shd w:val="solid" w:color="FFFFFF" w:fill="FFFFFF"/>
              <w:spacing w:before="0" w:line="240" w:lineRule="atLeast"/>
              <w:rPr>
                <w:rFonts w:ascii="Verdana" w:eastAsia="SimSun" w:hAnsi="Verdana"/>
                <w:sz w:val="20"/>
                <w:lang w:eastAsia="zh-CN"/>
              </w:rPr>
            </w:pPr>
            <w:r w:rsidRPr="00827727">
              <w:rPr>
                <w:rFonts w:ascii="Verdana" w:eastAsia="Malgun Gothic" w:hAnsi="Verdana"/>
                <w:b/>
                <w:sz w:val="20"/>
                <w:lang w:eastAsia="ko-KR"/>
              </w:rPr>
              <w:t>GENERAL</w:t>
            </w:r>
            <w:r w:rsidRPr="00827727">
              <w:rPr>
                <w:rFonts w:ascii="Verdana" w:eastAsia="SimSun" w:hAnsi="Verdana"/>
                <w:b/>
                <w:sz w:val="20"/>
                <w:lang w:eastAsia="zh-CN"/>
              </w:rPr>
              <w:t xml:space="preserve"> ASPECTS</w:t>
            </w:r>
          </w:p>
        </w:tc>
      </w:tr>
      <w:tr w:rsidR="004E164A" w:rsidRPr="00827727" w14:paraId="08B73E23" w14:textId="77777777" w:rsidTr="00D046A7">
        <w:trPr>
          <w:cantSplit/>
        </w:trPr>
        <w:tc>
          <w:tcPr>
            <w:tcW w:w="9889" w:type="dxa"/>
            <w:gridSpan w:val="2"/>
          </w:tcPr>
          <w:p w14:paraId="6F96D6B1" w14:textId="023A9CA3" w:rsidR="004E164A" w:rsidRPr="00827727" w:rsidRDefault="004E164A" w:rsidP="004E164A">
            <w:pPr>
              <w:pStyle w:val="Source"/>
              <w:rPr>
                <w:lang w:eastAsia="zh-CN"/>
              </w:rPr>
            </w:pPr>
            <w:bookmarkStart w:id="6" w:name="dsource" w:colFirst="0" w:colLast="0"/>
            <w:bookmarkEnd w:id="5"/>
            <w:r w:rsidRPr="00827727">
              <w:rPr>
                <w:lang w:eastAsia="ko-KR"/>
              </w:rPr>
              <w:t>India (Republic of)</w:t>
            </w:r>
          </w:p>
        </w:tc>
      </w:tr>
      <w:tr w:rsidR="004E164A" w:rsidRPr="00827727" w14:paraId="7F302A31" w14:textId="77777777" w:rsidTr="00D046A7">
        <w:trPr>
          <w:cantSplit/>
        </w:trPr>
        <w:tc>
          <w:tcPr>
            <w:tcW w:w="9889" w:type="dxa"/>
            <w:gridSpan w:val="2"/>
          </w:tcPr>
          <w:p w14:paraId="78D785AD" w14:textId="3512C4AC" w:rsidR="004E164A" w:rsidRPr="00827727" w:rsidRDefault="004E164A" w:rsidP="004E164A">
            <w:pPr>
              <w:pStyle w:val="Title1"/>
              <w:rPr>
                <w:lang w:eastAsia="zh-CN"/>
              </w:rPr>
            </w:pPr>
            <w:bookmarkStart w:id="7" w:name="drec" w:colFirst="0" w:colLast="0"/>
            <w:bookmarkEnd w:id="6"/>
            <w:r w:rsidRPr="00827727">
              <w:rPr>
                <w:rFonts w:eastAsia="Malgun Gothic"/>
                <w:lang w:eastAsia="ko-KR"/>
              </w:rPr>
              <w:t xml:space="preserve">Proposal for further update </w:t>
            </w:r>
            <w:r w:rsidR="0061144C" w:rsidRPr="00827727">
              <w:rPr>
                <w:rFonts w:eastAsia="Malgun Gothic"/>
                <w:lang w:eastAsia="ko-KR"/>
              </w:rPr>
              <w:t xml:space="preserve">TO </w:t>
            </w:r>
            <w:r w:rsidR="0061144C">
              <w:rPr>
                <w:rFonts w:eastAsia="Malgun Gothic"/>
                <w:lang w:eastAsia="ko-KR"/>
              </w:rPr>
              <w:t>[</w:t>
            </w:r>
            <w:r w:rsidR="0061144C" w:rsidRPr="00827727">
              <w:rPr>
                <w:rFonts w:eastAsia="Malgun Gothic"/>
                <w:lang w:eastAsia="ko-KR"/>
              </w:rPr>
              <w:t>PRELIMINARY</w:t>
            </w:r>
            <w:r w:rsidR="00075E16" w:rsidRPr="00827727">
              <w:rPr>
                <w:lang w:eastAsia="ja-JP"/>
              </w:rPr>
              <w:t xml:space="preserve"> draft new recommendation</w:t>
            </w:r>
            <w:r w:rsidR="00075E16">
              <w:rPr>
                <w:lang w:eastAsia="ja-JP"/>
              </w:rPr>
              <w:t xml:space="preserve"> or</w:t>
            </w:r>
            <w:r w:rsidR="00075E16" w:rsidRPr="00827727">
              <w:rPr>
                <w:lang w:eastAsia="ja-JP"/>
              </w:rPr>
              <w:t xml:space="preserve"> </w:t>
            </w:r>
            <w:r w:rsidRPr="00827727">
              <w:rPr>
                <w:lang w:eastAsia="ja-JP"/>
              </w:rPr>
              <w:t>THE working document towards A preliminary draft new recommendation</w:t>
            </w:r>
            <w:r w:rsidR="0061144C">
              <w:rPr>
                <w:lang w:eastAsia="ja-JP"/>
              </w:rPr>
              <w:t>]</w:t>
            </w:r>
            <w:r w:rsidRPr="00827727">
              <w:rPr>
                <w:lang w:eastAsia="ja-JP"/>
              </w:rPr>
              <w:t xml:space="preserve"> </w:t>
            </w:r>
            <w:r w:rsidRPr="00827727">
              <w:rPr>
                <w:lang w:eastAsia="ko-KR"/>
              </w:rPr>
              <w:t>ITU-R M.[</w:t>
            </w:r>
            <w:r w:rsidR="00075E16">
              <w:t xml:space="preserve"> </w:t>
            </w:r>
            <w:r w:rsidR="00075E16" w:rsidRPr="00075E16">
              <w:rPr>
                <w:lang w:eastAsia="ko-KR"/>
              </w:rPr>
              <w:t xml:space="preserve">IMT.FRAMEWORK FOR 2030 AND BEYOND </w:t>
            </w:r>
            <w:r w:rsidRPr="00827727">
              <w:rPr>
                <w:lang w:eastAsia="ko-KR"/>
              </w:rPr>
              <w:t>]</w:t>
            </w:r>
          </w:p>
        </w:tc>
      </w:tr>
      <w:tr w:rsidR="000069D4" w:rsidRPr="00827727" w14:paraId="365A00DF" w14:textId="77777777" w:rsidTr="00D046A7">
        <w:trPr>
          <w:cantSplit/>
        </w:trPr>
        <w:tc>
          <w:tcPr>
            <w:tcW w:w="9889" w:type="dxa"/>
            <w:gridSpan w:val="2"/>
          </w:tcPr>
          <w:p w14:paraId="75CF8CD0" w14:textId="77777777" w:rsidR="000069D4" w:rsidRPr="00827727" w:rsidRDefault="000069D4" w:rsidP="00A5173C">
            <w:pPr>
              <w:pStyle w:val="Title1"/>
              <w:rPr>
                <w:lang w:eastAsia="zh-CN"/>
              </w:rPr>
            </w:pPr>
            <w:bookmarkStart w:id="8" w:name="dtitle1" w:colFirst="0" w:colLast="0"/>
            <w:bookmarkEnd w:id="7"/>
          </w:p>
        </w:tc>
      </w:tr>
    </w:tbl>
    <w:bookmarkEnd w:id="8"/>
    <w:p w14:paraId="235E4E15" w14:textId="77777777" w:rsidR="004E164A" w:rsidRPr="00827727" w:rsidRDefault="004E164A" w:rsidP="004E164A">
      <w:pPr>
        <w:pStyle w:val="Heading1"/>
        <w:ind w:left="0" w:firstLine="0"/>
      </w:pPr>
      <w:r w:rsidRPr="00827727">
        <w:t>1</w:t>
      </w:r>
      <w:r w:rsidRPr="00827727">
        <w:tab/>
        <w:t>Introduction</w:t>
      </w:r>
    </w:p>
    <w:p w14:paraId="6582F183" w14:textId="02EFE157" w:rsidR="007B0C65" w:rsidRDefault="00DB6BFA" w:rsidP="00C81DB5">
      <w:pPr>
        <w:rPr>
          <w:rFonts w:eastAsiaTheme="minorEastAsia"/>
          <w:lang w:eastAsia="zh-CN"/>
        </w:rPr>
      </w:pPr>
      <w:bookmarkStart w:id="9" w:name="_Hlk29462233"/>
      <w:r>
        <w:rPr>
          <w:color w:val="000000"/>
        </w:rPr>
        <w:t>ITU-R Working Party (WP) 5D has been developing a draft new Recommendation ITU-R M.[IMT.FRAMEWORK FOR 2030 AND BEYOND] (Annex 3.7 to Doc. 5D/1668)</w:t>
      </w:r>
      <w:r w:rsidR="000A4E4B">
        <w:rPr>
          <w:color w:val="000000"/>
        </w:rPr>
        <w:t xml:space="preserve">. </w:t>
      </w:r>
      <w:r w:rsidR="004E164A" w:rsidRPr="00827727">
        <w:rPr>
          <w:lang w:eastAsia="ja-JP"/>
        </w:rPr>
        <w:t>At the 4</w:t>
      </w:r>
      <w:r w:rsidR="0061144C">
        <w:rPr>
          <w:lang w:eastAsia="ja-JP"/>
        </w:rPr>
        <w:t>3</w:t>
      </w:r>
      <w:r w:rsidR="004E164A" w:rsidRPr="00827727">
        <w:rPr>
          <w:vertAlign w:val="superscript"/>
          <w:lang w:eastAsia="ja-JP"/>
        </w:rPr>
        <w:t>nd</w:t>
      </w:r>
      <w:r w:rsidR="004E164A" w:rsidRPr="00827727">
        <w:rPr>
          <w:lang w:eastAsia="ja-JP"/>
        </w:rPr>
        <w:t xml:space="preserve"> meeting of the Working Party 5D (WP</w:t>
      </w:r>
      <w:r w:rsidR="00F90613" w:rsidRPr="00827727">
        <w:rPr>
          <w:lang w:eastAsia="ja-JP"/>
        </w:rPr>
        <w:t xml:space="preserve"> </w:t>
      </w:r>
      <w:r w:rsidR="004E164A" w:rsidRPr="00827727">
        <w:rPr>
          <w:lang w:eastAsia="ja-JP"/>
        </w:rPr>
        <w:t xml:space="preserve">5D), the draft version of a </w:t>
      </w:r>
      <w:bookmarkEnd w:id="9"/>
      <w:r w:rsidR="00F90613" w:rsidRPr="00827727">
        <w:rPr>
          <w:rFonts w:eastAsiaTheme="minorEastAsia"/>
          <w:lang w:eastAsia="zh-CN"/>
        </w:rPr>
        <w:t xml:space="preserve">working document towards preliminary draft new Recommendation </w:t>
      </w:r>
      <w:r w:rsidR="004E164A" w:rsidRPr="00827727">
        <w:rPr>
          <w:rFonts w:eastAsiaTheme="minorEastAsia"/>
          <w:lang w:eastAsia="zh-CN"/>
        </w:rPr>
        <w:t>ITU-R M.[IMT.VISION 2030 AND BEYOND] was further developed</w:t>
      </w:r>
      <w:r w:rsidR="0061144C">
        <w:rPr>
          <w:rFonts w:eastAsiaTheme="minorEastAsia"/>
          <w:lang w:eastAsia="zh-CN"/>
        </w:rPr>
        <w:t xml:space="preserve"> and was renamed as </w:t>
      </w:r>
      <w:r w:rsidR="0061144C" w:rsidRPr="00827727">
        <w:rPr>
          <w:lang w:eastAsia="ko-KR"/>
        </w:rPr>
        <w:t>ITU-R M.[</w:t>
      </w:r>
      <w:r w:rsidR="0061144C">
        <w:t xml:space="preserve"> </w:t>
      </w:r>
      <w:r w:rsidR="0061144C" w:rsidRPr="00075E16">
        <w:rPr>
          <w:lang w:eastAsia="ko-KR"/>
        </w:rPr>
        <w:t>IMT.FRAMEWORK FOR 2030 AND BEYOND</w:t>
      </w:r>
      <w:r w:rsidR="0061144C" w:rsidRPr="00827727">
        <w:rPr>
          <w:lang w:eastAsia="ko-KR"/>
        </w:rPr>
        <w:t>]</w:t>
      </w:r>
      <w:r w:rsidR="004E164A" w:rsidRPr="00827727">
        <w:rPr>
          <w:rFonts w:eastAsiaTheme="minorEastAsia"/>
          <w:lang w:eastAsia="zh-CN"/>
        </w:rPr>
        <w:t xml:space="preserve">. </w:t>
      </w:r>
      <w:r w:rsidR="0061144C">
        <w:rPr>
          <w:rFonts w:eastAsiaTheme="minorEastAsia"/>
          <w:lang w:eastAsia="zh-CN"/>
        </w:rPr>
        <w:t>5D decided to have a CG meeting for f</w:t>
      </w:r>
      <w:r w:rsidR="0061144C" w:rsidRPr="0061144C">
        <w:rPr>
          <w:rFonts w:eastAsiaTheme="minorEastAsia"/>
          <w:lang w:eastAsia="zh-CN"/>
        </w:rPr>
        <w:t>urther update of the outcome from 43rd meeting of WP 5D with focus on sections 2.2, 3 and 4</w:t>
      </w:r>
      <w:r w:rsidR="004E164A" w:rsidRPr="00827727">
        <w:rPr>
          <w:rFonts w:eastAsiaTheme="minorEastAsia"/>
          <w:lang w:eastAsia="zh-CN"/>
        </w:rPr>
        <w:t xml:space="preserve">. </w:t>
      </w:r>
      <w:r w:rsidR="003A5357">
        <w:rPr>
          <w:rFonts w:eastAsiaTheme="minorEastAsia"/>
          <w:lang w:eastAsia="zh-CN"/>
        </w:rPr>
        <w:t xml:space="preserve">The output of the same was circulated by CG chair as CG outcome (Section 2.2+3+4)- Clean (final).docx by the CG Chair on 11-05-2023. Chair has invited all members to </w:t>
      </w:r>
      <w:r w:rsidR="003A5357" w:rsidRPr="003A5357">
        <w:rPr>
          <w:rFonts w:eastAsiaTheme="minorEastAsia"/>
          <w:lang w:eastAsia="zh-CN"/>
        </w:rPr>
        <w:t>provide input for sections 2.2, 3 and 4 to the 44th meeting of WP 5D in June</w:t>
      </w:r>
      <w:r w:rsidR="003A5357">
        <w:rPr>
          <w:rFonts w:eastAsiaTheme="minorEastAsia"/>
          <w:lang w:eastAsia="zh-CN"/>
        </w:rPr>
        <w:t xml:space="preserve"> over this document.</w:t>
      </w:r>
    </w:p>
    <w:p w14:paraId="6FC9116C" w14:textId="675AA1FC" w:rsidR="007B0C65" w:rsidRDefault="007B0C65" w:rsidP="007B0C65">
      <w:pPr>
        <w:jc w:val="both"/>
        <w:rPr>
          <w:rFonts w:eastAsia="Batang"/>
        </w:rPr>
      </w:pPr>
      <w:r>
        <w:rPr>
          <w:rFonts w:eastAsia="Batang"/>
        </w:rPr>
        <w:t>India has recently published a 6G Vision document</w:t>
      </w:r>
      <w:r w:rsidR="007D57C9">
        <w:rPr>
          <w:rFonts w:eastAsia="Batang"/>
        </w:rPr>
        <w:t xml:space="preserve"> and can be accessible from </w:t>
      </w:r>
      <w:hyperlink r:id="rId9" w:history="1">
        <w:r w:rsidR="00EB393C" w:rsidRPr="00EB393C">
          <w:rPr>
            <w:rStyle w:val="Hyperlink"/>
            <w:rFonts w:eastAsia="Batang"/>
          </w:rPr>
          <w:t>link</w:t>
        </w:r>
      </w:hyperlink>
      <w:r>
        <w:rPr>
          <w:rFonts w:eastAsia="Batang"/>
        </w:rPr>
        <w:t>. India’s Vision for 6G emphasizes design, develop</w:t>
      </w:r>
      <w:r w:rsidR="00024587">
        <w:rPr>
          <w:rFonts w:eastAsia="Batang"/>
        </w:rPr>
        <w:t>ment</w:t>
      </w:r>
      <w:r>
        <w:rPr>
          <w:rFonts w:eastAsia="Batang"/>
        </w:rPr>
        <w:t xml:space="preserve"> and deploy</w:t>
      </w:r>
      <w:r w:rsidR="00024587">
        <w:rPr>
          <w:rFonts w:eastAsia="Batang"/>
        </w:rPr>
        <w:t>ment of</w:t>
      </w:r>
      <w:r>
        <w:rPr>
          <w:rFonts w:eastAsia="Batang"/>
        </w:rPr>
        <w:t xml:space="preserve"> network technologies that provide ubiquitous</w:t>
      </w:r>
      <w:r w:rsidR="007D57C9">
        <w:rPr>
          <w:rFonts w:eastAsia="Batang"/>
        </w:rPr>
        <w:t>,</w:t>
      </w:r>
      <w:r>
        <w:rPr>
          <w:rFonts w:eastAsia="Batang"/>
        </w:rPr>
        <w:t xml:space="preserve"> intelligent and secure connectivity for high-quality living experiences for the world. </w:t>
      </w:r>
    </w:p>
    <w:p w14:paraId="23921E08" w14:textId="5907E35F" w:rsidR="00F74BC5" w:rsidRPr="0061144C" w:rsidRDefault="00F74BC5" w:rsidP="00701D84">
      <w:pPr>
        <w:pStyle w:val="enumlev1"/>
        <w:ind w:left="720" w:firstLine="0"/>
      </w:pPr>
    </w:p>
    <w:p w14:paraId="403B6B40" w14:textId="77777777" w:rsidR="004E164A" w:rsidRPr="00827727" w:rsidRDefault="004E164A" w:rsidP="004E164A">
      <w:pPr>
        <w:pStyle w:val="Heading1"/>
      </w:pPr>
      <w:r w:rsidRPr="00827727">
        <w:t>2</w:t>
      </w:r>
      <w:r w:rsidRPr="00827727">
        <w:tab/>
        <w:t>Discussion</w:t>
      </w:r>
    </w:p>
    <w:p w14:paraId="428E5436" w14:textId="18E655E4" w:rsidR="004E164A" w:rsidRDefault="004E164A" w:rsidP="00C81DB5">
      <w:pPr>
        <w:rPr>
          <w:lang w:eastAsia="ja-JP"/>
        </w:rPr>
      </w:pPr>
      <w:r w:rsidRPr="00827727">
        <w:rPr>
          <w:lang w:eastAsia="ja-JP"/>
        </w:rPr>
        <w:t>WP5D at its meeting #4</w:t>
      </w:r>
      <w:r w:rsidR="0061144C">
        <w:rPr>
          <w:lang w:eastAsia="ja-JP"/>
        </w:rPr>
        <w:t>3</w:t>
      </w:r>
      <w:r w:rsidRPr="00827727">
        <w:rPr>
          <w:lang w:eastAsia="ja-JP"/>
        </w:rPr>
        <w:t xml:space="preserve"> continued discussions on the </w:t>
      </w:r>
      <w:r w:rsidR="0061144C">
        <w:rPr>
          <w:lang w:eastAsia="ja-JP"/>
        </w:rPr>
        <w:t>document and CG was formed to specifically discuss Section 2.2, 3 and 4</w:t>
      </w:r>
      <w:r w:rsidRPr="00827727">
        <w:rPr>
          <w:lang w:eastAsia="ja-JP"/>
        </w:rPr>
        <w:t>. The Indian administration in its contribution 5D/1</w:t>
      </w:r>
      <w:r w:rsidR="0061144C">
        <w:rPr>
          <w:lang w:eastAsia="ja-JP"/>
        </w:rPr>
        <w:t>614</w:t>
      </w:r>
      <w:r w:rsidRPr="00827727">
        <w:rPr>
          <w:lang w:eastAsia="ja-JP"/>
        </w:rPr>
        <w:t xml:space="preserve"> </w:t>
      </w:r>
      <w:r w:rsidR="003A5357">
        <w:rPr>
          <w:lang w:eastAsia="ja-JP"/>
        </w:rPr>
        <w:t xml:space="preserve">and CG-10 document </w:t>
      </w:r>
      <w:r w:rsidRPr="00827727">
        <w:rPr>
          <w:lang w:eastAsia="ja-JP"/>
        </w:rPr>
        <w:t>recommended that:</w:t>
      </w:r>
    </w:p>
    <w:p w14:paraId="343C24A9" w14:textId="02574608" w:rsidR="0061144C" w:rsidRDefault="0061144C" w:rsidP="00C81DB5">
      <w:pPr>
        <w:rPr>
          <w:lang w:eastAsia="ja-JP"/>
        </w:rPr>
      </w:pPr>
    </w:p>
    <w:p w14:paraId="69266431" w14:textId="52F2B763" w:rsidR="0061144C" w:rsidRDefault="00C93C62" w:rsidP="0061144C">
      <w:pPr>
        <w:pStyle w:val="ListParagraph"/>
        <w:numPr>
          <w:ilvl w:val="0"/>
          <w:numId w:val="13"/>
        </w:numPr>
        <w:ind w:leftChars="0"/>
        <w:rPr>
          <w:lang w:eastAsia="ja-JP"/>
        </w:rPr>
      </w:pPr>
      <w:r>
        <w:rPr>
          <w:lang w:eastAsia="ja-JP"/>
        </w:rPr>
        <w:t xml:space="preserve">Inclusion of </w:t>
      </w:r>
      <w:r w:rsidRPr="00C93C62">
        <w:rPr>
          <w:lang w:eastAsia="ja-JP"/>
        </w:rPr>
        <w:t>Ubiquitous connectivity</w:t>
      </w:r>
      <w:r w:rsidR="003A5357">
        <w:rPr>
          <w:lang w:eastAsia="ja-JP"/>
        </w:rPr>
        <w:t>/Ubiquitous Communication</w:t>
      </w:r>
      <w:r w:rsidRPr="00C93C62">
        <w:rPr>
          <w:lang w:eastAsia="ja-JP"/>
        </w:rPr>
        <w:t>, which has Coverage and Mobility as key capabilities</w:t>
      </w:r>
      <w:r w:rsidR="003A5357">
        <w:rPr>
          <w:lang w:eastAsia="ja-JP"/>
        </w:rPr>
        <w:t xml:space="preserve"> as a </w:t>
      </w:r>
      <w:r w:rsidR="007D57C9">
        <w:rPr>
          <w:lang w:eastAsia="ja-JP"/>
        </w:rPr>
        <w:t>standalone</w:t>
      </w:r>
      <w:r w:rsidR="003A5357">
        <w:rPr>
          <w:lang w:eastAsia="ja-JP"/>
        </w:rPr>
        <w:t xml:space="preserve"> Usage Scenario to specifically focus on the developing countr</w:t>
      </w:r>
      <w:r w:rsidR="008B3BC2">
        <w:rPr>
          <w:lang w:eastAsia="ja-JP"/>
        </w:rPr>
        <w:t>ies’</w:t>
      </w:r>
      <w:r w:rsidR="003A5357">
        <w:rPr>
          <w:lang w:eastAsia="ja-JP"/>
        </w:rPr>
        <w:t xml:space="preserve"> requirement.</w:t>
      </w:r>
    </w:p>
    <w:p w14:paraId="5703256F" w14:textId="58525488" w:rsidR="00C93C62" w:rsidRDefault="00C93C62" w:rsidP="0061144C">
      <w:pPr>
        <w:pStyle w:val="ListParagraph"/>
        <w:numPr>
          <w:ilvl w:val="0"/>
          <w:numId w:val="13"/>
        </w:numPr>
        <w:ind w:leftChars="0"/>
        <w:rPr>
          <w:lang w:eastAsia="ja-JP"/>
        </w:rPr>
      </w:pPr>
      <w:r>
        <w:rPr>
          <w:lang w:eastAsia="ja-JP"/>
        </w:rPr>
        <w:lastRenderedPageBreak/>
        <w:t xml:space="preserve">Provided the </w:t>
      </w:r>
      <w:r w:rsidRPr="00C93C62">
        <w:rPr>
          <w:lang w:eastAsia="ja-JP"/>
        </w:rPr>
        <w:t>definition of Coverage as a quantifiable metric</w:t>
      </w:r>
    </w:p>
    <w:p w14:paraId="6981D87E" w14:textId="46510F03" w:rsidR="00C93C62" w:rsidRDefault="00C93C62" w:rsidP="0061144C">
      <w:pPr>
        <w:pStyle w:val="ListParagraph"/>
        <w:numPr>
          <w:ilvl w:val="0"/>
          <w:numId w:val="13"/>
        </w:numPr>
        <w:ind w:leftChars="0"/>
        <w:rPr>
          <w:lang w:eastAsia="ja-JP"/>
        </w:rPr>
      </w:pPr>
      <w:r>
        <w:rPr>
          <w:lang w:eastAsia="ja-JP"/>
        </w:rPr>
        <w:t xml:space="preserve">Inclusion of new metrics </w:t>
      </w:r>
      <w:r w:rsidRPr="00C93C62">
        <w:rPr>
          <w:lang w:eastAsia="ja-JP"/>
        </w:rPr>
        <w:t>namely Waveform Efficiency, Interface Interoperability, and Composability</w:t>
      </w:r>
    </w:p>
    <w:p w14:paraId="2EB9BEE2" w14:textId="2DAB0356" w:rsidR="00C93C62" w:rsidRDefault="00C93C62" w:rsidP="0061144C">
      <w:pPr>
        <w:pStyle w:val="ListParagraph"/>
        <w:numPr>
          <w:ilvl w:val="0"/>
          <w:numId w:val="13"/>
        </w:numPr>
        <w:ind w:leftChars="0"/>
        <w:rPr>
          <w:lang w:eastAsia="ja-JP"/>
        </w:rPr>
      </w:pPr>
      <w:r>
        <w:rPr>
          <w:lang w:eastAsia="ja-JP"/>
        </w:rPr>
        <w:t xml:space="preserve">Continue to have </w:t>
      </w:r>
      <w:r w:rsidRPr="00C93C62">
        <w:rPr>
          <w:lang w:eastAsia="ja-JP"/>
        </w:rPr>
        <w:t xml:space="preserve">Energy efficiency </w:t>
      </w:r>
      <w:r>
        <w:rPr>
          <w:lang w:eastAsia="ja-JP"/>
        </w:rPr>
        <w:t>as</w:t>
      </w:r>
      <w:r w:rsidRPr="00C93C62">
        <w:rPr>
          <w:lang w:eastAsia="ja-JP"/>
        </w:rPr>
        <w:t xml:space="preserve"> a metric in IMT2030</w:t>
      </w:r>
      <w:r w:rsidR="001372BF">
        <w:rPr>
          <w:lang w:eastAsia="ja-JP"/>
        </w:rPr>
        <w:t xml:space="preserve"> as a separate capability or as a sub-section of sustainability capability.</w:t>
      </w:r>
    </w:p>
    <w:p w14:paraId="4C78B9A1" w14:textId="60E7E9A2" w:rsidR="00C93C62" w:rsidRDefault="00C93C62" w:rsidP="00C93C62">
      <w:pPr>
        <w:rPr>
          <w:lang w:eastAsia="ja-JP"/>
        </w:rPr>
      </w:pPr>
    </w:p>
    <w:p w14:paraId="5C3A1FA8" w14:textId="404B6C77" w:rsidR="007D57C9" w:rsidRDefault="00C93C62" w:rsidP="00C93C62">
      <w:pPr>
        <w:rPr>
          <w:lang w:eastAsia="ja-JP"/>
        </w:rPr>
      </w:pPr>
      <w:r>
        <w:rPr>
          <w:lang w:eastAsia="ja-JP"/>
        </w:rPr>
        <w:t>This document removes many of the square bracket in Section 3 and 4 and further simplifie</w:t>
      </w:r>
      <w:r w:rsidR="00541173">
        <w:rPr>
          <w:lang w:eastAsia="ja-JP"/>
        </w:rPr>
        <w:t>s</w:t>
      </w:r>
      <w:r>
        <w:rPr>
          <w:lang w:eastAsia="ja-JP"/>
        </w:rPr>
        <w:t>/expan</w:t>
      </w:r>
      <w:r w:rsidR="00541173">
        <w:rPr>
          <w:lang w:eastAsia="ja-JP"/>
        </w:rPr>
        <w:t>ds</w:t>
      </w:r>
      <w:r>
        <w:rPr>
          <w:lang w:eastAsia="ja-JP"/>
        </w:rPr>
        <w:t xml:space="preserve"> the text</w:t>
      </w:r>
      <w:r w:rsidR="008B3BC2">
        <w:rPr>
          <w:lang w:eastAsia="ja-JP"/>
        </w:rPr>
        <w:t xml:space="preserve"> for better clarity</w:t>
      </w:r>
      <w:r>
        <w:rPr>
          <w:lang w:eastAsia="ja-JP"/>
        </w:rPr>
        <w:t>.</w:t>
      </w:r>
      <w:r w:rsidR="00F74BC5">
        <w:rPr>
          <w:lang w:eastAsia="ja-JP"/>
        </w:rPr>
        <w:t xml:space="preserve"> </w:t>
      </w:r>
    </w:p>
    <w:p w14:paraId="3BFAE8AF" w14:textId="1EAA9898" w:rsidR="00C93C62" w:rsidRPr="00827727" w:rsidRDefault="007D57C9" w:rsidP="00C93C62">
      <w:pPr>
        <w:rPr>
          <w:lang w:eastAsia="ja-JP"/>
        </w:rPr>
      </w:pPr>
      <w:r>
        <w:rPr>
          <w:lang w:eastAsia="ja-JP"/>
        </w:rPr>
        <w:t xml:space="preserve">Additional </w:t>
      </w:r>
      <w:r w:rsidR="00E1095C">
        <w:rPr>
          <w:lang w:eastAsia="ja-JP"/>
        </w:rPr>
        <w:t>input</w:t>
      </w:r>
      <w:r>
        <w:rPr>
          <w:lang w:eastAsia="ja-JP"/>
        </w:rPr>
        <w:t>s</w:t>
      </w:r>
      <w:r w:rsidR="00E1095C">
        <w:rPr>
          <w:lang w:eastAsia="ja-JP"/>
        </w:rPr>
        <w:t xml:space="preserve"> a</w:t>
      </w:r>
      <w:r>
        <w:rPr>
          <w:lang w:eastAsia="ja-JP"/>
        </w:rPr>
        <w:t>re</w:t>
      </w:r>
      <w:r w:rsidR="00E1095C">
        <w:rPr>
          <w:lang w:eastAsia="ja-JP"/>
        </w:rPr>
        <w:t xml:space="preserve"> </w:t>
      </w:r>
      <w:r w:rsidR="00F74BC5">
        <w:rPr>
          <w:lang w:eastAsia="ja-JP"/>
        </w:rPr>
        <w:t>provid</w:t>
      </w:r>
      <w:r>
        <w:rPr>
          <w:lang w:eastAsia="ja-JP"/>
        </w:rPr>
        <w:t>ed in</w:t>
      </w:r>
      <w:r w:rsidR="00F74BC5">
        <w:rPr>
          <w:lang w:eastAsia="ja-JP"/>
        </w:rPr>
        <w:t xml:space="preserve"> Section 1, 2, 5</w:t>
      </w:r>
      <w:r w:rsidR="006F6E64">
        <w:rPr>
          <w:lang w:eastAsia="ja-JP"/>
        </w:rPr>
        <w:t>.</w:t>
      </w:r>
    </w:p>
    <w:p w14:paraId="4AEDD47A" w14:textId="77777777" w:rsidR="004E164A" w:rsidRPr="00827727" w:rsidRDefault="004E164A" w:rsidP="004E164A">
      <w:pPr>
        <w:pStyle w:val="Heading1"/>
      </w:pPr>
      <w:r w:rsidRPr="00827727">
        <w:t>3</w:t>
      </w:r>
      <w:r w:rsidRPr="00827727">
        <w:tab/>
        <w:t>Proposal</w:t>
      </w:r>
    </w:p>
    <w:p w14:paraId="0F3A9C2C" w14:textId="1A32E067" w:rsidR="00F74BC5" w:rsidRDefault="004E164A" w:rsidP="007E141D">
      <w:pPr>
        <w:rPr>
          <w:lang w:eastAsia="ja-JP"/>
        </w:rPr>
      </w:pPr>
      <w:r w:rsidRPr="00827727">
        <w:rPr>
          <w:lang w:eastAsia="ja-JP"/>
        </w:rPr>
        <w:t xml:space="preserve">It is proposed that </w:t>
      </w:r>
      <w:r w:rsidR="003A5357">
        <w:rPr>
          <w:lang w:eastAsia="ja-JP"/>
        </w:rPr>
        <w:t>ITU-R WP5D Meeting 44</w:t>
      </w:r>
      <w:r w:rsidR="003A5357" w:rsidRPr="00827727">
        <w:rPr>
          <w:lang w:eastAsia="ja-JP"/>
        </w:rPr>
        <w:t xml:space="preserve"> </w:t>
      </w:r>
      <w:r w:rsidRPr="00827727">
        <w:rPr>
          <w:lang w:eastAsia="ja-JP"/>
        </w:rPr>
        <w:t>considers the inputs provided in this contribution</w:t>
      </w:r>
      <w:r w:rsidR="006F6E64">
        <w:rPr>
          <w:lang w:eastAsia="ja-JP"/>
        </w:rPr>
        <w:t>.</w:t>
      </w:r>
    </w:p>
    <w:p w14:paraId="2C7F6F9E" w14:textId="737A6F01" w:rsidR="004E164A" w:rsidRPr="00827727" w:rsidRDefault="003A5357" w:rsidP="007E141D">
      <w:pPr>
        <w:rPr>
          <w:lang w:eastAsia="ja-JP"/>
        </w:rPr>
      </w:pPr>
      <w:r>
        <w:rPr>
          <w:lang w:eastAsia="ja-JP"/>
        </w:rPr>
        <w:t xml:space="preserve">India </w:t>
      </w:r>
      <w:r w:rsidR="00E00972">
        <w:rPr>
          <w:lang w:eastAsia="ja-JP"/>
        </w:rPr>
        <w:t xml:space="preserve">proposes to adopt </w:t>
      </w:r>
      <w:r w:rsidR="0060724A">
        <w:rPr>
          <w:lang w:eastAsia="ja-JP"/>
        </w:rPr>
        <w:t xml:space="preserve">Ubiquitous communication </w:t>
      </w:r>
      <w:r w:rsidR="00E00972">
        <w:rPr>
          <w:lang w:eastAsia="ja-JP"/>
        </w:rPr>
        <w:t>as a standalone Usage Scenario along with the associated</w:t>
      </w:r>
      <w:r>
        <w:rPr>
          <w:lang w:eastAsia="ja-JP"/>
        </w:rPr>
        <w:t xml:space="preserve"> Capabilities </w:t>
      </w:r>
      <w:r w:rsidR="00E00972">
        <w:rPr>
          <w:lang w:eastAsia="ja-JP"/>
        </w:rPr>
        <w:t>as an</w:t>
      </w:r>
      <w:r>
        <w:rPr>
          <w:lang w:eastAsia="ja-JP"/>
        </w:rPr>
        <w:t xml:space="preserve"> </w:t>
      </w:r>
      <w:r w:rsidR="0090045C">
        <w:rPr>
          <w:lang w:eastAsia="ja-JP"/>
        </w:rPr>
        <w:t>essential</w:t>
      </w:r>
      <w:r w:rsidR="00E00972">
        <w:rPr>
          <w:lang w:eastAsia="ja-JP"/>
        </w:rPr>
        <w:t xml:space="preserve"> element of IMT 2030 Framework, which is an open issue pending for resolution in Meeting #44.</w:t>
      </w:r>
    </w:p>
    <w:p w14:paraId="4CC33EF3" w14:textId="3DCC4FD3" w:rsidR="004E164A" w:rsidRPr="00827727" w:rsidRDefault="004E164A" w:rsidP="007E141D">
      <w:pPr>
        <w:suppressLineNumbers/>
        <w:tabs>
          <w:tab w:val="clear" w:pos="1871"/>
          <w:tab w:val="left" w:pos="1752"/>
        </w:tabs>
        <w:spacing w:before="1080"/>
        <w:rPr>
          <w:lang w:eastAsia="ja-JP"/>
        </w:rPr>
      </w:pPr>
      <w:r w:rsidRPr="00827727">
        <w:rPr>
          <w:b/>
          <w:bCs/>
          <w:lang w:eastAsia="ja-JP"/>
        </w:rPr>
        <w:t>Attachment</w:t>
      </w:r>
      <w:r w:rsidRPr="00827727">
        <w:rPr>
          <w:lang w:eastAsia="ja-JP"/>
        </w:rPr>
        <w:t>:</w:t>
      </w:r>
      <w:r w:rsidRPr="00827727">
        <w:rPr>
          <w:lang w:eastAsia="ja-JP"/>
        </w:rPr>
        <w:tab/>
      </w:r>
      <w:r w:rsidR="00E00972">
        <w:rPr>
          <w:lang w:eastAsia="ja-JP"/>
        </w:rPr>
        <w:t>1</w:t>
      </w:r>
      <w:r w:rsidRPr="00827727">
        <w:rPr>
          <w:lang w:eastAsia="ja-JP"/>
        </w:rPr>
        <w:br w:type="page"/>
      </w:r>
    </w:p>
    <w:p w14:paraId="002CF2E5" w14:textId="595B6226" w:rsidR="0040259E" w:rsidRDefault="0040259E" w:rsidP="0040259E">
      <w:pPr>
        <w:pStyle w:val="NormalWeb"/>
        <w:spacing w:before="120" w:beforeAutospacing="0" w:after="0" w:afterAutospacing="0"/>
        <w:jc w:val="center"/>
        <w:rPr>
          <w:color w:val="000000"/>
          <w:sz w:val="28"/>
          <w:szCs w:val="28"/>
        </w:rPr>
      </w:pPr>
      <w:r>
        <w:rPr>
          <w:color w:val="000000"/>
          <w:sz w:val="28"/>
          <w:szCs w:val="28"/>
        </w:rPr>
        <w:lastRenderedPageBreak/>
        <w:t>APPENDIX -1</w:t>
      </w:r>
    </w:p>
    <w:p w14:paraId="6F62888C" w14:textId="5EA52297" w:rsidR="00E00972" w:rsidRDefault="00E00972" w:rsidP="00F74BC5">
      <w:pPr>
        <w:rPr>
          <w:lang w:eastAsia="ja-JP"/>
        </w:rPr>
      </w:pPr>
    </w:p>
    <w:p w14:paraId="19EFF3D8" w14:textId="2A99A391" w:rsidR="00F74BC5" w:rsidRDefault="00E00972" w:rsidP="00F74BC5">
      <w:pPr>
        <w:rPr>
          <w:lang w:eastAsia="ja-JP"/>
        </w:rPr>
      </w:pPr>
      <w:r>
        <w:rPr>
          <w:lang w:eastAsia="ja-JP"/>
        </w:rPr>
        <w:t>&lt;&lt;</w:t>
      </w:r>
      <w:r w:rsidR="00873B25">
        <w:rPr>
          <w:lang w:eastAsia="ja-JP"/>
        </w:rPr>
        <w:t xml:space="preserve">Note: </w:t>
      </w:r>
      <w:r>
        <w:rPr>
          <w:lang w:eastAsia="ja-JP"/>
        </w:rPr>
        <w:t>These changes</w:t>
      </w:r>
      <w:r w:rsidR="00873B25">
        <w:rPr>
          <w:lang w:eastAsia="ja-JP"/>
        </w:rPr>
        <w:t xml:space="preserve"> are made </w:t>
      </w:r>
      <w:r>
        <w:rPr>
          <w:lang w:eastAsia="ja-JP"/>
        </w:rPr>
        <w:t xml:space="preserve">in Section 1 </w:t>
      </w:r>
      <w:r w:rsidR="00873B25">
        <w:rPr>
          <w:lang w:eastAsia="ja-JP"/>
        </w:rPr>
        <w:t xml:space="preserve">over </w:t>
      </w:r>
      <w:r w:rsidR="00873B25">
        <w:rPr>
          <w:color w:val="000000"/>
        </w:rPr>
        <w:t>(Annex 3.7 to Doc. 5D/1668)</w:t>
      </w:r>
    </w:p>
    <w:p w14:paraId="1F06A41F" w14:textId="77777777" w:rsidR="00F74BC5" w:rsidRDefault="00F74BC5" w:rsidP="00F74BC5">
      <w:pPr>
        <w:pStyle w:val="NormalWeb"/>
        <w:spacing w:before="120" w:beforeAutospacing="0" w:after="0" w:afterAutospacing="0"/>
        <w:jc w:val="center"/>
      </w:pPr>
    </w:p>
    <w:p w14:paraId="2394578A" w14:textId="0A5A30F4" w:rsidR="00F74BC5" w:rsidRDefault="00F74BC5" w:rsidP="0040259E">
      <w:pPr>
        <w:pStyle w:val="NormalWeb"/>
        <w:spacing w:before="0" w:beforeAutospacing="0" w:after="0" w:afterAutospacing="0"/>
      </w:pPr>
      <w:r>
        <w:rPr>
          <w:rFonts w:ascii="Times" w:hAnsi="Times" w:cs="Times"/>
          <w:b/>
          <w:bCs/>
          <w:color w:val="000000"/>
          <w:sz w:val="28"/>
          <w:szCs w:val="28"/>
        </w:rPr>
        <w:t> </w:t>
      </w:r>
      <w:r>
        <w:rPr>
          <w:rFonts w:ascii="Arial" w:hAnsi="Arial" w:cs="Arial"/>
          <w:color w:val="000000"/>
          <w:sz w:val="46"/>
          <w:szCs w:val="46"/>
        </w:rPr>
        <w:t xml:space="preserve">1         </w:t>
      </w:r>
      <w:r>
        <w:rPr>
          <w:rStyle w:val="apple-tab-span"/>
          <w:rFonts w:ascii="Arial" w:hAnsi="Arial" w:cs="Arial"/>
          <w:color w:val="000000"/>
          <w:sz w:val="46"/>
          <w:szCs w:val="46"/>
        </w:rPr>
        <w:tab/>
      </w:r>
      <w:r>
        <w:rPr>
          <w:rFonts w:ascii="Arial" w:hAnsi="Arial" w:cs="Arial"/>
          <w:color w:val="000000"/>
          <w:sz w:val="46"/>
          <w:szCs w:val="46"/>
        </w:rPr>
        <w:t>Introduction</w:t>
      </w:r>
    </w:p>
    <w:p w14:paraId="0CEF16D6" w14:textId="77777777" w:rsidR="00F74BC5" w:rsidRDefault="00F74BC5" w:rsidP="00F74BC5">
      <w:pPr>
        <w:pStyle w:val="NormalWeb"/>
        <w:spacing w:before="240" w:beforeAutospacing="0" w:after="240" w:afterAutospacing="0"/>
      </w:pPr>
      <w:r>
        <w:rPr>
          <w:rFonts w:ascii="Arial" w:hAnsi="Arial" w:cs="Arial"/>
          <w:color w:val="000000"/>
          <w:sz w:val="22"/>
          <w:szCs w:val="22"/>
        </w:rPr>
        <w:t>With the evolution of information and communications technologies, Ubiquitous intelligent networks would enable human being use augmented intelligence. An enriched user experience will be facilitated through seamless unification of the physical and digital worlds, built on an ecosystem of networks and device technologies. An enhanced cyber-physical world will give an immersive user experience, enable new forms of human collaboration, bring benefits to industries, and open new business opportunities.</w:t>
      </w:r>
    </w:p>
    <w:p w14:paraId="4B4BD114" w14:textId="77777777" w:rsidR="00F74BC5" w:rsidRDefault="00F74BC5" w:rsidP="00F74BC5">
      <w:pPr>
        <w:pStyle w:val="NormalWeb"/>
        <w:spacing w:before="240" w:beforeAutospacing="0" w:after="240" w:afterAutospacing="0"/>
      </w:pPr>
      <w:r>
        <w:rPr>
          <w:rFonts w:ascii="Arial" w:hAnsi="Arial" w:cs="Arial"/>
          <w:color w:val="000000"/>
          <w:sz w:val="22"/>
          <w:szCs w:val="22"/>
        </w:rPr>
        <w:t>Future IMT systems will s</w:t>
      </w:r>
      <w:r>
        <w:rPr>
          <w:rFonts w:ascii="Arial" w:hAnsi="Arial" w:cs="Arial"/>
          <w:color w:val="000000"/>
          <w:sz w:val="18"/>
          <w:szCs w:val="18"/>
        </w:rPr>
        <w:t xml:space="preserve">[Editorial1] </w:t>
      </w:r>
      <w:r>
        <w:rPr>
          <w:rFonts w:ascii="Arial" w:hAnsi="Arial" w:cs="Arial"/>
          <w:color w:val="000000"/>
          <w:sz w:val="22"/>
          <w:szCs w:val="22"/>
        </w:rPr>
        <w:t>upport additional capabilities in terms of enhancements to capacity, data rates, latency, security, privacy and resilience, and also new capabilities for ubiquitous intelligence and sensing, while providing economic and efficient coverage. In addition to and along with the increasing ambitions with various use cases and enhanced performance, IMT-2030 systems will support a sustainable world through significantly improved cost, energy, and resource efficiency.</w:t>
      </w:r>
    </w:p>
    <w:p w14:paraId="36A0D517" w14:textId="77777777" w:rsidR="00F74BC5" w:rsidRDefault="00F74BC5" w:rsidP="00F74BC5">
      <w:pPr>
        <w:pStyle w:val="NormalWeb"/>
        <w:spacing w:before="240" w:beforeAutospacing="0" w:after="240" w:afterAutospacing="0"/>
      </w:pPr>
      <w:r>
        <w:rPr>
          <w:rFonts w:ascii="Arial" w:hAnsi="Arial" w:cs="Arial"/>
          <w:color w:val="000000"/>
          <w:sz w:val="22"/>
          <w:szCs w:val="22"/>
        </w:rPr>
        <w:t>The objective of this Recommendation is to provide guidelines on the framework and overall objectives of the future development of IMT</w:t>
      </w:r>
      <w:r>
        <w:rPr>
          <w:rFonts w:ascii="Arial" w:hAnsi="Arial" w:cs="Arial"/>
          <w:color w:val="000000"/>
          <w:sz w:val="22"/>
          <w:szCs w:val="22"/>
        </w:rPr>
        <w:noBreakHyphen/>
        <w:t>2030</w:t>
      </w:r>
      <w:r>
        <w:rPr>
          <w:rFonts w:ascii="Arial" w:hAnsi="Arial" w:cs="Arial"/>
          <w:color w:val="000000"/>
          <w:sz w:val="22"/>
          <w:szCs w:val="22"/>
          <w:shd w:val="clear" w:color="auto" w:fill="00FFFF"/>
        </w:rPr>
        <w:t>, so as to allow the design, development and deployment of technologies that provide ubiquitous intelligence and secure connectivity for high quality living experience of humankind</w:t>
      </w:r>
      <w:r>
        <w:rPr>
          <w:rFonts w:ascii="Arial" w:hAnsi="Arial" w:cs="Arial"/>
          <w:color w:val="000000"/>
          <w:sz w:val="22"/>
          <w:szCs w:val="22"/>
        </w:rPr>
        <w:t>.</w:t>
      </w:r>
    </w:p>
    <w:p w14:paraId="531BB19D" w14:textId="03AEF859" w:rsidR="00F74BC5" w:rsidRDefault="00F74BC5" w:rsidP="00F74BC5">
      <w:pPr>
        <w:pStyle w:val="NormalWeb"/>
        <w:spacing w:before="240" w:beforeAutospacing="0" w:after="240" w:afterAutospacing="0"/>
        <w:rPr>
          <w:rFonts w:ascii="Arial" w:hAnsi="Arial" w:cs="Arial"/>
          <w:color w:val="000000"/>
          <w:sz w:val="22"/>
          <w:szCs w:val="22"/>
        </w:rPr>
      </w:pPr>
      <w:r>
        <w:rPr>
          <w:rFonts w:ascii="Arial" w:hAnsi="Arial" w:cs="Arial"/>
          <w:color w:val="000000"/>
          <w:sz w:val="22"/>
          <w:szCs w:val="22"/>
        </w:rPr>
        <w:t>This Recommendation is organized as follows. Motivations and societal considerations are presented followed by trends of IMT-2030 in § 2. Usage scenarios and capabilities of IMT-2030 are derived in § 3 and 4, respectively. Finally, considerations of ongoing development are described in § 5.</w:t>
      </w:r>
    </w:p>
    <w:p w14:paraId="6A7A234E" w14:textId="7CA03136" w:rsidR="00E00972" w:rsidRDefault="00E00972" w:rsidP="00F74BC5">
      <w:pPr>
        <w:pStyle w:val="NormalWeb"/>
        <w:spacing w:before="240" w:beforeAutospacing="0" w:after="240" w:afterAutospacing="0"/>
      </w:pPr>
      <w:r>
        <w:t>&gt;&gt;</w:t>
      </w:r>
    </w:p>
    <w:p w14:paraId="77D982B7" w14:textId="71FFF6E1" w:rsidR="00E00972" w:rsidRDefault="00E00972" w:rsidP="00F74BC5">
      <w:pPr>
        <w:pStyle w:val="Heading2"/>
        <w:spacing w:before="360" w:after="80"/>
        <w:rPr>
          <w:rFonts w:ascii="Arial" w:hAnsi="Arial" w:cs="Arial"/>
          <w:color w:val="000000"/>
          <w:sz w:val="34"/>
          <w:szCs w:val="34"/>
        </w:rPr>
      </w:pPr>
      <w:r>
        <w:rPr>
          <w:rFonts w:ascii="Arial" w:hAnsi="Arial" w:cs="Arial"/>
          <w:color w:val="000000"/>
          <w:sz w:val="34"/>
          <w:szCs w:val="34"/>
        </w:rPr>
        <w:t>&lt;&lt;</w:t>
      </w:r>
      <w:r w:rsidRPr="00E00972">
        <w:rPr>
          <w:lang w:eastAsia="ja-JP"/>
        </w:rPr>
        <w:t xml:space="preserve"> </w:t>
      </w:r>
      <w:r>
        <w:rPr>
          <w:lang w:eastAsia="ja-JP"/>
        </w:rPr>
        <w:t xml:space="preserve">Note: These changes are made in Section 2.1 over </w:t>
      </w:r>
      <w:r>
        <w:rPr>
          <w:color w:val="000000"/>
        </w:rPr>
        <w:t>(Annex 3.7 to Doc. 5D/1668)</w:t>
      </w:r>
    </w:p>
    <w:p w14:paraId="12ED754B" w14:textId="2EC5DDC4" w:rsidR="00F74BC5" w:rsidRDefault="00F74BC5" w:rsidP="00F74BC5">
      <w:pPr>
        <w:pStyle w:val="Heading2"/>
        <w:spacing w:before="360" w:after="80"/>
      </w:pPr>
      <w:r>
        <w:rPr>
          <w:rFonts w:ascii="Arial" w:hAnsi="Arial" w:cs="Arial"/>
          <w:color w:val="000000"/>
          <w:sz w:val="34"/>
          <w:szCs w:val="34"/>
        </w:rPr>
        <w:t xml:space="preserve">2.1          </w:t>
      </w:r>
      <w:r>
        <w:rPr>
          <w:rStyle w:val="apple-tab-span"/>
          <w:rFonts w:ascii="Arial" w:hAnsi="Arial" w:cs="Arial"/>
          <w:color w:val="000000"/>
          <w:sz w:val="34"/>
          <w:szCs w:val="34"/>
        </w:rPr>
        <w:tab/>
      </w:r>
      <w:r>
        <w:rPr>
          <w:rFonts w:ascii="Arial" w:hAnsi="Arial" w:cs="Arial"/>
          <w:color w:val="000000"/>
          <w:sz w:val="34"/>
          <w:szCs w:val="34"/>
        </w:rPr>
        <w:t>Motivation and societal considerations</w:t>
      </w:r>
    </w:p>
    <w:p w14:paraId="3AB96FED" w14:textId="77777777" w:rsidR="00F74BC5" w:rsidRDefault="00F74BC5" w:rsidP="00F74BC5">
      <w:pPr>
        <w:pStyle w:val="NormalWeb"/>
        <w:spacing w:before="240" w:beforeAutospacing="0" w:after="240" w:afterAutospacing="0"/>
      </w:pPr>
      <w:r>
        <w:rPr>
          <w:rFonts w:ascii="Arial" w:hAnsi="Arial" w:cs="Arial"/>
          <w:color w:val="000000"/>
          <w:sz w:val="22"/>
          <w:szCs w:val="22"/>
        </w:rPr>
        <w:t>The motivation for the development of IMT-2030 is to continue to build an integrating and inclusive information society</w:t>
      </w:r>
      <w:r>
        <w:rPr>
          <w:color w:val="000000"/>
          <w:sz w:val="18"/>
          <w:szCs w:val="18"/>
        </w:rPr>
        <w:t>[1]</w:t>
      </w:r>
      <w:r>
        <w:rPr>
          <w:rFonts w:ascii="Arial" w:hAnsi="Arial" w:cs="Arial"/>
          <w:color w:val="000000"/>
          <w:sz w:val="22"/>
          <w:szCs w:val="22"/>
        </w:rPr>
        <w:t xml:space="preserve"> and to expand its goals towards societal considerations including UN’s sustainable development goals (SDGs). To this end, IMT-2030 is expected to be an important enabler for achieving the following characteristics, among others:</w:t>
      </w:r>
    </w:p>
    <w:p w14:paraId="77079AFB" w14:textId="77777777" w:rsidR="00F74BC5" w:rsidRDefault="00F74BC5" w:rsidP="00F74BC5">
      <w:pPr>
        <w:pStyle w:val="NormalWeb"/>
        <w:spacing w:before="240" w:beforeAutospacing="0" w:after="240" w:afterAutospacing="0"/>
      </w:pPr>
      <w:r>
        <w:rPr>
          <w:rFonts w:ascii="Arial" w:hAnsi="Arial" w:cs="Arial"/>
          <w:color w:val="000000"/>
          <w:sz w:val="22"/>
          <w:szCs w:val="22"/>
        </w:rPr>
        <w:t xml:space="preserve">–             </w:t>
      </w:r>
      <w:r>
        <w:rPr>
          <w:rStyle w:val="apple-tab-span"/>
          <w:rFonts w:ascii="Arial" w:hAnsi="Arial" w:cs="Arial"/>
          <w:color w:val="000000"/>
          <w:sz w:val="22"/>
          <w:szCs w:val="22"/>
        </w:rPr>
        <w:tab/>
      </w:r>
      <w:r>
        <w:rPr>
          <w:rFonts w:ascii="Arial" w:hAnsi="Arial" w:cs="Arial"/>
          <w:b/>
          <w:bCs/>
          <w:color w:val="000000"/>
          <w:sz w:val="22"/>
          <w:szCs w:val="22"/>
        </w:rPr>
        <w:t>Inclusivity</w:t>
      </w:r>
      <w:r>
        <w:rPr>
          <w:rFonts w:ascii="Arial" w:hAnsi="Arial" w:cs="Arial"/>
          <w:color w:val="000000"/>
          <w:sz w:val="22"/>
          <w:szCs w:val="22"/>
        </w:rPr>
        <w:t>: Bridging digital divides by ensuring access to meaningful connectivity to enable the active participation of all.</w:t>
      </w:r>
    </w:p>
    <w:p w14:paraId="79D17EC0" w14:textId="77777777" w:rsidR="00F74BC5" w:rsidRDefault="00F74BC5" w:rsidP="00F74BC5">
      <w:pPr>
        <w:pStyle w:val="NormalWeb"/>
        <w:spacing w:before="240" w:beforeAutospacing="0" w:after="240" w:afterAutospacing="0"/>
      </w:pPr>
      <w:r>
        <w:rPr>
          <w:rFonts w:ascii="Arial" w:hAnsi="Arial" w:cs="Arial"/>
          <w:color w:val="000000"/>
          <w:sz w:val="22"/>
          <w:szCs w:val="22"/>
        </w:rPr>
        <w:t xml:space="preserve">–             </w:t>
      </w:r>
      <w:r>
        <w:rPr>
          <w:rStyle w:val="apple-tab-span"/>
          <w:rFonts w:ascii="Arial" w:hAnsi="Arial" w:cs="Arial"/>
          <w:color w:val="000000"/>
          <w:sz w:val="22"/>
          <w:szCs w:val="22"/>
        </w:rPr>
        <w:tab/>
      </w:r>
      <w:r>
        <w:rPr>
          <w:rFonts w:ascii="Arial" w:hAnsi="Arial" w:cs="Arial"/>
          <w:b/>
          <w:bCs/>
          <w:color w:val="000000"/>
          <w:sz w:val="22"/>
          <w:szCs w:val="22"/>
        </w:rPr>
        <w:t>Sustainability</w:t>
      </w:r>
      <w:r>
        <w:rPr>
          <w:rFonts w:ascii="Arial" w:hAnsi="Arial" w:cs="Arial"/>
          <w:color w:val="000000"/>
          <w:sz w:val="22"/>
          <w:szCs w:val="22"/>
        </w:rPr>
        <w:t>: Sustainability refers to the principle of ensuring that our actions today do not limit the range of economic, social, and environmental options open to future generations. IMT-2030 is envisaged to be built on energy efficient technologies and expected to contribute towards the achievement of</w:t>
      </w:r>
      <w:r>
        <w:rPr>
          <w:rFonts w:ascii="Arial" w:hAnsi="Arial" w:cs="Arial"/>
          <w:color w:val="000000"/>
          <w:sz w:val="23"/>
          <w:szCs w:val="23"/>
        </w:rPr>
        <w:t xml:space="preserve"> the UN’s </w:t>
      </w:r>
      <w:r>
        <w:rPr>
          <w:rFonts w:ascii="Arial" w:hAnsi="Arial" w:cs="Arial"/>
          <w:color w:val="000000"/>
          <w:sz w:val="22"/>
          <w:szCs w:val="22"/>
        </w:rPr>
        <w:t xml:space="preserve">SDGs, e.g., </w:t>
      </w:r>
      <w:r>
        <w:rPr>
          <w:rFonts w:ascii="Arial" w:hAnsi="Arial" w:cs="Arial"/>
          <w:color w:val="000000"/>
          <w:sz w:val="23"/>
          <w:szCs w:val="23"/>
        </w:rPr>
        <w:t>to improve healthcare and learning, combat climate change, and eliminate digital divide.</w:t>
      </w:r>
    </w:p>
    <w:p w14:paraId="74F8776B" w14:textId="77777777" w:rsidR="00F74BC5" w:rsidRDefault="00F74BC5" w:rsidP="00F74BC5">
      <w:pPr>
        <w:pStyle w:val="NormalWeb"/>
        <w:spacing w:before="240" w:beforeAutospacing="0" w:after="240" w:afterAutospacing="0"/>
      </w:pPr>
      <w:r>
        <w:rPr>
          <w:rFonts w:ascii="Arial" w:hAnsi="Arial" w:cs="Arial"/>
          <w:color w:val="000000"/>
          <w:sz w:val="22"/>
          <w:szCs w:val="22"/>
        </w:rPr>
        <w:lastRenderedPageBreak/>
        <w:t xml:space="preserve">–             </w:t>
      </w:r>
      <w:r>
        <w:rPr>
          <w:rStyle w:val="apple-tab-span"/>
          <w:rFonts w:ascii="Arial" w:hAnsi="Arial" w:cs="Arial"/>
          <w:color w:val="000000"/>
          <w:sz w:val="22"/>
          <w:szCs w:val="22"/>
        </w:rPr>
        <w:tab/>
      </w:r>
      <w:r>
        <w:rPr>
          <w:rFonts w:ascii="Arial" w:hAnsi="Arial" w:cs="Arial"/>
          <w:b/>
          <w:bCs/>
          <w:color w:val="000000"/>
          <w:sz w:val="22"/>
          <w:szCs w:val="22"/>
        </w:rPr>
        <w:t>Dependability</w:t>
      </w:r>
      <w:r>
        <w:rPr>
          <w:rFonts w:ascii="Arial" w:hAnsi="Arial" w:cs="Arial"/>
          <w:color w:val="000000"/>
          <w:sz w:val="22"/>
          <w:szCs w:val="22"/>
        </w:rPr>
        <w:t>: It is expected to provide dependable communication, thereby contributing to a society in which people and industries can grow, deliver value, and thrive safely.</w:t>
      </w:r>
    </w:p>
    <w:p w14:paraId="7B0A44D2" w14:textId="77777777" w:rsidR="00F74BC5" w:rsidRDefault="00F74BC5" w:rsidP="00F74BC5">
      <w:pPr>
        <w:pStyle w:val="NormalWeb"/>
        <w:spacing w:before="240" w:beforeAutospacing="0" w:after="240" w:afterAutospacing="0"/>
      </w:pPr>
      <w:r>
        <w:rPr>
          <w:rFonts w:ascii="Arial" w:hAnsi="Arial" w:cs="Arial"/>
          <w:color w:val="000000"/>
          <w:sz w:val="22"/>
          <w:szCs w:val="22"/>
        </w:rPr>
        <w:t xml:space="preserve">–             </w:t>
      </w:r>
      <w:r>
        <w:rPr>
          <w:rStyle w:val="apple-tab-span"/>
          <w:rFonts w:ascii="Arial" w:hAnsi="Arial" w:cs="Arial"/>
          <w:color w:val="000000"/>
          <w:sz w:val="22"/>
          <w:szCs w:val="22"/>
        </w:rPr>
        <w:tab/>
      </w:r>
      <w:r>
        <w:rPr>
          <w:rFonts w:ascii="Arial" w:hAnsi="Arial" w:cs="Arial"/>
          <w:b/>
          <w:bCs/>
          <w:color w:val="000000"/>
          <w:sz w:val="22"/>
          <w:szCs w:val="22"/>
        </w:rPr>
        <w:t>Innovation:</w:t>
      </w:r>
      <w:r>
        <w:rPr>
          <w:rFonts w:ascii="Arial" w:hAnsi="Arial" w:cs="Arial"/>
          <w:color w:val="000000"/>
          <w:sz w:val="22"/>
          <w:szCs w:val="22"/>
        </w:rPr>
        <w:t xml:space="preserve"> Fostering innovation with technologies supporting connectivity, facilitating productivity, efficiency and management of resources.</w:t>
      </w:r>
    </w:p>
    <w:p w14:paraId="53FF1D5B" w14:textId="77777777" w:rsidR="00F74BC5" w:rsidRDefault="00F74BC5" w:rsidP="00F74BC5">
      <w:pPr>
        <w:pStyle w:val="NormalWeb"/>
        <w:spacing w:before="240" w:beforeAutospacing="0" w:after="240" w:afterAutospacing="0"/>
      </w:pPr>
      <w:r>
        <w:rPr>
          <w:rFonts w:ascii="Arial" w:hAnsi="Arial" w:cs="Arial"/>
          <w:color w:val="000000"/>
          <w:sz w:val="22"/>
          <w:szCs w:val="22"/>
        </w:rPr>
        <w:t xml:space="preserve">–             </w:t>
      </w:r>
      <w:r>
        <w:rPr>
          <w:rStyle w:val="apple-tab-span"/>
          <w:rFonts w:ascii="Arial" w:hAnsi="Arial" w:cs="Arial"/>
          <w:color w:val="000000"/>
          <w:sz w:val="22"/>
          <w:szCs w:val="22"/>
        </w:rPr>
        <w:tab/>
      </w:r>
      <w:r>
        <w:rPr>
          <w:rFonts w:ascii="Arial" w:hAnsi="Arial" w:cs="Arial"/>
          <w:b/>
          <w:bCs/>
          <w:color w:val="000000"/>
          <w:sz w:val="22"/>
          <w:szCs w:val="22"/>
        </w:rPr>
        <w:t>Security, privacy and enhanced resilience:</w:t>
      </w:r>
      <w:r>
        <w:rPr>
          <w:rFonts w:ascii="Arial" w:hAnsi="Arial" w:cs="Arial"/>
          <w:color w:val="000000"/>
          <w:sz w:val="22"/>
          <w:szCs w:val="22"/>
        </w:rPr>
        <w:t xml:space="preserve"> The future IMT system is expected to be built to be secure and privacy preserving by design. This is fundamental to achieving broader societal and economic goals. Further enhancements to resilience are envisaged to be a key consideration in the design, deployment and operation of IMT systems.</w:t>
      </w:r>
    </w:p>
    <w:p w14:paraId="7D1609A4" w14:textId="77777777" w:rsidR="00F74BC5" w:rsidRDefault="00F74BC5" w:rsidP="00F74BC5">
      <w:pPr>
        <w:pStyle w:val="NormalWeb"/>
        <w:spacing w:before="80" w:beforeAutospacing="0" w:after="0" w:afterAutospacing="0"/>
        <w:ind w:left="1140" w:hanging="1140"/>
      </w:pPr>
      <w:r>
        <w:rPr>
          <w:rFonts w:ascii="Arial" w:hAnsi="Arial" w:cs="Arial"/>
          <w:color w:val="000000"/>
          <w:sz w:val="22"/>
          <w:szCs w:val="22"/>
        </w:rPr>
        <w:t xml:space="preserve">–             </w:t>
      </w:r>
      <w:r>
        <w:rPr>
          <w:rStyle w:val="apple-tab-span"/>
          <w:rFonts w:ascii="Arial" w:hAnsi="Arial" w:cs="Arial"/>
          <w:color w:val="000000"/>
          <w:sz w:val="22"/>
          <w:szCs w:val="22"/>
        </w:rPr>
        <w:tab/>
      </w:r>
      <w:r>
        <w:rPr>
          <w:rFonts w:ascii="Arial" w:hAnsi="Arial" w:cs="Arial"/>
          <w:b/>
          <w:bCs/>
          <w:color w:val="000000"/>
          <w:sz w:val="22"/>
          <w:szCs w:val="22"/>
        </w:rPr>
        <w:t>Ubiquitous Connectivity:</w:t>
      </w:r>
      <w:r>
        <w:rPr>
          <w:rFonts w:ascii="Arial" w:hAnsi="Arial" w:cs="Arial"/>
          <w:color w:val="000000"/>
          <w:sz w:val="22"/>
          <w:szCs w:val="22"/>
        </w:rPr>
        <w:t xml:space="preserve"> To connect the unconnected and bridge the digital divide in previously unserved areas, IMT-2030 is expected to include affordable connectivity and, at minimum, basic broadband services with extended coverage, including sparsely populated areas through interworking and interconnecting among various access technologies.</w:t>
      </w:r>
    </w:p>
    <w:p w14:paraId="517CD3C2" w14:textId="77777777" w:rsidR="00F74BC5" w:rsidRDefault="00F74BC5" w:rsidP="00F74BC5">
      <w:pPr>
        <w:pStyle w:val="NormalWeb"/>
        <w:spacing w:before="80" w:beforeAutospacing="0" w:after="0" w:afterAutospacing="0"/>
        <w:ind w:left="1140" w:hanging="1140"/>
      </w:pPr>
      <w:r>
        <w:rPr>
          <w:rFonts w:ascii="Arial" w:hAnsi="Arial" w:cs="Arial"/>
          <w:color w:val="000000"/>
          <w:sz w:val="22"/>
          <w:szCs w:val="22"/>
        </w:rPr>
        <w:t xml:space="preserve">–             </w:t>
      </w:r>
      <w:r>
        <w:rPr>
          <w:rStyle w:val="apple-tab-span"/>
          <w:rFonts w:ascii="Arial" w:hAnsi="Arial" w:cs="Arial"/>
          <w:color w:val="000000"/>
          <w:sz w:val="22"/>
          <w:szCs w:val="22"/>
        </w:rPr>
        <w:tab/>
      </w:r>
      <w:r>
        <w:rPr>
          <w:rFonts w:ascii="Arial" w:hAnsi="Arial" w:cs="Arial"/>
          <w:b/>
          <w:bCs/>
          <w:color w:val="000000"/>
          <w:sz w:val="22"/>
          <w:szCs w:val="22"/>
        </w:rPr>
        <w:t>Standardization and interoperability</w:t>
      </w:r>
      <w:r>
        <w:rPr>
          <w:rFonts w:ascii="Arial" w:hAnsi="Arial" w:cs="Arial"/>
          <w:color w:val="000000"/>
          <w:sz w:val="22"/>
          <w:szCs w:val="22"/>
        </w:rPr>
        <w:t>: To achieve wide industry support for IMT</w:t>
      </w:r>
      <w:r>
        <w:rPr>
          <w:rFonts w:ascii="Arial" w:hAnsi="Arial" w:cs="Arial"/>
          <w:color w:val="000000"/>
          <w:sz w:val="22"/>
          <w:szCs w:val="22"/>
        </w:rPr>
        <w:noBreakHyphen/>
        <w:t>2030, future IMT systems are expected to be designed from the start to use standardized and interoperable interfaces, ensuring that different parts of the network, whether from the same or different vendors, work together as a fully functional system. </w:t>
      </w:r>
    </w:p>
    <w:p w14:paraId="3CD4AAFE" w14:textId="77777777" w:rsidR="00F74BC5" w:rsidRDefault="00F74BC5" w:rsidP="00F74BC5">
      <w:pPr>
        <w:pStyle w:val="NormalWeb"/>
        <w:spacing w:before="240" w:beforeAutospacing="0" w:after="240" w:afterAutospacing="0"/>
      </w:pPr>
      <w:r>
        <w:rPr>
          <w:rFonts w:ascii="Arial" w:hAnsi="Arial" w:cs="Arial"/>
          <w:color w:val="000000"/>
          <w:sz w:val="22"/>
          <w:szCs w:val="22"/>
          <w:shd w:val="clear" w:color="auto" w:fill="00FFFF"/>
        </w:rPr>
        <w:t>These technological advances will impact not just user experience but also transform economies and lives everywhere. It will very likely include intelligent network management and control, and integrated wireless sensing and communication while balancing the potential consequent carbon footprint with reduced energy consumption and a myriad of sustainable and eco-friendly initiatives.</w:t>
      </w:r>
    </w:p>
    <w:p w14:paraId="2E84A651" w14:textId="35E0DAB8" w:rsidR="00873B25" w:rsidRDefault="00E00972" w:rsidP="00873B25">
      <w:pPr>
        <w:pStyle w:val="NormalWeb"/>
        <w:spacing w:before="0" w:beforeAutospacing="0" w:after="0" w:afterAutospacing="0"/>
        <w:rPr>
          <w:lang w:val="en-IN" w:eastAsia="en-IN"/>
        </w:rPr>
      </w:pPr>
      <w:r>
        <w:rPr>
          <w:lang w:val="en-IN" w:eastAsia="en-IN"/>
        </w:rPr>
        <w:t>&gt;&gt;</w:t>
      </w:r>
    </w:p>
    <w:p w14:paraId="0E33A5A8" w14:textId="5C3BD0EB" w:rsidR="00E00972" w:rsidRDefault="004164A3" w:rsidP="00873B25">
      <w:pPr>
        <w:pStyle w:val="NormalWeb"/>
        <w:spacing w:before="0" w:beforeAutospacing="0" w:after="0" w:afterAutospacing="0"/>
        <w:rPr>
          <w:lang w:val="en-IN" w:eastAsia="en-IN"/>
        </w:rPr>
      </w:pPr>
      <w:r>
        <w:rPr>
          <w:lang w:val="en-IN" w:eastAsia="en-IN"/>
        </w:rPr>
        <w:t>&lt;&lt;Note : This</w:t>
      </w:r>
      <w:r w:rsidR="0040259E">
        <w:rPr>
          <w:lang w:val="en-IN" w:eastAsia="en-IN"/>
        </w:rPr>
        <w:t xml:space="preserve"> changes are made in Section 2.2 in </w:t>
      </w:r>
      <w:r w:rsidR="0040259E">
        <w:rPr>
          <w:rFonts w:eastAsiaTheme="minorEastAsia"/>
          <w:lang w:eastAsia="zh-CN"/>
        </w:rPr>
        <w:t>CG outcome (Section 2.2+3+4)- Clean (final).docx by the CG Chair on 11-05-2023</w:t>
      </w:r>
    </w:p>
    <w:p w14:paraId="221E3007" w14:textId="77777777" w:rsidR="00E00972" w:rsidRDefault="00E00972" w:rsidP="00E00972">
      <w:pPr>
        <w:pStyle w:val="Heading2"/>
        <w:rPr>
          <w:rFonts w:eastAsia="Batang"/>
        </w:rPr>
      </w:pPr>
      <w:r>
        <w:t xml:space="preserve">2.2 </w:t>
      </w:r>
      <w:r>
        <w:tab/>
        <w:t xml:space="preserve">User and application trends </w:t>
      </w:r>
    </w:p>
    <w:p w14:paraId="7B2541B3" w14:textId="0EBBB3A7" w:rsidR="00E00972" w:rsidRDefault="00E00972" w:rsidP="00E00972">
      <w:pPr>
        <w:rPr>
          <w:rFonts w:eastAsia="Dotum"/>
        </w:rPr>
      </w:pPr>
      <w:r>
        <w:rPr>
          <w:rFonts w:eastAsia="Dotum"/>
        </w:rPr>
        <w:t xml:space="preserve">Applications and services enabled by future wireless communication technology are expected to connect humans, machines and various other devices together. With the advances in human-machine interfaces, interactive and high-resolution video systems such as extended reality (XR) displays, haptic sensors and actuators, and/or multi-sensory (auditory, visual, haptic or gesture) interfaces, IMT-2030 system may offer humans immersive experiences that are virtually generated or happening remotely. On the other hand, machines are envisaged to be intelligent, autonomous, responsive, and precise in accuracy through advances in machine perception, robotics, and artificial intelligence (AI). In a physical world, humans and machines will continuously interact with each other, working with a digital world that </w:t>
      </w:r>
      <w:r>
        <w:rPr>
          <w:rFonts w:eastAsia="Dotum"/>
          <w:lang w:eastAsia="ko-KR"/>
        </w:rPr>
        <w:t>extends</w:t>
      </w:r>
      <w:r>
        <w:rPr>
          <w:rFonts w:eastAsia="Dotum"/>
        </w:rPr>
        <w:t xml:space="preserve"> the real world by using a great number of advanced sensors and AI. Such a digital world not only replicates but also affects the real world by providing virtual experiences to humans, and computation and control to machines. </w:t>
      </w:r>
      <w:r>
        <w:rPr>
          <w:rFonts w:ascii="Arial" w:hAnsi="Arial" w:cs="Arial"/>
          <w:color w:val="000000"/>
          <w:sz w:val="22"/>
          <w:szCs w:val="22"/>
          <w:shd w:val="clear" w:color="auto" w:fill="00FFFF"/>
        </w:rPr>
        <w:t>Hyper-connectivity and advanced user experience delivered by IMT-2030 systems will improve and enable access to required information, resources (both virtual and physical), and social services without constraints of time and physical location.</w:t>
      </w:r>
    </w:p>
    <w:p w14:paraId="5F5662F7" w14:textId="48D3F01A" w:rsidR="00E00972" w:rsidRDefault="00E00972" w:rsidP="00E00972">
      <w:pPr>
        <w:rPr>
          <w:rFonts w:eastAsia="Batang"/>
        </w:rPr>
      </w:pPr>
      <w:r>
        <w:t>IMT-2030 is expected to integrate sensing</w:t>
      </w:r>
      <w:r w:rsidRPr="001372BF">
        <w:t xml:space="preserve">, compute </w:t>
      </w:r>
      <w:r>
        <w:rPr>
          <w:lang w:eastAsia="zh-CN"/>
        </w:rPr>
        <w:t>and</w:t>
      </w:r>
      <w:r>
        <w:t xml:space="preserve"> AI capabilities into communication and serve as a fundamental infrastructure to enable new user and application trends. From these trends, it is expected that IMT-2030 provides a wide range of use cases while continuing to provide native support for essential communications such as voice calling. Furthermore, IMT-2030 technology is expected to drive the next wave of digital economic growth, as well as drive far-reaching shifts in sustainability, digital equality and universal connectivity, etc. </w:t>
      </w:r>
    </w:p>
    <w:p w14:paraId="101F9026" w14:textId="77777777" w:rsidR="00E00972" w:rsidRDefault="00E00972" w:rsidP="00E00972">
      <w:pPr>
        <w:pStyle w:val="Heading3"/>
        <w:rPr>
          <w:strike/>
          <w:lang w:eastAsia="ko-KR"/>
        </w:rPr>
      </w:pPr>
      <w:r>
        <w:rPr>
          <w:lang w:eastAsia="ko-KR"/>
        </w:rPr>
        <w:lastRenderedPageBreak/>
        <w:t>2.2.1</w:t>
      </w:r>
      <w:r>
        <w:rPr>
          <w:lang w:eastAsia="ko-KR"/>
        </w:rPr>
        <w:tab/>
        <w:t>Ubiquitous intelligence</w:t>
      </w:r>
    </w:p>
    <w:p w14:paraId="25E9C34B" w14:textId="77777777" w:rsidR="00E00972" w:rsidRDefault="00E00972" w:rsidP="00E00972">
      <w:r>
        <w:t xml:space="preserve">With the steady progress and fast spread of technologies such as AI and particularly machine learning (ML), it is expected that intelligence would be present every part of the communication ecosystem to </w:t>
      </w:r>
      <w:r>
        <w:rPr>
          <w:rFonts w:eastAsia="SimSun"/>
          <w:lang w:eastAsia="zh-CN"/>
        </w:rPr>
        <w:t>support</w:t>
      </w:r>
      <w:r>
        <w:t xml:space="preserve"> the building of </w:t>
      </w:r>
      <w:r>
        <w:rPr>
          <w:rFonts w:eastAsia="SimSun"/>
          <w:lang w:eastAsia="zh-CN"/>
        </w:rPr>
        <w:t xml:space="preserve">smart </w:t>
      </w:r>
      <w:r>
        <w:t>cities and communities</w:t>
      </w:r>
      <w:r>
        <w:rPr>
          <w:rFonts w:eastAsia="SimSun"/>
          <w:lang w:eastAsia="zh-CN"/>
        </w:rPr>
        <w:t>.</w:t>
      </w:r>
      <w:r>
        <w:t xml:space="preserve"> Future connected devices may become fully context-aware for more intuitive and efficient interactions among humans, machines, and the environment. Possible autonomous management of networks by AI/ML may also be capable of performing self-monitoring, self</w:t>
      </w:r>
      <w:r>
        <w:noBreakHyphen/>
        <w:t>organizing, self-optimizing and self-healing without human intervention. It is expected that a particular or a series of protocols/functions of air</w:t>
      </w:r>
      <w:r>
        <w:noBreakHyphen/>
        <w:t xml:space="preserve">interface may be replaced by AI/ML models for better performance in an effective way. </w:t>
      </w:r>
    </w:p>
    <w:p w14:paraId="13F5E4A6" w14:textId="77777777" w:rsidR="00E00972" w:rsidRDefault="00E00972" w:rsidP="00E00972">
      <w:pPr>
        <w:rPr>
          <w:lang w:eastAsia="ko-KR"/>
        </w:rPr>
      </w:pPr>
      <w:r>
        <w:rPr>
          <w:szCs w:val="24"/>
        </w:rPr>
        <w:t>IMT-2030 could serve as an AI infrastructure capable of providing services for intelligent applications. AI-based air interface design and air interface enablement for distributed computing and intelligence will allow for end-to-end native AI and thereby leading to the convergence of communication and computing. These systems may support inferences, model training, model deployment, as well as computing distributed across networks and devices, and are expected to operate meeting high expectations on security, privacy, resilience and transparency.</w:t>
      </w:r>
    </w:p>
    <w:p w14:paraId="5B5163F5" w14:textId="77777777" w:rsidR="00E00972" w:rsidRDefault="00E00972" w:rsidP="00E00972">
      <w:pPr>
        <w:pStyle w:val="Heading3"/>
        <w:rPr>
          <w:lang w:eastAsia="ko-KR"/>
        </w:rPr>
      </w:pPr>
      <w:r>
        <w:rPr>
          <w:lang w:eastAsia="ko-KR"/>
        </w:rPr>
        <w:t>2.2.2</w:t>
      </w:r>
      <w:r>
        <w:rPr>
          <w:lang w:eastAsia="ko-KR"/>
        </w:rPr>
        <w:tab/>
        <w:t>Ubiquitous computing</w:t>
      </w:r>
    </w:p>
    <w:p w14:paraId="5C749BEC" w14:textId="77777777" w:rsidR="00E00972" w:rsidRDefault="00E00972" w:rsidP="00E00972">
      <w:pPr>
        <w:rPr>
          <w:b/>
          <w:bCs/>
          <w:szCs w:val="24"/>
        </w:rPr>
      </w:pPr>
      <w:r>
        <w:rPr>
          <w:lang w:eastAsia="ko-KR"/>
        </w:rPr>
        <w:t xml:space="preserve">In addition to ubiquitous intelligence, it is expected that </w:t>
      </w:r>
      <w:r>
        <w:t xml:space="preserve">ubiquitous use of data computing resources would also expand throughout the IMT system. </w:t>
      </w:r>
      <w:r>
        <w:rPr>
          <w:lang w:eastAsia="ko-KR"/>
        </w:rPr>
        <w:t>Emerging trends in this regard include expansion of data processing from the network towards devices closer to the origination of the user information and support for proliferation of ubiquitous intelligence throughout the IMT system. This trend also introduces improvements for applications requiring real-time responses and more economical data transport. Ubiquitous computing across IMT-2030 systems enables efficient utilization of resources and optimal placement of workloads, as well as scales and manages the infrastructure to run the applications.</w:t>
      </w:r>
    </w:p>
    <w:p w14:paraId="008E987C" w14:textId="77777777" w:rsidR="00E00972" w:rsidRDefault="00E00972" w:rsidP="00E00972">
      <w:pPr>
        <w:pStyle w:val="Heading3"/>
        <w:rPr>
          <w:lang w:eastAsia="ko-KR"/>
        </w:rPr>
      </w:pPr>
      <w:r>
        <w:rPr>
          <w:lang w:eastAsia="ko-KR"/>
        </w:rPr>
        <w:t>2.2.3</w:t>
      </w:r>
      <w:r>
        <w:rPr>
          <w:lang w:eastAsia="ko-KR"/>
        </w:rPr>
        <w:tab/>
        <w:t>Immersive multimedia and multi-sensory interactions</w:t>
      </w:r>
    </w:p>
    <w:p w14:paraId="797C882A" w14:textId="380AB36A" w:rsidR="00E00972" w:rsidRDefault="00E00972" w:rsidP="00E00972">
      <w:r>
        <w:t xml:space="preserve">The future of multimedia and human-centric communication enabled by IMT-2030 is expected to give an immersive experience through multi-sensory interactions and in-depth integration between physical and digital worlds. This will provide a richer and real time interactive video experience. Extended reality (XR) with multi-sensory capabilities is expected to be personalized and developed into a truly immersive experiences for users via appropriate interactions between physical space, cyber space, and users. In addition to these trends, holographic </w:t>
      </w:r>
      <w:r w:rsidRPr="00873B25">
        <w:t xml:space="preserve">telepresence </w:t>
      </w:r>
      <w:r w:rsidRPr="00873B25">
        <w:rPr>
          <w:rFonts w:ascii="Arial" w:hAnsi="Arial" w:cs="Arial"/>
          <w:color w:val="000000"/>
          <w:sz w:val="22"/>
          <w:szCs w:val="22"/>
          <w:shd w:val="clear" w:color="auto" w:fill="00FFFF"/>
        </w:rPr>
        <w:t>along with near-realistic 3D rendering of virtual participants in meetings</w:t>
      </w:r>
      <w:r>
        <w:rPr>
          <w:rFonts w:ascii="Arial" w:hAnsi="Arial" w:cs="Arial"/>
          <w:color w:val="000000"/>
          <w:sz w:val="22"/>
          <w:szCs w:val="22"/>
        </w:rPr>
        <w:t xml:space="preserve"> </w:t>
      </w:r>
      <w:r>
        <w:t xml:space="preserve">may become common for work, social interactions, entertainment, tele-education, remote live performances, etc. </w:t>
      </w:r>
    </w:p>
    <w:p w14:paraId="3980992A" w14:textId="77777777" w:rsidR="00E00972" w:rsidRDefault="00E00972" w:rsidP="00E00972">
      <w:pPr>
        <w:rPr>
          <w:szCs w:val="24"/>
        </w:rPr>
      </w:pPr>
      <w:r>
        <w:rPr>
          <w:color w:val="000000" w:themeColor="text1"/>
          <w:szCs w:val="24"/>
        </w:rPr>
        <w:t>New human-machine interfaces</w:t>
      </w:r>
      <w:r w:rsidRPr="004164A3">
        <w:rPr>
          <w:rFonts w:ascii="Arial" w:hAnsi="Arial" w:cs="Arial"/>
          <w:color w:val="000000"/>
          <w:sz w:val="22"/>
          <w:szCs w:val="22"/>
          <w:shd w:val="clear" w:color="auto" w:fill="00FFFF"/>
        </w:rPr>
        <w:t>, remote operations of machines/ robots,</w:t>
      </w:r>
      <w:r w:rsidRPr="004164A3">
        <w:rPr>
          <w:rFonts w:ascii="Arial" w:hAnsi="Arial" w:cs="Arial"/>
          <w:color w:val="000000"/>
          <w:sz w:val="22"/>
          <w:szCs w:val="22"/>
        </w:rPr>
        <w:t xml:space="preserve"> </w:t>
      </w:r>
      <w:r w:rsidRPr="004164A3">
        <w:rPr>
          <w:rFonts w:ascii="Arial" w:hAnsi="Arial" w:cs="Arial"/>
          <w:color w:val="000000"/>
          <w:sz w:val="22"/>
          <w:szCs w:val="22"/>
          <w:shd w:val="clear" w:color="auto" w:fill="00FFFF"/>
        </w:rPr>
        <w:t>and devices leveraging edge cloud computing resources and AI to deliver tactile internet, ambience awareness and realistic 3D experience</w:t>
      </w:r>
      <w:r>
        <w:rPr>
          <w:color w:val="000000" w:themeColor="text1"/>
          <w:szCs w:val="24"/>
        </w:rPr>
        <w:t xml:space="preserve"> are also foreseen to enable immersive and intelligent interactions for such applications as remote tele-surgery, where surgical control is maintained remotely by the surgeon, tele-consultation, remote operation of machinery in industry and transportation</w:t>
      </w:r>
      <w:r>
        <w:rPr>
          <w:color w:val="000000" w:themeColor="text1"/>
        </w:rPr>
        <w:t>.</w:t>
      </w:r>
    </w:p>
    <w:p w14:paraId="1580A079" w14:textId="77777777" w:rsidR="00E00972" w:rsidRDefault="00E00972" w:rsidP="00E00972">
      <w:pPr>
        <w:pStyle w:val="Heading3"/>
        <w:rPr>
          <w:lang w:eastAsia="ko-KR"/>
        </w:rPr>
      </w:pPr>
      <w:r>
        <w:rPr>
          <w:lang w:eastAsia="ko-KR"/>
        </w:rPr>
        <w:t>2.2.4</w:t>
      </w:r>
      <w:r>
        <w:rPr>
          <w:lang w:eastAsia="ko-KR"/>
        </w:rPr>
        <w:tab/>
        <w:t>Digital twin</w:t>
      </w:r>
      <w:r>
        <w:rPr>
          <w:rStyle w:val="FootnoteReference"/>
          <w:lang w:eastAsia="ko-KR"/>
        </w:rPr>
        <w:footnoteReference w:id="1"/>
      </w:r>
      <w:r>
        <w:rPr>
          <w:lang w:eastAsia="ko-KR"/>
        </w:rPr>
        <w:t xml:space="preserve"> and virtual world</w:t>
      </w:r>
    </w:p>
    <w:p w14:paraId="02990EFD" w14:textId="77777777" w:rsidR="00E00972" w:rsidRDefault="00E00972" w:rsidP="00E00972">
      <w:r>
        <w:t xml:space="preserve">IMT-2030 is expected to be used to replicate the physical world into a digital virtual world as precise real-time representations or digital twins. Digital twins have the potential to provide </w:t>
      </w:r>
      <w:r>
        <w:lastRenderedPageBreak/>
        <w:t>ubiquitous tools and knowledge platforms for the modelling, monitoring, managing, analysing and simulating of physical assets, resources, environments and situations.</w:t>
      </w:r>
    </w:p>
    <w:p w14:paraId="44E0A8E5" w14:textId="77777777" w:rsidR="00E00972" w:rsidRDefault="00E00972" w:rsidP="00E00972">
      <w:r>
        <w:t>Using advanced technologies such as integration of communication with AI, sensing, and computing, digital twins will also synchronize the digital world to the physical world and provide connections between the digital replica components. Digital twin is expected not only replicate but also affect the physical world by providing digital maps for virtual experiences to humans and computed control to machines. Digital twins are envisaged to become a powerful tool in the evolution of multiple industries including health care, agriculture, construction, etc.</w:t>
      </w:r>
    </w:p>
    <w:p w14:paraId="79BC40BE" w14:textId="6EF8A20B" w:rsidR="00E00972" w:rsidRDefault="00E00972" w:rsidP="00E00972">
      <w:pPr>
        <w:pStyle w:val="Heading3"/>
        <w:rPr>
          <w:lang w:eastAsia="ko-KR"/>
        </w:rPr>
      </w:pPr>
      <w:r>
        <w:rPr>
          <w:lang w:eastAsia="ko-KR"/>
        </w:rPr>
        <w:t>2.2.5</w:t>
      </w:r>
      <w:r>
        <w:rPr>
          <w:lang w:eastAsia="ko-KR"/>
        </w:rPr>
        <w:tab/>
      </w:r>
      <w:r>
        <w:rPr>
          <w:highlight w:val="yellow"/>
          <w:lang w:eastAsia="ko-KR"/>
        </w:rPr>
        <w:t>Evolved</w:t>
      </w:r>
      <w:r>
        <w:rPr>
          <w:lang w:eastAsia="ko-KR"/>
        </w:rPr>
        <w:t xml:space="preserve"> industrial applications</w:t>
      </w:r>
    </w:p>
    <w:p w14:paraId="460CAAEA" w14:textId="77777777" w:rsidR="00E00972" w:rsidRDefault="00E00972" w:rsidP="00E00972">
      <w:r>
        <w:rPr>
          <w:lang w:eastAsia="ko-KR"/>
        </w:rPr>
        <w:t xml:space="preserve">Through the leveraging of </w:t>
      </w:r>
      <w:r>
        <w:t>real-time intelligence and its ability to facilitate interactions between robots and humans,</w:t>
      </w:r>
      <w:r>
        <w:rPr>
          <w:lang w:eastAsia="ko-KR"/>
        </w:rPr>
        <w:t xml:space="preserve"> IMT-2030 systems are expected to scale the performance of smart industrial applications. </w:t>
      </w:r>
      <w:r>
        <w:t xml:space="preserve">Future IMT-2030 systems for these applications would be centred around collaborative robots (cobots), with the capability to exchange real-time intelligence and cooperate to enable efficient use of resources and energy, optimizations of manufacturing, automated product delivery, etc. Industry applications will further require connectivity to every intelligent device with extremely reliable and low-latency connections, as well as highly accurate environment awareness e.g., positioning to enable ubiquitous and real-time information collection, sharing, and intelligent control and feedback. </w:t>
      </w:r>
    </w:p>
    <w:p w14:paraId="484ECC4C" w14:textId="77777777" w:rsidR="00E00972" w:rsidRDefault="00E00972" w:rsidP="00E00972">
      <w:pPr>
        <w:rPr>
          <w:rFonts w:eastAsia="Batang"/>
        </w:rPr>
      </w:pPr>
      <w:r>
        <w:t>Sensing supported 3D measurement and modelling is important for robotic movement in the industrial environment.</w:t>
      </w:r>
    </w:p>
    <w:p w14:paraId="3182ED50" w14:textId="77777777" w:rsidR="00E00972" w:rsidRDefault="00E00972" w:rsidP="00E00972">
      <w:pPr>
        <w:pStyle w:val="Heading3"/>
        <w:rPr>
          <w:lang w:eastAsia="ko-KR"/>
        </w:rPr>
      </w:pPr>
      <w:r>
        <w:rPr>
          <w:lang w:eastAsia="ko-KR"/>
        </w:rPr>
        <w:t>2.2.6</w:t>
      </w:r>
      <w:r>
        <w:rPr>
          <w:lang w:eastAsia="ko-KR"/>
        </w:rPr>
        <w:tab/>
        <w:t>Digital health</w:t>
      </w:r>
      <w:r>
        <w:rPr>
          <w:rStyle w:val="FootnoteReference"/>
          <w:lang w:eastAsia="ko-KR"/>
        </w:rPr>
        <w:footnoteReference w:id="2"/>
      </w:r>
      <w:r>
        <w:rPr>
          <w:lang w:eastAsia="ko-KR"/>
        </w:rPr>
        <w:t xml:space="preserve"> and well-being</w:t>
      </w:r>
    </w:p>
    <w:p w14:paraId="06D6F05B" w14:textId="25111971" w:rsidR="00E00972" w:rsidRDefault="00E00972" w:rsidP="00E00972">
      <w:r>
        <w:rPr>
          <w:highlight w:val="yellow"/>
          <w:lang w:eastAsia="ko-KR"/>
        </w:rPr>
        <w:t xml:space="preserve">Digital Health delivery was used effectively during COVID pandemic by many countries. </w:t>
      </w:r>
      <w:r>
        <w:rPr>
          <w:lang w:eastAsia="ko-KR"/>
        </w:rPr>
        <w:t xml:space="preserve">IMT-2030 is expected to further contribute to improving digital-health and well-being delivery services. </w:t>
      </w:r>
      <w:r>
        <w:t>Through the leveraging of, ubiquitous connectivity, multi-sensory communication</w:t>
      </w:r>
      <w:r>
        <w:rPr>
          <w:lang w:eastAsia="ko-KR"/>
        </w:rPr>
        <w:t xml:space="preserve">, </w:t>
      </w:r>
      <w:r>
        <w:t xml:space="preserve">positioning and sensing related capabilities, IMT-2030 system is expected to facilitate the digital health services including </w:t>
      </w:r>
      <w:r>
        <w:rPr>
          <w:rFonts w:eastAsia="SimSun"/>
          <w:lang w:eastAsia="zh-CN"/>
        </w:rPr>
        <w:t xml:space="preserve">interactive and </w:t>
      </w:r>
      <w:r>
        <w:t>immersive</w:t>
      </w:r>
      <w:r>
        <w:rPr>
          <w:rFonts w:eastAsia="SimSun"/>
          <w:lang w:eastAsia="zh-CN"/>
        </w:rPr>
        <w:t xml:space="preserve"> remote monitoring, </w:t>
      </w:r>
      <w:r>
        <w:rPr>
          <w:lang w:eastAsia="ko-KR"/>
        </w:rPr>
        <w:t>data-based treatment decisions</w:t>
      </w:r>
      <w:r>
        <w:rPr>
          <w:rFonts w:eastAsia="SimSun"/>
          <w:lang w:eastAsia="zh-CN"/>
        </w:rPr>
        <w:t xml:space="preserve">, </w:t>
      </w:r>
      <w:r>
        <w:t>tele</w:t>
      </w:r>
      <w:r>
        <w:noBreakHyphen/>
        <w:t>diagnosis, remote tele-medical assistance, tele-rehabilitation, digital clinical trials and telemedicine.</w:t>
      </w:r>
      <w:r>
        <w:rPr>
          <w:lang w:eastAsia="ko-KR"/>
        </w:rPr>
        <w:t xml:space="preserve"> The increased number of</w:t>
      </w:r>
      <w:r>
        <w:t xml:space="preserve"> connection of wearable devices, and body sensors may also make this technology pervasive. And in some scenarios, these pervasive IoT devices function may function without battery as well.</w:t>
      </w:r>
    </w:p>
    <w:p w14:paraId="7ECF81CF" w14:textId="77777777" w:rsidR="00E00972" w:rsidRDefault="00E00972" w:rsidP="00E00972">
      <w:pPr>
        <w:pStyle w:val="Heading3"/>
        <w:rPr>
          <w:lang w:eastAsia="ko-KR"/>
        </w:rPr>
      </w:pPr>
      <w:r>
        <w:rPr>
          <w:lang w:eastAsia="ko-KR"/>
        </w:rPr>
        <w:t>2.2.7</w:t>
      </w:r>
      <w:r>
        <w:rPr>
          <w:lang w:eastAsia="ko-KR"/>
        </w:rPr>
        <w:tab/>
        <w:t>Ubiquitous connectivity</w:t>
      </w:r>
    </w:p>
    <w:p w14:paraId="79B3EF96" w14:textId="77777777" w:rsidR="00E00972" w:rsidRDefault="00E00972" w:rsidP="00E00972">
      <w:r>
        <w:t xml:space="preserve">Ubiquitous connectivity is critical for delivering a wide range of services such as access to education, health, transport, logistics, and business opportunities. IMT-2030 is expected to contribute to achieving the UN SDGs, bridging the digital divide, by connecting the unconnected and under-connected areas in an efficient manner, by addressing the challenges of connectivity, coverage, capacity, data rate and the mobility of terminals. </w:t>
      </w:r>
    </w:p>
    <w:p w14:paraId="06FB4468" w14:textId="554D4FB1" w:rsidR="00E00972" w:rsidRDefault="00E00972" w:rsidP="00E00972">
      <w:pPr>
        <w:jc w:val="both"/>
        <w:rPr>
          <w:highlight w:val="yellow"/>
        </w:rPr>
      </w:pPr>
      <w:r>
        <w:t>IMT-2030 is therefore expected to support the development of ubiquitous</w:t>
      </w:r>
      <w:r>
        <w:rPr>
          <w:strike/>
        </w:rPr>
        <w:t xml:space="preserve"> </w:t>
      </w:r>
      <w:r>
        <w:t>mobile services to</w:t>
      </w:r>
      <w:r>
        <w:rPr>
          <w:strike/>
        </w:rPr>
        <w:t xml:space="preserve"> </w:t>
      </w:r>
      <w:r>
        <w:t xml:space="preserve">society that would deliver on digital inclusion for all by meaningfully connecting the rural and remote communities, further extending into sparsely populated areas, and maintaining the consistency of user </w:t>
      </w:r>
      <w:r>
        <w:lastRenderedPageBreak/>
        <w:t>experience between different locations</w:t>
      </w:r>
      <w:r>
        <w:rPr>
          <w:strike/>
        </w:rPr>
        <w:t xml:space="preserve"> </w:t>
      </w:r>
      <w:r>
        <w:t xml:space="preserve">including deep indoor coverage. </w:t>
      </w:r>
      <w:r>
        <w:rPr>
          <w:highlight w:val="yellow"/>
        </w:rPr>
        <w:t>[Interconnection of various IMT access technologies such as terrestrial and non-terrestrial networks, fixed wireless access, etc. is expected to support ubiquitous connectivity.]</w:t>
      </w:r>
    </w:p>
    <w:p w14:paraId="707C0772" w14:textId="77777777" w:rsidR="00E00972" w:rsidRDefault="00E00972" w:rsidP="00E00972">
      <w:pPr>
        <w:jc w:val="both"/>
        <w:rPr>
          <w:strike/>
        </w:rPr>
      </w:pPr>
      <w:r>
        <w:rPr>
          <w:i/>
          <w:iCs/>
          <w:highlight w:val="yellow"/>
        </w:rPr>
        <w:t>[CG convener’s note: The text above between square brackets may be considered to be moved to Section 5.]</w:t>
      </w:r>
    </w:p>
    <w:p w14:paraId="61368D0F" w14:textId="77777777" w:rsidR="00E00972" w:rsidRDefault="00E00972" w:rsidP="00E00972">
      <w:pPr>
        <w:pStyle w:val="Heading3"/>
        <w:rPr>
          <w:lang w:eastAsia="ko-KR"/>
        </w:rPr>
      </w:pPr>
      <w:r>
        <w:rPr>
          <w:lang w:eastAsia="ko-KR"/>
        </w:rPr>
        <w:t>2.2.8</w:t>
      </w:r>
      <w:r>
        <w:rPr>
          <w:lang w:eastAsia="ko-KR"/>
        </w:rPr>
        <w:tab/>
        <w:t>Integration of sensing and communication</w:t>
      </w:r>
    </w:p>
    <w:p w14:paraId="04CE60FA" w14:textId="77777777" w:rsidR="00E00972" w:rsidRDefault="00E00972" w:rsidP="00E00972">
      <w:pPr>
        <w:rPr>
          <w:lang w:eastAsia="ko-KR"/>
        </w:rPr>
      </w:pPr>
      <w:r>
        <w:rPr>
          <w:lang w:eastAsia="ko-KR"/>
        </w:rPr>
        <w:t xml:space="preserve">In IMT-2030, the integration of sensing and communication is expected to become a key enabler for a wide range of use cases. Moreover, measuring the physical surroundings through sensing combined with AI will further enable a full context awareness. </w:t>
      </w:r>
    </w:p>
    <w:p w14:paraId="7C6B1934" w14:textId="77777777" w:rsidR="00E00972" w:rsidRDefault="00E00972" w:rsidP="00E00972">
      <w:r>
        <w:rPr>
          <w:lang w:eastAsia="ko-KR"/>
        </w:rPr>
        <w:t>Sensing information is envisaged to be shared in certain environments and across network systems in a distributed manner to facilitate specialized services. Sensing would support various value</w:t>
      </w:r>
      <w:r>
        <w:rPr>
          <w:lang w:eastAsia="ko-KR"/>
        </w:rPr>
        <w:noBreakHyphen/>
        <w:t>added innovative applications such as ultra-high precision positioning and localization of devices and passive objects, high resolution and real-time 3D-mapping for automated and safe driving/transport, and industrial automation. Other opportunities include gesture and activity recognition, environment sensing and material inspection.</w:t>
      </w:r>
    </w:p>
    <w:p w14:paraId="33B2DD8C" w14:textId="77777777" w:rsidR="00E00972" w:rsidRDefault="00E00972" w:rsidP="00E00972">
      <w:pPr>
        <w:pStyle w:val="Heading3"/>
        <w:rPr>
          <w:highlight w:val="cyan"/>
        </w:rPr>
      </w:pPr>
      <w:r>
        <w:t>2.2.9</w:t>
      </w:r>
      <w:r>
        <w:tab/>
        <w:t>Sustainability</w:t>
      </w:r>
    </w:p>
    <w:p w14:paraId="6FEA0EDC" w14:textId="77777777" w:rsidR="00E00972" w:rsidRDefault="00E00972" w:rsidP="00E00972">
      <w:pPr>
        <w:rPr>
          <w:lang w:eastAsia="ko-KR"/>
        </w:rPr>
      </w:pPr>
      <w:r>
        <w:rPr>
          <w:lang w:eastAsia="ko-KR"/>
        </w:rPr>
        <w:t>Sustainability is a foundational aspiration of future IMT systems. IMT-2030 systems are expected to help address the need for increased environmental, social, and economic sustainability. Future IMT systems are expected to reduce their own environmental impact by minimizing power consumption, using energy efficiently and reducing greenhouse gas emissions. IMT-2030 system implementations are also expected to be designed to achieve the least possible environmental impact and to use resources efficiently. Leveraging circularity principles helps retain and recover value from resources and extend lifetime through such important considerations as reusing, repairing, repurposing or recycling. Moreover, IMT-2030 systems may allow for efficient deployment and operations, thereby improving both environmental sustainability and the affordability necessary to support social sustainability. Beyond its own environmental impact, IMT-2030 systems are expected to need to contribute towards empowering other industries to reduce their environmental impacts.</w:t>
      </w:r>
    </w:p>
    <w:p w14:paraId="77A8CF1B" w14:textId="516EFDAD" w:rsidR="00E00972" w:rsidRDefault="001F52D1" w:rsidP="00873B25">
      <w:pPr>
        <w:pStyle w:val="NormalWeb"/>
        <w:spacing w:before="0" w:beforeAutospacing="0" w:after="0" w:afterAutospacing="0"/>
        <w:rPr>
          <w:lang w:val="en-IN" w:eastAsia="en-IN"/>
        </w:rPr>
      </w:pPr>
      <w:r>
        <w:rPr>
          <w:lang w:val="en-IN" w:eastAsia="en-IN"/>
        </w:rPr>
        <w:t>&gt;&gt;</w:t>
      </w:r>
    </w:p>
    <w:p w14:paraId="1D3B064A" w14:textId="7C6CFA27" w:rsidR="00E00972" w:rsidRDefault="00E00972" w:rsidP="00873B25">
      <w:pPr>
        <w:pStyle w:val="NormalWeb"/>
        <w:spacing w:before="0" w:beforeAutospacing="0" w:after="0" w:afterAutospacing="0"/>
        <w:rPr>
          <w:lang w:val="en-IN" w:eastAsia="en-IN"/>
        </w:rPr>
      </w:pPr>
    </w:p>
    <w:p w14:paraId="7BC5AFFD" w14:textId="2361E4A6" w:rsidR="00E00972" w:rsidRDefault="00E00972" w:rsidP="00873B25">
      <w:pPr>
        <w:pStyle w:val="NormalWeb"/>
        <w:spacing w:before="0" w:beforeAutospacing="0" w:after="0" w:afterAutospacing="0"/>
        <w:rPr>
          <w:lang w:val="en-IN" w:eastAsia="en-IN"/>
        </w:rPr>
      </w:pPr>
      <w:r>
        <w:rPr>
          <w:lang w:eastAsia="ja-JP"/>
        </w:rPr>
        <w:t xml:space="preserve">&lt;&lt;Note: These changes are made in Section 2.5 over </w:t>
      </w:r>
      <w:r>
        <w:rPr>
          <w:color w:val="000000"/>
        </w:rPr>
        <w:t>(Annex 3.7 to Doc. 5D/1668)</w:t>
      </w:r>
    </w:p>
    <w:p w14:paraId="31ED41C0" w14:textId="77777777" w:rsidR="00873B25" w:rsidRDefault="00873B25" w:rsidP="00873B25"/>
    <w:p w14:paraId="760031CC" w14:textId="77777777" w:rsidR="00873B25" w:rsidRDefault="00873B25" w:rsidP="00873B25">
      <w:pPr>
        <w:pStyle w:val="Heading2"/>
        <w:spacing w:before="360" w:after="80"/>
      </w:pPr>
      <w:r>
        <w:rPr>
          <w:rFonts w:ascii="Arial" w:hAnsi="Arial" w:cs="Arial"/>
          <w:color w:val="000000"/>
          <w:sz w:val="34"/>
          <w:szCs w:val="34"/>
        </w:rPr>
        <w:t xml:space="preserve">2.5          </w:t>
      </w:r>
      <w:r>
        <w:rPr>
          <w:rStyle w:val="apple-tab-span"/>
          <w:rFonts w:ascii="Arial" w:hAnsi="Arial" w:cs="Arial"/>
          <w:color w:val="000000"/>
          <w:sz w:val="34"/>
          <w:szCs w:val="34"/>
        </w:rPr>
        <w:tab/>
      </w:r>
      <w:r>
        <w:rPr>
          <w:rFonts w:ascii="Arial" w:hAnsi="Arial" w:cs="Arial"/>
          <w:color w:val="000000"/>
          <w:sz w:val="34"/>
          <w:szCs w:val="34"/>
        </w:rPr>
        <w:t>Spectrum implications (yet to be developed)</w:t>
      </w:r>
    </w:p>
    <w:p w14:paraId="00835128" w14:textId="77777777" w:rsidR="00873B25" w:rsidRDefault="00873B25" w:rsidP="00873B25">
      <w:pPr>
        <w:pStyle w:val="NormalWeb"/>
        <w:spacing w:before="240" w:beforeAutospacing="0" w:after="240" w:afterAutospacing="0"/>
      </w:pPr>
      <w:r>
        <w:rPr>
          <w:rFonts w:ascii="Arial" w:hAnsi="Arial" w:cs="Arial"/>
          <w:color w:val="000000"/>
          <w:sz w:val="22"/>
          <w:szCs w:val="22"/>
          <w:shd w:val="clear" w:color="auto" w:fill="FFFF00"/>
        </w:rPr>
        <w:t>[Editor’s note: Elements of potential spectrum implications.]</w:t>
      </w:r>
    </w:p>
    <w:p w14:paraId="48CD0A54" w14:textId="77777777" w:rsidR="00873B25" w:rsidRDefault="00873B25" w:rsidP="00873B25">
      <w:pPr>
        <w:pStyle w:val="NormalWeb"/>
        <w:spacing w:before="240" w:beforeAutospacing="0" w:after="240" w:afterAutospacing="0"/>
      </w:pPr>
      <w:r>
        <w:rPr>
          <w:rFonts w:ascii="Arial" w:hAnsi="Arial" w:cs="Arial"/>
          <w:color w:val="000000"/>
          <w:sz w:val="22"/>
          <w:szCs w:val="22"/>
          <w:shd w:val="clear" w:color="auto" w:fill="FFFF00"/>
        </w:rPr>
        <w:t>[</w:t>
      </w:r>
      <w:r>
        <w:rPr>
          <w:rFonts w:ascii="Arial" w:hAnsi="Arial" w:cs="Arial"/>
          <w:color w:val="000000"/>
          <w:sz w:val="22"/>
          <w:szCs w:val="22"/>
        </w:rPr>
        <w:t>The development of IMT-2030 is expected to enable new use cases and applications, and address rapid traffic growth, for which contiguous and broader channel bandwidths than are currently available for IMT systems will be desirable.</w:t>
      </w:r>
    </w:p>
    <w:p w14:paraId="7D120517" w14:textId="77777777" w:rsidR="00873B25" w:rsidRDefault="00873B25" w:rsidP="00873B25">
      <w:pPr>
        <w:pStyle w:val="NormalWeb"/>
        <w:spacing w:before="240" w:beforeAutospacing="0" w:after="240" w:afterAutospacing="0"/>
      </w:pPr>
      <w:r>
        <w:rPr>
          <w:rFonts w:ascii="Arial" w:hAnsi="Arial" w:cs="Arial"/>
          <w:color w:val="000000"/>
          <w:sz w:val="22"/>
          <w:szCs w:val="22"/>
        </w:rPr>
        <w:t xml:space="preserve">No single frequency range satisfies all the criteria required to deploy IMT systems. There are differences in the demands, deployments and timings of mobile data growth in different countries. Multiple frequency ranges will be needed to meet the capacity and coverage requirements of IMT systems and to serve the emerging services and applications. It is envisaged that IMT-2030, similar to other IMT technologies, will be used in a variety of deployments such as wide area, hot spots, campuses, indoor, etc. with different frequency ranges typically used to enable various </w:t>
      </w:r>
      <w:r>
        <w:rPr>
          <w:rFonts w:ascii="Arial" w:hAnsi="Arial" w:cs="Arial"/>
          <w:color w:val="000000"/>
          <w:sz w:val="22"/>
          <w:szCs w:val="22"/>
        </w:rPr>
        <w:lastRenderedPageBreak/>
        <w:t xml:space="preserve">deployments. Demand for spectrum is anticipated to continue to increase for a variety of uses and research and development into enhanced coexistence and spectrum sharing approaches </w:t>
      </w:r>
      <w:r>
        <w:rPr>
          <w:rFonts w:ascii="Arial" w:hAnsi="Arial" w:cs="Arial"/>
          <w:color w:val="000000"/>
          <w:sz w:val="22"/>
          <w:szCs w:val="22"/>
          <w:shd w:val="clear" w:color="auto" w:fill="00FFFF"/>
        </w:rPr>
        <w:t>with other users in the same band</w:t>
      </w:r>
      <w:r>
        <w:rPr>
          <w:rFonts w:ascii="Arial" w:hAnsi="Arial" w:cs="Arial"/>
          <w:color w:val="000000"/>
          <w:sz w:val="22"/>
          <w:szCs w:val="22"/>
        </w:rPr>
        <w:t xml:space="preserve"> (including technical aspects) will continue and be an important consideration.  [This could enable more efficient use of existing IMT spectrum as well as potentially facilitating opportunities to access and share some new spectrum / This could potentially facilitate opportunities to access and share some new spectrum.]</w:t>
      </w:r>
    </w:p>
    <w:p w14:paraId="375A4116" w14:textId="77777777" w:rsidR="00873B25" w:rsidRDefault="00873B25" w:rsidP="00873B25"/>
    <w:p w14:paraId="1C7FBB0B" w14:textId="7E9BB8F2" w:rsidR="00873B25" w:rsidRDefault="004164A3" w:rsidP="00873B25">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&gt;&gt;</w:t>
      </w:r>
    </w:p>
    <w:p w14:paraId="501718D7" w14:textId="0220F529" w:rsidR="0040259E" w:rsidRDefault="0040259E" w:rsidP="0040259E">
      <w:pPr>
        <w:pStyle w:val="NormalWeb"/>
        <w:spacing w:before="0" w:beforeAutospacing="0" w:after="0" w:afterAutospacing="0"/>
        <w:rPr>
          <w:lang w:val="en-IN" w:eastAsia="en-IN"/>
        </w:rPr>
      </w:pPr>
      <w:r>
        <w:rPr>
          <w:lang w:val="en-IN" w:eastAsia="en-IN"/>
        </w:rPr>
        <w:t xml:space="preserve">&lt;&lt;Note : This changes are made in Section 3 and 4 in </w:t>
      </w:r>
      <w:r>
        <w:rPr>
          <w:rFonts w:eastAsiaTheme="minorEastAsia"/>
          <w:lang w:eastAsia="zh-CN"/>
        </w:rPr>
        <w:t>CG outcome (Section 2.2+3+4)- Clean (final).docx by the CG Chair on 11-05-2023</w:t>
      </w:r>
    </w:p>
    <w:p w14:paraId="371324BC" w14:textId="216C3AC3" w:rsidR="004164A3" w:rsidRDefault="004164A3" w:rsidP="00873B25">
      <w:pPr>
        <w:pStyle w:val="NormalWeb"/>
        <w:spacing w:before="0" w:beforeAutospacing="0" w:after="0" w:afterAutospacing="0"/>
        <w:rPr>
          <w:rFonts w:ascii="Arial" w:hAnsi="Arial" w:cs="Arial"/>
          <w:color w:val="000000"/>
          <w:sz w:val="22"/>
          <w:szCs w:val="22"/>
        </w:rPr>
      </w:pPr>
    </w:p>
    <w:p w14:paraId="6CE3ADA2" w14:textId="75890168" w:rsidR="004164A3" w:rsidRDefault="004164A3" w:rsidP="00873B25">
      <w:pPr>
        <w:pStyle w:val="NormalWeb"/>
        <w:spacing w:before="0" w:beforeAutospacing="0" w:after="0" w:afterAutospacing="0"/>
        <w:rPr>
          <w:rFonts w:ascii="Arial" w:hAnsi="Arial" w:cs="Arial"/>
          <w:color w:val="000000"/>
          <w:sz w:val="22"/>
          <w:szCs w:val="22"/>
        </w:rPr>
      </w:pPr>
    </w:p>
    <w:p w14:paraId="23FC9E82" w14:textId="77777777" w:rsidR="004164A3" w:rsidRDefault="004164A3" w:rsidP="004164A3">
      <w:pPr>
        <w:pStyle w:val="Heading1"/>
        <w:rPr>
          <w:rFonts w:eastAsia="Batang"/>
          <w:iCs/>
          <w:szCs w:val="28"/>
          <w:lang w:eastAsia="ko-KR"/>
        </w:rPr>
      </w:pPr>
      <w:bookmarkStart w:id="10" w:name="_Toc126773379"/>
      <w:bookmarkStart w:id="11" w:name="_Toc117125273"/>
      <w:r>
        <w:rPr>
          <w:rFonts w:eastAsia="Batang"/>
        </w:rPr>
        <w:t>3</w:t>
      </w:r>
      <w:r>
        <w:rPr>
          <w:rFonts w:eastAsia="Batang"/>
        </w:rPr>
        <w:tab/>
      </w:r>
      <w:r>
        <w:rPr>
          <w:rFonts w:eastAsia="Batang"/>
          <w:iCs/>
          <w:szCs w:val="28"/>
          <w:lang w:eastAsia="ko-KR"/>
        </w:rPr>
        <w:t>Usage scenarios of IMT-2030</w:t>
      </w:r>
      <w:bookmarkEnd w:id="10"/>
    </w:p>
    <w:p w14:paraId="2D59AFFA" w14:textId="77777777" w:rsidR="004164A3" w:rsidRDefault="004164A3" w:rsidP="004164A3">
      <w:pPr>
        <w:pStyle w:val="EditorsNote"/>
        <w:rPr>
          <w:rFonts w:eastAsia="SimSun"/>
        </w:rPr>
      </w:pPr>
      <w:r>
        <w:rPr>
          <w:rFonts w:eastAsia="SimSun"/>
          <w:highlight w:val="yellow"/>
        </w:rPr>
        <w:t>[Editor’s note: The introductory text needs to be reviewed at the next WP 5D #44 meeting].</w:t>
      </w:r>
    </w:p>
    <w:p w14:paraId="64C0DFFC" w14:textId="77777777" w:rsidR="004164A3" w:rsidRDefault="004164A3" w:rsidP="004164A3">
      <w:pPr>
        <w:rPr>
          <w:rFonts w:eastAsia="Batang"/>
          <w:lang w:eastAsia="ko-KR"/>
        </w:rPr>
      </w:pPr>
      <w:r>
        <w:rPr>
          <w:rFonts w:eastAsia="SimSun"/>
        </w:rPr>
        <w:t xml:space="preserve">IMT-2030 is expected to expand and </w:t>
      </w:r>
      <w:r>
        <w:rPr>
          <w:rFonts w:eastAsiaTheme="minorEastAsia"/>
          <w:bCs/>
          <w:szCs w:val="12"/>
          <w:lang w:eastAsia="ko-KR"/>
        </w:rPr>
        <w:t xml:space="preserve">support various user, application and technology trends as described in § 2, while </w:t>
      </w:r>
      <w:r>
        <w:rPr>
          <w:rFonts w:eastAsiaTheme="minorEastAsia"/>
        </w:rPr>
        <w:t>providing prospects towards digital transformation.</w:t>
      </w:r>
      <w:r>
        <w:t xml:space="preserve"> </w:t>
      </w:r>
    </w:p>
    <w:p w14:paraId="565DC267" w14:textId="0CAE6820" w:rsidR="004164A3" w:rsidRDefault="004164A3" w:rsidP="004164A3">
      <w:pPr>
        <w:rPr>
          <w:rFonts w:eastAsia="SimSun"/>
          <w:strike/>
        </w:rPr>
      </w:pPr>
      <w:bookmarkStart w:id="12" w:name="_Toc117125271"/>
      <w:r>
        <w:rPr>
          <w:strike/>
          <w:highlight w:val="yellow"/>
        </w:rPr>
        <w:t xml:space="preserve">IMT-2030 is envisaged to encompass both communication-based </w:t>
      </w:r>
      <w:r>
        <w:rPr>
          <w:rFonts w:eastAsia="SimSun"/>
          <w:strike/>
          <w:highlight w:val="yellow"/>
        </w:rPr>
        <w:t>and beyond communication usage scenarios, which are use cases enabled by a common set of capabilities.</w:t>
      </w:r>
    </w:p>
    <w:p w14:paraId="5A3DF197" w14:textId="036AC24A" w:rsidR="004164A3" w:rsidRDefault="004164A3" w:rsidP="004164A3">
      <w:pPr>
        <w:rPr>
          <w:rFonts w:eastAsia="SimSun"/>
        </w:rPr>
      </w:pPr>
      <w:r>
        <w:rPr>
          <w:rFonts w:eastAsia="SimSun"/>
        </w:rPr>
        <w:t xml:space="preserve">IMT-2030 is expected to be built on overarching aspects which act as design principles commonly applicable to all usage scenarios. These distinguishing design principles of the IMT-2030 system are including, but are not limited to, sustainability, security/privacy/resilience, connecting the unconnected/Global connectivity for providing universal and affordable access to all human beings independent of the location, and ubiquitous intelligence for improving overall system performance.  </w:t>
      </w:r>
    </w:p>
    <w:p w14:paraId="156A0633" w14:textId="77777777" w:rsidR="004164A3" w:rsidRDefault="004164A3" w:rsidP="004164A3">
      <w:pPr>
        <w:pStyle w:val="Heading2"/>
        <w:rPr>
          <w:rFonts w:eastAsia="SimSun"/>
        </w:rPr>
      </w:pPr>
      <w:bookmarkStart w:id="13" w:name="_Toc126773380"/>
      <w:r>
        <w:rPr>
          <w:rFonts w:eastAsia="SimSun"/>
          <w:highlight w:val="yellow"/>
        </w:rPr>
        <w:t>[</w:t>
      </w:r>
      <w:r>
        <w:rPr>
          <w:rFonts w:eastAsia="SimSun"/>
          <w:strike/>
          <w:highlight w:val="yellow"/>
        </w:rPr>
        <w:t>3.1</w:t>
      </w:r>
      <w:r>
        <w:rPr>
          <w:rFonts w:eastAsia="SimSun"/>
          <w:strike/>
          <w:highlight w:val="yellow"/>
        </w:rPr>
        <w:tab/>
        <w:t>Communication-based usage scenarios</w:t>
      </w:r>
      <w:bookmarkEnd w:id="12"/>
      <w:bookmarkEnd w:id="13"/>
      <w:r>
        <w:rPr>
          <w:rFonts w:eastAsia="SimSun"/>
          <w:highlight w:val="yellow"/>
        </w:rPr>
        <w:t>]</w:t>
      </w:r>
    </w:p>
    <w:p w14:paraId="1F7C8BED" w14:textId="37A4FC28" w:rsidR="004164A3" w:rsidRDefault="004164A3" w:rsidP="004164A3">
      <w:pPr>
        <w:rPr>
          <w:rFonts w:eastAsia="Batang"/>
        </w:rPr>
      </w:pPr>
      <w:bookmarkStart w:id="14" w:name="_Hlk106728149"/>
      <w:r>
        <w:t xml:space="preserve">Usage scenarios of IMT-2030 are envisaged to encompass usage scenarios which expand on those of IMT-2020 (i.e., eMBB, URLLC, and mMTC) into broader use requiring evolved and new capabilities. </w:t>
      </w:r>
      <w:r>
        <w:rPr>
          <w:color w:val="000000" w:themeColor="text1"/>
          <w:szCs w:val="24"/>
        </w:rPr>
        <w:t xml:space="preserve">In addition to expanded IMT-2020 usage scenarios , IMT-2030 is envisaged to enable new use cases arising from capabilities, </w:t>
      </w:r>
      <w:r>
        <w:t xml:space="preserve">such as artificial intelligence and sensing, </w:t>
      </w:r>
      <w:r>
        <w:rPr>
          <w:color w:val="000000" w:themeColor="text1"/>
          <w:szCs w:val="24"/>
        </w:rPr>
        <w:t>which previous generations of IMT systems were not designed to natively support.</w:t>
      </w:r>
    </w:p>
    <w:p w14:paraId="0810BBD2" w14:textId="77777777" w:rsidR="004164A3" w:rsidRDefault="004164A3" w:rsidP="004164A3">
      <w:r>
        <w:t>The usage scenarios of IMT-2030 are:</w:t>
      </w:r>
    </w:p>
    <w:p w14:paraId="05022E06" w14:textId="77777777" w:rsidR="004164A3" w:rsidRDefault="004164A3" w:rsidP="004164A3">
      <w:pPr>
        <w:rPr>
          <w:i/>
          <w:highlight w:val="yellow"/>
        </w:rPr>
      </w:pPr>
    </w:p>
    <w:p w14:paraId="532A92AA" w14:textId="41CCA5A1" w:rsidR="004164A3" w:rsidRPr="004164A3" w:rsidRDefault="004164A3" w:rsidP="004164A3">
      <w:pPr>
        <w:pStyle w:val="Headingb"/>
        <w:rPr>
          <w:highlight w:val="yellow"/>
        </w:rPr>
      </w:pPr>
      <w:r w:rsidDel="00F83E10">
        <w:rPr>
          <w:i/>
          <w:highlight w:val="yellow"/>
        </w:rPr>
        <w:t xml:space="preserve"> </w:t>
      </w:r>
      <w:bookmarkEnd w:id="14"/>
      <w:r w:rsidRPr="004164A3">
        <w:rPr>
          <w:highlight w:val="yellow"/>
        </w:rPr>
        <w:t>[Immersive Communication]</w:t>
      </w:r>
    </w:p>
    <w:p w14:paraId="2349658B" w14:textId="77777777" w:rsidR="004164A3" w:rsidRDefault="004164A3" w:rsidP="004164A3">
      <w:bookmarkStart w:id="15" w:name="_Hlk116812094"/>
      <w:r>
        <w:t xml:space="preserve">This usage scenario extends the enhanced Mobile Broadband (eMBB) of IMT-2020 and covers use cases which provide a rich and interactive video (immersive) experience to users, </w:t>
      </w:r>
      <w:bookmarkEnd w:id="15"/>
      <w:r>
        <w:t xml:space="preserve">including the interactions with machine interfaces.  </w:t>
      </w:r>
    </w:p>
    <w:p w14:paraId="51C93A8B" w14:textId="77777777" w:rsidR="004164A3" w:rsidRDefault="004164A3" w:rsidP="004164A3">
      <w:pPr>
        <w:tabs>
          <w:tab w:val="clear" w:pos="1134"/>
          <w:tab w:val="clear" w:pos="1871"/>
          <w:tab w:val="left" w:pos="794"/>
          <w:tab w:val="left" w:pos="1191"/>
          <w:tab w:val="left" w:pos="1588"/>
          <w:tab w:val="left" w:pos="1985"/>
        </w:tabs>
        <w:jc w:val="both"/>
      </w:pPr>
      <w:r>
        <w:t xml:space="preserve">This usage scenario covers a range of environments, including hotspots, urban and rural, which come with additional and new requirements compared with those of eMBB from IMT-2020. </w:t>
      </w:r>
    </w:p>
    <w:p w14:paraId="2FD7D76A" w14:textId="77777777" w:rsidR="004164A3" w:rsidRDefault="004164A3" w:rsidP="004164A3">
      <w:bookmarkStart w:id="16" w:name="_Hlk116812127"/>
      <w:r>
        <w:t>Typical use cases include communication for immersive extended reality (XR), remote multi-sensory telepresence, and holographic communications, etc. Supporting mixed traffic of video, audio, and other environment data in a time-synchronized manner is an integral part of immersive communications, including also stand-alone support of voice.</w:t>
      </w:r>
      <w:bookmarkEnd w:id="16"/>
      <w:r>
        <w:t xml:space="preserve"> </w:t>
      </w:r>
    </w:p>
    <w:p w14:paraId="066FCD16" w14:textId="77777777" w:rsidR="004164A3" w:rsidRDefault="004164A3" w:rsidP="004164A3">
      <w:pPr>
        <w:pStyle w:val="EditorsNote"/>
      </w:pPr>
      <w:bookmarkStart w:id="17" w:name="_Hlk116812208"/>
      <w:r>
        <w:rPr>
          <w:highlight w:val="yellow"/>
        </w:rPr>
        <w:lastRenderedPageBreak/>
        <w:t>[Editor’s note: The capabilities related to usage scenario “Immersive Communication” need to be reviewed together with section 4 on “Capabilities”].</w:t>
      </w:r>
    </w:p>
    <w:p w14:paraId="0A1B74BA" w14:textId="77777777" w:rsidR="004164A3" w:rsidRDefault="004164A3" w:rsidP="004164A3">
      <w:r>
        <w:t>Capabilities that aim for enhanced spectrum efficiency and consistent service experiences along with leveraging the balance between higher data rates and increased mobility in various environments, are essential. Certain immersive communication use cases may also require support of high reliability and low latency for responsive and accurate interaction with real and virtual objects, as well as larger system capacity for simultaneous connecting numerous devices.</w:t>
      </w:r>
    </w:p>
    <w:p w14:paraId="5A59ABBB" w14:textId="77777777" w:rsidR="004164A3" w:rsidRDefault="004164A3" w:rsidP="004164A3">
      <w:pPr>
        <w:pStyle w:val="Headingb"/>
      </w:pPr>
      <w:bookmarkStart w:id="18" w:name="_Hlk116812487"/>
      <w:bookmarkEnd w:id="17"/>
      <w:r>
        <w:t>Extremely Reliable and Low-Latency Communication</w:t>
      </w:r>
    </w:p>
    <w:p w14:paraId="3D1E0C8F" w14:textId="77777777" w:rsidR="004164A3" w:rsidRDefault="004164A3" w:rsidP="004164A3">
      <w:r>
        <w:t>This usage scenario extends the Ultra-Reliable and Low-Latency Communication (URLLC) of IMT</w:t>
      </w:r>
      <w:r>
        <w:noBreakHyphen/>
        <w:t xml:space="preserve">2020 and covers specialized use cases that are expected to have more stringent requirements </w:t>
      </w:r>
      <w:r>
        <w:rPr>
          <w:lang w:eastAsia="zh-CN"/>
        </w:rPr>
        <w:t>on</w:t>
      </w:r>
      <w:r>
        <w:t xml:space="preserve"> reliability</w:t>
      </w:r>
      <w:r>
        <w:rPr>
          <w:lang w:eastAsia="zh-CN"/>
        </w:rPr>
        <w:t xml:space="preserve"> and</w:t>
      </w:r>
      <w:r>
        <w:t xml:space="preserve"> latency. This is typically for time-synchronized operations, where failure to meet these requirements could lead to severe consequences for the applications. </w:t>
      </w:r>
    </w:p>
    <w:p w14:paraId="44D4ABCE" w14:textId="77777777" w:rsidR="004164A3" w:rsidRDefault="004164A3" w:rsidP="004164A3">
      <w:r>
        <w:t xml:space="preserve">Typical use cases include communications in a factory among machines for full automation, control and operation. These types of communications can help in realizing various applications such as robotics interaction including tactile feedback and monitoring, drone operation, remote medical assistance, energy transmission and distribution, etc. </w:t>
      </w:r>
    </w:p>
    <w:p w14:paraId="2DCFE038" w14:textId="77777777" w:rsidR="004164A3" w:rsidRDefault="004164A3" w:rsidP="004164A3">
      <w:pPr>
        <w:pStyle w:val="EditorsNote"/>
      </w:pPr>
      <w:r>
        <w:rPr>
          <w:highlight w:val="yellow"/>
        </w:rPr>
        <w:t>[Editor’s note: The capabilities related to Usage Scenario B need to be reviewed together with section 4 on “Capabilities”. Also consider removing repetitions/duplication].</w:t>
      </w:r>
    </w:p>
    <w:p w14:paraId="1AD98AC7" w14:textId="77777777" w:rsidR="004164A3" w:rsidRDefault="004164A3" w:rsidP="004164A3">
      <w:pPr>
        <w:rPr>
          <w:rFonts w:eastAsiaTheme="minorEastAsia"/>
          <w:lang w:eastAsia="zh-CN"/>
        </w:rPr>
      </w:pPr>
      <w:r>
        <w:t>This usage scenario would require support of enhanced reliability and low latency, and depending on the use case, precise positioning, and connection density.</w:t>
      </w:r>
    </w:p>
    <w:p w14:paraId="26ADC43E" w14:textId="77777777" w:rsidR="004164A3" w:rsidRDefault="004164A3" w:rsidP="004164A3">
      <w:pPr>
        <w:pStyle w:val="Headingb"/>
        <w:rPr>
          <w:rFonts w:eastAsia="Batang"/>
        </w:rPr>
      </w:pPr>
      <w:bookmarkStart w:id="19" w:name="_Toc117125272"/>
      <w:bookmarkEnd w:id="18"/>
      <w:r>
        <w:t>Massive Communication</w:t>
      </w:r>
    </w:p>
    <w:p w14:paraId="734E5117" w14:textId="77777777" w:rsidR="004164A3" w:rsidRDefault="004164A3" w:rsidP="004164A3">
      <w:bookmarkStart w:id="20" w:name="_Hlk116813206"/>
      <w:r>
        <w:t xml:space="preserve">This usage scenario extends massive Machine Type Communication (mMTC) of IMT-2020, and involves connection of massive number of devices or sensors for a wide range of use cases and applications. </w:t>
      </w:r>
    </w:p>
    <w:p w14:paraId="1E89E601" w14:textId="77777777" w:rsidR="004164A3" w:rsidRDefault="004164A3" w:rsidP="004164A3">
      <w:r>
        <w:t xml:space="preserve">Expected applications of this usage scenario include to the connecting of sensing the environment, monitor, tracking, measuring, controlling, and allowing the development of insights from a massive number of real-world objects.  </w:t>
      </w:r>
    </w:p>
    <w:bookmarkEnd w:id="20"/>
    <w:p w14:paraId="2B497793" w14:textId="77777777" w:rsidR="004164A3" w:rsidRDefault="004164A3" w:rsidP="004164A3">
      <w:r>
        <w:t>Typical use cases include expanded and new applications in smart cities, transportation, logistics, health, energy, environmental monitoring, agriculture, infrastructure, and many other areas</w:t>
      </w:r>
      <w:r>
        <w:rPr>
          <w:rFonts w:eastAsiaTheme="minorEastAsia"/>
          <w:lang w:eastAsia="zh-CN"/>
        </w:rPr>
        <w:t xml:space="preserve"> </w:t>
      </w:r>
      <w:r>
        <w:t>including those requiring</w:t>
      </w:r>
      <w:r>
        <w:rPr>
          <w:rFonts w:eastAsia="SimSun"/>
          <w:lang w:eastAsia="zh-CN"/>
        </w:rPr>
        <w:t xml:space="preserve"> a variety of IoT devices such as intelligent IoT devices, low </w:t>
      </w:r>
      <w:r>
        <w:t>complexity</w:t>
      </w:r>
      <w:r>
        <w:rPr>
          <w:rFonts w:eastAsia="SimSun"/>
          <w:lang w:eastAsia="zh-CN"/>
        </w:rPr>
        <w:t xml:space="preserve"> IoT devices of extremely small size, </w:t>
      </w:r>
      <w:r>
        <w:t xml:space="preserve">without battery or batteries with a longer life. </w:t>
      </w:r>
    </w:p>
    <w:p w14:paraId="3C7D199F" w14:textId="77777777" w:rsidR="004164A3" w:rsidRDefault="004164A3" w:rsidP="004164A3">
      <w:r>
        <w:t xml:space="preserve">This usage scenario would require support of high connection density, and depending on use cases, a wide range of data rates, low power consumption, </w:t>
      </w:r>
      <w:r>
        <w:rPr>
          <w:highlight w:val="yellow"/>
        </w:rPr>
        <w:t>[</w:t>
      </w:r>
      <w:r>
        <w:t>long battery life</w:t>
      </w:r>
      <w:r>
        <w:rPr>
          <w:highlight w:val="yellow"/>
        </w:rPr>
        <w:t>]</w:t>
      </w:r>
      <w:r>
        <w:t xml:space="preserve">, mobility, </w:t>
      </w:r>
      <w:r>
        <w:rPr>
          <w:highlight w:val="yellow"/>
        </w:rPr>
        <w:t>[</w:t>
      </w:r>
      <w:r>
        <w:t>extended coverage</w:t>
      </w:r>
      <w:r>
        <w:rPr>
          <w:highlight w:val="yellow"/>
        </w:rPr>
        <w:t>]</w:t>
      </w:r>
      <w:r>
        <w:t xml:space="preserve">, and high security and reliability. </w:t>
      </w:r>
    </w:p>
    <w:bookmarkEnd w:id="19"/>
    <w:p w14:paraId="264CACB9" w14:textId="248C8AF4" w:rsidR="004164A3" w:rsidRDefault="004164A3" w:rsidP="004164A3">
      <w:pPr>
        <w:pStyle w:val="Headingb"/>
        <w:rPr>
          <w:lang w:val="fr-FR"/>
        </w:rPr>
      </w:pPr>
      <w:r>
        <w:rPr>
          <w:lang w:val="fr-FR"/>
        </w:rPr>
        <w:t>Ubiquitous</w:t>
      </w:r>
      <w:r>
        <w:rPr>
          <w:rStyle w:val="FootnoteReference"/>
          <w:lang w:val="fr-FR"/>
        </w:rPr>
        <w:footnoteReference w:id="3"/>
      </w:r>
      <w:r>
        <w:rPr>
          <w:lang w:val="fr-FR"/>
        </w:rPr>
        <w:t xml:space="preserve"> Communication  </w:t>
      </w:r>
    </w:p>
    <w:p w14:paraId="4C19DA2E" w14:textId="4459FB6D" w:rsidR="004164A3" w:rsidRDefault="004164A3" w:rsidP="004164A3">
      <w:pPr>
        <w:pStyle w:val="EditorsNote"/>
        <w:rPr>
          <w:rFonts w:cstheme="minorHAnsi"/>
          <w:i w:val="0"/>
          <w:iCs w:val="0"/>
          <w:color w:val="222222"/>
          <w:szCs w:val="24"/>
          <w:lang w:eastAsia="en-IN"/>
        </w:rPr>
      </w:pPr>
      <w:bookmarkStart w:id="22" w:name="_Toc126773381"/>
      <w:r>
        <w:rPr>
          <w:rFonts w:cstheme="minorHAnsi"/>
          <w:i w:val="0"/>
          <w:iCs w:val="0"/>
          <w:color w:val="222222"/>
          <w:szCs w:val="24"/>
          <w:lang w:eastAsia="en-IN"/>
        </w:rPr>
        <w:t xml:space="preserve">This usage scenario is intended for connecting the unconnected. This usage scenario provides user experienced data rates with minimum guaranteed cell-edge throughput in all prevailing test </w:t>
      </w:r>
      <w:r>
        <w:rPr>
          <w:rFonts w:cstheme="minorHAnsi"/>
          <w:i w:val="0"/>
          <w:iCs w:val="0"/>
          <w:color w:val="222222"/>
          <w:szCs w:val="24"/>
          <w:lang w:eastAsia="en-IN"/>
        </w:rPr>
        <w:lastRenderedPageBreak/>
        <w:t>environments (indoor, rural areas) and possible new environments that can be created. This includes aspects of connectivity with extended coverage (including remote and sparsely populated areas, indoor, 2D and 3D coverage, etc.) and offering a minimum quality of service (e.g., user experienced data rate, latency) to a wide range of mobility conditions. Under this scenario, IMT-2030 system will also support public safety including rescue and recovery efforts of communication in the event of natural disasters as disaster-resilient infrastructures.</w:t>
      </w:r>
    </w:p>
    <w:p w14:paraId="16D3F8F2" w14:textId="4B0F682D" w:rsidR="004164A3" w:rsidRDefault="004164A3" w:rsidP="004164A3">
      <w:pPr>
        <w:shd w:val="clear" w:color="auto" w:fill="FFFFFF"/>
        <w:rPr>
          <w:rFonts w:cstheme="minorHAnsi"/>
          <w:color w:val="222222"/>
          <w:szCs w:val="24"/>
          <w:lang w:eastAsia="en-IN"/>
        </w:rPr>
      </w:pPr>
      <w:r>
        <w:rPr>
          <w:rFonts w:cstheme="minorHAnsi"/>
          <w:color w:val="222222"/>
          <w:szCs w:val="24"/>
          <w:lang w:eastAsia="en-IN"/>
        </w:rPr>
        <w:t>Typical use cases could range from IoT and low data-rate services , basic broadband services in those remote and sparsely populated areas to bridge the digital divide.</w:t>
      </w:r>
    </w:p>
    <w:p w14:paraId="5D021469" w14:textId="291C6F8C" w:rsidR="004164A3" w:rsidRDefault="004164A3" w:rsidP="004164A3">
      <w:pPr>
        <w:shd w:val="clear" w:color="auto" w:fill="FFFFFF"/>
        <w:rPr>
          <w:rFonts w:cstheme="minorHAnsi"/>
          <w:color w:val="222222"/>
          <w:szCs w:val="24"/>
          <w:lang w:eastAsia="en-IN"/>
        </w:rPr>
      </w:pPr>
      <w:r>
        <w:rPr>
          <w:rFonts w:cstheme="minorHAnsi"/>
          <w:color w:val="222222"/>
          <w:szCs w:val="24"/>
          <w:lang w:eastAsia="en-IN"/>
        </w:rPr>
        <w:t xml:space="preserve">Coverage and mobility are the key capabilities to be considered in this usage scenario while, at minimum, moderate user experienced data rate, latency and high mobility requirements should also be supported within the targeted </w:t>
      </w:r>
      <w:r w:rsidR="000B71B3">
        <w:rPr>
          <w:rFonts w:cstheme="minorHAnsi"/>
          <w:color w:val="222222"/>
          <w:szCs w:val="24"/>
          <w:lang w:eastAsia="en-IN"/>
        </w:rPr>
        <w:t xml:space="preserve">cell </w:t>
      </w:r>
      <w:r>
        <w:rPr>
          <w:rFonts w:cstheme="minorHAnsi"/>
          <w:color w:val="222222"/>
          <w:szCs w:val="24"/>
          <w:lang w:eastAsia="en-IN"/>
        </w:rPr>
        <w:t xml:space="preserve">coverage area. </w:t>
      </w:r>
    </w:p>
    <w:p w14:paraId="7FAF60AB" w14:textId="44C2E823" w:rsidR="001249A0" w:rsidRDefault="00EB393C" w:rsidP="004164A3">
      <w:pPr>
        <w:shd w:val="clear" w:color="auto" w:fill="FFFFFF"/>
        <w:rPr>
          <w:rFonts w:cstheme="minorHAnsi"/>
          <w:color w:val="222222"/>
          <w:szCs w:val="24"/>
          <w:lang w:eastAsia="en-IN"/>
        </w:rPr>
      </w:pPr>
      <w:r>
        <w:rPr>
          <w:rFonts w:cstheme="minorHAnsi"/>
          <w:color w:val="222222"/>
          <w:szCs w:val="24"/>
          <w:highlight w:val="yellow"/>
          <w:lang w:eastAsia="en-IN"/>
        </w:rPr>
        <w:t>[I</w:t>
      </w:r>
      <w:r w:rsidR="001249A0">
        <w:rPr>
          <w:rFonts w:cstheme="minorHAnsi"/>
          <w:color w:val="222222"/>
          <w:szCs w:val="24"/>
          <w:highlight w:val="yellow"/>
          <w:lang w:eastAsia="en-IN"/>
        </w:rPr>
        <w:t>MT-2030 is expected support the interconnectivity between the terrestrial networks and non-terrestrial networks, combining satellite with terrestrial mobile networks in order to offer service continuity through mobility procedures and/or increased reliability or resilience through multi connectivity procedures.]</w:t>
      </w:r>
      <w:r w:rsidR="001249A0">
        <w:rPr>
          <w:rFonts w:cstheme="minorHAnsi"/>
          <w:color w:val="222222"/>
          <w:szCs w:val="24"/>
          <w:lang w:eastAsia="en-IN"/>
        </w:rPr>
        <w:t xml:space="preserve"> </w:t>
      </w:r>
    </w:p>
    <w:p w14:paraId="2DD92D11" w14:textId="590B55C2" w:rsidR="004164A3" w:rsidRDefault="00406A1A" w:rsidP="004164A3">
      <w:pPr>
        <w:pStyle w:val="Heading2"/>
        <w:rPr>
          <w:rFonts w:eastAsia="Batang"/>
          <w:lang w:eastAsia="ko-KR"/>
        </w:rPr>
      </w:pPr>
      <w:r>
        <w:rPr>
          <w:rFonts w:eastAsia="Batang"/>
          <w:highlight w:val="yellow"/>
        </w:rPr>
        <w:t xml:space="preserve"> </w:t>
      </w:r>
      <w:r w:rsidR="004164A3">
        <w:rPr>
          <w:rFonts w:eastAsia="Batang"/>
          <w:highlight w:val="yellow"/>
        </w:rPr>
        <w:t>[</w:t>
      </w:r>
      <w:r w:rsidR="004164A3">
        <w:rPr>
          <w:rFonts w:eastAsia="Batang"/>
          <w:strike/>
          <w:highlight w:val="yellow"/>
        </w:rPr>
        <w:t>3.2</w:t>
      </w:r>
      <w:r w:rsidR="004164A3">
        <w:rPr>
          <w:rFonts w:eastAsia="Batang"/>
          <w:strike/>
          <w:highlight w:val="yellow"/>
        </w:rPr>
        <w:tab/>
        <w:t xml:space="preserve">Beyond </w:t>
      </w:r>
      <w:r w:rsidR="004164A3">
        <w:rPr>
          <w:rFonts w:eastAsia="Batang"/>
          <w:strike/>
          <w:highlight w:val="yellow"/>
          <w:lang w:eastAsia="ko-KR"/>
        </w:rPr>
        <w:t>Communication usage scenarios</w:t>
      </w:r>
      <w:bookmarkEnd w:id="22"/>
      <w:r w:rsidR="004164A3">
        <w:rPr>
          <w:rFonts w:eastAsia="Batang"/>
          <w:highlight w:val="yellow"/>
          <w:lang w:eastAsia="ko-KR"/>
        </w:rPr>
        <w:t>]</w:t>
      </w:r>
    </w:p>
    <w:p w14:paraId="484D2777" w14:textId="69656283" w:rsidR="004164A3" w:rsidRDefault="004164A3" w:rsidP="004164A3">
      <w:r>
        <w:rPr>
          <w:color w:val="000000" w:themeColor="text1"/>
          <w:szCs w:val="24"/>
        </w:rPr>
        <w:t xml:space="preserve"> </w:t>
      </w:r>
    </w:p>
    <w:p w14:paraId="52EFD31A" w14:textId="77777777" w:rsidR="004164A3" w:rsidRDefault="004164A3" w:rsidP="004164A3">
      <w:pPr>
        <w:pStyle w:val="Headingb"/>
      </w:pPr>
      <w:r>
        <w:t>Integrated Artificial Intelligence and Communication</w:t>
      </w:r>
    </w:p>
    <w:p w14:paraId="5582623D" w14:textId="77777777" w:rsidR="004164A3" w:rsidRDefault="004164A3" w:rsidP="004164A3">
      <w:pPr>
        <w:snapToGrid w:val="0"/>
      </w:pPr>
      <w:r>
        <w:t xml:space="preserve">This usage scenario would support distributed compute and AI-powered applications. It enables unprecedented and specialized use cases by leveraging </w:t>
      </w:r>
      <w:r>
        <w:rPr>
          <w:szCs w:val="24"/>
        </w:rPr>
        <w:t>data collection,</w:t>
      </w:r>
      <w:r>
        <w:t xml:space="preserve"> local or distributed compute offload, </w:t>
      </w:r>
      <w:r>
        <w:rPr>
          <w:lang w:eastAsia="ko-KR"/>
        </w:rPr>
        <w:t>and</w:t>
      </w:r>
      <w:r>
        <w:t xml:space="preserve"> the distributed training and inference of AI models across various intelligent nodes</w:t>
      </w:r>
      <w:r>
        <w:rPr>
          <w:lang w:eastAsia="ko-KR"/>
        </w:rPr>
        <w:t>,</w:t>
      </w:r>
      <w:r>
        <w:t xml:space="preserve"> </w:t>
      </w:r>
      <w:r>
        <w:rPr>
          <w:lang w:eastAsia="ko-KR"/>
        </w:rPr>
        <w:t>such</w:t>
      </w:r>
      <w:r>
        <w:t xml:space="preserve"> </w:t>
      </w:r>
      <w:r>
        <w:rPr>
          <w:lang w:eastAsia="ko-KR"/>
        </w:rPr>
        <w:t>as</w:t>
      </w:r>
      <w:r>
        <w:t xml:space="preserve"> </w:t>
      </w:r>
      <w:r>
        <w:rPr>
          <w:lang w:eastAsia="ko-KR"/>
        </w:rPr>
        <w:t>TRxPs</w:t>
      </w:r>
      <w:r>
        <w:t xml:space="preserve"> </w:t>
      </w:r>
      <w:r>
        <w:rPr>
          <w:lang w:eastAsia="ko-KR"/>
        </w:rPr>
        <w:t>and</w:t>
      </w:r>
      <w:r>
        <w:t xml:space="preserve"> </w:t>
      </w:r>
      <w:r>
        <w:rPr>
          <w:lang w:eastAsia="ko-KR"/>
        </w:rPr>
        <w:t>devices</w:t>
      </w:r>
      <w:r>
        <w:t xml:space="preserve"> in the IMT systems.</w:t>
      </w:r>
    </w:p>
    <w:p w14:paraId="05FF972E" w14:textId="77777777" w:rsidR="004164A3" w:rsidRDefault="004164A3" w:rsidP="004164A3">
      <w:pPr>
        <w:snapToGrid w:val="0"/>
        <w:rPr>
          <w:szCs w:val="24"/>
        </w:rPr>
      </w:pPr>
      <w:r>
        <w:rPr>
          <w:szCs w:val="24"/>
        </w:rPr>
        <w:t xml:space="preserve">Typical use cases include </w:t>
      </w:r>
      <w:r>
        <w:rPr>
          <w:szCs w:val="24"/>
          <w:lang w:eastAsia="ko-KR"/>
        </w:rPr>
        <w:t>IMT</w:t>
      </w:r>
      <w:r>
        <w:rPr>
          <w:szCs w:val="24"/>
        </w:rPr>
        <w:t xml:space="preserve"> </w:t>
      </w:r>
      <w:r>
        <w:rPr>
          <w:szCs w:val="24"/>
          <w:lang w:eastAsia="ko-KR"/>
        </w:rPr>
        <w:t>system</w:t>
      </w:r>
      <w:r>
        <w:rPr>
          <w:szCs w:val="24"/>
        </w:rPr>
        <w:t xml:space="preserve"> assisted automated driving, autonomous collaboration between devices for medical </w:t>
      </w:r>
      <w:r>
        <w:rPr>
          <w:szCs w:val="24"/>
          <w:lang w:eastAsia="ko-KR"/>
        </w:rPr>
        <w:t>assistance</w:t>
      </w:r>
      <w:r>
        <w:rPr>
          <w:szCs w:val="24"/>
        </w:rPr>
        <w:t xml:space="preserve"> applications, offloading of heavy computation operations </w:t>
      </w:r>
      <w:r>
        <w:rPr>
          <w:szCs w:val="24"/>
          <w:lang w:eastAsia="ko-KR"/>
        </w:rPr>
        <w:t>across</w:t>
      </w:r>
      <w:r>
        <w:rPr>
          <w:szCs w:val="24"/>
        </w:rPr>
        <w:t xml:space="preserve"> devices and the networks, the creation </w:t>
      </w:r>
      <w:r>
        <w:rPr>
          <w:szCs w:val="24"/>
          <w:highlight w:val="yellow"/>
        </w:rPr>
        <w:t>of and</w:t>
      </w:r>
      <w:r>
        <w:rPr>
          <w:szCs w:val="24"/>
        </w:rPr>
        <w:t xml:space="preserve"> prediction with digital twins, and </w:t>
      </w:r>
      <w:r>
        <w:rPr>
          <w:szCs w:val="24"/>
          <w:lang w:eastAsia="ko-KR"/>
        </w:rPr>
        <w:t>IMT</w:t>
      </w:r>
      <w:r>
        <w:rPr>
          <w:szCs w:val="24"/>
        </w:rPr>
        <w:t xml:space="preserve"> </w:t>
      </w:r>
      <w:r>
        <w:rPr>
          <w:szCs w:val="24"/>
          <w:lang w:eastAsia="ko-KR"/>
        </w:rPr>
        <w:t>system</w:t>
      </w:r>
      <w:r>
        <w:rPr>
          <w:szCs w:val="24"/>
        </w:rPr>
        <w:t xml:space="preserve"> assisted collaborative robots</w:t>
      </w:r>
      <w:r>
        <w:rPr>
          <w:szCs w:val="24"/>
          <w:lang w:eastAsia="ko-KR"/>
        </w:rPr>
        <w:t>,</w:t>
      </w:r>
      <w:r>
        <w:rPr>
          <w:szCs w:val="24"/>
        </w:rPr>
        <w:t xml:space="preserve"> </w:t>
      </w:r>
      <w:r>
        <w:rPr>
          <w:szCs w:val="24"/>
          <w:lang w:eastAsia="ko-KR"/>
        </w:rPr>
        <w:t>as</w:t>
      </w:r>
      <w:r>
        <w:rPr>
          <w:szCs w:val="24"/>
        </w:rPr>
        <w:t xml:space="preserve"> </w:t>
      </w:r>
      <w:r>
        <w:rPr>
          <w:szCs w:val="24"/>
          <w:lang w:eastAsia="ko-KR"/>
        </w:rPr>
        <w:t>known</w:t>
      </w:r>
      <w:r>
        <w:rPr>
          <w:szCs w:val="24"/>
        </w:rPr>
        <w:t xml:space="preserve"> </w:t>
      </w:r>
      <w:r>
        <w:rPr>
          <w:szCs w:val="24"/>
          <w:lang w:eastAsia="ko-KR"/>
        </w:rPr>
        <w:t>as</w:t>
      </w:r>
      <w:r>
        <w:rPr>
          <w:szCs w:val="24"/>
        </w:rPr>
        <w:t xml:space="preserve"> cobots</w:t>
      </w:r>
      <w:r>
        <w:rPr>
          <w:szCs w:val="24"/>
          <w:lang w:eastAsia="ko-KR"/>
        </w:rPr>
        <w:t>,</w:t>
      </w:r>
      <w:r>
        <w:rPr>
          <w:szCs w:val="24"/>
        </w:rPr>
        <w:t xml:space="preserve"> for the handling of complex tasks.  </w:t>
      </w:r>
    </w:p>
    <w:p w14:paraId="39576B18" w14:textId="77777777" w:rsidR="004164A3" w:rsidRDefault="004164A3" w:rsidP="004164A3">
      <w:r>
        <w:t xml:space="preserve">This usage scenario would require </w:t>
      </w:r>
      <w:r>
        <w:rPr>
          <w:lang w:eastAsia="ko-KR"/>
        </w:rPr>
        <w:t>support</w:t>
      </w:r>
      <w:r>
        <w:t xml:space="preserve"> </w:t>
      </w:r>
      <w:r>
        <w:rPr>
          <w:lang w:eastAsia="ko-KR"/>
        </w:rPr>
        <w:t>of</w:t>
      </w:r>
      <w:r>
        <w:t xml:space="preserve"> </w:t>
      </w:r>
      <w:r>
        <w:rPr>
          <w:lang w:eastAsia="ko-KR"/>
        </w:rPr>
        <w:t>high</w:t>
      </w:r>
      <w:r>
        <w:t xml:space="preserve"> area capacity and user experienced data rates, as well as low latency and high reliability, depending on the specific use case. Besides communication aspects, this usage scenario would demand a set of new capabilities related to the integration of artificial intelligence and compute functionalities into IMT systems, including data acquisition and fusion, distributed AI model training, model sharing and distributed inference across IMT systems, and computing resource orchestration and chaining</w:t>
      </w:r>
      <w:r>
        <w:rPr>
          <w:lang w:eastAsia="zh-CN"/>
        </w:rPr>
        <w:t>.</w:t>
      </w:r>
    </w:p>
    <w:p w14:paraId="69B45813" w14:textId="77777777" w:rsidR="004164A3" w:rsidRDefault="004164A3" w:rsidP="004164A3">
      <w:pPr>
        <w:pStyle w:val="Headingb"/>
        <w:rPr>
          <w:rFonts w:eastAsiaTheme="minorEastAsia"/>
        </w:rPr>
      </w:pPr>
      <w:r>
        <w:t>Integrated Sensing and Communication</w:t>
      </w:r>
      <w:r>
        <w:rPr>
          <w:rFonts w:ascii="SimSun" w:eastAsia="SimSun" w:hAnsi="SimSun" w:cs="SimSun" w:hint="eastAsia"/>
          <w:szCs w:val="24"/>
        </w:rPr>
        <w:t xml:space="preserve"> </w:t>
      </w:r>
    </w:p>
    <w:p w14:paraId="46A3C15F" w14:textId="77777777" w:rsidR="004164A3" w:rsidRDefault="004164A3" w:rsidP="004164A3">
      <w:pPr>
        <w:rPr>
          <w:rFonts w:eastAsia="Batang"/>
        </w:rPr>
      </w:pPr>
      <w:r>
        <w:t xml:space="preserve">This usage scenario facilitates new applications and services </w:t>
      </w:r>
      <w:r>
        <w:rPr>
          <w:lang w:eastAsia="ko-KR"/>
        </w:rPr>
        <w:t>that</w:t>
      </w:r>
      <w:r>
        <w:t xml:space="preserve"> requir</w:t>
      </w:r>
      <w:r>
        <w:rPr>
          <w:lang w:eastAsia="ko-KR"/>
        </w:rPr>
        <w:t>e</w:t>
      </w:r>
      <w:r>
        <w:t xml:space="preserve"> sensing capabilities. It makes use of the IMT system to offer wide area multi-dimensional sensing that provides spatial information about unconnected objects as well as connected devices and their movements and surroundings.</w:t>
      </w:r>
    </w:p>
    <w:p w14:paraId="133E25A4" w14:textId="77777777" w:rsidR="004164A3" w:rsidRDefault="004164A3" w:rsidP="004164A3">
      <w:pPr>
        <w:spacing w:after="120"/>
        <w:rPr>
          <w:rFonts w:eastAsia="SimSun"/>
          <w:szCs w:val="21"/>
        </w:rPr>
      </w:pPr>
      <w:r>
        <w:rPr>
          <w:rFonts w:eastAsia="SimSun"/>
          <w:szCs w:val="21"/>
        </w:rPr>
        <w:t>Typical use cases include IMT system assisted navigation (automotive and aerial), posture/gesture recognition, localization, movement tracking, offering sensing data for AI and XR applications, gathering information for digital twin/representation of the physical world/surroundings and information about environment such as rain detection.</w:t>
      </w:r>
    </w:p>
    <w:p w14:paraId="5236CD08" w14:textId="77777777" w:rsidR="004164A3" w:rsidRDefault="004164A3" w:rsidP="004164A3">
      <w:pPr>
        <w:pStyle w:val="EditorsNote"/>
        <w:rPr>
          <w:rFonts w:eastAsia="Batang"/>
        </w:rPr>
      </w:pPr>
      <w:r>
        <w:rPr>
          <w:highlight w:val="yellow"/>
        </w:rPr>
        <w:t>[Editor’s note: Capabilities for Usage scenario F will be revised once section 4 is stable, and the text below will be aligned accordingly.]</w:t>
      </w:r>
    </w:p>
    <w:p w14:paraId="1B649E8D" w14:textId="77777777" w:rsidR="004164A3" w:rsidRDefault="004164A3" w:rsidP="004164A3">
      <w:r>
        <w:lastRenderedPageBreak/>
        <w:t xml:space="preserve">Along with the </w:t>
      </w:r>
      <w:r>
        <w:rPr>
          <w:lang w:eastAsia="ko-KR"/>
        </w:rPr>
        <w:t>provided</w:t>
      </w:r>
      <w:r>
        <w:t xml:space="preserve"> communication capabilities, this usage scenario requires </w:t>
      </w:r>
      <w:r>
        <w:rPr>
          <w:lang w:eastAsia="ko-KR"/>
        </w:rPr>
        <w:t>support</w:t>
      </w:r>
      <w:r>
        <w:t xml:space="preserve"> </w:t>
      </w:r>
      <w:r>
        <w:rPr>
          <w:lang w:eastAsia="ko-KR"/>
        </w:rPr>
        <w:t>of</w:t>
      </w:r>
      <w:r>
        <w:t xml:space="preserve"> </w:t>
      </w:r>
      <w:r>
        <w:rPr>
          <w:lang w:eastAsia="zh-CN"/>
        </w:rPr>
        <w:t>high-precision</w:t>
      </w:r>
      <w:r>
        <w:t xml:space="preserve"> </w:t>
      </w:r>
      <w:r>
        <w:rPr>
          <w:lang w:eastAsia="zh-CN"/>
        </w:rPr>
        <w:t>positioning</w:t>
      </w:r>
      <w:r>
        <w:t xml:space="preserve"> </w:t>
      </w:r>
      <w:r>
        <w:rPr>
          <w:lang w:eastAsia="zh-CN"/>
        </w:rPr>
        <w:t>and</w:t>
      </w:r>
      <w:r>
        <w:t xml:space="preserve"> </w:t>
      </w:r>
      <w:r>
        <w:rPr>
          <w:rFonts w:eastAsia="SimSun"/>
          <w:szCs w:val="21"/>
        </w:rPr>
        <w:t xml:space="preserve">sensing-related capabilities, including </w:t>
      </w:r>
      <w:r>
        <w:t>range/velocity/angle estimation, object and presence detection, localization, imaging and mapping.</w:t>
      </w:r>
    </w:p>
    <w:bookmarkEnd w:id="11"/>
    <w:p w14:paraId="7E233740" w14:textId="77777777" w:rsidR="004164A3" w:rsidRDefault="004164A3" w:rsidP="004164A3">
      <w:pPr>
        <w:spacing w:before="480"/>
        <w:rPr>
          <w:rFonts w:eastAsia="MS Mincho"/>
          <w:lang w:eastAsia="ja-JP"/>
        </w:rPr>
      </w:pPr>
      <w:r>
        <w:rPr>
          <w:lang w:eastAsia="ja-JP"/>
        </w:rPr>
        <w:t xml:space="preserve">Figure </w:t>
      </w:r>
      <w:r>
        <w:rPr>
          <w:highlight w:val="yellow"/>
          <w:lang w:eastAsia="ja-JP"/>
        </w:rPr>
        <w:t>A</w:t>
      </w:r>
      <w:r>
        <w:rPr>
          <w:lang w:eastAsia="ja-JP"/>
        </w:rPr>
        <w:t xml:space="preserve"> illustrates some examples of envisioned usage scenarios for IMT-2030.</w:t>
      </w:r>
    </w:p>
    <w:p w14:paraId="008BCFC6" w14:textId="77777777" w:rsidR="004164A3" w:rsidRDefault="004164A3" w:rsidP="004164A3">
      <w:pPr>
        <w:pStyle w:val="EditorsNote"/>
        <w:jc w:val="center"/>
        <w:rPr>
          <w:rFonts w:eastAsia="Malgun Gothic"/>
          <w:lang w:eastAsia="ko-KR"/>
        </w:rPr>
      </w:pPr>
      <w:r>
        <w:rPr>
          <w:rFonts w:eastAsia="Malgun Gothic"/>
          <w:noProof/>
          <w:lang w:val="en-IN" w:eastAsia="en-IN" w:bidi="hi-IN"/>
        </w:rPr>
        <w:drawing>
          <wp:inline distT="0" distB="0" distL="0" distR="0" wp14:anchorId="3158653B" wp14:editId="2730510A">
            <wp:extent cx="3981450" cy="3368793"/>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99319" cy="3383913"/>
                    </a:xfrm>
                    <a:prstGeom prst="rect">
                      <a:avLst/>
                    </a:prstGeom>
                    <a:noFill/>
                  </pic:spPr>
                </pic:pic>
              </a:graphicData>
            </a:graphic>
          </wp:inline>
        </w:drawing>
      </w:r>
    </w:p>
    <w:p w14:paraId="0EAE8CDD" w14:textId="77777777" w:rsidR="004164A3" w:rsidRDefault="004164A3" w:rsidP="004164A3">
      <w:pPr>
        <w:pStyle w:val="EditorsNote"/>
        <w:rPr>
          <w:rFonts w:eastAsia="Malgun Gothic"/>
          <w:lang w:eastAsia="ko-KR"/>
        </w:rPr>
      </w:pPr>
      <w:r>
        <w:rPr>
          <w:rFonts w:eastAsia="Malgun Gothic"/>
          <w:highlight w:val="yellow"/>
          <w:lang w:eastAsia="ko-KR"/>
        </w:rPr>
        <w:t>[Editor’s note: Where to place this text below needs to be discussed in WP 5D #44 meeting.]</w:t>
      </w:r>
    </w:p>
    <w:p w14:paraId="595EBB06" w14:textId="77777777" w:rsidR="004164A3" w:rsidRDefault="004164A3" w:rsidP="004164A3">
      <w:pPr>
        <w:rPr>
          <w:rFonts w:eastAsia="Batang"/>
          <w:lang w:eastAsia="zh-CN"/>
        </w:rPr>
      </w:pPr>
      <w:r>
        <w:rPr>
          <w:lang w:eastAsia="zh-CN"/>
        </w:rPr>
        <w:t xml:space="preserve">Use cases which are not foreseen are expected to emerge, and some of the use cases might be enabled by different set of capabilities inherited from multiple usage scenarios. For future IMT, flexibility will be necessary to adapt new use cases that come with a wide range of requirements. </w:t>
      </w:r>
    </w:p>
    <w:p w14:paraId="2239B820" w14:textId="77777777" w:rsidR="004164A3" w:rsidRDefault="004164A3" w:rsidP="004164A3">
      <w:pPr>
        <w:rPr>
          <w:lang w:eastAsia="zh-CN"/>
        </w:rPr>
      </w:pPr>
      <w:r>
        <w:rPr>
          <w:lang w:eastAsia="zh-CN"/>
        </w:rPr>
        <w:t>Future IMT systems would encompass a large number of different features. Depending on the circumstances and the different needs in different countries, future IMT systems should be designed in a highly modular manner so that not all features have to be implemented in all networks.</w:t>
      </w:r>
    </w:p>
    <w:p w14:paraId="1B5964D1" w14:textId="77777777" w:rsidR="004164A3" w:rsidRDefault="004164A3" w:rsidP="004164A3">
      <w:pPr>
        <w:rPr>
          <w:rFonts w:eastAsiaTheme="minorEastAsia"/>
          <w:lang w:eastAsia="zh-CN"/>
        </w:rPr>
      </w:pPr>
    </w:p>
    <w:p w14:paraId="1703D448" w14:textId="77777777" w:rsidR="004164A3" w:rsidRDefault="004164A3" w:rsidP="004164A3">
      <w:pPr>
        <w:rPr>
          <w:rFonts w:eastAsiaTheme="minorEastAsia"/>
          <w:lang w:eastAsia="ko-KR"/>
        </w:rPr>
      </w:pPr>
    </w:p>
    <w:p w14:paraId="08F39438" w14:textId="77777777" w:rsidR="004164A3" w:rsidRDefault="004164A3" w:rsidP="004164A3">
      <w:pPr>
        <w:pStyle w:val="Heading1"/>
        <w:rPr>
          <w:rFonts w:eastAsia="SimSun"/>
        </w:rPr>
      </w:pPr>
      <w:bookmarkStart w:id="23" w:name="_Toc126773382"/>
      <w:r>
        <w:rPr>
          <w:rFonts w:eastAsia="SimSun"/>
        </w:rPr>
        <w:t>4</w:t>
      </w:r>
      <w:r>
        <w:rPr>
          <w:rFonts w:eastAsia="SimSun"/>
        </w:rPr>
        <w:tab/>
        <w:t>Capabilities of IMT-2030</w:t>
      </w:r>
      <w:bookmarkEnd w:id="23"/>
    </w:p>
    <w:p w14:paraId="0389D574" w14:textId="4C1B1950" w:rsidR="004164A3" w:rsidRDefault="004164A3" w:rsidP="004164A3">
      <w:pPr>
        <w:rPr>
          <w:rFonts w:eastAsiaTheme="minorEastAsia"/>
          <w:lang w:eastAsia="zh-CN"/>
        </w:rPr>
      </w:pPr>
      <w:r>
        <w:rPr>
          <w:rFonts w:eastAsiaTheme="minorEastAsia"/>
          <w:lang w:eastAsia="zh-CN"/>
        </w:rPr>
        <w:t xml:space="preserve">IMT-2030 is expected to provide enhanced capabilities than those described in Recommendation </w:t>
      </w:r>
      <w:hyperlink r:id="rId11" w:history="1">
        <w:r>
          <w:rPr>
            <w:rStyle w:val="Hyperlink"/>
            <w:rFonts w:eastAsiaTheme="minorEastAsia"/>
            <w:lang w:eastAsia="zh-CN"/>
          </w:rPr>
          <w:t>ITU-R M.2083</w:t>
        </w:r>
      </w:hyperlink>
      <w:r>
        <w:rPr>
          <w:rFonts w:eastAsiaTheme="minorEastAsia"/>
          <w:lang w:eastAsia="zh-CN"/>
        </w:rPr>
        <w:t>, as well as new capabilities to support the expanded usage scenarios of IMT-2030. In addition, each capability will have different relevance and applicability in the different usage scenarios.</w:t>
      </w:r>
    </w:p>
    <w:p w14:paraId="59CE83F4" w14:textId="482A036A" w:rsidR="004164A3" w:rsidRDefault="004164A3" w:rsidP="004164A3">
      <w:pPr>
        <w:rPr>
          <w:rFonts w:eastAsia="Batang"/>
          <w:lang w:eastAsia="zh-CN"/>
        </w:rPr>
      </w:pPr>
      <w:r>
        <w:rPr>
          <w:lang w:eastAsia="zh-CN"/>
        </w:rPr>
        <w:t>The [range of/target] values given for capabilities are the estimated targets for research and investigation for IMT</w:t>
      </w:r>
      <w:r>
        <w:rPr>
          <w:lang w:eastAsia="zh-CN"/>
        </w:rPr>
        <w:noBreakHyphen/>
        <w:t xml:space="preserve">2030. All target values within the range have equal priority may be further developed in other ITU-R Recommendations/Reports and may be revised in the light of future studies. Exact targets may further depend on certain parameters and assumptions including, but not </w:t>
      </w:r>
      <w:r>
        <w:rPr>
          <w:lang w:eastAsia="zh-CN"/>
        </w:rPr>
        <w:lastRenderedPageBreak/>
        <w:t>limited to the frequency band of operation, the available bandwidth, deployment scenario, and other parameters, and the values stated are for the most favourable such assumptions.</w:t>
      </w:r>
    </w:p>
    <w:p w14:paraId="62A9060C" w14:textId="77777777" w:rsidR="004164A3" w:rsidRDefault="004164A3" w:rsidP="004164A3">
      <w:r>
        <w:t>The capabilities of IMT-2030 include:</w:t>
      </w:r>
    </w:p>
    <w:p w14:paraId="0959F578" w14:textId="77777777" w:rsidR="004164A3" w:rsidRDefault="004164A3" w:rsidP="004164A3">
      <w:r>
        <w:rPr>
          <w:i/>
          <w:iCs/>
          <w:highlight w:val="yellow"/>
          <w:lang w:eastAsia="ko-KR"/>
        </w:rPr>
        <w:t>[CG Convener’s note: Whether to separate the value range of each item into a separate table will be further discussed at the 44th meeting.]</w:t>
      </w:r>
    </w:p>
    <w:p w14:paraId="5B2AC0C7" w14:textId="77777777" w:rsidR="004164A3" w:rsidRDefault="004164A3" w:rsidP="004164A3">
      <w:pPr>
        <w:pStyle w:val="Headingb"/>
        <w:tabs>
          <w:tab w:val="clear" w:pos="1134"/>
          <w:tab w:val="clear" w:pos="1871"/>
          <w:tab w:val="left" w:pos="794"/>
          <w:tab w:val="left" w:pos="1191"/>
          <w:tab w:val="left" w:pos="1588"/>
          <w:tab w:val="left" w:pos="1985"/>
        </w:tabs>
        <w:jc w:val="both"/>
        <w:rPr>
          <w:rFonts w:ascii="Times New Roman" w:hAnsi="Times New Roman" w:cs="Times New Roman"/>
          <w:lang w:eastAsia="en-US"/>
        </w:rPr>
      </w:pPr>
      <w:r>
        <w:rPr>
          <w:rFonts w:ascii="Times New Roman" w:hAnsi="Times New Roman" w:cs="Times New Roman"/>
          <w:lang w:eastAsia="en-US"/>
        </w:rPr>
        <w:t>1)</w:t>
      </w:r>
      <w:r>
        <w:rPr>
          <w:rFonts w:ascii="Times New Roman" w:hAnsi="Times New Roman" w:cs="Times New Roman"/>
          <w:lang w:eastAsia="en-US"/>
        </w:rPr>
        <w:tab/>
        <w:t>Peak data rate</w:t>
      </w:r>
    </w:p>
    <w:p w14:paraId="12327760" w14:textId="77777777" w:rsidR="004164A3" w:rsidRDefault="004164A3" w:rsidP="004164A3">
      <w:pPr>
        <w:rPr>
          <w:rFonts w:eastAsiaTheme="minorEastAsia"/>
          <w:lang w:eastAsia="zh-CN"/>
        </w:rPr>
      </w:pPr>
      <w:r>
        <w:rPr>
          <w:rFonts w:eastAsiaTheme="minorEastAsia"/>
          <w:lang w:eastAsia="zh-CN"/>
        </w:rPr>
        <w:t>Maximum achievable data rate under ideal conditions per device (in Gbit/s).</w:t>
      </w:r>
    </w:p>
    <w:p w14:paraId="351A52A0" w14:textId="77777777" w:rsidR="004164A3" w:rsidRDefault="004164A3" w:rsidP="004164A3">
      <w:pPr>
        <w:rPr>
          <w:rFonts w:eastAsiaTheme="minorEastAsia"/>
          <w:lang w:eastAsia="zh-CN"/>
        </w:rPr>
      </w:pPr>
      <w:r>
        <w:rPr>
          <w:rFonts w:eastAsiaTheme="minorEastAsia"/>
          <w:lang w:eastAsia="zh-CN"/>
        </w:rPr>
        <w:t xml:space="preserve">The [research] target of peak data rate could be </w:t>
      </w:r>
      <w:r>
        <w:rPr>
          <w:rFonts w:eastAsiaTheme="minorEastAsia"/>
          <w:highlight w:val="yellow"/>
          <w:lang w:eastAsia="zh-CN"/>
        </w:rPr>
        <w:t>[</w:t>
      </w:r>
      <w:r>
        <w:rPr>
          <w:rFonts w:eastAsiaTheme="minorEastAsia"/>
          <w:lang w:eastAsia="zh-CN"/>
        </w:rPr>
        <w:t>100 – 200 Gbit/s</w:t>
      </w:r>
      <w:r>
        <w:rPr>
          <w:rFonts w:eastAsiaTheme="minorEastAsia"/>
          <w:highlight w:val="yellow"/>
          <w:lang w:eastAsia="zh-CN"/>
        </w:rPr>
        <w:t>]</w:t>
      </w:r>
      <w:r>
        <w:rPr>
          <w:rFonts w:eastAsiaTheme="minorEastAsia"/>
          <w:lang w:eastAsia="zh-CN"/>
        </w:rPr>
        <w:t>.</w:t>
      </w:r>
    </w:p>
    <w:p w14:paraId="4DE0992B" w14:textId="77777777" w:rsidR="004164A3" w:rsidRDefault="004164A3" w:rsidP="004164A3">
      <w:pPr>
        <w:pStyle w:val="Headingb"/>
        <w:tabs>
          <w:tab w:val="clear" w:pos="1134"/>
          <w:tab w:val="clear" w:pos="1871"/>
          <w:tab w:val="left" w:pos="794"/>
          <w:tab w:val="left" w:pos="1191"/>
          <w:tab w:val="left" w:pos="1588"/>
          <w:tab w:val="left" w:pos="1985"/>
        </w:tabs>
        <w:jc w:val="both"/>
        <w:rPr>
          <w:rFonts w:ascii="Times New Roman" w:eastAsia="Batang" w:hAnsi="Times New Roman" w:cs="Times New Roman"/>
          <w:lang w:eastAsia="en-US"/>
        </w:rPr>
      </w:pPr>
      <w:r>
        <w:rPr>
          <w:rFonts w:ascii="Times New Roman" w:hAnsi="Times New Roman" w:cs="Times New Roman"/>
          <w:lang w:eastAsia="en-US"/>
        </w:rPr>
        <w:t>2)</w:t>
      </w:r>
      <w:r>
        <w:rPr>
          <w:rFonts w:ascii="Times New Roman" w:hAnsi="Times New Roman" w:cs="Times New Roman"/>
          <w:lang w:eastAsia="en-US"/>
        </w:rPr>
        <w:tab/>
        <w:t xml:space="preserve">User experienced data rate </w:t>
      </w:r>
    </w:p>
    <w:p w14:paraId="3C60E6AE" w14:textId="77777777" w:rsidR="004164A3" w:rsidRDefault="004164A3" w:rsidP="004164A3">
      <w:pPr>
        <w:rPr>
          <w:rFonts w:eastAsiaTheme="minorEastAsia"/>
          <w:lang w:eastAsia="zh-CN"/>
        </w:rPr>
      </w:pPr>
      <w:r>
        <w:rPr>
          <w:rFonts w:eastAsiaTheme="minorEastAsia"/>
          <w:lang w:eastAsia="zh-CN"/>
        </w:rPr>
        <w:t>Achievable data rate that is available ubiquitously</w:t>
      </w:r>
      <w:r>
        <w:rPr>
          <w:rFonts w:eastAsiaTheme="minorEastAsia"/>
          <w:vertAlign w:val="superscript"/>
          <w:lang w:eastAsia="zh-CN"/>
        </w:rPr>
        <w:footnoteReference w:id="4"/>
      </w:r>
      <w:r>
        <w:rPr>
          <w:rFonts w:eastAsiaTheme="minorEastAsia"/>
          <w:lang w:eastAsia="zh-CN"/>
        </w:rPr>
        <w:t xml:space="preserve"> across the coverage area to a mobile device (in Gbit/s).</w:t>
      </w:r>
    </w:p>
    <w:p w14:paraId="6C7E75CD" w14:textId="0ED1D586" w:rsidR="004164A3" w:rsidRDefault="004164A3" w:rsidP="004164A3">
      <w:pPr>
        <w:rPr>
          <w:rFonts w:eastAsiaTheme="minorEastAsia"/>
          <w:lang w:eastAsia="zh-CN"/>
        </w:rPr>
      </w:pPr>
      <w:r>
        <w:rPr>
          <w:rFonts w:eastAsiaTheme="minorEastAsia"/>
          <w:lang w:eastAsia="zh-CN"/>
        </w:rPr>
        <w:t xml:space="preserve">The [research] target of user experienced data rate could be </w:t>
      </w:r>
      <w:r>
        <w:rPr>
          <w:rFonts w:eastAsiaTheme="minorEastAsia"/>
          <w:highlight w:val="yellow"/>
          <w:lang w:eastAsia="zh-CN"/>
        </w:rPr>
        <w:t>[</w:t>
      </w:r>
      <w:r>
        <w:rPr>
          <w:rFonts w:eastAsiaTheme="minorEastAsia"/>
          <w:lang w:eastAsia="zh-CN"/>
        </w:rPr>
        <w:t>500 – 1 000 Mbit/s</w:t>
      </w:r>
      <w:r>
        <w:rPr>
          <w:rFonts w:eastAsiaTheme="minorEastAsia"/>
          <w:highlight w:val="yellow"/>
          <w:lang w:eastAsia="zh-CN"/>
        </w:rPr>
        <w:t>]</w:t>
      </w:r>
      <w:r>
        <w:rPr>
          <w:rFonts w:eastAsiaTheme="minorEastAsia"/>
          <w:lang w:eastAsia="zh-CN"/>
        </w:rPr>
        <w:t xml:space="preserve">,. </w:t>
      </w:r>
    </w:p>
    <w:p w14:paraId="4A7A3C72" w14:textId="77777777" w:rsidR="004164A3" w:rsidRDefault="004164A3" w:rsidP="004164A3">
      <w:pPr>
        <w:pStyle w:val="Headingb"/>
        <w:tabs>
          <w:tab w:val="clear" w:pos="1134"/>
          <w:tab w:val="clear" w:pos="1871"/>
          <w:tab w:val="left" w:pos="794"/>
          <w:tab w:val="left" w:pos="1191"/>
          <w:tab w:val="left" w:pos="1588"/>
          <w:tab w:val="left" w:pos="1985"/>
        </w:tabs>
        <w:jc w:val="both"/>
        <w:rPr>
          <w:rFonts w:eastAsia="Batang"/>
          <w:lang w:eastAsia="en-US"/>
        </w:rPr>
      </w:pPr>
      <w:r>
        <w:rPr>
          <w:rFonts w:ascii="Times New Roman" w:hAnsi="Times New Roman" w:cs="Times New Roman"/>
          <w:lang w:eastAsia="en-US"/>
        </w:rPr>
        <w:t xml:space="preserve">3) </w:t>
      </w:r>
      <w:r>
        <w:rPr>
          <w:rFonts w:ascii="Times New Roman" w:hAnsi="Times New Roman" w:cs="Times New Roman"/>
          <w:lang w:eastAsia="en-US"/>
        </w:rPr>
        <w:tab/>
        <w:t>Spectrum efficiency</w:t>
      </w:r>
    </w:p>
    <w:p w14:paraId="4E6DCEBC" w14:textId="77777777" w:rsidR="004164A3" w:rsidRDefault="004164A3" w:rsidP="004164A3">
      <w:pPr>
        <w:rPr>
          <w:rFonts w:eastAsiaTheme="minorEastAsia"/>
          <w:lang w:eastAsia="zh-CN"/>
        </w:rPr>
      </w:pPr>
      <w:r>
        <w:rPr>
          <w:rFonts w:eastAsiaTheme="minorEastAsia"/>
          <w:lang w:eastAsia="zh-CN"/>
        </w:rPr>
        <w:t>Spectrum efficiency refers to average[/peak/5th percentile] data throughput per unit of spectrum resource and per cell (bit/s/Hz)</w:t>
      </w:r>
      <w:r>
        <w:rPr>
          <w:rFonts w:eastAsiaTheme="minorEastAsia"/>
          <w:vertAlign w:val="superscript"/>
          <w:lang w:eastAsia="zh-CN"/>
        </w:rPr>
        <w:footnoteReference w:id="5"/>
      </w:r>
      <w:r>
        <w:rPr>
          <w:rFonts w:eastAsiaTheme="minorEastAsia"/>
          <w:lang w:eastAsia="zh-CN"/>
        </w:rPr>
        <w:t>.</w:t>
      </w:r>
    </w:p>
    <w:p w14:paraId="65A0DCA9" w14:textId="77777777" w:rsidR="004164A3" w:rsidRDefault="004164A3" w:rsidP="004164A3">
      <w:pPr>
        <w:rPr>
          <w:rFonts w:eastAsiaTheme="minorEastAsia"/>
          <w:lang w:eastAsia="zh-CN"/>
        </w:rPr>
      </w:pPr>
      <w:r>
        <w:rPr>
          <w:rFonts w:eastAsiaTheme="minorEastAsia"/>
          <w:lang w:eastAsia="zh-CN"/>
        </w:rPr>
        <w:t xml:space="preserve">The [research] target of spectrum efficiency could be </w:t>
      </w:r>
      <w:r>
        <w:rPr>
          <w:rFonts w:eastAsiaTheme="minorEastAsia"/>
          <w:highlight w:val="yellow"/>
          <w:lang w:eastAsia="zh-CN"/>
        </w:rPr>
        <w:t>[</w:t>
      </w:r>
      <w:r>
        <w:rPr>
          <w:rFonts w:eastAsiaTheme="minorEastAsia"/>
          <w:lang w:eastAsia="zh-CN"/>
        </w:rPr>
        <w:t>1.5 – 3 times of IMT-2020</w:t>
      </w:r>
      <w:r>
        <w:rPr>
          <w:rFonts w:eastAsiaTheme="minorEastAsia"/>
          <w:highlight w:val="yellow"/>
          <w:lang w:eastAsia="zh-CN"/>
        </w:rPr>
        <w:t>]</w:t>
      </w:r>
      <w:r>
        <w:rPr>
          <w:rFonts w:eastAsiaTheme="minorEastAsia"/>
          <w:lang w:eastAsia="zh-CN"/>
        </w:rPr>
        <w:t>.</w:t>
      </w:r>
    </w:p>
    <w:p w14:paraId="673E1B7B" w14:textId="77777777" w:rsidR="004164A3" w:rsidRDefault="004164A3" w:rsidP="004164A3">
      <w:pPr>
        <w:pStyle w:val="Headingb"/>
        <w:tabs>
          <w:tab w:val="clear" w:pos="1134"/>
          <w:tab w:val="clear" w:pos="1871"/>
          <w:tab w:val="left" w:pos="794"/>
          <w:tab w:val="left" w:pos="1191"/>
          <w:tab w:val="left" w:pos="1588"/>
          <w:tab w:val="left" w:pos="1985"/>
        </w:tabs>
        <w:jc w:val="both"/>
        <w:rPr>
          <w:rFonts w:ascii="Times New Roman" w:eastAsia="Batang" w:hAnsi="Times New Roman" w:cs="Times New Roman"/>
          <w:lang w:eastAsia="en-US"/>
        </w:rPr>
      </w:pPr>
      <w:r>
        <w:rPr>
          <w:rFonts w:ascii="Times New Roman" w:hAnsi="Times New Roman" w:cs="Times New Roman"/>
          <w:lang w:eastAsia="en-US"/>
        </w:rPr>
        <w:t xml:space="preserve">4) </w:t>
      </w:r>
      <w:r>
        <w:rPr>
          <w:rFonts w:ascii="Times New Roman" w:hAnsi="Times New Roman" w:cs="Times New Roman"/>
          <w:lang w:eastAsia="en-US"/>
        </w:rPr>
        <w:tab/>
        <w:t>Area traffic capacity</w:t>
      </w:r>
    </w:p>
    <w:p w14:paraId="54B12097" w14:textId="77777777" w:rsidR="004164A3" w:rsidRDefault="004164A3" w:rsidP="004164A3">
      <w:pPr>
        <w:pStyle w:val="enumlev1"/>
      </w:pPr>
      <w:r>
        <w:t>Total traffic throughput served per geographic area in Mbit/s/m</w:t>
      </w:r>
      <w:r>
        <w:rPr>
          <w:vertAlign w:val="superscript"/>
        </w:rPr>
        <w:t>2</w:t>
      </w:r>
      <w:r>
        <w:t xml:space="preserve">. </w:t>
      </w:r>
    </w:p>
    <w:p w14:paraId="2A3C11B4" w14:textId="77777777" w:rsidR="004164A3" w:rsidRDefault="004164A3" w:rsidP="004164A3">
      <w:pPr>
        <w:pStyle w:val="enumlev1"/>
        <w:tabs>
          <w:tab w:val="clear" w:pos="1134"/>
          <w:tab w:val="left" w:pos="567"/>
        </w:tabs>
        <w:ind w:left="0" w:firstLine="0"/>
      </w:pPr>
      <w:r>
        <w:t xml:space="preserve">The </w:t>
      </w:r>
      <w:r>
        <w:rPr>
          <w:rFonts w:eastAsiaTheme="minorEastAsia"/>
          <w:lang w:eastAsia="zh-CN"/>
        </w:rPr>
        <w:t xml:space="preserve">[research] </w:t>
      </w:r>
      <w:r>
        <w:t xml:space="preserve">target of area traffic capacity could be </w:t>
      </w:r>
      <w:r>
        <w:rPr>
          <w:highlight w:val="yellow"/>
        </w:rPr>
        <w:t>[</w:t>
      </w:r>
      <w:r>
        <w:t>50 – 500 Mbit/s/m</w:t>
      </w:r>
      <w:r>
        <w:rPr>
          <w:vertAlign w:val="superscript"/>
        </w:rPr>
        <w:t>2</w:t>
      </w:r>
      <w:r>
        <w:rPr>
          <w:highlight w:val="yellow"/>
        </w:rPr>
        <w:t>]</w:t>
      </w:r>
      <w:r>
        <w:t xml:space="preserve">, subject to deployment scenario. </w:t>
      </w:r>
    </w:p>
    <w:p w14:paraId="5D7FFFDB" w14:textId="77777777" w:rsidR="004164A3" w:rsidRDefault="004164A3" w:rsidP="004164A3">
      <w:pPr>
        <w:pStyle w:val="Headingb"/>
        <w:tabs>
          <w:tab w:val="clear" w:pos="1134"/>
          <w:tab w:val="clear" w:pos="1871"/>
          <w:tab w:val="left" w:pos="794"/>
          <w:tab w:val="left" w:pos="1191"/>
          <w:tab w:val="left" w:pos="1588"/>
          <w:tab w:val="left" w:pos="1985"/>
        </w:tabs>
        <w:jc w:val="both"/>
        <w:rPr>
          <w:lang w:eastAsia="en-US"/>
        </w:rPr>
      </w:pPr>
      <w:r>
        <w:rPr>
          <w:rFonts w:ascii="Times New Roman" w:hAnsi="Times New Roman" w:cs="Times New Roman"/>
          <w:lang w:eastAsia="en-US"/>
        </w:rPr>
        <w:t xml:space="preserve">5) </w:t>
      </w:r>
      <w:r>
        <w:rPr>
          <w:rFonts w:ascii="Times New Roman" w:hAnsi="Times New Roman" w:cs="Times New Roman"/>
          <w:lang w:eastAsia="en-US"/>
        </w:rPr>
        <w:tab/>
        <w:t xml:space="preserve">Connection Density </w:t>
      </w:r>
    </w:p>
    <w:p w14:paraId="128749C1" w14:textId="77777777" w:rsidR="004164A3" w:rsidRDefault="004164A3" w:rsidP="004164A3">
      <w:pPr>
        <w:pStyle w:val="enumlev1"/>
      </w:pPr>
      <w:r>
        <w:t>Total number of connected and/or accessible devices per unit area (per km</w:t>
      </w:r>
      <w:r>
        <w:rPr>
          <w:vertAlign w:val="superscript"/>
        </w:rPr>
        <w:t>2</w:t>
      </w:r>
      <w:r>
        <w:t>).</w:t>
      </w:r>
    </w:p>
    <w:p w14:paraId="6B2538BE" w14:textId="77777777" w:rsidR="004164A3" w:rsidRDefault="004164A3" w:rsidP="004164A3">
      <w:pPr>
        <w:pStyle w:val="enumlev1"/>
        <w:tabs>
          <w:tab w:val="clear" w:pos="1134"/>
          <w:tab w:val="left" w:pos="567"/>
        </w:tabs>
        <w:ind w:left="0" w:firstLine="0"/>
      </w:pPr>
      <w:r>
        <w:t xml:space="preserve">The </w:t>
      </w:r>
      <w:r>
        <w:rPr>
          <w:rFonts w:eastAsiaTheme="minorEastAsia"/>
          <w:lang w:eastAsia="zh-CN"/>
        </w:rPr>
        <w:t xml:space="preserve">[research] </w:t>
      </w:r>
      <w:r>
        <w:t xml:space="preserve">target of connection density could be </w:t>
      </w:r>
      <w:r>
        <w:rPr>
          <w:highlight w:val="yellow"/>
        </w:rPr>
        <w:t>[</w:t>
      </w:r>
      <w:r>
        <w:t>10</w:t>
      </w:r>
      <w:r>
        <w:rPr>
          <w:vertAlign w:val="superscript"/>
        </w:rPr>
        <w:t>6</w:t>
      </w:r>
      <w:r>
        <w:t xml:space="preserve"> – 10</w:t>
      </w:r>
      <w:r>
        <w:rPr>
          <w:vertAlign w:val="superscript"/>
        </w:rPr>
        <w:t>8</w:t>
      </w:r>
      <w:r>
        <w:rPr>
          <w:highlight w:val="yellow"/>
        </w:rPr>
        <w:t>]</w:t>
      </w:r>
      <w:r>
        <w:t xml:space="preserve"> devices/km</w:t>
      </w:r>
      <w:r>
        <w:rPr>
          <w:vertAlign w:val="superscript"/>
        </w:rPr>
        <w:t>2</w:t>
      </w:r>
      <w:r>
        <w:t>.</w:t>
      </w:r>
    </w:p>
    <w:p w14:paraId="0DFEC3BE" w14:textId="77777777" w:rsidR="004164A3" w:rsidRDefault="004164A3" w:rsidP="004164A3">
      <w:pPr>
        <w:pStyle w:val="Headingb"/>
        <w:tabs>
          <w:tab w:val="clear" w:pos="1134"/>
          <w:tab w:val="clear" w:pos="1871"/>
          <w:tab w:val="left" w:pos="794"/>
          <w:tab w:val="left" w:pos="1191"/>
          <w:tab w:val="left" w:pos="1588"/>
          <w:tab w:val="left" w:pos="1985"/>
        </w:tabs>
        <w:jc w:val="both"/>
        <w:rPr>
          <w:rFonts w:ascii="Times New Roman" w:hAnsi="Times New Roman" w:cs="Times New Roman"/>
          <w:lang w:eastAsia="en-US"/>
        </w:rPr>
      </w:pPr>
      <w:r>
        <w:rPr>
          <w:rFonts w:ascii="Times New Roman" w:hAnsi="Times New Roman" w:cs="Times New Roman"/>
          <w:lang w:eastAsia="en-US"/>
        </w:rPr>
        <w:t xml:space="preserve">6) </w:t>
      </w:r>
      <w:r>
        <w:rPr>
          <w:rFonts w:ascii="Times New Roman" w:hAnsi="Times New Roman" w:cs="Times New Roman"/>
          <w:lang w:eastAsia="en-US"/>
        </w:rPr>
        <w:tab/>
        <w:t>Mobility</w:t>
      </w:r>
    </w:p>
    <w:p w14:paraId="01A8071A" w14:textId="77777777" w:rsidR="004164A3" w:rsidRDefault="004164A3" w:rsidP="004164A3">
      <w:pPr>
        <w:rPr>
          <w:rFonts w:eastAsiaTheme="minorEastAsia"/>
          <w:lang w:eastAsia="zh-CN"/>
        </w:rPr>
      </w:pPr>
      <w:r>
        <w:rPr>
          <w:rFonts w:eastAsiaTheme="minorEastAsia"/>
          <w:lang w:eastAsia="zh-CN"/>
        </w:rPr>
        <w:t>Maximum speed, at which a defined QoS and seamless transfer between radio nodes which may belong to different layers and/or radio access technologies (multi-layer/-RAT) can be achieved (in km/h).</w:t>
      </w:r>
    </w:p>
    <w:p w14:paraId="262510F7" w14:textId="77777777" w:rsidR="004164A3" w:rsidRDefault="004164A3" w:rsidP="004164A3">
      <w:pPr>
        <w:rPr>
          <w:rFonts w:eastAsiaTheme="minorEastAsia"/>
          <w:lang w:eastAsia="zh-CN"/>
        </w:rPr>
      </w:pPr>
      <w:r>
        <w:rPr>
          <w:rFonts w:eastAsiaTheme="minorEastAsia"/>
          <w:lang w:eastAsia="zh-CN"/>
        </w:rPr>
        <w:t xml:space="preserve">The [research] target of mobility could be </w:t>
      </w:r>
      <w:r>
        <w:rPr>
          <w:rFonts w:eastAsiaTheme="minorEastAsia"/>
          <w:highlight w:val="yellow"/>
          <w:lang w:eastAsia="zh-CN"/>
        </w:rPr>
        <w:t>[</w:t>
      </w:r>
      <w:r>
        <w:rPr>
          <w:rFonts w:eastAsiaTheme="minorEastAsia"/>
          <w:lang w:eastAsia="zh-CN"/>
        </w:rPr>
        <w:t>500 – 1 000</w:t>
      </w:r>
      <w:r>
        <w:rPr>
          <w:rFonts w:eastAsiaTheme="minorEastAsia"/>
          <w:highlight w:val="yellow"/>
          <w:lang w:eastAsia="zh-CN"/>
        </w:rPr>
        <w:t>]</w:t>
      </w:r>
      <w:r>
        <w:rPr>
          <w:rFonts w:eastAsiaTheme="minorEastAsia"/>
          <w:lang w:eastAsia="zh-CN"/>
        </w:rPr>
        <w:t xml:space="preserve"> km/h.  </w:t>
      </w:r>
    </w:p>
    <w:p w14:paraId="7708A720" w14:textId="77777777" w:rsidR="004164A3" w:rsidRDefault="004164A3" w:rsidP="004164A3">
      <w:pPr>
        <w:pStyle w:val="Headingb"/>
        <w:tabs>
          <w:tab w:val="clear" w:pos="1134"/>
          <w:tab w:val="clear" w:pos="1871"/>
          <w:tab w:val="left" w:pos="794"/>
          <w:tab w:val="left" w:pos="1191"/>
          <w:tab w:val="left" w:pos="1588"/>
          <w:tab w:val="left" w:pos="1985"/>
        </w:tabs>
        <w:jc w:val="both"/>
        <w:rPr>
          <w:rFonts w:ascii="Times New Roman" w:eastAsia="Batang" w:hAnsi="Times New Roman" w:cs="Times New Roman"/>
          <w:lang w:eastAsia="en-US"/>
        </w:rPr>
      </w:pPr>
      <w:r>
        <w:rPr>
          <w:rFonts w:ascii="Times New Roman" w:hAnsi="Times New Roman" w:cs="Times New Roman"/>
          <w:lang w:eastAsia="en-US"/>
        </w:rPr>
        <w:t xml:space="preserve">7) </w:t>
      </w:r>
      <w:r>
        <w:rPr>
          <w:rFonts w:ascii="Times New Roman" w:hAnsi="Times New Roman" w:cs="Times New Roman"/>
          <w:lang w:eastAsia="en-US"/>
        </w:rPr>
        <w:tab/>
        <w:t>Latency over the air interface</w:t>
      </w:r>
    </w:p>
    <w:p w14:paraId="22006256" w14:textId="77777777" w:rsidR="004164A3" w:rsidRDefault="004164A3" w:rsidP="004164A3">
      <w:pPr>
        <w:rPr>
          <w:rFonts w:eastAsiaTheme="minorEastAsia"/>
          <w:lang w:eastAsia="zh-CN"/>
        </w:rPr>
      </w:pPr>
      <w:r>
        <w:rPr>
          <w:rFonts w:eastAsiaTheme="minorEastAsia"/>
          <w:lang w:eastAsia="zh-CN"/>
        </w:rPr>
        <w:t>Latency over the air interface refers to the contribution by the radio network to the time from when the source sends a packet of a certain size to when the destination receives it (in ms).</w:t>
      </w:r>
    </w:p>
    <w:p w14:paraId="03C94819" w14:textId="77777777" w:rsidR="004164A3" w:rsidRDefault="004164A3" w:rsidP="004164A3">
      <w:pPr>
        <w:rPr>
          <w:rFonts w:eastAsiaTheme="minorEastAsia"/>
          <w:lang w:eastAsia="zh-CN"/>
        </w:rPr>
      </w:pPr>
      <w:r>
        <w:rPr>
          <w:rFonts w:eastAsiaTheme="minorEastAsia"/>
          <w:lang w:eastAsia="zh-CN"/>
        </w:rPr>
        <w:t xml:space="preserve">The [research] target of latency (over the air interface) could be </w:t>
      </w:r>
      <w:r>
        <w:rPr>
          <w:rFonts w:eastAsiaTheme="minorEastAsia"/>
          <w:highlight w:val="yellow"/>
          <w:lang w:eastAsia="zh-CN"/>
        </w:rPr>
        <w:t>[</w:t>
      </w:r>
      <w:r>
        <w:rPr>
          <w:rFonts w:eastAsiaTheme="minorEastAsia"/>
          <w:lang w:eastAsia="zh-CN"/>
        </w:rPr>
        <w:t>1 – 0.1</w:t>
      </w:r>
      <w:r>
        <w:rPr>
          <w:rFonts w:eastAsiaTheme="minorEastAsia"/>
          <w:highlight w:val="yellow"/>
          <w:lang w:eastAsia="zh-CN"/>
        </w:rPr>
        <w:t>]</w:t>
      </w:r>
      <w:r>
        <w:rPr>
          <w:rFonts w:eastAsiaTheme="minorEastAsia"/>
          <w:lang w:eastAsia="zh-CN"/>
        </w:rPr>
        <w:t xml:space="preserve"> ms.</w:t>
      </w:r>
    </w:p>
    <w:p w14:paraId="5BDFAC2A" w14:textId="77777777" w:rsidR="004164A3" w:rsidRDefault="004164A3" w:rsidP="004164A3">
      <w:pPr>
        <w:pStyle w:val="Headingb"/>
        <w:tabs>
          <w:tab w:val="clear" w:pos="1134"/>
          <w:tab w:val="clear" w:pos="1871"/>
          <w:tab w:val="left" w:pos="794"/>
          <w:tab w:val="left" w:pos="1191"/>
          <w:tab w:val="left" w:pos="1588"/>
          <w:tab w:val="left" w:pos="1985"/>
        </w:tabs>
        <w:jc w:val="both"/>
        <w:rPr>
          <w:rFonts w:ascii="Times New Roman" w:eastAsia="Batang" w:hAnsi="Times New Roman" w:cs="Times New Roman"/>
          <w:lang w:eastAsia="en-US"/>
        </w:rPr>
      </w:pPr>
      <w:r>
        <w:rPr>
          <w:rFonts w:ascii="Times New Roman" w:hAnsi="Times New Roman" w:cs="Times New Roman"/>
          <w:lang w:eastAsia="en-US"/>
        </w:rPr>
        <w:lastRenderedPageBreak/>
        <w:t xml:space="preserve">8) </w:t>
      </w:r>
      <w:r>
        <w:rPr>
          <w:rFonts w:ascii="Times New Roman" w:hAnsi="Times New Roman" w:cs="Times New Roman"/>
          <w:lang w:eastAsia="en-US"/>
        </w:rPr>
        <w:tab/>
        <w:t xml:space="preserve">Reliability </w:t>
      </w:r>
    </w:p>
    <w:p w14:paraId="2EDCB33B" w14:textId="77777777" w:rsidR="004164A3" w:rsidRDefault="004164A3" w:rsidP="004164A3">
      <w:pPr>
        <w:pStyle w:val="enumlev1"/>
        <w:tabs>
          <w:tab w:val="clear" w:pos="1134"/>
          <w:tab w:val="left" w:pos="851"/>
        </w:tabs>
        <w:ind w:left="0" w:firstLine="0"/>
      </w:pPr>
      <w:r>
        <w:t xml:space="preserve">Reliability over the air interface relates to the capability of transmitting a given amount of traffic within a predetermined time duration with a given success probability.   </w:t>
      </w:r>
    </w:p>
    <w:p w14:paraId="63D4AE75" w14:textId="77777777" w:rsidR="004164A3" w:rsidRDefault="004164A3" w:rsidP="004164A3">
      <w:pPr>
        <w:pStyle w:val="enumlev1"/>
        <w:tabs>
          <w:tab w:val="clear" w:pos="1134"/>
          <w:tab w:val="left" w:pos="851"/>
        </w:tabs>
        <w:ind w:left="0" w:firstLine="0"/>
        <w:rPr>
          <w:rFonts w:eastAsiaTheme="minorEastAsia"/>
          <w:lang w:eastAsia="zh-CN"/>
        </w:rPr>
      </w:pPr>
      <w:r>
        <w:t xml:space="preserve">The </w:t>
      </w:r>
      <w:r>
        <w:rPr>
          <w:rFonts w:eastAsiaTheme="minorEastAsia"/>
          <w:lang w:eastAsia="zh-CN"/>
        </w:rPr>
        <w:t xml:space="preserve">[research] </w:t>
      </w:r>
      <w:r>
        <w:t xml:space="preserve">target reliability (over the air interface) could be </w:t>
      </w:r>
      <w:r>
        <w:rPr>
          <w:highlight w:val="yellow"/>
        </w:rPr>
        <w:t>[</w:t>
      </w:r>
      <w:r>
        <w:t>(1-10</w:t>
      </w:r>
      <w:r>
        <w:rPr>
          <w:vertAlign w:val="superscript"/>
        </w:rPr>
        <w:t>-5</w:t>
      </w:r>
      <w:r>
        <w:t>) – (1-10</w:t>
      </w:r>
      <w:r>
        <w:rPr>
          <w:vertAlign w:val="superscript"/>
        </w:rPr>
        <w:t>-7</w:t>
      </w:r>
      <w:r>
        <w:t>)</w:t>
      </w:r>
      <w:r>
        <w:rPr>
          <w:highlight w:val="yellow"/>
        </w:rPr>
        <w:t>]</w:t>
      </w:r>
      <w:r>
        <w:rPr>
          <w:rFonts w:eastAsiaTheme="minorEastAsia"/>
          <w:lang w:eastAsia="zh-CN"/>
        </w:rPr>
        <w:t>.</w:t>
      </w:r>
    </w:p>
    <w:p w14:paraId="7135980A" w14:textId="4DB4FDCB" w:rsidR="004164A3" w:rsidRDefault="004164A3" w:rsidP="004164A3">
      <w:pPr>
        <w:pStyle w:val="Headingb"/>
        <w:tabs>
          <w:tab w:val="clear" w:pos="1134"/>
          <w:tab w:val="clear" w:pos="1871"/>
          <w:tab w:val="left" w:pos="794"/>
          <w:tab w:val="left" w:pos="1191"/>
          <w:tab w:val="left" w:pos="1588"/>
          <w:tab w:val="left" w:pos="1985"/>
        </w:tabs>
        <w:jc w:val="both"/>
        <w:rPr>
          <w:rFonts w:ascii="Times New Roman" w:eastAsia="Batang" w:hAnsi="Times New Roman" w:cs="Times New Roman"/>
          <w:lang w:eastAsia="en-US"/>
        </w:rPr>
      </w:pPr>
      <w:r>
        <w:rPr>
          <w:rFonts w:ascii="Times New Roman" w:hAnsi="Times New Roman" w:cs="Times New Roman"/>
          <w:lang w:eastAsia="en-US"/>
        </w:rPr>
        <w:t>9)</w:t>
      </w:r>
      <w:r>
        <w:rPr>
          <w:rFonts w:ascii="Times New Roman" w:hAnsi="Times New Roman" w:cs="Times New Roman"/>
          <w:lang w:eastAsia="en-US"/>
        </w:rPr>
        <w:tab/>
        <w:t>Coverage</w:t>
      </w:r>
    </w:p>
    <w:p w14:paraId="56F93909" w14:textId="7A39C843" w:rsidR="004164A3" w:rsidRDefault="004164A3" w:rsidP="004164A3">
      <w:pPr>
        <w:rPr>
          <w:rFonts w:eastAsiaTheme="minorEastAsia"/>
          <w:lang w:eastAsia="zh-CN"/>
        </w:rPr>
      </w:pPr>
      <w:r w:rsidDel="00FC5736">
        <w:rPr>
          <w:highlight w:val="yellow"/>
          <w:lang w:eastAsia="ko-KR"/>
        </w:rPr>
        <w:t xml:space="preserve"> </w:t>
      </w:r>
      <w:r>
        <w:rPr>
          <w:rFonts w:eastAsiaTheme="minorEastAsia"/>
          <w:lang w:eastAsia="zh-CN"/>
        </w:rPr>
        <w:t xml:space="preserve">Coverage refers to the delivery of services with the required quality metrics to end-users over a desired geographical area of service, so that users can benefit from the expected services in both uplink and downlink directions. </w:t>
      </w:r>
    </w:p>
    <w:p w14:paraId="320DEE9E" w14:textId="26004631" w:rsidR="004164A3" w:rsidRDefault="004164A3" w:rsidP="004164A3">
      <w:pPr>
        <w:rPr>
          <w:rFonts w:eastAsiaTheme="minorEastAsia"/>
          <w:lang w:eastAsia="zh-CN"/>
        </w:rPr>
      </w:pPr>
      <w:r>
        <w:rPr>
          <w:rFonts w:eastAsiaTheme="minorEastAsia"/>
          <w:lang w:eastAsia="zh-CN"/>
        </w:rPr>
        <w:t>Coverage can be quantified and depends on a variety of parameters such as the availability [and characteristics] of the spectrum used to deliver the applications and services, the characteristics of the networks and devices used, the radio access interface and other physical layer elements determining the maximum acceptable coupling loss or as a specific minimum throughput at cell edge distance.</w:t>
      </w:r>
    </w:p>
    <w:p w14:paraId="5B880494" w14:textId="3489698B" w:rsidR="004164A3" w:rsidRDefault="004164A3" w:rsidP="004164A3">
      <w:pPr>
        <w:rPr>
          <w:rFonts w:eastAsiaTheme="minorEastAsia"/>
          <w:lang w:eastAsia="zh-CN"/>
        </w:rPr>
      </w:pPr>
    </w:p>
    <w:p w14:paraId="0C249229" w14:textId="18283DAA" w:rsidR="004164A3" w:rsidRDefault="004164A3" w:rsidP="004164A3">
      <w:pPr>
        <w:rPr>
          <w:rFonts w:eastAsiaTheme="minorEastAsia"/>
          <w:lang w:eastAsia="zh-CN"/>
        </w:rPr>
      </w:pPr>
      <w:r>
        <w:rPr>
          <w:rFonts w:eastAsiaTheme="minorEastAsia"/>
          <w:lang w:eastAsia="zh-CN"/>
        </w:rPr>
        <w:t>The target value for maximum coupling loss is [140-160] dB or minimum throughput is [0.1-5] Gbps at cell edge distance</w:t>
      </w:r>
    </w:p>
    <w:p w14:paraId="7207F40D" w14:textId="77777777" w:rsidR="004164A3" w:rsidRDefault="004164A3" w:rsidP="004164A3">
      <w:pPr>
        <w:pStyle w:val="Headingb"/>
        <w:tabs>
          <w:tab w:val="clear" w:pos="1134"/>
          <w:tab w:val="clear" w:pos="1871"/>
          <w:tab w:val="left" w:pos="794"/>
          <w:tab w:val="left" w:pos="1191"/>
          <w:tab w:val="left" w:pos="1588"/>
          <w:tab w:val="left" w:pos="1985"/>
        </w:tabs>
        <w:jc w:val="both"/>
        <w:rPr>
          <w:rFonts w:ascii="Times New Roman" w:eastAsia="Batang" w:hAnsi="Times New Roman" w:cs="Times New Roman"/>
          <w:lang w:eastAsia="en-US"/>
        </w:rPr>
      </w:pPr>
      <w:r>
        <w:rPr>
          <w:rFonts w:ascii="Times New Roman" w:hAnsi="Times New Roman" w:cs="Times New Roman"/>
          <w:lang w:eastAsia="en-US"/>
        </w:rPr>
        <w:t xml:space="preserve">10) </w:t>
      </w:r>
      <w:r>
        <w:rPr>
          <w:rFonts w:ascii="Times New Roman" w:hAnsi="Times New Roman" w:cs="Times New Roman"/>
          <w:lang w:eastAsia="en-US"/>
        </w:rPr>
        <w:tab/>
        <w:t xml:space="preserve">Positioning </w:t>
      </w:r>
    </w:p>
    <w:p w14:paraId="362A89AA" w14:textId="77777777" w:rsidR="004164A3" w:rsidRDefault="004164A3" w:rsidP="004164A3">
      <w:pPr>
        <w:rPr>
          <w:rFonts w:eastAsiaTheme="minorEastAsia"/>
          <w:lang w:eastAsia="zh-CN"/>
        </w:rPr>
      </w:pPr>
      <w:r>
        <w:rPr>
          <w:rFonts w:eastAsiaTheme="minorEastAsia"/>
          <w:lang w:eastAsia="zh-CN"/>
        </w:rPr>
        <w:t>Positioning is the ability to calculate the approximate position of connected devices. Positioning accuracy is defined as the difference between the calculated horizontal/vertical position and the actual horizontal/vertical position of a device.</w:t>
      </w:r>
    </w:p>
    <w:p w14:paraId="18F00AD0" w14:textId="77777777" w:rsidR="004164A3" w:rsidRDefault="004164A3" w:rsidP="004164A3">
      <w:pPr>
        <w:rPr>
          <w:rFonts w:eastAsiaTheme="minorEastAsia"/>
          <w:lang w:eastAsia="zh-CN"/>
        </w:rPr>
      </w:pPr>
      <w:r>
        <w:rPr>
          <w:rFonts w:eastAsiaTheme="minorEastAsia"/>
          <w:lang w:eastAsia="zh-CN"/>
        </w:rPr>
        <w:t xml:space="preserve">Target positioning accuracy could be </w:t>
      </w:r>
      <w:r>
        <w:rPr>
          <w:rFonts w:eastAsiaTheme="minorEastAsia"/>
          <w:highlight w:val="yellow"/>
          <w:lang w:eastAsia="zh-CN"/>
        </w:rPr>
        <w:t>[</w:t>
      </w:r>
      <w:r>
        <w:rPr>
          <w:rFonts w:eastAsiaTheme="minorEastAsia"/>
          <w:lang w:eastAsia="zh-CN"/>
        </w:rPr>
        <w:t>1 – 10</w:t>
      </w:r>
      <w:r>
        <w:rPr>
          <w:rFonts w:eastAsiaTheme="minorEastAsia"/>
          <w:highlight w:val="yellow"/>
          <w:lang w:eastAsia="zh-CN"/>
        </w:rPr>
        <w:t>]</w:t>
      </w:r>
      <w:r>
        <w:rPr>
          <w:rFonts w:eastAsiaTheme="minorEastAsia"/>
          <w:lang w:eastAsia="zh-CN"/>
        </w:rPr>
        <w:t xml:space="preserve"> cm .</w:t>
      </w:r>
    </w:p>
    <w:p w14:paraId="4BDB8F0D" w14:textId="77777777" w:rsidR="004164A3" w:rsidRDefault="004164A3" w:rsidP="004164A3">
      <w:pPr>
        <w:pStyle w:val="Headingb"/>
        <w:tabs>
          <w:tab w:val="clear" w:pos="1134"/>
          <w:tab w:val="clear" w:pos="1871"/>
          <w:tab w:val="left" w:pos="794"/>
          <w:tab w:val="left" w:pos="1191"/>
          <w:tab w:val="left" w:pos="1588"/>
          <w:tab w:val="left" w:pos="1985"/>
        </w:tabs>
        <w:jc w:val="both"/>
        <w:rPr>
          <w:rFonts w:ascii="Times New Roman" w:eastAsia="Batang" w:hAnsi="Times New Roman" w:cs="Times New Roman"/>
          <w:lang w:eastAsia="en-US"/>
        </w:rPr>
      </w:pPr>
      <w:r>
        <w:rPr>
          <w:rFonts w:ascii="Times New Roman" w:hAnsi="Times New Roman" w:cs="Times New Roman"/>
          <w:lang w:eastAsia="en-US"/>
        </w:rPr>
        <w:t xml:space="preserve">11) </w:t>
      </w:r>
      <w:bookmarkStart w:id="24" w:name="_Hlk116589558"/>
      <w:r>
        <w:rPr>
          <w:rFonts w:ascii="Times New Roman" w:hAnsi="Times New Roman" w:cs="Times New Roman"/>
          <w:lang w:eastAsia="en-US"/>
        </w:rPr>
        <w:tab/>
        <w:t xml:space="preserve">Sensing-related capabilities </w:t>
      </w:r>
      <w:bookmarkEnd w:id="24"/>
    </w:p>
    <w:p w14:paraId="410BB61F" w14:textId="77777777" w:rsidR="004164A3" w:rsidRDefault="004164A3" w:rsidP="004164A3">
      <w:pPr>
        <w:rPr>
          <w:rFonts w:eastAsiaTheme="minorEastAsia"/>
          <w:lang w:eastAsia="zh-CN"/>
        </w:rPr>
      </w:pPr>
      <w:r>
        <w:rPr>
          <w:rFonts w:eastAsiaTheme="minorEastAsia"/>
          <w:lang w:eastAsia="zh-CN"/>
        </w:rPr>
        <w:t xml:space="preserve">Sensing-related capabilities refer to the ability to provide certain functionalities in the radio interface including range/velocity/angle estimation, object detection, localization, imaging, mapping, etc. These capabilities could be measured in terms of accuracy, resolution, detection rate, false alarm rate, etc. </w:t>
      </w:r>
    </w:p>
    <w:p w14:paraId="79569947" w14:textId="77777777" w:rsidR="004164A3" w:rsidRDefault="004164A3" w:rsidP="004164A3">
      <w:pPr>
        <w:rPr>
          <w:rFonts w:eastAsia="Malgun Gothic"/>
          <w:i/>
          <w:iCs/>
          <w:highlight w:val="yellow"/>
          <w:lang w:eastAsia="ko-KR"/>
        </w:rPr>
      </w:pPr>
      <w:r>
        <w:rPr>
          <w:rFonts w:eastAsia="Malgun Gothic"/>
          <w:i/>
          <w:iCs/>
          <w:highlight w:val="yellow"/>
          <w:lang w:eastAsia="ko-KR"/>
        </w:rPr>
        <w:t>[CG Convener’s note: Option 1 is for qualitative case. Option 2 is for quantitative case. This should be discussed further at WP 5D #44.]</w:t>
      </w:r>
    </w:p>
    <w:p w14:paraId="0A4326B7" w14:textId="77777777" w:rsidR="004164A3" w:rsidRDefault="004164A3" w:rsidP="004164A3">
      <w:pPr>
        <w:rPr>
          <w:rFonts w:eastAsiaTheme="minorEastAsia"/>
          <w:highlight w:val="yellow"/>
          <w:lang w:eastAsia="zh-CN"/>
        </w:rPr>
      </w:pPr>
      <w:r>
        <w:rPr>
          <w:rFonts w:eastAsiaTheme="minorEastAsia"/>
          <w:highlight w:val="yellow"/>
          <w:lang w:eastAsia="zh-CN"/>
        </w:rPr>
        <w:t xml:space="preserve">Option 1: </w:t>
      </w:r>
      <w:r>
        <w:rPr>
          <w:rFonts w:eastAsiaTheme="minorEastAsia"/>
          <w:strike/>
          <w:highlight w:val="yellow"/>
          <w:lang w:eastAsia="zh-CN"/>
        </w:rPr>
        <w:t>[Target [localization] accuracy of range resolution could be [cm order (and sub-cm)].]</w:t>
      </w:r>
    </w:p>
    <w:p w14:paraId="4D30FFF0" w14:textId="77777777" w:rsidR="004164A3" w:rsidRDefault="004164A3" w:rsidP="004164A3">
      <w:pPr>
        <w:rPr>
          <w:rFonts w:eastAsia="Malgun Gothic"/>
          <w:lang w:eastAsia="ko-KR"/>
        </w:rPr>
      </w:pPr>
      <w:r>
        <w:rPr>
          <w:rFonts w:eastAsia="Malgun Gothic"/>
          <w:highlight w:val="yellow"/>
          <w:lang w:eastAsia="ko-KR"/>
        </w:rPr>
        <w:t xml:space="preserve">Option 2: </w:t>
      </w:r>
      <w:r>
        <w:rPr>
          <w:rFonts w:eastAsiaTheme="minorEastAsia"/>
          <w:highlight w:val="yellow"/>
          <w:lang w:eastAsia="zh-CN"/>
        </w:rPr>
        <w:t>[Target [localization] accuracy of range resolution could be [cm order (and sub-cm)] in 3D and velocity could be [10] kmph.</w:t>
      </w:r>
    </w:p>
    <w:p w14:paraId="6BD782A3" w14:textId="77777777" w:rsidR="004164A3" w:rsidRDefault="004164A3" w:rsidP="004164A3">
      <w:pPr>
        <w:pStyle w:val="Headingb"/>
        <w:tabs>
          <w:tab w:val="clear" w:pos="1134"/>
          <w:tab w:val="clear" w:pos="1871"/>
          <w:tab w:val="left" w:pos="794"/>
          <w:tab w:val="left" w:pos="1191"/>
          <w:tab w:val="left" w:pos="1588"/>
          <w:tab w:val="left" w:pos="1985"/>
        </w:tabs>
        <w:jc w:val="both"/>
        <w:rPr>
          <w:rFonts w:ascii="Times New Roman" w:eastAsia="Batang" w:hAnsi="Times New Roman" w:cs="Times New Roman"/>
          <w:lang w:eastAsia="en-US"/>
        </w:rPr>
      </w:pPr>
      <w:r>
        <w:rPr>
          <w:rFonts w:ascii="Times New Roman" w:hAnsi="Times New Roman" w:cs="Times New Roman"/>
          <w:lang w:eastAsia="en-US"/>
        </w:rPr>
        <w:t>12)</w:t>
      </w:r>
      <w:r>
        <w:rPr>
          <w:rFonts w:ascii="Times New Roman" w:hAnsi="Times New Roman" w:cs="Times New Roman"/>
          <w:lang w:eastAsia="en-US"/>
        </w:rPr>
        <w:tab/>
      </w:r>
      <w:bookmarkStart w:id="25" w:name="_Hlk116589576"/>
      <w:r>
        <w:rPr>
          <w:rFonts w:ascii="Times New Roman" w:hAnsi="Times New Roman" w:cs="Times New Roman"/>
          <w:lang w:eastAsia="en-US"/>
        </w:rPr>
        <w:t xml:space="preserve">AI-related capabilities </w:t>
      </w:r>
      <w:bookmarkEnd w:id="25"/>
    </w:p>
    <w:p w14:paraId="45BB88FF" w14:textId="77777777" w:rsidR="004164A3" w:rsidRDefault="004164A3" w:rsidP="004164A3">
      <w:pPr>
        <w:rPr>
          <w:rFonts w:eastAsiaTheme="minorEastAsia"/>
          <w:lang w:eastAsia="zh-CN"/>
        </w:rPr>
      </w:pPr>
      <w:r>
        <w:rPr>
          <w:rFonts w:eastAsiaTheme="minorEastAsia"/>
          <w:lang w:eastAsia="zh-CN"/>
        </w:rPr>
        <w:t xml:space="preserve">AI-related capabilities refer to the ability to provide certain functionalities throughout the IMT systems to support AI/ML enabled applications for users </w:t>
      </w:r>
      <w:r>
        <w:rPr>
          <w:rFonts w:eastAsiaTheme="minorEastAsia"/>
          <w:highlight w:val="yellow"/>
          <w:lang w:eastAsia="zh-CN"/>
        </w:rPr>
        <w:t>[</w:t>
      </w:r>
      <w:r>
        <w:rPr>
          <w:rFonts w:eastAsiaTheme="minorEastAsia"/>
          <w:lang w:eastAsia="zh-CN"/>
        </w:rPr>
        <w:t>and to further enhance the communication associated capabilities</w:t>
      </w:r>
      <w:r>
        <w:rPr>
          <w:rFonts w:eastAsiaTheme="minorEastAsia"/>
          <w:highlight w:val="yellow"/>
          <w:lang w:eastAsia="zh-CN"/>
        </w:rPr>
        <w:t>]</w:t>
      </w:r>
      <w:r>
        <w:rPr>
          <w:rFonts w:eastAsiaTheme="minorEastAsia"/>
          <w:lang w:eastAsia="zh-CN"/>
        </w:rPr>
        <w:t>. These capabilities include data collection, distributed AI model training and inference, computing, etc.</w:t>
      </w:r>
    </w:p>
    <w:p w14:paraId="46837A20" w14:textId="77777777" w:rsidR="004164A3" w:rsidRDefault="004164A3" w:rsidP="004164A3">
      <w:pPr>
        <w:pStyle w:val="Headingb"/>
        <w:tabs>
          <w:tab w:val="clear" w:pos="1134"/>
          <w:tab w:val="clear" w:pos="1871"/>
          <w:tab w:val="left" w:pos="794"/>
          <w:tab w:val="left" w:pos="1191"/>
          <w:tab w:val="left" w:pos="1588"/>
          <w:tab w:val="left" w:pos="1985"/>
        </w:tabs>
        <w:jc w:val="both"/>
        <w:rPr>
          <w:rFonts w:ascii="Times New Roman" w:eastAsia="Batang" w:hAnsi="Times New Roman" w:cs="Times New Roman"/>
          <w:lang w:eastAsia="en-US"/>
        </w:rPr>
      </w:pPr>
      <w:r>
        <w:rPr>
          <w:rFonts w:ascii="Times New Roman" w:hAnsi="Times New Roman" w:cs="Times New Roman"/>
          <w:lang w:eastAsia="en-US"/>
        </w:rPr>
        <w:t>13)</w:t>
      </w:r>
      <w:bookmarkStart w:id="26" w:name="_Hlk117115856"/>
      <w:r>
        <w:rPr>
          <w:rFonts w:ascii="Times New Roman" w:hAnsi="Times New Roman" w:cs="Times New Roman"/>
          <w:lang w:eastAsia="en-US"/>
        </w:rPr>
        <w:t xml:space="preserve"> </w:t>
      </w:r>
      <w:r>
        <w:rPr>
          <w:rFonts w:ascii="Times New Roman" w:hAnsi="Times New Roman" w:cs="Times New Roman"/>
          <w:lang w:eastAsia="en-US"/>
        </w:rPr>
        <w:tab/>
      </w:r>
      <w:bookmarkEnd w:id="26"/>
      <w:r>
        <w:rPr>
          <w:rFonts w:ascii="Times New Roman" w:hAnsi="Times New Roman" w:cs="Times New Roman"/>
          <w:lang w:eastAsia="en-US"/>
        </w:rPr>
        <w:t>Security, privacy and resilience</w:t>
      </w:r>
    </w:p>
    <w:p w14:paraId="3CF0EF26" w14:textId="77777777" w:rsidR="004164A3" w:rsidRDefault="004164A3" w:rsidP="004164A3">
      <w:pPr>
        <w:rPr>
          <w:rFonts w:eastAsiaTheme="minorEastAsia"/>
          <w:lang w:eastAsia="zh-CN"/>
        </w:rPr>
      </w:pPr>
      <w:r>
        <w:rPr>
          <w:rFonts w:eastAsiaTheme="minorEastAsia"/>
          <w:lang w:eastAsia="zh-CN"/>
        </w:rPr>
        <w:t xml:space="preserve">Security is defined as preservation of confidentiality, integrity, and availability of information, such as user data and signalling. </w:t>
      </w:r>
    </w:p>
    <w:p w14:paraId="02135043" w14:textId="77777777" w:rsidR="004164A3" w:rsidRDefault="004164A3" w:rsidP="004164A3">
      <w:pPr>
        <w:rPr>
          <w:rFonts w:eastAsiaTheme="minorEastAsia"/>
          <w:lang w:eastAsia="zh-CN"/>
        </w:rPr>
      </w:pPr>
      <w:r>
        <w:rPr>
          <w:rFonts w:eastAsiaTheme="minorEastAsia"/>
          <w:lang w:eastAsia="zh-CN"/>
        </w:rPr>
        <w:lastRenderedPageBreak/>
        <w:t xml:space="preserve">Privacy refers to an individual's </w:t>
      </w:r>
      <w:r>
        <w:rPr>
          <w:rFonts w:eastAsiaTheme="minorEastAsia"/>
          <w:highlight w:val="yellow"/>
          <w:lang w:eastAsia="zh-CN"/>
        </w:rPr>
        <w:t>[</w:t>
      </w:r>
      <w:r>
        <w:rPr>
          <w:rFonts w:eastAsiaTheme="minorEastAsia"/>
          <w:lang w:eastAsia="zh-CN"/>
        </w:rPr>
        <w:t>right/ability</w:t>
      </w:r>
      <w:r>
        <w:rPr>
          <w:rFonts w:eastAsiaTheme="minorEastAsia"/>
          <w:highlight w:val="yellow"/>
          <w:lang w:eastAsia="zh-CN"/>
        </w:rPr>
        <w:t>]</w:t>
      </w:r>
      <w:r>
        <w:rPr>
          <w:rFonts w:eastAsiaTheme="minorEastAsia"/>
          <w:lang w:eastAsia="zh-CN"/>
        </w:rPr>
        <w:t xml:space="preserve"> to determine for themselves when, how, and for what purpose their personal information in particular personally identifiable information is processed by others, while end user privacy includes preventing unauthorized user tracking. </w:t>
      </w:r>
    </w:p>
    <w:p w14:paraId="39FACA72" w14:textId="77777777" w:rsidR="004164A3" w:rsidRDefault="004164A3" w:rsidP="004164A3">
      <w:pPr>
        <w:rPr>
          <w:rFonts w:eastAsiaTheme="minorEastAsia"/>
          <w:lang w:eastAsia="zh-CN"/>
        </w:rPr>
      </w:pPr>
      <w:r>
        <w:rPr>
          <w:rFonts w:eastAsiaTheme="minorEastAsia"/>
          <w:lang w:eastAsia="zh-CN"/>
        </w:rPr>
        <w:t>Resilience is the ability of the networks and systems to continue operating correctly during and after a natural or man-made disturbance.</w:t>
      </w:r>
    </w:p>
    <w:p w14:paraId="6535426B" w14:textId="77777777" w:rsidR="004164A3" w:rsidRDefault="004164A3" w:rsidP="004164A3">
      <w:pPr>
        <w:pStyle w:val="Headingb"/>
        <w:tabs>
          <w:tab w:val="clear" w:pos="1134"/>
          <w:tab w:val="clear" w:pos="1871"/>
          <w:tab w:val="left" w:pos="794"/>
          <w:tab w:val="left" w:pos="1191"/>
          <w:tab w:val="left" w:pos="1588"/>
          <w:tab w:val="left" w:pos="1985"/>
        </w:tabs>
        <w:jc w:val="both"/>
        <w:rPr>
          <w:rFonts w:ascii="Times New Roman" w:eastAsia="Batang" w:hAnsi="Times New Roman" w:cs="Times New Roman"/>
          <w:lang w:eastAsia="en-US"/>
        </w:rPr>
      </w:pPr>
      <w:r>
        <w:rPr>
          <w:rFonts w:ascii="Times New Roman" w:hAnsi="Times New Roman" w:cs="Times New Roman"/>
          <w:lang w:eastAsia="en-US"/>
        </w:rPr>
        <w:t>14)</w:t>
      </w:r>
      <w:bookmarkStart w:id="27" w:name="_Hlk116589603"/>
      <w:r>
        <w:rPr>
          <w:rFonts w:ascii="Times New Roman" w:hAnsi="Times New Roman" w:cs="Times New Roman"/>
          <w:lang w:eastAsia="en-US"/>
        </w:rPr>
        <w:tab/>
        <w:t>Sustainability</w:t>
      </w:r>
      <w:bookmarkEnd w:id="27"/>
    </w:p>
    <w:p w14:paraId="4741ECE5" w14:textId="4A4C1151" w:rsidR="004164A3" w:rsidRDefault="004164A3" w:rsidP="004164A3">
      <w:pPr>
        <w:rPr>
          <w:rFonts w:eastAsiaTheme="minorEastAsia"/>
          <w:lang w:eastAsia="zh-CN"/>
        </w:rPr>
      </w:pPr>
      <w:r>
        <w:rPr>
          <w:rFonts w:eastAsiaTheme="minorEastAsia"/>
          <w:lang w:eastAsia="zh-CN"/>
        </w:rPr>
        <w:t>Sustainability, or more specifically environmental sustainability, refers to the ability of both the network and devices to minimize greenhouse gas emissions and other environmental impacts throughout their life cycle. As important factors, this includes improving energy efficiency, minimizing energy consumption and minimizing the use of materials and other resources/ improving architecture designing and manufacturing procedures, for example by optimizing for longevity, repair, reuse and recycling.</w:t>
      </w:r>
    </w:p>
    <w:p w14:paraId="7F5E1A43" w14:textId="26569525" w:rsidR="00E263D3" w:rsidRDefault="00E263D3" w:rsidP="004164A3">
      <w:pPr>
        <w:pStyle w:val="Headingb"/>
        <w:tabs>
          <w:tab w:val="clear" w:pos="1134"/>
          <w:tab w:val="clear" w:pos="1871"/>
          <w:tab w:val="clear" w:pos="2268"/>
          <w:tab w:val="left" w:pos="794"/>
          <w:tab w:val="left" w:pos="1191"/>
          <w:tab w:val="left" w:pos="1588"/>
          <w:tab w:val="left" w:pos="1985"/>
        </w:tabs>
        <w:jc w:val="both"/>
        <w:rPr>
          <w:highlight w:val="yellow"/>
          <w:lang w:eastAsia="ko-KR"/>
        </w:rPr>
      </w:pPr>
    </w:p>
    <w:p w14:paraId="665C70FC" w14:textId="2C8B8445" w:rsidR="004164A3" w:rsidRDefault="004164A3" w:rsidP="004164A3">
      <w:pPr>
        <w:pStyle w:val="Headingb"/>
        <w:tabs>
          <w:tab w:val="clear" w:pos="1134"/>
          <w:tab w:val="clear" w:pos="1871"/>
          <w:tab w:val="clear" w:pos="2268"/>
          <w:tab w:val="left" w:pos="794"/>
          <w:tab w:val="left" w:pos="1191"/>
          <w:tab w:val="left" w:pos="1588"/>
          <w:tab w:val="left" w:pos="1985"/>
        </w:tabs>
        <w:jc w:val="both"/>
        <w:rPr>
          <w:rFonts w:ascii="Times New Roman" w:hAnsi="Times New Roman" w:cs="Times New Roman"/>
          <w:lang w:eastAsia="en-US"/>
        </w:rPr>
      </w:pPr>
      <w:r w:rsidRPr="00AC269D">
        <w:rPr>
          <w:rFonts w:ascii="Times New Roman" w:hAnsi="Times New Roman" w:cs="Times New Roman"/>
          <w:lang w:eastAsia="en-US"/>
        </w:rPr>
        <w:t>1</w:t>
      </w:r>
      <w:r>
        <w:rPr>
          <w:rFonts w:ascii="Times New Roman" w:hAnsi="Times New Roman" w:cs="Times New Roman"/>
          <w:lang w:eastAsia="en-US"/>
        </w:rPr>
        <w:t>4.1</w:t>
      </w:r>
      <w:r w:rsidRPr="00AC269D">
        <w:rPr>
          <w:rFonts w:ascii="Times New Roman" w:hAnsi="Times New Roman" w:cs="Times New Roman"/>
          <w:lang w:eastAsia="en-US"/>
        </w:rPr>
        <w:t>)</w:t>
      </w:r>
      <w:r w:rsidRPr="00AC269D">
        <w:rPr>
          <w:rFonts w:ascii="Times New Roman" w:hAnsi="Times New Roman" w:cs="Times New Roman"/>
          <w:lang w:eastAsia="en-US"/>
        </w:rPr>
        <w:tab/>
        <w:t>Energy efficiency</w:t>
      </w:r>
    </w:p>
    <w:p w14:paraId="0367654B" w14:textId="77777777" w:rsidR="004164A3" w:rsidRPr="00AC269D" w:rsidRDefault="004164A3" w:rsidP="004164A3">
      <w:pPr>
        <w:pStyle w:val="enumlev1"/>
      </w:pPr>
      <w:r w:rsidRPr="00AC269D">
        <w:t xml:space="preserve">Energy efficiency </w:t>
      </w:r>
      <w:r>
        <w:t xml:space="preserve">is a quantifiable metric of sustainability and </w:t>
      </w:r>
      <w:r w:rsidRPr="00AC269D">
        <w:t xml:space="preserve">has two aspects: </w:t>
      </w:r>
    </w:p>
    <w:p w14:paraId="30A59762" w14:textId="77777777" w:rsidR="004164A3" w:rsidRPr="00AC269D" w:rsidRDefault="004164A3" w:rsidP="004164A3">
      <w:pPr>
        <w:pStyle w:val="enumlev1"/>
        <w:tabs>
          <w:tab w:val="clear" w:pos="1134"/>
          <w:tab w:val="clear" w:pos="1871"/>
          <w:tab w:val="clear" w:pos="2608"/>
          <w:tab w:val="clear" w:pos="3345"/>
          <w:tab w:val="left" w:pos="794"/>
          <w:tab w:val="left" w:pos="1191"/>
          <w:tab w:val="left" w:pos="1588"/>
          <w:tab w:val="left" w:pos="1985"/>
        </w:tabs>
        <w:ind w:left="794" w:hanging="794"/>
        <w:jc w:val="both"/>
        <w:rPr>
          <w:lang w:eastAsia="zh-CN"/>
        </w:rPr>
      </w:pPr>
      <w:r w:rsidRPr="00AC269D">
        <w:rPr>
          <w:lang w:eastAsia="zh-CN"/>
        </w:rPr>
        <w:t>–</w:t>
      </w:r>
      <w:r w:rsidRPr="00AC269D">
        <w:rPr>
          <w:lang w:eastAsia="zh-CN"/>
        </w:rPr>
        <w:tab/>
        <w:t>on the network side</w:t>
      </w:r>
      <w:r>
        <w:rPr>
          <w:lang w:eastAsia="zh-CN"/>
        </w:rPr>
        <w:t xml:space="preserve"> (radio access network (RAN) and core network (CN))</w:t>
      </w:r>
      <w:r w:rsidRPr="00AC269D">
        <w:rPr>
          <w:lang w:eastAsia="zh-CN"/>
        </w:rPr>
        <w:t>, energy efficiency refers to the quantity of information bits transmitted to/ received from users, per unit of energy consumption of the RAN (in bit/Joule).</w:t>
      </w:r>
    </w:p>
    <w:p w14:paraId="5BAD59B9" w14:textId="77777777" w:rsidR="004164A3" w:rsidRPr="00AC269D" w:rsidRDefault="004164A3" w:rsidP="004164A3">
      <w:pPr>
        <w:pStyle w:val="enumlev1"/>
        <w:tabs>
          <w:tab w:val="clear" w:pos="1134"/>
          <w:tab w:val="clear" w:pos="1871"/>
          <w:tab w:val="clear" w:pos="2608"/>
          <w:tab w:val="clear" w:pos="3345"/>
          <w:tab w:val="left" w:pos="794"/>
          <w:tab w:val="left" w:pos="1191"/>
          <w:tab w:val="left" w:pos="1588"/>
          <w:tab w:val="left" w:pos="1985"/>
        </w:tabs>
        <w:ind w:left="794" w:hanging="794"/>
        <w:jc w:val="both"/>
        <w:rPr>
          <w:lang w:eastAsia="zh-CN"/>
        </w:rPr>
      </w:pPr>
      <w:r w:rsidRPr="00AC269D">
        <w:rPr>
          <w:lang w:eastAsia="zh-CN"/>
        </w:rPr>
        <w:t>–</w:t>
      </w:r>
      <w:r w:rsidRPr="00AC269D">
        <w:rPr>
          <w:lang w:eastAsia="zh-CN"/>
        </w:rPr>
        <w:tab/>
        <w:t xml:space="preserve">on the device side, energy efficiency refers to quantity of information bits per unit of energy consumption of the communication module (in bit/Joule). </w:t>
      </w:r>
    </w:p>
    <w:p w14:paraId="24580738" w14:textId="77777777" w:rsidR="004164A3" w:rsidRDefault="004164A3" w:rsidP="004164A3">
      <w:pPr>
        <w:rPr>
          <w:rFonts w:eastAsiaTheme="minorEastAsia"/>
          <w:lang w:eastAsia="zh-CN"/>
        </w:rPr>
      </w:pPr>
      <w:r w:rsidRPr="00AC269D">
        <w:rPr>
          <w:rFonts w:eastAsiaTheme="minorEastAsia"/>
          <w:lang w:eastAsia="zh-CN"/>
        </w:rPr>
        <w:t>The target metrics are [TBD] for both RAN and device; depending upon the spectrum bands that are identified for IMT 2030.</w:t>
      </w:r>
    </w:p>
    <w:p w14:paraId="6019B03B" w14:textId="77777777" w:rsidR="004164A3" w:rsidRDefault="004164A3" w:rsidP="004164A3">
      <w:pPr>
        <w:pStyle w:val="EditorsNote"/>
        <w:jc w:val="both"/>
        <w:rPr>
          <w:highlight w:val="yellow"/>
          <w:lang w:eastAsia="ko-KR"/>
        </w:rPr>
      </w:pPr>
    </w:p>
    <w:p w14:paraId="548AACD0" w14:textId="57D82258" w:rsidR="004164A3" w:rsidRDefault="004164A3" w:rsidP="004164A3">
      <w:pPr>
        <w:pStyle w:val="Headingb"/>
        <w:tabs>
          <w:tab w:val="clear" w:pos="1134"/>
          <w:tab w:val="clear" w:pos="1871"/>
          <w:tab w:val="left" w:pos="794"/>
          <w:tab w:val="left" w:pos="1191"/>
          <w:tab w:val="left" w:pos="1588"/>
          <w:tab w:val="left" w:pos="1985"/>
        </w:tabs>
        <w:jc w:val="both"/>
        <w:rPr>
          <w:rFonts w:ascii="Times New Roman" w:hAnsi="Times New Roman" w:cs="Times New Roman"/>
          <w:lang w:eastAsia="en-US"/>
        </w:rPr>
      </w:pPr>
      <w:r>
        <w:rPr>
          <w:rFonts w:ascii="Times New Roman" w:hAnsi="Times New Roman" w:cs="Times New Roman"/>
          <w:lang w:eastAsia="en-US"/>
        </w:rPr>
        <w:t>15)</w:t>
      </w:r>
      <w:r>
        <w:rPr>
          <w:rFonts w:ascii="Times New Roman" w:hAnsi="Times New Roman" w:cs="Times New Roman"/>
          <w:lang w:eastAsia="en-US"/>
        </w:rPr>
        <w:tab/>
        <w:t xml:space="preserve">Waveform Efficiency </w:t>
      </w:r>
    </w:p>
    <w:p w14:paraId="6714782F" w14:textId="19AA6130" w:rsidR="004164A3" w:rsidRDefault="004164A3" w:rsidP="004164A3">
      <w:pPr>
        <w:rPr>
          <w:rFonts w:eastAsiaTheme="minorEastAsia"/>
          <w:lang w:eastAsia="zh-CN"/>
        </w:rPr>
      </w:pPr>
      <w:bookmarkStart w:id="28" w:name="_Hlk134267839"/>
      <w:r>
        <w:rPr>
          <w:rFonts w:eastAsiaTheme="minorEastAsia"/>
          <w:lang w:eastAsia="zh-CN"/>
        </w:rPr>
        <w:t xml:space="preserve">This is defined as operating point of the transmit waveform as a percentage of the saturation power of the power amplifier (PA). </w:t>
      </w:r>
    </w:p>
    <w:p w14:paraId="17538E00" w14:textId="385F3266" w:rsidR="004164A3" w:rsidRDefault="004164A3" w:rsidP="004164A3">
      <w:pPr>
        <w:rPr>
          <w:rFonts w:eastAsiaTheme="minorEastAsia"/>
          <w:lang w:eastAsia="zh-CN"/>
        </w:rPr>
      </w:pPr>
      <w:r>
        <w:rPr>
          <w:rFonts w:eastAsiaTheme="minorEastAsia"/>
          <w:lang w:eastAsia="zh-CN"/>
        </w:rPr>
        <w:t>The potential value can be [TBD]% for either DL or UL or both waveforms depending on deployment scenario.</w:t>
      </w:r>
    </w:p>
    <w:bookmarkEnd w:id="28"/>
    <w:p w14:paraId="7B7B5131" w14:textId="77777777" w:rsidR="004164A3" w:rsidRDefault="004164A3" w:rsidP="004164A3">
      <w:pPr>
        <w:rPr>
          <w:rFonts w:eastAsiaTheme="minorEastAsia"/>
          <w:lang w:eastAsia="zh-CN"/>
        </w:rPr>
      </w:pPr>
      <w:r>
        <w:rPr>
          <w:rFonts w:eastAsiaTheme="minorEastAsia"/>
          <w:lang w:eastAsia="zh-CN"/>
        </w:rPr>
        <w:t>[Editor’s note: This should be moved to the quantifiable section while renumbering]</w:t>
      </w:r>
    </w:p>
    <w:p w14:paraId="44E6B1AC" w14:textId="2C6DC5E8" w:rsidR="004164A3" w:rsidRDefault="004164A3" w:rsidP="004164A3">
      <w:pPr>
        <w:pStyle w:val="Headingb"/>
        <w:tabs>
          <w:tab w:val="clear" w:pos="1134"/>
          <w:tab w:val="clear" w:pos="1871"/>
          <w:tab w:val="left" w:pos="794"/>
          <w:tab w:val="left" w:pos="1191"/>
          <w:tab w:val="left" w:pos="1588"/>
          <w:tab w:val="left" w:pos="1985"/>
        </w:tabs>
        <w:jc w:val="both"/>
        <w:rPr>
          <w:rFonts w:ascii="Times New Roman" w:eastAsia="Batang" w:hAnsi="Times New Roman" w:cs="Times New Roman"/>
          <w:lang w:eastAsia="en-US"/>
        </w:rPr>
      </w:pPr>
      <w:r>
        <w:rPr>
          <w:rFonts w:ascii="Times New Roman" w:hAnsi="Times New Roman" w:cs="Times New Roman"/>
          <w:lang w:eastAsia="en-US"/>
        </w:rPr>
        <w:t xml:space="preserve">16) </w:t>
      </w:r>
      <w:r>
        <w:rPr>
          <w:rFonts w:ascii="Times New Roman" w:hAnsi="Times New Roman" w:cs="Times New Roman"/>
          <w:lang w:eastAsia="en-US"/>
        </w:rPr>
        <w:tab/>
        <w:t>Interface Interoperability</w:t>
      </w:r>
    </w:p>
    <w:p w14:paraId="613AEA79" w14:textId="73199973" w:rsidR="004164A3" w:rsidRDefault="004164A3" w:rsidP="004164A3">
      <w:pPr>
        <w:rPr>
          <w:rFonts w:eastAsiaTheme="minorEastAsia"/>
          <w:lang w:eastAsia="zh-CN"/>
        </w:rPr>
      </w:pPr>
      <w:r>
        <w:rPr>
          <w:rFonts w:eastAsiaTheme="minorEastAsia"/>
          <w:lang w:eastAsia="zh-CN"/>
        </w:rPr>
        <w:t>Interface interoperability refers to the openness of the interfaces defined between nodes in a radio network (system) and as can be validated in an inter-system plug and play deployment scenario. Interface interoperability is defined as the % of inter-vendor interfaces which are interoperable against the total number of inter-vendor interface.</w:t>
      </w:r>
    </w:p>
    <w:p w14:paraId="2C421FBD" w14:textId="36C165D3" w:rsidR="004164A3" w:rsidRDefault="004164A3" w:rsidP="004164A3">
      <w:pPr>
        <w:rPr>
          <w:rFonts w:eastAsiaTheme="minorEastAsia"/>
          <w:lang w:eastAsia="zh-CN"/>
        </w:rPr>
      </w:pPr>
      <w:r>
        <w:rPr>
          <w:rFonts w:eastAsiaTheme="minorEastAsia"/>
          <w:lang w:eastAsia="zh-CN"/>
        </w:rPr>
        <w:t>The target value is100%</w:t>
      </w:r>
    </w:p>
    <w:p w14:paraId="7FC87231" w14:textId="77777777" w:rsidR="004164A3" w:rsidRDefault="004164A3" w:rsidP="004164A3">
      <w:pPr>
        <w:rPr>
          <w:rFonts w:eastAsiaTheme="minorEastAsia"/>
          <w:lang w:eastAsia="zh-CN"/>
        </w:rPr>
      </w:pPr>
      <w:r>
        <w:rPr>
          <w:rFonts w:eastAsiaTheme="minorEastAsia"/>
          <w:lang w:eastAsia="zh-CN"/>
        </w:rPr>
        <w:t>[Editor’s note: This should be moved to the quantifiable section while renumbering]</w:t>
      </w:r>
    </w:p>
    <w:p w14:paraId="535AE15B" w14:textId="30AC648C" w:rsidR="00E263D3" w:rsidRPr="008E73D2" w:rsidRDefault="004164A3" w:rsidP="00E263D3">
      <w:pPr>
        <w:pStyle w:val="Headingb"/>
        <w:tabs>
          <w:tab w:val="clear" w:pos="1134"/>
          <w:tab w:val="clear" w:pos="1871"/>
          <w:tab w:val="left" w:pos="794"/>
          <w:tab w:val="left" w:pos="1191"/>
          <w:tab w:val="left" w:pos="1588"/>
          <w:tab w:val="left" w:pos="1985"/>
        </w:tabs>
        <w:jc w:val="both"/>
        <w:rPr>
          <w:rFonts w:ascii="Times New Roman" w:hAnsi="Times New Roman" w:cs="Times New Roman"/>
          <w:lang w:eastAsia="en-US"/>
        </w:rPr>
      </w:pPr>
      <w:r>
        <w:rPr>
          <w:rFonts w:ascii="Times New Roman" w:hAnsi="Times New Roman" w:cs="Times New Roman"/>
          <w:lang w:eastAsia="en-US"/>
        </w:rPr>
        <w:t>17)</w:t>
      </w:r>
      <w:r>
        <w:rPr>
          <w:rFonts w:ascii="Times New Roman" w:hAnsi="Times New Roman" w:cs="Times New Roman"/>
          <w:lang w:eastAsia="en-US"/>
        </w:rPr>
        <w:tab/>
        <w:t>Compossibility</w:t>
      </w:r>
    </w:p>
    <w:p w14:paraId="56EC7C96" w14:textId="05D31A2B" w:rsidR="004164A3" w:rsidRDefault="004164A3" w:rsidP="004164A3">
      <w:pPr>
        <w:rPr>
          <w:rFonts w:eastAsiaTheme="minorEastAsia"/>
          <w:lang w:eastAsia="zh-CN"/>
        </w:rPr>
      </w:pPr>
      <w:r>
        <w:rPr>
          <w:rFonts w:eastAsiaTheme="minorEastAsia"/>
          <w:lang w:eastAsia="zh-CN"/>
        </w:rPr>
        <w:t>Compossibility refers to the degree of freedom provided by the Radio network architecture to scale  in terms of Usage Scenario. The objective is to achieve “Service Separation” during deployment of one or multiple of Usage Scenarios at a given location.</w:t>
      </w:r>
    </w:p>
    <w:p w14:paraId="49747024" w14:textId="0E9F8F28" w:rsidR="004164A3" w:rsidRDefault="004164A3" w:rsidP="004164A3">
      <w:pPr>
        <w:rPr>
          <w:rFonts w:eastAsiaTheme="minorEastAsia"/>
          <w:lang w:eastAsia="zh-CN"/>
        </w:rPr>
      </w:pPr>
    </w:p>
    <w:p w14:paraId="12FEF344" w14:textId="61F464AF" w:rsidR="004164A3" w:rsidRDefault="0040259E" w:rsidP="004164A3">
      <w:pPr>
        <w:pStyle w:val="EditorsNote"/>
        <w:jc w:val="both"/>
        <w:rPr>
          <w:rFonts w:eastAsia="Batang"/>
          <w:highlight w:val="yellow"/>
          <w:lang w:eastAsia="ko-KR"/>
        </w:rPr>
      </w:pPr>
      <w:r>
        <w:rPr>
          <w:highlight w:val="yellow"/>
          <w:lang w:eastAsia="ko-KR"/>
        </w:rPr>
        <w:t xml:space="preserve"> </w:t>
      </w:r>
      <w:r w:rsidR="004164A3">
        <w:rPr>
          <w:highlight w:val="yellow"/>
          <w:lang w:eastAsia="ko-KR"/>
        </w:rPr>
        <w:t>[Editor’s note: It was agreed during WP 5D #43 the illustration figure for capabilities could consider the following elements:</w:t>
      </w:r>
    </w:p>
    <w:p w14:paraId="59C7378A" w14:textId="77777777" w:rsidR="004164A3" w:rsidRDefault="004164A3" w:rsidP="004164A3">
      <w:pPr>
        <w:pStyle w:val="enumlev1"/>
        <w:rPr>
          <w:i/>
          <w:iCs/>
          <w:lang w:eastAsia="zh-CN"/>
        </w:rPr>
      </w:pPr>
      <w:r>
        <w:rPr>
          <w:i/>
          <w:iCs/>
          <w:lang w:eastAsia="zh-CN"/>
        </w:rPr>
        <w:t>1)</w:t>
      </w:r>
      <w:r>
        <w:rPr>
          <w:i/>
          <w:iCs/>
          <w:lang w:eastAsia="zh-CN"/>
        </w:rPr>
        <w:tab/>
        <w:t>Stand-along description of capabilities or description with evolution of capabilities from IMT-2020.</w:t>
      </w:r>
    </w:p>
    <w:p w14:paraId="4AAAA00B" w14:textId="77777777" w:rsidR="004164A3" w:rsidRDefault="004164A3" w:rsidP="004164A3">
      <w:pPr>
        <w:pStyle w:val="enumlev1"/>
        <w:rPr>
          <w:i/>
          <w:iCs/>
          <w:lang w:eastAsia="zh-CN"/>
        </w:rPr>
      </w:pPr>
      <w:r>
        <w:rPr>
          <w:i/>
          <w:iCs/>
          <w:lang w:eastAsia="zh-CN"/>
        </w:rPr>
        <w:t>2)</w:t>
      </w:r>
      <w:r>
        <w:rPr>
          <w:i/>
          <w:iCs/>
          <w:lang w:eastAsia="zh-CN"/>
        </w:rPr>
        <w:tab/>
        <w:t>Do not include use cases.</w:t>
      </w:r>
    </w:p>
    <w:p w14:paraId="0ECAA9F4" w14:textId="77777777" w:rsidR="004164A3" w:rsidRDefault="004164A3" w:rsidP="004164A3">
      <w:pPr>
        <w:pStyle w:val="enumlev1"/>
        <w:rPr>
          <w:i/>
          <w:iCs/>
          <w:lang w:eastAsia="zh-CN"/>
        </w:rPr>
      </w:pPr>
      <w:r>
        <w:rPr>
          <w:i/>
          <w:iCs/>
          <w:lang w:eastAsia="zh-CN"/>
        </w:rPr>
        <w:t>3)</w:t>
      </w:r>
      <w:r>
        <w:rPr>
          <w:i/>
          <w:iCs/>
          <w:lang w:eastAsia="zh-CN"/>
        </w:rPr>
        <w:tab/>
        <w:t>May include explicit value/range.</w:t>
      </w:r>
    </w:p>
    <w:p w14:paraId="0FE6B4F5" w14:textId="77777777" w:rsidR="004164A3" w:rsidRDefault="004164A3" w:rsidP="004164A3">
      <w:pPr>
        <w:pStyle w:val="enumlev1"/>
        <w:rPr>
          <w:i/>
          <w:iCs/>
          <w:lang w:eastAsia="zh-CN"/>
        </w:rPr>
      </w:pPr>
      <w:r>
        <w:rPr>
          <w:i/>
          <w:iCs/>
          <w:lang w:eastAsia="zh-CN"/>
        </w:rPr>
        <w:t>4)</w:t>
      </w:r>
      <w:r>
        <w:rPr>
          <w:i/>
          <w:iCs/>
          <w:lang w:eastAsia="zh-CN"/>
        </w:rPr>
        <w:tab/>
        <w:t>May make comparison with IMT-2020 value in Recommendation ITU-R M.2083.</w:t>
      </w:r>
    </w:p>
    <w:p w14:paraId="20B8E124" w14:textId="77777777" w:rsidR="004164A3" w:rsidRDefault="004164A3" w:rsidP="004164A3">
      <w:pPr>
        <w:pStyle w:val="enumlev1"/>
        <w:rPr>
          <w:i/>
          <w:iCs/>
          <w:lang w:eastAsia="zh-CN"/>
        </w:rPr>
      </w:pPr>
      <w:r>
        <w:rPr>
          <w:i/>
          <w:iCs/>
          <w:lang w:eastAsia="zh-CN"/>
        </w:rPr>
        <w:t>5)</w:t>
      </w:r>
      <w:r>
        <w:rPr>
          <w:i/>
          <w:iCs/>
          <w:lang w:eastAsia="zh-CN"/>
        </w:rPr>
        <w:tab/>
        <w:t>Aiming to include all agreed capabilities (both qualitative &amp; quantitative) in the figure.</w:t>
      </w:r>
    </w:p>
    <w:p w14:paraId="6FA1D627" w14:textId="77777777" w:rsidR="004164A3" w:rsidRDefault="004164A3" w:rsidP="004164A3">
      <w:pPr>
        <w:pStyle w:val="enumlev1"/>
        <w:rPr>
          <w:i/>
          <w:iCs/>
          <w:lang w:eastAsia="zh-CN"/>
        </w:rPr>
      </w:pPr>
      <w:r>
        <w:rPr>
          <w:i/>
          <w:iCs/>
          <w:lang w:eastAsia="zh-CN"/>
        </w:rPr>
        <w:t>6)</w:t>
      </w:r>
      <w:r>
        <w:rPr>
          <w:i/>
          <w:iCs/>
          <w:lang w:eastAsia="zh-CN"/>
        </w:rPr>
        <w:tab/>
        <w:t>adding the description for ‘range of values’ to the figure</w:t>
      </w:r>
    </w:p>
    <w:p w14:paraId="2EA17939" w14:textId="77777777" w:rsidR="004164A3" w:rsidRDefault="004164A3" w:rsidP="004164A3">
      <w:pPr>
        <w:pStyle w:val="enumlev1"/>
        <w:rPr>
          <w:rFonts w:eastAsiaTheme="minorEastAsia"/>
          <w:i/>
          <w:iCs/>
          <w:lang w:eastAsia="zh-CN"/>
        </w:rPr>
      </w:pPr>
    </w:p>
    <w:p w14:paraId="03B45EA5" w14:textId="77777777" w:rsidR="004164A3" w:rsidRDefault="004164A3" w:rsidP="004164A3">
      <w:pPr>
        <w:pStyle w:val="enumlev1"/>
        <w:rPr>
          <w:rFonts w:eastAsia="Malgun Gothic"/>
          <w:i/>
          <w:iCs/>
          <w:highlight w:val="yellow"/>
          <w:lang w:eastAsia="ko-KR"/>
        </w:rPr>
      </w:pPr>
      <w:r>
        <w:rPr>
          <w:rFonts w:eastAsia="Malgun Gothic"/>
          <w:i/>
          <w:iCs/>
          <w:highlight w:val="yellow"/>
          <w:lang w:eastAsia="ko-KR"/>
        </w:rPr>
        <w:t xml:space="preserve">[CG Convener’s note: Following two texts as a description for ‘range of values’ to the diagram were proposed to the CG. It will be discussed </w:t>
      </w:r>
      <w:r>
        <w:rPr>
          <w:rFonts w:eastAsia="Malgun Gothic"/>
          <w:i/>
          <w:iCs/>
          <w:highlight w:val="yellow"/>
          <w:lang w:eastAsia="ko-KR"/>
        </w:rPr>
        <w:tab/>
        <w:t>at WP 5D #44.]</w:t>
      </w:r>
    </w:p>
    <w:p w14:paraId="399F98BD" w14:textId="77777777" w:rsidR="004164A3" w:rsidRDefault="004164A3" w:rsidP="004164A3">
      <w:pPr>
        <w:rPr>
          <w:rFonts w:eastAsiaTheme="minorEastAsia"/>
          <w:i/>
          <w:highlight w:val="yellow"/>
          <w:lang w:eastAsia="zh-CN"/>
        </w:rPr>
      </w:pPr>
      <w:r>
        <w:rPr>
          <w:rFonts w:eastAsiaTheme="minorEastAsia"/>
          <w:i/>
          <w:highlight w:val="yellow"/>
          <w:lang w:eastAsia="zh-CN"/>
        </w:rPr>
        <w:t>[Option 1, CG-5 GSA]</w:t>
      </w:r>
    </w:p>
    <w:p w14:paraId="3AB3585D" w14:textId="77777777" w:rsidR="004164A3" w:rsidRDefault="004164A3" w:rsidP="004164A3">
      <w:pPr>
        <w:tabs>
          <w:tab w:val="left" w:pos="720"/>
        </w:tabs>
        <w:suppressAutoHyphens/>
        <w:overflowPunct/>
        <w:autoSpaceDE/>
        <w:adjustRightInd/>
        <w:spacing w:after="120"/>
        <w:rPr>
          <w:rFonts w:eastAsia="Batang"/>
          <w:color w:val="000000"/>
          <w:kern w:val="2"/>
          <w:szCs w:val="24"/>
          <w:highlight w:val="yellow"/>
          <w:lang w:eastAsia="ja-JP"/>
        </w:rPr>
      </w:pPr>
      <w:r>
        <w:rPr>
          <w:color w:val="000000"/>
          <w:kern w:val="2"/>
          <w:szCs w:val="24"/>
          <w:highlight w:val="yellow"/>
          <w:lang w:eastAsia="ja-JP"/>
        </w:rPr>
        <w:t>The range of values given for capabilities are the estimated targets for research and investigation for IMT</w:t>
      </w:r>
      <w:r>
        <w:rPr>
          <w:color w:val="000000"/>
          <w:kern w:val="2"/>
          <w:szCs w:val="24"/>
          <w:highlight w:val="yellow"/>
          <w:lang w:eastAsia="ja-JP"/>
        </w:rPr>
        <w:noBreakHyphen/>
        <w:t>2030. All values within the range have equal priority, and they may be further developed/reconsidered in other ITU-R Recommendations/Reports.</w:t>
      </w:r>
    </w:p>
    <w:p w14:paraId="0D51A920" w14:textId="77777777" w:rsidR="004164A3" w:rsidRDefault="004164A3" w:rsidP="004164A3">
      <w:pPr>
        <w:rPr>
          <w:rFonts w:eastAsiaTheme="minorEastAsia"/>
          <w:i/>
          <w:highlight w:val="yellow"/>
          <w:lang w:eastAsia="zh-CN"/>
        </w:rPr>
      </w:pPr>
      <w:r>
        <w:rPr>
          <w:rFonts w:eastAsiaTheme="minorEastAsia"/>
          <w:i/>
          <w:highlight w:val="yellow"/>
          <w:lang w:eastAsia="zh-CN"/>
        </w:rPr>
        <w:t>[Option 2, CG-8 KOR]</w:t>
      </w:r>
    </w:p>
    <w:p w14:paraId="10D1F317" w14:textId="77777777" w:rsidR="004164A3" w:rsidRDefault="004164A3" w:rsidP="004164A3">
      <w:pPr>
        <w:rPr>
          <w:rFonts w:eastAsia="Malgun Gothic"/>
          <w:i/>
          <w:iCs/>
          <w:lang w:eastAsia="ko-KR"/>
        </w:rPr>
      </w:pPr>
      <w:r>
        <w:rPr>
          <w:rFonts w:eastAsiaTheme="minorEastAsia"/>
          <w:highlight w:val="yellow"/>
          <w:lang w:eastAsia="zh-CN"/>
        </w:rPr>
        <w:t>The range of values are only targets for research and investigation.</w:t>
      </w:r>
    </w:p>
    <w:p w14:paraId="61677140" w14:textId="77777777" w:rsidR="004164A3" w:rsidRDefault="004164A3" w:rsidP="004164A3">
      <w:pPr>
        <w:rPr>
          <w:rFonts w:eastAsia="Batang"/>
          <w:i/>
          <w:iCs/>
        </w:rPr>
      </w:pPr>
      <w:r>
        <w:rPr>
          <w:rFonts w:eastAsiaTheme="minorEastAsia"/>
          <w:i/>
          <w:iCs/>
          <w:highlight w:val="yellow"/>
          <w:lang w:eastAsia="zh-CN"/>
        </w:rPr>
        <w:t>]</w:t>
      </w:r>
    </w:p>
    <w:p w14:paraId="5870916B" w14:textId="77777777" w:rsidR="004164A3" w:rsidRDefault="004164A3" w:rsidP="004164A3">
      <w:pPr>
        <w:tabs>
          <w:tab w:val="left" w:pos="720"/>
        </w:tabs>
        <w:suppressAutoHyphens/>
        <w:overflowPunct/>
        <w:autoSpaceDE/>
        <w:adjustRightInd/>
        <w:spacing w:after="120"/>
        <w:rPr>
          <w:rFonts w:eastAsia="MS Mincho"/>
          <w:color w:val="000000"/>
          <w:kern w:val="2"/>
          <w:szCs w:val="24"/>
          <w:lang w:eastAsia="ja-JP"/>
        </w:rPr>
      </w:pPr>
      <w:r>
        <w:rPr>
          <w:color w:val="000000"/>
          <w:kern w:val="2"/>
          <w:szCs w:val="24"/>
          <w:lang w:eastAsia="ja-JP"/>
        </w:rPr>
        <w:t xml:space="preserve">The capabilities of IMT-2030 are shown in Figure </w:t>
      </w:r>
      <w:r>
        <w:rPr>
          <w:color w:val="000000"/>
          <w:kern w:val="2"/>
          <w:szCs w:val="24"/>
          <w:highlight w:val="yellow"/>
          <w:lang w:eastAsia="ja-JP"/>
        </w:rPr>
        <w:t>B</w:t>
      </w:r>
      <w:r>
        <w:rPr>
          <w:color w:val="000000"/>
          <w:kern w:val="2"/>
          <w:szCs w:val="24"/>
          <w:lang w:eastAsia="ja-JP"/>
        </w:rPr>
        <w:t>.</w:t>
      </w:r>
    </w:p>
    <w:p w14:paraId="7187A8A9" w14:textId="77777777" w:rsidR="004164A3" w:rsidRDefault="004164A3" w:rsidP="004164A3">
      <w:pPr>
        <w:pStyle w:val="EditorsNote"/>
        <w:rPr>
          <w:rFonts w:eastAsia="Malgun Gothic"/>
          <w:lang w:eastAsia="ko-KR"/>
        </w:rPr>
      </w:pPr>
    </w:p>
    <w:p w14:paraId="7C5E3FB8" w14:textId="77777777" w:rsidR="004164A3" w:rsidRDefault="004164A3" w:rsidP="004164A3">
      <w:pPr>
        <w:pStyle w:val="EditorsNote"/>
        <w:rPr>
          <w:rFonts w:eastAsia="Malgun Gothic"/>
          <w:highlight w:val="yellow"/>
          <w:lang w:eastAsia="ko-KR"/>
        </w:rPr>
      </w:pPr>
      <w:r>
        <w:rPr>
          <w:rFonts w:eastAsia="Malgun Gothic"/>
          <w:highlight w:val="yellow"/>
          <w:lang w:eastAsia="ko-KR"/>
        </w:rPr>
        <w:t>[CG Convener’s note: According to the outcome of the CG, the following two options will be discussed further at WP 5D #44.]</w:t>
      </w:r>
    </w:p>
    <w:p w14:paraId="46BF7E70" w14:textId="77777777" w:rsidR="004164A3" w:rsidRDefault="004164A3" w:rsidP="004164A3">
      <w:pPr>
        <w:pStyle w:val="EditorsNote"/>
        <w:rPr>
          <w:rFonts w:eastAsia="Malgun Gothic"/>
          <w:highlight w:val="yellow"/>
          <w:lang w:eastAsia="ko-KR"/>
        </w:rPr>
      </w:pPr>
      <w:r>
        <w:rPr>
          <w:rFonts w:eastAsia="Malgun Gothic"/>
          <w:highlight w:val="yellow"/>
          <w:lang w:eastAsia="ko-KR"/>
        </w:rPr>
        <w:t>[Option 1: Stand-alone type]</w:t>
      </w:r>
    </w:p>
    <w:p w14:paraId="3B626D9F" w14:textId="77777777" w:rsidR="004164A3" w:rsidRDefault="004164A3" w:rsidP="004164A3">
      <w:pPr>
        <w:pStyle w:val="EditorsNote"/>
        <w:rPr>
          <w:rFonts w:eastAsia="Malgun Gothic"/>
          <w:lang w:eastAsia="ko-KR"/>
        </w:rPr>
      </w:pPr>
      <w:r>
        <w:rPr>
          <w:rFonts w:eastAsia="Malgun Gothic"/>
          <w:lang w:eastAsia="ko-KR"/>
        </w:rPr>
        <w:t>[Editor’s note: Missing capabilities of Coverage, Waveform Efficiency, Energy Efficiency, Interface interoperability and Compossibility needs to be added in the image below.]</w:t>
      </w:r>
    </w:p>
    <w:p w14:paraId="4A144BEC" w14:textId="77777777" w:rsidR="004164A3" w:rsidRDefault="004164A3" w:rsidP="004164A3">
      <w:pPr>
        <w:pStyle w:val="EditorsNote"/>
        <w:rPr>
          <w:rFonts w:eastAsia="Malgun Gothic"/>
          <w:lang w:eastAsia="ko-KR"/>
        </w:rPr>
      </w:pPr>
    </w:p>
    <w:p w14:paraId="07B16A70" w14:textId="77C780A9" w:rsidR="004164A3" w:rsidRDefault="004164A3" w:rsidP="004164A3">
      <w:pPr>
        <w:pStyle w:val="EditorsNote"/>
        <w:rPr>
          <w:rFonts w:eastAsia="Malgun Gothic"/>
          <w:lang w:eastAsia="ko-KR"/>
        </w:rPr>
      </w:pPr>
    </w:p>
    <w:p w14:paraId="3B9FD399" w14:textId="2BD76845" w:rsidR="0040259E" w:rsidRDefault="0040259E" w:rsidP="004164A3">
      <w:pPr>
        <w:pStyle w:val="EditorsNote"/>
        <w:rPr>
          <w:rFonts w:eastAsia="Malgun Gothic"/>
          <w:lang w:eastAsia="ko-KR"/>
        </w:rPr>
      </w:pPr>
    </w:p>
    <w:p w14:paraId="01C7D911" w14:textId="548BFFF5" w:rsidR="0026618F" w:rsidRDefault="0026618F" w:rsidP="004164A3">
      <w:pPr>
        <w:pStyle w:val="EditorsNote"/>
        <w:rPr>
          <w:rFonts w:eastAsia="Malgun Gothic"/>
          <w:lang w:eastAsia="ko-KR"/>
        </w:rPr>
      </w:pPr>
    </w:p>
    <w:p w14:paraId="19E74887" w14:textId="77777777" w:rsidR="0026618F" w:rsidRDefault="0026618F" w:rsidP="004164A3">
      <w:pPr>
        <w:pStyle w:val="EditorsNote"/>
        <w:rPr>
          <w:rFonts w:eastAsia="Malgun Gothic"/>
          <w:lang w:eastAsia="ko-KR"/>
        </w:rPr>
      </w:pPr>
    </w:p>
    <w:p w14:paraId="01B384E1" w14:textId="5EFD4FA1" w:rsidR="0040259E" w:rsidRDefault="0040259E" w:rsidP="004164A3">
      <w:pPr>
        <w:pStyle w:val="EditorsNote"/>
        <w:rPr>
          <w:rFonts w:eastAsia="Malgun Gothic"/>
          <w:lang w:eastAsia="ko-KR"/>
        </w:rPr>
      </w:pPr>
    </w:p>
    <w:p w14:paraId="36E4AD8E" w14:textId="77777777" w:rsidR="0040259E" w:rsidRDefault="0040259E" w:rsidP="004164A3">
      <w:pPr>
        <w:pStyle w:val="EditorsNote"/>
        <w:rPr>
          <w:rFonts w:eastAsia="Malgun Gothic"/>
          <w:lang w:eastAsia="ko-KR"/>
        </w:rPr>
      </w:pPr>
    </w:p>
    <w:p w14:paraId="3C4D0C07" w14:textId="77777777" w:rsidR="004164A3" w:rsidRDefault="004164A3" w:rsidP="004164A3">
      <w:pPr>
        <w:pStyle w:val="EditorsNote"/>
        <w:rPr>
          <w:rFonts w:eastAsia="Malgun Gothic"/>
          <w:lang w:eastAsia="ko-KR"/>
        </w:rPr>
      </w:pPr>
      <w:r w:rsidRPr="00587A0B">
        <w:rPr>
          <w:rFonts w:eastAsia="Malgun Gothic"/>
          <w:noProof/>
          <w:lang w:val="en-IN" w:eastAsia="en-IN" w:bidi="hi-IN"/>
        </w:rPr>
        <w:lastRenderedPageBreak/>
        <mc:AlternateContent>
          <mc:Choice Requires="wpg">
            <w:drawing>
              <wp:anchor distT="0" distB="0" distL="114300" distR="114300" simplePos="0" relativeHeight="251659264" behindDoc="0" locked="0" layoutInCell="1" allowOverlap="1" wp14:anchorId="03A1C6DA" wp14:editId="705640FB">
                <wp:simplePos x="0" y="0"/>
                <wp:positionH relativeFrom="margin">
                  <wp:align>left</wp:align>
                </wp:positionH>
                <wp:positionV relativeFrom="paragraph">
                  <wp:posOffset>12065</wp:posOffset>
                </wp:positionV>
                <wp:extent cx="6434339" cy="6763550"/>
                <wp:effectExtent l="0" t="0" r="0" b="0"/>
                <wp:wrapNone/>
                <wp:docPr id="41" name="Group 4"/>
                <wp:cNvGraphicFramePr/>
                <a:graphic xmlns:a="http://schemas.openxmlformats.org/drawingml/2006/main">
                  <a:graphicData uri="http://schemas.microsoft.com/office/word/2010/wordprocessingGroup">
                    <wpg:wgp>
                      <wpg:cNvGrpSpPr/>
                      <wpg:grpSpPr>
                        <a:xfrm>
                          <a:off x="0" y="0"/>
                          <a:ext cx="6434339" cy="6763550"/>
                          <a:chOff x="0" y="0"/>
                          <a:chExt cx="6434339" cy="6763550"/>
                        </a:xfrm>
                      </wpg:grpSpPr>
                      <pic:pic xmlns:pic="http://schemas.openxmlformats.org/drawingml/2006/picture">
                        <pic:nvPicPr>
                          <pic:cNvPr id="42" name="Picture 4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636"/>
                            <a:ext cx="6237712" cy="6296272"/>
                          </a:xfrm>
                          <a:prstGeom prst="rect">
                            <a:avLst/>
                          </a:prstGeom>
                        </pic:spPr>
                      </pic:pic>
                      <wpg:grpSp>
                        <wpg:cNvPr id="43" name="Group 43"/>
                        <wpg:cNvGrpSpPr/>
                        <wpg:grpSpPr>
                          <a:xfrm>
                            <a:off x="287465" y="0"/>
                            <a:ext cx="6146874" cy="6763550"/>
                            <a:chOff x="287465" y="0"/>
                            <a:chExt cx="6146874" cy="6763550"/>
                          </a:xfrm>
                        </wpg:grpSpPr>
                        <wps:wsp>
                          <wps:cNvPr id="44" name="TextBox 5"/>
                          <wps:cNvSpPr txBox="1"/>
                          <wps:spPr>
                            <a:xfrm>
                              <a:off x="1050492" y="2816635"/>
                              <a:ext cx="949637" cy="553998"/>
                            </a:xfrm>
                            <a:prstGeom prst="rect">
                              <a:avLst/>
                            </a:prstGeom>
                            <a:noFill/>
                          </wps:spPr>
                          <wps:txbx>
                            <w:txbxContent>
                              <w:p w14:paraId="5D21A066"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 xml:space="preserve">Peak data rate (100-200 Gbit/s)  </w:t>
                                </w:r>
                              </w:p>
                            </w:txbxContent>
                          </wps:txbx>
                          <wps:bodyPr wrap="square" rtlCol="0">
                            <a:spAutoFit/>
                          </wps:bodyPr>
                        </wps:wsp>
                        <wps:wsp>
                          <wps:cNvPr id="45" name="TextBox 7"/>
                          <wps:cNvSpPr txBox="1"/>
                          <wps:spPr>
                            <a:xfrm>
                              <a:off x="1043621" y="2189538"/>
                              <a:ext cx="1304925" cy="553998"/>
                            </a:xfrm>
                            <a:prstGeom prst="rect">
                              <a:avLst/>
                            </a:prstGeom>
                            <a:noFill/>
                          </wps:spPr>
                          <wps:txbx>
                            <w:txbxContent>
                              <w:p w14:paraId="6E135C97"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 xml:space="preserve">User experienced data rate (500-1,000 Mbit/s) </w:t>
                                </w:r>
                              </w:p>
                            </w:txbxContent>
                          </wps:txbx>
                          <wps:bodyPr wrap="square">
                            <a:spAutoFit/>
                          </wps:bodyPr>
                        </wps:wsp>
                        <wps:wsp>
                          <wps:cNvPr id="46" name="TextBox 9"/>
                          <wps:cNvSpPr txBox="1"/>
                          <wps:spPr>
                            <a:xfrm>
                              <a:off x="1646033" y="1427066"/>
                              <a:ext cx="1017270" cy="707886"/>
                            </a:xfrm>
                            <a:prstGeom prst="rect">
                              <a:avLst/>
                            </a:prstGeom>
                            <a:noFill/>
                          </wps:spPr>
                          <wps:txbx>
                            <w:txbxContent>
                              <w:p w14:paraId="77D41080"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 xml:space="preserve">Spectrum efficiency </w:t>
                                </w:r>
                              </w:p>
                              <w:p w14:paraId="1D8A0440"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 xml:space="preserve">(1.5-3x of IMT-2020) </w:t>
                                </w:r>
                              </w:p>
                            </w:txbxContent>
                          </wps:txbx>
                          <wps:bodyPr wrap="square">
                            <a:spAutoFit/>
                          </wps:bodyPr>
                        </wps:wsp>
                        <wps:wsp>
                          <wps:cNvPr id="47" name="TextBox 11"/>
                          <wps:cNvSpPr txBox="1"/>
                          <wps:spPr>
                            <a:xfrm>
                              <a:off x="2388069" y="996707"/>
                              <a:ext cx="790575" cy="749935"/>
                            </a:xfrm>
                            <a:prstGeom prst="rect">
                              <a:avLst/>
                            </a:prstGeom>
                            <a:noFill/>
                          </wps:spPr>
                          <wps:txbx>
                            <w:txbxContent>
                              <w:p w14:paraId="52D1C791"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Area traffic capacity (50-500</w:t>
                                </w:r>
                              </w:p>
                              <w:p w14:paraId="54E1E7FB"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Mbit/s/m</w:t>
                                </w:r>
                                <w:r>
                                  <w:rPr>
                                    <w:rFonts w:asciiTheme="minorHAnsi" w:hAnsi="Calibri" w:cstheme="minorBidi"/>
                                    <w:color w:val="000000" w:themeColor="text1"/>
                                    <w:kern w:val="24"/>
                                    <w:position w:val="6"/>
                                    <w:sz w:val="20"/>
                                    <w:szCs w:val="20"/>
                                    <w:vertAlign w:val="superscript"/>
                                  </w:rPr>
                                  <w:t>2</w:t>
                                </w:r>
                                <w:r>
                                  <w:rPr>
                                    <w:rFonts w:asciiTheme="minorHAnsi" w:hAnsi="Calibri" w:cstheme="minorBidi"/>
                                    <w:color w:val="000000" w:themeColor="text1"/>
                                    <w:kern w:val="24"/>
                                    <w:sz w:val="20"/>
                                    <w:szCs w:val="20"/>
                                  </w:rPr>
                                  <w:t xml:space="preserve">)     </w:t>
                                </w:r>
                              </w:p>
                            </w:txbxContent>
                          </wps:txbx>
                          <wps:bodyPr wrap="square">
                            <a:spAutoFit/>
                          </wps:bodyPr>
                        </wps:wsp>
                        <wps:wsp>
                          <wps:cNvPr id="48" name="TextBox 13"/>
                          <wps:cNvSpPr txBox="1"/>
                          <wps:spPr>
                            <a:xfrm>
                              <a:off x="3045265" y="828984"/>
                              <a:ext cx="894080" cy="788035"/>
                            </a:xfrm>
                            <a:prstGeom prst="rect">
                              <a:avLst/>
                            </a:prstGeom>
                            <a:noFill/>
                          </wps:spPr>
                          <wps:txbx>
                            <w:txbxContent>
                              <w:p w14:paraId="798D6E02"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Connection density</w:t>
                                </w:r>
                              </w:p>
                              <w:p w14:paraId="41C23D29"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(10</w:t>
                                </w:r>
                                <w:r>
                                  <w:rPr>
                                    <w:rFonts w:asciiTheme="minorHAnsi" w:hAnsi="Calibri" w:cstheme="minorBidi"/>
                                    <w:color w:val="000000" w:themeColor="text1"/>
                                    <w:kern w:val="24"/>
                                    <w:position w:val="6"/>
                                    <w:sz w:val="20"/>
                                    <w:szCs w:val="20"/>
                                    <w:vertAlign w:val="superscript"/>
                                  </w:rPr>
                                  <w:t>6</w:t>
                                </w:r>
                                <w:r>
                                  <w:rPr>
                                    <w:rFonts w:asciiTheme="minorHAnsi" w:hAnsi="Calibri" w:cstheme="minorBidi"/>
                                    <w:color w:val="000000" w:themeColor="text1"/>
                                    <w:kern w:val="24"/>
                                    <w:sz w:val="20"/>
                                    <w:szCs w:val="20"/>
                                  </w:rPr>
                                  <w:t xml:space="preserve"> – 10</w:t>
                                </w:r>
                                <w:r>
                                  <w:rPr>
                                    <w:rFonts w:asciiTheme="minorHAnsi" w:hAnsi="Calibri" w:cstheme="minorBidi"/>
                                    <w:color w:val="000000" w:themeColor="text1"/>
                                    <w:kern w:val="24"/>
                                    <w:position w:val="6"/>
                                    <w:sz w:val="20"/>
                                    <w:szCs w:val="20"/>
                                    <w:vertAlign w:val="superscript"/>
                                  </w:rPr>
                                  <w:t>8</w:t>
                                </w:r>
                              </w:p>
                              <w:p w14:paraId="53B1203D"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devices/km</w:t>
                                </w:r>
                                <w:r>
                                  <w:rPr>
                                    <w:rFonts w:asciiTheme="minorHAnsi" w:hAnsi="Calibri" w:cstheme="minorBidi"/>
                                    <w:color w:val="000000" w:themeColor="text1"/>
                                    <w:kern w:val="24"/>
                                    <w:position w:val="6"/>
                                    <w:sz w:val="20"/>
                                    <w:szCs w:val="20"/>
                                    <w:vertAlign w:val="superscript"/>
                                  </w:rPr>
                                  <w:t>2</w:t>
                                </w:r>
                                <w:r>
                                  <w:rPr>
                                    <w:rFonts w:asciiTheme="minorHAnsi" w:hAnsi="Calibri" w:cstheme="minorBidi"/>
                                    <w:color w:val="000000" w:themeColor="text1"/>
                                    <w:kern w:val="24"/>
                                    <w:sz w:val="20"/>
                                    <w:szCs w:val="20"/>
                                  </w:rPr>
                                  <w:t xml:space="preserve">) </w:t>
                                </w:r>
                              </w:p>
                            </w:txbxContent>
                          </wps:txbx>
                          <wps:bodyPr wrap="square">
                            <a:spAutoFit/>
                          </wps:bodyPr>
                        </wps:wsp>
                        <wps:wsp>
                          <wps:cNvPr id="49" name="TextBox 15"/>
                          <wps:cNvSpPr txBox="1"/>
                          <wps:spPr>
                            <a:xfrm>
                              <a:off x="3821779" y="1126349"/>
                              <a:ext cx="790576" cy="553998"/>
                            </a:xfrm>
                            <a:prstGeom prst="rect">
                              <a:avLst/>
                            </a:prstGeom>
                            <a:noFill/>
                          </wps:spPr>
                          <wps:txbx>
                            <w:txbxContent>
                              <w:p w14:paraId="4D2EB5E7"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 xml:space="preserve">Mobility </w:t>
                                </w:r>
                              </w:p>
                              <w:p w14:paraId="14052E6B"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(500-1,000 km/h)</w:t>
                                </w:r>
                              </w:p>
                            </w:txbxContent>
                          </wps:txbx>
                          <wps:bodyPr wrap="square">
                            <a:spAutoFit/>
                          </wps:bodyPr>
                        </wps:wsp>
                        <wps:wsp>
                          <wps:cNvPr id="50" name="TextBox 17"/>
                          <wps:cNvSpPr txBox="1"/>
                          <wps:spPr>
                            <a:xfrm>
                              <a:off x="4431238" y="1585234"/>
                              <a:ext cx="771525" cy="400110"/>
                            </a:xfrm>
                            <a:prstGeom prst="rect">
                              <a:avLst/>
                            </a:prstGeom>
                            <a:noFill/>
                          </wps:spPr>
                          <wps:txbx>
                            <w:txbxContent>
                              <w:p w14:paraId="25D28DFF"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Latency</w:t>
                                </w:r>
                              </w:p>
                              <w:p w14:paraId="199E4249"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(0.1-1ms)</w:t>
                                </w:r>
                              </w:p>
                            </w:txbxContent>
                          </wps:txbx>
                          <wps:bodyPr wrap="square">
                            <a:spAutoFit/>
                          </wps:bodyPr>
                        </wps:wsp>
                        <wps:wsp>
                          <wps:cNvPr id="51" name="TextBox 19"/>
                          <wps:cNvSpPr txBox="1"/>
                          <wps:spPr>
                            <a:xfrm>
                              <a:off x="4618467" y="2171068"/>
                              <a:ext cx="1258570" cy="439420"/>
                            </a:xfrm>
                            <a:prstGeom prst="rect">
                              <a:avLst/>
                            </a:prstGeom>
                            <a:noFill/>
                          </wps:spPr>
                          <wps:txbx>
                            <w:txbxContent>
                              <w:p w14:paraId="6761AB68"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Reliability</w:t>
                                </w:r>
                              </w:p>
                              <w:p w14:paraId="28F99A29"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(1-10</w:t>
                                </w:r>
                                <w:r>
                                  <w:rPr>
                                    <w:rFonts w:asciiTheme="minorHAnsi" w:hAnsi="Calibri" w:cstheme="minorBidi"/>
                                    <w:color w:val="000000" w:themeColor="text1"/>
                                    <w:kern w:val="24"/>
                                    <w:position w:val="6"/>
                                    <w:sz w:val="20"/>
                                    <w:szCs w:val="20"/>
                                    <w:vertAlign w:val="superscript"/>
                                  </w:rPr>
                                  <w:t>-5</w:t>
                                </w:r>
                                <w:r>
                                  <w:rPr>
                                    <w:rFonts w:asciiTheme="minorHAnsi" w:hAnsi="Calibri" w:cstheme="minorBidi"/>
                                    <w:color w:val="000000" w:themeColor="text1"/>
                                    <w:kern w:val="24"/>
                                    <w:sz w:val="20"/>
                                    <w:szCs w:val="20"/>
                                  </w:rPr>
                                  <w:t>-1-10</w:t>
                                </w:r>
                                <w:r>
                                  <w:rPr>
                                    <w:rFonts w:asciiTheme="minorHAnsi" w:hAnsi="Calibri" w:cstheme="minorBidi"/>
                                    <w:color w:val="000000" w:themeColor="text1"/>
                                    <w:kern w:val="24"/>
                                    <w:position w:val="6"/>
                                    <w:sz w:val="20"/>
                                    <w:szCs w:val="20"/>
                                    <w:vertAlign w:val="superscript"/>
                                  </w:rPr>
                                  <w:t>-7</w:t>
                                </w:r>
                                <w:r>
                                  <w:rPr>
                                    <w:rFonts w:asciiTheme="minorHAnsi" w:hAnsi="Calibri" w:cstheme="minorBidi"/>
                                    <w:color w:val="000000" w:themeColor="text1"/>
                                    <w:kern w:val="24"/>
                                    <w:sz w:val="20"/>
                                    <w:szCs w:val="20"/>
                                  </w:rPr>
                                  <w:t>)</w:t>
                                </w:r>
                              </w:p>
                            </w:txbxContent>
                          </wps:txbx>
                          <wps:bodyPr wrap="square">
                            <a:spAutoFit/>
                          </wps:bodyPr>
                        </wps:wsp>
                        <wps:wsp>
                          <wps:cNvPr id="52" name="TextBox 21"/>
                          <wps:cNvSpPr txBox="1"/>
                          <wps:spPr>
                            <a:xfrm>
                              <a:off x="4893892" y="2899207"/>
                              <a:ext cx="1085849" cy="400110"/>
                            </a:xfrm>
                            <a:prstGeom prst="rect">
                              <a:avLst/>
                            </a:prstGeom>
                            <a:noFill/>
                          </wps:spPr>
                          <wps:txbx>
                            <w:txbxContent>
                              <w:p w14:paraId="0A9BE785"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Security, privacy, and resilience</w:t>
                                </w:r>
                              </w:p>
                            </w:txbxContent>
                          </wps:txbx>
                          <wps:bodyPr wrap="square">
                            <a:spAutoFit/>
                          </wps:bodyPr>
                        </wps:wsp>
                        <wps:wsp>
                          <wps:cNvPr id="53" name="TextBox 22"/>
                          <wps:cNvSpPr txBox="1"/>
                          <wps:spPr>
                            <a:xfrm>
                              <a:off x="2330957" y="3084928"/>
                              <a:ext cx="368936" cy="246221"/>
                            </a:xfrm>
                            <a:prstGeom prst="rect">
                              <a:avLst/>
                            </a:prstGeom>
                            <a:noFill/>
                          </wps:spPr>
                          <wps:txbx>
                            <w:txbxContent>
                              <w:p w14:paraId="1A0D9DE1" w14:textId="77777777" w:rsidR="004164A3" w:rsidRDefault="004164A3" w:rsidP="004164A3">
                                <w:pPr>
                                  <w:pStyle w:val="NormalWeb"/>
                                  <w:spacing w:before="0" w:beforeAutospacing="0" w:after="0" w:afterAutospacing="0"/>
                                </w:pPr>
                                <w:r>
                                  <w:rPr>
                                    <w:rFonts w:asciiTheme="minorHAnsi" w:hAnsi="Calibri" w:cstheme="minorBidi"/>
                                    <w:color w:val="000000" w:themeColor="text1"/>
                                    <w:kern w:val="24"/>
                                    <w:sz w:val="20"/>
                                    <w:szCs w:val="20"/>
                                  </w:rPr>
                                  <w:t>20</w:t>
                                </w:r>
                              </w:p>
                            </w:txbxContent>
                          </wps:txbx>
                          <wps:bodyPr wrap="square" rtlCol="0">
                            <a:spAutoFit/>
                          </wps:bodyPr>
                        </wps:wsp>
                        <wps:wsp>
                          <wps:cNvPr id="54" name="TextBox 23"/>
                          <wps:cNvSpPr txBox="1"/>
                          <wps:spPr>
                            <a:xfrm>
                              <a:off x="2386141" y="2741422"/>
                              <a:ext cx="434916" cy="246221"/>
                            </a:xfrm>
                            <a:prstGeom prst="rect">
                              <a:avLst/>
                            </a:prstGeom>
                            <a:noFill/>
                          </wps:spPr>
                          <wps:txbx>
                            <w:txbxContent>
                              <w:p w14:paraId="176E7BEF" w14:textId="77777777" w:rsidR="004164A3" w:rsidRDefault="004164A3" w:rsidP="004164A3">
                                <w:pPr>
                                  <w:pStyle w:val="NormalWeb"/>
                                  <w:spacing w:before="0" w:beforeAutospacing="0" w:after="0" w:afterAutospacing="0"/>
                                </w:pPr>
                                <w:r>
                                  <w:rPr>
                                    <w:rFonts w:asciiTheme="minorHAnsi" w:hAnsi="Calibri" w:cstheme="minorBidi"/>
                                    <w:color w:val="000000" w:themeColor="text1"/>
                                    <w:kern w:val="24"/>
                                    <w:sz w:val="20"/>
                                    <w:szCs w:val="20"/>
                                  </w:rPr>
                                  <w:t>100</w:t>
                                </w:r>
                              </w:p>
                            </w:txbxContent>
                          </wps:txbx>
                          <wps:bodyPr wrap="square" rtlCol="0">
                            <a:spAutoFit/>
                          </wps:bodyPr>
                        </wps:wsp>
                        <wps:wsp>
                          <wps:cNvPr id="55" name="TextBox 24"/>
                          <wps:cNvSpPr txBox="1"/>
                          <wps:spPr>
                            <a:xfrm>
                              <a:off x="2549272" y="2328381"/>
                              <a:ext cx="507683" cy="400110"/>
                            </a:xfrm>
                            <a:prstGeom prst="rect">
                              <a:avLst/>
                            </a:prstGeom>
                            <a:noFill/>
                          </wps:spPr>
                          <wps:txbx>
                            <w:txbxContent>
                              <w:p w14:paraId="04954656" w14:textId="77777777" w:rsidR="004164A3" w:rsidRDefault="004164A3" w:rsidP="004164A3">
                                <w:pPr>
                                  <w:pStyle w:val="NormalWeb"/>
                                  <w:spacing w:before="0" w:beforeAutospacing="0" w:after="0" w:afterAutospacing="0"/>
                                </w:pPr>
                                <w:r>
                                  <w:rPr>
                                    <w:rFonts w:asciiTheme="minorHAnsi" w:hAnsi="Calibri" w:cstheme="minorBidi"/>
                                    <w:color w:val="000000" w:themeColor="text1"/>
                                    <w:kern w:val="24"/>
                                    <w:sz w:val="20"/>
                                    <w:szCs w:val="20"/>
                                  </w:rPr>
                                  <w:t xml:space="preserve">3x of IMT-A </w:t>
                                </w:r>
                              </w:p>
                            </w:txbxContent>
                          </wps:txbx>
                          <wps:bodyPr wrap="square" rtlCol="0">
                            <a:spAutoFit/>
                          </wps:bodyPr>
                        </wps:wsp>
                        <wps:wsp>
                          <wps:cNvPr id="56" name="TextBox 26"/>
                          <wps:cNvSpPr txBox="1"/>
                          <wps:spPr>
                            <a:xfrm>
                              <a:off x="2956296" y="2252068"/>
                              <a:ext cx="325120" cy="246221"/>
                            </a:xfrm>
                            <a:prstGeom prst="rect">
                              <a:avLst/>
                            </a:prstGeom>
                            <a:noFill/>
                          </wps:spPr>
                          <wps:txbx>
                            <w:txbxContent>
                              <w:p w14:paraId="6DB801CB" w14:textId="77777777" w:rsidR="004164A3" w:rsidRDefault="004164A3" w:rsidP="004164A3">
                                <w:pPr>
                                  <w:pStyle w:val="NormalWeb"/>
                                  <w:spacing w:before="0" w:beforeAutospacing="0" w:after="0" w:afterAutospacing="0"/>
                                </w:pPr>
                                <w:r>
                                  <w:rPr>
                                    <w:rFonts w:asciiTheme="minorHAnsi" w:hAnsi="Calibri" w:cstheme="minorBidi"/>
                                    <w:color w:val="000000" w:themeColor="text1"/>
                                    <w:kern w:val="24"/>
                                    <w:sz w:val="20"/>
                                    <w:szCs w:val="20"/>
                                  </w:rPr>
                                  <w:t>10</w:t>
                                </w:r>
                              </w:p>
                            </w:txbxContent>
                          </wps:txbx>
                          <wps:bodyPr wrap="square" rtlCol="0">
                            <a:spAutoFit/>
                          </wps:bodyPr>
                        </wps:wsp>
                        <wps:wsp>
                          <wps:cNvPr id="57" name="TextBox 27"/>
                          <wps:cNvSpPr txBox="1"/>
                          <wps:spPr>
                            <a:xfrm>
                              <a:off x="3305250" y="2178250"/>
                              <a:ext cx="384810" cy="284480"/>
                            </a:xfrm>
                            <a:prstGeom prst="rect">
                              <a:avLst/>
                            </a:prstGeom>
                            <a:noFill/>
                          </wps:spPr>
                          <wps:txbx>
                            <w:txbxContent>
                              <w:p w14:paraId="4729BD8F" w14:textId="77777777" w:rsidR="004164A3" w:rsidRDefault="004164A3" w:rsidP="004164A3">
                                <w:pPr>
                                  <w:pStyle w:val="NormalWeb"/>
                                  <w:spacing w:before="0" w:beforeAutospacing="0" w:after="0" w:afterAutospacing="0"/>
                                </w:pPr>
                                <w:r>
                                  <w:rPr>
                                    <w:rFonts w:asciiTheme="minorHAnsi" w:hAnsi="Calibri" w:cstheme="minorBidi"/>
                                    <w:color w:val="000000" w:themeColor="text1"/>
                                    <w:kern w:val="24"/>
                                    <w:sz w:val="20"/>
                                    <w:szCs w:val="20"/>
                                  </w:rPr>
                                  <w:t>10</w:t>
                                </w:r>
                                <w:r>
                                  <w:rPr>
                                    <w:rFonts w:asciiTheme="minorHAnsi" w:hAnsi="Calibri" w:cstheme="minorBidi"/>
                                    <w:color w:val="000000" w:themeColor="text1"/>
                                    <w:kern w:val="24"/>
                                    <w:position w:val="6"/>
                                    <w:sz w:val="20"/>
                                    <w:szCs w:val="20"/>
                                    <w:vertAlign w:val="superscript"/>
                                  </w:rPr>
                                  <w:t>6</w:t>
                                </w:r>
                              </w:p>
                            </w:txbxContent>
                          </wps:txbx>
                          <wps:bodyPr wrap="square" rtlCol="0">
                            <a:spAutoFit/>
                          </wps:bodyPr>
                        </wps:wsp>
                        <wps:wsp>
                          <wps:cNvPr id="58" name="TextBox 28"/>
                          <wps:cNvSpPr txBox="1"/>
                          <wps:spPr>
                            <a:xfrm>
                              <a:off x="3668231" y="2241505"/>
                              <a:ext cx="384175" cy="246380"/>
                            </a:xfrm>
                            <a:prstGeom prst="rect">
                              <a:avLst/>
                            </a:prstGeom>
                            <a:noFill/>
                          </wps:spPr>
                          <wps:txbx>
                            <w:txbxContent>
                              <w:p w14:paraId="2759F7AF" w14:textId="77777777" w:rsidR="004164A3" w:rsidRDefault="004164A3" w:rsidP="004164A3">
                                <w:pPr>
                                  <w:pStyle w:val="NormalWeb"/>
                                  <w:spacing w:before="0" w:beforeAutospacing="0" w:after="0" w:afterAutospacing="0"/>
                                </w:pPr>
                                <w:r>
                                  <w:rPr>
                                    <w:rFonts w:asciiTheme="minorHAnsi" w:hAnsi="Calibri" w:cstheme="minorBidi"/>
                                    <w:color w:val="000000" w:themeColor="text1"/>
                                    <w:kern w:val="24"/>
                                    <w:sz w:val="20"/>
                                    <w:szCs w:val="20"/>
                                  </w:rPr>
                                  <w:t>500</w:t>
                                </w:r>
                              </w:p>
                            </w:txbxContent>
                          </wps:txbx>
                          <wps:bodyPr wrap="square" rtlCol="0">
                            <a:spAutoFit/>
                          </wps:bodyPr>
                        </wps:wsp>
                        <wps:wsp>
                          <wps:cNvPr id="59" name="TextBox 29"/>
                          <wps:cNvSpPr txBox="1"/>
                          <wps:spPr>
                            <a:xfrm>
                              <a:off x="4057606" y="2445973"/>
                              <a:ext cx="384460" cy="246221"/>
                            </a:xfrm>
                            <a:prstGeom prst="rect">
                              <a:avLst/>
                            </a:prstGeom>
                            <a:noFill/>
                          </wps:spPr>
                          <wps:txbx>
                            <w:txbxContent>
                              <w:p w14:paraId="417FBB28" w14:textId="77777777" w:rsidR="004164A3" w:rsidRDefault="004164A3" w:rsidP="004164A3">
                                <w:pPr>
                                  <w:pStyle w:val="NormalWeb"/>
                                  <w:spacing w:before="0" w:beforeAutospacing="0" w:after="0" w:afterAutospacing="0"/>
                                </w:pPr>
                                <w:r>
                                  <w:rPr>
                                    <w:rFonts w:asciiTheme="minorHAnsi" w:hAnsi="Calibri" w:cstheme="minorBidi"/>
                                    <w:color w:val="000000" w:themeColor="text1"/>
                                    <w:kern w:val="24"/>
                                    <w:sz w:val="20"/>
                                    <w:szCs w:val="20"/>
                                  </w:rPr>
                                  <w:t>1</w:t>
                                </w:r>
                              </w:p>
                            </w:txbxContent>
                          </wps:txbx>
                          <wps:bodyPr wrap="square" rtlCol="0">
                            <a:spAutoFit/>
                          </wps:bodyPr>
                        </wps:wsp>
                        <wps:wsp>
                          <wps:cNvPr id="60" name="TextBox 30"/>
                          <wps:cNvSpPr txBox="1"/>
                          <wps:spPr>
                            <a:xfrm>
                              <a:off x="4170180" y="2747857"/>
                              <a:ext cx="508000" cy="284480"/>
                            </a:xfrm>
                            <a:prstGeom prst="rect">
                              <a:avLst/>
                            </a:prstGeom>
                            <a:noFill/>
                          </wps:spPr>
                          <wps:txbx>
                            <w:txbxContent>
                              <w:p w14:paraId="5C3BCB6A" w14:textId="77777777" w:rsidR="004164A3" w:rsidRDefault="004164A3" w:rsidP="004164A3">
                                <w:pPr>
                                  <w:pStyle w:val="NormalWeb"/>
                                  <w:spacing w:before="0" w:beforeAutospacing="0" w:after="0" w:afterAutospacing="0"/>
                                </w:pPr>
                                <w:r>
                                  <w:rPr>
                                    <w:rFonts w:asciiTheme="minorHAnsi" w:hAnsi="Calibri" w:cstheme="minorBidi"/>
                                    <w:color w:val="000000" w:themeColor="text1"/>
                                    <w:kern w:val="24"/>
                                    <w:sz w:val="20"/>
                                    <w:szCs w:val="20"/>
                                  </w:rPr>
                                  <w:t>1-10</w:t>
                                </w:r>
                                <w:r>
                                  <w:rPr>
                                    <w:rFonts w:asciiTheme="minorHAnsi" w:hAnsi="Calibri" w:cstheme="minorBidi"/>
                                    <w:color w:val="000000" w:themeColor="text1"/>
                                    <w:kern w:val="24"/>
                                    <w:position w:val="6"/>
                                    <w:sz w:val="20"/>
                                    <w:szCs w:val="20"/>
                                    <w:vertAlign w:val="superscript"/>
                                  </w:rPr>
                                  <w:t>-5</w:t>
                                </w:r>
                              </w:p>
                            </w:txbxContent>
                          </wps:txbx>
                          <wps:bodyPr wrap="square" rtlCol="0">
                            <a:spAutoFit/>
                          </wps:bodyPr>
                        </wps:wsp>
                        <wps:wsp>
                          <wps:cNvPr id="61" name="TextBox 31"/>
                          <wps:cNvSpPr txBox="1"/>
                          <wps:spPr>
                            <a:xfrm>
                              <a:off x="1087004" y="3510041"/>
                              <a:ext cx="949636" cy="400110"/>
                            </a:xfrm>
                            <a:prstGeom prst="rect">
                              <a:avLst/>
                            </a:prstGeom>
                            <a:noFill/>
                          </wps:spPr>
                          <wps:txbx>
                            <w:txbxContent>
                              <w:p w14:paraId="7CF79232" w14:textId="77777777" w:rsidR="004164A3" w:rsidRDefault="004164A3" w:rsidP="004164A3">
                                <w:pPr>
                                  <w:pStyle w:val="NormalWeb"/>
                                  <w:spacing w:before="0" w:beforeAutospacing="0" w:after="0" w:afterAutospacing="0"/>
                                </w:pPr>
                                <w:r>
                                  <w:rPr>
                                    <w:rFonts w:asciiTheme="minorHAnsi" w:hAnsi="Calibri" w:cstheme="minorBidi"/>
                                    <w:color w:val="000000" w:themeColor="text1"/>
                                    <w:kern w:val="24"/>
                                    <w:sz w:val="20"/>
                                    <w:szCs w:val="20"/>
                                  </w:rPr>
                                  <w:t>Coverage</w:t>
                                </w:r>
                              </w:p>
                              <w:p w14:paraId="40B08F8F" w14:textId="77777777" w:rsidR="004164A3" w:rsidRDefault="004164A3" w:rsidP="004164A3">
                                <w:pPr>
                                  <w:pStyle w:val="NormalWeb"/>
                                  <w:spacing w:before="0" w:beforeAutospacing="0" w:after="0" w:afterAutospacing="0"/>
                                </w:pPr>
                                <w:r>
                                  <w:rPr>
                                    <w:rFonts w:asciiTheme="minorHAnsi" w:hAnsi="Calibri" w:cstheme="minorBidi"/>
                                    <w:color w:val="000000" w:themeColor="text1"/>
                                    <w:kern w:val="24"/>
                                    <w:sz w:val="20"/>
                                    <w:szCs w:val="20"/>
                                  </w:rPr>
                                  <w:t>[140-160dB]</w:t>
                                </w:r>
                              </w:p>
                            </w:txbxContent>
                          </wps:txbx>
                          <wps:bodyPr wrap="square">
                            <a:spAutoFit/>
                          </wps:bodyPr>
                        </wps:wsp>
                        <wps:wsp>
                          <wps:cNvPr id="62" name="TextBox 33"/>
                          <wps:cNvSpPr txBox="1"/>
                          <wps:spPr>
                            <a:xfrm>
                              <a:off x="1401293" y="4190694"/>
                              <a:ext cx="771525" cy="400110"/>
                            </a:xfrm>
                            <a:prstGeom prst="rect">
                              <a:avLst/>
                            </a:prstGeom>
                            <a:noFill/>
                          </wps:spPr>
                          <wps:txbx>
                            <w:txbxContent>
                              <w:p w14:paraId="5080437B"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Positioning</w:t>
                                </w:r>
                              </w:p>
                              <w:p w14:paraId="63A99A0D"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(1-10 cm)</w:t>
                                </w:r>
                              </w:p>
                            </w:txbxContent>
                          </wps:txbx>
                          <wps:bodyPr wrap="square">
                            <a:spAutoFit/>
                          </wps:bodyPr>
                        </wps:wsp>
                        <wps:wsp>
                          <wps:cNvPr id="63" name="TextBox 34"/>
                          <wps:cNvSpPr txBox="1"/>
                          <wps:spPr>
                            <a:xfrm>
                              <a:off x="1683417" y="4728618"/>
                              <a:ext cx="1085849" cy="400110"/>
                            </a:xfrm>
                            <a:prstGeom prst="rect">
                              <a:avLst/>
                            </a:prstGeom>
                            <a:noFill/>
                          </wps:spPr>
                          <wps:txbx>
                            <w:txbxContent>
                              <w:p w14:paraId="7C87D2CA"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Sensing-related capabilities</w:t>
                                </w:r>
                              </w:p>
                            </w:txbxContent>
                          </wps:txbx>
                          <wps:bodyPr wrap="square">
                            <a:spAutoFit/>
                          </wps:bodyPr>
                        </wps:wsp>
                        <wps:wsp>
                          <wps:cNvPr id="64" name="TextBox 35"/>
                          <wps:cNvSpPr txBox="1"/>
                          <wps:spPr>
                            <a:xfrm>
                              <a:off x="2442570" y="4956705"/>
                              <a:ext cx="771525" cy="400110"/>
                            </a:xfrm>
                            <a:prstGeom prst="rect">
                              <a:avLst/>
                            </a:prstGeom>
                            <a:noFill/>
                          </wps:spPr>
                          <wps:txbx>
                            <w:txbxContent>
                              <w:p w14:paraId="01AE8912"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AI-related capabilities</w:t>
                                </w:r>
                              </w:p>
                            </w:txbxContent>
                          </wps:txbx>
                          <wps:bodyPr wrap="square">
                            <a:spAutoFit/>
                          </wps:bodyPr>
                        </wps:wsp>
                        <wps:wsp>
                          <wps:cNvPr id="65" name="TextBox 36"/>
                          <wps:cNvSpPr txBox="1"/>
                          <wps:spPr>
                            <a:xfrm>
                              <a:off x="3066967" y="5364244"/>
                              <a:ext cx="874598" cy="246221"/>
                            </a:xfrm>
                            <a:prstGeom prst="rect">
                              <a:avLst/>
                            </a:prstGeom>
                            <a:noFill/>
                          </wps:spPr>
                          <wps:txbx>
                            <w:txbxContent>
                              <w:p w14:paraId="1FCD2A6B" w14:textId="77777777" w:rsidR="004164A3" w:rsidRDefault="004164A3" w:rsidP="004164A3">
                                <w:pPr>
                                  <w:pStyle w:val="NormalWeb"/>
                                  <w:spacing w:before="0" w:beforeAutospacing="0" w:after="0" w:afterAutospacing="0"/>
                                </w:pPr>
                                <w:r>
                                  <w:rPr>
                                    <w:rFonts w:asciiTheme="minorHAnsi" w:hAnsi="Calibri" w:cstheme="minorBidi"/>
                                    <w:color w:val="000000" w:themeColor="text1"/>
                                    <w:kern w:val="24"/>
                                    <w:sz w:val="20"/>
                                    <w:szCs w:val="20"/>
                                  </w:rPr>
                                  <w:t>Sustainability</w:t>
                                </w:r>
                              </w:p>
                            </w:txbxContent>
                          </wps:txbx>
                          <wps:bodyPr wrap="square">
                            <a:spAutoFit/>
                          </wps:bodyPr>
                        </wps:wsp>
                        <wps:wsp>
                          <wps:cNvPr id="66" name="TextBox 37"/>
                          <wps:cNvSpPr txBox="1"/>
                          <wps:spPr>
                            <a:xfrm>
                              <a:off x="3731062" y="5022989"/>
                              <a:ext cx="874598" cy="400110"/>
                            </a:xfrm>
                            <a:prstGeom prst="rect">
                              <a:avLst/>
                            </a:prstGeom>
                            <a:noFill/>
                          </wps:spPr>
                          <wps:txbx>
                            <w:txbxContent>
                              <w:p w14:paraId="1CE10B2A"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Energy efficiency</w:t>
                                </w:r>
                              </w:p>
                            </w:txbxContent>
                          </wps:txbx>
                          <wps:bodyPr wrap="square">
                            <a:spAutoFit/>
                          </wps:bodyPr>
                        </wps:wsp>
                        <wps:wsp>
                          <wps:cNvPr id="67" name="TextBox 38"/>
                          <wps:cNvSpPr txBox="1"/>
                          <wps:spPr>
                            <a:xfrm>
                              <a:off x="4308378" y="4666822"/>
                              <a:ext cx="874598" cy="400110"/>
                            </a:xfrm>
                            <a:prstGeom prst="rect">
                              <a:avLst/>
                            </a:prstGeom>
                            <a:noFill/>
                          </wps:spPr>
                          <wps:txbx>
                            <w:txbxContent>
                              <w:p w14:paraId="00760EE5"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Waveform Efficiency</w:t>
                                </w:r>
                              </w:p>
                            </w:txbxContent>
                          </wps:txbx>
                          <wps:bodyPr wrap="square">
                            <a:spAutoFit/>
                          </wps:bodyPr>
                        </wps:wsp>
                        <wps:wsp>
                          <wps:cNvPr id="68" name="TextBox 39"/>
                          <wps:cNvSpPr txBox="1"/>
                          <wps:spPr>
                            <a:xfrm>
                              <a:off x="4700044" y="4087446"/>
                              <a:ext cx="1007325" cy="400110"/>
                            </a:xfrm>
                            <a:prstGeom prst="rect">
                              <a:avLst/>
                            </a:prstGeom>
                            <a:noFill/>
                          </wps:spPr>
                          <wps:txbx>
                            <w:txbxContent>
                              <w:p w14:paraId="4C26295A"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Interface Interoperability</w:t>
                                </w:r>
                              </w:p>
                            </w:txbxContent>
                          </wps:txbx>
                          <wps:bodyPr wrap="square">
                            <a:spAutoFit/>
                          </wps:bodyPr>
                        </wps:wsp>
                        <wps:wsp>
                          <wps:cNvPr id="69" name="TextBox 40"/>
                          <wps:cNvSpPr txBox="1"/>
                          <wps:spPr>
                            <a:xfrm>
                              <a:off x="4933153" y="3561914"/>
                              <a:ext cx="1007325" cy="246221"/>
                            </a:xfrm>
                            <a:prstGeom prst="rect">
                              <a:avLst/>
                            </a:prstGeom>
                            <a:noFill/>
                          </wps:spPr>
                          <wps:txbx>
                            <w:txbxContent>
                              <w:p w14:paraId="6F0D4A72"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Compossibility</w:t>
                                </w:r>
                              </w:p>
                            </w:txbxContent>
                          </wps:txbx>
                          <wps:bodyPr wrap="square">
                            <a:spAutoFit/>
                          </wps:bodyPr>
                        </wps:wsp>
                        <wps:wsp>
                          <wps:cNvPr id="70" name="TextBox 41"/>
                          <wps:cNvSpPr txBox="1"/>
                          <wps:spPr>
                            <a:xfrm>
                              <a:off x="287465" y="643756"/>
                              <a:ext cx="1796059" cy="784830"/>
                            </a:xfrm>
                            <a:prstGeom prst="rect">
                              <a:avLst/>
                            </a:prstGeom>
                            <a:noFill/>
                          </wps:spPr>
                          <wps:txbx>
                            <w:txbxContent>
                              <w:p w14:paraId="6BEDDA2B" w14:textId="77777777" w:rsidR="004164A3" w:rsidRDefault="004164A3" w:rsidP="004164A3">
                                <w:pPr>
                                  <w:pStyle w:val="NormalWeb"/>
                                  <w:spacing w:before="0" w:beforeAutospacing="0" w:after="0" w:afterAutospacing="0"/>
                                  <w:jc w:val="center"/>
                                </w:pPr>
                                <w:r>
                                  <w:rPr>
                                    <w:rFonts w:asciiTheme="minorHAnsi" w:hAnsi="Calibri" w:cstheme="minorBidi"/>
                                    <w:color w:val="12AF5A"/>
                                    <w:kern w:val="24"/>
                                    <w:sz w:val="30"/>
                                    <w:szCs w:val="30"/>
                                  </w:rPr>
                                  <w:t>Enhanced capabilities from IMT-2020</w:t>
                                </w:r>
                              </w:p>
                            </w:txbxContent>
                          </wps:txbx>
                          <wps:bodyPr wrap="square">
                            <a:spAutoFit/>
                          </wps:bodyPr>
                        </wps:wsp>
                        <wps:wsp>
                          <wps:cNvPr id="71" name="TextBox 42"/>
                          <wps:cNvSpPr txBox="1"/>
                          <wps:spPr>
                            <a:xfrm>
                              <a:off x="2465732" y="0"/>
                              <a:ext cx="2139491" cy="707886"/>
                            </a:xfrm>
                            <a:prstGeom prst="rect">
                              <a:avLst/>
                            </a:prstGeom>
                            <a:noFill/>
                          </wps:spPr>
                          <wps:txbx>
                            <w:txbxContent>
                              <w:p w14:paraId="1ED78D0C" w14:textId="77777777" w:rsidR="004164A3" w:rsidRDefault="004164A3" w:rsidP="004164A3">
                                <w:pPr>
                                  <w:pStyle w:val="NormalWeb"/>
                                  <w:spacing w:before="0" w:beforeAutospacing="0" w:after="0" w:afterAutospacing="0"/>
                                  <w:jc w:val="center"/>
                                </w:pPr>
                                <w:r>
                                  <w:rPr>
                                    <w:rFonts w:asciiTheme="minorHAnsi" w:hAnsi="Calibri" w:cstheme="minorBidi"/>
                                    <w:b/>
                                    <w:bCs/>
                                    <w:color w:val="000000" w:themeColor="text1"/>
                                    <w:kern w:val="24"/>
                                    <w:sz w:val="40"/>
                                    <w:szCs w:val="40"/>
                                  </w:rPr>
                                  <w:t>Capabilities of</w:t>
                                </w:r>
                              </w:p>
                              <w:p w14:paraId="4E4ACEB7" w14:textId="77777777" w:rsidR="004164A3" w:rsidRDefault="004164A3" w:rsidP="004164A3">
                                <w:pPr>
                                  <w:pStyle w:val="NormalWeb"/>
                                  <w:spacing w:before="0" w:beforeAutospacing="0" w:after="0" w:afterAutospacing="0"/>
                                  <w:jc w:val="center"/>
                                </w:pPr>
                                <w:r>
                                  <w:rPr>
                                    <w:rFonts w:asciiTheme="minorHAnsi" w:hAnsi="Calibri" w:cstheme="minorBidi"/>
                                    <w:b/>
                                    <w:bCs/>
                                    <w:color w:val="000000" w:themeColor="text1"/>
                                    <w:kern w:val="24"/>
                                    <w:sz w:val="40"/>
                                    <w:szCs w:val="40"/>
                                  </w:rPr>
                                  <w:t>IMT-2030</w:t>
                                </w:r>
                              </w:p>
                            </w:txbxContent>
                          </wps:txbx>
                          <wps:bodyPr wrap="square">
                            <a:spAutoFit/>
                          </wps:bodyPr>
                        </wps:wsp>
                        <wps:wsp>
                          <wps:cNvPr id="72" name="TextBox 44"/>
                          <wps:cNvSpPr txBox="1"/>
                          <wps:spPr>
                            <a:xfrm>
                              <a:off x="4859662" y="5403130"/>
                              <a:ext cx="1574677" cy="784830"/>
                            </a:xfrm>
                            <a:prstGeom prst="rect">
                              <a:avLst/>
                            </a:prstGeom>
                            <a:noFill/>
                          </wps:spPr>
                          <wps:txbx>
                            <w:txbxContent>
                              <w:p w14:paraId="26E915A7" w14:textId="77777777" w:rsidR="004164A3" w:rsidRDefault="004164A3" w:rsidP="004164A3">
                                <w:pPr>
                                  <w:pStyle w:val="NormalWeb"/>
                                  <w:spacing w:before="0" w:beforeAutospacing="0" w:after="0" w:afterAutospacing="0"/>
                                  <w:jc w:val="center"/>
                                </w:pPr>
                                <w:r>
                                  <w:rPr>
                                    <w:rFonts w:asciiTheme="minorHAnsi" w:hAnsi="Calibri" w:cstheme="minorBidi"/>
                                    <w:color w:val="1EBDED"/>
                                    <w:kern w:val="24"/>
                                    <w:sz w:val="30"/>
                                    <w:szCs w:val="30"/>
                                  </w:rPr>
                                  <w:t xml:space="preserve">New </w:t>
                                </w:r>
                              </w:p>
                              <w:p w14:paraId="56F072F8" w14:textId="77777777" w:rsidR="004164A3" w:rsidRDefault="004164A3" w:rsidP="004164A3">
                                <w:pPr>
                                  <w:pStyle w:val="NormalWeb"/>
                                  <w:spacing w:before="0" w:beforeAutospacing="0" w:after="0" w:afterAutospacing="0"/>
                                  <w:jc w:val="center"/>
                                </w:pPr>
                                <w:r>
                                  <w:rPr>
                                    <w:rFonts w:asciiTheme="minorHAnsi" w:hAnsi="Calibri" w:cstheme="minorBidi"/>
                                    <w:color w:val="1EBDED"/>
                                    <w:kern w:val="24"/>
                                    <w:sz w:val="30"/>
                                    <w:szCs w:val="30"/>
                                  </w:rPr>
                                  <w:t>capabilities of IMT-2030</w:t>
                                </w:r>
                              </w:p>
                            </w:txbxContent>
                          </wps:txbx>
                          <wps:bodyPr wrap="square">
                            <a:spAutoFit/>
                          </wps:bodyPr>
                        </wps:wsp>
                        <wps:wsp>
                          <wps:cNvPr id="73" name="TextBox 45"/>
                          <wps:cNvSpPr txBox="1"/>
                          <wps:spPr>
                            <a:xfrm>
                              <a:off x="1571603" y="6362230"/>
                              <a:ext cx="3835400" cy="401320"/>
                            </a:xfrm>
                            <a:prstGeom prst="rect">
                              <a:avLst/>
                            </a:prstGeom>
                            <a:noFill/>
                          </wps:spPr>
                          <wps:txbx>
                            <w:txbxContent>
                              <w:p w14:paraId="617782FC" w14:textId="77777777" w:rsidR="004164A3" w:rsidRDefault="004164A3" w:rsidP="004164A3">
                                <w:pPr>
                                  <w:pStyle w:val="NormalWeb"/>
                                  <w:spacing w:before="0" w:beforeAutospacing="0" w:after="0" w:afterAutospacing="0"/>
                                </w:pPr>
                                <w:r>
                                  <w:rPr>
                                    <w:rFonts w:asciiTheme="minorHAnsi" w:hAnsi="Calibri" w:cstheme="minorBidi"/>
                                    <w:color w:val="000000" w:themeColor="text1"/>
                                    <w:kern w:val="24"/>
                                    <w:sz w:val="20"/>
                                    <w:szCs w:val="20"/>
                                  </w:rPr>
                                  <w:t>Note: The range of values are only targets for research &amp; investigation.</w:t>
                                </w:r>
                              </w:p>
                            </w:txbxContent>
                          </wps:txbx>
                          <wps:bodyPr wrap="square">
                            <a:spAutoFit/>
                          </wps:bodyPr>
                        </wps:wsp>
                        <wps:wsp>
                          <wps:cNvPr id="74" name="TextBox 51"/>
                          <wps:cNvSpPr txBox="1"/>
                          <wps:spPr>
                            <a:xfrm>
                              <a:off x="4188225" y="3768026"/>
                              <a:ext cx="507682" cy="246221"/>
                            </a:xfrm>
                            <a:prstGeom prst="rect">
                              <a:avLst/>
                            </a:prstGeom>
                            <a:noFill/>
                          </wps:spPr>
                          <wps:txbx>
                            <w:txbxContent>
                              <w:p w14:paraId="40E8F728" w14:textId="77777777" w:rsidR="004164A3" w:rsidRDefault="004164A3" w:rsidP="004164A3">
                                <w:pPr>
                                  <w:pStyle w:val="NormalWeb"/>
                                  <w:spacing w:before="0" w:beforeAutospacing="0" w:after="0" w:afterAutospacing="0"/>
                                </w:pPr>
                                <w:r>
                                  <w:rPr>
                                    <w:rFonts w:asciiTheme="minorHAnsi" w:hAnsi="Calibri" w:cstheme="minorBidi"/>
                                    <w:color w:val="000000" w:themeColor="text1"/>
                                    <w:kern w:val="24"/>
                                    <w:sz w:val="20"/>
                                    <w:szCs w:val="20"/>
                                  </w:rPr>
                                  <w:t>100%</w:t>
                                </w:r>
                              </w:p>
                            </w:txbxContent>
                          </wps:txbx>
                          <wps:bodyPr wrap="square" rtlCol="0">
                            <a:spAutoFit/>
                          </wps:bodyPr>
                        </wps:wsp>
                        <wps:wsp>
                          <wps:cNvPr id="75" name="TextBox 59"/>
                          <wps:cNvSpPr txBox="1"/>
                          <wps:spPr>
                            <a:xfrm>
                              <a:off x="2415151" y="3100720"/>
                              <a:ext cx="2139491" cy="553998"/>
                            </a:xfrm>
                            <a:prstGeom prst="rect">
                              <a:avLst/>
                            </a:prstGeom>
                            <a:noFill/>
                          </wps:spPr>
                          <wps:txbx>
                            <w:txbxContent>
                              <w:p w14:paraId="445E8BCD" w14:textId="77777777" w:rsidR="004164A3" w:rsidRPr="008E73D2" w:rsidRDefault="004164A3" w:rsidP="004164A3">
                                <w:pPr>
                                  <w:pStyle w:val="NormalWeb"/>
                                  <w:spacing w:before="0" w:beforeAutospacing="0" w:after="0" w:afterAutospacing="0"/>
                                  <w:jc w:val="center"/>
                                  <w:rPr>
                                    <w:color w:val="76923C" w:themeColor="accent3" w:themeShade="BF"/>
                                  </w:rPr>
                                </w:pPr>
                                <w:r w:rsidRPr="008E73D2">
                                  <w:rPr>
                                    <w:rFonts w:asciiTheme="minorHAnsi" w:hAnsi="Calibri" w:cstheme="minorBidi"/>
                                    <w:color w:val="76923C" w:themeColor="accent3" w:themeShade="BF"/>
                                    <w:kern w:val="24"/>
                                    <w:sz w:val="30"/>
                                    <w:szCs w:val="30"/>
                                  </w:rPr>
                                  <w:t>Capabilities of</w:t>
                                </w:r>
                              </w:p>
                              <w:p w14:paraId="7A26223E" w14:textId="77777777" w:rsidR="004164A3" w:rsidRPr="008E73D2" w:rsidRDefault="004164A3" w:rsidP="004164A3">
                                <w:pPr>
                                  <w:pStyle w:val="NormalWeb"/>
                                  <w:spacing w:before="0" w:beforeAutospacing="0" w:after="0" w:afterAutospacing="0"/>
                                  <w:jc w:val="center"/>
                                  <w:rPr>
                                    <w:color w:val="76923C" w:themeColor="accent3" w:themeShade="BF"/>
                                  </w:rPr>
                                </w:pPr>
                                <w:r w:rsidRPr="008E73D2">
                                  <w:rPr>
                                    <w:rFonts w:asciiTheme="minorHAnsi" w:hAnsi="Calibri" w:cstheme="minorBidi"/>
                                    <w:color w:val="76923C" w:themeColor="accent3" w:themeShade="BF"/>
                                    <w:kern w:val="24"/>
                                    <w:sz w:val="30"/>
                                    <w:szCs w:val="30"/>
                                  </w:rPr>
                                  <w:t>IMT-2020</w:t>
                                </w:r>
                              </w:p>
                            </w:txbxContent>
                          </wps:txbx>
                          <wps:bodyPr wrap="square">
                            <a:spAutoFit/>
                          </wps:bodyPr>
                        </wps:wsp>
                      </wpg:grpSp>
                    </wpg:wg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3A1C6DA" id="Group 4" o:spid="_x0000_s1026" style="position:absolute;margin-left:0;margin-top:.95pt;width:506.65pt;height:532.55pt;z-index:251659264;mso-position-horizontal:left;mso-position-horizontal-relative:margin" coordsize="64343,676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 o:spid="_x0000_s1027" type="#_x0000_t75" style="position:absolute;top:66;width:62377;height:62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">
                  <v:imagedata r:id="rId13" o:title=""/>
                </v:shape>
                <v:group id="Group 43" o:spid="_x0000_s1028" style="position:absolute;left:2874;width:61469;height:67635" coordorigin="2874" coordsize="61468,6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type id="_x0000_t202" coordsize="21600,21600" o:spt="202" path="m,l,21600r21600,l21600,xe">
                    <v:stroke joinstyle="miter"/>
                    <v:path gradientshapeok="t" o:connecttype="rect"/>
                  </v:shapetype>
                  <v:shape id="TextBox 5" o:spid="_x0000_s1029" type="#_x0000_t202" style="position:absolute;left:10504;top:28166;width:9497;height:5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" filled="f" stroked="f">
                    <v:textbox style="mso-fit-shape-to-text:t">
                      <w:txbxContent>
                        <w:p w14:paraId="5D21A066"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 xml:space="preserve">Peak data rate (100-200 Gbit/s)  </w:t>
                          </w:r>
                        </w:p>
                      </w:txbxContent>
                    </v:textbox>
                  </v:shape>
                  <v:shape id="TextBox 7" o:spid="_x0000_s1030" type="#_x0000_t202" style="position:absolute;left:10436;top:21895;width:13049;height:5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" filled="f" stroked="f">
                    <v:textbox style="mso-fit-shape-to-text:t">
                      <w:txbxContent>
                        <w:p w14:paraId="6E135C97"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 xml:space="preserve">User experienced data rate (500-1,000 Mbit/s) </w:t>
                          </w:r>
                        </w:p>
                      </w:txbxContent>
                    </v:textbox>
                  </v:shape>
                  <v:shape id="TextBox 9" o:spid="_x0000_s1031" type="#_x0000_t202" style="position:absolute;left:16460;top:14270;width:10173;height:7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" filled="f" stroked="f">
                    <v:textbox style="mso-fit-shape-to-text:t">
                      <w:txbxContent>
                        <w:p w14:paraId="77D41080"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 xml:space="preserve">Spectrum efficiency </w:t>
                          </w:r>
                        </w:p>
                        <w:p w14:paraId="1D8A0440"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 xml:space="preserve">(1.5-3x of IMT-2020) </w:t>
                          </w:r>
                        </w:p>
                      </w:txbxContent>
                    </v:textbox>
                  </v:shape>
                  <v:shape id="TextBox 11" o:spid="_x0000_s1032" type="#_x0000_t202" style="position:absolute;left:23880;top:9967;width:7906;height:7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" filled="f" stroked="f">
                    <v:textbox style="mso-fit-shape-to-text:t">
                      <w:txbxContent>
                        <w:p w14:paraId="52D1C791"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Area traffic capacity (50-500</w:t>
                          </w:r>
                        </w:p>
                        <w:p w14:paraId="54E1E7FB"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Mbit/s/m</w:t>
                          </w:r>
                          <w:r>
                            <w:rPr>
                              <w:rFonts w:asciiTheme="minorHAnsi" w:hAnsi="Calibri" w:cstheme="minorBidi"/>
                              <w:color w:val="000000" w:themeColor="text1"/>
                              <w:kern w:val="24"/>
                              <w:position w:val="6"/>
                              <w:sz w:val="20"/>
                              <w:szCs w:val="20"/>
                              <w:vertAlign w:val="superscript"/>
                            </w:rPr>
                            <w:t>2</w:t>
                          </w:r>
                          <w:r>
                            <w:rPr>
                              <w:rFonts w:asciiTheme="minorHAnsi" w:hAnsi="Calibri" w:cstheme="minorBidi"/>
                              <w:color w:val="000000" w:themeColor="text1"/>
                              <w:kern w:val="24"/>
                              <w:sz w:val="20"/>
                              <w:szCs w:val="20"/>
                            </w:rPr>
                            <w:t xml:space="preserve">)     </w:t>
                          </w:r>
                        </w:p>
                      </w:txbxContent>
                    </v:textbox>
                  </v:shape>
                  <v:shape id="TextBox 13" o:spid="_x0000_s1033" type="#_x0000_t202" style="position:absolute;left:30452;top:8289;width:8941;height:7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" filled="f" stroked="f">
                    <v:textbox style="mso-fit-shape-to-text:t">
                      <w:txbxContent>
                        <w:p w14:paraId="798D6E02"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Connection density</w:t>
                          </w:r>
                        </w:p>
                        <w:p w14:paraId="41C23D29"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(10</w:t>
                          </w:r>
                          <w:r>
                            <w:rPr>
                              <w:rFonts w:asciiTheme="minorHAnsi" w:hAnsi="Calibri" w:cstheme="minorBidi"/>
                              <w:color w:val="000000" w:themeColor="text1"/>
                              <w:kern w:val="24"/>
                              <w:position w:val="6"/>
                              <w:sz w:val="20"/>
                              <w:szCs w:val="20"/>
                              <w:vertAlign w:val="superscript"/>
                            </w:rPr>
                            <w:t>6</w:t>
                          </w:r>
                          <w:r>
                            <w:rPr>
                              <w:rFonts w:asciiTheme="minorHAnsi" w:hAnsi="Calibri" w:cstheme="minorBidi"/>
                              <w:color w:val="000000" w:themeColor="text1"/>
                              <w:kern w:val="24"/>
                              <w:sz w:val="20"/>
                              <w:szCs w:val="20"/>
                            </w:rPr>
                            <w:t xml:space="preserve"> – 10</w:t>
                          </w:r>
                          <w:r>
                            <w:rPr>
                              <w:rFonts w:asciiTheme="minorHAnsi" w:hAnsi="Calibri" w:cstheme="minorBidi"/>
                              <w:color w:val="000000" w:themeColor="text1"/>
                              <w:kern w:val="24"/>
                              <w:position w:val="6"/>
                              <w:sz w:val="20"/>
                              <w:szCs w:val="20"/>
                              <w:vertAlign w:val="superscript"/>
                            </w:rPr>
                            <w:t>8</w:t>
                          </w:r>
                        </w:p>
                        <w:p w14:paraId="53B1203D"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devices/km</w:t>
                          </w:r>
                          <w:r>
                            <w:rPr>
                              <w:rFonts w:asciiTheme="minorHAnsi" w:hAnsi="Calibri" w:cstheme="minorBidi"/>
                              <w:color w:val="000000" w:themeColor="text1"/>
                              <w:kern w:val="24"/>
                              <w:position w:val="6"/>
                              <w:sz w:val="20"/>
                              <w:szCs w:val="20"/>
                              <w:vertAlign w:val="superscript"/>
                            </w:rPr>
                            <w:t>2</w:t>
                          </w:r>
                          <w:r>
                            <w:rPr>
                              <w:rFonts w:asciiTheme="minorHAnsi" w:hAnsi="Calibri" w:cstheme="minorBidi"/>
                              <w:color w:val="000000" w:themeColor="text1"/>
                              <w:kern w:val="24"/>
                              <w:sz w:val="20"/>
                              <w:szCs w:val="20"/>
                            </w:rPr>
                            <w:t xml:space="preserve">) </w:t>
                          </w:r>
                        </w:p>
                      </w:txbxContent>
                    </v:textbox>
                  </v:shape>
                  <v:shape id="TextBox 15" o:spid="_x0000_s1034" type="#_x0000_t202" style="position:absolute;left:38217;top:11263;width:7906;height:5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" filled="f" stroked="f">
                    <v:textbox style="mso-fit-shape-to-text:t">
                      <w:txbxContent>
                        <w:p w14:paraId="4D2EB5E7"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 xml:space="preserve">Mobility </w:t>
                          </w:r>
                        </w:p>
                        <w:p w14:paraId="14052E6B"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(500-1,000 km/h)</w:t>
                          </w:r>
                        </w:p>
                      </w:txbxContent>
                    </v:textbox>
                  </v:shape>
                  <v:shape id="TextBox 17" o:spid="_x0000_s1035" type="#_x0000_t202" style="position:absolute;left:44312;top:15852;width:7715;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" filled="f" stroked="f">
                    <v:textbox style="mso-fit-shape-to-text:t">
                      <w:txbxContent>
                        <w:p w14:paraId="25D28DFF"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Latency</w:t>
                          </w:r>
                        </w:p>
                        <w:p w14:paraId="199E4249"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(0.1-1ms)</w:t>
                          </w:r>
                        </w:p>
                      </w:txbxContent>
                    </v:textbox>
                  </v:shape>
                  <v:shape id="TextBox 19" o:spid="_x0000_s1036" type="#_x0000_t202" style="position:absolute;left:46184;top:21710;width:12586;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" filled="f" stroked="f">
                    <v:textbox style="mso-fit-shape-to-text:t">
                      <w:txbxContent>
                        <w:p w14:paraId="6761AB68"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Reliability</w:t>
                          </w:r>
                        </w:p>
                        <w:p w14:paraId="28F99A29"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(1-10</w:t>
                          </w:r>
                          <w:r>
                            <w:rPr>
                              <w:rFonts w:asciiTheme="minorHAnsi" w:hAnsi="Calibri" w:cstheme="minorBidi"/>
                              <w:color w:val="000000" w:themeColor="text1"/>
                              <w:kern w:val="24"/>
                              <w:position w:val="6"/>
                              <w:sz w:val="20"/>
                              <w:szCs w:val="20"/>
                              <w:vertAlign w:val="superscript"/>
                            </w:rPr>
                            <w:t>-5</w:t>
                          </w:r>
                          <w:r>
                            <w:rPr>
                              <w:rFonts w:asciiTheme="minorHAnsi" w:hAnsi="Calibri" w:cstheme="minorBidi"/>
                              <w:color w:val="000000" w:themeColor="text1"/>
                              <w:kern w:val="24"/>
                              <w:sz w:val="20"/>
                              <w:szCs w:val="20"/>
                            </w:rPr>
                            <w:t>-1-10</w:t>
                          </w:r>
                          <w:r>
                            <w:rPr>
                              <w:rFonts w:asciiTheme="minorHAnsi" w:hAnsi="Calibri" w:cstheme="minorBidi"/>
                              <w:color w:val="000000" w:themeColor="text1"/>
                              <w:kern w:val="24"/>
                              <w:position w:val="6"/>
                              <w:sz w:val="20"/>
                              <w:szCs w:val="20"/>
                              <w:vertAlign w:val="superscript"/>
                            </w:rPr>
                            <w:t>-7</w:t>
                          </w:r>
                          <w:r>
                            <w:rPr>
                              <w:rFonts w:asciiTheme="minorHAnsi" w:hAnsi="Calibri" w:cstheme="minorBidi"/>
                              <w:color w:val="000000" w:themeColor="text1"/>
                              <w:kern w:val="24"/>
                              <w:sz w:val="20"/>
                              <w:szCs w:val="20"/>
                            </w:rPr>
                            <w:t>)</w:t>
                          </w:r>
                        </w:p>
                      </w:txbxContent>
                    </v:textbox>
                  </v:shape>
                  <v:shape id="TextBox 21" o:spid="_x0000_s1037" type="#_x0000_t202" style="position:absolute;left:48938;top:28992;width:10859;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" filled="f" stroked="f">
                    <v:textbox style="mso-fit-shape-to-text:t">
                      <w:txbxContent>
                        <w:p w14:paraId="0A9BE785"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Security, privacy, and resilience</w:t>
                          </w:r>
                        </w:p>
                      </w:txbxContent>
                    </v:textbox>
                  </v:shape>
                  <v:shape id="TextBox 22" o:spid="_x0000_s1038" type="#_x0000_t202" style="position:absolute;left:23309;top:30849;width:3689;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" filled="f" stroked="f">
                    <v:textbox style="mso-fit-shape-to-text:t">
                      <w:txbxContent>
                        <w:p w14:paraId="1A0D9DE1" w14:textId="77777777" w:rsidR="004164A3" w:rsidRDefault="004164A3" w:rsidP="004164A3">
                          <w:pPr>
                            <w:pStyle w:val="NormalWeb"/>
                            <w:spacing w:before="0" w:beforeAutospacing="0" w:after="0" w:afterAutospacing="0"/>
                          </w:pPr>
                          <w:r>
                            <w:rPr>
                              <w:rFonts w:asciiTheme="minorHAnsi" w:hAnsi="Calibri" w:cstheme="minorBidi"/>
                              <w:color w:val="000000" w:themeColor="text1"/>
                              <w:kern w:val="24"/>
                              <w:sz w:val="20"/>
                              <w:szCs w:val="20"/>
                            </w:rPr>
                            <w:t>20</w:t>
                          </w:r>
                        </w:p>
                      </w:txbxContent>
                    </v:textbox>
                  </v:shape>
                  <v:shape id="TextBox 23" o:spid="_x0000_s1039" type="#_x0000_t202" style="position:absolute;left:23861;top:27414;width:4349;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" filled="f" stroked="f">
                    <v:textbox style="mso-fit-shape-to-text:t">
                      <w:txbxContent>
                        <w:p w14:paraId="176E7BEF" w14:textId="77777777" w:rsidR="004164A3" w:rsidRDefault="004164A3" w:rsidP="004164A3">
                          <w:pPr>
                            <w:pStyle w:val="NormalWeb"/>
                            <w:spacing w:before="0" w:beforeAutospacing="0" w:after="0" w:afterAutospacing="0"/>
                          </w:pPr>
                          <w:r>
                            <w:rPr>
                              <w:rFonts w:asciiTheme="minorHAnsi" w:hAnsi="Calibri" w:cstheme="minorBidi"/>
                              <w:color w:val="000000" w:themeColor="text1"/>
                              <w:kern w:val="24"/>
                              <w:sz w:val="20"/>
                              <w:szCs w:val="20"/>
                            </w:rPr>
                            <w:t>100</w:t>
                          </w:r>
                        </w:p>
                      </w:txbxContent>
                    </v:textbox>
                  </v:shape>
                  <v:shape id="TextBox 24" o:spid="_x0000_s1040" type="#_x0000_t202" style="position:absolute;left:25492;top:23283;width:5077;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" filled="f" stroked="f">
                    <v:textbox style="mso-fit-shape-to-text:t">
                      <w:txbxContent>
                        <w:p w14:paraId="04954656" w14:textId="77777777" w:rsidR="004164A3" w:rsidRDefault="004164A3" w:rsidP="004164A3">
                          <w:pPr>
                            <w:pStyle w:val="NormalWeb"/>
                            <w:spacing w:before="0" w:beforeAutospacing="0" w:after="0" w:afterAutospacing="0"/>
                          </w:pPr>
                          <w:r>
                            <w:rPr>
                              <w:rFonts w:asciiTheme="minorHAnsi" w:hAnsi="Calibri" w:cstheme="minorBidi"/>
                              <w:color w:val="000000" w:themeColor="text1"/>
                              <w:kern w:val="24"/>
                              <w:sz w:val="20"/>
                              <w:szCs w:val="20"/>
                            </w:rPr>
                            <w:t xml:space="preserve">3x of IMT-A </w:t>
                          </w:r>
                        </w:p>
                      </w:txbxContent>
                    </v:textbox>
                  </v:shape>
                  <v:shape id="TextBox 26" o:spid="_x0000_s1041" type="#_x0000_t202" style="position:absolute;left:29562;top:22520;width:3252;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" filled="f" stroked="f">
                    <v:textbox style="mso-fit-shape-to-text:t">
                      <w:txbxContent>
                        <w:p w14:paraId="6DB801CB" w14:textId="77777777" w:rsidR="004164A3" w:rsidRDefault="004164A3" w:rsidP="004164A3">
                          <w:pPr>
                            <w:pStyle w:val="NormalWeb"/>
                            <w:spacing w:before="0" w:beforeAutospacing="0" w:after="0" w:afterAutospacing="0"/>
                          </w:pPr>
                          <w:r>
                            <w:rPr>
                              <w:rFonts w:asciiTheme="minorHAnsi" w:hAnsi="Calibri" w:cstheme="minorBidi"/>
                              <w:color w:val="000000" w:themeColor="text1"/>
                              <w:kern w:val="24"/>
                              <w:sz w:val="20"/>
                              <w:szCs w:val="20"/>
                            </w:rPr>
                            <w:t>10</w:t>
                          </w:r>
                        </w:p>
                      </w:txbxContent>
                    </v:textbox>
                  </v:shape>
                  <v:shape id="TextBox 27" o:spid="_x0000_s1042" type="#_x0000_t202" style="position:absolute;left:33052;top:21782;width:3848;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" filled="f" stroked="f">
                    <v:textbox style="mso-fit-shape-to-text:t">
                      <w:txbxContent>
                        <w:p w14:paraId="4729BD8F" w14:textId="77777777" w:rsidR="004164A3" w:rsidRDefault="004164A3" w:rsidP="004164A3">
                          <w:pPr>
                            <w:pStyle w:val="NormalWeb"/>
                            <w:spacing w:before="0" w:beforeAutospacing="0" w:after="0" w:afterAutospacing="0"/>
                          </w:pPr>
                          <w:r>
                            <w:rPr>
                              <w:rFonts w:asciiTheme="minorHAnsi" w:hAnsi="Calibri" w:cstheme="minorBidi"/>
                              <w:color w:val="000000" w:themeColor="text1"/>
                              <w:kern w:val="24"/>
                              <w:sz w:val="20"/>
                              <w:szCs w:val="20"/>
                            </w:rPr>
                            <w:t>10</w:t>
                          </w:r>
                          <w:r>
                            <w:rPr>
                              <w:rFonts w:asciiTheme="minorHAnsi" w:hAnsi="Calibri" w:cstheme="minorBidi"/>
                              <w:color w:val="000000" w:themeColor="text1"/>
                              <w:kern w:val="24"/>
                              <w:position w:val="6"/>
                              <w:sz w:val="20"/>
                              <w:szCs w:val="20"/>
                              <w:vertAlign w:val="superscript"/>
                            </w:rPr>
                            <w:t>6</w:t>
                          </w:r>
                        </w:p>
                      </w:txbxContent>
                    </v:textbox>
                  </v:shape>
                  <v:shape id="TextBox 28" o:spid="_x0000_s1043" type="#_x0000_t202" style="position:absolute;left:36682;top:22415;width:3842;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2759F7AF" w14:textId="77777777" w:rsidR="004164A3" w:rsidRDefault="004164A3" w:rsidP="004164A3">
                          <w:pPr>
                            <w:pStyle w:val="NormalWeb"/>
                            <w:spacing w:before="0" w:beforeAutospacing="0" w:after="0" w:afterAutospacing="0"/>
                          </w:pPr>
                          <w:r>
                            <w:rPr>
                              <w:rFonts w:asciiTheme="minorHAnsi" w:hAnsi="Calibri" w:cstheme="minorBidi"/>
                              <w:color w:val="000000" w:themeColor="text1"/>
                              <w:kern w:val="24"/>
                              <w:sz w:val="20"/>
                              <w:szCs w:val="20"/>
                            </w:rPr>
                            <w:t>500</w:t>
                          </w:r>
                        </w:p>
                      </w:txbxContent>
                    </v:textbox>
                  </v:shape>
                  <v:shape id="TextBox 29" o:spid="_x0000_s1044" type="#_x0000_t202" style="position:absolute;left:40576;top:24459;width:3844;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" filled="f" stroked="f">
                    <v:textbox style="mso-fit-shape-to-text:t">
                      <w:txbxContent>
                        <w:p w14:paraId="417FBB28" w14:textId="77777777" w:rsidR="004164A3" w:rsidRDefault="004164A3" w:rsidP="004164A3">
                          <w:pPr>
                            <w:pStyle w:val="NormalWeb"/>
                            <w:spacing w:before="0" w:beforeAutospacing="0" w:after="0" w:afterAutospacing="0"/>
                          </w:pPr>
                          <w:r>
                            <w:rPr>
                              <w:rFonts w:asciiTheme="minorHAnsi" w:hAnsi="Calibri" w:cstheme="minorBidi"/>
                              <w:color w:val="000000" w:themeColor="text1"/>
                              <w:kern w:val="24"/>
                              <w:sz w:val="20"/>
                              <w:szCs w:val="20"/>
                            </w:rPr>
                            <w:t>1</w:t>
                          </w:r>
                        </w:p>
                      </w:txbxContent>
                    </v:textbox>
                  </v:shape>
                  <v:shape id="TextBox 30" o:spid="_x0000_s1045" type="#_x0000_t202" style="position:absolute;left:41701;top:27478;width:5080;height:28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" filled="f" stroked="f">
                    <v:textbox style="mso-fit-shape-to-text:t">
                      <w:txbxContent>
                        <w:p w14:paraId="5C3BCB6A" w14:textId="77777777" w:rsidR="004164A3" w:rsidRDefault="004164A3" w:rsidP="004164A3">
                          <w:pPr>
                            <w:pStyle w:val="NormalWeb"/>
                            <w:spacing w:before="0" w:beforeAutospacing="0" w:after="0" w:afterAutospacing="0"/>
                          </w:pPr>
                          <w:r>
                            <w:rPr>
                              <w:rFonts w:asciiTheme="minorHAnsi" w:hAnsi="Calibri" w:cstheme="minorBidi"/>
                              <w:color w:val="000000" w:themeColor="text1"/>
                              <w:kern w:val="24"/>
                              <w:sz w:val="20"/>
                              <w:szCs w:val="20"/>
                            </w:rPr>
                            <w:t>1-10</w:t>
                          </w:r>
                          <w:r>
                            <w:rPr>
                              <w:rFonts w:asciiTheme="minorHAnsi" w:hAnsi="Calibri" w:cstheme="minorBidi"/>
                              <w:color w:val="000000" w:themeColor="text1"/>
                              <w:kern w:val="24"/>
                              <w:position w:val="6"/>
                              <w:sz w:val="20"/>
                              <w:szCs w:val="20"/>
                              <w:vertAlign w:val="superscript"/>
                            </w:rPr>
                            <w:t>-5</w:t>
                          </w:r>
                        </w:p>
                      </w:txbxContent>
                    </v:textbox>
                  </v:shape>
                  <v:shape id="TextBox 31" o:spid="_x0000_s1046" type="#_x0000_t202" style="position:absolute;left:10870;top:35100;width:9496;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" filled="f" stroked="f">
                    <v:textbox style="mso-fit-shape-to-text:t">
                      <w:txbxContent>
                        <w:p w14:paraId="7CF79232" w14:textId="77777777" w:rsidR="004164A3" w:rsidRDefault="004164A3" w:rsidP="004164A3">
                          <w:pPr>
                            <w:pStyle w:val="NormalWeb"/>
                            <w:spacing w:before="0" w:beforeAutospacing="0" w:after="0" w:afterAutospacing="0"/>
                          </w:pPr>
                          <w:r>
                            <w:rPr>
                              <w:rFonts w:asciiTheme="minorHAnsi" w:hAnsi="Calibri" w:cstheme="minorBidi"/>
                              <w:color w:val="000000" w:themeColor="text1"/>
                              <w:kern w:val="24"/>
                              <w:sz w:val="20"/>
                              <w:szCs w:val="20"/>
                            </w:rPr>
                            <w:t>Coverage</w:t>
                          </w:r>
                        </w:p>
                        <w:p w14:paraId="40B08F8F" w14:textId="77777777" w:rsidR="004164A3" w:rsidRDefault="004164A3" w:rsidP="004164A3">
                          <w:pPr>
                            <w:pStyle w:val="NormalWeb"/>
                            <w:spacing w:before="0" w:beforeAutospacing="0" w:after="0" w:afterAutospacing="0"/>
                          </w:pPr>
                          <w:r>
                            <w:rPr>
                              <w:rFonts w:asciiTheme="minorHAnsi" w:hAnsi="Calibri" w:cstheme="minorBidi"/>
                              <w:color w:val="000000" w:themeColor="text1"/>
                              <w:kern w:val="24"/>
                              <w:sz w:val="20"/>
                              <w:szCs w:val="20"/>
                            </w:rPr>
                            <w:t>[140-160dB]</w:t>
                          </w:r>
                        </w:p>
                      </w:txbxContent>
                    </v:textbox>
                  </v:shape>
                  <v:shape id="TextBox 33" o:spid="_x0000_s1047" type="#_x0000_t202" style="position:absolute;left:14012;top:41906;width:7716;height:4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" filled="f" stroked="f">
                    <v:textbox style="mso-fit-shape-to-text:t">
                      <w:txbxContent>
                        <w:p w14:paraId="5080437B"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Positioning</w:t>
                          </w:r>
                        </w:p>
                        <w:p w14:paraId="63A99A0D"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(1-10 cm)</w:t>
                          </w:r>
                        </w:p>
                      </w:txbxContent>
                    </v:textbox>
                  </v:shape>
                  <v:shape id="TextBox 34" o:spid="_x0000_s1048" type="#_x0000_t202" style="position:absolute;left:16834;top:47286;width:10858;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" filled="f" stroked="f">
                    <v:textbox style="mso-fit-shape-to-text:t">
                      <w:txbxContent>
                        <w:p w14:paraId="7C87D2CA"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Sensing-related capabilities</w:t>
                          </w:r>
                        </w:p>
                      </w:txbxContent>
                    </v:textbox>
                  </v:shape>
                  <v:shape id="TextBox 35" o:spid="_x0000_s1049" type="#_x0000_t202" style="position:absolute;left:24425;top:49567;width:7715;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" filled="f" stroked="f">
                    <v:textbox style="mso-fit-shape-to-text:t">
                      <w:txbxContent>
                        <w:p w14:paraId="01AE8912"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AI-related capabilities</w:t>
                          </w:r>
                        </w:p>
                      </w:txbxContent>
                    </v:textbox>
                  </v:shape>
                  <v:shape id="TextBox 36" o:spid="_x0000_s1050" type="#_x0000_t202" style="position:absolute;left:30669;top:53642;width:8746;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" filled="f" stroked="f">
                    <v:textbox style="mso-fit-shape-to-text:t">
                      <w:txbxContent>
                        <w:p w14:paraId="1FCD2A6B" w14:textId="77777777" w:rsidR="004164A3" w:rsidRDefault="004164A3" w:rsidP="004164A3">
                          <w:pPr>
                            <w:pStyle w:val="NormalWeb"/>
                            <w:spacing w:before="0" w:beforeAutospacing="0" w:after="0" w:afterAutospacing="0"/>
                          </w:pPr>
                          <w:r>
                            <w:rPr>
                              <w:rFonts w:asciiTheme="minorHAnsi" w:hAnsi="Calibri" w:cstheme="minorBidi"/>
                              <w:color w:val="000000" w:themeColor="text1"/>
                              <w:kern w:val="24"/>
                              <w:sz w:val="20"/>
                              <w:szCs w:val="20"/>
                            </w:rPr>
                            <w:t>Sustainability</w:t>
                          </w:r>
                        </w:p>
                      </w:txbxContent>
                    </v:textbox>
                  </v:shape>
                  <v:shape id="TextBox 37" o:spid="_x0000_s1051" type="#_x0000_t202" style="position:absolute;left:37310;top:50229;width:8746;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" filled="f" stroked="f">
                    <v:textbox style="mso-fit-shape-to-text:t">
                      <w:txbxContent>
                        <w:p w14:paraId="1CE10B2A"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Energy efficiency</w:t>
                          </w:r>
                        </w:p>
                      </w:txbxContent>
                    </v:textbox>
                  </v:shape>
                  <v:shape id="TextBox 38" o:spid="_x0000_s1052" type="#_x0000_t202" style="position:absolute;left:43083;top:46668;width:8746;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" filled="f" stroked="f">
                    <v:textbox style="mso-fit-shape-to-text:t">
                      <w:txbxContent>
                        <w:p w14:paraId="00760EE5"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Waveform Efficiency</w:t>
                          </w:r>
                        </w:p>
                      </w:txbxContent>
                    </v:textbox>
                  </v:shape>
                  <v:shape id="TextBox 39" o:spid="_x0000_s1053" type="#_x0000_t202" style="position:absolute;left:47000;top:40874;width:10073;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" filled="f" stroked="f">
                    <v:textbox style="mso-fit-shape-to-text:t">
                      <w:txbxContent>
                        <w:p w14:paraId="4C26295A"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Interface Interoperability</w:t>
                          </w:r>
                        </w:p>
                      </w:txbxContent>
                    </v:textbox>
                  </v:shape>
                  <v:shape id="TextBox 40" o:spid="_x0000_s1054" type="#_x0000_t202" style="position:absolute;left:49331;top:35619;width:10073;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" filled="f" stroked="f">
                    <v:textbox style="mso-fit-shape-to-text:t">
                      <w:txbxContent>
                        <w:p w14:paraId="6F0D4A72" w14:textId="77777777" w:rsidR="004164A3" w:rsidRDefault="004164A3" w:rsidP="004164A3">
                          <w:pPr>
                            <w:pStyle w:val="NormalWeb"/>
                            <w:spacing w:before="0" w:beforeAutospacing="0" w:after="0" w:afterAutospacing="0"/>
                            <w:jc w:val="center"/>
                          </w:pPr>
                          <w:r>
                            <w:rPr>
                              <w:rFonts w:asciiTheme="minorHAnsi" w:hAnsi="Calibri" w:cstheme="minorBidi"/>
                              <w:color w:val="000000" w:themeColor="text1"/>
                              <w:kern w:val="24"/>
                              <w:sz w:val="20"/>
                              <w:szCs w:val="20"/>
                            </w:rPr>
                            <w:t>Compossibility</w:t>
                          </w:r>
                        </w:p>
                      </w:txbxContent>
                    </v:textbox>
                  </v:shape>
                  <v:shape id="TextBox 41" o:spid="_x0000_s1055" type="#_x0000_t202" style="position:absolute;left:2874;top:6437;width:17961;height:7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" filled="f" stroked="f">
                    <v:textbox style="mso-fit-shape-to-text:t">
                      <w:txbxContent>
                        <w:p w14:paraId="6BEDDA2B" w14:textId="77777777" w:rsidR="004164A3" w:rsidRDefault="004164A3" w:rsidP="004164A3">
                          <w:pPr>
                            <w:pStyle w:val="NormalWeb"/>
                            <w:spacing w:before="0" w:beforeAutospacing="0" w:after="0" w:afterAutospacing="0"/>
                            <w:jc w:val="center"/>
                          </w:pPr>
                          <w:r>
                            <w:rPr>
                              <w:rFonts w:asciiTheme="minorHAnsi" w:hAnsi="Calibri" w:cstheme="minorBidi"/>
                              <w:color w:val="12AF5A"/>
                              <w:kern w:val="24"/>
                              <w:sz w:val="30"/>
                              <w:szCs w:val="30"/>
                            </w:rPr>
                            <w:t>Enhanced capabilities from IMT-2020</w:t>
                          </w:r>
                        </w:p>
                      </w:txbxContent>
                    </v:textbox>
                  </v:shape>
                  <v:shape id="TextBox 42" o:spid="_x0000_s1056" type="#_x0000_t202" style="position:absolute;left:24657;width:21395;height:7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" filled="f" stroked="f">
                    <v:textbox style="mso-fit-shape-to-text:t">
                      <w:txbxContent>
                        <w:p w14:paraId="1ED78D0C" w14:textId="77777777" w:rsidR="004164A3" w:rsidRDefault="004164A3" w:rsidP="004164A3">
                          <w:pPr>
                            <w:pStyle w:val="NormalWeb"/>
                            <w:spacing w:before="0" w:beforeAutospacing="0" w:after="0" w:afterAutospacing="0"/>
                            <w:jc w:val="center"/>
                          </w:pPr>
                          <w:r>
                            <w:rPr>
                              <w:rFonts w:asciiTheme="minorHAnsi" w:hAnsi="Calibri" w:cstheme="minorBidi"/>
                              <w:b/>
                              <w:bCs/>
                              <w:color w:val="000000" w:themeColor="text1"/>
                              <w:kern w:val="24"/>
                              <w:sz w:val="40"/>
                              <w:szCs w:val="40"/>
                            </w:rPr>
                            <w:t>Capabilities of</w:t>
                          </w:r>
                        </w:p>
                        <w:p w14:paraId="4E4ACEB7" w14:textId="77777777" w:rsidR="004164A3" w:rsidRDefault="004164A3" w:rsidP="004164A3">
                          <w:pPr>
                            <w:pStyle w:val="NormalWeb"/>
                            <w:spacing w:before="0" w:beforeAutospacing="0" w:after="0" w:afterAutospacing="0"/>
                            <w:jc w:val="center"/>
                          </w:pPr>
                          <w:r>
                            <w:rPr>
                              <w:rFonts w:asciiTheme="minorHAnsi" w:hAnsi="Calibri" w:cstheme="minorBidi"/>
                              <w:b/>
                              <w:bCs/>
                              <w:color w:val="000000" w:themeColor="text1"/>
                              <w:kern w:val="24"/>
                              <w:sz w:val="40"/>
                              <w:szCs w:val="40"/>
                            </w:rPr>
                            <w:t>IMT-2030</w:t>
                          </w:r>
                        </w:p>
                      </w:txbxContent>
                    </v:textbox>
                  </v:shape>
                  <v:shape id="TextBox 44" o:spid="_x0000_s1057" type="#_x0000_t202" style="position:absolute;left:48596;top:54031;width:15747;height:7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" filled="f" stroked="f">
                    <v:textbox style="mso-fit-shape-to-text:t">
                      <w:txbxContent>
                        <w:p w14:paraId="26E915A7" w14:textId="77777777" w:rsidR="004164A3" w:rsidRDefault="004164A3" w:rsidP="004164A3">
                          <w:pPr>
                            <w:pStyle w:val="NormalWeb"/>
                            <w:spacing w:before="0" w:beforeAutospacing="0" w:after="0" w:afterAutospacing="0"/>
                            <w:jc w:val="center"/>
                          </w:pPr>
                          <w:r>
                            <w:rPr>
                              <w:rFonts w:asciiTheme="minorHAnsi" w:hAnsi="Calibri" w:cstheme="minorBidi"/>
                              <w:color w:val="1EBDED"/>
                              <w:kern w:val="24"/>
                              <w:sz w:val="30"/>
                              <w:szCs w:val="30"/>
                            </w:rPr>
                            <w:t xml:space="preserve">New </w:t>
                          </w:r>
                        </w:p>
                        <w:p w14:paraId="56F072F8" w14:textId="77777777" w:rsidR="004164A3" w:rsidRDefault="004164A3" w:rsidP="004164A3">
                          <w:pPr>
                            <w:pStyle w:val="NormalWeb"/>
                            <w:spacing w:before="0" w:beforeAutospacing="0" w:after="0" w:afterAutospacing="0"/>
                            <w:jc w:val="center"/>
                          </w:pPr>
                          <w:r>
                            <w:rPr>
                              <w:rFonts w:asciiTheme="minorHAnsi" w:hAnsi="Calibri" w:cstheme="minorBidi"/>
                              <w:color w:val="1EBDED"/>
                              <w:kern w:val="24"/>
                              <w:sz w:val="30"/>
                              <w:szCs w:val="30"/>
                            </w:rPr>
                            <w:t>capabilities of IMT-2030</w:t>
                          </w:r>
                        </w:p>
                      </w:txbxContent>
                    </v:textbox>
                  </v:shape>
                  <v:shape id="TextBox 45" o:spid="_x0000_s1058" type="#_x0000_t202" style="position:absolute;left:15716;top:63622;width:38354;height:4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" filled="f" stroked="f">
                    <v:textbox style="mso-fit-shape-to-text:t">
                      <w:txbxContent>
                        <w:p w14:paraId="617782FC" w14:textId="77777777" w:rsidR="004164A3" w:rsidRDefault="004164A3" w:rsidP="004164A3">
                          <w:pPr>
                            <w:pStyle w:val="NormalWeb"/>
                            <w:spacing w:before="0" w:beforeAutospacing="0" w:after="0" w:afterAutospacing="0"/>
                          </w:pPr>
                          <w:r>
                            <w:rPr>
                              <w:rFonts w:asciiTheme="minorHAnsi" w:hAnsi="Calibri" w:cstheme="minorBidi"/>
                              <w:color w:val="000000" w:themeColor="text1"/>
                              <w:kern w:val="24"/>
                              <w:sz w:val="20"/>
                              <w:szCs w:val="20"/>
                            </w:rPr>
                            <w:t>Note: The range of values are only targets for research &amp; investigation.</w:t>
                          </w:r>
                        </w:p>
                      </w:txbxContent>
                    </v:textbox>
                  </v:shape>
                  <v:shape id="TextBox 51" o:spid="_x0000_s1059" type="#_x0000_t202" style="position:absolute;left:41882;top:37680;width:5077;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" filled="f" stroked="f">
                    <v:textbox style="mso-fit-shape-to-text:t">
                      <w:txbxContent>
                        <w:p w14:paraId="40E8F728" w14:textId="77777777" w:rsidR="004164A3" w:rsidRDefault="004164A3" w:rsidP="004164A3">
                          <w:pPr>
                            <w:pStyle w:val="NormalWeb"/>
                            <w:spacing w:before="0" w:beforeAutospacing="0" w:after="0" w:afterAutospacing="0"/>
                          </w:pPr>
                          <w:r>
                            <w:rPr>
                              <w:rFonts w:asciiTheme="minorHAnsi" w:hAnsi="Calibri" w:cstheme="minorBidi"/>
                              <w:color w:val="000000" w:themeColor="text1"/>
                              <w:kern w:val="24"/>
                              <w:sz w:val="20"/>
                              <w:szCs w:val="20"/>
                            </w:rPr>
                            <w:t>100%</w:t>
                          </w:r>
                        </w:p>
                      </w:txbxContent>
                    </v:textbox>
                  </v:shape>
                  <v:shape id="TextBox 59" o:spid="_x0000_s1060" type="#_x0000_t202" style="position:absolute;left:24151;top:31007;width:21395;height:5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" filled="f" stroked="f">
                    <v:textbox style="mso-fit-shape-to-text:t">
                      <w:txbxContent>
                        <w:p w14:paraId="445E8BCD" w14:textId="77777777" w:rsidR="004164A3" w:rsidRPr="008E73D2" w:rsidRDefault="004164A3" w:rsidP="004164A3">
                          <w:pPr>
                            <w:pStyle w:val="NormalWeb"/>
                            <w:spacing w:before="0" w:beforeAutospacing="0" w:after="0" w:afterAutospacing="0"/>
                            <w:jc w:val="center"/>
                            <w:rPr>
                              <w:color w:val="76923C" w:themeColor="accent3" w:themeShade="BF"/>
                            </w:rPr>
                          </w:pPr>
                          <w:r w:rsidRPr="008E73D2">
                            <w:rPr>
                              <w:rFonts w:asciiTheme="minorHAnsi" w:hAnsi="Calibri" w:cstheme="minorBidi"/>
                              <w:color w:val="76923C" w:themeColor="accent3" w:themeShade="BF"/>
                              <w:kern w:val="24"/>
                              <w:sz w:val="30"/>
                              <w:szCs w:val="30"/>
                            </w:rPr>
                            <w:t>Capabilities of</w:t>
                          </w:r>
                        </w:p>
                        <w:p w14:paraId="7A26223E" w14:textId="77777777" w:rsidR="004164A3" w:rsidRPr="008E73D2" w:rsidRDefault="004164A3" w:rsidP="004164A3">
                          <w:pPr>
                            <w:pStyle w:val="NormalWeb"/>
                            <w:spacing w:before="0" w:beforeAutospacing="0" w:after="0" w:afterAutospacing="0"/>
                            <w:jc w:val="center"/>
                            <w:rPr>
                              <w:color w:val="76923C" w:themeColor="accent3" w:themeShade="BF"/>
                            </w:rPr>
                          </w:pPr>
                          <w:r w:rsidRPr="008E73D2">
                            <w:rPr>
                              <w:rFonts w:asciiTheme="minorHAnsi" w:hAnsi="Calibri" w:cstheme="minorBidi"/>
                              <w:color w:val="76923C" w:themeColor="accent3" w:themeShade="BF"/>
                              <w:kern w:val="24"/>
                              <w:sz w:val="30"/>
                              <w:szCs w:val="30"/>
                            </w:rPr>
                            <w:t>IMT-2020</w:t>
                          </w:r>
                        </w:p>
                      </w:txbxContent>
                    </v:textbox>
                  </v:shape>
                </v:group>
                <w10:wrap anchorx="margin"/>
              </v:group>
            </w:pict>
          </mc:Fallback>
        </mc:AlternateContent>
      </w:r>
    </w:p>
    <w:p w14:paraId="72D32B00" w14:textId="77777777" w:rsidR="004164A3" w:rsidRDefault="004164A3" w:rsidP="004164A3">
      <w:pPr>
        <w:pStyle w:val="EditorsNote"/>
        <w:rPr>
          <w:rFonts w:eastAsia="Malgun Gothic"/>
          <w:lang w:eastAsia="ko-KR"/>
        </w:rPr>
      </w:pPr>
    </w:p>
    <w:p w14:paraId="2A25A3A0" w14:textId="77777777" w:rsidR="004164A3" w:rsidRDefault="004164A3" w:rsidP="004164A3">
      <w:pPr>
        <w:pStyle w:val="EditorsNote"/>
        <w:rPr>
          <w:rFonts w:eastAsia="Malgun Gothic"/>
          <w:lang w:eastAsia="ko-KR"/>
        </w:rPr>
      </w:pPr>
    </w:p>
    <w:p w14:paraId="0102F816" w14:textId="77777777" w:rsidR="004164A3" w:rsidRDefault="004164A3" w:rsidP="004164A3">
      <w:pPr>
        <w:pStyle w:val="EditorsNote"/>
        <w:rPr>
          <w:rFonts w:eastAsia="Malgun Gothic"/>
          <w:lang w:eastAsia="ko-KR"/>
        </w:rPr>
      </w:pPr>
    </w:p>
    <w:p w14:paraId="69F417FD" w14:textId="77777777" w:rsidR="004164A3" w:rsidRDefault="004164A3" w:rsidP="004164A3">
      <w:pPr>
        <w:pStyle w:val="EditorsNote"/>
        <w:rPr>
          <w:rFonts w:eastAsia="Malgun Gothic"/>
          <w:lang w:eastAsia="ko-KR"/>
        </w:rPr>
      </w:pPr>
    </w:p>
    <w:p w14:paraId="5449475C" w14:textId="77777777" w:rsidR="004164A3" w:rsidRDefault="004164A3" w:rsidP="004164A3">
      <w:pPr>
        <w:pStyle w:val="EditorsNote"/>
        <w:rPr>
          <w:rFonts w:eastAsia="Malgun Gothic"/>
          <w:lang w:eastAsia="ko-KR"/>
        </w:rPr>
      </w:pPr>
    </w:p>
    <w:p w14:paraId="1A4382CB" w14:textId="77777777" w:rsidR="004164A3" w:rsidRDefault="004164A3" w:rsidP="004164A3">
      <w:pPr>
        <w:pStyle w:val="EditorsNote"/>
        <w:rPr>
          <w:rFonts w:eastAsia="Malgun Gothic"/>
          <w:lang w:eastAsia="ko-KR"/>
        </w:rPr>
      </w:pPr>
    </w:p>
    <w:p w14:paraId="2AFD6E94" w14:textId="77777777" w:rsidR="004164A3" w:rsidRDefault="004164A3" w:rsidP="004164A3">
      <w:pPr>
        <w:pStyle w:val="EditorsNote"/>
        <w:rPr>
          <w:rFonts w:eastAsia="Malgun Gothic"/>
          <w:lang w:eastAsia="ko-KR"/>
        </w:rPr>
      </w:pPr>
    </w:p>
    <w:p w14:paraId="5787EC85" w14:textId="77777777" w:rsidR="004164A3" w:rsidRDefault="004164A3" w:rsidP="004164A3">
      <w:pPr>
        <w:pStyle w:val="EditorsNote"/>
        <w:rPr>
          <w:rFonts w:eastAsia="Malgun Gothic"/>
          <w:lang w:eastAsia="ko-KR"/>
        </w:rPr>
      </w:pPr>
    </w:p>
    <w:p w14:paraId="14899278" w14:textId="77777777" w:rsidR="004164A3" w:rsidRDefault="004164A3" w:rsidP="004164A3">
      <w:pPr>
        <w:pStyle w:val="EditorsNote"/>
        <w:rPr>
          <w:rFonts w:eastAsia="Malgun Gothic"/>
          <w:lang w:eastAsia="ko-KR"/>
        </w:rPr>
      </w:pPr>
    </w:p>
    <w:p w14:paraId="7CC4CB80" w14:textId="77777777" w:rsidR="004164A3" w:rsidRDefault="004164A3" w:rsidP="004164A3">
      <w:pPr>
        <w:pStyle w:val="EditorsNote"/>
        <w:rPr>
          <w:rFonts w:eastAsia="Malgun Gothic"/>
          <w:lang w:eastAsia="ko-KR"/>
        </w:rPr>
      </w:pPr>
    </w:p>
    <w:p w14:paraId="24BFD966" w14:textId="77777777" w:rsidR="004164A3" w:rsidRDefault="004164A3" w:rsidP="004164A3">
      <w:pPr>
        <w:pStyle w:val="EditorsNote"/>
        <w:rPr>
          <w:rFonts w:eastAsia="Malgun Gothic"/>
          <w:lang w:eastAsia="ko-KR"/>
        </w:rPr>
      </w:pPr>
    </w:p>
    <w:p w14:paraId="6F03E71B" w14:textId="77777777" w:rsidR="004164A3" w:rsidRDefault="004164A3" w:rsidP="004164A3">
      <w:pPr>
        <w:pStyle w:val="EditorsNote"/>
        <w:rPr>
          <w:rFonts w:eastAsia="Malgun Gothic"/>
          <w:lang w:eastAsia="ko-KR"/>
        </w:rPr>
      </w:pPr>
    </w:p>
    <w:p w14:paraId="03C5FAD6" w14:textId="77777777" w:rsidR="004164A3" w:rsidRDefault="004164A3" w:rsidP="004164A3">
      <w:pPr>
        <w:pStyle w:val="EditorsNote"/>
        <w:rPr>
          <w:rFonts w:eastAsia="Malgun Gothic"/>
          <w:lang w:eastAsia="ko-KR"/>
        </w:rPr>
      </w:pPr>
    </w:p>
    <w:p w14:paraId="5D349951" w14:textId="77777777" w:rsidR="004164A3" w:rsidRDefault="004164A3" w:rsidP="004164A3">
      <w:pPr>
        <w:pStyle w:val="EditorsNote"/>
        <w:rPr>
          <w:rFonts w:eastAsia="Malgun Gothic"/>
          <w:lang w:eastAsia="ko-KR"/>
        </w:rPr>
      </w:pPr>
    </w:p>
    <w:p w14:paraId="2407DFCE" w14:textId="77777777" w:rsidR="004164A3" w:rsidRDefault="004164A3" w:rsidP="00873B25">
      <w:pPr>
        <w:pStyle w:val="NormalWeb"/>
        <w:spacing w:before="0" w:beforeAutospacing="0" w:after="0" w:afterAutospacing="0"/>
        <w:rPr>
          <w:rFonts w:ascii="Arial" w:hAnsi="Arial" w:cs="Arial"/>
          <w:color w:val="000000"/>
          <w:sz w:val="22"/>
          <w:szCs w:val="22"/>
        </w:rPr>
      </w:pPr>
    </w:p>
    <w:p w14:paraId="49A11799" w14:textId="77777777" w:rsidR="004164A3" w:rsidRDefault="004164A3" w:rsidP="00873B25">
      <w:pPr>
        <w:pStyle w:val="NormalWeb"/>
        <w:spacing w:before="0" w:beforeAutospacing="0" w:after="0" w:afterAutospacing="0"/>
        <w:rPr>
          <w:rFonts w:ascii="Arial" w:hAnsi="Arial" w:cs="Arial"/>
          <w:color w:val="000000"/>
          <w:sz w:val="22"/>
          <w:szCs w:val="22"/>
        </w:rPr>
      </w:pPr>
    </w:p>
    <w:p w14:paraId="49A187D2" w14:textId="77777777" w:rsidR="004164A3" w:rsidRDefault="004164A3" w:rsidP="00873B25">
      <w:pPr>
        <w:pStyle w:val="NormalWeb"/>
        <w:spacing w:before="0" w:beforeAutospacing="0" w:after="0" w:afterAutospacing="0"/>
      </w:pPr>
    </w:p>
    <w:p w14:paraId="424BC27C" w14:textId="68F410C4" w:rsidR="00873B25" w:rsidRDefault="00873B25">
      <w:pPr>
        <w:tabs>
          <w:tab w:val="clear" w:pos="1134"/>
          <w:tab w:val="clear" w:pos="1871"/>
          <w:tab w:val="clear" w:pos="2268"/>
        </w:tabs>
        <w:overflowPunct/>
        <w:autoSpaceDE/>
        <w:autoSpaceDN/>
        <w:adjustRightInd/>
        <w:spacing w:before="0"/>
        <w:textAlignment w:val="auto"/>
        <w:rPr>
          <w:lang w:eastAsia="ja-JP"/>
        </w:rPr>
      </w:pPr>
    </w:p>
    <w:p w14:paraId="76340C7C" w14:textId="45CFF6B8" w:rsidR="004164A3" w:rsidRDefault="004164A3">
      <w:pPr>
        <w:tabs>
          <w:tab w:val="clear" w:pos="1134"/>
          <w:tab w:val="clear" w:pos="1871"/>
          <w:tab w:val="clear" w:pos="2268"/>
        </w:tabs>
        <w:overflowPunct/>
        <w:autoSpaceDE/>
        <w:autoSpaceDN/>
        <w:adjustRightInd/>
        <w:spacing w:before="0"/>
        <w:textAlignment w:val="auto"/>
        <w:rPr>
          <w:lang w:eastAsia="ja-JP"/>
        </w:rPr>
      </w:pPr>
    </w:p>
    <w:p w14:paraId="5638CC7B" w14:textId="5C096A24" w:rsidR="004164A3" w:rsidRDefault="004164A3">
      <w:pPr>
        <w:tabs>
          <w:tab w:val="clear" w:pos="1134"/>
          <w:tab w:val="clear" w:pos="1871"/>
          <w:tab w:val="clear" w:pos="2268"/>
        </w:tabs>
        <w:overflowPunct/>
        <w:autoSpaceDE/>
        <w:autoSpaceDN/>
        <w:adjustRightInd/>
        <w:spacing w:before="0"/>
        <w:textAlignment w:val="auto"/>
        <w:rPr>
          <w:lang w:eastAsia="ja-JP"/>
        </w:rPr>
      </w:pPr>
    </w:p>
    <w:p w14:paraId="7039D0A6" w14:textId="75066DE2" w:rsidR="004164A3" w:rsidRDefault="004164A3">
      <w:pPr>
        <w:tabs>
          <w:tab w:val="clear" w:pos="1134"/>
          <w:tab w:val="clear" w:pos="1871"/>
          <w:tab w:val="clear" w:pos="2268"/>
        </w:tabs>
        <w:overflowPunct/>
        <w:autoSpaceDE/>
        <w:autoSpaceDN/>
        <w:adjustRightInd/>
        <w:spacing w:before="0"/>
        <w:textAlignment w:val="auto"/>
        <w:rPr>
          <w:lang w:eastAsia="ja-JP"/>
        </w:rPr>
      </w:pPr>
    </w:p>
    <w:p w14:paraId="12B2616E" w14:textId="605062D8" w:rsidR="004164A3" w:rsidRDefault="004164A3">
      <w:pPr>
        <w:tabs>
          <w:tab w:val="clear" w:pos="1134"/>
          <w:tab w:val="clear" w:pos="1871"/>
          <w:tab w:val="clear" w:pos="2268"/>
        </w:tabs>
        <w:overflowPunct/>
        <w:autoSpaceDE/>
        <w:autoSpaceDN/>
        <w:adjustRightInd/>
        <w:spacing w:before="0"/>
        <w:textAlignment w:val="auto"/>
        <w:rPr>
          <w:lang w:eastAsia="ja-JP"/>
        </w:rPr>
      </w:pPr>
    </w:p>
    <w:p w14:paraId="06ECE6EB" w14:textId="49636ECE" w:rsidR="004164A3" w:rsidRDefault="004164A3">
      <w:pPr>
        <w:tabs>
          <w:tab w:val="clear" w:pos="1134"/>
          <w:tab w:val="clear" w:pos="1871"/>
          <w:tab w:val="clear" w:pos="2268"/>
        </w:tabs>
        <w:overflowPunct/>
        <w:autoSpaceDE/>
        <w:autoSpaceDN/>
        <w:adjustRightInd/>
        <w:spacing w:before="0"/>
        <w:textAlignment w:val="auto"/>
        <w:rPr>
          <w:lang w:eastAsia="ja-JP"/>
        </w:rPr>
      </w:pPr>
    </w:p>
    <w:p w14:paraId="069EBFD6" w14:textId="133236E8" w:rsidR="004164A3" w:rsidRDefault="004164A3">
      <w:pPr>
        <w:tabs>
          <w:tab w:val="clear" w:pos="1134"/>
          <w:tab w:val="clear" w:pos="1871"/>
          <w:tab w:val="clear" w:pos="2268"/>
        </w:tabs>
        <w:overflowPunct/>
        <w:autoSpaceDE/>
        <w:autoSpaceDN/>
        <w:adjustRightInd/>
        <w:spacing w:before="0"/>
        <w:textAlignment w:val="auto"/>
        <w:rPr>
          <w:lang w:eastAsia="ja-JP"/>
        </w:rPr>
      </w:pPr>
    </w:p>
    <w:p w14:paraId="087124AC" w14:textId="77988B69" w:rsidR="004164A3" w:rsidRDefault="004164A3">
      <w:pPr>
        <w:tabs>
          <w:tab w:val="clear" w:pos="1134"/>
          <w:tab w:val="clear" w:pos="1871"/>
          <w:tab w:val="clear" w:pos="2268"/>
        </w:tabs>
        <w:overflowPunct/>
        <w:autoSpaceDE/>
        <w:autoSpaceDN/>
        <w:adjustRightInd/>
        <w:spacing w:before="0"/>
        <w:textAlignment w:val="auto"/>
        <w:rPr>
          <w:lang w:eastAsia="ja-JP"/>
        </w:rPr>
      </w:pPr>
    </w:p>
    <w:p w14:paraId="32292C70" w14:textId="709A90BD" w:rsidR="004164A3" w:rsidRDefault="004164A3">
      <w:pPr>
        <w:tabs>
          <w:tab w:val="clear" w:pos="1134"/>
          <w:tab w:val="clear" w:pos="1871"/>
          <w:tab w:val="clear" w:pos="2268"/>
        </w:tabs>
        <w:overflowPunct/>
        <w:autoSpaceDE/>
        <w:autoSpaceDN/>
        <w:adjustRightInd/>
        <w:spacing w:before="0"/>
        <w:textAlignment w:val="auto"/>
        <w:rPr>
          <w:lang w:eastAsia="ja-JP"/>
        </w:rPr>
      </w:pPr>
    </w:p>
    <w:p w14:paraId="74AF8A82" w14:textId="0D619424" w:rsidR="004164A3" w:rsidRDefault="004164A3">
      <w:pPr>
        <w:tabs>
          <w:tab w:val="clear" w:pos="1134"/>
          <w:tab w:val="clear" w:pos="1871"/>
          <w:tab w:val="clear" w:pos="2268"/>
        </w:tabs>
        <w:overflowPunct/>
        <w:autoSpaceDE/>
        <w:autoSpaceDN/>
        <w:adjustRightInd/>
        <w:spacing w:before="0"/>
        <w:textAlignment w:val="auto"/>
        <w:rPr>
          <w:lang w:eastAsia="ja-JP"/>
        </w:rPr>
      </w:pPr>
    </w:p>
    <w:p w14:paraId="737CE6BE" w14:textId="19ACF3AC" w:rsidR="004164A3" w:rsidRDefault="004164A3">
      <w:pPr>
        <w:tabs>
          <w:tab w:val="clear" w:pos="1134"/>
          <w:tab w:val="clear" w:pos="1871"/>
          <w:tab w:val="clear" w:pos="2268"/>
        </w:tabs>
        <w:overflowPunct/>
        <w:autoSpaceDE/>
        <w:autoSpaceDN/>
        <w:adjustRightInd/>
        <w:spacing w:before="0"/>
        <w:textAlignment w:val="auto"/>
        <w:rPr>
          <w:lang w:eastAsia="ja-JP"/>
        </w:rPr>
      </w:pPr>
    </w:p>
    <w:p w14:paraId="1B0CCFA6" w14:textId="5586D5B1" w:rsidR="004164A3" w:rsidRDefault="004164A3">
      <w:pPr>
        <w:tabs>
          <w:tab w:val="clear" w:pos="1134"/>
          <w:tab w:val="clear" w:pos="1871"/>
          <w:tab w:val="clear" w:pos="2268"/>
        </w:tabs>
        <w:overflowPunct/>
        <w:autoSpaceDE/>
        <w:autoSpaceDN/>
        <w:adjustRightInd/>
        <w:spacing w:before="0"/>
        <w:textAlignment w:val="auto"/>
        <w:rPr>
          <w:lang w:eastAsia="ja-JP"/>
        </w:rPr>
      </w:pPr>
    </w:p>
    <w:p w14:paraId="30C0BE98" w14:textId="6D5C9825" w:rsidR="004164A3" w:rsidRDefault="004164A3">
      <w:pPr>
        <w:tabs>
          <w:tab w:val="clear" w:pos="1134"/>
          <w:tab w:val="clear" w:pos="1871"/>
          <w:tab w:val="clear" w:pos="2268"/>
        </w:tabs>
        <w:overflowPunct/>
        <w:autoSpaceDE/>
        <w:autoSpaceDN/>
        <w:adjustRightInd/>
        <w:spacing w:before="0"/>
        <w:textAlignment w:val="auto"/>
        <w:rPr>
          <w:lang w:eastAsia="ja-JP"/>
        </w:rPr>
      </w:pPr>
    </w:p>
    <w:p w14:paraId="1445B5DC" w14:textId="515E7A7C" w:rsidR="004164A3" w:rsidRDefault="004164A3">
      <w:pPr>
        <w:tabs>
          <w:tab w:val="clear" w:pos="1134"/>
          <w:tab w:val="clear" w:pos="1871"/>
          <w:tab w:val="clear" w:pos="2268"/>
        </w:tabs>
        <w:overflowPunct/>
        <w:autoSpaceDE/>
        <w:autoSpaceDN/>
        <w:adjustRightInd/>
        <w:spacing w:before="0"/>
        <w:textAlignment w:val="auto"/>
        <w:rPr>
          <w:lang w:eastAsia="ja-JP"/>
        </w:rPr>
      </w:pPr>
    </w:p>
    <w:p w14:paraId="308DBE6A" w14:textId="48CEBA67" w:rsidR="004164A3" w:rsidRDefault="004164A3">
      <w:pPr>
        <w:tabs>
          <w:tab w:val="clear" w:pos="1134"/>
          <w:tab w:val="clear" w:pos="1871"/>
          <w:tab w:val="clear" w:pos="2268"/>
        </w:tabs>
        <w:overflowPunct/>
        <w:autoSpaceDE/>
        <w:autoSpaceDN/>
        <w:adjustRightInd/>
        <w:spacing w:before="0"/>
        <w:textAlignment w:val="auto"/>
        <w:rPr>
          <w:lang w:eastAsia="ja-JP"/>
        </w:rPr>
      </w:pPr>
    </w:p>
    <w:p w14:paraId="3DD1EFB6" w14:textId="39E60158" w:rsidR="004164A3" w:rsidRDefault="004164A3">
      <w:pPr>
        <w:tabs>
          <w:tab w:val="clear" w:pos="1134"/>
          <w:tab w:val="clear" w:pos="1871"/>
          <w:tab w:val="clear" w:pos="2268"/>
        </w:tabs>
        <w:overflowPunct/>
        <w:autoSpaceDE/>
        <w:autoSpaceDN/>
        <w:adjustRightInd/>
        <w:spacing w:before="0"/>
        <w:textAlignment w:val="auto"/>
        <w:rPr>
          <w:lang w:eastAsia="ja-JP"/>
        </w:rPr>
      </w:pPr>
    </w:p>
    <w:p w14:paraId="47CE59D8" w14:textId="07495DCD" w:rsidR="004164A3" w:rsidRDefault="004164A3" w:rsidP="0040259E">
      <w:pPr>
        <w:tabs>
          <w:tab w:val="clear" w:pos="1134"/>
          <w:tab w:val="clear" w:pos="1871"/>
          <w:tab w:val="clear" w:pos="2268"/>
          <w:tab w:val="left" w:pos="1485"/>
        </w:tabs>
        <w:overflowPunct/>
        <w:autoSpaceDE/>
        <w:autoSpaceDN/>
        <w:adjustRightInd/>
        <w:spacing w:before="0"/>
        <w:textAlignment w:val="auto"/>
        <w:rPr>
          <w:lang w:eastAsia="ja-JP"/>
        </w:rPr>
      </w:pPr>
      <w:r>
        <w:rPr>
          <w:lang w:eastAsia="ja-JP"/>
        </w:rPr>
        <w:t>&lt;&lt; Note:</w:t>
      </w:r>
      <w:r w:rsidR="00D8785C">
        <w:rPr>
          <w:lang w:eastAsia="ja-JP"/>
        </w:rPr>
        <w:t xml:space="preserve"> </w:t>
      </w:r>
      <w:r w:rsidR="0040259E">
        <w:rPr>
          <w:lang w:eastAsia="ja-JP"/>
        </w:rPr>
        <w:tab/>
        <w:t xml:space="preserve">These changes are made in Section 2.5 over </w:t>
      </w:r>
      <w:r w:rsidR="0040259E">
        <w:rPr>
          <w:color w:val="000000"/>
        </w:rPr>
        <w:t>(Annex 3.7 to Doc. 5D/1668)</w:t>
      </w:r>
    </w:p>
    <w:p w14:paraId="0E7BAA6F" w14:textId="19BFF7ED" w:rsidR="00873B25" w:rsidRDefault="00873B25" w:rsidP="00873B25">
      <w:pPr>
        <w:pStyle w:val="Heading1"/>
        <w:spacing w:before="480" w:after="120"/>
        <w:rPr>
          <w:rFonts w:ascii="Arial" w:hAnsi="Arial" w:cs="Arial"/>
          <w:color w:val="000000"/>
          <w:sz w:val="46"/>
          <w:szCs w:val="46"/>
        </w:rPr>
      </w:pPr>
      <w:r>
        <w:rPr>
          <w:rFonts w:ascii="Arial" w:hAnsi="Arial" w:cs="Arial"/>
          <w:color w:val="000000"/>
          <w:sz w:val="46"/>
          <w:szCs w:val="46"/>
        </w:rPr>
        <w:lastRenderedPageBreak/>
        <w:t xml:space="preserve">5         </w:t>
      </w:r>
      <w:r>
        <w:rPr>
          <w:rStyle w:val="apple-tab-span"/>
          <w:rFonts w:ascii="Arial" w:hAnsi="Arial" w:cs="Arial"/>
          <w:color w:val="000000"/>
          <w:sz w:val="46"/>
          <w:szCs w:val="46"/>
        </w:rPr>
        <w:tab/>
      </w:r>
      <w:r>
        <w:rPr>
          <w:rFonts w:ascii="Arial" w:hAnsi="Arial" w:cs="Arial"/>
          <w:color w:val="000000"/>
          <w:sz w:val="46"/>
          <w:szCs w:val="46"/>
        </w:rPr>
        <w:t>Considerations of ongoing development</w:t>
      </w:r>
    </w:p>
    <w:p w14:paraId="7496F8A4" w14:textId="5ECD9899" w:rsidR="004164A3" w:rsidRDefault="004164A3" w:rsidP="004164A3"/>
    <w:p w14:paraId="10640A83" w14:textId="77777777" w:rsidR="004164A3" w:rsidRPr="004164A3" w:rsidRDefault="004164A3" w:rsidP="004164A3"/>
    <w:p w14:paraId="39462C2E" w14:textId="77777777" w:rsidR="00873B25" w:rsidRDefault="00873B25" w:rsidP="00873B25">
      <w:pPr>
        <w:pStyle w:val="NormalWeb"/>
        <w:spacing w:before="240" w:beforeAutospacing="0" w:after="240" w:afterAutospacing="0"/>
      </w:pPr>
      <w:r>
        <w:rPr>
          <w:rFonts w:ascii="Arial" w:hAnsi="Arial" w:cs="Arial"/>
          <w:color w:val="000000"/>
          <w:sz w:val="22"/>
          <w:szCs w:val="22"/>
        </w:rPr>
        <w:t xml:space="preserve">The objective of the development of IMT-2030 is to address the anticipated needs of users of mobile services in the years 2030 and beyond. </w:t>
      </w:r>
      <w:r>
        <w:rPr>
          <w:rFonts w:ascii="Arial" w:hAnsi="Arial" w:cs="Arial"/>
          <w:color w:val="000000"/>
          <w:sz w:val="22"/>
          <w:szCs w:val="22"/>
          <w:shd w:val="clear" w:color="auto" w:fill="00FFFF"/>
        </w:rPr>
        <w:t>This system is to be developed to deliver fiber broadband to every home and integrated dense wireless and optical network, with wireless communications primarily serving mobile users.</w:t>
      </w:r>
      <w:r>
        <w:rPr>
          <w:rFonts w:ascii="Arial" w:hAnsi="Arial" w:cs="Arial"/>
          <w:color w:val="000000"/>
          <w:sz w:val="22"/>
          <w:szCs w:val="22"/>
        </w:rPr>
        <w:t xml:space="preserve"> This section provides relationships between IMT</w:t>
      </w:r>
      <w:r>
        <w:rPr>
          <w:rFonts w:ascii="Arial" w:hAnsi="Arial" w:cs="Arial"/>
          <w:color w:val="000000"/>
          <w:sz w:val="22"/>
          <w:szCs w:val="22"/>
        </w:rPr>
        <w:noBreakHyphen/>
        <w:t>2030 and existing IMT, other access systems, timelines and focus areas for further study.</w:t>
      </w:r>
    </w:p>
    <w:p w14:paraId="5419C1F8" w14:textId="77777777" w:rsidR="00873B25" w:rsidRDefault="00873B25" w:rsidP="00873B25">
      <w:pPr>
        <w:pStyle w:val="Heading2"/>
        <w:spacing w:before="360" w:after="80"/>
      </w:pPr>
      <w:r>
        <w:rPr>
          <w:rFonts w:ascii="Arial" w:hAnsi="Arial" w:cs="Arial"/>
          <w:color w:val="000000"/>
          <w:sz w:val="34"/>
          <w:szCs w:val="34"/>
        </w:rPr>
        <w:t xml:space="preserve">5.1          </w:t>
      </w:r>
      <w:r>
        <w:rPr>
          <w:rStyle w:val="apple-tab-span"/>
          <w:rFonts w:ascii="Arial" w:hAnsi="Arial" w:cs="Arial"/>
          <w:color w:val="000000"/>
          <w:sz w:val="34"/>
          <w:szCs w:val="34"/>
        </w:rPr>
        <w:tab/>
      </w:r>
      <w:r>
        <w:rPr>
          <w:rFonts w:ascii="Arial" w:hAnsi="Arial" w:cs="Arial"/>
          <w:color w:val="000000"/>
          <w:sz w:val="34"/>
          <w:szCs w:val="34"/>
        </w:rPr>
        <w:t>Relationships</w:t>
      </w:r>
    </w:p>
    <w:p w14:paraId="7B331817" w14:textId="77777777" w:rsidR="00873B25" w:rsidRDefault="00873B25" w:rsidP="00873B25">
      <w:pPr>
        <w:pStyle w:val="Heading3"/>
        <w:spacing w:before="280" w:after="80"/>
      </w:pPr>
      <w:r>
        <w:rPr>
          <w:rFonts w:ascii="Arial" w:hAnsi="Arial" w:cs="Arial"/>
          <w:color w:val="000000"/>
          <w:sz w:val="26"/>
          <w:szCs w:val="26"/>
        </w:rPr>
        <w:t xml:space="preserve">5.1.1       </w:t>
      </w:r>
      <w:r>
        <w:rPr>
          <w:rStyle w:val="apple-tab-span"/>
          <w:rFonts w:ascii="Arial" w:hAnsi="Arial" w:cs="Arial"/>
          <w:color w:val="000000"/>
          <w:sz w:val="26"/>
          <w:szCs w:val="26"/>
        </w:rPr>
        <w:tab/>
      </w:r>
      <w:r>
        <w:rPr>
          <w:rFonts w:ascii="Arial" w:hAnsi="Arial" w:cs="Arial"/>
          <w:color w:val="000000"/>
          <w:sz w:val="26"/>
          <w:szCs w:val="26"/>
        </w:rPr>
        <w:t>Relationship between IMT-2030 and existing IMT</w:t>
      </w:r>
    </w:p>
    <w:p w14:paraId="723011C1" w14:textId="77777777" w:rsidR="00873B25" w:rsidRDefault="00873B25" w:rsidP="00873B25">
      <w:pPr>
        <w:pStyle w:val="NormalWeb"/>
        <w:spacing w:before="240" w:beforeAutospacing="0" w:after="240" w:afterAutospacing="0"/>
      </w:pPr>
      <w:r>
        <w:rPr>
          <w:rFonts w:ascii="Arial" w:hAnsi="Arial" w:cs="Arial"/>
          <w:color w:val="000000"/>
          <w:sz w:val="22"/>
          <w:szCs w:val="22"/>
        </w:rPr>
        <w:t>In order to support emerging usage scenarios and applications for 2030 and beyond, it is foreseen that development of IMT-2030 would be required to offer enhanced capabilities as described in § 4. The values of these capabilities go beyond those described in Recommendation</w:t>
      </w:r>
      <w:hyperlink r:id="rId14" w:history="1">
        <w:r>
          <w:rPr>
            <w:rStyle w:val="Hyperlink"/>
            <w:rFonts w:ascii="Arial" w:hAnsi="Arial" w:cs="Arial"/>
            <w:color w:val="000000"/>
            <w:sz w:val="22"/>
            <w:szCs w:val="22"/>
          </w:rPr>
          <w:t xml:space="preserve"> </w:t>
        </w:r>
        <w:r>
          <w:rPr>
            <w:rStyle w:val="Hyperlink"/>
            <w:rFonts w:ascii="Arial" w:hAnsi="Arial" w:cs="Arial"/>
            <w:color w:val="1155CC"/>
            <w:sz w:val="22"/>
            <w:szCs w:val="22"/>
          </w:rPr>
          <w:t>ITU-R M.2083</w:t>
        </w:r>
      </w:hyperlink>
      <w:r>
        <w:rPr>
          <w:rFonts w:ascii="Arial" w:hAnsi="Arial" w:cs="Arial"/>
          <w:color w:val="000000"/>
          <w:sz w:val="22"/>
          <w:szCs w:val="22"/>
        </w:rPr>
        <w:t>. The minimum technical requirements (and corresponding evaluation criteria) are to be defined by ITU</w:t>
      </w:r>
      <w:r>
        <w:rPr>
          <w:rFonts w:ascii="Arial" w:hAnsi="Arial" w:cs="Arial"/>
          <w:color w:val="000000"/>
          <w:sz w:val="22"/>
          <w:szCs w:val="22"/>
        </w:rPr>
        <w:noBreakHyphen/>
        <w:t>R based on these capabilities for IMT-2030. They could potentially be met by adding enhancements to existing IMT, incorporating new technology components and functionalities, and/or the development of new radio interface technologies.</w:t>
      </w:r>
    </w:p>
    <w:p w14:paraId="39260C6E" w14:textId="77777777" w:rsidR="00873B25" w:rsidRDefault="00873B25" w:rsidP="00873B25">
      <w:pPr>
        <w:pStyle w:val="NormalWeb"/>
        <w:spacing w:before="240" w:beforeAutospacing="0" w:after="240" w:afterAutospacing="0"/>
        <w:jc w:val="both"/>
      </w:pPr>
      <w:r>
        <w:rPr>
          <w:rFonts w:ascii="Arial" w:hAnsi="Arial" w:cs="Arial"/>
          <w:color w:val="000000"/>
          <w:sz w:val="22"/>
          <w:szCs w:val="22"/>
        </w:rPr>
        <w:t>Furthermore, IMT-2030 is envisaged to interwork with existing IMT.</w:t>
      </w:r>
    </w:p>
    <w:p w14:paraId="512EF3F6" w14:textId="214E0E5A" w:rsidR="00F74BC5" w:rsidRDefault="00D8785C" w:rsidP="00A31A83">
      <w:pPr>
        <w:pStyle w:val="NormalWeb"/>
        <w:spacing w:before="0" w:beforeAutospacing="0" w:after="0" w:afterAutospacing="0"/>
        <w:rPr>
          <w:caps/>
          <w:sz w:val="28"/>
          <w:lang w:eastAsia="ja-JP"/>
        </w:rPr>
      </w:pPr>
      <w:r>
        <w:rPr>
          <w:rFonts w:ascii="Arial" w:hAnsi="Arial" w:cs="Arial"/>
          <w:color w:val="000000"/>
          <w:sz w:val="22"/>
          <w:szCs w:val="22"/>
        </w:rPr>
        <w:t>&gt;&gt;</w:t>
      </w:r>
    </w:p>
    <w:p w14:paraId="68522730" w14:textId="77777777" w:rsidR="00C93C62" w:rsidRPr="00C93C62" w:rsidRDefault="00C93C62" w:rsidP="004164A3">
      <w:pPr>
        <w:pStyle w:val="AnnexNo"/>
        <w:rPr>
          <w:lang w:eastAsia="ja-JP"/>
        </w:rPr>
      </w:pPr>
    </w:p>
    <w:sectPr w:rsidR="00C93C62" w:rsidRPr="00C93C62" w:rsidSect="00D02712">
      <w:headerReference w:type="default" r:id="rId15"/>
      <w:footerReference w:type="default" r:id="rId16"/>
      <w:footerReference w:type="first" r:id="rId17"/>
      <w:pgSz w:w="11907" w:h="16834"/>
      <w:pgMar w:top="1418" w:right="1134" w:bottom="1418" w:left="1134" w:header="720" w:footer="720" w:gutter="0"/>
      <w:paperSrc w:first="15" w:other="15"/>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EE9CFB" w14:textId="77777777" w:rsidR="00FF3B8E" w:rsidRDefault="00FF3B8E">
      <w:r>
        <w:separator/>
      </w:r>
    </w:p>
  </w:endnote>
  <w:endnote w:type="continuationSeparator" w:id="0">
    <w:p w14:paraId="3984148F" w14:textId="77777777" w:rsidR="00FF3B8E" w:rsidRDefault="00FF3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2020603050405020304"/>
    <w:charset w:val="00"/>
    <w:family w:val="roman"/>
    <w:pitch w:val="variable"/>
    <w:sig w:usb0="00000007" w:usb1="00000000" w:usb2="00000000" w:usb3="00000000" w:csb0="00000093" w:csb1="00000000"/>
  </w:font>
  <w:font w:name="Times New Roman Bold">
    <w:altName w:val="Times New Roman"/>
    <w:panose1 w:val="02020803070505020304"/>
    <w:charset w:val="00"/>
    <w:family w:val="roman"/>
    <w:pitch w:val="variable"/>
    <w:sig w:usb0="00003A87" w:usb1="00000000" w:usb2="00000000" w:usb3="00000000" w:csb0="000000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20002A87" w:usb1="00000000" w:usb2="00000000"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Noto Sans SC Light">
    <w:altName w:val="Noto Sans SC Light"/>
    <w:panose1 w:val="00000000000000000000"/>
    <w:charset w:val="86"/>
    <w:family w:val="swiss"/>
    <w:notTrueType/>
    <w:pitch w:val="default"/>
    <w:sig w:usb0="00000001" w:usb1="080E0000" w:usb2="00000010" w:usb3="00000000" w:csb0="0004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267AD2" w14:textId="263A42F2" w:rsidR="00E00972" w:rsidRPr="002F7CB3" w:rsidRDefault="00E00972">
    <w:pPr>
      <w:pStyle w:val="Footer"/>
      <w:rPr>
        <w:lang w:val="en-US"/>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2E5DDE" w14:textId="25E14339" w:rsidR="0064339C" w:rsidRDefault="0064339C" w:rsidP="0064339C">
    <w:pPr>
      <w:pStyle w:val="Footer"/>
    </w:pPr>
    <w:r w:rsidRPr="00E83BBE">
      <w:rPr>
        <w:rFonts w:eastAsia="Batang"/>
      </w:rPr>
      <w:t>https://dot.gov.in/sites/default/files/Bharat%206G%20Vision%20Statement%20-%20full.pdf</w:t>
    </w:r>
  </w:p>
  <w:p w14:paraId="0C7B73C2" w14:textId="4D252AA1" w:rsidR="0064339C" w:rsidRDefault="0064339C">
    <w:pPr>
      <w:pStyle w:val="Footer"/>
    </w:pPr>
  </w:p>
  <w:p w14:paraId="26D6CEC1" w14:textId="13A06CD2" w:rsidR="00E00972" w:rsidRPr="002F7CB3" w:rsidRDefault="00E00972" w:rsidP="00E6257C">
    <w:pPr>
      <w:pStyle w:val="Footer"/>
      <w:rPr>
        <w:lang w:val="en-U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7278A4" w14:textId="77777777" w:rsidR="00FF3B8E" w:rsidRDefault="00FF3B8E">
      <w:r>
        <w:t>____________________</w:t>
      </w:r>
    </w:p>
  </w:footnote>
  <w:footnote w:type="continuationSeparator" w:id="0">
    <w:p w14:paraId="5D944F68" w14:textId="77777777" w:rsidR="00FF3B8E" w:rsidRDefault="00FF3B8E">
      <w:r>
        <w:continuationSeparator/>
      </w:r>
    </w:p>
  </w:footnote>
  <w:footnote w:id="1">
    <w:p w14:paraId="0C32F476" w14:textId="77777777" w:rsidR="00E00972" w:rsidRDefault="00E00972" w:rsidP="00E00972">
      <w:pPr>
        <w:pStyle w:val="FootnoteText"/>
        <w:rPr>
          <w:lang w:eastAsia="ko-KR"/>
        </w:rPr>
      </w:pPr>
      <w:r>
        <w:rPr>
          <w:rStyle w:val="FootnoteReference"/>
        </w:rPr>
        <w:footnoteRef/>
      </w:r>
      <w:r>
        <w:t xml:space="preserve"> </w:t>
      </w:r>
      <w:r>
        <w:rPr>
          <w:sz w:val="20"/>
        </w:rPr>
        <w:t>As addressed in Recommendation ITU-R Y.4600, a digital twin is a digital representation of an object of interest and may require different capabilities according to the specific domain of application, such as synchronization between a physical thing and its digital representation, and real-time support.</w:t>
      </w:r>
    </w:p>
  </w:footnote>
  <w:footnote w:id="2">
    <w:p w14:paraId="19D9096B" w14:textId="77777777" w:rsidR="00E00972" w:rsidRDefault="00E00972" w:rsidP="00E00972">
      <w:pPr>
        <w:pStyle w:val="FootnoteText"/>
        <w:rPr>
          <w:lang w:eastAsia="ko-KR"/>
        </w:rPr>
      </w:pPr>
      <w:r>
        <w:rPr>
          <w:rStyle w:val="FootnoteReference"/>
        </w:rPr>
        <w:footnoteRef/>
      </w:r>
      <w:r>
        <w:t xml:space="preserve"> </w:t>
      </w:r>
      <w:r>
        <w:rPr>
          <w:lang w:eastAsia="ko-KR"/>
        </w:rPr>
        <w:t>As</w:t>
      </w:r>
      <w:r>
        <w:t xml:space="preserve"> </w:t>
      </w:r>
      <w:r>
        <w:rPr>
          <w:lang w:eastAsia="ko-KR"/>
        </w:rPr>
        <w:t>addressed</w:t>
      </w:r>
      <w:r>
        <w:t xml:space="preserve"> </w:t>
      </w:r>
      <w:r>
        <w:rPr>
          <w:lang w:eastAsia="ko-KR"/>
        </w:rPr>
        <w:t>in</w:t>
      </w:r>
      <w:r>
        <w:t xml:space="preserve"> </w:t>
      </w:r>
      <w:r>
        <w:rPr>
          <w:rFonts w:cs="Noto Sans SC Light"/>
          <w:sz w:val="23"/>
          <w:szCs w:val="23"/>
        </w:rPr>
        <w:t>“</w:t>
      </w:r>
      <w:hyperlink r:id="rId1" w:history="1">
        <w:r>
          <w:rPr>
            <w:rStyle w:val="Hyperlink"/>
          </w:rPr>
          <w:t>Global strategy on digital health 2020-2025</w:t>
        </w:r>
      </w:hyperlink>
      <w:r>
        <w:t xml:space="preserve">” </w:t>
      </w:r>
      <w:r>
        <w:rPr>
          <w:lang w:eastAsia="ko-KR"/>
        </w:rPr>
        <w:t>of</w:t>
      </w:r>
      <w:r>
        <w:t xml:space="preserve"> </w:t>
      </w:r>
      <w:r>
        <w:rPr>
          <w:lang w:eastAsia="ko-KR"/>
        </w:rPr>
        <w:t>WHO,</w:t>
      </w:r>
      <w:r>
        <w:t xml:space="preserve"> </w:t>
      </w:r>
      <w:r>
        <w:rPr>
          <w:lang w:eastAsia="ko-KR"/>
        </w:rPr>
        <w:t>“</w:t>
      </w:r>
      <w:r>
        <w:rPr>
          <w:rFonts w:cs="Noto Sans SC Light"/>
          <w:sz w:val="23"/>
          <w:szCs w:val="23"/>
        </w:rPr>
        <w:t>Digital health: The field of knowledge and practice associated with the development and use of digital technologies to improve health. Digital health expands the concept of eHealth to include digital consumers, with a wider range of smart-devices and connected equipment. It also encompasses other uses of digital technologies for health such as the Internet of things, artificial intelligence, big data and robotics.</w:t>
      </w:r>
      <w:r>
        <w:rPr>
          <w:rFonts w:cs="Noto Sans SC Light"/>
          <w:sz w:val="23"/>
          <w:szCs w:val="23"/>
          <w:lang w:eastAsia="ko-KR"/>
        </w:rPr>
        <w:t>”</w:t>
      </w:r>
      <w:r>
        <w:rPr>
          <w:rFonts w:cs="Noto Sans SC Light"/>
          <w:sz w:val="23"/>
          <w:szCs w:val="23"/>
        </w:rPr>
        <w:t xml:space="preserve"> </w:t>
      </w:r>
    </w:p>
  </w:footnote>
  <w:footnote w:id="3">
    <w:p w14:paraId="10BA2390" w14:textId="77777777" w:rsidR="004164A3" w:rsidDel="009806A5" w:rsidRDefault="004164A3" w:rsidP="004164A3">
      <w:pPr>
        <w:pStyle w:val="FootnoteText"/>
        <w:rPr>
          <w:del w:id="21" w:author="INDIA" w:date="2023-05-16T07:46:00Z"/>
          <w:lang w:eastAsia="ko-KR"/>
        </w:rPr>
      </w:pPr>
      <w:r>
        <w:rPr>
          <w:rStyle w:val="FootnoteReference"/>
        </w:rPr>
        <w:footnoteRef/>
      </w:r>
      <w:r>
        <w:t xml:space="preserve"> The term “ubiquitous” is related to the considered target cell coverage area and is not intended to relate to an entire region or country.</w:t>
      </w:r>
    </w:p>
  </w:footnote>
  <w:footnote w:id="4">
    <w:p w14:paraId="4FF311AB" w14:textId="77777777" w:rsidR="004164A3" w:rsidRDefault="004164A3" w:rsidP="004164A3">
      <w:pPr>
        <w:pStyle w:val="FootnoteText"/>
        <w:rPr>
          <w:lang w:eastAsia="ko-KR"/>
        </w:rPr>
      </w:pPr>
      <w:r>
        <w:rPr>
          <w:rStyle w:val="FootnoteReference"/>
        </w:rPr>
        <w:footnoteRef/>
      </w:r>
      <w:r>
        <w:t xml:space="preserve"> </w:t>
      </w:r>
      <w:r>
        <w:tab/>
        <w:t>The term “ubiquitous” is related to the considered target coverage area and is not intended to relate to an entire region or country.</w:t>
      </w:r>
    </w:p>
  </w:footnote>
  <w:footnote w:id="5">
    <w:p w14:paraId="3AF9BC77" w14:textId="77777777" w:rsidR="004164A3" w:rsidRDefault="004164A3" w:rsidP="004164A3">
      <w:pPr>
        <w:tabs>
          <w:tab w:val="clear" w:pos="1134"/>
          <w:tab w:val="left" w:pos="284"/>
        </w:tabs>
      </w:pPr>
      <w:r>
        <w:rPr>
          <w:rStyle w:val="FootnoteReference"/>
        </w:rPr>
        <w:footnoteRef/>
      </w:r>
      <w:r>
        <w:t xml:space="preserve"> </w:t>
      </w:r>
      <w:r>
        <w:tab/>
      </w:r>
      <w:r>
        <w:rPr>
          <w:lang w:eastAsia="zh-CN"/>
        </w:rPr>
        <w:t xml:space="preserve">The radio coverage area over which a mobile terminal can maintain a connection with one or more units of </w:t>
      </w:r>
      <w:r>
        <w:t>radio</w:t>
      </w:r>
      <w:r>
        <w:rPr>
          <w:lang w:eastAsia="zh-CN"/>
        </w:rPr>
        <w:t xml:space="preserve"> equipment located with</w:t>
      </w:r>
      <w:r>
        <w:rPr>
          <w:lang w:eastAsia="ko-KR"/>
        </w:rPr>
        <w:t>in</w:t>
      </w:r>
      <w:r>
        <w:rPr>
          <w:lang w:eastAsia="zh-CN"/>
        </w:rPr>
        <w:t xml:space="preserve"> that area. For an individual base station, this is the radio coverage area of the base station or of a subsystem (e.g., sector antenna).</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800B7E" w14:textId="469500EE" w:rsidR="00E00972" w:rsidRDefault="00E00972" w:rsidP="00330567">
    <w:pPr>
      <w:pStyle w:val="Header"/>
      <w:rPr>
        <w:rStyle w:val="PageNumber"/>
      </w:rPr>
    </w:pPr>
    <w:r>
      <w:rPr>
        <w:lang w:val="en-US"/>
      </w:rPr>
      <w:t xml:space="preserve">- </w:t>
    </w:r>
    <w:r>
      <w:rPr>
        <w:rStyle w:val="PageNumber"/>
      </w:rPr>
      <w:fldChar w:fldCharType="begin"/>
    </w:r>
    <w:r>
      <w:rPr>
        <w:rStyle w:val="PageNumber"/>
      </w:rPr>
      <w:instrText xml:space="preserve"> PAGE </w:instrText>
    </w:r>
    <w:r>
      <w:rPr>
        <w:rStyle w:val="PageNumber"/>
      </w:rPr>
      <w:fldChar w:fldCharType="separate"/>
    </w:r>
    <w:r w:rsidR="00BD0F5E">
      <w:rPr>
        <w:rStyle w:val="PageNumber"/>
        <w:noProof/>
      </w:rPr>
      <w:t>17</w:t>
    </w:r>
    <w:r>
      <w:rPr>
        <w:rStyle w:val="PageNumber"/>
      </w:rPr>
      <w:fldChar w:fldCharType="end"/>
    </w:r>
    <w:r>
      <w:rPr>
        <w:rStyle w:val="PageNumber"/>
      </w:rPr>
      <w:t xml:space="preserve"> -</w:t>
    </w:r>
  </w:p>
  <w:p w14:paraId="4045CF38" w14:textId="3BFFBCB0" w:rsidR="00E00972" w:rsidRDefault="00E00972">
    <w:pPr>
      <w:pStyle w:val="Header"/>
      <w:rPr>
        <w:lang w:val="en-US"/>
      </w:rPr>
    </w:pPr>
    <w:r>
      <w:rPr>
        <w:lang w:val="en-US"/>
      </w:rPr>
      <w:t>5D/1614-E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E745F"/>
    <w:multiLevelType w:val="hybridMultilevel"/>
    <w:tmpl w:val="6BEE0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185FE0"/>
    <w:multiLevelType w:val="hybridMultilevel"/>
    <w:tmpl w:val="7E82BA76"/>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39C7C90"/>
    <w:multiLevelType w:val="hybridMultilevel"/>
    <w:tmpl w:val="C67E64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189E0A1D"/>
    <w:multiLevelType w:val="hybridMultilevel"/>
    <w:tmpl w:val="32124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652D7B"/>
    <w:multiLevelType w:val="hybridMultilevel"/>
    <w:tmpl w:val="F9200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AA03F8"/>
    <w:multiLevelType w:val="hybridMultilevel"/>
    <w:tmpl w:val="E1D67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7C085D"/>
    <w:multiLevelType w:val="hybridMultilevel"/>
    <w:tmpl w:val="05329DCE"/>
    <w:lvl w:ilvl="0" w:tplc="2166D1F0">
      <w:start w:val="1"/>
      <w:numFmt w:val="bullet"/>
      <w:lvlText w:val=""/>
      <w:lvlJc w:val="left"/>
      <w:pPr>
        <w:ind w:left="360" w:hanging="36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7" w15:restartNumberingAfterBreak="0">
    <w:nsid w:val="309049B6"/>
    <w:multiLevelType w:val="hybridMultilevel"/>
    <w:tmpl w:val="00EA4A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58B581D"/>
    <w:multiLevelType w:val="hybridMultilevel"/>
    <w:tmpl w:val="23CE11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797EEA"/>
    <w:multiLevelType w:val="hybridMultilevel"/>
    <w:tmpl w:val="68BA2516"/>
    <w:lvl w:ilvl="0" w:tplc="3CE6D04A">
      <w:start w:val="1"/>
      <w:numFmt w:val="decimalEnclosedCircle"/>
      <w:lvlText w:val="%1"/>
      <w:lvlJc w:val="left"/>
      <w:pPr>
        <w:tabs>
          <w:tab w:val="num" w:pos="720"/>
        </w:tabs>
        <w:ind w:left="720" w:hanging="360"/>
      </w:pPr>
    </w:lvl>
    <w:lvl w:ilvl="1" w:tplc="419203C6" w:tentative="1">
      <w:start w:val="1"/>
      <w:numFmt w:val="decimalEnclosedCircle"/>
      <w:lvlText w:val="%2"/>
      <w:lvlJc w:val="left"/>
      <w:pPr>
        <w:tabs>
          <w:tab w:val="num" w:pos="1440"/>
        </w:tabs>
        <w:ind w:left="1440" w:hanging="360"/>
      </w:pPr>
    </w:lvl>
    <w:lvl w:ilvl="2" w:tplc="1FE870A2" w:tentative="1">
      <w:start w:val="1"/>
      <w:numFmt w:val="decimalEnclosedCircle"/>
      <w:lvlText w:val="%3"/>
      <w:lvlJc w:val="left"/>
      <w:pPr>
        <w:tabs>
          <w:tab w:val="num" w:pos="2160"/>
        </w:tabs>
        <w:ind w:left="2160" w:hanging="360"/>
      </w:pPr>
    </w:lvl>
    <w:lvl w:ilvl="3" w:tplc="55C85CDA" w:tentative="1">
      <w:start w:val="1"/>
      <w:numFmt w:val="decimalEnclosedCircle"/>
      <w:lvlText w:val="%4"/>
      <w:lvlJc w:val="left"/>
      <w:pPr>
        <w:tabs>
          <w:tab w:val="num" w:pos="2880"/>
        </w:tabs>
        <w:ind w:left="2880" w:hanging="360"/>
      </w:pPr>
    </w:lvl>
    <w:lvl w:ilvl="4" w:tplc="8CBEBFF6" w:tentative="1">
      <w:start w:val="1"/>
      <w:numFmt w:val="decimalEnclosedCircle"/>
      <w:lvlText w:val="%5"/>
      <w:lvlJc w:val="left"/>
      <w:pPr>
        <w:tabs>
          <w:tab w:val="num" w:pos="3600"/>
        </w:tabs>
        <w:ind w:left="3600" w:hanging="360"/>
      </w:pPr>
    </w:lvl>
    <w:lvl w:ilvl="5" w:tplc="DF463AC6" w:tentative="1">
      <w:start w:val="1"/>
      <w:numFmt w:val="decimalEnclosedCircle"/>
      <w:lvlText w:val="%6"/>
      <w:lvlJc w:val="left"/>
      <w:pPr>
        <w:tabs>
          <w:tab w:val="num" w:pos="4320"/>
        </w:tabs>
        <w:ind w:left="4320" w:hanging="360"/>
      </w:pPr>
    </w:lvl>
    <w:lvl w:ilvl="6" w:tplc="39E8C216" w:tentative="1">
      <w:start w:val="1"/>
      <w:numFmt w:val="decimalEnclosedCircle"/>
      <w:lvlText w:val="%7"/>
      <w:lvlJc w:val="left"/>
      <w:pPr>
        <w:tabs>
          <w:tab w:val="num" w:pos="5040"/>
        </w:tabs>
        <w:ind w:left="5040" w:hanging="360"/>
      </w:pPr>
    </w:lvl>
    <w:lvl w:ilvl="7" w:tplc="405EBF94" w:tentative="1">
      <w:start w:val="1"/>
      <w:numFmt w:val="decimalEnclosedCircle"/>
      <w:lvlText w:val="%8"/>
      <w:lvlJc w:val="left"/>
      <w:pPr>
        <w:tabs>
          <w:tab w:val="num" w:pos="5760"/>
        </w:tabs>
        <w:ind w:left="5760" w:hanging="360"/>
      </w:pPr>
    </w:lvl>
    <w:lvl w:ilvl="8" w:tplc="4BF8FB96" w:tentative="1">
      <w:start w:val="1"/>
      <w:numFmt w:val="decimalEnclosedCircle"/>
      <w:lvlText w:val="%9"/>
      <w:lvlJc w:val="left"/>
      <w:pPr>
        <w:tabs>
          <w:tab w:val="num" w:pos="6480"/>
        </w:tabs>
        <w:ind w:left="6480" w:hanging="360"/>
      </w:pPr>
    </w:lvl>
  </w:abstractNum>
  <w:abstractNum w:abstractNumId="10" w15:restartNumberingAfterBreak="0">
    <w:nsid w:val="5CF55F58"/>
    <w:multiLevelType w:val="hybridMultilevel"/>
    <w:tmpl w:val="020CD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B7F324C"/>
    <w:multiLevelType w:val="hybridMultilevel"/>
    <w:tmpl w:val="A20AEAF0"/>
    <w:lvl w:ilvl="0" w:tplc="BB7C0BD4">
      <w:start w:val="1"/>
      <w:numFmt w:val="bullet"/>
      <w:lvlText w:val="•"/>
      <w:lvlJc w:val="left"/>
      <w:pPr>
        <w:tabs>
          <w:tab w:val="num" w:pos="720"/>
        </w:tabs>
        <w:ind w:left="720" w:hanging="360"/>
      </w:pPr>
      <w:rPr>
        <w:rFonts w:ascii="Arial" w:hAnsi="Arial" w:hint="default"/>
      </w:rPr>
    </w:lvl>
    <w:lvl w:ilvl="1" w:tplc="36B4F174" w:tentative="1">
      <w:start w:val="1"/>
      <w:numFmt w:val="bullet"/>
      <w:lvlText w:val="•"/>
      <w:lvlJc w:val="left"/>
      <w:pPr>
        <w:tabs>
          <w:tab w:val="num" w:pos="1440"/>
        </w:tabs>
        <w:ind w:left="1440" w:hanging="360"/>
      </w:pPr>
      <w:rPr>
        <w:rFonts w:ascii="Arial" w:hAnsi="Arial" w:hint="default"/>
      </w:rPr>
    </w:lvl>
    <w:lvl w:ilvl="2" w:tplc="B2060E5A" w:tentative="1">
      <w:start w:val="1"/>
      <w:numFmt w:val="bullet"/>
      <w:lvlText w:val="•"/>
      <w:lvlJc w:val="left"/>
      <w:pPr>
        <w:tabs>
          <w:tab w:val="num" w:pos="2160"/>
        </w:tabs>
        <w:ind w:left="2160" w:hanging="360"/>
      </w:pPr>
      <w:rPr>
        <w:rFonts w:ascii="Arial" w:hAnsi="Arial" w:hint="default"/>
      </w:rPr>
    </w:lvl>
    <w:lvl w:ilvl="3" w:tplc="E9DAFE26" w:tentative="1">
      <w:start w:val="1"/>
      <w:numFmt w:val="bullet"/>
      <w:lvlText w:val="•"/>
      <w:lvlJc w:val="left"/>
      <w:pPr>
        <w:tabs>
          <w:tab w:val="num" w:pos="2880"/>
        </w:tabs>
        <w:ind w:left="2880" w:hanging="360"/>
      </w:pPr>
      <w:rPr>
        <w:rFonts w:ascii="Arial" w:hAnsi="Arial" w:hint="default"/>
      </w:rPr>
    </w:lvl>
    <w:lvl w:ilvl="4" w:tplc="BC3E4C82" w:tentative="1">
      <w:start w:val="1"/>
      <w:numFmt w:val="bullet"/>
      <w:lvlText w:val="•"/>
      <w:lvlJc w:val="left"/>
      <w:pPr>
        <w:tabs>
          <w:tab w:val="num" w:pos="3600"/>
        </w:tabs>
        <w:ind w:left="3600" w:hanging="360"/>
      </w:pPr>
      <w:rPr>
        <w:rFonts w:ascii="Arial" w:hAnsi="Arial" w:hint="default"/>
      </w:rPr>
    </w:lvl>
    <w:lvl w:ilvl="5" w:tplc="A0008AB4" w:tentative="1">
      <w:start w:val="1"/>
      <w:numFmt w:val="bullet"/>
      <w:lvlText w:val="•"/>
      <w:lvlJc w:val="left"/>
      <w:pPr>
        <w:tabs>
          <w:tab w:val="num" w:pos="4320"/>
        </w:tabs>
        <w:ind w:left="4320" w:hanging="360"/>
      </w:pPr>
      <w:rPr>
        <w:rFonts w:ascii="Arial" w:hAnsi="Arial" w:hint="default"/>
      </w:rPr>
    </w:lvl>
    <w:lvl w:ilvl="6" w:tplc="B6E89B2E" w:tentative="1">
      <w:start w:val="1"/>
      <w:numFmt w:val="bullet"/>
      <w:lvlText w:val="•"/>
      <w:lvlJc w:val="left"/>
      <w:pPr>
        <w:tabs>
          <w:tab w:val="num" w:pos="5040"/>
        </w:tabs>
        <w:ind w:left="5040" w:hanging="360"/>
      </w:pPr>
      <w:rPr>
        <w:rFonts w:ascii="Arial" w:hAnsi="Arial" w:hint="default"/>
      </w:rPr>
    </w:lvl>
    <w:lvl w:ilvl="7" w:tplc="9BB2883A" w:tentative="1">
      <w:start w:val="1"/>
      <w:numFmt w:val="bullet"/>
      <w:lvlText w:val="•"/>
      <w:lvlJc w:val="left"/>
      <w:pPr>
        <w:tabs>
          <w:tab w:val="num" w:pos="5760"/>
        </w:tabs>
        <w:ind w:left="5760" w:hanging="360"/>
      </w:pPr>
      <w:rPr>
        <w:rFonts w:ascii="Arial" w:hAnsi="Arial" w:hint="default"/>
      </w:rPr>
    </w:lvl>
    <w:lvl w:ilvl="8" w:tplc="A0B25DF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77FC48DB"/>
    <w:multiLevelType w:val="hybridMultilevel"/>
    <w:tmpl w:val="5948BA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7E044256"/>
    <w:multiLevelType w:val="hybridMultilevel"/>
    <w:tmpl w:val="34D8CED4"/>
    <w:lvl w:ilvl="0" w:tplc="29703352">
      <w:start w:val="1"/>
      <w:numFmt w:val="bullet"/>
      <w:lvlText w:val="•"/>
      <w:lvlJc w:val="left"/>
      <w:pPr>
        <w:tabs>
          <w:tab w:val="num" w:pos="720"/>
        </w:tabs>
        <w:ind w:left="720" w:hanging="360"/>
      </w:pPr>
      <w:rPr>
        <w:rFonts w:ascii="Arial" w:hAnsi="Arial" w:hint="default"/>
      </w:rPr>
    </w:lvl>
    <w:lvl w:ilvl="1" w:tplc="3C561774" w:tentative="1">
      <w:start w:val="1"/>
      <w:numFmt w:val="bullet"/>
      <w:lvlText w:val="•"/>
      <w:lvlJc w:val="left"/>
      <w:pPr>
        <w:tabs>
          <w:tab w:val="num" w:pos="1440"/>
        </w:tabs>
        <w:ind w:left="1440" w:hanging="360"/>
      </w:pPr>
      <w:rPr>
        <w:rFonts w:ascii="Arial" w:hAnsi="Arial" w:hint="default"/>
      </w:rPr>
    </w:lvl>
    <w:lvl w:ilvl="2" w:tplc="3C3E9E12" w:tentative="1">
      <w:start w:val="1"/>
      <w:numFmt w:val="bullet"/>
      <w:lvlText w:val="•"/>
      <w:lvlJc w:val="left"/>
      <w:pPr>
        <w:tabs>
          <w:tab w:val="num" w:pos="2160"/>
        </w:tabs>
        <w:ind w:left="2160" w:hanging="360"/>
      </w:pPr>
      <w:rPr>
        <w:rFonts w:ascii="Arial" w:hAnsi="Arial" w:hint="default"/>
      </w:rPr>
    </w:lvl>
    <w:lvl w:ilvl="3" w:tplc="8E584CE6" w:tentative="1">
      <w:start w:val="1"/>
      <w:numFmt w:val="bullet"/>
      <w:lvlText w:val="•"/>
      <w:lvlJc w:val="left"/>
      <w:pPr>
        <w:tabs>
          <w:tab w:val="num" w:pos="2880"/>
        </w:tabs>
        <w:ind w:left="2880" w:hanging="360"/>
      </w:pPr>
      <w:rPr>
        <w:rFonts w:ascii="Arial" w:hAnsi="Arial" w:hint="default"/>
      </w:rPr>
    </w:lvl>
    <w:lvl w:ilvl="4" w:tplc="72383872" w:tentative="1">
      <w:start w:val="1"/>
      <w:numFmt w:val="bullet"/>
      <w:lvlText w:val="•"/>
      <w:lvlJc w:val="left"/>
      <w:pPr>
        <w:tabs>
          <w:tab w:val="num" w:pos="3600"/>
        </w:tabs>
        <w:ind w:left="3600" w:hanging="360"/>
      </w:pPr>
      <w:rPr>
        <w:rFonts w:ascii="Arial" w:hAnsi="Arial" w:hint="default"/>
      </w:rPr>
    </w:lvl>
    <w:lvl w:ilvl="5" w:tplc="BC78003C" w:tentative="1">
      <w:start w:val="1"/>
      <w:numFmt w:val="bullet"/>
      <w:lvlText w:val="•"/>
      <w:lvlJc w:val="left"/>
      <w:pPr>
        <w:tabs>
          <w:tab w:val="num" w:pos="4320"/>
        </w:tabs>
        <w:ind w:left="4320" w:hanging="360"/>
      </w:pPr>
      <w:rPr>
        <w:rFonts w:ascii="Arial" w:hAnsi="Arial" w:hint="default"/>
      </w:rPr>
    </w:lvl>
    <w:lvl w:ilvl="6" w:tplc="74E4DADA" w:tentative="1">
      <w:start w:val="1"/>
      <w:numFmt w:val="bullet"/>
      <w:lvlText w:val="•"/>
      <w:lvlJc w:val="left"/>
      <w:pPr>
        <w:tabs>
          <w:tab w:val="num" w:pos="5040"/>
        </w:tabs>
        <w:ind w:left="5040" w:hanging="360"/>
      </w:pPr>
      <w:rPr>
        <w:rFonts w:ascii="Arial" w:hAnsi="Arial" w:hint="default"/>
      </w:rPr>
    </w:lvl>
    <w:lvl w:ilvl="7" w:tplc="566AA636" w:tentative="1">
      <w:start w:val="1"/>
      <w:numFmt w:val="bullet"/>
      <w:lvlText w:val="•"/>
      <w:lvlJc w:val="left"/>
      <w:pPr>
        <w:tabs>
          <w:tab w:val="num" w:pos="5760"/>
        </w:tabs>
        <w:ind w:left="5760" w:hanging="360"/>
      </w:pPr>
      <w:rPr>
        <w:rFonts w:ascii="Arial" w:hAnsi="Arial" w:hint="default"/>
      </w:rPr>
    </w:lvl>
    <w:lvl w:ilvl="8" w:tplc="FF30674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7F8D1A45"/>
    <w:multiLevelType w:val="hybridMultilevel"/>
    <w:tmpl w:val="0CE61230"/>
    <w:lvl w:ilvl="0" w:tplc="366EA860">
      <w:start w:val="1"/>
      <w:numFmt w:val="bullet"/>
      <w:lvlText w:val="•"/>
      <w:lvlJc w:val="left"/>
      <w:pPr>
        <w:tabs>
          <w:tab w:val="num" w:pos="720"/>
        </w:tabs>
        <w:ind w:left="720" w:hanging="360"/>
      </w:pPr>
      <w:rPr>
        <w:rFonts w:ascii="Arial" w:hAnsi="Arial" w:hint="default"/>
      </w:rPr>
    </w:lvl>
    <w:lvl w:ilvl="1" w:tplc="DE4EE90A" w:tentative="1">
      <w:start w:val="1"/>
      <w:numFmt w:val="bullet"/>
      <w:lvlText w:val="•"/>
      <w:lvlJc w:val="left"/>
      <w:pPr>
        <w:tabs>
          <w:tab w:val="num" w:pos="1440"/>
        </w:tabs>
        <w:ind w:left="1440" w:hanging="360"/>
      </w:pPr>
      <w:rPr>
        <w:rFonts w:ascii="Arial" w:hAnsi="Arial" w:hint="default"/>
      </w:rPr>
    </w:lvl>
    <w:lvl w:ilvl="2" w:tplc="B80C5A48" w:tentative="1">
      <w:start w:val="1"/>
      <w:numFmt w:val="bullet"/>
      <w:lvlText w:val="•"/>
      <w:lvlJc w:val="left"/>
      <w:pPr>
        <w:tabs>
          <w:tab w:val="num" w:pos="2160"/>
        </w:tabs>
        <w:ind w:left="2160" w:hanging="360"/>
      </w:pPr>
      <w:rPr>
        <w:rFonts w:ascii="Arial" w:hAnsi="Arial" w:hint="default"/>
      </w:rPr>
    </w:lvl>
    <w:lvl w:ilvl="3" w:tplc="FB1AE144" w:tentative="1">
      <w:start w:val="1"/>
      <w:numFmt w:val="bullet"/>
      <w:lvlText w:val="•"/>
      <w:lvlJc w:val="left"/>
      <w:pPr>
        <w:tabs>
          <w:tab w:val="num" w:pos="2880"/>
        </w:tabs>
        <w:ind w:left="2880" w:hanging="360"/>
      </w:pPr>
      <w:rPr>
        <w:rFonts w:ascii="Arial" w:hAnsi="Arial" w:hint="default"/>
      </w:rPr>
    </w:lvl>
    <w:lvl w:ilvl="4" w:tplc="A3AEF9E4" w:tentative="1">
      <w:start w:val="1"/>
      <w:numFmt w:val="bullet"/>
      <w:lvlText w:val="•"/>
      <w:lvlJc w:val="left"/>
      <w:pPr>
        <w:tabs>
          <w:tab w:val="num" w:pos="3600"/>
        </w:tabs>
        <w:ind w:left="3600" w:hanging="360"/>
      </w:pPr>
      <w:rPr>
        <w:rFonts w:ascii="Arial" w:hAnsi="Arial" w:hint="default"/>
      </w:rPr>
    </w:lvl>
    <w:lvl w:ilvl="5" w:tplc="2578D35C" w:tentative="1">
      <w:start w:val="1"/>
      <w:numFmt w:val="bullet"/>
      <w:lvlText w:val="•"/>
      <w:lvlJc w:val="left"/>
      <w:pPr>
        <w:tabs>
          <w:tab w:val="num" w:pos="4320"/>
        </w:tabs>
        <w:ind w:left="4320" w:hanging="360"/>
      </w:pPr>
      <w:rPr>
        <w:rFonts w:ascii="Arial" w:hAnsi="Arial" w:hint="default"/>
      </w:rPr>
    </w:lvl>
    <w:lvl w:ilvl="6" w:tplc="1C44A52A" w:tentative="1">
      <w:start w:val="1"/>
      <w:numFmt w:val="bullet"/>
      <w:lvlText w:val="•"/>
      <w:lvlJc w:val="left"/>
      <w:pPr>
        <w:tabs>
          <w:tab w:val="num" w:pos="5040"/>
        </w:tabs>
        <w:ind w:left="5040" w:hanging="360"/>
      </w:pPr>
      <w:rPr>
        <w:rFonts w:ascii="Arial" w:hAnsi="Arial" w:hint="default"/>
      </w:rPr>
    </w:lvl>
    <w:lvl w:ilvl="7" w:tplc="B3846968" w:tentative="1">
      <w:start w:val="1"/>
      <w:numFmt w:val="bullet"/>
      <w:lvlText w:val="•"/>
      <w:lvlJc w:val="left"/>
      <w:pPr>
        <w:tabs>
          <w:tab w:val="num" w:pos="5760"/>
        </w:tabs>
        <w:ind w:left="5760" w:hanging="360"/>
      </w:pPr>
      <w:rPr>
        <w:rFonts w:ascii="Arial" w:hAnsi="Arial" w:hint="default"/>
      </w:rPr>
    </w:lvl>
    <w:lvl w:ilvl="8" w:tplc="11D44B8C" w:tentative="1">
      <w:start w:val="1"/>
      <w:numFmt w:val="bullet"/>
      <w:lvlText w:val="•"/>
      <w:lvlJc w:val="left"/>
      <w:pPr>
        <w:tabs>
          <w:tab w:val="num" w:pos="6480"/>
        </w:tabs>
        <w:ind w:left="6480" w:hanging="360"/>
      </w:pPr>
      <w:rPr>
        <w:rFonts w:ascii="Arial" w:hAnsi="Arial" w:hint="default"/>
      </w:rPr>
    </w:lvl>
  </w:abstractNum>
  <w:num w:numId="1">
    <w:abstractNumId w:val="5"/>
  </w:num>
  <w:num w:numId="2">
    <w:abstractNumId w:val="1"/>
  </w:num>
  <w:num w:numId="3">
    <w:abstractNumId w:val="6"/>
  </w:num>
  <w:num w:numId="4">
    <w:abstractNumId w:val="8"/>
  </w:num>
  <w:num w:numId="5">
    <w:abstractNumId w:val="7"/>
  </w:num>
  <w:num w:numId="6">
    <w:abstractNumId w:val="3"/>
  </w:num>
  <w:num w:numId="7">
    <w:abstractNumId w:val="12"/>
  </w:num>
  <w:num w:numId="8">
    <w:abstractNumId w:val="14"/>
  </w:num>
  <w:num w:numId="9">
    <w:abstractNumId w:val="10"/>
  </w:num>
  <w:num w:numId="10">
    <w:abstractNumId w:val="13"/>
  </w:num>
  <w:num w:numId="11">
    <w:abstractNumId w:val="11"/>
  </w:num>
  <w:num w:numId="12">
    <w:abstractNumId w:val="4"/>
  </w:num>
  <w:num w:numId="13">
    <w:abstractNumId w:val="0"/>
  </w:num>
  <w:num w:numId="14">
    <w:abstractNumId w:val="9"/>
  </w:num>
  <w:num w:numId="15">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INDIA">
    <w15:presenceInfo w15:providerId="None" w15:userId="INDI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en-GB" w:vendorID="64" w:dllVersion="5" w:nlCheck="1" w:checkStyle="1"/>
  <w:activeWritingStyle w:appName="MSWord" w:lang="en-GB" w:vendorID="64" w:dllVersion="6" w:nlCheck="1" w:checkStyle="1"/>
  <w:activeWritingStyle w:appName="MSWord" w:lang="en-US" w:vendorID="64" w:dllVersion="6" w:nlCheck="1" w:checkStyle="1"/>
  <w:activeWritingStyle w:appName="MSWord" w:lang="fr-FR" w:vendorID="64" w:dllVersion="0" w:nlCheck="1" w:checkStyle="0"/>
  <w:activeWritingStyle w:appName="MSWord" w:lang="en-GB" w:vendorID="64" w:dllVersion="0" w:nlCheck="1" w:checkStyle="0"/>
  <w:activeWritingStyle w:appName="MSWord" w:lang="en-US" w:vendorID="64" w:dllVersion="0" w:nlCheck="1" w:checkStyle="0"/>
  <w:activeWritingStyle w:appName="MSWord" w:lang="en-IN"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n-IN" w:vendorID="64" w:dllVersion="4096" w:nlCheck="1" w:checkStyle="0"/>
  <w:activeWritingStyle w:appName="MSWord" w:lang="en-GB" w:vendorID="64" w:dllVersion="131078" w:nlCheck="1" w:checkStyle="0"/>
  <w:activeWritingStyle w:appName="MSWord" w:lang="en-US" w:vendorID="64" w:dllVersion="131078" w:nlCheck="1" w:checkStyle="0"/>
  <w:activeWritingStyle w:appName="MSWord" w:lang="en-IN" w:vendorID="64" w:dllVersion="131078" w:nlCheck="1" w:checkStyle="0"/>
  <w:activeWritingStyle w:appName="MSWord" w:lang="fr-FR" w:vendorID="64" w:dllVersion="131078" w:nlCheck="1" w:checkStyle="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164A"/>
    <w:rsid w:val="000069D4"/>
    <w:rsid w:val="000174AD"/>
    <w:rsid w:val="00024587"/>
    <w:rsid w:val="00047A1D"/>
    <w:rsid w:val="000604B9"/>
    <w:rsid w:val="00075E16"/>
    <w:rsid w:val="000943A4"/>
    <w:rsid w:val="000A3357"/>
    <w:rsid w:val="000A4E4B"/>
    <w:rsid w:val="000A7D55"/>
    <w:rsid w:val="000B71B3"/>
    <w:rsid w:val="000C12C8"/>
    <w:rsid w:val="000C2E8E"/>
    <w:rsid w:val="000E0E7C"/>
    <w:rsid w:val="000F1B4B"/>
    <w:rsid w:val="001249A0"/>
    <w:rsid w:val="0012744F"/>
    <w:rsid w:val="00131178"/>
    <w:rsid w:val="001372BF"/>
    <w:rsid w:val="00156F66"/>
    <w:rsid w:val="00163271"/>
    <w:rsid w:val="00172122"/>
    <w:rsid w:val="00173635"/>
    <w:rsid w:val="00182528"/>
    <w:rsid w:val="0018500B"/>
    <w:rsid w:val="00196A19"/>
    <w:rsid w:val="001D44A5"/>
    <w:rsid w:val="001D7EEB"/>
    <w:rsid w:val="001F52D1"/>
    <w:rsid w:val="00202DC1"/>
    <w:rsid w:val="002116EE"/>
    <w:rsid w:val="002309D8"/>
    <w:rsid w:val="0026618F"/>
    <w:rsid w:val="002A7FE2"/>
    <w:rsid w:val="002E1B4F"/>
    <w:rsid w:val="002E6BFD"/>
    <w:rsid w:val="002F2E67"/>
    <w:rsid w:val="002F7CB3"/>
    <w:rsid w:val="00315546"/>
    <w:rsid w:val="00330567"/>
    <w:rsid w:val="0037380E"/>
    <w:rsid w:val="00386A9D"/>
    <w:rsid w:val="00391081"/>
    <w:rsid w:val="003A5357"/>
    <w:rsid w:val="003B2789"/>
    <w:rsid w:val="003C13CE"/>
    <w:rsid w:val="003C697E"/>
    <w:rsid w:val="003D2F8C"/>
    <w:rsid w:val="003E2518"/>
    <w:rsid w:val="003E7CEF"/>
    <w:rsid w:val="003F6311"/>
    <w:rsid w:val="0040259E"/>
    <w:rsid w:val="00406A1A"/>
    <w:rsid w:val="004164A3"/>
    <w:rsid w:val="004A7AB5"/>
    <w:rsid w:val="004B1EF7"/>
    <w:rsid w:val="004B2AB9"/>
    <w:rsid w:val="004B3FAD"/>
    <w:rsid w:val="004C5749"/>
    <w:rsid w:val="004E164A"/>
    <w:rsid w:val="004F366C"/>
    <w:rsid w:val="00501DCA"/>
    <w:rsid w:val="00513A47"/>
    <w:rsid w:val="005220DF"/>
    <w:rsid w:val="005408DF"/>
    <w:rsid w:val="00541173"/>
    <w:rsid w:val="00545126"/>
    <w:rsid w:val="0055176A"/>
    <w:rsid w:val="00573344"/>
    <w:rsid w:val="00583F9B"/>
    <w:rsid w:val="00587A0B"/>
    <w:rsid w:val="005B0D29"/>
    <w:rsid w:val="005E5C10"/>
    <w:rsid w:val="005F2C78"/>
    <w:rsid w:val="0060724A"/>
    <w:rsid w:val="0061144C"/>
    <w:rsid w:val="006144E4"/>
    <w:rsid w:val="00642FCE"/>
    <w:rsid w:val="0064339C"/>
    <w:rsid w:val="00650299"/>
    <w:rsid w:val="00655FC5"/>
    <w:rsid w:val="00662C19"/>
    <w:rsid w:val="006A00D5"/>
    <w:rsid w:val="006A415B"/>
    <w:rsid w:val="006C6294"/>
    <w:rsid w:val="006E141E"/>
    <w:rsid w:val="006F6E64"/>
    <w:rsid w:val="00701D84"/>
    <w:rsid w:val="00702932"/>
    <w:rsid w:val="00716D04"/>
    <w:rsid w:val="007527DF"/>
    <w:rsid w:val="007953C2"/>
    <w:rsid w:val="007B0C65"/>
    <w:rsid w:val="007D57C9"/>
    <w:rsid w:val="007E141D"/>
    <w:rsid w:val="0080538C"/>
    <w:rsid w:val="00814E0A"/>
    <w:rsid w:val="00822581"/>
    <w:rsid w:val="00827727"/>
    <w:rsid w:val="008309DD"/>
    <w:rsid w:val="0083227A"/>
    <w:rsid w:val="00850F02"/>
    <w:rsid w:val="00866900"/>
    <w:rsid w:val="0086706D"/>
    <w:rsid w:val="00873B25"/>
    <w:rsid w:val="00876A8A"/>
    <w:rsid w:val="00881BA1"/>
    <w:rsid w:val="008A4A65"/>
    <w:rsid w:val="008B3BC2"/>
    <w:rsid w:val="008C2302"/>
    <w:rsid w:val="008C26B8"/>
    <w:rsid w:val="008E73D2"/>
    <w:rsid w:val="008F208F"/>
    <w:rsid w:val="008F6627"/>
    <w:rsid w:val="0090045C"/>
    <w:rsid w:val="00924D9F"/>
    <w:rsid w:val="00943CF1"/>
    <w:rsid w:val="009806A5"/>
    <w:rsid w:val="00982084"/>
    <w:rsid w:val="00995963"/>
    <w:rsid w:val="009B61EB"/>
    <w:rsid w:val="009C185B"/>
    <w:rsid w:val="009C2064"/>
    <w:rsid w:val="009D1697"/>
    <w:rsid w:val="009E50ED"/>
    <w:rsid w:val="009F3A46"/>
    <w:rsid w:val="009F6520"/>
    <w:rsid w:val="00A014F8"/>
    <w:rsid w:val="00A17782"/>
    <w:rsid w:val="00A31A83"/>
    <w:rsid w:val="00A5173C"/>
    <w:rsid w:val="00A61AEF"/>
    <w:rsid w:val="00A62FC2"/>
    <w:rsid w:val="00A87CAB"/>
    <w:rsid w:val="00A941AD"/>
    <w:rsid w:val="00A96C09"/>
    <w:rsid w:val="00AC6E59"/>
    <w:rsid w:val="00AD2345"/>
    <w:rsid w:val="00AF173A"/>
    <w:rsid w:val="00B066A4"/>
    <w:rsid w:val="00B07A13"/>
    <w:rsid w:val="00B32136"/>
    <w:rsid w:val="00B4279B"/>
    <w:rsid w:val="00B45FC9"/>
    <w:rsid w:val="00B64157"/>
    <w:rsid w:val="00B744DC"/>
    <w:rsid w:val="00B76F35"/>
    <w:rsid w:val="00B81138"/>
    <w:rsid w:val="00BC7CCF"/>
    <w:rsid w:val="00BD0F5E"/>
    <w:rsid w:val="00BE470B"/>
    <w:rsid w:val="00C22815"/>
    <w:rsid w:val="00C438EE"/>
    <w:rsid w:val="00C4614C"/>
    <w:rsid w:val="00C55F19"/>
    <w:rsid w:val="00C57A91"/>
    <w:rsid w:val="00C81DB5"/>
    <w:rsid w:val="00C93C62"/>
    <w:rsid w:val="00CC01C2"/>
    <w:rsid w:val="00CD01F5"/>
    <w:rsid w:val="00CF21F2"/>
    <w:rsid w:val="00D02712"/>
    <w:rsid w:val="00D046A7"/>
    <w:rsid w:val="00D214D0"/>
    <w:rsid w:val="00D6546B"/>
    <w:rsid w:val="00D67735"/>
    <w:rsid w:val="00D8785C"/>
    <w:rsid w:val="00DB178B"/>
    <w:rsid w:val="00DB6BFA"/>
    <w:rsid w:val="00DC17D3"/>
    <w:rsid w:val="00DD4BED"/>
    <w:rsid w:val="00DE39F0"/>
    <w:rsid w:val="00DF0AF3"/>
    <w:rsid w:val="00DF7E9F"/>
    <w:rsid w:val="00E00972"/>
    <w:rsid w:val="00E1095C"/>
    <w:rsid w:val="00E22303"/>
    <w:rsid w:val="00E23A12"/>
    <w:rsid w:val="00E263D3"/>
    <w:rsid w:val="00E27D7E"/>
    <w:rsid w:val="00E42E13"/>
    <w:rsid w:val="00E56D5C"/>
    <w:rsid w:val="00E6239D"/>
    <w:rsid w:val="00E6257C"/>
    <w:rsid w:val="00E63C59"/>
    <w:rsid w:val="00E96C93"/>
    <w:rsid w:val="00EB393C"/>
    <w:rsid w:val="00ED078B"/>
    <w:rsid w:val="00F25662"/>
    <w:rsid w:val="00F36048"/>
    <w:rsid w:val="00F74BC5"/>
    <w:rsid w:val="00F83E10"/>
    <w:rsid w:val="00F90613"/>
    <w:rsid w:val="00FA01F3"/>
    <w:rsid w:val="00FA124A"/>
    <w:rsid w:val="00FB626B"/>
    <w:rsid w:val="00FB6463"/>
    <w:rsid w:val="00FC08DD"/>
    <w:rsid w:val="00FC124C"/>
    <w:rsid w:val="00FC2316"/>
    <w:rsid w:val="00FC2CFD"/>
    <w:rsid w:val="00FC5736"/>
    <w:rsid w:val="00FC7C77"/>
    <w:rsid w:val="00FF3B8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4D8CD7C"/>
  <w15:docId w15:val="{4E4BC2E9-71AA-4F97-82F2-F41F06E6E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G Times" w:eastAsia="Times New Roman" w:hAnsi="CG Times"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185B"/>
    <w:pPr>
      <w:tabs>
        <w:tab w:val="left" w:pos="1134"/>
        <w:tab w:val="left" w:pos="1871"/>
        <w:tab w:val="left" w:pos="2268"/>
      </w:tabs>
      <w:overflowPunct w:val="0"/>
      <w:autoSpaceDE w:val="0"/>
      <w:autoSpaceDN w:val="0"/>
      <w:adjustRightInd w:val="0"/>
      <w:spacing w:before="120"/>
      <w:textAlignment w:val="baseline"/>
    </w:pPr>
    <w:rPr>
      <w:rFonts w:ascii="Times New Roman" w:hAnsi="Times New Roman"/>
      <w:sz w:val="24"/>
      <w:lang w:val="en-GB" w:eastAsia="en-US"/>
    </w:rPr>
  </w:style>
  <w:style w:type="paragraph" w:styleId="Heading1">
    <w:name w:val="heading 1"/>
    <w:basedOn w:val="Normal"/>
    <w:next w:val="Normal"/>
    <w:qFormat/>
    <w:rsid w:val="009C185B"/>
    <w:pPr>
      <w:keepNext/>
      <w:keepLines/>
      <w:spacing w:before="280"/>
      <w:ind w:left="1134" w:hanging="1134"/>
      <w:outlineLvl w:val="0"/>
    </w:pPr>
    <w:rPr>
      <w:b/>
      <w:sz w:val="28"/>
    </w:rPr>
  </w:style>
  <w:style w:type="paragraph" w:styleId="Heading2">
    <w:name w:val="heading 2"/>
    <w:basedOn w:val="Heading1"/>
    <w:next w:val="Normal"/>
    <w:link w:val="Heading2Char"/>
    <w:qFormat/>
    <w:rsid w:val="009C185B"/>
    <w:pPr>
      <w:spacing w:before="200"/>
      <w:outlineLvl w:val="1"/>
    </w:pPr>
    <w:rPr>
      <w:sz w:val="24"/>
    </w:rPr>
  </w:style>
  <w:style w:type="paragraph" w:styleId="Heading3">
    <w:name w:val="heading 3"/>
    <w:aliases w:val="h3,h31,H3"/>
    <w:basedOn w:val="Heading1"/>
    <w:next w:val="Normal"/>
    <w:link w:val="Heading3Char"/>
    <w:qFormat/>
    <w:rsid w:val="009C185B"/>
    <w:pPr>
      <w:tabs>
        <w:tab w:val="clear" w:pos="1134"/>
      </w:tabs>
      <w:spacing w:before="200"/>
      <w:outlineLvl w:val="2"/>
    </w:pPr>
    <w:rPr>
      <w:sz w:val="24"/>
    </w:rPr>
  </w:style>
  <w:style w:type="paragraph" w:styleId="Heading4">
    <w:name w:val="heading 4"/>
    <w:basedOn w:val="Heading3"/>
    <w:next w:val="Normal"/>
    <w:qFormat/>
    <w:rsid w:val="009C185B"/>
    <w:pPr>
      <w:outlineLvl w:val="3"/>
    </w:pPr>
  </w:style>
  <w:style w:type="paragraph" w:styleId="Heading5">
    <w:name w:val="heading 5"/>
    <w:basedOn w:val="Heading4"/>
    <w:next w:val="Normal"/>
    <w:qFormat/>
    <w:rsid w:val="009C185B"/>
    <w:pPr>
      <w:outlineLvl w:val="4"/>
    </w:pPr>
  </w:style>
  <w:style w:type="paragraph" w:styleId="Heading6">
    <w:name w:val="heading 6"/>
    <w:basedOn w:val="Heading4"/>
    <w:next w:val="Normal"/>
    <w:qFormat/>
    <w:rsid w:val="009C185B"/>
    <w:pPr>
      <w:outlineLvl w:val="5"/>
    </w:pPr>
  </w:style>
  <w:style w:type="paragraph" w:styleId="Heading7">
    <w:name w:val="heading 7"/>
    <w:basedOn w:val="Heading6"/>
    <w:next w:val="Normal"/>
    <w:qFormat/>
    <w:rsid w:val="009C185B"/>
    <w:pPr>
      <w:outlineLvl w:val="6"/>
    </w:pPr>
  </w:style>
  <w:style w:type="paragraph" w:styleId="Heading8">
    <w:name w:val="heading 8"/>
    <w:basedOn w:val="Heading6"/>
    <w:next w:val="Normal"/>
    <w:qFormat/>
    <w:rsid w:val="009C185B"/>
    <w:pPr>
      <w:outlineLvl w:val="7"/>
    </w:pPr>
  </w:style>
  <w:style w:type="paragraph" w:styleId="Heading9">
    <w:name w:val="heading 9"/>
    <w:basedOn w:val="Heading6"/>
    <w:next w:val="Normal"/>
    <w:qFormat/>
    <w:rsid w:val="009C185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aftertitle">
    <w:name w:val="Normal_after_title"/>
    <w:basedOn w:val="Normal"/>
    <w:next w:val="Normal"/>
    <w:rsid w:val="009C185B"/>
    <w:pPr>
      <w:spacing w:before="360"/>
    </w:pPr>
  </w:style>
  <w:style w:type="paragraph" w:customStyle="1" w:styleId="Artheading">
    <w:name w:val="Art_heading"/>
    <w:basedOn w:val="Normal"/>
    <w:next w:val="Normal"/>
    <w:rsid w:val="009C185B"/>
    <w:pPr>
      <w:keepNext/>
      <w:keepLines/>
      <w:spacing w:before="480"/>
      <w:jc w:val="center"/>
    </w:pPr>
    <w:rPr>
      <w:rFonts w:ascii="Times New Roman Bold" w:hAnsi="Times New Roman Bold"/>
      <w:b/>
      <w:sz w:val="28"/>
    </w:rPr>
  </w:style>
  <w:style w:type="paragraph" w:customStyle="1" w:styleId="ArtNo">
    <w:name w:val="Art_No"/>
    <w:basedOn w:val="Normal"/>
    <w:next w:val="Normal"/>
    <w:rsid w:val="009C185B"/>
    <w:pPr>
      <w:keepNext/>
      <w:keepLines/>
      <w:spacing w:before="480"/>
      <w:jc w:val="center"/>
    </w:pPr>
    <w:rPr>
      <w:caps/>
      <w:sz w:val="28"/>
    </w:rPr>
  </w:style>
  <w:style w:type="paragraph" w:customStyle="1" w:styleId="Arttitle">
    <w:name w:val="Art_title"/>
    <w:basedOn w:val="Normal"/>
    <w:next w:val="Normal"/>
    <w:rsid w:val="009C185B"/>
    <w:pPr>
      <w:keepNext/>
      <w:keepLines/>
      <w:spacing w:before="240"/>
      <w:jc w:val="center"/>
    </w:pPr>
    <w:rPr>
      <w:b/>
      <w:sz w:val="28"/>
    </w:rPr>
  </w:style>
  <w:style w:type="paragraph" w:customStyle="1" w:styleId="ASN1">
    <w:name w:val="ASN.1"/>
    <w:basedOn w:val="Normal"/>
    <w:rsid w:val="009C185B"/>
    <w:pPr>
      <w:tabs>
        <w:tab w:val="left" w:pos="567"/>
        <w:tab w:val="left" w:pos="1701"/>
        <w:tab w:val="left" w:pos="2835"/>
        <w:tab w:val="left" w:pos="3402"/>
        <w:tab w:val="left" w:pos="3969"/>
        <w:tab w:val="left" w:pos="4536"/>
        <w:tab w:val="left" w:pos="5103"/>
        <w:tab w:val="left" w:pos="5670"/>
      </w:tabs>
      <w:spacing w:before="0"/>
    </w:pPr>
    <w:rPr>
      <w:rFonts w:ascii="Times New Roman Bold" w:hAnsi="Times New Roman Bold"/>
      <w:b/>
      <w:noProof/>
      <w:sz w:val="20"/>
    </w:rPr>
  </w:style>
  <w:style w:type="paragraph" w:customStyle="1" w:styleId="Call">
    <w:name w:val="Call"/>
    <w:basedOn w:val="Normal"/>
    <w:next w:val="Normal"/>
    <w:rsid w:val="009C185B"/>
    <w:pPr>
      <w:keepNext/>
      <w:keepLines/>
      <w:spacing w:before="160"/>
      <w:ind w:left="1134"/>
    </w:pPr>
    <w:rPr>
      <w:i/>
    </w:rPr>
  </w:style>
  <w:style w:type="paragraph" w:customStyle="1" w:styleId="ChapNo">
    <w:name w:val="Chap_No"/>
    <w:basedOn w:val="ArtNo"/>
    <w:next w:val="Normal"/>
    <w:rsid w:val="009C185B"/>
    <w:rPr>
      <w:rFonts w:ascii="Times New Roman Bold" w:hAnsi="Times New Roman Bold"/>
      <w:b/>
    </w:rPr>
  </w:style>
  <w:style w:type="paragraph" w:customStyle="1" w:styleId="Chaptitle">
    <w:name w:val="Chap_title"/>
    <w:basedOn w:val="Arttitle"/>
    <w:next w:val="Normal"/>
    <w:rsid w:val="009C185B"/>
  </w:style>
  <w:style w:type="character" w:styleId="EndnoteReference">
    <w:name w:val="endnote reference"/>
    <w:basedOn w:val="DefaultParagraphFont"/>
    <w:rsid w:val="009C185B"/>
    <w:rPr>
      <w:vertAlign w:val="superscript"/>
    </w:rPr>
  </w:style>
  <w:style w:type="paragraph" w:customStyle="1" w:styleId="enumlev1">
    <w:name w:val="enumlev1"/>
    <w:basedOn w:val="Normal"/>
    <w:link w:val="enumlev1Char"/>
    <w:qFormat/>
    <w:rsid w:val="009C185B"/>
    <w:pPr>
      <w:tabs>
        <w:tab w:val="clear" w:pos="2268"/>
        <w:tab w:val="left" w:pos="2608"/>
        <w:tab w:val="left" w:pos="3345"/>
      </w:tabs>
      <w:spacing w:before="80"/>
      <w:ind w:left="1134" w:hanging="1134"/>
    </w:pPr>
  </w:style>
  <w:style w:type="paragraph" w:customStyle="1" w:styleId="enumlev2">
    <w:name w:val="enumlev2"/>
    <w:basedOn w:val="enumlev1"/>
    <w:rsid w:val="009C185B"/>
    <w:pPr>
      <w:ind w:left="1871" w:hanging="737"/>
    </w:pPr>
  </w:style>
  <w:style w:type="paragraph" w:customStyle="1" w:styleId="enumlev3">
    <w:name w:val="enumlev3"/>
    <w:basedOn w:val="enumlev2"/>
    <w:rsid w:val="009C185B"/>
    <w:pPr>
      <w:ind w:left="2268" w:hanging="397"/>
    </w:pPr>
  </w:style>
  <w:style w:type="paragraph" w:customStyle="1" w:styleId="Equation">
    <w:name w:val="Equation"/>
    <w:basedOn w:val="Normal"/>
    <w:rsid w:val="009C185B"/>
    <w:pPr>
      <w:tabs>
        <w:tab w:val="clear" w:pos="1871"/>
        <w:tab w:val="clear" w:pos="2268"/>
        <w:tab w:val="center" w:pos="4820"/>
        <w:tab w:val="right" w:pos="9639"/>
      </w:tabs>
    </w:pPr>
  </w:style>
  <w:style w:type="paragraph" w:customStyle="1" w:styleId="Equationlegend">
    <w:name w:val="Equation_legend"/>
    <w:basedOn w:val="NormalIndent"/>
    <w:rsid w:val="009C185B"/>
    <w:pPr>
      <w:tabs>
        <w:tab w:val="clear" w:pos="1134"/>
        <w:tab w:val="clear" w:pos="2268"/>
        <w:tab w:val="right" w:pos="1871"/>
        <w:tab w:val="left" w:pos="2041"/>
      </w:tabs>
      <w:spacing w:before="80"/>
      <w:ind w:left="2041" w:hanging="2041"/>
    </w:pPr>
  </w:style>
  <w:style w:type="paragraph" w:customStyle="1" w:styleId="Figurelegend">
    <w:name w:val="Figure_legend"/>
    <w:basedOn w:val="Normal"/>
    <w:rsid w:val="009C185B"/>
    <w:pPr>
      <w:spacing w:before="20" w:after="240"/>
    </w:pPr>
    <w:rPr>
      <w:sz w:val="18"/>
    </w:rPr>
  </w:style>
  <w:style w:type="paragraph" w:customStyle="1" w:styleId="Tabletext">
    <w:name w:val="Table_text"/>
    <w:basedOn w:val="Normal"/>
    <w:rsid w:val="009C185B"/>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pPr>
    <w:rPr>
      <w:sz w:val="20"/>
    </w:rPr>
  </w:style>
  <w:style w:type="paragraph" w:customStyle="1" w:styleId="Figurewithouttitle">
    <w:name w:val="Figure_without_title"/>
    <w:basedOn w:val="FigureNo"/>
    <w:next w:val="Normal"/>
    <w:rsid w:val="009C185B"/>
    <w:pPr>
      <w:keepNext w:val="0"/>
    </w:pPr>
  </w:style>
  <w:style w:type="paragraph" w:styleId="Footer">
    <w:name w:val="footer"/>
    <w:basedOn w:val="Normal"/>
    <w:link w:val="FooterChar"/>
    <w:uiPriority w:val="99"/>
    <w:rsid w:val="009C185B"/>
    <w:pPr>
      <w:tabs>
        <w:tab w:val="clear" w:pos="1134"/>
        <w:tab w:val="clear" w:pos="1871"/>
        <w:tab w:val="clear" w:pos="2268"/>
        <w:tab w:val="left" w:pos="5954"/>
        <w:tab w:val="right" w:pos="9639"/>
      </w:tabs>
      <w:spacing w:before="0"/>
    </w:pPr>
    <w:rPr>
      <w:caps/>
      <w:noProof/>
      <w:sz w:val="16"/>
    </w:rPr>
  </w:style>
  <w:style w:type="paragraph" w:customStyle="1" w:styleId="FirstFooter">
    <w:name w:val="FirstFooter"/>
    <w:basedOn w:val="Footer"/>
    <w:rsid w:val="009C185B"/>
    <w:pPr>
      <w:tabs>
        <w:tab w:val="clear" w:pos="5954"/>
        <w:tab w:val="clear" w:pos="9639"/>
      </w:tabs>
      <w:overflowPunct/>
      <w:autoSpaceDE/>
      <w:autoSpaceDN/>
      <w:adjustRightInd/>
      <w:spacing w:before="40"/>
      <w:textAlignment w:val="auto"/>
    </w:pPr>
    <w:rPr>
      <w:caps w:val="0"/>
      <w:noProof w:val="0"/>
    </w:rPr>
  </w:style>
  <w:style w:type="character" w:styleId="FootnoteReference">
    <w:name w:val="footnote reference"/>
    <w:aliases w:val="Appel note de bas de p,Footnote Reference/,Footnote symbol,Style 12,(NECG) Footnote Reference,Style 124,o,fr,Style 13,FR,Style 17,Appel note de bas de p + 11 pt,Italic,Footnote,Appel note de bas de p1,Appel note de bas de p2,Ref"/>
    <w:basedOn w:val="DefaultParagraphFont"/>
    <w:qFormat/>
    <w:rsid w:val="009C185B"/>
    <w:rPr>
      <w:position w:val="6"/>
      <w:sz w:val="18"/>
    </w:rPr>
  </w:style>
  <w:style w:type="paragraph" w:styleId="FootnoteText">
    <w:name w:val="footnote text"/>
    <w:aliases w:val="ALTS FOOTNOTE,Footnote Text Char1,Footnote Text Char Char1,Footnote Text Char4 Char Char,Footnote Text Char1 Char1 Char1 Char,Footnote Text Char Char1 Char1 Char Char,Footnote Text Char1 Char1 Char1 Char Char Char1,DNV-FT,DN,footnote text"/>
    <w:basedOn w:val="Normal"/>
    <w:link w:val="FootnoteTextChar"/>
    <w:qFormat/>
    <w:rsid w:val="009C185B"/>
    <w:pPr>
      <w:keepLines/>
      <w:tabs>
        <w:tab w:val="left" w:pos="255"/>
      </w:tabs>
    </w:pPr>
  </w:style>
  <w:style w:type="paragraph" w:customStyle="1" w:styleId="Note">
    <w:name w:val="Note"/>
    <w:basedOn w:val="Normal"/>
    <w:next w:val="Normal"/>
    <w:rsid w:val="009C185B"/>
    <w:pPr>
      <w:tabs>
        <w:tab w:val="left" w:pos="284"/>
      </w:tabs>
      <w:spacing w:before="80"/>
    </w:pPr>
    <w:rPr>
      <w:sz w:val="22"/>
    </w:rPr>
  </w:style>
  <w:style w:type="paragraph" w:styleId="Header">
    <w:name w:val="header"/>
    <w:basedOn w:val="Normal"/>
    <w:link w:val="HeaderChar"/>
    <w:rsid w:val="009C185B"/>
    <w:pPr>
      <w:spacing w:before="0"/>
      <w:jc w:val="center"/>
    </w:pPr>
    <w:rPr>
      <w:sz w:val="18"/>
    </w:rPr>
  </w:style>
  <w:style w:type="paragraph" w:styleId="Index1">
    <w:name w:val="index 1"/>
    <w:basedOn w:val="Normal"/>
    <w:next w:val="Normal"/>
    <w:semiHidden/>
    <w:rsid w:val="009C185B"/>
  </w:style>
  <w:style w:type="paragraph" w:styleId="Index2">
    <w:name w:val="index 2"/>
    <w:basedOn w:val="Normal"/>
    <w:next w:val="Normal"/>
    <w:semiHidden/>
    <w:rsid w:val="009C185B"/>
    <w:pPr>
      <w:ind w:left="283"/>
    </w:pPr>
  </w:style>
  <w:style w:type="paragraph" w:styleId="Index3">
    <w:name w:val="index 3"/>
    <w:basedOn w:val="Normal"/>
    <w:next w:val="Normal"/>
    <w:semiHidden/>
    <w:rsid w:val="009C185B"/>
    <w:pPr>
      <w:ind w:left="566"/>
    </w:pPr>
  </w:style>
  <w:style w:type="paragraph" w:customStyle="1" w:styleId="PartNo">
    <w:name w:val="Part_No"/>
    <w:basedOn w:val="AnnexNo"/>
    <w:next w:val="Normal"/>
    <w:rsid w:val="009C185B"/>
  </w:style>
  <w:style w:type="paragraph" w:customStyle="1" w:styleId="Partref">
    <w:name w:val="Part_ref"/>
    <w:basedOn w:val="Annexref"/>
    <w:next w:val="Normal"/>
    <w:rsid w:val="009C185B"/>
  </w:style>
  <w:style w:type="paragraph" w:customStyle="1" w:styleId="Parttitle">
    <w:name w:val="Part_title"/>
    <w:basedOn w:val="Annextitle"/>
    <w:next w:val="Normalaftertitle0"/>
    <w:rsid w:val="009C185B"/>
  </w:style>
  <w:style w:type="paragraph" w:customStyle="1" w:styleId="RecNo">
    <w:name w:val="Rec_No"/>
    <w:basedOn w:val="Normal"/>
    <w:next w:val="Normal"/>
    <w:rsid w:val="009C185B"/>
    <w:pPr>
      <w:keepNext/>
      <w:keepLines/>
      <w:spacing w:before="480"/>
      <w:jc w:val="center"/>
    </w:pPr>
    <w:rPr>
      <w:caps/>
      <w:sz w:val="28"/>
    </w:rPr>
  </w:style>
  <w:style w:type="paragraph" w:customStyle="1" w:styleId="Rectitle">
    <w:name w:val="Rec_title"/>
    <w:basedOn w:val="RecNo"/>
    <w:next w:val="Normal"/>
    <w:rsid w:val="009C185B"/>
    <w:pPr>
      <w:spacing w:before="240"/>
    </w:pPr>
    <w:rPr>
      <w:rFonts w:ascii="Times New Roman Bold" w:hAnsi="Times New Roman Bold"/>
      <w:b/>
      <w:caps w:val="0"/>
    </w:rPr>
  </w:style>
  <w:style w:type="paragraph" w:customStyle="1" w:styleId="Recref">
    <w:name w:val="Rec_ref"/>
    <w:basedOn w:val="Rectitle"/>
    <w:next w:val="Recdate"/>
    <w:rsid w:val="009C185B"/>
    <w:pPr>
      <w:spacing w:before="120"/>
    </w:pPr>
    <w:rPr>
      <w:rFonts w:ascii="Times New Roman" w:hAnsi="Times New Roman"/>
      <w:b w:val="0"/>
      <w:sz w:val="24"/>
    </w:rPr>
  </w:style>
  <w:style w:type="paragraph" w:customStyle="1" w:styleId="Recdate">
    <w:name w:val="Rec_date"/>
    <w:basedOn w:val="Normal"/>
    <w:next w:val="Normalaftertitle0"/>
    <w:rsid w:val="009C185B"/>
    <w:pPr>
      <w:keepNext/>
      <w:keepLines/>
      <w:jc w:val="right"/>
    </w:pPr>
    <w:rPr>
      <w:sz w:val="22"/>
    </w:rPr>
  </w:style>
  <w:style w:type="paragraph" w:customStyle="1" w:styleId="Questiondate">
    <w:name w:val="Question_date"/>
    <w:basedOn w:val="Normal"/>
    <w:next w:val="Normalaftertitle0"/>
    <w:rsid w:val="009C185B"/>
    <w:pPr>
      <w:keepNext/>
      <w:keepLines/>
      <w:jc w:val="right"/>
    </w:pPr>
    <w:rPr>
      <w:sz w:val="22"/>
    </w:rPr>
  </w:style>
  <w:style w:type="paragraph" w:customStyle="1" w:styleId="QuestionNo">
    <w:name w:val="Question_No"/>
    <w:basedOn w:val="Normal"/>
    <w:next w:val="Normal"/>
    <w:rsid w:val="009C185B"/>
    <w:pPr>
      <w:keepNext/>
      <w:keepLines/>
      <w:spacing w:before="480"/>
      <w:jc w:val="center"/>
    </w:pPr>
    <w:rPr>
      <w:caps/>
      <w:sz w:val="28"/>
    </w:rPr>
  </w:style>
  <w:style w:type="paragraph" w:customStyle="1" w:styleId="Questiontitle">
    <w:name w:val="Question_title"/>
    <w:basedOn w:val="Normal"/>
    <w:next w:val="Normal"/>
    <w:rsid w:val="009C185B"/>
    <w:pPr>
      <w:keepNext/>
      <w:keepLines/>
      <w:spacing w:before="240"/>
      <w:jc w:val="center"/>
    </w:pPr>
    <w:rPr>
      <w:rFonts w:ascii="Times New Roman Bold" w:hAnsi="Times New Roman Bold"/>
      <w:b/>
      <w:sz w:val="28"/>
    </w:rPr>
  </w:style>
  <w:style w:type="paragraph" w:customStyle="1" w:styleId="Questionref">
    <w:name w:val="Question_ref"/>
    <w:basedOn w:val="Recref"/>
    <w:next w:val="Questiondate"/>
    <w:rsid w:val="009C185B"/>
  </w:style>
  <w:style w:type="paragraph" w:customStyle="1" w:styleId="Reftext">
    <w:name w:val="Ref_text"/>
    <w:basedOn w:val="Normal"/>
    <w:rsid w:val="009C185B"/>
    <w:pPr>
      <w:ind w:left="1134" w:hanging="1134"/>
    </w:pPr>
  </w:style>
  <w:style w:type="paragraph" w:customStyle="1" w:styleId="Reftitle">
    <w:name w:val="Ref_title"/>
    <w:basedOn w:val="Normal"/>
    <w:next w:val="Reftext"/>
    <w:rsid w:val="009C185B"/>
    <w:pPr>
      <w:spacing w:before="480"/>
      <w:jc w:val="center"/>
    </w:pPr>
    <w:rPr>
      <w:caps/>
    </w:rPr>
  </w:style>
  <w:style w:type="paragraph" w:customStyle="1" w:styleId="Repdate">
    <w:name w:val="Rep_date"/>
    <w:basedOn w:val="Recdate"/>
    <w:next w:val="Normalaftertitle0"/>
    <w:rsid w:val="009C185B"/>
  </w:style>
  <w:style w:type="paragraph" w:customStyle="1" w:styleId="RepNo">
    <w:name w:val="Rep_No"/>
    <w:basedOn w:val="RecNo"/>
    <w:next w:val="Reptitle"/>
    <w:rsid w:val="009C185B"/>
  </w:style>
  <w:style w:type="paragraph" w:customStyle="1" w:styleId="Reptitle">
    <w:name w:val="Rep_title"/>
    <w:basedOn w:val="Rectitle"/>
    <w:next w:val="Repref"/>
    <w:rsid w:val="009C185B"/>
  </w:style>
  <w:style w:type="paragraph" w:customStyle="1" w:styleId="Repref">
    <w:name w:val="Rep_ref"/>
    <w:basedOn w:val="Recref"/>
    <w:next w:val="Repdate"/>
    <w:rsid w:val="009C185B"/>
  </w:style>
  <w:style w:type="paragraph" w:customStyle="1" w:styleId="Resdate">
    <w:name w:val="Res_date"/>
    <w:basedOn w:val="Recdate"/>
    <w:next w:val="Normalaftertitle0"/>
    <w:rsid w:val="009C185B"/>
  </w:style>
  <w:style w:type="paragraph" w:customStyle="1" w:styleId="ResNo">
    <w:name w:val="Res_No"/>
    <w:basedOn w:val="RecNo"/>
    <w:next w:val="Normal"/>
    <w:rsid w:val="009C185B"/>
  </w:style>
  <w:style w:type="paragraph" w:customStyle="1" w:styleId="Restitle">
    <w:name w:val="Res_title"/>
    <w:basedOn w:val="Rectitle"/>
    <w:next w:val="Normal"/>
    <w:rsid w:val="009C185B"/>
  </w:style>
  <w:style w:type="paragraph" w:customStyle="1" w:styleId="Resref">
    <w:name w:val="Res_ref"/>
    <w:basedOn w:val="Recref"/>
    <w:next w:val="Resdate"/>
    <w:rsid w:val="009C185B"/>
  </w:style>
  <w:style w:type="paragraph" w:customStyle="1" w:styleId="SectionNo">
    <w:name w:val="Section_No"/>
    <w:basedOn w:val="AnnexNo"/>
    <w:next w:val="Normal"/>
    <w:rsid w:val="009C185B"/>
  </w:style>
  <w:style w:type="paragraph" w:customStyle="1" w:styleId="Sectiontitle">
    <w:name w:val="Section_title"/>
    <w:basedOn w:val="Annextitle"/>
    <w:next w:val="Normalaftertitle0"/>
    <w:rsid w:val="009C185B"/>
  </w:style>
  <w:style w:type="paragraph" w:customStyle="1" w:styleId="Source">
    <w:name w:val="Source"/>
    <w:basedOn w:val="Normal"/>
    <w:next w:val="Normal"/>
    <w:rsid w:val="009C185B"/>
    <w:pPr>
      <w:spacing w:before="840"/>
      <w:jc w:val="center"/>
    </w:pPr>
    <w:rPr>
      <w:b/>
      <w:sz w:val="28"/>
    </w:rPr>
  </w:style>
  <w:style w:type="paragraph" w:customStyle="1" w:styleId="SpecialFooter">
    <w:name w:val="Special Footer"/>
    <w:basedOn w:val="Footer"/>
    <w:rsid w:val="009C185B"/>
    <w:pPr>
      <w:tabs>
        <w:tab w:val="left" w:pos="567"/>
        <w:tab w:val="left" w:pos="1134"/>
        <w:tab w:val="left" w:pos="1701"/>
        <w:tab w:val="left" w:pos="2268"/>
        <w:tab w:val="left" w:pos="2835"/>
      </w:tabs>
      <w:jc w:val="both"/>
    </w:pPr>
    <w:rPr>
      <w:caps w:val="0"/>
      <w:noProof w:val="0"/>
    </w:rPr>
  </w:style>
  <w:style w:type="paragraph" w:customStyle="1" w:styleId="Tablehead">
    <w:name w:val="Table_head"/>
    <w:basedOn w:val="Normal"/>
    <w:rsid w:val="009C185B"/>
    <w:pPr>
      <w:keepNext/>
      <w:spacing w:before="80" w:after="80"/>
      <w:jc w:val="center"/>
    </w:pPr>
    <w:rPr>
      <w:rFonts w:ascii="Times New Roman Bold" w:hAnsi="Times New Roman Bold" w:cs="Times New Roman Bold"/>
      <w:b/>
      <w:sz w:val="20"/>
    </w:rPr>
  </w:style>
  <w:style w:type="paragraph" w:customStyle="1" w:styleId="Tablelegend">
    <w:name w:val="Table_legend"/>
    <w:basedOn w:val="Normal"/>
    <w:rsid w:val="009C185B"/>
    <w:pPr>
      <w:tabs>
        <w:tab w:val="left" w:pos="284"/>
        <w:tab w:val="left" w:pos="567"/>
        <w:tab w:val="left" w:pos="851"/>
      </w:tabs>
      <w:spacing w:before="40" w:after="40"/>
    </w:pPr>
    <w:rPr>
      <w:sz w:val="18"/>
    </w:rPr>
  </w:style>
  <w:style w:type="paragraph" w:customStyle="1" w:styleId="TableNo">
    <w:name w:val="Table_No"/>
    <w:basedOn w:val="Normal"/>
    <w:next w:val="Normal"/>
    <w:rsid w:val="009C185B"/>
    <w:pPr>
      <w:keepNext/>
      <w:spacing w:before="560" w:after="120"/>
      <w:jc w:val="center"/>
    </w:pPr>
    <w:rPr>
      <w:caps/>
      <w:sz w:val="20"/>
    </w:rPr>
  </w:style>
  <w:style w:type="paragraph" w:customStyle="1" w:styleId="Tabletitle">
    <w:name w:val="Table_title"/>
    <w:basedOn w:val="Normal"/>
    <w:next w:val="Tabletext"/>
    <w:rsid w:val="009C185B"/>
    <w:pPr>
      <w:keepNext/>
      <w:keepLines/>
      <w:spacing w:before="0" w:after="120"/>
      <w:jc w:val="center"/>
    </w:pPr>
    <w:rPr>
      <w:rFonts w:ascii="Times New Roman Bold" w:hAnsi="Times New Roman Bold"/>
      <w:b/>
      <w:sz w:val="20"/>
    </w:rPr>
  </w:style>
  <w:style w:type="paragraph" w:customStyle="1" w:styleId="Tableref">
    <w:name w:val="Table_ref"/>
    <w:basedOn w:val="Normal"/>
    <w:next w:val="Normal"/>
    <w:rsid w:val="009C185B"/>
    <w:pPr>
      <w:keepNext/>
      <w:spacing w:before="560"/>
      <w:jc w:val="center"/>
    </w:pPr>
    <w:rPr>
      <w:sz w:val="20"/>
    </w:rPr>
  </w:style>
  <w:style w:type="paragraph" w:customStyle="1" w:styleId="Title1">
    <w:name w:val="Title 1"/>
    <w:basedOn w:val="Source"/>
    <w:next w:val="Normal"/>
    <w:rsid w:val="009C185B"/>
    <w:pPr>
      <w:tabs>
        <w:tab w:val="left" w:pos="567"/>
        <w:tab w:val="left" w:pos="1701"/>
        <w:tab w:val="left" w:pos="2835"/>
      </w:tabs>
      <w:spacing w:before="240"/>
    </w:pPr>
    <w:rPr>
      <w:b w:val="0"/>
      <w:caps/>
    </w:rPr>
  </w:style>
  <w:style w:type="paragraph" w:customStyle="1" w:styleId="Title2">
    <w:name w:val="Title 2"/>
    <w:basedOn w:val="Source"/>
    <w:next w:val="Normal"/>
    <w:rsid w:val="009C185B"/>
    <w:pPr>
      <w:overflowPunct/>
      <w:autoSpaceDE/>
      <w:autoSpaceDN/>
      <w:adjustRightInd/>
      <w:spacing w:before="480"/>
      <w:textAlignment w:val="auto"/>
    </w:pPr>
    <w:rPr>
      <w:b w:val="0"/>
      <w:caps/>
    </w:rPr>
  </w:style>
  <w:style w:type="paragraph" w:customStyle="1" w:styleId="Title3">
    <w:name w:val="Title 3"/>
    <w:basedOn w:val="Title2"/>
    <w:next w:val="Normal"/>
    <w:rsid w:val="009C185B"/>
    <w:pPr>
      <w:spacing w:before="240"/>
    </w:pPr>
    <w:rPr>
      <w:caps w:val="0"/>
    </w:rPr>
  </w:style>
  <w:style w:type="paragraph" w:customStyle="1" w:styleId="Title4">
    <w:name w:val="Title 4"/>
    <w:basedOn w:val="Title3"/>
    <w:next w:val="Heading1"/>
    <w:rsid w:val="009C185B"/>
    <w:rPr>
      <w:b/>
    </w:rPr>
  </w:style>
  <w:style w:type="paragraph" w:customStyle="1" w:styleId="toc0">
    <w:name w:val="toc 0"/>
    <w:basedOn w:val="Normal"/>
    <w:next w:val="TOC1"/>
    <w:rsid w:val="009C185B"/>
    <w:pPr>
      <w:tabs>
        <w:tab w:val="clear" w:pos="1134"/>
        <w:tab w:val="clear" w:pos="1871"/>
        <w:tab w:val="clear" w:pos="2268"/>
        <w:tab w:val="right" w:pos="9781"/>
      </w:tabs>
    </w:pPr>
    <w:rPr>
      <w:b/>
    </w:rPr>
  </w:style>
  <w:style w:type="paragraph" w:styleId="TOC1">
    <w:name w:val="toc 1"/>
    <w:basedOn w:val="Normal"/>
    <w:rsid w:val="009C185B"/>
    <w:pPr>
      <w:keepLines/>
      <w:tabs>
        <w:tab w:val="clear" w:pos="1134"/>
        <w:tab w:val="clear" w:pos="1871"/>
        <w:tab w:val="clear" w:pos="2268"/>
        <w:tab w:val="left" w:pos="567"/>
        <w:tab w:val="left" w:leader="dot" w:pos="7938"/>
        <w:tab w:val="center" w:pos="9526"/>
      </w:tabs>
      <w:spacing w:before="240"/>
      <w:ind w:left="567" w:hanging="567"/>
    </w:pPr>
  </w:style>
  <w:style w:type="paragraph" w:styleId="TOC2">
    <w:name w:val="toc 2"/>
    <w:basedOn w:val="TOC1"/>
    <w:rsid w:val="009C185B"/>
    <w:pPr>
      <w:spacing w:before="120"/>
    </w:pPr>
  </w:style>
  <w:style w:type="paragraph" w:styleId="TOC3">
    <w:name w:val="toc 3"/>
    <w:basedOn w:val="TOC2"/>
    <w:rsid w:val="009C185B"/>
  </w:style>
  <w:style w:type="paragraph" w:styleId="TOC4">
    <w:name w:val="toc 4"/>
    <w:basedOn w:val="TOC3"/>
    <w:rsid w:val="009C185B"/>
  </w:style>
  <w:style w:type="paragraph" w:styleId="TOC5">
    <w:name w:val="toc 5"/>
    <w:basedOn w:val="TOC4"/>
    <w:rsid w:val="009C185B"/>
  </w:style>
  <w:style w:type="paragraph" w:styleId="TOC6">
    <w:name w:val="toc 6"/>
    <w:basedOn w:val="TOC4"/>
    <w:rsid w:val="009C185B"/>
  </w:style>
  <w:style w:type="paragraph" w:styleId="TOC7">
    <w:name w:val="toc 7"/>
    <w:basedOn w:val="TOC4"/>
    <w:rsid w:val="009C185B"/>
  </w:style>
  <w:style w:type="paragraph" w:styleId="TOC8">
    <w:name w:val="toc 8"/>
    <w:basedOn w:val="TOC4"/>
    <w:rsid w:val="009C185B"/>
  </w:style>
  <w:style w:type="character" w:customStyle="1" w:styleId="Appdef">
    <w:name w:val="App_def"/>
    <w:basedOn w:val="DefaultParagraphFont"/>
    <w:rsid w:val="009C185B"/>
    <w:rPr>
      <w:rFonts w:ascii="Times New Roman" w:hAnsi="Times New Roman"/>
      <w:b/>
    </w:rPr>
  </w:style>
  <w:style w:type="character" w:customStyle="1" w:styleId="Appref">
    <w:name w:val="App_ref"/>
    <w:basedOn w:val="DefaultParagraphFont"/>
    <w:rsid w:val="009C185B"/>
  </w:style>
  <w:style w:type="character" w:customStyle="1" w:styleId="Artdef">
    <w:name w:val="Art_def"/>
    <w:basedOn w:val="DefaultParagraphFont"/>
    <w:rsid w:val="009C185B"/>
    <w:rPr>
      <w:rFonts w:ascii="Times New Roman" w:hAnsi="Times New Roman"/>
      <w:b/>
    </w:rPr>
  </w:style>
  <w:style w:type="character" w:customStyle="1" w:styleId="Artref">
    <w:name w:val="Art_ref"/>
    <w:basedOn w:val="DefaultParagraphFont"/>
    <w:rsid w:val="009C185B"/>
  </w:style>
  <w:style w:type="character" w:customStyle="1" w:styleId="Tablefreq">
    <w:name w:val="Table_freq"/>
    <w:basedOn w:val="DefaultParagraphFont"/>
    <w:rsid w:val="009C185B"/>
    <w:rPr>
      <w:b/>
      <w:color w:val="auto"/>
      <w:sz w:val="20"/>
    </w:rPr>
  </w:style>
  <w:style w:type="paragraph" w:customStyle="1" w:styleId="Formal">
    <w:name w:val="Formal"/>
    <w:basedOn w:val="ASN1"/>
    <w:rsid w:val="009C185B"/>
    <w:rPr>
      <w:b w:val="0"/>
    </w:rPr>
  </w:style>
  <w:style w:type="paragraph" w:customStyle="1" w:styleId="Section1">
    <w:name w:val="Section_1"/>
    <w:basedOn w:val="Normal"/>
    <w:rsid w:val="009C185B"/>
    <w:pPr>
      <w:tabs>
        <w:tab w:val="clear" w:pos="1134"/>
        <w:tab w:val="clear" w:pos="1871"/>
        <w:tab w:val="clear" w:pos="2268"/>
        <w:tab w:val="center" w:pos="4820"/>
      </w:tabs>
      <w:spacing w:before="360"/>
      <w:jc w:val="center"/>
    </w:pPr>
    <w:rPr>
      <w:b/>
    </w:rPr>
  </w:style>
  <w:style w:type="paragraph" w:customStyle="1" w:styleId="Section2">
    <w:name w:val="Section_2"/>
    <w:basedOn w:val="Section1"/>
    <w:rsid w:val="009C185B"/>
    <w:rPr>
      <w:b w:val="0"/>
      <w:i/>
    </w:rPr>
  </w:style>
  <w:style w:type="paragraph" w:customStyle="1" w:styleId="Headingi">
    <w:name w:val="Heading_i"/>
    <w:basedOn w:val="Normal"/>
    <w:next w:val="Normal"/>
    <w:qFormat/>
    <w:rsid w:val="009C185B"/>
    <w:pPr>
      <w:keepNext/>
      <w:keepLines/>
      <w:spacing w:before="160"/>
    </w:pPr>
    <w:rPr>
      <w:i/>
    </w:rPr>
  </w:style>
  <w:style w:type="paragraph" w:customStyle="1" w:styleId="Headingb">
    <w:name w:val="Heading_b"/>
    <w:basedOn w:val="Normal"/>
    <w:next w:val="Normal"/>
    <w:link w:val="HeadingbChar"/>
    <w:qFormat/>
    <w:rsid w:val="009C185B"/>
    <w:pPr>
      <w:keepNext/>
      <w:keepLines/>
      <w:spacing w:before="160"/>
    </w:pPr>
    <w:rPr>
      <w:rFonts w:ascii="Times New Roman Bold" w:hAnsi="Times New Roman Bold" w:cs="Times New Roman Bold"/>
      <w:b/>
      <w:lang w:eastAsia="zh-CN"/>
    </w:rPr>
  </w:style>
  <w:style w:type="paragraph" w:customStyle="1" w:styleId="Figure">
    <w:name w:val="Figure"/>
    <w:basedOn w:val="Normal"/>
    <w:next w:val="Normal"/>
    <w:link w:val="FigureChar"/>
    <w:rsid w:val="009C185B"/>
    <w:pPr>
      <w:spacing w:after="240"/>
      <w:jc w:val="center"/>
    </w:pPr>
    <w:rPr>
      <w:noProof/>
      <w:lang w:eastAsia="zh-CN"/>
    </w:rPr>
  </w:style>
  <w:style w:type="character" w:styleId="PageNumber">
    <w:name w:val="page number"/>
    <w:basedOn w:val="DefaultParagraphFont"/>
    <w:rsid w:val="009C185B"/>
  </w:style>
  <w:style w:type="paragraph" w:customStyle="1" w:styleId="Figuretitle">
    <w:name w:val="Figure_title"/>
    <w:basedOn w:val="Normal"/>
    <w:next w:val="Normal"/>
    <w:link w:val="FiguretitleChar"/>
    <w:rsid w:val="009C185B"/>
    <w:pPr>
      <w:keepNext/>
      <w:keepLines/>
      <w:spacing w:before="0" w:after="120"/>
      <w:jc w:val="center"/>
    </w:pPr>
    <w:rPr>
      <w:rFonts w:ascii="Times New Roman Bold" w:hAnsi="Times New Roman Bold"/>
      <w:b/>
      <w:sz w:val="20"/>
    </w:rPr>
  </w:style>
  <w:style w:type="paragraph" w:customStyle="1" w:styleId="FigureNo">
    <w:name w:val="Figure_No"/>
    <w:basedOn w:val="Normal"/>
    <w:next w:val="Normal"/>
    <w:link w:val="FigureNoChar"/>
    <w:rsid w:val="009C185B"/>
    <w:pPr>
      <w:keepNext/>
      <w:keepLines/>
      <w:spacing w:before="480" w:after="120"/>
      <w:jc w:val="center"/>
    </w:pPr>
    <w:rPr>
      <w:caps/>
      <w:sz w:val="20"/>
    </w:rPr>
  </w:style>
  <w:style w:type="paragraph" w:customStyle="1" w:styleId="AnnexNo">
    <w:name w:val="Annex_No"/>
    <w:basedOn w:val="Normal"/>
    <w:next w:val="Normal"/>
    <w:link w:val="AnnexNoChar"/>
    <w:rsid w:val="009C185B"/>
    <w:pPr>
      <w:keepNext/>
      <w:keepLines/>
      <w:spacing w:before="480" w:after="80"/>
      <w:jc w:val="center"/>
    </w:pPr>
    <w:rPr>
      <w:caps/>
      <w:sz w:val="28"/>
    </w:rPr>
  </w:style>
  <w:style w:type="paragraph" w:customStyle="1" w:styleId="Annexref">
    <w:name w:val="Annex_ref"/>
    <w:basedOn w:val="Normal"/>
    <w:next w:val="Normal"/>
    <w:rsid w:val="009C185B"/>
    <w:pPr>
      <w:keepNext/>
      <w:keepLines/>
      <w:spacing w:after="280"/>
      <w:jc w:val="center"/>
    </w:pPr>
  </w:style>
  <w:style w:type="paragraph" w:customStyle="1" w:styleId="Annextitle">
    <w:name w:val="Annex_title"/>
    <w:basedOn w:val="Normal"/>
    <w:next w:val="Normal"/>
    <w:rsid w:val="009C185B"/>
    <w:pPr>
      <w:keepNext/>
      <w:keepLines/>
      <w:spacing w:before="240" w:after="280"/>
      <w:jc w:val="center"/>
    </w:pPr>
    <w:rPr>
      <w:rFonts w:ascii="Times New Roman Bold" w:hAnsi="Times New Roman Bold"/>
      <w:b/>
      <w:sz w:val="28"/>
    </w:rPr>
  </w:style>
  <w:style w:type="paragraph" w:customStyle="1" w:styleId="AppendixNo">
    <w:name w:val="Appendix_No"/>
    <w:basedOn w:val="AnnexNo"/>
    <w:next w:val="Annexref"/>
    <w:rsid w:val="009C185B"/>
  </w:style>
  <w:style w:type="paragraph" w:customStyle="1" w:styleId="Appendixref">
    <w:name w:val="Appendix_ref"/>
    <w:basedOn w:val="Annexref"/>
    <w:next w:val="Annextitle"/>
    <w:rsid w:val="009C185B"/>
  </w:style>
  <w:style w:type="paragraph" w:customStyle="1" w:styleId="Appendixtitle">
    <w:name w:val="Appendix_title"/>
    <w:basedOn w:val="Annextitle"/>
    <w:next w:val="Normal"/>
    <w:rsid w:val="009C185B"/>
  </w:style>
  <w:style w:type="paragraph" w:customStyle="1" w:styleId="Border">
    <w:name w:val="Border"/>
    <w:basedOn w:val="Normal"/>
    <w:rsid w:val="009C185B"/>
    <w:pPr>
      <w:pBdr>
        <w:bottom w:val="single" w:sz="6" w:space="0" w:color="auto"/>
      </w:pBdr>
      <w:tabs>
        <w:tab w:val="clear" w:pos="1134"/>
        <w:tab w:val="clear" w:pos="2268"/>
        <w:tab w:val="left" w:pos="170"/>
        <w:tab w:val="left" w:pos="567"/>
        <w:tab w:val="left" w:pos="737"/>
        <w:tab w:val="left" w:pos="2977"/>
        <w:tab w:val="left" w:pos="3266"/>
      </w:tabs>
      <w:spacing w:before="0" w:line="10" w:lineRule="exact"/>
      <w:ind w:left="28" w:right="28"/>
      <w:jc w:val="center"/>
    </w:pPr>
    <w:rPr>
      <w:b/>
      <w:noProof/>
      <w:sz w:val="20"/>
    </w:rPr>
  </w:style>
  <w:style w:type="paragraph" w:styleId="NormalIndent">
    <w:name w:val="Normal Indent"/>
    <w:basedOn w:val="Normal"/>
    <w:rsid w:val="009C185B"/>
    <w:pPr>
      <w:ind w:left="1134"/>
    </w:pPr>
  </w:style>
  <w:style w:type="paragraph" w:styleId="Index4">
    <w:name w:val="index 4"/>
    <w:basedOn w:val="Normal"/>
    <w:next w:val="Normal"/>
    <w:rsid w:val="009C185B"/>
    <w:pPr>
      <w:ind w:left="849"/>
    </w:pPr>
  </w:style>
  <w:style w:type="paragraph" w:styleId="Index5">
    <w:name w:val="index 5"/>
    <w:basedOn w:val="Normal"/>
    <w:next w:val="Normal"/>
    <w:rsid w:val="009C185B"/>
    <w:pPr>
      <w:ind w:left="1132"/>
    </w:pPr>
  </w:style>
  <w:style w:type="paragraph" w:styleId="Index6">
    <w:name w:val="index 6"/>
    <w:basedOn w:val="Normal"/>
    <w:next w:val="Normal"/>
    <w:rsid w:val="009C185B"/>
    <w:pPr>
      <w:ind w:left="1415"/>
    </w:pPr>
  </w:style>
  <w:style w:type="paragraph" w:styleId="Index7">
    <w:name w:val="index 7"/>
    <w:basedOn w:val="Normal"/>
    <w:next w:val="Normal"/>
    <w:rsid w:val="009C185B"/>
    <w:pPr>
      <w:ind w:left="1698"/>
    </w:pPr>
  </w:style>
  <w:style w:type="paragraph" w:styleId="IndexHeading">
    <w:name w:val="index heading"/>
    <w:basedOn w:val="Normal"/>
    <w:next w:val="Index1"/>
    <w:rsid w:val="009C185B"/>
  </w:style>
  <w:style w:type="character" w:styleId="LineNumber">
    <w:name w:val="line number"/>
    <w:basedOn w:val="DefaultParagraphFont"/>
    <w:rsid w:val="009C185B"/>
  </w:style>
  <w:style w:type="paragraph" w:customStyle="1" w:styleId="Normalaftertitle0">
    <w:name w:val="Normal after title"/>
    <w:basedOn w:val="Normal"/>
    <w:next w:val="Normal"/>
    <w:rsid w:val="009C185B"/>
    <w:pPr>
      <w:spacing w:before="280"/>
    </w:pPr>
  </w:style>
  <w:style w:type="paragraph" w:customStyle="1" w:styleId="Proposal">
    <w:name w:val="Proposal"/>
    <w:basedOn w:val="Normal"/>
    <w:next w:val="Normal"/>
    <w:rsid w:val="009C185B"/>
    <w:pPr>
      <w:keepNext/>
      <w:spacing w:before="240"/>
    </w:pPr>
    <w:rPr>
      <w:rFonts w:hAnsi="Times New Roman Bold"/>
      <w:b/>
    </w:rPr>
  </w:style>
  <w:style w:type="paragraph" w:customStyle="1" w:styleId="Reasons">
    <w:name w:val="Reasons"/>
    <w:basedOn w:val="Normal"/>
    <w:qFormat/>
    <w:rsid w:val="009C185B"/>
    <w:pPr>
      <w:tabs>
        <w:tab w:val="clear" w:pos="1871"/>
        <w:tab w:val="clear" w:pos="2268"/>
        <w:tab w:val="left" w:pos="1588"/>
        <w:tab w:val="left" w:pos="1985"/>
      </w:tabs>
    </w:pPr>
  </w:style>
  <w:style w:type="paragraph" w:customStyle="1" w:styleId="Section3">
    <w:name w:val="Section_3"/>
    <w:basedOn w:val="Section1"/>
    <w:rsid w:val="009C185B"/>
    <w:rPr>
      <w:b w:val="0"/>
    </w:rPr>
  </w:style>
  <w:style w:type="paragraph" w:customStyle="1" w:styleId="TableTextS5">
    <w:name w:val="Table_TextS5"/>
    <w:basedOn w:val="Normal"/>
    <w:rsid w:val="009C185B"/>
    <w:pPr>
      <w:tabs>
        <w:tab w:val="clear" w:pos="1134"/>
        <w:tab w:val="clear" w:pos="1871"/>
        <w:tab w:val="clear" w:pos="2268"/>
        <w:tab w:val="left" w:pos="170"/>
        <w:tab w:val="left" w:pos="567"/>
        <w:tab w:val="left" w:pos="737"/>
        <w:tab w:val="left" w:pos="2977"/>
        <w:tab w:val="left" w:pos="3266"/>
      </w:tabs>
      <w:spacing w:before="40" w:after="40"/>
      <w:ind w:left="170" w:hanging="170"/>
    </w:pPr>
    <w:rPr>
      <w:sz w:val="20"/>
    </w:rPr>
  </w:style>
  <w:style w:type="paragraph" w:customStyle="1" w:styleId="Agendaitem">
    <w:name w:val="Agenda_item"/>
    <w:basedOn w:val="Normal"/>
    <w:next w:val="Normal"/>
    <w:qFormat/>
    <w:rsid w:val="009C185B"/>
    <w:pPr>
      <w:overflowPunct/>
      <w:autoSpaceDE/>
      <w:autoSpaceDN/>
      <w:adjustRightInd/>
      <w:spacing w:before="240"/>
      <w:jc w:val="center"/>
      <w:textAlignment w:val="auto"/>
    </w:pPr>
    <w:rPr>
      <w:sz w:val="28"/>
    </w:rPr>
  </w:style>
  <w:style w:type="paragraph" w:customStyle="1" w:styleId="AppArtNo">
    <w:name w:val="App_Art_No"/>
    <w:basedOn w:val="ArtNo"/>
    <w:qFormat/>
    <w:rsid w:val="009C185B"/>
  </w:style>
  <w:style w:type="paragraph" w:customStyle="1" w:styleId="AppArttitle">
    <w:name w:val="App_Art_title"/>
    <w:basedOn w:val="Arttitle"/>
    <w:qFormat/>
    <w:rsid w:val="009C185B"/>
  </w:style>
  <w:style w:type="paragraph" w:customStyle="1" w:styleId="ApptoAnnex">
    <w:name w:val="App_to_Annex"/>
    <w:basedOn w:val="AppendixNo"/>
    <w:next w:val="Normal"/>
    <w:qFormat/>
    <w:rsid w:val="009C185B"/>
  </w:style>
  <w:style w:type="paragraph" w:customStyle="1" w:styleId="Committee">
    <w:name w:val="Committee"/>
    <w:basedOn w:val="Normal"/>
    <w:qFormat/>
    <w:rsid w:val="009C185B"/>
    <w:pPr>
      <w:framePr w:hSpace="180" w:wrap="around" w:hAnchor="margin" w:y="-675"/>
      <w:tabs>
        <w:tab w:val="left" w:pos="851"/>
      </w:tabs>
      <w:spacing w:before="0" w:line="240" w:lineRule="atLeast"/>
    </w:pPr>
    <w:rPr>
      <w:rFonts w:asciiTheme="minorHAnsi" w:hAnsiTheme="minorHAnsi" w:cstheme="minorHAnsi"/>
      <w:b/>
      <w:szCs w:val="24"/>
    </w:rPr>
  </w:style>
  <w:style w:type="character" w:customStyle="1" w:styleId="FooterChar">
    <w:name w:val="Footer Char"/>
    <w:basedOn w:val="DefaultParagraphFont"/>
    <w:link w:val="Footer"/>
    <w:uiPriority w:val="99"/>
    <w:rsid w:val="009C185B"/>
    <w:rPr>
      <w:rFonts w:ascii="Times New Roman" w:hAnsi="Times New Roman"/>
      <w:caps/>
      <w:noProof/>
      <w:sz w:val="16"/>
      <w:lang w:val="en-GB" w:eastAsia="en-US"/>
    </w:rPr>
  </w:style>
  <w:style w:type="character" w:customStyle="1" w:styleId="FootnoteTextChar">
    <w:name w:val="Footnote Text Char"/>
    <w:aliases w:val="ALTS FOOTNOTE Char,Footnote Text Char1 Char,Footnote Text Char Char1 Char,Footnote Text Char4 Char Char Char,Footnote Text Char1 Char1 Char1 Char Char,Footnote Text Char Char1 Char1 Char Char Char,DNV-FT Char,DN Char"/>
    <w:basedOn w:val="DefaultParagraphFont"/>
    <w:link w:val="FootnoteText"/>
    <w:qFormat/>
    <w:rsid w:val="009C185B"/>
    <w:rPr>
      <w:rFonts w:ascii="Times New Roman" w:hAnsi="Times New Roman"/>
      <w:sz w:val="24"/>
      <w:lang w:val="en-GB" w:eastAsia="en-US"/>
    </w:rPr>
  </w:style>
  <w:style w:type="character" w:customStyle="1" w:styleId="HeaderChar">
    <w:name w:val="Header Char"/>
    <w:basedOn w:val="DefaultParagraphFont"/>
    <w:link w:val="Header"/>
    <w:rsid w:val="009C185B"/>
    <w:rPr>
      <w:rFonts w:ascii="Times New Roman" w:hAnsi="Times New Roman"/>
      <w:sz w:val="18"/>
      <w:lang w:val="en-GB" w:eastAsia="en-US"/>
    </w:rPr>
  </w:style>
  <w:style w:type="paragraph" w:customStyle="1" w:styleId="Normalend">
    <w:name w:val="Normal_end"/>
    <w:basedOn w:val="Normal"/>
    <w:next w:val="Normal"/>
    <w:qFormat/>
    <w:rsid w:val="009C185B"/>
    <w:rPr>
      <w:lang w:val="en-US"/>
    </w:rPr>
  </w:style>
  <w:style w:type="paragraph" w:customStyle="1" w:styleId="Part1">
    <w:name w:val="Part_1"/>
    <w:basedOn w:val="Section1"/>
    <w:next w:val="Section1"/>
    <w:qFormat/>
    <w:rsid w:val="009C185B"/>
    <w:pPr>
      <w:keepNext/>
      <w:keepLines/>
    </w:pPr>
  </w:style>
  <w:style w:type="paragraph" w:customStyle="1" w:styleId="Subsection1">
    <w:name w:val="Subsection_1"/>
    <w:basedOn w:val="Section1"/>
    <w:next w:val="Normalaftertitle0"/>
    <w:qFormat/>
    <w:rsid w:val="009C185B"/>
  </w:style>
  <w:style w:type="paragraph" w:customStyle="1" w:styleId="Volumetitle">
    <w:name w:val="Volume_title"/>
    <w:basedOn w:val="Normal"/>
    <w:qFormat/>
    <w:rsid w:val="009C185B"/>
    <w:pPr>
      <w:jc w:val="center"/>
    </w:pPr>
    <w:rPr>
      <w:b/>
      <w:bCs/>
      <w:sz w:val="28"/>
      <w:szCs w:val="28"/>
    </w:rPr>
  </w:style>
  <w:style w:type="paragraph" w:customStyle="1" w:styleId="Headingsplit">
    <w:name w:val="Heading_split"/>
    <w:basedOn w:val="Headingi"/>
    <w:qFormat/>
    <w:rsid w:val="009C185B"/>
    <w:rPr>
      <w:lang w:val="en-US"/>
    </w:rPr>
  </w:style>
  <w:style w:type="paragraph" w:customStyle="1" w:styleId="Normalsplit">
    <w:name w:val="Normal_split"/>
    <w:basedOn w:val="Normal"/>
    <w:qFormat/>
    <w:rsid w:val="009C185B"/>
  </w:style>
  <w:style w:type="character" w:customStyle="1" w:styleId="Provsplit">
    <w:name w:val="Prov_split"/>
    <w:basedOn w:val="DefaultParagraphFont"/>
    <w:qFormat/>
    <w:rsid w:val="009C185B"/>
    <w:rPr>
      <w:rFonts w:ascii="Times New Roman" w:hAnsi="Times New Roman"/>
      <w:b w:val="0"/>
    </w:rPr>
  </w:style>
  <w:style w:type="paragraph" w:customStyle="1" w:styleId="Tablesplit">
    <w:name w:val="Table_split"/>
    <w:basedOn w:val="Tabletext"/>
    <w:qFormat/>
    <w:rsid w:val="009C185B"/>
    <w:pPr>
      <w:keepNext/>
      <w:tabs>
        <w:tab w:val="clear" w:pos="284"/>
        <w:tab w:val="clear" w:pos="567"/>
        <w:tab w:val="clear" w:pos="851"/>
        <w:tab w:val="clear" w:pos="1134"/>
        <w:tab w:val="clear" w:pos="1418"/>
        <w:tab w:val="clear" w:pos="1701"/>
        <w:tab w:val="clear" w:pos="1871"/>
        <w:tab w:val="clear" w:pos="1985"/>
        <w:tab w:val="clear" w:pos="2268"/>
        <w:tab w:val="clear" w:pos="2552"/>
        <w:tab w:val="clear" w:pos="2835"/>
        <w:tab w:val="clear" w:pos="3119"/>
        <w:tab w:val="clear" w:pos="3402"/>
        <w:tab w:val="clear" w:pos="3686"/>
        <w:tab w:val="clear" w:pos="3969"/>
        <w:tab w:val="left" w:pos="1409"/>
        <w:tab w:val="left" w:pos="2237"/>
        <w:tab w:val="left" w:pos="2828"/>
        <w:tab w:val="left" w:pos="4604"/>
        <w:tab w:val="left" w:pos="6023"/>
        <w:tab w:val="left" w:pos="6732"/>
        <w:tab w:val="left" w:pos="7323"/>
        <w:tab w:val="left" w:pos="7914"/>
      </w:tabs>
      <w:ind w:left="108" w:right="-113"/>
    </w:pPr>
    <w:rPr>
      <w:b/>
    </w:rPr>
  </w:style>
  <w:style w:type="paragraph" w:customStyle="1" w:styleId="Methodheading1">
    <w:name w:val="Method_heading1"/>
    <w:basedOn w:val="Heading1"/>
    <w:next w:val="Normal"/>
    <w:qFormat/>
    <w:rsid w:val="009C185B"/>
  </w:style>
  <w:style w:type="paragraph" w:customStyle="1" w:styleId="Methodheading2">
    <w:name w:val="Method_heading2"/>
    <w:basedOn w:val="Heading2"/>
    <w:next w:val="Normal"/>
    <w:qFormat/>
    <w:rsid w:val="009C185B"/>
  </w:style>
  <w:style w:type="paragraph" w:customStyle="1" w:styleId="Methodheading3">
    <w:name w:val="Method_heading3"/>
    <w:basedOn w:val="Heading3"/>
    <w:next w:val="Normal"/>
    <w:qFormat/>
    <w:rsid w:val="009C185B"/>
  </w:style>
  <w:style w:type="paragraph" w:customStyle="1" w:styleId="Methodheading4">
    <w:name w:val="Method_heading4"/>
    <w:basedOn w:val="Heading4"/>
    <w:next w:val="Normal"/>
    <w:qFormat/>
    <w:rsid w:val="009C185B"/>
  </w:style>
  <w:style w:type="paragraph" w:customStyle="1" w:styleId="MethodHeadingb">
    <w:name w:val="Method_Headingb"/>
    <w:basedOn w:val="Headingb"/>
    <w:next w:val="Normal"/>
    <w:qFormat/>
    <w:rsid w:val="009C185B"/>
    <w:pPr>
      <w:tabs>
        <w:tab w:val="clear" w:pos="1134"/>
        <w:tab w:val="clear" w:pos="1871"/>
        <w:tab w:val="clear" w:pos="2268"/>
      </w:tabs>
      <w:overflowPunct/>
      <w:autoSpaceDE/>
      <w:autoSpaceDN/>
      <w:adjustRightInd/>
      <w:textAlignment w:val="auto"/>
    </w:pPr>
  </w:style>
  <w:style w:type="paragraph" w:customStyle="1" w:styleId="EditorsNote">
    <w:name w:val="EditorsNote"/>
    <w:basedOn w:val="Normal"/>
    <w:qFormat/>
    <w:rsid w:val="009C185B"/>
    <w:pPr>
      <w:spacing w:before="240" w:after="240"/>
    </w:pPr>
    <w:rPr>
      <w:i/>
      <w:iCs/>
    </w:rPr>
  </w:style>
  <w:style w:type="character" w:customStyle="1" w:styleId="FiguretitleChar">
    <w:name w:val="Figure_title Char"/>
    <w:basedOn w:val="DefaultParagraphFont"/>
    <w:link w:val="Figuretitle"/>
    <w:rsid w:val="009C185B"/>
    <w:rPr>
      <w:rFonts w:ascii="Times New Roman Bold" w:hAnsi="Times New Roman Bold"/>
      <w:b/>
      <w:lang w:val="en-GB" w:eastAsia="en-US"/>
    </w:rPr>
  </w:style>
  <w:style w:type="paragraph" w:customStyle="1" w:styleId="Figurewithlegend">
    <w:name w:val="Figure_with_legend"/>
    <w:basedOn w:val="Figure"/>
    <w:rsid w:val="009C185B"/>
  </w:style>
  <w:style w:type="paragraph" w:styleId="Signature">
    <w:name w:val="Signature"/>
    <w:basedOn w:val="Normal"/>
    <w:link w:val="SignatureChar"/>
    <w:unhideWhenUsed/>
    <w:rsid w:val="009C185B"/>
    <w:pPr>
      <w:tabs>
        <w:tab w:val="clear" w:pos="1134"/>
        <w:tab w:val="clear" w:pos="1871"/>
        <w:tab w:val="clear" w:pos="2268"/>
        <w:tab w:val="center" w:pos="7371"/>
      </w:tabs>
      <w:spacing w:before="600"/>
    </w:pPr>
  </w:style>
  <w:style w:type="character" w:customStyle="1" w:styleId="SignatureChar">
    <w:name w:val="Signature Char"/>
    <w:basedOn w:val="DefaultParagraphFont"/>
    <w:link w:val="Signature"/>
    <w:rsid w:val="009C185B"/>
    <w:rPr>
      <w:rFonts w:ascii="Times New Roman" w:hAnsi="Times New Roman"/>
      <w:sz w:val="24"/>
      <w:lang w:val="en-GB" w:eastAsia="en-US"/>
    </w:rPr>
  </w:style>
  <w:style w:type="paragraph" w:customStyle="1" w:styleId="Tablefin">
    <w:name w:val="Table_fin"/>
    <w:basedOn w:val="Normalaftertitle"/>
    <w:rsid w:val="009C185B"/>
    <w:pPr>
      <w:tabs>
        <w:tab w:val="clear" w:pos="1134"/>
        <w:tab w:val="clear" w:pos="1871"/>
        <w:tab w:val="clear" w:pos="2268"/>
      </w:tabs>
      <w:spacing w:before="0"/>
    </w:pPr>
    <w:rPr>
      <w:sz w:val="20"/>
      <w:lang w:eastAsia="zh-CN"/>
    </w:rPr>
  </w:style>
  <w:style w:type="character" w:styleId="Hyperlink">
    <w:name w:val="Hyperlink"/>
    <w:aliases w:val="CEO_Hyperlink,超级链接,ECC Hyperlink"/>
    <w:basedOn w:val="DefaultParagraphFont"/>
    <w:uiPriority w:val="99"/>
    <w:qFormat/>
    <w:rsid w:val="004E164A"/>
    <w:rPr>
      <w:color w:val="0000FF"/>
      <w:u w:val="single"/>
    </w:rPr>
  </w:style>
  <w:style w:type="character" w:customStyle="1" w:styleId="AnnexNoChar">
    <w:name w:val="Annex_No Char"/>
    <w:link w:val="AnnexNo"/>
    <w:rsid w:val="004E164A"/>
    <w:rPr>
      <w:rFonts w:ascii="Times New Roman" w:hAnsi="Times New Roman"/>
      <w:caps/>
      <w:sz w:val="28"/>
      <w:lang w:val="en-GB" w:eastAsia="en-US"/>
    </w:rPr>
  </w:style>
  <w:style w:type="table" w:styleId="TableGrid">
    <w:name w:val="Table Grid"/>
    <w:basedOn w:val="TableNormal"/>
    <w:rsid w:val="004E164A"/>
    <w:rPr>
      <w:rFonts w:ascii="Times New Roman" w:eastAsia="Batang"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bChar">
    <w:name w:val="Heading_b Char"/>
    <w:basedOn w:val="DefaultParagraphFont"/>
    <w:link w:val="Headingb"/>
    <w:qFormat/>
    <w:locked/>
    <w:rsid w:val="004E164A"/>
    <w:rPr>
      <w:rFonts w:ascii="Times New Roman Bold" w:hAnsi="Times New Roman Bold" w:cs="Times New Roman Bold"/>
      <w:b/>
      <w:sz w:val="24"/>
      <w:lang w:val="en-GB"/>
    </w:rPr>
  </w:style>
  <w:style w:type="paragraph" w:styleId="ListParagraph">
    <w:name w:val="List Paragraph"/>
    <w:aliases w:val="- Bullets,Lista1,?? ??,?????,????,列出段落1,中等深浅网格 1 - 着色 21,列表段落,¥¡¡¡¡ì¬º¥¹¥È¶ÎÂä,ÁÐ³ö¶ÎÂä,¥ê¥¹¥È¶ÎÂä,列表段落1,—ño’i—Ž,1st level - Bullet List Paragraph,Lettre d'introduction,Paragrafo elenco,Normal bullet 2,Bullet list,목록단락,リスト段落,列出段落"/>
    <w:basedOn w:val="Normal"/>
    <w:link w:val="ListParagraphChar"/>
    <w:uiPriority w:val="34"/>
    <w:qFormat/>
    <w:rsid w:val="004E164A"/>
    <w:pPr>
      <w:ind w:leftChars="400" w:left="800"/>
    </w:pPr>
    <w:rPr>
      <w:rFonts w:eastAsia="Batang"/>
    </w:rPr>
  </w:style>
  <w:style w:type="character" w:customStyle="1" w:styleId="ListParagraphChar">
    <w:name w:val="List Paragraph Char"/>
    <w:aliases w:val="- Bullets Char,Lista1 Char,?? ?? Char,????? Char,???? Char,列出段落1 Char,中等深浅网格 1 - 着色 21 Char,列表段落 Char,¥¡¡¡¡ì¬º¥¹¥È¶ÎÂä Char,ÁÐ³ö¶ÎÂä Char,¥ê¥¹¥È¶ÎÂä Char,列表段落1 Char,—ño’i—Ž Char,1st level - Bullet List Paragraph Char,목록단락 Char"/>
    <w:basedOn w:val="DefaultParagraphFont"/>
    <w:link w:val="ListParagraph"/>
    <w:uiPriority w:val="34"/>
    <w:qFormat/>
    <w:locked/>
    <w:rsid w:val="004E164A"/>
    <w:rPr>
      <w:rFonts w:ascii="Times New Roman" w:eastAsia="Batang" w:hAnsi="Times New Roman"/>
      <w:sz w:val="24"/>
      <w:lang w:val="en-GB" w:eastAsia="en-US"/>
    </w:rPr>
  </w:style>
  <w:style w:type="character" w:customStyle="1" w:styleId="enumlev1Char">
    <w:name w:val="enumlev1 Char"/>
    <w:basedOn w:val="DefaultParagraphFont"/>
    <w:link w:val="enumlev1"/>
    <w:qFormat/>
    <w:locked/>
    <w:rsid w:val="004E164A"/>
    <w:rPr>
      <w:rFonts w:ascii="Times New Roman" w:hAnsi="Times New Roman"/>
      <w:sz w:val="24"/>
      <w:lang w:val="en-GB" w:eastAsia="en-US"/>
    </w:rPr>
  </w:style>
  <w:style w:type="character" w:customStyle="1" w:styleId="FigureNoChar">
    <w:name w:val="Figure_No Char"/>
    <w:basedOn w:val="DefaultParagraphFont"/>
    <w:link w:val="FigureNo"/>
    <w:rsid w:val="004E164A"/>
    <w:rPr>
      <w:rFonts w:ascii="Times New Roman" w:hAnsi="Times New Roman"/>
      <w:caps/>
      <w:lang w:val="en-GB" w:eastAsia="en-US"/>
    </w:rPr>
  </w:style>
  <w:style w:type="paragraph" w:styleId="Caption">
    <w:name w:val="caption"/>
    <w:basedOn w:val="Normal"/>
    <w:next w:val="Normal"/>
    <w:unhideWhenUsed/>
    <w:qFormat/>
    <w:rsid w:val="004E164A"/>
    <w:pPr>
      <w:spacing w:before="0" w:after="200"/>
    </w:pPr>
    <w:rPr>
      <w:rFonts w:eastAsia="Batang"/>
      <w:i/>
      <w:iCs/>
      <w:color w:val="1F497D" w:themeColor="text2"/>
      <w:sz w:val="18"/>
      <w:szCs w:val="18"/>
    </w:rPr>
  </w:style>
  <w:style w:type="character" w:customStyle="1" w:styleId="Heading3Char">
    <w:name w:val="Heading 3 Char"/>
    <w:aliases w:val="h3 Char,h31 Char,H3 Char"/>
    <w:basedOn w:val="DefaultParagraphFont"/>
    <w:link w:val="Heading3"/>
    <w:rsid w:val="004E164A"/>
    <w:rPr>
      <w:rFonts w:ascii="Times New Roman" w:hAnsi="Times New Roman"/>
      <w:b/>
      <w:sz w:val="24"/>
      <w:lang w:val="en-GB" w:eastAsia="en-US"/>
    </w:rPr>
  </w:style>
  <w:style w:type="character" w:customStyle="1" w:styleId="1">
    <w:name w:val="확인되지 않은 멘션1"/>
    <w:basedOn w:val="DefaultParagraphFont"/>
    <w:uiPriority w:val="99"/>
    <w:semiHidden/>
    <w:unhideWhenUsed/>
    <w:rsid w:val="004E164A"/>
    <w:rPr>
      <w:color w:val="605E5C"/>
      <w:shd w:val="clear" w:color="auto" w:fill="E1DFDD"/>
    </w:rPr>
  </w:style>
  <w:style w:type="paragraph" w:styleId="BalloonText">
    <w:name w:val="Balloon Text"/>
    <w:basedOn w:val="Normal"/>
    <w:link w:val="BalloonTextChar"/>
    <w:semiHidden/>
    <w:unhideWhenUsed/>
    <w:rsid w:val="004E164A"/>
    <w:pPr>
      <w:spacing w:before="0"/>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semiHidden/>
    <w:rsid w:val="004E164A"/>
    <w:rPr>
      <w:rFonts w:asciiTheme="majorHAnsi" w:eastAsiaTheme="majorEastAsia" w:hAnsiTheme="majorHAnsi" w:cstheme="majorBidi"/>
      <w:sz w:val="18"/>
      <w:szCs w:val="18"/>
      <w:lang w:val="en-GB" w:eastAsia="en-US"/>
    </w:rPr>
  </w:style>
  <w:style w:type="character" w:styleId="CommentReference">
    <w:name w:val="annotation reference"/>
    <w:basedOn w:val="DefaultParagraphFont"/>
    <w:semiHidden/>
    <w:unhideWhenUsed/>
    <w:qFormat/>
    <w:rsid w:val="004E164A"/>
    <w:rPr>
      <w:sz w:val="18"/>
      <w:szCs w:val="18"/>
    </w:rPr>
  </w:style>
  <w:style w:type="paragraph" w:styleId="CommentText">
    <w:name w:val="annotation text"/>
    <w:basedOn w:val="Normal"/>
    <w:link w:val="CommentTextChar"/>
    <w:unhideWhenUsed/>
    <w:qFormat/>
    <w:rsid w:val="004E164A"/>
    <w:rPr>
      <w:rFonts w:eastAsia="Batang"/>
    </w:rPr>
  </w:style>
  <w:style w:type="character" w:customStyle="1" w:styleId="CommentTextChar">
    <w:name w:val="Comment Text Char"/>
    <w:basedOn w:val="DefaultParagraphFont"/>
    <w:link w:val="CommentText"/>
    <w:qFormat/>
    <w:rsid w:val="004E164A"/>
    <w:rPr>
      <w:rFonts w:ascii="Times New Roman" w:eastAsia="Batang" w:hAnsi="Times New Roman"/>
      <w:sz w:val="24"/>
      <w:lang w:val="en-GB" w:eastAsia="en-US"/>
    </w:rPr>
  </w:style>
  <w:style w:type="paragraph" w:styleId="CommentSubject">
    <w:name w:val="annotation subject"/>
    <w:basedOn w:val="CommentText"/>
    <w:next w:val="CommentText"/>
    <w:link w:val="CommentSubjectChar"/>
    <w:semiHidden/>
    <w:unhideWhenUsed/>
    <w:rsid w:val="004E164A"/>
    <w:rPr>
      <w:b/>
      <w:bCs/>
    </w:rPr>
  </w:style>
  <w:style w:type="character" w:customStyle="1" w:styleId="CommentSubjectChar">
    <w:name w:val="Comment Subject Char"/>
    <w:basedOn w:val="CommentTextChar"/>
    <w:link w:val="CommentSubject"/>
    <w:semiHidden/>
    <w:rsid w:val="004E164A"/>
    <w:rPr>
      <w:rFonts w:ascii="Times New Roman" w:eastAsia="Batang" w:hAnsi="Times New Roman"/>
      <w:b/>
      <w:bCs/>
      <w:sz w:val="24"/>
      <w:lang w:val="en-GB" w:eastAsia="en-US"/>
    </w:rPr>
  </w:style>
  <w:style w:type="character" w:styleId="FollowedHyperlink">
    <w:name w:val="FollowedHyperlink"/>
    <w:basedOn w:val="DefaultParagraphFont"/>
    <w:semiHidden/>
    <w:unhideWhenUsed/>
    <w:rsid w:val="004E164A"/>
    <w:rPr>
      <w:color w:val="800080" w:themeColor="followedHyperlink"/>
      <w:u w:val="single"/>
    </w:rPr>
  </w:style>
  <w:style w:type="paragraph" w:styleId="Revision">
    <w:name w:val="Revision"/>
    <w:hidden/>
    <w:uiPriority w:val="99"/>
    <w:semiHidden/>
    <w:rsid w:val="004E164A"/>
    <w:rPr>
      <w:rFonts w:ascii="Times New Roman" w:eastAsia="Batang" w:hAnsi="Times New Roman"/>
      <w:sz w:val="24"/>
      <w:lang w:val="en-GB" w:eastAsia="en-US"/>
    </w:rPr>
  </w:style>
  <w:style w:type="paragraph" w:customStyle="1" w:styleId="Default">
    <w:name w:val="Default"/>
    <w:rsid w:val="004E164A"/>
    <w:pPr>
      <w:widowControl w:val="0"/>
      <w:autoSpaceDE w:val="0"/>
      <w:autoSpaceDN w:val="0"/>
      <w:adjustRightInd w:val="0"/>
    </w:pPr>
    <w:rPr>
      <w:rFonts w:ascii="Times New Roman" w:eastAsia="Batang" w:hAnsi="Times New Roman"/>
      <w:color w:val="000000"/>
      <w:sz w:val="24"/>
      <w:szCs w:val="24"/>
    </w:rPr>
  </w:style>
  <w:style w:type="character" w:customStyle="1" w:styleId="Heading2Char">
    <w:name w:val="Heading 2 Char"/>
    <w:basedOn w:val="DefaultParagraphFont"/>
    <w:link w:val="Heading2"/>
    <w:rsid w:val="004E164A"/>
    <w:rPr>
      <w:rFonts w:ascii="Times New Roman" w:hAnsi="Times New Roman"/>
      <w:b/>
      <w:sz w:val="24"/>
      <w:lang w:val="en-GB" w:eastAsia="en-US"/>
    </w:rPr>
  </w:style>
  <w:style w:type="paragraph" w:customStyle="1" w:styleId="paragraph">
    <w:name w:val="paragraph"/>
    <w:basedOn w:val="Normal"/>
    <w:rsid w:val="004E164A"/>
    <w:pPr>
      <w:tabs>
        <w:tab w:val="clear" w:pos="1134"/>
        <w:tab w:val="clear" w:pos="1871"/>
        <w:tab w:val="clear" w:pos="2268"/>
      </w:tabs>
      <w:overflowPunct/>
      <w:autoSpaceDE/>
      <w:autoSpaceDN/>
      <w:adjustRightInd/>
      <w:spacing w:before="100" w:beforeAutospacing="1" w:after="100" w:afterAutospacing="1"/>
      <w:textAlignment w:val="auto"/>
    </w:pPr>
    <w:rPr>
      <w:szCs w:val="24"/>
      <w:lang w:val="en-US"/>
    </w:rPr>
  </w:style>
  <w:style w:type="character" w:customStyle="1" w:styleId="normaltextrun">
    <w:name w:val="normaltextrun"/>
    <w:basedOn w:val="DefaultParagraphFont"/>
    <w:rsid w:val="004E164A"/>
  </w:style>
  <w:style w:type="character" w:customStyle="1" w:styleId="eop">
    <w:name w:val="eop"/>
    <w:basedOn w:val="DefaultParagraphFont"/>
    <w:rsid w:val="004E164A"/>
  </w:style>
  <w:style w:type="character" w:customStyle="1" w:styleId="apple-converted-space">
    <w:name w:val="apple-converted-space"/>
    <w:basedOn w:val="DefaultParagraphFont"/>
    <w:rsid w:val="004E164A"/>
  </w:style>
  <w:style w:type="paragraph" w:styleId="NormalWeb">
    <w:name w:val="Normal (Web)"/>
    <w:basedOn w:val="Normal"/>
    <w:uiPriority w:val="99"/>
    <w:unhideWhenUsed/>
    <w:qFormat/>
    <w:rsid w:val="004E164A"/>
    <w:pPr>
      <w:tabs>
        <w:tab w:val="clear" w:pos="1134"/>
        <w:tab w:val="clear" w:pos="1871"/>
        <w:tab w:val="clear" w:pos="2268"/>
      </w:tabs>
      <w:overflowPunct/>
      <w:autoSpaceDE/>
      <w:autoSpaceDN/>
      <w:adjustRightInd/>
      <w:spacing w:before="100" w:beforeAutospacing="1" w:after="100" w:afterAutospacing="1"/>
      <w:textAlignment w:val="auto"/>
    </w:pPr>
    <w:rPr>
      <w:szCs w:val="24"/>
      <w:lang w:val="en-US"/>
    </w:rPr>
  </w:style>
  <w:style w:type="character" w:customStyle="1" w:styleId="FigureChar">
    <w:name w:val="Figure Char"/>
    <w:basedOn w:val="DefaultParagraphFont"/>
    <w:link w:val="Figure"/>
    <w:locked/>
    <w:rsid w:val="004E164A"/>
    <w:rPr>
      <w:rFonts w:ascii="Times New Roman" w:hAnsi="Times New Roman"/>
      <w:noProof/>
      <w:sz w:val="24"/>
      <w:lang w:val="en-GB"/>
    </w:rPr>
  </w:style>
  <w:style w:type="character" w:customStyle="1" w:styleId="UnresolvedMention">
    <w:name w:val="Unresolved Mention"/>
    <w:basedOn w:val="DefaultParagraphFont"/>
    <w:uiPriority w:val="99"/>
    <w:semiHidden/>
    <w:unhideWhenUsed/>
    <w:rsid w:val="00642FCE"/>
    <w:rPr>
      <w:color w:val="605E5C"/>
      <w:shd w:val="clear" w:color="auto" w:fill="E1DFDD"/>
    </w:rPr>
  </w:style>
  <w:style w:type="character" w:customStyle="1" w:styleId="ui-provider">
    <w:name w:val="ui-provider"/>
    <w:basedOn w:val="DefaultParagraphFont"/>
    <w:rsid w:val="00C93C62"/>
  </w:style>
  <w:style w:type="character" w:customStyle="1" w:styleId="apple-tab-span">
    <w:name w:val="apple-tab-span"/>
    <w:basedOn w:val="DefaultParagraphFont"/>
    <w:rsid w:val="00F74B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3115297">
      <w:bodyDiv w:val="1"/>
      <w:marLeft w:val="0"/>
      <w:marRight w:val="0"/>
      <w:marTop w:val="0"/>
      <w:marBottom w:val="0"/>
      <w:divBdr>
        <w:top w:val="none" w:sz="0" w:space="0" w:color="auto"/>
        <w:left w:val="none" w:sz="0" w:space="0" w:color="auto"/>
        <w:bottom w:val="none" w:sz="0" w:space="0" w:color="auto"/>
        <w:right w:val="none" w:sz="0" w:space="0" w:color="auto"/>
      </w:divBdr>
    </w:div>
    <w:div w:id="661590018">
      <w:bodyDiv w:val="1"/>
      <w:marLeft w:val="0"/>
      <w:marRight w:val="0"/>
      <w:marTop w:val="0"/>
      <w:marBottom w:val="0"/>
      <w:divBdr>
        <w:top w:val="none" w:sz="0" w:space="0" w:color="auto"/>
        <w:left w:val="none" w:sz="0" w:space="0" w:color="auto"/>
        <w:bottom w:val="none" w:sz="0" w:space="0" w:color="auto"/>
        <w:right w:val="none" w:sz="0" w:space="0" w:color="auto"/>
      </w:divBdr>
    </w:div>
    <w:div w:id="841117003">
      <w:bodyDiv w:val="1"/>
      <w:marLeft w:val="0"/>
      <w:marRight w:val="0"/>
      <w:marTop w:val="0"/>
      <w:marBottom w:val="0"/>
      <w:divBdr>
        <w:top w:val="none" w:sz="0" w:space="0" w:color="auto"/>
        <w:left w:val="none" w:sz="0" w:space="0" w:color="auto"/>
        <w:bottom w:val="none" w:sz="0" w:space="0" w:color="auto"/>
        <w:right w:val="none" w:sz="0" w:space="0" w:color="auto"/>
      </w:divBdr>
    </w:div>
    <w:div w:id="1346714824">
      <w:bodyDiv w:val="1"/>
      <w:marLeft w:val="0"/>
      <w:marRight w:val="0"/>
      <w:marTop w:val="0"/>
      <w:marBottom w:val="0"/>
      <w:divBdr>
        <w:top w:val="none" w:sz="0" w:space="0" w:color="auto"/>
        <w:left w:val="none" w:sz="0" w:space="0" w:color="auto"/>
        <w:bottom w:val="none" w:sz="0" w:space="0" w:color="auto"/>
        <w:right w:val="none" w:sz="0" w:space="0" w:color="auto"/>
      </w:divBdr>
    </w:div>
    <w:div w:id="1385638942">
      <w:bodyDiv w:val="1"/>
      <w:marLeft w:val="0"/>
      <w:marRight w:val="0"/>
      <w:marTop w:val="0"/>
      <w:marBottom w:val="0"/>
      <w:divBdr>
        <w:top w:val="none" w:sz="0" w:space="0" w:color="auto"/>
        <w:left w:val="none" w:sz="0" w:space="0" w:color="auto"/>
        <w:bottom w:val="none" w:sz="0" w:space="0" w:color="auto"/>
        <w:right w:val="none" w:sz="0" w:space="0" w:color="auto"/>
      </w:divBdr>
    </w:div>
    <w:div w:id="1532648622">
      <w:bodyDiv w:val="1"/>
      <w:marLeft w:val="0"/>
      <w:marRight w:val="0"/>
      <w:marTop w:val="0"/>
      <w:marBottom w:val="0"/>
      <w:divBdr>
        <w:top w:val="none" w:sz="0" w:space="0" w:color="auto"/>
        <w:left w:val="none" w:sz="0" w:space="0" w:color="auto"/>
        <w:bottom w:val="none" w:sz="0" w:space="0" w:color="auto"/>
        <w:right w:val="none" w:sz="0" w:space="0" w:color="auto"/>
      </w:divBdr>
    </w:div>
    <w:div w:id="1682392248">
      <w:bodyDiv w:val="1"/>
      <w:marLeft w:val="0"/>
      <w:marRight w:val="0"/>
      <w:marTop w:val="0"/>
      <w:marBottom w:val="0"/>
      <w:divBdr>
        <w:top w:val="none" w:sz="0" w:space="0" w:color="auto"/>
        <w:left w:val="none" w:sz="0" w:space="0" w:color="auto"/>
        <w:bottom w:val="none" w:sz="0" w:space="0" w:color="auto"/>
        <w:right w:val="none" w:sz="0" w:space="0" w:color="auto"/>
      </w:divBdr>
    </w:div>
    <w:div w:id="1706058020">
      <w:bodyDiv w:val="1"/>
      <w:marLeft w:val="0"/>
      <w:marRight w:val="0"/>
      <w:marTop w:val="0"/>
      <w:marBottom w:val="0"/>
      <w:divBdr>
        <w:top w:val="none" w:sz="0" w:space="0" w:color="auto"/>
        <w:left w:val="none" w:sz="0" w:space="0" w:color="auto"/>
        <w:bottom w:val="none" w:sz="0" w:space="0" w:color="auto"/>
        <w:right w:val="none" w:sz="0" w:space="0" w:color="auto"/>
      </w:divBdr>
    </w:div>
    <w:div w:id="1714882066">
      <w:bodyDiv w:val="1"/>
      <w:marLeft w:val="0"/>
      <w:marRight w:val="0"/>
      <w:marTop w:val="0"/>
      <w:marBottom w:val="0"/>
      <w:divBdr>
        <w:top w:val="none" w:sz="0" w:space="0" w:color="auto"/>
        <w:left w:val="none" w:sz="0" w:space="0" w:color="auto"/>
        <w:bottom w:val="none" w:sz="0" w:space="0" w:color="auto"/>
        <w:right w:val="none" w:sz="0" w:space="0" w:color="auto"/>
      </w:divBdr>
    </w:div>
    <w:div w:id="1848593861">
      <w:bodyDiv w:val="1"/>
      <w:marLeft w:val="0"/>
      <w:marRight w:val="0"/>
      <w:marTop w:val="0"/>
      <w:marBottom w:val="0"/>
      <w:divBdr>
        <w:top w:val="none" w:sz="0" w:space="0" w:color="auto"/>
        <w:left w:val="none" w:sz="0" w:space="0" w:color="auto"/>
        <w:bottom w:val="none" w:sz="0" w:space="0" w:color="auto"/>
        <w:right w:val="none" w:sz="0" w:space="0" w:color="auto"/>
      </w:divBdr>
    </w:div>
    <w:div w:id="1973906199">
      <w:bodyDiv w:val="1"/>
      <w:marLeft w:val="0"/>
      <w:marRight w:val="0"/>
      <w:marTop w:val="0"/>
      <w:marBottom w:val="0"/>
      <w:divBdr>
        <w:top w:val="none" w:sz="0" w:space="0" w:color="auto"/>
        <w:left w:val="none" w:sz="0" w:space="0" w:color="auto"/>
        <w:bottom w:val="none" w:sz="0" w:space="0" w:color="auto"/>
        <w:right w:val="none" w:sz="0" w:space="0" w:color="auto"/>
      </w:divBdr>
    </w:div>
    <w:div w:id="2119368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itu.int/md/R19-WP5D-C-1668/en"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tu.int/rec/R-REC-M.2083/en"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https://dot.gov.in/sites/default/files/Bharat%206G%20Vision%20Statement%20-%20full.pdf" TargetMode="External"/><Relationship Id="rId14" Type="http://schemas.openxmlformats.org/officeDocument/2006/relationships/hyperlink" Target="https://www.itu.int/rec/R-REC-M.2083/en"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who.int/docs/default-source/documents/gs4dhdaa2a9f352b0445bafbc79ca799dce4d.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movaa\AppData\Roaming\Microsoft\Templates\POOL%20E%20-%20ITU\PE_B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PE_BR.dotm</Template>
  <TotalTime>15</TotalTime>
  <Pages>17</Pages>
  <Words>6109</Words>
  <Characters>34826</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ITU</Company>
  <LinksUpToDate>false</LinksUpToDate>
  <CharactersWithSpaces>40854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Alissa ITU BR</dc:creator>
  <cp:lastModifiedBy>Administrator</cp:lastModifiedBy>
  <cp:revision>5</cp:revision>
  <cp:lastPrinted>2023-05-31T04:37:00Z</cp:lastPrinted>
  <dcterms:created xsi:type="dcterms:W3CDTF">2023-05-30T08:50:00Z</dcterms:created>
  <dcterms:modified xsi:type="dcterms:W3CDTF">2023-06-01T05:27:00Z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PE_BR.DOT</vt:lpwstr>
  </property>
  <property fmtid="{D5CDD505-2E9C-101B-9397-08002B2CF9AE}" pid="3" name="Docdate">
    <vt:lpwstr/>
  </property>
  <property fmtid="{D5CDD505-2E9C-101B-9397-08002B2CF9AE}" pid="4" name="Docorlang">
    <vt:lpwstr/>
  </property>
  <property fmtid="{D5CDD505-2E9C-101B-9397-08002B2CF9AE}" pid="5" name="GrammarlyDocumentId">
    <vt:lpwstr>1136cc63ea52267a3e744b80daa327270e54ba59c0f68bed9c26585bc63fd9e8</vt:lpwstr>
  </property>
</Properties>
</file>