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355723" w:rsidRPr="0037415F" w14:paraId="0130BF1A" w14:textId="77777777" w:rsidTr="00F36497">
        <w:trPr>
          <w:cantSplit/>
          <w:jc w:val="center"/>
        </w:trPr>
        <w:tc>
          <w:tcPr>
            <w:tcW w:w="1134" w:type="dxa"/>
            <w:vMerge w:val="restart"/>
            <w:vAlign w:val="center"/>
          </w:tcPr>
          <w:p w14:paraId="6DFF42F5" w14:textId="77777777" w:rsidR="00355723" w:rsidRPr="00567F52" w:rsidRDefault="00355723" w:rsidP="00F36497">
            <w:pPr>
              <w:spacing w:before="0"/>
              <w:jc w:val="center"/>
            </w:pPr>
            <w:r>
              <w:rPr>
                <w:noProof/>
                <w:lang w:val="en-US" w:eastAsia="en-US"/>
              </w:rPr>
              <w:drawing>
                <wp:inline distT="0" distB="0" distL="0" distR="0" wp14:anchorId="0D6CC443" wp14:editId="20B1FD0F">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74B8A032" w14:textId="77777777" w:rsidR="00355723" w:rsidRPr="00F70513" w:rsidRDefault="00355723" w:rsidP="00F36497">
            <w:pPr>
              <w:rPr>
                <w:sz w:val="16"/>
                <w:szCs w:val="16"/>
              </w:rPr>
            </w:pPr>
            <w:r w:rsidRPr="00F70513">
              <w:rPr>
                <w:sz w:val="16"/>
                <w:szCs w:val="16"/>
              </w:rPr>
              <w:t>INTERNATIONAL TELECOMMUNICATION UNION</w:t>
            </w:r>
          </w:p>
          <w:p w14:paraId="69E68D48" w14:textId="77777777" w:rsidR="00355723" w:rsidRPr="006264C9" w:rsidRDefault="00355723" w:rsidP="00F36497">
            <w:pPr>
              <w:rPr>
                <w:b/>
                <w:bCs/>
                <w:sz w:val="26"/>
                <w:szCs w:val="26"/>
              </w:rPr>
            </w:pPr>
            <w:r w:rsidRPr="006264C9">
              <w:rPr>
                <w:b/>
                <w:bCs/>
                <w:sz w:val="26"/>
                <w:szCs w:val="26"/>
              </w:rPr>
              <w:t>TELECOMMUNICATION</w:t>
            </w:r>
            <w:r w:rsidRPr="006264C9">
              <w:rPr>
                <w:b/>
                <w:bCs/>
                <w:sz w:val="26"/>
                <w:szCs w:val="26"/>
              </w:rPr>
              <w:br/>
              <w:t>STANDARDIZATION SECTOR</w:t>
            </w:r>
          </w:p>
          <w:p w14:paraId="4CC6EB62" w14:textId="77777777" w:rsidR="00355723" w:rsidRPr="007F664D" w:rsidRDefault="00355723" w:rsidP="00F36497">
            <w:pPr>
              <w:rPr>
                <w:sz w:val="20"/>
                <w:szCs w:val="20"/>
              </w:rPr>
            </w:pPr>
            <w:r w:rsidRPr="006264C9">
              <w:rPr>
                <w:sz w:val="20"/>
                <w:szCs w:val="20"/>
              </w:rPr>
              <w:t xml:space="preserve">STUDY PERIOD </w:t>
            </w:r>
            <w:r>
              <w:rPr>
                <w:sz w:val="20"/>
                <w:szCs w:val="20"/>
              </w:rPr>
              <w:t>2025-2028</w:t>
            </w:r>
          </w:p>
        </w:tc>
        <w:tc>
          <w:tcPr>
            <w:tcW w:w="4537" w:type="dxa"/>
            <w:gridSpan w:val="3"/>
            <w:vAlign w:val="center"/>
          </w:tcPr>
          <w:p w14:paraId="0640DB7B" w14:textId="49759362" w:rsidR="00355723" w:rsidRPr="0095099F" w:rsidRDefault="00355723" w:rsidP="00355723">
            <w:pPr>
              <w:pStyle w:val="Docnumber"/>
              <w:rPr>
                <w:highlight w:val="yellow"/>
              </w:rPr>
            </w:pPr>
            <w:r w:rsidRPr="006C14C6">
              <w:rPr>
                <w:noProof/>
              </w:rPr>
              <w:t>SG11</w:t>
            </w:r>
            <w:r w:rsidRPr="005C4F27">
              <w:t>-</w:t>
            </w:r>
            <w:r w:rsidR="007E4A96">
              <w:t>TD266/GEN</w:t>
            </w:r>
          </w:p>
        </w:tc>
      </w:tr>
      <w:tr w:rsidR="00355723" w:rsidRPr="0095099F" w14:paraId="1490B705" w14:textId="77777777" w:rsidTr="00F36497">
        <w:trPr>
          <w:cantSplit/>
          <w:jc w:val="center"/>
        </w:trPr>
        <w:tc>
          <w:tcPr>
            <w:tcW w:w="1134" w:type="dxa"/>
            <w:vMerge/>
          </w:tcPr>
          <w:p w14:paraId="461FEB83" w14:textId="77777777" w:rsidR="00355723" w:rsidRPr="00072A4E" w:rsidRDefault="00355723" w:rsidP="00F36497">
            <w:pPr>
              <w:rPr>
                <w:smallCaps/>
                <w:sz w:val="20"/>
              </w:rPr>
            </w:pPr>
          </w:p>
        </w:tc>
        <w:tc>
          <w:tcPr>
            <w:tcW w:w="3969" w:type="dxa"/>
            <w:gridSpan w:val="2"/>
            <w:vMerge/>
          </w:tcPr>
          <w:p w14:paraId="519ADABB" w14:textId="77777777" w:rsidR="00355723" w:rsidRPr="00072A4E" w:rsidRDefault="00355723" w:rsidP="00F36497">
            <w:pPr>
              <w:rPr>
                <w:smallCaps/>
                <w:sz w:val="20"/>
              </w:rPr>
            </w:pPr>
          </w:p>
        </w:tc>
        <w:tc>
          <w:tcPr>
            <w:tcW w:w="4537" w:type="dxa"/>
            <w:gridSpan w:val="3"/>
          </w:tcPr>
          <w:p w14:paraId="3CC60A94" w14:textId="77777777" w:rsidR="00355723" w:rsidRPr="0095099F" w:rsidRDefault="00355723" w:rsidP="00F36497">
            <w:pPr>
              <w:pStyle w:val="TSBHeaderRight14"/>
            </w:pPr>
            <w:r w:rsidRPr="006C14C6">
              <w:rPr>
                <w:noProof/>
              </w:rPr>
              <w:t>STUDY GROUP 11</w:t>
            </w:r>
            <w:r w:rsidRPr="0095099F">
              <w:t xml:space="preserve"> </w:t>
            </w:r>
          </w:p>
        </w:tc>
      </w:tr>
      <w:tr w:rsidR="00355723" w:rsidRPr="0037415F" w14:paraId="4A02BA5E" w14:textId="77777777" w:rsidTr="00F36497">
        <w:trPr>
          <w:cantSplit/>
          <w:jc w:val="center"/>
        </w:trPr>
        <w:tc>
          <w:tcPr>
            <w:tcW w:w="1134" w:type="dxa"/>
            <w:vMerge/>
            <w:tcBorders>
              <w:bottom w:val="single" w:sz="12" w:space="0" w:color="auto"/>
            </w:tcBorders>
          </w:tcPr>
          <w:p w14:paraId="0EC9F9D6" w14:textId="77777777" w:rsidR="00355723" w:rsidRPr="0037415F" w:rsidRDefault="00355723" w:rsidP="00F36497">
            <w:pPr>
              <w:rPr>
                <w:b/>
                <w:bCs/>
                <w:sz w:val="26"/>
              </w:rPr>
            </w:pPr>
          </w:p>
        </w:tc>
        <w:tc>
          <w:tcPr>
            <w:tcW w:w="3969" w:type="dxa"/>
            <w:gridSpan w:val="2"/>
            <w:vMerge/>
            <w:tcBorders>
              <w:bottom w:val="single" w:sz="12" w:space="0" w:color="auto"/>
            </w:tcBorders>
          </w:tcPr>
          <w:p w14:paraId="75823100" w14:textId="77777777" w:rsidR="00355723" w:rsidRPr="0037415F" w:rsidRDefault="00355723" w:rsidP="00F36497">
            <w:pPr>
              <w:rPr>
                <w:b/>
                <w:bCs/>
                <w:sz w:val="26"/>
              </w:rPr>
            </w:pPr>
          </w:p>
        </w:tc>
        <w:tc>
          <w:tcPr>
            <w:tcW w:w="4537" w:type="dxa"/>
            <w:gridSpan w:val="3"/>
            <w:tcBorders>
              <w:bottom w:val="single" w:sz="12" w:space="0" w:color="auto"/>
            </w:tcBorders>
            <w:vAlign w:val="center"/>
          </w:tcPr>
          <w:p w14:paraId="1E9EB7ED" w14:textId="77777777" w:rsidR="00355723" w:rsidRPr="00333E15" w:rsidRDefault="00355723" w:rsidP="00F36497">
            <w:pPr>
              <w:pStyle w:val="TSBHeaderRight14"/>
            </w:pPr>
            <w:r>
              <w:t xml:space="preserve">Original: </w:t>
            </w:r>
            <w:r w:rsidRPr="004862A7">
              <w:t>English</w:t>
            </w:r>
          </w:p>
        </w:tc>
      </w:tr>
      <w:tr w:rsidR="00355723" w:rsidRPr="0037415F" w14:paraId="3798BC16" w14:textId="77777777" w:rsidTr="00F36497">
        <w:trPr>
          <w:cantSplit/>
          <w:jc w:val="center"/>
        </w:trPr>
        <w:tc>
          <w:tcPr>
            <w:tcW w:w="1418" w:type="dxa"/>
            <w:gridSpan w:val="2"/>
          </w:tcPr>
          <w:p w14:paraId="65B4759F" w14:textId="77777777" w:rsidR="00355723" w:rsidRPr="0037415F" w:rsidRDefault="00355723" w:rsidP="00F36497">
            <w:pPr>
              <w:rPr>
                <w:b/>
                <w:bCs/>
              </w:rPr>
            </w:pPr>
            <w:r w:rsidRPr="0037415F">
              <w:rPr>
                <w:b/>
                <w:bCs/>
              </w:rPr>
              <w:t>Question(s):</w:t>
            </w:r>
          </w:p>
        </w:tc>
        <w:tc>
          <w:tcPr>
            <w:tcW w:w="3827" w:type="dxa"/>
            <w:gridSpan w:val="2"/>
          </w:tcPr>
          <w:p w14:paraId="57114DEB" w14:textId="3380AACB" w:rsidR="00355723" w:rsidRPr="00FA2E6D" w:rsidRDefault="004862A7" w:rsidP="00F36497">
            <w:pPr>
              <w:pStyle w:val="TSBHeaderQuestion"/>
              <w:rPr>
                <w:highlight w:val="yellow"/>
              </w:rPr>
            </w:pPr>
            <w:r w:rsidRPr="004862A7">
              <w:rPr>
                <w:noProof/>
              </w:rPr>
              <w:t>15/11</w:t>
            </w:r>
          </w:p>
        </w:tc>
        <w:tc>
          <w:tcPr>
            <w:tcW w:w="4395" w:type="dxa"/>
            <w:gridSpan w:val="2"/>
          </w:tcPr>
          <w:p w14:paraId="4DE7258F" w14:textId="39B9E7F6" w:rsidR="00355723" w:rsidRPr="0037415F" w:rsidRDefault="004862A7" w:rsidP="00F36497">
            <w:pPr>
              <w:pStyle w:val="VenueDate"/>
            </w:pPr>
            <w:r w:rsidRPr="005F7732">
              <w:t xml:space="preserve">Geneva, </w:t>
            </w:r>
            <w:r>
              <w:t>19-28</w:t>
            </w:r>
            <w:r w:rsidRPr="005F7732">
              <w:t xml:space="preserve"> </w:t>
            </w:r>
            <w:r w:rsidR="007C228D" w:rsidRPr="007C228D">
              <w:t xml:space="preserve">February </w:t>
            </w:r>
            <w:r w:rsidRPr="005F7732">
              <w:t>202</w:t>
            </w:r>
            <w:r>
              <w:t>5</w:t>
            </w:r>
          </w:p>
        </w:tc>
      </w:tr>
      <w:tr w:rsidR="007E4A96" w:rsidRPr="00A4045F" w14:paraId="02A248A7" w14:textId="77777777" w:rsidTr="00783745">
        <w:trPr>
          <w:cantSplit/>
          <w:jc w:val="center"/>
        </w:trPr>
        <w:tc>
          <w:tcPr>
            <w:tcW w:w="9640" w:type="dxa"/>
            <w:gridSpan w:val="6"/>
          </w:tcPr>
          <w:p w14:paraId="13F6EB01" w14:textId="77777777" w:rsidR="007E4A96" w:rsidRPr="002534C9" w:rsidRDefault="007E4A96" w:rsidP="00783745">
            <w:pPr>
              <w:jc w:val="center"/>
              <w:rPr>
                <w:b/>
                <w:bCs/>
              </w:rPr>
            </w:pPr>
            <w:r>
              <w:rPr>
                <w:b/>
                <w:bCs/>
              </w:rPr>
              <w:t>TD</w:t>
            </w:r>
          </w:p>
        </w:tc>
      </w:tr>
      <w:tr w:rsidR="007E4A96" w:rsidRPr="0037415F" w14:paraId="44DB8196" w14:textId="77777777" w:rsidTr="00783745">
        <w:trPr>
          <w:cantSplit/>
          <w:jc w:val="center"/>
        </w:trPr>
        <w:tc>
          <w:tcPr>
            <w:tcW w:w="1418" w:type="dxa"/>
            <w:gridSpan w:val="2"/>
          </w:tcPr>
          <w:p w14:paraId="26C9E67E" w14:textId="77777777" w:rsidR="007E4A96" w:rsidRPr="0037415F" w:rsidRDefault="007E4A96" w:rsidP="00783745">
            <w:pPr>
              <w:rPr>
                <w:b/>
                <w:bCs/>
              </w:rPr>
            </w:pPr>
            <w:r>
              <w:rPr>
                <w:b/>
                <w:bCs/>
              </w:rPr>
              <w:t>Source:</w:t>
            </w:r>
          </w:p>
        </w:tc>
        <w:tc>
          <w:tcPr>
            <w:tcW w:w="8222" w:type="dxa"/>
            <w:gridSpan w:val="4"/>
          </w:tcPr>
          <w:p w14:paraId="2A9C2F9E" w14:textId="77777777" w:rsidR="007E4A96" w:rsidRPr="00FA2E6D" w:rsidRDefault="00E66A79" w:rsidP="00783745">
            <w:pPr>
              <w:pStyle w:val="TSBHeaderSource"/>
              <w:rPr>
                <w:highlight w:val="yellow"/>
              </w:rPr>
            </w:pPr>
            <w:sdt>
              <w:sdtPr>
                <w:alias w:val="DocumentSource"/>
                <w:tag w:val="DocumentSource"/>
                <w:id w:val="515811107"/>
                <w:placeholder>
                  <w:docPart w:val="126755EB1B9541849AB15FA3080622D5"/>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EndPr/>
              <w:sdtContent>
                <w:r w:rsidR="007E4A96">
                  <w:t>Editor</w:t>
                </w:r>
              </w:sdtContent>
            </w:sdt>
          </w:p>
        </w:tc>
      </w:tr>
      <w:tr w:rsidR="007E4A96" w:rsidRPr="0037415F" w14:paraId="7E2AD414" w14:textId="77777777" w:rsidTr="00783745">
        <w:trPr>
          <w:cantSplit/>
          <w:trHeight w:val="666"/>
          <w:jc w:val="center"/>
        </w:trPr>
        <w:tc>
          <w:tcPr>
            <w:tcW w:w="1418" w:type="dxa"/>
            <w:gridSpan w:val="2"/>
          </w:tcPr>
          <w:p w14:paraId="34073262" w14:textId="77777777" w:rsidR="007E4A96" w:rsidRPr="0037415F" w:rsidRDefault="007E4A96" w:rsidP="00783745">
            <w:r w:rsidRPr="0037415F">
              <w:rPr>
                <w:b/>
                <w:bCs/>
              </w:rPr>
              <w:t>Title:</w:t>
            </w:r>
          </w:p>
        </w:tc>
        <w:tc>
          <w:tcPr>
            <w:tcW w:w="8222" w:type="dxa"/>
            <w:gridSpan w:val="4"/>
          </w:tcPr>
          <w:p w14:paraId="132499BE" w14:textId="5A9B362D" w:rsidR="007E4A96" w:rsidRPr="006B3080" w:rsidRDefault="002052BB" w:rsidP="00783745">
            <w:pPr>
              <w:pStyle w:val="enumlev1"/>
              <w:tabs>
                <w:tab w:val="clear" w:pos="794"/>
                <w:tab w:val="left" w:pos="144"/>
              </w:tabs>
              <w:spacing w:before="120"/>
              <w:ind w:left="0" w:firstLine="0"/>
              <w:rPr>
                <w:iCs/>
              </w:rPr>
            </w:pPr>
            <w:r>
              <w:t>Output – baseline text of d</w:t>
            </w:r>
            <w:r w:rsidR="007E4A96" w:rsidRPr="002052BB">
              <w:t xml:space="preserve">raft </w:t>
            </w:r>
            <w:r w:rsidR="00AD7BE3" w:rsidRPr="002052BB">
              <w:t xml:space="preserve">new </w:t>
            </w:r>
            <w:r w:rsidR="007E4A96" w:rsidRPr="002052BB">
              <w:t xml:space="preserve">Recommendation ITU-T </w:t>
            </w:r>
            <w:r w:rsidR="007E4A96" w:rsidRPr="00BE2734">
              <w:t>Q.</w:t>
            </w:r>
            <w:r w:rsidR="007E4A96">
              <w:t>G</w:t>
            </w:r>
            <w:r w:rsidR="007E4A96" w:rsidRPr="00BE2734">
              <w:t xml:space="preserve">IR </w:t>
            </w:r>
            <w:r>
              <w:t>“</w:t>
            </w:r>
            <w:r w:rsidR="007E4A96" w:rsidRPr="007E4A96">
              <w:t>Technical requirement and implementation strategy for Global International Mobile Equipment Identity Registry</w:t>
            </w:r>
            <w:r>
              <w:t>”</w:t>
            </w:r>
            <w:r w:rsidR="007E4A96" w:rsidRPr="005C0C96">
              <w:t xml:space="preserve"> </w:t>
            </w:r>
            <w:r w:rsidR="007E4A96">
              <w:t>(</w:t>
            </w:r>
            <w:r w:rsidR="007E4A96" w:rsidRPr="005F7732">
              <w:t xml:space="preserve">Geneva, </w:t>
            </w:r>
            <w:r w:rsidR="007E4A96">
              <w:t>19-28</w:t>
            </w:r>
            <w:r w:rsidR="007E4A96" w:rsidRPr="005F7732">
              <w:t xml:space="preserve"> </w:t>
            </w:r>
            <w:r w:rsidR="007E4A96" w:rsidRPr="007C228D">
              <w:t xml:space="preserve">February </w:t>
            </w:r>
            <w:r w:rsidR="007E4A96" w:rsidRPr="005F7732">
              <w:t>202</w:t>
            </w:r>
            <w:r w:rsidR="007E4A96">
              <w:t>5)</w:t>
            </w:r>
          </w:p>
        </w:tc>
      </w:tr>
      <w:tr w:rsidR="00D446D3" w:rsidRPr="0071275E" w14:paraId="1BA420DB" w14:textId="77777777" w:rsidTr="00783745">
        <w:trPr>
          <w:cantSplit/>
          <w:jc w:val="center"/>
        </w:trPr>
        <w:tc>
          <w:tcPr>
            <w:tcW w:w="1418" w:type="dxa"/>
            <w:gridSpan w:val="2"/>
            <w:tcBorders>
              <w:top w:val="single" w:sz="6" w:space="0" w:color="auto"/>
              <w:bottom w:val="single" w:sz="6" w:space="0" w:color="auto"/>
            </w:tcBorders>
          </w:tcPr>
          <w:p w14:paraId="5CA9E787" w14:textId="677A9BE7" w:rsidR="00D446D3" w:rsidRPr="008F7104" w:rsidRDefault="00D446D3" w:rsidP="00D446D3">
            <w:pPr>
              <w:rPr>
                <w:b/>
                <w:bCs/>
              </w:rPr>
            </w:pPr>
            <w:r>
              <w:rPr>
                <w:b/>
                <w:bCs/>
              </w:rPr>
              <w:t>Contact:</w:t>
            </w:r>
          </w:p>
        </w:tc>
        <w:tc>
          <w:tcPr>
            <w:tcW w:w="4111" w:type="dxa"/>
            <w:gridSpan w:val="3"/>
            <w:tcBorders>
              <w:top w:val="single" w:sz="6" w:space="0" w:color="auto"/>
              <w:bottom w:val="single" w:sz="6" w:space="0" w:color="auto"/>
            </w:tcBorders>
          </w:tcPr>
          <w:p w14:paraId="7D2414DC" w14:textId="65BBDA63" w:rsidR="00D446D3" w:rsidRDefault="00D446D3" w:rsidP="00D446D3">
            <w:pPr>
              <w:rPr>
                <w:lang w:val="en-US"/>
              </w:rPr>
            </w:pPr>
            <w:r w:rsidRPr="00B45221">
              <w:t>Pushpendra Kumar Singh</w:t>
            </w:r>
            <w:r>
              <w:br/>
            </w:r>
            <w:r>
              <w:rPr>
                <w:lang w:val="en-US"/>
              </w:rPr>
              <w:t>Ministry of Communications</w:t>
            </w:r>
            <w:r>
              <w:rPr>
                <w:rFonts w:ascii="Arial Unicode MS" w:eastAsia="Arial Unicode MS" w:hAnsi="Arial Unicode MS" w:cs="Arial Unicode MS" w:hint="eastAsia"/>
                <w:lang w:val="en-US"/>
              </w:rPr>
              <w:br/>
            </w:r>
            <w:r>
              <w:rPr>
                <w:lang w:val="en-US"/>
              </w:rPr>
              <w:t>India</w:t>
            </w:r>
          </w:p>
        </w:tc>
        <w:tc>
          <w:tcPr>
            <w:tcW w:w="4111" w:type="dxa"/>
            <w:tcBorders>
              <w:top w:val="single" w:sz="6" w:space="0" w:color="auto"/>
              <w:bottom w:val="single" w:sz="6" w:space="0" w:color="auto"/>
            </w:tcBorders>
          </w:tcPr>
          <w:p w14:paraId="6C412E8F" w14:textId="72B5F043" w:rsidR="00D446D3" w:rsidRDefault="00D446D3" w:rsidP="00D446D3">
            <w:pPr>
              <w:tabs>
                <w:tab w:val="left" w:pos="794"/>
              </w:tabs>
              <w:rPr>
                <w:lang w:val="en-US"/>
              </w:rPr>
            </w:pPr>
            <w:r>
              <w:rPr>
                <w:lang w:val="fr-FR"/>
              </w:rPr>
              <w:t xml:space="preserve">Email: </w:t>
            </w:r>
            <w:hyperlink r:id="rId9" w:history="1">
              <w:r w:rsidRPr="0094006E">
                <w:rPr>
                  <w:rStyle w:val="Hyperlink"/>
                </w:rPr>
                <w:t>pksingh.its@gmail.com</w:t>
              </w:r>
            </w:hyperlink>
            <w:r>
              <w:t xml:space="preserve"> </w:t>
            </w:r>
          </w:p>
        </w:tc>
      </w:tr>
      <w:tr w:rsidR="00D446D3" w:rsidRPr="0071275E" w14:paraId="0D743F7E" w14:textId="77777777" w:rsidTr="00783745">
        <w:trPr>
          <w:cantSplit/>
          <w:jc w:val="center"/>
        </w:trPr>
        <w:tc>
          <w:tcPr>
            <w:tcW w:w="1418" w:type="dxa"/>
            <w:gridSpan w:val="2"/>
            <w:tcBorders>
              <w:top w:val="single" w:sz="6" w:space="0" w:color="auto"/>
              <w:bottom w:val="single" w:sz="6" w:space="0" w:color="auto"/>
            </w:tcBorders>
          </w:tcPr>
          <w:p w14:paraId="4C16FD19" w14:textId="77777777" w:rsidR="00D446D3" w:rsidRPr="008F7104" w:rsidRDefault="00D446D3" w:rsidP="00D446D3">
            <w:pPr>
              <w:rPr>
                <w:b/>
                <w:bCs/>
              </w:rPr>
            </w:pPr>
            <w:r w:rsidRPr="008F7104">
              <w:rPr>
                <w:b/>
                <w:bCs/>
              </w:rPr>
              <w:t>Contact:</w:t>
            </w:r>
          </w:p>
        </w:tc>
        <w:tc>
          <w:tcPr>
            <w:tcW w:w="4111" w:type="dxa"/>
            <w:gridSpan w:val="3"/>
            <w:tcBorders>
              <w:top w:val="single" w:sz="6" w:space="0" w:color="auto"/>
              <w:bottom w:val="single" w:sz="6" w:space="0" w:color="auto"/>
            </w:tcBorders>
          </w:tcPr>
          <w:p w14:paraId="28F88F69" w14:textId="77777777" w:rsidR="00D446D3" w:rsidRPr="00D44EEB" w:rsidRDefault="00D446D3" w:rsidP="00D446D3">
            <w:pPr>
              <w:rPr>
                <w:highlight w:val="yellow"/>
              </w:rPr>
            </w:pPr>
            <w:r>
              <w:rPr>
                <w:lang w:val="en-US"/>
              </w:rPr>
              <w:t>Biren Karmakar</w:t>
            </w:r>
            <w:r>
              <w:rPr>
                <w:rFonts w:ascii="Arial Unicode MS" w:eastAsia="Arial Unicode MS" w:hAnsi="Arial Unicode MS" w:cs="Arial Unicode MS"/>
                <w:lang w:val="en-US"/>
              </w:rPr>
              <w:br/>
            </w:r>
            <w:r>
              <w:rPr>
                <w:lang w:val="en-US"/>
              </w:rPr>
              <w:t>C-DOT, Ministry of Communications</w:t>
            </w:r>
            <w:r>
              <w:rPr>
                <w:rFonts w:ascii="Arial Unicode MS" w:eastAsia="Arial Unicode MS" w:hAnsi="Arial Unicode MS" w:cs="Arial Unicode MS"/>
                <w:lang w:val="en-US"/>
              </w:rPr>
              <w:br/>
            </w:r>
            <w:r>
              <w:rPr>
                <w:lang w:val="en-US"/>
              </w:rPr>
              <w:t>India</w:t>
            </w:r>
          </w:p>
        </w:tc>
        <w:tc>
          <w:tcPr>
            <w:tcW w:w="4111" w:type="dxa"/>
            <w:tcBorders>
              <w:top w:val="single" w:sz="6" w:space="0" w:color="auto"/>
              <w:bottom w:val="single" w:sz="6" w:space="0" w:color="auto"/>
            </w:tcBorders>
          </w:tcPr>
          <w:p w14:paraId="62A27520" w14:textId="77777777" w:rsidR="00D446D3" w:rsidRPr="0071275E" w:rsidRDefault="00D446D3" w:rsidP="00D446D3">
            <w:pPr>
              <w:tabs>
                <w:tab w:val="left" w:pos="794"/>
              </w:tabs>
            </w:pPr>
            <w:r>
              <w:rPr>
                <w:lang w:val="en-US"/>
              </w:rPr>
              <w:t>Tel: +91-11-26598474</w:t>
            </w:r>
            <w:r>
              <w:rPr>
                <w:rFonts w:ascii="Arial Unicode MS" w:eastAsia="Arial Unicode MS" w:hAnsi="Arial Unicode MS" w:cs="Arial Unicode MS"/>
                <w:lang w:val="en-US"/>
              </w:rPr>
              <w:br/>
            </w:r>
            <w:r>
              <w:rPr>
                <w:lang w:val="en-US"/>
              </w:rPr>
              <w:t xml:space="preserve">Email: </w:t>
            </w:r>
            <w:hyperlink r:id="rId10" w:history="1">
              <w:r>
                <w:rPr>
                  <w:rStyle w:val="Hyperlink"/>
                </w:rPr>
                <w:t>biren@cdot.in</w:t>
              </w:r>
            </w:hyperlink>
          </w:p>
        </w:tc>
      </w:tr>
      <w:tr w:rsidR="00D446D3" w:rsidRPr="0071275E" w14:paraId="2FDA9419" w14:textId="77777777" w:rsidTr="00783745">
        <w:trPr>
          <w:cantSplit/>
          <w:jc w:val="center"/>
        </w:trPr>
        <w:tc>
          <w:tcPr>
            <w:tcW w:w="1418" w:type="dxa"/>
            <w:gridSpan w:val="2"/>
            <w:tcBorders>
              <w:top w:val="single" w:sz="6" w:space="0" w:color="auto"/>
              <w:bottom w:val="single" w:sz="6" w:space="0" w:color="auto"/>
            </w:tcBorders>
          </w:tcPr>
          <w:p w14:paraId="3FB489B5" w14:textId="77777777" w:rsidR="00D446D3" w:rsidRPr="008F7104" w:rsidRDefault="00D446D3" w:rsidP="00D446D3">
            <w:pPr>
              <w:rPr>
                <w:b/>
                <w:bCs/>
              </w:rPr>
            </w:pPr>
            <w:r w:rsidRPr="008F7104">
              <w:rPr>
                <w:b/>
                <w:bCs/>
              </w:rPr>
              <w:t>Contact:</w:t>
            </w:r>
          </w:p>
        </w:tc>
        <w:tc>
          <w:tcPr>
            <w:tcW w:w="4111" w:type="dxa"/>
            <w:gridSpan w:val="3"/>
            <w:tcBorders>
              <w:top w:val="single" w:sz="6" w:space="0" w:color="auto"/>
              <w:bottom w:val="single" w:sz="6" w:space="0" w:color="auto"/>
            </w:tcBorders>
          </w:tcPr>
          <w:p w14:paraId="0C13C2CB" w14:textId="77777777" w:rsidR="00D446D3" w:rsidRDefault="00D446D3" w:rsidP="00D446D3">
            <w:pPr>
              <w:rPr>
                <w:lang w:val="en-US"/>
              </w:rPr>
            </w:pPr>
            <w:r>
              <w:rPr>
                <w:lang w:val="en-US"/>
              </w:rPr>
              <w:t>Dr. Arun Kumar Bediya</w:t>
            </w:r>
            <w:r>
              <w:rPr>
                <w:rFonts w:ascii="Arial Unicode MS" w:eastAsia="Arial Unicode MS" w:hAnsi="Arial Unicode MS" w:cs="Arial Unicode MS"/>
                <w:lang w:val="en-US"/>
              </w:rPr>
              <w:br/>
            </w:r>
            <w:r>
              <w:rPr>
                <w:lang w:val="en-US"/>
              </w:rPr>
              <w:t>C-DOT, Ministry of Communications</w:t>
            </w:r>
            <w:r>
              <w:rPr>
                <w:rFonts w:ascii="Arial Unicode MS" w:eastAsia="Arial Unicode MS" w:hAnsi="Arial Unicode MS" w:cs="Arial Unicode MS"/>
                <w:lang w:val="en-US"/>
              </w:rPr>
              <w:br/>
            </w:r>
            <w:r>
              <w:rPr>
                <w:lang w:val="en-US"/>
              </w:rPr>
              <w:t>India</w:t>
            </w:r>
          </w:p>
        </w:tc>
        <w:tc>
          <w:tcPr>
            <w:tcW w:w="4111" w:type="dxa"/>
            <w:tcBorders>
              <w:top w:val="single" w:sz="6" w:space="0" w:color="auto"/>
              <w:bottom w:val="single" w:sz="6" w:space="0" w:color="auto"/>
            </w:tcBorders>
          </w:tcPr>
          <w:p w14:paraId="6D2497A5" w14:textId="77777777" w:rsidR="00D446D3" w:rsidRDefault="00D446D3" w:rsidP="00D446D3">
            <w:pPr>
              <w:tabs>
                <w:tab w:val="left" w:pos="794"/>
              </w:tabs>
              <w:rPr>
                <w:lang w:val="en-US"/>
              </w:rPr>
            </w:pPr>
            <w:r>
              <w:rPr>
                <w:lang w:val="en-US"/>
              </w:rPr>
              <w:t>Tel: +91-11-26598839</w:t>
            </w:r>
            <w:r>
              <w:rPr>
                <w:rFonts w:ascii="Arial Unicode MS" w:eastAsia="Arial Unicode MS" w:hAnsi="Arial Unicode MS" w:cs="Arial Unicode MS"/>
                <w:lang w:val="en-US"/>
              </w:rPr>
              <w:br/>
            </w:r>
            <w:r>
              <w:rPr>
                <w:lang w:val="en-US"/>
              </w:rPr>
              <w:t xml:space="preserve">Email: </w:t>
            </w:r>
            <w:hyperlink r:id="rId11" w:history="1">
              <w:r w:rsidRPr="00944005">
                <w:rPr>
                  <w:rStyle w:val="Hyperlink"/>
                </w:rPr>
                <w:t>arunb@cdot.in</w:t>
              </w:r>
            </w:hyperlink>
          </w:p>
        </w:tc>
      </w:tr>
    </w:tbl>
    <w:p w14:paraId="6F703FFF" w14:textId="77777777" w:rsidR="007E4A96" w:rsidRDefault="007E4A96" w:rsidP="007E4A96"/>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7E4A96" w:rsidRPr="0037415F" w14:paraId="772DD352" w14:textId="77777777" w:rsidTr="00783745">
        <w:trPr>
          <w:cantSplit/>
          <w:jc w:val="center"/>
        </w:trPr>
        <w:tc>
          <w:tcPr>
            <w:tcW w:w="1418" w:type="dxa"/>
          </w:tcPr>
          <w:p w14:paraId="056E6317" w14:textId="77777777" w:rsidR="007E4A96" w:rsidRPr="008F7104" w:rsidRDefault="007E4A96" w:rsidP="00783745">
            <w:pPr>
              <w:rPr>
                <w:b/>
                <w:bCs/>
              </w:rPr>
            </w:pPr>
            <w:r w:rsidRPr="008F7104">
              <w:rPr>
                <w:b/>
                <w:bCs/>
              </w:rPr>
              <w:t>Abstract:</w:t>
            </w:r>
          </w:p>
        </w:tc>
        <w:tc>
          <w:tcPr>
            <w:tcW w:w="8222" w:type="dxa"/>
          </w:tcPr>
          <w:p w14:paraId="76DC296B" w14:textId="6103F372" w:rsidR="007E4A96" w:rsidRPr="00165942" w:rsidRDefault="007E4A96" w:rsidP="00783745">
            <w:pPr>
              <w:pStyle w:val="TSBHeaderSummary"/>
              <w:jc w:val="both"/>
              <w:rPr>
                <w:highlight w:val="yellow"/>
              </w:rPr>
            </w:pPr>
            <w:r>
              <w:t>This document contains the</w:t>
            </w:r>
            <w:r w:rsidRPr="00255FDD">
              <w:t xml:space="preserve"> draft </w:t>
            </w:r>
            <w:r w:rsidR="00F530F7">
              <w:t xml:space="preserve">new </w:t>
            </w:r>
            <w:r>
              <w:t xml:space="preserve">Recommendation </w:t>
            </w:r>
            <w:r w:rsidRPr="00BE2734">
              <w:t>ITU-T Q.</w:t>
            </w:r>
            <w:r>
              <w:t>G</w:t>
            </w:r>
            <w:r w:rsidRPr="00BE2734">
              <w:t xml:space="preserve">IR </w:t>
            </w:r>
            <w:r w:rsidR="00E66A79">
              <w:t>“</w:t>
            </w:r>
            <w:r w:rsidRPr="007E4A96">
              <w:t>Technical requirement and implementation strategy for Global International Mobile Equipment Identity Registry</w:t>
            </w:r>
            <w:r w:rsidR="00E66A79">
              <w:t>”</w:t>
            </w:r>
            <w:r w:rsidRPr="005C0C96">
              <w:t xml:space="preserve"> </w:t>
            </w:r>
            <w:r>
              <w:t>(</w:t>
            </w:r>
            <w:r w:rsidRPr="005F7732">
              <w:t xml:space="preserve">Geneva, </w:t>
            </w:r>
            <w:r>
              <w:t>19-28</w:t>
            </w:r>
            <w:r w:rsidRPr="005F7732">
              <w:t xml:space="preserve"> </w:t>
            </w:r>
            <w:r w:rsidRPr="007C228D">
              <w:t xml:space="preserve">February </w:t>
            </w:r>
            <w:r w:rsidRPr="005F7732">
              <w:t>202</w:t>
            </w:r>
            <w:r>
              <w:t>5)</w:t>
            </w:r>
            <w:r w:rsidR="00F26E0C">
              <w:t>.</w:t>
            </w:r>
          </w:p>
        </w:tc>
      </w:tr>
    </w:tbl>
    <w:p w14:paraId="3410EEE5" w14:textId="77777777" w:rsidR="007E4A96" w:rsidRDefault="007E4A96" w:rsidP="007E4A96">
      <w:pPr>
        <w:pStyle w:val="Headingb"/>
        <w:spacing w:before="240"/>
        <w:rPr>
          <w:b w:val="0"/>
          <w:szCs w:val="24"/>
        </w:rPr>
      </w:pPr>
      <w:r>
        <w:rPr>
          <w:szCs w:val="24"/>
        </w:rPr>
        <w:t>Introduction</w:t>
      </w:r>
      <w:r>
        <w:rPr>
          <w:b w:val="0"/>
          <w:szCs w:val="24"/>
        </w:rPr>
        <w:t>:</w:t>
      </w:r>
    </w:p>
    <w:sdt>
      <w:sdtPr>
        <w:alias w:val="Abstract"/>
        <w:tag w:val="Abstract"/>
        <w:id w:val="967625977"/>
        <w:placeholder>
          <w:docPart w:val="1921F56B3E304ED982FBEE9ED1BDD7F4"/>
        </w:placeholder>
        <w:text w:multiLine="1"/>
      </w:sdtPr>
      <w:sdtEndPr/>
      <w:sdtContent>
        <w:p w14:paraId="08A995A5" w14:textId="2B9F753C" w:rsidR="007E4A96" w:rsidRDefault="007E4A96" w:rsidP="007E4A96">
          <w:pPr>
            <w:jc w:val="both"/>
          </w:pPr>
          <w:r w:rsidRPr="007E4A96">
            <w:t xml:space="preserve">This document contains the draft </w:t>
          </w:r>
          <w:r w:rsidR="00F530F7">
            <w:t xml:space="preserve">new </w:t>
          </w:r>
          <w:r w:rsidRPr="007E4A96">
            <w:t xml:space="preserve">Recommendation ITU-T Q.GIR </w:t>
          </w:r>
          <w:r w:rsidR="00E66A79">
            <w:t>“</w:t>
          </w:r>
          <w:r w:rsidRPr="007E4A96">
            <w:t>Technical requirement and implementation strategy for Global International Mobile Equipment Identity Registry</w:t>
          </w:r>
          <w:r w:rsidR="00E66A79">
            <w:t>”</w:t>
          </w:r>
          <w:r w:rsidRPr="007E4A96">
            <w:t xml:space="preserve"> based on the base text contained SG11-TD</w:t>
          </w:r>
          <w:r w:rsidR="00D446D3">
            <w:t>1002/</w:t>
          </w:r>
          <w:r w:rsidRPr="007E4A96">
            <w:t>GEN, contributions SG11-C</w:t>
          </w:r>
          <w:r>
            <w:t>69</w:t>
          </w:r>
          <w:r w:rsidRPr="007E4A96">
            <w:t xml:space="preserve"> and the discussions held at SG11 meeting (</w:t>
          </w:r>
          <w:r>
            <w:t>Geneva, 19-28 February 2025</w:t>
          </w:r>
          <w:r w:rsidRPr="007E4A96">
            <w:t>).</w:t>
          </w:r>
        </w:p>
      </w:sdtContent>
    </w:sdt>
    <w:p w14:paraId="6CDE953C" w14:textId="77777777" w:rsidR="007E4A96" w:rsidRDefault="007E4A96" w:rsidP="007E4A96">
      <w:pPr>
        <w:rPr>
          <w:rFonts w:eastAsia="Malgun Gothic"/>
          <w:lang w:eastAsia="ko-KR"/>
        </w:rPr>
      </w:pPr>
      <w:r>
        <w:rPr>
          <w:rFonts w:eastAsia="Malgun Gothic"/>
          <w:lang w:eastAsia="ko-KR"/>
        </w:rPr>
        <w:br w:type="page"/>
      </w:r>
    </w:p>
    <w:p w14:paraId="3373326D" w14:textId="77777777" w:rsidR="009A5CA6" w:rsidRPr="0054502E" w:rsidRDefault="009A5CA6" w:rsidP="009A5CA6">
      <w:pPr>
        <w:spacing w:before="0" w:after="160" w:line="259" w:lineRule="auto"/>
        <w:rPr>
          <w:b/>
          <w:bCs/>
          <w:sz w:val="28"/>
          <w:szCs w:val="28"/>
          <w:lang w:val="fr-FR"/>
        </w:rPr>
      </w:pPr>
      <w:r w:rsidRPr="0054502E">
        <w:rPr>
          <w:b/>
          <w:bCs/>
          <w:sz w:val="28"/>
          <w:szCs w:val="28"/>
          <w:lang w:val="fr-FR"/>
        </w:rPr>
        <w:lastRenderedPageBreak/>
        <w:t>Draft Recommendation ITU-T Q.GIR</w:t>
      </w:r>
    </w:p>
    <w:p w14:paraId="65625384" w14:textId="77777777" w:rsidR="009A5CA6" w:rsidRDefault="009A5CA6" w:rsidP="009A5CA6">
      <w:pPr>
        <w:keepNext/>
        <w:tabs>
          <w:tab w:val="left" w:pos="794"/>
          <w:tab w:val="left" w:pos="1191"/>
          <w:tab w:val="left" w:pos="1588"/>
          <w:tab w:val="left" w:pos="1985"/>
        </w:tabs>
        <w:suppressAutoHyphens/>
        <w:spacing w:before="160" w:after="120"/>
        <w:rPr>
          <w:b/>
          <w:sz w:val="28"/>
          <w:szCs w:val="20"/>
        </w:rPr>
      </w:pPr>
      <w:r w:rsidRPr="00503CD1">
        <w:rPr>
          <w:b/>
          <w:sz w:val="28"/>
          <w:szCs w:val="20"/>
        </w:rPr>
        <w:t xml:space="preserve">Technical requirement and implementation strategy for Global </w:t>
      </w:r>
      <w:r w:rsidRPr="00AA453C">
        <w:rPr>
          <w:b/>
          <w:sz w:val="28"/>
          <w:szCs w:val="20"/>
        </w:rPr>
        <w:t>International Mobile Equipment Identity</w:t>
      </w:r>
      <w:r w:rsidRPr="00503CD1">
        <w:rPr>
          <w:b/>
          <w:sz w:val="28"/>
          <w:szCs w:val="20"/>
        </w:rPr>
        <w:t xml:space="preserve"> Registry</w:t>
      </w:r>
    </w:p>
    <w:p w14:paraId="0E194C27" w14:textId="70E03B06" w:rsidR="001F5A97" w:rsidRPr="001F5A97" w:rsidRDefault="001F5A97" w:rsidP="001F5A97">
      <w:pPr>
        <w:jc w:val="both"/>
        <w:rPr>
          <w:i/>
          <w:iCs/>
          <w:highlight w:val="yellow"/>
        </w:rPr>
      </w:pPr>
      <w:r w:rsidRPr="00BB354A">
        <w:rPr>
          <w:i/>
          <w:iCs/>
          <w:highlight w:val="yellow"/>
        </w:rPr>
        <w:t xml:space="preserve">[Editor´s Note: </w:t>
      </w:r>
      <w:r w:rsidR="00E6707D">
        <w:rPr>
          <w:i/>
          <w:iCs/>
          <w:highlight w:val="yellow"/>
        </w:rPr>
        <w:t>Further contributions invited for more detailed requirements</w:t>
      </w:r>
      <w:r w:rsidRPr="00BB354A">
        <w:rPr>
          <w:i/>
          <w:iCs/>
          <w:highlight w:val="yellow"/>
        </w:rPr>
        <w:t>]</w:t>
      </w:r>
    </w:p>
    <w:p w14:paraId="082AD994" w14:textId="77777777" w:rsidR="009A5CA6" w:rsidRPr="0016214F" w:rsidRDefault="009A5CA6" w:rsidP="009A5CA6">
      <w:pPr>
        <w:keepNext/>
        <w:tabs>
          <w:tab w:val="left" w:pos="794"/>
          <w:tab w:val="left" w:pos="1191"/>
          <w:tab w:val="left" w:pos="1588"/>
          <w:tab w:val="left" w:pos="1985"/>
        </w:tabs>
        <w:suppressAutoHyphens/>
        <w:spacing w:before="160" w:after="120"/>
        <w:rPr>
          <w:rFonts w:eastAsia="Times New Roman"/>
          <w:b/>
          <w:color w:val="000000"/>
          <w:lang w:eastAsia="zh-CN" w:bidi="hi-IN"/>
        </w:rPr>
      </w:pPr>
      <w:r w:rsidRPr="0016214F">
        <w:rPr>
          <w:rFonts w:eastAsia="Times New Roman"/>
          <w:b/>
          <w:color w:val="000000"/>
          <w:lang w:eastAsia="zh-CN" w:bidi="hi-IN"/>
        </w:rPr>
        <w:t>Summary</w:t>
      </w:r>
    </w:p>
    <w:p w14:paraId="6EE9C872"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r w:rsidRPr="00051CF1">
        <w:rPr>
          <w:rFonts w:eastAsia="Times New Roman"/>
          <w:color w:val="000000"/>
          <w:sz w:val="22"/>
          <w:szCs w:val="22"/>
          <w:lang w:eastAsia="zh-CN" w:bidi="hi-IN"/>
        </w:rPr>
        <w:t>With the growing usage of information and communications technology (ICT) equipment in people's daily lives in recent years, unwelcome side effects related to the increase in the sale, circulation and use of counterfeit ICT devices in the market has also been increased.</w:t>
      </w:r>
    </w:p>
    <w:p w14:paraId="19BBBAC6"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r w:rsidRPr="00051CF1">
        <w:rPr>
          <w:rFonts w:eastAsia="Times New Roman"/>
          <w:color w:val="000000"/>
          <w:sz w:val="22"/>
          <w:szCs w:val="22"/>
          <w:lang w:eastAsia="zh-CN" w:bidi="hi-IN"/>
        </w:rPr>
        <w:t>As described in the Recommendation ITU-T Q.5050 (Framework for solutions to combat counterfeit ICT devices), this has resulted in adverse consequences for multiple stakeholders such as users, network operators, genuine device manufacturers, traders and governments, including decreased security protection and quality of service for users and revenue losses to a range of stakeholders.</w:t>
      </w:r>
    </w:p>
    <w:p w14:paraId="51F8ED0F"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r w:rsidRPr="00051CF1">
        <w:rPr>
          <w:rFonts w:eastAsia="Times New Roman"/>
          <w:color w:val="000000"/>
          <w:sz w:val="22"/>
          <w:szCs w:val="22"/>
          <w:lang w:eastAsia="zh-CN" w:bidi="hi-IN"/>
        </w:rPr>
        <w:t xml:space="preserve">Section 10.1 of the above recommendation pointed out to “Prohibit the use of invalid and non-genuine device identifiers”. </w:t>
      </w:r>
    </w:p>
    <w:p w14:paraId="55AB3BF4"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r w:rsidRPr="00051CF1">
        <w:rPr>
          <w:rFonts w:eastAsia="Times New Roman"/>
          <w:color w:val="000000"/>
          <w:sz w:val="22"/>
          <w:szCs w:val="22"/>
          <w:lang w:eastAsia="zh-CN" w:bidi="hi-IN"/>
        </w:rPr>
        <w:t>As the issue of IMEI re-programming still a major concern in combating counterfeiting ICT devices, section 9.3 of ITU-T Q.5050 mentioned about Reliable unique identifier - genuine ICT devices are required to have unique and persistent identifiers that are secure, in the sense that they cannot be changed by unauthorized entities, are unique to each equipment and have been assigned by the authorized assigner. Which implies that in order to reduce IMEI re-programming, it is required to identify that the IMEI is re-programmed.</w:t>
      </w:r>
    </w:p>
    <w:p w14:paraId="2527E1E0"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r w:rsidRPr="00051CF1">
        <w:rPr>
          <w:rFonts w:eastAsia="Times New Roman"/>
          <w:color w:val="000000"/>
          <w:sz w:val="22"/>
          <w:szCs w:val="22"/>
          <w:lang w:eastAsia="zh-CN" w:bidi="hi-IN"/>
        </w:rPr>
        <w:t>When IMEI is re-programmed, newly implanted IMEI will be either random i.e. invalid, non-genuine IMEI, duplicate/already used IMEI or IMEI which is valid but not manufactured by the OEM. Invalid or non-genuine IMEI could be detected by MNO EIR by checking the IMEI format and matching with TAC information allocated by GSMA. Even already used IMEI can also be checked through CEIR. But to find out the IMEI which has not been manufactured by OEM/Manufacturers can be done only through the IMEI registry. The IMEI registry will contain the list of IMEIs which have been manufactured by the mobile manufacturers and issued for sale in the market/export. Some of the nations may already have implemented an IMEI registry for their country, but the issue remains the same when mobile devices are imported from other countries. This identifies the requirement of the Global IMEI registry. Participating nations will share IMEI produced in their country – which will be used by all other countries to find counterfeit mobile devices. ITU-T Q.5050 also mentioned about the Certification of the ICT device in section 10.2 to assist all stakeholders and guarantee the authenticity of the products, one possible solution should be to deploy a device lifecycle management system, based on these unique identifiers, that are able to track the ICT devices from the beginning of the manufacture process (including component origin, transportation and retail store where it will be sold) until it is delivered to the end-user - which could easily be implemented through Global IMEI Registry.</w:t>
      </w:r>
    </w:p>
    <w:p w14:paraId="061106E0"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r w:rsidRPr="00051CF1">
        <w:rPr>
          <w:rFonts w:eastAsia="Times New Roman"/>
          <w:color w:val="000000"/>
          <w:sz w:val="22"/>
          <w:szCs w:val="22"/>
          <w:lang w:eastAsia="zh-CN" w:bidi="hi-IN"/>
        </w:rPr>
        <w:t xml:space="preserve">ITU-T Q.5051 </w:t>
      </w:r>
      <w:r w:rsidRPr="00051CF1">
        <w:rPr>
          <w:sz w:val="22"/>
          <w:szCs w:val="22"/>
        </w:rPr>
        <w:t>recommends having the support of applicable national legal and regulatory framework before implementing any restrictive actions against stolen devices with tampered and duplicated unique identifiers.</w:t>
      </w:r>
    </w:p>
    <w:p w14:paraId="56417134"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r w:rsidRPr="00051CF1">
        <w:rPr>
          <w:rFonts w:eastAsia="Times New Roman"/>
          <w:color w:val="000000"/>
          <w:sz w:val="22"/>
          <w:szCs w:val="22"/>
          <w:lang w:eastAsia="zh-CN" w:bidi="hi-IN"/>
        </w:rPr>
        <w:t>ITU-T Q.5052 recommendation urges the requirement of Duplicate IMEI detection across countries in section 7.5. However, this is related to the IMEI which is already in use by the subscribers. It does not include the IMEI which has been manufactured but not used in the network.</w:t>
      </w:r>
    </w:p>
    <w:p w14:paraId="27A0A9B7"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r w:rsidRPr="00051CF1">
        <w:rPr>
          <w:rFonts w:eastAsia="Times New Roman"/>
          <w:color w:val="000000"/>
          <w:sz w:val="22"/>
          <w:szCs w:val="22"/>
          <w:lang w:eastAsia="zh-CN" w:bidi="hi-IN"/>
        </w:rPr>
        <w:t>Resolution 96 resolved that "ITU-T should consider solutions to be used to differentiate between authentic/genuine and counterfeit or tampered telecommunication/ICT devices, e.g. establishing a centralized national reference database of authorized equipment;</w:t>
      </w:r>
    </w:p>
    <w:p w14:paraId="599B9271" w14:textId="77777777" w:rsidR="009A5CA6"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r w:rsidRPr="00051CF1">
        <w:rPr>
          <w:sz w:val="22"/>
          <w:szCs w:val="22"/>
        </w:rPr>
        <w:t xml:space="preserve">Resolution 97 resolved that "ITU-T should, in collaboration with the relevant standards organizations, develop solutions to address the problem of duplication of unique identifiers". </w:t>
      </w:r>
      <w:r w:rsidRPr="00051CF1">
        <w:rPr>
          <w:rFonts w:eastAsia="Times New Roman"/>
          <w:color w:val="000000"/>
          <w:sz w:val="22"/>
          <w:szCs w:val="22"/>
          <w:lang w:eastAsia="zh-CN" w:bidi="hi-IN"/>
        </w:rPr>
        <w:t>Global IMEI Registry will assist to resolve the problems such as IMEI cloning/duplication due to re-programming of IMEI.</w:t>
      </w:r>
    </w:p>
    <w:p w14:paraId="676D851D" w14:textId="77777777" w:rsidR="00E723B2" w:rsidRDefault="00E723B2"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p>
    <w:p w14:paraId="71C040A7" w14:textId="77777777" w:rsidR="00E723B2" w:rsidRDefault="00E723B2"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p>
    <w:p w14:paraId="26324D0F" w14:textId="77777777" w:rsidR="00E723B2" w:rsidRDefault="00E723B2"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spacing w:before="40" w:after="40"/>
        <w:jc w:val="both"/>
        <w:rPr>
          <w:rFonts w:eastAsia="Times New Roman"/>
          <w:color w:val="000000"/>
          <w:sz w:val="22"/>
          <w:szCs w:val="22"/>
          <w:lang w:eastAsia="zh-CN" w:bidi="hi-IN"/>
        </w:rPr>
      </w:pPr>
    </w:p>
    <w:p w14:paraId="6DC44D4D" w14:textId="77777777" w:rsidR="00E723B2" w:rsidRPr="00333AB5" w:rsidRDefault="00E723B2" w:rsidP="00E723B2">
      <w:pPr>
        <w:pStyle w:val="Headingb"/>
        <w:spacing w:after="120"/>
        <w:rPr>
          <w:lang w:val="en-US"/>
        </w:rPr>
      </w:pPr>
      <w:r w:rsidRPr="00333AB5">
        <w:rPr>
          <w:lang w:val="en-US"/>
        </w:rPr>
        <w:lastRenderedPageBreak/>
        <w:t>History</w:t>
      </w:r>
    </w:p>
    <w:tbl>
      <w:tblPr>
        <w:tblW w:w="0" w:type="auto"/>
        <w:tblLook w:val="0000" w:firstRow="0" w:lastRow="0" w:firstColumn="0" w:lastColumn="0" w:noHBand="0" w:noVBand="0"/>
      </w:tblPr>
      <w:tblGrid>
        <w:gridCol w:w="864"/>
        <w:gridCol w:w="1768"/>
        <w:gridCol w:w="1047"/>
        <w:gridCol w:w="1347"/>
        <w:gridCol w:w="1221"/>
      </w:tblGrid>
      <w:tr w:rsidR="00E723B2" w:rsidRPr="00333AB5" w14:paraId="477566EA" w14:textId="77777777" w:rsidTr="00783745">
        <w:tc>
          <w:tcPr>
            <w:tcW w:w="0" w:type="auto"/>
            <w:shd w:val="clear" w:color="auto" w:fill="auto"/>
            <w:vAlign w:val="center"/>
          </w:tcPr>
          <w:p w14:paraId="1ED66CD9" w14:textId="77777777" w:rsidR="00E723B2" w:rsidRPr="00462C39" w:rsidRDefault="00E723B2" w:rsidP="00783745">
            <w:pPr>
              <w:pStyle w:val="Tabletext"/>
              <w:jc w:val="center"/>
              <w:rPr>
                <w:lang w:val="en-US"/>
              </w:rPr>
            </w:pPr>
            <w:r w:rsidRPr="00462C39">
              <w:rPr>
                <w:lang w:val="en-US"/>
              </w:rPr>
              <w:t>Edition</w:t>
            </w:r>
          </w:p>
        </w:tc>
        <w:tc>
          <w:tcPr>
            <w:tcW w:w="0" w:type="auto"/>
            <w:shd w:val="clear" w:color="auto" w:fill="auto"/>
            <w:vAlign w:val="center"/>
          </w:tcPr>
          <w:p w14:paraId="231A8DA3" w14:textId="77777777" w:rsidR="00E723B2" w:rsidRPr="00462C39" w:rsidRDefault="00E723B2" w:rsidP="00783745">
            <w:pPr>
              <w:pStyle w:val="Tabletext"/>
              <w:jc w:val="center"/>
              <w:rPr>
                <w:lang w:val="en-US"/>
              </w:rPr>
            </w:pPr>
            <w:r w:rsidRPr="00462C39">
              <w:rPr>
                <w:lang w:val="en-US"/>
              </w:rPr>
              <w:t>Recommendation</w:t>
            </w:r>
          </w:p>
        </w:tc>
        <w:tc>
          <w:tcPr>
            <w:tcW w:w="0" w:type="auto"/>
            <w:shd w:val="clear" w:color="auto" w:fill="auto"/>
            <w:vAlign w:val="center"/>
          </w:tcPr>
          <w:p w14:paraId="4CB860A9" w14:textId="77777777" w:rsidR="00E723B2" w:rsidRPr="00462C39" w:rsidRDefault="00E723B2" w:rsidP="00783745">
            <w:pPr>
              <w:pStyle w:val="Tabletext"/>
              <w:jc w:val="center"/>
              <w:rPr>
                <w:lang w:val="en-US"/>
              </w:rPr>
            </w:pPr>
            <w:r w:rsidRPr="00462C39">
              <w:rPr>
                <w:lang w:val="en-US"/>
              </w:rPr>
              <w:t>Approval</w:t>
            </w:r>
          </w:p>
        </w:tc>
        <w:tc>
          <w:tcPr>
            <w:tcW w:w="0" w:type="auto"/>
            <w:vAlign w:val="center"/>
          </w:tcPr>
          <w:p w14:paraId="586100F2" w14:textId="77777777" w:rsidR="00E723B2" w:rsidRPr="00462C39" w:rsidRDefault="00E723B2" w:rsidP="00783745">
            <w:pPr>
              <w:pStyle w:val="Tabletext"/>
              <w:jc w:val="center"/>
              <w:rPr>
                <w:lang w:val="en-US"/>
              </w:rPr>
            </w:pPr>
            <w:r w:rsidRPr="00462C39">
              <w:rPr>
                <w:lang w:val="en-US"/>
              </w:rPr>
              <w:t>Study Group</w:t>
            </w:r>
          </w:p>
        </w:tc>
        <w:tc>
          <w:tcPr>
            <w:tcW w:w="0" w:type="auto"/>
            <w:vAlign w:val="center"/>
          </w:tcPr>
          <w:p w14:paraId="1C6E1DAE" w14:textId="77777777" w:rsidR="00E723B2" w:rsidRPr="00462C39" w:rsidRDefault="00E723B2" w:rsidP="00783745">
            <w:pPr>
              <w:pStyle w:val="Tabletext"/>
              <w:jc w:val="center"/>
              <w:rPr>
                <w:lang w:val="en-US"/>
              </w:rPr>
            </w:pPr>
            <w:r w:rsidRPr="00462C39">
              <w:rPr>
                <w:lang w:val="en-US"/>
              </w:rPr>
              <w:t>Unique ID</w:t>
            </w:r>
            <w:r w:rsidRPr="00462C39">
              <w:rPr>
                <w:rStyle w:val="FootnoteReference"/>
                <w:lang w:val="en-US"/>
              </w:rPr>
              <w:footnoteReference w:customMarkFollows="1" w:id="1"/>
              <w:t>*</w:t>
            </w:r>
          </w:p>
        </w:tc>
      </w:tr>
      <w:tr w:rsidR="00E723B2" w:rsidRPr="00333AB5" w14:paraId="1A2A3A90" w14:textId="77777777" w:rsidTr="00783745">
        <w:tc>
          <w:tcPr>
            <w:tcW w:w="0" w:type="auto"/>
            <w:shd w:val="clear" w:color="auto" w:fill="D9D9D9"/>
          </w:tcPr>
          <w:p w14:paraId="7DF9FC84" w14:textId="77777777" w:rsidR="00E723B2" w:rsidRPr="00462C39" w:rsidRDefault="00E723B2" w:rsidP="00783745">
            <w:pPr>
              <w:pStyle w:val="Tabletext"/>
              <w:jc w:val="center"/>
              <w:rPr>
                <w:lang w:val="en-US"/>
              </w:rPr>
            </w:pPr>
            <w:bookmarkStart w:id="0" w:name="ihistorye"/>
            <w:bookmarkEnd w:id="0"/>
            <w:r w:rsidRPr="00462C39">
              <w:rPr>
                <w:lang w:val="en-US"/>
              </w:rPr>
              <w:t>1.0</w:t>
            </w:r>
          </w:p>
        </w:tc>
        <w:tc>
          <w:tcPr>
            <w:tcW w:w="0" w:type="auto"/>
            <w:shd w:val="clear" w:color="auto" w:fill="D9D9D9"/>
          </w:tcPr>
          <w:p w14:paraId="7A59482A" w14:textId="339E1866" w:rsidR="00E723B2" w:rsidRPr="00462C39" w:rsidRDefault="00E723B2" w:rsidP="00783745">
            <w:pPr>
              <w:pStyle w:val="Tabletext"/>
              <w:rPr>
                <w:lang w:val="fr-CH"/>
              </w:rPr>
            </w:pPr>
            <w:r w:rsidRPr="00462C39">
              <w:rPr>
                <w:lang w:val="fr-CH"/>
              </w:rPr>
              <w:t>ITU-T Q.</w:t>
            </w:r>
            <w:r>
              <w:rPr>
                <w:lang w:val="fr-CH"/>
              </w:rPr>
              <w:t>GIR</w:t>
            </w:r>
          </w:p>
        </w:tc>
        <w:tc>
          <w:tcPr>
            <w:tcW w:w="0" w:type="auto"/>
            <w:shd w:val="clear" w:color="auto" w:fill="D9D9D9"/>
          </w:tcPr>
          <w:p w14:paraId="4E3268F8" w14:textId="77777777" w:rsidR="00E723B2" w:rsidRPr="00462C39" w:rsidRDefault="00E723B2" w:rsidP="00783745">
            <w:pPr>
              <w:pStyle w:val="Tabletext"/>
              <w:jc w:val="center"/>
              <w:rPr>
                <w:lang w:val="en-US"/>
              </w:rPr>
            </w:pPr>
            <w:r w:rsidRPr="00462C39">
              <w:rPr>
                <w:lang w:val="en-US"/>
              </w:rPr>
              <w:t>---</w:t>
            </w:r>
          </w:p>
        </w:tc>
        <w:tc>
          <w:tcPr>
            <w:tcW w:w="0" w:type="auto"/>
            <w:shd w:val="clear" w:color="auto" w:fill="D9D9D9"/>
          </w:tcPr>
          <w:p w14:paraId="7EF1D9B7" w14:textId="77777777" w:rsidR="00E723B2" w:rsidRPr="00462C39" w:rsidRDefault="00E723B2" w:rsidP="00783745">
            <w:pPr>
              <w:pStyle w:val="Tabletext"/>
              <w:jc w:val="center"/>
              <w:rPr>
                <w:lang w:val="en-US"/>
              </w:rPr>
            </w:pPr>
            <w:r w:rsidRPr="00462C39">
              <w:rPr>
                <w:lang w:val="en-US"/>
              </w:rPr>
              <w:t>11</w:t>
            </w:r>
          </w:p>
        </w:tc>
        <w:tc>
          <w:tcPr>
            <w:tcW w:w="0" w:type="auto"/>
            <w:shd w:val="clear" w:color="auto" w:fill="D9D9D9"/>
          </w:tcPr>
          <w:p w14:paraId="1F3A49B4" w14:textId="77777777" w:rsidR="00E723B2" w:rsidRPr="00462C39" w:rsidRDefault="00E723B2" w:rsidP="00783745">
            <w:pPr>
              <w:pStyle w:val="Tabletext"/>
              <w:rPr>
                <w:lang w:val="en-US"/>
              </w:rPr>
            </w:pPr>
            <w:hyperlink r:id="rId12" w:tooltip="Click to download the respective PDF version" w:history="1">
              <w:r w:rsidRPr="00462C39">
                <w:rPr>
                  <w:rStyle w:val="Hyperlink"/>
                  <w:sz w:val="24"/>
                  <w:lang w:val="en-US"/>
                </w:rPr>
                <w:t>--</w:t>
              </w:r>
            </w:hyperlink>
          </w:p>
        </w:tc>
      </w:tr>
    </w:tbl>
    <w:p w14:paraId="404DE566" w14:textId="77777777" w:rsidR="009A5CA6" w:rsidRPr="0016214F" w:rsidRDefault="009A5CA6" w:rsidP="009A5CA6">
      <w:pPr>
        <w:suppressAutoHyphens/>
        <w:spacing w:before="0" w:after="160" w:line="259" w:lineRule="auto"/>
        <w:rPr>
          <w:rFonts w:eastAsia="Times New Roman"/>
          <w:sz w:val="22"/>
          <w:szCs w:val="22"/>
          <w:lang w:eastAsia="zh-CN" w:bidi="hi-IN"/>
        </w:rPr>
      </w:pPr>
    </w:p>
    <w:p w14:paraId="0766468F" w14:textId="77777777" w:rsidR="009A5CA6" w:rsidRPr="0016214F" w:rsidRDefault="009A5CA6" w:rsidP="009A5CA6">
      <w:pPr>
        <w:keepNext/>
        <w:tabs>
          <w:tab w:val="left" w:pos="794"/>
          <w:tab w:val="left" w:pos="1191"/>
          <w:tab w:val="left" w:pos="1588"/>
          <w:tab w:val="left" w:pos="1985"/>
        </w:tabs>
        <w:suppressAutoHyphens/>
        <w:spacing w:before="160"/>
        <w:rPr>
          <w:rFonts w:eastAsia="Times New Roman"/>
          <w:b/>
          <w:color w:val="000000"/>
          <w:lang w:eastAsia="zh-CN" w:bidi="hi-IN"/>
        </w:rPr>
      </w:pPr>
      <w:r w:rsidRPr="0016214F">
        <w:rPr>
          <w:rFonts w:eastAsia="Times New Roman"/>
          <w:b/>
          <w:color w:val="000000"/>
          <w:lang w:eastAsia="zh-CN" w:bidi="hi-IN"/>
        </w:rPr>
        <w:t>Keywords</w:t>
      </w:r>
    </w:p>
    <w:p w14:paraId="79ADA0E1" w14:textId="77777777" w:rsidR="009A5CA6" w:rsidRPr="00EF61A5" w:rsidRDefault="009A5CA6" w:rsidP="009A5CA6">
      <w:pPr>
        <w:suppressAutoHyphens/>
        <w:spacing w:before="0"/>
        <w:rPr>
          <w:rFonts w:eastAsia="Times New Roman"/>
          <w:color w:val="000000"/>
          <w:sz w:val="22"/>
          <w:szCs w:val="22"/>
          <w:lang w:eastAsia="zh-CN" w:bidi="hi-IN"/>
        </w:rPr>
      </w:pPr>
      <w:r w:rsidRPr="00EF61A5">
        <w:rPr>
          <w:rFonts w:eastAsia="Times New Roman"/>
          <w:color w:val="000000"/>
          <w:sz w:val="22"/>
          <w:szCs w:val="22"/>
          <w:lang w:eastAsia="zh-CN" w:bidi="hi-IN"/>
        </w:rPr>
        <w:t xml:space="preserve">GIR, Global IMEI Registry, Combat counterfeit ICT devices, unique identifiers, replicated devices, unique IMEI </w:t>
      </w:r>
    </w:p>
    <w:p w14:paraId="1501DC24" w14:textId="77777777" w:rsidR="009A5CA6" w:rsidRDefault="009A5CA6" w:rsidP="009A5CA6">
      <w:pPr>
        <w:spacing w:before="0" w:after="160" w:line="259" w:lineRule="auto"/>
        <w:jc w:val="center"/>
        <w:rPr>
          <w:rFonts w:eastAsia="Times New Roman"/>
          <w:b/>
          <w:bCs/>
          <w:lang w:eastAsia="zh-CN" w:bidi="hi-IN"/>
        </w:rPr>
      </w:pPr>
      <w:r>
        <w:rPr>
          <w:rFonts w:eastAsia="Times New Roman"/>
          <w:sz w:val="22"/>
          <w:szCs w:val="22"/>
          <w:lang w:eastAsia="zh-CN" w:bidi="hi-IN"/>
        </w:rPr>
        <w:br w:type="page"/>
      </w:r>
      <w:r w:rsidRPr="00051CF1">
        <w:rPr>
          <w:rFonts w:eastAsia="Times New Roman"/>
          <w:b/>
          <w:bCs/>
          <w:lang w:eastAsia="zh-CN" w:bidi="hi-IN"/>
        </w:rPr>
        <w:lastRenderedPageBreak/>
        <w:t>Table of Content</w:t>
      </w:r>
    </w:p>
    <w:p w14:paraId="0367030F" w14:textId="77777777" w:rsidR="009A5CA6" w:rsidRPr="00051CF1" w:rsidRDefault="009A5CA6" w:rsidP="009A5CA6">
      <w:pPr>
        <w:spacing w:before="0" w:after="160" w:line="259" w:lineRule="auto"/>
        <w:jc w:val="center"/>
        <w:rPr>
          <w:rFonts w:eastAsia="Times New Roman"/>
          <w:b/>
          <w:bCs/>
          <w:lang w:eastAsia="zh-CN" w:bidi="hi-IN"/>
        </w:rPr>
      </w:pPr>
    </w:p>
    <w:p w14:paraId="21ED0FD9" w14:textId="0207D7B5"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r w:rsidRPr="00051CF1">
        <w:rPr>
          <w:rFonts w:eastAsia="Calibri"/>
          <w:b/>
          <w:bCs/>
          <w:caps/>
          <w:color w:val="000000"/>
          <w:szCs w:val="24"/>
          <w:lang w:eastAsia="zh-CN" w:bidi="hi-IN"/>
        </w:rPr>
        <w:fldChar w:fldCharType="begin"/>
      </w:r>
      <w:r w:rsidRPr="00051CF1">
        <w:rPr>
          <w:rFonts w:eastAsia="Calibri"/>
          <w:color w:val="000000"/>
          <w:szCs w:val="24"/>
          <w:lang w:eastAsia="zh-CN" w:bidi="hi-IN"/>
        </w:rPr>
        <w:instrText xml:space="preserve"> TOC \o "1-3" \h \z \u </w:instrText>
      </w:r>
      <w:r w:rsidRPr="00051CF1">
        <w:rPr>
          <w:rFonts w:eastAsia="Calibri"/>
          <w:b/>
          <w:bCs/>
          <w:caps/>
          <w:color w:val="000000"/>
          <w:szCs w:val="24"/>
          <w:lang w:eastAsia="zh-CN" w:bidi="hi-IN"/>
        </w:rPr>
        <w:fldChar w:fldCharType="separate"/>
      </w:r>
      <w:hyperlink w:anchor="_Toc165888087" w:history="1">
        <w:r w:rsidRPr="00E72325">
          <w:rPr>
            <w:rStyle w:val="Hyperlink"/>
            <w:rFonts w:eastAsia="Times New Roman"/>
            <w:lang w:eastAsia="zh-CN" w:bidi="hi-IN"/>
          </w:rPr>
          <w:t>1</w:t>
        </w:r>
        <w:r>
          <w:rPr>
            <w:rFonts w:cstheme="minorBidi"/>
            <w:kern w:val="2"/>
            <w:szCs w:val="24"/>
            <w:lang w:val="en-US"/>
            <w14:ligatures w14:val="standardContextual"/>
          </w:rPr>
          <w:tab/>
        </w:r>
        <w:r w:rsidRPr="00E72325">
          <w:rPr>
            <w:rStyle w:val="Hyperlink"/>
            <w:rFonts w:eastAsia="Times New Roman"/>
            <w:lang w:eastAsia="zh-CN" w:bidi="hi-IN"/>
          </w:rPr>
          <w:t>Scope</w:t>
        </w:r>
        <w:r>
          <w:rPr>
            <w:webHidden/>
          </w:rPr>
          <w:tab/>
        </w:r>
        <w:r>
          <w:rPr>
            <w:webHidden/>
          </w:rPr>
          <w:fldChar w:fldCharType="begin"/>
        </w:r>
        <w:r>
          <w:rPr>
            <w:webHidden/>
          </w:rPr>
          <w:instrText xml:space="preserve"> PAGEREF _Toc165888087 \h </w:instrText>
        </w:r>
        <w:r>
          <w:rPr>
            <w:webHidden/>
          </w:rPr>
        </w:r>
        <w:r>
          <w:rPr>
            <w:webHidden/>
          </w:rPr>
          <w:fldChar w:fldCharType="separate"/>
        </w:r>
        <w:r w:rsidR="00E723B2">
          <w:rPr>
            <w:webHidden/>
          </w:rPr>
          <w:t>5</w:t>
        </w:r>
        <w:r>
          <w:rPr>
            <w:webHidden/>
          </w:rPr>
          <w:fldChar w:fldCharType="end"/>
        </w:r>
      </w:hyperlink>
    </w:p>
    <w:p w14:paraId="1E85B08E" w14:textId="1BA7657D"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088" w:history="1">
        <w:r w:rsidRPr="00E72325">
          <w:rPr>
            <w:rStyle w:val="Hyperlink"/>
            <w:rFonts w:eastAsia="Times New Roman"/>
            <w:lang w:eastAsia="zh-CN" w:bidi="hi-IN"/>
          </w:rPr>
          <w:t>2</w:t>
        </w:r>
        <w:r>
          <w:rPr>
            <w:rFonts w:cstheme="minorBidi"/>
            <w:kern w:val="2"/>
            <w:szCs w:val="24"/>
            <w:lang w:val="en-US"/>
            <w14:ligatures w14:val="standardContextual"/>
          </w:rPr>
          <w:tab/>
        </w:r>
        <w:r w:rsidRPr="00E72325">
          <w:rPr>
            <w:rStyle w:val="Hyperlink"/>
            <w:rFonts w:eastAsia="Times New Roman"/>
            <w:lang w:eastAsia="zh-CN" w:bidi="hi-IN"/>
          </w:rPr>
          <w:t>References</w:t>
        </w:r>
        <w:r>
          <w:rPr>
            <w:webHidden/>
          </w:rPr>
          <w:tab/>
        </w:r>
        <w:r>
          <w:rPr>
            <w:webHidden/>
          </w:rPr>
          <w:fldChar w:fldCharType="begin"/>
        </w:r>
        <w:r>
          <w:rPr>
            <w:webHidden/>
          </w:rPr>
          <w:instrText xml:space="preserve"> PAGEREF _Toc165888088 \h </w:instrText>
        </w:r>
        <w:r>
          <w:rPr>
            <w:webHidden/>
          </w:rPr>
        </w:r>
        <w:r>
          <w:rPr>
            <w:webHidden/>
          </w:rPr>
          <w:fldChar w:fldCharType="separate"/>
        </w:r>
        <w:r w:rsidR="00E723B2">
          <w:rPr>
            <w:webHidden/>
          </w:rPr>
          <w:t>5</w:t>
        </w:r>
        <w:r>
          <w:rPr>
            <w:webHidden/>
          </w:rPr>
          <w:fldChar w:fldCharType="end"/>
        </w:r>
      </w:hyperlink>
    </w:p>
    <w:p w14:paraId="09D2FE52" w14:textId="68E69086"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089" w:history="1">
        <w:r w:rsidRPr="00E72325">
          <w:rPr>
            <w:rStyle w:val="Hyperlink"/>
            <w:rFonts w:eastAsia="Times New Roman"/>
            <w:lang w:eastAsia="zh-CN" w:bidi="hi-IN"/>
          </w:rPr>
          <w:t>3</w:t>
        </w:r>
        <w:r>
          <w:rPr>
            <w:rFonts w:cstheme="minorBidi"/>
            <w:kern w:val="2"/>
            <w:szCs w:val="24"/>
            <w:lang w:val="en-US"/>
            <w14:ligatures w14:val="standardContextual"/>
          </w:rPr>
          <w:tab/>
        </w:r>
        <w:r w:rsidRPr="00E72325">
          <w:rPr>
            <w:rStyle w:val="Hyperlink"/>
            <w:rFonts w:eastAsia="Times New Roman"/>
            <w:lang w:eastAsia="zh-CN" w:bidi="hi-IN"/>
          </w:rPr>
          <w:t>Definitions</w:t>
        </w:r>
        <w:r>
          <w:rPr>
            <w:webHidden/>
          </w:rPr>
          <w:tab/>
        </w:r>
        <w:r>
          <w:rPr>
            <w:webHidden/>
          </w:rPr>
          <w:fldChar w:fldCharType="begin"/>
        </w:r>
        <w:r>
          <w:rPr>
            <w:webHidden/>
          </w:rPr>
          <w:instrText xml:space="preserve"> PAGEREF _Toc165888089 \h </w:instrText>
        </w:r>
        <w:r>
          <w:rPr>
            <w:webHidden/>
          </w:rPr>
        </w:r>
        <w:r>
          <w:rPr>
            <w:webHidden/>
          </w:rPr>
          <w:fldChar w:fldCharType="separate"/>
        </w:r>
        <w:r w:rsidR="00E723B2">
          <w:rPr>
            <w:webHidden/>
          </w:rPr>
          <w:t>5</w:t>
        </w:r>
        <w:r>
          <w:rPr>
            <w:webHidden/>
          </w:rPr>
          <w:fldChar w:fldCharType="end"/>
        </w:r>
      </w:hyperlink>
    </w:p>
    <w:p w14:paraId="7E73553E" w14:textId="198676C8" w:rsidR="009A5CA6" w:rsidRDefault="009A5CA6" w:rsidP="009A5CA6">
      <w:pPr>
        <w:pStyle w:val="TOC2"/>
        <w:tabs>
          <w:tab w:val="clear" w:pos="9639"/>
          <w:tab w:val="left" w:pos="960"/>
          <w:tab w:val="right" w:leader="dot" w:pos="9629"/>
        </w:tabs>
        <w:rPr>
          <w:rFonts w:cstheme="minorBidi"/>
          <w:smallCaps/>
          <w:kern w:val="2"/>
          <w:szCs w:val="24"/>
          <w:lang w:val="en-US"/>
          <w14:ligatures w14:val="standardContextual"/>
        </w:rPr>
      </w:pPr>
      <w:hyperlink w:anchor="_Toc165888090" w:history="1">
        <w:r w:rsidRPr="00E72325">
          <w:rPr>
            <w:rStyle w:val="Hyperlink"/>
            <w:rFonts w:eastAsia="Times New Roman"/>
            <w:b/>
            <w:lang w:eastAsia="zh-CN" w:bidi="hi-IN"/>
          </w:rPr>
          <w:t>3.1</w:t>
        </w:r>
        <w:r>
          <w:rPr>
            <w:rFonts w:cstheme="minorBidi"/>
            <w:kern w:val="2"/>
            <w:szCs w:val="24"/>
            <w:lang w:val="en-US"/>
            <w14:ligatures w14:val="standardContextual"/>
          </w:rPr>
          <w:tab/>
        </w:r>
        <w:r w:rsidRPr="00E72325">
          <w:rPr>
            <w:rStyle w:val="Hyperlink"/>
            <w:rFonts w:eastAsia="Times New Roman"/>
            <w:b/>
            <w:lang w:eastAsia="zh-CN" w:bidi="hi-IN"/>
          </w:rPr>
          <w:t>Terms defined elsewhere</w:t>
        </w:r>
        <w:r>
          <w:rPr>
            <w:webHidden/>
          </w:rPr>
          <w:tab/>
        </w:r>
        <w:r>
          <w:rPr>
            <w:webHidden/>
          </w:rPr>
          <w:fldChar w:fldCharType="begin"/>
        </w:r>
        <w:r>
          <w:rPr>
            <w:webHidden/>
          </w:rPr>
          <w:instrText xml:space="preserve"> PAGEREF _Toc165888090 \h </w:instrText>
        </w:r>
        <w:r>
          <w:rPr>
            <w:webHidden/>
          </w:rPr>
        </w:r>
        <w:r>
          <w:rPr>
            <w:webHidden/>
          </w:rPr>
          <w:fldChar w:fldCharType="separate"/>
        </w:r>
        <w:r w:rsidR="00E723B2">
          <w:rPr>
            <w:webHidden/>
          </w:rPr>
          <w:t>5</w:t>
        </w:r>
        <w:r>
          <w:rPr>
            <w:webHidden/>
          </w:rPr>
          <w:fldChar w:fldCharType="end"/>
        </w:r>
      </w:hyperlink>
    </w:p>
    <w:p w14:paraId="299A3A57" w14:textId="4B7A7CAE" w:rsidR="009A5CA6" w:rsidRDefault="009A5CA6" w:rsidP="009A5CA6">
      <w:pPr>
        <w:pStyle w:val="TOC2"/>
        <w:tabs>
          <w:tab w:val="clear" w:pos="9639"/>
          <w:tab w:val="left" w:pos="960"/>
          <w:tab w:val="right" w:leader="dot" w:pos="9629"/>
        </w:tabs>
        <w:rPr>
          <w:rFonts w:cstheme="minorBidi"/>
          <w:smallCaps/>
          <w:kern w:val="2"/>
          <w:szCs w:val="24"/>
          <w:lang w:val="en-US"/>
          <w14:ligatures w14:val="standardContextual"/>
        </w:rPr>
      </w:pPr>
      <w:hyperlink w:anchor="_Toc165888091" w:history="1">
        <w:r w:rsidRPr="00E72325">
          <w:rPr>
            <w:rStyle w:val="Hyperlink"/>
            <w:rFonts w:eastAsia="Times New Roman"/>
            <w:b/>
            <w:lang w:eastAsia="zh-CN" w:bidi="hi-IN"/>
          </w:rPr>
          <w:t>3.2</w:t>
        </w:r>
        <w:r>
          <w:rPr>
            <w:rFonts w:cstheme="minorBidi"/>
            <w:kern w:val="2"/>
            <w:szCs w:val="24"/>
            <w:lang w:val="en-US"/>
            <w14:ligatures w14:val="standardContextual"/>
          </w:rPr>
          <w:tab/>
        </w:r>
        <w:r w:rsidRPr="00E72325">
          <w:rPr>
            <w:rStyle w:val="Hyperlink"/>
            <w:rFonts w:eastAsia="Times New Roman"/>
            <w:b/>
            <w:lang w:eastAsia="zh-CN" w:bidi="hi-IN"/>
          </w:rPr>
          <w:t>Terms defined in this Recommendation</w:t>
        </w:r>
        <w:r>
          <w:rPr>
            <w:webHidden/>
          </w:rPr>
          <w:tab/>
        </w:r>
        <w:r>
          <w:rPr>
            <w:webHidden/>
          </w:rPr>
          <w:fldChar w:fldCharType="begin"/>
        </w:r>
        <w:r>
          <w:rPr>
            <w:webHidden/>
          </w:rPr>
          <w:instrText xml:space="preserve"> PAGEREF _Toc165888091 \h </w:instrText>
        </w:r>
        <w:r>
          <w:rPr>
            <w:webHidden/>
          </w:rPr>
        </w:r>
        <w:r>
          <w:rPr>
            <w:webHidden/>
          </w:rPr>
          <w:fldChar w:fldCharType="separate"/>
        </w:r>
        <w:r w:rsidR="00E723B2">
          <w:rPr>
            <w:webHidden/>
          </w:rPr>
          <w:t>5</w:t>
        </w:r>
        <w:r>
          <w:rPr>
            <w:webHidden/>
          </w:rPr>
          <w:fldChar w:fldCharType="end"/>
        </w:r>
      </w:hyperlink>
    </w:p>
    <w:p w14:paraId="1CBCD72D" w14:textId="44DE52BC"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092" w:history="1">
        <w:r w:rsidRPr="00E72325">
          <w:rPr>
            <w:rStyle w:val="Hyperlink"/>
            <w:rFonts w:eastAsia="Times New Roman"/>
            <w:lang w:eastAsia="zh-CN" w:bidi="hi-IN"/>
          </w:rPr>
          <w:t>4</w:t>
        </w:r>
        <w:r>
          <w:rPr>
            <w:rFonts w:cstheme="minorBidi"/>
            <w:kern w:val="2"/>
            <w:szCs w:val="24"/>
            <w:lang w:val="en-US"/>
            <w14:ligatures w14:val="standardContextual"/>
          </w:rPr>
          <w:tab/>
        </w:r>
        <w:r w:rsidRPr="00E72325">
          <w:rPr>
            <w:rStyle w:val="Hyperlink"/>
            <w:rFonts w:eastAsia="Times New Roman"/>
            <w:lang w:eastAsia="zh-CN" w:bidi="hi-IN"/>
          </w:rPr>
          <w:t>Abbreviations and acronyms</w:t>
        </w:r>
        <w:r>
          <w:rPr>
            <w:webHidden/>
          </w:rPr>
          <w:tab/>
        </w:r>
        <w:r>
          <w:rPr>
            <w:webHidden/>
          </w:rPr>
          <w:fldChar w:fldCharType="begin"/>
        </w:r>
        <w:r>
          <w:rPr>
            <w:webHidden/>
          </w:rPr>
          <w:instrText xml:space="preserve"> PAGEREF _Toc165888092 \h </w:instrText>
        </w:r>
        <w:r>
          <w:rPr>
            <w:webHidden/>
          </w:rPr>
        </w:r>
        <w:r>
          <w:rPr>
            <w:webHidden/>
          </w:rPr>
          <w:fldChar w:fldCharType="separate"/>
        </w:r>
        <w:r w:rsidR="00E723B2">
          <w:rPr>
            <w:webHidden/>
          </w:rPr>
          <w:t>5</w:t>
        </w:r>
        <w:r>
          <w:rPr>
            <w:webHidden/>
          </w:rPr>
          <w:fldChar w:fldCharType="end"/>
        </w:r>
      </w:hyperlink>
    </w:p>
    <w:p w14:paraId="13979C56" w14:textId="1FC82D3A"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093" w:history="1">
        <w:r w:rsidRPr="00E72325">
          <w:rPr>
            <w:rStyle w:val="Hyperlink"/>
            <w:rFonts w:eastAsia="Times New Roman"/>
            <w:lang w:eastAsia="zh-CN" w:bidi="hi-IN"/>
          </w:rPr>
          <w:t>5</w:t>
        </w:r>
        <w:r>
          <w:rPr>
            <w:rFonts w:cstheme="minorBidi"/>
            <w:kern w:val="2"/>
            <w:szCs w:val="24"/>
            <w:lang w:val="en-US"/>
            <w14:ligatures w14:val="standardContextual"/>
          </w:rPr>
          <w:tab/>
        </w:r>
        <w:r w:rsidRPr="00E72325">
          <w:rPr>
            <w:rStyle w:val="Hyperlink"/>
            <w:rFonts w:eastAsia="Times New Roman"/>
            <w:lang w:eastAsia="zh-CN" w:bidi="hi-IN"/>
          </w:rPr>
          <w:t>Conventions</w:t>
        </w:r>
        <w:r>
          <w:rPr>
            <w:webHidden/>
          </w:rPr>
          <w:tab/>
        </w:r>
        <w:r>
          <w:rPr>
            <w:webHidden/>
          </w:rPr>
          <w:fldChar w:fldCharType="begin"/>
        </w:r>
        <w:r>
          <w:rPr>
            <w:webHidden/>
          </w:rPr>
          <w:instrText xml:space="preserve"> PAGEREF _Toc165888093 \h </w:instrText>
        </w:r>
        <w:r>
          <w:rPr>
            <w:webHidden/>
          </w:rPr>
        </w:r>
        <w:r>
          <w:rPr>
            <w:webHidden/>
          </w:rPr>
          <w:fldChar w:fldCharType="separate"/>
        </w:r>
        <w:r w:rsidR="00E723B2">
          <w:rPr>
            <w:webHidden/>
          </w:rPr>
          <w:t>6</w:t>
        </w:r>
        <w:r>
          <w:rPr>
            <w:webHidden/>
          </w:rPr>
          <w:fldChar w:fldCharType="end"/>
        </w:r>
      </w:hyperlink>
    </w:p>
    <w:p w14:paraId="3A55518E" w14:textId="613C22D1"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094" w:history="1">
        <w:r w:rsidRPr="00E72325">
          <w:rPr>
            <w:rStyle w:val="Hyperlink"/>
            <w:rFonts w:eastAsia="Times New Roman"/>
            <w:lang w:eastAsia="zh-CN" w:bidi="hi-IN"/>
          </w:rPr>
          <w:t>6</w:t>
        </w:r>
        <w:r>
          <w:rPr>
            <w:rFonts w:cstheme="minorBidi"/>
            <w:kern w:val="2"/>
            <w:szCs w:val="24"/>
            <w:lang w:val="en-US"/>
            <w14:ligatures w14:val="standardContextual"/>
          </w:rPr>
          <w:tab/>
        </w:r>
        <w:r w:rsidRPr="00E72325">
          <w:rPr>
            <w:rStyle w:val="Hyperlink"/>
            <w:rFonts w:eastAsia="Times New Roman"/>
            <w:lang w:eastAsia="zh-CN" w:bidi="hi-IN"/>
          </w:rPr>
          <w:t>General aspects</w:t>
        </w:r>
        <w:r>
          <w:rPr>
            <w:webHidden/>
          </w:rPr>
          <w:tab/>
        </w:r>
        <w:r>
          <w:rPr>
            <w:webHidden/>
          </w:rPr>
          <w:fldChar w:fldCharType="begin"/>
        </w:r>
        <w:r>
          <w:rPr>
            <w:webHidden/>
          </w:rPr>
          <w:instrText xml:space="preserve"> PAGEREF _Toc165888094 \h </w:instrText>
        </w:r>
        <w:r>
          <w:rPr>
            <w:webHidden/>
          </w:rPr>
        </w:r>
        <w:r>
          <w:rPr>
            <w:webHidden/>
          </w:rPr>
          <w:fldChar w:fldCharType="separate"/>
        </w:r>
        <w:r w:rsidR="00E723B2">
          <w:rPr>
            <w:webHidden/>
          </w:rPr>
          <w:t>6</w:t>
        </w:r>
        <w:r>
          <w:rPr>
            <w:webHidden/>
          </w:rPr>
          <w:fldChar w:fldCharType="end"/>
        </w:r>
      </w:hyperlink>
    </w:p>
    <w:p w14:paraId="762684E8" w14:textId="364C236F"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095" w:history="1">
        <w:r w:rsidRPr="00E72325">
          <w:rPr>
            <w:rStyle w:val="Hyperlink"/>
            <w:rFonts w:eastAsia="Times New Roman"/>
            <w:lang w:eastAsia="zh-CN" w:bidi="hi-IN"/>
          </w:rPr>
          <w:t>7</w:t>
        </w:r>
        <w:r>
          <w:rPr>
            <w:rFonts w:cstheme="minorBidi"/>
            <w:kern w:val="2"/>
            <w:szCs w:val="24"/>
            <w:lang w:val="en-US"/>
            <w14:ligatures w14:val="standardContextual"/>
          </w:rPr>
          <w:tab/>
        </w:r>
        <w:r w:rsidRPr="00E72325">
          <w:rPr>
            <w:rStyle w:val="Hyperlink"/>
            <w:rFonts w:eastAsia="Times New Roman"/>
            <w:lang w:eastAsia="zh-CN" w:bidi="hi-IN"/>
          </w:rPr>
          <w:t>Description of the System</w:t>
        </w:r>
        <w:r>
          <w:rPr>
            <w:webHidden/>
          </w:rPr>
          <w:tab/>
        </w:r>
        <w:r>
          <w:rPr>
            <w:webHidden/>
          </w:rPr>
          <w:fldChar w:fldCharType="begin"/>
        </w:r>
        <w:r>
          <w:rPr>
            <w:webHidden/>
          </w:rPr>
          <w:instrText xml:space="preserve"> PAGEREF _Toc165888095 \h </w:instrText>
        </w:r>
        <w:r>
          <w:rPr>
            <w:webHidden/>
          </w:rPr>
        </w:r>
        <w:r>
          <w:rPr>
            <w:webHidden/>
          </w:rPr>
          <w:fldChar w:fldCharType="separate"/>
        </w:r>
        <w:r w:rsidR="00E723B2">
          <w:rPr>
            <w:webHidden/>
          </w:rPr>
          <w:t>7</w:t>
        </w:r>
        <w:r>
          <w:rPr>
            <w:webHidden/>
          </w:rPr>
          <w:fldChar w:fldCharType="end"/>
        </w:r>
      </w:hyperlink>
    </w:p>
    <w:p w14:paraId="3EC5ADB2" w14:textId="0464331C"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096" w:history="1">
        <w:r w:rsidRPr="00E72325">
          <w:rPr>
            <w:rStyle w:val="Hyperlink"/>
            <w:rFonts w:eastAsia="Times New Roman"/>
            <w:lang w:eastAsia="zh-CN" w:bidi="hi-IN"/>
          </w:rPr>
          <w:t xml:space="preserve">8. </w:t>
        </w:r>
        <w:r>
          <w:rPr>
            <w:rFonts w:cstheme="minorBidi"/>
            <w:kern w:val="2"/>
            <w:szCs w:val="24"/>
            <w:lang w:val="en-US"/>
            <w14:ligatures w14:val="standardContextual"/>
          </w:rPr>
          <w:tab/>
        </w:r>
        <w:r w:rsidRPr="00E72325">
          <w:rPr>
            <w:rStyle w:val="Hyperlink"/>
            <w:rFonts w:eastAsia="Times New Roman"/>
            <w:lang w:eastAsia="zh-CN" w:bidi="hi-IN"/>
          </w:rPr>
          <w:t>Architectural Framework for IMEI Registry</w:t>
        </w:r>
        <w:r>
          <w:rPr>
            <w:webHidden/>
          </w:rPr>
          <w:tab/>
        </w:r>
        <w:r>
          <w:rPr>
            <w:webHidden/>
          </w:rPr>
          <w:fldChar w:fldCharType="begin"/>
        </w:r>
        <w:r>
          <w:rPr>
            <w:webHidden/>
          </w:rPr>
          <w:instrText xml:space="preserve"> PAGEREF _Toc165888096 \h </w:instrText>
        </w:r>
        <w:r>
          <w:rPr>
            <w:webHidden/>
          </w:rPr>
        </w:r>
        <w:r>
          <w:rPr>
            <w:webHidden/>
          </w:rPr>
          <w:fldChar w:fldCharType="separate"/>
        </w:r>
        <w:r w:rsidR="00E723B2">
          <w:rPr>
            <w:webHidden/>
          </w:rPr>
          <w:t>7</w:t>
        </w:r>
        <w:r>
          <w:rPr>
            <w:webHidden/>
          </w:rPr>
          <w:fldChar w:fldCharType="end"/>
        </w:r>
      </w:hyperlink>
    </w:p>
    <w:p w14:paraId="40A5516B" w14:textId="0493A402" w:rsidR="009A5CA6" w:rsidRDefault="009A5CA6" w:rsidP="009A5CA6">
      <w:pPr>
        <w:pStyle w:val="TOC2"/>
        <w:tabs>
          <w:tab w:val="clear" w:pos="9639"/>
          <w:tab w:val="right" w:leader="dot" w:pos="9629"/>
        </w:tabs>
        <w:rPr>
          <w:rFonts w:cstheme="minorBidi"/>
          <w:smallCaps/>
          <w:kern w:val="2"/>
          <w:szCs w:val="24"/>
          <w:lang w:val="en-US"/>
          <w14:ligatures w14:val="standardContextual"/>
        </w:rPr>
      </w:pPr>
      <w:hyperlink w:anchor="_Toc165888097" w:history="1">
        <w:r w:rsidRPr="00E72325">
          <w:rPr>
            <w:rStyle w:val="Hyperlink"/>
          </w:rPr>
          <w:t>8.1 Functional Architecture for NIR</w:t>
        </w:r>
        <w:r>
          <w:rPr>
            <w:webHidden/>
          </w:rPr>
          <w:tab/>
        </w:r>
        <w:r>
          <w:rPr>
            <w:webHidden/>
          </w:rPr>
          <w:fldChar w:fldCharType="begin"/>
        </w:r>
        <w:r>
          <w:rPr>
            <w:webHidden/>
          </w:rPr>
          <w:instrText xml:space="preserve"> PAGEREF _Toc165888097 \h </w:instrText>
        </w:r>
        <w:r>
          <w:rPr>
            <w:webHidden/>
          </w:rPr>
        </w:r>
        <w:r>
          <w:rPr>
            <w:webHidden/>
          </w:rPr>
          <w:fldChar w:fldCharType="separate"/>
        </w:r>
        <w:r w:rsidR="00E723B2">
          <w:rPr>
            <w:webHidden/>
          </w:rPr>
          <w:t>8</w:t>
        </w:r>
        <w:r>
          <w:rPr>
            <w:webHidden/>
          </w:rPr>
          <w:fldChar w:fldCharType="end"/>
        </w:r>
      </w:hyperlink>
    </w:p>
    <w:p w14:paraId="213141DA" w14:textId="43F7C09E" w:rsidR="009A5CA6" w:rsidRDefault="009A5CA6" w:rsidP="009A5CA6">
      <w:pPr>
        <w:pStyle w:val="TOC2"/>
        <w:tabs>
          <w:tab w:val="clear" w:pos="9639"/>
          <w:tab w:val="right" w:leader="dot" w:pos="9629"/>
        </w:tabs>
        <w:rPr>
          <w:rFonts w:cstheme="minorBidi"/>
          <w:smallCaps/>
          <w:kern w:val="2"/>
          <w:szCs w:val="24"/>
          <w:lang w:val="en-US"/>
          <w14:ligatures w14:val="standardContextual"/>
        </w:rPr>
      </w:pPr>
      <w:hyperlink w:anchor="_Toc165888098" w:history="1">
        <w:r w:rsidRPr="00E72325">
          <w:rPr>
            <w:rStyle w:val="Hyperlink"/>
          </w:rPr>
          <w:t>8.2 Functional Architecture for RIR</w:t>
        </w:r>
        <w:r>
          <w:rPr>
            <w:webHidden/>
          </w:rPr>
          <w:tab/>
        </w:r>
        <w:r>
          <w:rPr>
            <w:webHidden/>
          </w:rPr>
          <w:fldChar w:fldCharType="begin"/>
        </w:r>
        <w:r>
          <w:rPr>
            <w:webHidden/>
          </w:rPr>
          <w:instrText xml:space="preserve"> PAGEREF _Toc165888098 \h </w:instrText>
        </w:r>
        <w:r>
          <w:rPr>
            <w:webHidden/>
          </w:rPr>
        </w:r>
        <w:r>
          <w:rPr>
            <w:webHidden/>
          </w:rPr>
          <w:fldChar w:fldCharType="separate"/>
        </w:r>
        <w:r w:rsidR="00E723B2">
          <w:rPr>
            <w:webHidden/>
          </w:rPr>
          <w:t>8</w:t>
        </w:r>
        <w:r>
          <w:rPr>
            <w:webHidden/>
          </w:rPr>
          <w:fldChar w:fldCharType="end"/>
        </w:r>
      </w:hyperlink>
    </w:p>
    <w:p w14:paraId="79B802B6" w14:textId="7A4B61AB" w:rsidR="009A5CA6" w:rsidRDefault="009A5CA6" w:rsidP="009A5CA6">
      <w:pPr>
        <w:pStyle w:val="TOC2"/>
        <w:tabs>
          <w:tab w:val="clear" w:pos="9639"/>
          <w:tab w:val="right" w:leader="dot" w:pos="9629"/>
        </w:tabs>
        <w:rPr>
          <w:rFonts w:cstheme="minorBidi"/>
          <w:smallCaps/>
          <w:kern w:val="2"/>
          <w:szCs w:val="24"/>
          <w:lang w:val="en-US"/>
          <w14:ligatures w14:val="standardContextual"/>
        </w:rPr>
      </w:pPr>
      <w:hyperlink w:anchor="_Toc165888099" w:history="1">
        <w:r w:rsidRPr="00E72325">
          <w:rPr>
            <w:rStyle w:val="Hyperlink"/>
          </w:rPr>
          <w:t>8.3 Functional Architecture for GIR</w:t>
        </w:r>
        <w:r>
          <w:rPr>
            <w:webHidden/>
          </w:rPr>
          <w:tab/>
        </w:r>
        <w:r>
          <w:rPr>
            <w:webHidden/>
          </w:rPr>
          <w:fldChar w:fldCharType="begin"/>
        </w:r>
        <w:r>
          <w:rPr>
            <w:webHidden/>
          </w:rPr>
          <w:instrText xml:space="preserve"> PAGEREF _Toc165888099 \h </w:instrText>
        </w:r>
        <w:r>
          <w:rPr>
            <w:webHidden/>
          </w:rPr>
        </w:r>
        <w:r>
          <w:rPr>
            <w:webHidden/>
          </w:rPr>
          <w:fldChar w:fldCharType="separate"/>
        </w:r>
        <w:r w:rsidR="00E723B2">
          <w:rPr>
            <w:webHidden/>
          </w:rPr>
          <w:t>9</w:t>
        </w:r>
        <w:r>
          <w:rPr>
            <w:webHidden/>
          </w:rPr>
          <w:fldChar w:fldCharType="end"/>
        </w:r>
      </w:hyperlink>
    </w:p>
    <w:p w14:paraId="234CFB00" w14:textId="14BE44C3" w:rsidR="009A5CA6" w:rsidRDefault="009A5CA6" w:rsidP="009A5CA6">
      <w:pPr>
        <w:pStyle w:val="TOC2"/>
        <w:tabs>
          <w:tab w:val="clear" w:pos="9639"/>
          <w:tab w:val="right" w:leader="dot" w:pos="9629"/>
        </w:tabs>
        <w:rPr>
          <w:rFonts w:cstheme="minorBidi"/>
          <w:smallCaps/>
          <w:kern w:val="2"/>
          <w:szCs w:val="24"/>
          <w:lang w:val="en-US"/>
          <w14:ligatures w14:val="standardContextual"/>
        </w:rPr>
      </w:pPr>
      <w:hyperlink w:anchor="_Toc165888100" w:history="1">
        <w:r w:rsidRPr="00E72325">
          <w:rPr>
            <w:rStyle w:val="Hyperlink"/>
          </w:rPr>
          <w:t>Figure 3: Multi-level GIR Architecture</w:t>
        </w:r>
        <w:r>
          <w:rPr>
            <w:webHidden/>
          </w:rPr>
          <w:tab/>
        </w:r>
        <w:r>
          <w:rPr>
            <w:webHidden/>
          </w:rPr>
          <w:fldChar w:fldCharType="begin"/>
        </w:r>
        <w:r>
          <w:rPr>
            <w:webHidden/>
          </w:rPr>
          <w:instrText xml:space="preserve"> PAGEREF _Toc165888100 \h </w:instrText>
        </w:r>
        <w:r>
          <w:rPr>
            <w:webHidden/>
          </w:rPr>
        </w:r>
        <w:r>
          <w:rPr>
            <w:webHidden/>
          </w:rPr>
          <w:fldChar w:fldCharType="separate"/>
        </w:r>
        <w:r w:rsidR="00E723B2">
          <w:rPr>
            <w:webHidden/>
          </w:rPr>
          <w:t>9</w:t>
        </w:r>
        <w:r>
          <w:rPr>
            <w:webHidden/>
          </w:rPr>
          <w:fldChar w:fldCharType="end"/>
        </w:r>
      </w:hyperlink>
    </w:p>
    <w:p w14:paraId="5B4604A4" w14:textId="7E6CDB1B"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101" w:history="1">
        <w:r w:rsidRPr="00E72325">
          <w:rPr>
            <w:rStyle w:val="Hyperlink"/>
            <w:rFonts w:eastAsia="Times New Roman"/>
            <w:lang w:eastAsia="zh-CN" w:bidi="hi-IN"/>
          </w:rPr>
          <w:t>9</w:t>
        </w:r>
        <w:r>
          <w:rPr>
            <w:rFonts w:cstheme="minorBidi"/>
            <w:kern w:val="2"/>
            <w:szCs w:val="24"/>
            <w:lang w:val="en-US"/>
            <w14:ligatures w14:val="standardContextual"/>
          </w:rPr>
          <w:tab/>
        </w:r>
        <w:r w:rsidRPr="00E72325">
          <w:rPr>
            <w:rStyle w:val="Hyperlink"/>
            <w:rFonts w:eastAsia="Times New Roman"/>
            <w:lang w:eastAsia="zh-CN" w:bidi="hi-IN"/>
          </w:rPr>
          <w:t>External Interfaces</w:t>
        </w:r>
        <w:r>
          <w:rPr>
            <w:webHidden/>
          </w:rPr>
          <w:tab/>
        </w:r>
        <w:r>
          <w:rPr>
            <w:webHidden/>
          </w:rPr>
          <w:fldChar w:fldCharType="begin"/>
        </w:r>
        <w:r>
          <w:rPr>
            <w:webHidden/>
          </w:rPr>
          <w:instrText xml:space="preserve"> PAGEREF _Toc165888101 \h </w:instrText>
        </w:r>
        <w:r>
          <w:rPr>
            <w:webHidden/>
          </w:rPr>
        </w:r>
        <w:r>
          <w:rPr>
            <w:webHidden/>
          </w:rPr>
          <w:fldChar w:fldCharType="separate"/>
        </w:r>
        <w:r w:rsidR="00E723B2">
          <w:rPr>
            <w:webHidden/>
          </w:rPr>
          <w:t>9</w:t>
        </w:r>
        <w:r>
          <w:rPr>
            <w:webHidden/>
          </w:rPr>
          <w:fldChar w:fldCharType="end"/>
        </w:r>
      </w:hyperlink>
    </w:p>
    <w:p w14:paraId="282CF905" w14:textId="5B33320B"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102" w:history="1">
        <w:r w:rsidRPr="00E72325">
          <w:rPr>
            <w:rStyle w:val="Hyperlink"/>
            <w:rFonts w:eastAsia="Times New Roman"/>
            <w:lang w:eastAsia="zh-CN" w:bidi="hi-IN"/>
          </w:rPr>
          <w:t>10</w:t>
        </w:r>
        <w:r>
          <w:rPr>
            <w:rFonts w:cstheme="minorBidi"/>
            <w:kern w:val="2"/>
            <w:szCs w:val="24"/>
            <w:lang w:val="en-US"/>
            <w14:ligatures w14:val="standardContextual"/>
          </w:rPr>
          <w:tab/>
        </w:r>
        <w:r w:rsidRPr="00E72325">
          <w:rPr>
            <w:rStyle w:val="Hyperlink"/>
            <w:rFonts w:eastAsia="Times New Roman"/>
            <w:lang w:eastAsia="zh-CN" w:bidi="hi-IN"/>
          </w:rPr>
          <w:t>System features</w:t>
        </w:r>
        <w:r>
          <w:rPr>
            <w:webHidden/>
          </w:rPr>
          <w:tab/>
        </w:r>
        <w:r>
          <w:rPr>
            <w:webHidden/>
          </w:rPr>
          <w:fldChar w:fldCharType="begin"/>
        </w:r>
        <w:r>
          <w:rPr>
            <w:webHidden/>
          </w:rPr>
          <w:instrText xml:space="preserve"> PAGEREF _Toc165888102 \h </w:instrText>
        </w:r>
        <w:r>
          <w:rPr>
            <w:webHidden/>
          </w:rPr>
        </w:r>
        <w:r>
          <w:rPr>
            <w:webHidden/>
          </w:rPr>
          <w:fldChar w:fldCharType="separate"/>
        </w:r>
        <w:r w:rsidR="00E723B2">
          <w:rPr>
            <w:webHidden/>
          </w:rPr>
          <w:t>9</w:t>
        </w:r>
        <w:r>
          <w:rPr>
            <w:webHidden/>
          </w:rPr>
          <w:fldChar w:fldCharType="end"/>
        </w:r>
      </w:hyperlink>
    </w:p>
    <w:p w14:paraId="605A0ECE" w14:textId="5E7D1B9E"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103" w:history="1">
        <w:r w:rsidRPr="00E72325">
          <w:rPr>
            <w:rStyle w:val="Hyperlink"/>
            <w:rFonts w:eastAsia="Times New Roman"/>
            <w:lang w:eastAsia="zh-CN" w:bidi="hi-IN"/>
          </w:rPr>
          <w:t>11</w:t>
        </w:r>
        <w:r>
          <w:rPr>
            <w:rFonts w:cstheme="minorBidi"/>
            <w:kern w:val="2"/>
            <w:szCs w:val="24"/>
            <w:lang w:val="en-US"/>
            <w14:ligatures w14:val="standardContextual"/>
          </w:rPr>
          <w:tab/>
        </w:r>
        <w:r w:rsidRPr="00E72325">
          <w:rPr>
            <w:rStyle w:val="Hyperlink"/>
            <w:rFonts w:eastAsia="Times New Roman"/>
            <w:lang w:eastAsia="zh-CN" w:bidi="hi-IN"/>
          </w:rPr>
          <w:t>Stakeholders</w:t>
        </w:r>
        <w:r>
          <w:rPr>
            <w:webHidden/>
          </w:rPr>
          <w:tab/>
        </w:r>
        <w:r>
          <w:rPr>
            <w:webHidden/>
          </w:rPr>
          <w:fldChar w:fldCharType="begin"/>
        </w:r>
        <w:r>
          <w:rPr>
            <w:webHidden/>
          </w:rPr>
          <w:instrText xml:space="preserve"> PAGEREF _Toc165888103 \h </w:instrText>
        </w:r>
        <w:r>
          <w:rPr>
            <w:webHidden/>
          </w:rPr>
        </w:r>
        <w:r>
          <w:rPr>
            <w:webHidden/>
          </w:rPr>
          <w:fldChar w:fldCharType="separate"/>
        </w:r>
        <w:r w:rsidR="00E723B2">
          <w:rPr>
            <w:webHidden/>
          </w:rPr>
          <w:t>10</w:t>
        </w:r>
        <w:r>
          <w:rPr>
            <w:webHidden/>
          </w:rPr>
          <w:fldChar w:fldCharType="end"/>
        </w:r>
      </w:hyperlink>
    </w:p>
    <w:p w14:paraId="79F6D471" w14:textId="671B3AB2" w:rsidR="009A5CA6" w:rsidRDefault="009A5CA6" w:rsidP="009A5CA6">
      <w:pPr>
        <w:pStyle w:val="TOC1"/>
        <w:tabs>
          <w:tab w:val="clear" w:pos="9639"/>
          <w:tab w:val="left" w:pos="480"/>
          <w:tab w:val="right" w:leader="dot" w:pos="9629"/>
        </w:tabs>
        <w:rPr>
          <w:rFonts w:cstheme="minorBidi"/>
          <w:b/>
          <w:bCs/>
          <w:caps/>
          <w:kern w:val="2"/>
          <w:szCs w:val="24"/>
          <w:lang w:val="en-US"/>
          <w14:ligatures w14:val="standardContextual"/>
        </w:rPr>
      </w:pPr>
      <w:hyperlink w:anchor="_Toc165888104" w:history="1">
        <w:r w:rsidRPr="00E72325">
          <w:rPr>
            <w:rStyle w:val="Hyperlink"/>
            <w:rFonts w:eastAsia="Times New Roman"/>
            <w:lang w:eastAsia="zh-CN" w:bidi="hi-IN"/>
          </w:rPr>
          <w:t>12</w:t>
        </w:r>
        <w:r>
          <w:rPr>
            <w:rFonts w:cstheme="minorBidi"/>
            <w:kern w:val="2"/>
            <w:szCs w:val="24"/>
            <w:lang w:val="en-US"/>
            <w14:ligatures w14:val="standardContextual"/>
          </w:rPr>
          <w:tab/>
        </w:r>
        <w:r w:rsidRPr="00E72325">
          <w:rPr>
            <w:rStyle w:val="Hyperlink"/>
            <w:rFonts w:eastAsia="Times New Roman"/>
            <w:lang w:eastAsia="zh-CN" w:bidi="hi-IN"/>
          </w:rPr>
          <w:t>Non-functional Requirements</w:t>
        </w:r>
        <w:r>
          <w:rPr>
            <w:webHidden/>
          </w:rPr>
          <w:tab/>
        </w:r>
        <w:r>
          <w:rPr>
            <w:webHidden/>
          </w:rPr>
          <w:fldChar w:fldCharType="begin"/>
        </w:r>
        <w:r>
          <w:rPr>
            <w:webHidden/>
          </w:rPr>
          <w:instrText xml:space="preserve"> PAGEREF _Toc165888104 \h </w:instrText>
        </w:r>
        <w:r>
          <w:rPr>
            <w:webHidden/>
          </w:rPr>
        </w:r>
        <w:r>
          <w:rPr>
            <w:webHidden/>
          </w:rPr>
          <w:fldChar w:fldCharType="separate"/>
        </w:r>
        <w:r w:rsidR="00E723B2">
          <w:rPr>
            <w:webHidden/>
          </w:rPr>
          <w:t>10</w:t>
        </w:r>
        <w:r>
          <w:rPr>
            <w:webHidden/>
          </w:rPr>
          <w:fldChar w:fldCharType="end"/>
        </w:r>
      </w:hyperlink>
    </w:p>
    <w:p w14:paraId="0D40EA91" w14:textId="0D214CD1" w:rsidR="009A5CA6" w:rsidRDefault="009A5CA6" w:rsidP="009A5CA6">
      <w:pPr>
        <w:pStyle w:val="TOC2"/>
        <w:tabs>
          <w:tab w:val="clear" w:pos="9639"/>
          <w:tab w:val="right" w:leader="dot" w:pos="9629"/>
        </w:tabs>
        <w:rPr>
          <w:rFonts w:cstheme="minorBidi"/>
          <w:smallCaps/>
          <w:kern w:val="2"/>
          <w:szCs w:val="24"/>
          <w:lang w:val="en-US"/>
          <w14:ligatures w14:val="standardContextual"/>
        </w:rPr>
      </w:pPr>
      <w:hyperlink w:anchor="_Toc165888105" w:history="1">
        <w:r w:rsidRPr="00E72325">
          <w:rPr>
            <w:rStyle w:val="Hyperlink"/>
            <w:rFonts w:eastAsia="Times New Roman"/>
            <w:b/>
            <w:lang w:eastAsia="zh-CN" w:bidi="hi-IN"/>
          </w:rPr>
          <w:t>12.1 Performance Requirements</w:t>
        </w:r>
        <w:r>
          <w:rPr>
            <w:webHidden/>
          </w:rPr>
          <w:tab/>
        </w:r>
        <w:r>
          <w:rPr>
            <w:webHidden/>
          </w:rPr>
          <w:fldChar w:fldCharType="begin"/>
        </w:r>
        <w:r>
          <w:rPr>
            <w:webHidden/>
          </w:rPr>
          <w:instrText xml:space="preserve"> PAGEREF _Toc165888105 \h </w:instrText>
        </w:r>
        <w:r>
          <w:rPr>
            <w:webHidden/>
          </w:rPr>
        </w:r>
        <w:r>
          <w:rPr>
            <w:webHidden/>
          </w:rPr>
          <w:fldChar w:fldCharType="separate"/>
        </w:r>
        <w:r w:rsidR="00E723B2">
          <w:rPr>
            <w:webHidden/>
          </w:rPr>
          <w:t>10</w:t>
        </w:r>
        <w:r>
          <w:rPr>
            <w:webHidden/>
          </w:rPr>
          <w:fldChar w:fldCharType="end"/>
        </w:r>
      </w:hyperlink>
    </w:p>
    <w:p w14:paraId="0E73655D" w14:textId="1C244248" w:rsidR="009A5CA6" w:rsidRDefault="009A5CA6" w:rsidP="009A5CA6">
      <w:pPr>
        <w:pStyle w:val="TOC2"/>
        <w:tabs>
          <w:tab w:val="clear" w:pos="9639"/>
          <w:tab w:val="right" w:leader="dot" w:pos="9629"/>
        </w:tabs>
        <w:rPr>
          <w:rFonts w:cstheme="minorBidi"/>
          <w:smallCaps/>
          <w:kern w:val="2"/>
          <w:szCs w:val="24"/>
          <w:lang w:val="en-US"/>
          <w14:ligatures w14:val="standardContextual"/>
        </w:rPr>
      </w:pPr>
      <w:hyperlink w:anchor="_Toc165888106" w:history="1">
        <w:r w:rsidRPr="00E72325">
          <w:rPr>
            <w:rStyle w:val="Hyperlink"/>
            <w:rFonts w:eastAsia="Times New Roman"/>
            <w:b/>
            <w:lang w:eastAsia="zh-CN" w:bidi="hi-IN"/>
          </w:rPr>
          <w:t>12.2 Reliability Requirements</w:t>
        </w:r>
        <w:r>
          <w:rPr>
            <w:webHidden/>
          </w:rPr>
          <w:tab/>
        </w:r>
        <w:r>
          <w:rPr>
            <w:webHidden/>
          </w:rPr>
          <w:fldChar w:fldCharType="begin"/>
        </w:r>
        <w:r>
          <w:rPr>
            <w:webHidden/>
          </w:rPr>
          <w:instrText xml:space="preserve"> PAGEREF _Toc165888106 \h </w:instrText>
        </w:r>
        <w:r>
          <w:rPr>
            <w:webHidden/>
          </w:rPr>
        </w:r>
        <w:r>
          <w:rPr>
            <w:webHidden/>
          </w:rPr>
          <w:fldChar w:fldCharType="separate"/>
        </w:r>
        <w:r w:rsidR="00E723B2">
          <w:rPr>
            <w:webHidden/>
          </w:rPr>
          <w:t>10</w:t>
        </w:r>
        <w:r>
          <w:rPr>
            <w:webHidden/>
          </w:rPr>
          <w:fldChar w:fldCharType="end"/>
        </w:r>
      </w:hyperlink>
    </w:p>
    <w:p w14:paraId="7C046C76" w14:textId="736F2514" w:rsidR="009A5CA6" w:rsidRDefault="009A5CA6" w:rsidP="009A5CA6">
      <w:pPr>
        <w:pStyle w:val="TOC2"/>
        <w:tabs>
          <w:tab w:val="clear" w:pos="9639"/>
          <w:tab w:val="right" w:leader="dot" w:pos="9629"/>
        </w:tabs>
        <w:rPr>
          <w:rFonts w:cstheme="minorBidi"/>
          <w:smallCaps/>
          <w:kern w:val="2"/>
          <w:szCs w:val="24"/>
          <w:lang w:val="en-US"/>
          <w14:ligatures w14:val="standardContextual"/>
        </w:rPr>
      </w:pPr>
      <w:hyperlink w:anchor="_Toc165888107" w:history="1">
        <w:r w:rsidRPr="00E72325">
          <w:rPr>
            <w:rStyle w:val="Hyperlink"/>
            <w:rFonts w:eastAsia="Times New Roman"/>
            <w:b/>
            <w:lang w:eastAsia="zh-CN" w:bidi="hi-IN"/>
          </w:rPr>
          <w:t>12.3 Availability Requirements</w:t>
        </w:r>
        <w:r>
          <w:rPr>
            <w:webHidden/>
          </w:rPr>
          <w:tab/>
        </w:r>
        <w:r>
          <w:rPr>
            <w:webHidden/>
          </w:rPr>
          <w:fldChar w:fldCharType="begin"/>
        </w:r>
        <w:r>
          <w:rPr>
            <w:webHidden/>
          </w:rPr>
          <w:instrText xml:space="preserve"> PAGEREF _Toc165888107 \h </w:instrText>
        </w:r>
        <w:r>
          <w:rPr>
            <w:webHidden/>
          </w:rPr>
        </w:r>
        <w:r>
          <w:rPr>
            <w:webHidden/>
          </w:rPr>
          <w:fldChar w:fldCharType="separate"/>
        </w:r>
        <w:r w:rsidR="00E723B2">
          <w:rPr>
            <w:webHidden/>
          </w:rPr>
          <w:t>10</w:t>
        </w:r>
        <w:r>
          <w:rPr>
            <w:webHidden/>
          </w:rPr>
          <w:fldChar w:fldCharType="end"/>
        </w:r>
      </w:hyperlink>
    </w:p>
    <w:p w14:paraId="50C1D63D" w14:textId="18BAA80F" w:rsidR="009A5CA6" w:rsidRDefault="009A5CA6" w:rsidP="009A5CA6">
      <w:pPr>
        <w:pStyle w:val="TOC2"/>
        <w:tabs>
          <w:tab w:val="clear" w:pos="9639"/>
          <w:tab w:val="right" w:leader="dot" w:pos="9629"/>
        </w:tabs>
        <w:rPr>
          <w:rFonts w:cstheme="minorBidi"/>
          <w:smallCaps/>
          <w:kern w:val="2"/>
          <w:szCs w:val="24"/>
          <w:lang w:val="en-US"/>
          <w14:ligatures w14:val="standardContextual"/>
        </w:rPr>
      </w:pPr>
      <w:hyperlink w:anchor="_Toc165888108" w:history="1">
        <w:r w:rsidRPr="00E72325">
          <w:rPr>
            <w:rStyle w:val="Hyperlink"/>
            <w:rFonts w:eastAsia="Times New Roman"/>
            <w:b/>
            <w:lang w:eastAsia="zh-CN" w:bidi="hi-IN"/>
          </w:rPr>
          <w:t>12.4 Security Requirements</w:t>
        </w:r>
        <w:r>
          <w:rPr>
            <w:webHidden/>
          </w:rPr>
          <w:tab/>
        </w:r>
        <w:r>
          <w:rPr>
            <w:webHidden/>
          </w:rPr>
          <w:fldChar w:fldCharType="begin"/>
        </w:r>
        <w:r>
          <w:rPr>
            <w:webHidden/>
          </w:rPr>
          <w:instrText xml:space="preserve"> PAGEREF _Toc165888108 \h </w:instrText>
        </w:r>
        <w:r>
          <w:rPr>
            <w:webHidden/>
          </w:rPr>
        </w:r>
        <w:r>
          <w:rPr>
            <w:webHidden/>
          </w:rPr>
          <w:fldChar w:fldCharType="separate"/>
        </w:r>
        <w:r w:rsidR="00E723B2">
          <w:rPr>
            <w:webHidden/>
          </w:rPr>
          <w:t>10</w:t>
        </w:r>
        <w:r>
          <w:rPr>
            <w:webHidden/>
          </w:rPr>
          <w:fldChar w:fldCharType="end"/>
        </w:r>
      </w:hyperlink>
    </w:p>
    <w:p w14:paraId="3744C73D" w14:textId="232F3941" w:rsidR="009A5CA6" w:rsidRDefault="009A5CA6" w:rsidP="009A5CA6">
      <w:pPr>
        <w:pStyle w:val="TOC1"/>
        <w:tabs>
          <w:tab w:val="clear" w:pos="9639"/>
          <w:tab w:val="right" w:leader="dot" w:pos="9629"/>
        </w:tabs>
        <w:rPr>
          <w:rFonts w:cstheme="minorBidi"/>
          <w:b/>
          <w:bCs/>
          <w:caps/>
          <w:kern w:val="2"/>
          <w:szCs w:val="24"/>
          <w:lang w:val="en-US"/>
          <w14:ligatures w14:val="standardContextual"/>
        </w:rPr>
      </w:pPr>
      <w:hyperlink w:anchor="_Toc165888109" w:history="1">
        <w:r w:rsidRPr="00E72325">
          <w:rPr>
            <w:rStyle w:val="Hyperlink"/>
          </w:rPr>
          <w:t>13. Security Recommendation</w:t>
        </w:r>
        <w:r>
          <w:rPr>
            <w:webHidden/>
          </w:rPr>
          <w:tab/>
        </w:r>
        <w:r>
          <w:rPr>
            <w:webHidden/>
          </w:rPr>
          <w:fldChar w:fldCharType="begin"/>
        </w:r>
        <w:r>
          <w:rPr>
            <w:webHidden/>
          </w:rPr>
          <w:instrText xml:space="preserve"> PAGEREF _Toc165888109 \h </w:instrText>
        </w:r>
        <w:r>
          <w:rPr>
            <w:webHidden/>
          </w:rPr>
        </w:r>
        <w:r>
          <w:rPr>
            <w:webHidden/>
          </w:rPr>
          <w:fldChar w:fldCharType="separate"/>
        </w:r>
        <w:r w:rsidR="00E723B2">
          <w:rPr>
            <w:webHidden/>
          </w:rPr>
          <w:t>10</w:t>
        </w:r>
        <w:r>
          <w:rPr>
            <w:webHidden/>
          </w:rPr>
          <w:fldChar w:fldCharType="end"/>
        </w:r>
      </w:hyperlink>
    </w:p>
    <w:p w14:paraId="649C4A45" w14:textId="77777777" w:rsidR="009A5CA6" w:rsidRPr="0016214F" w:rsidRDefault="009A5CA6" w:rsidP="009A5CA6">
      <w:pPr>
        <w:keepLines/>
        <w:tabs>
          <w:tab w:val="left" w:pos="964"/>
          <w:tab w:val="right" w:pos="9639"/>
        </w:tabs>
        <w:suppressAutoHyphens/>
        <w:ind w:right="851"/>
        <w:rPr>
          <w:rFonts w:eastAsia="Times New Roman"/>
          <w:b/>
          <w:sz w:val="22"/>
          <w:szCs w:val="22"/>
          <w:lang w:eastAsia="zh-CN" w:bidi="hi-IN"/>
        </w:rPr>
      </w:pPr>
      <w:r w:rsidRPr="00051CF1">
        <w:rPr>
          <w:rFonts w:eastAsia="Calibri"/>
          <w:color w:val="000000"/>
          <w:lang w:eastAsia="zh-CN" w:bidi="hi-IN"/>
        </w:rPr>
        <w:fldChar w:fldCharType="end"/>
      </w:r>
      <w:r w:rsidRPr="0016214F">
        <w:rPr>
          <w:rFonts w:eastAsia="Calibri"/>
          <w:sz w:val="22"/>
          <w:szCs w:val="22"/>
          <w:lang w:eastAsia="zh-CN" w:bidi="hi-IN"/>
        </w:rPr>
        <w:br w:type="page"/>
      </w:r>
    </w:p>
    <w:p w14:paraId="5ADA3479" w14:textId="77777777" w:rsidR="009A5CA6" w:rsidRPr="00F71988" w:rsidRDefault="009A5CA6" w:rsidP="009A5CA6">
      <w:pPr>
        <w:suppressAutoHyphens/>
        <w:rPr>
          <w:rFonts w:eastAsia="Times New Roman"/>
          <w:sz w:val="28"/>
          <w:szCs w:val="28"/>
          <w:lang w:val="fr-FR" w:eastAsia="zh-CN" w:bidi="hi-IN"/>
        </w:rPr>
      </w:pPr>
      <w:bookmarkStart w:id="1" w:name="_2et92p0"/>
      <w:bookmarkEnd w:id="1"/>
      <w:r w:rsidRPr="00F71988">
        <w:rPr>
          <w:rFonts w:eastAsia="Times New Roman"/>
          <w:b/>
          <w:sz w:val="28"/>
          <w:szCs w:val="28"/>
          <w:lang w:val="fr-FR" w:eastAsia="zh-CN" w:bidi="hi-IN"/>
        </w:rPr>
        <w:lastRenderedPageBreak/>
        <w:t>Draft Recommendation ITU-T Q.GIR</w:t>
      </w:r>
    </w:p>
    <w:p w14:paraId="001BE605" w14:textId="77777777" w:rsidR="009A5CA6" w:rsidRDefault="009A5CA6" w:rsidP="009A5CA6">
      <w:pPr>
        <w:suppressAutoHyphens/>
        <w:rPr>
          <w:rFonts w:eastAsia="Times New Roman"/>
          <w:b/>
          <w:sz w:val="28"/>
          <w:szCs w:val="28"/>
          <w:lang w:eastAsia="zh-CN" w:bidi="hi-IN"/>
        </w:rPr>
      </w:pPr>
      <w:bookmarkStart w:id="2" w:name="_tyjcwt"/>
      <w:bookmarkEnd w:id="2"/>
      <w:r w:rsidRPr="00051CF1">
        <w:rPr>
          <w:rFonts w:eastAsia="Times New Roman"/>
          <w:b/>
          <w:sz w:val="28"/>
          <w:szCs w:val="28"/>
          <w:lang w:eastAsia="zh-CN" w:bidi="hi-IN"/>
        </w:rPr>
        <w:t xml:space="preserve">Technical requirement and implementation strategy for Global </w:t>
      </w:r>
      <w:r w:rsidRPr="00AA453C">
        <w:rPr>
          <w:rFonts w:eastAsia="Times New Roman"/>
          <w:b/>
          <w:sz w:val="28"/>
          <w:szCs w:val="28"/>
          <w:lang w:eastAsia="zh-CN" w:bidi="hi-IN"/>
        </w:rPr>
        <w:t>International Mobile Equipment Identity</w:t>
      </w:r>
      <w:r w:rsidRPr="00051CF1">
        <w:rPr>
          <w:rFonts w:eastAsia="Times New Roman"/>
          <w:b/>
          <w:sz w:val="28"/>
          <w:szCs w:val="28"/>
          <w:lang w:eastAsia="zh-CN" w:bidi="hi-IN"/>
        </w:rPr>
        <w:t xml:space="preserve"> Registry</w:t>
      </w:r>
    </w:p>
    <w:p w14:paraId="4953FC0C" w14:textId="77777777" w:rsidR="009A5CA6" w:rsidRPr="00051CF1" w:rsidRDefault="009A5CA6" w:rsidP="009A5CA6">
      <w:pPr>
        <w:suppressAutoHyphens/>
        <w:rPr>
          <w:rFonts w:eastAsia="Times New Roman"/>
          <w:sz w:val="28"/>
          <w:szCs w:val="28"/>
          <w:lang w:eastAsia="zh-CN" w:bidi="hi-IN"/>
        </w:rPr>
      </w:pPr>
    </w:p>
    <w:p w14:paraId="35F934F9"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3" w:name="_Toc131148627"/>
      <w:bookmarkStart w:id="4" w:name="_Toc165888087"/>
      <w:r w:rsidRPr="00051CF1">
        <w:rPr>
          <w:rFonts w:eastAsia="Times New Roman"/>
          <w:b/>
          <w:lang w:eastAsia="zh-CN" w:bidi="hi-IN"/>
        </w:rPr>
        <w:t>1</w:t>
      </w:r>
      <w:r w:rsidRPr="00051CF1">
        <w:rPr>
          <w:rFonts w:eastAsia="Times New Roman"/>
          <w:b/>
          <w:lang w:eastAsia="zh-CN" w:bidi="hi-IN"/>
        </w:rPr>
        <w:tab/>
        <w:t>Scope</w:t>
      </w:r>
      <w:bookmarkEnd w:id="3"/>
      <w:bookmarkEnd w:id="4"/>
    </w:p>
    <w:p w14:paraId="347209CD" w14:textId="77777777" w:rsidR="009A5CA6" w:rsidRPr="00051CF1" w:rsidRDefault="009A5CA6" w:rsidP="009A5CA6">
      <w:pPr>
        <w:suppressAutoHyphens/>
        <w:jc w:val="both"/>
        <w:rPr>
          <w:rFonts w:eastAsia="Calibri"/>
          <w:lang w:eastAsia="zh-CN" w:bidi="hi-IN"/>
        </w:rPr>
      </w:pPr>
      <w:bookmarkStart w:id="5" w:name="_1t3h5sf"/>
      <w:bookmarkEnd w:id="5"/>
      <w:r w:rsidRPr="00051CF1">
        <w:rPr>
          <w:rFonts w:eastAsia="Calibri"/>
          <w:lang w:eastAsia="zh-CN" w:bidi="hi-IN"/>
        </w:rPr>
        <w:t>This Recommendation proposes the requirement for implementation of Global IMEI Registry and suggests strategy through which it could be implemented.</w:t>
      </w:r>
    </w:p>
    <w:p w14:paraId="15EED30B" w14:textId="77777777" w:rsidR="009A5CA6" w:rsidRPr="00051CF1" w:rsidRDefault="009A5CA6" w:rsidP="009A5CA6">
      <w:pPr>
        <w:suppressAutoHyphens/>
        <w:jc w:val="both"/>
        <w:rPr>
          <w:rFonts w:eastAsia="Calibri"/>
          <w:b/>
          <w:lang w:eastAsia="zh-CN" w:bidi="hi-IN"/>
        </w:rPr>
      </w:pPr>
    </w:p>
    <w:p w14:paraId="0623111C"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6" w:name="_Toc131148628"/>
      <w:bookmarkStart w:id="7" w:name="_Toc165888088"/>
      <w:r w:rsidRPr="00051CF1">
        <w:rPr>
          <w:rFonts w:eastAsia="Times New Roman"/>
          <w:b/>
          <w:lang w:eastAsia="zh-CN" w:bidi="hi-IN"/>
        </w:rPr>
        <w:t>2</w:t>
      </w:r>
      <w:r w:rsidRPr="00051CF1">
        <w:rPr>
          <w:rFonts w:eastAsia="Times New Roman"/>
          <w:b/>
          <w:lang w:eastAsia="zh-CN" w:bidi="hi-IN"/>
        </w:rPr>
        <w:tab/>
        <w:t>References</w:t>
      </w:r>
      <w:bookmarkEnd w:id="6"/>
      <w:bookmarkEnd w:id="7"/>
    </w:p>
    <w:p w14:paraId="0A5416EC" w14:textId="77777777" w:rsidR="009A5CA6" w:rsidRPr="00051CF1" w:rsidRDefault="009A5CA6" w:rsidP="009A5CA6">
      <w:pPr>
        <w:suppressAutoHyphens/>
        <w:jc w:val="both"/>
        <w:rPr>
          <w:rFonts w:eastAsia="Times New Roman"/>
          <w:lang w:eastAsia="zh-CN" w:bidi="hi-IN"/>
        </w:rPr>
      </w:pPr>
      <w:r w:rsidRPr="00051CF1">
        <w:rPr>
          <w:rFonts w:eastAsia="Times New Roman"/>
          <w:lang w:eastAsia="zh-CN" w:bidi="hi-IN"/>
        </w:rPr>
        <w:t>This ITU-T Recommendation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5700149B" w14:textId="77777777" w:rsidR="009A5CA6" w:rsidRPr="00051CF1" w:rsidRDefault="009A5CA6" w:rsidP="009A5CA6">
      <w:bookmarkStart w:id="8" w:name="_2s8eyo1"/>
      <w:bookmarkEnd w:id="8"/>
      <w:r w:rsidRPr="00051CF1">
        <w:rPr>
          <w:rFonts w:eastAsia="Times New Roman"/>
          <w:color w:val="000000"/>
          <w:lang w:eastAsia="zh-CN" w:bidi="hi-IN"/>
        </w:rPr>
        <w:t>ITU-T Q.5050 - “Framework for solutions to combat counterfeit ICT devices”</w:t>
      </w:r>
      <w:bookmarkStart w:id="9" w:name="_Toc120086060"/>
      <w:r w:rsidRPr="00051CF1">
        <w:t>.</w:t>
      </w:r>
    </w:p>
    <w:p w14:paraId="392352FA" w14:textId="77777777" w:rsidR="009A5CA6" w:rsidRPr="00051CF1" w:rsidRDefault="009A5CA6" w:rsidP="009A5CA6">
      <w:pPr>
        <w:rPr>
          <w:rFonts w:eastAsia="Times New Roman"/>
          <w:color w:val="000000"/>
          <w:lang w:eastAsia="zh-CN" w:bidi="hi-IN"/>
        </w:rPr>
      </w:pPr>
      <w:r w:rsidRPr="00792DF6">
        <w:rPr>
          <w:rFonts w:eastAsia="Times New Roman"/>
          <w:color w:val="000000"/>
          <w:lang w:eastAsia="zh-CN" w:bidi="hi-IN"/>
        </w:rPr>
        <w:t>ITU-T Q.5051</w:t>
      </w:r>
      <w:r w:rsidRPr="00051CF1">
        <w:rPr>
          <w:rFonts w:eastAsia="Times New Roman"/>
          <w:color w:val="000000"/>
          <w:lang w:eastAsia="zh-CN" w:bidi="hi-IN"/>
        </w:rPr>
        <w:t xml:space="preserve"> -</w:t>
      </w:r>
      <w:r w:rsidRPr="00792DF6">
        <w:rPr>
          <w:rFonts w:eastAsia="Times New Roman"/>
          <w:color w:val="000000"/>
          <w:lang w:eastAsia="zh-CN" w:bidi="hi-IN"/>
        </w:rPr>
        <w:t xml:space="preserve"> "Framework for Combating the use of Stolen Mobile Devices</w:t>
      </w:r>
      <w:bookmarkEnd w:id="9"/>
      <w:r w:rsidRPr="00051CF1">
        <w:rPr>
          <w:rFonts w:eastAsia="Times New Roman"/>
          <w:color w:val="000000"/>
          <w:lang w:eastAsia="zh-CN" w:bidi="hi-IN"/>
        </w:rPr>
        <w:t>”.</w:t>
      </w:r>
    </w:p>
    <w:p w14:paraId="1B332467"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rPr>
          <w:rFonts w:eastAsia="Times New Roman"/>
          <w:color w:val="000000"/>
          <w:lang w:eastAsia="zh-CN" w:bidi="hi-IN"/>
        </w:rPr>
      </w:pPr>
      <w:r w:rsidRPr="00051CF1">
        <w:rPr>
          <w:rFonts w:eastAsia="Times New Roman"/>
          <w:color w:val="000000"/>
          <w:lang w:eastAsia="zh-CN" w:bidi="hi-IN"/>
        </w:rPr>
        <w:t>ITU-T Q.5052 - “Addressing mobile devices with a duplicate unique identifier”.</w:t>
      </w:r>
    </w:p>
    <w:p w14:paraId="14084642" w14:textId="77777777" w:rsidR="009A5CA6" w:rsidRPr="00051CF1" w:rsidRDefault="009A5CA6" w:rsidP="009A5CA6">
      <w:pPr>
        <w:suppressAutoHyphens/>
        <w:rPr>
          <w:rFonts w:eastAsia="Times New Roman"/>
          <w:lang w:eastAsia="zh-CN" w:bidi="hi-IN"/>
        </w:rPr>
      </w:pPr>
      <w:r w:rsidRPr="00051CF1">
        <w:rPr>
          <w:rFonts w:eastAsia="Times New Roman"/>
          <w:color w:val="000000"/>
          <w:lang w:eastAsia="zh-CN" w:bidi="hi-IN"/>
        </w:rPr>
        <w:t xml:space="preserve">ITU-T </w:t>
      </w:r>
      <w:r w:rsidRPr="00051CF1">
        <w:t>Q</w:t>
      </w:r>
      <w:r>
        <w:t>.5054</w:t>
      </w:r>
      <w:r w:rsidRPr="00051CF1">
        <w:t xml:space="preserve">- </w:t>
      </w:r>
      <w:r w:rsidRPr="00051CF1">
        <w:rPr>
          <w:rFonts w:eastAsia="Times New Roman"/>
          <w:lang w:eastAsia="zh-CN" w:bidi="hi-IN"/>
        </w:rPr>
        <w:t>“</w:t>
      </w:r>
      <w:r w:rsidRPr="00051CF1">
        <w:t>Consumer centric framework for combating counterfeit and stolen ICT mobile devices</w:t>
      </w:r>
      <w:r w:rsidRPr="00051CF1">
        <w:rPr>
          <w:rFonts w:eastAsia="Times New Roman"/>
          <w:color w:val="000000"/>
          <w:lang w:eastAsia="zh-CN" w:bidi="hi-IN"/>
        </w:rPr>
        <w:t>”</w:t>
      </w:r>
      <w:r w:rsidRPr="00051CF1">
        <w:t>.</w:t>
      </w:r>
    </w:p>
    <w:p w14:paraId="1C7C065B" w14:textId="77777777" w:rsidR="009A5CA6" w:rsidRDefault="009A5CA6" w:rsidP="009A5CA6">
      <w:pPr>
        <w:suppressAutoHyphens/>
        <w:rPr>
          <w:rFonts w:eastAsia="Times New Roman"/>
          <w:lang w:eastAsia="zh-CN" w:bidi="hi-IN"/>
        </w:rPr>
      </w:pPr>
      <w:r w:rsidRPr="00051CF1">
        <w:rPr>
          <w:rFonts w:eastAsia="Times New Roman"/>
          <w:lang w:eastAsia="zh-CN" w:bidi="hi-IN"/>
        </w:rPr>
        <w:t>ITU-T Q.</w:t>
      </w:r>
      <w:r>
        <w:rPr>
          <w:rFonts w:eastAsia="Times New Roman"/>
          <w:lang w:eastAsia="zh-CN" w:bidi="hi-IN"/>
        </w:rPr>
        <w:t>5055</w:t>
      </w:r>
      <w:r w:rsidRPr="00051CF1">
        <w:rPr>
          <w:rFonts w:eastAsia="Times New Roman"/>
          <w:lang w:eastAsia="zh-CN" w:bidi="hi-IN"/>
        </w:rPr>
        <w:t xml:space="preserve"> - “Technical requirement, interfaces and generic functions of CEIR”.</w:t>
      </w:r>
    </w:p>
    <w:p w14:paraId="5D0C8342" w14:textId="77777777" w:rsidR="009A5CA6" w:rsidRDefault="009A5CA6" w:rsidP="009A5CA6">
      <w:pPr>
        <w:suppressAutoHyphens/>
        <w:rPr>
          <w:rFonts w:eastAsia="Times New Roman"/>
          <w:lang w:eastAsia="zh-CN" w:bidi="hi-IN"/>
        </w:rPr>
      </w:pPr>
      <w:r w:rsidRPr="00051CF1">
        <w:rPr>
          <w:rFonts w:eastAsia="Times New Roman"/>
          <w:lang w:eastAsia="zh-CN" w:bidi="hi-IN"/>
        </w:rPr>
        <w:t>ITU-T QTR-RLB-IMEI - “Reliability of International Mobile station Equipment Identity (IMEI)”.</w:t>
      </w:r>
    </w:p>
    <w:p w14:paraId="44146FA4" w14:textId="77777777" w:rsidR="009A5CA6" w:rsidRPr="00051CF1" w:rsidRDefault="009A5CA6" w:rsidP="009A5CA6">
      <w:pPr>
        <w:suppressAutoHyphens/>
        <w:rPr>
          <w:rFonts w:eastAsia="Times New Roman"/>
          <w:lang w:eastAsia="zh-CN" w:bidi="hi-IN"/>
        </w:rPr>
      </w:pPr>
    </w:p>
    <w:p w14:paraId="5F0BB94C"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10" w:name="_Toc131148629"/>
      <w:bookmarkStart w:id="11" w:name="_Toc165888089"/>
      <w:r w:rsidRPr="00051CF1">
        <w:rPr>
          <w:rFonts w:eastAsia="Times New Roman"/>
          <w:b/>
          <w:lang w:eastAsia="zh-CN" w:bidi="hi-IN"/>
        </w:rPr>
        <w:t>3</w:t>
      </w:r>
      <w:r w:rsidRPr="00051CF1">
        <w:rPr>
          <w:rFonts w:eastAsia="Times New Roman"/>
          <w:b/>
          <w:lang w:eastAsia="zh-CN" w:bidi="hi-IN"/>
        </w:rPr>
        <w:tab/>
        <w:t>Definitions</w:t>
      </w:r>
      <w:bookmarkEnd w:id="10"/>
      <w:bookmarkEnd w:id="11"/>
    </w:p>
    <w:p w14:paraId="5FD086D4"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1"/>
        <w:rPr>
          <w:rFonts w:eastAsia="Times New Roman"/>
          <w:b/>
          <w:lang w:eastAsia="zh-CN" w:bidi="hi-IN"/>
        </w:rPr>
      </w:pPr>
      <w:bookmarkStart w:id="12" w:name="_Toc131148630"/>
      <w:bookmarkStart w:id="13" w:name="_Toc165888090"/>
      <w:r w:rsidRPr="00051CF1">
        <w:rPr>
          <w:rFonts w:eastAsia="Times New Roman"/>
          <w:b/>
          <w:lang w:eastAsia="zh-CN" w:bidi="hi-IN"/>
        </w:rPr>
        <w:t>3.1</w:t>
      </w:r>
      <w:r w:rsidRPr="00051CF1">
        <w:rPr>
          <w:rFonts w:eastAsia="Times New Roman"/>
          <w:b/>
          <w:lang w:eastAsia="zh-CN" w:bidi="hi-IN"/>
        </w:rPr>
        <w:tab/>
        <w:t>Terms defined elsewhere</w:t>
      </w:r>
      <w:bookmarkEnd w:id="12"/>
      <w:bookmarkEnd w:id="13"/>
    </w:p>
    <w:p w14:paraId="5DD15445"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This Recommendation uses the following terms defined elsewhere:</w:t>
      </w:r>
    </w:p>
    <w:p w14:paraId="429AD26D" w14:textId="77777777" w:rsidR="009A5CA6" w:rsidRPr="00051CF1" w:rsidRDefault="009A5CA6" w:rsidP="009A5CA6">
      <w:pPr>
        <w:suppressAutoHyphens/>
        <w:jc w:val="both"/>
        <w:rPr>
          <w:rFonts w:eastAsia="Times New Roman"/>
          <w:color w:val="000000"/>
          <w:lang w:eastAsia="zh-CN" w:bidi="hi-IN"/>
        </w:rPr>
      </w:pPr>
      <w:r w:rsidRPr="00051CF1">
        <w:rPr>
          <w:rFonts w:eastAsia="Times New Roman"/>
          <w:b/>
          <w:lang w:eastAsia="zh-CN" w:bidi="hi-IN"/>
        </w:rPr>
        <w:t>counterfeit</w:t>
      </w:r>
      <w:r w:rsidRPr="00051CF1">
        <w:rPr>
          <w:rFonts w:eastAsia="Times New Roman"/>
          <w:b/>
          <w:color w:val="000000"/>
          <w:lang w:eastAsia="zh-CN" w:bidi="hi-IN"/>
        </w:rPr>
        <w:t xml:space="preserve"> ICT device </w:t>
      </w:r>
      <w:r w:rsidRPr="00051CF1">
        <w:rPr>
          <w:rFonts w:eastAsia="Times New Roman"/>
          <w:color w:val="000000"/>
          <w:lang w:eastAsia="zh-CN" w:bidi="hi-IN"/>
        </w:rPr>
        <w:t>[ITU-T Q.5050]: An information and communication technology (ICT) device that explicitly infringes the trademark, copies hardware or software designs, or infringes brand or packaging rights of an original or authentic product and, in general, infringes applicable national and/or international technical standards, regulatory requirements or conformity processes, manufacturing licensing agreements, or other applicable legal requirements.</w:t>
      </w:r>
    </w:p>
    <w:p w14:paraId="48878700" w14:textId="77777777" w:rsidR="009A5CA6" w:rsidRPr="00051CF1" w:rsidRDefault="009A5CA6" w:rsidP="009A5CA6">
      <w:pPr>
        <w:suppressAutoHyphens/>
        <w:jc w:val="both"/>
        <w:rPr>
          <w:rFonts w:eastAsia="Times New Roman"/>
          <w:color w:val="000000"/>
          <w:lang w:eastAsia="zh-CN" w:bidi="hi-IN"/>
        </w:rPr>
      </w:pPr>
      <w:r w:rsidRPr="00051CF1">
        <w:rPr>
          <w:rFonts w:eastAsia="Times New Roman"/>
          <w:b/>
          <w:lang w:eastAsia="zh-CN" w:bidi="hi-IN"/>
        </w:rPr>
        <w:t xml:space="preserve">unique </w:t>
      </w:r>
      <w:r w:rsidRPr="00051CF1">
        <w:rPr>
          <w:rFonts w:eastAsia="Times New Roman"/>
          <w:b/>
          <w:color w:val="000000"/>
          <w:lang w:eastAsia="zh-CN" w:bidi="hi-IN"/>
        </w:rPr>
        <w:t xml:space="preserve">identifier </w:t>
      </w:r>
      <w:r w:rsidRPr="00051CF1">
        <w:rPr>
          <w:rFonts w:eastAsia="Times New Roman"/>
          <w:color w:val="000000"/>
          <w:lang w:eastAsia="zh-CN" w:bidi="hi-IN"/>
        </w:rPr>
        <w:t xml:space="preserve">[ITU-T Q.5050]: </w:t>
      </w:r>
      <w:r w:rsidRPr="00051CF1">
        <w:rPr>
          <w:rFonts w:eastAsia="Times New Roman"/>
          <w:lang w:eastAsia="zh-CN" w:bidi="hi-IN"/>
        </w:rPr>
        <w:t xml:space="preserve">An identifier associated with a single device that aims to uniquely </w:t>
      </w:r>
      <w:r w:rsidRPr="00051CF1">
        <w:rPr>
          <w:rFonts w:eastAsia="Times New Roman"/>
          <w:color w:val="000000"/>
          <w:lang w:eastAsia="zh-CN" w:bidi="hi-IN"/>
        </w:rPr>
        <w:t>identify it.</w:t>
      </w:r>
    </w:p>
    <w:p w14:paraId="1252D7F4"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1"/>
        <w:rPr>
          <w:rFonts w:eastAsia="Times New Roman"/>
          <w:b/>
          <w:lang w:eastAsia="zh-CN" w:bidi="hi-IN"/>
        </w:rPr>
      </w:pPr>
      <w:bookmarkStart w:id="14" w:name="_Toc131148631"/>
      <w:bookmarkStart w:id="15" w:name="_Toc165888091"/>
      <w:r w:rsidRPr="00051CF1">
        <w:rPr>
          <w:rFonts w:eastAsia="Times New Roman"/>
          <w:b/>
          <w:lang w:eastAsia="zh-CN" w:bidi="hi-IN"/>
        </w:rPr>
        <w:t>3.2</w:t>
      </w:r>
      <w:r w:rsidRPr="00051CF1">
        <w:rPr>
          <w:rFonts w:eastAsia="Times New Roman"/>
          <w:b/>
          <w:lang w:eastAsia="zh-CN" w:bidi="hi-IN"/>
        </w:rPr>
        <w:tab/>
        <w:t>Terms defined in this Recommendation</w:t>
      </w:r>
      <w:bookmarkEnd w:id="14"/>
      <w:bookmarkEnd w:id="15"/>
    </w:p>
    <w:p w14:paraId="0F337406"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This Recommendation defines the following terms:</w:t>
      </w:r>
    </w:p>
    <w:p w14:paraId="43F6CF7D" w14:textId="77777777" w:rsidR="009A5CA6" w:rsidRDefault="009A5CA6" w:rsidP="009A5CA6">
      <w:pPr>
        <w:suppressAutoHyphens/>
        <w:rPr>
          <w:rFonts w:eastAsia="Times New Roman"/>
          <w:bCs/>
          <w:lang w:eastAsia="zh-CN" w:bidi="hi-IN"/>
        </w:rPr>
      </w:pPr>
      <w:r w:rsidRPr="00051CF1">
        <w:rPr>
          <w:rFonts w:eastAsia="Times New Roman"/>
          <w:bCs/>
          <w:lang w:eastAsia="zh-CN" w:bidi="hi-IN"/>
        </w:rPr>
        <w:t>None.</w:t>
      </w:r>
    </w:p>
    <w:p w14:paraId="6E82C8EC" w14:textId="77777777" w:rsidR="009A5CA6" w:rsidRPr="00051CF1" w:rsidRDefault="009A5CA6" w:rsidP="009A5CA6">
      <w:pPr>
        <w:suppressAutoHyphens/>
        <w:rPr>
          <w:rFonts w:eastAsia="Times New Roman"/>
          <w:bCs/>
          <w:color w:val="000000"/>
          <w:lang w:eastAsia="zh-CN" w:bidi="hi-IN"/>
        </w:rPr>
      </w:pPr>
    </w:p>
    <w:p w14:paraId="2A62EFC2"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16" w:name="_Toc131148632"/>
      <w:bookmarkStart w:id="17" w:name="_Toc165888092"/>
      <w:r w:rsidRPr="00051CF1">
        <w:rPr>
          <w:rFonts w:eastAsia="Times New Roman"/>
          <w:b/>
          <w:lang w:eastAsia="zh-CN" w:bidi="hi-IN"/>
        </w:rPr>
        <w:t>4</w:t>
      </w:r>
      <w:r w:rsidRPr="00051CF1">
        <w:rPr>
          <w:rFonts w:eastAsia="Times New Roman"/>
          <w:b/>
          <w:lang w:eastAsia="zh-CN" w:bidi="hi-IN"/>
        </w:rPr>
        <w:tab/>
        <w:t>Abbreviations and acronyms</w:t>
      </w:r>
      <w:bookmarkEnd w:id="16"/>
      <w:bookmarkEnd w:id="17"/>
    </w:p>
    <w:p w14:paraId="3094C037" w14:textId="77777777" w:rsidR="009A5CA6" w:rsidRPr="00051CF1" w:rsidRDefault="009A5CA6" w:rsidP="009A5CA6">
      <w:pPr>
        <w:suppressAutoHyphens/>
        <w:rPr>
          <w:rFonts w:eastAsia="Times New Roman"/>
          <w:color w:val="000000"/>
          <w:lang w:eastAsia="zh-CN" w:bidi="hi-IN"/>
        </w:rPr>
      </w:pPr>
      <w:r w:rsidRPr="00051CF1">
        <w:rPr>
          <w:rFonts w:eastAsia="Times New Roman"/>
          <w:color w:val="000000"/>
          <w:lang w:eastAsia="zh-CN" w:bidi="hi-IN"/>
        </w:rPr>
        <w:t>This Recommendation uses the following abbreviations and acronyms:</w:t>
      </w:r>
    </w:p>
    <w:p w14:paraId="559ED68B" w14:textId="77777777" w:rsidR="009A5CA6" w:rsidRDefault="009A5CA6" w:rsidP="009A5CA6">
      <w:pPr>
        <w:suppressAutoHyphens/>
        <w:rPr>
          <w:rFonts w:eastAsia="Times New Roman"/>
          <w:lang w:eastAsia="zh-CN" w:bidi="hi-IN"/>
        </w:rPr>
      </w:pPr>
      <w:r w:rsidRPr="00051CF1">
        <w:rPr>
          <w:rFonts w:eastAsia="Times New Roman"/>
          <w:lang w:eastAsia="zh-CN" w:bidi="hi-IN"/>
        </w:rPr>
        <w:lastRenderedPageBreak/>
        <w:t>API</w:t>
      </w:r>
      <w:r w:rsidRPr="00051CF1">
        <w:rPr>
          <w:rFonts w:eastAsia="Times New Roman"/>
          <w:lang w:eastAsia="zh-CN" w:bidi="hi-IN"/>
        </w:rPr>
        <w:tab/>
      </w:r>
      <w:r w:rsidRPr="00051CF1">
        <w:rPr>
          <w:rFonts w:eastAsia="Times New Roman"/>
          <w:lang w:eastAsia="zh-CN" w:bidi="hi-IN"/>
        </w:rPr>
        <w:tab/>
        <w:t>Application Programming Interface</w:t>
      </w:r>
    </w:p>
    <w:p w14:paraId="49998729" w14:textId="77777777" w:rsidR="009A5CA6" w:rsidRPr="00051CF1" w:rsidRDefault="009A5CA6" w:rsidP="009A5CA6">
      <w:pPr>
        <w:suppressAutoHyphens/>
        <w:rPr>
          <w:rFonts w:eastAsia="Times New Roman"/>
          <w:lang w:eastAsia="zh-CN" w:bidi="hi-IN"/>
        </w:rPr>
      </w:pPr>
      <w:r>
        <w:t>ABAC</w:t>
      </w:r>
      <w:r>
        <w:tab/>
      </w:r>
      <w:r>
        <w:tab/>
        <w:t xml:space="preserve">Attribute-Based Access Control </w:t>
      </w:r>
    </w:p>
    <w:p w14:paraId="21E3029E"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CEIR</w:t>
      </w:r>
      <w:r w:rsidRPr="00051CF1">
        <w:rPr>
          <w:rFonts w:eastAsia="Times New Roman"/>
          <w:lang w:eastAsia="zh-CN" w:bidi="hi-IN"/>
        </w:rPr>
        <w:tab/>
      </w:r>
      <w:r w:rsidRPr="00051CF1">
        <w:rPr>
          <w:rFonts w:eastAsia="Times New Roman"/>
          <w:lang w:eastAsia="zh-CN" w:bidi="hi-IN"/>
        </w:rPr>
        <w:tab/>
        <w:t>Central Equipment Identity Register</w:t>
      </w:r>
    </w:p>
    <w:p w14:paraId="1CE82F42"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EIR</w:t>
      </w:r>
      <w:r w:rsidRPr="00051CF1">
        <w:rPr>
          <w:rFonts w:eastAsia="Times New Roman"/>
          <w:lang w:eastAsia="zh-CN" w:bidi="hi-IN"/>
        </w:rPr>
        <w:tab/>
      </w:r>
      <w:r w:rsidRPr="00051CF1">
        <w:rPr>
          <w:rFonts w:eastAsia="Times New Roman"/>
          <w:lang w:eastAsia="zh-CN" w:bidi="hi-IN"/>
        </w:rPr>
        <w:tab/>
        <w:t>Equipment Identity Register</w:t>
      </w:r>
    </w:p>
    <w:p w14:paraId="1269B1E0"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GIR</w:t>
      </w:r>
      <w:r w:rsidRPr="00051CF1">
        <w:rPr>
          <w:rFonts w:eastAsia="Times New Roman"/>
          <w:lang w:eastAsia="zh-CN" w:bidi="hi-IN"/>
        </w:rPr>
        <w:tab/>
      </w:r>
      <w:r w:rsidRPr="00051CF1">
        <w:rPr>
          <w:rFonts w:eastAsia="Times New Roman"/>
          <w:lang w:eastAsia="zh-CN" w:bidi="hi-IN"/>
        </w:rPr>
        <w:tab/>
        <w:t>Global IMEI Registry</w:t>
      </w:r>
    </w:p>
    <w:p w14:paraId="7BD98902"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GSMA</w:t>
      </w:r>
      <w:r w:rsidRPr="00051CF1">
        <w:rPr>
          <w:rFonts w:eastAsia="Times New Roman"/>
          <w:lang w:eastAsia="zh-CN" w:bidi="hi-IN"/>
        </w:rPr>
        <w:tab/>
      </w:r>
      <w:r w:rsidRPr="00051CF1">
        <w:rPr>
          <w:rFonts w:eastAsia="Times New Roman"/>
          <w:lang w:eastAsia="zh-CN" w:bidi="hi-IN"/>
        </w:rPr>
        <w:tab/>
        <w:t>Global System for Mobile Communications (GSM) Association</w:t>
      </w:r>
    </w:p>
    <w:p w14:paraId="6369F920"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ICT</w:t>
      </w:r>
      <w:r w:rsidRPr="00051CF1">
        <w:rPr>
          <w:rFonts w:eastAsia="Times New Roman"/>
          <w:lang w:eastAsia="zh-CN" w:bidi="hi-IN"/>
        </w:rPr>
        <w:tab/>
      </w:r>
      <w:r w:rsidRPr="00051CF1">
        <w:rPr>
          <w:rFonts w:eastAsia="Times New Roman"/>
          <w:lang w:eastAsia="zh-CN" w:bidi="hi-IN"/>
        </w:rPr>
        <w:tab/>
        <w:t>Information and Communications Technology</w:t>
      </w:r>
    </w:p>
    <w:p w14:paraId="738733F0"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IMEI</w:t>
      </w:r>
      <w:r w:rsidRPr="00051CF1">
        <w:rPr>
          <w:rFonts w:eastAsia="Times New Roman"/>
          <w:lang w:eastAsia="zh-CN" w:bidi="hi-IN"/>
        </w:rPr>
        <w:tab/>
      </w:r>
      <w:r w:rsidRPr="00051CF1">
        <w:rPr>
          <w:rFonts w:eastAsia="Times New Roman"/>
          <w:lang w:eastAsia="zh-CN" w:bidi="hi-IN"/>
        </w:rPr>
        <w:tab/>
        <w:t>International Mobile Equipment Identity</w:t>
      </w:r>
    </w:p>
    <w:p w14:paraId="24E06CEF"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ITU</w:t>
      </w:r>
      <w:r w:rsidRPr="00051CF1">
        <w:rPr>
          <w:rFonts w:eastAsia="Times New Roman"/>
          <w:lang w:eastAsia="zh-CN" w:bidi="hi-IN"/>
        </w:rPr>
        <w:tab/>
      </w:r>
      <w:r w:rsidRPr="00051CF1">
        <w:rPr>
          <w:rFonts w:eastAsia="Times New Roman"/>
          <w:lang w:eastAsia="zh-CN" w:bidi="hi-IN"/>
        </w:rPr>
        <w:tab/>
        <w:t>International Telecommunication Union</w:t>
      </w:r>
    </w:p>
    <w:p w14:paraId="50BFD248" w14:textId="77777777" w:rsidR="009A5CA6" w:rsidRDefault="009A5CA6" w:rsidP="009A5CA6">
      <w:pPr>
        <w:suppressAutoHyphens/>
        <w:rPr>
          <w:rFonts w:eastAsia="Times New Roman"/>
          <w:lang w:eastAsia="zh-CN" w:bidi="hi-IN"/>
        </w:rPr>
      </w:pPr>
      <w:r w:rsidRPr="00051CF1">
        <w:rPr>
          <w:rFonts w:eastAsia="Times New Roman"/>
          <w:lang w:eastAsia="zh-CN" w:bidi="hi-IN"/>
        </w:rPr>
        <w:t>LEA</w:t>
      </w:r>
      <w:r w:rsidRPr="00051CF1">
        <w:rPr>
          <w:rFonts w:eastAsia="Times New Roman"/>
          <w:lang w:eastAsia="zh-CN" w:bidi="hi-IN"/>
        </w:rPr>
        <w:tab/>
      </w:r>
      <w:r w:rsidRPr="00051CF1">
        <w:rPr>
          <w:rFonts w:eastAsia="Times New Roman"/>
          <w:lang w:eastAsia="zh-CN" w:bidi="hi-IN"/>
        </w:rPr>
        <w:tab/>
        <w:t>Law Enforcement Agency</w:t>
      </w:r>
    </w:p>
    <w:p w14:paraId="69F2FC9B" w14:textId="77777777" w:rsidR="009A5CA6" w:rsidRPr="006A0F06" w:rsidRDefault="009A5CA6" w:rsidP="009A5CA6">
      <w:pPr>
        <w:jc w:val="both"/>
      </w:pPr>
      <w:r>
        <w:t xml:space="preserve">MFA </w:t>
      </w:r>
      <w:r>
        <w:tab/>
      </w:r>
      <w:r>
        <w:tab/>
        <w:t xml:space="preserve">Multi-Factor Authentication </w:t>
      </w:r>
    </w:p>
    <w:p w14:paraId="29D1A817"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MNO</w:t>
      </w:r>
      <w:r w:rsidRPr="00051CF1">
        <w:rPr>
          <w:rFonts w:eastAsia="Times New Roman"/>
          <w:lang w:eastAsia="zh-CN" w:bidi="hi-IN"/>
        </w:rPr>
        <w:tab/>
      </w:r>
      <w:r w:rsidRPr="00051CF1">
        <w:rPr>
          <w:rFonts w:eastAsia="Times New Roman"/>
          <w:lang w:eastAsia="zh-CN" w:bidi="hi-IN"/>
        </w:rPr>
        <w:tab/>
        <w:t>Mobile Network Operator</w:t>
      </w:r>
    </w:p>
    <w:p w14:paraId="6B2A55C4"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MSISDN</w:t>
      </w:r>
      <w:r w:rsidRPr="00051CF1">
        <w:rPr>
          <w:rFonts w:eastAsia="Times New Roman"/>
          <w:lang w:eastAsia="zh-CN" w:bidi="hi-IN"/>
        </w:rPr>
        <w:tab/>
        <w:t>Mobile Station Integrated Services Digital Network</w:t>
      </w:r>
    </w:p>
    <w:p w14:paraId="5229311F"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NIR</w:t>
      </w:r>
      <w:r w:rsidRPr="00051CF1">
        <w:rPr>
          <w:rFonts w:eastAsia="Times New Roman"/>
          <w:lang w:eastAsia="zh-CN" w:bidi="hi-IN"/>
        </w:rPr>
        <w:tab/>
      </w:r>
      <w:r w:rsidRPr="00051CF1">
        <w:rPr>
          <w:rFonts w:eastAsia="Times New Roman"/>
          <w:lang w:eastAsia="zh-CN" w:bidi="hi-IN"/>
        </w:rPr>
        <w:tab/>
        <w:t>National IMEI Registry</w:t>
      </w:r>
    </w:p>
    <w:p w14:paraId="114E41EA"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ODM</w:t>
      </w:r>
      <w:r w:rsidRPr="00051CF1">
        <w:rPr>
          <w:rFonts w:eastAsia="Times New Roman"/>
          <w:lang w:eastAsia="zh-CN" w:bidi="hi-IN"/>
        </w:rPr>
        <w:tab/>
      </w:r>
      <w:r w:rsidRPr="00051CF1">
        <w:rPr>
          <w:rFonts w:eastAsia="Times New Roman"/>
          <w:lang w:eastAsia="zh-CN" w:bidi="hi-IN"/>
        </w:rPr>
        <w:tab/>
        <w:t>Original Design Manufacturer</w:t>
      </w:r>
    </w:p>
    <w:p w14:paraId="024364B6" w14:textId="77777777" w:rsidR="009A5CA6" w:rsidRDefault="009A5CA6" w:rsidP="009A5CA6">
      <w:pPr>
        <w:suppressAutoHyphens/>
        <w:rPr>
          <w:rFonts w:eastAsia="Times New Roman"/>
          <w:lang w:eastAsia="zh-CN" w:bidi="hi-IN"/>
        </w:rPr>
      </w:pPr>
      <w:r w:rsidRPr="00051CF1">
        <w:rPr>
          <w:rFonts w:eastAsia="Times New Roman"/>
          <w:lang w:eastAsia="zh-CN" w:bidi="hi-IN"/>
        </w:rPr>
        <w:t>OEM</w:t>
      </w:r>
      <w:r w:rsidRPr="00051CF1">
        <w:rPr>
          <w:rFonts w:eastAsia="Times New Roman"/>
          <w:lang w:eastAsia="zh-CN" w:bidi="hi-IN"/>
        </w:rPr>
        <w:tab/>
      </w:r>
      <w:r w:rsidRPr="00051CF1">
        <w:rPr>
          <w:rFonts w:eastAsia="Times New Roman"/>
          <w:lang w:eastAsia="zh-CN" w:bidi="hi-IN"/>
        </w:rPr>
        <w:tab/>
        <w:t>Original Equipment Manufacturers</w:t>
      </w:r>
    </w:p>
    <w:p w14:paraId="6E7B3E28" w14:textId="77777777" w:rsidR="009A5CA6" w:rsidRDefault="009A5CA6" w:rsidP="009A5CA6">
      <w:pPr>
        <w:jc w:val="both"/>
      </w:pPr>
      <w:r>
        <w:t xml:space="preserve">PII </w:t>
      </w:r>
      <w:r>
        <w:tab/>
      </w:r>
      <w:r>
        <w:tab/>
        <w:t xml:space="preserve">Personally Identifiable Information </w:t>
      </w:r>
    </w:p>
    <w:p w14:paraId="090C6C8A" w14:textId="77777777" w:rsidR="009A5CA6" w:rsidRPr="00051CF1" w:rsidRDefault="009A5CA6" w:rsidP="009A5CA6">
      <w:pPr>
        <w:suppressAutoHyphens/>
        <w:rPr>
          <w:rFonts w:eastAsia="Times New Roman"/>
          <w:lang w:eastAsia="zh-CN" w:bidi="hi-IN"/>
        </w:rPr>
      </w:pPr>
      <w:r>
        <w:t>RBAC</w:t>
      </w:r>
      <w:r>
        <w:tab/>
      </w:r>
      <w:r>
        <w:tab/>
        <w:t xml:space="preserve">Role-Based Access Control </w:t>
      </w:r>
    </w:p>
    <w:p w14:paraId="3CAC92D2"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REST</w:t>
      </w:r>
      <w:r w:rsidRPr="00051CF1">
        <w:rPr>
          <w:rFonts w:eastAsia="Times New Roman"/>
          <w:lang w:eastAsia="zh-CN" w:bidi="hi-IN"/>
        </w:rPr>
        <w:tab/>
      </w:r>
      <w:r w:rsidRPr="00051CF1">
        <w:rPr>
          <w:rFonts w:eastAsia="Times New Roman"/>
          <w:lang w:eastAsia="zh-CN" w:bidi="hi-IN"/>
        </w:rPr>
        <w:tab/>
        <w:t>Representational State Transfer</w:t>
      </w:r>
    </w:p>
    <w:p w14:paraId="43894DF7" w14:textId="77777777" w:rsidR="009A5CA6" w:rsidRPr="00051CF1" w:rsidRDefault="009A5CA6" w:rsidP="009A5CA6">
      <w:pPr>
        <w:suppressAutoHyphens/>
        <w:rPr>
          <w:rFonts w:eastAsia="Times New Roman"/>
          <w:lang w:eastAsia="zh-CN" w:bidi="hi-IN"/>
        </w:rPr>
      </w:pPr>
      <w:r w:rsidRPr="00051CF1">
        <w:rPr>
          <w:rFonts w:eastAsia="Times New Roman"/>
          <w:lang w:eastAsia="zh-CN" w:bidi="hi-IN"/>
        </w:rPr>
        <w:t>RIR</w:t>
      </w:r>
      <w:r w:rsidRPr="00051CF1">
        <w:rPr>
          <w:rFonts w:eastAsia="Times New Roman"/>
          <w:lang w:eastAsia="zh-CN" w:bidi="hi-IN"/>
        </w:rPr>
        <w:tab/>
      </w:r>
      <w:r w:rsidRPr="00051CF1">
        <w:rPr>
          <w:rFonts w:eastAsia="Times New Roman"/>
          <w:lang w:eastAsia="zh-CN" w:bidi="hi-IN"/>
        </w:rPr>
        <w:tab/>
        <w:t>Regional IMEI Registry</w:t>
      </w:r>
    </w:p>
    <w:p w14:paraId="0580E81B" w14:textId="77777777" w:rsidR="009A5CA6" w:rsidRDefault="009A5CA6" w:rsidP="009A5CA6">
      <w:pPr>
        <w:suppressAutoHyphens/>
        <w:rPr>
          <w:rFonts w:eastAsia="Times New Roman"/>
          <w:lang w:eastAsia="zh-CN" w:bidi="hi-IN"/>
        </w:rPr>
      </w:pPr>
      <w:r w:rsidRPr="00051CF1">
        <w:rPr>
          <w:rFonts w:eastAsia="Times New Roman"/>
          <w:lang w:eastAsia="zh-CN" w:bidi="hi-IN"/>
        </w:rPr>
        <w:t>TAC</w:t>
      </w:r>
      <w:r w:rsidRPr="00051CF1">
        <w:rPr>
          <w:rFonts w:eastAsia="Times New Roman"/>
          <w:lang w:eastAsia="zh-CN" w:bidi="hi-IN"/>
        </w:rPr>
        <w:tab/>
      </w:r>
      <w:r w:rsidRPr="00051CF1">
        <w:rPr>
          <w:rFonts w:eastAsia="Times New Roman"/>
          <w:lang w:eastAsia="zh-CN" w:bidi="hi-IN"/>
        </w:rPr>
        <w:tab/>
        <w:t>Type Allocation Code</w:t>
      </w:r>
    </w:p>
    <w:p w14:paraId="3D551273" w14:textId="77777777" w:rsidR="009A5CA6" w:rsidRPr="00051CF1" w:rsidRDefault="009A5CA6" w:rsidP="009A5CA6">
      <w:pPr>
        <w:suppressAutoHyphens/>
        <w:rPr>
          <w:rFonts w:eastAsia="Times New Roman"/>
          <w:lang w:eastAsia="zh-CN" w:bidi="hi-IN"/>
        </w:rPr>
      </w:pPr>
    </w:p>
    <w:p w14:paraId="03B199ED"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18" w:name="_Toc131148633"/>
      <w:bookmarkStart w:id="19" w:name="_Toc165888093"/>
      <w:r w:rsidRPr="00051CF1">
        <w:rPr>
          <w:rFonts w:eastAsia="Times New Roman"/>
          <w:b/>
          <w:lang w:eastAsia="zh-CN" w:bidi="hi-IN"/>
        </w:rPr>
        <w:t>5</w:t>
      </w:r>
      <w:r w:rsidRPr="00051CF1">
        <w:rPr>
          <w:rFonts w:eastAsia="Times New Roman"/>
          <w:b/>
          <w:lang w:eastAsia="zh-CN" w:bidi="hi-IN"/>
        </w:rPr>
        <w:tab/>
        <w:t>Conventions</w:t>
      </w:r>
      <w:bookmarkEnd w:id="18"/>
      <w:bookmarkEnd w:id="19"/>
    </w:p>
    <w:p w14:paraId="4F6ACBE6" w14:textId="77777777" w:rsidR="009A5CA6" w:rsidRPr="00051CF1" w:rsidRDefault="009A5CA6" w:rsidP="009A5CA6">
      <w:pPr>
        <w:suppressAutoHyphens/>
        <w:jc w:val="both"/>
        <w:rPr>
          <w:rFonts w:eastAsia="Times New Roman"/>
          <w:lang w:eastAsia="zh-CN" w:bidi="hi-IN"/>
        </w:rPr>
      </w:pPr>
      <w:r w:rsidRPr="00051CF1">
        <w:rPr>
          <w:rFonts w:eastAsia="Times New Roman"/>
          <w:lang w:eastAsia="zh-CN" w:bidi="hi-IN"/>
        </w:rPr>
        <w:t xml:space="preserve">This Recommendation applies the following verbal forms for the expression of provisions: </w:t>
      </w:r>
    </w:p>
    <w:p w14:paraId="4F1D163D" w14:textId="77777777" w:rsidR="009A5CA6" w:rsidRPr="00051CF1" w:rsidRDefault="009A5CA6" w:rsidP="009A5CA6">
      <w:pPr>
        <w:tabs>
          <w:tab w:val="left" w:pos="794"/>
          <w:tab w:val="left" w:pos="1191"/>
          <w:tab w:val="left" w:pos="1588"/>
          <w:tab w:val="left" w:pos="1985"/>
        </w:tabs>
        <w:suppressAutoHyphens/>
        <w:ind w:left="794" w:hanging="794"/>
        <w:jc w:val="both"/>
        <w:rPr>
          <w:rFonts w:eastAsia="Times New Roman"/>
          <w:color w:val="000000"/>
          <w:lang w:eastAsia="zh-CN" w:bidi="hi-IN"/>
        </w:rPr>
      </w:pPr>
      <w:r w:rsidRPr="00051CF1">
        <w:rPr>
          <w:rFonts w:eastAsia="Times New Roman"/>
          <w:color w:val="000000"/>
          <w:lang w:eastAsia="zh-CN" w:bidi="hi-IN"/>
        </w:rPr>
        <w:t>a)</w:t>
      </w:r>
      <w:r w:rsidRPr="00051CF1">
        <w:rPr>
          <w:rFonts w:eastAsia="Times New Roman"/>
          <w:color w:val="000000"/>
          <w:lang w:eastAsia="zh-CN" w:bidi="hi-IN"/>
        </w:rPr>
        <w:tab/>
        <w:t xml:space="preserve">The keyword "is required to" indicate a requirement which must be strictly followed and from which no deviation is permitted, if conformance to this Recommendation is to be claimed. </w:t>
      </w:r>
    </w:p>
    <w:p w14:paraId="29EAFA47" w14:textId="77777777" w:rsidR="009A5CA6" w:rsidRPr="00051CF1" w:rsidRDefault="009A5CA6" w:rsidP="009A5CA6">
      <w:pPr>
        <w:tabs>
          <w:tab w:val="left" w:pos="794"/>
          <w:tab w:val="left" w:pos="1191"/>
          <w:tab w:val="left" w:pos="1588"/>
          <w:tab w:val="left" w:pos="1985"/>
        </w:tabs>
        <w:suppressAutoHyphens/>
        <w:ind w:left="794" w:hanging="794"/>
        <w:jc w:val="both"/>
        <w:rPr>
          <w:rFonts w:eastAsia="Times New Roman"/>
          <w:color w:val="000000"/>
          <w:lang w:eastAsia="zh-CN" w:bidi="hi-IN"/>
        </w:rPr>
      </w:pPr>
      <w:r w:rsidRPr="00051CF1">
        <w:rPr>
          <w:rFonts w:eastAsia="Times New Roman"/>
          <w:color w:val="000000"/>
          <w:lang w:eastAsia="zh-CN" w:bidi="hi-IN"/>
        </w:rPr>
        <w:t>b)</w:t>
      </w:r>
      <w:r w:rsidRPr="00051CF1">
        <w:rPr>
          <w:rFonts w:eastAsia="Times New Roman"/>
          <w:color w:val="000000"/>
          <w:lang w:eastAsia="zh-CN" w:bidi="hi-IN"/>
        </w:rPr>
        <w:tab/>
        <w:t>The keyword "should" indicate a requirement which is recommended but which is not absolutely required. Thus, this requirement need not be present to claim conformance.</w:t>
      </w:r>
    </w:p>
    <w:p w14:paraId="369040A6" w14:textId="77777777" w:rsidR="009A5CA6" w:rsidRDefault="009A5CA6" w:rsidP="009A5CA6">
      <w:pPr>
        <w:tabs>
          <w:tab w:val="left" w:pos="794"/>
          <w:tab w:val="left" w:pos="1191"/>
          <w:tab w:val="left" w:pos="1588"/>
          <w:tab w:val="left" w:pos="1985"/>
        </w:tabs>
        <w:suppressAutoHyphens/>
        <w:ind w:left="794" w:hanging="794"/>
        <w:jc w:val="both"/>
        <w:rPr>
          <w:rFonts w:eastAsia="Times New Roman"/>
          <w:color w:val="000000"/>
          <w:lang w:eastAsia="zh-CN" w:bidi="hi-IN"/>
        </w:rPr>
      </w:pPr>
      <w:r w:rsidRPr="00051CF1">
        <w:rPr>
          <w:rFonts w:eastAsia="Times New Roman"/>
          <w:color w:val="000000"/>
          <w:lang w:eastAsia="zh-CN" w:bidi="hi-IN"/>
        </w:rPr>
        <w:t>c)</w:t>
      </w:r>
      <w:r w:rsidRPr="00051CF1">
        <w:rPr>
          <w:rFonts w:eastAsia="Times New Roman"/>
          <w:color w:val="000000"/>
          <w:lang w:eastAsia="zh-CN" w:bidi="hi-IN"/>
        </w:rPr>
        <w:tab/>
        <w:t>The keyword "may"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this Recommendation.</w:t>
      </w:r>
    </w:p>
    <w:p w14:paraId="570CE563" w14:textId="77777777" w:rsidR="009A5CA6" w:rsidRPr="00051CF1" w:rsidRDefault="009A5CA6" w:rsidP="009A5CA6">
      <w:pPr>
        <w:tabs>
          <w:tab w:val="left" w:pos="794"/>
          <w:tab w:val="left" w:pos="1191"/>
          <w:tab w:val="left" w:pos="1588"/>
          <w:tab w:val="left" w:pos="1985"/>
        </w:tabs>
        <w:suppressAutoHyphens/>
        <w:ind w:left="794" w:hanging="794"/>
        <w:jc w:val="both"/>
        <w:rPr>
          <w:rFonts w:eastAsia="Times New Roman"/>
          <w:color w:val="000000"/>
          <w:lang w:eastAsia="zh-CN" w:bidi="hi-IN"/>
        </w:rPr>
      </w:pPr>
    </w:p>
    <w:p w14:paraId="24C8F2F0"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20" w:name="_Toc131148634"/>
      <w:bookmarkStart w:id="21" w:name="_Toc165888094"/>
      <w:r w:rsidRPr="00051CF1">
        <w:rPr>
          <w:rFonts w:eastAsia="Times New Roman"/>
          <w:b/>
          <w:lang w:eastAsia="zh-CN" w:bidi="hi-IN"/>
        </w:rPr>
        <w:t>6</w:t>
      </w:r>
      <w:r w:rsidRPr="00051CF1">
        <w:rPr>
          <w:rFonts w:eastAsia="Times New Roman"/>
          <w:b/>
          <w:lang w:eastAsia="zh-CN" w:bidi="hi-IN"/>
        </w:rPr>
        <w:tab/>
        <w:t>General aspects</w:t>
      </w:r>
      <w:bookmarkEnd w:id="20"/>
      <w:bookmarkEnd w:id="21"/>
    </w:p>
    <w:p w14:paraId="4C1CB136"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jc w:val="both"/>
        <w:rPr>
          <w:rFonts w:eastAsia="Times New Roman"/>
          <w:color w:val="000000"/>
          <w:lang w:eastAsia="zh-CN" w:bidi="hi-IN"/>
        </w:rPr>
      </w:pPr>
      <w:bookmarkStart w:id="22" w:name="_44sinio"/>
      <w:bookmarkEnd w:id="22"/>
      <w:r w:rsidRPr="00051CF1">
        <w:rPr>
          <w:rFonts w:eastAsia="Times New Roman"/>
          <w:color w:val="000000"/>
          <w:lang w:eastAsia="zh-CN" w:bidi="hi-IN"/>
        </w:rPr>
        <w:t xml:space="preserve">When an IMEI is reprogrammed, the new IMEI could be arbitrary, incorrect, non-genuine, duplicate, recently used, or even legitimated but not manufactured by the original equipment manufacturer (OEM). Mobile network operator equipment identity register (MNO EIR) and central equipment identity register (CEIR) can detect fake or invalid IMEIs by comparing their format with the TAC </w:t>
      </w:r>
      <w:r w:rsidRPr="00051CF1">
        <w:rPr>
          <w:rFonts w:eastAsia="Times New Roman"/>
          <w:color w:val="000000"/>
          <w:lang w:eastAsia="zh-CN" w:bidi="hi-IN"/>
        </w:rPr>
        <w:lastRenderedPageBreak/>
        <w:t>issued by GSMA. However, only the IMEI registry can identify IMEIs that were not manufactured by OEMs or manufacturers.</w:t>
      </w:r>
    </w:p>
    <w:p w14:paraId="03C73E29" w14:textId="77777777" w:rsidR="009A5CA6"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jc w:val="both"/>
        <w:rPr>
          <w:rFonts w:eastAsia="Times New Roman"/>
          <w:color w:val="000000"/>
          <w:lang w:eastAsia="zh-CN" w:bidi="hi-IN"/>
        </w:rPr>
      </w:pPr>
      <w:r w:rsidRPr="00051CF1">
        <w:rPr>
          <w:rFonts w:eastAsia="Times New Roman"/>
          <w:color w:val="000000"/>
          <w:lang w:eastAsia="zh-CN" w:bidi="hi-IN"/>
        </w:rPr>
        <w:t>The IMEI registry contains a list of IMEIs that are authorized for retail sale or export and manufactured by mobile device manufacturers. However, the problem still exists when mobile devices are imported from other countries. To solve this problem, a Global IMEI Registry is needed, where participating countries can exchange their IMEIs, which can be used by all countries to identify counterfeited mobile devices. One potential solution could be a device lifecycle management system that uses these unique identifiers to track ICT devices from the beginning of the manufacturing process (including component origin, shipping, and retail outlet) to when they are delivered to the end consumer. The Global IMEI Registry is needed to address this issue and it has the potential to prevent the problems due to IMEI cloning and duplication that arise from re-programming of IMEIs.</w:t>
      </w:r>
    </w:p>
    <w:p w14:paraId="0DA860B2" w14:textId="77777777" w:rsidR="009A5CA6" w:rsidRPr="00051CF1" w:rsidRDefault="009A5CA6" w:rsidP="009A5CA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jc w:val="both"/>
        <w:rPr>
          <w:rFonts w:eastAsia="Times New Roman"/>
          <w:color w:val="000000"/>
          <w:lang w:eastAsia="zh-CN" w:bidi="hi-IN"/>
        </w:rPr>
      </w:pPr>
    </w:p>
    <w:p w14:paraId="0F92502E"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23" w:name="_Toc131148635"/>
      <w:bookmarkStart w:id="24" w:name="_Toc165888095"/>
      <w:r w:rsidRPr="00051CF1">
        <w:rPr>
          <w:rFonts w:eastAsia="Times New Roman"/>
          <w:b/>
          <w:lang w:eastAsia="zh-CN" w:bidi="hi-IN"/>
        </w:rPr>
        <w:t>7</w:t>
      </w:r>
      <w:r w:rsidRPr="00051CF1">
        <w:rPr>
          <w:rFonts w:eastAsia="Times New Roman"/>
          <w:b/>
          <w:lang w:eastAsia="zh-CN" w:bidi="hi-IN"/>
        </w:rPr>
        <w:tab/>
        <w:t>Description of the System</w:t>
      </w:r>
      <w:bookmarkEnd w:id="23"/>
      <w:bookmarkEnd w:id="24"/>
    </w:p>
    <w:p w14:paraId="7B1A9B12" w14:textId="77777777" w:rsidR="009A5CA6" w:rsidRDefault="009A5CA6" w:rsidP="009A5CA6">
      <w:pPr>
        <w:suppressAutoHyphens/>
        <w:jc w:val="both"/>
        <w:rPr>
          <w:rFonts w:eastAsia="Times New Roman"/>
          <w:lang w:eastAsia="zh-CN" w:bidi="hi-IN"/>
        </w:rPr>
      </w:pPr>
      <w:r w:rsidRPr="00051CF1">
        <w:rPr>
          <w:rFonts w:eastAsia="Times New Roman"/>
          <w:lang w:eastAsia="zh-CN" w:bidi="hi-IN"/>
        </w:rPr>
        <w:t>Global IMEI Registry is a system to store and manage all the legitimate IMEIs manufactured by the mobile device manufacturers/OEMs/ODMs. Mobile devices available in GIR may be in-use by subscribers or kept in the stores for sale. It will verify as there are different mobile manufacturers in different countries, manufactured IMEIs to be collected from the local manufacturers of the country to prepare National IMEI Registry (NIR) – which needs to be shared with GIR to maintain IMEI data globally. GIR data could be used by any nation to check/validate the IMEI. As the mobile manufactured in one country could be exported to another country for sale and even mobile sold in one country could be used in another country. GIR data will be very useful for IMEI verification in those cases. GIR data can be utilized by the Government agencies, national telecom authority/ regulator, and law enforcement agencies. GIR data could be useful for the general public that can be accessible through mobile apps, web portals etc with required limited access.</w:t>
      </w:r>
    </w:p>
    <w:p w14:paraId="46BC01BE" w14:textId="77777777" w:rsidR="009A5CA6" w:rsidRDefault="009A5CA6" w:rsidP="009A5CA6">
      <w:pPr>
        <w:jc w:val="both"/>
      </w:pPr>
      <w:r>
        <w:t>When a manufacturer submits an IMEI number to the GIR for registration, the IMEI undergoes thorough validation procedures to ensure its uniqueness and integrity within the database. These validation procedures involve cross-referencing the submitted IMEI against existing entries in the registry to detect any potential duplicates or inconsistencies.</w:t>
      </w:r>
    </w:p>
    <w:p w14:paraId="359BA7C5" w14:textId="77777777" w:rsidR="009A5CA6" w:rsidRDefault="009A5CA6" w:rsidP="009A5CA6">
      <w:pPr>
        <w:suppressAutoHyphens/>
        <w:jc w:val="both"/>
        <w:rPr>
          <w:rFonts w:eastAsia="Times New Roman"/>
          <w:lang w:eastAsia="zh-CN" w:bidi="hi-IN"/>
        </w:rPr>
      </w:pPr>
      <w:r>
        <w:t>If the submitted IMEI number is found to be identical to an existing entry in the registry, indicating a duplicate or conflicting record, the validation system will promptly identify it as such. In such cases, the duplicate IMEI will be flagged for rejection by the system to prevent its inclusion in the database. This rejection mechanism serves to maintain the accuracy and reliability of the registry by ensuring that each IMEI entry is unique and corresponds to a distinct mobile device.</w:t>
      </w:r>
    </w:p>
    <w:p w14:paraId="2F8010ED" w14:textId="77777777" w:rsidR="009A5CA6" w:rsidRPr="00051CF1" w:rsidRDefault="009A5CA6" w:rsidP="009A5CA6">
      <w:pPr>
        <w:suppressAutoHyphens/>
        <w:jc w:val="both"/>
        <w:rPr>
          <w:rFonts w:eastAsia="Times New Roman"/>
          <w:b/>
          <w:lang w:eastAsia="zh-CN" w:bidi="hi-IN"/>
        </w:rPr>
      </w:pPr>
    </w:p>
    <w:p w14:paraId="5F161E33"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25" w:name="_Toc165888096"/>
      <w:bookmarkStart w:id="26" w:name="_Toc131148636"/>
      <w:r w:rsidRPr="00051CF1">
        <w:rPr>
          <w:rFonts w:eastAsia="Times New Roman"/>
          <w:b/>
          <w:lang w:eastAsia="zh-CN" w:bidi="hi-IN"/>
        </w:rPr>
        <w:t xml:space="preserve">8. </w:t>
      </w:r>
      <w:r w:rsidRPr="00051CF1">
        <w:rPr>
          <w:rFonts w:eastAsia="Times New Roman"/>
          <w:b/>
          <w:lang w:eastAsia="zh-CN" w:bidi="hi-IN"/>
        </w:rPr>
        <w:tab/>
      </w:r>
      <w:r w:rsidRPr="00817C1D">
        <w:rPr>
          <w:rFonts w:eastAsia="Times New Roman"/>
          <w:b/>
          <w:lang w:eastAsia="zh-CN" w:bidi="hi-IN"/>
        </w:rPr>
        <w:t>Architectural Framework for IMEI Registry</w:t>
      </w:r>
      <w:bookmarkEnd w:id="25"/>
      <w:bookmarkEnd w:id="26"/>
    </w:p>
    <w:p w14:paraId="6E917D04" w14:textId="77777777" w:rsidR="009A5CA6" w:rsidRPr="006A0F06" w:rsidRDefault="009A5CA6" w:rsidP="009A5CA6">
      <w:pPr>
        <w:suppressAutoHyphens/>
        <w:jc w:val="both"/>
        <w:rPr>
          <w:rFonts w:eastAsia="Times New Roman"/>
          <w:lang w:eastAsia="zh-CN" w:bidi="hi-IN"/>
        </w:rPr>
      </w:pPr>
      <w:r w:rsidRPr="006A0F06">
        <w:rPr>
          <w:rFonts w:eastAsia="Times New Roman"/>
          <w:lang w:eastAsia="zh-CN" w:bidi="hi-IN"/>
        </w:rPr>
        <w:t xml:space="preserve">An IMEI registry serves as a crucial tool in the telecommunications industry, playing a vital role in combating unauthorized </w:t>
      </w:r>
      <w:r>
        <w:rPr>
          <w:rFonts w:eastAsia="Times New Roman"/>
          <w:lang w:eastAsia="zh-CN" w:bidi="hi-IN"/>
        </w:rPr>
        <w:t xml:space="preserve">mobile </w:t>
      </w:r>
      <w:r w:rsidRPr="006A0F06">
        <w:rPr>
          <w:rFonts w:eastAsia="Times New Roman"/>
          <w:lang w:eastAsia="zh-CN" w:bidi="hi-IN"/>
        </w:rPr>
        <w:t>device usage</w:t>
      </w:r>
      <w:r>
        <w:rPr>
          <w:rFonts w:eastAsia="Times New Roman"/>
          <w:lang w:eastAsia="zh-CN" w:bidi="hi-IN"/>
        </w:rPr>
        <w:t xml:space="preserve"> </w:t>
      </w:r>
      <w:r w:rsidRPr="006A0F06">
        <w:rPr>
          <w:rFonts w:eastAsia="Times New Roman"/>
          <w:lang w:eastAsia="zh-CN" w:bidi="hi-IN"/>
        </w:rPr>
        <w:t xml:space="preserve">and deter criminals from engaging in phone-related crimes. Additionally, IMEI registries enhance consumer protection by enabling individuals to verify the authenticity of mobile devices before purchase, thus reducing the risk of unwittingly acquiring stolen or counterfeit phones. </w:t>
      </w:r>
    </w:p>
    <w:p w14:paraId="5E75F145" w14:textId="77777777" w:rsidR="009A5CA6" w:rsidRDefault="009A5CA6" w:rsidP="009A5CA6">
      <w:pPr>
        <w:suppressAutoHyphens/>
        <w:jc w:val="both"/>
        <w:rPr>
          <w:rFonts w:eastAsia="Times New Roman"/>
          <w:color w:val="000000"/>
          <w:lang w:eastAsia="zh-CN" w:bidi="hi-IN"/>
        </w:rPr>
      </w:pPr>
      <w:r w:rsidRPr="006A0F06">
        <w:rPr>
          <w:rFonts w:eastAsia="Times New Roman"/>
          <w:lang w:eastAsia="zh-CN" w:bidi="hi-IN"/>
        </w:rPr>
        <w:t>The concept of IMEI registries can be divided into National IMEI Registries (NIRs)</w:t>
      </w:r>
      <w:r>
        <w:rPr>
          <w:rFonts w:eastAsia="Times New Roman"/>
          <w:lang w:eastAsia="zh-CN" w:bidi="hi-IN"/>
        </w:rPr>
        <w:t>, Regional IMEI Registry (RIRs)</w:t>
      </w:r>
      <w:r w:rsidRPr="006A0F06">
        <w:rPr>
          <w:rFonts w:eastAsia="Times New Roman"/>
          <w:lang w:eastAsia="zh-CN" w:bidi="hi-IN"/>
        </w:rPr>
        <w:t xml:space="preserve"> and a Global IMEI Registry (GIR) to highlight their respective roles at the national</w:t>
      </w:r>
      <w:r>
        <w:rPr>
          <w:rFonts w:eastAsia="Times New Roman"/>
          <w:lang w:eastAsia="zh-CN" w:bidi="hi-IN"/>
        </w:rPr>
        <w:t>, regional</w:t>
      </w:r>
      <w:r w:rsidRPr="006A0F06">
        <w:rPr>
          <w:rFonts w:eastAsia="Times New Roman"/>
          <w:lang w:eastAsia="zh-CN" w:bidi="hi-IN"/>
        </w:rPr>
        <w:t xml:space="preserve"> and international levels.</w:t>
      </w:r>
      <w:r w:rsidRPr="00817C1D">
        <w:rPr>
          <w:rFonts w:eastAsia="Times New Roman"/>
          <w:color w:val="000000"/>
          <w:lang w:eastAsia="zh-CN" w:bidi="hi-IN"/>
        </w:rPr>
        <w:t xml:space="preserve"> </w:t>
      </w:r>
    </w:p>
    <w:p w14:paraId="6DB5D6C7" w14:textId="77777777" w:rsidR="009A5CA6" w:rsidRDefault="009A5CA6" w:rsidP="009A5CA6">
      <w:pPr>
        <w:suppressAutoHyphens/>
        <w:jc w:val="both"/>
        <w:rPr>
          <w:rFonts w:eastAsia="Times New Roman"/>
          <w:color w:val="000000"/>
          <w:lang w:eastAsia="zh-CN" w:bidi="hi-IN"/>
        </w:rPr>
      </w:pPr>
    </w:p>
    <w:p w14:paraId="73FD9404" w14:textId="77777777" w:rsidR="009A5CA6" w:rsidRPr="008D1991" w:rsidRDefault="009A5CA6" w:rsidP="009A5CA6">
      <w:pPr>
        <w:pStyle w:val="Heading2"/>
        <w:numPr>
          <w:ilvl w:val="0"/>
          <w:numId w:val="0"/>
        </w:numPr>
        <w:ind w:left="576" w:hanging="576"/>
      </w:pPr>
      <w:bookmarkStart w:id="27" w:name="_Toc165888097"/>
      <w:r w:rsidRPr="008D1991">
        <w:lastRenderedPageBreak/>
        <w:t>8.1 Functional Architecture for NIR</w:t>
      </w:r>
      <w:bookmarkEnd w:id="27"/>
    </w:p>
    <w:p w14:paraId="3743B343" w14:textId="46670E7B" w:rsidR="009A5CA6" w:rsidRPr="009A5CA6" w:rsidRDefault="009A5CA6" w:rsidP="009A5CA6">
      <w:pPr>
        <w:jc w:val="both"/>
      </w:pPr>
      <w:r w:rsidRPr="008D1991">
        <w:t xml:space="preserve">The </w:t>
      </w:r>
      <w:r>
        <w:t>NIR</w:t>
      </w:r>
      <w:r w:rsidRPr="008D1991">
        <w:t xml:space="preserve"> plays a vital role in safeguarding mobile phone users</w:t>
      </w:r>
      <w:r>
        <w:t xml:space="preserve"> against counterfeited devices, reducing </w:t>
      </w:r>
      <w:r w:rsidRPr="008D1991">
        <w:t>related crimes, and promoting a secure telecommunications environment</w:t>
      </w:r>
      <w:r>
        <w:t xml:space="preserve"> within the nation/country boundary</w:t>
      </w:r>
      <w:r w:rsidRPr="008D1991">
        <w:t>. However, its success depends on robust regulatory frameworks, industry cooperation, and ongoing efforts to adapt to emerging threats and technologies.</w:t>
      </w:r>
      <w:r>
        <w:rPr>
          <w:color w:val="000000"/>
        </w:rPr>
        <w:t xml:space="preserve"> </w:t>
      </w:r>
      <w:r>
        <w:t>Figure 1 shows the abstract National IMEI Registry architecture.</w:t>
      </w:r>
    </w:p>
    <w:p w14:paraId="3B40F405" w14:textId="77777777" w:rsidR="009A5CA6" w:rsidRPr="00051CF1" w:rsidRDefault="009A5CA6" w:rsidP="009A5CA6">
      <w:pPr>
        <w:suppressAutoHyphens/>
        <w:jc w:val="center"/>
        <w:rPr>
          <w:rFonts w:eastAsia="Times New Roman"/>
          <w:lang w:eastAsia="zh-CN" w:bidi="hi-IN"/>
        </w:rPr>
      </w:pPr>
      <w:r>
        <w:rPr>
          <w:noProof/>
          <w:color w:val="000000"/>
          <w:lang w:val="en-US" w:eastAsia="en-US"/>
        </w:rPr>
        <w:drawing>
          <wp:inline distT="114300" distB="114300" distL="114300" distR="114300" wp14:anchorId="448D7F15" wp14:editId="1758D0AE">
            <wp:extent cx="5191125" cy="3752850"/>
            <wp:effectExtent l="0" t="0" r="9525" b="0"/>
            <wp:docPr id="5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3"/>
                    <a:srcRect b="10657"/>
                    <a:stretch/>
                  </pic:blipFill>
                  <pic:spPr bwMode="auto">
                    <a:xfrm>
                      <a:off x="0" y="0"/>
                      <a:ext cx="5191125" cy="3752850"/>
                    </a:xfrm>
                    <a:prstGeom prst="rect">
                      <a:avLst/>
                    </a:prstGeom>
                    <a:ln>
                      <a:noFill/>
                    </a:ln>
                    <a:extLst>
                      <a:ext uri="{53640926-AAD7-44D8-BBD7-CCE9431645EC}">
                        <a14:shadowObscured xmlns:a14="http://schemas.microsoft.com/office/drawing/2010/main"/>
                      </a:ext>
                    </a:extLst>
                  </pic:spPr>
                </pic:pic>
              </a:graphicData>
            </a:graphic>
          </wp:inline>
        </w:drawing>
      </w:r>
      <w:r w:rsidRPr="00051CF1" w:rsidDel="00FF4E34">
        <w:rPr>
          <w:rFonts w:eastAsia="Calibri"/>
          <w:noProof/>
          <w:lang w:val="en-US" w:eastAsia="en-US"/>
        </w:rPr>
        <w:t xml:space="preserve"> </w:t>
      </w:r>
    </w:p>
    <w:p w14:paraId="7B34F916" w14:textId="47C12EBE" w:rsidR="009A5CA6" w:rsidRDefault="009A5CA6" w:rsidP="009A5CA6">
      <w:pPr>
        <w:suppressAutoHyphens/>
        <w:jc w:val="center"/>
        <w:rPr>
          <w:rFonts w:eastAsia="Times New Roman"/>
          <w:color w:val="000000"/>
          <w:lang w:eastAsia="zh-CN" w:bidi="hi-IN"/>
        </w:rPr>
      </w:pPr>
      <w:r>
        <w:rPr>
          <w:b/>
        </w:rPr>
        <w:t>Figure 1: NIR Architecture</w:t>
      </w:r>
    </w:p>
    <w:p w14:paraId="3A44BB6D" w14:textId="77777777" w:rsidR="009A5CA6" w:rsidRDefault="009A5CA6" w:rsidP="009A5CA6">
      <w:pPr>
        <w:pStyle w:val="Heading2"/>
        <w:numPr>
          <w:ilvl w:val="0"/>
          <w:numId w:val="0"/>
        </w:numPr>
        <w:ind w:left="576" w:hanging="576"/>
        <w:jc w:val="both"/>
      </w:pPr>
      <w:bookmarkStart w:id="28" w:name="_Toc165888098"/>
      <w:r>
        <w:t>8.2 Functional Architecture for RIR</w:t>
      </w:r>
      <w:bookmarkEnd w:id="28"/>
    </w:p>
    <w:p w14:paraId="79D716F1" w14:textId="77777777" w:rsidR="009A5CA6" w:rsidRPr="00E50B50" w:rsidRDefault="009A5CA6" w:rsidP="009A5CA6">
      <w:pPr>
        <w:jc w:val="both"/>
      </w:pPr>
      <w:r>
        <w:t xml:space="preserve">The establishment of multiple National IMEI Registries (NIRs) within the same geographical region lays the groundwork for the formation of a Regional IMEI Registry (RIR). Connecting NIRs to create a RIR enhances the effectiveness of combating mobile device unauthorized usage, and illegal trafficking on a larger scale. Figure 2 depicts the abstract architecture of RIR. </w:t>
      </w:r>
    </w:p>
    <w:p w14:paraId="4B980D4B" w14:textId="77777777" w:rsidR="009A5CA6" w:rsidRDefault="009A5CA6" w:rsidP="009A5CA6">
      <w:pPr>
        <w:suppressAutoHyphens/>
        <w:jc w:val="center"/>
        <w:rPr>
          <w:rFonts w:eastAsia="Times New Roman"/>
          <w:color w:val="000000"/>
          <w:lang w:eastAsia="zh-CN" w:bidi="hi-IN"/>
        </w:rPr>
      </w:pPr>
      <w:r>
        <w:rPr>
          <w:noProof/>
          <w:lang w:val="en-US" w:eastAsia="en-US"/>
        </w:rPr>
        <w:drawing>
          <wp:inline distT="114300" distB="114300" distL="114300" distR="114300" wp14:anchorId="5CDD4DA8" wp14:editId="30F91B73">
            <wp:extent cx="4572000" cy="1914525"/>
            <wp:effectExtent l="0" t="0" r="0" b="9525"/>
            <wp:docPr id="5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4572000" cy="1914525"/>
                    </a:xfrm>
                    <a:prstGeom prst="rect">
                      <a:avLst/>
                    </a:prstGeom>
                    <a:ln/>
                  </pic:spPr>
                </pic:pic>
              </a:graphicData>
            </a:graphic>
          </wp:inline>
        </w:drawing>
      </w:r>
    </w:p>
    <w:p w14:paraId="2342C5E6" w14:textId="77777777" w:rsidR="009A5CA6" w:rsidRPr="006A0F06" w:rsidRDefault="009A5CA6" w:rsidP="009A5CA6">
      <w:pPr>
        <w:suppressAutoHyphens/>
        <w:jc w:val="center"/>
        <w:rPr>
          <w:rFonts w:eastAsia="Times New Roman"/>
          <w:b/>
          <w:szCs w:val="20"/>
          <w:lang w:eastAsia="en-US"/>
        </w:rPr>
      </w:pPr>
      <w:r w:rsidRPr="006A0F06">
        <w:rPr>
          <w:rFonts w:eastAsia="Times New Roman"/>
          <w:b/>
          <w:szCs w:val="20"/>
          <w:lang w:eastAsia="en-US"/>
        </w:rPr>
        <w:t>Figure 2: RIR Architecture</w:t>
      </w:r>
    </w:p>
    <w:p w14:paraId="53AEBF40" w14:textId="77777777" w:rsidR="009A5CA6" w:rsidRDefault="009A5CA6" w:rsidP="009A5CA6">
      <w:pPr>
        <w:suppressAutoHyphens/>
        <w:jc w:val="both"/>
        <w:rPr>
          <w:rFonts w:eastAsia="Times New Roman"/>
          <w:color w:val="000000"/>
          <w:lang w:eastAsia="zh-CN" w:bidi="hi-IN"/>
        </w:rPr>
      </w:pPr>
    </w:p>
    <w:p w14:paraId="71EBEB04" w14:textId="77777777" w:rsidR="009A5CA6" w:rsidRDefault="009A5CA6" w:rsidP="009A5CA6">
      <w:pPr>
        <w:pStyle w:val="Heading2"/>
        <w:numPr>
          <w:ilvl w:val="0"/>
          <w:numId w:val="0"/>
        </w:numPr>
        <w:ind w:left="576" w:hanging="576"/>
      </w:pPr>
      <w:bookmarkStart w:id="29" w:name="_Toc165888099"/>
      <w:r>
        <w:lastRenderedPageBreak/>
        <w:t>8.3 Functional Architecture for GIR</w:t>
      </w:r>
      <w:bookmarkEnd w:id="29"/>
    </w:p>
    <w:p w14:paraId="02A3E075" w14:textId="77777777" w:rsidR="009A5CA6" w:rsidRDefault="009A5CA6" w:rsidP="009A5CA6">
      <w:pPr>
        <w:suppressAutoHyphens/>
        <w:jc w:val="both"/>
        <w:rPr>
          <w:rFonts w:eastAsia="Times New Roman"/>
          <w:color w:val="000000"/>
          <w:lang w:eastAsia="zh-CN" w:bidi="hi-IN"/>
        </w:rPr>
      </w:pPr>
      <w:r>
        <w:t xml:space="preserve">The establishment of multiple RIRs lays the groundwork for the formation of a Global IMEI Registry (GIR). Connecting RIRs and NIRs to create a GIR enhances the effectiveness of combating mobile device unauthorized usage, and illegal trafficking on a global scale. Figure 3 highlights the abstract architecture of GIR. </w:t>
      </w:r>
    </w:p>
    <w:p w14:paraId="21A7361A" w14:textId="77777777" w:rsidR="009A5CA6" w:rsidRDefault="009A5CA6" w:rsidP="009A5CA6">
      <w:pPr>
        <w:suppressAutoHyphens/>
        <w:rPr>
          <w:rFonts w:eastAsia="Calibri"/>
          <w:noProof/>
          <w:lang w:val="en-US" w:eastAsia="en-US"/>
        </w:rPr>
      </w:pPr>
      <w:bookmarkStart w:id="30" w:name="_y2ljqaz055we"/>
      <w:bookmarkStart w:id="31" w:name="_xs3z9gxpqv"/>
      <w:bookmarkEnd w:id="30"/>
      <w:bookmarkEnd w:id="31"/>
    </w:p>
    <w:p w14:paraId="26D33C65" w14:textId="77777777" w:rsidR="009A5CA6" w:rsidRDefault="009A5CA6" w:rsidP="009A5CA6">
      <w:pPr>
        <w:suppressAutoHyphens/>
        <w:jc w:val="center"/>
        <w:rPr>
          <w:rFonts w:eastAsia="Calibri"/>
          <w:b/>
          <w:color w:val="000000"/>
          <w:lang w:eastAsia="zh-CN" w:bidi="hi-IN"/>
        </w:rPr>
      </w:pPr>
      <w:r>
        <w:rPr>
          <w:noProof/>
          <w:lang w:val="en-US" w:eastAsia="en-US"/>
        </w:rPr>
        <w:drawing>
          <wp:inline distT="114300" distB="114300" distL="114300" distR="114300" wp14:anchorId="5F9EC718" wp14:editId="6948C606">
            <wp:extent cx="3720465" cy="3300046"/>
            <wp:effectExtent l="0" t="0" r="0" b="0"/>
            <wp:docPr id="5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3722298" cy="3301672"/>
                    </a:xfrm>
                    <a:prstGeom prst="rect">
                      <a:avLst/>
                    </a:prstGeom>
                    <a:ln/>
                  </pic:spPr>
                </pic:pic>
              </a:graphicData>
            </a:graphic>
          </wp:inline>
        </w:drawing>
      </w:r>
    </w:p>
    <w:p w14:paraId="10C0A3F8" w14:textId="77777777" w:rsidR="009A5CA6" w:rsidRPr="006A0F06" w:rsidRDefault="009A5CA6" w:rsidP="009A5CA6">
      <w:pPr>
        <w:pStyle w:val="Heading2"/>
        <w:jc w:val="center"/>
      </w:pPr>
      <w:bookmarkStart w:id="32" w:name="_Toc165888100"/>
      <w:r>
        <w:t>Figure 3: Multi-level GIR Architecture</w:t>
      </w:r>
      <w:bookmarkStart w:id="33" w:name="_heading=h.82kp81zdxql5" w:colFirst="0" w:colLast="0"/>
      <w:bookmarkEnd w:id="32"/>
      <w:bookmarkEnd w:id="33"/>
    </w:p>
    <w:p w14:paraId="495F1A30" w14:textId="77777777" w:rsidR="009A5CA6" w:rsidRPr="00051CF1" w:rsidRDefault="009A5CA6" w:rsidP="009A5CA6">
      <w:pPr>
        <w:suppressAutoHyphens/>
        <w:jc w:val="both"/>
        <w:rPr>
          <w:rFonts w:eastAsia="Calibri"/>
          <w:b/>
          <w:color w:val="000000"/>
          <w:lang w:eastAsia="zh-CN" w:bidi="hi-IN"/>
        </w:rPr>
      </w:pPr>
    </w:p>
    <w:p w14:paraId="607C8D03"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34" w:name="_Toc131148637"/>
      <w:bookmarkStart w:id="35" w:name="_Toc165888101"/>
      <w:r w:rsidRPr="00051CF1">
        <w:rPr>
          <w:rFonts w:eastAsia="Times New Roman"/>
          <w:b/>
          <w:lang w:eastAsia="zh-CN" w:bidi="hi-IN"/>
        </w:rPr>
        <w:t>9</w:t>
      </w:r>
      <w:r w:rsidRPr="00051CF1">
        <w:rPr>
          <w:rFonts w:eastAsia="Times New Roman"/>
          <w:b/>
          <w:lang w:eastAsia="zh-CN" w:bidi="hi-IN"/>
        </w:rPr>
        <w:tab/>
        <w:t>External Interfaces</w:t>
      </w:r>
      <w:bookmarkEnd w:id="34"/>
      <w:bookmarkEnd w:id="35"/>
    </w:p>
    <w:p w14:paraId="253A834F" w14:textId="77777777" w:rsidR="009A5CA6" w:rsidRDefault="009A5CA6" w:rsidP="009A5CA6">
      <w:pPr>
        <w:suppressAutoHyphens/>
        <w:jc w:val="both"/>
        <w:rPr>
          <w:rFonts w:eastAsia="Times New Roman"/>
          <w:lang w:eastAsia="zh-CN" w:bidi="hi-IN"/>
        </w:rPr>
      </w:pPr>
      <w:r w:rsidRPr="00051CF1">
        <w:rPr>
          <w:rFonts w:eastAsia="Times New Roman"/>
          <w:lang w:eastAsia="zh-CN" w:bidi="hi-IN"/>
        </w:rPr>
        <w:t>GIR requires interface only with NIR/RIR for IMEI data synchronization. It may interface with CEIR system.</w:t>
      </w:r>
      <w:r>
        <w:rPr>
          <w:rFonts w:eastAsia="Times New Roman"/>
          <w:lang w:eastAsia="zh-CN" w:bidi="hi-IN"/>
        </w:rPr>
        <w:t xml:space="preserve"> National level CEIR may interface with NIR, Regional CEIR may interface with RIR and Global level CEIR may interface with GIR. </w:t>
      </w:r>
    </w:p>
    <w:p w14:paraId="50CC31A9" w14:textId="77777777" w:rsidR="009A5CA6" w:rsidRDefault="009A5CA6" w:rsidP="009A5CA6">
      <w:pPr>
        <w:suppressAutoHyphens/>
        <w:jc w:val="both"/>
        <w:rPr>
          <w:rFonts w:eastAsia="Times New Roman"/>
          <w:lang w:eastAsia="zh-CN" w:bidi="hi-IN"/>
        </w:rPr>
      </w:pPr>
      <w:r w:rsidRPr="00051CF1">
        <w:rPr>
          <w:rFonts w:eastAsia="Times New Roman"/>
          <w:lang w:eastAsia="zh-CN" w:bidi="hi-IN"/>
        </w:rPr>
        <w:t>All other national level stakeholders will be interfacing with NIR for IMEI verification. If required data is not available within the NIR, it will query GIR directly or through RIR to get the status of the requested IMEI preferably through Representational State Transfer</w:t>
      </w:r>
      <w:r>
        <w:rPr>
          <w:rFonts w:eastAsia="Times New Roman"/>
          <w:lang w:eastAsia="zh-CN" w:bidi="hi-IN"/>
        </w:rPr>
        <w:t xml:space="preserve"> (REST) </w:t>
      </w:r>
      <w:r w:rsidRPr="00E15854" w:rsidDel="003B2CA8">
        <w:rPr>
          <w:rFonts w:eastAsia="Times New Roman"/>
          <w:lang w:eastAsia="zh-CN" w:bidi="hi-IN"/>
        </w:rPr>
        <w:t xml:space="preserve"> </w:t>
      </w:r>
      <w:r w:rsidRPr="00051CF1">
        <w:rPr>
          <w:rFonts w:eastAsia="Times New Roman"/>
          <w:lang w:eastAsia="zh-CN" w:bidi="hi-IN"/>
        </w:rPr>
        <w:t>based web-service, accordingly the result will be shown to the user.</w:t>
      </w:r>
    </w:p>
    <w:p w14:paraId="4499F091" w14:textId="77777777" w:rsidR="009A5CA6" w:rsidRPr="00051CF1" w:rsidRDefault="009A5CA6" w:rsidP="009A5CA6">
      <w:pPr>
        <w:suppressAutoHyphens/>
        <w:jc w:val="both"/>
        <w:rPr>
          <w:rFonts w:eastAsia="Times New Roman"/>
          <w:lang w:eastAsia="zh-CN" w:bidi="hi-IN"/>
        </w:rPr>
      </w:pPr>
    </w:p>
    <w:p w14:paraId="60AED226"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36" w:name="_Toc131148638"/>
      <w:bookmarkStart w:id="37" w:name="_Toc165888102"/>
      <w:r w:rsidRPr="00051CF1">
        <w:rPr>
          <w:rFonts w:eastAsia="Times New Roman"/>
          <w:b/>
          <w:lang w:eastAsia="zh-CN" w:bidi="hi-IN"/>
        </w:rPr>
        <w:t>10</w:t>
      </w:r>
      <w:r w:rsidRPr="00051CF1">
        <w:rPr>
          <w:rFonts w:eastAsia="Times New Roman"/>
          <w:b/>
          <w:lang w:eastAsia="zh-CN" w:bidi="hi-IN"/>
        </w:rPr>
        <w:tab/>
        <w:t>System features</w:t>
      </w:r>
      <w:bookmarkEnd w:id="36"/>
      <w:bookmarkEnd w:id="37"/>
    </w:p>
    <w:p w14:paraId="2DC0F617" w14:textId="77777777" w:rsidR="009A5CA6" w:rsidRPr="00051CF1" w:rsidRDefault="009A5CA6" w:rsidP="009A5CA6">
      <w:pPr>
        <w:suppressAutoHyphens/>
        <w:jc w:val="both"/>
        <w:rPr>
          <w:rFonts w:eastAsia="Times New Roman"/>
          <w:lang w:eastAsia="zh-CN" w:bidi="hi-IN"/>
        </w:rPr>
      </w:pPr>
      <w:r w:rsidRPr="00051CF1">
        <w:rPr>
          <w:rFonts w:eastAsia="Times New Roman"/>
          <w:lang w:eastAsia="zh-CN" w:bidi="hi-IN"/>
        </w:rPr>
        <w:t xml:space="preserve">GIR will collect legitimate IMEI details from the manufacturers and provide details of the legitimate IMEIs including brand name, model, marketing name, manufacturing date. Option will also be there to delete IMEIs of the mobile devices which are scrapped by competent authority. IMEI insertion and deletion statistics will be available to the privileged users. There can be functionality to create different types of users with different privileges to access the system. Some other features such as report generation, activities performed by different users, list of imported IMEI from one nation to another, nation wise statistics, region wise statistics and global statistics etc. can be implemented based on requirement. </w:t>
      </w:r>
    </w:p>
    <w:p w14:paraId="5EAD949D" w14:textId="77777777" w:rsidR="009A5CA6" w:rsidRDefault="009A5CA6" w:rsidP="009A5CA6">
      <w:pPr>
        <w:suppressAutoHyphens/>
        <w:jc w:val="both"/>
        <w:rPr>
          <w:rFonts w:eastAsia="Times New Roman"/>
          <w:lang w:eastAsia="zh-CN" w:bidi="hi-IN"/>
        </w:rPr>
      </w:pPr>
      <w:r w:rsidRPr="00051CF1">
        <w:rPr>
          <w:rFonts w:eastAsia="Times New Roman"/>
          <w:lang w:eastAsia="zh-CN" w:bidi="hi-IN"/>
        </w:rPr>
        <w:t>An Interface to communicate to NIR, RIR and GIR with CEIR can also be implemented.</w:t>
      </w:r>
    </w:p>
    <w:p w14:paraId="442B3715" w14:textId="77777777" w:rsidR="009A5CA6" w:rsidRPr="00051CF1" w:rsidRDefault="009A5CA6" w:rsidP="009A5CA6">
      <w:pPr>
        <w:suppressAutoHyphens/>
        <w:jc w:val="both"/>
        <w:rPr>
          <w:rFonts w:eastAsia="Times New Roman"/>
          <w:lang w:eastAsia="zh-CN" w:bidi="hi-IN"/>
        </w:rPr>
      </w:pPr>
    </w:p>
    <w:p w14:paraId="48ECF79F" w14:textId="77777777" w:rsidR="009A5CA6"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38" w:name="_Toc131148639"/>
      <w:bookmarkStart w:id="39" w:name="_Toc165888103"/>
      <w:r w:rsidRPr="00EF61A5">
        <w:rPr>
          <w:rFonts w:eastAsia="Times New Roman"/>
          <w:b/>
          <w:lang w:eastAsia="zh-CN" w:bidi="hi-IN"/>
        </w:rPr>
        <w:t>11</w:t>
      </w:r>
      <w:r w:rsidRPr="00EF61A5">
        <w:rPr>
          <w:rFonts w:eastAsia="Times New Roman"/>
          <w:b/>
          <w:lang w:eastAsia="zh-CN" w:bidi="hi-IN"/>
        </w:rPr>
        <w:tab/>
        <w:t>Stakeholders</w:t>
      </w:r>
      <w:bookmarkEnd w:id="38"/>
      <w:bookmarkEnd w:id="39"/>
    </w:p>
    <w:p w14:paraId="45E4642E" w14:textId="77777777" w:rsidR="009A5CA6" w:rsidRPr="00EF61A5" w:rsidRDefault="009A5CA6" w:rsidP="009A5CA6">
      <w:pPr>
        <w:suppressAutoHyphens/>
        <w:jc w:val="both"/>
        <w:rPr>
          <w:rFonts w:eastAsia="Times New Roman"/>
          <w:b/>
          <w:lang w:eastAsia="zh-CN" w:bidi="hi-IN"/>
        </w:rPr>
      </w:pPr>
    </w:p>
    <w:p w14:paraId="65E4153F" w14:textId="77777777" w:rsidR="009A5CA6" w:rsidRPr="006A0F06" w:rsidRDefault="009A5CA6" w:rsidP="009A5CA6">
      <w:pPr>
        <w:pStyle w:val="ListParagraph"/>
        <w:widowControl w:val="0"/>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ind w:hanging="720"/>
        <w:jc w:val="both"/>
        <w:rPr>
          <w:rFonts w:eastAsia="Roboto"/>
          <w:bCs/>
          <w:color w:val="0D0D0D"/>
        </w:rPr>
      </w:pPr>
      <w:r w:rsidRPr="00EF61A5">
        <w:rPr>
          <w:b/>
        </w:rPr>
        <w:t>OEM/ODM/Brand Owners:</w:t>
      </w:r>
      <w:r w:rsidRPr="006A0F06">
        <w:rPr>
          <w:bCs/>
        </w:rPr>
        <w:t xml:space="preserve"> Design, manufacture, distribute, market and sell them under their brand name.</w:t>
      </w:r>
    </w:p>
    <w:p w14:paraId="7A0FF83C" w14:textId="77777777" w:rsidR="009A5CA6" w:rsidRPr="006A0F06" w:rsidRDefault="009A5CA6" w:rsidP="009A5CA6">
      <w:pPr>
        <w:pStyle w:val="ListParagraph"/>
        <w:widowControl w:val="0"/>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ind w:hanging="720"/>
        <w:jc w:val="both"/>
        <w:rPr>
          <w:rFonts w:eastAsia="Roboto"/>
          <w:bCs/>
          <w:color w:val="0D0D0D"/>
        </w:rPr>
      </w:pPr>
      <w:r w:rsidRPr="00EF61A5">
        <w:rPr>
          <w:b/>
        </w:rPr>
        <w:t>Importers</w:t>
      </w:r>
      <w:r w:rsidRPr="006A0F06">
        <w:rPr>
          <w:bCs/>
        </w:rPr>
        <w:t xml:space="preserve">: Procure mobile devices from OEMs/ODMs and bring them into the market for </w:t>
      </w:r>
      <w:r w:rsidRPr="00EF61A5">
        <w:rPr>
          <w:bCs/>
        </w:rPr>
        <w:t xml:space="preserve">further </w:t>
      </w:r>
      <w:r w:rsidRPr="006A0F06">
        <w:rPr>
          <w:bCs/>
        </w:rPr>
        <w:t>distribution and sale.</w:t>
      </w:r>
    </w:p>
    <w:p w14:paraId="51B31AA5" w14:textId="77777777" w:rsidR="009A5CA6" w:rsidRPr="006A0F06" w:rsidRDefault="009A5CA6" w:rsidP="009A5CA6">
      <w:pPr>
        <w:pStyle w:val="ListParagraph"/>
        <w:widowControl w:val="0"/>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ind w:hanging="720"/>
        <w:jc w:val="both"/>
        <w:rPr>
          <w:rFonts w:eastAsia="Roboto"/>
          <w:bCs/>
          <w:color w:val="0D0D0D"/>
        </w:rPr>
      </w:pPr>
      <w:r w:rsidRPr="00EF61A5">
        <w:rPr>
          <w:b/>
        </w:rPr>
        <w:t>Customs Department</w:t>
      </w:r>
      <w:r w:rsidRPr="006A0F06">
        <w:rPr>
          <w:bCs/>
        </w:rPr>
        <w:t xml:space="preserve">: Enforce import regulations by inspecting shipments of mobile devices entering the country, ensuring compliance with </w:t>
      </w:r>
      <w:r w:rsidRPr="00EF61A5">
        <w:rPr>
          <w:bCs/>
        </w:rPr>
        <w:t xml:space="preserve">national </w:t>
      </w:r>
      <w:r w:rsidRPr="006A0F06">
        <w:rPr>
          <w:bCs/>
        </w:rPr>
        <w:t>trade laws and taxes.</w:t>
      </w:r>
    </w:p>
    <w:p w14:paraId="5F1207BA" w14:textId="77777777" w:rsidR="009A5CA6" w:rsidRPr="006A0F06" w:rsidRDefault="009A5CA6" w:rsidP="009A5CA6">
      <w:pPr>
        <w:pStyle w:val="ListParagraph"/>
        <w:widowControl w:val="0"/>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ind w:hanging="720"/>
        <w:jc w:val="both"/>
        <w:rPr>
          <w:rFonts w:eastAsia="Roboto"/>
          <w:bCs/>
          <w:color w:val="0D0D0D"/>
        </w:rPr>
      </w:pPr>
      <w:r w:rsidRPr="00EF61A5">
        <w:rPr>
          <w:b/>
        </w:rPr>
        <w:t>Mobile Network Operators (MNOs):</w:t>
      </w:r>
      <w:r w:rsidRPr="006A0F06">
        <w:rPr>
          <w:bCs/>
        </w:rPr>
        <w:t xml:space="preserve"> Provide network infrastructure and services for mobile communication, including voice, data, and messaging. They activate and manage subscriber accounts and provide technical support.</w:t>
      </w:r>
      <w:r w:rsidRPr="00EF61A5">
        <w:rPr>
          <w:bCs/>
        </w:rPr>
        <w:t xml:space="preserve"> Validate and keep records of the mobile device used by their subscribers.</w:t>
      </w:r>
    </w:p>
    <w:p w14:paraId="51BF57F7" w14:textId="77777777" w:rsidR="009A5CA6" w:rsidRPr="006A0F06" w:rsidRDefault="009A5CA6" w:rsidP="009A5CA6">
      <w:pPr>
        <w:pStyle w:val="ListParagraph"/>
        <w:widowControl w:val="0"/>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ind w:hanging="720"/>
        <w:jc w:val="both"/>
        <w:rPr>
          <w:rFonts w:eastAsia="Roboto"/>
          <w:bCs/>
          <w:color w:val="0D0D0D"/>
        </w:rPr>
      </w:pPr>
      <w:r w:rsidRPr="00EF61A5">
        <w:rPr>
          <w:b/>
        </w:rPr>
        <w:t>Law Enforcement Agencies:</w:t>
      </w:r>
      <w:r w:rsidRPr="006A0F06">
        <w:rPr>
          <w:bCs/>
        </w:rPr>
        <w:t xml:space="preserve"> Enforce laws related to mobile device use, such as investigating illegal activities involving mobile devices and ensuring compliance with regulations regarding device registration and use.</w:t>
      </w:r>
    </w:p>
    <w:p w14:paraId="349E8010" w14:textId="77777777" w:rsidR="009A5CA6" w:rsidRPr="00F9235C" w:rsidRDefault="009A5CA6" w:rsidP="009A5CA6">
      <w:pPr>
        <w:pStyle w:val="ListParagraph"/>
        <w:widowControl w:val="0"/>
        <w:numPr>
          <w:ilvl w:val="0"/>
          <w:numId w:val="2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ind w:hanging="720"/>
        <w:jc w:val="both"/>
        <w:rPr>
          <w:rFonts w:ascii="Roboto" w:eastAsia="Roboto" w:hAnsi="Roboto" w:cs="Roboto"/>
          <w:bCs/>
          <w:color w:val="0D0D0D"/>
        </w:rPr>
      </w:pPr>
      <w:r w:rsidRPr="00EF61A5">
        <w:rPr>
          <w:b/>
        </w:rPr>
        <w:t>Regulatory Organization:</w:t>
      </w:r>
      <w:r w:rsidRPr="006A0F06">
        <w:rPr>
          <w:bCs/>
        </w:rPr>
        <w:t xml:space="preserve"> Develop and enforce regulations governing the mobile telecommunications industry, including standards for device certification, spectrum allocation, and consumer protection. They oversee compliance with regulatory requirements and may impose penalties for non-compliance.</w:t>
      </w:r>
    </w:p>
    <w:p w14:paraId="3FA3BDC7" w14:textId="77777777" w:rsidR="009A5CA6" w:rsidRPr="00051CF1" w:rsidRDefault="009A5CA6" w:rsidP="009A5CA6">
      <w:pPr>
        <w:widowControl w:val="0"/>
        <w:suppressAutoHyphens/>
        <w:jc w:val="both"/>
        <w:rPr>
          <w:rFonts w:eastAsia="Calibri"/>
          <w:lang w:eastAsia="zh-CN" w:bidi="hi-IN"/>
        </w:rPr>
      </w:pPr>
    </w:p>
    <w:p w14:paraId="07B45E94" w14:textId="77777777" w:rsidR="009A5CA6" w:rsidRPr="00051CF1" w:rsidRDefault="009A5CA6" w:rsidP="009A5CA6">
      <w:pPr>
        <w:keepNext/>
        <w:keepLines/>
        <w:tabs>
          <w:tab w:val="left" w:pos="794"/>
          <w:tab w:val="left" w:pos="1191"/>
          <w:tab w:val="left" w:pos="1588"/>
          <w:tab w:val="left" w:pos="1985"/>
        </w:tabs>
        <w:suppressAutoHyphens/>
        <w:ind w:left="794" w:hanging="794"/>
        <w:outlineLvl w:val="0"/>
        <w:rPr>
          <w:rFonts w:eastAsia="Times New Roman"/>
          <w:b/>
          <w:lang w:eastAsia="zh-CN" w:bidi="hi-IN"/>
        </w:rPr>
      </w:pPr>
      <w:bookmarkStart w:id="40" w:name="_Toc131148640"/>
      <w:bookmarkStart w:id="41" w:name="_Toc165888104"/>
      <w:r w:rsidRPr="00051CF1">
        <w:rPr>
          <w:rFonts w:eastAsia="Times New Roman"/>
          <w:b/>
          <w:lang w:eastAsia="zh-CN" w:bidi="hi-IN"/>
        </w:rPr>
        <w:t>12</w:t>
      </w:r>
      <w:r w:rsidRPr="00051CF1">
        <w:rPr>
          <w:rFonts w:eastAsia="Times New Roman"/>
          <w:b/>
          <w:lang w:eastAsia="zh-CN" w:bidi="hi-IN"/>
        </w:rPr>
        <w:tab/>
        <w:t>Non-functional Requirements</w:t>
      </w:r>
      <w:bookmarkEnd w:id="40"/>
      <w:bookmarkEnd w:id="41"/>
    </w:p>
    <w:p w14:paraId="2D9CFABB" w14:textId="77777777" w:rsidR="009A5CA6" w:rsidRPr="00051CF1" w:rsidRDefault="009A5CA6" w:rsidP="009A5CA6">
      <w:pPr>
        <w:keepNext/>
        <w:keepLines/>
        <w:tabs>
          <w:tab w:val="left" w:pos="794"/>
          <w:tab w:val="left" w:pos="1191"/>
          <w:tab w:val="left" w:pos="1588"/>
          <w:tab w:val="left" w:pos="1985"/>
        </w:tabs>
        <w:suppressAutoHyphens/>
        <w:jc w:val="both"/>
        <w:outlineLvl w:val="1"/>
        <w:rPr>
          <w:rFonts w:eastAsia="Times New Roman"/>
          <w:b/>
          <w:lang w:eastAsia="zh-CN" w:bidi="hi-IN"/>
        </w:rPr>
      </w:pPr>
      <w:bookmarkStart w:id="42" w:name="_Toc131148641"/>
      <w:bookmarkStart w:id="43" w:name="_Toc165888105"/>
      <w:r w:rsidRPr="00051CF1">
        <w:rPr>
          <w:rFonts w:eastAsia="Times New Roman"/>
          <w:b/>
          <w:lang w:eastAsia="zh-CN" w:bidi="hi-IN"/>
        </w:rPr>
        <w:t>12.1 Performance Requirements</w:t>
      </w:r>
      <w:bookmarkEnd w:id="42"/>
      <w:bookmarkEnd w:id="43"/>
    </w:p>
    <w:p w14:paraId="7A4B9CCA" w14:textId="77777777" w:rsidR="009A5CA6" w:rsidRPr="00051CF1" w:rsidRDefault="009A5CA6" w:rsidP="009A5CA6">
      <w:pPr>
        <w:suppressAutoHyphens/>
        <w:jc w:val="both"/>
        <w:rPr>
          <w:rFonts w:eastAsia="Times New Roman"/>
          <w:lang w:eastAsia="zh-CN" w:bidi="hi-IN"/>
        </w:rPr>
      </w:pPr>
      <w:r w:rsidRPr="00051CF1">
        <w:rPr>
          <w:rFonts w:eastAsia="Times New Roman"/>
          <w:lang w:eastAsia="zh-CN" w:bidi="hi-IN"/>
        </w:rPr>
        <w:t>All other performance related to storage, memory, and processing should follow</w:t>
      </w:r>
      <w:r w:rsidRPr="00051CF1">
        <w:rPr>
          <w:rFonts w:eastAsia="Times New Roman"/>
          <w:lang w:eastAsia="zh-CN" w:bidi="hi-IN"/>
        </w:rPr>
        <w:br/>
        <w:t>industry recommended practices to ensure resource requirements are minimised.</w:t>
      </w:r>
    </w:p>
    <w:p w14:paraId="41CAEED0" w14:textId="77777777" w:rsidR="009A5CA6" w:rsidRPr="00051CF1" w:rsidRDefault="009A5CA6" w:rsidP="009A5CA6">
      <w:pPr>
        <w:keepNext/>
        <w:keepLines/>
        <w:tabs>
          <w:tab w:val="left" w:pos="794"/>
          <w:tab w:val="left" w:pos="1191"/>
          <w:tab w:val="left" w:pos="1588"/>
          <w:tab w:val="left" w:pos="1985"/>
        </w:tabs>
        <w:suppressAutoHyphens/>
        <w:jc w:val="both"/>
        <w:outlineLvl w:val="1"/>
        <w:rPr>
          <w:rFonts w:eastAsia="Times New Roman"/>
          <w:b/>
          <w:lang w:eastAsia="zh-CN" w:bidi="hi-IN"/>
        </w:rPr>
      </w:pPr>
      <w:bookmarkStart w:id="44" w:name="_Toc131148642"/>
      <w:bookmarkStart w:id="45" w:name="_Toc165888106"/>
      <w:r w:rsidRPr="00051CF1">
        <w:rPr>
          <w:rFonts w:eastAsia="Times New Roman"/>
          <w:b/>
          <w:lang w:eastAsia="zh-CN" w:bidi="hi-IN"/>
        </w:rPr>
        <w:t>12.2 Reliability Requirements</w:t>
      </w:r>
      <w:bookmarkEnd w:id="44"/>
      <w:bookmarkEnd w:id="45"/>
    </w:p>
    <w:p w14:paraId="21387E1A" w14:textId="77777777" w:rsidR="009A5CA6" w:rsidRPr="00051CF1" w:rsidRDefault="009A5CA6" w:rsidP="009A5CA6">
      <w:pPr>
        <w:suppressAutoHyphens/>
        <w:jc w:val="both"/>
        <w:rPr>
          <w:rFonts w:eastAsia="Times New Roman"/>
          <w:lang w:eastAsia="zh-CN" w:bidi="hi-IN"/>
        </w:rPr>
      </w:pPr>
      <w:r w:rsidRPr="00051CF1">
        <w:rPr>
          <w:rFonts w:eastAsia="Times New Roman"/>
          <w:lang w:eastAsia="zh-CN" w:bidi="hi-IN"/>
        </w:rPr>
        <w:t>In accordance with industry recommended practices, the system should undergo</w:t>
      </w:r>
      <w:r w:rsidRPr="00051CF1">
        <w:rPr>
          <w:rFonts w:eastAsia="Times New Roman"/>
          <w:lang w:eastAsia="zh-CN" w:bidi="hi-IN"/>
        </w:rPr>
        <w:br/>
        <w:t>feature testing, load testing, and regression testing prior to release and/or deployment.</w:t>
      </w:r>
    </w:p>
    <w:p w14:paraId="0F4A6B70" w14:textId="77777777" w:rsidR="009A5CA6" w:rsidRPr="00051CF1" w:rsidRDefault="009A5CA6" w:rsidP="009A5CA6">
      <w:pPr>
        <w:keepNext/>
        <w:keepLines/>
        <w:tabs>
          <w:tab w:val="left" w:pos="794"/>
          <w:tab w:val="left" w:pos="1191"/>
          <w:tab w:val="left" w:pos="1588"/>
          <w:tab w:val="left" w:pos="1985"/>
        </w:tabs>
        <w:suppressAutoHyphens/>
        <w:jc w:val="both"/>
        <w:outlineLvl w:val="1"/>
        <w:rPr>
          <w:rFonts w:eastAsia="Times New Roman"/>
          <w:b/>
          <w:lang w:eastAsia="zh-CN" w:bidi="hi-IN"/>
        </w:rPr>
      </w:pPr>
      <w:bookmarkStart w:id="46" w:name="_Toc131148643"/>
      <w:bookmarkStart w:id="47" w:name="_Toc165888107"/>
      <w:r w:rsidRPr="00051CF1">
        <w:rPr>
          <w:rFonts w:eastAsia="Times New Roman"/>
          <w:b/>
          <w:lang w:eastAsia="zh-CN" w:bidi="hi-IN"/>
        </w:rPr>
        <w:t>12.3 Availability Requirements</w:t>
      </w:r>
      <w:bookmarkEnd w:id="46"/>
      <w:bookmarkEnd w:id="47"/>
    </w:p>
    <w:p w14:paraId="35085FCF" w14:textId="77777777" w:rsidR="009A5CA6" w:rsidRPr="00051CF1" w:rsidRDefault="009A5CA6" w:rsidP="009A5CA6">
      <w:pPr>
        <w:suppressAutoHyphens/>
        <w:jc w:val="both"/>
        <w:rPr>
          <w:rFonts w:eastAsia="Times New Roman"/>
          <w:lang w:eastAsia="zh-CN" w:bidi="hi-IN"/>
        </w:rPr>
      </w:pPr>
      <w:r w:rsidRPr="00051CF1">
        <w:rPr>
          <w:rFonts w:eastAsia="Times New Roman"/>
          <w:lang w:eastAsia="zh-CN" w:bidi="hi-IN"/>
        </w:rPr>
        <w:t>Reasonable efforts should be made to ensure the software system is available with an</w:t>
      </w:r>
      <w:r w:rsidRPr="00051CF1">
        <w:rPr>
          <w:rFonts w:eastAsia="Times New Roman"/>
          <w:lang w:eastAsia="zh-CN" w:bidi="hi-IN"/>
        </w:rPr>
        <w:br/>
        <w:t xml:space="preserve">preferable uptime of 99.99%. The uptime is calculated as the percentage of time during the year in which the software system was available to the </w:t>
      </w:r>
      <w:r>
        <w:rPr>
          <w:rFonts w:eastAsia="Times New Roman"/>
          <w:lang w:eastAsia="zh-CN" w:bidi="hi-IN"/>
        </w:rPr>
        <w:t>users</w:t>
      </w:r>
      <w:r w:rsidRPr="00051CF1">
        <w:rPr>
          <w:rFonts w:eastAsia="Times New Roman"/>
          <w:lang w:eastAsia="zh-CN" w:bidi="hi-IN"/>
        </w:rPr>
        <w:t xml:space="preserve">. </w:t>
      </w:r>
    </w:p>
    <w:p w14:paraId="1D5063EA" w14:textId="77777777" w:rsidR="009A5CA6" w:rsidRPr="00051CF1" w:rsidRDefault="009A5CA6" w:rsidP="009A5CA6">
      <w:pPr>
        <w:keepNext/>
        <w:keepLines/>
        <w:tabs>
          <w:tab w:val="left" w:pos="794"/>
          <w:tab w:val="left" w:pos="1191"/>
          <w:tab w:val="left" w:pos="1588"/>
          <w:tab w:val="left" w:pos="1985"/>
        </w:tabs>
        <w:suppressAutoHyphens/>
        <w:jc w:val="both"/>
        <w:outlineLvl w:val="1"/>
        <w:rPr>
          <w:rFonts w:eastAsia="Times New Roman"/>
          <w:b/>
          <w:lang w:eastAsia="zh-CN" w:bidi="hi-IN"/>
        </w:rPr>
      </w:pPr>
      <w:bookmarkStart w:id="48" w:name="_Toc131148644"/>
      <w:bookmarkStart w:id="49" w:name="_Toc165888108"/>
      <w:r w:rsidRPr="00051CF1">
        <w:rPr>
          <w:rFonts w:eastAsia="Times New Roman"/>
          <w:b/>
          <w:lang w:eastAsia="zh-CN" w:bidi="hi-IN"/>
        </w:rPr>
        <w:t>12.4 Security Requirements</w:t>
      </w:r>
      <w:bookmarkEnd w:id="48"/>
      <w:bookmarkEnd w:id="49"/>
    </w:p>
    <w:p w14:paraId="3015C813" w14:textId="77777777" w:rsidR="009A5CA6" w:rsidRDefault="009A5CA6" w:rsidP="009A5CA6">
      <w:pPr>
        <w:suppressAutoHyphens/>
        <w:jc w:val="both"/>
        <w:rPr>
          <w:rFonts w:eastAsia="Times New Roman"/>
          <w:lang w:eastAsia="zh-CN" w:bidi="hi-IN"/>
        </w:rPr>
      </w:pPr>
      <w:r w:rsidRPr="00051CF1">
        <w:rPr>
          <w:rFonts w:eastAsia="Times New Roman"/>
          <w:lang w:eastAsia="zh-CN" w:bidi="hi-IN"/>
        </w:rPr>
        <w:t>The system defined in this document must follow industry recommended practices for</w:t>
      </w:r>
      <w:r w:rsidRPr="00051CF1">
        <w:rPr>
          <w:rFonts w:eastAsia="Times New Roman"/>
          <w:lang w:eastAsia="zh-CN" w:bidi="hi-IN"/>
        </w:rPr>
        <w:br/>
        <w:t>secure software development. At a minimum, the software development must practice the</w:t>
      </w:r>
      <w:r w:rsidRPr="00051CF1">
        <w:rPr>
          <w:rFonts w:eastAsia="Times New Roman"/>
          <w:lang w:eastAsia="zh-CN" w:bidi="hi-IN"/>
        </w:rPr>
        <w:br/>
        <w:t>principle of least privilege for defining access-level requirements of the software system and its associated services. The production-release version of the software system must pass an automated dynamic application security testing/audit tool.</w:t>
      </w:r>
    </w:p>
    <w:p w14:paraId="4EA93FFE" w14:textId="77777777" w:rsidR="009A5CA6" w:rsidRDefault="009A5CA6" w:rsidP="009A5CA6">
      <w:pPr>
        <w:pStyle w:val="Heading1"/>
        <w:numPr>
          <w:ilvl w:val="0"/>
          <w:numId w:val="0"/>
        </w:numPr>
        <w:spacing w:after="120"/>
        <w:ind w:left="432" w:hanging="432"/>
        <w:jc w:val="both"/>
      </w:pPr>
      <w:bookmarkStart w:id="50" w:name="_Toc165888109"/>
      <w:r>
        <w:t>13. Security Recommendation</w:t>
      </w:r>
      <w:bookmarkEnd w:id="50"/>
    </w:p>
    <w:p w14:paraId="4E08CADD" w14:textId="77777777" w:rsidR="009A5CA6" w:rsidRDefault="009A5CA6" w:rsidP="009A5CA6">
      <w:pPr>
        <w:suppressAutoHyphens/>
        <w:jc w:val="both"/>
      </w:pPr>
      <w:r>
        <w:t xml:space="preserve">Implementing a Global IMEI Registry (GIR) involves rigorous adherence to technical security measures to fortify the integrity and confidentiality of the system. Key technical considerations include robust data encryption mechanisms, utilizing industry-standard cryptographic algorithms to encrypt IMEI data both during transmission and storage. </w:t>
      </w:r>
    </w:p>
    <w:p w14:paraId="425B6716" w14:textId="77777777" w:rsidR="009A5CA6" w:rsidRDefault="009A5CA6" w:rsidP="009A5CA6">
      <w:pPr>
        <w:suppressAutoHyphens/>
        <w:jc w:val="both"/>
      </w:pPr>
      <w:r>
        <w:t xml:space="preserve">Access control mechanisms are instituted through the implementation of role-based access control (RBAC) and attribute-based access control (ABAC), enforced through secure authentication </w:t>
      </w:r>
      <w:r>
        <w:lastRenderedPageBreak/>
        <w:t xml:space="preserve">protocols such as OAuth or OpenID Connect. Multi-factor authentication (MFA) is employed to bolster user authentication, typically requiring a combination of factors such as passwords, biometrics, or token-based authentication. </w:t>
      </w:r>
    </w:p>
    <w:p w14:paraId="02E49405" w14:textId="051A71FE" w:rsidR="004862A7" w:rsidRDefault="009A5CA6" w:rsidP="009A5CA6">
      <w:r>
        <w:t>Secure APIs can be developed utilizing standards like HTTPS with Transport Layer Security (TLS) encryption to ensure secure communication among the GIR, RIRs and NIRs, with stringent authorization checks in place. Audit trails are meticulously maintained, recording all user activities and system events for audit and forensic analysis</w:t>
      </w:r>
      <w:ins w:id="51" w:author="Biren Karmakar" w:date="2024-12-25T19:14:00Z">
        <w:r w:rsidR="00B62F2D" w:rsidRPr="00B62F2D">
          <w:t>, monitoring of the registry’s health and performance to detect failures, system abuse, and other irregularities</w:t>
        </w:r>
      </w:ins>
      <w:r>
        <w:t xml:space="preserve">. Data anonymization techniques such as tokenization or pseudonymization can be applied to protect sensitive </w:t>
      </w:r>
      <w:del w:id="52" w:author="Biren Karmakar" w:date="2025-01-27T10:10:00Z">
        <w:r w:rsidDel="006515FC">
          <w:delText xml:space="preserve">personally identifiable </w:delText>
        </w:r>
      </w:del>
      <w:r>
        <w:t xml:space="preserve">information </w:t>
      </w:r>
      <w:del w:id="53" w:author="Biren Karmakar" w:date="2025-01-27T10:10:00Z">
        <w:r w:rsidDel="006515FC">
          <w:delText>(PII)</w:delText>
        </w:r>
      </w:del>
      <w:r>
        <w:t xml:space="preserve"> stored within the registry.</w:t>
      </w:r>
    </w:p>
    <w:p w14:paraId="5E2C81B9" w14:textId="77777777" w:rsidR="00355723" w:rsidRDefault="00355723" w:rsidP="00725817">
      <w:pPr>
        <w:jc w:val="center"/>
      </w:pPr>
      <w:r>
        <w:t>_______________________</w:t>
      </w:r>
    </w:p>
    <w:p w14:paraId="6C79883F" w14:textId="77777777" w:rsidR="00355723" w:rsidRDefault="00355723" w:rsidP="00725817"/>
    <w:sectPr w:rsidR="00355723" w:rsidSect="00A944DF">
      <w:headerReference w:type="default" r:id="rId16"/>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58A7E" w14:textId="77777777" w:rsidR="00170822" w:rsidRDefault="00170822">
      <w:pPr>
        <w:spacing w:before="0"/>
      </w:pPr>
      <w:r>
        <w:separator/>
      </w:r>
    </w:p>
  </w:endnote>
  <w:endnote w:type="continuationSeparator" w:id="0">
    <w:p w14:paraId="19862F90" w14:textId="77777777" w:rsidR="00170822" w:rsidRDefault="0017082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
    <w:altName w:val="Yu Gothic"/>
    <w:panose1 w:val="00000000000000000000"/>
    <w:charset w:val="80"/>
    <w:family w:val="auto"/>
    <w:notTrueType/>
    <w:pitch w:val="variable"/>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G Times">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0AD52" w14:textId="77777777" w:rsidR="00170822" w:rsidRDefault="00170822">
      <w:pPr>
        <w:spacing w:before="0"/>
      </w:pPr>
      <w:r>
        <w:separator/>
      </w:r>
    </w:p>
  </w:footnote>
  <w:footnote w:type="continuationSeparator" w:id="0">
    <w:p w14:paraId="00236D8E" w14:textId="77777777" w:rsidR="00170822" w:rsidRDefault="00170822">
      <w:pPr>
        <w:spacing w:before="0"/>
      </w:pPr>
      <w:r>
        <w:continuationSeparator/>
      </w:r>
    </w:p>
  </w:footnote>
  <w:footnote w:id="1">
    <w:p w14:paraId="61155451" w14:textId="77777777" w:rsidR="00E723B2" w:rsidRDefault="00E723B2" w:rsidP="00E723B2"/>
    <w:p w14:paraId="0A509580" w14:textId="77777777" w:rsidR="00E723B2" w:rsidRPr="00783586" w:rsidRDefault="00E723B2" w:rsidP="00E723B2">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83CB" w14:textId="33CA2F19" w:rsidR="001B5DF2" w:rsidRPr="00C42125" w:rsidRDefault="001B5DF2"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0013AE">
      <w:rPr>
        <w:noProof/>
      </w:rPr>
      <w:t>10</w:t>
    </w:r>
    <w:r w:rsidRPr="00C42125">
      <w:fldChar w:fldCharType="end"/>
    </w:r>
    <w:r w:rsidRPr="00C42125">
      <w:t xml:space="preserve"> -</w:t>
    </w:r>
  </w:p>
  <w:p w14:paraId="384CB8FF" w14:textId="06977890" w:rsidR="001B5DF2" w:rsidRPr="00C42125" w:rsidRDefault="001B5DF2" w:rsidP="007E53E4">
    <w:pPr>
      <w:pStyle w:val="Header"/>
    </w:pPr>
    <w:r>
      <w:fldChar w:fldCharType="begin"/>
    </w:r>
    <w:r>
      <w:instrText xml:space="preserve"> STYLEREF  Docnumber  </w:instrText>
    </w:r>
    <w:r>
      <w:fldChar w:fldCharType="separate"/>
    </w:r>
    <w:r w:rsidR="00E66A79">
      <w:rPr>
        <w:noProof/>
      </w:rPr>
      <w:t>SG11-TD266/GEN</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C4A663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2C43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A26741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D840B3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0BA761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EC9FD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A21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864C3C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F8BF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2CD0F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1">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63F5995"/>
    <w:multiLevelType w:val="hybridMultilevel"/>
    <w:tmpl w:val="B95A5356"/>
    <w:lvl w:ilvl="0" w:tplc="FFFFFFFF">
      <w:start w:val="1"/>
      <w:numFmt w:val="bullet"/>
      <w:lvlText w:val="-"/>
      <w:lvlJc w:val="left"/>
      <w:pPr>
        <w:ind w:left="800" w:hanging="400"/>
      </w:pPr>
      <w:rPr>
        <w:rFonts w:ascii="Gulim" w:eastAsia="Gulim" w:hAnsi="Gulim" w:cs="Times New Roman" w:hint="eastAsia"/>
      </w:rPr>
    </w:lvl>
    <w:lvl w:ilvl="1" w:tplc="FFFFFFFF">
      <w:start w:val="1"/>
      <w:numFmt w:val="bullet"/>
      <w:lvlText w:val=""/>
      <w:lvlJc w:val="left"/>
      <w:pPr>
        <w:ind w:left="1200" w:hanging="400"/>
      </w:pPr>
      <w:rPr>
        <w:rFonts w:ascii="Wingdings" w:hAnsi="Wingdings" w:hint="default"/>
      </w:rPr>
    </w:lvl>
    <w:lvl w:ilvl="2" w:tplc="FFFFFFFF">
      <w:start w:val="1"/>
      <w:numFmt w:val="bullet"/>
      <w:lvlText w:val=""/>
      <w:lvlJc w:val="left"/>
      <w:pPr>
        <w:ind w:left="1600" w:hanging="400"/>
      </w:pPr>
      <w:rPr>
        <w:rFonts w:ascii="Wingdings" w:hAnsi="Wingdings" w:hint="default"/>
      </w:rPr>
    </w:lvl>
    <w:lvl w:ilvl="3" w:tplc="FFFFFFFF">
      <w:start w:val="1"/>
      <w:numFmt w:val="bullet"/>
      <w:lvlText w:val=""/>
      <w:lvlJc w:val="left"/>
      <w:pPr>
        <w:ind w:left="2000" w:hanging="400"/>
      </w:pPr>
      <w:rPr>
        <w:rFonts w:ascii="Wingdings" w:hAnsi="Wingdings" w:hint="default"/>
      </w:rPr>
    </w:lvl>
    <w:lvl w:ilvl="4" w:tplc="FFFFFFFF">
      <w:start w:val="1"/>
      <w:numFmt w:val="bullet"/>
      <w:lvlText w:val=""/>
      <w:lvlJc w:val="left"/>
      <w:pPr>
        <w:ind w:left="2400" w:hanging="400"/>
      </w:pPr>
      <w:rPr>
        <w:rFonts w:ascii="Wingdings" w:hAnsi="Wingdings" w:hint="default"/>
      </w:rPr>
    </w:lvl>
    <w:lvl w:ilvl="5" w:tplc="FFFFFFFF">
      <w:start w:val="1"/>
      <w:numFmt w:val="bullet"/>
      <w:lvlText w:val=""/>
      <w:lvlJc w:val="left"/>
      <w:pPr>
        <w:ind w:left="2800" w:hanging="400"/>
      </w:pPr>
      <w:rPr>
        <w:rFonts w:ascii="Wingdings" w:hAnsi="Wingdings" w:hint="default"/>
      </w:rPr>
    </w:lvl>
    <w:lvl w:ilvl="6" w:tplc="FFFFFFFF">
      <w:start w:val="1"/>
      <w:numFmt w:val="bullet"/>
      <w:lvlText w:val=""/>
      <w:lvlJc w:val="left"/>
      <w:pPr>
        <w:ind w:left="3200" w:hanging="400"/>
      </w:pPr>
      <w:rPr>
        <w:rFonts w:ascii="Wingdings" w:hAnsi="Wingdings" w:hint="default"/>
      </w:rPr>
    </w:lvl>
    <w:lvl w:ilvl="7" w:tplc="FFFFFFFF">
      <w:start w:val="1"/>
      <w:numFmt w:val="bullet"/>
      <w:lvlText w:val=""/>
      <w:lvlJc w:val="left"/>
      <w:pPr>
        <w:ind w:left="3600" w:hanging="400"/>
      </w:pPr>
      <w:rPr>
        <w:rFonts w:ascii="Wingdings" w:hAnsi="Wingdings" w:hint="default"/>
      </w:rPr>
    </w:lvl>
    <w:lvl w:ilvl="8" w:tplc="FFFFFFFF">
      <w:start w:val="1"/>
      <w:numFmt w:val="bullet"/>
      <w:lvlText w:val=""/>
      <w:lvlJc w:val="left"/>
      <w:pPr>
        <w:ind w:left="4000" w:hanging="400"/>
      </w:pPr>
      <w:rPr>
        <w:rFonts w:ascii="Wingdings" w:hAnsi="Wingdings" w:hint="default"/>
      </w:rPr>
    </w:lvl>
  </w:abstractNum>
  <w:abstractNum w:abstractNumId="12" w15:restartNumberingAfterBreak="0">
    <w:nsid w:val="67002713"/>
    <w:multiLevelType w:val="multilevel"/>
    <w:tmpl w:val="17521BB2"/>
    <w:lvl w:ilvl="0">
      <w:start w:val="1"/>
      <w:numFmt w:val="decimal"/>
      <w:lvlText w:val="%1)"/>
      <w:lvlJc w:val="left"/>
      <w:pPr>
        <w:tabs>
          <w:tab w:val="num" w:pos="0"/>
        </w:tabs>
        <w:ind w:left="720" w:hanging="360"/>
      </w:pPr>
      <w:rPr>
        <w:rFonts w:ascii="Times New Roman" w:hAnsi="Times New Roman" w:cs="Times New Roman" w:hint="default"/>
        <w:b/>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1">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530340156">
    <w:abstractNumId w:val="13"/>
  </w:num>
  <w:num w:numId="2" w16cid:durableId="310642476">
    <w:abstractNumId w:val="13"/>
  </w:num>
  <w:num w:numId="3" w16cid:durableId="1262226031">
    <w:abstractNumId w:val="13"/>
  </w:num>
  <w:num w:numId="4" w16cid:durableId="37969946">
    <w:abstractNumId w:val="13"/>
  </w:num>
  <w:num w:numId="5" w16cid:durableId="1333217310">
    <w:abstractNumId w:val="13"/>
  </w:num>
  <w:num w:numId="6" w16cid:durableId="834494739">
    <w:abstractNumId w:val="13"/>
  </w:num>
  <w:num w:numId="7" w16cid:durableId="623577977">
    <w:abstractNumId w:val="13"/>
  </w:num>
  <w:num w:numId="8" w16cid:durableId="290403941">
    <w:abstractNumId w:val="13"/>
  </w:num>
  <w:num w:numId="9" w16cid:durableId="736898406">
    <w:abstractNumId w:val="13"/>
  </w:num>
  <w:num w:numId="10" w16cid:durableId="1926063776">
    <w:abstractNumId w:val="10"/>
  </w:num>
  <w:num w:numId="11" w16cid:durableId="1970933805">
    <w:abstractNumId w:val="9"/>
  </w:num>
  <w:num w:numId="12" w16cid:durableId="1748458641">
    <w:abstractNumId w:val="7"/>
  </w:num>
  <w:num w:numId="13" w16cid:durableId="1737437222">
    <w:abstractNumId w:val="6"/>
  </w:num>
  <w:num w:numId="14" w16cid:durableId="262686153">
    <w:abstractNumId w:val="5"/>
  </w:num>
  <w:num w:numId="15" w16cid:durableId="169218841">
    <w:abstractNumId w:val="4"/>
  </w:num>
  <w:num w:numId="16" w16cid:durableId="1160534217">
    <w:abstractNumId w:val="8"/>
  </w:num>
  <w:num w:numId="17" w16cid:durableId="143661572">
    <w:abstractNumId w:val="3"/>
  </w:num>
  <w:num w:numId="18" w16cid:durableId="979922009">
    <w:abstractNumId w:val="2"/>
  </w:num>
  <w:num w:numId="19" w16cid:durableId="269820387">
    <w:abstractNumId w:val="1"/>
  </w:num>
  <w:num w:numId="20" w16cid:durableId="1876457729">
    <w:abstractNumId w:val="0"/>
  </w:num>
  <w:num w:numId="21" w16cid:durableId="812404890">
    <w:abstractNumId w:val="12"/>
  </w:num>
  <w:num w:numId="22" w16cid:durableId="33072041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ren Karmakar">
    <w15:presenceInfo w15:providerId="Windows Live" w15:userId="c5eebcbc6a8f90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817"/>
    <w:rsid w:val="000002CE"/>
    <w:rsid w:val="00000339"/>
    <w:rsid w:val="0000085D"/>
    <w:rsid w:val="00000F80"/>
    <w:rsid w:val="00000FA8"/>
    <w:rsid w:val="000013AE"/>
    <w:rsid w:val="0000742F"/>
    <w:rsid w:val="0001104D"/>
    <w:rsid w:val="00012EB5"/>
    <w:rsid w:val="00017655"/>
    <w:rsid w:val="00017D92"/>
    <w:rsid w:val="00017FE7"/>
    <w:rsid w:val="00022B29"/>
    <w:rsid w:val="00025502"/>
    <w:rsid w:val="00027A32"/>
    <w:rsid w:val="00030DBC"/>
    <w:rsid w:val="0003117B"/>
    <w:rsid w:val="0003257A"/>
    <w:rsid w:val="000346BA"/>
    <w:rsid w:val="0004493F"/>
    <w:rsid w:val="00050A24"/>
    <w:rsid w:val="00055464"/>
    <w:rsid w:val="0006330F"/>
    <w:rsid w:val="00063556"/>
    <w:rsid w:val="00065594"/>
    <w:rsid w:val="000661D3"/>
    <w:rsid w:val="000769E6"/>
    <w:rsid w:val="00077E88"/>
    <w:rsid w:val="0008099A"/>
    <w:rsid w:val="000842F4"/>
    <w:rsid w:val="00085268"/>
    <w:rsid w:val="00092930"/>
    <w:rsid w:val="00096D82"/>
    <w:rsid w:val="00097D70"/>
    <w:rsid w:val="000A1971"/>
    <w:rsid w:val="000A31CB"/>
    <w:rsid w:val="000A3F81"/>
    <w:rsid w:val="000B1D6F"/>
    <w:rsid w:val="000B286A"/>
    <w:rsid w:val="000B4350"/>
    <w:rsid w:val="000B594B"/>
    <w:rsid w:val="000B748C"/>
    <w:rsid w:val="000C1868"/>
    <w:rsid w:val="000C5FD9"/>
    <w:rsid w:val="000D7A19"/>
    <w:rsid w:val="000E2EF7"/>
    <w:rsid w:val="000E4E82"/>
    <w:rsid w:val="000E6414"/>
    <w:rsid w:val="000E716C"/>
    <w:rsid w:val="000F2E95"/>
    <w:rsid w:val="000F67F1"/>
    <w:rsid w:val="00103F3E"/>
    <w:rsid w:val="00106AAB"/>
    <w:rsid w:val="00110480"/>
    <w:rsid w:val="001113C7"/>
    <w:rsid w:val="00112783"/>
    <w:rsid w:val="00114606"/>
    <w:rsid w:val="00115B4C"/>
    <w:rsid w:val="00117A13"/>
    <w:rsid w:val="0012002D"/>
    <w:rsid w:val="00122669"/>
    <w:rsid w:val="00123A2B"/>
    <w:rsid w:val="001266E6"/>
    <w:rsid w:val="00131282"/>
    <w:rsid w:val="00131D86"/>
    <w:rsid w:val="00134BB5"/>
    <w:rsid w:val="00137E61"/>
    <w:rsid w:val="00146FED"/>
    <w:rsid w:val="00147EE6"/>
    <w:rsid w:val="001528E6"/>
    <w:rsid w:val="00155DD6"/>
    <w:rsid w:val="00157413"/>
    <w:rsid w:val="001605F4"/>
    <w:rsid w:val="00161BAB"/>
    <w:rsid w:val="0016529A"/>
    <w:rsid w:val="001664ED"/>
    <w:rsid w:val="00166E75"/>
    <w:rsid w:val="00167647"/>
    <w:rsid w:val="00170248"/>
    <w:rsid w:val="00170822"/>
    <w:rsid w:val="00172670"/>
    <w:rsid w:val="00176C2F"/>
    <w:rsid w:val="00181DAE"/>
    <w:rsid w:val="00184A3C"/>
    <w:rsid w:val="001862D2"/>
    <w:rsid w:val="001871E3"/>
    <w:rsid w:val="001872B3"/>
    <w:rsid w:val="001942EC"/>
    <w:rsid w:val="001945B8"/>
    <w:rsid w:val="00196438"/>
    <w:rsid w:val="001A03CC"/>
    <w:rsid w:val="001A1E05"/>
    <w:rsid w:val="001A6E14"/>
    <w:rsid w:val="001A79B0"/>
    <w:rsid w:val="001B4799"/>
    <w:rsid w:val="001B4A85"/>
    <w:rsid w:val="001B5DF2"/>
    <w:rsid w:val="001B6D84"/>
    <w:rsid w:val="001C01DD"/>
    <w:rsid w:val="001C06CA"/>
    <w:rsid w:val="001C303F"/>
    <w:rsid w:val="001D0786"/>
    <w:rsid w:val="001D0A21"/>
    <w:rsid w:val="001D1EDB"/>
    <w:rsid w:val="001D240C"/>
    <w:rsid w:val="001D505A"/>
    <w:rsid w:val="001D5206"/>
    <w:rsid w:val="001D6401"/>
    <w:rsid w:val="001E031A"/>
    <w:rsid w:val="001E1E53"/>
    <w:rsid w:val="001E2CE2"/>
    <w:rsid w:val="001E3A97"/>
    <w:rsid w:val="001E58AB"/>
    <w:rsid w:val="001E5965"/>
    <w:rsid w:val="001E5E42"/>
    <w:rsid w:val="001E6C93"/>
    <w:rsid w:val="001E7D6A"/>
    <w:rsid w:val="001F0D74"/>
    <w:rsid w:val="001F5A97"/>
    <w:rsid w:val="001F5DA4"/>
    <w:rsid w:val="00201267"/>
    <w:rsid w:val="002027A2"/>
    <w:rsid w:val="00202AA7"/>
    <w:rsid w:val="002052BB"/>
    <w:rsid w:val="00213C1C"/>
    <w:rsid w:val="002157FB"/>
    <w:rsid w:val="00215E68"/>
    <w:rsid w:val="00216499"/>
    <w:rsid w:val="0022194A"/>
    <w:rsid w:val="00222121"/>
    <w:rsid w:val="00223009"/>
    <w:rsid w:val="00226A0F"/>
    <w:rsid w:val="00230922"/>
    <w:rsid w:val="002313E5"/>
    <w:rsid w:val="00233064"/>
    <w:rsid w:val="002341B0"/>
    <w:rsid w:val="00242B8D"/>
    <w:rsid w:val="00257576"/>
    <w:rsid w:val="00257A66"/>
    <w:rsid w:val="00260003"/>
    <w:rsid w:val="00262AC6"/>
    <w:rsid w:val="00263A01"/>
    <w:rsid w:val="002651A6"/>
    <w:rsid w:val="00265E0D"/>
    <w:rsid w:val="00265FC7"/>
    <w:rsid w:val="002706A2"/>
    <w:rsid w:val="00270DDF"/>
    <w:rsid w:val="00271D94"/>
    <w:rsid w:val="00272DCD"/>
    <w:rsid w:val="0027462B"/>
    <w:rsid w:val="00281AC7"/>
    <w:rsid w:val="0028651A"/>
    <w:rsid w:val="00287355"/>
    <w:rsid w:val="002A57C1"/>
    <w:rsid w:val="002A6E11"/>
    <w:rsid w:val="002B27EF"/>
    <w:rsid w:val="002B4844"/>
    <w:rsid w:val="002B49FE"/>
    <w:rsid w:val="002B4C67"/>
    <w:rsid w:val="002C69A4"/>
    <w:rsid w:val="002C6A7F"/>
    <w:rsid w:val="002D0969"/>
    <w:rsid w:val="002D372B"/>
    <w:rsid w:val="002D66C8"/>
    <w:rsid w:val="002E2EC1"/>
    <w:rsid w:val="002E40ED"/>
    <w:rsid w:val="002E6279"/>
    <w:rsid w:val="002E712F"/>
    <w:rsid w:val="002F00D4"/>
    <w:rsid w:val="002F0B65"/>
    <w:rsid w:val="002F0B8A"/>
    <w:rsid w:val="002F21DA"/>
    <w:rsid w:val="002F316F"/>
    <w:rsid w:val="002F3A6A"/>
    <w:rsid w:val="002F3C86"/>
    <w:rsid w:val="002F5706"/>
    <w:rsid w:val="002F6AD3"/>
    <w:rsid w:val="002F7086"/>
    <w:rsid w:val="00306040"/>
    <w:rsid w:val="00310082"/>
    <w:rsid w:val="003102A3"/>
    <w:rsid w:val="00310F96"/>
    <w:rsid w:val="00314E84"/>
    <w:rsid w:val="00315755"/>
    <w:rsid w:val="00325F11"/>
    <w:rsid w:val="0032690C"/>
    <w:rsid w:val="00327081"/>
    <w:rsid w:val="003331EE"/>
    <w:rsid w:val="00335A28"/>
    <w:rsid w:val="00337560"/>
    <w:rsid w:val="003429F2"/>
    <w:rsid w:val="00343245"/>
    <w:rsid w:val="00343BA0"/>
    <w:rsid w:val="00346B76"/>
    <w:rsid w:val="00347D06"/>
    <w:rsid w:val="00347FFC"/>
    <w:rsid w:val="00350363"/>
    <w:rsid w:val="00350AC2"/>
    <w:rsid w:val="00352738"/>
    <w:rsid w:val="00355723"/>
    <w:rsid w:val="003557E5"/>
    <w:rsid w:val="00357B31"/>
    <w:rsid w:val="0036170A"/>
    <w:rsid w:val="003666B3"/>
    <w:rsid w:val="003676EB"/>
    <w:rsid w:val="0037050B"/>
    <w:rsid w:val="00370AB3"/>
    <w:rsid w:val="00370CF4"/>
    <w:rsid w:val="00371451"/>
    <w:rsid w:val="0037341A"/>
    <w:rsid w:val="00374EBD"/>
    <w:rsid w:val="00376609"/>
    <w:rsid w:val="00377C74"/>
    <w:rsid w:val="0038320B"/>
    <w:rsid w:val="00383C8F"/>
    <w:rsid w:val="003850CD"/>
    <w:rsid w:val="00387228"/>
    <w:rsid w:val="003919BF"/>
    <w:rsid w:val="003A121C"/>
    <w:rsid w:val="003A229D"/>
    <w:rsid w:val="003A39E0"/>
    <w:rsid w:val="003A76F6"/>
    <w:rsid w:val="003B197C"/>
    <w:rsid w:val="003B1D28"/>
    <w:rsid w:val="003B2A40"/>
    <w:rsid w:val="003B53B3"/>
    <w:rsid w:val="003C08EC"/>
    <w:rsid w:val="003C6DBB"/>
    <w:rsid w:val="003D0967"/>
    <w:rsid w:val="003D1FB1"/>
    <w:rsid w:val="003D2C2B"/>
    <w:rsid w:val="003D2D24"/>
    <w:rsid w:val="003D3C3E"/>
    <w:rsid w:val="003D58F8"/>
    <w:rsid w:val="003D7964"/>
    <w:rsid w:val="003E152B"/>
    <w:rsid w:val="003E21BA"/>
    <w:rsid w:val="003E3BB5"/>
    <w:rsid w:val="003E440C"/>
    <w:rsid w:val="003F2B63"/>
    <w:rsid w:val="003F5E9C"/>
    <w:rsid w:val="003F67A5"/>
    <w:rsid w:val="003F6921"/>
    <w:rsid w:val="003F7CBB"/>
    <w:rsid w:val="00402B6C"/>
    <w:rsid w:val="004032AC"/>
    <w:rsid w:val="00410D5A"/>
    <w:rsid w:val="00411475"/>
    <w:rsid w:val="00411C59"/>
    <w:rsid w:val="00412A4D"/>
    <w:rsid w:val="00412A89"/>
    <w:rsid w:val="00413D0A"/>
    <w:rsid w:val="004143C4"/>
    <w:rsid w:val="00415ABE"/>
    <w:rsid w:val="00417EED"/>
    <w:rsid w:val="00422C23"/>
    <w:rsid w:val="0042468A"/>
    <w:rsid w:val="00425055"/>
    <w:rsid w:val="00432526"/>
    <w:rsid w:val="00434345"/>
    <w:rsid w:val="00435BA6"/>
    <w:rsid w:val="004368E3"/>
    <w:rsid w:val="0043699C"/>
    <w:rsid w:val="004401F6"/>
    <w:rsid w:val="004429EC"/>
    <w:rsid w:val="00444079"/>
    <w:rsid w:val="00444228"/>
    <w:rsid w:val="00444784"/>
    <w:rsid w:val="004447A4"/>
    <w:rsid w:val="004454D3"/>
    <w:rsid w:val="00446162"/>
    <w:rsid w:val="00446B1C"/>
    <w:rsid w:val="00451E6E"/>
    <w:rsid w:val="00452887"/>
    <w:rsid w:val="0045405F"/>
    <w:rsid w:val="00454C7C"/>
    <w:rsid w:val="00455102"/>
    <w:rsid w:val="00460665"/>
    <w:rsid w:val="004607FB"/>
    <w:rsid w:val="00460ED4"/>
    <w:rsid w:val="0046182A"/>
    <w:rsid w:val="00462B6A"/>
    <w:rsid w:val="00464CC7"/>
    <w:rsid w:val="00465632"/>
    <w:rsid w:val="004669B1"/>
    <w:rsid w:val="00466AC2"/>
    <w:rsid w:val="00466E34"/>
    <w:rsid w:val="004717A9"/>
    <w:rsid w:val="0047347C"/>
    <w:rsid w:val="00473548"/>
    <w:rsid w:val="004753D9"/>
    <w:rsid w:val="00477426"/>
    <w:rsid w:val="004806F0"/>
    <w:rsid w:val="00480BF5"/>
    <w:rsid w:val="00481970"/>
    <w:rsid w:val="00481B8F"/>
    <w:rsid w:val="00483B57"/>
    <w:rsid w:val="004862A7"/>
    <w:rsid w:val="00494B8A"/>
    <w:rsid w:val="004A019C"/>
    <w:rsid w:val="004A460E"/>
    <w:rsid w:val="004A66F3"/>
    <w:rsid w:val="004A6F37"/>
    <w:rsid w:val="004A7E65"/>
    <w:rsid w:val="004B17D1"/>
    <w:rsid w:val="004B1A33"/>
    <w:rsid w:val="004B1BCD"/>
    <w:rsid w:val="004B2E75"/>
    <w:rsid w:val="004B34BB"/>
    <w:rsid w:val="004B3BD0"/>
    <w:rsid w:val="004B4317"/>
    <w:rsid w:val="004B5105"/>
    <w:rsid w:val="004C2E42"/>
    <w:rsid w:val="004C3990"/>
    <w:rsid w:val="004C5F5E"/>
    <w:rsid w:val="004C6C19"/>
    <w:rsid w:val="004D054B"/>
    <w:rsid w:val="004D0FFC"/>
    <w:rsid w:val="004D217C"/>
    <w:rsid w:val="004D53AD"/>
    <w:rsid w:val="004D5D51"/>
    <w:rsid w:val="004E1D1B"/>
    <w:rsid w:val="004E2A77"/>
    <w:rsid w:val="004E7413"/>
    <w:rsid w:val="004F18BB"/>
    <w:rsid w:val="004F467F"/>
    <w:rsid w:val="004F4EB6"/>
    <w:rsid w:val="00500C55"/>
    <w:rsid w:val="00502C16"/>
    <w:rsid w:val="00504261"/>
    <w:rsid w:val="00507D55"/>
    <w:rsid w:val="00510C3D"/>
    <w:rsid w:val="00512808"/>
    <w:rsid w:val="00514399"/>
    <w:rsid w:val="005166B9"/>
    <w:rsid w:val="00517C7D"/>
    <w:rsid w:val="00522154"/>
    <w:rsid w:val="00524AFA"/>
    <w:rsid w:val="0052618A"/>
    <w:rsid w:val="00527984"/>
    <w:rsid w:val="005307FF"/>
    <w:rsid w:val="00542167"/>
    <w:rsid w:val="0054509D"/>
    <w:rsid w:val="00547A8B"/>
    <w:rsid w:val="00547CC9"/>
    <w:rsid w:val="00553C5C"/>
    <w:rsid w:val="00554DAD"/>
    <w:rsid w:val="00555133"/>
    <w:rsid w:val="00560C65"/>
    <w:rsid w:val="005614F6"/>
    <w:rsid w:val="005633B4"/>
    <w:rsid w:val="005674BA"/>
    <w:rsid w:val="00572091"/>
    <w:rsid w:val="005741DA"/>
    <w:rsid w:val="00574F82"/>
    <w:rsid w:val="00575F9B"/>
    <w:rsid w:val="005771A3"/>
    <w:rsid w:val="0057782F"/>
    <w:rsid w:val="005815CC"/>
    <w:rsid w:val="00583141"/>
    <w:rsid w:val="0058633E"/>
    <w:rsid w:val="00590C8C"/>
    <w:rsid w:val="00593191"/>
    <w:rsid w:val="00593340"/>
    <w:rsid w:val="00595B26"/>
    <w:rsid w:val="00597535"/>
    <w:rsid w:val="005A2A95"/>
    <w:rsid w:val="005B0D58"/>
    <w:rsid w:val="005B1C8B"/>
    <w:rsid w:val="005B29FD"/>
    <w:rsid w:val="005B5835"/>
    <w:rsid w:val="005B5F01"/>
    <w:rsid w:val="005B60D2"/>
    <w:rsid w:val="005B66FC"/>
    <w:rsid w:val="005C083A"/>
    <w:rsid w:val="005C6264"/>
    <w:rsid w:val="005D22F9"/>
    <w:rsid w:val="005D3BE6"/>
    <w:rsid w:val="005D572B"/>
    <w:rsid w:val="005D633F"/>
    <w:rsid w:val="005D6FA8"/>
    <w:rsid w:val="005D7328"/>
    <w:rsid w:val="005E3DA5"/>
    <w:rsid w:val="005E4B83"/>
    <w:rsid w:val="005E51E1"/>
    <w:rsid w:val="005E5474"/>
    <w:rsid w:val="005E7AFD"/>
    <w:rsid w:val="005F0F28"/>
    <w:rsid w:val="005F23F2"/>
    <w:rsid w:val="005F2709"/>
    <w:rsid w:val="005F2DB2"/>
    <w:rsid w:val="005F3636"/>
    <w:rsid w:val="005F4B8F"/>
    <w:rsid w:val="005F6550"/>
    <w:rsid w:val="005F6894"/>
    <w:rsid w:val="005F6B17"/>
    <w:rsid w:val="006041E5"/>
    <w:rsid w:val="0060474D"/>
    <w:rsid w:val="00615D97"/>
    <w:rsid w:val="00616390"/>
    <w:rsid w:val="00621FC0"/>
    <w:rsid w:val="00624344"/>
    <w:rsid w:val="006246ED"/>
    <w:rsid w:val="00627024"/>
    <w:rsid w:val="006334FD"/>
    <w:rsid w:val="006336BF"/>
    <w:rsid w:val="006361D0"/>
    <w:rsid w:val="006401EA"/>
    <w:rsid w:val="0064100A"/>
    <w:rsid w:val="00641D2A"/>
    <w:rsid w:val="006440F8"/>
    <w:rsid w:val="006515FC"/>
    <w:rsid w:val="00652934"/>
    <w:rsid w:val="00656BDC"/>
    <w:rsid w:val="00657999"/>
    <w:rsid w:val="00657E33"/>
    <w:rsid w:val="0066061E"/>
    <w:rsid w:val="00661C0F"/>
    <w:rsid w:val="00667CAF"/>
    <w:rsid w:val="00670127"/>
    <w:rsid w:val="00671B96"/>
    <w:rsid w:val="00672840"/>
    <w:rsid w:val="00672A32"/>
    <w:rsid w:val="00672C0A"/>
    <w:rsid w:val="006731B0"/>
    <w:rsid w:val="00673355"/>
    <w:rsid w:val="006733BC"/>
    <w:rsid w:val="00674E65"/>
    <w:rsid w:val="006851ED"/>
    <w:rsid w:val="006871D2"/>
    <w:rsid w:val="00691155"/>
    <w:rsid w:val="0069505A"/>
    <w:rsid w:val="0069505B"/>
    <w:rsid w:val="006A1E43"/>
    <w:rsid w:val="006A20A8"/>
    <w:rsid w:val="006A2774"/>
    <w:rsid w:val="006A3DF0"/>
    <w:rsid w:val="006A43C1"/>
    <w:rsid w:val="006B1676"/>
    <w:rsid w:val="006B1D1B"/>
    <w:rsid w:val="006B5FAD"/>
    <w:rsid w:val="006C20B0"/>
    <w:rsid w:val="006C2430"/>
    <w:rsid w:val="006C2AC8"/>
    <w:rsid w:val="006C40DE"/>
    <w:rsid w:val="006C538F"/>
    <w:rsid w:val="006C6EAE"/>
    <w:rsid w:val="006C72D3"/>
    <w:rsid w:val="006D0765"/>
    <w:rsid w:val="006D1F7B"/>
    <w:rsid w:val="006D6A9B"/>
    <w:rsid w:val="006E1652"/>
    <w:rsid w:val="006E3E05"/>
    <w:rsid w:val="006E43E8"/>
    <w:rsid w:val="006E550A"/>
    <w:rsid w:val="006E7742"/>
    <w:rsid w:val="006E7AB0"/>
    <w:rsid w:val="006F117E"/>
    <w:rsid w:val="006F6A15"/>
    <w:rsid w:val="0070068E"/>
    <w:rsid w:val="00707C72"/>
    <w:rsid w:val="0071032C"/>
    <w:rsid w:val="00711C6A"/>
    <w:rsid w:val="0071243A"/>
    <w:rsid w:val="00712802"/>
    <w:rsid w:val="007139EE"/>
    <w:rsid w:val="007164A1"/>
    <w:rsid w:val="0072163D"/>
    <w:rsid w:val="00721FE0"/>
    <w:rsid w:val="007231AD"/>
    <w:rsid w:val="007238CA"/>
    <w:rsid w:val="00723B74"/>
    <w:rsid w:val="00725817"/>
    <w:rsid w:val="007262D6"/>
    <w:rsid w:val="00726B8B"/>
    <w:rsid w:val="00733084"/>
    <w:rsid w:val="007371B9"/>
    <w:rsid w:val="0074553A"/>
    <w:rsid w:val="007472FB"/>
    <w:rsid w:val="00753305"/>
    <w:rsid w:val="00753F94"/>
    <w:rsid w:val="007557E9"/>
    <w:rsid w:val="00755A6D"/>
    <w:rsid w:val="00760549"/>
    <w:rsid w:val="00761CA4"/>
    <w:rsid w:val="00762B74"/>
    <w:rsid w:val="00762E3F"/>
    <w:rsid w:val="00764015"/>
    <w:rsid w:val="007641D3"/>
    <w:rsid w:val="00766078"/>
    <w:rsid w:val="00766B94"/>
    <w:rsid w:val="0077101F"/>
    <w:rsid w:val="00771B16"/>
    <w:rsid w:val="00774F2B"/>
    <w:rsid w:val="007760D0"/>
    <w:rsid w:val="00780AF7"/>
    <w:rsid w:val="00783489"/>
    <w:rsid w:val="007862F5"/>
    <w:rsid w:val="0078663F"/>
    <w:rsid w:val="00793444"/>
    <w:rsid w:val="007935B0"/>
    <w:rsid w:val="00793CD3"/>
    <w:rsid w:val="00794834"/>
    <w:rsid w:val="0079581B"/>
    <w:rsid w:val="00796096"/>
    <w:rsid w:val="00796FCB"/>
    <w:rsid w:val="007977C4"/>
    <w:rsid w:val="007A096C"/>
    <w:rsid w:val="007A4E4C"/>
    <w:rsid w:val="007A522A"/>
    <w:rsid w:val="007A7398"/>
    <w:rsid w:val="007B3431"/>
    <w:rsid w:val="007B40F5"/>
    <w:rsid w:val="007B5558"/>
    <w:rsid w:val="007C11F2"/>
    <w:rsid w:val="007C228D"/>
    <w:rsid w:val="007C43E2"/>
    <w:rsid w:val="007C7042"/>
    <w:rsid w:val="007D2F0F"/>
    <w:rsid w:val="007D2F42"/>
    <w:rsid w:val="007D7074"/>
    <w:rsid w:val="007E1D1A"/>
    <w:rsid w:val="007E4A96"/>
    <w:rsid w:val="007F107B"/>
    <w:rsid w:val="007F5562"/>
    <w:rsid w:val="00805721"/>
    <w:rsid w:val="008062A5"/>
    <w:rsid w:val="00807B28"/>
    <w:rsid w:val="00811118"/>
    <w:rsid w:val="00814C73"/>
    <w:rsid w:val="00821E6D"/>
    <w:rsid w:val="00823B5F"/>
    <w:rsid w:val="00823E8E"/>
    <w:rsid w:val="00831BDA"/>
    <w:rsid w:val="0083402B"/>
    <w:rsid w:val="00840CDC"/>
    <w:rsid w:val="00846658"/>
    <w:rsid w:val="00847782"/>
    <w:rsid w:val="00850AFE"/>
    <w:rsid w:val="00852B99"/>
    <w:rsid w:val="00855010"/>
    <w:rsid w:val="00855AA6"/>
    <w:rsid w:val="00855B71"/>
    <w:rsid w:val="0085720D"/>
    <w:rsid w:val="008579FD"/>
    <w:rsid w:val="00862429"/>
    <w:rsid w:val="00862F6E"/>
    <w:rsid w:val="008709E6"/>
    <w:rsid w:val="00870CFD"/>
    <w:rsid w:val="00877486"/>
    <w:rsid w:val="008800C6"/>
    <w:rsid w:val="00882DF8"/>
    <w:rsid w:val="0088492F"/>
    <w:rsid w:val="008879EF"/>
    <w:rsid w:val="00887A32"/>
    <w:rsid w:val="00890884"/>
    <w:rsid w:val="0089140E"/>
    <w:rsid w:val="00891EC9"/>
    <w:rsid w:val="00893909"/>
    <w:rsid w:val="00894717"/>
    <w:rsid w:val="008A20A2"/>
    <w:rsid w:val="008A79CD"/>
    <w:rsid w:val="008A7C9E"/>
    <w:rsid w:val="008B1D6B"/>
    <w:rsid w:val="008B2841"/>
    <w:rsid w:val="008B2FC9"/>
    <w:rsid w:val="008B3D3F"/>
    <w:rsid w:val="008C25C8"/>
    <w:rsid w:val="008C2962"/>
    <w:rsid w:val="008C2F86"/>
    <w:rsid w:val="008C38B8"/>
    <w:rsid w:val="008C5677"/>
    <w:rsid w:val="008C71ED"/>
    <w:rsid w:val="008D0751"/>
    <w:rsid w:val="008D31AC"/>
    <w:rsid w:val="008D3778"/>
    <w:rsid w:val="008E3321"/>
    <w:rsid w:val="008E3FAA"/>
    <w:rsid w:val="008E3FD0"/>
    <w:rsid w:val="008E5942"/>
    <w:rsid w:val="008E5B8F"/>
    <w:rsid w:val="008E7D3D"/>
    <w:rsid w:val="008F24C6"/>
    <w:rsid w:val="008F55EA"/>
    <w:rsid w:val="008F6E82"/>
    <w:rsid w:val="008F729C"/>
    <w:rsid w:val="008F7D58"/>
    <w:rsid w:val="00900222"/>
    <w:rsid w:val="0090354F"/>
    <w:rsid w:val="00906CD8"/>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5E8A"/>
    <w:rsid w:val="00956489"/>
    <w:rsid w:val="00960F92"/>
    <w:rsid w:val="009627DC"/>
    <w:rsid w:val="00964783"/>
    <w:rsid w:val="00964FDC"/>
    <w:rsid w:val="009659E4"/>
    <w:rsid w:val="00976863"/>
    <w:rsid w:val="0098004D"/>
    <w:rsid w:val="00980114"/>
    <w:rsid w:val="00980403"/>
    <w:rsid w:val="00983BA0"/>
    <w:rsid w:val="009847FC"/>
    <w:rsid w:val="00993F54"/>
    <w:rsid w:val="0099550B"/>
    <w:rsid w:val="009961B2"/>
    <w:rsid w:val="009A0558"/>
    <w:rsid w:val="009A0FF0"/>
    <w:rsid w:val="009A383F"/>
    <w:rsid w:val="009A5CA6"/>
    <w:rsid w:val="009A629B"/>
    <w:rsid w:val="009A7F21"/>
    <w:rsid w:val="009B20B2"/>
    <w:rsid w:val="009B3D53"/>
    <w:rsid w:val="009B7695"/>
    <w:rsid w:val="009B7E38"/>
    <w:rsid w:val="009C17D4"/>
    <w:rsid w:val="009C1C09"/>
    <w:rsid w:val="009C2246"/>
    <w:rsid w:val="009C7254"/>
    <w:rsid w:val="009C7DBA"/>
    <w:rsid w:val="009C7F12"/>
    <w:rsid w:val="009D1404"/>
    <w:rsid w:val="009D1536"/>
    <w:rsid w:val="009D1ABE"/>
    <w:rsid w:val="009D2D99"/>
    <w:rsid w:val="009D43A1"/>
    <w:rsid w:val="009D4B30"/>
    <w:rsid w:val="009D5964"/>
    <w:rsid w:val="009E05FB"/>
    <w:rsid w:val="009E2EB0"/>
    <w:rsid w:val="009E45A6"/>
    <w:rsid w:val="009E4C27"/>
    <w:rsid w:val="009E5F5B"/>
    <w:rsid w:val="009E6409"/>
    <w:rsid w:val="009E7974"/>
    <w:rsid w:val="009E7BCC"/>
    <w:rsid w:val="009F2824"/>
    <w:rsid w:val="009F6454"/>
    <w:rsid w:val="00A01EE1"/>
    <w:rsid w:val="00A02421"/>
    <w:rsid w:val="00A10A16"/>
    <w:rsid w:val="00A113F2"/>
    <w:rsid w:val="00A12E8B"/>
    <w:rsid w:val="00A13A4E"/>
    <w:rsid w:val="00A15E24"/>
    <w:rsid w:val="00A16B22"/>
    <w:rsid w:val="00A270F6"/>
    <w:rsid w:val="00A3107C"/>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62887"/>
    <w:rsid w:val="00A64EF2"/>
    <w:rsid w:val="00A67788"/>
    <w:rsid w:val="00A7057D"/>
    <w:rsid w:val="00A71A73"/>
    <w:rsid w:val="00A72130"/>
    <w:rsid w:val="00A74048"/>
    <w:rsid w:val="00A74697"/>
    <w:rsid w:val="00A74E00"/>
    <w:rsid w:val="00A74ED9"/>
    <w:rsid w:val="00A76ABC"/>
    <w:rsid w:val="00A77A81"/>
    <w:rsid w:val="00A81DD7"/>
    <w:rsid w:val="00A836F6"/>
    <w:rsid w:val="00A90A92"/>
    <w:rsid w:val="00A91B6A"/>
    <w:rsid w:val="00A944DF"/>
    <w:rsid w:val="00A9519D"/>
    <w:rsid w:val="00A952C4"/>
    <w:rsid w:val="00AA14F4"/>
    <w:rsid w:val="00AA2313"/>
    <w:rsid w:val="00AA3B47"/>
    <w:rsid w:val="00AA7BFE"/>
    <w:rsid w:val="00AB0693"/>
    <w:rsid w:val="00AB258E"/>
    <w:rsid w:val="00AB274D"/>
    <w:rsid w:val="00AB3976"/>
    <w:rsid w:val="00AB4538"/>
    <w:rsid w:val="00AC20C3"/>
    <w:rsid w:val="00AC2669"/>
    <w:rsid w:val="00AC3107"/>
    <w:rsid w:val="00AC6353"/>
    <w:rsid w:val="00AC7AAE"/>
    <w:rsid w:val="00AD0060"/>
    <w:rsid w:val="00AD1E9E"/>
    <w:rsid w:val="00AD1ECD"/>
    <w:rsid w:val="00AD2326"/>
    <w:rsid w:val="00AD5160"/>
    <w:rsid w:val="00AD5EBC"/>
    <w:rsid w:val="00AD70AE"/>
    <w:rsid w:val="00AD718C"/>
    <w:rsid w:val="00AD7AD8"/>
    <w:rsid w:val="00AD7BE3"/>
    <w:rsid w:val="00AE06BF"/>
    <w:rsid w:val="00AE14EC"/>
    <w:rsid w:val="00AE1BBA"/>
    <w:rsid w:val="00AE2CD6"/>
    <w:rsid w:val="00AE55AB"/>
    <w:rsid w:val="00AE5A26"/>
    <w:rsid w:val="00AF031A"/>
    <w:rsid w:val="00AF0E98"/>
    <w:rsid w:val="00AF4B26"/>
    <w:rsid w:val="00B00BB8"/>
    <w:rsid w:val="00B02348"/>
    <w:rsid w:val="00B04944"/>
    <w:rsid w:val="00B060E3"/>
    <w:rsid w:val="00B10963"/>
    <w:rsid w:val="00B12259"/>
    <w:rsid w:val="00B1257A"/>
    <w:rsid w:val="00B12D14"/>
    <w:rsid w:val="00B1358A"/>
    <w:rsid w:val="00B1425A"/>
    <w:rsid w:val="00B14E45"/>
    <w:rsid w:val="00B16E08"/>
    <w:rsid w:val="00B17455"/>
    <w:rsid w:val="00B21F02"/>
    <w:rsid w:val="00B221CB"/>
    <w:rsid w:val="00B242CB"/>
    <w:rsid w:val="00B250FE"/>
    <w:rsid w:val="00B32463"/>
    <w:rsid w:val="00B33205"/>
    <w:rsid w:val="00B33913"/>
    <w:rsid w:val="00B33DFA"/>
    <w:rsid w:val="00B35004"/>
    <w:rsid w:val="00B451A9"/>
    <w:rsid w:val="00B45CFD"/>
    <w:rsid w:val="00B46698"/>
    <w:rsid w:val="00B54C4B"/>
    <w:rsid w:val="00B615D9"/>
    <w:rsid w:val="00B62F2D"/>
    <w:rsid w:val="00B64170"/>
    <w:rsid w:val="00B641D0"/>
    <w:rsid w:val="00B648E0"/>
    <w:rsid w:val="00B65759"/>
    <w:rsid w:val="00B67496"/>
    <w:rsid w:val="00B75495"/>
    <w:rsid w:val="00B76944"/>
    <w:rsid w:val="00B8109D"/>
    <w:rsid w:val="00B8179B"/>
    <w:rsid w:val="00B84329"/>
    <w:rsid w:val="00B846A3"/>
    <w:rsid w:val="00B906EE"/>
    <w:rsid w:val="00B912E0"/>
    <w:rsid w:val="00B9268E"/>
    <w:rsid w:val="00B94B9A"/>
    <w:rsid w:val="00B959B9"/>
    <w:rsid w:val="00B974E8"/>
    <w:rsid w:val="00B9764D"/>
    <w:rsid w:val="00BA2256"/>
    <w:rsid w:val="00BA2B4C"/>
    <w:rsid w:val="00BA3F2D"/>
    <w:rsid w:val="00BA451B"/>
    <w:rsid w:val="00BB0838"/>
    <w:rsid w:val="00BB2183"/>
    <w:rsid w:val="00BB411B"/>
    <w:rsid w:val="00BB46A0"/>
    <w:rsid w:val="00BB7122"/>
    <w:rsid w:val="00BB7F5A"/>
    <w:rsid w:val="00BC031E"/>
    <w:rsid w:val="00BC1F8A"/>
    <w:rsid w:val="00BC27D4"/>
    <w:rsid w:val="00BC41A0"/>
    <w:rsid w:val="00BD0091"/>
    <w:rsid w:val="00BD06A6"/>
    <w:rsid w:val="00BD3ACE"/>
    <w:rsid w:val="00BD6C74"/>
    <w:rsid w:val="00BE46AB"/>
    <w:rsid w:val="00BE498F"/>
    <w:rsid w:val="00BE735C"/>
    <w:rsid w:val="00BE787E"/>
    <w:rsid w:val="00BF0878"/>
    <w:rsid w:val="00BF3358"/>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59F6"/>
    <w:rsid w:val="00C16FA2"/>
    <w:rsid w:val="00C24E33"/>
    <w:rsid w:val="00C27945"/>
    <w:rsid w:val="00C31D81"/>
    <w:rsid w:val="00C352EA"/>
    <w:rsid w:val="00C35898"/>
    <w:rsid w:val="00C40D49"/>
    <w:rsid w:val="00C419AD"/>
    <w:rsid w:val="00C42100"/>
    <w:rsid w:val="00C43515"/>
    <w:rsid w:val="00C44450"/>
    <w:rsid w:val="00C44893"/>
    <w:rsid w:val="00C44E1B"/>
    <w:rsid w:val="00C45C0E"/>
    <w:rsid w:val="00C4740B"/>
    <w:rsid w:val="00C4763B"/>
    <w:rsid w:val="00C5021E"/>
    <w:rsid w:val="00C5592B"/>
    <w:rsid w:val="00C603DE"/>
    <w:rsid w:val="00C61742"/>
    <w:rsid w:val="00C61D2C"/>
    <w:rsid w:val="00C62383"/>
    <w:rsid w:val="00C639C6"/>
    <w:rsid w:val="00C63CB5"/>
    <w:rsid w:val="00C6485D"/>
    <w:rsid w:val="00C64E15"/>
    <w:rsid w:val="00C668D3"/>
    <w:rsid w:val="00C672A3"/>
    <w:rsid w:val="00C802CE"/>
    <w:rsid w:val="00C81734"/>
    <w:rsid w:val="00C83124"/>
    <w:rsid w:val="00C839F2"/>
    <w:rsid w:val="00C8468B"/>
    <w:rsid w:val="00C85963"/>
    <w:rsid w:val="00C939FC"/>
    <w:rsid w:val="00C9502D"/>
    <w:rsid w:val="00C97908"/>
    <w:rsid w:val="00CA0B6A"/>
    <w:rsid w:val="00CA0E12"/>
    <w:rsid w:val="00CA1EC3"/>
    <w:rsid w:val="00CA318C"/>
    <w:rsid w:val="00CA577E"/>
    <w:rsid w:val="00CA6505"/>
    <w:rsid w:val="00CA7227"/>
    <w:rsid w:val="00CB588D"/>
    <w:rsid w:val="00CB7D42"/>
    <w:rsid w:val="00CC37DB"/>
    <w:rsid w:val="00CC795E"/>
    <w:rsid w:val="00CD0289"/>
    <w:rsid w:val="00CD24B3"/>
    <w:rsid w:val="00CD3809"/>
    <w:rsid w:val="00CD4ACC"/>
    <w:rsid w:val="00CE2E7F"/>
    <w:rsid w:val="00CF1AB3"/>
    <w:rsid w:val="00CF1F92"/>
    <w:rsid w:val="00CF3243"/>
    <w:rsid w:val="00CF44F8"/>
    <w:rsid w:val="00D002DE"/>
    <w:rsid w:val="00D00D82"/>
    <w:rsid w:val="00D0442B"/>
    <w:rsid w:val="00D06403"/>
    <w:rsid w:val="00D11F7F"/>
    <w:rsid w:val="00D22FC6"/>
    <w:rsid w:val="00D25E27"/>
    <w:rsid w:val="00D3014C"/>
    <w:rsid w:val="00D305B5"/>
    <w:rsid w:val="00D32900"/>
    <w:rsid w:val="00D34EC4"/>
    <w:rsid w:val="00D36843"/>
    <w:rsid w:val="00D36E81"/>
    <w:rsid w:val="00D42D8D"/>
    <w:rsid w:val="00D43B84"/>
    <w:rsid w:val="00D446D3"/>
    <w:rsid w:val="00D45DE4"/>
    <w:rsid w:val="00D50156"/>
    <w:rsid w:val="00D50BAD"/>
    <w:rsid w:val="00D50DD7"/>
    <w:rsid w:val="00D5167B"/>
    <w:rsid w:val="00D51AFF"/>
    <w:rsid w:val="00D53F49"/>
    <w:rsid w:val="00D561D6"/>
    <w:rsid w:val="00D671C7"/>
    <w:rsid w:val="00D672BA"/>
    <w:rsid w:val="00D6768B"/>
    <w:rsid w:val="00D67CAA"/>
    <w:rsid w:val="00D70D16"/>
    <w:rsid w:val="00D72F49"/>
    <w:rsid w:val="00D80ACE"/>
    <w:rsid w:val="00D816A5"/>
    <w:rsid w:val="00D816D3"/>
    <w:rsid w:val="00D820B5"/>
    <w:rsid w:val="00D84133"/>
    <w:rsid w:val="00D84CB7"/>
    <w:rsid w:val="00D84E12"/>
    <w:rsid w:val="00D91255"/>
    <w:rsid w:val="00D9273D"/>
    <w:rsid w:val="00D93DA6"/>
    <w:rsid w:val="00D942F3"/>
    <w:rsid w:val="00D97365"/>
    <w:rsid w:val="00D97E90"/>
    <w:rsid w:val="00DA080F"/>
    <w:rsid w:val="00DA15E2"/>
    <w:rsid w:val="00DA1DE9"/>
    <w:rsid w:val="00DA2BE1"/>
    <w:rsid w:val="00DA50CD"/>
    <w:rsid w:val="00DA59D4"/>
    <w:rsid w:val="00DA7C58"/>
    <w:rsid w:val="00DB4F52"/>
    <w:rsid w:val="00DB511E"/>
    <w:rsid w:val="00DB676C"/>
    <w:rsid w:val="00DC08E9"/>
    <w:rsid w:val="00DC0A63"/>
    <w:rsid w:val="00DC3EE7"/>
    <w:rsid w:val="00DC5217"/>
    <w:rsid w:val="00DD136D"/>
    <w:rsid w:val="00DD16BB"/>
    <w:rsid w:val="00DD2F98"/>
    <w:rsid w:val="00DD514A"/>
    <w:rsid w:val="00DD7CC3"/>
    <w:rsid w:val="00DE2BD6"/>
    <w:rsid w:val="00DE415F"/>
    <w:rsid w:val="00DE68D8"/>
    <w:rsid w:val="00DE7E61"/>
    <w:rsid w:val="00DF1FFD"/>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32FF"/>
    <w:rsid w:val="00E254A6"/>
    <w:rsid w:val="00E27939"/>
    <w:rsid w:val="00E27E41"/>
    <w:rsid w:val="00E322CF"/>
    <w:rsid w:val="00E34BBF"/>
    <w:rsid w:val="00E35418"/>
    <w:rsid w:val="00E36F50"/>
    <w:rsid w:val="00E50C94"/>
    <w:rsid w:val="00E52824"/>
    <w:rsid w:val="00E52D35"/>
    <w:rsid w:val="00E5305A"/>
    <w:rsid w:val="00E628BB"/>
    <w:rsid w:val="00E62B7F"/>
    <w:rsid w:val="00E66A79"/>
    <w:rsid w:val="00E6707D"/>
    <w:rsid w:val="00E723B2"/>
    <w:rsid w:val="00E7406F"/>
    <w:rsid w:val="00E75037"/>
    <w:rsid w:val="00E77DE2"/>
    <w:rsid w:val="00E77E6E"/>
    <w:rsid w:val="00E809A7"/>
    <w:rsid w:val="00E84405"/>
    <w:rsid w:val="00E85AB7"/>
    <w:rsid w:val="00E86A5D"/>
    <w:rsid w:val="00E86AE9"/>
    <w:rsid w:val="00E908D6"/>
    <w:rsid w:val="00E91056"/>
    <w:rsid w:val="00E93343"/>
    <w:rsid w:val="00E95565"/>
    <w:rsid w:val="00E9664D"/>
    <w:rsid w:val="00EA1377"/>
    <w:rsid w:val="00EA4AEB"/>
    <w:rsid w:val="00EA4E00"/>
    <w:rsid w:val="00EA51DE"/>
    <w:rsid w:val="00EA6BD4"/>
    <w:rsid w:val="00EA6E19"/>
    <w:rsid w:val="00EA6FA7"/>
    <w:rsid w:val="00EA7A51"/>
    <w:rsid w:val="00EB000D"/>
    <w:rsid w:val="00EB22C2"/>
    <w:rsid w:val="00EB2D68"/>
    <w:rsid w:val="00EB5397"/>
    <w:rsid w:val="00EB6D19"/>
    <w:rsid w:val="00EB6E6A"/>
    <w:rsid w:val="00EC00CA"/>
    <w:rsid w:val="00EC2769"/>
    <w:rsid w:val="00EC4AAC"/>
    <w:rsid w:val="00EC4E42"/>
    <w:rsid w:val="00EC7452"/>
    <w:rsid w:val="00EC784D"/>
    <w:rsid w:val="00ED4081"/>
    <w:rsid w:val="00ED5BA8"/>
    <w:rsid w:val="00EF035D"/>
    <w:rsid w:val="00EF23EE"/>
    <w:rsid w:val="00EF2EBB"/>
    <w:rsid w:val="00EF32A4"/>
    <w:rsid w:val="00EF39B8"/>
    <w:rsid w:val="00EF3E94"/>
    <w:rsid w:val="00EF591D"/>
    <w:rsid w:val="00F01F9E"/>
    <w:rsid w:val="00F02A93"/>
    <w:rsid w:val="00F03019"/>
    <w:rsid w:val="00F104F7"/>
    <w:rsid w:val="00F127BF"/>
    <w:rsid w:val="00F13B70"/>
    <w:rsid w:val="00F150E2"/>
    <w:rsid w:val="00F154A1"/>
    <w:rsid w:val="00F20162"/>
    <w:rsid w:val="00F208FE"/>
    <w:rsid w:val="00F226EE"/>
    <w:rsid w:val="00F26E0C"/>
    <w:rsid w:val="00F303CD"/>
    <w:rsid w:val="00F31F9C"/>
    <w:rsid w:val="00F32A61"/>
    <w:rsid w:val="00F3586C"/>
    <w:rsid w:val="00F35C9D"/>
    <w:rsid w:val="00F36239"/>
    <w:rsid w:val="00F36F66"/>
    <w:rsid w:val="00F412E9"/>
    <w:rsid w:val="00F41AE8"/>
    <w:rsid w:val="00F4765B"/>
    <w:rsid w:val="00F51057"/>
    <w:rsid w:val="00F52079"/>
    <w:rsid w:val="00F530F7"/>
    <w:rsid w:val="00F53560"/>
    <w:rsid w:val="00F57B8B"/>
    <w:rsid w:val="00F60788"/>
    <w:rsid w:val="00F627E9"/>
    <w:rsid w:val="00F65790"/>
    <w:rsid w:val="00F67057"/>
    <w:rsid w:val="00F67CCC"/>
    <w:rsid w:val="00F72643"/>
    <w:rsid w:val="00F72E45"/>
    <w:rsid w:val="00F731D9"/>
    <w:rsid w:val="00F736E6"/>
    <w:rsid w:val="00F770A6"/>
    <w:rsid w:val="00F80F4D"/>
    <w:rsid w:val="00F82906"/>
    <w:rsid w:val="00F84EF7"/>
    <w:rsid w:val="00F873DF"/>
    <w:rsid w:val="00F94445"/>
    <w:rsid w:val="00F96940"/>
    <w:rsid w:val="00FA1AF9"/>
    <w:rsid w:val="00FA57E6"/>
    <w:rsid w:val="00FA5E82"/>
    <w:rsid w:val="00FA6F95"/>
    <w:rsid w:val="00FB2166"/>
    <w:rsid w:val="00FC1B22"/>
    <w:rsid w:val="00FC253A"/>
    <w:rsid w:val="00FC4278"/>
    <w:rsid w:val="00FC5DDE"/>
    <w:rsid w:val="00FC7293"/>
    <w:rsid w:val="00FC73A2"/>
    <w:rsid w:val="00FC7ACB"/>
    <w:rsid w:val="00FD75C2"/>
    <w:rsid w:val="00FF1E0E"/>
    <w:rsid w:val="00FF4AC9"/>
    <w:rsid w:val="00FF55C6"/>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AE2A1"/>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44DF"/>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A944DF"/>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A944DF"/>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A944DF"/>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qFormat/>
    <w:rsid w:val="00A944DF"/>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A944DF"/>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aliases w:val="超级链接,CEO_Hyperlink,超?级链,Style 58,超????,하이퍼링크2,超链接1"/>
    <w:basedOn w:val="DefaultParagraphFont"/>
    <w:qFormat/>
    <w:rsid w:val="00A944DF"/>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A944DF"/>
    <w:pPr>
      <w:spacing w:before="0"/>
    </w:pPr>
    <w:rPr>
      <w:rFonts w:ascii="Segoe UI" w:hAnsi="Segoe UI" w:cs="Segoe UI"/>
      <w:sz w:val="18"/>
      <w:szCs w:val="18"/>
    </w:rPr>
  </w:style>
  <w:style w:type="paragraph" w:customStyle="1" w:styleId="Note">
    <w:name w:val="Note"/>
    <w:basedOn w:val="Normal"/>
    <w:rsid w:val="00A944DF"/>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A944DF"/>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A944DF"/>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A944DF"/>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A944DF"/>
    <w:pPr>
      <w:tabs>
        <w:tab w:val="clear" w:pos="964"/>
      </w:tabs>
      <w:spacing w:before="80"/>
      <w:ind w:left="1531" w:hanging="851"/>
    </w:pPr>
  </w:style>
  <w:style w:type="paragraph" w:styleId="TOC3">
    <w:name w:val="toc 3"/>
    <w:basedOn w:val="TOC2"/>
    <w:rsid w:val="00A944DF"/>
    <w:pPr>
      <w:ind w:left="2269"/>
    </w:pPr>
  </w:style>
  <w:style w:type="paragraph" w:customStyle="1" w:styleId="Normalbeforetable">
    <w:name w:val="Normal before table"/>
    <w:basedOn w:val="Normal"/>
    <w:rsid w:val="00A944DF"/>
    <w:pPr>
      <w:keepNext/>
      <w:spacing w:after="120"/>
    </w:pPr>
    <w:rPr>
      <w:rFonts w:eastAsia="????"/>
      <w:lang w:eastAsia="en-US"/>
    </w:rPr>
  </w:style>
  <w:style w:type="paragraph" w:customStyle="1" w:styleId="Tablehead">
    <w:name w:val="Table_head"/>
    <w:basedOn w:val="Normal"/>
    <w:next w:val="Normal"/>
    <w:qFormat/>
    <w:rsid w:val="00A944DF"/>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A944D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link w:val="TabletextChar"/>
    <w:qFormat/>
    <w:rsid w:val="00A944D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A944DF"/>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A944DF"/>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A944DF"/>
    <w:rPr>
      <w:b/>
    </w:rPr>
  </w:style>
  <w:style w:type="paragraph" w:customStyle="1" w:styleId="Formal">
    <w:name w:val="Formal"/>
    <w:basedOn w:val="Normal"/>
    <w:rsid w:val="00A944DF"/>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A39E0"/>
    <w:rPr>
      <w:rFonts w:eastAsia="SimSun"/>
      <w:b/>
      <w:sz w:val="32"/>
      <w:lang w:val="en-GB" w:eastAsia="en-US"/>
    </w:rPr>
  </w:style>
  <w:style w:type="paragraph" w:styleId="TableofFigures">
    <w:name w:val="table of figures"/>
    <w:basedOn w:val="Normal"/>
    <w:next w:val="Normal"/>
    <w:uiPriority w:val="99"/>
    <w:rsid w:val="00A944DF"/>
    <w:pPr>
      <w:tabs>
        <w:tab w:val="right" w:leader="dot" w:pos="9639"/>
      </w:tabs>
    </w:pPr>
    <w:rPr>
      <w:rFonts w:eastAsia="MS Mincho"/>
    </w:rPr>
  </w:style>
  <w:style w:type="paragraph" w:styleId="Header">
    <w:name w:val="header"/>
    <w:basedOn w:val="Normal"/>
    <w:link w:val="HeaderChar"/>
    <w:rsid w:val="00A944DF"/>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A944DF"/>
    <w:rPr>
      <w:rFonts w:eastAsia="Times New Roman"/>
      <w:sz w:val="18"/>
      <w:lang w:val="en-GB" w:eastAsia="en-US"/>
    </w:rPr>
  </w:style>
  <w:style w:type="character" w:customStyle="1" w:styleId="ReftextArial9pt">
    <w:name w:val="Ref_text Arial 9 pt"/>
    <w:rsid w:val="00A944DF"/>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rsid w:val="00A944DF"/>
  </w:style>
  <w:style w:type="paragraph" w:customStyle="1" w:styleId="TSBHeaderRight14">
    <w:name w:val="TSBHeaderRight14"/>
    <w:basedOn w:val="Normal"/>
    <w:rsid w:val="00A944DF"/>
    <w:pPr>
      <w:jc w:val="right"/>
    </w:pPr>
    <w:rPr>
      <w:b/>
      <w:bCs/>
      <w:sz w:val="28"/>
      <w:szCs w:val="28"/>
    </w:rPr>
  </w:style>
  <w:style w:type="paragraph" w:customStyle="1" w:styleId="TSBHeaderSource">
    <w:name w:val="TSBHeaderSource"/>
    <w:basedOn w:val="Normal"/>
    <w:qFormat/>
    <w:rsid w:val="00A944DF"/>
  </w:style>
  <w:style w:type="paragraph" w:customStyle="1" w:styleId="TSBHeaderSummary">
    <w:name w:val="TSBHeaderSummary"/>
    <w:basedOn w:val="Normal"/>
    <w:rsid w:val="00A944DF"/>
  </w:style>
  <w:style w:type="paragraph" w:customStyle="1" w:styleId="TSBHeaderTitle">
    <w:name w:val="TSBHeaderTitle"/>
    <w:basedOn w:val="Normal"/>
    <w:rsid w:val="00A944DF"/>
  </w:style>
  <w:style w:type="paragraph" w:customStyle="1" w:styleId="VenueDate">
    <w:name w:val="VenueDate"/>
    <w:basedOn w:val="Normal"/>
    <w:rsid w:val="00A944DF"/>
    <w:pPr>
      <w:jc w:val="right"/>
    </w:pPr>
  </w:style>
  <w:style w:type="paragraph" w:customStyle="1" w:styleId="toc0">
    <w:name w:val="toc 0"/>
    <w:basedOn w:val="Normal"/>
    <w:next w:val="TOC1"/>
    <w:rsid w:val="00A944DF"/>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basedOn w:val="Normal"/>
    <w:qFormat/>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link w:val="enumlev10"/>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A944DF"/>
    <w:pPr>
      <w:spacing w:before="0" w:after="200"/>
    </w:pPr>
    <w:rPr>
      <w:i/>
      <w:iCs/>
      <w:color w:val="1F497D" w:themeColor="text2"/>
      <w:sz w:val="18"/>
      <w:szCs w:val="18"/>
    </w:rPr>
  </w:style>
  <w:style w:type="paragraph" w:styleId="FootnoteText">
    <w:name w:val="footnote text"/>
    <w:basedOn w:val="Normal"/>
    <w:link w:val="FootnoteTextChar"/>
    <w:unhideWhenUsed/>
    <w:rsid w:val="00A944DF"/>
    <w:pPr>
      <w:spacing w:before="0"/>
    </w:pPr>
    <w:rPr>
      <w:sz w:val="20"/>
      <w:szCs w:val="20"/>
    </w:rPr>
  </w:style>
  <w:style w:type="character" w:customStyle="1" w:styleId="FootnoteTextChar">
    <w:name w:val="Footnote Text Char"/>
    <w:basedOn w:val="DefaultParagraphFont"/>
    <w:link w:val="FootnoteText"/>
    <w:rsid w:val="00A944DF"/>
    <w:rPr>
      <w:lang w:val="en-GB" w:eastAsia="ja-JP"/>
    </w:rPr>
  </w:style>
  <w:style w:type="character" w:styleId="FootnoteReference">
    <w:name w:val="footnote reference"/>
    <w:basedOn w:val="DefaultParagraphFont"/>
    <w:unhideWhenUsed/>
    <w:rsid w:val="00A944DF"/>
    <w:rPr>
      <w:vertAlign w:val="superscript"/>
    </w:rPr>
  </w:style>
  <w:style w:type="character" w:customStyle="1" w:styleId="BalloonTextChar">
    <w:name w:val="Balloon Text Char"/>
    <w:basedOn w:val="DefaultParagraphFont"/>
    <w:link w:val="BalloonText"/>
    <w:uiPriority w:val="99"/>
    <w:semiHidden/>
    <w:rsid w:val="00A944DF"/>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A944DF"/>
  </w:style>
  <w:style w:type="paragraph" w:styleId="BlockText">
    <w:name w:val="Block Text"/>
    <w:basedOn w:val="Normal"/>
    <w:uiPriority w:val="99"/>
    <w:semiHidden/>
    <w:unhideWhenUsed/>
    <w:rsid w:val="00A944D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A944DF"/>
    <w:pPr>
      <w:spacing w:after="120"/>
    </w:pPr>
  </w:style>
  <w:style w:type="character" w:customStyle="1" w:styleId="BodyTextChar">
    <w:name w:val="Body Text Char"/>
    <w:basedOn w:val="DefaultParagraphFont"/>
    <w:link w:val="BodyText"/>
    <w:uiPriority w:val="99"/>
    <w:semiHidden/>
    <w:rsid w:val="00A944DF"/>
    <w:rPr>
      <w:sz w:val="24"/>
      <w:szCs w:val="24"/>
      <w:lang w:val="en-GB" w:eastAsia="ja-JP"/>
    </w:rPr>
  </w:style>
  <w:style w:type="paragraph" w:styleId="BodyText2">
    <w:name w:val="Body Text 2"/>
    <w:basedOn w:val="Normal"/>
    <w:link w:val="BodyText2Char"/>
    <w:uiPriority w:val="99"/>
    <w:semiHidden/>
    <w:unhideWhenUsed/>
    <w:rsid w:val="00A944DF"/>
    <w:pPr>
      <w:spacing w:after="120" w:line="480" w:lineRule="auto"/>
    </w:pPr>
  </w:style>
  <w:style w:type="character" w:customStyle="1" w:styleId="BodyText2Char">
    <w:name w:val="Body Text 2 Char"/>
    <w:basedOn w:val="DefaultParagraphFont"/>
    <w:link w:val="BodyText2"/>
    <w:uiPriority w:val="99"/>
    <w:semiHidden/>
    <w:rsid w:val="00A944DF"/>
    <w:rPr>
      <w:sz w:val="24"/>
      <w:szCs w:val="24"/>
      <w:lang w:val="en-GB" w:eastAsia="ja-JP"/>
    </w:rPr>
  </w:style>
  <w:style w:type="paragraph" w:styleId="BodyText3">
    <w:name w:val="Body Text 3"/>
    <w:basedOn w:val="Normal"/>
    <w:link w:val="BodyText3Char"/>
    <w:uiPriority w:val="99"/>
    <w:semiHidden/>
    <w:unhideWhenUsed/>
    <w:rsid w:val="00A944DF"/>
    <w:pPr>
      <w:spacing w:after="120"/>
    </w:pPr>
    <w:rPr>
      <w:sz w:val="16"/>
      <w:szCs w:val="16"/>
    </w:rPr>
  </w:style>
  <w:style w:type="character" w:customStyle="1" w:styleId="BodyText3Char">
    <w:name w:val="Body Text 3 Char"/>
    <w:basedOn w:val="DefaultParagraphFont"/>
    <w:link w:val="BodyText3"/>
    <w:uiPriority w:val="99"/>
    <w:semiHidden/>
    <w:rsid w:val="00A944DF"/>
    <w:rPr>
      <w:sz w:val="16"/>
      <w:szCs w:val="16"/>
      <w:lang w:val="en-GB" w:eastAsia="ja-JP"/>
    </w:rPr>
  </w:style>
  <w:style w:type="paragraph" w:styleId="BodyTextFirstIndent">
    <w:name w:val="Body Text First Indent"/>
    <w:basedOn w:val="BodyText"/>
    <w:link w:val="BodyTextFirstIndentChar"/>
    <w:uiPriority w:val="99"/>
    <w:semiHidden/>
    <w:unhideWhenUsed/>
    <w:rsid w:val="00A944DF"/>
    <w:pPr>
      <w:spacing w:after="0"/>
      <w:ind w:firstLine="360"/>
    </w:pPr>
  </w:style>
  <w:style w:type="character" w:customStyle="1" w:styleId="BodyTextFirstIndentChar">
    <w:name w:val="Body Text First Indent Char"/>
    <w:basedOn w:val="BodyTextChar"/>
    <w:link w:val="BodyTextFirstIndent"/>
    <w:uiPriority w:val="99"/>
    <w:semiHidden/>
    <w:rsid w:val="00A944DF"/>
    <w:rPr>
      <w:sz w:val="24"/>
      <w:szCs w:val="24"/>
      <w:lang w:val="en-GB" w:eastAsia="ja-JP"/>
    </w:rPr>
  </w:style>
  <w:style w:type="paragraph" w:styleId="BodyTextIndent">
    <w:name w:val="Body Text Indent"/>
    <w:basedOn w:val="Normal"/>
    <w:link w:val="BodyTextIndentChar"/>
    <w:uiPriority w:val="99"/>
    <w:semiHidden/>
    <w:unhideWhenUsed/>
    <w:rsid w:val="00A944DF"/>
    <w:pPr>
      <w:spacing w:after="120"/>
      <w:ind w:left="360"/>
    </w:pPr>
  </w:style>
  <w:style w:type="character" w:customStyle="1" w:styleId="BodyTextIndentChar">
    <w:name w:val="Body Text Indent Char"/>
    <w:basedOn w:val="DefaultParagraphFont"/>
    <w:link w:val="BodyTextIndent"/>
    <w:uiPriority w:val="99"/>
    <w:semiHidden/>
    <w:rsid w:val="00A944DF"/>
    <w:rPr>
      <w:sz w:val="24"/>
      <w:szCs w:val="24"/>
      <w:lang w:val="en-GB" w:eastAsia="ja-JP"/>
    </w:rPr>
  </w:style>
  <w:style w:type="paragraph" w:styleId="BodyTextFirstIndent2">
    <w:name w:val="Body Text First Indent 2"/>
    <w:basedOn w:val="BodyTextIndent"/>
    <w:link w:val="BodyTextFirstIndent2Char"/>
    <w:uiPriority w:val="99"/>
    <w:semiHidden/>
    <w:unhideWhenUsed/>
    <w:rsid w:val="00A944DF"/>
    <w:pPr>
      <w:spacing w:after="0"/>
      <w:ind w:firstLine="360"/>
    </w:pPr>
  </w:style>
  <w:style w:type="character" w:customStyle="1" w:styleId="BodyTextFirstIndent2Char">
    <w:name w:val="Body Text First Indent 2 Char"/>
    <w:basedOn w:val="BodyTextIndentChar"/>
    <w:link w:val="BodyTextFirstIndent2"/>
    <w:uiPriority w:val="99"/>
    <w:semiHidden/>
    <w:rsid w:val="00A944DF"/>
    <w:rPr>
      <w:sz w:val="24"/>
      <w:szCs w:val="24"/>
      <w:lang w:val="en-GB" w:eastAsia="ja-JP"/>
    </w:rPr>
  </w:style>
  <w:style w:type="paragraph" w:styleId="BodyTextIndent2">
    <w:name w:val="Body Text Indent 2"/>
    <w:basedOn w:val="Normal"/>
    <w:link w:val="BodyTextIndent2Char"/>
    <w:uiPriority w:val="99"/>
    <w:semiHidden/>
    <w:unhideWhenUsed/>
    <w:rsid w:val="00A944DF"/>
    <w:pPr>
      <w:spacing w:after="120" w:line="480" w:lineRule="auto"/>
      <w:ind w:left="360"/>
    </w:pPr>
  </w:style>
  <w:style w:type="character" w:customStyle="1" w:styleId="BodyTextIndent2Char">
    <w:name w:val="Body Text Indent 2 Char"/>
    <w:basedOn w:val="DefaultParagraphFont"/>
    <w:link w:val="BodyTextIndent2"/>
    <w:uiPriority w:val="99"/>
    <w:semiHidden/>
    <w:rsid w:val="00A944DF"/>
    <w:rPr>
      <w:sz w:val="24"/>
      <w:szCs w:val="24"/>
      <w:lang w:val="en-GB" w:eastAsia="ja-JP"/>
    </w:rPr>
  </w:style>
  <w:style w:type="paragraph" w:styleId="BodyTextIndent3">
    <w:name w:val="Body Text Indent 3"/>
    <w:basedOn w:val="Normal"/>
    <w:link w:val="BodyTextIndent3Char"/>
    <w:uiPriority w:val="99"/>
    <w:semiHidden/>
    <w:unhideWhenUsed/>
    <w:rsid w:val="00A944D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944DF"/>
    <w:rPr>
      <w:sz w:val="16"/>
      <w:szCs w:val="16"/>
      <w:lang w:val="en-GB" w:eastAsia="ja-JP"/>
    </w:rPr>
  </w:style>
  <w:style w:type="character" w:styleId="BookTitle">
    <w:name w:val="Book Title"/>
    <w:basedOn w:val="DefaultParagraphFont"/>
    <w:uiPriority w:val="33"/>
    <w:rsid w:val="00A944DF"/>
    <w:rPr>
      <w:b/>
      <w:bCs/>
      <w:i/>
      <w:iCs/>
      <w:spacing w:val="5"/>
    </w:rPr>
  </w:style>
  <w:style w:type="paragraph" w:styleId="Closing">
    <w:name w:val="Closing"/>
    <w:basedOn w:val="Normal"/>
    <w:link w:val="ClosingChar"/>
    <w:uiPriority w:val="99"/>
    <w:semiHidden/>
    <w:unhideWhenUsed/>
    <w:rsid w:val="00A944DF"/>
    <w:pPr>
      <w:spacing w:before="0"/>
      <w:ind w:left="4320"/>
    </w:pPr>
  </w:style>
  <w:style w:type="character" w:customStyle="1" w:styleId="ClosingChar">
    <w:name w:val="Closing Char"/>
    <w:basedOn w:val="DefaultParagraphFont"/>
    <w:link w:val="Closing"/>
    <w:uiPriority w:val="99"/>
    <w:semiHidden/>
    <w:rsid w:val="00A944DF"/>
    <w:rPr>
      <w:sz w:val="24"/>
      <w:szCs w:val="24"/>
      <w:lang w:val="en-GB" w:eastAsia="ja-JP"/>
    </w:rPr>
  </w:style>
  <w:style w:type="character" w:styleId="CommentReference">
    <w:name w:val="annotation reference"/>
    <w:basedOn w:val="DefaultParagraphFont"/>
    <w:uiPriority w:val="99"/>
    <w:semiHidden/>
    <w:unhideWhenUsed/>
    <w:rsid w:val="00A944DF"/>
    <w:rPr>
      <w:sz w:val="16"/>
      <w:szCs w:val="16"/>
    </w:rPr>
  </w:style>
  <w:style w:type="paragraph" w:styleId="CommentText">
    <w:name w:val="annotation text"/>
    <w:basedOn w:val="Normal"/>
    <w:link w:val="CommentTextChar"/>
    <w:uiPriority w:val="99"/>
    <w:semiHidden/>
    <w:unhideWhenUsed/>
    <w:rsid w:val="00A944DF"/>
    <w:rPr>
      <w:sz w:val="20"/>
      <w:szCs w:val="20"/>
    </w:rPr>
  </w:style>
  <w:style w:type="character" w:customStyle="1" w:styleId="CommentTextChar">
    <w:name w:val="Comment Text Char"/>
    <w:basedOn w:val="DefaultParagraphFont"/>
    <w:link w:val="CommentText"/>
    <w:uiPriority w:val="99"/>
    <w:semiHidden/>
    <w:rsid w:val="00A944DF"/>
    <w:rPr>
      <w:lang w:val="en-GB" w:eastAsia="ja-JP"/>
    </w:rPr>
  </w:style>
  <w:style w:type="paragraph" w:styleId="CommentSubject">
    <w:name w:val="annotation subject"/>
    <w:basedOn w:val="CommentText"/>
    <w:next w:val="CommentText"/>
    <w:link w:val="CommentSubjectChar"/>
    <w:uiPriority w:val="99"/>
    <w:semiHidden/>
    <w:unhideWhenUsed/>
    <w:rsid w:val="00A944DF"/>
    <w:rPr>
      <w:b/>
      <w:bCs/>
    </w:rPr>
  </w:style>
  <w:style w:type="character" w:customStyle="1" w:styleId="CommentSubjectChar">
    <w:name w:val="Comment Subject Char"/>
    <w:basedOn w:val="CommentTextChar"/>
    <w:link w:val="CommentSubject"/>
    <w:uiPriority w:val="99"/>
    <w:semiHidden/>
    <w:rsid w:val="00A944DF"/>
    <w:rPr>
      <w:b/>
      <w:bCs/>
      <w:lang w:val="en-GB" w:eastAsia="ja-JP"/>
    </w:rPr>
  </w:style>
  <w:style w:type="paragraph" w:styleId="Date">
    <w:name w:val="Date"/>
    <w:basedOn w:val="Normal"/>
    <w:next w:val="Normal"/>
    <w:link w:val="DateChar"/>
    <w:uiPriority w:val="99"/>
    <w:semiHidden/>
    <w:unhideWhenUsed/>
    <w:rsid w:val="00A944DF"/>
  </w:style>
  <w:style w:type="character" w:customStyle="1" w:styleId="DateChar">
    <w:name w:val="Date Char"/>
    <w:basedOn w:val="DefaultParagraphFont"/>
    <w:link w:val="Date"/>
    <w:uiPriority w:val="99"/>
    <w:semiHidden/>
    <w:rsid w:val="00A944DF"/>
    <w:rPr>
      <w:sz w:val="24"/>
      <w:szCs w:val="24"/>
      <w:lang w:val="en-GB" w:eastAsia="ja-JP"/>
    </w:rPr>
  </w:style>
  <w:style w:type="paragraph" w:styleId="DocumentMap">
    <w:name w:val="Document Map"/>
    <w:basedOn w:val="Normal"/>
    <w:link w:val="DocumentMapChar"/>
    <w:uiPriority w:val="99"/>
    <w:semiHidden/>
    <w:unhideWhenUsed/>
    <w:rsid w:val="00A944DF"/>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944DF"/>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A944DF"/>
    <w:pPr>
      <w:spacing w:before="0"/>
    </w:pPr>
  </w:style>
  <w:style w:type="character" w:customStyle="1" w:styleId="E-mailSignatureChar">
    <w:name w:val="E-mail Signature Char"/>
    <w:basedOn w:val="DefaultParagraphFont"/>
    <w:link w:val="E-mailSignature"/>
    <w:uiPriority w:val="99"/>
    <w:semiHidden/>
    <w:rsid w:val="00A944DF"/>
    <w:rPr>
      <w:sz w:val="24"/>
      <w:szCs w:val="24"/>
      <w:lang w:val="en-GB" w:eastAsia="ja-JP"/>
    </w:rPr>
  </w:style>
  <w:style w:type="character" w:styleId="Emphasis">
    <w:name w:val="Emphasis"/>
    <w:basedOn w:val="DefaultParagraphFont"/>
    <w:uiPriority w:val="20"/>
    <w:rsid w:val="00A944DF"/>
    <w:rPr>
      <w:i/>
      <w:iCs/>
    </w:rPr>
  </w:style>
  <w:style w:type="character" w:styleId="EndnoteReference">
    <w:name w:val="endnote reference"/>
    <w:basedOn w:val="DefaultParagraphFont"/>
    <w:uiPriority w:val="99"/>
    <w:semiHidden/>
    <w:unhideWhenUsed/>
    <w:rsid w:val="00A944DF"/>
    <w:rPr>
      <w:vertAlign w:val="superscript"/>
    </w:rPr>
  </w:style>
  <w:style w:type="paragraph" w:styleId="EndnoteText">
    <w:name w:val="endnote text"/>
    <w:basedOn w:val="Normal"/>
    <w:link w:val="EndnoteTextChar"/>
    <w:uiPriority w:val="99"/>
    <w:semiHidden/>
    <w:unhideWhenUsed/>
    <w:rsid w:val="00A944DF"/>
    <w:pPr>
      <w:spacing w:before="0"/>
    </w:pPr>
    <w:rPr>
      <w:sz w:val="20"/>
      <w:szCs w:val="20"/>
    </w:rPr>
  </w:style>
  <w:style w:type="character" w:customStyle="1" w:styleId="EndnoteTextChar">
    <w:name w:val="Endnote Text Char"/>
    <w:basedOn w:val="DefaultParagraphFont"/>
    <w:link w:val="EndnoteText"/>
    <w:uiPriority w:val="99"/>
    <w:semiHidden/>
    <w:rsid w:val="00A944DF"/>
    <w:rPr>
      <w:lang w:val="en-GB" w:eastAsia="ja-JP"/>
    </w:rPr>
  </w:style>
  <w:style w:type="paragraph" w:styleId="EnvelopeAddress">
    <w:name w:val="envelope address"/>
    <w:basedOn w:val="Normal"/>
    <w:uiPriority w:val="99"/>
    <w:semiHidden/>
    <w:unhideWhenUsed/>
    <w:rsid w:val="00A944DF"/>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A944DF"/>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A944DF"/>
    <w:rPr>
      <w:color w:val="800080" w:themeColor="followedHyperlink"/>
      <w:u w:val="single"/>
    </w:rPr>
  </w:style>
  <w:style w:type="character" w:customStyle="1" w:styleId="Hashtag1">
    <w:name w:val="Hashtag1"/>
    <w:basedOn w:val="DefaultParagraphFont"/>
    <w:uiPriority w:val="99"/>
    <w:semiHidden/>
    <w:unhideWhenUsed/>
    <w:rsid w:val="00A944DF"/>
    <w:rPr>
      <w:color w:val="2B579A"/>
      <w:shd w:val="clear" w:color="auto" w:fill="E1DFDD"/>
    </w:rPr>
  </w:style>
  <w:style w:type="character" w:styleId="HTMLAcronym">
    <w:name w:val="HTML Acronym"/>
    <w:basedOn w:val="DefaultParagraphFont"/>
    <w:uiPriority w:val="99"/>
    <w:semiHidden/>
    <w:unhideWhenUsed/>
    <w:rsid w:val="00A944DF"/>
  </w:style>
  <w:style w:type="paragraph" w:styleId="HTMLAddress">
    <w:name w:val="HTML Address"/>
    <w:basedOn w:val="Normal"/>
    <w:link w:val="HTMLAddressChar"/>
    <w:uiPriority w:val="99"/>
    <w:semiHidden/>
    <w:unhideWhenUsed/>
    <w:rsid w:val="00A944DF"/>
    <w:pPr>
      <w:spacing w:before="0"/>
    </w:pPr>
    <w:rPr>
      <w:i/>
      <w:iCs/>
    </w:rPr>
  </w:style>
  <w:style w:type="character" w:customStyle="1" w:styleId="HTMLAddressChar">
    <w:name w:val="HTML Address Char"/>
    <w:basedOn w:val="DefaultParagraphFont"/>
    <w:link w:val="HTMLAddress"/>
    <w:uiPriority w:val="99"/>
    <w:semiHidden/>
    <w:rsid w:val="00A944DF"/>
    <w:rPr>
      <w:i/>
      <w:iCs/>
      <w:sz w:val="24"/>
      <w:szCs w:val="24"/>
      <w:lang w:val="en-GB" w:eastAsia="ja-JP"/>
    </w:rPr>
  </w:style>
  <w:style w:type="character" w:styleId="HTMLCite">
    <w:name w:val="HTML Cite"/>
    <w:basedOn w:val="DefaultParagraphFont"/>
    <w:uiPriority w:val="99"/>
    <w:semiHidden/>
    <w:unhideWhenUsed/>
    <w:rsid w:val="00A944DF"/>
    <w:rPr>
      <w:i/>
      <w:iCs/>
    </w:rPr>
  </w:style>
  <w:style w:type="character" w:styleId="HTMLCode">
    <w:name w:val="HTML Code"/>
    <w:basedOn w:val="DefaultParagraphFont"/>
    <w:uiPriority w:val="99"/>
    <w:semiHidden/>
    <w:unhideWhenUsed/>
    <w:rsid w:val="00A944DF"/>
    <w:rPr>
      <w:rFonts w:ascii="Consolas" w:hAnsi="Consolas"/>
      <w:sz w:val="20"/>
      <w:szCs w:val="20"/>
    </w:rPr>
  </w:style>
  <w:style w:type="character" w:styleId="HTMLDefinition">
    <w:name w:val="HTML Definition"/>
    <w:basedOn w:val="DefaultParagraphFont"/>
    <w:uiPriority w:val="99"/>
    <w:semiHidden/>
    <w:unhideWhenUsed/>
    <w:rsid w:val="00A944DF"/>
    <w:rPr>
      <w:i/>
      <w:iCs/>
    </w:rPr>
  </w:style>
  <w:style w:type="character" w:styleId="HTMLKeyboard">
    <w:name w:val="HTML Keyboard"/>
    <w:basedOn w:val="DefaultParagraphFont"/>
    <w:uiPriority w:val="99"/>
    <w:semiHidden/>
    <w:unhideWhenUsed/>
    <w:rsid w:val="00A944DF"/>
    <w:rPr>
      <w:rFonts w:ascii="Consolas" w:hAnsi="Consolas"/>
      <w:sz w:val="20"/>
      <w:szCs w:val="20"/>
    </w:rPr>
  </w:style>
  <w:style w:type="paragraph" w:styleId="HTMLPreformatted">
    <w:name w:val="HTML Preformatted"/>
    <w:basedOn w:val="Normal"/>
    <w:link w:val="HTMLPreformattedChar"/>
    <w:uiPriority w:val="99"/>
    <w:semiHidden/>
    <w:unhideWhenUsed/>
    <w:rsid w:val="00A944DF"/>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944DF"/>
    <w:rPr>
      <w:rFonts w:ascii="Consolas" w:hAnsi="Consolas"/>
      <w:lang w:val="en-GB" w:eastAsia="ja-JP"/>
    </w:rPr>
  </w:style>
  <w:style w:type="character" w:styleId="HTMLSample">
    <w:name w:val="HTML Sample"/>
    <w:basedOn w:val="DefaultParagraphFont"/>
    <w:uiPriority w:val="99"/>
    <w:semiHidden/>
    <w:unhideWhenUsed/>
    <w:rsid w:val="00A944DF"/>
    <w:rPr>
      <w:rFonts w:ascii="Consolas" w:hAnsi="Consolas"/>
      <w:sz w:val="24"/>
      <w:szCs w:val="24"/>
    </w:rPr>
  </w:style>
  <w:style w:type="character" w:styleId="HTMLTypewriter">
    <w:name w:val="HTML Typewriter"/>
    <w:basedOn w:val="DefaultParagraphFont"/>
    <w:uiPriority w:val="99"/>
    <w:semiHidden/>
    <w:unhideWhenUsed/>
    <w:rsid w:val="00A944DF"/>
    <w:rPr>
      <w:rFonts w:ascii="Consolas" w:hAnsi="Consolas"/>
      <w:sz w:val="20"/>
      <w:szCs w:val="20"/>
    </w:rPr>
  </w:style>
  <w:style w:type="character" w:styleId="HTMLVariable">
    <w:name w:val="HTML Variable"/>
    <w:basedOn w:val="DefaultParagraphFont"/>
    <w:uiPriority w:val="99"/>
    <w:semiHidden/>
    <w:unhideWhenUsed/>
    <w:rsid w:val="00A944DF"/>
    <w:rPr>
      <w:i/>
      <w:iCs/>
    </w:rPr>
  </w:style>
  <w:style w:type="paragraph" w:styleId="Index1">
    <w:name w:val="index 1"/>
    <w:basedOn w:val="Normal"/>
    <w:next w:val="Normal"/>
    <w:autoRedefine/>
    <w:uiPriority w:val="99"/>
    <w:semiHidden/>
    <w:unhideWhenUsed/>
    <w:rsid w:val="00A944DF"/>
    <w:pPr>
      <w:spacing w:before="0"/>
      <w:ind w:left="240" w:hanging="240"/>
    </w:pPr>
  </w:style>
  <w:style w:type="paragraph" w:styleId="Index2">
    <w:name w:val="index 2"/>
    <w:basedOn w:val="Normal"/>
    <w:next w:val="Normal"/>
    <w:autoRedefine/>
    <w:uiPriority w:val="99"/>
    <w:semiHidden/>
    <w:unhideWhenUsed/>
    <w:rsid w:val="00A944DF"/>
    <w:pPr>
      <w:spacing w:before="0"/>
      <w:ind w:left="480" w:hanging="240"/>
    </w:pPr>
  </w:style>
  <w:style w:type="paragraph" w:styleId="Index3">
    <w:name w:val="index 3"/>
    <w:basedOn w:val="Normal"/>
    <w:next w:val="Normal"/>
    <w:autoRedefine/>
    <w:uiPriority w:val="99"/>
    <w:semiHidden/>
    <w:unhideWhenUsed/>
    <w:rsid w:val="00A944DF"/>
    <w:pPr>
      <w:spacing w:before="0"/>
      <w:ind w:left="720" w:hanging="240"/>
    </w:pPr>
  </w:style>
  <w:style w:type="paragraph" w:styleId="Index4">
    <w:name w:val="index 4"/>
    <w:basedOn w:val="Normal"/>
    <w:next w:val="Normal"/>
    <w:autoRedefine/>
    <w:uiPriority w:val="99"/>
    <w:semiHidden/>
    <w:unhideWhenUsed/>
    <w:rsid w:val="00A944DF"/>
    <w:pPr>
      <w:spacing w:before="0"/>
      <w:ind w:left="960" w:hanging="240"/>
    </w:pPr>
  </w:style>
  <w:style w:type="paragraph" w:styleId="Index5">
    <w:name w:val="index 5"/>
    <w:basedOn w:val="Normal"/>
    <w:next w:val="Normal"/>
    <w:autoRedefine/>
    <w:uiPriority w:val="99"/>
    <w:semiHidden/>
    <w:unhideWhenUsed/>
    <w:rsid w:val="00A944DF"/>
    <w:pPr>
      <w:spacing w:before="0"/>
      <w:ind w:left="1200" w:hanging="240"/>
    </w:pPr>
  </w:style>
  <w:style w:type="paragraph" w:styleId="Index6">
    <w:name w:val="index 6"/>
    <w:basedOn w:val="Normal"/>
    <w:next w:val="Normal"/>
    <w:autoRedefine/>
    <w:uiPriority w:val="99"/>
    <w:semiHidden/>
    <w:unhideWhenUsed/>
    <w:rsid w:val="00A944DF"/>
    <w:pPr>
      <w:spacing w:before="0"/>
      <w:ind w:left="1440" w:hanging="240"/>
    </w:pPr>
  </w:style>
  <w:style w:type="paragraph" w:styleId="Index7">
    <w:name w:val="index 7"/>
    <w:basedOn w:val="Normal"/>
    <w:next w:val="Normal"/>
    <w:autoRedefine/>
    <w:uiPriority w:val="99"/>
    <w:semiHidden/>
    <w:unhideWhenUsed/>
    <w:rsid w:val="00A944DF"/>
    <w:pPr>
      <w:spacing w:before="0"/>
      <w:ind w:left="1680" w:hanging="240"/>
    </w:pPr>
  </w:style>
  <w:style w:type="paragraph" w:styleId="Index8">
    <w:name w:val="index 8"/>
    <w:basedOn w:val="Normal"/>
    <w:next w:val="Normal"/>
    <w:autoRedefine/>
    <w:uiPriority w:val="99"/>
    <w:semiHidden/>
    <w:unhideWhenUsed/>
    <w:rsid w:val="00A944DF"/>
    <w:pPr>
      <w:spacing w:before="0"/>
      <w:ind w:left="1920" w:hanging="240"/>
    </w:pPr>
  </w:style>
  <w:style w:type="paragraph" w:styleId="Index9">
    <w:name w:val="index 9"/>
    <w:basedOn w:val="Normal"/>
    <w:next w:val="Normal"/>
    <w:autoRedefine/>
    <w:uiPriority w:val="99"/>
    <w:semiHidden/>
    <w:unhideWhenUsed/>
    <w:rsid w:val="00A944DF"/>
    <w:pPr>
      <w:spacing w:before="0"/>
      <w:ind w:left="2160" w:hanging="240"/>
    </w:pPr>
  </w:style>
  <w:style w:type="paragraph" w:styleId="IndexHeading">
    <w:name w:val="index heading"/>
    <w:basedOn w:val="Normal"/>
    <w:next w:val="Index1"/>
    <w:uiPriority w:val="99"/>
    <w:semiHidden/>
    <w:unhideWhenUsed/>
    <w:rsid w:val="00A944DF"/>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A944DF"/>
  </w:style>
  <w:style w:type="paragraph" w:styleId="List">
    <w:name w:val="List"/>
    <w:basedOn w:val="Normal"/>
    <w:uiPriority w:val="99"/>
    <w:semiHidden/>
    <w:unhideWhenUsed/>
    <w:rsid w:val="00A944DF"/>
    <w:pPr>
      <w:ind w:left="360" w:hanging="360"/>
      <w:contextualSpacing/>
    </w:pPr>
  </w:style>
  <w:style w:type="paragraph" w:styleId="List2">
    <w:name w:val="List 2"/>
    <w:basedOn w:val="Normal"/>
    <w:uiPriority w:val="99"/>
    <w:semiHidden/>
    <w:unhideWhenUsed/>
    <w:rsid w:val="00A944DF"/>
    <w:pPr>
      <w:ind w:left="720" w:hanging="360"/>
      <w:contextualSpacing/>
    </w:pPr>
  </w:style>
  <w:style w:type="paragraph" w:styleId="List3">
    <w:name w:val="List 3"/>
    <w:basedOn w:val="Normal"/>
    <w:uiPriority w:val="99"/>
    <w:semiHidden/>
    <w:unhideWhenUsed/>
    <w:rsid w:val="00A944DF"/>
    <w:pPr>
      <w:ind w:left="1080" w:hanging="360"/>
      <w:contextualSpacing/>
    </w:pPr>
  </w:style>
  <w:style w:type="paragraph" w:styleId="List4">
    <w:name w:val="List 4"/>
    <w:basedOn w:val="Normal"/>
    <w:uiPriority w:val="99"/>
    <w:semiHidden/>
    <w:unhideWhenUsed/>
    <w:rsid w:val="00A944DF"/>
    <w:pPr>
      <w:ind w:left="1440" w:hanging="360"/>
      <w:contextualSpacing/>
    </w:pPr>
  </w:style>
  <w:style w:type="paragraph" w:styleId="List5">
    <w:name w:val="List 5"/>
    <w:basedOn w:val="Normal"/>
    <w:uiPriority w:val="99"/>
    <w:semiHidden/>
    <w:unhideWhenUsed/>
    <w:rsid w:val="00A944DF"/>
    <w:pPr>
      <w:ind w:left="1800" w:hanging="360"/>
      <w:contextualSpacing/>
    </w:pPr>
  </w:style>
  <w:style w:type="paragraph" w:styleId="ListBullet">
    <w:name w:val="List Bullet"/>
    <w:basedOn w:val="Normal"/>
    <w:uiPriority w:val="99"/>
    <w:semiHidden/>
    <w:unhideWhenUsed/>
    <w:rsid w:val="00A944DF"/>
    <w:pPr>
      <w:numPr>
        <w:numId w:val="11"/>
      </w:numPr>
      <w:contextualSpacing/>
    </w:pPr>
  </w:style>
  <w:style w:type="paragraph" w:styleId="ListBullet2">
    <w:name w:val="List Bullet 2"/>
    <w:basedOn w:val="Normal"/>
    <w:uiPriority w:val="99"/>
    <w:semiHidden/>
    <w:unhideWhenUsed/>
    <w:rsid w:val="00A944DF"/>
    <w:pPr>
      <w:numPr>
        <w:numId w:val="12"/>
      </w:numPr>
      <w:contextualSpacing/>
    </w:pPr>
  </w:style>
  <w:style w:type="paragraph" w:styleId="ListBullet3">
    <w:name w:val="List Bullet 3"/>
    <w:basedOn w:val="Normal"/>
    <w:uiPriority w:val="99"/>
    <w:semiHidden/>
    <w:unhideWhenUsed/>
    <w:rsid w:val="00A944DF"/>
    <w:pPr>
      <w:numPr>
        <w:numId w:val="13"/>
      </w:numPr>
      <w:contextualSpacing/>
    </w:pPr>
  </w:style>
  <w:style w:type="paragraph" w:styleId="ListBullet4">
    <w:name w:val="List Bullet 4"/>
    <w:basedOn w:val="Normal"/>
    <w:uiPriority w:val="99"/>
    <w:semiHidden/>
    <w:unhideWhenUsed/>
    <w:rsid w:val="00A944DF"/>
    <w:pPr>
      <w:numPr>
        <w:numId w:val="14"/>
      </w:numPr>
      <w:contextualSpacing/>
    </w:pPr>
  </w:style>
  <w:style w:type="paragraph" w:styleId="ListBullet5">
    <w:name w:val="List Bullet 5"/>
    <w:basedOn w:val="Normal"/>
    <w:uiPriority w:val="99"/>
    <w:semiHidden/>
    <w:unhideWhenUsed/>
    <w:rsid w:val="00A944DF"/>
    <w:pPr>
      <w:numPr>
        <w:numId w:val="15"/>
      </w:numPr>
      <w:contextualSpacing/>
    </w:pPr>
  </w:style>
  <w:style w:type="paragraph" w:styleId="ListContinue">
    <w:name w:val="List Continue"/>
    <w:basedOn w:val="Normal"/>
    <w:uiPriority w:val="99"/>
    <w:semiHidden/>
    <w:unhideWhenUsed/>
    <w:rsid w:val="00A944DF"/>
    <w:pPr>
      <w:spacing w:after="120"/>
      <w:ind w:left="360"/>
      <w:contextualSpacing/>
    </w:pPr>
  </w:style>
  <w:style w:type="paragraph" w:styleId="ListContinue2">
    <w:name w:val="List Continue 2"/>
    <w:basedOn w:val="Normal"/>
    <w:uiPriority w:val="99"/>
    <w:semiHidden/>
    <w:unhideWhenUsed/>
    <w:rsid w:val="00A944DF"/>
    <w:pPr>
      <w:spacing w:after="120"/>
      <w:ind w:left="720"/>
      <w:contextualSpacing/>
    </w:pPr>
  </w:style>
  <w:style w:type="paragraph" w:styleId="ListContinue3">
    <w:name w:val="List Continue 3"/>
    <w:basedOn w:val="Normal"/>
    <w:uiPriority w:val="99"/>
    <w:semiHidden/>
    <w:unhideWhenUsed/>
    <w:rsid w:val="00A944DF"/>
    <w:pPr>
      <w:spacing w:after="120"/>
      <w:ind w:left="1080"/>
      <w:contextualSpacing/>
    </w:pPr>
  </w:style>
  <w:style w:type="paragraph" w:styleId="ListContinue4">
    <w:name w:val="List Continue 4"/>
    <w:basedOn w:val="Normal"/>
    <w:uiPriority w:val="99"/>
    <w:semiHidden/>
    <w:unhideWhenUsed/>
    <w:rsid w:val="00A944DF"/>
    <w:pPr>
      <w:spacing w:after="120"/>
      <w:ind w:left="1440"/>
      <w:contextualSpacing/>
    </w:pPr>
  </w:style>
  <w:style w:type="paragraph" w:styleId="ListContinue5">
    <w:name w:val="List Continue 5"/>
    <w:basedOn w:val="Normal"/>
    <w:uiPriority w:val="99"/>
    <w:semiHidden/>
    <w:unhideWhenUsed/>
    <w:rsid w:val="00A944DF"/>
    <w:pPr>
      <w:spacing w:after="120"/>
      <w:ind w:left="1800"/>
      <w:contextualSpacing/>
    </w:pPr>
  </w:style>
  <w:style w:type="paragraph" w:styleId="ListNumber">
    <w:name w:val="List Number"/>
    <w:basedOn w:val="Normal"/>
    <w:uiPriority w:val="99"/>
    <w:semiHidden/>
    <w:unhideWhenUsed/>
    <w:rsid w:val="00A944DF"/>
    <w:pPr>
      <w:numPr>
        <w:numId w:val="16"/>
      </w:numPr>
      <w:contextualSpacing/>
    </w:pPr>
  </w:style>
  <w:style w:type="paragraph" w:styleId="ListNumber2">
    <w:name w:val="List Number 2"/>
    <w:basedOn w:val="Normal"/>
    <w:uiPriority w:val="99"/>
    <w:semiHidden/>
    <w:unhideWhenUsed/>
    <w:rsid w:val="00A944DF"/>
    <w:pPr>
      <w:numPr>
        <w:numId w:val="17"/>
      </w:numPr>
      <w:contextualSpacing/>
    </w:pPr>
  </w:style>
  <w:style w:type="paragraph" w:styleId="ListNumber3">
    <w:name w:val="List Number 3"/>
    <w:basedOn w:val="Normal"/>
    <w:uiPriority w:val="99"/>
    <w:semiHidden/>
    <w:unhideWhenUsed/>
    <w:rsid w:val="00A944DF"/>
    <w:pPr>
      <w:numPr>
        <w:numId w:val="18"/>
      </w:numPr>
      <w:contextualSpacing/>
    </w:pPr>
  </w:style>
  <w:style w:type="paragraph" w:styleId="ListNumber4">
    <w:name w:val="List Number 4"/>
    <w:basedOn w:val="Normal"/>
    <w:uiPriority w:val="99"/>
    <w:semiHidden/>
    <w:unhideWhenUsed/>
    <w:rsid w:val="00A944DF"/>
    <w:pPr>
      <w:numPr>
        <w:numId w:val="19"/>
      </w:numPr>
      <w:contextualSpacing/>
    </w:pPr>
  </w:style>
  <w:style w:type="paragraph" w:styleId="ListNumber5">
    <w:name w:val="List Number 5"/>
    <w:basedOn w:val="Normal"/>
    <w:uiPriority w:val="99"/>
    <w:semiHidden/>
    <w:unhideWhenUsed/>
    <w:rsid w:val="00A944DF"/>
    <w:pPr>
      <w:numPr>
        <w:numId w:val="20"/>
      </w:numPr>
      <w:contextualSpacing/>
    </w:pPr>
  </w:style>
  <w:style w:type="character" w:customStyle="1" w:styleId="Mention1">
    <w:name w:val="Mention1"/>
    <w:basedOn w:val="DefaultParagraphFont"/>
    <w:uiPriority w:val="99"/>
    <w:semiHidden/>
    <w:unhideWhenUsed/>
    <w:rsid w:val="00A944DF"/>
    <w:rPr>
      <w:color w:val="2B579A"/>
      <w:shd w:val="clear" w:color="auto" w:fill="E1DFDD"/>
    </w:rPr>
  </w:style>
  <w:style w:type="paragraph" w:styleId="MessageHeader">
    <w:name w:val="Message Header"/>
    <w:basedOn w:val="Normal"/>
    <w:link w:val="MessageHeaderChar"/>
    <w:uiPriority w:val="99"/>
    <w:semiHidden/>
    <w:unhideWhenUsed/>
    <w:rsid w:val="00A944DF"/>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A944DF"/>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A944DF"/>
    <w:rPr>
      <w:sz w:val="24"/>
      <w:szCs w:val="24"/>
      <w:lang w:val="en-GB" w:eastAsia="ja-JP"/>
    </w:rPr>
  </w:style>
  <w:style w:type="paragraph" w:styleId="NormalWeb">
    <w:name w:val="Normal (Web)"/>
    <w:basedOn w:val="Normal"/>
    <w:uiPriority w:val="99"/>
    <w:semiHidden/>
    <w:unhideWhenUsed/>
    <w:rsid w:val="00A944DF"/>
  </w:style>
  <w:style w:type="paragraph" w:styleId="NormalIndent">
    <w:name w:val="Normal Indent"/>
    <w:basedOn w:val="Normal"/>
    <w:uiPriority w:val="99"/>
    <w:semiHidden/>
    <w:unhideWhenUsed/>
    <w:rsid w:val="00A944DF"/>
    <w:pPr>
      <w:ind w:left="720"/>
    </w:pPr>
  </w:style>
  <w:style w:type="paragraph" w:styleId="NoteHeading">
    <w:name w:val="Note Heading"/>
    <w:basedOn w:val="Normal"/>
    <w:next w:val="Normal"/>
    <w:link w:val="NoteHeadingChar"/>
    <w:uiPriority w:val="99"/>
    <w:semiHidden/>
    <w:unhideWhenUsed/>
    <w:rsid w:val="00A944DF"/>
    <w:pPr>
      <w:spacing w:before="0"/>
    </w:pPr>
  </w:style>
  <w:style w:type="character" w:customStyle="1" w:styleId="NoteHeadingChar">
    <w:name w:val="Note Heading Char"/>
    <w:basedOn w:val="DefaultParagraphFont"/>
    <w:link w:val="NoteHeading"/>
    <w:uiPriority w:val="99"/>
    <w:semiHidden/>
    <w:rsid w:val="00A944DF"/>
    <w:rPr>
      <w:sz w:val="24"/>
      <w:szCs w:val="24"/>
      <w:lang w:val="en-GB" w:eastAsia="ja-JP"/>
    </w:rPr>
  </w:style>
  <w:style w:type="character" w:styleId="PageNumber">
    <w:name w:val="page number"/>
    <w:basedOn w:val="DefaultParagraphFont"/>
    <w:uiPriority w:val="99"/>
    <w:semiHidden/>
    <w:unhideWhenUsed/>
    <w:rsid w:val="00A944DF"/>
  </w:style>
  <w:style w:type="character" w:styleId="PlaceholderText">
    <w:name w:val="Placeholder Text"/>
    <w:basedOn w:val="DefaultParagraphFont"/>
    <w:uiPriority w:val="99"/>
    <w:semiHidden/>
    <w:rsid w:val="00A944DF"/>
    <w:rPr>
      <w:color w:val="666666"/>
    </w:rPr>
  </w:style>
  <w:style w:type="paragraph" w:styleId="PlainText">
    <w:name w:val="Plain Text"/>
    <w:basedOn w:val="Normal"/>
    <w:link w:val="PlainTextChar"/>
    <w:uiPriority w:val="99"/>
    <w:semiHidden/>
    <w:unhideWhenUsed/>
    <w:rsid w:val="00A944DF"/>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A944DF"/>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A944DF"/>
  </w:style>
  <w:style w:type="character" w:customStyle="1" w:styleId="SalutationChar">
    <w:name w:val="Salutation Char"/>
    <w:basedOn w:val="DefaultParagraphFont"/>
    <w:link w:val="Salutation"/>
    <w:uiPriority w:val="99"/>
    <w:semiHidden/>
    <w:rsid w:val="00A944DF"/>
    <w:rPr>
      <w:sz w:val="24"/>
      <w:szCs w:val="24"/>
      <w:lang w:val="en-GB" w:eastAsia="ja-JP"/>
    </w:rPr>
  </w:style>
  <w:style w:type="paragraph" w:styleId="Signature">
    <w:name w:val="Signature"/>
    <w:basedOn w:val="Normal"/>
    <w:link w:val="SignatureChar"/>
    <w:uiPriority w:val="99"/>
    <w:semiHidden/>
    <w:unhideWhenUsed/>
    <w:rsid w:val="00A944DF"/>
    <w:pPr>
      <w:spacing w:before="0"/>
      <w:ind w:left="4320"/>
    </w:pPr>
  </w:style>
  <w:style w:type="character" w:customStyle="1" w:styleId="SignatureChar">
    <w:name w:val="Signature Char"/>
    <w:basedOn w:val="DefaultParagraphFont"/>
    <w:link w:val="Signature"/>
    <w:uiPriority w:val="99"/>
    <w:semiHidden/>
    <w:rsid w:val="00A944DF"/>
    <w:rPr>
      <w:sz w:val="24"/>
      <w:szCs w:val="24"/>
      <w:lang w:val="en-GB" w:eastAsia="ja-JP"/>
    </w:rPr>
  </w:style>
  <w:style w:type="character" w:customStyle="1" w:styleId="SmartHyperlink1">
    <w:name w:val="Smart Hyperlink1"/>
    <w:basedOn w:val="DefaultParagraphFont"/>
    <w:uiPriority w:val="99"/>
    <w:semiHidden/>
    <w:unhideWhenUsed/>
    <w:rsid w:val="00A944DF"/>
    <w:rPr>
      <w:u w:val="dotted"/>
    </w:rPr>
  </w:style>
  <w:style w:type="character" w:customStyle="1" w:styleId="SmartLink1">
    <w:name w:val="SmartLink1"/>
    <w:basedOn w:val="DefaultParagraphFont"/>
    <w:uiPriority w:val="99"/>
    <w:semiHidden/>
    <w:unhideWhenUsed/>
    <w:rsid w:val="00A944DF"/>
    <w:rPr>
      <w:color w:val="0000FF"/>
      <w:u w:val="single"/>
      <w:shd w:val="clear" w:color="auto" w:fill="F3F2F1"/>
    </w:rPr>
  </w:style>
  <w:style w:type="character" w:styleId="Strong">
    <w:name w:val="Strong"/>
    <w:basedOn w:val="DefaultParagraphFont"/>
    <w:uiPriority w:val="22"/>
    <w:rsid w:val="00A944DF"/>
    <w:rPr>
      <w:b/>
      <w:bCs/>
    </w:rPr>
  </w:style>
  <w:style w:type="character" w:styleId="SubtleEmphasis">
    <w:name w:val="Subtle Emphasis"/>
    <w:basedOn w:val="DefaultParagraphFont"/>
    <w:uiPriority w:val="19"/>
    <w:rsid w:val="00A944DF"/>
    <w:rPr>
      <w:i/>
      <w:iCs/>
      <w:color w:val="404040" w:themeColor="text1" w:themeTint="BF"/>
    </w:rPr>
  </w:style>
  <w:style w:type="character" w:styleId="SubtleReference">
    <w:name w:val="Subtle Reference"/>
    <w:basedOn w:val="DefaultParagraphFont"/>
    <w:uiPriority w:val="31"/>
    <w:rsid w:val="00A944DF"/>
    <w:rPr>
      <w:smallCaps/>
      <w:color w:val="5A5A5A" w:themeColor="text1" w:themeTint="A5"/>
    </w:rPr>
  </w:style>
  <w:style w:type="paragraph" w:styleId="TableofAuthorities">
    <w:name w:val="table of authorities"/>
    <w:basedOn w:val="Normal"/>
    <w:next w:val="Normal"/>
    <w:uiPriority w:val="99"/>
    <w:semiHidden/>
    <w:unhideWhenUsed/>
    <w:rsid w:val="00A944DF"/>
    <w:pPr>
      <w:ind w:left="240" w:hanging="240"/>
    </w:pPr>
  </w:style>
  <w:style w:type="paragraph" w:styleId="TOAHeading">
    <w:name w:val="toa heading"/>
    <w:basedOn w:val="Normal"/>
    <w:next w:val="Normal"/>
    <w:uiPriority w:val="99"/>
    <w:semiHidden/>
    <w:unhideWhenUsed/>
    <w:rsid w:val="00A944DF"/>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A944DF"/>
    <w:pPr>
      <w:spacing w:after="100"/>
      <w:ind w:left="720"/>
    </w:pPr>
  </w:style>
  <w:style w:type="paragraph" w:styleId="TOC5">
    <w:name w:val="toc 5"/>
    <w:basedOn w:val="Normal"/>
    <w:next w:val="Normal"/>
    <w:autoRedefine/>
    <w:uiPriority w:val="39"/>
    <w:semiHidden/>
    <w:unhideWhenUsed/>
    <w:rsid w:val="00A944DF"/>
    <w:pPr>
      <w:spacing w:after="100"/>
      <w:ind w:left="960"/>
    </w:pPr>
  </w:style>
  <w:style w:type="paragraph" w:styleId="TOC6">
    <w:name w:val="toc 6"/>
    <w:basedOn w:val="Normal"/>
    <w:next w:val="Normal"/>
    <w:autoRedefine/>
    <w:uiPriority w:val="39"/>
    <w:semiHidden/>
    <w:unhideWhenUsed/>
    <w:rsid w:val="00A944DF"/>
    <w:pPr>
      <w:spacing w:after="100"/>
      <w:ind w:left="1200"/>
    </w:pPr>
  </w:style>
  <w:style w:type="paragraph" w:styleId="TOC7">
    <w:name w:val="toc 7"/>
    <w:basedOn w:val="Normal"/>
    <w:next w:val="Normal"/>
    <w:autoRedefine/>
    <w:uiPriority w:val="39"/>
    <w:semiHidden/>
    <w:unhideWhenUsed/>
    <w:rsid w:val="00A944DF"/>
    <w:pPr>
      <w:spacing w:after="100"/>
      <w:ind w:left="1440"/>
    </w:pPr>
  </w:style>
  <w:style w:type="paragraph" w:styleId="TOC8">
    <w:name w:val="toc 8"/>
    <w:basedOn w:val="Normal"/>
    <w:next w:val="Normal"/>
    <w:autoRedefine/>
    <w:uiPriority w:val="39"/>
    <w:semiHidden/>
    <w:unhideWhenUsed/>
    <w:rsid w:val="00A944DF"/>
    <w:pPr>
      <w:spacing w:after="100"/>
      <w:ind w:left="1680"/>
    </w:pPr>
  </w:style>
  <w:style w:type="paragraph" w:styleId="TOC9">
    <w:name w:val="toc 9"/>
    <w:basedOn w:val="Normal"/>
    <w:next w:val="Normal"/>
    <w:autoRedefine/>
    <w:uiPriority w:val="39"/>
    <w:semiHidden/>
    <w:unhideWhenUsed/>
    <w:rsid w:val="00A944DF"/>
    <w:pPr>
      <w:spacing w:after="100"/>
      <w:ind w:left="1920"/>
    </w:pPr>
  </w:style>
  <w:style w:type="paragraph" w:styleId="TOCHeading">
    <w:name w:val="TOC Heading"/>
    <w:basedOn w:val="Heading1"/>
    <w:next w:val="Normal"/>
    <w:uiPriority w:val="39"/>
    <w:semiHidden/>
    <w:unhideWhenUsed/>
    <w:rsid w:val="00A944DF"/>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1">
    <w:name w:val="Unresolved Mention1"/>
    <w:basedOn w:val="DefaultParagraphFont"/>
    <w:uiPriority w:val="99"/>
    <w:semiHidden/>
    <w:unhideWhenUsed/>
    <w:rsid w:val="00A944DF"/>
    <w:rPr>
      <w:color w:val="605E5C"/>
      <w:shd w:val="clear" w:color="auto" w:fill="E1DFDD"/>
    </w:rPr>
  </w:style>
  <w:style w:type="paragraph" w:styleId="Revision">
    <w:name w:val="Revision"/>
    <w:hidden/>
    <w:uiPriority w:val="99"/>
    <w:semiHidden/>
    <w:rsid w:val="00657E33"/>
    <w:rPr>
      <w:sz w:val="24"/>
      <w:szCs w:val="24"/>
      <w:lang w:val="en-GB" w:eastAsia="ja-JP"/>
    </w:rPr>
  </w:style>
  <w:style w:type="character" w:customStyle="1" w:styleId="enumlev10">
    <w:name w:val="enumlev1 (文字)"/>
    <w:basedOn w:val="DefaultParagraphFont"/>
    <w:link w:val="enumlev1"/>
    <w:rsid w:val="007E4A96"/>
    <w:rPr>
      <w:rFonts w:eastAsia="Times New Roman"/>
      <w:sz w:val="24"/>
      <w:lang w:val="en-GB" w:eastAsia="en-US"/>
    </w:rPr>
  </w:style>
  <w:style w:type="character" w:customStyle="1" w:styleId="TabletextChar">
    <w:name w:val="Table_text Char"/>
    <w:link w:val="Tabletext"/>
    <w:locked/>
    <w:rsid w:val="007E4A96"/>
    <w:rPr>
      <w:rFonts w:eastAsia="Times New Roman"/>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handle.itu.int/11.1002/1000/1370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unb@cdot.in" TargetMode="Externa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hyperlink" Target="mailto:biren.karmakar@gmail.com"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pksingh.its@gmail.com" TargetMode="External"/><Relationship Id="rId14"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6755EB1B9541849AB15FA3080622D5"/>
        <w:category>
          <w:name w:val="General"/>
          <w:gallery w:val="placeholder"/>
        </w:category>
        <w:types>
          <w:type w:val="bbPlcHdr"/>
        </w:types>
        <w:behaviors>
          <w:behavior w:val="content"/>
        </w:behaviors>
        <w:guid w:val="{0296B446-4064-417F-96CE-9CD68750C717}"/>
      </w:docPartPr>
      <w:docPartBody>
        <w:p w:rsidR="00BD6A62" w:rsidRDefault="00644538" w:rsidP="00644538">
          <w:pPr>
            <w:pStyle w:val="126755EB1B9541849AB15FA3080622D5"/>
          </w:pPr>
          <w:r w:rsidRPr="00E236D2">
            <w:rPr>
              <w:rStyle w:val="PlaceholderText"/>
            </w:rPr>
            <w:t>[DocumentSource]</w:t>
          </w:r>
        </w:p>
      </w:docPartBody>
    </w:docPart>
    <w:docPart>
      <w:docPartPr>
        <w:name w:val="1921F56B3E304ED982FBEE9ED1BDD7F4"/>
        <w:category>
          <w:name w:val="General"/>
          <w:gallery w:val="placeholder"/>
        </w:category>
        <w:types>
          <w:type w:val="bbPlcHdr"/>
        </w:types>
        <w:behaviors>
          <w:behavior w:val="content"/>
        </w:behaviors>
        <w:guid w:val="{09ED948C-20B1-4034-9DAD-6736754F1E44}"/>
      </w:docPartPr>
      <w:docPartBody>
        <w:p w:rsidR="00BD6A62" w:rsidRDefault="00644538" w:rsidP="00644538">
          <w:pPr>
            <w:pStyle w:val="1921F56B3E304ED982FBEE9ED1BDD7F4"/>
          </w:pPr>
          <w:r>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
    <w:altName w:val="Yu Gothic"/>
    <w:panose1 w:val="00000000000000000000"/>
    <w:charset w:val="80"/>
    <w:family w:val="auto"/>
    <w:notTrueType/>
    <w:pitch w:val="variable"/>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G Times">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538"/>
    <w:rsid w:val="00137C2A"/>
    <w:rsid w:val="0036510A"/>
    <w:rsid w:val="003919BF"/>
    <w:rsid w:val="00644538"/>
    <w:rsid w:val="00674E65"/>
    <w:rsid w:val="00826AFD"/>
    <w:rsid w:val="00B015D0"/>
    <w:rsid w:val="00BD6A62"/>
    <w:rsid w:val="00C60233"/>
    <w:rsid w:val="00DC3EE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4538"/>
    <w:rPr>
      <w:color w:val="808080"/>
    </w:rPr>
  </w:style>
  <w:style w:type="paragraph" w:customStyle="1" w:styleId="126755EB1B9541849AB15FA3080622D5">
    <w:name w:val="126755EB1B9541849AB15FA3080622D5"/>
    <w:rsid w:val="00644538"/>
  </w:style>
  <w:style w:type="paragraph" w:customStyle="1" w:styleId="1921F56B3E304ED982FBEE9ED1BDD7F4">
    <w:name w:val="1921F56B3E304ED982FBEE9ED1BDD7F4"/>
    <w:rsid w:val="006445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3386B-7A95-48F1-A739-C2B98F0FE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DDP template for SG11 (2025-2028 study period)</vt:lpstr>
    </vt:vector>
  </TitlesOfParts>
  <Manager>ITU-T</Manager>
  <Company>International Telecommunication Union (ITU)</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SG11 (2025-2028 study period)</dc:title>
  <dc:subject>ITU-T SG11</dc:subject>
  <dc:creator>TSB (2024-10-30)</dc:creator>
  <cp:keywords/>
  <dc:description>DDP-SG11.docx  For: _x000d_Document date: _x000d_Saved by ITU51018016 at 13:26:48 on 30/10/2024</dc:description>
  <cp:lastModifiedBy>editor</cp:lastModifiedBy>
  <cp:revision>9</cp:revision>
  <cp:lastPrinted>2025-02-03T06:20:00Z</cp:lastPrinted>
  <dcterms:created xsi:type="dcterms:W3CDTF">2025-02-24T04:20:00Z</dcterms:created>
  <dcterms:modified xsi:type="dcterms:W3CDTF">2025-02-26T19:12:00Z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DDP-SG11.docx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