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57" w:type="dxa"/>
          <w:right w:w="57" w:type="dxa"/>
        </w:tblCellMar>
        <w:tblLook w:val="04A0" w:firstRow="1" w:lastRow="0" w:firstColumn="1" w:lastColumn="0" w:noHBand="0" w:noVBand="1"/>
      </w:tblPr>
      <w:tblGrid>
        <w:gridCol w:w="1216"/>
        <w:gridCol w:w="152"/>
        <w:gridCol w:w="289"/>
        <w:gridCol w:w="3651"/>
        <w:gridCol w:w="35"/>
        <w:gridCol w:w="4296"/>
      </w:tblGrid>
      <w:tr w:rsidR="00FD330D" w14:paraId="4AB6CC1F" w14:textId="77777777">
        <w:trPr>
          <w:cantSplit/>
        </w:trPr>
        <w:tc>
          <w:tcPr>
            <w:tcW w:w="588" w:type="pct"/>
            <w:vMerge w:val="restart"/>
          </w:tcPr>
          <w:p w14:paraId="29B180A3" w14:textId="77777777" w:rsidR="00FD330D" w:rsidRDefault="0082792E">
            <w:pPr>
              <w:rPr>
                <w:sz w:val="20"/>
                <w:szCs w:val="20"/>
              </w:rPr>
            </w:pPr>
            <w:bookmarkStart w:id="0" w:name="dnum" w:colFirst="2" w:colLast="2"/>
            <w:bookmarkStart w:id="1" w:name="dcontact1"/>
            <w:bookmarkStart w:id="2" w:name="dtableau"/>
            <w:bookmarkStart w:id="3" w:name="dcontent1" w:colFirst="1" w:colLast="1"/>
            <w:bookmarkStart w:id="4" w:name="dcontact"/>
            <w:bookmarkStart w:id="5" w:name="_Hlk98768222"/>
            <w:r>
              <w:rPr>
                <w:noProof/>
                <w:lang w:val="en-US" w:eastAsia="zh-CN"/>
              </w:rPr>
              <w:drawing>
                <wp:inline distT="0" distB="0" distL="0" distR="0" wp14:anchorId="3247964B" wp14:editId="7F5D845F">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2142" w:type="pct"/>
            <w:gridSpan w:val="3"/>
            <w:vMerge w:val="restart"/>
          </w:tcPr>
          <w:p w14:paraId="19A0BF57" w14:textId="77777777" w:rsidR="00FD330D" w:rsidRDefault="0082792E">
            <w:pPr>
              <w:rPr>
                <w:sz w:val="16"/>
                <w:szCs w:val="16"/>
              </w:rPr>
            </w:pPr>
            <w:r>
              <w:rPr>
                <w:sz w:val="16"/>
                <w:szCs w:val="16"/>
              </w:rPr>
              <w:t>INTERNATIONAL TELECOMMUNICATION UNION</w:t>
            </w:r>
          </w:p>
          <w:p w14:paraId="46D92314" w14:textId="77777777" w:rsidR="00FD330D" w:rsidRDefault="0082792E">
            <w:pPr>
              <w:rPr>
                <w:b/>
                <w:bCs/>
                <w:sz w:val="26"/>
                <w:szCs w:val="26"/>
              </w:rPr>
            </w:pPr>
            <w:r>
              <w:rPr>
                <w:b/>
                <w:bCs/>
                <w:sz w:val="26"/>
                <w:szCs w:val="26"/>
              </w:rPr>
              <w:t>TELECOMMUNICATION</w:t>
            </w:r>
            <w:r>
              <w:rPr>
                <w:b/>
                <w:bCs/>
                <w:sz w:val="26"/>
                <w:szCs w:val="26"/>
              </w:rPr>
              <w:br/>
              <w:t>STANDARDIZATION SECTOR</w:t>
            </w:r>
          </w:p>
          <w:p w14:paraId="13239221" w14:textId="77777777" w:rsidR="00FD330D" w:rsidRDefault="0082792E">
            <w:pPr>
              <w:rPr>
                <w:sz w:val="20"/>
                <w:szCs w:val="20"/>
                <w:lang w:val="en-US" w:eastAsia="zh-CN"/>
              </w:rPr>
            </w:pPr>
            <w:r>
              <w:rPr>
                <w:sz w:val="20"/>
                <w:szCs w:val="20"/>
              </w:rPr>
              <w:t xml:space="preserve">STUDY PERIOD </w:t>
            </w:r>
            <w:bookmarkStart w:id="6" w:name="dstudyperiod"/>
            <w:r>
              <w:rPr>
                <w:sz w:val="20"/>
              </w:rPr>
              <w:t>202</w:t>
            </w:r>
            <w:r>
              <w:rPr>
                <w:rFonts w:hint="eastAsia"/>
                <w:sz w:val="20"/>
                <w:lang w:val="en-US" w:eastAsia="zh-CN"/>
              </w:rPr>
              <w:t>5</w:t>
            </w:r>
            <w:r>
              <w:rPr>
                <w:sz w:val="20"/>
                <w:szCs w:val="20"/>
              </w:rPr>
              <w:t>-</w:t>
            </w:r>
            <w:r>
              <w:rPr>
                <w:sz w:val="20"/>
              </w:rPr>
              <w:t>202</w:t>
            </w:r>
            <w:bookmarkEnd w:id="6"/>
            <w:r>
              <w:rPr>
                <w:rFonts w:hint="eastAsia"/>
                <w:sz w:val="20"/>
                <w:lang w:val="en-US" w:eastAsia="zh-CN"/>
              </w:rPr>
              <w:t>8</w:t>
            </w:r>
          </w:p>
        </w:tc>
        <w:tc>
          <w:tcPr>
            <w:tcW w:w="2270" w:type="pct"/>
            <w:gridSpan w:val="2"/>
            <w:vAlign w:val="center"/>
          </w:tcPr>
          <w:p w14:paraId="56A9C9FD" w14:textId="77777777" w:rsidR="00FD330D" w:rsidRDefault="0082792E">
            <w:pPr>
              <w:pStyle w:val="Docnumber"/>
            </w:pPr>
            <w:r>
              <w:t>SG11-TD</w:t>
            </w:r>
            <w:r>
              <w:rPr>
                <w:rFonts w:hint="eastAsia"/>
                <w:lang w:val="en-US" w:eastAsia="zh-CN"/>
              </w:rPr>
              <w:t>232</w:t>
            </w:r>
            <w:r>
              <w:t>/GEN</w:t>
            </w:r>
          </w:p>
        </w:tc>
      </w:tr>
      <w:tr w:rsidR="00FD330D" w14:paraId="4C994F0D" w14:textId="77777777">
        <w:trPr>
          <w:cantSplit/>
        </w:trPr>
        <w:tc>
          <w:tcPr>
            <w:tcW w:w="588" w:type="pct"/>
            <w:vMerge/>
          </w:tcPr>
          <w:p w14:paraId="61C1999A" w14:textId="77777777" w:rsidR="00FD330D" w:rsidRDefault="00FD330D">
            <w:pPr>
              <w:rPr>
                <w:smallCaps/>
                <w:sz w:val="20"/>
              </w:rPr>
            </w:pPr>
            <w:bookmarkStart w:id="7" w:name="dsg" w:colFirst="2" w:colLast="2"/>
            <w:bookmarkEnd w:id="0"/>
          </w:p>
        </w:tc>
        <w:tc>
          <w:tcPr>
            <w:tcW w:w="2142" w:type="pct"/>
            <w:gridSpan w:val="3"/>
            <w:vMerge/>
          </w:tcPr>
          <w:p w14:paraId="5B2E88B4" w14:textId="77777777" w:rsidR="00FD330D" w:rsidRDefault="00FD330D">
            <w:pPr>
              <w:rPr>
                <w:smallCaps/>
                <w:sz w:val="20"/>
              </w:rPr>
            </w:pPr>
          </w:p>
        </w:tc>
        <w:tc>
          <w:tcPr>
            <w:tcW w:w="2270" w:type="pct"/>
            <w:gridSpan w:val="2"/>
          </w:tcPr>
          <w:p w14:paraId="233F407A" w14:textId="77777777" w:rsidR="00FD330D" w:rsidRDefault="0082792E">
            <w:pPr>
              <w:jc w:val="right"/>
              <w:rPr>
                <w:b/>
                <w:bCs/>
                <w:smallCaps/>
                <w:sz w:val="28"/>
                <w:szCs w:val="28"/>
              </w:rPr>
            </w:pPr>
            <w:r>
              <w:rPr>
                <w:b/>
                <w:bCs/>
                <w:smallCaps/>
                <w:sz w:val="28"/>
                <w:szCs w:val="28"/>
              </w:rPr>
              <w:t>STUDY GROUP 11</w:t>
            </w:r>
          </w:p>
        </w:tc>
      </w:tr>
      <w:bookmarkEnd w:id="7"/>
      <w:tr w:rsidR="00FD330D" w14:paraId="77756A13" w14:textId="77777777">
        <w:trPr>
          <w:cantSplit/>
        </w:trPr>
        <w:tc>
          <w:tcPr>
            <w:tcW w:w="588" w:type="pct"/>
            <w:vMerge/>
            <w:tcBorders>
              <w:bottom w:val="single" w:sz="12" w:space="0" w:color="auto"/>
            </w:tcBorders>
          </w:tcPr>
          <w:p w14:paraId="307A918C" w14:textId="77777777" w:rsidR="00FD330D" w:rsidRDefault="00FD330D">
            <w:pPr>
              <w:rPr>
                <w:b/>
                <w:bCs/>
                <w:sz w:val="26"/>
              </w:rPr>
            </w:pPr>
          </w:p>
        </w:tc>
        <w:tc>
          <w:tcPr>
            <w:tcW w:w="2142" w:type="pct"/>
            <w:gridSpan w:val="3"/>
            <w:vMerge/>
            <w:tcBorders>
              <w:bottom w:val="single" w:sz="12" w:space="0" w:color="auto"/>
            </w:tcBorders>
          </w:tcPr>
          <w:p w14:paraId="692E69F2" w14:textId="77777777" w:rsidR="00FD330D" w:rsidRDefault="00FD330D">
            <w:pPr>
              <w:rPr>
                <w:b/>
                <w:bCs/>
                <w:sz w:val="26"/>
              </w:rPr>
            </w:pPr>
          </w:p>
        </w:tc>
        <w:tc>
          <w:tcPr>
            <w:tcW w:w="2270" w:type="pct"/>
            <w:gridSpan w:val="2"/>
            <w:tcBorders>
              <w:bottom w:val="single" w:sz="12" w:space="0" w:color="auto"/>
            </w:tcBorders>
            <w:vAlign w:val="center"/>
          </w:tcPr>
          <w:p w14:paraId="34A34AB2" w14:textId="77777777" w:rsidR="00FD330D" w:rsidRDefault="0082792E">
            <w:pPr>
              <w:jc w:val="right"/>
              <w:rPr>
                <w:b/>
                <w:bCs/>
                <w:sz w:val="28"/>
                <w:szCs w:val="28"/>
              </w:rPr>
            </w:pPr>
            <w:r>
              <w:rPr>
                <w:b/>
                <w:bCs/>
                <w:sz w:val="28"/>
                <w:szCs w:val="28"/>
              </w:rPr>
              <w:t>Original: English</w:t>
            </w:r>
          </w:p>
        </w:tc>
      </w:tr>
      <w:tr w:rsidR="00FD330D" w14:paraId="46557B86" w14:textId="77777777">
        <w:trPr>
          <w:cantSplit/>
        </w:trPr>
        <w:tc>
          <w:tcPr>
            <w:tcW w:w="662" w:type="pct"/>
            <w:gridSpan w:val="2"/>
          </w:tcPr>
          <w:p w14:paraId="6E734BD1" w14:textId="77777777" w:rsidR="00FD330D" w:rsidRDefault="0082792E">
            <w:pPr>
              <w:rPr>
                <w:b/>
                <w:bCs/>
              </w:rPr>
            </w:pPr>
            <w:bookmarkStart w:id="8" w:name="dmeeting" w:colFirst="2" w:colLast="2"/>
            <w:bookmarkStart w:id="9" w:name="dbluepink" w:colFirst="1" w:colLast="1"/>
            <w:r>
              <w:rPr>
                <w:b/>
                <w:bCs/>
              </w:rPr>
              <w:t>Question(s):</w:t>
            </w:r>
          </w:p>
        </w:tc>
        <w:tc>
          <w:tcPr>
            <w:tcW w:w="2068" w:type="pct"/>
            <w:gridSpan w:val="2"/>
          </w:tcPr>
          <w:p w14:paraId="583086F0" w14:textId="77777777" w:rsidR="00FD330D" w:rsidRDefault="0082792E">
            <w:r>
              <w:t>3/11</w:t>
            </w:r>
          </w:p>
        </w:tc>
        <w:tc>
          <w:tcPr>
            <w:tcW w:w="2270" w:type="pct"/>
            <w:gridSpan w:val="2"/>
          </w:tcPr>
          <w:p w14:paraId="58B58252" w14:textId="77777777" w:rsidR="00FD330D" w:rsidRDefault="0082792E">
            <w:pPr>
              <w:jc w:val="right"/>
              <w:rPr>
                <w:lang w:val="en-US"/>
              </w:rPr>
            </w:pPr>
            <w:r>
              <w:rPr>
                <w:rFonts w:hint="eastAsia"/>
                <w:lang w:eastAsia="zh-CN"/>
              </w:rPr>
              <w:t xml:space="preserve">Geneva, </w:t>
            </w:r>
            <w:r>
              <w:rPr>
                <w:rFonts w:hint="eastAsia"/>
                <w:lang w:val="en-US" w:eastAsia="zh-CN"/>
              </w:rPr>
              <w:t>19-28</w:t>
            </w:r>
            <w:r>
              <w:t xml:space="preserve"> </w:t>
            </w:r>
            <w:r>
              <w:rPr>
                <w:rFonts w:hint="eastAsia"/>
                <w:lang w:val="en-US" w:eastAsia="zh-CN"/>
              </w:rPr>
              <w:t>February</w:t>
            </w:r>
            <w:r>
              <w:t xml:space="preserve"> </w:t>
            </w:r>
            <w:r>
              <w:rPr>
                <w:rFonts w:hint="eastAsia"/>
                <w:lang w:eastAsia="zh-CN"/>
              </w:rPr>
              <w:t>202</w:t>
            </w:r>
            <w:r>
              <w:rPr>
                <w:rFonts w:hint="eastAsia"/>
                <w:lang w:val="en-US" w:eastAsia="zh-CN"/>
              </w:rPr>
              <w:t>5</w:t>
            </w:r>
          </w:p>
        </w:tc>
      </w:tr>
      <w:tr w:rsidR="00FD330D" w14:paraId="74D8F7A8" w14:textId="77777777">
        <w:trPr>
          <w:cantSplit/>
        </w:trPr>
        <w:tc>
          <w:tcPr>
            <w:tcW w:w="5000" w:type="pct"/>
            <w:gridSpan w:val="6"/>
          </w:tcPr>
          <w:p w14:paraId="5870A78F" w14:textId="77777777" w:rsidR="00FD330D" w:rsidRDefault="0082792E">
            <w:pPr>
              <w:jc w:val="center"/>
              <w:rPr>
                <w:b/>
                <w:bCs/>
              </w:rPr>
            </w:pPr>
            <w:bookmarkStart w:id="10" w:name="ddoctype"/>
            <w:bookmarkEnd w:id="8"/>
            <w:bookmarkEnd w:id="9"/>
            <w:r>
              <w:rPr>
                <w:b/>
                <w:bCs/>
              </w:rPr>
              <w:t>TD</w:t>
            </w:r>
          </w:p>
        </w:tc>
      </w:tr>
      <w:tr w:rsidR="00FD330D" w14:paraId="06F9069A" w14:textId="77777777">
        <w:trPr>
          <w:cantSplit/>
        </w:trPr>
        <w:tc>
          <w:tcPr>
            <w:tcW w:w="662" w:type="pct"/>
            <w:gridSpan w:val="2"/>
          </w:tcPr>
          <w:p w14:paraId="42A1D8A6" w14:textId="77777777" w:rsidR="00FD330D" w:rsidRDefault="0082792E">
            <w:pPr>
              <w:rPr>
                <w:b/>
                <w:bCs/>
              </w:rPr>
            </w:pPr>
            <w:bookmarkStart w:id="11" w:name="dsource" w:colFirst="1" w:colLast="1"/>
            <w:bookmarkEnd w:id="10"/>
            <w:r>
              <w:rPr>
                <w:b/>
                <w:bCs/>
              </w:rPr>
              <w:t>Source:</w:t>
            </w:r>
          </w:p>
        </w:tc>
        <w:tc>
          <w:tcPr>
            <w:tcW w:w="4338" w:type="pct"/>
            <w:gridSpan w:val="4"/>
          </w:tcPr>
          <w:p w14:paraId="56013271" w14:textId="77777777" w:rsidR="00FD330D" w:rsidRDefault="0082792E">
            <w:r>
              <w:t>Editors</w:t>
            </w:r>
          </w:p>
        </w:tc>
      </w:tr>
      <w:tr w:rsidR="00FD330D" w14:paraId="3C1E7F62" w14:textId="77777777">
        <w:trPr>
          <w:cantSplit/>
          <w:trHeight w:val="1035"/>
        </w:trPr>
        <w:tc>
          <w:tcPr>
            <w:tcW w:w="662" w:type="pct"/>
            <w:gridSpan w:val="2"/>
            <w:tcBorders>
              <w:bottom w:val="single" w:sz="8" w:space="0" w:color="auto"/>
            </w:tcBorders>
          </w:tcPr>
          <w:p w14:paraId="1A7EE47D" w14:textId="77777777" w:rsidR="00FD330D" w:rsidRDefault="0082792E">
            <w:pPr>
              <w:rPr>
                <w:b/>
                <w:bCs/>
              </w:rPr>
            </w:pPr>
            <w:bookmarkStart w:id="12" w:name="dtitle1" w:colFirst="1" w:colLast="1"/>
            <w:bookmarkEnd w:id="11"/>
            <w:r>
              <w:rPr>
                <w:b/>
                <w:bCs/>
              </w:rPr>
              <w:t>Title:</w:t>
            </w:r>
          </w:p>
        </w:tc>
        <w:tc>
          <w:tcPr>
            <w:tcW w:w="4338" w:type="pct"/>
            <w:gridSpan w:val="4"/>
            <w:tcBorders>
              <w:bottom w:val="single" w:sz="8" w:space="0" w:color="auto"/>
            </w:tcBorders>
          </w:tcPr>
          <w:p w14:paraId="11105F23" w14:textId="30488D9D" w:rsidR="00FD330D" w:rsidRDefault="0082792E">
            <w:r>
              <w:rPr>
                <w:rFonts w:hint="eastAsia"/>
              </w:rPr>
              <w:t>Output</w:t>
            </w:r>
            <w:r>
              <w:rPr>
                <w:rFonts w:hint="eastAsia"/>
                <w:lang w:val="en-US" w:eastAsia="zh-CN"/>
              </w:rPr>
              <w:t xml:space="preserve"> </w:t>
            </w:r>
            <w:r>
              <w:rPr>
                <w:lang w:val="en-US" w:eastAsia="zh-CN"/>
              </w:rPr>
              <w:t>–</w:t>
            </w:r>
            <w:r w:rsidR="00A0069B">
              <w:t xml:space="preserve"> </w:t>
            </w:r>
            <w:r>
              <w:t>draft Recommendation ITU-T</w:t>
            </w:r>
            <w:r>
              <w:rPr>
                <w:rFonts w:hint="eastAsia"/>
              </w:rPr>
              <w:t xml:space="preserve"> Q.Req_Frame_RRDN</w:t>
            </w:r>
            <w:r>
              <w:t xml:space="preserve"> “</w:t>
            </w:r>
            <w:r>
              <w:rPr>
                <w:rFonts w:hint="eastAsia"/>
              </w:rPr>
              <w:t xml:space="preserve">Requirements and framework for rapid response to natural disasters </w:t>
            </w:r>
            <w:r>
              <w:rPr>
                <w:rFonts w:hint="eastAsia"/>
                <w:lang w:val="en-US" w:eastAsia="zh-CN"/>
              </w:rPr>
              <w:t>on</w:t>
            </w:r>
            <w:r>
              <w:rPr>
                <w:rFonts w:hint="eastAsia"/>
              </w:rPr>
              <w:t xml:space="preserve"> network</w:t>
            </w:r>
            <w:r>
              <w:t xml:space="preserve">” </w:t>
            </w:r>
            <w:r>
              <w:rPr>
                <w:rFonts w:hint="eastAsia"/>
              </w:rPr>
              <w:t>(</w:t>
            </w:r>
            <w:r>
              <w:rPr>
                <w:rFonts w:hint="eastAsia"/>
                <w:lang w:eastAsia="zh-CN"/>
              </w:rPr>
              <w:t xml:space="preserve">Geneva, </w:t>
            </w:r>
            <w:r>
              <w:rPr>
                <w:rFonts w:hint="eastAsia"/>
                <w:lang w:val="en-US" w:eastAsia="zh-CN"/>
              </w:rPr>
              <w:t>19-28</w:t>
            </w:r>
            <w:r>
              <w:t xml:space="preserve"> </w:t>
            </w:r>
            <w:r>
              <w:rPr>
                <w:rFonts w:hint="eastAsia"/>
                <w:lang w:val="en-US" w:eastAsia="zh-CN"/>
              </w:rPr>
              <w:t>February</w:t>
            </w:r>
            <w:r>
              <w:t xml:space="preserve"> </w:t>
            </w:r>
            <w:r>
              <w:rPr>
                <w:rFonts w:hint="eastAsia"/>
                <w:lang w:eastAsia="zh-CN"/>
              </w:rPr>
              <w:t>202</w:t>
            </w:r>
            <w:r>
              <w:rPr>
                <w:rFonts w:hint="eastAsia"/>
                <w:lang w:val="en-US" w:eastAsia="zh-CN"/>
              </w:rPr>
              <w:t>5</w:t>
            </w:r>
            <w:r>
              <w:rPr>
                <w:rFonts w:hint="eastAsia"/>
              </w:rPr>
              <w:t>)</w:t>
            </w:r>
          </w:p>
        </w:tc>
      </w:tr>
      <w:tr w:rsidR="00FD330D" w:rsidRPr="0018724C" w14:paraId="608672EB" w14:textId="77777777">
        <w:tblPrEx>
          <w:jc w:val="center"/>
        </w:tblPrEx>
        <w:trPr>
          <w:cantSplit/>
          <w:jc w:val="center"/>
        </w:trPr>
        <w:tc>
          <w:tcPr>
            <w:tcW w:w="662" w:type="pct"/>
            <w:gridSpan w:val="2"/>
            <w:tcBorders>
              <w:top w:val="single" w:sz="6" w:space="0" w:color="auto"/>
              <w:bottom w:val="single" w:sz="6" w:space="0" w:color="auto"/>
            </w:tcBorders>
          </w:tcPr>
          <w:p w14:paraId="790998E2" w14:textId="77777777" w:rsidR="00FD330D" w:rsidRDefault="0082792E">
            <w:pPr>
              <w:rPr>
                <w:b/>
                <w:bCs/>
              </w:rPr>
            </w:pPr>
            <w:r>
              <w:rPr>
                <w:b/>
                <w:bCs/>
              </w:rPr>
              <w:t>Contact:</w:t>
            </w:r>
          </w:p>
        </w:tc>
        <w:tc>
          <w:tcPr>
            <w:tcW w:w="2098" w:type="pct"/>
            <w:gridSpan w:val="3"/>
            <w:tcBorders>
              <w:top w:val="single" w:sz="6" w:space="0" w:color="auto"/>
              <w:bottom w:val="single" w:sz="6" w:space="0" w:color="auto"/>
            </w:tcBorders>
          </w:tcPr>
          <w:p w14:paraId="003AFE7B" w14:textId="77777777" w:rsidR="00FD330D" w:rsidRDefault="0082792E">
            <w:pPr>
              <w:rPr>
                <w:lang w:val="es-ES"/>
              </w:rPr>
            </w:pPr>
            <w:r>
              <w:rPr>
                <w:lang w:val="es-ES" w:eastAsia="zh-CN"/>
              </w:rPr>
              <w:t>Rui Xia</w:t>
            </w:r>
            <w:r>
              <w:rPr>
                <w:lang w:val="es-ES" w:eastAsia="zh-CN"/>
              </w:rPr>
              <w:br/>
              <w:t>China Unicom</w:t>
            </w:r>
            <w:r>
              <w:rPr>
                <w:lang w:val="es-ES" w:eastAsia="zh-CN"/>
              </w:rPr>
              <w:br/>
              <w:t>P.R.China</w:t>
            </w:r>
          </w:p>
        </w:tc>
        <w:tc>
          <w:tcPr>
            <w:tcW w:w="2240" w:type="pct"/>
            <w:tcBorders>
              <w:top w:val="single" w:sz="6" w:space="0" w:color="auto"/>
              <w:bottom w:val="single" w:sz="6" w:space="0" w:color="auto"/>
            </w:tcBorders>
          </w:tcPr>
          <w:p w14:paraId="72416935" w14:textId="77777777" w:rsidR="00FD330D" w:rsidRDefault="0082792E">
            <w:pPr>
              <w:rPr>
                <w:lang w:val="de-AT"/>
              </w:rPr>
            </w:pPr>
            <w:r>
              <w:rPr>
                <w:lang w:val="de-AT"/>
              </w:rPr>
              <w:t xml:space="preserve">Tel: </w:t>
            </w:r>
            <w:r>
              <w:rPr>
                <w:rFonts w:eastAsia="SimSun"/>
                <w:lang w:val="de-AT"/>
              </w:rPr>
              <w:tab/>
            </w:r>
            <w:r>
              <w:rPr>
                <w:lang w:val="de-AT"/>
              </w:rPr>
              <w:t>+86</w:t>
            </w:r>
            <w:r>
              <w:rPr>
                <w:lang w:val="de-AT" w:eastAsia="zh-CN"/>
              </w:rPr>
              <w:t>-</w:t>
            </w:r>
            <w:r>
              <w:rPr>
                <w:lang w:val="de-AT"/>
              </w:rPr>
              <w:t>1</w:t>
            </w:r>
            <w:r>
              <w:rPr>
                <w:lang w:val="de-AT" w:eastAsia="zh-CN"/>
              </w:rPr>
              <w:t>8611183803</w:t>
            </w:r>
            <w:r>
              <w:rPr>
                <w:lang w:val="de-AT"/>
              </w:rPr>
              <w:br/>
              <w:t xml:space="preserve">E-mail: </w:t>
            </w:r>
            <w:r>
              <w:rPr>
                <w:rStyle w:val="Hyperlink"/>
                <w:lang w:val="de-AT" w:eastAsia="zh-CN"/>
              </w:rPr>
              <w:t>xiar3@chinaunicom.cn</w:t>
            </w:r>
          </w:p>
          <w:p w14:paraId="526DFCC2" w14:textId="77777777" w:rsidR="00FD330D" w:rsidRDefault="00FD330D">
            <w:pPr>
              <w:rPr>
                <w:lang w:val="de-AT"/>
              </w:rPr>
            </w:pPr>
          </w:p>
        </w:tc>
      </w:tr>
      <w:tr w:rsidR="00FD330D" w:rsidRPr="0018724C" w14:paraId="758002BA" w14:textId="77777777">
        <w:tblPrEx>
          <w:jc w:val="center"/>
        </w:tblPrEx>
        <w:trPr>
          <w:cantSplit/>
          <w:jc w:val="center"/>
        </w:trPr>
        <w:tc>
          <w:tcPr>
            <w:tcW w:w="662" w:type="pct"/>
            <w:gridSpan w:val="2"/>
            <w:tcBorders>
              <w:top w:val="single" w:sz="6" w:space="0" w:color="auto"/>
              <w:bottom w:val="single" w:sz="6" w:space="0" w:color="auto"/>
            </w:tcBorders>
          </w:tcPr>
          <w:p w14:paraId="20F39669" w14:textId="77777777" w:rsidR="00FD330D" w:rsidRDefault="0082792E">
            <w:pPr>
              <w:rPr>
                <w:b/>
                <w:bCs/>
                <w:lang w:eastAsia="zh-CN"/>
              </w:rPr>
            </w:pPr>
            <w:r>
              <w:rPr>
                <w:b/>
                <w:bCs/>
              </w:rPr>
              <w:t>Contact:</w:t>
            </w:r>
          </w:p>
        </w:tc>
        <w:tc>
          <w:tcPr>
            <w:tcW w:w="2098" w:type="pct"/>
            <w:gridSpan w:val="3"/>
            <w:tcBorders>
              <w:top w:val="single" w:sz="6" w:space="0" w:color="auto"/>
              <w:bottom w:val="single" w:sz="6" w:space="0" w:color="auto"/>
            </w:tcBorders>
          </w:tcPr>
          <w:p w14:paraId="3BDE0958" w14:textId="77777777" w:rsidR="00FD330D" w:rsidRDefault="0082792E">
            <w:pPr>
              <w:rPr>
                <w:lang w:eastAsia="zh-CN"/>
              </w:rPr>
            </w:pPr>
            <w:r>
              <w:rPr>
                <w:rFonts w:hint="eastAsia"/>
                <w:lang w:val="en-US" w:eastAsia="zh-CN"/>
              </w:rPr>
              <w:t>Chuntao Song</w:t>
            </w:r>
            <w:r>
              <w:rPr>
                <w:rFonts w:hint="eastAsia"/>
                <w:lang w:eastAsia="zh-CN"/>
              </w:rPr>
              <w:br/>
            </w:r>
            <w:r>
              <w:rPr>
                <w:lang w:eastAsia="zh-CN"/>
              </w:rPr>
              <w:t xml:space="preserve">China </w:t>
            </w:r>
            <w:r>
              <w:rPr>
                <w:rFonts w:hint="eastAsia"/>
                <w:lang w:val="en-US" w:eastAsia="zh-CN"/>
              </w:rPr>
              <w:t>Uni</w:t>
            </w:r>
            <w:r>
              <w:rPr>
                <w:lang w:eastAsia="zh-CN"/>
              </w:rPr>
              <w:t>com</w:t>
            </w:r>
            <w:r>
              <w:rPr>
                <w:rFonts w:hint="eastAsia"/>
                <w:lang w:eastAsia="zh-CN"/>
              </w:rPr>
              <w:br/>
            </w:r>
            <w:r>
              <w:rPr>
                <w:rFonts w:hint="eastAsia"/>
                <w:lang w:val="en-US" w:eastAsia="zh-CN"/>
              </w:rPr>
              <w:t>P.R.</w:t>
            </w:r>
            <w:r>
              <w:rPr>
                <w:rFonts w:hint="eastAsia"/>
                <w:lang w:eastAsia="zh-CN"/>
              </w:rPr>
              <w:t>China</w:t>
            </w:r>
          </w:p>
        </w:tc>
        <w:tc>
          <w:tcPr>
            <w:tcW w:w="2240" w:type="pct"/>
            <w:tcBorders>
              <w:top w:val="single" w:sz="6" w:space="0" w:color="auto"/>
              <w:bottom w:val="single" w:sz="6" w:space="0" w:color="auto"/>
            </w:tcBorders>
          </w:tcPr>
          <w:p w14:paraId="50194E95" w14:textId="77777777" w:rsidR="00FD330D" w:rsidRDefault="0082792E">
            <w:pPr>
              <w:rPr>
                <w:lang w:val="de-AT"/>
              </w:rPr>
            </w:pPr>
            <w:r>
              <w:rPr>
                <w:lang w:val="de-AT"/>
              </w:rPr>
              <w:t xml:space="preserve">Tel: </w:t>
            </w:r>
            <w:r>
              <w:rPr>
                <w:rFonts w:eastAsia="SimSun"/>
                <w:lang w:val="de-AT"/>
              </w:rPr>
              <w:tab/>
            </w:r>
            <w:r>
              <w:rPr>
                <w:lang w:val="de-AT"/>
              </w:rPr>
              <w:t>+86-</w:t>
            </w:r>
            <w:r>
              <w:rPr>
                <w:lang w:val="de-AT" w:eastAsia="zh-CN"/>
              </w:rPr>
              <w:t>18601108576</w:t>
            </w:r>
            <w:r>
              <w:rPr>
                <w:lang w:val="de-AT"/>
              </w:rPr>
              <w:br/>
              <w:t xml:space="preserve">E-mail: </w:t>
            </w:r>
            <w:r>
              <w:rPr>
                <w:rStyle w:val="Hyperlink"/>
                <w:lang w:val="de-AT" w:eastAsia="zh-CN"/>
              </w:rPr>
              <w:t>songct2@chinaunicom.cn</w:t>
            </w:r>
          </w:p>
          <w:p w14:paraId="75E88D42" w14:textId="77777777" w:rsidR="00FD330D" w:rsidRDefault="00FD330D">
            <w:pPr>
              <w:rPr>
                <w:lang w:val="de-AT" w:eastAsia="zh-CN"/>
              </w:rPr>
            </w:pPr>
          </w:p>
        </w:tc>
      </w:tr>
      <w:tr w:rsidR="00FD330D" w:rsidRPr="0018724C" w14:paraId="79347D8E" w14:textId="77777777">
        <w:tblPrEx>
          <w:jc w:val="center"/>
        </w:tblPrEx>
        <w:trPr>
          <w:cantSplit/>
          <w:jc w:val="center"/>
        </w:trPr>
        <w:tc>
          <w:tcPr>
            <w:tcW w:w="662" w:type="pct"/>
            <w:gridSpan w:val="2"/>
            <w:tcBorders>
              <w:top w:val="single" w:sz="6" w:space="0" w:color="auto"/>
              <w:bottom w:val="single" w:sz="6" w:space="0" w:color="auto"/>
            </w:tcBorders>
          </w:tcPr>
          <w:p w14:paraId="4AF58D2F" w14:textId="77777777" w:rsidR="00FD330D" w:rsidRDefault="0082792E">
            <w:pPr>
              <w:rPr>
                <w:b/>
                <w:bCs/>
                <w:lang w:eastAsia="zh-CN"/>
              </w:rPr>
            </w:pPr>
            <w:r>
              <w:rPr>
                <w:b/>
                <w:bCs/>
              </w:rPr>
              <w:t>Contact:</w:t>
            </w:r>
          </w:p>
        </w:tc>
        <w:tc>
          <w:tcPr>
            <w:tcW w:w="2098" w:type="pct"/>
            <w:gridSpan w:val="3"/>
            <w:tcBorders>
              <w:top w:val="single" w:sz="6" w:space="0" w:color="auto"/>
              <w:bottom w:val="single" w:sz="6" w:space="0" w:color="auto"/>
            </w:tcBorders>
          </w:tcPr>
          <w:p w14:paraId="49362867" w14:textId="77777777" w:rsidR="00FD330D" w:rsidRDefault="0082792E">
            <w:pPr>
              <w:rPr>
                <w:lang w:eastAsia="zh-CN"/>
              </w:rPr>
            </w:pPr>
            <w:r>
              <w:rPr>
                <w:rFonts w:hint="eastAsia"/>
                <w:lang w:val="en-US" w:eastAsia="zh-CN"/>
              </w:rPr>
              <w:t>Jinlan Ma</w:t>
            </w:r>
            <w:r>
              <w:rPr>
                <w:rFonts w:hint="eastAsia"/>
                <w:lang w:eastAsia="zh-CN"/>
              </w:rPr>
              <w:br/>
            </w:r>
            <w:r>
              <w:rPr>
                <w:lang w:eastAsia="zh-CN"/>
              </w:rPr>
              <w:t xml:space="preserve">China </w:t>
            </w:r>
            <w:r>
              <w:rPr>
                <w:rFonts w:hint="eastAsia"/>
                <w:lang w:val="en-US" w:eastAsia="zh-CN"/>
              </w:rPr>
              <w:t>Telecom</w:t>
            </w:r>
            <w:r>
              <w:rPr>
                <w:rFonts w:hint="eastAsia"/>
                <w:lang w:eastAsia="zh-CN"/>
              </w:rPr>
              <w:br/>
            </w:r>
            <w:r>
              <w:rPr>
                <w:rFonts w:hint="eastAsia"/>
                <w:lang w:val="en-US" w:eastAsia="zh-CN"/>
              </w:rPr>
              <w:t>P.R.</w:t>
            </w:r>
            <w:r>
              <w:rPr>
                <w:rFonts w:hint="eastAsia"/>
                <w:lang w:eastAsia="zh-CN"/>
              </w:rPr>
              <w:t>China</w:t>
            </w:r>
          </w:p>
        </w:tc>
        <w:tc>
          <w:tcPr>
            <w:tcW w:w="2240" w:type="pct"/>
            <w:tcBorders>
              <w:top w:val="single" w:sz="6" w:space="0" w:color="auto"/>
              <w:bottom w:val="single" w:sz="6" w:space="0" w:color="auto"/>
            </w:tcBorders>
          </w:tcPr>
          <w:p w14:paraId="3DB8D993" w14:textId="77777777" w:rsidR="00FD330D" w:rsidRDefault="0082792E">
            <w:pPr>
              <w:rPr>
                <w:rStyle w:val="Hyperlink"/>
                <w:lang w:val="de-AT" w:eastAsia="zh-CN"/>
              </w:rPr>
            </w:pPr>
            <w:r>
              <w:rPr>
                <w:lang w:val="de-AT"/>
              </w:rPr>
              <w:t xml:space="preserve">Tel: </w:t>
            </w:r>
            <w:r>
              <w:rPr>
                <w:rFonts w:eastAsia="SimSun"/>
                <w:lang w:val="de-AT"/>
              </w:rPr>
              <w:tab/>
            </w:r>
            <w:r>
              <w:rPr>
                <w:lang w:val="de-AT"/>
              </w:rPr>
              <w:t>+8620 38639726</w:t>
            </w:r>
            <w:r>
              <w:rPr>
                <w:lang w:val="de-AT"/>
              </w:rPr>
              <w:br/>
              <w:t xml:space="preserve">E-mail: </w:t>
            </w:r>
            <w:r>
              <w:rPr>
                <w:rStyle w:val="Hyperlink"/>
                <w:lang w:val="de-AT" w:eastAsia="zh-CN"/>
              </w:rPr>
              <w:t>majl6@chinatelecom.cn</w:t>
            </w:r>
          </w:p>
          <w:p w14:paraId="777FB44A" w14:textId="77777777" w:rsidR="00FD330D" w:rsidRDefault="00FD330D">
            <w:pPr>
              <w:rPr>
                <w:lang w:val="de-AT" w:eastAsia="zh-CN"/>
              </w:rPr>
            </w:pPr>
          </w:p>
        </w:tc>
      </w:tr>
      <w:tr w:rsidR="00FD330D" w:rsidRPr="0018724C" w14:paraId="230B6A61" w14:textId="77777777">
        <w:tblPrEx>
          <w:jc w:val="center"/>
        </w:tblPrEx>
        <w:trPr>
          <w:cantSplit/>
          <w:jc w:val="center"/>
        </w:trPr>
        <w:tc>
          <w:tcPr>
            <w:tcW w:w="662" w:type="pct"/>
            <w:gridSpan w:val="2"/>
            <w:tcBorders>
              <w:top w:val="single" w:sz="6" w:space="0" w:color="auto"/>
              <w:bottom w:val="single" w:sz="6" w:space="0" w:color="auto"/>
            </w:tcBorders>
          </w:tcPr>
          <w:p w14:paraId="6DC1A865" w14:textId="77777777" w:rsidR="00FD330D" w:rsidRDefault="0082792E">
            <w:pPr>
              <w:rPr>
                <w:b/>
                <w:bCs/>
                <w:lang w:eastAsia="zh-CN"/>
              </w:rPr>
            </w:pPr>
            <w:r>
              <w:rPr>
                <w:b/>
                <w:bCs/>
              </w:rPr>
              <w:t>Contact:</w:t>
            </w:r>
          </w:p>
        </w:tc>
        <w:tc>
          <w:tcPr>
            <w:tcW w:w="2098" w:type="pct"/>
            <w:gridSpan w:val="3"/>
            <w:tcBorders>
              <w:top w:val="single" w:sz="6" w:space="0" w:color="auto"/>
              <w:bottom w:val="single" w:sz="6" w:space="0" w:color="auto"/>
            </w:tcBorders>
          </w:tcPr>
          <w:p w14:paraId="3966159D" w14:textId="77777777" w:rsidR="00FD330D" w:rsidRDefault="0082792E">
            <w:pPr>
              <w:rPr>
                <w:lang w:eastAsia="zh-CN"/>
              </w:rPr>
            </w:pPr>
            <w:r>
              <w:rPr>
                <w:rFonts w:hint="eastAsia"/>
                <w:lang w:val="en-US" w:eastAsia="zh-CN"/>
              </w:rPr>
              <w:t>Xinzhou Cheng</w:t>
            </w:r>
            <w:r>
              <w:rPr>
                <w:rFonts w:hint="eastAsia"/>
                <w:lang w:eastAsia="zh-CN"/>
              </w:rPr>
              <w:br/>
            </w:r>
            <w:r>
              <w:rPr>
                <w:lang w:eastAsia="zh-CN"/>
              </w:rPr>
              <w:t xml:space="preserve">China </w:t>
            </w:r>
            <w:r>
              <w:rPr>
                <w:rFonts w:hint="eastAsia"/>
                <w:lang w:val="en-US" w:eastAsia="zh-CN"/>
              </w:rPr>
              <w:t>Uni</w:t>
            </w:r>
            <w:r>
              <w:rPr>
                <w:lang w:eastAsia="zh-CN"/>
              </w:rPr>
              <w:t>com</w:t>
            </w:r>
            <w:r>
              <w:rPr>
                <w:rFonts w:hint="eastAsia"/>
                <w:lang w:eastAsia="zh-CN"/>
              </w:rPr>
              <w:br/>
            </w:r>
            <w:r>
              <w:rPr>
                <w:rFonts w:hint="eastAsia"/>
                <w:lang w:val="en-US" w:eastAsia="zh-CN"/>
              </w:rPr>
              <w:t>P.R.</w:t>
            </w:r>
            <w:r>
              <w:rPr>
                <w:rFonts w:hint="eastAsia"/>
                <w:lang w:eastAsia="zh-CN"/>
              </w:rPr>
              <w:t>China</w:t>
            </w:r>
          </w:p>
        </w:tc>
        <w:tc>
          <w:tcPr>
            <w:tcW w:w="2240" w:type="pct"/>
            <w:tcBorders>
              <w:top w:val="single" w:sz="6" w:space="0" w:color="auto"/>
              <w:bottom w:val="single" w:sz="6" w:space="0" w:color="auto"/>
            </w:tcBorders>
          </w:tcPr>
          <w:p w14:paraId="1C5809AB" w14:textId="77777777" w:rsidR="00FD330D" w:rsidRDefault="0082792E">
            <w:pPr>
              <w:rPr>
                <w:rStyle w:val="Hyperlink"/>
                <w:lang w:val="de-AT" w:eastAsia="zh-CN"/>
              </w:rPr>
            </w:pPr>
            <w:r>
              <w:rPr>
                <w:lang w:val="de-AT"/>
              </w:rPr>
              <w:t xml:space="preserve">Tel: </w:t>
            </w:r>
            <w:r>
              <w:rPr>
                <w:rFonts w:eastAsia="SimSun"/>
                <w:lang w:val="de-AT"/>
              </w:rPr>
              <w:tab/>
            </w:r>
            <w:r>
              <w:rPr>
                <w:lang w:val="de-AT"/>
              </w:rPr>
              <w:t>+86-</w:t>
            </w:r>
            <w:r>
              <w:rPr>
                <w:lang w:val="de-AT" w:eastAsia="zh-CN"/>
              </w:rPr>
              <w:t>18601309626</w:t>
            </w:r>
            <w:r>
              <w:rPr>
                <w:lang w:val="de-AT"/>
              </w:rPr>
              <w:br/>
              <w:t xml:space="preserve">E-mail: </w:t>
            </w:r>
            <w:hyperlink r:id="rId12" w:history="1">
              <w:r>
                <w:rPr>
                  <w:rStyle w:val="Hyperlink"/>
                  <w:rFonts w:eastAsia="SimSun" w:hint="eastAsia"/>
                  <w:sz w:val="22"/>
                  <w:szCs w:val="22"/>
                  <w:lang w:val="de-AT" w:eastAsia="zh-CN"/>
                </w:rPr>
                <w:t>chengxz11@chinaunicom.cn</w:t>
              </w:r>
            </w:hyperlink>
          </w:p>
          <w:p w14:paraId="7877B298" w14:textId="77777777" w:rsidR="00FD330D" w:rsidRDefault="00FD330D">
            <w:pPr>
              <w:rPr>
                <w:lang w:val="de-AT" w:eastAsia="zh-CN"/>
              </w:rPr>
            </w:pPr>
          </w:p>
        </w:tc>
      </w:tr>
      <w:tr w:rsidR="00FD330D" w:rsidRPr="0018724C" w14:paraId="2ABB8C27" w14:textId="77777777">
        <w:tblPrEx>
          <w:jc w:val="center"/>
        </w:tblPrEx>
        <w:trPr>
          <w:cantSplit/>
          <w:jc w:val="center"/>
        </w:trPr>
        <w:tc>
          <w:tcPr>
            <w:tcW w:w="662" w:type="pct"/>
            <w:gridSpan w:val="2"/>
            <w:tcBorders>
              <w:top w:val="single" w:sz="6" w:space="0" w:color="auto"/>
              <w:bottom w:val="single" w:sz="6" w:space="0" w:color="auto"/>
            </w:tcBorders>
          </w:tcPr>
          <w:p w14:paraId="07FCDA24" w14:textId="77777777" w:rsidR="00FD330D" w:rsidRDefault="0082792E">
            <w:pPr>
              <w:rPr>
                <w:b/>
                <w:bCs/>
              </w:rPr>
            </w:pPr>
            <w:r>
              <w:rPr>
                <w:b/>
                <w:bCs/>
              </w:rPr>
              <w:t>Contact:</w:t>
            </w:r>
          </w:p>
        </w:tc>
        <w:tc>
          <w:tcPr>
            <w:tcW w:w="2098" w:type="pct"/>
            <w:gridSpan w:val="3"/>
            <w:tcBorders>
              <w:top w:val="single" w:sz="6" w:space="0" w:color="auto"/>
              <w:bottom w:val="single" w:sz="6" w:space="0" w:color="auto"/>
            </w:tcBorders>
          </w:tcPr>
          <w:p w14:paraId="0A4954D3" w14:textId="77777777" w:rsidR="00FD330D" w:rsidRDefault="0082792E">
            <w:pPr>
              <w:rPr>
                <w:lang w:eastAsia="zh-CN"/>
              </w:rPr>
            </w:pPr>
            <w:r>
              <w:rPr>
                <w:rFonts w:hint="eastAsia"/>
                <w:lang w:eastAsia="zh-CN"/>
              </w:rPr>
              <w:t>Dan Luo</w:t>
            </w:r>
            <w:r>
              <w:rPr>
                <w:rFonts w:hint="eastAsia"/>
                <w:lang w:eastAsia="zh-CN"/>
              </w:rPr>
              <w:br/>
            </w:r>
            <w:r>
              <w:rPr>
                <w:rFonts w:hint="eastAsia"/>
                <w:lang w:val="en-US" w:eastAsia="zh-CN"/>
              </w:rPr>
              <w:t>CAICT MIIT</w:t>
            </w:r>
            <w:r>
              <w:rPr>
                <w:rFonts w:hint="eastAsia"/>
                <w:lang w:eastAsia="zh-CN"/>
              </w:rPr>
              <w:br/>
              <w:t>China</w:t>
            </w:r>
          </w:p>
        </w:tc>
        <w:tc>
          <w:tcPr>
            <w:tcW w:w="2240" w:type="pct"/>
            <w:tcBorders>
              <w:top w:val="single" w:sz="6" w:space="0" w:color="auto"/>
              <w:bottom w:val="single" w:sz="6" w:space="0" w:color="auto"/>
            </w:tcBorders>
          </w:tcPr>
          <w:p w14:paraId="3A47C98A" w14:textId="77777777" w:rsidR="00FD330D" w:rsidRDefault="0082792E">
            <w:pPr>
              <w:rPr>
                <w:rStyle w:val="Hyperlink"/>
                <w:lang w:val="de-AT" w:eastAsia="zh-CN"/>
              </w:rPr>
            </w:pPr>
            <w:r>
              <w:rPr>
                <w:lang w:val="de-AT"/>
              </w:rPr>
              <w:t xml:space="preserve">Tel: </w:t>
            </w:r>
            <w:r>
              <w:rPr>
                <w:rFonts w:eastAsia="SimSun"/>
                <w:lang w:val="de-AT"/>
              </w:rPr>
              <w:tab/>
            </w:r>
            <w:r>
              <w:rPr>
                <w:lang w:val="de-AT"/>
              </w:rPr>
              <w:t>86-10-62305627</w:t>
            </w:r>
            <w:r>
              <w:rPr>
                <w:lang w:val="de-AT"/>
              </w:rPr>
              <w:br/>
              <w:t xml:space="preserve">E-mail: </w:t>
            </w:r>
            <w:r>
              <w:rPr>
                <w:rStyle w:val="Hyperlink"/>
                <w:lang w:val="de-AT" w:eastAsia="zh-CN"/>
              </w:rPr>
              <w:t>luodan1@caict.ac.cn</w:t>
            </w:r>
          </w:p>
          <w:p w14:paraId="6F0B9762" w14:textId="77777777" w:rsidR="00FD330D" w:rsidRDefault="00FD330D">
            <w:pPr>
              <w:rPr>
                <w:lang w:val="de-AT" w:eastAsia="zh-CN"/>
              </w:rPr>
            </w:pPr>
          </w:p>
        </w:tc>
      </w:tr>
      <w:bookmarkEnd w:id="1"/>
      <w:bookmarkEnd w:id="2"/>
      <w:bookmarkEnd w:id="3"/>
      <w:bookmarkEnd w:id="4"/>
      <w:bookmarkEnd w:id="12"/>
      <w:tr w:rsidR="00FD330D" w:rsidRPr="0018724C" w14:paraId="6AC04966" w14:textId="77777777">
        <w:tblPrEx>
          <w:jc w:val="center"/>
        </w:tblPrEx>
        <w:trPr>
          <w:cantSplit/>
          <w:jc w:val="center"/>
        </w:trPr>
        <w:tc>
          <w:tcPr>
            <w:tcW w:w="662" w:type="pct"/>
            <w:gridSpan w:val="2"/>
            <w:tcBorders>
              <w:top w:val="single" w:sz="6" w:space="0" w:color="auto"/>
              <w:bottom w:val="single" w:sz="6" w:space="0" w:color="auto"/>
            </w:tcBorders>
          </w:tcPr>
          <w:p w14:paraId="77FC9040" w14:textId="77777777" w:rsidR="00FD330D" w:rsidRDefault="0082792E">
            <w:pPr>
              <w:rPr>
                <w:b/>
                <w:bCs/>
              </w:rPr>
            </w:pPr>
            <w:r>
              <w:rPr>
                <w:b/>
                <w:bCs/>
              </w:rPr>
              <w:t>Contact:</w:t>
            </w:r>
          </w:p>
        </w:tc>
        <w:tc>
          <w:tcPr>
            <w:tcW w:w="2098" w:type="pct"/>
            <w:gridSpan w:val="3"/>
            <w:tcBorders>
              <w:top w:val="single" w:sz="6" w:space="0" w:color="auto"/>
              <w:bottom w:val="single" w:sz="6" w:space="0" w:color="auto"/>
            </w:tcBorders>
          </w:tcPr>
          <w:p w14:paraId="2F36F085" w14:textId="77777777" w:rsidR="00FD330D" w:rsidRDefault="0082792E">
            <w:pPr>
              <w:rPr>
                <w:lang w:eastAsia="zh-CN"/>
              </w:rPr>
            </w:pPr>
            <w:r>
              <w:rPr>
                <w:lang w:eastAsia="zh-CN"/>
              </w:rPr>
              <w:t>Arjun Singh</w:t>
            </w:r>
            <w:r>
              <w:rPr>
                <w:rFonts w:hint="eastAsia"/>
                <w:lang w:eastAsia="zh-CN"/>
              </w:rPr>
              <w:br/>
            </w:r>
            <w:r>
              <w:rPr>
                <w:lang w:eastAsia="zh-CN"/>
              </w:rPr>
              <w:t xml:space="preserve">Ministry of Communications </w:t>
            </w:r>
            <w:r>
              <w:rPr>
                <w:rFonts w:hint="eastAsia"/>
                <w:lang w:eastAsia="zh-CN"/>
              </w:rPr>
              <w:br/>
            </w:r>
            <w:r>
              <w:rPr>
                <w:lang w:eastAsia="zh-CN"/>
              </w:rPr>
              <w:t>India</w:t>
            </w:r>
          </w:p>
        </w:tc>
        <w:tc>
          <w:tcPr>
            <w:tcW w:w="2240" w:type="pct"/>
            <w:tcBorders>
              <w:top w:val="single" w:sz="6" w:space="0" w:color="auto"/>
              <w:bottom w:val="single" w:sz="6" w:space="0" w:color="auto"/>
            </w:tcBorders>
          </w:tcPr>
          <w:p w14:paraId="69B5EF29" w14:textId="77777777" w:rsidR="00FD330D" w:rsidRDefault="0082792E">
            <w:pPr>
              <w:rPr>
                <w:rStyle w:val="Hyperlink"/>
                <w:color w:val="auto"/>
                <w:u w:val="none"/>
                <w:lang w:val="de-AT"/>
              </w:rPr>
            </w:pPr>
            <w:r>
              <w:rPr>
                <w:lang w:val="de-AT"/>
              </w:rPr>
              <w:t xml:space="preserve">Tel: </w:t>
            </w:r>
            <w:r>
              <w:rPr>
                <w:lang w:val="de-AT"/>
              </w:rPr>
              <w:tab/>
              <w:t>91-9990883192</w:t>
            </w:r>
            <w:r>
              <w:rPr>
                <w:lang w:val="de-AT"/>
              </w:rPr>
              <w:br/>
              <w:t xml:space="preserve">E-mail: </w:t>
            </w:r>
            <w:hyperlink r:id="rId13" w:history="1">
              <w:r>
                <w:rPr>
                  <w:rStyle w:val="Hyperlink"/>
                  <w:lang w:val="de-AT"/>
                </w:rPr>
                <w:t>arjun.singh93@gov.in</w:t>
              </w:r>
            </w:hyperlink>
          </w:p>
          <w:p w14:paraId="03A4F7BA" w14:textId="77777777" w:rsidR="00FD330D" w:rsidRDefault="00FD330D">
            <w:pPr>
              <w:rPr>
                <w:lang w:val="de-AT"/>
              </w:rPr>
            </w:pPr>
          </w:p>
        </w:tc>
      </w:tr>
      <w:tr w:rsidR="00FD330D" w:rsidRPr="0018724C" w14:paraId="685F3BCE" w14:textId="77777777">
        <w:tblPrEx>
          <w:jc w:val="center"/>
        </w:tblPrEx>
        <w:trPr>
          <w:cantSplit/>
          <w:jc w:val="center"/>
        </w:trPr>
        <w:tc>
          <w:tcPr>
            <w:tcW w:w="662" w:type="pct"/>
            <w:gridSpan w:val="2"/>
            <w:tcBorders>
              <w:top w:val="single" w:sz="6" w:space="0" w:color="auto"/>
              <w:bottom w:val="single" w:sz="6" w:space="0" w:color="auto"/>
            </w:tcBorders>
          </w:tcPr>
          <w:p w14:paraId="6DCCBC0C" w14:textId="77777777" w:rsidR="00FD330D" w:rsidRDefault="0082792E">
            <w:pPr>
              <w:rPr>
                <w:b/>
                <w:bCs/>
              </w:rPr>
            </w:pPr>
            <w:r>
              <w:rPr>
                <w:b/>
                <w:bCs/>
              </w:rPr>
              <w:t>Contact:</w:t>
            </w:r>
          </w:p>
        </w:tc>
        <w:tc>
          <w:tcPr>
            <w:tcW w:w="2098" w:type="pct"/>
            <w:gridSpan w:val="3"/>
            <w:tcBorders>
              <w:top w:val="single" w:sz="6" w:space="0" w:color="auto"/>
              <w:bottom w:val="single" w:sz="6" w:space="0" w:color="auto"/>
            </w:tcBorders>
          </w:tcPr>
          <w:p w14:paraId="62570B13" w14:textId="77777777" w:rsidR="00FD330D" w:rsidRDefault="0082792E">
            <w:pPr>
              <w:rPr>
                <w:lang w:eastAsia="zh-CN"/>
              </w:rPr>
            </w:pPr>
            <w:r>
              <w:rPr>
                <w:lang w:eastAsia="zh-CN"/>
              </w:rPr>
              <w:t>Ashish Vyas</w:t>
            </w:r>
            <w:r>
              <w:rPr>
                <w:rFonts w:hint="eastAsia"/>
                <w:lang w:eastAsia="zh-CN"/>
              </w:rPr>
              <w:br/>
            </w:r>
            <w:r>
              <w:rPr>
                <w:lang w:eastAsia="zh-CN"/>
              </w:rPr>
              <w:t xml:space="preserve">Ministry of Communications </w:t>
            </w:r>
            <w:r>
              <w:rPr>
                <w:rFonts w:hint="eastAsia"/>
                <w:lang w:eastAsia="zh-CN"/>
              </w:rPr>
              <w:br/>
            </w:r>
            <w:r>
              <w:rPr>
                <w:lang w:eastAsia="zh-CN"/>
              </w:rPr>
              <w:t>India</w:t>
            </w:r>
          </w:p>
        </w:tc>
        <w:tc>
          <w:tcPr>
            <w:tcW w:w="2240" w:type="pct"/>
            <w:tcBorders>
              <w:top w:val="single" w:sz="6" w:space="0" w:color="auto"/>
              <w:bottom w:val="single" w:sz="6" w:space="0" w:color="auto"/>
            </w:tcBorders>
          </w:tcPr>
          <w:p w14:paraId="4050B557" w14:textId="77777777" w:rsidR="00FD330D" w:rsidRDefault="0082792E">
            <w:pPr>
              <w:rPr>
                <w:rStyle w:val="Hyperlink"/>
                <w:color w:val="auto"/>
                <w:u w:val="none"/>
                <w:lang w:val="de-AT"/>
              </w:rPr>
            </w:pPr>
            <w:r>
              <w:rPr>
                <w:lang w:val="de-AT"/>
              </w:rPr>
              <w:t xml:space="preserve">Tel: </w:t>
            </w:r>
            <w:r>
              <w:rPr>
                <w:lang w:val="de-AT"/>
              </w:rPr>
              <w:tab/>
              <w:t>91-7428301942</w:t>
            </w:r>
            <w:r>
              <w:rPr>
                <w:lang w:val="de-AT"/>
              </w:rPr>
              <w:br/>
              <w:t xml:space="preserve">E-mail: </w:t>
            </w:r>
            <w:hyperlink r:id="rId14" w:history="1">
              <w:r>
                <w:rPr>
                  <w:rStyle w:val="Hyperlink"/>
                  <w:lang w:val="de-AT"/>
                </w:rPr>
                <w:t>ashish.vyas@gov.in</w:t>
              </w:r>
            </w:hyperlink>
          </w:p>
          <w:p w14:paraId="7349917C" w14:textId="77777777" w:rsidR="00FD330D" w:rsidRDefault="00FD330D">
            <w:pPr>
              <w:rPr>
                <w:lang w:val="de-AT"/>
              </w:rPr>
            </w:pPr>
          </w:p>
        </w:tc>
      </w:tr>
      <w:tr w:rsidR="00FD330D" w:rsidRPr="0018724C" w14:paraId="6DF9A7AB" w14:textId="77777777">
        <w:tblPrEx>
          <w:jc w:val="center"/>
        </w:tblPrEx>
        <w:trPr>
          <w:cantSplit/>
          <w:jc w:val="center"/>
        </w:trPr>
        <w:tc>
          <w:tcPr>
            <w:tcW w:w="662" w:type="pct"/>
            <w:gridSpan w:val="2"/>
            <w:tcBorders>
              <w:top w:val="single" w:sz="6" w:space="0" w:color="auto"/>
              <w:bottom w:val="single" w:sz="6" w:space="0" w:color="auto"/>
            </w:tcBorders>
          </w:tcPr>
          <w:p w14:paraId="28862E1F" w14:textId="77777777" w:rsidR="00FD330D" w:rsidRDefault="0082792E">
            <w:pPr>
              <w:rPr>
                <w:b/>
                <w:bCs/>
              </w:rPr>
            </w:pPr>
            <w:r>
              <w:rPr>
                <w:b/>
                <w:bCs/>
              </w:rPr>
              <w:t>Contact:</w:t>
            </w:r>
          </w:p>
        </w:tc>
        <w:tc>
          <w:tcPr>
            <w:tcW w:w="2098" w:type="pct"/>
            <w:gridSpan w:val="3"/>
            <w:tcBorders>
              <w:top w:val="single" w:sz="6" w:space="0" w:color="auto"/>
              <w:bottom w:val="single" w:sz="6" w:space="0" w:color="auto"/>
            </w:tcBorders>
          </w:tcPr>
          <w:p w14:paraId="3EA41E66" w14:textId="77777777" w:rsidR="00FD330D" w:rsidRDefault="0082792E">
            <w:pPr>
              <w:rPr>
                <w:lang w:eastAsia="zh-CN"/>
              </w:rPr>
            </w:pPr>
            <w:r>
              <w:rPr>
                <w:lang w:eastAsia="zh-CN"/>
              </w:rPr>
              <w:t>Saurabh Basu</w:t>
            </w:r>
            <w:r>
              <w:rPr>
                <w:rFonts w:hint="eastAsia"/>
                <w:lang w:eastAsia="zh-CN"/>
              </w:rPr>
              <w:br/>
            </w:r>
            <w:r>
              <w:rPr>
                <w:lang w:eastAsia="zh-CN"/>
              </w:rPr>
              <w:t xml:space="preserve">Centre for Development of Telematics </w:t>
            </w:r>
            <w:r>
              <w:rPr>
                <w:rFonts w:hint="eastAsia"/>
                <w:lang w:eastAsia="zh-CN"/>
              </w:rPr>
              <w:br/>
            </w:r>
            <w:r>
              <w:rPr>
                <w:lang w:eastAsia="zh-CN"/>
              </w:rPr>
              <w:t>India</w:t>
            </w:r>
          </w:p>
        </w:tc>
        <w:tc>
          <w:tcPr>
            <w:tcW w:w="2240" w:type="pct"/>
            <w:tcBorders>
              <w:top w:val="single" w:sz="6" w:space="0" w:color="auto"/>
              <w:bottom w:val="single" w:sz="6" w:space="0" w:color="auto"/>
            </w:tcBorders>
          </w:tcPr>
          <w:p w14:paraId="392EFF4E" w14:textId="77777777" w:rsidR="00FD330D" w:rsidRDefault="0082792E">
            <w:pPr>
              <w:rPr>
                <w:rStyle w:val="Hyperlink"/>
                <w:color w:val="auto"/>
                <w:u w:val="none"/>
                <w:lang w:val="de-AT"/>
              </w:rPr>
            </w:pPr>
            <w:r>
              <w:rPr>
                <w:lang w:val="de-AT"/>
              </w:rPr>
              <w:t xml:space="preserve">Tel: </w:t>
            </w:r>
            <w:r>
              <w:rPr>
                <w:lang w:val="de-AT"/>
              </w:rPr>
              <w:tab/>
              <w:t>91-8506846661</w:t>
            </w:r>
            <w:r>
              <w:rPr>
                <w:lang w:val="de-AT"/>
              </w:rPr>
              <w:br/>
              <w:t xml:space="preserve">E-mail: </w:t>
            </w:r>
            <w:hyperlink r:id="rId15" w:history="1">
              <w:r>
                <w:rPr>
                  <w:rStyle w:val="Hyperlink"/>
                  <w:lang w:val="de-AT"/>
                </w:rPr>
                <w:t>sbasu@cdot.in</w:t>
              </w:r>
            </w:hyperlink>
          </w:p>
          <w:p w14:paraId="5B051B6A" w14:textId="77777777" w:rsidR="00FD330D" w:rsidRDefault="00FD330D">
            <w:pPr>
              <w:rPr>
                <w:lang w:val="de-AT"/>
              </w:rPr>
            </w:pPr>
          </w:p>
        </w:tc>
      </w:tr>
      <w:tr w:rsidR="00FD330D" w14:paraId="55F3E8FC" w14:textId="77777777">
        <w:trPr>
          <w:cantSplit/>
          <w:trHeight w:val="1278"/>
        </w:trPr>
        <w:tc>
          <w:tcPr>
            <w:tcW w:w="824" w:type="pct"/>
            <w:gridSpan w:val="3"/>
          </w:tcPr>
          <w:p w14:paraId="1DA2361F" w14:textId="77777777" w:rsidR="00FD330D" w:rsidRDefault="0082792E">
            <w:pPr>
              <w:rPr>
                <w:b/>
                <w:bCs/>
              </w:rPr>
            </w:pPr>
            <w:r>
              <w:rPr>
                <w:b/>
                <w:bCs/>
              </w:rPr>
              <w:t>Abstract:</w:t>
            </w:r>
          </w:p>
        </w:tc>
        <w:tc>
          <w:tcPr>
            <w:tcW w:w="4176" w:type="pct"/>
            <w:gridSpan w:val="3"/>
          </w:tcPr>
          <w:p w14:paraId="7303056C" w14:textId="09DCE8C3" w:rsidR="00FD330D" w:rsidRDefault="0082792E">
            <w:pPr>
              <w:pStyle w:val="TSBHeaderSummary"/>
              <w:rPr>
                <w:highlight w:val="yellow"/>
              </w:rPr>
            </w:pPr>
            <w:r>
              <w:t xml:space="preserve">This document is the </w:t>
            </w:r>
            <w:r w:rsidR="00A0069B">
              <w:rPr>
                <w:rFonts w:hint="eastAsia"/>
                <w:lang w:val="en-US" w:eastAsia="zh-CN"/>
              </w:rPr>
              <w:t xml:space="preserve">updated </w:t>
            </w:r>
            <w:r w:rsidR="00A0069B">
              <w:rPr>
                <w:rFonts w:hint="eastAsia"/>
              </w:rPr>
              <w:t xml:space="preserve">baseline text of </w:t>
            </w:r>
            <w:r>
              <w:t>draft new Recommendation ITU-T Q.</w:t>
            </w:r>
            <w:r>
              <w:rPr>
                <w:rFonts w:hint="eastAsia"/>
                <w:lang w:val="en-US" w:eastAsia="zh-CN"/>
              </w:rPr>
              <w:t>Req_Frame_RRDN</w:t>
            </w:r>
            <w:r>
              <w:t xml:space="preserve"> “</w:t>
            </w:r>
            <w:r>
              <w:rPr>
                <w:rFonts w:hint="eastAsia"/>
                <w:lang w:eastAsia="zh-CN"/>
              </w:rPr>
              <w:t xml:space="preserve">Requirements and framework for rapid response to natural disasters </w:t>
            </w:r>
            <w:r>
              <w:rPr>
                <w:rFonts w:hint="eastAsia"/>
                <w:lang w:val="en-US" w:eastAsia="zh-CN"/>
              </w:rPr>
              <w:t>on</w:t>
            </w:r>
            <w:r>
              <w:rPr>
                <w:rFonts w:hint="eastAsia"/>
                <w:lang w:eastAsia="zh-CN"/>
              </w:rPr>
              <w:t xml:space="preserve"> network</w:t>
            </w:r>
            <w:r>
              <w:t xml:space="preserve">”, resulting from discussion of Q3/11 meeting, </w:t>
            </w:r>
            <w:r>
              <w:rPr>
                <w:rFonts w:hint="eastAsia"/>
                <w:lang w:eastAsia="zh-CN"/>
              </w:rPr>
              <w:t xml:space="preserve">Geneva, </w:t>
            </w:r>
            <w:r>
              <w:rPr>
                <w:rFonts w:hint="eastAsia"/>
                <w:lang w:val="en-US" w:eastAsia="zh-CN"/>
              </w:rPr>
              <w:t>19-28</w:t>
            </w:r>
            <w:r>
              <w:t xml:space="preserve"> </w:t>
            </w:r>
            <w:r>
              <w:rPr>
                <w:rFonts w:hint="eastAsia"/>
                <w:lang w:val="en-US" w:eastAsia="zh-CN"/>
              </w:rPr>
              <w:t>February</w:t>
            </w:r>
            <w:r>
              <w:t xml:space="preserve"> </w:t>
            </w:r>
            <w:r>
              <w:rPr>
                <w:rFonts w:hint="eastAsia"/>
                <w:lang w:eastAsia="zh-CN"/>
              </w:rPr>
              <w:t>202</w:t>
            </w:r>
            <w:r>
              <w:rPr>
                <w:rFonts w:hint="eastAsia"/>
                <w:lang w:val="en-US" w:eastAsia="zh-CN"/>
              </w:rPr>
              <w:t>5</w:t>
            </w:r>
            <w:r>
              <w:t>.</w:t>
            </w:r>
          </w:p>
        </w:tc>
      </w:tr>
    </w:tbl>
    <w:p w14:paraId="093DE2FE" w14:textId="77777777" w:rsidR="00FD330D" w:rsidRDefault="0082792E">
      <w:pPr>
        <w:spacing w:before="360"/>
        <w:rPr>
          <w:lang w:val="en-US"/>
        </w:rPr>
      </w:pPr>
      <w:bookmarkStart w:id="13" w:name="_Hlk98856042"/>
      <w:bookmarkEnd w:id="5"/>
      <w:r>
        <w:rPr>
          <w:lang w:val="en-US"/>
        </w:rPr>
        <w:lastRenderedPageBreak/>
        <w:t xml:space="preserve">This document is the </w:t>
      </w:r>
      <w:r>
        <w:rPr>
          <w:rFonts w:hint="eastAsia"/>
          <w:lang w:val="en-US" w:eastAsia="zh-CN"/>
        </w:rPr>
        <w:t>revision</w:t>
      </w:r>
      <w:r>
        <w:rPr>
          <w:lang w:val="en-US"/>
        </w:rPr>
        <w:t xml:space="preserve"> output of draft Recommendation ITU-T </w:t>
      </w:r>
      <w:r>
        <w:t>Q.</w:t>
      </w:r>
      <w:r>
        <w:rPr>
          <w:rFonts w:hint="eastAsia"/>
          <w:lang w:val="en-US" w:eastAsia="zh-CN"/>
        </w:rPr>
        <w:t>Req_Frame_RRDN</w:t>
      </w:r>
      <w:r>
        <w:t>: “</w:t>
      </w:r>
      <w:r>
        <w:rPr>
          <w:rFonts w:hint="eastAsia"/>
          <w:lang w:eastAsia="zh-CN"/>
        </w:rPr>
        <w:t xml:space="preserve">Requirements and framework for rapid response to natural disasters </w:t>
      </w:r>
      <w:r>
        <w:rPr>
          <w:rFonts w:hint="eastAsia"/>
          <w:lang w:val="en-US" w:eastAsia="zh-CN"/>
        </w:rPr>
        <w:t>on</w:t>
      </w:r>
      <w:r>
        <w:rPr>
          <w:rFonts w:hint="eastAsia"/>
          <w:lang w:eastAsia="zh-CN"/>
        </w:rPr>
        <w:t xml:space="preserve"> network</w:t>
      </w:r>
      <w:r>
        <w:t>”</w:t>
      </w:r>
      <w:r>
        <w:rPr>
          <w:lang w:val="en-US"/>
        </w:rPr>
        <w:t xml:space="preserve">, resulting from discussion of Q3/11 meeting, </w:t>
      </w:r>
      <w:r>
        <w:rPr>
          <w:rFonts w:hint="eastAsia"/>
          <w:lang w:eastAsia="zh-CN"/>
        </w:rPr>
        <w:t xml:space="preserve">Geneva, </w:t>
      </w:r>
      <w:r>
        <w:rPr>
          <w:rFonts w:hint="eastAsia"/>
          <w:lang w:val="en-US" w:eastAsia="zh-CN"/>
        </w:rPr>
        <w:t>19-28</w:t>
      </w:r>
      <w:r>
        <w:t xml:space="preserve"> </w:t>
      </w:r>
      <w:r>
        <w:rPr>
          <w:rFonts w:hint="eastAsia"/>
          <w:lang w:val="en-US" w:eastAsia="zh-CN"/>
        </w:rPr>
        <w:t>February</w:t>
      </w:r>
      <w:r>
        <w:t xml:space="preserve"> </w:t>
      </w:r>
      <w:r>
        <w:rPr>
          <w:rFonts w:hint="eastAsia"/>
          <w:lang w:eastAsia="zh-CN"/>
        </w:rPr>
        <w:t>202</w:t>
      </w:r>
      <w:r>
        <w:rPr>
          <w:rFonts w:hint="eastAsia"/>
          <w:lang w:val="en-US" w:eastAsia="zh-CN"/>
        </w:rPr>
        <w:t>5</w:t>
      </w:r>
      <w:r>
        <w:rPr>
          <w:lang w:val="en-US"/>
        </w:rPr>
        <w:t>.</w:t>
      </w:r>
    </w:p>
    <w:p w14:paraId="2639DCC7" w14:textId="77777777" w:rsidR="00FD330D" w:rsidRDefault="0082792E">
      <w:pPr>
        <w:rPr>
          <w:lang w:eastAsia="zh-CN"/>
        </w:rPr>
      </w:pPr>
      <w:r>
        <w:rPr>
          <w:rFonts w:eastAsia="SimSun"/>
        </w:rPr>
        <w:t>This document is based on this meeting's discussion and results on the following input documents:</w:t>
      </w:r>
    </w:p>
    <w:p w14:paraId="14D7821B" w14:textId="77777777" w:rsidR="00FD330D" w:rsidRDefault="00FD330D">
      <w:pPr>
        <w:rPr>
          <w:lang w:eastAsia="zh-CN"/>
        </w:rPr>
      </w:pP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3512"/>
        <w:gridCol w:w="1916"/>
        <w:gridCol w:w="2515"/>
      </w:tblGrid>
      <w:tr w:rsidR="00FD330D" w14:paraId="6057EDFC" w14:textId="77777777">
        <w:trPr>
          <w:trHeight w:val="542"/>
          <w:tblHeader/>
          <w:jc w:val="center"/>
        </w:trPr>
        <w:tc>
          <w:tcPr>
            <w:tcW w:w="1682" w:type="dxa"/>
            <w:vAlign w:val="center"/>
          </w:tcPr>
          <w:p w14:paraId="2AA7080C" w14:textId="77777777" w:rsidR="00FD330D" w:rsidRDefault="0082792E">
            <w:pPr>
              <w:tabs>
                <w:tab w:val="left" w:pos="1191"/>
              </w:tabs>
              <w:spacing w:before="0"/>
              <w:jc w:val="center"/>
              <w:rPr>
                <w:rFonts w:eastAsia="SimSun"/>
                <w:b/>
              </w:rPr>
            </w:pPr>
            <w:r>
              <w:rPr>
                <w:rFonts w:eastAsia="SimSun"/>
                <w:b/>
              </w:rPr>
              <w:t>DOC</w:t>
            </w:r>
          </w:p>
        </w:tc>
        <w:tc>
          <w:tcPr>
            <w:tcW w:w="3512" w:type="dxa"/>
            <w:vAlign w:val="center"/>
          </w:tcPr>
          <w:p w14:paraId="64EC7DB6" w14:textId="77777777" w:rsidR="00FD330D" w:rsidRDefault="0082792E">
            <w:pPr>
              <w:tabs>
                <w:tab w:val="left" w:pos="1191"/>
              </w:tabs>
              <w:spacing w:before="0"/>
              <w:jc w:val="center"/>
              <w:rPr>
                <w:rFonts w:eastAsia="SimSun"/>
                <w:b/>
              </w:rPr>
            </w:pPr>
            <w:r>
              <w:rPr>
                <w:rFonts w:eastAsia="SimSun"/>
                <w:b/>
              </w:rPr>
              <w:t>Title</w:t>
            </w:r>
          </w:p>
        </w:tc>
        <w:tc>
          <w:tcPr>
            <w:tcW w:w="1916" w:type="dxa"/>
            <w:vAlign w:val="center"/>
          </w:tcPr>
          <w:p w14:paraId="5F9FA8A6" w14:textId="77777777" w:rsidR="00FD330D" w:rsidRDefault="0082792E">
            <w:pPr>
              <w:tabs>
                <w:tab w:val="left" w:pos="1191"/>
              </w:tabs>
              <w:spacing w:before="0"/>
              <w:jc w:val="center"/>
              <w:rPr>
                <w:rFonts w:eastAsia="SimSun"/>
                <w:b/>
                <w:lang w:eastAsia="zh-CN"/>
              </w:rPr>
            </w:pPr>
            <w:r>
              <w:rPr>
                <w:rFonts w:eastAsia="SimSun"/>
                <w:b/>
                <w:lang w:eastAsia="zh-CN"/>
              </w:rPr>
              <w:t>Source</w:t>
            </w:r>
          </w:p>
        </w:tc>
        <w:tc>
          <w:tcPr>
            <w:tcW w:w="2515" w:type="dxa"/>
            <w:vAlign w:val="center"/>
          </w:tcPr>
          <w:p w14:paraId="0B15D9F9" w14:textId="77777777" w:rsidR="00FD330D" w:rsidRDefault="0082792E">
            <w:pPr>
              <w:tabs>
                <w:tab w:val="left" w:pos="1191"/>
              </w:tabs>
              <w:spacing w:before="0"/>
              <w:jc w:val="center"/>
              <w:rPr>
                <w:rFonts w:eastAsia="SimSun"/>
                <w:b/>
                <w:lang w:val="en-US"/>
              </w:rPr>
            </w:pPr>
            <w:r>
              <w:rPr>
                <w:rFonts w:eastAsia="SimSun"/>
                <w:b/>
                <w:lang w:val="en-US"/>
              </w:rPr>
              <w:t>Discussion</w:t>
            </w:r>
          </w:p>
        </w:tc>
      </w:tr>
      <w:tr w:rsidR="00FD330D" w14:paraId="2BB0BEFA" w14:textId="77777777">
        <w:trPr>
          <w:trHeight w:val="510"/>
          <w:jc w:val="center"/>
        </w:trPr>
        <w:tc>
          <w:tcPr>
            <w:tcW w:w="1682" w:type="dxa"/>
            <w:vAlign w:val="center"/>
          </w:tcPr>
          <w:p w14:paraId="2851D628" w14:textId="77777777" w:rsidR="00FD330D" w:rsidRDefault="0082792E">
            <w:pPr>
              <w:spacing w:before="0"/>
              <w:jc w:val="center"/>
              <w:rPr>
                <w:lang w:val="en-US" w:eastAsia="zh-CN"/>
              </w:rPr>
            </w:pPr>
            <w:hyperlink r:id="rId16" w:history="1">
              <w:r>
                <w:rPr>
                  <w:rStyle w:val="Hyperlink"/>
                  <w:rFonts w:hint="eastAsia"/>
                  <w:lang w:val="en-US" w:eastAsia="zh-CN"/>
                </w:rPr>
                <w:t>SG11-C40</w:t>
              </w:r>
            </w:hyperlink>
          </w:p>
        </w:tc>
        <w:tc>
          <w:tcPr>
            <w:tcW w:w="3512" w:type="dxa"/>
            <w:shd w:val="clear" w:color="auto" w:fill="auto"/>
          </w:tcPr>
          <w:p w14:paraId="66918ECD" w14:textId="77777777" w:rsidR="00FD330D" w:rsidRDefault="0082792E">
            <w:pPr>
              <w:spacing w:before="0"/>
              <w:rPr>
                <w:rFonts w:eastAsia="SimSun"/>
                <w:lang w:eastAsia="zh-CN"/>
              </w:rPr>
            </w:pPr>
            <w:r>
              <w:rPr>
                <w:rFonts w:hint="eastAsia"/>
                <w:lang w:val="en-US" w:eastAsia="zh-CN"/>
              </w:rPr>
              <w:t>I</w:t>
            </w:r>
            <w:r>
              <w:t>TU-T Q.Req_Frame_RRDN</w:t>
            </w:r>
            <w:r>
              <w:rPr>
                <w:rFonts w:hint="eastAsia"/>
                <w:lang w:eastAsia="zh-CN"/>
              </w:rPr>
              <w:t xml:space="preserve"> - </w:t>
            </w:r>
            <w:r>
              <w:t xml:space="preserve">Propose to update </w:t>
            </w:r>
            <w:r>
              <w:rPr>
                <w:rFonts w:hint="eastAsia"/>
                <w:lang w:eastAsia="zh-CN"/>
              </w:rPr>
              <w:t>f</w:t>
            </w:r>
            <w:r>
              <w:t>unctional requirements</w:t>
            </w:r>
            <w:r>
              <w:rPr>
                <w:rFonts w:hint="eastAsia"/>
                <w:lang w:val="en-US" w:eastAsia="zh-CN"/>
              </w:rPr>
              <w:t xml:space="preserve">, </w:t>
            </w:r>
            <w:r>
              <w:rPr>
                <w:rFonts w:hint="eastAsia"/>
                <w:lang w:eastAsia="zh-CN"/>
              </w:rPr>
              <w:t>framework</w:t>
            </w:r>
            <w:r>
              <w:t xml:space="preserve"> </w:t>
            </w:r>
            <w:r>
              <w:rPr>
                <w:rFonts w:hint="eastAsia"/>
                <w:lang w:val="en-US" w:eastAsia="zh-CN"/>
              </w:rPr>
              <w:t>and security consideration</w:t>
            </w:r>
          </w:p>
        </w:tc>
        <w:tc>
          <w:tcPr>
            <w:tcW w:w="1916" w:type="dxa"/>
            <w:shd w:val="clear" w:color="auto" w:fill="auto"/>
            <w:vAlign w:val="center"/>
          </w:tcPr>
          <w:p w14:paraId="7920393E" w14:textId="77777777" w:rsidR="00FD330D" w:rsidRDefault="0082792E">
            <w:pPr>
              <w:spacing w:before="0"/>
              <w:jc w:val="center"/>
              <w:rPr>
                <w:rFonts w:eastAsia="SimSun"/>
                <w:lang w:val="en-US" w:eastAsia="zh-CN"/>
              </w:rPr>
            </w:pPr>
            <w:r>
              <w:rPr>
                <w:rFonts w:eastAsia="SimSun" w:hint="eastAsia"/>
                <w:lang w:val="en-US" w:eastAsia="zh-CN"/>
              </w:rPr>
              <w:t>China Unicom</w:t>
            </w:r>
          </w:p>
        </w:tc>
        <w:tc>
          <w:tcPr>
            <w:tcW w:w="2515" w:type="dxa"/>
            <w:shd w:val="clear" w:color="auto" w:fill="auto"/>
            <w:vAlign w:val="center"/>
          </w:tcPr>
          <w:p w14:paraId="6440F981" w14:textId="77777777" w:rsidR="00FD330D" w:rsidRDefault="0082792E">
            <w:pPr>
              <w:spacing w:before="0"/>
              <w:jc w:val="center"/>
              <w:rPr>
                <w:rFonts w:eastAsia="SimSun"/>
                <w:color w:val="000000"/>
                <w:lang w:val="en-US" w:eastAsia="zh-CN"/>
              </w:rPr>
            </w:pPr>
            <w:r>
              <w:rPr>
                <w:rFonts w:eastAsia="SimSun" w:hint="eastAsia"/>
                <w:color w:val="000000"/>
                <w:lang w:val="en-US" w:eastAsia="zh-CN"/>
              </w:rPr>
              <w:t>Accepted</w:t>
            </w:r>
            <w:r>
              <w:rPr>
                <w:rFonts w:eastAsia="SimSun"/>
                <w:color w:val="000000"/>
                <w:lang w:val="en-US" w:eastAsia="zh-CN"/>
              </w:rPr>
              <w:t xml:space="preserve"> </w:t>
            </w:r>
            <w:r>
              <w:rPr>
                <w:rFonts w:eastAsia="SimSun" w:hint="eastAsia"/>
                <w:color w:val="000000"/>
                <w:lang w:val="en-US" w:eastAsia="zh-CN"/>
              </w:rPr>
              <w:t>with</w:t>
            </w:r>
            <w:r>
              <w:rPr>
                <w:rFonts w:eastAsia="SimSun"/>
                <w:color w:val="000000"/>
                <w:lang w:val="en-US" w:eastAsia="zh-CN"/>
              </w:rPr>
              <w:t xml:space="preserve"> modifications</w:t>
            </w:r>
          </w:p>
        </w:tc>
      </w:tr>
      <w:tr w:rsidR="00FD330D" w14:paraId="71DAD496" w14:textId="77777777">
        <w:trPr>
          <w:trHeight w:val="510"/>
          <w:jc w:val="center"/>
        </w:trPr>
        <w:tc>
          <w:tcPr>
            <w:tcW w:w="1682" w:type="dxa"/>
            <w:vAlign w:val="center"/>
          </w:tcPr>
          <w:p w14:paraId="369B52FD" w14:textId="77777777" w:rsidR="00FD330D" w:rsidRDefault="0082792E">
            <w:pPr>
              <w:spacing w:before="0"/>
              <w:jc w:val="center"/>
              <w:rPr>
                <w:lang w:val="en-US" w:eastAsia="zh-CN"/>
              </w:rPr>
            </w:pPr>
            <w:hyperlink r:id="rId17" w:history="1">
              <w:r>
                <w:rPr>
                  <w:rStyle w:val="Hyperlink"/>
                  <w:rFonts w:hint="eastAsia"/>
                  <w:lang w:val="en-US" w:eastAsia="zh-CN"/>
                </w:rPr>
                <w:t>SG11-C56R2</w:t>
              </w:r>
            </w:hyperlink>
          </w:p>
        </w:tc>
        <w:tc>
          <w:tcPr>
            <w:tcW w:w="3512" w:type="dxa"/>
            <w:shd w:val="clear" w:color="auto" w:fill="auto"/>
          </w:tcPr>
          <w:p w14:paraId="7FCB8966" w14:textId="77777777" w:rsidR="00FD330D" w:rsidRDefault="0082792E">
            <w:pPr>
              <w:spacing w:before="0"/>
              <w:rPr>
                <w:rFonts w:eastAsia="SimSun"/>
                <w:lang w:eastAsia="zh-CN"/>
              </w:rPr>
            </w:pPr>
            <w:r>
              <w:t>ITU-T Q.Req_Frame_RRDN</w:t>
            </w:r>
            <w:r>
              <w:rPr>
                <w:rFonts w:hint="eastAsia"/>
                <w:lang w:eastAsia="zh-CN"/>
              </w:rPr>
              <w:t xml:space="preserve"> - </w:t>
            </w:r>
            <w:r>
              <w:t xml:space="preserve">Propose to update </w:t>
            </w:r>
            <w:r>
              <w:rPr>
                <w:rFonts w:hint="eastAsia"/>
                <w:lang w:eastAsia="zh-CN"/>
              </w:rPr>
              <w:t>f</w:t>
            </w:r>
            <w:r>
              <w:t>unctional requirements</w:t>
            </w:r>
            <w:r>
              <w:rPr>
                <w:rFonts w:hint="eastAsia"/>
                <w:lang w:eastAsia="zh-CN"/>
              </w:rPr>
              <w:t xml:space="preserve"> and framework</w:t>
            </w:r>
            <w:r>
              <w:t xml:space="preserve"> </w:t>
            </w:r>
            <w:r>
              <w:rPr>
                <w:rFonts w:hint="eastAsia"/>
                <w:lang w:eastAsia="zh-CN"/>
              </w:rPr>
              <w:t>for r</w:t>
            </w:r>
            <w:r>
              <w:rPr>
                <w:lang w:eastAsia="zh-CN"/>
              </w:rPr>
              <w:t xml:space="preserve">apid </w:t>
            </w:r>
            <w:r>
              <w:rPr>
                <w:rFonts w:hint="eastAsia"/>
                <w:lang w:eastAsia="zh-CN"/>
              </w:rPr>
              <w:t>r</w:t>
            </w:r>
            <w:r>
              <w:rPr>
                <w:lang w:eastAsia="zh-CN"/>
              </w:rPr>
              <w:t xml:space="preserve">esponse </w:t>
            </w:r>
            <w:r>
              <w:rPr>
                <w:rFonts w:hint="eastAsia"/>
                <w:lang w:eastAsia="zh-CN"/>
              </w:rPr>
              <w:t>s</w:t>
            </w:r>
            <w:r>
              <w:rPr>
                <w:lang w:eastAsia="zh-CN"/>
              </w:rPr>
              <w:t>ystem</w:t>
            </w:r>
          </w:p>
        </w:tc>
        <w:tc>
          <w:tcPr>
            <w:tcW w:w="1916" w:type="dxa"/>
            <w:shd w:val="clear" w:color="auto" w:fill="auto"/>
            <w:vAlign w:val="center"/>
          </w:tcPr>
          <w:p w14:paraId="3E6317EC" w14:textId="77777777" w:rsidR="00FD330D" w:rsidRDefault="0082792E">
            <w:pPr>
              <w:spacing w:before="0"/>
              <w:jc w:val="center"/>
              <w:rPr>
                <w:rFonts w:eastAsia="SimSun"/>
                <w:lang w:val="en-US" w:eastAsia="zh-CN"/>
              </w:rPr>
            </w:pPr>
            <w:r>
              <w:rPr>
                <w:rFonts w:eastAsia="SimSun" w:hint="eastAsia"/>
                <w:lang w:val="en-US" w:eastAsia="zh-CN"/>
              </w:rPr>
              <w:t>China Telecom</w:t>
            </w:r>
          </w:p>
        </w:tc>
        <w:tc>
          <w:tcPr>
            <w:tcW w:w="2515" w:type="dxa"/>
            <w:shd w:val="clear" w:color="auto" w:fill="auto"/>
            <w:vAlign w:val="center"/>
          </w:tcPr>
          <w:p w14:paraId="7A999AF6" w14:textId="77777777" w:rsidR="00FD330D" w:rsidRDefault="0082792E">
            <w:pPr>
              <w:spacing w:before="0"/>
              <w:jc w:val="center"/>
              <w:rPr>
                <w:rFonts w:eastAsia="SimSun"/>
                <w:color w:val="000000"/>
                <w:lang w:val="en-US" w:eastAsia="zh-CN"/>
              </w:rPr>
            </w:pPr>
            <w:r>
              <w:rPr>
                <w:rFonts w:eastAsia="SimSun" w:hint="eastAsia"/>
                <w:color w:val="000000"/>
                <w:lang w:val="en-US" w:eastAsia="zh-CN"/>
              </w:rPr>
              <w:t>Accepted</w:t>
            </w:r>
          </w:p>
        </w:tc>
      </w:tr>
      <w:tr w:rsidR="00FD330D" w14:paraId="0E3142BC" w14:textId="77777777">
        <w:trPr>
          <w:trHeight w:val="510"/>
          <w:jc w:val="center"/>
        </w:trPr>
        <w:tc>
          <w:tcPr>
            <w:tcW w:w="1682" w:type="dxa"/>
            <w:vAlign w:val="center"/>
          </w:tcPr>
          <w:p w14:paraId="731A7D31" w14:textId="77777777" w:rsidR="00FD330D" w:rsidRDefault="0082792E">
            <w:pPr>
              <w:spacing w:before="0"/>
              <w:jc w:val="center"/>
              <w:rPr>
                <w:lang w:val="en-US" w:eastAsia="zh-CN"/>
              </w:rPr>
            </w:pPr>
            <w:hyperlink r:id="rId18" w:history="1">
              <w:r>
                <w:rPr>
                  <w:rStyle w:val="Hyperlink"/>
                  <w:lang w:val="en-US" w:eastAsia="zh-CN"/>
                </w:rPr>
                <w:t>SG11-C63</w:t>
              </w:r>
            </w:hyperlink>
          </w:p>
        </w:tc>
        <w:tc>
          <w:tcPr>
            <w:tcW w:w="3512" w:type="dxa"/>
            <w:shd w:val="clear" w:color="auto" w:fill="auto"/>
          </w:tcPr>
          <w:p w14:paraId="5A41C6FF" w14:textId="77777777" w:rsidR="00FD330D" w:rsidRDefault="0082792E">
            <w:pPr>
              <w:spacing w:before="0"/>
            </w:pPr>
            <w:r>
              <w:t>Proposal to advance the baseline text of Draft Recommendation ITU-T Q.Req_Frame_RRDN "Requirements and framework for rapid response to sudden natural disasters in network".</w:t>
            </w:r>
          </w:p>
        </w:tc>
        <w:tc>
          <w:tcPr>
            <w:tcW w:w="1916" w:type="dxa"/>
            <w:shd w:val="clear" w:color="auto" w:fill="auto"/>
            <w:vAlign w:val="center"/>
          </w:tcPr>
          <w:p w14:paraId="287C0AC4" w14:textId="77777777" w:rsidR="00FD330D" w:rsidRDefault="0082792E">
            <w:pPr>
              <w:spacing w:before="0"/>
              <w:jc w:val="center"/>
              <w:rPr>
                <w:rFonts w:eastAsia="SimSun"/>
                <w:lang w:val="en-US" w:eastAsia="zh-CN"/>
              </w:rPr>
            </w:pPr>
            <w:r>
              <w:t>Ministry of Communications, India</w:t>
            </w:r>
          </w:p>
        </w:tc>
        <w:tc>
          <w:tcPr>
            <w:tcW w:w="2515" w:type="dxa"/>
            <w:shd w:val="clear" w:color="auto" w:fill="auto"/>
            <w:vAlign w:val="center"/>
          </w:tcPr>
          <w:p w14:paraId="39B5CAC9" w14:textId="77777777" w:rsidR="00FD330D" w:rsidRDefault="0082792E">
            <w:pPr>
              <w:spacing w:before="0"/>
              <w:jc w:val="center"/>
              <w:rPr>
                <w:rFonts w:eastAsia="SimSun"/>
                <w:color w:val="000000"/>
                <w:lang w:val="en-US" w:eastAsia="zh-CN"/>
              </w:rPr>
            </w:pPr>
            <w:r>
              <w:rPr>
                <w:rFonts w:eastAsia="SimSun" w:hint="eastAsia"/>
                <w:color w:val="000000"/>
                <w:lang w:val="en-US" w:eastAsia="zh-CN"/>
              </w:rPr>
              <w:t>Accepted with</w:t>
            </w:r>
            <w:r>
              <w:rPr>
                <w:rFonts w:eastAsia="SimSun"/>
                <w:color w:val="000000"/>
                <w:lang w:val="en-US" w:eastAsia="zh-CN"/>
              </w:rPr>
              <w:t xml:space="preserve"> modifications</w:t>
            </w:r>
          </w:p>
        </w:tc>
      </w:tr>
      <w:tr w:rsidR="00FD330D" w14:paraId="4CAE7ACD" w14:textId="77777777">
        <w:trPr>
          <w:trHeight w:val="510"/>
          <w:jc w:val="center"/>
        </w:trPr>
        <w:tc>
          <w:tcPr>
            <w:tcW w:w="1682" w:type="dxa"/>
            <w:vAlign w:val="center"/>
          </w:tcPr>
          <w:p w14:paraId="12D9E53D" w14:textId="77777777" w:rsidR="00FD330D" w:rsidRDefault="0082792E">
            <w:pPr>
              <w:spacing w:before="0"/>
              <w:jc w:val="center"/>
              <w:rPr>
                <w:lang w:val="en-US" w:eastAsia="zh-CN"/>
              </w:rPr>
            </w:pPr>
            <w:hyperlink r:id="rId19" w:history="1">
              <w:r>
                <w:rPr>
                  <w:rStyle w:val="Hyperlink"/>
                  <w:rFonts w:hint="eastAsia"/>
                  <w:lang w:val="en-US" w:eastAsia="zh-CN"/>
                </w:rPr>
                <w:t>SG11-C82</w:t>
              </w:r>
            </w:hyperlink>
          </w:p>
        </w:tc>
        <w:tc>
          <w:tcPr>
            <w:tcW w:w="3512" w:type="dxa"/>
            <w:shd w:val="clear" w:color="auto" w:fill="auto"/>
          </w:tcPr>
          <w:p w14:paraId="4C3C1ED0" w14:textId="77777777" w:rsidR="00FD330D" w:rsidRPr="00A0069B" w:rsidRDefault="0082792E">
            <w:pPr>
              <w:spacing w:before="0"/>
              <w:rPr>
                <w:lang w:val="fr-FR"/>
              </w:rPr>
            </w:pPr>
            <w:r w:rsidRPr="00A0069B">
              <w:rPr>
                <w:lang w:val="fr-FR"/>
              </w:rPr>
              <w:t>Comments on ITU-T Q.Req_Frame_RRDN</w:t>
            </w:r>
          </w:p>
        </w:tc>
        <w:tc>
          <w:tcPr>
            <w:tcW w:w="1916" w:type="dxa"/>
            <w:shd w:val="clear" w:color="auto" w:fill="auto"/>
            <w:vAlign w:val="center"/>
          </w:tcPr>
          <w:p w14:paraId="3977009B" w14:textId="77777777" w:rsidR="00FD330D" w:rsidRDefault="0082792E">
            <w:pPr>
              <w:spacing w:before="0"/>
              <w:jc w:val="center"/>
              <w:rPr>
                <w:rFonts w:eastAsia="SimSun"/>
                <w:lang w:val="en-US" w:eastAsia="zh-CN"/>
              </w:rPr>
            </w:pPr>
            <w:r>
              <w:t>Peraton Labs</w:t>
            </w:r>
          </w:p>
        </w:tc>
        <w:tc>
          <w:tcPr>
            <w:tcW w:w="2515" w:type="dxa"/>
            <w:shd w:val="clear" w:color="auto" w:fill="auto"/>
            <w:vAlign w:val="center"/>
          </w:tcPr>
          <w:p w14:paraId="255F1B7E" w14:textId="77777777" w:rsidR="00FD330D" w:rsidRDefault="0082792E">
            <w:pPr>
              <w:spacing w:before="0"/>
              <w:jc w:val="center"/>
              <w:rPr>
                <w:rFonts w:eastAsia="SimSun"/>
                <w:color w:val="000000"/>
                <w:lang w:val="en-US" w:eastAsia="zh-CN"/>
              </w:rPr>
            </w:pPr>
            <w:r>
              <w:rPr>
                <w:rFonts w:eastAsia="SimSun" w:hint="eastAsia"/>
                <w:color w:val="000000"/>
                <w:lang w:val="en-US" w:eastAsia="zh-CN"/>
              </w:rPr>
              <w:t>Consider the comments in future</w:t>
            </w:r>
          </w:p>
        </w:tc>
      </w:tr>
    </w:tbl>
    <w:p w14:paraId="5CA9F5FE" w14:textId="77777777" w:rsidR="00FD330D" w:rsidRDefault="00FD330D">
      <w:pPr>
        <w:rPr>
          <w:rFonts w:eastAsia="MS Mincho"/>
          <w:lang w:val="en-US"/>
        </w:rPr>
      </w:pPr>
    </w:p>
    <w:sdt>
      <w:sdtPr>
        <w:rPr>
          <w:b w:val="0"/>
          <w:bCs w:val="0"/>
          <w:kern w:val="0"/>
          <w:sz w:val="24"/>
          <w:szCs w:val="20"/>
          <w:lang w:val="zh-CN"/>
        </w:rPr>
        <w:id w:val="1970470781"/>
        <w:docPartObj>
          <w:docPartGallery w:val="Table of Contents"/>
          <w:docPartUnique/>
        </w:docPartObj>
      </w:sdtPr>
      <w:sdtEndPr>
        <w:rPr>
          <w:szCs w:val="24"/>
        </w:rPr>
      </w:sdtEndPr>
      <w:sdtContent>
        <w:p w14:paraId="7F4F0436" w14:textId="77777777" w:rsidR="00FD330D" w:rsidRDefault="0082792E">
          <w:pPr>
            <w:pStyle w:val="TOC11"/>
            <w:pageBreakBefore/>
            <w:jc w:val="center"/>
            <w:rPr>
              <w:sz w:val="28"/>
            </w:rPr>
          </w:pPr>
          <w:r>
            <w:rPr>
              <w:sz w:val="28"/>
              <w:lang w:val="en-US"/>
            </w:rPr>
            <w:t>Table of Contents</w:t>
          </w:r>
        </w:p>
        <w:p w14:paraId="15617DE3" w14:textId="77777777" w:rsidR="00FD330D" w:rsidRDefault="0082792E">
          <w:pPr>
            <w:pStyle w:val="TOC1"/>
            <w:rPr>
              <w:del w:id="14" w:author="xiar3" w:date="2025-02-21T13:52:00Z"/>
              <w:rFonts w:asciiTheme="minorHAnsi" w:eastAsiaTheme="minorEastAsia" w:hAnsiTheme="minorHAnsi" w:cstheme="minorBidi"/>
              <w:kern w:val="2"/>
              <w:sz w:val="21"/>
              <w:szCs w:val="22"/>
              <w:lang w:val="en-US" w:eastAsia="zh-CN"/>
            </w:rPr>
          </w:pPr>
          <w:r>
            <w:fldChar w:fldCharType="begin"/>
          </w:r>
          <w:r>
            <w:instrText xml:space="preserve"> TOC \o "1-3" \h \z \u </w:instrText>
          </w:r>
          <w:r>
            <w:fldChar w:fldCharType="separate"/>
          </w:r>
          <w:del w:id="15" w:author="xiar3" w:date="2025-02-21T13:52:00Z">
            <w:r>
              <w:fldChar w:fldCharType="begin"/>
            </w:r>
            <w:r>
              <w:delInstrText xml:space="preserve"> HYPERLINK \l "_Toc165998095" </w:delInstrText>
            </w:r>
            <w:r>
              <w:fldChar w:fldCharType="separate"/>
            </w:r>
            <w:r>
              <w:rPr>
                <w:rStyle w:val="Hyperlink"/>
              </w:rPr>
              <w:delText>1.</w:delText>
            </w:r>
            <w:r>
              <w:rPr>
                <w:rFonts w:asciiTheme="minorHAnsi" w:eastAsiaTheme="minorEastAsia" w:hAnsiTheme="minorHAnsi" w:cstheme="minorBidi"/>
                <w:kern w:val="2"/>
                <w:sz w:val="21"/>
                <w:szCs w:val="22"/>
                <w:lang w:val="en-US" w:eastAsia="zh-CN"/>
              </w:rPr>
              <w:tab/>
            </w:r>
            <w:r>
              <w:rPr>
                <w:rStyle w:val="Hyperlink"/>
              </w:rPr>
              <w:delText>Scope</w:delText>
            </w:r>
            <w:r>
              <w:tab/>
            </w:r>
            <w:r>
              <w:fldChar w:fldCharType="begin"/>
            </w:r>
            <w:r>
              <w:delInstrText xml:space="preserve"> PAGEREF _Toc165998095 \h </w:delInstrText>
            </w:r>
            <w:r>
              <w:fldChar w:fldCharType="separate"/>
            </w:r>
            <w:r>
              <w:delText>4</w:delText>
            </w:r>
            <w:r>
              <w:fldChar w:fldCharType="end"/>
            </w:r>
            <w:r>
              <w:fldChar w:fldCharType="end"/>
            </w:r>
          </w:del>
        </w:p>
        <w:p w14:paraId="58272117" w14:textId="77777777" w:rsidR="00FD330D" w:rsidRDefault="0082792E">
          <w:pPr>
            <w:pStyle w:val="TOC1"/>
            <w:rPr>
              <w:del w:id="16" w:author="xiar3" w:date="2025-02-21T13:52:00Z"/>
              <w:rFonts w:asciiTheme="minorHAnsi" w:eastAsiaTheme="minorEastAsia" w:hAnsiTheme="minorHAnsi" w:cstheme="minorBidi"/>
              <w:kern w:val="2"/>
              <w:sz w:val="21"/>
              <w:szCs w:val="22"/>
              <w:lang w:val="en-US" w:eastAsia="zh-CN"/>
            </w:rPr>
          </w:pPr>
          <w:del w:id="17" w:author="xiar3" w:date="2025-02-21T13:52:00Z">
            <w:r>
              <w:fldChar w:fldCharType="begin"/>
            </w:r>
            <w:r>
              <w:delInstrText xml:space="preserve"> HYPERLINK \l "_Toc165998096" </w:delInstrText>
            </w:r>
            <w:r>
              <w:fldChar w:fldCharType="separate"/>
            </w:r>
            <w:r>
              <w:rPr>
                <w:rStyle w:val="Hyperlink"/>
              </w:rPr>
              <w:delText>2.</w:delText>
            </w:r>
            <w:r>
              <w:rPr>
                <w:rFonts w:asciiTheme="minorHAnsi" w:eastAsiaTheme="minorEastAsia" w:hAnsiTheme="minorHAnsi" w:cstheme="minorBidi"/>
                <w:kern w:val="2"/>
                <w:sz w:val="21"/>
                <w:szCs w:val="22"/>
                <w:lang w:val="en-US" w:eastAsia="zh-CN"/>
              </w:rPr>
              <w:tab/>
            </w:r>
            <w:r>
              <w:rPr>
                <w:rStyle w:val="Hyperlink"/>
              </w:rPr>
              <w:delText>References</w:delText>
            </w:r>
            <w:r>
              <w:tab/>
            </w:r>
            <w:r>
              <w:fldChar w:fldCharType="begin"/>
            </w:r>
            <w:r>
              <w:delInstrText xml:space="preserve"> PAGEREF _Toc165998096 \h </w:delInstrText>
            </w:r>
            <w:r>
              <w:fldChar w:fldCharType="separate"/>
            </w:r>
            <w:r>
              <w:delText>4</w:delText>
            </w:r>
            <w:r>
              <w:fldChar w:fldCharType="end"/>
            </w:r>
            <w:r>
              <w:fldChar w:fldCharType="end"/>
            </w:r>
          </w:del>
        </w:p>
        <w:p w14:paraId="702D4EF6" w14:textId="77777777" w:rsidR="00FD330D" w:rsidRDefault="0082792E">
          <w:pPr>
            <w:pStyle w:val="TOC1"/>
            <w:rPr>
              <w:del w:id="18" w:author="xiar3" w:date="2025-02-21T13:52:00Z"/>
              <w:rFonts w:asciiTheme="minorHAnsi" w:eastAsiaTheme="minorEastAsia" w:hAnsiTheme="minorHAnsi" w:cstheme="minorBidi"/>
              <w:kern w:val="2"/>
              <w:sz w:val="21"/>
              <w:szCs w:val="22"/>
              <w:lang w:val="en-US" w:eastAsia="zh-CN"/>
            </w:rPr>
          </w:pPr>
          <w:del w:id="19" w:author="xiar3" w:date="2025-02-21T13:52:00Z">
            <w:r>
              <w:fldChar w:fldCharType="begin"/>
            </w:r>
            <w:r>
              <w:delInstrText xml:space="preserve"> HYPERLINK \l "_Toc165998097" </w:delInstrText>
            </w:r>
            <w:r>
              <w:fldChar w:fldCharType="separate"/>
            </w:r>
            <w:r>
              <w:rPr>
                <w:rStyle w:val="Hyperlink"/>
              </w:rPr>
              <w:delText>3.</w:delText>
            </w:r>
            <w:r>
              <w:rPr>
                <w:rFonts w:asciiTheme="minorHAnsi" w:eastAsiaTheme="minorEastAsia" w:hAnsiTheme="minorHAnsi" w:cstheme="minorBidi"/>
                <w:kern w:val="2"/>
                <w:sz w:val="21"/>
                <w:szCs w:val="22"/>
                <w:lang w:val="en-US" w:eastAsia="zh-CN"/>
              </w:rPr>
              <w:tab/>
            </w:r>
            <w:r>
              <w:rPr>
                <w:rStyle w:val="Hyperlink"/>
              </w:rPr>
              <w:delText>Definitions</w:delText>
            </w:r>
            <w:r>
              <w:tab/>
            </w:r>
            <w:r>
              <w:fldChar w:fldCharType="begin"/>
            </w:r>
            <w:r>
              <w:delInstrText xml:space="preserve"> PAGEREF _Toc165998097 \h </w:delInstrText>
            </w:r>
            <w:r>
              <w:fldChar w:fldCharType="separate"/>
            </w:r>
            <w:r>
              <w:delText>4</w:delText>
            </w:r>
            <w:r>
              <w:fldChar w:fldCharType="end"/>
            </w:r>
            <w:r>
              <w:fldChar w:fldCharType="end"/>
            </w:r>
          </w:del>
        </w:p>
        <w:p w14:paraId="153B2AE1" w14:textId="77777777" w:rsidR="00FD330D" w:rsidRDefault="0082792E">
          <w:pPr>
            <w:pStyle w:val="TOC1"/>
            <w:rPr>
              <w:del w:id="20" w:author="xiar3" w:date="2025-02-21T13:52:00Z"/>
              <w:rFonts w:asciiTheme="minorHAnsi" w:eastAsiaTheme="minorEastAsia" w:hAnsiTheme="minorHAnsi" w:cstheme="minorBidi"/>
              <w:kern w:val="2"/>
              <w:sz w:val="21"/>
              <w:szCs w:val="22"/>
              <w:lang w:val="en-US" w:eastAsia="zh-CN"/>
            </w:rPr>
          </w:pPr>
          <w:del w:id="21" w:author="xiar3" w:date="2025-02-21T13:52:00Z">
            <w:r>
              <w:fldChar w:fldCharType="begin"/>
            </w:r>
            <w:r>
              <w:delInstrText xml:space="preserve"> HYPERLINK \l "_Toc165998098" </w:delInstrText>
            </w:r>
            <w:r>
              <w:fldChar w:fldCharType="separate"/>
            </w:r>
            <w:r>
              <w:rPr>
                <w:rStyle w:val="Hyperlink"/>
              </w:rPr>
              <w:delText>4.</w:delText>
            </w:r>
            <w:r>
              <w:rPr>
                <w:rFonts w:asciiTheme="minorHAnsi" w:eastAsiaTheme="minorEastAsia" w:hAnsiTheme="minorHAnsi" w:cstheme="minorBidi"/>
                <w:kern w:val="2"/>
                <w:sz w:val="21"/>
                <w:szCs w:val="22"/>
                <w:lang w:val="en-US" w:eastAsia="zh-CN"/>
              </w:rPr>
              <w:tab/>
            </w:r>
            <w:r>
              <w:rPr>
                <w:rStyle w:val="Hyperlink"/>
              </w:rPr>
              <w:delText>Abbreviations and acronyms</w:delText>
            </w:r>
            <w:r>
              <w:tab/>
            </w:r>
            <w:r>
              <w:fldChar w:fldCharType="begin"/>
            </w:r>
            <w:r>
              <w:delInstrText xml:space="preserve"> PAGEREF _Toc165998098 \h </w:delInstrText>
            </w:r>
            <w:r>
              <w:fldChar w:fldCharType="separate"/>
            </w:r>
            <w:r>
              <w:delText>5</w:delText>
            </w:r>
            <w:r>
              <w:fldChar w:fldCharType="end"/>
            </w:r>
            <w:r>
              <w:fldChar w:fldCharType="end"/>
            </w:r>
          </w:del>
        </w:p>
        <w:p w14:paraId="19E8C8CA" w14:textId="77777777" w:rsidR="00FD330D" w:rsidRDefault="0082792E">
          <w:pPr>
            <w:pStyle w:val="TOC1"/>
            <w:rPr>
              <w:del w:id="22" w:author="xiar3" w:date="2025-02-21T13:52:00Z"/>
              <w:rFonts w:asciiTheme="minorHAnsi" w:eastAsiaTheme="minorEastAsia" w:hAnsiTheme="minorHAnsi" w:cstheme="minorBidi"/>
              <w:kern w:val="2"/>
              <w:sz w:val="21"/>
              <w:szCs w:val="22"/>
              <w:lang w:val="en-US" w:eastAsia="zh-CN"/>
            </w:rPr>
          </w:pPr>
          <w:del w:id="23" w:author="xiar3" w:date="2025-02-21T13:52:00Z">
            <w:r>
              <w:fldChar w:fldCharType="begin"/>
            </w:r>
            <w:r>
              <w:delInstrText xml:space="preserve"> HYPERLINK \l "_Toc165998099" </w:delInstrText>
            </w:r>
            <w:r>
              <w:fldChar w:fldCharType="separate"/>
            </w:r>
            <w:r>
              <w:rPr>
                <w:rStyle w:val="Hyperlink"/>
              </w:rPr>
              <w:delText>5.</w:delText>
            </w:r>
            <w:r>
              <w:rPr>
                <w:rFonts w:asciiTheme="minorHAnsi" w:eastAsiaTheme="minorEastAsia" w:hAnsiTheme="minorHAnsi" w:cstheme="minorBidi"/>
                <w:kern w:val="2"/>
                <w:sz w:val="21"/>
                <w:szCs w:val="22"/>
                <w:lang w:val="en-US" w:eastAsia="zh-CN"/>
              </w:rPr>
              <w:tab/>
            </w:r>
            <w:r>
              <w:rPr>
                <w:rStyle w:val="Hyperlink"/>
              </w:rPr>
              <w:delText>Conventions</w:delText>
            </w:r>
            <w:r>
              <w:tab/>
            </w:r>
            <w:r>
              <w:fldChar w:fldCharType="begin"/>
            </w:r>
            <w:r>
              <w:delInstrText xml:space="preserve"> PAGEREF _Toc165998099 \h </w:delInstrText>
            </w:r>
            <w:r>
              <w:fldChar w:fldCharType="separate"/>
            </w:r>
            <w:r>
              <w:delText>5</w:delText>
            </w:r>
            <w:r>
              <w:fldChar w:fldCharType="end"/>
            </w:r>
            <w:r>
              <w:fldChar w:fldCharType="end"/>
            </w:r>
          </w:del>
        </w:p>
        <w:p w14:paraId="126BB910" w14:textId="77777777" w:rsidR="00FD330D" w:rsidRDefault="0082792E">
          <w:pPr>
            <w:pStyle w:val="TOC1"/>
            <w:rPr>
              <w:del w:id="24" w:author="xiar3" w:date="2025-02-21T13:52:00Z"/>
              <w:rFonts w:asciiTheme="minorHAnsi" w:eastAsiaTheme="minorEastAsia" w:hAnsiTheme="minorHAnsi" w:cstheme="minorBidi"/>
              <w:kern w:val="2"/>
              <w:sz w:val="21"/>
              <w:szCs w:val="22"/>
              <w:lang w:val="en-US" w:eastAsia="zh-CN"/>
            </w:rPr>
          </w:pPr>
          <w:del w:id="25" w:author="xiar3" w:date="2025-02-21T13:52:00Z">
            <w:r>
              <w:fldChar w:fldCharType="begin"/>
            </w:r>
            <w:r>
              <w:delInstrText xml:space="preserve"> HYPERLINK \l "_Toc165998100" </w:delInstrText>
            </w:r>
            <w:r>
              <w:fldChar w:fldCharType="separate"/>
            </w:r>
            <w:r>
              <w:rPr>
                <w:rStyle w:val="Hyperlink"/>
              </w:rPr>
              <w:delText>6.</w:delText>
            </w:r>
            <w:r>
              <w:rPr>
                <w:rFonts w:asciiTheme="minorHAnsi" w:eastAsiaTheme="minorEastAsia" w:hAnsiTheme="minorHAnsi" w:cstheme="minorBidi"/>
                <w:kern w:val="2"/>
                <w:sz w:val="21"/>
                <w:szCs w:val="22"/>
                <w:lang w:val="en-US" w:eastAsia="zh-CN"/>
              </w:rPr>
              <w:tab/>
            </w:r>
            <w:r>
              <w:rPr>
                <w:rStyle w:val="Hyperlink"/>
              </w:rPr>
              <w:delText>Overview</w:delText>
            </w:r>
            <w:r>
              <w:tab/>
            </w:r>
            <w:r>
              <w:fldChar w:fldCharType="begin"/>
            </w:r>
            <w:r>
              <w:delInstrText xml:space="preserve"> PAGEREF _Toc165998100 \h </w:delInstrText>
            </w:r>
            <w:r>
              <w:fldChar w:fldCharType="separate"/>
            </w:r>
            <w:r>
              <w:delText>6</w:delText>
            </w:r>
            <w:r>
              <w:fldChar w:fldCharType="end"/>
            </w:r>
            <w:r>
              <w:fldChar w:fldCharType="end"/>
            </w:r>
          </w:del>
        </w:p>
        <w:p w14:paraId="49A75FD2" w14:textId="77777777" w:rsidR="00FD330D" w:rsidRDefault="0082792E">
          <w:pPr>
            <w:pStyle w:val="TOC1"/>
            <w:rPr>
              <w:del w:id="26" w:author="xiar3" w:date="2025-02-21T13:52:00Z"/>
              <w:rFonts w:asciiTheme="minorHAnsi" w:eastAsiaTheme="minorEastAsia" w:hAnsiTheme="minorHAnsi" w:cstheme="minorBidi"/>
              <w:kern w:val="2"/>
              <w:sz w:val="21"/>
              <w:szCs w:val="22"/>
              <w:lang w:val="en-US" w:eastAsia="zh-CN"/>
            </w:rPr>
          </w:pPr>
          <w:del w:id="27" w:author="xiar3" w:date="2025-02-21T13:52:00Z">
            <w:r>
              <w:fldChar w:fldCharType="begin"/>
            </w:r>
            <w:r>
              <w:delInstrText xml:space="preserve"> HYPERLINK \l "_Toc165998101" </w:delInstrText>
            </w:r>
            <w:r>
              <w:fldChar w:fldCharType="separate"/>
            </w:r>
            <w:r>
              <w:rPr>
                <w:rStyle w:val="Hyperlink"/>
              </w:rPr>
              <w:delText>7.</w:delText>
            </w:r>
            <w:r>
              <w:rPr>
                <w:rFonts w:asciiTheme="minorHAnsi" w:eastAsiaTheme="minorEastAsia" w:hAnsiTheme="minorHAnsi" w:cstheme="minorBidi"/>
                <w:kern w:val="2"/>
                <w:sz w:val="21"/>
                <w:szCs w:val="22"/>
                <w:lang w:val="en-US" w:eastAsia="zh-CN"/>
              </w:rPr>
              <w:tab/>
            </w:r>
            <w:r>
              <w:rPr>
                <w:rStyle w:val="Hyperlink"/>
                <w:lang w:val="en-US" w:eastAsia="zh-CN"/>
              </w:rPr>
              <w:delText>Functional requirements</w:delText>
            </w:r>
            <w:r>
              <w:tab/>
            </w:r>
            <w:r>
              <w:fldChar w:fldCharType="begin"/>
            </w:r>
            <w:r>
              <w:delInstrText xml:space="preserve"> PAGEREF _Toc165998101 \h </w:delInstrText>
            </w:r>
            <w:r>
              <w:fldChar w:fldCharType="separate"/>
            </w:r>
            <w:r>
              <w:delText>6</w:delText>
            </w:r>
            <w:r>
              <w:fldChar w:fldCharType="end"/>
            </w:r>
            <w:r>
              <w:fldChar w:fldCharType="end"/>
            </w:r>
          </w:del>
        </w:p>
        <w:p w14:paraId="3513E04B" w14:textId="77777777" w:rsidR="00FD330D" w:rsidRDefault="0082792E">
          <w:pPr>
            <w:pStyle w:val="TOC2"/>
            <w:rPr>
              <w:del w:id="28" w:author="xiar3" w:date="2025-02-21T13:52:00Z"/>
              <w:rFonts w:asciiTheme="minorHAnsi" w:eastAsiaTheme="minorEastAsia" w:hAnsiTheme="minorHAnsi" w:cstheme="minorBidi"/>
              <w:kern w:val="2"/>
              <w:sz w:val="21"/>
              <w:szCs w:val="22"/>
              <w:lang w:val="en-US" w:eastAsia="zh-CN"/>
            </w:rPr>
          </w:pPr>
          <w:del w:id="29" w:author="xiar3" w:date="2025-02-21T13:52:00Z">
            <w:r>
              <w:fldChar w:fldCharType="begin"/>
            </w:r>
            <w:r>
              <w:delInstrText xml:space="preserve"> HYPERLINK \l "_Toc165998102" </w:delInstrText>
            </w:r>
            <w:r>
              <w:fldChar w:fldCharType="separate"/>
            </w:r>
            <w:r>
              <w:rPr>
                <w:rStyle w:val="Hyperlink"/>
                <w:lang w:val="en-US" w:eastAsia="zh-CN"/>
              </w:rPr>
              <w:delText>7.1 Rapid acquisition of real-time data and data processing</w:delText>
            </w:r>
            <w:r>
              <w:tab/>
            </w:r>
            <w:r>
              <w:fldChar w:fldCharType="begin"/>
            </w:r>
            <w:r>
              <w:delInstrText xml:space="preserve"> PAGEREF _Toc165998102 \h </w:delInstrText>
            </w:r>
            <w:r>
              <w:fldChar w:fldCharType="separate"/>
            </w:r>
            <w:r>
              <w:delText>6</w:delText>
            </w:r>
            <w:r>
              <w:fldChar w:fldCharType="end"/>
            </w:r>
            <w:r>
              <w:fldChar w:fldCharType="end"/>
            </w:r>
          </w:del>
        </w:p>
        <w:p w14:paraId="56907164" w14:textId="77777777" w:rsidR="00FD330D" w:rsidRDefault="0082792E">
          <w:pPr>
            <w:pStyle w:val="TOC2"/>
            <w:rPr>
              <w:del w:id="30" w:author="xiar3" w:date="2025-02-21T13:52:00Z"/>
              <w:rFonts w:asciiTheme="minorHAnsi" w:eastAsiaTheme="minorEastAsia" w:hAnsiTheme="minorHAnsi" w:cstheme="minorBidi"/>
              <w:kern w:val="2"/>
              <w:sz w:val="21"/>
              <w:szCs w:val="22"/>
              <w:lang w:val="en-US" w:eastAsia="zh-CN"/>
            </w:rPr>
          </w:pPr>
          <w:del w:id="31" w:author="xiar3" w:date="2025-02-21T13:52:00Z">
            <w:r>
              <w:fldChar w:fldCharType="begin"/>
            </w:r>
            <w:r>
              <w:delInstrText xml:space="preserve"> HYPERLINK \l "_Toc165998103" </w:delInstrText>
            </w:r>
            <w:r>
              <w:fldChar w:fldCharType="separate"/>
            </w:r>
            <w:r>
              <w:rPr>
                <w:rStyle w:val="Hyperlink"/>
                <w:lang w:val="en-US" w:eastAsia="zh-CN"/>
              </w:rPr>
              <w:delText>7.2 Rapid response to network destruction</w:delText>
            </w:r>
            <w:r>
              <w:tab/>
            </w:r>
            <w:r>
              <w:fldChar w:fldCharType="begin"/>
            </w:r>
            <w:r>
              <w:delInstrText xml:space="preserve"> PAGEREF _Toc165998103 \h </w:delInstrText>
            </w:r>
            <w:r>
              <w:fldChar w:fldCharType="separate"/>
            </w:r>
            <w:r>
              <w:delText>7</w:delText>
            </w:r>
            <w:r>
              <w:fldChar w:fldCharType="end"/>
            </w:r>
            <w:r>
              <w:fldChar w:fldCharType="end"/>
            </w:r>
          </w:del>
        </w:p>
        <w:p w14:paraId="7E5AE27D" w14:textId="77777777" w:rsidR="00FD330D" w:rsidRDefault="0082792E">
          <w:pPr>
            <w:pStyle w:val="TOC2"/>
            <w:rPr>
              <w:del w:id="32" w:author="xiar3" w:date="2025-02-21T13:52:00Z"/>
              <w:rFonts w:asciiTheme="minorHAnsi" w:eastAsiaTheme="minorEastAsia" w:hAnsiTheme="minorHAnsi" w:cstheme="minorBidi"/>
              <w:kern w:val="2"/>
              <w:sz w:val="21"/>
              <w:szCs w:val="22"/>
              <w:lang w:val="en-US" w:eastAsia="zh-CN"/>
            </w:rPr>
          </w:pPr>
          <w:del w:id="33" w:author="xiar3" w:date="2025-02-21T13:52:00Z">
            <w:r>
              <w:fldChar w:fldCharType="begin"/>
            </w:r>
            <w:r>
              <w:delInstrText xml:space="preserve"> HYPERLINK \l "_Toc165998104" </w:delInstrText>
            </w:r>
            <w:r>
              <w:fldChar w:fldCharType="separate"/>
            </w:r>
            <w:r>
              <w:rPr>
                <w:rStyle w:val="Hyperlink"/>
                <w:lang w:val="en-US" w:eastAsia="zh-CN"/>
              </w:rPr>
              <w:delText>7.3 Exclusion of non-portable terminals and non-disaster victims in the affected area</w:delText>
            </w:r>
            <w:r>
              <w:tab/>
            </w:r>
            <w:r>
              <w:fldChar w:fldCharType="begin"/>
            </w:r>
            <w:r>
              <w:delInstrText xml:space="preserve"> PAGEREF _Toc165998104 \h </w:delInstrText>
            </w:r>
            <w:r>
              <w:fldChar w:fldCharType="separate"/>
            </w:r>
            <w:r>
              <w:delText>7</w:delText>
            </w:r>
            <w:r>
              <w:fldChar w:fldCharType="end"/>
            </w:r>
            <w:r>
              <w:fldChar w:fldCharType="end"/>
            </w:r>
          </w:del>
        </w:p>
        <w:p w14:paraId="7FAFDB74" w14:textId="77777777" w:rsidR="00FD330D" w:rsidRDefault="0082792E">
          <w:pPr>
            <w:pStyle w:val="TOC2"/>
            <w:rPr>
              <w:del w:id="34" w:author="xiar3" w:date="2025-02-21T13:52:00Z"/>
              <w:rFonts w:asciiTheme="minorHAnsi" w:eastAsiaTheme="minorEastAsia" w:hAnsiTheme="minorHAnsi" w:cstheme="minorBidi"/>
              <w:kern w:val="2"/>
              <w:sz w:val="21"/>
              <w:szCs w:val="22"/>
              <w:lang w:val="en-US" w:eastAsia="zh-CN"/>
            </w:rPr>
          </w:pPr>
          <w:del w:id="35" w:author="xiar3" w:date="2025-02-21T13:52:00Z">
            <w:r>
              <w:fldChar w:fldCharType="begin"/>
            </w:r>
            <w:r>
              <w:delInstrText xml:space="preserve"> HYPERLINK \l "_Toc165998105" </w:delInstrText>
            </w:r>
            <w:r>
              <w:fldChar w:fldCharType="separate"/>
            </w:r>
            <w:r>
              <w:rPr>
                <w:rStyle w:val="Hyperlink"/>
                <w:lang w:val="en-US" w:eastAsia="zh-CN"/>
              </w:rPr>
              <w:delText>7.4 Requirements for analysis models in support of different disaster sources and scenarios</w:delText>
            </w:r>
            <w:r>
              <w:tab/>
            </w:r>
            <w:r>
              <w:fldChar w:fldCharType="begin"/>
            </w:r>
            <w:r>
              <w:delInstrText xml:space="preserve"> PAGEREF _Toc165998105 \h </w:delInstrText>
            </w:r>
            <w:r>
              <w:fldChar w:fldCharType="separate"/>
            </w:r>
            <w:r>
              <w:delText>7</w:delText>
            </w:r>
            <w:r>
              <w:fldChar w:fldCharType="end"/>
            </w:r>
            <w:r>
              <w:fldChar w:fldCharType="end"/>
            </w:r>
          </w:del>
        </w:p>
        <w:p w14:paraId="1882EFB2" w14:textId="77777777" w:rsidR="00FD330D" w:rsidRDefault="0082792E">
          <w:pPr>
            <w:pStyle w:val="TOC2"/>
            <w:rPr>
              <w:del w:id="36" w:author="xiar3" w:date="2025-02-21T13:52:00Z"/>
              <w:rFonts w:asciiTheme="minorHAnsi" w:eastAsiaTheme="minorEastAsia" w:hAnsiTheme="minorHAnsi" w:cstheme="minorBidi"/>
              <w:kern w:val="2"/>
              <w:sz w:val="21"/>
              <w:szCs w:val="22"/>
              <w:lang w:val="en-US" w:eastAsia="zh-CN"/>
            </w:rPr>
          </w:pPr>
          <w:del w:id="37" w:author="xiar3" w:date="2025-02-21T13:52:00Z">
            <w:r>
              <w:fldChar w:fldCharType="begin"/>
            </w:r>
            <w:r>
              <w:delInstrText xml:space="preserve"> HYPERLINK \l "_Toc165998106" </w:delInstrText>
            </w:r>
            <w:r>
              <w:fldChar w:fldCharType="separate"/>
            </w:r>
            <w:r>
              <w:rPr>
                <w:rStyle w:val="Hyperlink"/>
                <w:bCs/>
              </w:rPr>
              <w:delText xml:space="preserve">7.5 </w:delText>
            </w:r>
            <w:r>
              <w:rPr>
                <w:rStyle w:val="Hyperlink"/>
              </w:rPr>
              <w:delText>Disaster warning mechanism</w:delText>
            </w:r>
            <w:r>
              <w:tab/>
            </w:r>
            <w:r>
              <w:fldChar w:fldCharType="begin"/>
            </w:r>
            <w:r>
              <w:delInstrText xml:space="preserve"> PAGEREF _Toc165998106 \h </w:delInstrText>
            </w:r>
            <w:r>
              <w:fldChar w:fldCharType="separate"/>
            </w:r>
            <w:r>
              <w:delText>8</w:delText>
            </w:r>
            <w:r>
              <w:fldChar w:fldCharType="end"/>
            </w:r>
            <w:r>
              <w:fldChar w:fldCharType="end"/>
            </w:r>
          </w:del>
        </w:p>
        <w:p w14:paraId="7232518F" w14:textId="77777777" w:rsidR="00FD330D" w:rsidRDefault="0082792E">
          <w:pPr>
            <w:pStyle w:val="TOC2"/>
            <w:rPr>
              <w:del w:id="38" w:author="xiar3" w:date="2025-02-21T13:52:00Z"/>
              <w:rFonts w:asciiTheme="minorHAnsi" w:eastAsiaTheme="minorEastAsia" w:hAnsiTheme="minorHAnsi" w:cstheme="minorBidi"/>
              <w:kern w:val="2"/>
              <w:sz w:val="21"/>
              <w:szCs w:val="22"/>
              <w:lang w:val="en-US" w:eastAsia="zh-CN"/>
            </w:rPr>
          </w:pPr>
          <w:del w:id="39" w:author="xiar3" w:date="2025-02-21T13:52:00Z">
            <w:r>
              <w:fldChar w:fldCharType="begin"/>
            </w:r>
            <w:r>
              <w:delInstrText xml:space="preserve"> HYPERLINK \l "_Toc165998107" </w:delInstrText>
            </w:r>
            <w:r>
              <w:fldChar w:fldCharType="separate"/>
            </w:r>
            <w:r>
              <w:rPr>
                <w:rStyle w:val="Hyperlink"/>
                <w:bCs/>
                <w:lang w:eastAsia="zh-CN"/>
              </w:rPr>
              <w:delText>7.6 Unified Common Standard Interfaces</w:delText>
            </w:r>
            <w:r>
              <w:tab/>
            </w:r>
            <w:r>
              <w:fldChar w:fldCharType="begin"/>
            </w:r>
            <w:r>
              <w:delInstrText xml:space="preserve"> PAGEREF _Toc165998107 \h </w:delInstrText>
            </w:r>
            <w:r>
              <w:fldChar w:fldCharType="separate"/>
            </w:r>
            <w:r>
              <w:delText>8</w:delText>
            </w:r>
            <w:r>
              <w:fldChar w:fldCharType="end"/>
            </w:r>
            <w:r>
              <w:fldChar w:fldCharType="end"/>
            </w:r>
          </w:del>
        </w:p>
        <w:p w14:paraId="0F6FC93F" w14:textId="77777777" w:rsidR="00FD330D" w:rsidRDefault="0082792E">
          <w:pPr>
            <w:pStyle w:val="TOC2"/>
            <w:rPr>
              <w:del w:id="40" w:author="xiar3" w:date="2025-02-21T13:52:00Z"/>
              <w:rFonts w:asciiTheme="minorHAnsi" w:eastAsiaTheme="minorEastAsia" w:hAnsiTheme="minorHAnsi" w:cstheme="minorBidi"/>
              <w:kern w:val="2"/>
              <w:sz w:val="21"/>
              <w:szCs w:val="22"/>
              <w:lang w:val="en-US" w:eastAsia="zh-CN"/>
            </w:rPr>
          </w:pPr>
          <w:del w:id="41" w:author="xiar3" w:date="2025-02-21T13:52:00Z">
            <w:r>
              <w:fldChar w:fldCharType="begin"/>
            </w:r>
            <w:r>
              <w:delInstrText xml:space="preserve"> HYPERLINK \l "_Toc165998108" </w:delInstrText>
            </w:r>
            <w:r>
              <w:fldChar w:fldCharType="separate"/>
            </w:r>
            <w:r>
              <w:rPr>
                <w:rStyle w:val="Hyperlink"/>
                <w:bCs/>
                <w:lang w:eastAsia="zh-CN"/>
              </w:rPr>
              <w:delText>7.7 Feature of feedback dissemination to network</w:delText>
            </w:r>
            <w:r>
              <w:tab/>
            </w:r>
            <w:r>
              <w:fldChar w:fldCharType="begin"/>
            </w:r>
            <w:r>
              <w:delInstrText xml:space="preserve"> PAGEREF _Toc165998108 \h </w:delInstrText>
            </w:r>
            <w:r>
              <w:fldChar w:fldCharType="separate"/>
            </w:r>
            <w:r>
              <w:delText>8</w:delText>
            </w:r>
            <w:r>
              <w:fldChar w:fldCharType="end"/>
            </w:r>
            <w:r>
              <w:fldChar w:fldCharType="end"/>
            </w:r>
          </w:del>
        </w:p>
        <w:p w14:paraId="4E8837C0" w14:textId="77777777" w:rsidR="00FD330D" w:rsidRDefault="0082792E">
          <w:pPr>
            <w:pStyle w:val="TOC2"/>
            <w:rPr>
              <w:del w:id="42" w:author="xiar3" w:date="2025-02-21T13:52:00Z"/>
              <w:rFonts w:asciiTheme="minorHAnsi" w:eastAsiaTheme="minorEastAsia" w:hAnsiTheme="minorHAnsi" w:cstheme="minorBidi"/>
              <w:kern w:val="2"/>
              <w:sz w:val="21"/>
              <w:szCs w:val="22"/>
              <w:lang w:val="en-US" w:eastAsia="zh-CN"/>
            </w:rPr>
          </w:pPr>
          <w:del w:id="43" w:author="xiar3" w:date="2025-02-21T13:52:00Z">
            <w:r>
              <w:fldChar w:fldCharType="begin"/>
            </w:r>
            <w:r>
              <w:delInstrText xml:space="preserve"> HYPERLINK \l "_Toc165998109" </w:delInstrText>
            </w:r>
            <w:r>
              <w:fldChar w:fldCharType="separate"/>
            </w:r>
            <w:r>
              <w:rPr>
                <w:rStyle w:val="Hyperlink"/>
                <w:iCs/>
                <w:lang w:eastAsia="zh-CN"/>
              </w:rPr>
              <w:delText>7.8 Fixation of calls/messages priority</w:delText>
            </w:r>
            <w:r>
              <w:tab/>
            </w:r>
            <w:r>
              <w:fldChar w:fldCharType="begin"/>
            </w:r>
            <w:r>
              <w:delInstrText xml:space="preserve"> PAGEREF _Toc165998109 \h </w:delInstrText>
            </w:r>
            <w:r>
              <w:fldChar w:fldCharType="separate"/>
            </w:r>
            <w:r>
              <w:delText>8</w:delText>
            </w:r>
            <w:r>
              <w:fldChar w:fldCharType="end"/>
            </w:r>
            <w:r>
              <w:fldChar w:fldCharType="end"/>
            </w:r>
          </w:del>
        </w:p>
        <w:p w14:paraId="5ACF8DA0" w14:textId="77777777" w:rsidR="00FD330D" w:rsidRDefault="0082792E">
          <w:pPr>
            <w:pStyle w:val="TOC2"/>
            <w:rPr>
              <w:del w:id="44" w:author="xiar3" w:date="2025-02-21T13:52:00Z"/>
              <w:rFonts w:asciiTheme="minorHAnsi" w:eastAsiaTheme="minorEastAsia" w:hAnsiTheme="minorHAnsi" w:cstheme="minorBidi"/>
              <w:kern w:val="2"/>
              <w:sz w:val="21"/>
              <w:szCs w:val="22"/>
              <w:lang w:val="en-US" w:eastAsia="zh-CN"/>
            </w:rPr>
          </w:pPr>
          <w:del w:id="45" w:author="xiar3" w:date="2025-02-21T13:52:00Z">
            <w:r>
              <w:fldChar w:fldCharType="begin"/>
            </w:r>
            <w:r>
              <w:delInstrText xml:space="preserve"> HYPERLINK \l "_Toc165998110" </w:delInstrText>
            </w:r>
            <w:r>
              <w:fldChar w:fldCharType="separate"/>
            </w:r>
            <w:r>
              <w:rPr>
                <w:rStyle w:val="Hyperlink"/>
                <w:iCs/>
                <w:lang w:eastAsia="zh-CN"/>
              </w:rPr>
              <w:delText>7.9 Feature to bypass all types of UE settings</w:delText>
            </w:r>
            <w:r>
              <w:tab/>
            </w:r>
            <w:r>
              <w:fldChar w:fldCharType="begin"/>
            </w:r>
            <w:r>
              <w:delInstrText xml:space="preserve"> PAGEREF _Toc165998110 \h </w:delInstrText>
            </w:r>
            <w:r>
              <w:fldChar w:fldCharType="separate"/>
            </w:r>
            <w:r>
              <w:delText>8</w:delText>
            </w:r>
            <w:r>
              <w:fldChar w:fldCharType="end"/>
            </w:r>
            <w:r>
              <w:fldChar w:fldCharType="end"/>
            </w:r>
          </w:del>
        </w:p>
        <w:p w14:paraId="67791AE6" w14:textId="77777777" w:rsidR="00FD330D" w:rsidRDefault="0082792E">
          <w:pPr>
            <w:pStyle w:val="TOC2"/>
            <w:rPr>
              <w:del w:id="46" w:author="xiar3" w:date="2025-02-21T13:52:00Z"/>
              <w:rFonts w:asciiTheme="minorHAnsi" w:eastAsiaTheme="minorEastAsia" w:hAnsiTheme="minorHAnsi" w:cstheme="minorBidi"/>
              <w:kern w:val="2"/>
              <w:sz w:val="21"/>
              <w:szCs w:val="22"/>
              <w:lang w:val="en-US" w:eastAsia="zh-CN"/>
            </w:rPr>
          </w:pPr>
          <w:del w:id="47" w:author="xiar3" w:date="2025-02-21T13:52:00Z">
            <w:r>
              <w:fldChar w:fldCharType="begin"/>
            </w:r>
            <w:r>
              <w:delInstrText xml:space="preserve"> HYPERLINK \l "_Toc165998111" </w:delInstrText>
            </w:r>
            <w:r>
              <w:fldChar w:fldCharType="separate"/>
            </w:r>
            <w:r>
              <w:rPr>
                <w:rStyle w:val="Hyperlink"/>
                <w:iCs/>
                <w:lang w:eastAsia="zh-CN"/>
              </w:rPr>
              <w:delText>7.10 Security features</w:delText>
            </w:r>
            <w:r>
              <w:tab/>
            </w:r>
            <w:r>
              <w:fldChar w:fldCharType="begin"/>
            </w:r>
            <w:r>
              <w:delInstrText xml:space="preserve"> PAGEREF _Toc165998111 \h </w:delInstrText>
            </w:r>
            <w:r>
              <w:fldChar w:fldCharType="separate"/>
            </w:r>
            <w:r>
              <w:delText>9</w:delText>
            </w:r>
            <w:r>
              <w:fldChar w:fldCharType="end"/>
            </w:r>
            <w:r>
              <w:fldChar w:fldCharType="end"/>
            </w:r>
          </w:del>
        </w:p>
        <w:p w14:paraId="2C09D959" w14:textId="77777777" w:rsidR="00FD330D" w:rsidRDefault="0082792E">
          <w:pPr>
            <w:pStyle w:val="TOC1"/>
            <w:rPr>
              <w:del w:id="48" w:author="xiar3" w:date="2025-02-21T13:52:00Z"/>
              <w:rFonts w:asciiTheme="minorHAnsi" w:eastAsiaTheme="minorEastAsia" w:hAnsiTheme="minorHAnsi" w:cstheme="minorBidi"/>
              <w:kern w:val="2"/>
              <w:sz w:val="21"/>
              <w:szCs w:val="22"/>
              <w:lang w:val="en-US" w:eastAsia="zh-CN"/>
            </w:rPr>
          </w:pPr>
          <w:del w:id="49" w:author="xiar3" w:date="2025-02-21T13:52:00Z">
            <w:r>
              <w:fldChar w:fldCharType="begin"/>
            </w:r>
            <w:r>
              <w:delInstrText xml:space="preserve"> HYPERLINK \l "_Toc165998112" </w:delInstrText>
            </w:r>
            <w:r>
              <w:fldChar w:fldCharType="separate"/>
            </w:r>
            <w:r>
              <w:rPr>
                <w:rStyle w:val="Hyperlink"/>
              </w:rPr>
              <w:delText>8.</w:delText>
            </w:r>
            <w:r>
              <w:rPr>
                <w:rFonts w:asciiTheme="minorHAnsi" w:eastAsiaTheme="minorEastAsia" w:hAnsiTheme="minorHAnsi" w:cstheme="minorBidi"/>
                <w:kern w:val="2"/>
                <w:sz w:val="21"/>
                <w:szCs w:val="22"/>
                <w:lang w:val="en-US" w:eastAsia="zh-CN"/>
              </w:rPr>
              <w:tab/>
            </w:r>
            <w:r>
              <w:rPr>
                <w:rStyle w:val="Hyperlink"/>
                <w:lang w:val="en-US" w:eastAsia="zh-CN"/>
              </w:rPr>
              <w:delText>Framework</w:delText>
            </w:r>
            <w:r>
              <w:tab/>
            </w:r>
            <w:r>
              <w:fldChar w:fldCharType="begin"/>
            </w:r>
            <w:r>
              <w:delInstrText xml:space="preserve"> PAGEREF _Toc165998112 \h </w:delInstrText>
            </w:r>
            <w:r>
              <w:fldChar w:fldCharType="separate"/>
            </w:r>
            <w:r>
              <w:delText>9</w:delText>
            </w:r>
            <w:r>
              <w:fldChar w:fldCharType="end"/>
            </w:r>
            <w:r>
              <w:fldChar w:fldCharType="end"/>
            </w:r>
          </w:del>
        </w:p>
        <w:p w14:paraId="10E40579" w14:textId="77777777" w:rsidR="00FD330D" w:rsidRDefault="0082792E">
          <w:pPr>
            <w:pStyle w:val="TOC2"/>
            <w:rPr>
              <w:del w:id="50" w:author="xiar3" w:date="2025-02-21T13:52:00Z"/>
              <w:rFonts w:asciiTheme="minorHAnsi" w:eastAsiaTheme="minorEastAsia" w:hAnsiTheme="minorHAnsi" w:cstheme="minorBidi"/>
              <w:kern w:val="2"/>
              <w:sz w:val="21"/>
              <w:szCs w:val="22"/>
              <w:lang w:val="en-US" w:eastAsia="zh-CN"/>
            </w:rPr>
          </w:pPr>
          <w:del w:id="51" w:author="xiar3" w:date="2025-02-21T13:52:00Z">
            <w:r>
              <w:fldChar w:fldCharType="begin"/>
            </w:r>
            <w:r>
              <w:delInstrText xml:space="preserve"> HYPERLINK \l "_Toc165998113" </w:delInstrText>
            </w:r>
            <w:r>
              <w:fldChar w:fldCharType="separate"/>
            </w:r>
            <w:r>
              <w:rPr>
                <w:rStyle w:val="Hyperlink"/>
                <w:lang w:val="en-US" w:eastAsia="zh-CN"/>
              </w:rPr>
              <w:delText>8.1 Rapid Response System</w:delText>
            </w:r>
            <w:r>
              <w:tab/>
            </w:r>
            <w:r>
              <w:fldChar w:fldCharType="begin"/>
            </w:r>
            <w:r>
              <w:delInstrText xml:space="preserve"> PAGEREF _Toc165998113 \h </w:delInstrText>
            </w:r>
            <w:r>
              <w:fldChar w:fldCharType="separate"/>
            </w:r>
            <w:r>
              <w:delText>9</w:delText>
            </w:r>
            <w:r>
              <w:fldChar w:fldCharType="end"/>
            </w:r>
            <w:r>
              <w:fldChar w:fldCharType="end"/>
            </w:r>
          </w:del>
        </w:p>
        <w:p w14:paraId="16B2BA24" w14:textId="77777777" w:rsidR="00FD330D" w:rsidRDefault="0082792E">
          <w:pPr>
            <w:pStyle w:val="TOC2"/>
            <w:rPr>
              <w:del w:id="52" w:author="xiar3" w:date="2025-02-21T13:52:00Z"/>
              <w:rFonts w:asciiTheme="minorHAnsi" w:eastAsiaTheme="minorEastAsia" w:hAnsiTheme="minorHAnsi" w:cstheme="minorBidi"/>
              <w:kern w:val="2"/>
              <w:sz w:val="21"/>
              <w:szCs w:val="22"/>
              <w:lang w:val="en-US" w:eastAsia="zh-CN"/>
            </w:rPr>
          </w:pPr>
          <w:del w:id="53" w:author="xiar3" w:date="2025-02-21T13:52:00Z">
            <w:r>
              <w:fldChar w:fldCharType="begin"/>
            </w:r>
            <w:r>
              <w:delInstrText xml:space="preserve"> HYPERLINK \l "_Toc165998114" </w:delInstrText>
            </w:r>
            <w:r>
              <w:fldChar w:fldCharType="separate"/>
            </w:r>
            <w:r>
              <w:rPr>
                <w:rStyle w:val="Hyperlink"/>
                <w:lang w:val="en-US" w:eastAsia="zh-CN"/>
              </w:rPr>
              <w:delText>8.2 Disaster Monitoring Function</w:delText>
            </w:r>
            <w:r>
              <w:tab/>
            </w:r>
            <w:r>
              <w:fldChar w:fldCharType="begin"/>
            </w:r>
            <w:r>
              <w:delInstrText xml:space="preserve"> PAGEREF _Toc165998114 \h </w:delInstrText>
            </w:r>
            <w:r>
              <w:fldChar w:fldCharType="separate"/>
            </w:r>
            <w:r>
              <w:delText>10</w:delText>
            </w:r>
            <w:r>
              <w:fldChar w:fldCharType="end"/>
            </w:r>
            <w:r>
              <w:fldChar w:fldCharType="end"/>
            </w:r>
          </w:del>
        </w:p>
        <w:p w14:paraId="619BBFFB" w14:textId="77777777" w:rsidR="00FD330D" w:rsidRDefault="0082792E">
          <w:pPr>
            <w:pStyle w:val="TOC1"/>
            <w:rPr>
              <w:del w:id="54" w:author="xiar3" w:date="2025-02-21T13:52:00Z"/>
              <w:rFonts w:asciiTheme="minorHAnsi" w:eastAsiaTheme="minorEastAsia" w:hAnsiTheme="minorHAnsi" w:cstheme="minorBidi"/>
              <w:kern w:val="2"/>
              <w:sz w:val="21"/>
              <w:szCs w:val="22"/>
              <w:lang w:val="en-US" w:eastAsia="zh-CN"/>
            </w:rPr>
          </w:pPr>
          <w:del w:id="55" w:author="xiar3" w:date="2025-02-21T13:52:00Z">
            <w:r>
              <w:fldChar w:fldCharType="begin"/>
            </w:r>
            <w:r>
              <w:delInstrText xml:space="preserve"> HYPERLINK \l "_Toc165998115" </w:delInstrText>
            </w:r>
            <w:r>
              <w:fldChar w:fldCharType="separate"/>
            </w:r>
            <w:r>
              <w:rPr>
                <w:rStyle w:val="Hyperlink"/>
              </w:rPr>
              <w:delText>9.</w:delText>
            </w:r>
            <w:r>
              <w:rPr>
                <w:rFonts w:asciiTheme="minorHAnsi" w:eastAsiaTheme="minorEastAsia" w:hAnsiTheme="minorHAnsi" w:cstheme="minorBidi"/>
                <w:kern w:val="2"/>
                <w:sz w:val="21"/>
                <w:szCs w:val="22"/>
                <w:lang w:val="en-US" w:eastAsia="zh-CN"/>
              </w:rPr>
              <w:tab/>
            </w:r>
            <w:r>
              <w:rPr>
                <w:rStyle w:val="Hyperlink"/>
              </w:rPr>
              <w:delText>Security considerations</w:delText>
            </w:r>
            <w:r>
              <w:tab/>
            </w:r>
            <w:r>
              <w:fldChar w:fldCharType="begin"/>
            </w:r>
            <w:r>
              <w:delInstrText xml:space="preserve"> PAGEREF _Toc165998115 \h </w:delInstrText>
            </w:r>
            <w:r>
              <w:fldChar w:fldCharType="separate"/>
            </w:r>
            <w:r>
              <w:delText>10</w:delText>
            </w:r>
            <w:r>
              <w:fldChar w:fldCharType="end"/>
            </w:r>
            <w:r>
              <w:fldChar w:fldCharType="end"/>
            </w:r>
          </w:del>
        </w:p>
        <w:p w14:paraId="2F20F646" w14:textId="77777777" w:rsidR="00FD330D" w:rsidRDefault="0082792E">
          <w:pPr>
            <w:pStyle w:val="TOC1"/>
            <w:tabs>
              <w:tab w:val="clear" w:pos="964"/>
            </w:tabs>
            <w:rPr>
              <w:ins w:id="56" w:author="xiar3" w:date="2025-02-21T13:52:00Z"/>
            </w:rPr>
          </w:pPr>
          <w:ins w:id="57" w:author="xiar3" w:date="2025-02-21T13:52:00Z">
            <w:r>
              <w:rPr>
                <w:bCs/>
                <w:lang w:val="zh-CN"/>
              </w:rPr>
              <w:fldChar w:fldCharType="begin"/>
            </w:r>
            <w:r>
              <w:rPr>
                <w:bCs/>
                <w:lang w:val="zh-CN"/>
              </w:rPr>
              <w:instrText xml:space="preserve"> HYPERLINK \l _Toc6152 </w:instrText>
            </w:r>
            <w:r>
              <w:rPr>
                <w:bCs/>
                <w:lang w:val="zh-CN"/>
              </w:rPr>
            </w:r>
            <w:r>
              <w:rPr>
                <w:bCs/>
                <w:lang w:val="zh-CN"/>
              </w:rPr>
              <w:fldChar w:fldCharType="separate"/>
            </w:r>
            <w:r>
              <w:t>1. Scope</w:t>
            </w:r>
            <w:r>
              <w:tab/>
            </w:r>
            <w:r>
              <w:fldChar w:fldCharType="begin"/>
            </w:r>
            <w:r>
              <w:instrText xml:space="preserve"> PAGEREF _Toc6152 \h </w:instrText>
            </w:r>
          </w:ins>
          <w:ins w:id="58" w:author="xiar3" w:date="2025-02-21T13:52:00Z">
            <w:r>
              <w:fldChar w:fldCharType="separate"/>
            </w:r>
            <w:r>
              <w:t>5</w:t>
            </w:r>
            <w:r>
              <w:fldChar w:fldCharType="end"/>
            </w:r>
            <w:r>
              <w:rPr>
                <w:bCs/>
                <w:lang w:val="zh-CN"/>
              </w:rPr>
              <w:fldChar w:fldCharType="end"/>
            </w:r>
          </w:ins>
        </w:p>
        <w:p w14:paraId="1E949919" w14:textId="77777777" w:rsidR="00FD330D" w:rsidRDefault="0082792E">
          <w:pPr>
            <w:pStyle w:val="TOC1"/>
            <w:tabs>
              <w:tab w:val="clear" w:pos="964"/>
            </w:tabs>
            <w:rPr>
              <w:ins w:id="59" w:author="xiar3" w:date="2025-02-21T13:52:00Z"/>
            </w:rPr>
          </w:pPr>
          <w:ins w:id="60" w:author="xiar3" w:date="2025-02-21T13:52:00Z">
            <w:r>
              <w:rPr>
                <w:bCs/>
                <w:lang w:val="zh-CN"/>
              </w:rPr>
              <w:fldChar w:fldCharType="begin"/>
            </w:r>
            <w:r>
              <w:rPr>
                <w:bCs/>
                <w:lang w:val="zh-CN"/>
              </w:rPr>
              <w:instrText xml:space="preserve"> HYPERLINK \l _Toc8740 </w:instrText>
            </w:r>
            <w:r>
              <w:rPr>
                <w:bCs/>
                <w:lang w:val="zh-CN"/>
              </w:rPr>
            </w:r>
            <w:r>
              <w:rPr>
                <w:bCs/>
                <w:lang w:val="zh-CN"/>
              </w:rPr>
              <w:fldChar w:fldCharType="separate"/>
            </w:r>
            <w:r>
              <w:t>2. References</w:t>
            </w:r>
            <w:r>
              <w:tab/>
            </w:r>
            <w:r>
              <w:fldChar w:fldCharType="begin"/>
            </w:r>
            <w:r>
              <w:instrText xml:space="preserve"> PAGEREF _Toc8740 \h </w:instrText>
            </w:r>
          </w:ins>
          <w:ins w:id="61" w:author="xiar3" w:date="2025-02-21T13:52:00Z">
            <w:r>
              <w:fldChar w:fldCharType="separate"/>
            </w:r>
            <w:r>
              <w:t>5</w:t>
            </w:r>
            <w:r>
              <w:fldChar w:fldCharType="end"/>
            </w:r>
            <w:r>
              <w:rPr>
                <w:bCs/>
                <w:lang w:val="zh-CN"/>
              </w:rPr>
              <w:fldChar w:fldCharType="end"/>
            </w:r>
          </w:ins>
        </w:p>
        <w:p w14:paraId="45C21A5D" w14:textId="77777777" w:rsidR="00FD330D" w:rsidRDefault="0082792E">
          <w:pPr>
            <w:pStyle w:val="TOC1"/>
            <w:tabs>
              <w:tab w:val="clear" w:pos="964"/>
            </w:tabs>
            <w:rPr>
              <w:ins w:id="62" w:author="xiar3" w:date="2025-02-21T13:52:00Z"/>
            </w:rPr>
          </w:pPr>
          <w:ins w:id="63" w:author="xiar3" w:date="2025-02-21T13:52:00Z">
            <w:r>
              <w:rPr>
                <w:bCs/>
                <w:lang w:val="zh-CN"/>
              </w:rPr>
              <w:fldChar w:fldCharType="begin"/>
            </w:r>
            <w:r>
              <w:rPr>
                <w:bCs/>
                <w:lang w:val="zh-CN"/>
              </w:rPr>
              <w:instrText xml:space="preserve"> HYPERLINK \l _Toc25685 </w:instrText>
            </w:r>
            <w:r>
              <w:rPr>
                <w:bCs/>
                <w:lang w:val="zh-CN"/>
              </w:rPr>
            </w:r>
            <w:r>
              <w:rPr>
                <w:bCs/>
                <w:lang w:val="zh-CN"/>
              </w:rPr>
              <w:fldChar w:fldCharType="separate"/>
            </w:r>
            <w:r>
              <w:t>3. Definitions</w:t>
            </w:r>
            <w:r>
              <w:tab/>
            </w:r>
            <w:r>
              <w:fldChar w:fldCharType="begin"/>
            </w:r>
            <w:r>
              <w:instrText xml:space="preserve"> PAGEREF _Toc25685 \h </w:instrText>
            </w:r>
          </w:ins>
          <w:ins w:id="64" w:author="xiar3" w:date="2025-02-21T13:52:00Z">
            <w:r>
              <w:fldChar w:fldCharType="separate"/>
            </w:r>
            <w:r>
              <w:t>5</w:t>
            </w:r>
            <w:r>
              <w:fldChar w:fldCharType="end"/>
            </w:r>
            <w:r>
              <w:rPr>
                <w:bCs/>
                <w:lang w:val="zh-CN"/>
              </w:rPr>
              <w:fldChar w:fldCharType="end"/>
            </w:r>
          </w:ins>
        </w:p>
        <w:p w14:paraId="427A4A29" w14:textId="77777777" w:rsidR="00FD330D" w:rsidRDefault="0082792E">
          <w:pPr>
            <w:pStyle w:val="TOC1"/>
            <w:tabs>
              <w:tab w:val="clear" w:pos="964"/>
            </w:tabs>
            <w:rPr>
              <w:ins w:id="65" w:author="xiar3" w:date="2025-02-21T13:52:00Z"/>
            </w:rPr>
          </w:pPr>
          <w:ins w:id="66" w:author="xiar3" w:date="2025-02-21T13:52:00Z">
            <w:r>
              <w:rPr>
                <w:bCs/>
                <w:lang w:val="zh-CN"/>
              </w:rPr>
              <w:fldChar w:fldCharType="begin"/>
            </w:r>
            <w:r>
              <w:rPr>
                <w:bCs/>
                <w:lang w:val="zh-CN"/>
              </w:rPr>
              <w:instrText xml:space="preserve"> HYPERLINK \l _Toc31907 </w:instrText>
            </w:r>
            <w:r>
              <w:rPr>
                <w:bCs/>
                <w:lang w:val="zh-CN"/>
              </w:rPr>
            </w:r>
            <w:r>
              <w:rPr>
                <w:bCs/>
                <w:lang w:val="zh-CN"/>
              </w:rPr>
              <w:fldChar w:fldCharType="separate"/>
            </w:r>
            <w:r>
              <w:t>4. Abbreviations and acronyms</w:t>
            </w:r>
            <w:r>
              <w:tab/>
            </w:r>
            <w:r>
              <w:fldChar w:fldCharType="begin"/>
            </w:r>
            <w:r>
              <w:instrText xml:space="preserve"> PAGEREF _Toc31907 \h </w:instrText>
            </w:r>
          </w:ins>
          <w:ins w:id="67" w:author="xiar3" w:date="2025-02-21T13:52:00Z">
            <w:r>
              <w:fldChar w:fldCharType="separate"/>
            </w:r>
            <w:r>
              <w:t>6</w:t>
            </w:r>
            <w:r>
              <w:fldChar w:fldCharType="end"/>
            </w:r>
            <w:r>
              <w:rPr>
                <w:bCs/>
                <w:lang w:val="zh-CN"/>
              </w:rPr>
              <w:fldChar w:fldCharType="end"/>
            </w:r>
          </w:ins>
        </w:p>
        <w:p w14:paraId="687BE1B5" w14:textId="77777777" w:rsidR="00FD330D" w:rsidRDefault="0082792E">
          <w:pPr>
            <w:pStyle w:val="TOC1"/>
            <w:tabs>
              <w:tab w:val="clear" w:pos="964"/>
            </w:tabs>
            <w:rPr>
              <w:ins w:id="68" w:author="xiar3" w:date="2025-02-21T13:52:00Z"/>
            </w:rPr>
          </w:pPr>
          <w:ins w:id="69" w:author="xiar3" w:date="2025-02-21T13:52:00Z">
            <w:r>
              <w:rPr>
                <w:bCs/>
                <w:lang w:val="zh-CN"/>
              </w:rPr>
              <w:fldChar w:fldCharType="begin"/>
            </w:r>
            <w:r>
              <w:rPr>
                <w:bCs/>
                <w:lang w:val="zh-CN"/>
              </w:rPr>
              <w:instrText xml:space="preserve"> HYPERLINK \l _Toc21960 </w:instrText>
            </w:r>
            <w:r>
              <w:rPr>
                <w:bCs/>
                <w:lang w:val="zh-CN"/>
              </w:rPr>
            </w:r>
            <w:r>
              <w:rPr>
                <w:bCs/>
                <w:lang w:val="zh-CN"/>
              </w:rPr>
              <w:fldChar w:fldCharType="separate"/>
            </w:r>
            <w:r>
              <w:t>5. Conventions</w:t>
            </w:r>
            <w:r>
              <w:tab/>
            </w:r>
            <w:r>
              <w:fldChar w:fldCharType="begin"/>
            </w:r>
            <w:r>
              <w:instrText xml:space="preserve"> PAGEREF _Toc21960 \h </w:instrText>
            </w:r>
          </w:ins>
          <w:ins w:id="70" w:author="xiar3" w:date="2025-02-21T13:52:00Z">
            <w:r>
              <w:fldChar w:fldCharType="separate"/>
            </w:r>
            <w:r>
              <w:t>7</w:t>
            </w:r>
            <w:r>
              <w:fldChar w:fldCharType="end"/>
            </w:r>
            <w:r>
              <w:rPr>
                <w:bCs/>
                <w:lang w:val="zh-CN"/>
              </w:rPr>
              <w:fldChar w:fldCharType="end"/>
            </w:r>
          </w:ins>
        </w:p>
        <w:p w14:paraId="738EBC49" w14:textId="77777777" w:rsidR="00FD330D" w:rsidRDefault="0082792E">
          <w:pPr>
            <w:pStyle w:val="TOC1"/>
            <w:tabs>
              <w:tab w:val="clear" w:pos="964"/>
            </w:tabs>
            <w:rPr>
              <w:ins w:id="71" w:author="xiar3" w:date="2025-02-21T13:52:00Z"/>
            </w:rPr>
          </w:pPr>
          <w:ins w:id="72" w:author="xiar3" w:date="2025-02-21T13:52:00Z">
            <w:r>
              <w:rPr>
                <w:bCs/>
                <w:lang w:val="zh-CN"/>
              </w:rPr>
              <w:fldChar w:fldCharType="begin"/>
            </w:r>
            <w:r>
              <w:rPr>
                <w:bCs/>
                <w:lang w:val="zh-CN"/>
              </w:rPr>
              <w:instrText xml:space="preserve"> HYPERLINK \l _Toc26649 </w:instrText>
            </w:r>
            <w:r>
              <w:rPr>
                <w:bCs/>
                <w:lang w:val="zh-CN"/>
              </w:rPr>
            </w:r>
            <w:r>
              <w:rPr>
                <w:bCs/>
                <w:lang w:val="zh-CN"/>
              </w:rPr>
              <w:fldChar w:fldCharType="separate"/>
            </w:r>
            <w:r>
              <w:t>6. Overview</w:t>
            </w:r>
            <w:r>
              <w:tab/>
            </w:r>
            <w:r>
              <w:fldChar w:fldCharType="begin"/>
            </w:r>
            <w:r>
              <w:instrText xml:space="preserve"> PAGEREF _Toc26649 \h </w:instrText>
            </w:r>
          </w:ins>
          <w:ins w:id="73" w:author="xiar3" w:date="2025-02-21T13:52:00Z">
            <w:r>
              <w:fldChar w:fldCharType="separate"/>
            </w:r>
            <w:r>
              <w:t>7</w:t>
            </w:r>
            <w:r>
              <w:fldChar w:fldCharType="end"/>
            </w:r>
            <w:r>
              <w:rPr>
                <w:bCs/>
                <w:lang w:val="zh-CN"/>
              </w:rPr>
              <w:fldChar w:fldCharType="end"/>
            </w:r>
          </w:ins>
        </w:p>
        <w:p w14:paraId="45DA2D10" w14:textId="77777777" w:rsidR="00FD330D" w:rsidRDefault="0082792E">
          <w:pPr>
            <w:pStyle w:val="TOC1"/>
            <w:tabs>
              <w:tab w:val="clear" w:pos="964"/>
            </w:tabs>
            <w:rPr>
              <w:ins w:id="74" w:author="xiar3" w:date="2025-02-21T13:52:00Z"/>
            </w:rPr>
          </w:pPr>
          <w:ins w:id="75" w:author="xiar3" w:date="2025-02-21T13:52:00Z">
            <w:r>
              <w:rPr>
                <w:bCs/>
                <w:lang w:val="zh-CN"/>
              </w:rPr>
              <w:fldChar w:fldCharType="begin"/>
            </w:r>
            <w:r>
              <w:rPr>
                <w:bCs/>
                <w:lang w:val="zh-CN"/>
              </w:rPr>
              <w:instrText xml:space="preserve"> HYPERLINK \l _Toc3097 </w:instrText>
            </w:r>
            <w:r>
              <w:rPr>
                <w:bCs/>
                <w:lang w:val="zh-CN"/>
              </w:rPr>
            </w:r>
            <w:r>
              <w:rPr>
                <w:bCs/>
                <w:lang w:val="zh-CN"/>
              </w:rPr>
              <w:fldChar w:fldCharType="separate"/>
            </w:r>
            <w:r>
              <w:t xml:space="preserve">7. </w:t>
            </w:r>
            <w:r>
              <w:rPr>
                <w:rFonts w:hint="eastAsia"/>
                <w:lang w:val="en-US" w:eastAsia="zh-CN"/>
              </w:rPr>
              <w:t>Functional requirements</w:t>
            </w:r>
            <w:r>
              <w:tab/>
            </w:r>
            <w:r>
              <w:fldChar w:fldCharType="begin"/>
            </w:r>
            <w:r>
              <w:instrText xml:space="preserve"> PAGEREF _Toc3097 \h </w:instrText>
            </w:r>
          </w:ins>
          <w:ins w:id="76" w:author="xiar3" w:date="2025-02-21T13:52:00Z">
            <w:r>
              <w:fldChar w:fldCharType="separate"/>
            </w:r>
            <w:r>
              <w:t>7</w:t>
            </w:r>
            <w:r>
              <w:fldChar w:fldCharType="end"/>
            </w:r>
            <w:r>
              <w:rPr>
                <w:bCs/>
                <w:lang w:val="zh-CN"/>
              </w:rPr>
              <w:fldChar w:fldCharType="end"/>
            </w:r>
          </w:ins>
        </w:p>
        <w:p w14:paraId="5DFF920E" w14:textId="77777777" w:rsidR="00FD330D" w:rsidRDefault="0082792E">
          <w:pPr>
            <w:pStyle w:val="TOC2"/>
            <w:tabs>
              <w:tab w:val="clear" w:pos="964"/>
            </w:tabs>
            <w:rPr>
              <w:ins w:id="77" w:author="xiar3" w:date="2025-02-21T13:52:00Z"/>
            </w:rPr>
          </w:pPr>
          <w:ins w:id="78" w:author="xiar3" w:date="2025-02-21T13:52:00Z">
            <w:r>
              <w:rPr>
                <w:bCs/>
                <w:lang w:val="zh-CN"/>
              </w:rPr>
              <w:fldChar w:fldCharType="begin"/>
            </w:r>
            <w:r>
              <w:rPr>
                <w:bCs/>
                <w:lang w:val="zh-CN"/>
              </w:rPr>
              <w:instrText xml:space="preserve"> HYPERLINK \l _Toc12977 </w:instrText>
            </w:r>
            <w:r>
              <w:rPr>
                <w:bCs/>
                <w:lang w:val="zh-CN"/>
              </w:rPr>
            </w:r>
            <w:r>
              <w:rPr>
                <w:bCs/>
                <w:lang w:val="zh-CN"/>
              </w:rPr>
              <w:fldChar w:fldCharType="separate"/>
            </w:r>
            <w:r>
              <w:rPr>
                <w:rFonts w:hint="eastAsia"/>
                <w:lang w:val="en-US" w:eastAsia="zh-CN"/>
              </w:rPr>
              <w:t>7.1 Rapid acquisition of real-time data and data processing</w:t>
            </w:r>
            <w:r>
              <w:tab/>
            </w:r>
            <w:r>
              <w:fldChar w:fldCharType="begin"/>
            </w:r>
            <w:r>
              <w:instrText xml:space="preserve"> PAGEREF _Toc12977 \h </w:instrText>
            </w:r>
          </w:ins>
          <w:ins w:id="79" w:author="xiar3" w:date="2025-02-21T13:52:00Z">
            <w:r>
              <w:fldChar w:fldCharType="separate"/>
            </w:r>
            <w:r>
              <w:t>7</w:t>
            </w:r>
            <w:r>
              <w:fldChar w:fldCharType="end"/>
            </w:r>
            <w:r>
              <w:rPr>
                <w:bCs/>
                <w:lang w:val="zh-CN"/>
              </w:rPr>
              <w:fldChar w:fldCharType="end"/>
            </w:r>
          </w:ins>
        </w:p>
        <w:p w14:paraId="30931BB9" w14:textId="77777777" w:rsidR="00FD330D" w:rsidRDefault="0082792E">
          <w:pPr>
            <w:pStyle w:val="TOC2"/>
            <w:tabs>
              <w:tab w:val="clear" w:pos="964"/>
            </w:tabs>
            <w:rPr>
              <w:ins w:id="80" w:author="xiar3" w:date="2025-02-21T13:52:00Z"/>
            </w:rPr>
          </w:pPr>
          <w:ins w:id="81" w:author="xiar3" w:date="2025-02-21T13:52:00Z">
            <w:r>
              <w:rPr>
                <w:bCs/>
                <w:lang w:val="zh-CN"/>
              </w:rPr>
              <w:lastRenderedPageBreak/>
              <w:fldChar w:fldCharType="begin"/>
            </w:r>
            <w:r>
              <w:rPr>
                <w:bCs/>
                <w:lang w:val="zh-CN"/>
              </w:rPr>
              <w:instrText xml:space="preserve"> HYPERLINK \l _Toc23757 </w:instrText>
            </w:r>
            <w:r>
              <w:rPr>
                <w:bCs/>
                <w:lang w:val="zh-CN"/>
              </w:rPr>
            </w:r>
            <w:r>
              <w:rPr>
                <w:bCs/>
                <w:lang w:val="zh-CN"/>
              </w:rPr>
              <w:fldChar w:fldCharType="separate"/>
            </w:r>
            <w:r>
              <w:rPr>
                <w:rFonts w:hint="eastAsia"/>
                <w:lang w:val="en-US" w:eastAsia="zh-CN"/>
              </w:rPr>
              <w:t>7.2 Rapid respo</w:t>
            </w:r>
            <w:r>
              <w:rPr>
                <w:lang w:val="en-US" w:eastAsia="zh-CN"/>
              </w:rPr>
              <w:t>n</w:t>
            </w:r>
            <w:r>
              <w:rPr>
                <w:rFonts w:hint="eastAsia"/>
                <w:lang w:val="en-US" w:eastAsia="zh-CN"/>
              </w:rPr>
              <w:t>se to network destruction</w:t>
            </w:r>
            <w:r>
              <w:tab/>
            </w:r>
            <w:r>
              <w:fldChar w:fldCharType="begin"/>
            </w:r>
            <w:r>
              <w:instrText xml:space="preserve"> PAGEREF _Toc23757 \h </w:instrText>
            </w:r>
          </w:ins>
          <w:ins w:id="82" w:author="xiar3" w:date="2025-02-21T13:52:00Z">
            <w:r>
              <w:fldChar w:fldCharType="separate"/>
            </w:r>
            <w:r>
              <w:t>8</w:t>
            </w:r>
            <w:r>
              <w:fldChar w:fldCharType="end"/>
            </w:r>
            <w:r>
              <w:rPr>
                <w:bCs/>
                <w:lang w:val="zh-CN"/>
              </w:rPr>
              <w:fldChar w:fldCharType="end"/>
            </w:r>
          </w:ins>
        </w:p>
        <w:p w14:paraId="169B4C9F" w14:textId="77777777" w:rsidR="00FD330D" w:rsidRDefault="0082792E">
          <w:pPr>
            <w:pStyle w:val="TOC2"/>
            <w:tabs>
              <w:tab w:val="clear" w:pos="964"/>
            </w:tabs>
            <w:rPr>
              <w:ins w:id="83" w:author="xiar3" w:date="2025-02-21T13:52:00Z"/>
            </w:rPr>
          </w:pPr>
          <w:ins w:id="84" w:author="xiar3" w:date="2025-02-21T13:52:00Z">
            <w:r>
              <w:rPr>
                <w:bCs/>
                <w:lang w:val="zh-CN"/>
              </w:rPr>
              <w:fldChar w:fldCharType="begin"/>
            </w:r>
            <w:r>
              <w:rPr>
                <w:bCs/>
                <w:lang w:val="zh-CN"/>
              </w:rPr>
              <w:instrText xml:space="preserve"> HYPERLINK \l _Toc17345 </w:instrText>
            </w:r>
            <w:r>
              <w:rPr>
                <w:bCs/>
                <w:lang w:val="zh-CN"/>
              </w:rPr>
            </w:r>
            <w:r>
              <w:rPr>
                <w:bCs/>
                <w:lang w:val="zh-CN"/>
              </w:rPr>
              <w:fldChar w:fldCharType="separate"/>
            </w:r>
            <w:r>
              <w:rPr>
                <w:rFonts w:hint="eastAsia"/>
                <w:lang w:val="en-US" w:eastAsia="zh-CN"/>
              </w:rPr>
              <w:t>7.3 Exclusion of non-portable terminals and non-disaster victims in the affected area</w:t>
            </w:r>
            <w:r>
              <w:tab/>
            </w:r>
            <w:r>
              <w:fldChar w:fldCharType="begin"/>
            </w:r>
            <w:r>
              <w:instrText xml:space="preserve"> PAGEREF _Toc17345 \h </w:instrText>
            </w:r>
          </w:ins>
          <w:ins w:id="85" w:author="xiar3" w:date="2025-02-21T13:52:00Z">
            <w:r>
              <w:fldChar w:fldCharType="separate"/>
            </w:r>
            <w:r>
              <w:t>9</w:t>
            </w:r>
            <w:r>
              <w:fldChar w:fldCharType="end"/>
            </w:r>
            <w:r>
              <w:rPr>
                <w:bCs/>
                <w:lang w:val="zh-CN"/>
              </w:rPr>
              <w:fldChar w:fldCharType="end"/>
            </w:r>
          </w:ins>
        </w:p>
        <w:p w14:paraId="5ED71D04" w14:textId="77777777" w:rsidR="00FD330D" w:rsidRDefault="0082792E">
          <w:pPr>
            <w:pStyle w:val="TOC2"/>
            <w:tabs>
              <w:tab w:val="clear" w:pos="964"/>
            </w:tabs>
            <w:rPr>
              <w:ins w:id="86" w:author="xiar3" w:date="2025-02-21T13:52:00Z"/>
            </w:rPr>
          </w:pPr>
          <w:ins w:id="87" w:author="xiar3" w:date="2025-02-21T13:52:00Z">
            <w:r>
              <w:rPr>
                <w:bCs/>
                <w:lang w:val="zh-CN"/>
              </w:rPr>
              <w:fldChar w:fldCharType="begin"/>
            </w:r>
            <w:r>
              <w:rPr>
                <w:bCs/>
                <w:lang w:val="zh-CN"/>
              </w:rPr>
              <w:instrText xml:space="preserve"> HYPERLINK \l _Toc25152 </w:instrText>
            </w:r>
            <w:r>
              <w:rPr>
                <w:bCs/>
                <w:lang w:val="zh-CN"/>
              </w:rPr>
            </w:r>
            <w:r>
              <w:rPr>
                <w:bCs/>
                <w:lang w:val="zh-CN"/>
              </w:rPr>
              <w:fldChar w:fldCharType="separate"/>
            </w:r>
            <w:r>
              <w:rPr>
                <w:rFonts w:hint="eastAsia"/>
                <w:lang w:val="en-US" w:eastAsia="zh-CN"/>
              </w:rPr>
              <w:t>7.4 Requirements for analysis models in support of different disaster sources and scenarios</w:t>
            </w:r>
            <w:r>
              <w:tab/>
            </w:r>
            <w:r>
              <w:fldChar w:fldCharType="begin"/>
            </w:r>
            <w:r>
              <w:instrText xml:space="preserve"> PAGEREF _Toc25152 \h </w:instrText>
            </w:r>
          </w:ins>
          <w:ins w:id="88" w:author="xiar3" w:date="2025-02-21T13:52:00Z">
            <w:r>
              <w:fldChar w:fldCharType="separate"/>
            </w:r>
            <w:r>
              <w:t>9</w:t>
            </w:r>
            <w:r>
              <w:fldChar w:fldCharType="end"/>
            </w:r>
            <w:r>
              <w:rPr>
                <w:bCs/>
                <w:lang w:val="zh-CN"/>
              </w:rPr>
              <w:fldChar w:fldCharType="end"/>
            </w:r>
          </w:ins>
        </w:p>
        <w:p w14:paraId="7D811790" w14:textId="77777777" w:rsidR="00FD330D" w:rsidRDefault="0082792E">
          <w:pPr>
            <w:pStyle w:val="TOC2"/>
            <w:tabs>
              <w:tab w:val="clear" w:pos="964"/>
            </w:tabs>
            <w:rPr>
              <w:ins w:id="89" w:author="xiar3" w:date="2025-02-21T13:52:00Z"/>
            </w:rPr>
          </w:pPr>
          <w:ins w:id="90" w:author="xiar3" w:date="2025-02-21T13:52:00Z">
            <w:r>
              <w:rPr>
                <w:bCs/>
                <w:lang w:val="zh-CN"/>
              </w:rPr>
              <w:fldChar w:fldCharType="begin"/>
            </w:r>
            <w:r>
              <w:rPr>
                <w:bCs/>
                <w:lang w:val="zh-CN"/>
              </w:rPr>
              <w:instrText xml:space="preserve"> HYPERLINK \l _Toc17187 </w:instrText>
            </w:r>
            <w:r>
              <w:rPr>
                <w:bCs/>
                <w:lang w:val="zh-CN"/>
              </w:rPr>
            </w:r>
            <w:r>
              <w:rPr>
                <w:bCs/>
                <w:lang w:val="zh-CN"/>
              </w:rPr>
              <w:fldChar w:fldCharType="separate"/>
            </w:r>
            <w:r>
              <w:rPr>
                <w:bCs/>
              </w:rPr>
              <w:t xml:space="preserve">7.5 </w:t>
            </w:r>
            <w:r>
              <w:t>Disaster warning mechanism</w:t>
            </w:r>
            <w:r>
              <w:tab/>
            </w:r>
            <w:r>
              <w:fldChar w:fldCharType="begin"/>
            </w:r>
            <w:r>
              <w:instrText xml:space="preserve"> PAGEREF _Toc17187 \h </w:instrText>
            </w:r>
          </w:ins>
          <w:ins w:id="91" w:author="xiar3" w:date="2025-02-21T13:52:00Z">
            <w:r>
              <w:fldChar w:fldCharType="separate"/>
            </w:r>
            <w:r>
              <w:t>9</w:t>
            </w:r>
            <w:r>
              <w:fldChar w:fldCharType="end"/>
            </w:r>
            <w:r>
              <w:rPr>
                <w:bCs/>
                <w:lang w:val="zh-CN"/>
              </w:rPr>
              <w:fldChar w:fldCharType="end"/>
            </w:r>
          </w:ins>
        </w:p>
        <w:p w14:paraId="5C71EBD8" w14:textId="77777777" w:rsidR="00FD330D" w:rsidRDefault="0082792E">
          <w:pPr>
            <w:pStyle w:val="TOC2"/>
            <w:tabs>
              <w:tab w:val="clear" w:pos="964"/>
            </w:tabs>
            <w:rPr>
              <w:ins w:id="92" w:author="xiar3" w:date="2025-02-21T13:52:00Z"/>
            </w:rPr>
          </w:pPr>
          <w:ins w:id="93" w:author="xiar3" w:date="2025-02-21T13:52:00Z">
            <w:r>
              <w:rPr>
                <w:bCs/>
                <w:lang w:val="zh-CN"/>
              </w:rPr>
              <w:fldChar w:fldCharType="begin"/>
            </w:r>
            <w:r>
              <w:rPr>
                <w:bCs/>
                <w:lang w:val="zh-CN"/>
              </w:rPr>
              <w:instrText xml:space="preserve"> HYPERLINK \l _Toc2060 </w:instrText>
            </w:r>
            <w:r>
              <w:rPr>
                <w:bCs/>
                <w:lang w:val="zh-CN"/>
              </w:rPr>
            </w:r>
            <w:r>
              <w:rPr>
                <w:bCs/>
                <w:lang w:val="zh-CN"/>
              </w:rPr>
              <w:fldChar w:fldCharType="separate"/>
            </w:r>
            <w:r>
              <w:rPr>
                <w:bCs/>
                <w:lang w:eastAsia="zh-CN"/>
              </w:rPr>
              <w:t>7.6 Unified Common Standard Interfaces</w:t>
            </w:r>
            <w:r>
              <w:tab/>
            </w:r>
            <w:r>
              <w:fldChar w:fldCharType="begin"/>
            </w:r>
            <w:r>
              <w:instrText xml:space="preserve"> PAGEREF _Toc2060 \h </w:instrText>
            </w:r>
          </w:ins>
          <w:ins w:id="94" w:author="xiar3" w:date="2025-02-21T13:52:00Z">
            <w:r>
              <w:fldChar w:fldCharType="separate"/>
            </w:r>
            <w:r>
              <w:t>10</w:t>
            </w:r>
            <w:r>
              <w:fldChar w:fldCharType="end"/>
            </w:r>
            <w:r>
              <w:rPr>
                <w:bCs/>
                <w:lang w:val="zh-CN"/>
              </w:rPr>
              <w:fldChar w:fldCharType="end"/>
            </w:r>
          </w:ins>
        </w:p>
        <w:p w14:paraId="1971931D" w14:textId="77777777" w:rsidR="00FD330D" w:rsidRDefault="0082792E">
          <w:pPr>
            <w:pStyle w:val="TOC2"/>
            <w:tabs>
              <w:tab w:val="clear" w:pos="964"/>
            </w:tabs>
            <w:rPr>
              <w:ins w:id="95" w:author="xiar3" w:date="2025-02-21T13:52:00Z"/>
            </w:rPr>
          </w:pPr>
          <w:ins w:id="96" w:author="xiar3" w:date="2025-02-21T13:52:00Z">
            <w:r>
              <w:rPr>
                <w:bCs/>
                <w:lang w:val="zh-CN"/>
              </w:rPr>
              <w:fldChar w:fldCharType="begin"/>
            </w:r>
            <w:r>
              <w:rPr>
                <w:bCs/>
                <w:lang w:val="zh-CN"/>
              </w:rPr>
              <w:instrText xml:space="preserve"> HYPERLINK \l _Toc27787 </w:instrText>
            </w:r>
            <w:r>
              <w:rPr>
                <w:bCs/>
                <w:lang w:val="zh-CN"/>
              </w:rPr>
            </w:r>
            <w:r>
              <w:rPr>
                <w:bCs/>
                <w:lang w:val="zh-CN"/>
              </w:rPr>
              <w:fldChar w:fldCharType="separate"/>
            </w:r>
            <w:r>
              <w:rPr>
                <w:bCs/>
                <w:lang w:eastAsia="zh-CN"/>
              </w:rPr>
              <w:t>7.7 Feature of feedback dissemination to network</w:t>
            </w:r>
            <w:r>
              <w:tab/>
            </w:r>
            <w:r>
              <w:fldChar w:fldCharType="begin"/>
            </w:r>
            <w:r>
              <w:instrText xml:space="preserve"> PAGEREF _Toc27787 \h </w:instrText>
            </w:r>
          </w:ins>
          <w:ins w:id="97" w:author="xiar3" w:date="2025-02-21T13:52:00Z">
            <w:r>
              <w:fldChar w:fldCharType="separate"/>
            </w:r>
            <w:r>
              <w:t>10</w:t>
            </w:r>
            <w:r>
              <w:fldChar w:fldCharType="end"/>
            </w:r>
            <w:r>
              <w:rPr>
                <w:bCs/>
                <w:lang w:val="zh-CN"/>
              </w:rPr>
              <w:fldChar w:fldCharType="end"/>
            </w:r>
          </w:ins>
        </w:p>
        <w:p w14:paraId="35258A9D" w14:textId="77777777" w:rsidR="00FD330D" w:rsidRDefault="0082792E">
          <w:pPr>
            <w:pStyle w:val="TOC2"/>
            <w:tabs>
              <w:tab w:val="clear" w:pos="964"/>
            </w:tabs>
            <w:rPr>
              <w:ins w:id="98" w:author="xiar3" w:date="2025-02-21T13:52:00Z"/>
            </w:rPr>
          </w:pPr>
          <w:ins w:id="99" w:author="xiar3" w:date="2025-02-21T13:52:00Z">
            <w:r>
              <w:rPr>
                <w:bCs/>
                <w:lang w:val="zh-CN"/>
              </w:rPr>
              <w:fldChar w:fldCharType="begin"/>
            </w:r>
            <w:r>
              <w:rPr>
                <w:bCs/>
                <w:lang w:val="zh-CN"/>
              </w:rPr>
              <w:instrText xml:space="preserve"> HYPERLINK \l _Toc10124 </w:instrText>
            </w:r>
            <w:r>
              <w:rPr>
                <w:bCs/>
                <w:lang w:val="zh-CN"/>
              </w:rPr>
            </w:r>
            <w:r>
              <w:rPr>
                <w:bCs/>
                <w:lang w:val="zh-CN"/>
              </w:rPr>
              <w:fldChar w:fldCharType="separate"/>
            </w:r>
            <w:r>
              <w:rPr>
                <w:iCs/>
                <w:lang w:eastAsia="zh-CN"/>
              </w:rPr>
              <w:t>7.8 Fixation of calls/messages priority</w:t>
            </w:r>
            <w:r>
              <w:tab/>
            </w:r>
            <w:r>
              <w:fldChar w:fldCharType="begin"/>
            </w:r>
            <w:r>
              <w:instrText xml:space="preserve"> PAGEREF _Toc10124 \h </w:instrText>
            </w:r>
          </w:ins>
          <w:ins w:id="100" w:author="xiar3" w:date="2025-02-21T13:52:00Z">
            <w:r>
              <w:fldChar w:fldCharType="separate"/>
            </w:r>
            <w:r>
              <w:t>10</w:t>
            </w:r>
            <w:r>
              <w:fldChar w:fldCharType="end"/>
            </w:r>
            <w:r>
              <w:rPr>
                <w:bCs/>
                <w:lang w:val="zh-CN"/>
              </w:rPr>
              <w:fldChar w:fldCharType="end"/>
            </w:r>
          </w:ins>
        </w:p>
        <w:p w14:paraId="7C438305" w14:textId="77777777" w:rsidR="00FD330D" w:rsidRDefault="0082792E">
          <w:pPr>
            <w:pStyle w:val="TOC2"/>
            <w:tabs>
              <w:tab w:val="clear" w:pos="964"/>
            </w:tabs>
            <w:rPr>
              <w:ins w:id="101" w:author="xiar3" w:date="2025-02-21T13:52:00Z"/>
            </w:rPr>
          </w:pPr>
          <w:ins w:id="102" w:author="xiar3" w:date="2025-02-21T13:52:00Z">
            <w:r>
              <w:rPr>
                <w:bCs/>
                <w:lang w:val="zh-CN"/>
              </w:rPr>
              <w:fldChar w:fldCharType="begin"/>
            </w:r>
            <w:r>
              <w:rPr>
                <w:bCs/>
                <w:lang w:val="zh-CN"/>
              </w:rPr>
              <w:instrText xml:space="preserve"> HYPERLINK \l _Toc30330 </w:instrText>
            </w:r>
            <w:r>
              <w:rPr>
                <w:bCs/>
                <w:lang w:val="zh-CN"/>
              </w:rPr>
            </w:r>
            <w:r>
              <w:rPr>
                <w:bCs/>
                <w:lang w:val="zh-CN"/>
              </w:rPr>
              <w:fldChar w:fldCharType="separate"/>
            </w:r>
            <w:r>
              <w:rPr>
                <w:iCs/>
                <w:lang w:eastAsia="zh-CN"/>
              </w:rPr>
              <w:t>7.9 Feature to bypass all types of UE settings</w:t>
            </w:r>
            <w:r>
              <w:tab/>
            </w:r>
            <w:r>
              <w:fldChar w:fldCharType="begin"/>
            </w:r>
            <w:r>
              <w:instrText xml:space="preserve"> PAGEREF _Toc30330 \h </w:instrText>
            </w:r>
          </w:ins>
          <w:ins w:id="103" w:author="xiar3" w:date="2025-02-21T13:52:00Z">
            <w:r>
              <w:fldChar w:fldCharType="separate"/>
            </w:r>
            <w:r>
              <w:t>10</w:t>
            </w:r>
            <w:r>
              <w:fldChar w:fldCharType="end"/>
            </w:r>
            <w:r>
              <w:rPr>
                <w:bCs/>
                <w:lang w:val="zh-CN"/>
              </w:rPr>
              <w:fldChar w:fldCharType="end"/>
            </w:r>
          </w:ins>
        </w:p>
        <w:p w14:paraId="45065CCA" w14:textId="77777777" w:rsidR="00FD330D" w:rsidRDefault="0082792E">
          <w:pPr>
            <w:pStyle w:val="TOC1"/>
            <w:tabs>
              <w:tab w:val="clear" w:pos="964"/>
            </w:tabs>
            <w:rPr>
              <w:ins w:id="104" w:author="xiar3" w:date="2025-02-21T13:52:00Z"/>
            </w:rPr>
          </w:pPr>
          <w:ins w:id="105" w:author="xiar3" w:date="2025-02-21T13:52:00Z">
            <w:r>
              <w:rPr>
                <w:bCs/>
                <w:lang w:val="zh-CN"/>
              </w:rPr>
              <w:fldChar w:fldCharType="begin"/>
            </w:r>
            <w:r>
              <w:rPr>
                <w:bCs/>
                <w:lang w:val="zh-CN"/>
              </w:rPr>
              <w:instrText xml:space="preserve"> HYPERLINK \l _Toc7565 </w:instrText>
            </w:r>
            <w:r>
              <w:rPr>
                <w:bCs/>
                <w:lang w:val="zh-CN"/>
              </w:rPr>
            </w:r>
            <w:r>
              <w:rPr>
                <w:bCs/>
                <w:lang w:val="zh-CN"/>
              </w:rPr>
              <w:fldChar w:fldCharType="separate"/>
            </w:r>
            <w:r>
              <w:t xml:space="preserve">8. </w:t>
            </w:r>
            <w:r>
              <w:rPr>
                <w:rFonts w:hint="eastAsia"/>
                <w:lang w:val="en-US" w:eastAsia="zh-CN"/>
              </w:rPr>
              <w:t>Framework</w:t>
            </w:r>
            <w:r>
              <w:tab/>
            </w:r>
            <w:r>
              <w:fldChar w:fldCharType="begin"/>
            </w:r>
            <w:r>
              <w:instrText xml:space="preserve"> PAGEREF _Toc7565 \h </w:instrText>
            </w:r>
          </w:ins>
          <w:ins w:id="106" w:author="xiar3" w:date="2025-02-21T13:52:00Z">
            <w:r>
              <w:fldChar w:fldCharType="separate"/>
            </w:r>
            <w:r>
              <w:t>11</w:t>
            </w:r>
            <w:r>
              <w:fldChar w:fldCharType="end"/>
            </w:r>
            <w:r>
              <w:rPr>
                <w:bCs/>
                <w:lang w:val="zh-CN"/>
              </w:rPr>
              <w:fldChar w:fldCharType="end"/>
            </w:r>
          </w:ins>
        </w:p>
        <w:p w14:paraId="20228288" w14:textId="77777777" w:rsidR="00FD330D" w:rsidRDefault="0082792E">
          <w:pPr>
            <w:pStyle w:val="TOC2"/>
            <w:tabs>
              <w:tab w:val="clear" w:pos="964"/>
            </w:tabs>
            <w:rPr>
              <w:ins w:id="107" w:author="xiar3" w:date="2025-02-21T13:52:00Z"/>
            </w:rPr>
          </w:pPr>
          <w:ins w:id="108" w:author="xiar3" w:date="2025-02-21T13:52:00Z">
            <w:r>
              <w:rPr>
                <w:bCs/>
                <w:lang w:val="zh-CN"/>
              </w:rPr>
              <w:fldChar w:fldCharType="begin"/>
            </w:r>
            <w:r>
              <w:rPr>
                <w:bCs/>
                <w:lang w:val="zh-CN"/>
              </w:rPr>
              <w:instrText xml:space="preserve"> HYPERLINK \l _Toc29103 </w:instrText>
            </w:r>
            <w:r>
              <w:rPr>
                <w:bCs/>
                <w:lang w:val="zh-CN"/>
              </w:rPr>
            </w:r>
            <w:r>
              <w:rPr>
                <w:bCs/>
                <w:lang w:val="zh-CN"/>
              </w:rPr>
              <w:fldChar w:fldCharType="separate"/>
            </w:r>
            <w:r>
              <w:rPr>
                <w:rFonts w:hint="eastAsia"/>
                <w:lang w:val="en-US" w:eastAsia="zh-CN"/>
              </w:rPr>
              <w:t>8.1 Rapid Response System</w:t>
            </w:r>
            <w:r>
              <w:tab/>
            </w:r>
            <w:r>
              <w:fldChar w:fldCharType="begin"/>
            </w:r>
            <w:r>
              <w:instrText xml:space="preserve"> PAGEREF _Toc29103 \h </w:instrText>
            </w:r>
          </w:ins>
          <w:ins w:id="109" w:author="xiar3" w:date="2025-02-21T13:52:00Z">
            <w:r>
              <w:fldChar w:fldCharType="separate"/>
            </w:r>
            <w:r>
              <w:t>11</w:t>
            </w:r>
            <w:r>
              <w:fldChar w:fldCharType="end"/>
            </w:r>
            <w:r>
              <w:rPr>
                <w:bCs/>
                <w:lang w:val="zh-CN"/>
              </w:rPr>
              <w:fldChar w:fldCharType="end"/>
            </w:r>
          </w:ins>
        </w:p>
        <w:p w14:paraId="66F66A61" w14:textId="77777777" w:rsidR="00FD330D" w:rsidRDefault="0082792E">
          <w:pPr>
            <w:pStyle w:val="TOC2"/>
            <w:tabs>
              <w:tab w:val="clear" w:pos="964"/>
            </w:tabs>
            <w:rPr>
              <w:ins w:id="110" w:author="xiar3" w:date="2025-02-21T13:52:00Z"/>
            </w:rPr>
          </w:pPr>
          <w:ins w:id="111" w:author="xiar3" w:date="2025-02-21T13:52:00Z">
            <w:r>
              <w:rPr>
                <w:bCs/>
                <w:lang w:val="zh-CN"/>
              </w:rPr>
              <w:fldChar w:fldCharType="begin"/>
            </w:r>
            <w:r>
              <w:rPr>
                <w:bCs/>
                <w:lang w:val="zh-CN"/>
              </w:rPr>
              <w:instrText xml:space="preserve"> HYPERLINK \l _Toc19048 </w:instrText>
            </w:r>
            <w:r>
              <w:rPr>
                <w:bCs/>
                <w:lang w:val="zh-CN"/>
              </w:rPr>
            </w:r>
            <w:r>
              <w:rPr>
                <w:bCs/>
                <w:lang w:val="zh-CN"/>
              </w:rPr>
              <w:fldChar w:fldCharType="separate"/>
            </w:r>
            <w:r>
              <w:rPr>
                <w:rFonts w:hint="eastAsia"/>
                <w:lang w:val="en-US" w:eastAsia="zh-CN"/>
              </w:rPr>
              <w:t>8.2 Disaster Monitoring Function</w:t>
            </w:r>
            <w:r>
              <w:tab/>
            </w:r>
            <w:r>
              <w:fldChar w:fldCharType="begin"/>
            </w:r>
            <w:r>
              <w:instrText xml:space="preserve"> PAGEREF _Toc19048 \h </w:instrText>
            </w:r>
          </w:ins>
          <w:ins w:id="112" w:author="xiar3" w:date="2025-02-21T13:52:00Z">
            <w:r>
              <w:fldChar w:fldCharType="separate"/>
            </w:r>
            <w:r>
              <w:t>12</w:t>
            </w:r>
            <w:r>
              <w:fldChar w:fldCharType="end"/>
            </w:r>
            <w:r>
              <w:rPr>
                <w:bCs/>
                <w:lang w:val="zh-CN"/>
              </w:rPr>
              <w:fldChar w:fldCharType="end"/>
            </w:r>
          </w:ins>
        </w:p>
        <w:p w14:paraId="165BF650" w14:textId="77777777" w:rsidR="00FD330D" w:rsidRDefault="0082792E">
          <w:pPr>
            <w:pStyle w:val="TOC1"/>
            <w:tabs>
              <w:tab w:val="clear" w:pos="964"/>
            </w:tabs>
            <w:rPr>
              <w:ins w:id="113" w:author="xiar3" w:date="2025-02-21T13:52:00Z"/>
            </w:rPr>
          </w:pPr>
          <w:ins w:id="114" w:author="xiar3" w:date="2025-02-21T13:52:00Z">
            <w:r>
              <w:rPr>
                <w:bCs/>
                <w:lang w:val="zh-CN"/>
              </w:rPr>
              <w:fldChar w:fldCharType="begin"/>
            </w:r>
            <w:r>
              <w:rPr>
                <w:bCs/>
                <w:lang w:val="zh-CN"/>
              </w:rPr>
              <w:instrText xml:space="preserve"> HYPERLINK \l _Toc27982 </w:instrText>
            </w:r>
            <w:r>
              <w:rPr>
                <w:bCs/>
                <w:lang w:val="zh-CN"/>
              </w:rPr>
            </w:r>
            <w:r>
              <w:rPr>
                <w:bCs/>
                <w:lang w:val="zh-CN"/>
              </w:rPr>
              <w:fldChar w:fldCharType="separate"/>
            </w:r>
            <w:r>
              <w:t>9. Security considerations</w:t>
            </w:r>
            <w:r>
              <w:tab/>
            </w:r>
            <w:r>
              <w:fldChar w:fldCharType="begin"/>
            </w:r>
            <w:r>
              <w:instrText xml:space="preserve"> PAGEREF _Toc27982 \h </w:instrText>
            </w:r>
          </w:ins>
          <w:ins w:id="115" w:author="xiar3" w:date="2025-02-21T13:52:00Z">
            <w:r>
              <w:fldChar w:fldCharType="separate"/>
            </w:r>
            <w:r>
              <w:t>13</w:t>
            </w:r>
            <w:r>
              <w:fldChar w:fldCharType="end"/>
            </w:r>
            <w:r>
              <w:rPr>
                <w:bCs/>
                <w:lang w:val="zh-CN"/>
              </w:rPr>
              <w:fldChar w:fldCharType="end"/>
            </w:r>
          </w:ins>
        </w:p>
        <w:p w14:paraId="61052431" w14:textId="77777777" w:rsidR="00FD330D" w:rsidRDefault="0082792E">
          <w:pPr>
            <w:rPr>
              <w:lang w:val="zh-CN"/>
            </w:rPr>
          </w:pPr>
          <w:r>
            <w:rPr>
              <w:bCs/>
              <w:lang w:val="zh-CN"/>
            </w:rPr>
            <w:fldChar w:fldCharType="end"/>
          </w:r>
        </w:p>
      </w:sdtContent>
    </w:sdt>
    <w:p w14:paraId="1D4A506F" w14:textId="77777777" w:rsidR="00FD330D" w:rsidRDefault="0082792E">
      <w:pPr>
        <w:rPr>
          <w:b/>
          <w:sz w:val="28"/>
          <w:szCs w:val="28"/>
          <w:lang w:val="fr-FR" w:eastAsia="zh-CN"/>
        </w:rPr>
      </w:pPr>
      <w:r>
        <w:rPr>
          <w:rFonts w:eastAsia="MS Mincho"/>
          <w:lang w:val="fr-FR"/>
        </w:rPr>
        <w:br w:type="page"/>
      </w:r>
      <w:bookmarkStart w:id="116" w:name="_Toc446335261"/>
      <w:r>
        <w:rPr>
          <w:rFonts w:ascii="TimesNewRoman,Bold" w:hAnsi="TimesNewRoman,Bold" w:cs="TimesNewRoman,Bold"/>
          <w:b/>
          <w:bCs/>
          <w:sz w:val="28"/>
          <w:szCs w:val="28"/>
          <w:lang w:val="fr-FR" w:eastAsia="zh-CN"/>
        </w:rPr>
        <w:lastRenderedPageBreak/>
        <w:t>Draft Recommandation ITU-T Q.</w:t>
      </w:r>
      <w:r>
        <w:rPr>
          <w:rFonts w:ascii="TimesNewRoman,Bold" w:hAnsi="TimesNewRoman,Bold" w:cs="TimesNewRoman,Bold" w:hint="eastAsia"/>
          <w:b/>
          <w:bCs/>
          <w:sz w:val="28"/>
          <w:szCs w:val="28"/>
          <w:lang w:val="fr-FR" w:eastAsia="zh-CN"/>
        </w:rPr>
        <w:t>Req_Frame_RRDN</w:t>
      </w:r>
    </w:p>
    <w:p w14:paraId="46FC63A0" w14:textId="77777777" w:rsidR="00FD330D" w:rsidRDefault="0082792E">
      <w:pPr>
        <w:jc w:val="center"/>
        <w:rPr>
          <w:b/>
          <w:sz w:val="28"/>
          <w:szCs w:val="28"/>
          <w:lang w:val="en-US" w:eastAsia="zh-CN"/>
        </w:rPr>
      </w:pPr>
      <w:r>
        <w:rPr>
          <w:rFonts w:hint="eastAsia"/>
          <w:b/>
          <w:sz w:val="28"/>
          <w:szCs w:val="28"/>
          <w:lang w:eastAsia="zh-CN"/>
        </w:rPr>
        <w:t>Requirements and framework for</w:t>
      </w:r>
      <w:r>
        <w:rPr>
          <w:rFonts w:hint="eastAsia"/>
          <w:b/>
          <w:sz w:val="28"/>
          <w:szCs w:val="28"/>
          <w:lang w:val="en-US" w:eastAsia="zh-CN"/>
        </w:rPr>
        <w:t xml:space="preserve"> </w:t>
      </w:r>
      <w:r>
        <w:rPr>
          <w:rFonts w:hint="eastAsia"/>
          <w:b/>
          <w:sz w:val="28"/>
          <w:szCs w:val="28"/>
          <w:lang w:eastAsia="zh-CN"/>
        </w:rPr>
        <w:t>rapid response to</w:t>
      </w:r>
      <w:del w:id="117" w:author="xiar3" w:date="2025-02-21T13:52:00Z">
        <w:r>
          <w:rPr>
            <w:rFonts w:hint="eastAsia"/>
            <w:b/>
            <w:sz w:val="28"/>
            <w:szCs w:val="28"/>
            <w:lang w:eastAsia="zh-CN"/>
          </w:rPr>
          <w:delText xml:space="preserve"> </w:delText>
        </w:r>
        <w:r>
          <w:rPr>
            <w:rFonts w:hint="eastAsia"/>
            <w:b/>
            <w:sz w:val="28"/>
            <w:szCs w:val="28"/>
            <w:lang w:val="en-US" w:eastAsia="zh-CN"/>
          </w:rPr>
          <w:delText>sudden</w:delText>
        </w:r>
      </w:del>
      <w:r>
        <w:rPr>
          <w:rFonts w:hint="eastAsia"/>
          <w:b/>
          <w:sz w:val="28"/>
          <w:szCs w:val="28"/>
          <w:lang w:val="en-US" w:eastAsia="zh-CN"/>
        </w:rPr>
        <w:t xml:space="preserve"> </w:t>
      </w:r>
      <w:r>
        <w:rPr>
          <w:rFonts w:hint="eastAsia"/>
          <w:b/>
          <w:sz w:val="28"/>
          <w:szCs w:val="28"/>
          <w:lang w:eastAsia="zh-CN"/>
        </w:rPr>
        <w:t>natural disasters</w:t>
      </w:r>
      <w:r>
        <w:rPr>
          <w:rFonts w:hint="eastAsia"/>
          <w:b/>
          <w:sz w:val="28"/>
          <w:szCs w:val="28"/>
          <w:lang w:val="en-US" w:eastAsia="zh-CN"/>
        </w:rPr>
        <w:t xml:space="preserve"> </w:t>
      </w:r>
      <w:ins w:id="118" w:author="xiar3" w:date="2025-02-21T13:52:00Z">
        <w:r>
          <w:rPr>
            <w:rFonts w:hint="eastAsia"/>
            <w:b/>
            <w:sz w:val="28"/>
            <w:szCs w:val="28"/>
            <w:lang w:val="en-US" w:eastAsia="zh-CN"/>
          </w:rPr>
          <w:t>o</w:t>
        </w:r>
      </w:ins>
      <w:del w:id="119" w:author="xiar3" w:date="2025-02-21T13:52:00Z">
        <w:r>
          <w:rPr>
            <w:rFonts w:hint="eastAsia"/>
            <w:b/>
            <w:sz w:val="28"/>
            <w:szCs w:val="28"/>
            <w:lang w:val="en-US" w:eastAsia="zh-CN"/>
          </w:rPr>
          <w:delText>i</w:delText>
        </w:r>
      </w:del>
      <w:r>
        <w:rPr>
          <w:rFonts w:hint="eastAsia"/>
          <w:b/>
          <w:sz w:val="28"/>
          <w:szCs w:val="28"/>
          <w:lang w:val="en-US" w:eastAsia="zh-CN"/>
        </w:rPr>
        <w:t xml:space="preserve">n </w:t>
      </w:r>
      <w:r>
        <w:rPr>
          <w:rFonts w:hint="eastAsia"/>
          <w:b/>
          <w:sz w:val="28"/>
          <w:szCs w:val="28"/>
          <w:lang w:eastAsia="zh-CN"/>
        </w:rPr>
        <w:t>network</w:t>
      </w:r>
    </w:p>
    <w:p w14:paraId="5B86DEE5" w14:textId="77777777" w:rsidR="00FD330D" w:rsidRDefault="00FD330D">
      <w:pPr>
        <w:rPr>
          <w:b/>
          <w:sz w:val="28"/>
          <w:szCs w:val="28"/>
          <w:lang w:val="en-US" w:eastAsia="zh-CN"/>
        </w:rPr>
      </w:pPr>
    </w:p>
    <w:p w14:paraId="6021D500" w14:textId="77777777" w:rsidR="00FD330D" w:rsidRDefault="0082792E">
      <w:pPr>
        <w:pStyle w:val="Heading1"/>
        <w:numPr>
          <w:ilvl w:val="0"/>
          <w:numId w:val="11"/>
        </w:numPr>
      </w:pPr>
      <w:bookmarkStart w:id="120" w:name="_Toc6152"/>
      <w:bookmarkStart w:id="121" w:name="_Toc54716804"/>
      <w:bookmarkStart w:id="122" w:name="_Toc165998095"/>
      <w:r>
        <w:t>Scope</w:t>
      </w:r>
      <w:bookmarkEnd w:id="116"/>
      <w:bookmarkEnd w:id="120"/>
      <w:bookmarkEnd w:id="121"/>
      <w:bookmarkEnd w:id="122"/>
    </w:p>
    <w:p w14:paraId="0CF54ABA" w14:textId="77777777" w:rsidR="00FD330D" w:rsidRDefault="0082792E">
      <w:pPr>
        <w:tabs>
          <w:tab w:val="left" w:pos="284"/>
          <w:tab w:val="left" w:pos="567"/>
          <w:tab w:val="left" w:pos="851"/>
          <w:tab w:val="left" w:pos="1418"/>
          <w:tab w:val="left" w:pos="1702"/>
          <w:tab w:val="left" w:pos="1871"/>
          <w:tab w:val="left" w:pos="1985"/>
          <w:tab w:val="left" w:pos="2552"/>
          <w:tab w:val="left" w:pos="2837"/>
          <w:tab w:val="left" w:pos="3119"/>
          <w:tab w:val="left" w:pos="3404"/>
          <w:tab w:val="left" w:pos="3686"/>
          <w:tab w:val="left" w:pos="3972"/>
        </w:tabs>
        <w:spacing w:before="40" w:after="40"/>
        <w:jc w:val="both"/>
        <w:rPr>
          <w:lang w:val="en-US" w:eastAsia="zh-CN"/>
        </w:rPr>
      </w:pPr>
      <w:bookmarkStart w:id="123" w:name="OLE_LINK5"/>
      <w:bookmarkStart w:id="124" w:name="OLE_LINK6"/>
      <w:r>
        <w:t xml:space="preserve">This draft recommendation specifies the requirements and </w:t>
      </w:r>
      <w:r>
        <w:rPr>
          <w:lang w:eastAsia="zh-CN"/>
        </w:rPr>
        <w:t xml:space="preserve">framework </w:t>
      </w:r>
      <w:r>
        <w:rPr>
          <w:rFonts w:hint="eastAsia"/>
          <w:lang w:val="en-US" w:eastAsia="zh-CN"/>
        </w:rPr>
        <w:t>for rapid response to</w:t>
      </w:r>
      <w:del w:id="125" w:author="xiar3" w:date="2025-02-21T09:54:00Z">
        <w:r>
          <w:rPr>
            <w:rFonts w:hint="eastAsia"/>
            <w:lang w:val="en-US" w:eastAsia="zh-CN"/>
          </w:rPr>
          <w:delText xml:space="preserve"> sudden</w:delText>
        </w:r>
      </w:del>
      <w:r>
        <w:rPr>
          <w:rFonts w:hint="eastAsia"/>
          <w:lang w:val="en-US" w:eastAsia="zh-CN"/>
        </w:rPr>
        <w:t xml:space="preserve"> natural disasters</w:t>
      </w:r>
      <w:r>
        <w:rPr>
          <w:lang w:eastAsia="zh-CN"/>
        </w:rPr>
        <w:t>.</w:t>
      </w:r>
      <w:r>
        <w:rPr>
          <w:rFonts w:hint="eastAsia"/>
          <w:lang w:val="en-US" w:eastAsia="zh-CN"/>
        </w:rPr>
        <w:t xml:space="preserve"> </w:t>
      </w:r>
      <w:r>
        <w:rPr>
          <w:rFonts w:eastAsia="SimSun"/>
          <w:lang w:eastAsia="zh-CN"/>
        </w:rPr>
        <w:t xml:space="preserve">The scope of the </w:t>
      </w:r>
      <w:r>
        <w:t>draft Recommendation</w:t>
      </w:r>
      <w:r>
        <w:rPr>
          <w:lang w:val="en-US" w:eastAsia="zh-CN"/>
        </w:rPr>
        <w:t xml:space="preserve"> includes:</w:t>
      </w:r>
    </w:p>
    <w:p w14:paraId="3940805C" w14:textId="77777777" w:rsidR="00FD330D" w:rsidRDefault="0082792E">
      <w:pPr>
        <w:numPr>
          <w:ilvl w:val="0"/>
          <w:numId w:val="12"/>
        </w:numPr>
        <w:jc w:val="both"/>
        <w:rPr>
          <w:lang w:val="en-US" w:eastAsia="zh-CN"/>
        </w:rPr>
      </w:pPr>
      <w:r>
        <w:rPr>
          <w:rFonts w:hint="eastAsia"/>
          <w:lang w:val="en-US" w:eastAsia="zh-CN"/>
        </w:rPr>
        <w:t xml:space="preserve">The requirements for the capability to realize rapid response to </w:t>
      </w:r>
      <w:del w:id="126" w:author="xiar3" w:date="2025-02-21T09:54:00Z">
        <w:r>
          <w:rPr>
            <w:rFonts w:hint="eastAsia"/>
            <w:lang w:val="en-US" w:eastAsia="zh-CN"/>
          </w:rPr>
          <w:delText xml:space="preserve">sudden </w:delText>
        </w:r>
      </w:del>
      <w:r>
        <w:rPr>
          <w:rFonts w:hint="eastAsia"/>
          <w:lang w:val="en-US" w:eastAsia="zh-CN"/>
        </w:rPr>
        <w:t>natural disasters</w:t>
      </w:r>
      <w:del w:id="127" w:author="xiar3" w:date="2024-05-02T22:52:00Z">
        <w:r>
          <w:rPr>
            <w:rFonts w:hint="eastAsia"/>
            <w:lang w:val="en-US" w:eastAsia="zh-CN"/>
          </w:rPr>
          <w:delText>, which reduce rescue time and increase rescue effectiveness and success.</w:delText>
        </w:r>
      </w:del>
    </w:p>
    <w:p w14:paraId="7A892B80" w14:textId="77777777" w:rsidR="00FD330D" w:rsidRDefault="0082792E">
      <w:pPr>
        <w:numPr>
          <w:ilvl w:val="0"/>
          <w:numId w:val="12"/>
        </w:numPr>
        <w:jc w:val="both"/>
        <w:rPr>
          <w:lang w:val="en-US" w:eastAsia="zh-CN"/>
        </w:rPr>
      </w:pPr>
      <w:r>
        <w:rPr>
          <w:rFonts w:hint="eastAsia"/>
          <w:lang w:val="en-US" w:eastAsia="zh-CN"/>
        </w:rPr>
        <w:t>The framework of network enable the rapid response system to achieve a series of functions</w:t>
      </w:r>
    </w:p>
    <w:p w14:paraId="7B56C4C8" w14:textId="77777777" w:rsidR="00FD330D" w:rsidRDefault="0082792E">
      <w:pPr>
        <w:numPr>
          <w:ilvl w:val="0"/>
          <w:numId w:val="12"/>
        </w:numPr>
        <w:jc w:val="both"/>
        <w:rPr>
          <w:lang w:val="en-US" w:eastAsia="zh-CN"/>
        </w:rPr>
      </w:pPr>
      <w:r>
        <w:rPr>
          <w:rFonts w:hint="eastAsia"/>
          <w:lang w:val="en-US" w:eastAsia="zh-CN"/>
        </w:rPr>
        <w:t>Security Consideration</w:t>
      </w:r>
    </w:p>
    <w:p w14:paraId="4AC83374" w14:textId="77777777" w:rsidR="00FD330D" w:rsidRDefault="0082792E">
      <w:pPr>
        <w:jc w:val="both"/>
        <w:rPr>
          <w:i/>
          <w:iCs/>
          <w:highlight w:val="yellow"/>
          <w:lang w:val="en-US" w:eastAsia="zh-CN"/>
        </w:rPr>
      </w:pPr>
      <w:r>
        <w:rPr>
          <w:rFonts w:hint="eastAsia"/>
          <w:i/>
          <w:iCs/>
          <w:highlight w:val="yellow"/>
          <w:lang w:val="en-US" w:eastAsia="zh-CN"/>
        </w:rPr>
        <w:t>Editor</w:t>
      </w:r>
      <w:r>
        <w:rPr>
          <w:i/>
          <w:iCs/>
          <w:highlight w:val="yellow"/>
          <w:lang w:val="en-US" w:eastAsia="zh-CN"/>
        </w:rPr>
        <w:t>’</w:t>
      </w:r>
      <w:r>
        <w:rPr>
          <w:rFonts w:hint="eastAsia"/>
          <w:i/>
          <w:iCs/>
          <w:highlight w:val="yellow"/>
          <w:lang w:val="en-US" w:eastAsia="zh-CN"/>
        </w:rPr>
        <w:t xml:space="preserve">s note: see </w:t>
      </w:r>
      <w:hyperlink r:id="rId20" w:history="1">
        <w:r>
          <w:rPr>
            <w:rStyle w:val="Hyperlink"/>
            <w:rFonts w:eastAsia="SimSun"/>
            <w:i/>
            <w:iCs/>
            <w:highlight w:val="yellow"/>
            <w:lang w:val="en-US" w:bidi="ar"/>
          </w:rPr>
          <w:t>SG11-C82</w:t>
        </w:r>
      </w:hyperlink>
      <w:r>
        <w:rPr>
          <w:rFonts w:hint="eastAsia"/>
          <w:i/>
          <w:iCs/>
          <w:highlight w:val="yellow"/>
          <w:lang w:val="en-US" w:eastAsia="zh-CN"/>
        </w:rPr>
        <w:t>, contributions are invited on the basis of tracked changes.</w:t>
      </w:r>
    </w:p>
    <w:p w14:paraId="7D6ABA49" w14:textId="77777777" w:rsidR="00FD330D" w:rsidRDefault="0082792E">
      <w:pPr>
        <w:pStyle w:val="Heading1"/>
        <w:numPr>
          <w:ilvl w:val="0"/>
          <w:numId w:val="11"/>
        </w:numPr>
        <w:tabs>
          <w:tab w:val="left" w:pos="432"/>
        </w:tabs>
      </w:pPr>
      <w:bookmarkStart w:id="128" w:name="_Toc165998096"/>
      <w:bookmarkStart w:id="129" w:name="_Toc54716805"/>
      <w:bookmarkStart w:id="130" w:name="_Toc8740"/>
      <w:bookmarkEnd w:id="123"/>
      <w:bookmarkEnd w:id="124"/>
      <w:r>
        <w:t>References</w:t>
      </w:r>
      <w:bookmarkEnd w:id="128"/>
      <w:bookmarkEnd w:id="129"/>
      <w:bookmarkEnd w:id="130"/>
    </w:p>
    <w:p w14:paraId="027977DD" w14:textId="77777777" w:rsidR="00FD330D" w:rsidRDefault="0082792E">
      <w:pPr>
        <w:jc w:val="both"/>
      </w:pPr>
      <w:r>
        <w:t xml:space="preserve">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w:t>
      </w:r>
    </w:p>
    <w:p w14:paraId="08F7F7C9" w14:textId="77777777" w:rsidR="00FD330D" w:rsidRDefault="0082792E">
      <w:pPr>
        <w:jc w:val="both"/>
      </w:pPr>
      <w:r>
        <w:t>The reference to a document within this Recommendation does not give it, as a stand-alone document, the status of a Recommendation.</w:t>
      </w:r>
    </w:p>
    <w:p w14:paraId="2BE98ABA" w14:textId="77777777" w:rsidR="00FD330D" w:rsidRDefault="0082792E">
      <w:pPr>
        <w:overflowPunct w:val="0"/>
        <w:autoSpaceDE w:val="0"/>
        <w:autoSpaceDN w:val="0"/>
        <w:adjustRightInd w:val="0"/>
        <w:ind w:left="1985" w:hanging="1985"/>
        <w:textAlignment w:val="baseline"/>
        <w:rPr>
          <w:rFonts w:eastAsia="SimSun"/>
          <w:i/>
          <w:iCs/>
          <w:lang w:val="en-US" w:eastAsia="zh-CN"/>
        </w:rPr>
      </w:pPr>
      <w:bookmarkStart w:id="131" w:name="_Toc54716806"/>
      <w:r>
        <w:rPr>
          <w:rFonts w:eastAsia="SimSun" w:hint="eastAsia"/>
          <w:lang w:val="en-US" w:eastAsia="zh-CN"/>
        </w:rPr>
        <w:t>[ITU-T Y.1271]</w:t>
      </w:r>
      <w:r>
        <w:rPr>
          <w:rFonts w:eastAsia="SimSun"/>
          <w:lang w:val="en-US" w:eastAsia="zh-CN"/>
        </w:rPr>
        <w:t xml:space="preserve"> </w:t>
      </w:r>
      <w:r>
        <w:rPr>
          <w:rFonts w:eastAsia="SimSun" w:hint="eastAsia"/>
          <w:lang w:val="en-US" w:eastAsia="zh-CN"/>
        </w:rPr>
        <w:t xml:space="preserve">ITU-T Recommendation Y.1271R1, </w:t>
      </w:r>
      <w:r>
        <w:rPr>
          <w:rFonts w:eastAsia="SimSun"/>
          <w:i/>
          <w:iCs/>
          <w:lang w:val="en-US" w:eastAsia="zh-CN"/>
        </w:rPr>
        <w:t>Framework(s) on network requirements and capabilities to support emergency telecommunications over evolving circuit-switched and packet-switched networks</w:t>
      </w:r>
    </w:p>
    <w:p w14:paraId="397BCE97" w14:textId="77777777" w:rsidR="00FD330D" w:rsidRDefault="0082792E">
      <w:pPr>
        <w:overflowPunct w:val="0"/>
        <w:autoSpaceDE w:val="0"/>
        <w:autoSpaceDN w:val="0"/>
        <w:adjustRightInd w:val="0"/>
        <w:ind w:left="1985" w:hanging="1985"/>
        <w:textAlignment w:val="baseline"/>
        <w:rPr>
          <w:rFonts w:eastAsia="SimSun"/>
          <w:i/>
          <w:iCs/>
          <w:lang w:val="en-US" w:eastAsia="zh-CN"/>
        </w:rPr>
      </w:pPr>
      <w:r>
        <w:rPr>
          <w:rFonts w:eastAsia="SimSun"/>
          <w:lang w:val="en-US" w:eastAsia="zh-CN"/>
        </w:rPr>
        <w:t xml:space="preserve">[ITU-T E.108] ITU-T Recommendation E.108, </w:t>
      </w:r>
      <w:r>
        <w:rPr>
          <w:rFonts w:eastAsia="SimSun"/>
          <w:i/>
          <w:iCs/>
          <w:lang w:val="en-US" w:eastAsia="zh-CN"/>
        </w:rPr>
        <w:t>Requirements for a disaster relief mobile message service</w:t>
      </w:r>
    </w:p>
    <w:p w14:paraId="5DB136F5" w14:textId="77777777" w:rsidR="00FD330D" w:rsidRDefault="0082792E">
      <w:pPr>
        <w:overflowPunct w:val="0"/>
        <w:autoSpaceDE w:val="0"/>
        <w:autoSpaceDN w:val="0"/>
        <w:adjustRightInd w:val="0"/>
        <w:ind w:left="1985" w:hanging="1985"/>
        <w:textAlignment w:val="baseline"/>
        <w:rPr>
          <w:rFonts w:eastAsia="SimSun"/>
          <w:i/>
          <w:iCs/>
          <w:lang w:val="en-US" w:eastAsia="zh-CN"/>
        </w:rPr>
      </w:pPr>
      <w:r>
        <w:rPr>
          <w:rFonts w:eastAsia="SimSun"/>
          <w:lang w:val="en-US" w:eastAsia="zh-CN"/>
        </w:rPr>
        <w:t xml:space="preserve">[ITU-T X.1303] ITU-T Recommendation X.1303bis, </w:t>
      </w:r>
      <w:r>
        <w:rPr>
          <w:rFonts w:eastAsia="SimSun"/>
          <w:i/>
          <w:iCs/>
          <w:lang w:val="en-US" w:eastAsia="zh-CN"/>
        </w:rPr>
        <w:t>Common Alerting Protocol (CAP 1.2)</w:t>
      </w:r>
    </w:p>
    <w:p w14:paraId="72962AB8" w14:textId="77777777" w:rsidR="00FD330D" w:rsidRDefault="0082792E">
      <w:pPr>
        <w:overflowPunct w:val="0"/>
        <w:autoSpaceDE w:val="0"/>
        <w:autoSpaceDN w:val="0"/>
        <w:adjustRightInd w:val="0"/>
        <w:ind w:left="1985" w:hanging="1985"/>
        <w:textAlignment w:val="baseline"/>
        <w:rPr>
          <w:ins w:id="132" w:author="xiar3" w:date="2025-02-21T09:56:00Z"/>
          <w:rFonts w:eastAsia="SimSun"/>
          <w:i/>
          <w:iCs/>
          <w:lang w:val="en-US" w:eastAsia="zh-CN"/>
        </w:rPr>
      </w:pPr>
      <w:r>
        <w:rPr>
          <w:rFonts w:eastAsia="SimSun"/>
          <w:lang w:val="en-US" w:eastAsia="zh-CN"/>
        </w:rPr>
        <w:t xml:space="preserve">[FG-AI4NDM-COM] ITU-T Focus Group Deliverable, </w:t>
      </w:r>
      <w:r>
        <w:rPr>
          <w:rFonts w:eastAsia="SimSun"/>
          <w:i/>
          <w:iCs/>
          <w:lang w:val="en-US" w:eastAsia="zh-CN"/>
        </w:rPr>
        <w:t>AI for communications: Towards natural disaster management</w:t>
      </w:r>
    </w:p>
    <w:p w14:paraId="05F1CD42" w14:textId="77777777" w:rsidR="00FD330D" w:rsidRDefault="0082792E" w:rsidP="0018724C">
      <w:pPr>
        <w:overflowPunct w:val="0"/>
        <w:autoSpaceDE w:val="0"/>
        <w:autoSpaceDN w:val="0"/>
        <w:adjustRightInd w:val="0"/>
        <w:ind w:left="1985" w:hanging="1985"/>
        <w:jc w:val="both"/>
        <w:textAlignment w:val="baseline"/>
        <w:rPr>
          <w:rFonts w:eastAsia="SimSun"/>
          <w:i/>
          <w:iCs/>
          <w:lang w:val="en-US" w:eastAsia="zh-CN"/>
        </w:rPr>
      </w:pPr>
      <w:ins w:id="133" w:author="xiar3" w:date="2025-02-21T09:56:00Z">
        <w:r>
          <w:rPr>
            <w:rFonts w:eastAsia="SimSun"/>
            <w:lang w:val="en-US" w:eastAsia="zh-CN"/>
          </w:rPr>
          <w:t>[ITU-T E.107]</w:t>
        </w:r>
        <w:r>
          <w:rPr>
            <w:rFonts w:eastAsia="SimSun"/>
            <w:lang w:val="en-US" w:eastAsia="zh-CN"/>
          </w:rPr>
          <w:tab/>
          <w:t>ITU-T Recommendation E.107, Emergency Telecommunications Service (ETS) and interconnection framework for national implementations of ETS.</w:t>
        </w:r>
      </w:ins>
    </w:p>
    <w:p w14:paraId="285C0C8F" w14:textId="77777777" w:rsidR="00FD330D" w:rsidRDefault="0082792E">
      <w:pPr>
        <w:pStyle w:val="ListParagraph"/>
        <w:numPr>
          <w:ilvl w:val="255"/>
          <w:numId w:val="0"/>
        </w:numPr>
        <w:overflowPunct w:val="0"/>
        <w:autoSpaceDE w:val="0"/>
        <w:autoSpaceDN w:val="0"/>
        <w:adjustRightInd w:val="0"/>
        <w:jc w:val="both"/>
        <w:textAlignment w:val="baseline"/>
        <w:rPr>
          <w:i/>
          <w:iCs/>
          <w:color w:val="767171" w:themeColor="background2" w:themeShade="80"/>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6E5A8A89" w14:textId="77777777" w:rsidR="00FD330D" w:rsidRDefault="0082792E">
      <w:pPr>
        <w:pStyle w:val="Heading1"/>
        <w:numPr>
          <w:ilvl w:val="0"/>
          <w:numId w:val="11"/>
        </w:numPr>
        <w:tabs>
          <w:tab w:val="left" w:pos="432"/>
        </w:tabs>
      </w:pPr>
      <w:bookmarkStart w:id="134" w:name="_Toc25685"/>
      <w:bookmarkStart w:id="135" w:name="_Toc165998097"/>
      <w:r>
        <w:t>Definitions</w:t>
      </w:r>
      <w:bookmarkEnd w:id="131"/>
      <w:bookmarkEnd w:id="134"/>
      <w:bookmarkEnd w:id="135"/>
    </w:p>
    <w:p w14:paraId="228199A4" w14:textId="77777777" w:rsidR="00FD330D" w:rsidRDefault="0082792E">
      <w:pPr>
        <w:numPr>
          <w:ilvl w:val="0"/>
          <w:numId w:val="13"/>
        </w:numPr>
        <w:tabs>
          <w:tab w:val="left" w:pos="-2268"/>
          <w:tab w:val="left" w:pos="0"/>
          <w:tab w:val="left" w:pos="794"/>
          <w:tab w:val="left" w:pos="1191"/>
          <w:tab w:val="left" w:pos="1588"/>
          <w:tab w:val="left" w:pos="1985"/>
        </w:tabs>
        <w:suppressAutoHyphens/>
        <w:overflowPunct w:val="0"/>
        <w:autoSpaceDE w:val="0"/>
        <w:textAlignment w:val="baseline"/>
        <w:rPr>
          <w:b/>
        </w:rPr>
      </w:pPr>
      <w:r>
        <w:rPr>
          <w:b/>
        </w:rPr>
        <w:t>Terms defined elsewhere</w:t>
      </w:r>
    </w:p>
    <w:p w14:paraId="60EFE365" w14:textId="77777777" w:rsidR="00FD330D" w:rsidRDefault="0082792E">
      <w:pPr>
        <w:overflowPunct w:val="0"/>
        <w:autoSpaceDE w:val="0"/>
        <w:autoSpaceDN w:val="0"/>
        <w:adjustRightInd w:val="0"/>
        <w:textAlignment w:val="baseline"/>
        <w:rPr>
          <w:szCs w:val="20"/>
          <w:lang w:eastAsia="en-US"/>
        </w:rPr>
      </w:pPr>
      <w:r>
        <w:rPr>
          <w:szCs w:val="20"/>
          <w:lang w:eastAsia="en-US"/>
        </w:rPr>
        <w:t>This Recommendation uses the following terms defined elsewhere:</w:t>
      </w:r>
    </w:p>
    <w:p w14:paraId="6DF38A15" w14:textId="77777777" w:rsidR="00FD330D" w:rsidRDefault="0082792E">
      <w:pPr>
        <w:pStyle w:val="Default"/>
        <w:spacing w:before="120"/>
        <w:rPr>
          <w:rFonts w:asciiTheme="majorBidi" w:hAnsiTheme="majorBidi" w:cstheme="majorBidi"/>
          <w:lang w:val="en-GB"/>
        </w:rPr>
      </w:pPr>
      <w:r>
        <w:rPr>
          <w:rFonts w:eastAsia="SimSun"/>
          <w:b/>
          <w:bCs/>
        </w:rPr>
        <w:t xml:space="preserve">3.1.1 </w:t>
      </w:r>
      <w:r>
        <w:rPr>
          <w:rFonts w:hint="eastAsia"/>
          <w:b/>
          <w:bCs/>
        </w:rPr>
        <w:t>Disaster Relief [</w:t>
      </w:r>
      <w:r>
        <w:rPr>
          <w:rFonts w:asciiTheme="majorBidi" w:eastAsia="MS Mincho" w:hAnsiTheme="majorBidi" w:cstheme="majorBidi"/>
          <w:b/>
          <w:bCs/>
          <w:lang w:eastAsia="ja-JP"/>
        </w:rPr>
        <w:t>ITU-T E.108</w:t>
      </w:r>
      <w:r>
        <w:rPr>
          <w:rFonts w:hint="eastAsia"/>
          <w:b/>
          <w:bCs/>
        </w:rPr>
        <w:t>]:</w:t>
      </w:r>
      <w:r>
        <w:rPr>
          <w:rFonts w:hint="eastAsia"/>
        </w:rPr>
        <w:t xml:space="preserve"> </w:t>
      </w:r>
      <w:r>
        <w:rPr>
          <w:rFonts w:asciiTheme="majorBidi" w:hAnsiTheme="majorBidi" w:cstheme="majorBidi"/>
          <w:lang w:val="en-GB"/>
        </w:rPr>
        <w:t xml:space="preserve">Information or action to be effective for </w:t>
      </w:r>
      <w:r>
        <w:rPr>
          <w:rFonts w:asciiTheme="majorBidi" w:eastAsia="MS Mincho" w:hAnsiTheme="majorBidi" w:cstheme="majorBidi"/>
          <w:lang w:val="en-GB" w:eastAsia="ja-JP"/>
        </w:rPr>
        <w:t xml:space="preserve">reduction and suppression of a serious disruption of the functioning society. </w:t>
      </w:r>
      <w:r>
        <w:rPr>
          <w:rFonts w:asciiTheme="majorBidi" w:hAnsiTheme="majorBidi" w:cstheme="majorBidi"/>
          <w:lang w:val="en-GB"/>
        </w:rPr>
        <w:t xml:space="preserve">The disruption may be caused by accidents, natural phenomena or human activity, and results in a significant widespread threat to human life, health, property or the environment. </w:t>
      </w:r>
    </w:p>
    <w:p w14:paraId="33053327" w14:textId="77777777" w:rsidR="00FD330D" w:rsidRDefault="0082792E">
      <w:pPr>
        <w:pStyle w:val="Default"/>
        <w:spacing w:before="120"/>
        <w:rPr>
          <w:rFonts w:asciiTheme="majorBidi" w:hAnsiTheme="majorBidi" w:cstheme="majorBidi"/>
          <w:lang w:val="en-GB"/>
        </w:rPr>
      </w:pPr>
      <w:r>
        <w:rPr>
          <w:rFonts w:asciiTheme="majorBidi" w:hAnsiTheme="majorBidi" w:cstheme="majorBidi" w:hint="eastAsia"/>
          <w:b/>
          <w:bCs/>
        </w:rPr>
        <w:lastRenderedPageBreak/>
        <w:t xml:space="preserve">3.1.2 Disaster </w:t>
      </w:r>
      <w:r>
        <w:rPr>
          <w:rFonts w:asciiTheme="majorBidi" w:hAnsiTheme="majorBidi" w:cstheme="majorBidi"/>
          <w:b/>
          <w:bCs/>
        </w:rPr>
        <w:t>R</w:t>
      </w:r>
      <w:r>
        <w:rPr>
          <w:rFonts w:asciiTheme="majorBidi" w:hAnsiTheme="majorBidi" w:cstheme="majorBidi" w:hint="eastAsia"/>
          <w:b/>
          <w:bCs/>
        </w:rPr>
        <w:t>elief System [</w:t>
      </w:r>
      <w:r>
        <w:rPr>
          <w:rFonts w:asciiTheme="majorBidi" w:eastAsia="MS Mincho" w:hAnsiTheme="majorBidi" w:cstheme="majorBidi"/>
          <w:b/>
          <w:bCs/>
          <w:lang w:eastAsia="ja-JP"/>
        </w:rPr>
        <w:t>ITU-T E.108</w:t>
      </w:r>
      <w:r>
        <w:rPr>
          <w:rFonts w:asciiTheme="majorBidi" w:hAnsiTheme="majorBidi" w:cstheme="majorBidi" w:hint="eastAsia"/>
          <w:b/>
          <w:bCs/>
        </w:rPr>
        <w:t>]:</w:t>
      </w:r>
      <w:r>
        <w:rPr>
          <w:rFonts w:asciiTheme="majorBidi" w:hAnsiTheme="majorBidi" w:cstheme="majorBidi" w:hint="eastAsia"/>
        </w:rPr>
        <w:t xml:space="preserve"> </w:t>
      </w:r>
      <w:r>
        <w:rPr>
          <w:rFonts w:asciiTheme="majorBidi" w:hAnsiTheme="majorBidi" w:cstheme="majorBidi"/>
          <w:lang w:val="en-GB"/>
        </w:rPr>
        <w:t xml:space="preserve">A system that </w:t>
      </w:r>
      <w:r>
        <w:rPr>
          <w:rFonts w:asciiTheme="majorBidi" w:eastAsia="MS Mincho" w:hAnsiTheme="majorBidi" w:cstheme="majorBidi"/>
          <w:lang w:val="en-GB" w:eastAsia="ja-JP"/>
        </w:rPr>
        <w:t>provides disaster relief (response) services to</w:t>
      </w:r>
      <w:r>
        <w:rPr>
          <w:rFonts w:asciiTheme="majorBidi" w:hAnsiTheme="majorBidi" w:cstheme="majorBidi"/>
          <w:lang w:val="en-GB"/>
        </w:rPr>
        <w:t xml:space="preserve"> related parties</w:t>
      </w:r>
      <w:r>
        <w:rPr>
          <w:rFonts w:asciiTheme="majorBidi" w:eastAsia="MS Mincho" w:hAnsiTheme="majorBidi" w:cstheme="majorBidi"/>
          <w:lang w:val="en-GB" w:eastAsia="ja-JP"/>
        </w:rPr>
        <w:t>, which include affected</w:t>
      </w:r>
      <w:r>
        <w:rPr>
          <w:rFonts w:asciiTheme="majorBidi" w:hAnsiTheme="majorBidi" w:cstheme="majorBidi"/>
          <w:lang w:val="en-GB"/>
        </w:rPr>
        <w:t xml:space="preserve"> victims, rescue workers</w:t>
      </w:r>
      <w:r>
        <w:rPr>
          <w:rFonts w:asciiTheme="majorBidi" w:eastAsia="MS Mincho" w:hAnsiTheme="majorBidi" w:cstheme="majorBidi"/>
          <w:lang w:val="en-GB" w:eastAsia="ja-JP"/>
        </w:rPr>
        <w:t xml:space="preserve"> and systems</w:t>
      </w:r>
      <w:r>
        <w:rPr>
          <w:rFonts w:asciiTheme="majorBidi" w:hAnsiTheme="majorBidi" w:cstheme="majorBidi"/>
          <w:lang w:val="en-GB"/>
        </w:rPr>
        <w:t xml:space="preserve">. </w:t>
      </w:r>
    </w:p>
    <w:p w14:paraId="69882BD1" w14:textId="77777777" w:rsidR="00FD330D" w:rsidRDefault="0082792E">
      <w:pPr>
        <w:pStyle w:val="Default"/>
        <w:spacing w:before="120"/>
        <w:rPr>
          <w:rFonts w:asciiTheme="majorBidi" w:hAnsiTheme="majorBidi" w:cstheme="majorBidi"/>
        </w:rPr>
      </w:pPr>
      <w:r>
        <w:rPr>
          <w:rFonts w:asciiTheme="majorBidi" w:eastAsia="MS Mincho" w:hAnsiTheme="majorBidi" w:cstheme="majorBidi"/>
          <w:b/>
          <w:bCs/>
          <w:lang w:val="en-GB" w:eastAsia="ja-JP"/>
        </w:rPr>
        <w:t>3.1.</w:t>
      </w:r>
      <w:r>
        <w:rPr>
          <w:rFonts w:asciiTheme="majorBidi" w:eastAsia="SimSun" w:hAnsiTheme="majorBidi" w:cstheme="majorBidi" w:hint="eastAsia"/>
          <w:b/>
          <w:bCs/>
        </w:rPr>
        <w:t xml:space="preserve">3 </w:t>
      </w:r>
      <w:r>
        <w:rPr>
          <w:rFonts w:asciiTheme="majorBidi" w:eastAsia="SimSun" w:hAnsiTheme="majorBidi" w:cstheme="majorBidi"/>
          <w:b/>
          <w:bCs/>
        </w:rPr>
        <w:t>N</w:t>
      </w:r>
      <w:r>
        <w:rPr>
          <w:rFonts w:asciiTheme="majorBidi" w:eastAsia="SimSun" w:hAnsiTheme="majorBidi" w:cstheme="majorBidi" w:hint="eastAsia"/>
          <w:b/>
          <w:bCs/>
        </w:rPr>
        <w:t>e</w:t>
      </w:r>
      <w:r>
        <w:rPr>
          <w:rFonts w:asciiTheme="majorBidi" w:eastAsia="SimSun" w:hAnsiTheme="majorBidi" w:cstheme="majorBidi"/>
          <w:b/>
          <w:bCs/>
        </w:rPr>
        <w:t>twork</w:t>
      </w:r>
      <w:r>
        <w:rPr>
          <w:rFonts w:asciiTheme="majorBidi" w:hAnsiTheme="majorBidi" w:cstheme="majorBidi"/>
          <w:b/>
          <w:bCs/>
          <w:lang w:val="en-GB"/>
        </w:rPr>
        <w:t xml:space="preserve"> Recovery</w:t>
      </w:r>
      <w:r>
        <w:rPr>
          <w:rFonts w:asciiTheme="majorBidi" w:eastAsia="MS Mincho" w:hAnsiTheme="majorBidi" w:cstheme="majorBidi"/>
          <w:b/>
          <w:bCs/>
          <w:lang w:val="en-GB" w:eastAsia="ja-JP"/>
        </w:rPr>
        <w:t xml:space="preserve"> [ITU-T L-Sup.35]:</w:t>
      </w:r>
      <w:r>
        <w:rPr>
          <w:rFonts w:asciiTheme="majorBidi" w:eastAsia="MS Mincho" w:hAnsiTheme="majorBidi" w:cstheme="majorBidi"/>
          <w:lang w:val="en-GB" w:eastAsia="ja-JP"/>
        </w:rPr>
        <w:t xml:space="preserve"> </w:t>
      </w:r>
      <w:r>
        <w:rPr>
          <w:rFonts w:asciiTheme="majorBidi" w:hAnsiTheme="majorBidi" w:cstheme="majorBidi"/>
          <w:lang w:val="en-GB"/>
        </w:rPr>
        <w:t xml:space="preserve">The process of recovering the </w:t>
      </w:r>
      <w:r>
        <w:rPr>
          <w:rFonts w:asciiTheme="majorBidi" w:eastAsia="MS Mincho" w:hAnsiTheme="majorBidi" w:cstheme="majorBidi"/>
          <w:lang w:val="en-GB" w:eastAsia="ja-JP"/>
        </w:rPr>
        <w:t xml:space="preserve">service </w:t>
      </w:r>
      <w:r>
        <w:rPr>
          <w:rFonts w:asciiTheme="majorBidi" w:hAnsiTheme="majorBidi" w:cstheme="majorBidi"/>
          <w:lang w:val="en-GB"/>
        </w:rPr>
        <w:t xml:space="preserve">level of a given communication network after a disaster. </w:t>
      </w:r>
    </w:p>
    <w:p w14:paraId="2805EA29" w14:textId="77777777" w:rsidR="00FD330D" w:rsidRDefault="0082792E">
      <w:pPr>
        <w:tabs>
          <w:tab w:val="left" w:pos="794"/>
          <w:tab w:val="left" w:pos="1191"/>
          <w:tab w:val="left" w:pos="1588"/>
          <w:tab w:val="left" w:pos="1985"/>
        </w:tabs>
        <w:rPr>
          <w:rFonts w:asciiTheme="majorBidi" w:hAnsiTheme="majorBidi" w:cstheme="majorBidi"/>
          <w:lang w:val="en-US" w:eastAsia="zh-CN"/>
        </w:rPr>
      </w:pPr>
      <w:r>
        <w:rPr>
          <w:rFonts w:asciiTheme="majorBidi" w:eastAsia="MS Mincho" w:hAnsiTheme="majorBidi" w:cstheme="majorBidi"/>
          <w:b/>
          <w:bCs/>
        </w:rPr>
        <w:t>3.1.</w:t>
      </w:r>
      <w:r>
        <w:rPr>
          <w:rFonts w:asciiTheme="majorBidi" w:eastAsia="SimSun" w:hAnsiTheme="majorBidi" w:cstheme="majorBidi" w:hint="eastAsia"/>
          <w:b/>
          <w:bCs/>
          <w:lang w:val="en-US" w:eastAsia="zh-CN"/>
        </w:rPr>
        <w:t xml:space="preserve">4 </w:t>
      </w:r>
      <w:r>
        <w:rPr>
          <w:rFonts w:asciiTheme="majorBidi" w:eastAsia="SimSun" w:hAnsiTheme="majorBidi" w:cstheme="majorBidi"/>
          <w:b/>
          <w:bCs/>
        </w:rPr>
        <w:t>N</w:t>
      </w:r>
      <w:r>
        <w:rPr>
          <w:rFonts w:asciiTheme="majorBidi" w:eastAsia="SimSun" w:hAnsiTheme="majorBidi" w:cstheme="majorBidi" w:hint="eastAsia"/>
          <w:b/>
          <w:bCs/>
          <w:lang w:eastAsia="zh-CN"/>
        </w:rPr>
        <w:t>e</w:t>
      </w:r>
      <w:r>
        <w:rPr>
          <w:rFonts w:asciiTheme="majorBidi" w:eastAsia="SimSun" w:hAnsiTheme="majorBidi" w:cstheme="majorBidi"/>
          <w:b/>
          <w:bCs/>
        </w:rPr>
        <w:t>twork</w:t>
      </w:r>
      <w:r>
        <w:rPr>
          <w:rFonts w:asciiTheme="majorBidi" w:hAnsiTheme="majorBidi" w:cstheme="majorBidi"/>
          <w:b/>
          <w:bCs/>
        </w:rPr>
        <w:t xml:space="preserve"> Resilience</w:t>
      </w:r>
      <w:r>
        <w:rPr>
          <w:rFonts w:asciiTheme="majorBidi" w:eastAsia="MS Mincho" w:hAnsiTheme="majorBidi" w:cstheme="majorBidi"/>
        </w:rPr>
        <w:t xml:space="preserve"> [ITU-T L-Sup.35]: </w:t>
      </w:r>
      <w:r>
        <w:rPr>
          <w:rFonts w:asciiTheme="majorBidi" w:hAnsiTheme="majorBidi" w:cstheme="majorBidi"/>
        </w:rPr>
        <w:t>The ability to provide and maintain an acceptable level of service in the face of faults and challenges to normal operation of a given communication network, based on prepared facilities.</w:t>
      </w:r>
    </w:p>
    <w:p w14:paraId="05F4FCB1" w14:textId="77777777" w:rsidR="00FD330D" w:rsidRDefault="0082792E">
      <w:pPr>
        <w:pStyle w:val="Default"/>
        <w:spacing w:before="120"/>
      </w:pPr>
      <w:r>
        <w:rPr>
          <w:rFonts w:hint="eastAsia"/>
          <w:b/>
          <w:bCs/>
        </w:rPr>
        <w:t xml:space="preserve">3.1.5 </w:t>
      </w:r>
      <w:r>
        <w:rPr>
          <w:rFonts w:eastAsia="SimSun"/>
          <w:b/>
          <w:bCs/>
        </w:rPr>
        <w:t>Artificial Intelligence (AI) [ISO/IEC 2382-28]</w:t>
      </w:r>
      <w:r>
        <w:t>: An interdisciplinary field, usually regarded as a branch of computer science, dealing with models and systems for the performance of functions generally associated with human intelligence, such as reasoning and learning.</w:t>
      </w:r>
    </w:p>
    <w:p w14:paraId="228EC4F4" w14:textId="77777777" w:rsidR="00FD330D" w:rsidRDefault="0082792E">
      <w:pPr>
        <w:tabs>
          <w:tab w:val="left" w:pos="735"/>
          <w:tab w:val="left" w:pos="794"/>
          <w:tab w:val="left" w:pos="1191"/>
          <w:tab w:val="left" w:pos="1588"/>
          <w:tab w:val="left" w:pos="1985"/>
        </w:tabs>
        <w:rPr>
          <w:rFonts w:asciiTheme="majorBidi" w:eastAsia="MS Mincho" w:hAnsiTheme="majorBidi" w:cstheme="majorBidi"/>
        </w:rPr>
      </w:pPr>
      <w:r>
        <w:rPr>
          <w:rFonts w:asciiTheme="majorBidi" w:eastAsia="MS Mincho" w:hAnsiTheme="majorBidi" w:cstheme="majorBidi"/>
          <w:b/>
        </w:rPr>
        <w:t>3.1.</w:t>
      </w:r>
      <w:r>
        <w:rPr>
          <w:rFonts w:asciiTheme="majorBidi" w:eastAsia="SimSun" w:hAnsiTheme="majorBidi" w:cstheme="majorBidi" w:hint="eastAsia"/>
          <w:b/>
          <w:lang w:val="en-US" w:eastAsia="zh-CN"/>
        </w:rPr>
        <w:t xml:space="preserve">6 </w:t>
      </w:r>
      <w:r>
        <w:rPr>
          <w:rFonts w:asciiTheme="majorBidi" w:eastAsia="SimSun" w:hAnsiTheme="majorBidi" w:cstheme="majorBidi"/>
          <w:b/>
          <w:lang w:val="en-US" w:eastAsia="zh-CN"/>
        </w:rPr>
        <w:t xml:space="preserve">Victim </w:t>
      </w:r>
      <w:r>
        <w:rPr>
          <w:rFonts w:asciiTheme="majorBidi" w:eastAsia="MS Mincho" w:hAnsiTheme="majorBidi" w:cstheme="majorBidi"/>
        </w:rPr>
        <w:t>[ITU-T E.119]: A person affected by a disaster.</w:t>
      </w:r>
    </w:p>
    <w:p w14:paraId="5A269663" w14:textId="77777777" w:rsidR="00FD330D" w:rsidRDefault="0082792E">
      <w:pPr>
        <w:tabs>
          <w:tab w:val="left" w:pos="735"/>
          <w:tab w:val="left" w:pos="794"/>
          <w:tab w:val="left" w:pos="1191"/>
          <w:tab w:val="left" w:pos="1588"/>
          <w:tab w:val="left" w:pos="1985"/>
        </w:tabs>
        <w:rPr>
          <w:rFonts w:asciiTheme="majorBidi" w:eastAsia="MS Mincho" w:hAnsiTheme="majorBidi" w:cstheme="majorBidi"/>
          <w:bCs/>
          <w:lang w:eastAsia="zh-CN"/>
        </w:rPr>
      </w:pPr>
      <w:r>
        <w:rPr>
          <w:rFonts w:asciiTheme="majorBidi" w:eastAsia="MS Mincho" w:hAnsiTheme="majorBidi" w:cstheme="majorBidi"/>
          <w:b/>
          <w:lang w:eastAsia="zh-CN"/>
        </w:rPr>
        <w:t xml:space="preserve">3.1.7 Network Slice </w:t>
      </w:r>
      <w:r>
        <w:rPr>
          <w:rFonts w:asciiTheme="majorBidi" w:eastAsia="MS Mincho" w:hAnsiTheme="majorBidi" w:cstheme="majorBidi"/>
          <w:bCs/>
          <w:lang w:eastAsia="zh-CN"/>
        </w:rPr>
        <w:t>[ITU-T Y.3100]: A logical network that provides specific network capabilities and network characteristics.</w:t>
      </w:r>
    </w:p>
    <w:p w14:paraId="15643453" w14:textId="77777777" w:rsidR="00FD330D" w:rsidRDefault="0082792E">
      <w:pPr>
        <w:tabs>
          <w:tab w:val="left" w:pos="735"/>
          <w:tab w:val="left" w:pos="794"/>
          <w:tab w:val="left" w:pos="1191"/>
          <w:tab w:val="left" w:pos="1588"/>
          <w:tab w:val="left" w:pos="1985"/>
        </w:tabs>
        <w:rPr>
          <w:rFonts w:asciiTheme="majorBidi" w:eastAsia="MS Mincho" w:hAnsiTheme="majorBidi" w:cstheme="majorBidi"/>
          <w:bCs/>
          <w:lang w:eastAsia="zh-CN"/>
        </w:rPr>
      </w:pPr>
      <w:r>
        <w:rPr>
          <w:rFonts w:asciiTheme="majorBidi" w:eastAsia="MS Mincho" w:hAnsiTheme="majorBidi" w:cstheme="majorBidi"/>
          <w:b/>
          <w:lang w:eastAsia="zh-CN"/>
        </w:rPr>
        <w:t>3.1.8 Network Slice Instance</w:t>
      </w:r>
      <w:r>
        <w:rPr>
          <w:rFonts w:asciiTheme="majorBidi" w:eastAsia="MS Mincho" w:hAnsiTheme="majorBidi" w:cstheme="majorBidi"/>
          <w:bCs/>
          <w:lang w:eastAsia="zh-CN"/>
        </w:rPr>
        <w:t xml:space="preserve"> [ITU-T Y.3100]: An instance of network slice, which is created based on a network slice blueprint.</w:t>
      </w:r>
    </w:p>
    <w:p w14:paraId="40381E42" w14:textId="77777777" w:rsidR="00FD330D" w:rsidRDefault="0082792E">
      <w:pPr>
        <w:tabs>
          <w:tab w:val="left" w:pos="735"/>
          <w:tab w:val="left" w:pos="794"/>
          <w:tab w:val="left" w:pos="1191"/>
          <w:tab w:val="left" w:pos="1588"/>
          <w:tab w:val="left" w:pos="1985"/>
        </w:tabs>
        <w:rPr>
          <w:ins w:id="136" w:author="xiar3" w:date="2025-02-21T09:56:00Z"/>
          <w:rFonts w:asciiTheme="majorBidi" w:eastAsia="MS Mincho" w:hAnsiTheme="majorBidi" w:cstheme="majorBidi"/>
          <w:bCs/>
          <w:lang w:eastAsia="zh-CN"/>
        </w:rPr>
      </w:pPr>
      <w:r>
        <w:rPr>
          <w:rFonts w:asciiTheme="majorBidi" w:eastAsia="MS Mincho" w:hAnsiTheme="majorBidi" w:cstheme="majorBidi"/>
          <w:b/>
          <w:lang w:eastAsia="zh-CN"/>
        </w:rPr>
        <w:t xml:space="preserve">3.1.9 Network Function </w:t>
      </w:r>
      <w:r>
        <w:rPr>
          <w:rFonts w:asciiTheme="majorBidi" w:eastAsia="MS Mincho" w:hAnsiTheme="majorBidi" w:cstheme="majorBidi"/>
          <w:bCs/>
          <w:lang w:eastAsia="zh-CN"/>
        </w:rPr>
        <w:t>[ITU-T Y.3100]: In the context of IMT-2020, a processing function in a network.</w:t>
      </w:r>
    </w:p>
    <w:p w14:paraId="43ED961B" w14:textId="77777777" w:rsidR="00FD330D" w:rsidRDefault="0082792E">
      <w:pPr>
        <w:tabs>
          <w:tab w:val="left" w:pos="735"/>
          <w:tab w:val="left" w:pos="794"/>
          <w:tab w:val="left" w:pos="1191"/>
          <w:tab w:val="left" w:pos="1588"/>
          <w:tab w:val="left" w:pos="1985"/>
        </w:tabs>
        <w:jc w:val="both"/>
        <w:rPr>
          <w:ins w:id="137" w:author="xiar3" w:date="2025-02-21T09:56:00Z"/>
          <w:rFonts w:asciiTheme="majorBidi" w:eastAsia="MS Mincho" w:hAnsiTheme="majorBidi" w:cstheme="majorBidi"/>
          <w:bCs/>
          <w:lang w:val="en-US" w:eastAsia="zh-CN"/>
        </w:rPr>
      </w:pPr>
      <w:ins w:id="138" w:author="xiar3" w:date="2025-02-21T09:56:00Z">
        <w:r>
          <w:rPr>
            <w:rFonts w:asciiTheme="majorBidi" w:eastAsia="MS Mincho" w:hAnsiTheme="majorBidi" w:cstheme="majorBidi"/>
            <w:bCs/>
            <w:lang w:eastAsia="zh-CN"/>
          </w:rPr>
          <w:t>3.1.10 Authorization [ITU-T Y.1271]:</w:t>
        </w:r>
        <w:r>
          <w:rPr>
            <w:rFonts w:eastAsia="SimSun"/>
            <w:color w:val="000000"/>
            <w:sz w:val="23"/>
            <w:szCs w:val="23"/>
            <w:lang w:val="en-US" w:eastAsia="zh-CN"/>
          </w:rPr>
          <w:t xml:space="preserve"> </w:t>
        </w:r>
        <w:r>
          <w:rPr>
            <w:rFonts w:asciiTheme="majorBidi" w:eastAsia="MS Mincho" w:hAnsiTheme="majorBidi" w:cstheme="majorBidi"/>
            <w:bCs/>
            <w:lang w:val="en-US" w:eastAsia="zh-CN"/>
          </w:rPr>
          <w:t>The act of determining if a particular privilege, such as access to telecommunications resource, can be granted to the presenter of a particular credential.</w:t>
        </w:r>
      </w:ins>
    </w:p>
    <w:p w14:paraId="0CA45245" w14:textId="77777777" w:rsidR="00FD330D" w:rsidRDefault="0082792E">
      <w:pPr>
        <w:tabs>
          <w:tab w:val="left" w:pos="735"/>
          <w:tab w:val="left" w:pos="794"/>
          <w:tab w:val="left" w:pos="1191"/>
          <w:tab w:val="left" w:pos="1588"/>
          <w:tab w:val="left" w:pos="1985"/>
        </w:tabs>
        <w:jc w:val="both"/>
        <w:rPr>
          <w:ins w:id="139" w:author="xiar3" w:date="2025-02-21T09:56:00Z"/>
          <w:rFonts w:asciiTheme="majorBidi" w:eastAsia="MS Mincho" w:hAnsiTheme="majorBidi" w:cstheme="majorBidi"/>
          <w:bCs/>
          <w:lang w:val="en-US" w:eastAsia="zh-CN"/>
        </w:rPr>
      </w:pPr>
      <w:ins w:id="140" w:author="xiar3" w:date="2025-02-21T09:56:00Z">
        <w:r>
          <w:rPr>
            <w:rFonts w:asciiTheme="majorBidi" w:eastAsia="MS Mincho" w:hAnsiTheme="majorBidi" w:cstheme="majorBidi"/>
            <w:bCs/>
            <w:lang w:val="en-US" w:eastAsia="zh-CN"/>
          </w:rPr>
          <w:t>3.1.11 Authentication [ITU-T Y.1271]: The act or method used to verify a claimed identity.</w:t>
        </w:r>
      </w:ins>
    </w:p>
    <w:p w14:paraId="16F4C6FC" w14:textId="77777777" w:rsidR="00FD330D" w:rsidRDefault="0082792E" w:rsidP="0018724C">
      <w:pPr>
        <w:tabs>
          <w:tab w:val="left" w:pos="735"/>
          <w:tab w:val="left" w:pos="794"/>
          <w:tab w:val="left" w:pos="1191"/>
          <w:tab w:val="left" w:pos="1588"/>
          <w:tab w:val="left" w:pos="1985"/>
        </w:tabs>
        <w:jc w:val="both"/>
        <w:rPr>
          <w:rFonts w:asciiTheme="majorBidi" w:eastAsia="MS Mincho" w:hAnsiTheme="majorBidi" w:cstheme="majorBidi"/>
          <w:bCs/>
          <w:lang w:eastAsia="zh-CN"/>
        </w:rPr>
      </w:pPr>
      <w:ins w:id="141" w:author="xiar3" w:date="2025-02-21T09:56:00Z">
        <w:r>
          <w:rPr>
            <w:rFonts w:asciiTheme="majorBidi" w:eastAsia="MS Mincho" w:hAnsiTheme="majorBidi" w:cstheme="majorBidi"/>
            <w:bCs/>
            <w:lang w:val="en-US" w:eastAsia="zh-CN"/>
          </w:rPr>
          <w:t xml:space="preserve">3.1.12 </w:t>
        </w:r>
        <w:r>
          <w:rPr>
            <w:rFonts w:eastAsia="SimSun"/>
            <w:lang w:val="en-US" w:eastAsia="zh-CN"/>
          </w:rPr>
          <w:t>Emergency Telecommunications Service (ETS) [ITU-T E.107]: A national service providing priority telecommunications to the ETS authorized users in times of disaster and emergencies.</w:t>
        </w:r>
      </w:ins>
    </w:p>
    <w:p w14:paraId="47826193" w14:textId="77777777" w:rsidR="00FD330D" w:rsidRDefault="0082792E">
      <w:pPr>
        <w:pStyle w:val="ListParagraph"/>
        <w:numPr>
          <w:ilvl w:val="255"/>
          <w:numId w:val="0"/>
        </w:numPr>
        <w:overflowPunct w:val="0"/>
        <w:autoSpaceDE w:val="0"/>
        <w:autoSpaceDN w:val="0"/>
        <w:adjustRightInd w:val="0"/>
        <w:jc w:val="both"/>
        <w:textAlignment w:val="baseline"/>
        <w:rPr>
          <w:i/>
          <w:iCs/>
          <w:color w:val="767171" w:themeColor="background2" w:themeShade="80"/>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6FE62ECC" w14:textId="77777777" w:rsidR="00FD330D" w:rsidRDefault="0082792E">
      <w:pPr>
        <w:numPr>
          <w:ilvl w:val="0"/>
          <w:numId w:val="13"/>
        </w:numPr>
        <w:tabs>
          <w:tab w:val="left" w:pos="-2268"/>
          <w:tab w:val="left" w:pos="0"/>
          <w:tab w:val="left" w:pos="794"/>
          <w:tab w:val="left" w:pos="1191"/>
          <w:tab w:val="left" w:pos="1588"/>
          <w:tab w:val="left" w:pos="1985"/>
        </w:tabs>
        <w:suppressAutoHyphens/>
        <w:overflowPunct w:val="0"/>
        <w:autoSpaceDE w:val="0"/>
        <w:textAlignment w:val="baseline"/>
        <w:rPr>
          <w:b/>
        </w:rPr>
      </w:pPr>
      <w:r>
        <w:rPr>
          <w:b/>
        </w:rPr>
        <w:t>Terms defined in this Recommendation</w:t>
      </w:r>
    </w:p>
    <w:p w14:paraId="6C9E459D" w14:textId="77777777" w:rsidR="00FD330D" w:rsidRDefault="0082792E">
      <w:pPr>
        <w:overflowPunct w:val="0"/>
        <w:autoSpaceDE w:val="0"/>
        <w:autoSpaceDN w:val="0"/>
        <w:adjustRightInd w:val="0"/>
        <w:textAlignment w:val="baseline"/>
        <w:rPr>
          <w:szCs w:val="20"/>
          <w:lang w:eastAsia="en-US"/>
        </w:rPr>
      </w:pPr>
      <w:bookmarkStart w:id="142" w:name="_Toc54716807"/>
      <w:r>
        <w:rPr>
          <w:szCs w:val="20"/>
          <w:lang w:eastAsia="en-US"/>
        </w:rPr>
        <w:t>This Recommendation defines the following terms:</w:t>
      </w:r>
    </w:p>
    <w:p w14:paraId="0EE17B78" w14:textId="77777777" w:rsidR="00FD330D" w:rsidRDefault="0082792E">
      <w:pPr>
        <w:pStyle w:val="ListParagraph"/>
        <w:numPr>
          <w:ilvl w:val="255"/>
          <w:numId w:val="0"/>
        </w:numPr>
        <w:overflowPunct w:val="0"/>
        <w:autoSpaceDE w:val="0"/>
        <w:autoSpaceDN w:val="0"/>
        <w:adjustRightInd w:val="0"/>
        <w:jc w:val="both"/>
        <w:textAlignment w:val="baseline"/>
        <w:rPr>
          <w:i/>
          <w:iCs/>
          <w:color w:val="767171" w:themeColor="background2" w:themeShade="80"/>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7B4A5F91" w14:textId="77777777" w:rsidR="00FD330D" w:rsidRDefault="0082792E">
      <w:pPr>
        <w:pStyle w:val="Heading1"/>
        <w:numPr>
          <w:ilvl w:val="0"/>
          <w:numId w:val="11"/>
        </w:numPr>
        <w:tabs>
          <w:tab w:val="left" w:pos="432"/>
        </w:tabs>
      </w:pPr>
      <w:bookmarkStart w:id="143" w:name="_Toc165998098"/>
      <w:bookmarkStart w:id="144" w:name="_Toc31907"/>
      <w:r>
        <w:t>Abbreviations and acronyms</w:t>
      </w:r>
      <w:bookmarkEnd w:id="142"/>
      <w:bookmarkEnd w:id="143"/>
      <w:bookmarkEnd w:id="144"/>
    </w:p>
    <w:p w14:paraId="6F41279F" w14:textId="77777777" w:rsidR="00FD330D" w:rsidRDefault="0082792E">
      <w:pPr>
        <w:overflowPunct w:val="0"/>
        <w:autoSpaceDE w:val="0"/>
        <w:autoSpaceDN w:val="0"/>
        <w:adjustRightInd w:val="0"/>
        <w:textAlignment w:val="baseline"/>
        <w:rPr>
          <w:szCs w:val="20"/>
          <w:lang w:eastAsia="en-US"/>
        </w:rPr>
      </w:pPr>
      <w:bookmarkStart w:id="145" w:name="_Toc54716808"/>
      <w:r>
        <w:rPr>
          <w:szCs w:val="20"/>
          <w:lang w:eastAsia="en-US"/>
        </w:rPr>
        <w:t>This Recommendation uses the following abbreviations and acronyms: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5"/>
        <w:gridCol w:w="5356"/>
      </w:tblGrid>
      <w:tr w:rsidR="00FD330D" w14:paraId="1044E06E"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3199F8F9"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val="en-US" w:eastAsia="zh-CN"/>
              </w:rPr>
            </w:pPr>
            <w:r>
              <w:rPr>
                <w:rFonts w:hint="eastAsia"/>
                <w:color w:val="000000"/>
                <w:szCs w:val="20"/>
                <w:lang w:val="en-US" w:eastAsia="zh-CN"/>
              </w:rPr>
              <w:t>AI</w:t>
            </w:r>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7AF125D2"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eastAsia="zh-CN"/>
              </w:rPr>
            </w:pPr>
            <w:r>
              <w:rPr>
                <w:szCs w:val="20"/>
                <w:lang w:eastAsia="en-US"/>
              </w:rPr>
              <w:t>Artificial Intelligence</w:t>
            </w:r>
          </w:p>
        </w:tc>
      </w:tr>
      <w:tr w:rsidR="00FD330D" w14:paraId="2645264F"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3D62883E"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val="en-US" w:eastAsia="zh-CN"/>
              </w:rPr>
            </w:pPr>
            <w:r>
              <w:rPr>
                <w:rFonts w:hint="eastAsia"/>
                <w:color w:val="000000"/>
                <w:szCs w:val="20"/>
                <w:lang w:val="en-US" w:eastAsia="zh-CN"/>
              </w:rPr>
              <w:t>BSS</w:t>
            </w:r>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081199C7"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eastAsia="zh-CN"/>
              </w:rPr>
            </w:pPr>
            <w:r>
              <w:rPr>
                <w:rFonts w:eastAsia="Malgun Gothic"/>
                <w:szCs w:val="20"/>
                <w:lang w:eastAsia="en-US"/>
              </w:rPr>
              <w:t>Business Support System</w:t>
            </w:r>
          </w:p>
        </w:tc>
      </w:tr>
      <w:tr w:rsidR="00FD330D" w14:paraId="0F371FD3"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45DB7552"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46" w:author="xiar3" w:date="2025-02-21T09:57:00Z"/>
                <w:color w:val="000000"/>
                <w:szCs w:val="20"/>
                <w:lang w:val="en-US" w:eastAsia="zh-CN"/>
              </w:rPr>
            </w:pPr>
            <w:r>
              <w:rPr>
                <w:rFonts w:hint="eastAsia"/>
                <w:color w:val="000000"/>
                <w:szCs w:val="20"/>
                <w:lang w:val="en-US" w:eastAsia="zh-CN"/>
              </w:rPr>
              <w:t>CR</w:t>
            </w:r>
          </w:p>
          <w:p w14:paraId="0F30B5B7"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47" w:author="xiar3" w:date="2025-02-21T09:58:00Z"/>
                <w:color w:val="000000"/>
                <w:szCs w:val="20"/>
                <w:lang w:val="en-US" w:eastAsia="zh-CN"/>
              </w:rPr>
            </w:pPr>
            <w:ins w:id="148" w:author="xiar3" w:date="2025-02-21T09:58:00Z">
              <w:r>
                <w:rPr>
                  <w:rFonts w:hint="eastAsia"/>
                  <w:color w:val="000000"/>
                  <w:szCs w:val="20"/>
                  <w:lang w:val="en-US" w:eastAsia="zh-CN"/>
                </w:rPr>
                <w:t>DMF</w:t>
              </w:r>
            </w:ins>
          </w:p>
          <w:p w14:paraId="5AB7E8AC"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49" w:author="xiar3" w:date="2025-02-21T09:59:00Z"/>
                <w:color w:val="000000"/>
                <w:szCs w:val="20"/>
                <w:lang w:val="en-US" w:eastAsia="zh-CN"/>
              </w:rPr>
            </w:pPr>
            <w:ins w:id="150" w:author="xiar3" w:date="2025-02-21T09:59:00Z">
              <w:r>
                <w:rPr>
                  <w:rFonts w:hint="eastAsia"/>
                  <w:color w:val="000000"/>
                  <w:szCs w:val="20"/>
                  <w:lang w:val="en-US" w:eastAsia="zh-CN"/>
                </w:rPr>
                <w:t>IMEI</w:t>
              </w:r>
            </w:ins>
          </w:p>
          <w:p w14:paraId="5C65FB5B"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val="en-US" w:eastAsia="zh-CN"/>
              </w:rPr>
            </w:pPr>
            <w:ins w:id="151" w:author="xiar3" w:date="2025-02-21T09:59:00Z">
              <w:r>
                <w:rPr>
                  <w:rFonts w:hint="eastAsia"/>
                  <w:color w:val="000000"/>
                  <w:szCs w:val="20"/>
                  <w:lang w:val="en-US" w:eastAsia="zh-CN"/>
                </w:rPr>
                <w:t>IMSI</w:t>
              </w:r>
            </w:ins>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4F68A8FA"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52" w:author="xiar3" w:date="2025-02-21T09:58:00Z"/>
                <w:rFonts w:eastAsia="SimSun"/>
                <w:szCs w:val="20"/>
                <w:lang w:val="en-US" w:eastAsia="zh-CN"/>
              </w:rPr>
            </w:pPr>
            <w:r>
              <w:rPr>
                <w:rFonts w:eastAsia="SimSun" w:hint="eastAsia"/>
                <w:szCs w:val="20"/>
                <w:lang w:val="en-US" w:eastAsia="zh-CN"/>
              </w:rPr>
              <w:t>Calling Report</w:t>
            </w:r>
          </w:p>
          <w:p w14:paraId="7D274D44"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53" w:author="xiar3" w:date="2025-02-21T09:59:00Z"/>
                <w:rFonts w:eastAsia="SimSun"/>
                <w:szCs w:val="20"/>
                <w:lang w:val="en-US" w:eastAsia="zh-CN"/>
              </w:rPr>
            </w:pPr>
            <w:ins w:id="154" w:author="xiar3" w:date="2025-02-21T09:58:00Z">
              <w:r>
                <w:rPr>
                  <w:rFonts w:eastAsia="SimSun" w:hint="eastAsia"/>
                  <w:szCs w:val="20"/>
                  <w:lang w:val="en-US" w:eastAsia="zh-CN"/>
                </w:rPr>
                <w:t>Disaster Management Function</w:t>
              </w:r>
            </w:ins>
          </w:p>
          <w:p w14:paraId="67CC30B9"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55" w:author="xiar3" w:date="2025-02-21T09:59:00Z"/>
                <w:szCs w:val="20"/>
                <w:lang w:val="en-US" w:eastAsia="zh-CN"/>
              </w:rPr>
            </w:pPr>
            <w:ins w:id="156" w:author="xiar3" w:date="2025-02-21T09:59:00Z">
              <w:r>
                <w:rPr>
                  <w:rFonts w:hint="eastAsia"/>
                  <w:szCs w:val="20"/>
                  <w:lang w:val="en-US" w:eastAsia="zh-CN"/>
                </w:rPr>
                <w:t>International Mobile Equipment Identity</w:t>
              </w:r>
            </w:ins>
          </w:p>
          <w:p w14:paraId="1F760F56" w14:textId="77777777" w:rsidR="00FD330D" w:rsidRDefault="0082792E">
            <w:pPr>
              <w:tabs>
                <w:tab w:val="left" w:pos="794"/>
                <w:tab w:val="left" w:pos="1191"/>
                <w:tab w:val="left" w:pos="1588"/>
                <w:tab w:val="left" w:pos="1904"/>
              </w:tabs>
              <w:overflowPunct w:val="0"/>
              <w:autoSpaceDE w:val="0"/>
              <w:autoSpaceDN w:val="0"/>
              <w:adjustRightInd w:val="0"/>
              <w:textAlignment w:val="baseline"/>
              <w:rPr>
                <w:szCs w:val="20"/>
                <w:lang w:val="en-US" w:eastAsia="zh-CN"/>
              </w:rPr>
            </w:pPr>
            <w:ins w:id="157" w:author="xiar3" w:date="2025-02-21T09:59:00Z">
              <w:r>
                <w:rPr>
                  <w:szCs w:val="20"/>
                  <w:lang w:val="en-US" w:eastAsia="zh-CN"/>
                </w:rPr>
                <w:t>International Mobile Subscriber Identity</w:t>
              </w:r>
            </w:ins>
          </w:p>
        </w:tc>
      </w:tr>
      <w:tr w:rsidR="00FD330D" w14:paraId="11709803"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50CCA35D"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val="en-US" w:eastAsia="zh-CN"/>
              </w:rPr>
            </w:pPr>
            <w:r>
              <w:rPr>
                <w:rFonts w:hint="eastAsia"/>
                <w:color w:val="000000"/>
                <w:szCs w:val="20"/>
                <w:lang w:val="en-US" w:eastAsia="zh-CN"/>
              </w:rPr>
              <w:t>ML</w:t>
            </w:r>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55A40C16"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eastAsia="zh-CN"/>
              </w:rPr>
            </w:pPr>
            <w:r>
              <w:rPr>
                <w:szCs w:val="20"/>
                <w:lang w:eastAsia="en-US"/>
              </w:rPr>
              <w:t>Machine Learning</w:t>
            </w:r>
          </w:p>
        </w:tc>
      </w:tr>
      <w:tr w:rsidR="00FD330D" w14:paraId="6199E8C7"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278473C6"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val="en-US" w:eastAsia="zh-CN"/>
              </w:rPr>
            </w:pPr>
            <w:del w:id="158" w:author="xiar3" w:date="2025-02-21T10:00:00Z">
              <w:r>
                <w:rPr>
                  <w:rFonts w:hint="eastAsia"/>
                  <w:color w:val="000000"/>
                  <w:szCs w:val="20"/>
                  <w:lang w:val="en-US" w:eastAsia="zh-CN"/>
                </w:rPr>
                <w:delText>OSS</w:delText>
              </w:r>
            </w:del>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1F5A2DC0"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eastAsia="zh-CN"/>
              </w:rPr>
            </w:pPr>
            <w:del w:id="159" w:author="xiar3" w:date="2025-02-21T09:59:00Z">
              <w:r>
                <w:rPr>
                  <w:rFonts w:hint="eastAsia"/>
                  <w:szCs w:val="20"/>
                  <w:lang w:val="en-US" w:eastAsia="zh-CN"/>
                </w:rPr>
                <w:delText>Operator Support System</w:delText>
              </w:r>
            </w:del>
          </w:p>
        </w:tc>
      </w:tr>
      <w:tr w:rsidR="00FD330D" w14:paraId="48F3F3C4"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688405D0"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val="en-US" w:eastAsia="zh-CN"/>
              </w:rPr>
            </w:pPr>
            <w:r>
              <w:rPr>
                <w:rFonts w:hint="eastAsia"/>
                <w:color w:val="000000"/>
                <w:szCs w:val="20"/>
                <w:lang w:val="en-US" w:eastAsia="zh-CN"/>
              </w:rPr>
              <w:t>MR</w:t>
            </w:r>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2BDFEF81"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eastAsia="zh-CN"/>
              </w:rPr>
            </w:pPr>
            <w:r>
              <w:rPr>
                <w:rFonts w:hint="eastAsia"/>
                <w:szCs w:val="20"/>
                <w:lang w:val="en-US" w:eastAsia="zh-CN"/>
              </w:rPr>
              <w:t>Measure Report</w:t>
            </w:r>
          </w:p>
        </w:tc>
      </w:tr>
      <w:tr w:rsidR="00FD330D" w14:paraId="5A92DBCA"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51DB801E"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60" w:author="xiar3" w:date="2025-02-21T10:00:00Z"/>
                <w:color w:val="000000"/>
                <w:szCs w:val="20"/>
                <w:lang w:val="en-US" w:eastAsia="zh-CN"/>
              </w:rPr>
            </w:pPr>
            <w:r>
              <w:rPr>
                <w:rFonts w:hint="eastAsia"/>
                <w:color w:val="000000"/>
                <w:szCs w:val="20"/>
                <w:lang w:val="en-US" w:eastAsia="zh-CN"/>
              </w:rPr>
              <w:t>MSS</w:t>
            </w:r>
          </w:p>
          <w:p w14:paraId="6CCED789"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val="en-US" w:eastAsia="zh-CN"/>
              </w:rPr>
            </w:pPr>
            <w:ins w:id="161" w:author="xiar3" w:date="2025-02-21T10:00:00Z">
              <w:r>
                <w:rPr>
                  <w:rFonts w:hint="eastAsia"/>
                  <w:color w:val="000000"/>
                  <w:szCs w:val="20"/>
                  <w:lang w:val="en-US" w:eastAsia="zh-CN"/>
                </w:rPr>
                <w:t>OSS</w:t>
              </w:r>
            </w:ins>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562F9E66"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62" w:author="xiar3" w:date="2025-02-21T09:59:00Z"/>
                <w:szCs w:val="20"/>
                <w:lang w:val="en-US" w:eastAsia="zh-CN"/>
              </w:rPr>
            </w:pPr>
            <w:r>
              <w:rPr>
                <w:rFonts w:hint="eastAsia"/>
                <w:szCs w:val="20"/>
                <w:lang w:val="en-US" w:eastAsia="zh-CN"/>
              </w:rPr>
              <w:t>Management Support System</w:t>
            </w:r>
          </w:p>
          <w:p w14:paraId="7BDCA42A" w14:textId="77777777" w:rsidR="00FD330D" w:rsidRDefault="0082792E">
            <w:pPr>
              <w:tabs>
                <w:tab w:val="left" w:pos="794"/>
                <w:tab w:val="left" w:pos="1191"/>
                <w:tab w:val="left" w:pos="1588"/>
                <w:tab w:val="left" w:pos="1904"/>
              </w:tabs>
              <w:overflowPunct w:val="0"/>
              <w:autoSpaceDE w:val="0"/>
              <w:autoSpaceDN w:val="0"/>
              <w:adjustRightInd w:val="0"/>
              <w:textAlignment w:val="baseline"/>
              <w:rPr>
                <w:szCs w:val="20"/>
                <w:lang w:val="en-US" w:eastAsia="zh-CN"/>
              </w:rPr>
            </w:pPr>
            <w:ins w:id="163" w:author="xiar3" w:date="2025-02-21T10:00:00Z">
              <w:r>
                <w:rPr>
                  <w:rFonts w:hint="eastAsia"/>
                  <w:szCs w:val="20"/>
                  <w:lang w:val="en-US" w:eastAsia="zh-CN"/>
                </w:rPr>
                <w:t>Operator Support System</w:t>
              </w:r>
            </w:ins>
          </w:p>
        </w:tc>
      </w:tr>
      <w:tr w:rsidR="00FD330D" w14:paraId="1D525D92"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4F06AA06"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64" w:author="xiar3" w:date="2025-02-21T10:00:00Z"/>
                <w:color w:val="000000"/>
                <w:szCs w:val="20"/>
                <w:lang w:val="en-US" w:eastAsia="zh-CN"/>
              </w:rPr>
            </w:pPr>
            <w:r>
              <w:rPr>
                <w:rFonts w:hint="eastAsia"/>
                <w:color w:val="000000"/>
                <w:szCs w:val="20"/>
                <w:lang w:val="en-US" w:eastAsia="zh-CN"/>
              </w:rPr>
              <w:lastRenderedPageBreak/>
              <w:t>UAV</w:t>
            </w:r>
          </w:p>
          <w:p w14:paraId="4DB5999F"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val="en-US" w:eastAsia="zh-CN"/>
              </w:rPr>
            </w:pPr>
            <w:ins w:id="165" w:author="xiar3" w:date="2025-02-21T10:00:00Z">
              <w:r>
                <w:rPr>
                  <w:rFonts w:hint="eastAsia"/>
                  <w:color w:val="000000"/>
                  <w:szCs w:val="20"/>
                  <w:lang w:val="en-US" w:eastAsia="zh-CN"/>
                </w:rPr>
                <w:t>UE</w:t>
              </w:r>
            </w:ins>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4AD342C0" w14:textId="77777777" w:rsidR="00FD330D" w:rsidRDefault="0082792E">
            <w:pPr>
              <w:tabs>
                <w:tab w:val="left" w:pos="794"/>
                <w:tab w:val="left" w:pos="1191"/>
                <w:tab w:val="left" w:pos="1588"/>
                <w:tab w:val="left" w:pos="1904"/>
              </w:tabs>
              <w:overflowPunct w:val="0"/>
              <w:autoSpaceDE w:val="0"/>
              <w:autoSpaceDN w:val="0"/>
              <w:adjustRightInd w:val="0"/>
              <w:textAlignment w:val="baseline"/>
              <w:rPr>
                <w:ins w:id="166" w:author="xiar3" w:date="2025-02-21T10:00:00Z"/>
                <w:szCs w:val="20"/>
                <w:lang w:val="en-US" w:eastAsia="zh-CN"/>
              </w:rPr>
            </w:pPr>
            <w:r>
              <w:rPr>
                <w:szCs w:val="20"/>
                <w:lang w:val="en-US" w:eastAsia="zh-CN"/>
              </w:rPr>
              <w:t>Unmanned Aerial Vehicle</w:t>
            </w:r>
          </w:p>
          <w:p w14:paraId="25B49F5C" w14:textId="77777777" w:rsidR="00FD330D" w:rsidRDefault="0082792E">
            <w:pPr>
              <w:tabs>
                <w:tab w:val="left" w:pos="794"/>
                <w:tab w:val="left" w:pos="1191"/>
                <w:tab w:val="left" w:pos="1588"/>
                <w:tab w:val="left" w:pos="1904"/>
              </w:tabs>
              <w:overflowPunct w:val="0"/>
              <w:autoSpaceDE w:val="0"/>
              <w:autoSpaceDN w:val="0"/>
              <w:adjustRightInd w:val="0"/>
              <w:textAlignment w:val="baseline"/>
              <w:rPr>
                <w:szCs w:val="20"/>
                <w:lang w:val="en-US" w:eastAsia="zh-CN"/>
              </w:rPr>
            </w:pPr>
            <w:ins w:id="167" w:author="xiar3" w:date="2025-02-21T10:00:00Z">
              <w:r>
                <w:rPr>
                  <w:rFonts w:hint="eastAsia"/>
                  <w:szCs w:val="20"/>
                  <w:lang w:val="en-US" w:eastAsia="zh-CN"/>
                </w:rPr>
                <w:t>User Equipment</w:t>
              </w:r>
            </w:ins>
          </w:p>
        </w:tc>
      </w:tr>
      <w:tr w:rsidR="00FD330D" w14:paraId="37523B77" w14:textId="77777777">
        <w:tc>
          <w:tcPr>
            <w:tcW w:w="1535" w:type="dxa"/>
            <w:tcBorders>
              <w:top w:val="single" w:sz="4" w:space="0" w:color="FFFFFF"/>
              <w:left w:val="single" w:sz="4" w:space="0" w:color="FFFFFF"/>
              <w:bottom w:val="single" w:sz="4" w:space="0" w:color="FFFFFF"/>
              <w:right w:val="single" w:sz="4" w:space="0" w:color="FFFFFF"/>
            </w:tcBorders>
            <w:shd w:val="clear" w:color="auto" w:fill="auto"/>
          </w:tcPr>
          <w:p w14:paraId="7BDC7903"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eastAsia="zh-CN"/>
              </w:rPr>
            </w:pPr>
            <w:del w:id="168" w:author="xiar3" w:date="2025-02-21T09:59:00Z">
              <w:r>
                <w:rPr>
                  <w:rFonts w:hint="eastAsia"/>
                  <w:szCs w:val="20"/>
                  <w:lang w:val="en-US" w:eastAsia="zh-CN"/>
                </w:rPr>
                <w:delText>IMEI</w:delText>
              </w:r>
            </w:del>
          </w:p>
        </w:tc>
        <w:tc>
          <w:tcPr>
            <w:tcW w:w="5356" w:type="dxa"/>
            <w:tcBorders>
              <w:top w:val="single" w:sz="4" w:space="0" w:color="FFFFFF"/>
              <w:left w:val="single" w:sz="4" w:space="0" w:color="FFFFFF"/>
              <w:bottom w:val="single" w:sz="4" w:space="0" w:color="FFFFFF"/>
              <w:right w:val="single" w:sz="4" w:space="0" w:color="FFFFFF"/>
            </w:tcBorders>
            <w:shd w:val="clear" w:color="auto" w:fill="auto"/>
          </w:tcPr>
          <w:p w14:paraId="541B5329" w14:textId="77777777" w:rsidR="00FD330D" w:rsidRDefault="0082792E">
            <w:pPr>
              <w:tabs>
                <w:tab w:val="left" w:pos="794"/>
                <w:tab w:val="left" w:pos="1191"/>
                <w:tab w:val="left" w:pos="1588"/>
                <w:tab w:val="left" w:pos="1904"/>
              </w:tabs>
              <w:overflowPunct w:val="0"/>
              <w:autoSpaceDE w:val="0"/>
              <w:autoSpaceDN w:val="0"/>
              <w:adjustRightInd w:val="0"/>
              <w:textAlignment w:val="baseline"/>
              <w:rPr>
                <w:color w:val="000000"/>
                <w:szCs w:val="20"/>
                <w:lang w:eastAsia="zh-CN"/>
              </w:rPr>
            </w:pPr>
            <w:del w:id="169" w:author="xiar3" w:date="2025-02-21T09:59:00Z">
              <w:r>
                <w:rPr>
                  <w:rFonts w:hint="eastAsia"/>
                  <w:szCs w:val="20"/>
                  <w:lang w:val="en-US" w:eastAsia="zh-CN"/>
                </w:rPr>
                <w:delText>International Mobile Equipment Identity</w:delText>
              </w:r>
            </w:del>
          </w:p>
        </w:tc>
      </w:tr>
      <w:tr w:rsidR="00FD330D" w14:paraId="3EA9B313" w14:textId="77777777">
        <w:tc>
          <w:tcPr>
            <w:tcW w:w="1535" w:type="dxa"/>
            <w:tcBorders>
              <w:top w:val="single" w:sz="4" w:space="0" w:color="FFFFFF"/>
              <w:left w:val="single" w:sz="4" w:space="0" w:color="FFFFFF"/>
              <w:right w:val="single" w:sz="4" w:space="0" w:color="FFFFFF"/>
            </w:tcBorders>
            <w:shd w:val="clear" w:color="auto" w:fill="auto"/>
          </w:tcPr>
          <w:p w14:paraId="68C00976" w14:textId="77777777" w:rsidR="00FD330D" w:rsidRDefault="0082792E">
            <w:pPr>
              <w:tabs>
                <w:tab w:val="left" w:pos="794"/>
                <w:tab w:val="left" w:pos="1191"/>
                <w:tab w:val="left" w:pos="1588"/>
                <w:tab w:val="left" w:pos="1904"/>
              </w:tabs>
              <w:overflowPunct w:val="0"/>
              <w:autoSpaceDE w:val="0"/>
              <w:autoSpaceDN w:val="0"/>
              <w:adjustRightInd w:val="0"/>
              <w:textAlignment w:val="baseline"/>
              <w:rPr>
                <w:szCs w:val="20"/>
                <w:lang w:val="en-US" w:eastAsia="zh-CN"/>
              </w:rPr>
            </w:pPr>
            <w:del w:id="170" w:author="xiar3" w:date="2025-02-21T09:59:00Z">
              <w:r>
                <w:rPr>
                  <w:rFonts w:hint="eastAsia"/>
                  <w:szCs w:val="20"/>
                  <w:lang w:val="en-US" w:eastAsia="zh-CN"/>
                </w:rPr>
                <w:delText>IMSI</w:delText>
              </w:r>
            </w:del>
          </w:p>
        </w:tc>
        <w:tc>
          <w:tcPr>
            <w:tcW w:w="5356" w:type="dxa"/>
            <w:tcBorders>
              <w:top w:val="single" w:sz="4" w:space="0" w:color="FFFFFF"/>
              <w:left w:val="single" w:sz="4" w:space="0" w:color="FFFFFF"/>
              <w:right w:val="single" w:sz="4" w:space="0" w:color="FFFFFF"/>
            </w:tcBorders>
            <w:shd w:val="clear" w:color="auto" w:fill="auto"/>
          </w:tcPr>
          <w:p w14:paraId="2A37EDC7" w14:textId="77777777" w:rsidR="00FD330D" w:rsidRDefault="0082792E">
            <w:pPr>
              <w:tabs>
                <w:tab w:val="left" w:pos="794"/>
                <w:tab w:val="left" w:pos="1191"/>
                <w:tab w:val="left" w:pos="1588"/>
                <w:tab w:val="left" w:pos="1904"/>
              </w:tabs>
              <w:overflowPunct w:val="0"/>
              <w:autoSpaceDE w:val="0"/>
              <w:autoSpaceDN w:val="0"/>
              <w:adjustRightInd w:val="0"/>
              <w:textAlignment w:val="baseline"/>
              <w:rPr>
                <w:szCs w:val="20"/>
                <w:lang w:val="en-US" w:eastAsia="zh-CN"/>
              </w:rPr>
            </w:pPr>
            <w:del w:id="171" w:author="xiar3" w:date="2025-02-21T09:59:00Z">
              <w:r>
                <w:rPr>
                  <w:szCs w:val="20"/>
                  <w:lang w:val="en-US" w:eastAsia="zh-CN"/>
                </w:rPr>
                <w:delText>International Mobile Subscriber Identity</w:delText>
              </w:r>
            </w:del>
          </w:p>
        </w:tc>
      </w:tr>
    </w:tbl>
    <w:p w14:paraId="0F47BA32" w14:textId="77777777" w:rsidR="00FD330D" w:rsidRDefault="0082792E">
      <w:pPr>
        <w:pStyle w:val="ListParagraph"/>
        <w:numPr>
          <w:ilvl w:val="255"/>
          <w:numId w:val="0"/>
        </w:numPr>
        <w:overflowPunct w:val="0"/>
        <w:autoSpaceDE w:val="0"/>
        <w:autoSpaceDN w:val="0"/>
        <w:adjustRightInd w:val="0"/>
        <w:jc w:val="both"/>
        <w:textAlignment w:val="baseline"/>
        <w:rPr>
          <w:i/>
          <w:iCs/>
          <w:color w:val="767171" w:themeColor="background2" w:themeShade="80"/>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4DBEBEEB" w14:textId="77777777" w:rsidR="00FD330D" w:rsidRDefault="0082792E">
      <w:pPr>
        <w:pStyle w:val="Heading1"/>
        <w:numPr>
          <w:ilvl w:val="0"/>
          <w:numId w:val="11"/>
        </w:numPr>
        <w:tabs>
          <w:tab w:val="left" w:pos="432"/>
        </w:tabs>
      </w:pPr>
      <w:bookmarkStart w:id="172" w:name="_Toc165998099"/>
      <w:bookmarkStart w:id="173" w:name="_Toc21960"/>
      <w:r>
        <w:t>Conventions</w:t>
      </w:r>
      <w:bookmarkEnd w:id="145"/>
      <w:bookmarkEnd w:id="172"/>
      <w:bookmarkEnd w:id="173"/>
    </w:p>
    <w:p w14:paraId="29AF2466" w14:textId="77777777" w:rsidR="00FD330D" w:rsidRDefault="0082792E">
      <w:pPr>
        <w:jc w:val="both"/>
        <w:rPr>
          <w:lang w:val="en-US"/>
        </w:rPr>
      </w:pPr>
      <w:r>
        <w:rPr>
          <w:lang w:val="en-US"/>
        </w:rPr>
        <w:t>In this Recommendation:</w:t>
      </w:r>
    </w:p>
    <w:p w14:paraId="3F142D87" w14:textId="77777777" w:rsidR="00FD330D" w:rsidRDefault="0082792E">
      <w:pPr>
        <w:jc w:val="both"/>
        <w:rPr>
          <w:lang w:val="en-US"/>
        </w:rPr>
      </w:pPr>
      <w:r>
        <w:rPr>
          <w:lang w:val="en-US"/>
        </w:rPr>
        <w:t>The keywords "is required to" indicate a requirement which must be strictly followed and from which no deviation is permitted, if conformance to this Recommendation is to be claimed.</w:t>
      </w:r>
    </w:p>
    <w:p w14:paraId="04237108" w14:textId="77777777" w:rsidR="00FD330D" w:rsidRDefault="0082792E">
      <w:pPr>
        <w:jc w:val="both"/>
        <w:rPr>
          <w:lang w:val="en-US"/>
        </w:rPr>
      </w:pPr>
      <w:r>
        <w:rPr>
          <w:lang w:val="en-US"/>
        </w:rPr>
        <w:t>The keywords "is recommended" indicate a requirement which is recommended but which is not absolutely required. Thus, this requirement need not be present to claim conformance.</w:t>
      </w:r>
    </w:p>
    <w:p w14:paraId="5EB40357" w14:textId="77777777" w:rsidR="00FD330D" w:rsidRDefault="0082792E">
      <w:pPr>
        <w:jc w:val="both"/>
        <w:rPr>
          <w:lang w:val="en-US"/>
        </w:rPr>
      </w:pPr>
      <w:r>
        <w:rPr>
          <w:lang w:val="en-US"/>
        </w:rPr>
        <w:t>The keywords "can optionally"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this Recommendation.</w:t>
      </w:r>
    </w:p>
    <w:p w14:paraId="3AF10CBA" w14:textId="77777777" w:rsidR="00FD330D" w:rsidRDefault="0082792E">
      <w:pPr>
        <w:pStyle w:val="Heading1"/>
        <w:numPr>
          <w:ilvl w:val="0"/>
          <w:numId w:val="11"/>
        </w:numPr>
      </w:pPr>
      <w:bookmarkStart w:id="174" w:name="_Toc165998100"/>
      <w:bookmarkStart w:id="175" w:name="_Toc26649"/>
      <w:r>
        <w:t>Overview</w:t>
      </w:r>
      <w:bookmarkEnd w:id="174"/>
      <w:bookmarkEnd w:id="175"/>
    </w:p>
    <w:p w14:paraId="4C821988" w14:textId="77777777" w:rsidR="00FD330D" w:rsidRDefault="0082792E">
      <w:pPr>
        <w:jc w:val="both"/>
        <w:rPr>
          <w:i/>
          <w:iCs/>
          <w:highlight w:val="yellow"/>
          <w:lang w:val="en-US" w:eastAsia="zh-CN"/>
        </w:rPr>
      </w:pPr>
      <w:r>
        <w:rPr>
          <w:rFonts w:hint="eastAsia"/>
          <w:i/>
          <w:iCs/>
          <w:highlight w:val="yellow"/>
          <w:lang w:val="en-US" w:eastAsia="zh-CN"/>
        </w:rPr>
        <w:t>Editor</w:t>
      </w:r>
      <w:r>
        <w:rPr>
          <w:i/>
          <w:iCs/>
          <w:highlight w:val="yellow"/>
          <w:lang w:val="en-US" w:eastAsia="zh-CN"/>
        </w:rPr>
        <w:t>’</w:t>
      </w:r>
      <w:r>
        <w:rPr>
          <w:rFonts w:hint="eastAsia"/>
          <w:i/>
          <w:iCs/>
          <w:highlight w:val="yellow"/>
          <w:lang w:val="en-US" w:eastAsia="zh-CN"/>
        </w:rPr>
        <w:t xml:space="preserve">s note: see </w:t>
      </w:r>
      <w:hyperlink r:id="rId21" w:history="1">
        <w:r>
          <w:rPr>
            <w:rStyle w:val="Hyperlink"/>
            <w:rFonts w:eastAsia="SimSun"/>
            <w:i/>
            <w:iCs/>
            <w:highlight w:val="yellow"/>
            <w:lang w:val="en-US" w:bidi="ar"/>
          </w:rPr>
          <w:t>SG11-C82</w:t>
        </w:r>
      </w:hyperlink>
      <w:r>
        <w:rPr>
          <w:rFonts w:hint="eastAsia"/>
          <w:i/>
          <w:iCs/>
          <w:highlight w:val="yellow"/>
          <w:lang w:val="en-US" w:eastAsia="zh-CN"/>
        </w:rPr>
        <w:t>, contributions are invited on the basis of tracked changes.</w:t>
      </w:r>
    </w:p>
    <w:p w14:paraId="361A47B4" w14:textId="77777777" w:rsidR="00FD330D" w:rsidRDefault="0082792E">
      <w:pPr>
        <w:jc w:val="both"/>
        <w:rPr>
          <w:lang w:val="en-US" w:eastAsia="zh-CN"/>
        </w:rPr>
      </w:pPr>
      <w:r>
        <w:rPr>
          <w:lang w:val="en-US" w:eastAsia="zh-CN"/>
        </w:rPr>
        <w:t>With the development of mobile networks and changes in information technology, networks can take on more responsibility for rapid response to</w:t>
      </w:r>
      <w:r>
        <w:rPr>
          <w:rFonts w:hint="eastAsia"/>
          <w:lang w:val="en-US" w:eastAsia="zh-CN"/>
        </w:rPr>
        <w:t xml:space="preserve"> sudden</w:t>
      </w:r>
      <w:r>
        <w:rPr>
          <w:lang w:val="en-US" w:eastAsia="zh-CN"/>
        </w:rPr>
        <w:t xml:space="preserve"> natural disasters</w:t>
      </w:r>
      <w:r>
        <w:rPr>
          <w:rFonts w:hint="eastAsia"/>
          <w:lang w:val="en-US" w:eastAsia="zh-CN"/>
        </w:rPr>
        <w:t xml:space="preserve">. Existing mobile network connectivity and data-enabled objects lack adaptability to rapid mitigation and rescue in sudden natural disasters. There are no common solutions, models and functional integration at the base network level, resulting in no effective emergency analysis and support in the event of a disaster. There are many limitations in the response to disaster, resulting in missing the best time to rescue and thus failing to further reduce the impact of the disaster. </w:t>
      </w:r>
    </w:p>
    <w:p w14:paraId="293DA14E" w14:textId="77777777" w:rsidR="00FD330D" w:rsidRDefault="0082792E">
      <w:pPr>
        <w:jc w:val="both"/>
        <w:rPr>
          <w:lang w:val="en-US" w:eastAsia="zh-CN"/>
        </w:rPr>
      </w:pPr>
      <w:r>
        <w:rPr>
          <w:rFonts w:hint="eastAsia"/>
          <w:lang w:val="en-US" w:eastAsia="zh-CN"/>
        </w:rPr>
        <w:t xml:space="preserve">Existing networks and rescue methods have four major limitations: </w:t>
      </w:r>
    </w:p>
    <w:p w14:paraId="3C61E9CE" w14:textId="77777777" w:rsidR="00FD330D" w:rsidRDefault="0082792E">
      <w:pPr>
        <w:numPr>
          <w:ilvl w:val="0"/>
          <w:numId w:val="14"/>
        </w:numPr>
        <w:jc w:val="both"/>
        <w:rPr>
          <w:lang w:val="en-US" w:eastAsia="zh-CN"/>
        </w:rPr>
      </w:pPr>
      <w:r>
        <w:rPr>
          <w:rFonts w:hint="eastAsia"/>
          <w:lang w:val="en-US" w:eastAsia="zh-CN"/>
        </w:rPr>
        <w:t>Lack of historical data, which limited rapid and effective data analysis</w:t>
      </w:r>
    </w:p>
    <w:p w14:paraId="13534DB8" w14:textId="77777777" w:rsidR="00FD330D" w:rsidRDefault="0082792E">
      <w:pPr>
        <w:numPr>
          <w:ilvl w:val="0"/>
          <w:numId w:val="14"/>
        </w:numPr>
        <w:jc w:val="both"/>
        <w:rPr>
          <w:lang w:val="en-US" w:eastAsia="zh-CN"/>
        </w:rPr>
      </w:pPr>
      <w:r>
        <w:rPr>
          <w:rFonts w:hint="eastAsia"/>
          <w:lang w:val="en-US" w:eastAsia="zh-CN"/>
        </w:rPr>
        <w:t xml:space="preserve">No emergency analysis models applicable to the scene. </w:t>
      </w:r>
    </w:p>
    <w:p w14:paraId="7DD94310" w14:textId="77777777" w:rsidR="00FD330D" w:rsidRDefault="0082792E">
      <w:pPr>
        <w:numPr>
          <w:ilvl w:val="0"/>
          <w:numId w:val="14"/>
        </w:numPr>
        <w:jc w:val="both"/>
        <w:rPr>
          <w:lang w:val="en-US" w:eastAsia="zh-CN"/>
        </w:rPr>
      </w:pPr>
      <w:r>
        <w:rPr>
          <w:rFonts w:hint="eastAsia"/>
          <w:lang w:val="en-US" w:eastAsia="zh-CN"/>
        </w:rPr>
        <w:t xml:space="preserve">Inability to quickly assemble professional analysts. </w:t>
      </w:r>
    </w:p>
    <w:p w14:paraId="12EEB7FF" w14:textId="77777777" w:rsidR="00FD330D" w:rsidRDefault="0082792E">
      <w:pPr>
        <w:numPr>
          <w:ilvl w:val="0"/>
          <w:numId w:val="14"/>
        </w:numPr>
        <w:jc w:val="both"/>
        <w:rPr>
          <w:lang w:val="en-US" w:eastAsia="zh-CN"/>
        </w:rPr>
      </w:pPr>
      <w:r>
        <w:rPr>
          <w:rFonts w:hint="eastAsia"/>
          <w:lang w:val="en-US" w:eastAsia="zh-CN"/>
        </w:rPr>
        <w:t>Complexity of implementing rescue methods.</w:t>
      </w:r>
    </w:p>
    <w:p w14:paraId="6B157CCA" w14:textId="77777777" w:rsidR="00FD330D" w:rsidRDefault="0082792E">
      <w:pPr>
        <w:rPr>
          <w:lang w:val="en-US" w:eastAsia="zh-CN"/>
        </w:rPr>
      </w:pPr>
      <w:r>
        <w:rPr>
          <w:rFonts w:hint="eastAsia"/>
          <w:lang w:eastAsia="zh-CN"/>
        </w:rPr>
        <w:t xml:space="preserve">Therefore, this draft Recommendation is to clarify the requirement and framework for </w:t>
      </w:r>
      <w:r>
        <w:rPr>
          <w:rFonts w:hint="eastAsia"/>
          <w:lang w:val="en-US" w:eastAsia="zh-CN"/>
        </w:rPr>
        <w:t>rapid response to</w:t>
      </w:r>
      <w:r>
        <w:rPr>
          <w:rFonts w:hint="eastAsia"/>
          <w:lang w:eastAsia="zh-CN"/>
        </w:rPr>
        <w:t xml:space="preserve"> sudden natural disasters, which can be conducted based on real-time data collection and preset disaster models, and deploys in the network globally. However, personnel rescue can be quickly achieved within the best rescue time. In addition, functions such as disaster warning, affected people detection and buffer zone warning should be included.</w:t>
      </w:r>
      <w:r>
        <w:rPr>
          <w:rFonts w:hint="eastAsia"/>
          <w:lang w:val="en-US" w:eastAsia="zh-CN"/>
        </w:rPr>
        <w:t xml:space="preserve"> </w:t>
      </w:r>
    </w:p>
    <w:p w14:paraId="32613257" w14:textId="77777777" w:rsidR="00FD330D" w:rsidRDefault="0082792E">
      <w:pPr>
        <w:pStyle w:val="Heading1"/>
        <w:numPr>
          <w:ilvl w:val="0"/>
          <w:numId w:val="11"/>
        </w:numPr>
        <w:tabs>
          <w:tab w:val="left" w:pos="432"/>
        </w:tabs>
      </w:pPr>
      <w:bookmarkStart w:id="176" w:name="_Toc165998101"/>
      <w:bookmarkStart w:id="177" w:name="_Toc3097"/>
      <w:r>
        <w:rPr>
          <w:rFonts w:hint="eastAsia"/>
          <w:color w:val="000000" w:themeColor="text1"/>
          <w:lang w:val="en-US" w:eastAsia="zh-CN"/>
        </w:rPr>
        <w:t>Functional requirements</w:t>
      </w:r>
      <w:bookmarkEnd w:id="176"/>
      <w:bookmarkEnd w:id="177"/>
    </w:p>
    <w:p w14:paraId="55D50F3E" w14:textId="77777777" w:rsidR="00FD330D" w:rsidRDefault="0082792E">
      <w:pPr>
        <w:pStyle w:val="Heading2"/>
        <w:rPr>
          <w:lang w:val="en-US" w:eastAsia="zh-CN"/>
        </w:rPr>
      </w:pPr>
      <w:bookmarkStart w:id="178" w:name="_Toc19500"/>
      <w:bookmarkStart w:id="179" w:name="_Toc121155656"/>
      <w:bookmarkStart w:id="180" w:name="_Toc165998102"/>
      <w:bookmarkStart w:id="181" w:name="_Toc12977"/>
      <w:r>
        <w:rPr>
          <w:rFonts w:hint="eastAsia"/>
          <w:lang w:val="en-US" w:eastAsia="zh-CN"/>
        </w:rPr>
        <w:t>7.1 Rapid acquisition of real-time data and data processing</w:t>
      </w:r>
      <w:bookmarkEnd w:id="178"/>
      <w:bookmarkEnd w:id="179"/>
      <w:bookmarkEnd w:id="180"/>
      <w:bookmarkEnd w:id="181"/>
    </w:p>
    <w:p w14:paraId="69B69CFB" w14:textId="77777777" w:rsidR="00FD330D" w:rsidRDefault="0082792E">
      <w:pPr>
        <w:jc w:val="both"/>
        <w:rPr>
          <w:lang w:val="en-US" w:eastAsia="zh-CN"/>
        </w:rPr>
      </w:pPr>
      <w:r>
        <w:rPr>
          <w:rFonts w:hint="eastAsia"/>
          <w:i/>
          <w:iCs/>
          <w:highlight w:val="yellow"/>
          <w:lang w:val="en-US" w:eastAsia="zh-CN"/>
        </w:rPr>
        <w:t>Editor</w:t>
      </w:r>
      <w:r>
        <w:rPr>
          <w:i/>
          <w:iCs/>
          <w:highlight w:val="yellow"/>
          <w:lang w:val="en-US" w:eastAsia="zh-CN"/>
        </w:rPr>
        <w:t>’</w:t>
      </w:r>
      <w:r>
        <w:rPr>
          <w:rFonts w:hint="eastAsia"/>
          <w:i/>
          <w:iCs/>
          <w:highlight w:val="yellow"/>
          <w:lang w:val="en-US" w:eastAsia="zh-CN"/>
        </w:rPr>
        <w:t xml:space="preserve">s note: see </w:t>
      </w:r>
      <w:hyperlink r:id="rId22" w:history="1">
        <w:r>
          <w:rPr>
            <w:rStyle w:val="Hyperlink"/>
            <w:rFonts w:eastAsia="SimSun"/>
            <w:i/>
            <w:iCs/>
            <w:highlight w:val="yellow"/>
            <w:lang w:val="en-US" w:bidi="ar"/>
          </w:rPr>
          <w:t>SG11-C82</w:t>
        </w:r>
      </w:hyperlink>
      <w:r>
        <w:rPr>
          <w:rFonts w:hint="eastAsia"/>
          <w:i/>
          <w:iCs/>
          <w:highlight w:val="yellow"/>
          <w:lang w:val="en-US" w:eastAsia="zh-CN"/>
        </w:rPr>
        <w:t>, contributions are invited on the basis of tracked changes.</w:t>
      </w:r>
    </w:p>
    <w:p w14:paraId="1DB132C3" w14:textId="77777777" w:rsidR="00FD330D" w:rsidRDefault="0082792E">
      <w:pPr>
        <w:pStyle w:val="ListParagraph"/>
        <w:numPr>
          <w:ilvl w:val="0"/>
          <w:numId w:val="15"/>
        </w:numPr>
        <w:overflowPunct w:val="0"/>
        <w:autoSpaceDE w:val="0"/>
        <w:autoSpaceDN w:val="0"/>
        <w:adjustRightInd w:val="0"/>
        <w:jc w:val="both"/>
        <w:textAlignment w:val="baseline"/>
        <w:rPr>
          <w:i/>
          <w:iCs/>
          <w:color w:val="767171" w:themeColor="background2" w:themeShade="80"/>
          <w:lang w:eastAsia="zh-CN"/>
        </w:rPr>
      </w:pPr>
      <w:r>
        <w:rPr>
          <w:rFonts w:hint="eastAsia"/>
          <w:lang w:val="en-US" w:eastAsia="zh-CN"/>
        </w:rPr>
        <w:lastRenderedPageBreak/>
        <w:t>I</w:t>
      </w:r>
      <w:r>
        <w:rPr>
          <w:lang w:val="en-US" w:eastAsia="zh-CN"/>
        </w:rPr>
        <w:t xml:space="preserve">t is required </w:t>
      </w:r>
      <w:r>
        <w:rPr>
          <w:rFonts w:hint="eastAsia"/>
          <w:lang w:val="en-US" w:eastAsia="zh-CN"/>
        </w:rPr>
        <w:t xml:space="preserve">to realize the acquisition of data in real time, which includes but </w:t>
      </w:r>
      <w:r>
        <w:rPr>
          <w:lang w:val="en-US" w:eastAsia="zh-CN"/>
        </w:rPr>
        <w:t>n</w:t>
      </w:r>
      <w:r>
        <w:rPr>
          <w:rFonts w:hint="eastAsia"/>
          <w:lang w:val="en-US" w:eastAsia="zh-CN"/>
        </w:rPr>
        <w:t xml:space="preserve">ot limited to </w:t>
      </w:r>
      <w:r>
        <w:rPr>
          <w:lang w:val="en-US" w:eastAsia="zh-CN"/>
        </w:rPr>
        <w:t>BSS data, OSS data and MSS data.</w:t>
      </w:r>
    </w:p>
    <w:p w14:paraId="31F513B2"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rFonts w:hint="eastAsia"/>
          <w:lang w:val="en-US" w:eastAsia="zh-CN"/>
        </w:rPr>
        <w:t xml:space="preserve">It is recommended to specify the required data includes IMEI, IMSI, Date, Time, Cell location, user location, MR, CR, etc. </w:t>
      </w:r>
    </w:p>
    <w:p w14:paraId="220157A0"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rFonts w:hint="eastAsia"/>
          <w:lang w:val="en-US" w:eastAsia="zh-CN"/>
        </w:rPr>
        <w:t>The above data needs to be fused and used for analysis by means of machine learning, distributed computing, differential privacy, etc., which can avoid user privacy leakage.</w:t>
      </w:r>
    </w:p>
    <w:p w14:paraId="288B654D"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rFonts w:hint="eastAsia"/>
          <w:lang w:val="en-US" w:eastAsia="zh-CN"/>
        </w:rPr>
        <w:t xml:space="preserve">It is required to allocate enough resource of computing power and storage capacity to process and store mass raw real-time data quickly. </w:t>
      </w:r>
    </w:p>
    <w:p w14:paraId="06B9FC17"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lang w:val="en-US" w:eastAsia="zh-CN"/>
        </w:rPr>
        <w:t xml:space="preserve">It is recommended that system </w:t>
      </w:r>
      <w:r>
        <w:rPr>
          <w:rFonts w:hint="eastAsia"/>
          <w:lang w:val="en-US" w:eastAsia="zh-CN"/>
        </w:rPr>
        <w:t xml:space="preserve">can </w:t>
      </w:r>
      <w:r>
        <w:rPr>
          <w:lang w:val="en-US" w:eastAsia="zh-CN"/>
        </w:rPr>
        <w:t>obtain and store all network data for a minimum of two days before and after a sudden natural disaster.</w:t>
      </w:r>
    </w:p>
    <w:p w14:paraId="2808ABEA"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lang w:val="en-US" w:eastAsia="zh-CN"/>
        </w:rPr>
        <w:t>It is required to maintain the security, integrity, and traceability of data by the established data storage systems.</w:t>
      </w:r>
    </w:p>
    <w:p w14:paraId="6FB7F444"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rFonts w:hint="eastAsia"/>
          <w:lang w:val="en-US" w:eastAsia="zh-CN"/>
        </w:rPr>
        <w:t xml:space="preserve">The data processing platform is recommended to support the deployment based on cloud computing network and support auto scaling </w:t>
      </w:r>
      <w:r>
        <w:rPr>
          <w:lang w:eastAsia="zh-CN"/>
        </w:rPr>
        <w:t>to handle increased call/ data loads</w:t>
      </w:r>
      <w:r>
        <w:rPr>
          <w:rFonts w:hint="eastAsia"/>
          <w:lang w:val="en-US" w:eastAsia="zh-CN"/>
        </w:rPr>
        <w:t xml:space="preserve">. </w:t>
      </w:r>
    </w:p>
    <w:p w14:paraId="7F22C0BF" w14:textId="77777777" w:rsidR="00FD330D" w:rsidRDefault="0082792E">
      <w:pPr>
        <w:pStyle w:val="ListParagraph"/>
        <w:numPr>
          <w:ilvl w:val="0"/>
          <w:numId w:val="15"/>
        </w:numPr>
        <w:overflowPunct w:val="0"/>
        <w:autoSpaceDE w:val="0"/>
        <w:autoSpaceDN w:val="0"/>
        <w:adjustRightInd w:val="0"/>
        <w:spacing w:before="240"/>
        <w:jc w:val="both"/>
        <w:textAlignment w:val="baseline"/>
        <w:rPr>
          <w:del w:id="182" w:author="xiar3" w:date="2025-02-21T10:10:00Z"/>
          <w:i/>
          <w:iCs/>
          <w:lang w:eastAsia="zh-CN"/>
        </w:rPr>
      </w:pPr>
      <w:del w:id="183" w:author="xiar3" w:date="2025-02-21T10:10:00Z">
        <w:r>
          <w:rPr>
            <w:i/>
            <w:iCs/>
            <w:lang w:eastAsia="zh-CN"/>
          </w:rPr>
          <w:delText>It is recommended that network should have functionalities to provide special routing and preferential treatment to ensure the higher probability of receiving data in near real time.</w:delText>
        </w:r>
      </w:del>
    </w:p>
    <w:p w14:paraId="73495CE4" w14:textId="77777777" w:rsidR="00FD330D" w:rsidRDefault="0082792E">
      <w:pPr>
        <w:pStyle w:val="ListParagraph"/>
        <w:numPr>
          <w:ilvl w:val="255"/>
          <w:numId w:val="0"/>
        </w:numPr>
        <w:overflowPunct w:val="0"/>
        <w:autoSpaceDE w:val="0"/>
        <w:autoSpaceDN w:val="0"/>
        <w:adjustRightInd w:val="0"/>
        <w:spacing w:before="0"/>
        <w:ind w:left="720"/>
        <w:jc w:val="both"/>
        <w:textAlignment w:val="baseline"/>
        <w:rPr>
          <w:del w:id="184" w:author="xiar3" w:date="2025-02-21T10:10:00Z"/>
          <w:i/>
          <w:iCs/>
          <w:color w:val="767171" w:themeColor="background2" w:themeShade="80"/>
          <w:lang w:val="en-US" w:eastAsia="zh-CN"/>
        </w:rPr>
      </w:pPr>
      <w:del w:id="185" w:author="xiar3" w:date="2025-02-21T10:10:00Z">
        <w:r>
          <w:rPr>
            <w:rFonts w:hint="eastAsia"/>
            <w:i/>
            <w:iCs/>
            <w:color w:val="767171" w:themeColor="background2" w:themeShade="80"/>
            <w:lang w:val="en-US" w:eastAsia="zh-CN"/>
          </w:rPr>
          <w:delText>[</w:delText>
        </w:r>
        <w:r>
          <w:rPr>
            <w:i/>
            <w:iCs/>
            <w:color w:val="767171" w:themeColor="background2" w:themeShade="80"/>
            <w:lang w:eastAsia="zh-CN"/>
          </w:rPr>
          <w:delText>Editor’s note: the functionalities of provide special routing and preferential treatment need further clarification.</w:delText>
        </w:r>
        <w:r>
          <w:rPr>
            <w:rFonts w:hint="eastAsia"/>
            <w:i/>
            <w:iCs/>
            <w:color w:val="767171" w:themeColor="background2" w:themeShade="80"/>
            <w:lang w:val="en-US" w:eastAsia="zh-CN"/>
          </w:rPr>
          <w:delText>]</w:delText>
        </w:r>
      </w:del>
    </w:p>
    <w:p w14:paraId="607D7A42" w14:textId="77777777" w:rsidR="00FD330D" w:rsidRDefault="0082792E">
      <w:pPr>
        <w:pStyle w:val="ListParagraph"/>
        <w:numPr>
          <w:ilvl w:val="0"/>
          <w:numId w:val="15"/>
        </w:numPr>
        <w:overflowPunct w:val="0"/>
        <w:autoSpaceDE w:val="0"/>
        <w:autoSpaceDN w:val="0"/>
        <w:adjustRightInd w:val="0"/>
        <w:spacing w:before="0"/>
        <w:jc w:val="both"/>
        <w:textAlignment w:val="baseline"/>
        <w:rPr>
          <w:del w:id="186" w:author="xiar3" w:date="2025-02-21T10:10:00Z"/>
          <w:i/>
          <w:iCs/>
          <w:lang w:eastAsia="zh-CN"/>
        </w:rPr>
      </w:pPr>
      <w:del w:id="187" w:author="xiar3" w:date="2025-02-21T10:10:00Z">
        <w:r>
          <w:rPr>
            <w:i/>
            <w:iCs/>
            <w:lang w:eastAsia="zh-CN"/>
          </w:rPr>
          <w:delText xml:space="preserve">It is recommended that gateways to the core network is to be located closer to the network edges to enable in-network data processing capabilities include edge computing, information centric networking (ICN), on-path data processing and redirect resources request among network edges </w:delText>
        </w:r>
        <w:r>
          <w:rPr>
            <w:lang w:val="en-IN" w:eastAsia="zh-CN"/>
          </w:rPr>
          <w:delText xml:space="preserve">when nearby </w:delText>
        </w:r>
        <w:r>
          <w:rPr>
            <w:i/>
            <w:iCs/>
            <w:lang w:eastAsia="zh-CN"/>
          </w:rPr>
          <w:delText>network edges</w:delText>
        </w:r>
        <w:r>
          <w:rPr>
            <w:lang w:val="en-IN" w:eastAsia="zh-CN"/>
          </w:rPr>
          <w:delText xml:space="preserve"> is not responsive.</w:delText>
        </w:r>
      </w:del>
    </w:p>
    <w:p w14:paraId="48C81150" w14:textId="77777777" w:rsidR="00FD330D" w:rsidRDefault="0082792E">
      <w:pPr>
        <w:pStyle w:val="ListParagraph"/>
        <w:numPr>
          <w:ilvl w:val="255"/>
          <w:numId w:val="0"/>
        </w:numPr>
        <w:overflowPunct w:val="0"/>
        <w:autoSpaceDE w:val="0"/>
        <w:autoSpaceDN w:val="0"/>
        <w:adjustRightInd w:val="0"/>
        <w:spacing w:before="0"/>
        <w:ind w:left="720"/>
        <w:jc w:val="both"/>
        <w:textAlignment w:val="baseline"/>
        <w:rPr>
          <w:del w:id="188" w:author="xiar3" w:date="2025-02-21T10:10:00Z"/>
          <w:i/>
          <w:iCs/>
          <w:color w:val="767171" w:themeColor="background2" w:themeShade="80"/>
          <w:lang w:val="en-US" w:eastAsia="zh-CN"/>
        </w:rPr>
      </w:pPr>
      <w:del w:id="189" w:author="xiar3" w:date="2025-02-21T10:10:00Z">
        <w:r>
          <w:rPr>
            <w:rFonts w:hint="eastAsia"/>
            <w:i/>
            <w:iCs/>
            <w:color w:val="767171" w:themeColor="background2" w:themeShade="80"/>
            <w:lang w:val="en-US" w:eastAsia="zh-CN"/>
          </w:rPr>
          <w:delText>[</w:delText>
        </w:r>
        <w:r>
          <w:rPr>
            <w:i/>
            <w:iCs/>
            <w:color w:val="767171" w:themeColor="background2" w:themeShade="80"/>
            <w:lang w:val="en-US" w:eastAsia="zh-CN"/>
          </w:rPr>
          <w:delText>Editor’s note: the gateway, edge computing, and information centric networking (ICN) are not mentioned in Figure 8-1. The text should keep align with the Figure 8-1.</w:delText>
        </w:r>
        <w:r>
          <w:rPr>
            <w:rFonts w:hint="eastAsia"/>
            <w:i/>
            <w:iCs/>
            <w:color w:val="767171" w:themeColor="background2" w:themeShade="80"/>
            <w:lang w:val="en-US" w:eastAsia="zh-CN"/>
          </w:rPr>
          <w:delText>]</w:delText>
        </w:r>
      </w:del>
    </w:p>
    <w:p w14:paraId="3E4D1403" w14:textId="77777777" w:rsidR="00FD330D" w:rsidRDefault="0082792E">
      <w:pPr>
        <w:pStyle w:val="ListParagraph"/>
        <w:numPr>
          <w:ilvl w:val="0"/>
          <w:numId w:val="15"/>
        </w:numPr>
        <w:overflowPunct w:val="0"/>
        <w:autoSpaceDE w:val="0"/>
        <w:autoSpaceDN w:val="0"/>
        <w:adjustRightInd w:val="0"/>
        <w:spacing w:before="0" w:after="240"/>
        <w:jc w:val="both"/>
        <w:textAlignment w:val="baseline"/>
        <w:rPr>
          <w:lang w:val="en-US" w:eastAsia="zh-CN"/>
        </w:rPr>
      </w:pPr>
      <w:r>
        <w:rPr>
          <w:bCs/>
          <w:szCs w:val="20"/>
          <w:lang w:eastAsia="zh-CN"/>
        </w:rPr>
        <w:t xml:space="preserve">It is recommended to implement visual representations harnessing the processed data for actionable decisions and improved emergency response including integration of </w:t>
      </w:r>
      <w:r>
        <w:rPr>
          <w:szCs w:val="20"/>
          <w:lang w:val="en-US" w:eastAsia="zh-CN"/>
        </w:rPr>
        <w:t>Geographic Information Systems (GIS) technology to provide online access to location and other details to Authorised Government agencies, helping them allocate resources effectively.</w:t>
      </w:r>
    </w:p>
    <w:p w14:paraId="2E058AC9" w14:textId="77777777" w:rsidR="00FD330D" w:rsidRDefault="0082792E">
      <w:pPr>
        <w:pStyle w:val="ListParagraph"/>
        <w:numPr>
          <w:ilvl w:val="255"/>
          <w:numId w:val="0"/>
        </w:numPr>
        <w:overflowPunct w:val="0"/>
        <w:autoSpaceDE w:val="0"/>
        <w:autoSpaceDN w:val="0"/>
        <w:adjustRightInd w:val="0"/>
        <w:jc w:val="both"/>
        <w:textAlignment w:val="baseline"/>
        <w:rPr>
          <w:i/>
          <w:iCs/>
          <w:color w:val="767171" w:themeColor="background2" w:themeShade="80"/>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25AA16BD" w14:textId="77777777" w:rsidR="00FD330D" w:rsidRDefault="0082792E">
      <w:pPr>
        <w:pStyle w:val="Heading2"/>
        <w:rPr>
          <w:lang w:val="en-US" w:eastAsia="zh-CN"/>
        </w:rPr>
      </w:pPr>
      <w:bookmarkStart w:id="190" w:name="_Toc165998103"/>
      <w:bookmarkStart w:id="191" w:name="_Toc121155657"/>
      <w:bookmarkStart w:id="192" w:name="_Toc23757"/>
      <w:bookmarkStart w:id="193" w:name="_Toc25969"/>
      <w:r>
        <w:rPr>
          <w:rFonts w:hint="eastAsia"/>
          <w:lang w:val="en-US" w:eastAsia="zh-CN"/>
        </w:rPr>
        <w:t>7.2 Rapid respo</w:t>
      </w:r>
      <w:r>
        <w:rPr>
          <w:lang w:val="en-US" w:eastAsia="zh-CN"/>
        </w:rPr>
        <w:t>n</w:t>
      </w:r>
      <w:r>
        <w:rPr>
          <w:rFonts w:hint="eastAsia"/>
          <w:lang w:val="en-US" w:eastAsia="zh-CN"/>
        </w:rPr>
        <w:t>se to network destruction</w:t>
      </w:r>
      <w:bookmarkEnd w:id="190"/>
      <w:bookmarkEnd w:id="191"/>
      <w:bookmarkEnd w:id="192"/>
      <w:bookmarkEnd w:id="193"/>
    </w:p>
    <w:p w14:paraId="093722B6" w14:textId="77777777" w:rsidR="00FD330D" w:rsidRDefault="0082792E">
      <w:pPr>
        <w:jc w:val="both"/>
        <w:rPr>
          <w:i/>
          <w:iCs/>
          <w:highlight w:val="yellow"/>
          <w:lang w:val="en-US" w:eastAsia="zh-CN"/>
        </w:rPr>
      </w:pPr>
      <w:r>
        <w:rPr>
          <w:rFonts w:hint="eastAsia"/>
          <w:i/>
          <w:iCs/>
          <w:highlight w:val="yellow"/>
          <w:lang w:val="en-US" w:eastAsia="zh-CN"/>
        </w:rPr>
        <w:t>Editor</w:t>
      </w:r>
      <w:r>
        <w:rPr>
          <w:i/>
          <w:iCs/>
          <w:highlight w:val="yellow"/>
          <w:lang w:val="en-US" w:eastAsia="zh-CN"/>
        </w:rPr>
        <w:t>’</w:t>
      </w:r>
      <w:r>
        <w:rPr>
          <w:rFonts w:hint="eastAsia"/>
          <w:i/>
          <w:iCs/>
          <w:highlight w:val="yellow"/>
          <w:lang w:val="en-US" w:eastAsia="zh-CN"/>
        </w:rPr>
        <w:t xml:space="preserve">s note: see </w:t>
      </w:r>
      <w:hyperlink r:id="rId23" w:history="1">
        <w:r>
          <w:rPr>
            <w:rStyle w:val="Hyperlink"/>
            <w:rFonts w:eastAsia="SimSun"/>
            <w:i/>
            <w:iCs/>
            <w:highlight w:val="yellow"/>
            <w:lang w:val="en-US" w:bidi="ar"/>
          </w:rPr>
          <w:t>SG11-C82</w:t>
        </w:r>
      </w:hyperlink>
      <w:r>
        <w:rPr>
          <w:rFonts w:hint="eastAsia"/>
          <w:i/>
          <w:iCs/>
          <w:highlight w:val="yellow"/>
          <w:lang w:val="en-US" w:eastAsia="zh-CN"/>
        </w:rPr>
        <w:t>, contributions are invited on the basis of tracked changes.</w:t>
      </w:r>
    </w:p>
    <w:p w14:paraId="233B4FA0" w14:textId="77777777" w:rsidR="00FD330D" w:rsidRDefault="0082792E">
      <w:pPr>
        <w:pStyle w:val="ListParagraph"/>
        <w:numPr>
          <w:ilvl w:val="0"/>
          <w:numId w:val="15"/>
        </w:numPr>
        <w:overflowPunct w:val="0"/>
        <w:autoSpaceDE w:val="0"/>
        <w:autoSpaceDN w:val="0"/>
        <w:adjustRightInd w:val="0"/>
        <w:jc w:val="both"/>
        <w:textAlignment w:val="baseline"/>
        <w:rPr>
          <w:i/>
          <w:iCs/>
          <w:color w:val="767171" w:themeColor="background2" w:themeShade="80"/>
          <w:lang w:eastAsia="zh-CN"/>
        </w:rPr>
      </w:pPr>
      <w:r>
        <w:rPr>
          <w:lang w:val="en-US" w:eastAsia="zh-CN"/>
        </w:rPr>
        <w:t xml:space="preserve">It is required that the </w:t>
      </w:r>
      <w:r>
        <w:rPr>
          <w:rFonts w:hint="eastAsia"/>
          <w:lang w:val="en-US" w:eastAsia="zh-CN"/>
        </w:rPr>
        <w:t>source of the destruction can be identified quickly.</w:t>
      </w:r>
    </w:p>
    <w:p w14:paraId="356A66BF"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lang w:val="en-US" w:eastAsia="zh-CN"/>
        </w:rPr>
        <w:t>It is required to establish network monitoring framework with alarm notification and resolution tracking functionality through which network health should be continuously monitored.</w:t>
      </w:r>
    </w:p>
    <w:p w14:paraId="4DF47B03"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rFonts w:hint="eastAsia"/>
          <w:lang w:val="en-US" w:eastAsia="zh-CN"/>
        </w:rPr>
        <w:t>It is required that multi-dimensional approach should be used in support of quickly responding to the network destruction</w:t>
      </w:r>
      <w:r>
        <w:rPr>
          <w:lang w:val="en-US" w:eastAsia="zh-CN"/>
        </w:rPr>
        <w:t xml:space="preserve"> including multi-stakeholder coordination, dynamic resource allocation and mobilization, utilizing diverse communication channels, etc. An institutional structure for telecommunication disaster management may be created at national and regional/sector level to promote monitoring of activities and better coordination &amp; collaboration among relevant Government agencies.</w:t>
      </w:r>
    </w:p>
    <w:p w14:paraId="372002D3"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rFonts w:hint="eastAsia"/>
          <w:lang w:val="en-US" w:eastAsia="zh-CN"/>
        </w:rPr>
        <w:t>.</w:t>
      </w:r>
      <w:r>
        <w:rPr>
          <w:lang w:val="en-US" w:eastAsia="zh-CN"/>
        </w:rPr>
        <w:t xml:space="preserve">It is required to support the connection </w:t>
      </w:r>
      <w:r>
        <w:rPr>
          <w:rFonts w:hint="eastAsia"/>
          <w:lang w:val="en-US" w:eastAsia="zh-CN"/>
        </w:rPr>
        <w:t xml:space="preserve">or </w:t>
      </w:r>
      <w:r>
        <w:rPr>
          <w:lang w:val="en-US" w:eastAsia="zh-CN"/>
        </w:rPr>
        <w:t>infrastructure</w:t>
      </w:r>
      <w:r>
        <w:rPr>
          <w:rFonts w:hint="eastAsia"/>
          <w:lang w:val="en-US" w:eastAsia="zh-CN"/>
        </w:rPr>
        <w:t xml:space="preserve"> </w:t>
      </w:r>
      <w:r>
        <w:rPr>
          <w:lang w:val="en-US" w:eastAsia="zh-CN"/>
        </w:rPr>
        <w:t>with multiple operator</w:t>
      </w:r>
      <w:r>
        <w:rPr>
          <w:rFonts w:hint="eastAsia"/>
          <w:lang w:val="en-US" w:eastAsia="zh-CN"/>
        </w:rPr>
        <w:t>s</w:t>
      </w:r>
      <w:r>
        <w:rPr>
          <w:lang w:val="en-US" w:eastAsia="zh-CN"/>
        </w:rPr>
        <w:t xml:space="preserve">’ networks and realize the data </w:t>
      </w:r>
      <w:r>
        <w:rPr>
          <w:rFonts w:hint="eastAsia"/>
          <w:lang w:val="en-US" w:eastAsia="zh-CN"/>
        </w:rPr>
        <w:t xml:space="preserve">and service </w:t>
      </w:r>
      <w:r>
        <w:rPr>
          <w:lang w:val="en-US" w:eastAsia="zh-CN"/>
        </w:rPr>
        <w:t>interoperability between different operator</w:t>
      </w:r>
      <w:r>
        <w:rPr>
          <w:rFonts w:hint="eastAsia"/>
          <w:lang w:val="en-US" w:eastAsia="zh-CN"/>
        </w:rPr>
        <w:t>s</w:t>
      </w:r>
      <w:r>
        <w:rPr>
          <w:lang w:val="en-US" w:eastAsia="zh-CN"/>
        </w:rPr>
        <w:t xml:space="preserve">’ networks. </w:t>
      </w:r>
    </w:p>
    <w:p w14:paraId="62191F3C"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lang w:val="en-US" w:eastAsia="zh-CN"/>
        </w:rPr>
        <w:t>It is required to support the application of multiple communications technology such as satellite and UAV (Unmanned Aerial Vehicle) communication etc. for different scenarios to resume communication</w:t>
      </w:r>
      <w:r>
        <w:rPr>
          <w:rFonts w:hint="eastAsia"/>
          <w:lang w:val="en-US" w:eastAsia="zh-CN"/>
        </w:rPr>
        <w:t xml:space="preserve"> </w:t>
      </w:r>
      <w:r>
        <w:rPr>
          <w:lang w:val="en-US" w:eastAsia="zh-CN"/>
        </w:rPr>
        <w:t>and have provision for setting up ad hoc mobile base stations such as Cell on Wheels at strategic locations that can be rapidly installed amidst network destruction.</w:t>
      </w:r>
    </w:p>
    <w:p w14:paraId="78D01EAE" w14:textId="77777777" w:rsidR="00FD330D" w:rsidRDefault="0082792E">
      <w:pPr>
        <w:pStyle w:val="ListParagraph"/>
        <w:numPr>
          <w:ilvl w:val="0"/>
          <w:numId w:val="15"/>
        </w:numPr>
        <w:overflowPunct w:val="0"/>
        <w:autoSpaceDE w:val="0"/>
        <w:autoSpaceDN w:val="0"/>
        <w:adjustRightInd w:val="0"/>
        <w:jc w:val="both"/>
        <w:textAlignment w:val="baseline"/>
        <w:rPr>
          <w:lang w:val="en-US" w:eastAsia="zh-CN"/>
        </w:rPr>
      </w:pPr>
      <w:r>
        <w:rPr>
          <w:lang w:val="en-US" w:eastAsia="zh-CN"/>
        </w:rPr>
        <w:t>It is required to implement redundancy in network infrastructure by deploying backup systems, distributed data centers, etc. which can support in maintaining service continuity in event of network destruction.</w:t>
      </w:r>
    </w:p>
    <w:p w14:paraId="6335E9E7" w14:textId="77777777" w:rsidR="00FD330D" w:rsidRDefault="0082792E">
      <w:pPr>
        <w:pStyle w:val="ListParagraph"/>
        <w:numPr>
          <w:ilvl w:val="0"/>
          <w:numId w:val="15"/>
        </w:numPr>
        <w:suppressAutoHyphens/>
        <w:overflowPunct w:val="0"/>
        <w:jc w:val="both"/>
        <w:textAlignment w:val="baseline"/>
        <w:rPr>
          <w:lang w:val="en-US" w:eastAsia="zh-CN"/>
        </w:rPr>
      </w:pPr>
      <w:r>
        <w:rPr>
          <w:lang w:val="en-US" w:eastAsia="zh-CN"/>
        </w:rPr>
        <w:lastRenderedPageBreak/>
        <w:t>It is required to prioritize the communication channels for emergency responders, Government Agencies and critical infrastructure providers to ensure essential communications are maintained during disasters.</w:t>
      </w:r>
    </w:p>
    <w:p w14:paraId="265B23F4" w14:textId="77777777" w:rsidR="00FD330D" w:rsidRDefault="0082792E">
      <w:pPr>
        <w:pStyle w:val="ListParagraph"/>
        <w:numPr>
          <w:ilvl w:val="255"/>
          <w:numId w:val="0"/>
        </w:numPr>
        <w:overflowPunct w:val="0"/>
        <w:autoSpaceDE w:val="0"/>
        <w:autoSpaceDN w:val="0"/>
        <w:adjustRightInd w:val="0"/>
        <w:jc w:val="both"/>
        <w:textAlignment w:val="baseline"/>
        <w:rPr>
          <w:i/>
          <w:iCs/>
          <w:color w:val="767171" w:themeColor="background2" w:themeShade="80"/>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117F03BC" w14:textId="77777777" w:rsidR="00FD330D" w:rsidRDefault="0082792E">
      <w:pPr>
        <w:pStyle w:val="Heading2"/>
        <w:rPr>
          <w:lang w:val="en-US" w:eastAsia="zh-CN"/>
        </w:rPr>
      </w:pPr>
      <w:bookmarkStart w:id="194" w:name="_Toc121155658"/>
      <w:bookmarkStart w:id="195" w:name="_Toc28053"/>
      <w:bookmarkStart w:id="196" w:name="_Toc165998104"/>
      <w:bookmarkStart w:id="197" w:name="_Toc17345"/>
      <w:r>
        <w:rPr>
          <w:rFonts w:hint="eastAsia"/>
          <w:lang w:val="en-US" w:eastAsia="zh-CN"/>
        </w:rPr>
        <w:t xml:space="preserve">7.3 </w:t>
      </w:r>
      <w:bookmarkEnd w:id="194"/>
      <w:bookmarkEnd w:id="195"/>
      <w:r>
        <w:rPr>
          <w:rFonts w:hint="eastAsia"/>
          <w:lang w:val="en-US" w:eastAsia="zh-CN"/>
        </w:rPr>
        <w:t>Exclusion of non-portable terminals and non-disaster victims in the affected area</w:t>
      </w:r>
      <w:bookmarkEnd w:id="196"/>
      <w:bookmarkEnd w:id="197"/>
    </w:p>
    <w:p w14:paraId="50BF10B2" w14:textId="77777777" w:rsidR="00FD330D" w:rsidRDefault="0082792E">
      <w:pPr>
        <w:jc w:val="both"/>
        <w:rPr>
          <w:i/>
          <w:iCs/>
          <w:highlight w:val="yellow"/>
          <w:lang w:val="en-US" w:eastAsia="zh-CN"/>
        </w:rPr>
      </w:pPr>
      <w:r>
        <w:rPr>
          <w:rFonts w:hint="eastAsia"/>
          <w:i/>
          <w:iCs/>
          <w:highlight w:val="yellow"/>
          <w:lang w:val="en-US" w:eastAsia="zh-CN"/>
        </w:rPr>
        <w:t>Editor</w:t>
      </w:r>
      <w:r>
        <w:rPr>
          <w:i/>
          <w:iCs/>
          <w:highlight w:val="yellow"/>
          <w:lang w:val="en-US" w:eastAsia="zh-CN"/>
        </w:rPr>
        <w:t>’</w:t>
      </w:r>
      <w:r>
        <w:rPr>
          <w:rFonts w:hint="eastAsia"/>
          <w:i/>
          <w:iCs/>
          <w:highlight w:val="yellow"/>
          <w:lang w:val="en-US" w:eastAsia="zh-CN"/>
        </w:rPr>
        <w:t xml:space="preserve">s note: see </w:t>
      </w:r>
      <w:hyperlink r:id="rId24" w:history="1">
        <w:r>
          <w:rPr>
            <w:rStyle w:val="Hyperlink"/>
            <w:rFonts w:eastAsia="SimSun"/>
            <w:i/>
            <w:iCs/>
            <w:highlight w:val="yellow"/>
            <w:lang w:val="en-US" w:bidi="ar"/>
          </w:rPr>
          <w:t>SG11-C82</w:t>
        </w:r>
      </w:hyperlink>
      <w:r>
        <w:rPr>
          <w:rFonts w:hint="eastAsia"/>
          <w:i/>
          <w:iCs/>
          <w:highlight w:val="yellow"/>
          <w:lang w:val="en-US" w:eastAsia="zh-CN"/>
        </w:rPr>
        <w:t>, contributions are invited on the basis of tracked changes.</w:t>
      </w:r>
    </w:p>
    <w:p w14:paraId="4CF06EDB" w14:textId="77777777" w:rsidR="00FD330D" w:rsidRDefault="0082792E">
      <w:pPr>
        <w:pStyle w:val="ListParagraph"/>
        <w:numPr>
          <w:ilvl w:val="0"/>
          <w:numId w:val="16"/>
        </w:numPr>
        <w:overflowPunct w:val="0"/>
        <w:autoSpaceDE w:val="0"/>
        <w:autoSpaceDN w:val="0"/>
        <w:adjustRightInd w:val="0"/>
        <w:jc w:val="both"/>
        <w:textAlignment w:val="baseline"/>
        <w:rPr>
          <w:lang w:val="en-US" w:eastAsia="zh-CN"/>
        </w:rPr>
      </w:pPr>
      <w:r>
        <w:rPr>
          <w:rFonts w:hint="eastAsia"/>
          <w:lang w:val="en-US" w:eastAsia="zh-CN"/>
        </w:rPr>
        <w:t>It is required to identify trapped persons within the delineated disaster area, but excludes non-disaster trapped persons within the area such as rescue personnel.</w:t>
      </w:r>
    </w:p>
    <w:p w14:paraId="3ED99A81" w14:textId="77777777" w:rsidR="00FD330D" w:rsidRDefault="0082792E">
      <w:pPr>
        <w:pStyle w:val="ListParagraph"/>
        <w:numPr>
          <w:ilvl w:val="0"/>
          <w:numId w:val="16"/>
        </w:numPr>
        <w:overflowPunct w:val="0"/>
        <w:autoSpaceDE w:val="0"/>
        <w:autoSpaceDN w:val="0"/>
        <w:adjustRightInd w:val="0"/>
        <w:jc w:val="both"/>
        <w:textAlignment w:val="baseline"/>
        <w:rPr>
          <w:lang w:val="en-US" w:eastAsia="zh-CN"/>
        </w:rPr>
      </w:pPr>
      <w:r>
        <w:rPr>
          <w:rFonts w:hint="eastAsia"/>
          <w:lang w:val="en-US" w:eastAsia="zh-CN"/>
        </w:rPr>
        <w:t>It is required to identify persons active in the area prior to the outbreak, excluding persons active in the post-disaster time identification zone and disaster buffer zone.</w:t>
      </w:r>
    </w:p>
    <w:p w14:paraId="3D0923A0" w14:textId="77777777" w:rsidR="00FD330D" w:rsidRDefault="0082792E">
      <w:pPr>
        <w:pStyle w:val="ListParagraph"/>
        <w:numPr>
          <w:ilvl w:val="0"/>
          <w:numId w:val="16"/>
        </w:numPr>
        <w:overflowPunct w:val="0"/>
        <w:autoSpaceDE w:val="0"/>
        <w:autoSpaceDN w:val="0"/>
        <w:adjustRightInd w:val="0"/>
        <w:jc w:val="both"/>
        <w:textAlignment w:val="baseline"/>
        <w:rPr>
          <w:lang w:eastAsia="zh-CN"/>
        </w:rPr>
      </w:pPr>
      <w:r>
        <w:rPr>
          <w:rFonts w:hint="eastAsia"/>
          <w:lang w:val="en-US" w:eastAsia="zh-CN"/>
        </w:rPr>
        <w:t xml:space="preserve">It is required </w:t>
      </w:r>
      <w:r>
        <w:rPr>
          <w:lang w:val="en-US" w:eastAsia="zh-CN"/>
        </w:rPr>
        <w:t>to</w:t>
      </w:r>
      <w:r>
        <w:rPr>
          <w:rFonts w:hint="eastAsia"/>
          <w:lang w:val="en-US" w:eastAsia="zh-CN"/>
        </w:rPr>
        <w:t xml:space="preserve"> exclude the non-anthropocentric terminals</w:t>
      </w:r>
      <w:r>
        <w:rPr>
          <w:lang w:val="en-US" w:eastAsia="zh-CN"/>
        </w:rPr>
        <w:t xml:space="preserve"> such as computers, and IPTV terminals</w:t>
      </w:r>
      <w:r>
        <w:rPr>
          <w:rFonts w:hint="eastAsia"/>
          <w:lang w:val="en-US" w:eastAsia="zh-CN"/>
        </w:rPr>
        <w:t xml:space="preserve"> in the period of disaster.</w:t>
      </w:r>
    </w:p>
    <w:p w14:paraId="22A88605" w14:textId="77777777" w:rsidR="00FD330D" w:rsidRDefault="00FD330D">
      <w:pPr>
        <w:pStyle w:val="ListParagraph"/>
        <w:numPr>
          <w:ilvl w:val="255"/>
          <w:numId w:val="0"/>
        </w:numPr>
        <w:overflowPunct w:val="0"/>
        <w:autoSpaceDE w:val="0"/>
        <w:autoSpaceDN w:val="0"/>
        <w:adjustRightInd w:val="0"/>
        <w:ind w:left="720"/>
        <w:jc w:val="both"/>
        <w:textAlignment w:val="baseline"/>
        <w:rPr>
          <w:lang w:val="en-US" w:eastAsia="zh-CN"/>
        </w:rPr>
      </w:pPr>
    </w:p>
    <w:p w14:paraId="362A3FF0" w14:textId="77777777" w:rsidR="00FD330D" w:rsidRDefault="0082792E">
      <w:pPr>
        <w:pStyle w:val="ListParagraph"/>
        <w:numPr>
          <w:ilvl w:val="255"/>
          <w:numId w:val="0"/>
        </w:numPr>
        <w:overflowPunct w:val="0"/>
        <w:autoSpaceDE w:val="0"/>
        <w:autoSpaceDN w:val="0"/>
        <w:adjustRightInd w:val="0"/>
        <w:jc w:val="both"/>
        <w:textAlignment w:val="baseline"/>
        <w:rPr>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0DE3B707" w14:textId="77777777" w:rsidR="00FD330D" w:rsidRDefault="0082792E">
      <w:pPr>
        <w:pStyle w:val="Heading2"/>
        <w:rPr>
          <w:lang w:val="en-US" w:eastAsia="zh-CN"/>
        </w:rPr>
      </w:pPr>
      <w:bookmarkStart w:id="198" w:name="_Toc165998105"/>
      <w:bookmarkStart w:id="199" w:name="_Toc20606"/>
      <w:bookmarkStart w:id="200" w:name="_Toc121155659"/>
      <w:bookmarkStart w:id="201" w:name="_Toc25152"/>
      <w:r>
        <w:rPr>
          <w:rFonts w:hint="eastAsia"/>
          <w:lang w:val="en-US" w:eastAsia="zh-CN"/>
        </w:rPr>
        <w:t>7.4 Requirements for analysis models in support of different disaster sources and scenarios</w:t>
      </w:r>
      <w:bookmarkEnd w:id="198"/>
      <w:bookmarkEnd w:id="199"/>
      <w:bookmarkEnd w:id="200"/>
      <w:bookmarkEnd w:id="201"/>
    </w:p>
    <w:p w14:paraId="73F13D0A" w14:textId="77777777" w:rsidR="00FD330D" w:rsidRDefault="0082792E">
      <w:pPr>
        <w:pStyle w:val="ListParagraph"/>
        <w:numPr>
          <w:ilvl w:val="0"/>
          <w:numId w:val="16"/>
        </w:numPr>
        <w:overflowPunct w:val="0"/>
        <w:autoSpaceDE w:val="0"/>
        <w:autoSpaceDN w:val="0"/>
        <w:adjustRightInd w:val="0"/>
        <w:jc w:val="both"/>
        <w:textAlignment w:val="baseline"/>
        <w:rPr>
          <w:lang w:eastAsia="zh-CN"/>
        </w:rPr>
      </w:pPr>
      <w:r>
        <w:rPr>
          <w:rFonts w:hint="eastAsia"/>
          <w:lang w:val="en-US" w:eastAsia="zh-CN"/>
        </w:rPr>
        <w:t>It is required to quickly identify disaster area and surrounding disaster buffer areas.</w:t>
      </w:r>
    </w:p>
    <w:p w14:paraId="08BF9D00" w14:textId="77777777" w:rsidR="00FD330D" w:rsidRDefault="0082792E">
      <w:pPr>
        <w:pStyle w:val="ListParagraph"/>
        <w:numPr>
          <w:ilvl w:val="0"/>
          <w:numId w:val="16"/>
        </w:numPr>
        <w:overflowPunct w:val="0"/>
        <w:autoSpaceDE w:val="0"/>
        <w:autoSpaceDN w:val="0"/>
        <w:adjustRightInd w:val="0"/>
        <w:jc w:val="both"/>
        <w:textAlignment w:val="baseline"/>
        <w:rPr>
          <w:lang w:eastAsia="zh-CN"/>
        </w:rPr>
      </w:pPr>
      <w:r>
        <w:rPr>
          <w:rFonts w:hint="eastAsia"/>
          <w:lang w:val="en-US" w:eastAsia="zh-CN"/>
        </w:rPr>
        <w:t xml:space="preserve">It is required to obtain the </w:t>
      </w:r>
      <w:r>
        <w:rPr>
          <w:lang w:val="en-US" w:eastAsia="zh-CN"/>
        </w:rPr>
        <w:t>context information such as UE location</w:t>
      </w:r>
      <w:r>
        <w:rPr>
          <w:rFonts w:hint="eastAsia"/>
          <w:lang w:val="en-US" w:eastAsia="zh-CN"/>
        </w:rPr>
        <w:t xml:space="preserve"> of trapped person, and tracking them.</w:t>
      </w:r>
    </w:p>
    <w:p w14:paraId="39F6BFEC" w14:textId="77777777" w:rsidR="00FD330D" w:rsidRDefault="0082792E">
      <w:pPr>
        <w:pStyle w:val="ListParagraph"/>
        <w:numPr>
          <w:ilvl w:val="0"/>
          <w:numId w:val="16"/>
        </w:numPr>
        <w:overflowPunct w:val="0"/>
        <w:autoSpaceDE w:val="0"/>
        <w:autoSpaceDN w:val="0"/>
        <w:adjustRightInd w:val="0"/>
        <w:jc w:val="both"/>
        <w:textAlignment w:val="baseline"/>
        <w:rPr>
          <w:i/>
          <w:iCs/>
          <w:color w:val="767171" w:themeColor="background2" w:themeShade="80"/>
          <w:lang w:eastAsia="zh-CN"/>
        </w:rPr>
      </w:pPr>
      <w:r>
        <w:rPr>
          <w:rFonts w:hint="eastAsia"/>
          <w:lang w:val="en-US" w:eastAsia="zh-CN"/>
        </w:rPr>
        <w:t>It is recommended to cluster analysis the trapped people, assess the situation to enable the maximum rescuers in the shortest possible time.</w:t>
      </w:r>
    </w:p>
    <w:p w14:paraId="4A2DA00B" w14:textId="77777777" w:rsidR="00FD330D" w:rsidRDefault="0082792E">
      <w:pPr>
        <w:pStyle w:val="ListParagraph"/>
        <w:numPr>
          <w:ilvl w:val="0"/>
          <w:numId w:val="16"/>
        </w:numPr>
        <w:overflowPunct w:val="0"/>
        <w:autoSpaceDE w:val="0"/>
        <w:autoSpaceDN w:val="0"/>
        <w:adjustRightInd w:val="0"/>
        <w:jc w:val="both"/>
        <w:textAlignment w:val="baseline"/>
        <w:rPr>
          <w:i/>
          <w:iCs/>
          <w:color w:val="767171" w:themeColor="background2" w:themeShade="80"/>
          <w:lang w:eastAsia="zh-CN"/>
        </w:rPr>
      </w:pPr>
      <w:r>
        <w:rPr>
          <w:rFonts w:hint="eastAsia"/>
          <w:lang w:val="en-US" w:eastAsia="zh-CN"/>
        </w:rPr>
        <w:t>It is recommended to use other technological approach such as machine learning, AI to assist disaster relief.</w:t>
      </w:r>
    </w:p>
    <w:p w14:paraId="5361A1A2" w14:textId="77777777" w:rsidR="00FD330D" w:rsidRDefault="0082792E">
      <w:pPr>
        <w:pStyle w:val="ListParagraph"/>
        <w:numPr>
          <w:ilvl w:val="0"/>
          <w:numId w:val="16"/>
        </w:numPr>
        <w:overflowPunct w:val="0"/>
        <w:autoSpaceDE w:val="0"/>
        <w:autoSpaceDN w:val="0"/>
        <w:adjustRightInd w:val="0"/>
        <w:jc w:val="both"/>
        <w:textAlignment w:val="baseline"/>
        <w:rPr>
          <w:lang w:val="en-US" w:eastAsia="zh-CN"/>
        </w:rPr>
      </w:pPr>
      <w:r>
        <w:rPr>
          <w:rFonts w:hint="eastAsia"/>
          <w:lang w:val="en-US" w:eastAsia="zh-CN"/>
        </w:rPr>
        <w:t>I</w:t>
      </w:r>
      <w:r>
        <w:rPr>
          <w:lang w:val="en-US" w:eastAsia="zh-CN"/>
        </w:rPr>
        <w:t>t is required to have in-built decision support system to</w:t>
      </w:r>
      <w:r>
        <w:rPr>
          <w:rFonts w:hint="eastAsia"/>
          <w:lang w:val="en-US" w:eastAsia="zh-CN"/>
        </w:rPr>
        <w:t xml:space="preserve"> </w:t>
      </w:r>
      <w:r>
        <w:rPr>
          <w:lang w:val="en-US" w:eastAsia="zh-CN"/>
        </w:rPr>
        <w:t>support quick judgment for disaster occurrence and the severity by rapid data analysis</w:t>
      </w:r>
      <w:r>
        <w:rPr>
          <w:rFonts w:hint="eastAsia"/>
          <w:lang w:val="en-US" w:eastAsia="zh-CN"/>
        </w:rPr>
        <w:t xml:space="preserve"> based on best-suited in-built simulation models and templates available in network</w:t>
      </w:r>
      <w:r>
        <w:rPr>
          <w:lang w:val="en-US" w:eastAsia="zh-CN"/>
        </w:rPr>
        <w:t>.</w:t>
      </w:r>
    </w:p>
    <w:p w14:paraId="6382A34F" w14:textId="77777777" w:rsidR="00FD330D" w:rsidRDefault="0082792E">
      <w:pPr>
        <w:pStyle w:val="ListParagraph"/>
        <w:numPr>
          <w:ilvl w:val="0"/>
          <w:numId w:val="16"/>
        </w:numPr>
        <w:overflowPunct w:val="0"/>
        <w:autoSpaceDE w:val="0"/>
        <w:autoSpaceDN w:val="0"/>
        <w:adjustRightInd w:val="0"/>
        <w:jc w:val="both"/>
        <w:textAlignment w:val="baseline"/>
        <w:rPr>
          <w:lang w:val="en-US" w:eastAsia="zh-CN"/>
        </w:rPr>
      </w:pPr>
      <w:r>
        <w:rPr>
          <w:lang w:val="en-US" w:eastAsia="zh-CN"/>
        </w:rPr>
        <w:t>It is recommended to have specialized dashboards, hazard maps for enhanced situational awareness and damage assessment.</w:t>
      </w:r>
    </w:p>
    <w:p w14:paraId="25BFF746" w14:textId="77777777" w:rsidR="00FD330D" w:rsidRDefault="0082792E">
      <w:pPr>
        <w:pStyle w:val="ListParagraph"/>
        <w:numPr>
          <w:ilvl w:val="0"/>
          <w:numId w:val="16"/>
        </w:numPr>
        <w:overflowPunct w:val="0"/>
        <w:autoSpaceDE w:val="0"/>
        <w:autoSpaceDN w:val="0"/>
        <w:adjustRightInd w:val="0"/>
        <w:jc w:val="both"/>
        <w:textAlignment w:val="baseline"/>
        <w:rPr>
          <w:lang w:val="en-US" w:eastAsia="zh-CN"/>
        </w:rPr>
      </w:pPr>
      <w:r>
        <w:rPr>
          <w:lang w:val="en-US" w:eastAsia="zh-CN"/>
        </w:rPr>
        <w:t>It is required to support self-adaption of analysis models for different disaster scenarios.</w:t>
      </w:r>
    </w:p>
    <w:p w14:paraId="507E0FA5" w14:textId="77777777" w:rsidR="00FD330D" w:rsidRDefault="0082792E">
      <w:pPr>
        <w:pStyle w:val="ListParagraph"/>
        <w:numPr>
          <w:ilvl w:val="0"/>
          <w:numId w:val="16"/>
        </w:numPr>
        <w:overflowPunct w:val="0"/>
        <w:autoSpaceDE w:val="0"/>
        <w:autoSpaceDN w:val="0"/>
        <w:adjustRightInd w:val="0"/>
        <w:jc w:val="both"/>
        <w:textAlignment w:val="baseline"/>
        <w:rPr>
          <w:lang w:val="en-US" w:eastAsia="zh-CN"/>
        </w:rPr>
      </w:pPr>
      <w:r>
        <w:rPr>
          <w:rFonts w:hint="eastAsia"/>
          <w:lang w:val="en-US" w:eastAsia="zh-CN"/>
        </w:rPr>
        <w:t>It is recommended to auxiliary analysis of crowd aggregation on roads and buildings to determine the traffic congestion status of different roads and the crowd aggregation status of different buildings.</w:t>
      </w:r>
    </w:p>
    <w:p w14:paraId="0F2B1745" w14:textId="77777777" w:rsidR="00FD330D" w:rsidRDefault="0082792E">
      <w:pPr>
        <w:pStyle w:val="ListParagraph"/>
        <w:overflowPunct w:val="0"/>
        <w:autoSpaceDE w:val="0"/>
        <w:autoSpaceDN w:val="0"/>
        <w:adjustRightInd w:val="0"/>
        <w:ind w:left="0"/>
        <w:jc w:val="both"/>
        <w:textAlignment w:val="baseline"/>
        <w:rPr>
          <w:i/>
          <w:iCs/>
          <w:color w:val="767171" w:themeColor="background2" w:themeShade="80"/>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03285BE1" w14:textId="77777777" w:rsidR="00FD330D" w:rsidRDefault="0082792E">
      <w:pPr>
        <w:pStyle w:val="Heading2"/>
        <w:jc w:val="both"/>
        <w:rPr>
          <w:bCs/>
        </w:rPr>
      </w:pPr>
      <w:bookmarkStart w:id="202" w:name="_Toc162454097"/>
      <w:bookmarkStart w:id="203" w:name="_Toc17187"/>
      <w:bookmarkStart w:id="204" w:name="_Toc165998106"/>
      <w:r>
        <w:rPr>
          <w:bCs/>
        </w:rPr>
        <w:t xml:space="preserve">7.5 </w:t>
      </w:r>
      <w:r>
        <w:t>Disaster warning mechanism</w:t>
      </w:r>
      <w:bookmarkEnd w:id="202"/>
      <w:bookmarkEnd w:id="203"/>
      <w:bookmarkEnd w:id="204"/>
    </w:p>
    <w:p w14:paraId="3E5987DA" w14:textId="77777777" w:rsidR="00FD330D" w:rsidRDefault="0082792E">
      <w:pPr>
        <w:pStyle w:val="ListParagraph"/>
        <w:numPr>
          <w:ilvl w:val="0"/>
          <w:numId w:val="16"/>
        </w:numPr>
        <w:overflowPunct w:val="0"/>
        <w:autoSpaceDE w:val="0"/>
        <w:autoSpaceDN w:val="0"/>
        <w:adjustRightInd w:val="0"/>
        <w:spacing w:before="240"/>
        <w:jc w:val="both"/>
        <w:textAlignment w:val="baseline"/>
        <w:rPr>
          <w:bCs/>
        </w:rPr>
      </w:pPr>
      <w:r>
        <w:rPr>
          <w:bCs/>
        </w:rPr>
        <w:t>It is recommended to follow standardized warning dissemination protocols such as Common Alerting Protocol (CAP) for information exchange.</w:t>
      </w:r>
    </w:p>
    <w:p w14:paraId="0BBD8A1F" w14:textId="77777777" w:rsidR="00FD330D" w:rsidRDefault="0082792E">
      <w:pPr>
        <w:pStyle w:val="ListParagraph"/>
        <w:numPr>
          <w:ilvl w:val="0"/>
          <w:numId w:val="16"/>
        </w:numPr>
        <w:overflowPunct w:val="0"/>
        <w:autoSpaceDE w:val="0"/>
        <w:autoSpaceDN w:val="0"/>
        <w:adjustRightInd w:val="0"/>
        <w:spacing w:before="240"/>
        <w:jc w:val="both"/>
        <w:textAlignment w:val="baseline"/>
        <w:rPr>
          <w:bCs/>
        </w:rPr>
      </w:pPr>
      <w:r>
        <w:rPr>
          <w:bCs/>
        </w:rPr>
        <w:t>It is required to have multi-technology diverse communication channels for information delivery to targeted population.</w:t>
      </w:r>
    </w:p>
    <w:p w14:paraId="01687C2A" w14:textId="77777777" w:rsidR="00FD330D" w:rsidRDefault="0082792E">
      <w:pPr>
        <w:pStyle w:val="ListParagraph"/>
        <w:numPr>
          <w:ilvl w:val="0"/>
          <w:numId w:val="16"/>
        </w:numPr>
        <w:overflowPunct w:val="0"/>
        <w:autoSpaceDE w:val="0"/>
        <w:autoSpaceDN w:val="0"/>
        <w:adjustRightInd w:val="0"/>
        <w:spacing w:before="240"/>
        <w:jc w:val="both"/>
        <w:textAlignment w:val="baseline"/>
        <w:rPr>
          <w:bCs/>
        </w:rPr>
      </w:pPr>
      <w:r>
        <w:rPr>
          <w:bCs/>
        </w:rPr>
        <w:t>It is recommended to utilize channels such as Cell Broadcast for rapid delivery of information and avoiding network congestion.</w:t>
      </w:r>
    </w:p>
    <w:p w14:paraId="207013E1" w14:textId="77777777" w:rsidR="00FD330D" w:rsidRDefault="0082792E">
      <w:pPr>
        <w:pStyle w:val="ListParagraph"/>
        <w:numPr>
          <w:ilvl w:val="0"/>
          <w:numId w:val="16"/>
        </w:numPr>
        <w:overflowPunct w:val="0"/>
        <w:autoSpaceDE w:val="0"/>
        <w:autoSpaceDN w:val="0"/>
        <w:adjustRightInd w:val="0"/>
        <w:spacing w:before="240"/>
        <w:jc w:val="both"/>
        <w:textAlignment w:val="baseline"/>
        <w:rPr>
          <w:ins w:id="205" w:author="xiar3" w:date="2025-02-21T10:11:00Z"/>
          <w:bCs/>
        </w:rPr>
      </w:pPr>
      <w:r>
        <w:rPr>
          <w:bCs/>
        </w:rPr>
        <w:t>It is required to have support for multilingual messaging.</w:t>
      </w:r>
    </w:p>
    <w:p w14:paraId="06B75032" w14:textId="77777777" w:rsidR="00FD330D" w:rsidRDefault="0082792E">
      <w:pPr>
        <w:pStyle w:val="ListParagraph"/>
        <w:numPr>
          <w:ilvl w:val="0"/>
          <w:numId w:val="16"/>
        </w:numPr>
        <w:rPr>
          <w:ins w:id="206" w:author="xiar3" w:date="2025-02-21T10:11:00Z"/>
          <w:bCs/>
        </w:rPr>
      </w:pPr>
      <w:ins w:id="207" w:author="xiar3" w:date="2025-02-21T10:11:00Z">
        <w:r>
          <w:rPr>
            <w:rFonts w:hint="eastAsia"/>
            <w:bCs/>
            <w:lang w:eastAsia="zh-CN"/>
          </w:rPr>
          <w:t xml:space="preserve">It is </w:t>
        </w:r>
        <w:r>
          <w:rPr>
            <w:bCs/>
          </w:rPr>
          <w:t>required</w:t>
        </w:r>
        <w:r>
          <w:rPr>
            <w:rFonts w:hint="eastAsia"/>
            <w:bCs/>
            <w:lang w:eastAsia="zh-CN"/>
          </w:rPr>
          <w:t xml:space="preserve"> to support warning messages </w:t>
        </w:r>
        <w:r>
          <w:rPr>
            <w:bCs/>
          </w:rPr>
          <w:t>delivery</w:t>
        </w:r>
        <w:r>
          <w:rPr>
            <w:rFonts w:hint="eastAsia"/>
            <w:bCs/>
            <w:lang w:eastAsia="zh-CN"/>
          </w:rPr>
          <w:t xml:space="preserve"> over </w:t>
        </w:r>
        <w:r>
          <w:rPr>
            <w:bCs/>
            <w:lang w:eastAsia="zh-CN"/>
          </w:rPr>
          <w:t>multiple</w:t>
        </w:r>
        <w:r>
          <w:rPr>
            <w:rFonts w:hint="eastAsia"/>
            <w:bCs/>
            <w:lang w:eastAsia="zh-CN"/>
          </w:rPr>
          <w:t xml:space="preserve"> access including radio, </w:t>
        </w:r>
        <w:r>
          <w:rPr>
            <w:bCs/>
            <w:lang w:eastAsia="zh-CN"/>
          </w:rPr>
          <w:t>unmanned aerial vehicle (UAV)</w:t>
        </w:r>
        <w:r>
          <w:rPr>
            <w:rFonts w:hint="eastAsia"/>
            <w:bCs/>
            <w:lang w:eastAsia="zh-CN"/>
          </w:rPr>
          <w:t>,</w:t>
        </w:r>
        <w:r>
          <w:t xml:space="preserve"> </w:t>
        </w:r>
        <w:r>
          <w:rPr>
            <w:bCs/>
          </w:rPr>
          <w:t>communication satellite</w:t>
        </w:r>
        <w:r>
          <w:rPr>
            <w:rFonts w:hint="eastAsia"/>
            <w:bCs/>
            <w:lang w:eastAsia="zh-CN"/>
          </w:rPr>
          <w:t xml:space="preserve"> etc.</w:t>
        </w:r>
      </w:ins>
    </w:p>
    <w:p w14:paraId="418C48A5" w14:textId="77777777" w:rsidR="00FD330D" w:rsidRDefault="0082792E" w:rsidP="00FD77D8">
      <w:pPr>
        <w:pStyle w:val="ListParagraph"/>
        <w:numPr>
          <w:ilvl w:val="0"/>
          <w:numId w:val="16"/>
        </w:numPr>
        <w:spacing w:before="0"/>
        <w:rPr>
          <w:bCs/>
        </w:rPr>
      </w:pPr>
      <w:ins w:id="208" w:author="xiar3" w:date="2025-02-21T10:11:00Z">
        <w:r>
          <w:rPr>
            <w:rFonts w:hint="eastAsia"/>
            <w:bCs/>
            <w:lang w:eastAsia="zh-CN"/>
          </w:rPr>
          <w:t xml:space="preserve">It is required to update </w:t>
        </w:r>
        <w:r>
          <w:rPr>
            <w:rFonts w:hint="eastAsia"/>
            <w:lang w:val="en-US" w:eastAsia="zh-CN"/>
          </w:rPr>
          <w:t>disaster area rapidly according to the recovery area and adjust the warning policy.</w:t>
        </w:r>
      </w:ins>
    </w:p>
    <w:p w14:paraId="3DCBC629" w14:textId="77777777" w:rsidR="00FD330D" w:rsidRDefault="00FD330D">
      <w:pPr>
        <w:pStyle w:val="ListParagraph"/>
        <w:overflowPunct w:val="0"/>
        <w:autoSpaceDE w:val="0"/>
        <w:autoSpaceDN w:val="0"/>
        <w:adjustRightInd w:val="0"/>
        <w:ind w:left="0"/>
        <w:jc w:val="both"/>
        <w:textAlignment w:val="baseline"/>
        <w:rPr>
          <w:i/>
          <w:iCs/>
          <w:lang w:eastAsia="zh-CN"/>
        </w:rPr>
      </w:pPr>
    </w:p>
    <w:p w14:paraId="4D7DD761" w14:textId="77777777" w:rsidR="00FD330D" w:rsidRDefault="0082792E">
      <w:pPr>
        <w:pStyle w:val="ListParagraph"/>
        <w:overflowPunct w:val="0"/>
        <w:autoSpaceDE w:val="0"/>
        <w:autoSpaceDN w:val="0"/>
        <w:adjustRightInd w:val="0"/>
        <w:ind w:left="0"/>
        <w:jc w:val="both"/>
        <w:textAlignment w:val="baseline"/>
        <w:rPr>
          <w:i/>
          <w:iCs/>
          <w:lang w:eastAsia="zh-CN"/>
        </w:rPr>
      </w:pPr>
      <w:r>
        <w:rPr>
          <w:i/>
          <w:iCs/>
          <w:lang w:eastAsia="zh-CN"/>
        </w:rPr>
        <w:t>[Editor’s note: detailed features will be added and refined.]</w:t>
      </w:r>
    </w:p>
    <w:p w14:paraId="6FBC7ED3" w14:textId="77777777" w:rsidR="00FD330D" w:rsidRDefault="0082792E">
      <w:pPr>
        <w:pStyle w:val="Heading2"/>
        <w:jc w:val="both"/>
        <w:rPr>
          <w:bCs/>
          <w:lang w:eastAsia="zh-CN"/>
        </w:rPr>
      </w:pPr>
      <w:bookmarkStart w:id="209" w:name="_Toc165998107"/>
      <w:bookmarkStart w:id="210" w:name="_Toc162454098"/>
      <w:bookmarkStart w:id="211" w:name="_Toc2060"/>
      <w:r>
        <w:rPr>
          <w:bCs/>
          <w:lang w:eastAsia="zh-CN"/>
        </w:rPr>
        <w:lastRenderedPageBreak/>
        <w:t>7.6 Unified Common Standard Interfaces</w:t>
      </w:r>
      <w:bookmarkEnd w:id="209"/>
      <w:bookmarkEnd w:id="210"/>
      <w:bookmarkEnd w:id="211"/>
    </w:p>
    <w:p w14:paraId="2D5A55A5" w14:textId="77777777" w:rsidR="00FD330D" w:rsidRDefault="0082792E">
      <w:pPr>
        <w:pStyle w:val="ListParagraph"/>
        <w:numPr>
          <w:ilvl w:val="0"/>
          <w:numId w:val="16"/>
        </w:numPr>
        <w:overflowPunct w:val="0"/>
        <w:autoSpaceDE w:val="0"/>
        <w:autoSpaceDN w:val="0"/>
        <w:adjustRightInd w:val="0"/>
        <w:jc w:val="both"/>
        <w:textAlignment w:val="baseline"/>
        <w:rPr>
          <w:b/>
          <w:szCs w:val="20"/>
          <w:lang w:eastAsia="zh-CN"/>
        </w:rPr>
      </w:pPr>
      <w:r>
        <w:rPr>
          <w:lang w:val="en-US" w:eastAsia="zh-CN"/>
        </w:rPr>
        <w:t>It is required to have well-defined interfaces and protocols in network nodes for acquisition of real-time data relevant for disaster response with  provision for defining interoperable interfaces to consume data from multiple diverse sources.</w:t>
      </w:r>
    </w:p>
    <w:p w14:paraId="7D94717B" w14:textId="77777777" w:rsidR="00FD330D" w:rsidRDefault="0082792E">
      <w:pPr>
        <w:pStyle w:val="ListParagraph"/>
        <w:numPr>
          <w:ilvl w:val="0"/>
          <w:numId w:val="16"/>
        </w:numPr>
        <w:overflowPunct w:val="0"/>
        <w:autoSpaceDE w:val="0"/>
        <w:autoSpaceDN w:val="0"/>
        <w:adjustRightInd w:val="0"/>
        <w:jc w:val="both"/>
        <w:textAlignment w:val="baseline"/>
        <w:rPr>
          <w:lang w:val="en-US" w:eastAsia="zh-CN"/>
        </w:rPr>
      </w:pPr>
      <w:r>
        <w:rPr>
          <w:lang w:val="en-US" w:eastAsia="zh-CN"/>
        </w:rPr>
        <w:t>It is required that network should have functionalities to create multiple logical network instances based on</w:t>
      </w:r>
      <w:r>
        <w:rPr>
          <w:bCs/>
          <w:lang w:val="en-US" w:eastAsia="zh-CN"/>
        </w:rPr>
        <w:t xml:space="preserve"> each specific requirements of analysis models.</w:t>
      </w:r>
    </w:p>
    <w:p w14:paraId="42D27405" w14:textId="77777777" w:rsidR="00FD330D" w:rsidRDefault="0082792E">
      <w:pPr>
        <w:pStyle w:val="ListParagraph"/>
        <w:overflowPunct w:val="0"/>
        <w:autoSpaceDE w:val="0"/>
        <w:autoSpaceDN w:val="0"/>
        <w:adjustRightInd w:val="0"/>
        <w:ind w:left="0"/>
        <w:jc w:val="both"/>
        <w:textAlignment w:val="baseline"/>
        <w:rPr>
          <w:i/>
          <w:iCs/>
          <w:lang w:eastAsia="zh-CN"/>
        </w:rPr>
      </w:pPr>
      <w:r>
        <w:rPr>
          <w:i/>
          <w:iCs/>
          <w:lang w:eastAsia="zh-CN"/>
        </w:rPr>
        <w:t>[Editor’s note: detailed features will be added and refined.]</w:t>
      </w:r>
    </w:p>
    <w:p w14:paraId="1EB9B2DE" w14:textId="77777777" w:rsidR="00FD330D" w:rsidRDefault="00FD330D">
      <w:pPr>
        <w:pStyle w:val="ListParagraph"/>
        <w:numPr>
          <w:ilvl w:val="255"/>
          <w:numId w:val="0"/>
        </w:numPr>
        <w:overflowPunct w:val="0"/>
        <w:autoSpaceDE w:val="0"/>
        <w:autoSpaceDN w:val="0"/>
        <w:adjustRightInd w:val="0"/>
        <w:jc w:val="both"/>
        <w:textAlignment w:val="baseline"/>
        <w:rPr>
          <w:lang w:val="en-US" w:eastAsia="zh-CN"/>
        </w:rPr>
      </w:pPr>
    </w:p>
    <w:p w14:paraId="550FBA53" w14:textId="77777777" w:rsidR="00FD330D" w:rsidRDefault="0082792E">
      <w:pPr>
        <w:pStyle w:val="Heading2"/>
        <w:ind w:left="0" w:firstLine="0"/>
        <w:jc w:val="both"/>
        <w:rPr>
          <w:bCs/>
          <w:lang w:eastAsia="zh-CN"/>
        </w:rPr>
      </w:pPr>
      <w:bookmarkStart w:id="212" w:name="_Toc27787"/>
      <w:bookmarkStart w:id="213" w:name="_Toc165998108"/>
      <w:bookmarkStart w:id="214" w:name="_Toc162454099"/>
      <w:r>
        <w:rPr>
          <w:bCs/>
          <w:lang w:eastAsia="zh-CN"/>
        </w:rPr>
        <w:t>7.7 Feature of feedback dissemination to network</w:t>
      </w:r>
      <w:bookmarkEnd w:id="212"/>
      <w:bookmarkEnd w:id="213"/>
      <w:bookmarkEnd w:id="214"/>
      <w:r>
        <w:rPr>
          <w:bCs/>
          <w:lang w:eastAsia="zh-CN"/>
        </w:rPr>
        <w:t xml:space="preserve"> </w:t>
      </w:r>
    </w:p>
    <w:p w14:paraId="576BED86" w14:textId="77777777" w:rsidR="00FD330D" w:rsidRDefault="0082792E">
      <w:pPr>
        <w:pStyle w:val="ListParagraph"/>
        <w:numPr>
          <w:ilvl w:val="0"/>
          <w:numId w:val="16"/>
        </w:numPr>
        <w:overflowPunct w:val="0"/>
        <w:autoSpaceDE w:val="0"/>
        <w:autoSpaceDN w:val="0"/>
        <w:adjustRightInd w:val="0"/>
        <w:spacing w:before="240"/>
        <w:ind w:left="426" w:hanging="426"/>
        <w:jc w:val="both"/>
        <w:textAlignment w:val="baseline"/>
        <w:rPr>
          <w:ins w:id="215" w:author="xiar3" w:date="2025-02-21T10:11:00Z"/>
          <w:bCs/>
          <w:lang w:val="en-US" w:eastAsia="zh-CN"/>
        </w:rPr>
      </w:pPr>
      <w:r>
        <w:rPr>
          <w:bCs/>
          <w:lang w:val="en-US" w:eastAsia="zh-CN"/>
        </w:rPr>
        <w:t xml:space="preserve">It is required that network is capable of feedback dissemination to network </w:t>
      </w:r>
      <w:ins w:id="216" w:author="xiar3" w:date="2025-02-21T10:12:00Z">
        <w:r>
          <w:rPr>
            <w:bCs/>
            <w:lang w:val="en-US" w:eastAsia="zh-CN"/>
          </w:rPr>
          <w:t>for continuous monitoring, managing and improving performance during emergencies. It involves real time feedback collection from network elements such as base station, routers and user devices</w:t>
        </w:r>
        <w:r>
          <w:rPr>
            <w:rFonts w:hint="eastAsia"/>
            <w:bCs/>
            <w:lang w:val="en-US" w:eastAsia="zh-CN"/>
          </w:rPr>
          <w:t>.</w:t>
        </w:r>
      </w:ins>
      <w:del w:id="217" w:author="xiar3" w:date="2025-02-21T10:12:00Z">
        <w:r>
          <w:rPr>
            <w:bCs/>
            <w:lang w:val="en-US" w:eastAsia="zh-CN"/>
          </w:rPr>
          <w:delText>based on response from trapped people.</w:delText>
        </w:r>
      </w:del>
    </w:p>
    <w:p w14:paraId="628412AE" w14:textId="77777777" w:rsidR="00FD330D" w:rsidRDefault="0082792E">
      <w:pPr>
        <w:pStyle w:val="ListParagraph"/>
        <w:numPr>
          <w:ilvl w:val="0"/>
          <w:numId w:val="16"/>
        </w:numPr>
        <w:overflowPunct w:val="0"/>
        <w:autoSpaceDE w:val="0"/>
        <w:autoSpaceDN w:val="0"/>
        <w:adjustRightInd w:val="0"/>
        <w:spacing w:before="240"/>
        <w:ind w:left="426" w:hanging="426"/>
        <w:jc w:val="both"/>
        <w:textAlignment w:val="baseline"/>
        <w:rPr>
          <w:ins w:id="218" w:author="xiar3" w:date="2025-02-21T10:12:00Z"/>
          <w:bCs/>
          <w:lang w:val="en-US" w:eastAsia="zh-CN"/>
        </w:rPr>
      </w:pPr>
      <w:ins w:id="219" w:author="xiar3" w:date="2025-02-21T10:11:00Z">
        <w:r>
          <w:rPr>
            <w:rFonts w:hint="eastAsia"/>
            <w:bCs/>
            <w:lang w:val="en-US" w:eastAsia="zh-CN"/>
          </w:rPr>
          <w:t xml:space="preserve">It is </w:t>
        </w:r>
        <w:r>
          <w:rPr>
            <w:bCs/>
            <w:lang w:val="en-US" w:eastAsia="zh-CN"/>
          </w:rPr>
          <w:t>required</w:t>
        </w:r>
        <w:r>
          <w:rPr>
            <w:rFonts w:hint="eastAsia"/>
            <w:bCs/>
            <w:lang w:val="en-US" w:eastAsia="zh-CN"/>
          </w:rPr>
          <w:t xml:space="preserve"> to </w:t>
        </w:r>
        <w:r>
          <w:rPr>
            <w:rFonts w:hint="eastAsia"/>
            <w:lang w:val="en-US" w:eastAsia="zh-CN"/>
          </w:rPr>
          <w:t xml:space="preserve">identify recovery area according to the network status and </w:t>
        </w:r>
        <w:r>
          <w:rPr>
            <w:bCs/>
            <w:lang w:val="en-US" w:eastAsia="zh-CN"/>
          </w:rPr>
          <w:t>response from trapped people</w:t>
        </w:r>
        <w:r>
          <w:rPr>
            <w:rFonts w:hint="eastAsia"/>
            <w:lang w:val="en-US" w:eastAsia="zh-CN"/>
          </w:rPr>
          <w:t xml:space="preserve"> etc..</w:t>
        </w:r>
      </w:ins>
    </w:p>
    <w:p w14:paraId="7FCD97B7" w14:textId="77777777" w:rsidR="00FD330D" w:rsidRDefault="0082792E">
      <w:pPr>
        <w:pStyle w:val="ListParagraph"/>
        <w:numPr>
          <w:ilvl w:val="0"/>
          <w:numId w:val="16"/>
        </w:numPr>
        <w:overflowPunct w:val="0"/>
        <w:autoSpaceDE w:val="0"/>
        <w:autoSpaceDN w:val="0"/>
        <w:adjustRightInd w:val="0"/>
        <w:spacing w:before="240"/>
        <w:ind w:left="426" w:hanging="426"/>
        <w:jc w:val="both"/>
        <w:textAlignment w:val="baseline"/>
        <w:rPr>
          <w:bCs/>
          <w:lang w:val="en-US" w:eastAsia="zh-CN"/>
        </w:rPr>
      </w:pPr>
      <w:ins w:id="220" w:author="xiar3" w:date="2025-02-21T10:12:00Z">
        <w:r>
          <w:rPr>
            <w:bCs/>
            <w:lang w:val="en-US" w:eastAsia="zh-CN"/>
          </w:rPr>
          <w:t xml:space="preserve">It is also required to automatically log various events such as dropped calls, latency spikes or bandwidth congestion, and integration of user feedback to identify and address service quality issues promptly. </w:t>
        </w:r>
      </w:ins>
    </w:p>
    <w:p w14:paraId="0D424703" w14:textId="77777777" w:rsidR="00FD330D" w:rsidRDefault="0082792E">
      <w:pPr>
        <w:pStyle w:val="ListParagraph"/>
        <w:overflowPunct w:val="0"/>
        <w:autoSpaceDE w:val="0"/>
        <w:autoSpaceDN w:val="0"/>
        <w:adjustRightInd w:val="0"/>
        <w:spacing w:before="240"/>
        <w:ind w:left="0" w:hanging="426"/>
        <w:jc w:val="both"/>
        <w:textAlignment w:val="baseline"/>
        <w:rPr>
          <w:bCs/>
          <w:lang w:val="en-US" w:eastAsia="zh-CN"/>
        </w:rPr>
      </w:pPr>
      <w:r>
        <w:rPr>
          <w:i/>
          <w:iCs/>
          <w:lang w:eastAsia="zh-CN"/>
        </w:rPr>
        <w:t>[Editor’s note: detailed features will be added and refined.]</w:t>
      </w:r>
    </w:p>
    <w:p w14:paraId="42AAF78F" w14:textId="77777777" w:rsidR="00FD330D" w:rsidRDefault="0082792E">
      <w:pPr>
        <w:pStyle w:val="Heading2"/>
        <w:ind w:left="0" w:firstLine="0"/>
        <w:jc w:val="both"/>
        <w:rPr>
          <w:iCs/>
          <w:lang w:eastAsia="zh-CN"/>
        </w:rPr>
      </w:pPr>
      <w:bookmarkStart w:id="221" w:name="_Toc162454101"/>
      <w:bookmarkStart w:id="222" w:name="_Toc10124"/>
      <w:bookmarkStart w:id="223" w:name="_Toc165998109"/>
      <w:r>
        <w:rPr>
          <w:iCs/>
          <w:lang w:eastAsia="zh-CN"/>
        </w:rPr>
        <w:t>7.8 Fixation of calls/messages priority</w:t>
      </w:r>
      <w:bookmarkEnd w:id="221"/>
      <w:bookmarkEnd w:id="222"/>
      <w:bookmarkEnd w:id="223"/>
    </w:p>
    <w:p w14:paraId="33E80F01" w14:textId="77777777" w:rsidR="00FD330D" w:rsidRDefault="0082792E">
      <w:pPr>
        <w:jc w:val="both"/>
        <w:rPr>
          <w:i/>
          <w:iCs/>
          <w:highlight w:val="yellow"/>
          <w:lang w:val="en-US" w:eastAsia="zh-CN"/>
        </w:rPr>
      </w:pPr>
      <w:r>
        <w:rPr>
          <w:rFonts w:hint="eastAsia"/>
          <w:i/>
          <w:iCs/>
          <w:highlight w:val="yellow"/>
          <w:lang w:val="en-US" w:eastAsia="zh-CN"/>
        </w:rPr>
        <w:t>Editor</w:t>
      </w:r>
      <w:r>
        <w:rPr>
          <w:i/>
          <w:iCs/>
          <w:highlight w:val="yellow"/>
          <w:lang w:val="en-US" w:eastAsia="zh-CN"/>
        </w:rPr>
        <w:t>’</w:t>
      </w:r>
      <w:r>
        <w:rPr>
          <w:rFonts w:hint="eastAsia"/>
          <w:i/>
          <w:iCs/>
          <w:highlight w:val="yellow"/>
          <w:lang w:val="en-US" w:eastAsia="zh-CN"/>
        </w:rPr>
        <w:t xml:space="preserve">s note: see </w:t>
      </w:r>
      <w:hyperlink r:id="rId25" w:history="1">
        <w:r>
          <w:rPr>
            <w:rStyle w:val="Hyperlink"/>
            <w:rFonts w:eastAsia="SimSun"/>
            <w:i/>
            <w:iCs/>
            <w:highlight w:val="yellow"/>
            <w:lang w:val="en-US" w:bidi="ar"/>
          </w:rPr>
          <w:t>SG11-C82</w:t>
        </w:r>
      </w:hyperlink>
      <w:r>
        <w:rPr>
          <w:rFonts w:hint="eastAsia"/>
          <w:i/>
          <w:iCs/>
          <w:highlight w:val="yellow"/>
          <w:lang w:val="en-US" w:eastAsia="zh-CN"/>
        </w:rPr>
        <w:t>, contributions are invited on the basis of tracked changes.</w:t>
      </w:r>
    </w:p>
    <w:p w14:paraId="68945BF9" w14:textId="77777777" w:rsidR="00FD330D" w:rsidRDefault="0082792E">
      <w:pPr>
        <w:pStyle w:val="ListParagraph"/>
        <w:numPr>
          <w:ilvl w:val="0"/>
          <w:numId w:val="16"/>
        </w:numPr>
        <w:overflowPunct w:val="0"/>
        <w:autoSpaceDE w:val="0"/>
        <w:autoSpaceDN w:val="0"/>
        <w:adjustRightInd w:val="0"/>
        <w:spacing w:before="240"/>
        <w:ind w:left="426"/>
        <w:jc w:val="both"/>
        <w:textAlignment w:val="baseline"/>
        <w:rPr>
          <w:del w:id="224" w:author="xiar3" w:date="2025-02-21T10:15:00Z"/>
          <w:bCs/>
          <w:iCs/>
          <w:lang w:val="en-US" w:eastAsia="zh-CN"/>
        </w:rPr>
      </w:pPr>
      <w:ins w:id="225" w:author="xiar3" w:date="2025-02-21T10:15:00Z">
        <w:r>
          <w:rPr>
            <w:rFonts w:hint="eastAsia"/>
            <w:bCs/>
            <w:iCs/>
            <w:lang w:val="en-US" w:eastAsia="zh-CN"/>
          </w:rPr>
          <w:t xml:space="preserve">- </w:t>
        </w:r>
      </w:ins>
      <w:r>
        <w:rPr>
          <w:bCs/>
          <w:iCs/>
          <w:lang w:val="en-US" w:eastAsia="zh-CN"/>
        </w:rPr>
        <w:t>It is required that network should have functionalit</w:t>
      </w:r>
      <w:ins w:id="226" w:author="xiar3" w:date="2025-02-21T10:14:00Z">
        <w:r>
          <w:rPr>
            <w:rFonts w:hint="eastAsia"/>
            <w:bCs/>
            <w:iCs/>
            <w:lang w:val="en-US" w:eastAsia="zh-CN"/>
          </w:rPr>
          <w:t>y</w:t>
        </w:r>
      </w:ins>
      <w:del w:id="227" w:author="xiar3" w:date="2025-02-21T10:14:00Z">
        <w:r>
          <w:rPr>
            <w:bCs/>
            <w:iCs/>
            <w:lang w:val="en-US" w:eastAsia="zh-CN"/>
          </w:rPr>
          <w:delText>ies</w:delText>
        </w:r>
      </w:del>
      <w:ins w:id="228" w:author="xiar3" w:date="2025-02-21T10:14:00Z">
        <w:r>
          <w:rPr>
            <w:rFonts w:hint="eastAsia"/>
            <w:bCs/>
            <w:iCs/>
            <w:lang w:val="en-US" w:eastAsia="zh-CN"/>
          </w:rPr>
          <w:t>/mechanism</w:t>
        </w:r>
      </w:ins>
      <w:r>
        <w:rPr>
          <w:bCs/>
          <w:iCs/>
          <w:lang w:val="en-US" w:eastAsia="zh-CN"/>
        </w:rPr>
        <w:t xml:space="preserve"> to</w:t>
      </w:r>
      <w:ins w:id="229" w:author="xiar3" w:date="2025-02-21T10:14:00Z">
        <w:r>
          <w:rPr>
            <w:rFonts w:hint="eastAsia"/>
            <w:bCs/>
            <w:iCs/>
            <w:lang w:val="en-US" w:eastAsia="zh-CN"/>
          </w:rPr>
          <w:t xml:space="preserve"> </w:t>
        </w:r>
      </w:ins>
      <w:ins w:id="230" w:author="xiar3" w:date="2025-02-21T10:15:00Z">
        <w:r w:rsidRPr="00FD77D8">
          <w:rPr>
            <w:bCs/>
            <w:iCs/>
            <w:lang w:val="en-US" w:eastAsia="zh-CN"/>
          </w:rPr>
          <w:t>prioritize the communication or data transfer of certain user/UE over others in real time or during disaster/emergency situations.</w:t>
        </w:r>
      </w:ins>
      <w:del w:id="231" w:author="xiar3" w:date="2025-02-21T10:15:00Z">
        <w:r>
          <w:rPr>
            <w:bCs/>
            <w:iCs/>
            <w:lang w:val="en-US" w:eastAsia="zh-CN"/>
          </w:rPr>
          <w:delText xml:space="preserve"> change the priorities of specific persons according to the requirements.</w:delText>
        </w:r>
      </w:del>
    </w:p>
    <w:p w14:paraId="1E994BA8" w14:textId="77777777" w:rsidR="00FD330D" w:rsidRDefault="0082792E">
      <w:pPr>
        <w:pStyle w:val="ListParagraph"/>
        <w:numPr>
          <w:ilvl w:val="0"/>
          <w:numId w:val="16"/>
        </w:numPr>
        <w:overflowPunct w:val="0"/>
        <w:autoSpaceDE w:val="0"/>
        <w:autoSpaceDN w:val="0"/>
        <w:adjustRightInd w:val="0"/>
        <w:spacing w:before="240"/>
        <w:ind w:left="426"/>
        <w:jc w:val="both"/>
        <w:textAlignment w:val="baseline"/>
        <w:rPr>
          <w:bCs/>
          <w:iCs/>
          <w:lang w:val="en-US" w:eastAsia="zh-CN"/>
        </w:rPr>
      </w:pPr>
      <w:r>
        <w:rPr>
          <w:bCs/>
          <w:iCs/>
          <w:lang w:val="en-US" w:eastAsia="zh-CN"/>
        </w:rPr>
        <w:t xml:space="preserve">It recommended that </w:t>
      </w:r>
      <w:del w:id="232" w:author="xiar3" w:date="2025-02-21T10:16:00Z">
        <w:r>
          <w:rPr>
            <w:bCs/>
            <w:iCs/>
            <w:lang w:val="en-US" w:eastAsia="zh-CN"/>
          </w:rPr>
          <w:delText xml:space="preserve">the QoS priority of </w:delText>
        </w:r>
      </w:del>
      <w:r>
        <w:rPr>
          <w:bCs/>
          <w:iCs/>
          <w:lang w:val="en-US" w:eastAsia="zh-CN"/>
        </w:rPr>
        <w:t>disaster warning</w:t>
      </w:r>
      <w:ins w:id="233" w:author="xiar3" w:date="2025-02-21T10:16:00Z">
        <w:r>
          <w:rPr>
            <w:rFonts w:hint="eastAsia"/>
            <w:bCs/>
            <w:iCs/>
            <w:lang w:val="en-US" w:eastAsia="zh-CN"/>
          </w:rPr>
          <w:t>/message</w:t>
        </w:r>
      </w:ins>
      <w:r>
        <w:rPr>
          <w:bCs/>
          <w:iCs/>
          <w:lang w:val="en-US" w:eastAsia="zh-CN"/>
        </w:rPr>
        <w:t xml:space="preserve"> be </w:t>
      </w:r>
      <w:ins w:id="234" w:author="xiar3" w:date="2025-02-21T10:16:00Z">
        <w:r>
          <w:rPr>
            <w:rFonts w:hint="eastAsia"/>
            <w:bCs/>
            <w:iCs/>
            <w:lang w:val="en-US" w:eastAsia="zh-CN"/>
          </w:rPr>
          <w:t xml:space="preserve">assigned </w:t>
        </w:r>
      </w:ins>
      <w:del w:id="235" w:author="xiar3" w:date="2025-02-21T10:16:00Z">
        <w:r>
          <w:rPr>
            <w:bCs/>
            <w:iCs/>
            <w:lang w:val="en-US" w:eastAsia="zh-CN"/>
          </w:rPr>
          <w:delText>a</w:delText>
        </w:r>
      </w:del>
      <w:r>
        <w:rPr>
          <w:bCs/>
          <w:iCs/>
          <w:lang w:val="en-US" w:eastAsia="zh-CN"/>
        </w:rPr>
        <w:t>t</w:t>
      </w:r>
      <w:ins w:id="236" w:author="xiar3" w:date="2025-02-21T10:17:00Z">
        <w:r>
          <w:rPr>
            <w:rFonts w:hint="eastAsia"/>
            <w:bCs/>
            <w:iCs/>
            <w:lang w:val="en-US" w:eastAsia="zh-CN"/>
          </w:rPr>
          <w:t>he</w:t>
        </w:r>
      </w:ins>
      <w:r>
        <w:rPr>
          <w:bCs/>
          <w:iCs/>
          <w:lang w:val="en-US" w:eastAsia="zh-CN"/>
        </w:rPr>
        <w:t xml:space="preserve"> highest </w:t>
      </w:r>
      <w:ins w:id="237" w:author="xiar3" w:date="2025-02-21T10:17:00Z">
        <w:r>
          <w:rPr>
            <w:bCs/>
            <w:lang w:val="en-US" w:eastAsia="zh-CN"/>
          </w:rPr>
          <w:t>QoS priority to ensure that warning/message is delivered promptly and reliably, even during network congestions</w:t>
        </w:r>
      </w:ins>
      <w:del w:id="238" w:author="xiar3" w:date="2025-02-21T10:17:00Z">
        <w:r>
          <w:rPr>
            <w:bCs/>
            <w:iCs/>
            <w:lang w:val="en-US" w:eastAsia="zh-CN"/>
          </w:rPr>
          <w:delText>order</w:delText>
        </w:r>
      </w:del>
      <w:r>
        <w:rPr>
          <w:bCs/>
          <w:iCs/>
          <w:lang w:val="en-US" w:eastAsia="zh-CN"/>
        </w:rPr>
        <w:t xml:space="preserve">. </w:t>
      </w:r>
    </w:p>
    <w:p w14:paraId="79F82A98" w14:textId="77777777" w:rsidR="00FD330D" w:rsidRDefault="0082792E">
      <w:pPr>
        <w:pStyle w:val="ListParagraph"/>
        <w:spacing w:before="0"/>
        <w:ind w:left="0"/>
        <w:rPr>
          <w:del w:id="239" w:author="xiar3" w:date="2025-02-21T13:40:00Z"/>
          <w:bCs/>
          <w:lang w:val="en-US" w:eastAsia="zh-CN"/>
        </w:rPr>
      </w:pPr>
      <w:del w:id="240" w:author="xiar3" w:date="2025-02-21T13:40:00Z">
        <w:r>
          <w:rPr>
            <w:rFonts w:hint="eastAsia"/>
            <w:i/>
            <w:iCs/>
            <w:lang w:val="en-US" w:eastAsia="zh-CN"/>
          </w:rPr>
          <w:delText>[</w:delText>
        </w:r>
        <w:r>
          <w:rPr>
            <w:i/>
            <w:iCs/>
            <w:lang w:eastAsia="zh-CN"/>
          </w:rPr>
          <w:delText>Editor’s note: the text in 7.8 talking about disaster communication need further consideration. The definition or clarification for disaster communication is needed.</w:delText>
        </w:r>
        <w:r>
          <w:rPr>
            <w:rFonts w:hint="eastAsia"/>
            <w:i/>
            <w:iCs/>
            <w:lang w:val="en-US" w:eastAsia="zh-CN"/>
          </w:rPr>
          <w:delText>]</w:delText>
        </w:r>
      </w:del>
    </w:p>
    <w:p w14:paraId="4086FCC2" w14:textId="77777777" w:rsidR="00FD330D" w:rsidRDefault="0082792E">
      <w:pPr>
        <w:pStyle w:val="Heading2"/>
        <w:jc w:val="both"/>
        <w:rPr>
          <w:iCs/>
          <w:lang w:eastAsia="zh-CN"/>
        </w:rPr>
      </w:pPr>
      <w:bookmarkStart w:id="241" w:name="_Toc30330"/>
      <w:bookmarkStart w:id="242" w:name="_Toc165998110"/>
      <w:bookmarkStart w:id="243" w:name="_Toc162454102"/>
      <w:r>
        <w:rPr>
          <w:iCs/>
          <w:lang w:eastAsia="zh-CN"/>
        </w:rPr>
        <w:t>7.9 Feature to bypass all types of UE settings</w:t>
      </w:r>
      <w:bookmarkEnd w:id="241"/>
      <w:bookmarkEnd w:id="242"/>
      <w:bookmarkEnd w:id="243"/>
    </w:p>
    <w:p w14:paraId="159B7BEA" w14:textId="77777777" w:rsidR="00FD330D" w:rsidRDefault="0082792E">
      <w:pPr>
        <w:jc w:val="both"/>
        <w:rPr>
          <w:i/>
          <w:iCs/>
          <w:highlight w:val="yellow"/>
          <w:lang w:val="en-US" w:eastAsia="zh-CN"/>
        </w:rPr>
      </w:pPr>
      <w:r>
        <w:rPr>
          <w:rFonts w:hint="eastAsia"/>
          <w:i/>
          <w:iCs/>
          <w:highlight w:val="yellow"/>
          <w:lang w:val="en-US" w:eastAsia="zh-CN"/>
        </w:rPr>
        <w:t>Editor</w:t>
      </w:r>
      <w:r>
        <w:rPr>
          <w:i/>
          <w:iCs/>
          <w:highlight w:val="yellow"/>
          <w:lang w:val="en-US" w:eastAsia="zh-CN"/>
        </w:rPr>
        <w:t>’</w:t>
      </w:r>
      <w:r>
        <w:rPr>
          <w:rFonts w:hint="eastAsia"/>
          <w:i/>
          <w:iCs/>
          <w:highlight w:val="yellow"/>
          <w:lang w:val="en-US" w:eastAsia="zh-CN"/>
        </w:rPr>
        <w:t xml:space="preserve">s note: see </w:t>
      </w:r>
      <w:hyperlink r:id="rId26" w:history="1">
        <w:r>
          <w:rPr>
            <w:rStyle w:val="Hyperlink"/>
            <w:rFonts w:eastAsia="SimSun"/>
            <w:i/>
            <w:iCs/>
            <w:highlight w:val="yellow"/>
            <w:lang w:val="en-US" w:bidi="ar"/>
          </w:rPr>
          <w:t>SG11-C82</w:t>
        </w:r>
      </w:hyperlink>
      <w:r>
        <w:rPr>
          <w:rFonts w:hint="eastAsia"/>
          <w:i/>
          <w:iCs/>
          <w:highlight w:val="yellow"/>
          <w:lang w:val="en-US" w:eastAsia="zh-CN"/>
        </w:rPr>
        <w:t>, contributions are invited on the basis of tracked changes.</w:t>
      </w:r>
    </w:p>
    <w:p w14:paraId="08ED86E5" w14:textId="77777777" w:rsidR="00FD330D" w:rsidRDefault="0082792E">
      <w:pPr>
        <w:pStyle w:val="ListParagraph"/>
        <w:overflowPunct w:val="0"/>
        <w:autoSpaceDE w:val="0"/>
        <w:autoSpaceDN w:val="0"/>
        <w:adjustRightInd w:val="0"/>
        <w:spacing w:before="0"/>
        <w:ind w:left="426" w:hanging="426"/>
        <w:jc w:val="both"/>
        <w:textAlignment w:val="baseline"/>
        <w:rPr>
          <w:lang w:eastAsia="zh-CN"/>
        </w:rPr>
      </w:pPr>
      <w:r>
        <w:rPr>
          <w:lang w:eastAsia="zh-CN"/>
        </w:rPr>
        <w:t>-</w:t>
      </w:r>
      <w:r>
        <w:rPr>
          <w:lang w:eastAsia="zh-CN"/>
        </w:rPr>
        <w:tab/>
        <w:t xml:space="preserve">It is required that network should have functionalities to </w:t>
      </w:r>
      <w:del w:id="244" w:author="xiar3" w:date="2025-02-21T13:41:00Z">
        <w:r>
          <w:rPr>
            <w:lang w:val="en-US" w:eastAsia="zh-CN"/>
          </w:rPr>
          <w:delText>override</w:delText>
        </w:r>
      </w:del>
      <w:ins w:id="245" w:author="xiar3" w:date="2025-02-21T13:41:00Z">
        <w:r>
          <w:rPr>
            <w:rFonts w:hint="eastAsia"/>
            <w:lang w:val="en-US" w:eastAsia="zh-CN"/>
          </w:rPr>
          <w:t>bypass</w:t>
        </w:r>
      </w:ins>
      <w:r>
        <w:rPr>
          <w:lang w:eastAsia="zh-CN"/>
        </w:rPr>
        <w:t xml:space="preserve"> restrictions to call/session completion set </w:t>
      </w:r>
      <w:del w:id="246" w:author="xiar3" w:date="2025-02-21T13:41:00Z">
        <w:r>
          <w:rPr>
            <w:lang w:eastAsia="zh-CN"/>
          </w:rPr>
          <w:delText xml:space="preserve">out </w:delText>
        </w:r>
      </w:del>
      <w:r>
        <w:rPr>
          <w:lang w:eastAsia="zh-CN"/>
        </w:rPr>
        <w:t xml:space="preserve">in </w:t>
      </w:r>
      <w:del w:id="247" w:author="xiar3" w:date="2025-02-21T13:41:00Z">
        <w:r>
          <w:rPr>
            <w:lang w:val="en-US" w:eastAsia="zh-CN"/>
          </w:rPr>
          <w:delText>user equipment</w:delText>
        </w:r>
      </w:del>
      <w:ins w:id="248" w:author="xiar3" w:date="2025-02-21T13:41:00Z">
        <w:r>
          <w:rPr>
            <w:rFonts w:hint="eastAsia"/>
            <w:lang w:val="en-US" w:eastAsia="zh-CN"/>
          </w:rPr>
          <w:t>UE</w:t>
        </w:r>
      </w:ins>
      <w:r>
        <w:rPr>
          <w:lang w:eastAsia="zh-CN"/>
        </w:rPr>
        <w:t xml:space="preserve"> to </w:t>
      </w:r>
      <w:ins w:id="249" w:author="xiar3" w:date="2025-02-21T13:42:00Z">
        <w:r>
          <w:rPr>
            <w:lang w:eastAsia="zh-CN"/>
          </w:rPr>
          <w:t>ensure emergency tele</w:t>
        </w:r>
      </w:ins>
      <w:r>
        <w:rPr>
          <w:lang w:eastAsia="zh-CN"/>
        </w:rPr>
        <w:t>communicat</w:t>
      </w:r>
      <w:ins w:id="250" w:author="xiar3" w:date="2025-02-21T13:42:00Z">
        <w:r>
          <w:rPr>
            <w:rFonts w:hint="eastAsia"/>
            <w:lang w:val="en-US" w:eastAsia="zh-CN"/>
          </w:rPr>
          <w:t>ion</w:t>
        </w:r>
      </w:ins>
      <w:del w:id="251" w:author="xiar3" w:date="2025-02-21T13:42:00Z">
        <w:r>
          <w:rPr>
            <w:lang w:eastAsia="zh-CN"/>
          </w:rPr>
          <w:delText>e</w:delText>
        </w:r>
      </w:del>
      <w:ins w:id="252" w:author="xiar3" w:date="2025-02-21T13:42:00Z">
        <w:r>
          <w:rPr>
            <w:rFonts w:hint="eastAsia"/>
            <w:lang w:val="en-US" w:eastAsia="zh-CN"/>
          </w:rPr>
          <w:t xml:space="preserve"> </w:t>
        </w:r>
        <w:r>
          <w:rPr>
            <w:lang w:eastAsia="zh-CN"/>
          </w:rPr>
          <w:t>can be delivered during</w:t>
        </w:r>
      </w:ins>
      <w:r>
        <w:rPr>
          <w:lang w:eastAsia="zh-CN"/>
        </w:rPr>
        <w:t xml:space="preserve"> disaster </w:t>
      </w:r>
      <w:del w:id="253" w:author="xiar3" w:date="2025-02-21T13:42:00Z">
        <w:r>
          <w:rPr>
            <w:lang w:val="en-US" w:eastAsia="zh-CN"/>
          </w:rPr>
          <w:delText>communications</w:delText>
        </w:r>
      </w:del>
      <w:ins w:id="254" w:author="xiar3" w:date="2025-02-21T13:42:00Z">
        <w:r>
          <w:rPr>
            <w:rFonts w:hint="eastAsia"/>
            <w:lang w:val="en-US" w:eastAsia="zh-CN"/>
          </w:rPr>
          <w:t>situations</w:t>
        </w:r>
      </w:ins>
      <w:r>
        <w:rPr>
          <w:lang w:eastAsia="zh-CN"/>
        </w:rPr>
        <w:t xml:space="preserve">.  </w:t>
      </w:r>
    </w:p>
    <w:p w14:paraId="1B5CAC3A" w14:textId="77777777" w:rsidR="00FD330D" w:rsidRDefault="0082792E">
      <w:pPr>
        <w:pStyle w:val="ListParagraph"/>
        <w:overflowPunct w:val="0"/>
        <w:autoSpaceDE w:val="0"/>
        <w:autoSpaceDN w:val="0"/>
        <w:adjustRightInd w:val="0"/>
        <w:spacing w:before="240"/>
        <w:ind w:left="426" w:hanging="426"/>
        <w:jc w:val="both"/>
        <w:textAlignment w:val="baseline"/>
        <w:rPr>
          <w:lang w:eastAsia="zh-CN"/>
        </w:rPr>
      </w:pPr>
      <w:r>
        <w:rPr>
          <w:lang w:eastAsia="zh-CN"/>
        </w:rPr>
        <w:t>-</w:t>
      </w:r>
      <w:r>
        <w:rPr>
          <w:lang w:eastAsia="zh-CN"/>
        </w:rPr>
        <w:tab/>
        <w:t>It is recommended that disaster warning</w:t>
      </w:r>
      <w:ins w:id="255" w:author="xiar3" w:date="2025-02-21T13:43:00Z">
        <w:r>
          <w:rPr>
            <w:rFonts w:hint="eastAsia"/>
            <w:lang w:val="en-US" w:eastAsia="zh-CN"/>
          </w:rPr>
          <w:t>/message shall bypass</w:t>
        </w:r>
      </w:ins>
      <w:del w:id="256" w:author="xiar3" w:date="2025-02-21T13:43:00Z">
        <w:r>
          <w:rPr>
            <w:lang w:eastAsia="zh-CN"/>
          </w:rPr>
          <w:delText xml:space="preserve"> override the</w:delText>
        </w:r>
      </w:del>
      <w:r>
        <w:rPr>
          <w:lang w:eastAsia="zh-CN"/>
        </w:rPr>
        <w:t xml:space="preserve"> all </w:t>
      </w:r>
      <w:ins w:id="257" w:author="xiar3" w:date="2025-02-21T13:43:00Z">
        <w:r>
          <w:rPr>
            <w:rFonts w:hint="eastAsia"/>
            <w:lang w:val="en-US" w:eastAsia="zh-CN"/>
          </w:rPr>
          <w:t xml:space="preserve">the </w:t>
        </w:r>
      </w:ins>
      <w:r>
        <w:rPr>
          <w:lang w:eastAsia="zh-CN"/>
        </w:rPr>
        <w:t>pre</w:t>
      </w:r>
      <w:ins w:id="258" w:author="xiar3" w:date="2025-02-21T13:43:00Z">
        <w:r>
          <w:rPr>
            <w:rFonts w:hint="eastAsia"/>
            <w:lang w:val="en-US" w:eastAsia="zh-CN"/>
          </w:rPr>
          <w:t>-</w:t>
        </w:r>
      </w:ins>
      <w:r>
        <w:rPr>
          <w:lang w:eastAsia="zh-CN"/>
        </w:rPr>
        <w:t>configured setting</w:t>
      </w:r>
      <w:ins w:id="259" w:author="xiar3" w:date="2025-02-21T13:43:00Z">
        <w:r>
          <w:rPr>
            <w:rFonts w:hint="eastAsia"/>
            <w:lang w:val="en-US" w:eastAsia="zh-CN"/>
          </w:rPr>
          <w:t>s</w:t>
        </w:r>
      </w:ins>
      <w:r>
        <w:rPr>
          <w:lang w:eastAsia="zh-CN"/>
        </w:rPr>
        <w:t xml:space="preserve"> of </w:t>
      </w:r>
      <w:del w:id="260" w:author="xiar3" w:date="2025-02-21T13:43:00Z">
        <w:r>
          <w:rPr>
            <w:lang w:val="en-US" w:eastAsia="zh-CN"/>
          </w:rPr>
          <w:delText>mobile network</w:delText>
        </w:r>
      </w:del>
      <w:ins w:id="261" w:author="xiar3" w:date="2025-02-21T13:43:00Z">
        <w:r>
          <w:rPr>
            <w:rFonts w:hint="eastAsia"/>
            <w:lang w:val="en-US" w:eastAsia="zh-CN"/>
          </w:rPr>
          <w:t>UE</w:t>
        </w:r>
      </w:ins>
      <w:r>
        <w:rPr>
          <w:lang w:eastAsia="zh-CN"/>
        </w:rPr>
        <w:t xml:space="preserve"> like </w:t>
      </w:r>
      <w:ins w:id="262" w:author="xiar3" w:date="2025-02-21T13:44:00Z">
        <w:r>
          <w:rPr>
            <w:lang w:eastAsia="zh-CN"/>
          </w:rPr>
          <w:t>‘Do Not Disturb’</w:t>
        </w:r>
        <w:r>
          <w:rPr>
            <w:rFonts w:hint="eastAsia"/>
            <w:lang w:val="en-US" w:eastAsia="zh-CN"/>
          </w:rPr>
          <w:t xml:space="preserve"> (</w:t>
        </w:r>
      </w:ins>
      <w:r>
        <w:rPr>
          <w:lang w:eastAsia="zh-CN"/>
        </w:rPr>
        <w:t>DND</w:t>
      </w:r>
      <w:ins w:id="263" w:author="xiar3" w:date="2025-02-21T13:44:00Z">
        <w:r>
          <w:rPr>
            <w:rFonts w:hint="eastAsia"/>
            <w:lang w:val="en-US" w:eastAsia="zh-CN"/>
          </w:rPr>
          <w:t>)</w:t>
        </w:r>
      </w:ins>
      <w:r>
        <w:rPr>
          <w:lang w:eastAsia="zh-CN"/>
        </w:rPr>
        <w:t>, blocking of alert messages</w:t>
      </w:r>
      <w:ins w:id="264" w:author="xiar3" w:date="2025-02-21T13:44:00Z">
        <w:r>
          <w:rPr>
            <w:rFonts w:hint="eastAsia"/>
            <w:lang w:val="en-US" w:eastAsia="zh-CN"/>
          </w:rPr>
          <w:t xml:space="preserve">, </w:t>
        </w:r>
        <w:r>
          <w:rPr>
            <w:lang w:eastAsia="zh-CN"/>
          </w:rPr>
          <w:t>etc., enabling seamless telecommunication during disaster situations.</w:t>
        </w:r>
      </w:ins>
      <w:del w:id="265" w:author="xiar3" w:date="2025-02-21T13:44:00Z">
        <w:r>
          <w:rPr>
            <w:lang w:eastAsia="zh-CN"/>
          </w:rPr>
          <w:delText>.</w:delText>
        </w:r>
      </w:del>
    </w:p>
    <w:p w14:paraId="4D47E6EA" w14:textId="77777777" w:rsidR="00FD330D" w:rsidRDefault="0082792E">
      <w:pPr>
        <w:pStyle w:val="ListParagraph"/>
        <w:spacing w:before="0"/>
        <w:ind w:left="0"/>
        <w:rPr>
          <w:i/>
          <w:iCs/>
          <w:lang w:val="en-US" w:eastAsia="zh-CN"/>
        </w:rPr>
      </w:pPr>
      <w:r>
        <w:rPr>
          <w:rFonts w:hint="eastAsia"/>
          <w:i/>
          <w:iCs/>
          <w:lang w:val="en-US" w:eastAsia="zh-CN"/>
        </w:rPr>
        <w:t>[</w:t>
      </w:r>
      <w:r>
        <w:rPr>
          <w:i/>
          <w:iCs/>
          <w:lang w:val="en-US" w:eastAsia="zh-CN"/>
        </w:rPr>
        <w:t>Editor’s note: the text in 7.9 talking about disaster communication need further consideration. The definition or clarification for disaster communication is needed.</w:t>
      </w:r>
      <w:r>
        <w:rPr>
          <w:rFonts w:hint="eastAsia"/>
          <w:i/>
          <w:iCs/>
          <w:lang w:val="en-US" w:eastAsia="zh-CN"/>
        </w:rPr>
        <w:t>]</w:t>
      </w:r>
    </w:p>
    <w:p w14:paraId="5A72818A" w14:textId="77777777" w:rsidR="00FD330D" w:rsidRDefault="0082792E">
      <w:pPr>
        <w:pStyle w:val="Heading2"/>
        <w:jc w:val="both"/>
        <w:rPr>
          <w:del w:id="266" w:author="xiar3" w:date="2025-02-21T13:44:00Z"/>
          <w:iCs/>
          <w:lang w:eastAsia="zh-CN"/>
        </w:rPr>
      </w:pPr>
      <w:bookmarkStart w:id="267" w:name="_Toc165998111"/>
      <w:bookmarkStart w:id="268" w:name="_Toc162454103"/>
      <w:del w:id="269" w:author="xiar3" w:date="2025-02-21T13:44:00Z">
        <w:r>
          <w:rPr>
            <w:iCs/>
            <w:lang w:eastAsia="zh-CN"/>
          </w:rPr>
          <w:delText>7.10 Security features</w:delText>
        </w:r>
        <w:bookmarkEnd w:id="267"/>
        <w:bookmarkEnd w:id="268"/>
      </w:del>
    </w:p>
    <w:p w14:paraId="75E05F80" w14:textId="77777777" w:rsidR="00FD330D" w:rsidRDefault="0082792E">
      <w:pPr>
        <w:overflowPunct w:val="0"/>
        <w:autoSpaceDE w:val="0"/>
        <w:autoSpaceDN w:val="0"/>
        <w:adjustRightInd w:val="0"/>
        <w:spacing w:before="0"/>
        <w:ind w:left="426" w:hanging="426"/>
        <w:jc w:val="both"/>
        <w:textAlignment w:val="baseline"/>
        <w:rPr>
          <w:del w:id="270" w:author="xiar3" w:date="2025-02-21T13:44:00Z"/>
          <w:lang w:eastAsia="zh-CN"/>
        </w:rPr>
      </w:pPr>
      <w:del w:id="271" w:author="xiar3" w:date="2025-02-21T13:44:00Z">
        <w:r>
          <w:rPr>
            <w:lang w:eastAsia="zh-CN"/>
          </w:rPr>
          <w:delText>-</w:delText>
        </w:r>
        <w:r>
          <w:delText xml:space="preserve"> </w:delText>
        </w:r>
        <w:r>
          <w:tab/>
        </w:r>
        <w:r>
          <w:rPr>
            <w:lang w:eastAsia="zh-CN"/>
          </w:rPr>
          <w:delText>It is recommended that system is capable of digital encryption and signature capability.</w:delText>
        </w:r>
      </w:del>
    </w:p>
    <w:p w14:paraId="3BBC9F92" w14:textId="77777777" w:rsidR="00FD330D" w:rsidRDefault="0082792E">
      <w:pPr>
        <w:overflowPunct w:val="0"/>
        <w:autoSpaceDE w:val="0"/>
        <w:autoSpaceDN w:val="0"/>
        <w:adjustRightInd w:val="0"/>
        <w:spacing w:before="0"/>
        <w:ind w:left="426" w:hanging="426"/>
        <w:jc w:val="both"/>
        <w:textAlignment w:val="baseline"/>
        <w:rPr>
          <w:del w:id="272" w:author="xiar3" w:date="2025-02-21T13:44:00Z"/>
          <w:lang w:eastAsia="zh-CN"/>
        </w:rPr>
      </w:pPr>
      <w:del w:id="273" w:author="xiar3" w:date="2025-02-21T13:44:00Z">
        <w:r>
          <w:rPr>
            <w:lang w:eastAsia="zh-CN"/>
          </w:rPr>
          <w:delText>-</w:delText>
        </w:r>
        <w:r>
          <w:rPr>
            <w:lang w:eastAsia="zh-CN"/>
          </w:rPr>
          <w:tab/>
          <w:delText>It is required that network should provide authentication and authorization of RRS and DMF usage. The authorized users can only access these functions.</w:delText>
        </w:r>
      </w:del>
    </w:p>
    <w:p w14:paraId="4E42776F" w14:textId="77777777" w:rsidR="00FD330D" w:rsidRDefault="0082792E">
      <w:pPr>
        <w:overflowPunct w:val="0"/>
        <w:autoSpaceDE w:val="0"/>
        <w:autoSpaceDN w:val="0"/>
        <w:adjustRightInd w:val="0"/>
        <w:spacing w:before="0"/>
        <w:ind w:left="426" w:hanging="426"/>
        <w:jc w:val="both"/>
        <w:textAlignment w:val="baseline"/>
        <w:rPr>
          <w:del w:id="274" w:author="xiar3" w:date="2025-02-21T13:44:00Z"/>
          <w:lang w:eastAsia="zh-CN"/>
        </w:rPr>
      </w:pPr>
      <w:del w:id="275" w:author="xiar3" w:date="2025-02-21T13:44:00Z">
        <w:r>
          <w:rPr>
            <w:lang w:eastAsia="zh-CN"/>
          </w:rPr>
          <w:lastRenderedPageBreak/>
          <w:delText>-</w:delText>
        </w:r>
        <w:r>
          <w:rPr>
            <w:lang w:eastAsia="zh-CN"/>
          </w:rPr>
          <w:tab/>
          <w:delText>It is required that network should provide backup mechanism to avoid information losses due to network failure.</w:delText>
        </w:r>
      </w:del>
    </w:p>
    <w:p w14:paraId="66ECBD88" w14:textId="77777777" w:rsidR="00FD330D" w:rsidRDefault="0082792E">
      <w:pPr>
        <w:overflowPunct w:val="0"/>
        <w:autoSpaceDE w:val="0"/>
        <w:autoSpaceDN w:val="0"/>
        <w:adjustRightInd w:val="0"/>
        <w:spacing w:before="0"/>
        <w:ind w:left="426" w:hanging="426"/>
        <w:jc w:val="both"/>
        <w:textAlignment w:val="baseline"/>
        <w:rPr>
          <w:del w:id="276" w:author="xiar3" w:date="2025-02-21T13:44:00Z"/>
          <w:lang w:eastAsia="zh-CN"/>
        </w:rPr>
      </w:pPr>
      <w:del w:id="277" w:author="xiar3" w:date="2025-02-21T13:44:00Z">
        <w:r>
          <w:rPr>
            <w:rFonts w:hint="eastAsia"/>
            <w:lang w:val="en-US" w:eastAsia="zh-CN"/>
          </w:rPr>
          <w:delText xml:space="preserve">-   </w:delText>
        </w:r>
        <w:r>
          <w:rPr>
            <w:lang w:eastAsia="zh-CN"/>
          </w:rPr>
          <w:delText>It is recommended to develop data security plan detailing protocols for storing, accessing, processing, sharing, and transferring data.</w:delText>
        </w:r>
      </w:del>
    </w:p>
    <w:p w14:paraId="232FECF0" w14:textId="77777777" w:rsidR="00FD330D" w:rsidRDefault="0082792E">
      <w:pPr>
        <w:pStyle w:val="ListParagraph"/>
        <w:spacing w:before="0"/>
        <w:ind w:left="0"/>
        <w:rPr>
          <w:del w:id="278" w:author="xiar3" w:date="2025-02-21T13:44:00Z"/>
          <w:i/>
          <w:iCs/>
          <w:lang w:val="en-US" w:eastAsia="zh-CN"/>
        </w:rPr>
      </w:pPr>
      <w:del w:id="279" w:author="xiar3" w:date="2025-02-21T13:44:00Z">
        <w:r>
          <w:rPr>
            <w:rFonts w:hint="eastAsia"/>
            <w:i/>
            <w:iCs/>
            <w:lang w:val="en-US" w:eastAsia="zh-CN"/>
          </w:rPr>
          <w:delText>[</w:delText>
        </w:r>
        <w:r>
          <w:rPr>
            <w:i/>
            <w:iCs/>
            <w:lang w:val="en-US" w:eastAsia="zh-CN"/>
          </w:rPr>
          <w:delText>Editor’s note: it’s proposed to merge 7.10 to clause 9 “security consideration”.</w:delText>
        </w:r>
        <w:r>
          <w:rPr>
            <w:rFonts w:hint="eastAsia"/>
            <w:i/>
            <w:iCs/>
            <w:lang w:val="en-US" w:eastAsia="zh-CN"/>
          </w:rPr>
          <w:delText>]</w:delText>
        </w:r>
      </w:del>
    </w:p>
    <w:p w14:paraId="00A18790" w14:textId="77777777" w:rsidR="00FD330D" w:rsidRDefault="00FD330D">
      <w:pPr>
        <w:pStyle w:val="ListParagraph"/>
        <w:overflowPunct w:val="0"/>
        <w:autoSpaceDE w:val="0"/>
        <w:autoSpaceDN w:val="0"/>
        <w:adjustRightInd w:val="0"/>
        <w:ind w:left="0"/>
        <w:jc w:val="both"/>
        <w:textAlignment w:val="baseline"/>
        <w:rPr>
          <w:i/>
          <w:iCs/>
          <w:color w:val="767171" w:themeColor="background2" w:themeShade="80"/>
          <w:lang w:eastAsia="zh-CN"/>
        </w:rPr>
      </w:pPr>
    </w:p>
    <w:p w14:paraId="4FDA40A8" w14:textId="77777777" w:rsidR="00FD330D" w:rsidRDefault="0082792E">
      <w:pPr>
        <w:pStyle w:val="Heading1"/>
        <w:numPr>
          <w:ilvl w:val="0"/>
          <w:numId w:val="11"/>
        </w:numPr>
      </w:pPr>
      <w:bookmarkStart w:id="280" w:name="_Toc165998112"/>
      <w:bookmarkStart w:id="281" w:name="_Toc7565"/>
      <w:r>
        <w:rPr>
          <w:rFonts w:hint="eastAsia"/>
          <w:color w:val="000000" w:themeColor="text1"/>
          <w:lang w:val="en-US" w:eastAsia="zh-CN"/>
        </w:rPr>
        <w:t>Framework</w:t>
      </w:r>
      <w:bookmarkEnd w:id="280"/>
      <w:bookmarkEnd w:id="281"/>
    </w:p>
    <w:p w14:paraId="02EF405B" w14:textId="77777777" w:rsidR="00FD330D" w:rsidRDefault="0082792E">
      <w:pPr>
        <w:jc w:val="both"/>
        <w:rPr>
          <w:i/>
          <w:iCs/>
          <w:highlight w:val="yellow"/>
          <w:lang w:val="en-US" w:eastAsia="zh-CN"/>
        </w:rPr>
      </w:pPr>
      <w:r>
        <w:rPr>
          <w:rFonts w:hint="eastAsia"/>
          <w:i/>
          <w:iCs/>
          <w:highlight w:val="yellow"/>
          <w:lang w:val="en-US" w:eastAsia="zh-CN"/>
        </w:rPr>
        <w:t>Editor</w:t>
      </w:r>
      <w:r>
        <w:rPr>
          <w:i/>
          <w:iCs/>
          <w:highlight w:val="yellow"/>
          <w:lang w:val="en-US" w:eastAsia="zh-CN"/>
        </w:rPr>
        <w:t>’</w:t>
      </w:r>
      <w:r>
        <w:rPr>
          <w:rFonts w:hint="eastAsia"/>
          <w:i/>
          <w:iCs/>
          <w:highlight w:val="yellow"/>
          <w:lang w:val="en-US" w:eastAsia="zh-CN"/>
        </w:rPr>
        <w:t xml:space="preserve">s note: see </w:t>
      </w:r>
      <w:hyperlink r:id="rId27" w:history="1">
        <w:r>
          <w:rPr>
            <w:rStyle w:val="Hyperlink"/>
            <w:rFonts w:eastAsia="SimSun"/>
            <w:i/>
            <w:iCs/>
            <w:highlight w:val="yellow"/>
            <w:lang w:val="en-US" w:bidi="ar"/>
          </w:rPr>
          <w:t>SG11-C82</w:t>
        </w:r>
      </w:hyperlink>
      <w:r>
        <w:rPr>
          <w:rFonts w:hint="eastAsia"/>
          <w:i/>
          <w:iCs/>
          <w:highlight w:val="yellow"/>
          <w:lang w:val="en-US" w:eastAsia="zh-CN"/>
        </w:rPr>
        <w:t>, contributions are invited on the basis of tracked changes.</w:t>
      </w:r>
    </w:p>
    <w:p w14:paraId="2F84A166" w14:textId="77777777" w:rsidR="00FD330D" w:rsidRDefault="0082792E">
      <w:pPr>
        <w:pStyle w:val="ListParagraph"/>
        <w:overflowPunct w:val="0"/>
        <w:autoSpaceDE w:val="0"/>
        <w:autoSpaceDN w:val="0"/>
        <w:adjustRightInd w:val="0"/>
        <w:ind w:left="0"/>
        <w:jc w:val="both"/>
        <w:textAlignment w:val="baseline"/>
        <w:rPr>
          <w:lang w:val="en-US" w:eastAsia="zh-CN"/>
        </w:rPr>
      </w:pPr>
      <w:r>
        <w:rPr>
          <w:rFonts w:hint="eastAsia"/>
          <w:lang w:val="en-US" w:eastAsia="zh-CN"/>
        </w:rPr>
        <w:t>The framework is built over a future network with rapid response to disaster related capabilities. The access network consists of future mobile access network and fixed access network. The rapid response</w:t>
      </w:r>
      <w:r>
        <w:rPr>
          <w:lang w:val="en-US" w:eastAsia="zh-CN"/>
        </w:rPr>
        <w:t xml:space="preserve"> system</w:t>
      </w:r>
      <w:r>
        <w:rPr>
          <w:rFonts w:hint="eastAsia"/>
          <w:lang w:val="en-US" w:eastAsia="zh-CN"/>
        </w:rPr>
        <w:t xml:space="preserve"> supports different scenarios for pre-disaster and post-disaster application, which distributed among UEs,</w:t>
      </w:r>
      <w:r>
        <w:rPr>
          <w:lang w:val="en-US" w:eastAsia="zh-CN"/>
        </w:rPr>
        <w:t xml:space="preserve"> </w:t>
      </w:r>
      <w:r>
        <w:rPr>
          <w:rFonts w:hint="eastAsia"/>
          <w:lang w:val="en-US" w:eastAsia="zh-CN"/>
        </w:rPr>
        <w:t>access networks,</w:t>
      </w:r>
      <w:r>
        <w:rPr>
          <w:lang w:val="en-US" w:eastAsia="zh-CN"/>
        </w:rPr>
        <w:t xml:space="preserve"> </w:t>
      </w:r>
      <w:r>
        <w:rPr>
          <w:rFonts w:hint="eastAsia"/>
          <w:lang w:val="en-US" w:eastAsia="zh-CN"/>
        </w:rPr>
        <w:t>core network and Rapid Response System.</w:t>
      </w:r>
    </w:p>
    <w:p w14:paraId="0E30A4B2" w14:textId="77777777" w:rsidR="00FD330D" w:rsidRDefault="0082792E">
      <w:pPr>
        <w:pStyle w:val="ListParagraph"/>
        <w:overflowPunct w:val="0"/>
        <w:autoSpaceDE w:val="0"/>
        <w:autoSpaceDN w:val="0"/>
        <w:adjustRightInd w:val="0"/>
        <w:ind w:left="0"/>
        <w:jc w:val="both"/>
        <w:textAlignment w:val="baseline"/>
        <w:rPr>
          <w:lang w:val="en-US" w:eastAsia="zh-CN"/>
        </w:rPr>
      </w:pPr>
      <w:ins w:id="282" w:author="xiar3" w:date="2024-05-02T23:02:00Z">
        <w:r>
          <w:rPr>
            <w:noProof/>
            <w:lang w:val="en-US" w:eastAsia="zh-CN"/>
          </w:rPr>
          <w:drawing>
            <wp:inline distT="0" distB="0" distL="114300" distR="114300" wp14:anchorId="41AC3B81" wp14:editId="07739B9C">
              <wp:extent cx="6118860" cy="2515235"/>
              <wp:effectExtent l="0" t="0" r="762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6118860" cy="2515235"/>
                      </a:xfrm>
                      <a:prstGeom prst="rect">
                        <a:avLst/>
                      </a:prstGeom>
                      <a:noFill/>
                      <a:ln>
                        <a:noFill/>
                      </a:ln>
                    </pic:spPr>
                  </pic:pic>
                </a:graphicData>
              </a:graphic>
            </wp:inline>
          </w:drawing>
        </w:r>
      </w:ins>
      <w:del w:id="283" w:author="xiar3" w:date="2024-05-02T23:02:00Z">
        <w:r>
          <w:rPr>
            <w:noProof/>
            <w:lang w:val="en-US" w:eastAsia="zh-CN"/>
          </w:rPr>
          <w:drawing>
            <wp:inline distT="0" distB="0" distL="114300" distR="114300" wp14:anchorId="792557AE" wp14:editId="28A1AE44">
              <wp:extent cx="6111240" cy="2534920"/>
              <wp:effectExtent l="0" t="0" r="0" b="10160"/>
              <wp:docPr id="1" name="图片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 diagram of a network&#10;&#10;Description automatically generated"/>
                      <pic:cNvPicPr>
                        <a:picLocks noChangeAspect="1"/>
                      </pic:cNvPicPr>
                    </pic:nvPicPr>
                    <pic:blipFill>
                      <a:blip r:embed="rId29"/>
                      <a:stretch>
                        <a:fillRect/>
                      </a:stretch>
                    </pic:blipFill>
                    <pic:spPr>
                      <a:xfrm>
                        <a:off x="0" y="0"/>
                        <a:ext cx="6111240" cy="2534920"/>
                      </a:xfrm>
                      <a:prstGeom prst="rect">
                        <a:avLst/>
                      </a:prstGeom>
                      <a:noFill/>
                      <a:ln>
                        <a:noFill/>
                      </a:ln>
                    </pic:spPr>
                  </pic:pic>
                </a:graphicData>
              </a:graphic>
            </wp:inline>
          </w:drawing>
        </w:r>
      </w:del>
    </w:p>
    <w:p w14:paraId="7B2AF496" w14:textId="77777777" w:rsidR="00FD330D" w:rsidRDefault="0082792E">
      <w:pPr>
        <w:pStyle w:val="ListParagraph"/>
        <w:overflowPunct w:val="0"/>
        <w:autoSpaceDE w:val="0"/>
        <w:autoSpaceDN w:val="0"/>
        <w:adjustRightInd w:val="0"/>
        <w:ind w:left="0"/>
        <w:jc w:val="center"/>
        <w:textAlignment w:val="baseline"/>
        <w:rPr>
          <w:lang w:val="en-US" w:eastAsia="zh-CN"/>
        </w:rPr>
      </w:pPr>
      <w:r>
        <w:rPr>
          <w:rFonts w:hint="eastAsia"/>
          <w:lang w:val="en-US" w:eastAsia="zh-CN"/>
        </w:rPr>
        <w:t>Figure 8-1 The network framework that built over with rapid response system</w:t>
      </w:r>
    </w:p>
    <w:p w14:paraId="39F619FA" w14:textId="77777777" w:rsidR="00FD330D" w:rsidRDefault="0082792E">
      <w:pPr>
        <w:rPr>
          <w:ins w:id="284" w:author="xiar3" w:date="2024-05-02T22:55:00Z"/>
          <w:lang w:val="en-US" w:eastAsia="zh-CN"/>
        </w:rPr>
      </w:pPr>
      <w:r>
        <w:rPr>
          <w:lang w:eastAsia="zh-CN"/>
        </w:rPr>
        <w:t>The description of the role of each component is as follows</w:t>
      </w:r>
      <w:r>
        <w:rPr>
          <w:rFonts w:hint="eastAsia"/>
          <w:lang w:val="en-US" w:eastAsia="zh-CN"/>
        </w:rPr>
        <w:t>:</w:t>
      </w:r>
    </w:p>
    <w:p w14:paraId="314F4C7C" w14:textId="77777777" w:rsidR="00FD330D" w:rsidRDefault="0082792E">
      <w:pPr>
        <w:pStyle w:val="Heading2"/>
        <w:rPr>
          <w:lang w:val="en-US" w:eastAsia="zh-CN"/>
        </w:rPr>
      </w:pPr>
      <w:bookmarkStart w:id="285" w:name="_Toc29103"/>
      <w:bookmarkStart w:id="286" w:name="_Toc165998113"/>
      <w:r>
        <w:rPr>
          <w:rFonts w:hint="eastAsia"/>
          <w:lang w:val="en-US" w:eastAsia="zh-CN"/>
        </w:rPr>
        <w:t>8.1 Rapid Response System</w:t>
      </w:r>
      <w:bookmarkEnd w:id="285"/>
      <w:bookmarkEnd w:id="286"/>
    </w:p>
    <w:p w14:paraId="4A360185" w14:textId="77777777" w:rsidR="00FD330D" w:rsidRDefault="0082792E">
      <w:pPr>
        <w:pStyle w:val="ListParagraph"/>
        <w:numPr>
          <w:ilvl w:val="255"/>
          <w:numId w:val="0"/>
        </w:numPr>
        <w:overflowPunct w:val="0"/>
        <w:autoSpaceDE w:val="0"/>
        <w:autoSpaceDN w:val="0"/>
        <w:adjustRightInd w:val="0"/>
        <w:jc w:val="both"/>
        <w:textAlignment w:val="baseline"/>
        <w:rPr>
          <w:lang w:val="en-US" w:eastAsia="zh-CN"/>
        </w:rPr>
        <w:pPrChange w:id="287" w:author="xiar3" w:date="2025-02-21T13:45:00Z">
          <w:pPr>
            <w:pStyle w:val="ListParagraph"/>
            <w:numPr>
              <w:numId w:val="16"/>
            </w:numPr>
            <w:overflowPunct w:val="0"/>
            <w:autoSpaceDE w:val="0"/>
            <w:autoSpaceDN w:val="0"/>
            <w:adjustRightInd w:val="0"/>
            <w:ind w:left="420" w:hanging="420"/>
            <w:jc w:val="both"/>
            <w:textAlignment w:val="baseline"/>
          </w:pPr>
        </w:pPrChange>
      </w:pPr>
      <w:r>
        <w:rPr>
          <w:rFonts w:hint="eastAsia"/>
          <w:lang w:val="en-US" w:eastAsia="zh-CN"/>
        </w:rPr>
        <w:t>Rapid Response System(RRS) can be seen as an application function(AF) in future network</w:t>
      </w:r>
      <w:r>
        <w:rPr>
          <w:lang w:val="en-US" w:eastAsia="zh-CN"/>
        </w:rPr>
        <w:t xml:space="preserve"> or third party service that can be communicated to core network through capability exposure function</w:t>
      </w:r>
      <w:r>
        <w:rPr>
          <w:rFonts w:hint="eastAsia"/>
          <w:lang w:val="en-US" w:eastAsia="zh-CN"/>
        </w:rPr>
        <w:t xml:space="preserve">, </w:t>
      </w:r>
      <w:r>
        <w:rPr>
          <w:rFonts w:hint="eastAsia"/>
          <w:lang w:val="en-US" w:eastAsia="zh-CN"/>
        </w:rPr>
        <w:lastRenderedPageBreak/>
        <w:t>which can interact AF through service-based interfaces. It can also influence the disaster monitoring module by returning disaster data.</w:t>
      </w:r>
    </w:p>
    <w:p w14:paraId="14E5284E" w14:textId="77777777" w:rsidR="00FD330D" w:rsidRDefault="0082792E">
      <w:pPr>
        <w:pStyle w:val="ListParagraph"/>
        <w:numPr>
          <w:ilvl w:val="255"/>
          <w:numId w:val="0"/>
        </w:numPr>
        <w:overflowPunct w:val="0"/>
        <w:autoSpaceDE w:val="0"/>
        <w:autoSpaceDN w:val="0"/>
        <w:adjustRightInd w:val="0"/>
        <w:spacing w:before="0"/>
        <w:jc w:val="both"/>
        <w:textAlignment w:val="baseline"/>
        <w:rPr>
          <w:ins w:id="288" w:author="xiar3" w:date="2025-02-21T13:45:00Z"/>
          <w:lang w:val="en-US" w:eastAsia="zh-CN"/>
        </w:rPr>
      </w:pPr>
      <w:ins w:id="289" w:author="xiar3" w:date="2025-02-21T13:45:00Z">
        <w:r>
          <w:rPr>
            <w:rFonts w:hint="eastAsia"/>
            <w:lang w:val="en-US" w:eastAsia="zh-CN"/>
          </w:rPr>
          <w:t>There are several applications that provided by RRS, the application include but not limited to:</w:t>
        </w:r>
      </w:ins>
    </w:p>
    <w:p w14:paraId="3647FBC6" w14:textId="77777777" w:rsidR="00FD330D" w:rsidRDefault="0082792E">
      <w:pPr>
        <w:autoSpaceDE w:val="0"/>
        <w:autoSpaceDN w:val="0"/>
        <w:adjustRightInd w:val="0"/>
        <w:spacing w:before="0"/>
        <w:jc w:val="both"/>
        <w:rPr>
          <w:ins w:id="290" w:author="xiar3" w:date="2025-02-21T13:45:00Z"/>
          <w:lang w:val="en-US" w:eastAsia="zh-CN"/>
        </w:rPr>
      </w:pPr>
      <w:ins w:id="291" w:author="xiar3" w:date="2025-02-21T13:45:00Z">
        <w:r>
          <w:rPr>
            <w:rFonts w:hint="eastAsia"/>
            <w:lang w:val="en-US" w:eastAsia="zh-CN"/>
          </w:rPr>
          <w:t>- Disaster Warning: Early warning to people that be influenced directly within the disaster area;</w:t>
        </w:r>
      </w:ins>
    </w:p>
    <w:p w14:paraId="0292A0B1" w14:textId="77777777" w:rsidR="00FD330D" w:rsidRDefault="0082792E">
      <w:pPr>
        <w:autoSpaceDE w:val="0"/>
        <w:autoSpaceDN w:val="0"/>
        <w:adjustRightInd w:val="0"/>
        <w:spacing w:before="0"/>
        <w:jc w:val="both"/>
        <w:rPr>
          <w:ins w:id="292" w:author="xiar3" w:date="2025-02-21T13:45:00Z"/>
          <w:lang w:val="en-US" w:eastAsia="zh-CN"/>
        </w:rPr>
      </w:pPr>
      <w:ins w:id="293" w:author="xiar3" w:date="2025-02-21T13:45:00Z">
        <w:r>
          <w:rPr>
            <w:rFonts w:hint="eastAsia"/>
            <w:lang w:val="en-US" w:eastAsia="zh-CN"/>
          </w:rPr>
          <w:t>- Disaster Relief: Rescue assistance to victims within the area;</w:t>
        </w:r>
      </w:ins>
    </w:p>
    <w:p w14:paraId="4E2B5DE6" w14:textId="77777777" w:rsidR="00FD330D" w:rsidRDefault="0082792E">
      <w:pPr>
        <w:autoSpaceDE w:val="0"/>
        <w:autoSpaceDN w:val="0"/>
        <w:adjustRightInd w:val="0"/>
        <w:spacing w:before="0"/>
        <w:jc w:val="both"/>
        <w:rPr>
          <w:ins w:id="294" w:author="xiar3" w:date="2025-02-21T13:45:00Z"/>
          <w:lang w:val="en-US" w:eastAsia="zh-CN"/>
        </w:rPr>
      </w:pPr>
      <w:ins w:id="295" w:author="xiar3" w:date="2025-02-21T13:45:00Z">
        <w:r>
          <w:rPr>
            <w:rFonts w:hint="eastAsia"/>
            <w:lang w:val="en-US" w:eastAsia="zh-CN"/>
          </w:rPr>
          <w:t xml:space="preserve">- Buffer Zone Warning: Warning to others in the disaster buffer zone; </w:t>
        </w:r>
      </w:ins>
    </w:p>
    <w:p w14:paraId="70BE11DA" w14:textId="77777777" w:rsidR="00FD330D" w:rsidRDefault="0082792E">
      <w:pPr>
        <w:autoSpaceDE w:val="0"/>
        <w:autoSpaceDN w:val="0"/>
        <w:adjustRightInd w:val="0"/>
        <w:spacing w:before="0"/>
        <w:jc w:val="both"/>
        <w:rPr>
          <w:ins w:id="296" w:author="xiar3" w:date="2025-02-21T13:45:00Z"/>
          <w:lang w:val="en-US" w:eastAsia="zh-CN"/>
        </w:rPr>
      </w:pPr>
      <w:ins w:id="297" w:author="xiar3" w:date="2025-02-21T13:45:00Z">
        <w:r>
          <w:rPr>
            <w:rFonts w:hint="eastAsia"/>
            <w:lang w:val="en-US" w:eastAsia="zh-CN"/>
          </w:rPr>
          <w:t>- Personnel Tracking: Tracking of victims' trajectories and behaviors;</w:t>
        </w:r>
      </w:ins>
    </w:p>
    <w:p w14:paraId="46BFCC1C" w14:textId="77777777" w:rsidR="00FD330D" w:rsidRDefault="0082792E">
      <w:pPr>
        <w:pStyle w:val="ListParagraph"/>
        <w:numPr>
          <w:ilvl w:val="255"/>
          <w:numId w:val="0"/>
        </w:numPr>
        <w:overflowPunct w:val="0"/>
        <w:autoSpaceDE w:val="0"/>
        <w:autoSpaceDN w:val="0"/>
        <w:adjustRightInd w:val="0"/>
        <w:jc w:val="both"/>
        <w:textAlignment w:val="baseline"/>
        <w:rPr>
          <w:ins w:id="298" w:author="xiar3" w:date="2025-02-21T13:45:00Z"/>
          <w:lang w:val="en-US" w:eastAsia="zh-CN"/>
        </w:rPr>
      </w:pPr>
      <w:ins w:id="299" w:author="xiar3" w:date="2025-02-21T13:45:00Z">
        <w:r>
          <w:rPr>
            <w:rFonts w:hint="eastAsia"/>
            <w:lang w:val="en-US" w:eastAsia="zh-CN"/>
          </w:rPr>
          <w:t>The Rapid Response System has three capabilities, normalized data scheduling, data storage and rapid response system edge. Real-time data acquisition and analysis through deep packets inspection, machine learning, AI, etc. to achieve data acquisition and analysis, and interact with DMF. The rapid response system Edge is located near to the UEs, it is responsible for interaction with CN and rapid response system for personnel tracking and disaster relief. Thanks to the local access, computing, storage and bandwidth provided by the rapid response system Edge, an immediate and efficient data processing process is available for disaster monitoring. Consequently, when a disaster occurs, rapid response system can respond quickly to achieve disaster warning and personnel rescue.</w:t>
        </w:r>
      </w:ins>
    </w:p>
    <w:p w14:paraId="47062803" w14:textId="77777777" w:rsidR="00FD330D" w:rsidRDefault="0082792E" w:rsidP="00FD77D8">
      <w:pPr>
        <w:pStyle w:val="ListParagraph"/>
        <w:numPr>
          <w:ilvl w:val="0"/>
          <w:numId w:val="16"/>
        </w:numPr>
        <w:overflowPunct w:val="0"/>
        <w:autoSpaceDE w:val="0"/>
        <w:autoSpaceDN w:val="0"/>
        <w:adjustRightInd w:val="0"/>
        <w:ind w:left="0" w:firstLine="0"/>
        <w:jc w:val="both"/>
        <w:textAlignment w:val="baseline"/>
        <w:rPr>
          <w:lang w:val="en-US" w:eastAsia="zh-CN"/>
        </w:rPr>
      </w:pPr>
      <w:del w:id="300" w:author="xiar3" w:date="2025-02-21T13:45:00Z">
        <w:r>
          <w:rPr>
            <w:lang w:val="en-US" w:eastAsia="zh-CN"/>
          </w:rPr>
          <w:delText>RRS is a trigger point to initiate disaster communication and get back the feedback from DMF.</w:delText>
        </w:r>
      </w:del>
      <w:r>
        <w:rPr>
          <w:lang w:val="en-US" w:eastAsia="zh-CN"/>
        </w:rPr>
        <w:t xml:space="preserve"> </w:t>
      </w:r>
      <w:ins w:id="301" w:author="xiar3" w:date="2025-02-21T13:46:00Z">
        <w:r>
          <w:rPr>
            <w:rFonts w:hint="eastAsia"/>
            <w:lang w:val="en-US" w:eastAsia="zh-CN"/>
          </w:rPr>
          <w:t>And i</w:t>
        </w:r>
      </w:ins>
      <w:ins w:id="302" w:author="xiar3" w:date="2025-02-21T13:45:00Z">
        <w:r>
          <w:rPr>
            <w:lang w:val="en-US" w:eastAsia="zh-CN"/>
          </w:rPr>
          <w:t xml:space="preserve">t </w:t>
        </w:r>
        <w:r>
          <w:rPr>
            <w:rFonts w:hint="eastAsia"/>
            <w:lang w:val="en-US" w:eastAsia="zh-CN"/>
          </w:rPr>
          <w:t xml:space="preserve">can </w:t>
        </w:r>
        <w:r>
          <w:rPr>
            <w:lang w:val="en-US" w:eastAsia="zh-CN"/>
          </w:rPr>
          <w:t xml:space="preserve">update disaster area rapidly according to </w:t>
        </w:r>
        <w:r>
          <w:rPr>
            <w:rFonts w:hint="eastAsia"/>
            <w:lang w:val="en-US" w:eastAsia="zh-CN"/>
          </w:rPr>
          <w:t>the feedback from CN</w:t>
        </w:r>
        <w:r>
          <w:rPr>
            <w:lang w:val="en-US" w:eastAsia="zh-CN"/>
          </w:rPr>
          <w:t xml:space="preserve"> and adjust the warning policy.</w:t>
        </w:r>
        <w:r>
          <w:rPr>
            <w:rFonts w:hint="eastAsia"/>
            <w:lang w:val="en-US" w:eastAsia="zh-CN"/>
          </w:rPr>
          <w:t xml:space="preserve"> It can be </w:t>
        </w:r>
        <w:r>
          <w:rPr>
            <w:lang w:val="en-US" w:eastAsia="zh-CN"/>
          </w:rPr>
          <w:t>connect</w:t>
        </w:r>
        <w:r>
          <w:rPr>
            <w:rFonts w:hint="eastAsia"/>
            <w:lang w:val="en-US" w:eastAsia="zh-CN"/>
          </w:rPr>
          <w:t>ed to multiple communication system to support</w:t>
        </w:r>
        <w:r>
          <w:rPr>
            <w:lang w:val="en-US" w:eastAsia="zh-CN"/>
          </w:rPr>
          <w:t xml:space="preserve"> warning messages delivery over multiple access including radio, unmanned aerial vehicle (UAV), communication satellite etc</w:t>
        </w:r>
        <w:r>
          <w:rPr>
            <w:rFonts w:hint="eastAsia"/>
            <w:lang w:val="en-US" w:eastAsia="zh-CN"/>
          </w:rPr>
          <w:t>.</w:t>
        </w:r>
      </w:ins>
    </w:p>
    <w:p w14:paraId="5239CCC3" w14:textId="77777777" w:rsidR="00FD330D" w:rsidRDefault="0082792E">
      <w:pPr>
        <w:pStyle w:val="ListParagraph"/>
        <w:numPr>
          <w:ilvl w:val="0"/>
          <w:numId w:val="16"/>
        </w:numPr>
        <w:autoSpaceDE w:val="0"/>
        <w:autoSpaceDN w:val="0"/>
        <w:adjustRightInd w:val="0"/>
        <w:spacing w:before="0"/>
        <w:jc w:val="both"/>
        <w:rPr>
          <w:del w:id="303" w:author="xiar3" w:date="2025-02-21T13:46:00Z"/>
          <w:lang w:val="en-US" w:eastAsia="zh-CN"/>
        </w:rPr>
      </w:pPr>
      <w:del w:id="304" w:author="xiar3" w:date="2025-02-21T13:46:00Z">
        <w:r>
          <w:rPr>
            <w:lang w:val="en-US" w:eastAsia="zh-CN"/>
          </w:rPr>
          <w:delText>The authentication of RSS request is verified by CEF for third party service before invoking disaster communication.</w:delText>
        </w:r>
      </w:del>
    </w:p>
    <w:p w14:paraId="0E712E3C" w14:textId="77777777" w:rsidR="00FD330D" w:rsidRDefault="0082792E">
      <w:pPr>
        <w:pStyle w:val="Heading2"/>
        <w:ind w:left="420"/>
        <w:jc w:val="both"/>
        <w:rPr>
          <w:lang w:val="en-US" w:eastAsia="zh-CN"/>
        </w:rPr>
      </w:pPr>
      <w:bookmarkStart w:id="305" w:name="_Toc19048"/>
      <w:bookmarkStart w:id="306" w:name="_Toc165998114"/>
      <w:r>
        <w:rPr>
          <w:rFonts w:hint="eastAsia"/>
          <w:lang w:val="en-US" w:eastAsia="zh-CN"/>
        </w:rPr>
        <w:t>8.2 Disaster Monitoring Function</w:t>
      </w:r>
      <w:bookmarkEnd w:id="305"/>
      <w:bookmarkEnd w:id="306"/>
    </w:p>
    <w:p w14:paraId="27075BA9" w14:textId="77777777" w:rsidR="00FD330D" w:rsidRDefault="0082792E">
      <w:pPr>
        <w:pStyle w:val="ListParagraph"/>
        <w:numPr>
          <w:ilvl w:val="0"/>
          <w:numId w:val="16"/>
        </w:numPr>
        <w:rPr>
          <w:lang w:val="en-US" w:eastAsia="zh-CN"/>
        </w:rPr>
        <w:pPrChange w:id="307" w:author="xiar3" w:date="2025-02-21T13:47:00Z">
          <w:pPr>
            <w:pStyle w:val="ListParagraph"/>
            <w:numPr>
              <w:numId w:val="16"/>
            </w:numPr>
            <w:overflowPunct w:val="0"/>
            <w:autoSpaceDE w:val="0"/>
            <w:autoSpaceDN w:val="0"/>
            <w:adjustRightInd w:val="0"/>
            <w:ind w:left="420" w:hanging="420"/>
            <w:jc w:val="both"/>
            <w:textAlignment w:val="baseline"/>
          </w:pPr>
        </w:pPrChange>
      </w:pPr>
      <w:r>
        <w:rPr>
          <w:rFonts w:hint="eastAsia"/>
          <w:lang w:val="en-US" w:eastAsia="zh-CN"/>
        </w:rPr>
        <w:t>Disaster Monitoring Function(DMF) is a component of the future core network(CN), interacts with both control plane(CP) and user plane(UP). The R</w:t>
      </w:r>
      <w:r>
        <w:rPr>
          <w:lang w:val="en-US" w:eastAsia="zh-CN"/>
        </w:rPr>
        <w:t xml:space="preserve">eal-time </w:t>
      </w:r>
      <w:r>
        <w:rPr>
          <w:rFonts w:hint="eastAsia"/>
          <w:lang w:val="en-US" w:eastAsia="zh-CN"/>
        </w:rPr>
        <w:t>D</w:t>
      </w:r>
      <w:r>
        <w:rPr>
          <w:lang w:val="en-US" w:eastAsia="zh-CN"/>
        </w:rPr>
        <w:t xml:space="preserve">ata </w:t>
      </w:r>
      <w:r>
        <w:rPr>
          <w:rFonts w:hint="eastAsia"/>
          <w:lang w:val="en-US" w:eastAsia="zh-CN"/>
        </w:rPr>
        <w:t>A</w:t>
      </w:r>
      <w:r>
        <w:rPr>
          <w:lang w:val="en-US" w:eastAsia="zh-CN"/>
        </w:rPr>
        <w:t xml:space="preserve">cquisition </w:t>
      </w:r>
      <w:r>
        <w:rPr>
          <w:rFonts w:hint="eastAsia"/>
          <w:lang w:val="en-US" w:eastAsia="zh-CN"/>
        </w:rPr>
        <w:t>is r</w:t>
      </w:r>
      <w:r>
        <w:t>esponsible for</w:t>
      </w:r>
      <w:r>
        <w:rPr>
          <w:rFonts w:hint="eastAsia"/>
          <w:lang w:eastAsia="zh-CN"/>
        </w:rPr>
        <w:t xml:space="preserve"> r</w:t>
      </w:r>
      <w:r>
        <w:rPr>
          <w:lang w:eastAsia="zh-CN"/>
        </w:rPr>
        <w:t xml:space="preserve">apid </w:t>
      </w:r>
      <w:r>
        <w:rPr>
          <w:rFonts w:hint="eastAsia"/>
          <w:lang w:eastAsia="zh-CN"/>
        </w:rPr>
        <w:t xml:space="preserve">collecting, </w:t>
      </w:r>
      <w:r>
        <w:rPr>
          <w:lang w:eastAsia="zh-CN"/>
        </w:rPr>
        <w:t>processing</w:t>
      </w:r>
      <w:r>
        <w:rPr>
          <w:rFonts w:hint="eastAsia"/>
          <w:lang w:eastAsia="zh-CN"/>
        </w:rPr>
        <w:t xml:space="preserve"> and storage</w:t>
      </w:r>
      <w:r>
        <w:rPr>
          <w:lang w:eastAsia="zh-CN"/>
        </w:rPr>
        <w:t xml:space="preserve"> of real-time data includes IMEI, IMSI, Date, Time, Cell location, user location, MR, CR, etc. </w:t>
      </w:r>
      <w:r>
        <w:rPr>
          <w:rFonts w:hint="eastAsia"/>
          <w:lang w:val="en-US" w:eastAsia="zh-CN"/>
        </w:rPr>
        <w:t>The R</w:t>
      </w:r>
      <w:r>
        <w:rPr>
          <w:lang w:val="en-US" w:eastAsia="zh-CN"/>
        </w:rPr>
        <w:t xml:space="preserve">eal-time </w:t>
      </w:r>
      <w:r>
        <w:rPr>
          <w:rFonts w:hint="eastAsia"/>
          <w:lang w:val="en-US" w:eastAsia="zh-CN"/>
        </w:rPr>
        <w:t>D</w:t>
      </w:r>
      <w:r>
        <w:rPr>
          <w:lang w:val="en-US" w:eastAsia="zh-CN"/>
        </w:rPr>
        <w:t>ata</w:t>
      </w:r>
      <w:r>
        <w:rPr>
          <w:rFonts w:hint="eastAsia"/>
          <w:lang w:val="en-US" w:eastAsia="zh-CN"/>
        </w:rPr>
        <w:t xml:space="preserve"> Analysis analyses the </w:t>
      </w:r>
      <w:r>
        <w:rPr>
          <w:lang w:eastAsia="zh-CN"/>
        </w:rPr>
        <w:t>real-time</w:t>
      </w:r>
      <w:r>
        <w:rPr>
          <w:rFonts w:hint="eastAsia"/>
          <w:lang w:val="en-US" w:eastAsia="zh-CN"/>
        </w:rPr>
        <w:t xml:space="preserve"> data</w:t>
      </w:r>
      <w:r>
        <w:rPr>
          <w:rFonts w:hint="eastAsia"/>
          <w:lang w:eastAsia="zh-CN"/>
        </w:rPr>
        <w:t xml:space="preserve"> according to the </w:t>
      </w:r>
      <w:r>
        <w:rPr>
          <w:rFonts w:hint="eastAsia"/>
          <w:lang w:val="en-US" w:eastAsia="zh-CN"/>
        </w:rPr>
        <w:t>requirements of Rapid Response System based on the model, which is built by T</w:t>
      </w:r>
      <w:r>
        <w:rPr>
          <w:rFonts w:hint="eastAsia"/>
          <w:lang w:eastAsia="zh-CN"/>
        </w:rPr>
        <w:t>he Rapid Data Modeling</w:t>
      </w:r>
      <w:r>
        <w:rPr>
          <w:rFonts w:hint="eastAsia"/>
          <w:lang w:val="en-US" w:eastAsia="zh-CN"/>
        </w:rPr>
        <w:t xml:space="preserve">.  The </w:t>
      </w:r>
      <w:del w:id="308" w:author="xiar3" w:date="2025-02-21T13:46:00Z">
        <w:r>
          <w:rPr>
            <w:lang w:val="en-US" w:eastAsia="zh-CN"/>
          </w:rPr>
          <w:delText>machine learning cased AI technologies</w:delText>
        </w:r>
      </w:del>
      <w:ins w:id="309" w:author="xiar3" w:date="2025-02-21T13:46:00Z">
        <w:r>
          <w:rPr>
            <w:rFonts w:hint="eastAsia"/>
            <w:lang w:val="en-US" w:eastAsia="zh-CN"/>
          </w:rPr>
          <w:t>ML/AI</w:t>
        </w:r>
      </w:ins>
      <w:r>
        <w:rPr>
          <w:rFonts w:hint="eastAsia"/>
          <w:lang w:val="en-US" w:eastAsia="zh-CN"/>
        </w:rPr>
        <w:t xml:space="preserve"> can be used for the rapid data modeling in DMF. The Network Recovery is included in the DMF to deal with network destruction caused by disaster. It can support self-recovery and </w:t>
      </w:r>
      <w:r>
        <w:rPr>
          <w:lang w:val="en-US" w:eastAsia="zh-CN"/>
        </w:rPr>
        <w:t>execute</w:t>
      </w:r>
      <w:r>
        <w:rPr>
          <w:rFonts w:hint="eastAsia"/>
          <w:lang w:val="en-US" w:eastAsia="zh-CN"/>
        </w:rPr>
        <w:t xml:space="preserve"> network recovery according to the requirements of Rapid Response System.</w:t>
      </w:r>
      <w:ins w:id="310" w:author="xiar3" w:date="2025-02-21T13:47:00Z">
        <w:r>
          <w:rPr>
            <w:rFonts w:hint="eastAsia"/>
            <w:lang w:val="en-US" w:eastAsia="zh-CN"/>
          </w:rPr>
          <w:t xml:space="preserve"> </w:t>
        </w:r>
        <w:r>
          <w:rPr>
            <w:lang w:val="en-US" w:eastAsia="zh-CN"/>
          </w:rPr>
          <w:t xml:space="preserve">It </w:t>
        </w:r>
        <w:r>
          <w:rPr>
            <w:rFonts w:hint="eastAsia"/>
            <w:lang w:val="en-US" w:eastAsia="zh-CN"/>
          </w:rPr>
          <w:t>can identify</w:t>
        </w:r>
        <w:r>
          <w:rPr>
            <w:lang w:val="en-US" w:eastAsia="zh-CN"/>
          </w:rPr>
          <w:t xml:space="preserve"> recovery </w:t>
        </w:r>
        <w:r>
          <w:rPr>
            <w:rFonts w:hint="eastAsia"/>
            <w:lang w:val="en-US" w:eastAsia="zh-CN"/>
          </w:rPr>
          <w:t xml:space="preserve">area according to the network status and </w:t>
        </w:r>
        <w:r>
          <w:rPr>
            <w:bCs/>
            <w:lang w:val="en-US" w:eastAsia="zh-CN"/>
          </w:rPr>
          <w:t>response from trapped people</w:t>
        </w:r>
        <w:r>
          <w:rPr>
            <w:rFonts w:hint="eastAsia"/>
            <w:lang w:val="en-US" w:eastAsia="zh-CN"/>
          </w:rPr>
          <w:t xml:space="preserve"> etc.</w:t>
        </w:r>
        <w:r>
          <w:rPr>
            <w:lang w:val="en-US" w:eastAsia="zh-CN"/>
          </w:rPr>
          <w:t xml:space="preserve"> </w:t>
        </w:r>
        <w:r>
          <w:rPr>
            <w:rFonts w:hint="eastAsia"/>
            <w:lang w:val="en-US" w:eastAsia="zh-CN"/>
          </w:rPr>
          <w:t>and send feedback to RRS rapidly</w:t>
        </w:r>
        <w:r>
          <w:rPr>
            <w:lang w:val="en-US" w:eastAsia="zh-CN"/>
          </w:rPr>
          <w:t>.</w:t>
        </w:r>
        <w:r>
          <w:rPr>
            <w:rFonts w:hint="eastAsia"/>
            <w:lang w:val="en-US" w:eastAsia="zh-CN"/>
          </w:rPr>
          <w:t xml:space="preserve"> </w:t>
        </w:r>
      </w:ins>
    </w:p>
    <w:p w14:paraId="60542E25" w14:textId="77777777" w:rsidR="00FD330D" w:rsidRDefault="0082792E">
      <w:pPr>
        <w:pStyle w:val="ListParagraph"/>
        <w:numPr>
          <w:ilvl w:val="0"/>
          <w:numId w:val="16"/>
        </w:numPr>
        <w:overflowPunct w:val="0"/>
        <w:autoSpaceDE w:val="0"/>
        <w:autoSpaceDN w:val="0"/>
        <w:adjustRightInd w:val="0"/>
        <w:jc w:val="both"/>
        <w:textAlignment w:val="baseline"/>
        <w:rPr>
          <w:del w:id="311" w:author="xiar3" w:date="2025-02-21T13:46:00Z"/>
          <w:lang w:val="en-US" w:eastAsia="zh-CN"/>
        </w:rPr>
      </w:pPr>
      <w:del w:id="312" w:author="xiar3" w:date="2025-02-21T13:46:00Z">
        <w:r>
          <w:rPr>
            <w:lang w:val="en-US" w:eastAsia="zh-CN"/>
          </w:rPr>
          <w:delText>DMF initiates network slice</w:delText>
        </w:r>
        <w:r>
          <w:rPr>
            <w:b/>
            <w:lang w:val="en-US" w:eastAsia="zh-CN"/>
          </w:rPr>
          <w:delText xml:space="preserve"> </w:delText>
        </w:r>
        <w:r>
          <w:delText>on the demand</w:delText>
        </w:r>
        <w:r>
          <w:rPr>
            <w:lang w:val="en-US" w:eastAsia="zh-CN"/>
          </w:rPr>
          <w:delText xml:space="preserve"> from RRS. The created network slice is called disaster communication network slice, which</w:delText>
        </w:r>
        <w:r>
          <w:rPr>
            <w:b/>
            <w:lang w:val="en-US" w:eastAsia="zh-CN"/>
          </w:rPr>
          <w:delText xml:space="preserve"> </w:delText>
        </w:r>
        <w:r>
          <w:rPr>
            <w:lang w:val="en-US" w:eastAsia="zh-CN"/>
          </w:rPr>
          <w:delText>is composed of instances of multiple network functions and have the highest QoS priority.  For the multiple analysis models, DMF may create multiple network slice and QoS priority among disaster communication network slices are assigned by DMF.</w:delText>
        </w:r>
      </w:del>
    </w:p>
    <w:p w14:paraId="187B33C9" w14:textId="77777777" w:rsidR="00FD330D" w:rsidRDefault="0082792E">
      <w:pPr>
        <w:pStyle w:val="ListParagraph"/>
        <w:numPr>
          <w:ilvl w:val="255"/>
          <w:numId w:val="0"/>
        </w:numPr>
        <w:overflowPunct w:val="0"/>
        <w:autoSpaceDE w:val="0"/>
        <w:autoSpaceDN w:val="0"/>
        <w:adjustRightInd w:val="0"/>
        <w:ind w:left="720"/>
        <w:jc w:val="both"/>
        <w:textAlignment w:val="baseline"/>
        <w:rPr>
          <w:del w:id="313" w:author="xiar3" w:date="2025-02-21T13:46:00Z"/>
          <w:i/>
          <w:iCs/>
          <w:color w:val="767171" w:themeColor="background2" w:themeShade="80"/>
          <w:lang w:val="en-US" w:eastAsia="zh-CN"/>
        </w:rPr>
      </w:pPr>
      <w:del w:id="314" w:author="xiar3" w:date="2025-02-21T13:46:00Z">
        <w:r>
          <w:rPr>
            <w:rFonts w:hint="eastAsia"/>
            <w:i/>
            <w:iCs/>
            <w:color w:val="767171" w:themeColor="background2" w:themeShade="80"/>
            <w:lang w:val="en-US" w:eastAsia="zh-CN"/>
          </w:rPr>
          <w:delText>[</w:delText>
        </w:r>
        <w:r>
          <w:rPr>
            <w:i/>
            <w:iCs/>
            <w:color w:val="767171" w:themeColor="background2" w:themeShade="80"/>
            <w:lang w:val="en-US" w:eastAsia="zh-CN"/>
          </w:rPr>
          <w:delText>Edior’s note:</w:delText>
        </w:r>
        <w:r>
          <w:rPr>
            <w:i/>
            <w:iCs/>
            <w:color w:val="767171" w:themeColor="background2" w:themeShade="80"/>
            <w:lang w:eastAsia="zh-CN"/>
          </w:rPr>
          <w:delText xml:space="preserve"> </w:delText>
        </w:r>
        <w:r>
          <w:rPr>
            <w:i/>
            <w:iCs/>
            <w:color w:val="767171" w:themeColor="background2" w:themeShade="80"/>
            <w:lang w:val="en-US" w:eastAsia="zh-CN"/>
          </w:rPr>
          <w:delText xml:space="preserve">network slice may not be used for implementing DMF. The text of this bullet need </w:delText>
        </w:r>
        <w:r>
          <w:rPr>
            <w:i/>
            <w:iCs/>
            <w:color w:val="767171" w:themeColor="background2" w:themeShade="80"/>
            <w:lang w:val="en-US" w:eastAsia="zh-CN"/>
          </w:rPr>
          <w:tab/>
          <w:delText xml:space="preserve">further consideration. </w:delText>
        </w:r>
        <w:r>
          <w:rPr>
            <w:rFonts w:hint="eastAsia"/>
            <w:i/>
            <w:iCs/>
            <w:color w:val="767171" w:themeColor="background2" w:themeShade="80"/>
            <w:lang w:val="en-US" w:eastAsia="zh-CN"/>
          </w:rPr>
          <w:delText>]</w:delText>
        </w:r>
      </w:del>
    </w:p>
    <w:p w14:paraId="497E608A" w14:textId="77777777" w:rsidR="00FD330D" w:rsidRDefault="0082792E">
      <w:pPr>
        <w:pStyle w:val="ListParagraph"/>
        <w:numPr>
          <w:ilvl w:val="0"/>
          <w:numId w:val="16"/>
        </w:numPr>
        <w:overflowPunct w:val="0"/>
        <w:autoSpaceDE w:val="0"/>
        <w:autoSpaceDN w:val="0"/>
        <w:adjustRightInd w:val="0"/>
        <w:jc w:val="both"/>
        <w:textAlignment w:val="baseline"/>
        <w:rPr>
          <w:del w:id="315" w:author="xiar3" w:date="2025-02-21T13:46:00Z"/>
          <w:lang w:val="en-US" w:eastAsia="zh-CN"/>
        </w:rPr>
      </w:pPr>
      <w:del w:id="316" w:author="xiar3" w:date="2025-02-21T13:46:00Z">
        <w:r>
          <w:rPr>
            <w:rFonts w:hint="eastAsia"/>
            <w:lang w:val="en-US" w:eastAsia="zh-CN"/>
          </w:rPr>
          <w:delText>The rapid response system has three components, normalized data scheduling, data storage and rapid response system edge. Real-time data acquisition and analysis through deep packets inspection, machine learning, AI, etc. to achieve data acquisition and analysis, and interact with DMF. The rapid response system Edge is located near to the UEs, it is responsible for interaction with CN and rapid response system for personnel tracking and disaster relief. Thanks to the local access, computing, storage and bandwidth provided by the rapid response system Edge, an immediate and efficient data processing process is available for disaster monitoring. Consequently, when a disaster occurs, rapid response system can respond quickly to achieve disaster warning and personnel rescue.</w:delText>
        </w:r>
      </w:del>
    </w:p>
    <w:p w14:paraId="104A62A8" w14:textId="77777777" w:rsidR="00FD330D" w:rsidRDefault="0082792E">
      <w:pPr>
        <w:pStyle w:val="ListParagraph"/>
        <w:numPr>
          <w:ilvl w:val="0"/>
          <w:numId w:val="16"/>
        </w:numPr>
        <w:overflowPunct w:val="0"/>
        <w:autoSpaceDE w:val="0"/>
        <w:autoSpaceDN w:val="0"/>
        <w:adjustRightInd w:val="0"/>
        <w:jc w:val="both"/>
        <w:textAlignment w:val="baseline"/>
        <w:rPr>
          <w:lang w:val="en-US" w:eastAsia="zh-CN"/>
        </w:rPr>
      </w:pPr>
      <w:r>
        <w:rPr>
          <w:rFonts w:hint="eastAsia"/>
          <w:lang w:val="en-US" w:eastAsia="zh-CN"/>
        </w:rPr>
        <w:lastRenderedPageBreak/>
        <w:t>There are many different types of UEs with mobile access capabilities, the UE that is non-anthropocentric should be excluded from the network,</w:t>
      </w:r>
      <w:r>
        <w:rPr>
          <w:lang w:val="en-US" w:eastAsia="zh-CN"/>
        </w:rPr>
        <w:t xml:space="preserve"> </w:t>
      </w:r>
      <w:r>
        <w:rPr>
          <w:rFonts w:hint="eastAsia"/>
          <w:lang w:val="en-US" w:eastAsia="zh-CN"/>
        </w:rPr>
        <w:t>such as PC.</w:t>
      </w:r>
    </w:p>
    <w:p w14:paraId="10B77650" w14:textId="77777777" w:rsidR="00FD330D" w:rsidRDefault="0082792E">
      <w:pPr>
        <w:pStyle w:val="ListParagraph"/>
        <w:numPr>
          <w:ilvl w:val="255"/>
          <w:numId w:val="0"/>
        </w:numPr>
        <w:overflowPunct w:val="0"/>
        <w:autoSpaceDE w:val="0"/>
        <w:autoSpaceDN w:val="0"/>
        <w:adjustRightInd w:val="0"/>
        <w:jc w:val="both"/>
        <w:textAlignment w:val="baseline"/>
        <w:rPr>
          <w:lang w:val="en-US"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6942A623" w14:textId="77777777" w:rsidR="00FD330D" w:rsidRDefault="0082792E">
      <w:pPr>
        <w:pStyle w:val="Heading1"/>
        <w:numPr>
          <w:ilvl w:val="0"/>
          <w:numId w:val="11"/>
        </w:numPr>
        <w:tabs>
          <w:tab w:val="left" w:pos="432"/>
        </w:tabs>
      </w:pPr>
      <w:bookmarkStart w:id="317" w:name="_Toc54716817"/>
      <w:bookmarkStart w:id="318" w:name="_Toc252261321"/>
      <w:bookmarkStart w:id="319" w:name="_Toc165998115"/>
      <w:bookmarkStart w:id="320" w:name="_Toc27982"/>
      <w:r>
        <w:t>Security considerations</w:t>
      </w:r>
      <w:bookmarkEnd w:id="317"/>
      <w:bookmarkEnd w:id="318"/>
      <w:bookmarkEnd w:id="319"/>
      <w:bookmarkEnd w:id="320"/>
    </w:p>
    <w:p w14:paraId="3CEC8D11" w14:textId="77777777" w:rsidR="00FD330D" w:rsidRDefault="0082792E">
      <w:pPr>
        <w:rPr>
          <w:lang w:eastAsia="zh-CN"/>
        </w:rPr>
      </w:pPr>
      <w:r>
        <w:rPr>
          <w:rFonts w:hint="eastAsia"/>
          <w:lang w:eastAsia="zh-CN"/>
        </w:rPr>
        <w:t xml:space="preserve">The </w:t>
      </w:r>
      <w:r>
        <w:rPr>
          <w:rFonts w:hint="eastAsia"/>
          <w:lang w:val="en-US" w:eastAsia="zh-CN"/>
        </w:rPr>
        <w:t>disaster mitigation and personnel rescue service system</w:t>
      </w:r>
      <w:r>
        <w:rPr>
          <w:rFonts w:hint="eastAsia"/>
          <w:lang w:eastAsia="zh-CN"/>
        </w:rPr>
        <w:t xml:space="preserve"> includes user equipment, access networks, core network, data network and </w:t>
      </w:r>
      <w:r>
        <w:rPr>
          <w:rFonts w:hint="eastAsia"/>
          <w:lang w:val="en-US" w:eastAsia="zh-CN"/>
        </w:rPr>
        <w:t>rapid response system</w:t>
      </w:r>
      <w:r>
        <w:rPr>
          <w:rFonts w:hint="eastAsia"/>
          <w:lang w:eastAsia="zh-CN"/>
        </w:rPr>
        <w:t xml:space="preserve"> are subject to security and privacy measures. Sensitive information should be protected as a high priority in order to avoid leaking and unauthorized access. </w:t>
      </w:r>
      <w:ins w:id="321" w:author="xiar3" w:date="2025-02-21T13:47:00Z">
        <w:r>
          <w:rPr>
            <w:rFonts w:hint="eastAsia"/>
            <w:lang w:val="en-US" w:eastAsia="zh-CN"/>
          </w:rPr>
          <w:t xml:space="preserve"> The</w:t>
        </w:r>
        <w:r>
          <w:rPr>
            <w:rFonts w:hint="eastAsia"/>
            <w:lang w:eastAsia="zh-CN"/>
          </w:rPr>
          <w:t xml:space="preserve"> </w:t>
        </w:r>
        <w:r>
          <w:rPr>
            <w:lang w:eastAsia="zh-CN"/>
          </w:rPr>
          <w:t>authentication and authorization</w:t>
        </w:r>
        <w:r>
          <w:rPr>
            <w:rFonts w:hint="eastAsia"/>
            <w:lang w:val="en-US" w:eastAsia="zh-CN"/>
          </w:rPr>
          <w:t xml:space="preserve"> are necessary for RRS and DMF, and</w:t>
        </w:r>
      </w:ins>
      <w:del w:id="322" w:author="xiar3" w:date="2025-02-21T13:47:00Z">
        <w:r>
          <w:rPr>
            <w:rFonts w:hint="eastAsia"/>
            <w:lang w:eastAsia="zh-CN"/>
          </w:rPr>
          <w:delText>S</w:delText>
        </w:r>
      </w:del>
      <w:ins w:id="323" w:author="xiar3" w:date="2025-02-21T13:47:00Z">
        <w:r>
          <w:rPr>
            <w:rFonts w:hint="eastAsia"/>
            <w:lang w:val="en-US" w:eastAsia="zh-CN"/>
          </w:rPr>
          <w:t xml:space="preserve"> s</w:t>
        </w:r>
      </w:ins>
      <w:r>
        <w:rPr>
          <w:rFonts w:hint="eastAsia"/>
          <w:lang w:eastAsia="zh-CN"/>
        </w:rPr>
        <w:t>ecurity and privacy concerns should be aligned with the requirements specified in [b-ITU-T Y.2701] and [b-ITU-T Y.3101].</w:t>
      </w:r>
    </w:p>
    <w:p w14:paraId="59ECA4C8" w14:textId="77777777" w:rsidR="00FD330D" w:rsidRDefault="0082792E">
      <w:pPr>
        <w:pStyle w:val="ListParagraph"/>
        <w:numPr>
          <w:ilvl w:val="255"/>
          <w:numId w:val="0"/>
        </w:numPr>
        <w:overflowPunct w:val="0"/>
        <w:autoSpaceDE w:val="0"/>
        <w:autoSpaceDN w:val="0"/>
        <w:adjustRightInd w:val="0"/>
        <w:jc w:val="both"/>
        <w:textAlignment w:val="baseline"/>
        <w:rPr>
          <w:i/>
          <w:iCs/>
          <w:color w:val="767171" w:themeColor="background2" w:themeShade="80"/>
          <w:lang w:eastAsia="zh-CN"/>
        </w:rPr>
      </w:pPr>
      <w:r>
        <w:rPr>
          <w:i/>
          <w:iCs/>
          <w:color w:val="767171" w:themeColor="background2" w:themeShade="80"/>
          <w:lang w:eastAsia="zh-CN"/>
        </w:rPr>
        <w:t>[E</w:t>
      </w:r>
      <w:r>
        <w:rPr>
          <w:rFonts w:hint="eastAsia"/>
          <w:i/>
          <w:iCs/>
          <w:color w:val="767171" w:themeColor="background2" w:themeShade="80"/>
          <w:lang w:eastAsia="zh-CN"/>
        </w:rPr>
        <w:t>di</w:t>
      </w:r>
      <w:r>
        <w:rPr>
          <w:i/>
          <w:iCs/>
          <w:color w:val="767171" w:themeColor="background2" w:themeShade="80"/>
          <w:lang w:eastAsia="zh-CN"/>
        </w:rPr>
        <w:t>tor’s note: detailed features will be added and refined.]</w:t>
      </w:r>
    </w:p>
    <w:p w14:paraId="667A842A" w14:textId="77777777" w:rsidR="00FD330D" w:rsidRDefault="00FD330D">
      <w:pPr>
        <w:pStyle w:val="ListParagraph"/>
        <w:numPr>
          <w:ilvl w:val="255"/>
          <w:numId w:val="0"/>
        </w:numPr>
        <w:overflowPunct w:val="0"/>
        <w:autoSpaceDE w:val="0"/>
        <w:autoSpaceDN w:val="0"/>
        <w:adjustRightInd w:val="0"/>
        <w:jc w:val="both"/>
        <w:textAlignment w:val="baseline"/>
        <w:rPr>
          <w:i/>
          <w:iCs/>
          <w:color w:val="767171" w:themeColor="background2" w:themeShade="80"/>
          <w:lang w:eastAsia="zh-CN"/>
        </w:rPr>
      </w:pPr>
    </w:p>
    <w:p w14:paraId="052D3499" w14:textId="77777777" w:rsidR="00FD330D" w:rsidRDefault="0082792E">
      <w:pPr>
        <w:spacing w:after="120"/>
        <w:jc w:val="center"/>
      </w:pPr>
      <w:r>
        <w:t>_______________________</w:t>
      </w:r>
      <w:bookmarkEnd w:id="13"/>
    </w:p>
    <w:sectPr w:rsidR="00FD330D">
      <w:headerReference w:type="default" r:id="rId30"/>
      <w:pgSz w:w="11907" w:h="16840"/>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85D16" w14:textId="77777777" w:rsidR="0082792E" w:rsidRDefault="0082792E">
      <w:pPr>
        <w:spacing w:before="0"/>
      </w:pPr>
      <w:r>
        <w:separator/>
      </w:r>
    </w:p>
  </w:endnote>
  <w:endnote w:type="continuationSeparator" w:id="0">
    <w:p w14:paraId="00B39DCA" w14:textId="77777777" w:rsidR="0082792E" w:rsidRDefault="0082792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
    <w:altName w:val="Yu Gothic"/>
    <w:charset w:val="80"/>
    <w:family w:val="auto"/>
    <w:pitch w:val="default"/>
    <w:sig w:usb0="00000000" w:usb1="00000000" w:usb2="00000010" w:usb3="00000000" w:csb0="00020000" w:csb1="00000000"/>
  </w:font>
  <w:font w:name="TimesNewRoman,Bold">
    <w:altName w:val="Times New Roman"/>
    <w:charset w:val="00"/>
    <w:family w:val="roman"/>
    <w:pitch w:val="default"/>
    <w:sig w:usb0="00000000"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CC30" w14:textId="77777777" w:rsidR="0082792E" w:rsidRDefault="0082792E">
      <w:pPr>
        <w:spacing w:before="0"/>
      </w:pPr>
      <w:r>
        <w:separator/>
      </w:r>
    </w:p>
  </w:footnote>
  <w:footnote w:type="continuationSeparator" w:id="0">
    <w:p w14:paraId="41CAFAC7" w14:textId="77777777" w:rsidR="0082792E" w:rsidRDefault="0082792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4CEF" w14:textId="77777777" w:rsidR="00FD330D" w:rsidRDefault="0082792E">
    <w:pPr>
      <w:pStyle w:val="Header"/>
    </w:pPr>
    <w:r>
      <w:t xml:space="preserve">- </w:t>
    </w:r>
    <w:r>
      <w:fldChar w:fldCharType="begin"/>
    </w:r>
    <w:r>
      <w:instrText xml:space="preserve"> PAGE  \* MERGEFORMAT </w:instrText>
    </w:r>
    <w:r>
      <w:fldChar w:fldCharType="separate"/>
    </w:r>
    <w:r w:rsidR="00FD77D8">
      <w:rPr>
        <w:noProof/>
      </w:rPr>
      <w:t>12</w:t>
    </w:r>
    <w:r>
      <w:fldChar w:fldCharType="end"/>
    </w:r>
    <w:r>
      <w:t xml:space="preserve"> -</w:t>
    </w:r>
  </w:p>
  <w:p w14:paraId="7E203576" w14:textId="0C035072" w:rsidR="00FD330D" w:rsidRDefault="0082792E">
    <w:pPr>
      <w:pStyle w:val="Header"/>
      <w:spacing w:after="240"/>
    </w:pPr>
    <w:r>
      <w:fldChar w:fldCharType="begin"/>
    </w:r>
    <w:r>
      <w:instrText xml:space="preserve"> STYLEREF  Docnumber  </w:instrText>
    </w:r>
    <w:r>
      <w:fldChar w:fldCharType="separate"/>
    </w:r>
    <w:r w:rsidR="0018724C">
      <w:rPr>
        <w:noProof/>
      </w:rPr>
      <w:t>SG11-TD232/GEN</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A20D26"/>
    <w:multiLevelType w:val="singleLevel"/>
    <w:tmpl w:val="D3A20D26"/>
    <w:lvl w:ilvl="0">
      <w:start w:val="1"/>
      <w:numFmt w:val="decimal"/>
      <w:suff w:val="space"/>
      <w:lvlText w:val="%1)"/>
      <w:lvlJc w:val="left"/>
    </w:lvl>
  </w:abstractNum>
  <w:abstractNum w:abstractNumId="1"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1" w15:restartNumberingAfterBreak="0">
    <w:nsid w:val="1C54678F"/>
    <w:multiLevelType w:val="multilevel"/>
    <w:tmpl w:val="1C54678F"/>
    <w:lvl w:ilvl="0">
      <w:start w:val="12"/>
      <w:numFmt w:val="bullet"/>
      <w:lvlText w:val="-"/>
      <w:lvlJc w:val="left"/>
      <w:pPr>
        <w:ind w:left="420" w:hanging="420"/>
      </w:pPr>
      <w:rPr>
        <w:rFonts w:ascii="Times New Roman" w:eastAsia="Batang" w:hAnsi="Times New Roman" w:cs="Times New Roman" w:hint="default"/>
        <w:b/>
        <w:lang w:val="en-US"/>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217E1A7C"/>
    <w:multiLevelType w:val="multilevel"/>
    <w:tmpl w:val="217E1A7C"/>
    <w:lvl w:ilvl="0">
      <w:start w:val="1"/>
      <w:numFmt w:val="decimal"/>
      <w:lvlText w:val="3.%1"/>
      <w:lvlJc w:val="left"/>
      <w:pPr>
        <w:ind w:left="420" w:hanging="420"/>
      </w:pPr>
      <w:rPr>
        <w:rFonts w:cs="Times New Roman" w:hint="eastAsia"/>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3" w15:restartNumberingAfterBreak="0">
    <w:nsid w:val="22E059A3"/>
    <w:multiLevelType w:val="singleLevel"/>
    <w:tmpl w:val="22E059A3"/>
    <w:lvl w:ilvl="0">
      <w:start w:val="1"/>
      <w:numFmt w:val="lowerLetter"/>
      <w:suff w:val="space"/>
      <w:lvlText w:val="%1."/>
      <w:lvlJc w:val="left"/>
    </w:lvl>
  </w:abstractNum>
  <w:abstractNum w:abstractNumId="14" w15:restartNumberingAfterBreak="0">
    <w:nsid w:val="5058123E"/>
    <w:multiLevelType w:val="multilevel"/>
    <w:tmpl w:val="5058123E"/>
    <w:lvl w:ilvl="0">
      <w:start w:val="12"/>
      <w:numFmt w:val="bullet"/>
      <w:lvlText w:val="-"/>
      <w:lvlJc w:val="left"/>
      <w:pPr>
        <w:ind w:left="420" w:hanging="420"/>
      </w:pPr>
      <w:rPr>
        <w:rFonts w:ascii="Times New Roman" w:eastAsia="Batang" w:hAnsi="Times New Roman" w:cs="Times New Roman" w:hint="default"/>
        <w: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71035A2B"/>
    <w:multiLevelType w:val="multilevel"/>
    <w:tmpl w:val="71035A2B"/>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993415146">
    <w:abstractNumId w:val="4"/>
  </w:num>
  <w:num w:numId="2" w16cid:durableId="1971858939">
    <w:abstractNumId w:val="6"/>
  </w:num>
  <w:num w:numId="3" w16cid:durableId="683364665">
    <w:abstractNumId w:val="9"/>
  </w:num>
  <w:num w:numId="4" w16cid:durableId="54403682">
    <w:abstractNumId w:val="10"/>
  </w:num>
  <w:num w:numId="5" w16cid:durableId="563955417">
    <w:abstractNumId w:val="7"/>
  </w:num>
  <w:num w:numId="6" w16cid:durableId="44958568">
    <w:abstractNumId w:val="3"/>
  </w:num>
  <w:num w:numId="7" w16cid:durableId="76094090">
    <w:abstractNumId w:val="8"/>
  </w:num>
  <w:num w:numId="8" w16cid:durableId="182211949">
    <w:abstractNumId w:val="5"/>
  </w:num>
  <w:num w:numId="9" w16cid:durableId="1502700420">
    <w:abstractNumId w:val="2"/>
  </w:num>
  <w:num w:numId="10" w16cid:durableId="467862377">
    <w:abstractNumId w:val="1"/>
  </w:num>
  <w:num w:numId="11" w16cid:durableId="438646084">
    <w:abstractNumId w:val="15"/>
  </w:num>
  <w:num w:numId="12" w16cid:durableId="1507013729">
    <w:abstractNumId w:val="0"/>
  </w:num>
  <w:num w:numId="13" w16cid:durableId="615913723">
    <w:abstractNumId w:val="12"/>
  </w:num>
  <w:num w:numId="14" w16cid:durableId="2050911185">
    <w:abstractNumId w:val="13"/>
  </w:num>
  <w:num w:numId="15" w16cid:durableId="420293831">
    <w:abstractNumId w:val="14"/>
  </w:num>
  <w:num w:numId="16" w16cid:durableId="14034288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r3">
    <w15:presenceInfo w15:providerId="None" w15:userId="xiar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99E"/>
    <w:rsid w:val="00002637"/>
    <w:rsid w:val="000028C6"/>
    <w:rsid w:val="00014F69"/>
    <w:rsid w:val="000171DB"/>
    <w:rsid w:val="00023D9A"/>
    <w:rsid w:val="00027E12"/>
    <w:rsid w:val="0003582E"/>
    <w:rsid w:val="00043493"/>
    <w:rsid w:val="00043D75"/>
    <w:rsid w:val="00057000"/>
    <w:rsid w:val="000640E0"/>
    <w:rsid w:val="0007739D"/>
    <w:rsid w:val="00086D80"/>
    <w:rsid w:val="000966A8"/>
    <w:rsid w:val="000A0A5C"/>
    <w:rsid w:val="000A5CA2"/>
    <w:rsid w:val="000E3C61"/>
    <w:rsid w:val="000E3E55"/>
    <w:rsid w:val="000E6083"/>
    <w:rsid w:val="000E6125"/>
    <w:rsid w:val="000F04BE"/>
    <w:rsid w:val="00100BAF"/>
    <w:rsid w:val="00113DBE"/>
    <w:rsid w:val="00117A7C"/>
    <w:rsid w:val="001200A6"/>
    <w:rsid w:val="00123A93"/>
    <w:rsid w:val="001251DA"/>
    <w:rsid w:val="00125432"/>
    <w:rsid w:val="00136DDD"/>
    <w:rsid w:val="00137F40"/>
    <w:rsid w:val="00144BDF"/>
    <w:rsid w:val="00155DDC"/>
    <w:rsid w:val="001756A5"/>
    <w:rsid w:val="001871EC"/>
    <w:rsid w:val="0018724C"/>
    <w:rsid w:val="00192F17"/>
    <w:rsid w:val="001A20C3"/>
    <w:rsid w:val="001A670F"/>
    <w:rsid w:val="001B6A45"/>
    <w:rsid w:val="001C1003"/>
    <w:rsid w:val="001C4B91"/>
    <w:rsid w:val="001C62B8"/>
    <w:rsid w:val="001D033C"/>
    <w:rsid w:val="001D22D8"/>
    <w:rsid w:val="001D4296"/>
    <w:rsid w:val="001E7B0E"/>
    <w:rsid w:val="001F141D"/>
    <w:rsid w:val="00200A06"/>
    <w:rsid w:val="00200A98"/>
    <w:rsid w:val="00201AFA"/>
    <w:rsid w:val="002229F1"/>
    <w:rsid w:val="00230B96"/>
    <w:rsid w:val="00233F75"/>
    <w:rsid w:val="00237CCA"/>
    <w:rsid w:val="0025233B"/>
    <w:rsid w:val="002528F9"/>
    <w:rsid w:val="00253DBE"/>
    <w:rsid w:val="00253DC6"/>
    <w:rsid w:val="0025489C"/>
    <w:rsid w:val="00255397"/>
    <w:rsid w:val="00256F89"/>
    <w:rsid w:val="002622FA"/>
    <w:rsid w:val="00263518"/>
    <w:rsid w:val="002759E7"/>
    <w:rsid w:val="00277326"/>
    <w:rsid w:val="00281BE7"/>
    <w:rsid w:val="002A11C4"/>
    <w:rsid w:val="002A399B"/>
    <w:rsid w:val="002C26C0"/>
    <w:rsid w:val="002C2BC5"/>
    <w:rsid w:val="002E0407"/>
    <w:rsid w:val="002E79CB"/>
    <w:rsid w:val="002F0471"/>
    <w:rsid w:val="002F1714"/>
    <w:rsid w:val="002F5CA7"/>
    <w:rsid w:val="002F7F55"/>
    <w:rsid w:val="0030745F"/>
    <w:rsid w:val="0030746F"/>
    <w:rsid w:val="00314630"/>
    <w:rsid w:val="0032090A"/>
    <w:rsid w:val="00321CDE"/>
    <w:rsid w:val="00333E15"/>
    <w:rsid w:val="003378C6"/>
    <w:rsid w:val="003416D3"/>
    <w:rsid w:val="00343B45"/>
    <w:rsid w:val="003571BC"/>
    <w:rsid w:val="0036090C"/>
    <w:rsid w:val="00364979"/>
    <w:rsid w:val="00385B9C"/>
    <w:rsid w:val="00385FB5"/>
    <w:rsid w:val="0038715D"/>
    <w:rsid w:val="00392E84"/>
    <w:rsid w:val="00394DBF"/>
    <w:rsid w:val="003957A6"/>
    <w:rsid w:val="00397713"/>
    <w:rsid w:val="003A43EF"/>
    <w:rsid w:val="003B60A2"/>
    <w:rsid w:val="003B759C"/>
    <w:rsid w:val="003C4383"/>
    <w:rsid w:val="003C7445"/>
    <w:rsid w:val="003E39A2"/>
    <w:rsid w:val="003E57AB"/>
    <w:rsid w:val="003F2BED"/>
    <w:rsid w:val="00400B49"/>
    <w:rsid w:val="0040415B"/>
    <w:rsid w:val="004139E4"/>
    <w:rsid w:val="004155E3"/>
    <w:rsid w:val="00415999"/>
    <w:rsid w:val="00443878"/>
    <w:rsid w:val="004508B2"/>
    <w:rsid w:val="004539A8"/>
    <w:rsid w:val="004646F1"/>
    <w:rsid w:val="004712CA"/>
    <w:rsid w:val="0047422E"/>
    <w:rsid w:val="00495327"/>
    <w:rsid w:val="0049674B"/>
    <w:rsid w:val="004C0673"/>
    <w:rsid w:val="004C4E4E"/>
    <w:rsid w:val="004D1E3D"/>
    <w:rsid w:val="004D7A74"/>
    <w:rsid w:val="004E08F2"/>
    <w:rsid w:val="004F3816"/>
    <w:rsid w:val="004F500A"/>
    <w:rsid w:val="005126A0"/>
    <w:rsid w:val="00543D41"/>
    <w:rsid w:val="00545472"/>
    <w:rsid w:val="005571A4"/>
    <w:rsid w:val="005604FC"/>
    <w:rsid w:val="00566EDA"/>
    <w:rsid w:val="0057081A"/>
    <w:rsid w:val="00572654"/>
    <w:rsid w:val="0057318F"/>
    <w:rsid w:val="005976A1"/>
    <w:rsid w:val="005A1733"/>
    <w:rsid w:val="005A34E7"/>
    <w:rsid w:val="005A69A3"/>
    <w:rsid w:val="005B5629"/>
    <w:rsid w:val="005C0300"/>
    <w:rsid w:val="005C27A2"/>
    <w:rsid w:val="005D0ACD"/>
    <w:rsid w:val="005D4FEB"/>
    <w:rsid w:val="005D65ED"/>
    <w:rsid w:val="005E0E6C"/>
    <w:rsid w:val="005F4B6A"/>
    <w:rsid w:val="006010F3"/>
    <w:rsid w:val="00615A0A"/>
    <w:rsid w:val="006333D4"/>
    <w:rsid w:val="006369B2"/>
    <w:rsid w:val="0063718D"/>
    <w:rsid w:val="00647525"/>
    <w:rsid w:val="00647A71"/>
    <w:rsid w:val="006530A8"/>
    <w:rsid w:val="006570B0"/>
    <w:rsid w:val="0066022F"/>
    <w:rsid w:val="00670C13"/>
    <w:rsid w:val="006823F3"/>
    <w:rsid w:val="0069210B"/>
    <w:rsid w:val="00693139"/>
    <w:rsid w:val="00695DD7"/>
    <w:rsid w:val="006A0F3F"/>
    <w:rsid w:val="006A2A02"/>
    <w:rsid w:val="006A4055"/>
    <w:rsid w:val="006A7C27"/>
    <w:rsid w:val="006B2FE4"/>
    <w:rsid w:val="006B37B0"/>
    <w:rsid w:val="006B6BA2"/>
    <w:rsid w:val="006C5641"/>
    <w:rsid w:val="006D1089"/>
    <w:rsid w:val="006D1B86"/>
    <w:rsid w:val="006D7355"/>
    <w:rsid w:val="006E0ED0"/>
    <w:rsid w:val="006F0797"/>
    <w:rsid w:val="006F7DEE"/>
    <w:rsid w:val="00715CA6"/>
    <w:rsid w:val="00731135"/>
    <w:rsid w:val="007324AF"/>
    <w:rsid w:val="007409B4"/>
    <w:rsid w:val="00741974"/>
    <w:rsid w:val="007454B6"/>
    <w:rsid w:val="0075525E"/>
    <w:rsid w:val="00756D3D"/>
    <w:rsid w:val="00775CCB"/>
    <w:rsid w:val="007806C2"/>
    <w:rsid w:val="00781FEE"/>
    <w:rsid w:val="007870CA"/>
    <w:rsid w:val="007903F8"/>
    <w:rsid w:val="00794F4F"/>
    <w:rsid w:val="007974BE"/>
    <w:rsid w:val="007A0916"/>
    <w:rsid w:val="007A0DFD"/>
    <w:rsid w:val="007C0B82"/>
    <w:rsid w:val="007C5ED4"/>
    <w:rsid w:val="007C7122"/>
    <w:rsid w:val="007D3F11"/>
    <w:rsid w:val="007E2C69"/>
    <w:rsid w:val="007E53E4"/>
    <w:rsid w:val="007E656A"/>
    <w:rsid w:val="007F188F"/>
    <w:rsid w:val="007F3CAA"/>
    <w:rsid w:val="007F664D"/>
    <w:rsid w:val="00801B42"/>
    <w:rsid w:val="008249A7"/>
    <w:rsid w:val="0082792E"/>
    <w:rsid w:val="00834926"/>
    <w:rsid w:val="00836D45"/>
    <w:rsid w:val="00837203"/>
    <w:rsid w:val="00842137"/>
    <w:rsid w:val="00846340"/>
    <w:rsid w:val="00851E6C"/>
    <w:rsid w:val="00853F5F"/>
    <w:rsid w:val="00856C7A"/>
    <w:rsid w:val="008623ED"/>
    <w:rsid w:val="00870EF0"/>
    <w:rsid w:val="00875AA6"/>
    <w:rsid w:val="00880944"/>
    <w:rsid w:val="0088377E"/>
    <w:rsid w:val="0089088E"/>
    <w:rsid w:val="00892297"/>
    <w:rsid w:val="008964D6"/>
    <w:rsid w:val="008B5123"/>
    <w:rsid w:val="008C5A9A"/>
    <w:rsid w:val="008C60F0"/>
    <w:rsid w:val="008D1E1E"/>
    <w:rsid w:val="008E0172"/>
    <w:rsid w:val="008E0481"/>
    <w:rsid w:val="00936852"/>
    <w:rsid w:val="0094045D"/>
    <w:rsid w:val="009406B5"/>
    <w:rsid w:val="00946166"/>
    <w:rsid w:val="009647F4"/>
    <w:rsid w:val="00966B5C"/>
    <w:rsid w:val="00983164"/>
    <w:rsid w:val="00984252"/>
    <w:rsid w:val="00986D07"/>
    <w:rsid w:val="009972EF"/>
    <w:rsid w:val="009B5035"/>
    <w:rsid w:val="009C3160"/>
    <w:rsid w:val="009D399E"/>
    <w:rsid w:val="009D644B"/>
    <w:rsid w:val="009E46D4"/>
    <w:rsid w:val="009E4B6B"/>
    <w:rsid w:val="009E766E"/>
    <w:rsid w:val="009F1548"/>
    <w:rsid w:val="009F1960"/>
    <w:rsid w:val="009F1B6F"/>
    <w:rsid w:val="009F4B1A"/>
    <w:rsid w:val="009F715E"/>
    <w:rsid w:val="009F78FE"/>
    <w:rsid w:val="00A0069B"/>
    <w:rsid w:val="00A10DBB"/>
    <w:rsid w:val="00A11720"/>
    <w:rsid w:val="00A21247"/>
    <w:rsid w:val="00A311F0"/>
    <w:rsid w:val="00A31D47"/>
    <w:rsid w:val="00A4013E"/>
    <w:rsid w:val="00A4045F"/>
    <w:rsid w:val="00A427CD"/>
    <w:rsid w:val="00A45FEE"/>
    <w:rsid w:val="00A4600B"/>
    <w:rsid w:val="00A50506"/>
    <w:rsid w:val="00A51EF0"/>
    <w:rsid w:val="00A600CD"/>
    <w:rsid w:val="00A67A81"/>
    <w:rsid w:val="00A730A6"/>
    <w:rsid w:val="00A747A9"/>
    <w:rsid w:val="00A827B0"/>
    <w:rsid w:val="00A866E6"/>
    <w:rsid w:val="00A96899"/>
    <w:rsid w:val="00A971A0"/>
    <w:rsid w:val="00AA1186"/>
    <w:rsid w:val="00AA1F22"/>
    <w:rsid w:val="00AB37FB"/>
    <w:rsid w:val="00AC3E73"/>
    <w:rsid w:val="00AC63B0"/>
    <w:rsid w:val="00B05821"/>
    <w:rsid w:val="00B100D6"/>
    <w:rsid w:val="00B164C9"/>
    <w:rsid w:val="00B2519B"/>
    <w:rsid w:val="00B26C28"/>
    <w:rsid w:val="00B40EF9"/>
    <w:rsid w:val="00B4174C"/>
    <w:rsid w:val="00B42CF1"/>
    <w:rsid w:val="00B453F5"/>
    <w:rsid w:val="00B5162E"/>
    <w:rsid w:val="00B61624"/>
    <w:rsid w:val="00B66481"/>
    <w:rsid w:val="00B7189C"/>
    <w:rsid w:val="00B718A5"/>
    <w:rsid w:val="00B86602"/>
    <w:rsid w:val="00BA7411"/>
    <w:rsid w:val="00BA788A"/>
    <w:rsid w:val="00BB227C"/>
    <w:rsid w:val="00BB4120"/>
    <w:rsid w:val="00BB4983"/>
    <w:rsid w:val="00BB7597"/>
    <w:rsid w:val="00BC62E2"/>
    <w:rsid w:val="00BD1B01"/>
    <w:rsid w:val="00BE4AC3"/>
    <w:rsid w:val="00BF7BD9"/>
    <w:rsid w:val="00C074A8"/>
    <w:rsid w:val="00C16BD4"/>
    <w:rsid w:val="00C42125"/>
    <w:rsid w:val="00C45572"/>
    <w:rsid w:val="00C47120"/>
    <w:rsid w:val="00C557CE"/>
    <w:rsid w:val="00C57AED"/>
    <w:rsid w:val="00C62814"/>
    <w:rsid w:val="00C67B25"/>
    <w:rsid w:val="00C748F7"/>
    <w:rsid w:val="00C74937"/>
    <w:rsid w:val="00C87E06"/>
    <w:rsid w:val="00CA6975"/>
    <w:rsid w:val="00CB2599"/>
    <w:rsid w:val="00CC386F"/>
    <w:rsid w:val="00CD2139"/>
    <w:rsid w:val="00CE5986"/>
    <w:rsid w:val="00CF5F98"/>
    <w:rsid w:val="00D10A47"/>
    <w:rsid w:val="00D26477"/>
    <w:rsid w:val="00D56CC3"/>
    <w:rsid w:val="00D647EF"/>
    <w:rsid w:val="00D73137"/>
    <w:rsid w:val="00D977A2"/>
    <w:rsid w:val="00DA1D47"/>
    <w:rsid w:val="00DB0706"/>
    <w:rsid w:val="00DC2CDA"/>
    <w:rsid w:val="00DD50DE"/>
    <w:rsid w:val="00DE1204"/>
    <w:rsid w:val="00DE3062"/>
    <w:rsid w:val="00E0581D"/>
    <w:rsid w:val="00E1590B"/>
    <w:rsid w:val="00E204DD"/>
    <w:rsid w:val="00E228B7"/>
    <w:rsid w:val="00E326E4"/>
    <w:rsid w:val="00E353EC"/>
    <w:rsid w:val="00E51F61"/>
    <w:rsid w:val="00E53C24"/>
    <w:rsid w:val="00E56E77"/>
    <w:rsid w:val="00EA0BE7"/>
    <w:rsid w:val="00EB444D"/>
    <w:rsid w:val="00ED1B45"/>
    <w:rsid w:val="00ED373A"/>
    <w:rsid w:val="00EE1A06"/>
    <w:rsid w:val="00EE5C0D"/>
    <w:rsid w:val="00EF4792"/>
    <w:rsid w:val="00EF76DC"/>
    <w:rsid w:val="00F02294"/>
    <w:rsid w:val="00F30DE7"/>
    <w:rsid w:val="00F35F57"/>
    <w:rsid w:val="00F369BC"/>
    <w:rsid w:val="00F50467"/>
    <w:rsid w:val="00F562A0"/>
    <w:rsid w:val="00F57FA4"/>
    <w:rsid w:val="00F83D43"/>
    <w:rsid w:val="00F9547A"/>
    <w:rsid w:val="00FA02CB"/>
    <w:rsid w:val="00FA2177"/>
    <w:rsid w:val="00FB0783"/>
    <w:rsid w:val="00FB6F56"/>
    <w:rsid w:val="00FB7A8B"/>
    <w:rsid w:val="00FC2485"/>
    <w:rsid w:val="00FD330D"/>
    <w:rsid w:val="00FD439E"/>
    <w:rsid w:val="00FD76CB"/>
    <w:rsid w:val="00FD77D8"/>
    <w:rsid w:val="00FE152B"/>
    <w:rsid w:val="00FE239E"/>
    <w:rsid w:val="00FE2528"/>
    <w:rsid w:val="00FE399B"/>
    <w:rsid w:val="00FF1151"/>
    <w:rsid w:val="00FF4546"/>
    <w:rsid w:val="00FF538F"/>
    <w:rsid w:val="00FF6110"/>
    <w:rsid w:val="063459E8"/>
    <w:rsid w:val="140757B9"/>
    <w:rsid w:val="1C2F1443"/>
    <w:rsid w:val="1D8C5597"/>
    <w:rsid w:val="2149A48D"/>
    <w:rsid w:val="21A05F4A"/>
    <w:rsid w:val="268F58C8"/>
    <w:rsid w:val="280A7EA3"/>
    <w:rsid w:val="293D36EC"/>
    <w:rsid w:val="3439E286"/>
    <w:rsid w:val="36146BAB"/>
    <w:rsid w:val="3CA65840"/>
    <w:rsid w:val="41F07FCF"/>
    <w:rsid w:val="461920BC"/>
    <w:rsid w:val="501D46E5"/>
    <w:rsid w:val="51AD9656"/>
    <w:rsid w:val="55134D74"/>
    <w:rsid w:val="57B95737"/>
    <w:rsid w:val="5C6A6B48"/>
    <w:rsid w:val="639E470D"/>
    <w:rsid w:val="65E00385"/>
    <w:rsid w:val="680C3430"/>
    <w:rsid w:val="718927C9"/>
    <w:rsid w:val="767D16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C94A3"/>
  <w15:docId w15:val="{C413B7D1-5C2D-4C49-88BA-849F904B9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qFormat="1"/>
    <w:lsdException w:name="toc 2" w:uiPriority="39" w:qFormat="1"/>
    <w:lsdException w:name="toc 3" w:uiPriority="0"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uiPriority="0" w:qFormat="1"/>
    <w:lsdException w:name="footer" w:unhideWhenUsed="1" w:qFormat="1"/>
    <w:lsdException w:name="index heading" w:semiHidden="1" w:unhideWhenUsed="1" w:qFormat="1"/>
    <w:lsdException w:name="caption" w:uiPriority="0" w:unhideWhenUsed="1" w:qFormat="1"/>
    <w:lsdException w:name="table of figures"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rFonts w:eastAsiaTheme="minorEastAsia"/>
      <w:sz w:val="24"/>
      <w:szCs w:val="24"/>
      <w:lang w:val="en-GB" w:eastAsia="ja-JP"/>
    </w:rPr>
  </w:style>
  <w:style w:type="paragraph" w:styleId="Heading1">
    <w:name w:val="heading 1"/>
    <w:basedOn w:val="Normal"/>
    <w:next w:val="Normal"/>
    <w:link w:val="Heading1Char"/>
    <w:qFormat/>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pPr>
      <w:spacing w:before="240"/>
      <w:outlineLvl w:val="1"/>
    </w:pPr>
  </w:style>
  <w:style w:type="paragraph" w:styleId="Heading3">
    <w:name w:val="heading 3"/>
    <w:basedOn w:val="Heading1"/>
    <w:next w:val="Normal"/>
    <w:link w:val="Heading3Char"/>
    <w:qFormat/>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qFormat/>
    <w:pPr>
      <w:tabs>
        <w:tab w:val="clear" w:pos="1021"/>
        <w:tab w:val="clear" w:pos="1191"/>
      </w:tabs>
      <w:ind w:left="1588" w:hanging="1588"/>
      <w:outlineLvl w:val="5"/>
    </w:pPr>
  </w:style>
  <w:style w:type="paragraph" w:styleId="Heading7">
    <w:name w:val="heading 7"/>
    <w:basedOn w:val="Heading6"/>
    <w:next w:val="Normal"/>
    <w:link w:val="Heading7Char"/>
    <w:qFormat/>
    <w:pPr>
      <w:outlineLvl w:val="6"/>
    </w:pPr>
  </w:style>
  <w:style w:type="paragraph" w:styleId="Heading8">
    <w:name w:val="heading 8"/>
    <w:basedOn w:val="Heading6"/>
    <w:next w:val="Normal"/>
    <w:link w:val="Heading8Char"/>
    <w:qFormat/>
    <w:pPr>
      <w:outlineLvl w:val="7"/>
    </w:pPr>
  </w:style>
  <w:style w:type="paragraph" w:styleId="Heading9">
    <w:name w:val="heading 9"/>
    <w:basedOn w:val="Heading6"/>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before="120"/>
    </w:pPr>
    <w:rPr>
      <w:rFonts w:ascii="Consolas" w:eastAsiaTheme="minorEastAsia" w:hAnsi="Consolas"/>
      <w:lang w:val="en-GB" w:eastAsia="ja-JP"/>
    </w:rPr>
  </w:style>
  <w:style w:type="paragraph" w:styleId="List3">
    <w:name w:val="List 3"/>
    <w:basedOn w:val="Normal"/>
    <w:uiPriority w:val="99"/>
    <w:semiHidden/>
    <w:unhideWhenUsed/>
    <w:qFormat/>
    <w:pPr>
      <w:ind w:left="1080" w:hanging="360"/>
      <w:contextualSpacing/>
    </w:pPr>
  </w:style>
  <w:style w:type="paragraph" w:styleId="TOC7">
    <w:name w:val="toc 7"/>
    <w:basedOn w:val="Normal"/>
    <w:next w:val="Normal"/>
    <w:uiPriority w:val="39"/>
    <w:semiHidden/>
    <w:unhideWhenUsed/>
    <w:qFormat/>
    <w:pPr>
      <w:spacing w:after="100"/>
      <w:ind w:left="1440"/>
    </w:pPr>
  </w:style>
  <w:style w:type="paragraph" w:styleId="ListNumber2">
    <w:name w:val="List Number 2"/>
    <w:basedOn w:val="Normal"/>
    <w:uiPriority w:val="99"/>
    <w:semiHidden/>
    <w:unhideWhenUsed/>
    <w:qFormat/>
    <w:pPr>
      <w:numPr>
        <w:numId w:val="1"/>
      </w:numPr>
      <w:contextualSpacing/>
    </w:pPr>
  </w:style>
  <w:style w:type="paragraph" w:styleId="TableofAuthorities">
    <w:name w:val="table of authorities"/>
    <w:basedOn w:val="Normal"/>
    <w:next w:val="Normal"/>
    <w:uiPriority w:val="99"/>
    <w:semiHidden/>
    <w:unhideWhenUsed/>
    <w:qFormat/>
    <w:pPr>
      <w:ind w:left="240" w:hanging="240"/>
    </w:pPr>
  </w:style>
  <w:style w:type="paragraph" w:styleId="NoteHeading">
    <w:name w:val="Note Heading"/>
    <w:basedOn w:val="Normal"/>
    <w:next w:val="Normal"/>
    <w:link w:val="NoteHeadingChar"/>
    <w:uiPriority w:val="99"/>
    <w:semiHidden/>
    <w:unhideWhenUsed/>
    <w:qFormat/>
    <w:pPr>
      <w:spacing w:before="0"/>
    </w:pPr>
  </w:style>
  <w:style w:type="paragraph" w:styleId="ListBullet4">
    <w:name w:val="List Bullet 4"/>
    <w:basedOn w:val="Normal"/>
    <w:uiPriority w:val="99"/>
    <w:semiHidden/>
    <w:unhideWhenUsed/>
    <w:qFormat/>
    <w:pPr>
      <w:numPr>
        <w:numId w:val="2"/>
      </w:numPr>
      <w:contextualSpacing/>
    </w:pPr>
  </w:style>
  <w:style w:type="paragraph" w:styleId="Index8">
    <w:name w:val="index 8"/>
    <w:basedOn w:val="Normal"/>
    <w:next w:val="Normal"/>
    <w:uiPriority w:val="99"/>
    <w:semiHidden/>
    <w:unhideWhenUsed/>
    <w:qFormat/>
    <w:pPr>
      <w:spacing w:before="0"/>
      <w:ind w:left="1920" w:hanging="240"/>
    </w:pPr>
  </w:style>
  <w:style w:type="paragraph" w:styleId="E-mailSignature">
    <w:name w:val="E-mail Signature"/>
    <w:basedOn w:val="Normal"/>
    <w:link w:val="E-mailSignatureChar"/>
    <w:uiPriority w:val="99"/>
    <w:semiHidden/>
    <w:unhideWhenUsed/>
    <w:qFormat/>
    <w:pPr>
      <w:spacing w:before="0"/>
    </w:pPr>
  </w:style>
  <w:style w:type="paragraph" w:styleId="ListNumber">
    <w:name w:val="List Number"/>
    <w:basedOn w:val="Normal"/>
    <w:uiPriority w:val="99"/>
    <w:semiHidden/>
    <w:unhideWhenUsed/>
    <w:qFormat/>
    <w:pPr>
      <w:numPr>
        <w:numId w:val="3"/>
      </w:numPr>
      <w:contextualSpacing/>
    </w:pPr>
  </w:style>
  <w:style w:type="paragraph" w:styleId="NormalIndent">
    <w:name w:val="Normal Indent"/>
    <w:basedOn w:val="Normal"/>
    <w:uiPriority w:val="99"/>
    <w:semiHidden/>
    <w:unhideWhenUsed/>
    <w:qFormat/>
    <w:pPr>
      <w:ind w:left="720"/>
    </w:pPr>
  </w:style>
  <w:style w:type="paragraph" w:styleId="Caption">
    <w:name w:val="caption"/>
    <w:basedOn w:val="Normal"/>
    <w:next w:val="Normal"/>
    <w:unhideWhenUsed/>
    <w:qFormat/>
    <w:pPr>
      <w:spacing w:before="0" w:after="200"/>
    </w:pPr>
    <w:rPr>
      <w:i/>
      <w:iCs/>
      <w:color w:val="44546A" w:themeColor="text2"/>
      <w:sz w:val="18"/>
      <w:szCs w:val="18"/>
    </w:rPr>
  </w:style>
  <w:style w:type="paragraph" w:styleId="Index5">
    <w:name w:val="index 5"/>
    <w:basedOn w:val="Normal"/>
    <w:next w:val="Normal"/>
    <w:uiPriority w:val="99"/>
    <w:semiHidden/>
    <w:unhideWhenUsed/>
    <w:qFormat/>
    <w:pPr>
      <w:spacing w:before="0"/>
      <w:ind w:left="1200" w:hanging="240"/>
    </w:pPr>
  </w:style>
  <w:style w:type="paragraph" w:styleId="ListBullet">
    <w:name w:val="List Bullet"/>
    <w:basedOn w:val="Normal"/>
    <w:uiPriority w:val="99"/>
    <w:semiHidden/>
    <w:unhideWhenUsed/>
    <w:qFormat/>
    <w:pPr>
      <w:numPr>
        <w:numId w:val="4"/>
      </w:numPr>
      <w:contextualSpacing/>
    </w:pPr>
  </w:style>
  <w:style w:type="paragraph" w:styleId="EnvelopeAddress">
    <w:name w:val="envelope address"/>
    <w:basedOn w:val="Normal"/>
    <w:uiPriority w:val="99"/>
    <w:semiHidden/>
    <w:unhideWhenUsed/>
    <w:qFormat/>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DocumentMap">
    <w:name w:val="Document Map"/>
    <w:basedOn w:val="Normal"/>
    <w:link w:val="DocumentMapChar"/>
    <w:uiPriority w:val="99"/>
    <w:semiHidden/>
    <w:unhideWhenUsed/>
    <w:qFormat/>
    <w:pPr>
      <w:spacing w:before="0"/>
    </w:pPr>
    <w:rPr>
      <w:rFonts w:ascii="Segoe UI" w:hAnsi="Segoe UI" w:cs="Segoe UI"/>
      <w:sz w:val="16"/>
      <w:szCs w:val="16"/>
    </w:rPr>
  </w:style>
  <w:style w:type="paragraph" w:styleId="TOAHeading">
    <w:name w:val="toa heading"/>
    <w:basedOn w:val="Normal"/>
    <w:next w:val="Normal"/>
    <w:uiPriority w:val="99"/>
    <w:semiHidden/>
    <w:unhideWhenUsed/>
    <w:qFormat/>
    <w:rPr>
      <w:rFonts w:asciiTheme="majorHAnsi" w:eastAsiaTheme="majorEastAsia" w:hAnsiTheme="majorHAnsi" w:cstheme="majorBidi"/>
      <w:b/>
      <w:bCs/>
    </w:rPr>
  </w:style>
  <w:style w:type="paragraph" w:styleId="CommentText">
    <w:name w:val="annotation text"/>
    <w:basedOn w:val="Normal"/>
    <w:link w:val="CommentTextChar"/>
    <w:uiPriority w:val="99"/>
    <w:semiHidden/>
    <w:unhideWhenUsed/>
    <w:qFormat/>
    <w:rPr>
      <w:sz w:val="20"/>
      <w:szCs w:val="20"/>
    </w:rPr>
  </w:style>
  <w:style w:type="paragraph" w:styleId="Index6">
    <w:name w:val="index 6"/>
    <w:basedOn w:val="Normal"/>
    <w:next w:val="Normal"/>
    <w:uiPriority w:val="99"/>
    <w:semiHidden/>
    <w:unhideWhenUsed/>
    <w:qFormat/>
    <w:pPr>
      <w:spacing w:before="0"/>
      <w:ind w:left="1440" w:hanging="240"/>
    </w:pPr>
  </w:style>
  <w:style w:type="paragraph" w:styleId="Salutation">
    <w:name w:val="Salutation"/>
    <w:basedOn w:val="Normal"/>
    <w:next w:val="Normal"/>
    <w:link w:val="SalutationChar"/>
    <w:uiPriority w:val="99"/>
    <w:semiHidden/>
    <w:unhideWhenUsed/>
    <w:qFormat/>
  </w:style>
  <w:style w:type="paragraph" w:styleId="BodyText3">
    <w:name w:val="Body Text 3"/>
    <w:basedOn w:val="Normal"/>
    <w:link w:val="BodyText3Char"/>
    <w:uiPriority w:val="99"/>
    <w:semiHidden/>
    <w:unhideWhenUsed/>
    <w:qFormat/>
    <w:pPr>
      <w:spacing w:after="120"/>
    </w:pPr>
    <w:rPr>
      <w:sz w:val="16"/>
      <w:szCs w:val="16"/>
    </w:rPr>
  </w:style>
  <w:style w:type="paragraph" w:styleId="Closing">
    <w:name w:val="Closing"/>
    <w:basedOn w:val="Normal"/>
    <w:link w:val="ClosingChar"/>
    <w:uiPriority w:val="99"/>
    <w:semiHidden/>
    <w:unhideWhenUsed/>
    <w:qFormat/>
    <w:pPr>
      <w:spacing w:before="0"/>
      <w:ind w:left="4320"/>
    </w:pPr>
  </w:style>
  <w:style w:type="paragraph" w:styleId="ListBullet3">
    <w:name w:val="List Bullet 3"/>
    <w:basedOn w:val="Normal"/>
    <w:uiPriority w:val="99"/>
    <w:semiHidden/>
    <w:unhideWhenUsed/>
    <w:qFormat/>
    <w:pPr>
      <w:numPr>
        <w:numId w:val="5"/>
      </w:numPr>
      <w:contextualSpacing/>
    </w:pPr>
  </w:style>
  <w:style w:type="paragraph" w:styleId="BodyText">
    <w:name w:val="Body Text"/>
    <w:basedOn w:val="Normal"/>
    <w:link w:val="BodyTextChar"/>
    <w:uiPriority w:val="99"/>
    <w:semiHidden/>
    <w:unhideWhenUsed/>
    <w:qFormat/>
    <w:pPr>
      <w:spacing w:after="120"/>
    </w:pPr>
  </w:style>
  <w:style w:type="paragraph" w:styleId="BodyTextIndent">
    <w:name w:val="Body Text Indent"/>
    <w:basedOn w:val="Normal"/>
    <w:link w:val="BodyTextIndentChar"/>
    <w:uiPriority w:val="99"/>
    <w:semiHidden/>
    <w:unhideWhenUsed/>
    <w:qFormat/>
    <w:pPr>
      <w:spacing w:after="120"/>
      <w:ind w:left="360"/>
    </w:pPr>
  </w:style>
  <w:style w:type="paragraph" w:styleId="ListNumber3">
    <w:name w:val="List Number 3"/>
    <w:basedOn w:val="Normal"/>
    <w:uiPriority w:val="99"/>
    <w:semiHidden/>
    <w:unhideWhenUsed/>
    <w:qFormat/>
    <w:pPr>
      <w:numPr>
        <w:numId w:val="6"/>
      </w:numPr>
      <w:contextualSpacing/>
    </w:pPr>
  </w:style>
  <w:style w:type="paragraph" w:styleId="List2">
    <w:name w:val="List 2"/>
    <w:basedOn w:val="Normal"/>
    <w:uiPriority w:val="99"/>
    <w:semiHidden/>
    <w:unhideWhenUsed/>
    <w:qFormat/>
    <w:pPr>
      <w:ind w:left="720" w:hanging="360"/>
      <w:contextualSpacing/>
    </w:pPr>
  </w:style>
  <w:style w:type="paragraph" w:styleId="ListContinue">
    <w:name w:val="List Continue"/>
    <w:basedOn w:val="Normal"/>
    <w:uiPriority w:val="99"/>
    <w:semiHidden/>
    <w:unhideWhenUsed/>
    <w:qFormat/>
    <w:pPr>
      <w:spacing w:after="120"/>
      <w:ind w:left="360"/>
      <w:contextualSpacing/>
    </w:pPr>
  </w:style>
  <w:style w:type="paragraph" w:styleId="BlockText">
    <w:name w:val="Block Text"/>
    <w:basedOn w:val="Normal"/>
    <w:uiPriority w:val="99"/>
    <w:semiHidden/>
    <w:unhideWhenUsed/>
    <w:qFormat/>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ListBullet2">
    <w:name w:val="List Bullet 2"/>
    <w:basedOn w:val="Normal"/>
    <w:uiPriority w:val="99"/>
    <w:semiHidden/>
    <w:unhideWhenUsed/>
    <w:qFormat/>
    <w:pPr>
      <w:numPr>
        <w:numId w:val="7"/>
      </w:numPr>
      <w:contextualSpacing/>
    </w:pPr>
  </w:style>
  <w:style w:type="paragraph" w:styleId="HTMLAddress">
    <w:name w:val="HTML Address"/>
    <w:basedOn w:val="Normal"/>
    <w:link w:val="HTMLAddressChar"/>
    <w:uiPriority w:val="99"/>
    <w:semiHidden/>
    <w:unhideWhenUsed/>
    <w:qFormat/>
    <w:pPr>
      <w:spacing w:before="0"/>
    </w:pPr>
    <w:rPr>
      <w:i/>
      <w:iCs/>
    </w:rPr>
  </w:style>
  <w:style w:type="paragraph" w:styleId="Index4">
    <w:name w:val="index 4"/>
    <w:basedOn w:val="Normal"/>
    <w:next w:val="Normal"/>
    <w:uiPriority w:val="99"/>
    <w:semiHidden/>
    <w:unhideWhenUsed/>
    <w:qFormat/>
    <w:pPr>
      <w:spacing w:before="0"/>
      <w:ind w:left="960" w:hanging="240"/>
    </w:pPr>
  </w:style>
  <w:style w:type="paragraph" w:styleId="TOC5">
    <w:name w:val="toc 5"/>
    <w:basedOn w:val="Normal"/>
    <w:next w:val="Normal"/>
    <w:uiPriority w:val="39"/>
    <w:semiHidden/>
    <w:unhideWhenUsed/>
    <w:qFormat/>
    <w:pPr>
      <w:spacing w:after="100"/>
      <w:ind w:left="960"/>
    </w:pPr>
  </w:style>
  <w:style w:type="paragraph" w:styleId="TOC3">
    <w:name w:val="toc 3"/>
    <w:basedOn w:val="TOC2"/>
    <w:next w:val="Normal"/>
    <w:qFormat/>
    <w:pPr>
      <w:ind w:left="2269"/>
    </w:pPr>
  </w:style>
  <w:style w:type="paragraph" w:styleId="TOC2">
    <w:name w:val="toc 2"/>
    <w:basedOn w:val="TOC1"/>
    <w:next w:val="Normal"/>
    <w:uiPriority w:val="39"/>
    <w:qFormat/>
    <w:pPr>
      <w:spacing w:before="80"/>
      <w:ind w:left="1531" w:hanging="851"/>
    </w:pPr>
  </w:style>
  <w:style w:type="paragraph" w:styleId="TOC1">
    <w:name w:val="toc 1"/>
    <w:basedOn w:val="Normal"/>
    <w:next w:val="Normal"/>
    <w:uiPriority w:val="39"/>
    <w:qFormat/>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szCs w:val="20"/>
      <w:lang w:eastAsia="en-US"/>
    </w:rPr>
  </w:style>
  <w:style w:type="paragraph" w:styleId="PlainText">
    <w:name w:val="Plain Text"/>
    <w:basedOn w:val="Normal"/>
    <w:link w:val="PlainTextChar"/>
    <w:uiPriority w:val="99"/>
    <w:semiHidden/>
    <w:unhideWhenUsed/>
    <w:qFormat/>
    <w:pPr>
      <w:spacing w:before="0"/>
    </w:pPr>
    <w:rPr>
      <w:rFonts w:ascii="Consolas" w:hAnsi="Consolas"/>
      <w:sz w:val="21"/>
      <w:szCs w:val="21"/>
    </w:rPr>
  </w:style>
  <w:style w:type="paragraph" w:styleId="ListBullet5">
    <w:name w:val="List Bullet 5"/>
    <w:basedOn w:val="Normal"/>
    <w:uiPriority w:val="99"/>
    <w:semiHidden/>
    <w:unhideWhenUsed/>
    <w:qFormat/>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TOC8">
    <w:name w:val="toc 8"/>
    <w:basedOn w:val="Normal"/>
    <w:next w:val="Normal"/>
    <w:uiPriority w:val="39"/>
    <w:semiHidden/>
    <w:unhideWhenUsed/>
    <w:qFormat/>
    <w:pPr>
      <w:spacing w:after="100"/>
      <w:ind w:left="1680"/>
    </w:pPr>
  </w:style>
  <w:style w:type="paragraph" w:styleId="Index3">
    <w:name w:val="index 3"/>
    <w:basedOn w:val="Normal"/>
    <w:next w:val="Normal"/>
    <w:uiPriority w:val="99"/>
    <w:semiHidden/>
    <w:unhideWhenUsed/>
    <w:qFormat/>
    <w:pPr>
      <w:spacing w:before="0"/>
      <w:ind w:left="720" w:hanging="240"/>
    </w:pPr>
  </w:style>
  <w:style w:type="paragraph" w:styleId="Date">
    <w:name w:val="Date"/>
    <w:basedOn w:val="Normal"/>
    <w:next w:val="Normal"/>
    <w:link w:val="DateChar"/>
    <w:uiPriority w:val="99"/>
    <w:semiHidden/>
    <w:unhideWhenUsed/>
    <w:qFormat/>
  </w:style>
  <w:style w:type="paragraph" w:styleId="BodyTextIndent2">
    <w:name w:val="Body Text Indent 2"/>
    <w:basedOn w:val="Normal"/>
    <w:link w:val="BodyTextIndent2Char"/>
    <w:uiPriority w:val="99"/>
    <w:semiHidden/>
    <w:unhideWhenUsed/>
    <w:qFormat/>
    <w:pPr>
      <w:spacing w:after="120" w:line="480" w:lineRule="auto"/>
      <w:ind w:left="360"/>
    </w:pPr>
  </w:style>
  <w:style w:type="paragraph" w:styleId="EndnoteText">
    <w:name w:val="endnote text"/>
    <w:basedOn w:val="Normal"/>
    <w:link w:val="EndnoteTextChar"/>
    <w:uiPriority w:val="99"/>
    <w:semiHidden/>
    <w:unhideWhenUsed/>
    <w:qFormat/>
    <w:pPr>
      <w:spacing w:before="0"/>
    </w:pPr>
    <w:rPr>
      <w:sz w:val="20"/>
      <w:szCs w:val="20"/>
    </w:rPr>
  </w:style>
  <w:style w:type="paragraph" w:styleId="ListContinue5">
    <w:name w:val="List Continue 5"/>
    <w:basedOn w:val="Normal"/>
    <w:uiPriority w:val="99"/>
    <w:semiHidden/>
    <w:unhideWhenUsed/>
    <w:qFormat/>
    <w:pPr>
      <w:spacing w:after="120"/>
      <w:ind w:left="1800"/>
      <w:contextualSpacing/>
    </w:pPr>
  </w:style>
  <w:style w:type="paragraph" w:styleId="BalloonText">
    <w:name w:val="Balloon Text"/>
    <w:basedOn w:val="Normal"/>
    <w:link w:val="BalloonTextChar"/>
    <w:uiPriority w:val="99"/>
    <w:semiHidden/>
    <w:unhideWhenUsed/>
    <w:qFormat/>
    <w:pPr>
      <w:spacing w:before="0"/>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before="0"/>
    </w:pPr>
    <w:rPr>
      <w:sz w:val="20"/>
    </w:rPr>
  </w:style>
  <w:style w:type="paragraph" w:styleId="EnvelopeReturn">
    <w:name w:val="envelope return"/>
    <w:basedOn w:val="Normal"/>
    <w:uiPriority w:val="99"/>
    <w:semiHidden/>
    <w:unhideWhenUsed/>
    <w:qFormat/>
    <w:pPr>
      <w:spacing w:before="0"/>
    </w:pPr>
    <w:rPr>
      <w:rFonts w:asciiTheme="majorHAnsi" w:eastAsiaTheme="majorEastAsia" w:hAnsiTheme="majorHAnsi" w:cstheme="majorBidi"/>
      <w:sz w:val="20"/>
      <w:szCs w:val="20"/>
    </w:rPr>
  </w:style>
  <w:style w:type="paragraph" w:styleId="Header">
    <w:name w:val="header"/>
    <w:basedOn w:val="Normal"/>
    <w:link w:val="HeaderChar"/>
    <w:qFormat/>
    <w:pPr>
      <w:overflowPunct w:val="0"/>
      <w:autoSpaceDE w:val="0"/>
      <w:autoSpaceDN w:val="0"/>
      <w:adjustRightInd w:val="0"/>
      <w:spacing w:before="0"/>
      <w:jc w:val="center"/>
      <w:textAlignment w:val="baseline"/>
    </w:pPr>
    <w:rPr>
      <w:rFonts w:eastAsia="Times New Roman"/>
      <w:sz w:val="18"/>
      <w:szCs w:val="20"/>
      <w:lang w:eastAsia="en-US"/>
    </w:rPr>
  </w:style>
  <w:style w:type="paragraph" w:styleId="Signature">
    <w:name w:val="Signature"/>
    <w:basedOn w:val="Normal"/>
    <w:link w:val="SignatureChar"/>
    <w:uiPriority w:val="99"/>
    <w:semiHidden/>
    <w:unhideWhenUsed/>
    <w:qFormat/>
    <w:pPr>
      <w:spacing w:before="0"/>
      <w:ind w:left="4320"/>
    </w:pPr>
  </w:style>
  <w:style w:type="paragraph" w:styleId="ListContinue4">
    <w:name w:val="List Continue 4"/>
    <w:basedOn w:val="Normal"/>
    <w:uiPriority w:val="99"/>
    <w:semiHidden/>
    <w:unhideWhenUsed/>
    <w:qFormat/>
    <w:pPr>
      <w:spacing w:after="120"/>
      <w:ind w:left="1440"/>
      <w:contextualSpacing/>
    </w:pPr>
  </w:style>
  <w:style w:type="paragraph" w:styleId="TOC4">
    <w:name w:val="toc 4"/>
    <w:basedOn w:val="Normal"/>
    <w:next w:val="Normal"/>
    <w:uiPriority w:val="39"/>
    <w:semiHidden/>
    <w:unhideWhenUsed/>
    <w:qFormat/>
    <w:pPr>
      <w:spacing w:after="100"/>
      <w:ind w:left="720"/>
    </w:pPr>
  </w:style>
  <w:style w:type="paragraph" w:styleId="IndexHeading">
    <w:name w:val="index heading"/>
    <w:basedOn w:val="Normal"/>
    <w:next w:val="Index1"/>
    <w:uiPriority w:val="99"/>
    <w:semiHidden/>
    <w:unhideWhenUsed/>
    <w:qFormat/>
    <w:rPr>
      <w:rFonts w:asciiTheme="majorHAnsi" w:eastAsiaTheme="majorEastAsia" w:hAnsiTheme="majorHAnsi" w:cstheme="majorBidi"/>
      <w:b/>
      <w:bCs/>
    </w:rPr>
  </w:style>
  <w:style w:type="paragraph" w:styleId="Index1">
    <w:name w:val="index 1"/>
    <w:basedOn w:val="Normal"/>
    <w:next w:val="Normal"/>
    <w:uiPriority w:val="99"/>
    <w:semiHidden/>
    <w:unhideWhenUsed/>
    <w:qFormat/>
    <w:pPr>
      <w:spacing w:before="0"/>
      <w:ind w:left="240" w:hanging="240"/>
    </w:pPr>
  </w:style>
  <w:style w:type="paragraph" w:styleId="Subtitle">
    <w:name w:val="Subtitle"/>
    <w:basedOn w:val="Normal"/>
    <w:next w:val="Normal"/>
    <w:link w:val="SubtitleChar"/>
    <w:uiPriority w:val="11"/>
    <w:qFormat/>
    <w:pPr>
      <w:spacing w:after="160"/>
    </w:pPr>
    <w:rPr>
      <w:rFonts w:asciiTheme="minorHAnsi" w:hAnsiTheme="minorHAnsi" w:cstheme="minorBidi"/>
      <w:color w:val="595959" w:themeColor="text1" w:themeTint="A6"/>
      <w:spacing w:val="15"/>
      <w:sz w:val="22"/>
      <w:szCs w:val="22"/>
    </w:rPr>
  </w:style>
  <w:style w:type="paragraph" w:styleId="ListNumber5">
    <w:name w:val="List Number 5"/>
    <w:basedOn w:val="Normal"/>
    <w:uiPriority w:val="99"/>
    <w:semiHidden/>
    <w:unhideWhenUsed/>
    <w:qFormat/>
    <w:pPr>
      <w:numPr>
        <w:numId w:val="10"/>
      </w:numPr>
      <w:contextualSpacing/>
    </w:pPr>
  </w:style>
  <w:style w:type="paragraph" w:styleId="List">
    <w:name w:val="List"/>
    <w:basedOn w:val="Normal"/>
    <w:uiPriority w:val="99"/>
    <w:semiHidden/>
    <w:unhideWhenUsed/>
    <w:qFormat/>
    <w:pPr>
      <w:ind w:left="360" w:hanging="360"/>
      <w:contextualSpacing/>
    </w:pPr>
  </w:style>
  <w:style w:type="paragraph" w:styleId="FootnoteText">
    <w:name w:val="footnote text"/>
    <w:basedOn w:val="Normal"/>
    <w:link w:val="FootnoteTextChar"/>
    <w:uiPriority w:val="99"/>
    <w:semiHidden/>
    <w:unhideWhenUsed/>
    <w:qFormat/>
    <w:pPr>
      <w:spacing w:before="0"/>
    </w:pPr>
    <w:rPr>
      <w:sz w:val="20"/>
      <w:szCs w:val="20"/>
    </w:rPr>
  </w:style>
  <w:style w:type="paragraph" w:styleId="TOC6">
    <w:name w:val="toc 6"/>
    <w:basedOn w:val="Normal"/>
    <w:next w:val="Normal"/>
    <w:uiPriority w:val="39"/>
    <w:semiHidden/>
    <w:unhideWhenUsed/>
    <w:qFormat/>
    <w:pPr>
      <w:spacing w:after="100"/>
      <w:ind w:left="1200"/>
    </w:pPr>
  </w:style>
  <w:style w:type="paragraph" w:styleId="List5">
    <w:name w:val="List 5"/>
    <w:basedOn w:val="Normal"/>
    <w:uiPriority w:val="99"/>
    <w:semiHidden/>
    <w:unhideWhenUsed/>
    <w:qFormat/>
    <w:pPr>
      <w:ind w:left="1800" w:hanging="360"/>
      <w:contextualSpacing/>
    </w:pPr>
  </w:style>
  <w:style w:type="paragraph" w:styleId="BodyTextIndent3">
    <w:name w:val="Body Text Indent 3"/>
    <w:basedOn w:val="Normal"/>
    <w:link w:val="BodyTextIndent3Char"/>
    <w:uiPriority w:val="99"/>
    <w:semiHidden/>
    <w:unhideWhenUsed/>
    <w:qFormat/>
    <w:pPr>
      <w:spacing w:after="120"/>
      <w:ind w:left="360"/>
    </w:pPr>
    <w:rPr>
      <w:sz w:val="16"/>
      <w:szCs w:val="16"/>
    </w:rPr>
  </w:style>
  <w:style w:type="paragraph" w:styleId="Index7">
    <w:name w:val="index 7"/>
    <w:basedOn w:val="Normal"/>
    <w:next w:val="Normal"/>
    <w:uiPriority w:val="99"/>
    <w:semiHidden/>
    <w:unhideWhenUsed/>
    <w:qFormat/>
    <w:pPr>
      <w:spacing w:before="0"/>
      <w:ind w:left="1680" w:hanging="240"/>
    </w:pPr>
  </w:style>
  <w:style w:type="paragraph" w:styleId="Index9">
    <w:name w:val="index 9"/>
    <w:basedOn w:val="Normal"/>
    <w:next w:val="Normal"/>
    <w:uiPriority w:val="99"/>
    <w:semiHidden/>
    <w:unhideWhenUsed/>
    <w:qFormat/>
    <w:pPr>
      <w:spacing w:before="0"/>
      <w:ind w:left="2160" w:hanging="240"/>
    </w:pPr>
  </w:style>
  <w:style w:type="paragraph" w:styleId="TableofFigures">
    <w:name w:val="table of figures"/>
    <w:basedOn w:val="Normal"/>
    <w:next w:val="Normal"/>
    <w:uiPriority w:val="99"/>
    <w:qFormat/>
    <w:pPr>
      <w:tabs>
        <w:tab w:val="right" w:leader="dot" w:pos="9639"/>
      </w:tabs>
    </w:pPr>
    <w:rPr>
      <w:rFonts w:eastAsia="MS Mincho"/>
    </w:rPr>
  </w:style>
  <w:style w:type="paragraph" w:styleId="TOC9">
    <w:name w:val="toc 9"/>
    <w:basedOn w:val="Normal"/>
    <w:next w:val="Normal"/>
    <w:uiPriority w:val="39"/>
    <w:semiHidden/>
    <w:unhideWhenUsed/>
    <w:qFormat/>
    <w:pPr>
      <w:spacing w:after="100"/>
      <w:ind w:left="1920"/>
    </w:pPr>
  </w:style>
  <w:style w:type="paragraph" w:styleId="BodyText2">
    <w:name w:val="Body Text 2"/>
    <w:basedOn w:val="Normal"/>
    <w:link w:val="BodyText2Char"/>
    <w:uiPriority w:val="99"/>
    <w:semiHidden/>
    <w:unhideWhenUsed/>
    <w:qFormat/>
    <w:pPr>
      <w:spacing w:after="120" w:line="480" w:lineRule="auto"/>
    </w:pPr>
  </w:style>
  <w:style w:type="paragraph" w:styleId="List4">
    <w:name w:val="List 4"/>
    <w:basedOn w:val="Normal"/>
    <w:uiPriority w:val="99"/>
    <w:semiHidden/>
    <w:unhideWhenUsed/>
    <w:qFormat/>
    <w:pPr>
      <w:ind w:left="1440" w:hanging="360"/>
      <w:contextualSpacing/>
    </w:pPr>
  </w:style>
  <w:style w:type="paragraph" w:styleId="ListContinue2">
    <w:name w:val="List Continue 2"/>
    <w:basedOn w:val="Normal"/>
    <w:uiPriority w:val="99"/>
    <w:semiHidden/>
    <w:unhideWhenUsed/>
    <w:qFormat/>
    <w:pPr>
      <w:spacing w:after="120"/>
      <w:ind w:left="720"/>
      <w:contextualSpacing/>
    </w:pPr>
  </w:style>
  <w:style w:type="paragraph" w:styleId="MessageHeader">
    <w:name w:val="Message Header"/>
    <w:basedOn w:val="Normal"/>
    <w:link w:val="MessageHeaderChar"/>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paragraph" w:styleId="HTMLPreformatted">
    <w:name w:val="HTML Preformatted"/>
    <w:basedOn w:val="Normal"/>
    <w:link w:val="HTMLPreformattedChar"/>
    <w:uiPriority w:val="99"/>
    <w:semiHidden/>
    <w:unhideWhenUsed/>
    <w:qFormat/>
    <w:pPr>
      <w:spacing w:before="0"/>
    </w:pPr>
    <w:rPr>
      <w:rFonts w:ascii="Consolas" w:hAnsi="Consolas"/>
      <w:sz w:val="20"/>
      <w:szCs w:val="20"/>
    </w:rPr>
  </w:style>
  <w:style w:type="paragraph" w:styleId="NormalWeb">
    <w:name w:val="Normal (Web)"/>
    <w:basedOn w:val="Normal"/>
    <w:uiPriority w:val="99"/>
    <w:semiHidden/>
    <w:unhideWhenUsed/>
    <w:qFormat/>
  </w:style>
  <w:style w:type="paragraph" w:styleId="ListContinue3">
    <w:name w:val="List Continue 3"/>
    <w:basedOn w:val="Normal"/>
    <w:uiPriority w:val="99"/>
    <w:semiHidden/>
    <w:unhideWhenUsed/>
    <w:qFormat/>
    <w:pPr>
      <w:spacing w:after="120"/>
      <w:ind w:left="1080"/>
      <w:contextualSpacing/>
    </w:pPr>
  </w:style>
  <w:style w:type="paragraph" w:styleId="Index2">
    <w:name w:val="index 2"/>
    <w:basedOn w:val="Normal"/>
    <w:next w:val="Normal"/>
    <w:uiPriority w:val="99"/>
    <w:semiHidden/>
    <w:unhideWhenUsed/>
    <w:qFormat/>
    <w:pPr>
      <w:spacing w:before="0"/>
      <w:ind w:left="480" w:hanging="240"/>
    </w:pPr>
  </w:style>
  <w:style w:type="paragraph" w:styleId="Title">
    <w:name w:val="Title"/>
    <w:basedOn w:val="Normal"/>
    <w:next w:val="Normal"/>
    <w:link w:val="TitleChar"/>
    <w:uiPriority w:val="10"/>
    <w:qFormat/>
    <w:pPr>
      <w:spacing w:before="0"/>
      <w:contextualSpacing/>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qFormat/>
    <w:rPr>
      <w:b/>
      <w:bCs/>
    </w:rPr>
  </w:style>
  <w:style w:type="paragraph" w:styleId="BodyTextFirstIndent">
    <w:name w:val="Body Text First Indent"/>
    <w:basedOn w:val="BodyText"/>
    <w:link w:val="BodyTextFirstIndentChar"/>
    <w:uiPriority w:val="99"/>
    <w:semiHidden/>
    <w:unhideWhenUsed/>
    <w:qFormat/>
    <w:pPr>
      <w:spacing w:after="0"/>
      <w:ind w:firstLine="360"/>
    </w:pPr>
  </w:style>
  <w:style w:type="paragraph" w:styleId="BodyTextFirstIndent2">
    <w:name w:val="Body Text First Indent 2"/>
    <w:basedOn w:val="BodyTextIndent"/>
    <w:link w:val="BodyTextFirstIndent2Char"/>
    <w:uiPriority w:val="99"/>
    <w:semiHidden/>
    <w:unhideWhenUsed/>
    <w:qFormat/>
    <w:pPr>
      <w:spacing w:after="0"/>
      <w:ind w:firstLine="360"/>
    </w:p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ndnoteReference">
    <w:name w:val="endnote reference"/>
    <w:basedOn w:val="DefaultParagraphFont"/>
    <w:uiPriority w:val="99"/>
    <w:semiHidden/>
    <w:unhideWhenUsed/>
    <w:qFormat/>
    <w:rPr>
      <w:vertAlign w:val="superscript"/>
    </w:rPr>
  </w:style>
  <w:style w:type="character" w:styleId="PageNumber">
    <w:name w:val="page number"/>
    <w:basedOn w:val="DefaultParagraphFont"/>
    <w:uiPriority w:val="99"/>
    <w:semiHidden/>
    <w:unhideWhenUsed/>
    <w:qFormat/>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Emphasis">
    <w:name w:val="Emphasis"/>
    <w:basedOn w:val="DefaultParagraphFont"/>
    <w:uiPriority w:val="20"/>
    <w:qFormat/>
    <w:rPr>
      <w:i/>
      <w:iCs/>
    </w:rPr>
  </w:style>
  <w:style w:type="character" w:styleId="LineNumber">
    <w:name w:val="line number"/>
    <w:basedOn w:val="DefaultParagraphFont"/>
    <w:uiPriority w:val="99"/>
    <w:semiHidden/>
    <w:unhideWhenUsed/>
    <w:qFormat/>
  </w:style>
  <w:style w:type="character" w:styleId="HTMLDefinition">
    <w:name w:val="HTML Definition"/>
    <w:basedOn w:val="DefaultParagraphFont"/>
    <w:uiPriority w:val="99"/>
    <w:semiHidden/>
    <w:unhideWhenUsed/>
    <w:qFormat/>
    <w:rPr>
      <w:i/>
      <w:iCs/>
    </w:rPr>
  </w:style>
  <w:style w:type="character" w:styleId="HTMLTypewriter">
    <w:name w:val="HTML Typewriter"/>
    <w:basedOn w:val="DefaultParagraphFont"/>
    <w:uiPriority w:val="99"/>
    <w:semiHidden/>
    <w:unhideWhenUsed/>
    <w:qFormat/>
    <w:rPr>
      <w:rFonts w:ascii="Consolas" w:hAnsi="Consolas"/>
      <w:sz w:val="20"/>
      <w:szCs w:val="20"/>
    </w:rPr>
  </w:style>
  <w:style w:type="character" w:styleId="HTMLAcronym">
    <w:name w:val="HTML Acronym"/>
    <w:basedOn w:val="DefaultParagraphFont"/>
    <w:uiPriority w:val="99"/>
    <w:semiHidden/>
    <w:unhideWhenUsed/>
    <w:qFormat/>
  </w:style>
  <w:style w:type="character" w:styleId="HTMLVariable">
    <w:name w:val="HTML Variable"/>
    <w:basedOn w:val="DefaultParagraphFont"/>
    <w:uiPriority w:val="99"/>
    <w:semiHidden/>
    <w:unhideWhenUsed/>
    <w:qFormat/>
    <w:rPr>
      <w:i/>
      <w:iCs/>
    </w:rPr>
  </w:style>
  <w:style w:type="character" w:styleId="Hyperlink">
    <w:name w:val="Hyperlink"/>
    <w:basedOn w:val="DefaultParagraphFont"/>
    <w:uiPriority w:val="99"/>
    <w:qFormat/>
    <w:rPr>
      <w:color w:val="0000FF"/>
      <w:u w:val="single"/>
    </w:rPr>
  </w:style>
  <w:style w:type="character" w:styleId="HTMLCode">
    <w:name w:val="HTML Code"/>
    <w:basedOn w:val="DefaultParagraphFont"/>
    <w:uiPriority w:val="99"/>
    <w:semiHidden/>
    <w:unhideWhenUsed/>
    <w:qFormat/>
    <w:rPr>
      <w:rFonts w:ascii="Consolas" w:hAnsi="Consolas"/>
      <w:sz w:val="20"/>
      <w:szCs w:val="20"/>
    </w:rPr>
  </w:style>
  <w:style w:type="character" w:styleId="CommentReference">
    <w:name w:val="annotation reference"/>
    <w:basedOn w:val="DefaultParagraphFont"/>
    <w:uiPriority w:val="99"/>
    <w:semiHidden/>
    <w:unhideWhenUsed/>
    <w:qFormat/>
    <w:rPr>
      <w:sz w:val="16"/>
      <w:szCs w:val="16"/>
    </w:rPr>
  </w:style>
  <w:style w:type="character" w:styleId="HTMLCite">
    <w:name w:val="HTML Cite"/>
    <w:basedOn w:val="DefaultParagraphFont"/>
    <w:uiPriority w:val="99"/>
    <w:semiHidden/>
    <w:unhideWhenUsed/>
    <w:qFormat/>
    <w:rPr>
      <w:i/>
      <w:iCs/>
    </w:rPr>
  </w:style>
  <w:style w:type="character" w:styleId="FootnoteReference">
    <w:name w:val="footnote reference"/>
    <w:basedOn w:val="DefaultParagraphFont"/>
    <w:uiPriority w:val="99"/>
    <w:semiHidden/>
    <w:unhideWhenUsed/>
    <w:qFormat/>
    <w:rPr>
      <w:vertAlign w:val="superscript"/>
    </w:rPr>
  </w:style>
  <w:style w:type="character" w:styleId="HTMLKeyboard">
    <w:name w:val="HTML Keyboard"/>
    <w:basedOn w:val="DefaultParagraphFont"/>
    <w:uiPriority w:val="99"/>
    <w:semiHidden/>
    <w:unhideWhenUsed/>
    <w:qFormat/>
    <w:rPr>
      <w:rFonts w:ascii="Consolas" w:hAnsi="Consolas"/>
      <w:sz w:val="20"/>
      <w:szCs w:val="20"/>
    </w:rPr>
  </w:style>
  <w:style w:type="character" w:styleId="HTMLSample">
    <w:name w:val="HTML Sample"/>
    <w:basedOn w:val="DefaultParagraphFont"/>
    <w:uiPriority w:val="99"/>
    <w:semiHidden/>
    <w:unhideWhenUsed/>
    <w:qFormat/>
    <w:rPr>
      <w:rFonts w:ascii="Consolas" w:hAnsi="Consolas"/>
      <w:sz w:val="24"/>
      <w:szCs w:val="24"/>
    </w:rPr>
  </w:style>
  <w:style w:type="character" w:styleId="PlaceholderText">
    <w:name w:val="Placeholder Text"/>
    <w:basedOn w:val="DefaultParagraphFont"/>
    <w:uiPriority w:val="99"/>
    <w:semiHidden/>
    <w:qFormat/>
    <w:rPr>
      <w:rFonts w:ascii="Times New Roman" w:hAnsi="Times New Roman"/>
      <w:color w:val="808080"/>
    </w:rPr>
  </w:style>
  <w:style w:type="paragraph" w:customStyle="1" w:styleId="Docnumber">
    <w:name w:val="Docnumber"/>
    <w:basedOn w:val="Normal"/>
    <w:link w:val="DocnumberChar"/>
    <w:qFormat/>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qFormat/>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qFormat/>
  </w:style>
  <w:style w:type="paragraph" w:customStyle="1" w:styleId="CorrectionSeparatorBegin">
    <w:name w:val="Correction Separator Begin"/>
    <w:basedOn w:val="Normal"/>
    <w:qFormat/>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qFormat/>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qFormat/>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Pr>
      <w:b/>
      <w:bCs/>
    </w:rPr>
  </w:style>
  <w:style w:type="paragraph" w:customStyle="1" w:styleId="Normalbeforetable">
    <w:name w:val="Normal before table"/>
    <w:basedOn w:val="Normal"/>
    <w:qFormat/>
    <w:pPr>
      <w:keepNext/>
      <w:spacing w:after="120"/>
    </w:pPr>
    <w:rPr>
      <w:rFonts w:eastAsia="????"/>
      <w:lang w:eastAsia="en-US"/>
    </w:rPr>
  </w:style>
  <w:style w:type="paragraph" w:customStyle="1" w:styleId="RecNo">
    <w:name w:val="Rec_No"/>
    <w:basedOn w:val="Normal"/>
    <w:next w:val="Normal"/>
    <w:qFormat/>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qFormat/>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character" w:customStyle="1" w:styleId="Heading1Char">
    <w:name w:val="Heading 1 Char"/>
    <w:basedOn w:val="DefaultParagraphFont"/>
    <w:link w:val="Heading1"/>
    <w:qFormat/>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qFormat/>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qFormat/>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qFormat/>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qFormat/>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qFormat/>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qFormat/>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qFormat/>
    <w:rPr>
      <w:rFonts w:ascii="Times New Roman" w:eastAsia="Times New Roman" w:hAnsi="Times New Roman" w:cs="Times New Roman"/>
      <w:sz w:val="18"/>
      <w:szCs w:val="20"/>
      <w:lang w:val="en-GB" w:eastAsia="en-US"/>
    </w:rPr>
  </w:style>
  <w:style w:type="character" w:customStyle="1" w:styleId="FooterChar">
    <w:name w:val="Footer Char"/>
    <w:basedOn w:val="DefaultParagraphFont"/>
    <w:link w:val="Footer"/>
    <w:uiPriority w:val="99"/>
    <w:qFormat/>
    <w:rPr>
      <w:rFonts w:ascii="Times New Roman" w:hAnsi="Times New Roman" w:cs="Times New Roman"/>
      <w:sz w:val="20"/>
      <w:szCs w:val="24"/>
      <w:lang w:val="en-GB" w:eastAsia="ja-JP"/>
    </w:rPr>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GB" w:eastAsia="ja-JP"/>
    </w:rPr>
  </w:style>
  <w:style w:type="paragraph" w:customStyle="1" w:styleId="enumlev1">
    <w:name w:val="enumlev1"/>
    <w:basedOn w:val="Normal"/>
    <w:qFormat/>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qFormat/>
    <w:pPr>
      <w:ind w:left="1191" w:hanging="397"/>
    </w:pPr>
  </w:style>
  <w:style w:type="paragraph" w:customStyle="1" w:styleId="enumlev3">
    <w:name w:val="enumlev3"/>
    <w:basedOn w:val="enumlev2"/>
    <w:qFormat/>
    <w:pPr>
      <w:ind w:left="1588"/>
    </w:pPr>
  </w:style>
  <w:style w:type="paragraph" w:customStyle="1" w:styleId="1">
    <w:name w:val="修订1"/>
    <w:hidden/>
    <w:uiPriority w:val="99"/>
    <w:semiHidden/>
    <w:qFormat/>
    <w:rPr>
      <w:rFonts w:eastAsiaTheme="minorEastAsia"/>
      <w:sz w:val="24"/>
      <w:szCs w:val="24"/>
      <w:lang w:val="en-GB" w:eastAsia="ja-JP"/>
    </w:rPr>
  </w:style>
  <w:style w:type="paragraph" w:customStyle="1" w:styleId="VenueDate">
    <w:name w:val="VenueDate"/>
    <w:basedOn w:val="Normal"/>
    <w:qFormat/>
    <w:pPr>
      <w:jc w:val="right"/>
    </w:pPr>
  </w:style>
  <w:style w:type="character" w:customStyle="1" w:styleId="CommentTextChar">
    <w:name w:val="Comment Text Char"/>
    <w:basedOn w:val="DefaultParagraphFont"/>
    <w:link w:val="CommentText"/>
    <w:uiPriority w:val="99"/>
    <w:semiHidden/>
    <w:qFormat/>
    <w:rPr>
      <w:rFonts w:ascii="Times New Roman" w:hAnsi="Times New Roman" w:cs="Times New Roman"/>
      <w:sz w:val="20"/>
      <w:szCs w:val="20"/>
      <w:lang w:val="en-GB" w:eastAsia="ja-JP"/>
    </w:rPr>
  </w:style>
  <w:style w:type="character" w:customStyle="1" w:styleId="CommentSubjectChar">
    <w:name w:val="Comment Subject Char"/>
    <w:basedOn w:val="CommentTextChar"/>
    <w:link w:val="CommentSubject"/>
    <w:uiPriority w:val="99"/>
    <w:semiHidden/>
    <w:qFormat/>
    <w:rPr>
      <w:rFonts w:ascii="Times New Roman" w:hAnsi="Times New Roman" w:cs="Times New Roman"/>
      <w:b/>
      <w:bCs/>
      <w:sz w:val="20"/>
      <w:szCs w:val="20"/>
      <w:lang w:val="en-GB" w:eastAsia="ja-JP"/>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Mention1">
    <w:name w:val="Mention1"/>
    <w:basedOn w:val="DefaultParagraphFont"/>
    <w:uiPriority w:val="99"/>
    <w:unhideWhenUsed/>
    <w:qFormat/>
    <w:rPr>
      <w:color w:val="2B579A"/>
      <w:shd w:val="clear" w:color="auto" w:fill="E1DFDD"/>
    </w:rPr>
  </w:style>
  <w:style w:type="character" w:customStyle="1" w:styleId="ReftextArial9pt">
    <w:name w:val="Ref_text Arial 9 pt"/>
    <w:qFormat/>
    <w:rPr>
      <w:rFonts w:ascii="Arial" w:hAnsi="Arial" w:cs="Arial"/>
      <w:sz w:val="18"/>
      <w:szCs w:val="18"/>
    </w:rPr>
  </w:style>
  <w:style w:type="paragraph" w:customStyle="1" w:styleId="Title4">
    <w:name w:val="Title 4"/>
    <w:basedOn w:val="Normal"/>
    <w:next w:val="Heading1"/>
    <w:qFormat/>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qFormat/>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character" w:customStyle="1" w:styleId="FootnoteTextChar">
    <w:name w:val="Footnote Text Char"/>
    <w:basedOn w:val="DefaultParagraphFont"/>
    <w:link w:val="FootnoteText"/>
    <w:uiPriority w:val="99"/>
    <w:semiHidden/>
    <w:qFormat/>
    <w:rPr>
      <w:rFonts w:ascii="Times New Roman" w:hAnsi="Times New Roman" w:cs="Times New Roman"/>
      <w:sz w:val="20"/>
      <w:szCs w:val="20"/>
      <w:lang w:val="en-GB" w:eastAsia="ja-JP"/>
    </w:rPr>
  </w:style>
  <w:style w:type="paragraph" w:customStyle="1" w:styleId="10">
    <w:name w:val="书目1"/>
    <w:basedOn w:val="Normal"/>
    <w:next w:val="Normal"/>
    <w:uiPriority w:val="37"/>
    <w:semiHidden/>
    <w:unhideWhenUsed/>
    <w:qFormat/>
  </w:style>
  <w:style w:type="character" w:customStyle="1" w:styleId="BodyTextChar">
    <w:name w:val="Body Text Char"/>
    <w:basedOn w:val="DefaultParagraphFont"/>
    <w:link w:val="BodyText"/>
    <w:uiPriority w:val="99"/>
    <w:semiHidden/>
    <w:qFormat/>
    <w:rPr>
      <w:rFonts w:ascii="Times New Roman" w:hAnsi="Times New Roman" w:cs="Times New Roman"/>
      <w:sz w:val="24"/>
      <w:szCs w:val="24"/>
      <w:lang w:val="en-GB" w:eastAsia="ja-JP"/>
    </w:rPr>
  </w:style>
  <w:style w:type="character" w:customStyle="1" w:styleId="BodyText2Char">
    <w:name w:val="Body Text 2 Char"/>
    <w:basedOn w:val="DefaultParagraphFont"/>
    <w:link w:val="BodyText2"/>
    <w:uiPriority w:val="99"/>
    <w:semiHidden/>
    <w:qFormat/>
    <w:rPr>
      <w:rFonts w:ascii="Times New Roman" w:hAnsi="Times New Roman" w:cs="Times New Roman"/>
      <w:sz w:val="24"/>
      <w:szCs w:val="24"/>
      <w:lang w:val="en-GB" w:eastAsia="ja-JP"/>
    </w:rPr>
  </w:style>
  <w:style w:type="character" w:customStyle="1" w:styleId="BodyText3Char">
    <w:name w:val="Body Text 3 Char"/>
    <w:basedOn w:val="DefaultParagraphFont"/>
    <w:link w:val="BodyText3"/>
    <w:uiPriority w:val="99"/>
    <w:semiHidden/>
    <w:qFormat/>
    <w:rPr>
      <w:rFonts w:ascii="Times New Roman" w:hAnsi="Times New Roman" w:cs="Times New Roman"/>
      <w:sz w:val="16"/>
      <w:szCs w:val="16"/>
      <w:lang w:val="en-GB" w:eastAsia="ja-JP"/>
    </w:rPr>
  </w:style>
  <w:style w:type="character" w:customStyle="1" w:styleId="BodyTextFirstIndentChar">
    <w:name w:val="Body Text First Indent Char"/>
    <w:basedOn w:val="BodyTextChar"/>
    <w:link w:val="BodyTextFirstIndent"/>
    <w:uiPriority w:val="99"/>
    <w:semiHidden/>
    <w:qFormat/>
    <w:rPr>
      <w:rFonts w:ascii="Times New Roman" w:hAnsi="Times New Roman" w:cs="Times New Roman"/>
      <w:sz w:val="24"/>
      <w:szCs w:val="24"/>
      <w:lang w:val="en-GB" w:eastAsia="ja-JP"/>
    </w:rPr>
  </w:style>
  <w:style w:type="character" w:customStyle="1" w:styleId="BodyTextIndentChar">
    <w:name w:val="Body Text Indent Char"/>
    <w:basedOn w:val="DefaultParagraphFont"/>
    <w:link w:val="BodyTextIndent"/>
    <w:uiPriority w:val="99"/>
    <w:semiHidden/>
    <w:qFormat/>
    <w:rPr>
      <w:rFonts w:ascii="Times New Roman" w:hAnsi="Times New Roman" w:cs="Times New Roman"/>
      <w:sz w:val="24"/>
      <w:szCs w:val="24"/>
      <w:lang w:val="en-GB" w:eastAsia="ja-JP"/>
    </w:rPr>
  </w:style>
  <w:style w:type="character" w:customStyle="1" w:styleId="BodyTextFirstIndent2Char">
    <w:name w:val="Body Text First Indent 2 Char"/>
    <w:basedOn w:val="BodyTextIndentChar"/>
    <w:link w:val="BodyTextFirstIndent2"/>
    <w:uiPriority w:val="99"/>
    <w:semiHidden/>
    <w:qFormat/>
    <w:rPr>
      <w:rFonts w:ascii="Times New Roman" w:hAnsi="Times New Roman" w:cs="Times New Roman"/>
      <w:sz w:val="24"/>
      <w:szCs w:val="24"/>
      <w:lang w:val="en-GB" w:eastAsia="ja-JP"/>
    </w:rPr>
  </w:style>
  <w:style w:type="character" w:customStyle="1" w:styleId="BodyTextIndent2Char">
    <w:name w:val="Body Text Indent 2 Char"/>
    <w:basedOn w:val="DefaultParagraphFont"/>
    <w:link w:val="BodyTextIndent2"/>
    <w:uiPriority w:val="99"/>
    <w:semiHidden/>
    <w:qFormat/>
    <w:rPr>
      <w:rFonts w:ascii="Times New Roman" w:hAnsi="Times New Roman" w:cs="Times New Roman"/>
      <w:sz w:val="24"/>
      <w:szCs w:val="24"/>
      <w:lang w:val="en-GB" w:eastAsia="ja-JP"/>
    </w:rPr>
  </w:style>
  <w:style w:type="character" w:customStyle="1" w:styleId="BodyTextIndent3Char">
    <w:name w:val="Body Text Indent 3 Char"/>
    <w:basedOn w:val="DefaultParagraphFont"/>
    <w:link w:val="BodyTextIndent3"/>
    <w:uiPriority w:val="99"/>
    <w:semiHidden/>
    <w:qFormat/>
    <w:rPr>
      <w:rFonts w:ascii="Times New Roman" w:hAnsi="Times New Roman" w:cs="Times New Roman"/>
      <w:sz w:val="16"/>
      <w:szCs w:val="16"/>
      <w:lang w:val="en-GB" w:eastAsia="ja-JP"/>
    </w:rPr>
  </w:style>
  <w:style w:type="character" w:customStyle="1" w:styleId="11">
    <w:name w:val="书籍标题1"/>
    <w:basedOn w:val="DefaultParagraphFont"/>
    <w:uiPriority w:val="33"/>
    <w:qFormat/>
    <w:rPr>
      <w:b/>
      <w:bCs/>
      <w:i/>
      <w:iCs/>
      <w:spacing w:val="5"/>
    </w:rPr>
  </w:style>
  <w:style w:type="character" w:customStyle="1" w:styleId="ClosingChar">
    <w:name w:val="Closing Char"/>
    <w:basedOn w:val="DefaultParagraphFont"/>
    <w:link w:val="Closing"/>
    <w:uiPriority w:val="99"/>
    <w:semiHidden/>
    <w:qFormat/>
    <w:rPr>
      <w:rFonts w:ascii="Times New Roman" w:hAnsi="Times New Roman" w:cs="Times New Roman"/>
      <w:sz w:val="24"/>
      <w:szCs w:val="24"/>
      <w:lang w:val="en-GB" w:eastAsia="ja-JP"/>
    </w:rPr>
  </w:style>
  <w:style w:type="character" w:customStyle="1" w:styleId="DateChar">
    <w:name w:val="Date Char"/>
    <w:basedOn w:val="DefaultParagraphFont"/>
    <w:link w:val="Date"/>
    <w:uiPriority w:val="99"/>
    <w:semiHidden/>
    <w:qFormat/>
    <w:rPr>
      <w:rFonts w:ascii="Times New Roman" w:hAnsi="Times New Roman" w:cs="Times New Roman"/>
      <w:sz w:val="24"/>
      <w:szCs w:val="24"/>
      <w:lang w:val="en-GB" w:eastAsia="ja-JP"/>
    </w:rPr>
  </w:style>
  <w:style w:type="character" w:customStyle="1" w:styleId="DocumentMapChar">
    <w:name w:val="Document Map Char"/>
    <w:basedOn w:val="DefaultParagraphFont"/>
    <w:link w:val="DocumentMap"/>
    <w:uiPriority w:val="99"/>
    <w:semiHidden/>
    <w:qFormat/>
    <w:rPr>
      <w:rFonts w:ascii="Segoe UI" w:hAnsi="Segoe UI" w:cs="Segoe UI"/>
      <w:sz w:val="16"/>
      <w:szCs w:val="16"/>
      <w:lang w:val="en-GB" w:eastAsia="ja-JP"/>
    </w:rPr>
  </w:style>
  <w:style w:type="character" w:customStyle="1" w:styleId="E-mailSignatureChar">
    <w:name w:val="E-mail Signature Char"/>
    <w:basedOn w:val="DefaultParagraphFont"/>
    <w:link w:val="E-mailSignature"/>
    <w:uiPriority w:val="99"/>
    <w:semiHidden/>
    <w:qFormat/>
    <w:rPr>
      <w:rFonts w:ascii="Times New Roman" w:hAnsi="Times New Roman" w:cs="Times New Roman"/>
      <w:sz w:val="24"/>
      <w:szCs w:val="24"/>
      <w:lang w:val="en-GB" w:eastAsia="ja-JP"/>
    </w:rPr>
  </w:style>
  <w:style w:type="character" w:customStyle="1" w:styleId="EndnoteTextChar">
    <w:name w:val="Endnote Text Char"/>
    <w:basedOn w:val="DefaultParagraphFont"/>
    <w:link w:val="EndnoteText"/>
    <w:uiPriority w:val="99"/>
    <w:semiHidden/>
    <w:qFormat/>
    <w:rPr>
      <w:rFonts w:ascii="Times New Roman" w:hAnsi="Times New Roman" w:cs="Times New Roman"/>
      <w:sz w:val="20"/>
      <w:szCs w:val="20"/>
      <w:lang w:val="en-GB" w:eastAsia="ja-JP"/>
    </w:rPr>
  </w:style>
  <w:style w:type="character" w:customStyle="1" w:styleId="Hashtag1">
    <w:name w:val="Hashtag1"/>
    <w:basedOn w:val="DefaultParagraphFont"/>
    <w:uiPriority w:val="99"/>
    <w:semiHidden/>
    <w:unhideWhenUsed/>
    <w:qFormat/>
    <w:rPr>
      <w:color w:val="2B579A"/>
      <w:shd w:val="clear" w:color="auto" w:fill="E1DFDD"/>
    </w:rPr>
  </w:style>
  <w:style w:type="character" w:customStyle="1" w:styleId="HTMLAddressChar">
    <w:name w:val="HTML Address Char"/>
    <w:basedOn w:val="DefaultParagraphFont"/>
    <w:link w:val="HTMLAddress"/>
    <w:uiPriority w:val="99"/>
    <w:semiHidden/>
    <w:qFormat/>
    <w:rPr>
      <w:rFonts w:ascii="Times New Roman" w:hAnsi="Times New Roman" w:cs="Times New Roman"/>
      <w:i/>
      <w:iCs/>
      <w:sz w:val="24"/>
      <w:szCs w:val="24"/>
      <w:lang w:val="en-GB" w:eastAsia="ja-JP"/>
    </w:rPr>
  </w:style>
  <w:style w:type="character" w:customStyle="1" w:styleId="HTMLPreformattedChar">
    <w:name w:val="HTML Preformatted Char"/>
    <w:basedOn w:val="DefaultParagraphFont"/>
    <w:link w:val="HTMLPreformatted"/>
    <w:uiPriority w:val="99"/>
    <w:semiHidden/>
    <w:qFormat/>
    <w:rPr>
      <w:rFonts w:ascii="Consolas" w:hAnsi="Consolas" w:cs="Times New Roman"/>
      <w:sz w:val="20"/>
      <w:szCs w:val="20"/>
      <w:lang w:val="en-GB" w:eastAsia="ja-JP"/>
    </w:rPr>
  </w:style>
  <w:style w:type="character" w:customStyle="1" w:styleId="12">
    <w:name w:val="明显强调1"/>
    <w:basedOn w:val="DefaultParagraphFont"/>
    <w:uiPriority w:val="21"/>
    <w:qFormat/>
    <w:rPr>
      <w:i/>
      <w:iCs/>
      <w:color w:val="5B9BD5" w:themeColor="accent1"/>
    </w:rPr>
  </w:style>
  <w:style w:type="paragraph" w:styleId="IntenseQuote">
    <w:name w:val="Intense Quote"/>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qFormat/>
    <w:rPr>
      <w:rFonts w:ascii="Times New Roman" w:hAnsi="Times New Roman" w:cs="Times New Roman"/>
      <w:i/>
      <w:iCs/>
      <w:color w:val="5B9BD5" w:themeColor="accent1"/>
      <w:sz w:val="24"/>
      <w:szCs w:val="24"/>
      <w:lang w:val="en-GB" w:eastAsia="ja-JP"/>
    </w:rPr>
  </w:style>
  <w:style w:type="character" w:customStyle="1" w:styleId="13">
    <w:name w:val="明显参考1"/>
    <w:basedOn w:val="DefaultParagraphFont"/>
    <w:uiPriority w:val="32"/>
    <w:qFormat/>
    <w:rPr>
      <w:b/>
      <w:bCs/>
      <w:smallCaps/>
      <w:color w:val="5B9BD5" w:themeColor="accent1"/>
      <w:spacing w:val="5"/>
    </w:rPr>
  </w:style>
  <w:style w:type="paragraph" w:styleId="ListParagraph">
    <w:name w:val="List Paragraph"/>
    <w:basedOn w:val="Normal"/>
    <w:uiPriority w:val="34"/>
    <w:qFormat/>
    <w:pPr>
      <w:ind w:left="720"/>
      <w:contextualSpacing/>
    </w:pPr>
  </w:style>
  <w:style w:type="character" w:customStyle="1" w:styleId="MacroTextChar">
    <w:name w:val="Macro Text Char"/>
    <w:basedOn w:val="DefaultParagraphFont"/>
    <w:link w:val="MacroText"/>
    <w:uiPriority w:val="99"/>
    <w:semiHidden/>
    <w:qFormat/>
    <w:rPr>
      <w:rFonts w:ascii="Consolas" w:hAnsi="Consolas" w:cs="Times New Roman"/>
      <w:sz w:val="20"/>
      <w:szCs w:val="20"/>
      <w:lang w:val="en-GB" w:eastAsia="ja-JP"/>
    </w:rPr>
  </w:style>
  <w:style w:type="character" w:customStyle="1" w:styleId="MessageHeaderChar">
    <w:name w:val="Message Header Char"/>
    <w:basedOn w:val="DefaultParagraphFont"/>
    <w:link w:val="MessageHeader"/>
    <w:uiPriority w:val="99"/>
    <w:semiHidden/>
    <w:qFormat/>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qFormat/>
    <w:rPr>
      <w:rFonts w:eastAsiaTheme="minorEastAsia"/>
      <w:sz w:val="24"/>
      <w:szCs w:val="24"/>
      <w:lang w:val="en-GB" w:eastAsia="ja-JP"/>
    </w:rPr>
  </w:style>
  <w:style w:type="character" w:customStyle="1" w:styleId="NoteHeadingChar">
    <w:name w:val="Note Heading Char"/>
    <w:basedOn w:val="DefaultParagraphFont"/>
    <w:link w:val="NoteHeading"/>
    <w:uiPriority w:val="99"/>
    <w:semiHidden/>
    <w:qFormat/>
    <w:rPr>
      <w:rFonts w:ascii="Times New Roman" w:hAnsi="Times New Roman" w:cs="Times New Roman"/>
      <w:sz w:val="24"/>
      <w:szCs w:val="24"/>
      <w:lang w:val="en-GB" w:eastAsia="ja-JP"/>
    </w:rPr>
  </w:style>
  <w:style w:type="character" w:customStyle="1" w:styleId="PlainTextChar">
    <w:name w:val="Plain Text Char"/>
    <w:basedOn w:val="DefaultParagraphFont"/>
    <w:link w:val="PlainText"/>
    <w:uiPriority w:val="99"/>
    <w:semiHidden/>
    <w:qFormat/>
    <w:rPr>
      <w:rFonts w:ascii="Consolas" w:hAnsi="Consolas" w:cs="Times New Roman"/>
      <w:sz w:val="21"/>
      <w:szCs w:val="21"/>
      <w:lang w:val="en-GB" w:eastAsia="ja-JP"/>
    </w:rPr>
  </w:style>
  <w:style w:type="character" w:customStyle="1" w:styleId="SalutationChar">
    <w:name w:val="Salutation Char"/>
    <w:basedOn w:val="DefaultParagraphFont"/>
    <w:link w:val="Salutation"/>
    <w:uiPriority w:val="99"/>
    <w:semiHidden/>
    <w:qFormat/>
    <w:rPr>
      <w:rFonts w:ascii="Times New Roman" w:hAnsi="Times New Roman" w:cs="Times New Roman"/>
      <w:sz w:val="24"/>
      <w:szCs w:val="24"/>
      <w:lang w:val="en-GB" w:eastAsia="ja-JP"/>
    </w:rPr>
  </w:style>
  <w:style w:type="character" w:customStyle="1" w:styleId="SignatureChar">
    <w:name w:val="Signature Char"/>
    <w:basedOn w:val="DefaultParagraphFont"/>
    <w:link w:val="Signature"/>
    <w:uiPriority w:val="99"/>
    <w:semiHidden/>
    <w:qFormat/>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qFormat/>
    <w:rPr>
      <w:u w:val="dotted"/>
    </w:rPr>
  </w:style>
  <w:style w:type="character" w:customStyle="1" w:styleId="SmartLink1">
    <w:name w:val="SmartLink1"/>
    <w:basedOn w:val="DefaultParagraphFont"/>
    <w:uiPriority w:val="99"/>
    <w:semiHidden/>
    <w:unhideWhenUsed/>
    <w:qFormat/>
    <w:rPr>
      <w:color w:val="0000FF"/>
      <w:u w:val="single"/>
      <w:shd w:val="clear" w:color="auto" w:fill="F3F2F1"/>
    </w:rPr>
  </w:style>
  <w:style w:type="character" w:customStyle="1" w:styleId="SubtitleChar">
    <w:name w:val="Subtitle Char"/>
    <w:basedOn w:val="DefaultParagraphFont"/>
    <w:link w:val="Subtitle"/>
    <w:uiPriority w:val="11"/>
    <w:qFormat/>
    <w:rPr>
      <w:color w:val="595959" w:themeColor="text1" w:themeTint="A6"/>
      <w:spacing w:val="15"/>
      <w:lang w:val="en-GB" w:eastAsia="ja-JP"/>
    </w:rPr>
  </w:style>
  <w:style w:type="character" w:customStyle="1" w:styleId="14">
    <w:name w:val="不明显强调1"/>
    <w:basedOn w:val="DefaultParagraphFont"/>
    <w:uiPriority w:val="19"/>
    <w:qFormat/>
    <w:rPr>
      <w:i/>
      <w:iCs/>
      <w:color w:val="404040" w:themeColor="text1" w:themeTint="BF"/>
    </w:rPr>
  </w:style>
  <w:style w:type="character" w:customStyle="1" w:styleId="15">
    <w:name w:val="不明显参考1"/>
    <w:basedOn w:val="DefaultParagraphFont"/>
    <w:uiPriority w:val="31"/>
    <w:qFormat/>
    <w:rPr>
      <w:smallCaps/>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en-GB" w:eastAsia="ja-JP"/>
    </w:rPr>
  </w:style>
  <w:style w:type="paragraph" w:customStyle="1" w:styleId="TOC10">
    <w:name w:val="TOC 标题1"/>
    <w:basedOn w:val="Heading1"/>
    <w:next w:val="Normal"/>
    <w:uiPriority w:val="39"/>
    <w:semiHidden/>
    <w:unhideWhenUsed/>
    <w:qFormat/>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paragraph" w:customStyle="1" w:styleId="TSBHeaderRight14">
    <w:name w:val="TSBHeaderRight14"/>
    <w:basedOn w:val="Normal"/>
    <w:qFormat/>
    <w:pPr>
      <w:jc w:val="right"/>
    </w:pPr>
    <w:rPr>
      <w:b/>
      <w:bCs/>
      <w:sz w:val="28"/>
      <w:szCs w:val="28"/>
    </w:rPr>
  </w:style>
  <w:style w:type="paragraph" w:customStyle="1" w:styleId="TSBHeaderQuestion">
    <w:name w:val="TSBHeaderQuestion"/>
    <w:basedOn w:val="Normal"/>
    <w:qFormat/>
  </w:style>
  <w:style w:type="paragraph" w:customStyle="1" w:styleId="TSBHeaderSource">
    <w:name w:val="TSBHeaderSource"/>
    <w:basedOn w:val="Normal"/>
    <w:qFormat/>
  </w:style>
  <w:style w:type="paragraph" w:customStyle="1" w:styleId="TSBHeaderTitle">
    <w:name w:val="TSBHeaderTitle"/>
    <w:basedOn w:val="Normal"/>
    <w:qFormat/>
  </w:style>
  <w:style w:type="paragraph" w:customStyle="1" w:styleId="TSBHeaderSummary">
    <w:name w:val="TSBHeaderSummary"/>
    <w:basedOn w:val="Normal"/>
    <w:qFormat/>
  </w:style>
  <w:style w:type="paragraph" w:customStyle="1" w:styleId="TOC11">
    <w:name w:val="TOC 标题11"/>
    <w:basedOn w:val="Heading1"/>
    <w:next w:val="Normal"/>
    <w:uiPriority w:val="39"/>
    <w:semiHidden/>
    <w:unhideWhenUsed/>
    <w:qFormat/>
    <w:pPr>
      <w:tabs>
        <w:tab w:val="clear" w:pos="794"/>
        <w:tab w:val="clear" w:pos="1191"/>
        <w:tab w:val="clear" w:pos="1588"/>
        <w:tab w:val="clear" w:pos="1985"/>
        <w:tab w:val="left" w:pos="432"/>
      </w:tabs>
      <w:overflowPunct/>
      <w:autoSpaceDE/>
      <w:autoSpaceDN/>
      <w:adjustRightInd/>
      <w:spacing w:before="340" w:after="330" w:line="578" w:lineRule="auto"/>
      <w:ind w:left="0" w:firstLine="0"/>
      <w:textAlignment w:val="auto"/>
      <w:outlineLvl w:val="9"/>
    </w:pPr>
    <w:rPr>
      <w:rFonts w:eastAsiaTheme="minorEastAsia"/>
      <w:bCs/>
      <w:kern w:val="44"/>
      <w:sz w:val="44"/>
      <w:szCs w:val="44"/>
      <w:lang w:eastAsia="ja-JP"/>
    </w:rPr>
  </w:style>
  <w:style w:type="paragraph" w:customStyle="1" w:styleId="16">
    <w:name w:val="列出段落1"/>
    <w:basedOn w:val="Normal"/>
    <w:uiPriority w:val="34"/>
    <w:qFormat/>
    <w:pPr>
      <w:overflowPunct w:val="0"/>
      <w:autoSpaceDE w:val="0"/>
      <w:autoSpaceDN w:val="0"/>
      <w:adjustRightInd w:val="0"/>
      <w:ind w:firstLineChars="200" w:firstLine="420"/>
      <w:textAlignment w:val="baseline"/>
    </w:pPr>
    <w:rPr>
      <w:rFonts w:eastAsia="SimSun"/>
      <w:lang w:val="en-US" w:eastAsia="zh-CN"/>
    </w:rPr>
  </w:style>
  <w:style w:type="paragraph" w:customStyle="1" w:styleId="Heading1Centered">
    <w:name w:val="Heading 1 Centered"/>
    <w:basedOn w:val="Heading1"/>
    <w:qFormat/>
    <w:pPr>
      <w:tabs>
        <w:tab w:val="left" w:pos="1134"/>
        <w:tab w:val="left" w:pos="1871"/>
        <w:tab w:val="left" w:pos="2268"/>
      </w:tabs>
      <w:ind w:left="0" w:firstLine="0"/>
      <w:jc w:val="center"/>
      <w:textAlignment w:val="auto"/>
    </w:pPr>
    <w:rPr>
      <w:bCs/>
    </w:rPr>
  </w:style>
  <w:style w:type="paragraph" w:customStyle="1" w:styleId="Anx1">
    <w:name w:val="Anx 1"/>
    <w:basedOn w:val="Normal"/>
    <w:qFormat/>
    <w:pPr>
      <w:keepNext/>
      <w:keepLines/>
      <w:pageBreakBefore/>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Batang"/>
      <w:b/>
      <w:sz w:val="28"/>
      <w:szCs w:val="20"/>
      <w:lang w:val="en-US" w:eastAsia="en-US"/>
    </w:rPr>
  </w:style>
  <w:style w:type="paragraph" w:customStyle="1" w:styleId="Default">
    <w:name w:val="Default"/>
    <w:qFormat/>
    <w:pPr>
      <w:widowControl w:val="0"/>
      <w:autoSpaceDE w:val="0"/>
      <w:autoSpaceDN w:val="0"/>
      <w:adjustRightInd w:val="0"/>
    </w:pPr>
    <w:rPr>
      <w:rFonts w:eastAsiaTheme="minorEastAsia"/>
      <w:color w:val="000000"/>
      <w:sz w:val="24"/>
      <w:szCs w:val="24"/>
    </w:rPr>
  </w:style>
  <w:style w:type="paragraph" w:customStyle="1" w:styleId="2">
    <w:name w:val="修订2"/>
    <w:hidden/>
    <w:uiPriority w:val="99"/>
    <w:semiHidden/>
    <w:qFormat/>
    <w:rPr>
      <w:rFonts w:eastAsiaTheme="minorEastAsia"/>
      <w:sz w:val="24"/>
      <w:szCs w:val="24"/>
      <w:lang w:val="en-GB" w:eastAsia="ja-JP"/>
    </w:rPr>
  </w:style>
  <w:style w:type="paragraph" w:customStyle="1" w:styleId="3">
    <w:name w:val="修订3"/>
    <w:hidden/>
    <w:uiPriority w:val="99"/>
    <w:semiHidden/>
    <w:qFormat/>
    <w:rPr>
      <w:rFonts w:eastAsiaTheme="minorEastAsia"/>
      <w:sz w:val="24"/>
      <w:szCs w:val="24"/>
      <w:lang w:val="en-GB" w:eastAsia="ja-JP"/>
    </w:rPr>
  </w:style>
  <w:style w:type="paragraph" w:styleId="Revision">
    <w:name w:val="Revision"/>
    <w:hidden/>
    <w:uiPriority w:val="99"/>
    <w:semiHidden/>
    <w:rsid w:val="00A0069B"/>
    <w:rPr>
      <w:rFonts w:eastAsiaTheme="minorEastAsia"/>
      <w:sz w:val="24"/>
      <w:szCs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rjun.singh93@gov.in" TargetMode="External"/><Relationship Id="rId18" Type="http://schemas.openxmlformats.org/officeDocument/2006/relationships/hyperlink" Target="https://www.itu.int/md/T25-SG11-C-0063/en" TargetMode="External"/><Relationship Id="rId26" Type="http://schemas.openxmlformats.org/officeDocument/2006/relationships/hyperlink" Target="https://www.itu.int/dms_ties/itu-t/md/25/sg11/c/T25-SG11-C-0082!!MSW-E.docx" TargetMode="External"/><Relationship Id="rId3" Type="http://schemas.openxmlformats.org/officeDocument/2006/relationships/customXml" Target="../customXml/item3.xml"/><Relationship Id="rId21" Type="http://schemas.openxmlformats.org/officeDocument/2006/relationships/hyperlink" Target="https://www.itu.int/dms_ties/itu-t/md/25/sg11/c/T25-SG11-C-0082!!MSW-E.docx" TargetMode="External"/><Relationship Id="rId7" Type="http://schemas.openxmlformats.org/officeDocument/2006/relationships/settings" Target="settings.xml"/><Relationship Id="rId12" Type="http://schemas.openxmlformats.org/officeDocument/2006/relationships/hyperlink" Target="mailto:chengxz11@chinaunicom.cn" TargetMode="External"/><Relationship Id="rId17" Type="http://schemas.openxmlformats.org/officeDocument/2006/relationships/hyperlink" Target="https://www.itu.int/md/T25-SG11-C-0056/en" TargetMode="External"/><Relationship Id="rId25" Type="http://schemas.openxmlformats.org/officeDocument/2006/relationships/hyperlink" Target="https://www.itu.int/dms_ties/itu-t/md/25/sg11/c/T25-SG11-C-0082!!MSW-E.docx"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tu.int/md/T25-SG11-C-0040/en" TargetMode="External"/><Relationship Id="rId20" Type="http://schemas.openxmlformats.org/officeDocument/2006/relationships/hyperlink" Target="https://www.itu.int/dms_ties/itu-t/md/25/sg11/c/T25-SG11-C-0082!!MSW-E.docx"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tu.int/dms_ties/itu-t/md/25/sg11/c/T25-SG11-C-0082!!MSW-E.docx" TargetMode="Externa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sbasu@cdot.in" TargetMode="External"/><Relationship Id="rId23" Type="http://schemas.openxmlformats.org/officeDocument/2006/relationships/hyperlink" Target="https://www.itu.int/dms_ties/itu-t/md/25/sg11/c/T25-SG11-C-0082!!MSW-E.docx" TargetMode="External"/><Relationship Id="rId28"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www.itu.int/md/T25-SG11-C-0082/e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shish.vyas@gov.in" TargetMode="External"/><Relationship Id="rId22" Type="http://schemas.openxmlformats.org/officeDocument/2006/relationships/hyperlink" Target="https://www.itu.int/dms_ties/itu-t/md/25/sg11/c/T25-SG11-C-0082!!MSW-E.docx" TargetMode="External"/><Relationship Id="rId27" Type="http://schemas.openxmlformats.org/officeDocument/2006/relationships/hyperlink" Target="https://www.itu.int/dms_ties/itu-t/md/25/sg11/c/T25-SG11-C-0082!!MSW-E.docx" TargetMode="External"/><Relationship Id="rId30" Type="http://schemas.openxmlformats.org/officeDocument/2006/relationships/header" Target="header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pos\AppData\Roaming\Microsoft\Templates\ITU-T%20SG\Basic_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1238c2fb-f919-419c-a17c-617fee3c8b80"/>
  </ds:schemaRefs>
</ds:datastoreItem>
</file>

<file path=customXml/itemProps2.xml><?xml version="1.0" encoding="utf-8"?>
<ds:datastoreItem xmlns:ds="http://schemas.openxmlformats.org/officeDocument/2006/customXml" ds:itemID="{EFBBA7A6-AE2F-44D1-85FE-811BBDB2A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BB67C405-DE6F-472C-97EF-FE33B1D62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Basic_Document.dotx</Template>
  <TotalTime>11</TotalTime>
  <Pages>13</Pages>
  <Words>4647</Words>
  <Characters>26488</Characters>
  <Application>Microsoft Office Word</Application>
  <DocSecurity>0</DocSecurity>
  <Lines>220</Lines>
  <Paragraphs>62</Paragraphs>
  <ScaleCrop>false</ScaleCrop>
  <Manager>ITU-T</Manager>
  <Company>International Telecommunication Union (ITU)</Company>
  <LinksUpToDate>false</LinksUpToDate>
  <CharactersWithSpaces>31073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TSB</dc:creator>
  <dc:description>SG11-TD/GEN  For: Geneva, 6-15 July 2022_x000d_Document date: _x000d_Saved by ITU51014337 at 17:43:04 on 10.05.2022</dc:description>
  <cp:lastModifiedBy>editor</cp:lastModifiedBy>
  <cp:revision>19</cp:revision>
  <cp:lastPrinted>2016-12-23T12:52:00Z</cp:lastPrinted>
  <dcterms:created xsi:type="dcterms:W3CDTF">2024-05-07T08:30:00Z</dcterms:created>
  <dcterms:modified xsi:type="dcterms:W3CDTF">2025-02-25T16:07:00Z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num">
    <vt:lpwstr>SG11-TD/GEN</vt:lpwstr>
  </property>
  <property fmtid="{D5CDD505-2E9C-101B-9397-08002B2CF9AE}" pid="4" name="Docdate">
    <vt:lpwstr/>
  </property>
  <property fmtid="{D5CDD505-2E9C-101B-9397-08002B2CF9AE}" pid="5" name="Docorlang">
    <vt:lpwstr/>
  </property>
  <property fmtid="{D5CDD505-2E9C-101B-9397-08002B2CF9AE}" pid="6" name="Docbluepink">
    <vt:lpwstr/>
  </property>
  <property fmtid="{D5CDD505-2E9C-101B-9397-08002B2CF9AE}" pid="7" name="Docdest">
    <vt:lpwstr>Geneva, 6-15 July 2022</vt:lpwstr>
  </property>
  <property fmtid="{D5CDD505-2E9C-101B-9397-08002B2CF9AE}" pid="8" name="Docauthor">
    <vt:lpwstr/>
  </property>
  <property fmtid="{D5CDD505-2E9C-101B-9397-08002B2CF9AE}" pid="9" name="KSOProductBuildVer">
    <vt:lpwstr>2052-12.8.2.18205</vt:lpwstr>
  </property>
  <property fmtid="{D5CDD505-2E9C-101B-9397-08002B2CF9AE}" pid="10" name="ICV">
    <vt:lpwstr>7C3305340EAF4D0AB345ABBE78C6D85A</vt:lpwstr>
  </property>
</Properties>
</file>