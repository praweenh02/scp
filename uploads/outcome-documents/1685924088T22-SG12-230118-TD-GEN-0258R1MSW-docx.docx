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1" w:type="dxa"/>
        <w:tblLayout w:type="fixed"/>
        <w:tblCellMar>
          <w:left w:w="57" w:type="dxa"/>
          <w:right w:w="57" w:type="dxa"/>
        </w:tblCellMar>
        <w:tblLook w:val="0000" w:firstRow="0" w:lastRow="0" w:firstColumn="0" w:lastColumn="0" w:noHBand="0" w:noVBand="0"/>
      </w:tblPr>
      <w:tblGrid>
        <w:gridCol w:w="1132"/>
        <w:gridCol w:w="286"/>
        <w:gridCol w:w="169"/>
        <w:gridCol w:w="3942"/>
        <w:gridCol w:w="84"/>
        <w:gridCol w:w="4168"/>
      </w:tblGrid>
      <w:tr w:rsidR="00A14942" w:rsidRPr="00A14942" w14:paraId="16381B21" w14:textId="77777777" w:rsidTr="00FD6440">
        <w:trPr>
          <w:cantSplit/>
        </w:trPr>
        <w:tc>
          <w:tcPr>
            <w:tcW w:w="1132" w:type="dxa"/>
            <w:vMerge w:val="restart"/>
            <w:vAlign w:val="center"/>
          </w:tcPr>
          <w:p w14:paraId="215F77B0" w14:textId="77777777" w:rsidR="00A14942" w:rsidRPr="00A14942" w:rsidRDefault="00A14942" w:rsidP="00A14942">
            <w:pPr>
              <w:spacing w:before="0"/>
              <w:jc w:val="center"/>
              <w:rPr>
                <w:sz w:val="20"/>
                <w:szCs w:val="20"/>
              </w:rPr>
            </w:pPr>
            <w:bookmarkStart w:id="0" w:name="dnum" w:colFirst="2" w:colLast="2"/>
            <w:bookmarkStart w:id="1" w:name="dtableau"/>
            <w:bookmarkStart w:id="2" w:name="_GoBack"/>
            <w:bookmarkEnd w:id="2"/>
            <w:r w:rsidRPr="00A14942">
              <w:rPr>
                <w:noProof/>
                <w:lang w:val="en-IN" w:eastAsia="en-IN" w:bidi="hi-IN"/>
              </w:rPr>
              <w:drawing>
                <wp:inline distT="0" distB="0" distL="0" distR="0" wp14:anchorId="4A9F64F0" wp14:editId="5FF02639">
                  <wp:extent cx="647700" cy="70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1" w:type="dxa"/>
            <w:gridSpan w:val="4"/>
            <w:vMerge w:val="restart"/>
          </w:tcPr>
          <w:p w14:paraId="667F68C9" w14:textId="77777777" w:rsidR="00A14942" w:rsidRPr="00A14942" w:rsidRDefault="00A14942" w:rsidP="00A14942">
            <w:pPr>
              <w:rPr>
                <w:sz w:val="16"/>
                <w:szCs w:val="16"/>
              </w:rPr>
            </w:pPr>
            <w:r w:rsidRPr="00A14942">
              <w:rPr>
                <w:sz w:val="16"/>
                <w:szCs w:val="16"/>
              </w:rPr>
              <w:t>INTERNATIONAL TELECOMMUNICATION UNION</w:t>
            </w:r>
          </w:p>
          <w:p w14:paraId="40E3DCA8" w14:textId="77777777" w:rsidR="00A14942" w:rsidRPr="00A14942" w:rsidRDefault="00A14942" w:rsidP="00A14942">
            <w:pPr>
              <w:rPr>
                <w:b/>
                <w:bCs/>
                <w:sz w:val="26"/>
                <w:szCs w:val="26"/>
              </w:rPr>
            </w:pPr>
            <w:r w:rsidRPr="00A14942">
              <w:rPr>
                <w:b/>
                <w:bCs/>
                <w:sz w:val="26"/>
                <w:szCs w:val="26"/>
              </w:rPr>
              <w:t>TELECOMMUNICATION</w:t>
            </w:r>
            <w:r w:rsidRPr="00A14942">
              <w:rPr>
                <w:b/>
                <w:bCs/>
                <w:sz w:val="26"/>
                <w:szCs w:val="26"/>
              </w:rPr>
              <w:br/>
              <w:t>STANDARDIZATION SECTOR</w:t>
            </w:r>
          </w:p>
          <w:p w14:paraId="0094F99E" w14:textId="77777777" w:rsidR="00A14942" w:rsidRPr="00A14942" w:rsidRDefault="00A14942" w:rsidP="00A14942">
            <w:pPr>
              <w:rPr>
                <w:sz w:val="20"/>
                <w:szCs w:val="20"/>
              </w:rPr>
            </w:pPr>
            <w:r w:rsidRPr="00A14942">
              <w:rPr>
                <w:sz w:val="20"/>
                <w:szCs w:val="20"/>
              </w:rPr>
              <w:t xml:space="preserve">STUDY PERIOD </w:t>
            </w:r>
            <w:bookmarkStart w:id="3" w:name="dstudyperiod"/>
            <w:r w:rsidRPr="00A14942">
              <w:rPr>
                <w:sz w:val="20"/>
              </w:rPr>
              <w:t>2022</w:t>
            </w:r>
            <w:r w:rsidRPr="00A14942">
              <w:rPr>
                <w:sz w:val="20"/>
                <w:szCs w:val="20"/>
              </w:rPr>
              <w:t>-</w:t>
            </w:r>
            <w:r w:rsidRPr="00A14942">
              <w:rPr>
                <w:sz w:val="20"/>
              </w:rPr>
              <w:t>2024</w:t>
            </w:r>
            <w:bookmarkEnd w:id="3"/>
          </w:p>
        </w:tc>
        <w:tc>
          <w:tcPr>
            <w:tcW w:w="4168" w:type="dxa"/>
            <w:vAlign w:val="center"/>
          </w:tcPr>
          <w:p w14:paraId="6E38DB0B" w14:textId="3D64D171" w:rsidR="00A14942" w:rsidRPr="00A14942" w:rsidRDefault="00A14942" w:rsidP="00A14942">
            <w:pPr>
              <w:pStyle w:val="Docnumber"/>
            </w:pPr>
            <w:r>
              <w:t>SG12-</w:t>
            </w:r>
            <w:r w:rsidRPr="00CB509C">
              <w:t>TD258</w:t>
            </w:r>
            <w:r w:rsidR="006048EE" w:rsidRPr="00CB509C">
              <w:t>R1</w:t>
            </w:r>
          </w:p>
        </w:tc>
      </w:tr>
      <w:tr w:rsidR="00A14942" w:rsidRPr="00A14942" w14:paraId="660F18DA" w14:textId="77777777" w:rsidTr="00FD6440">
        <w:trPr>
          <w:cantSplit/>
        </w:trPr>
        <w:tc>
          <w:tcPr>
            <w:tcW w:w="1132" w:type="dxa"/>
            <w:vMerge/>
          </w:tcPr>
          <w:p w14:paraId="01756FD3" w14:textId="77777777" w:rsidR="00A14942" w:rsidRPr="00A14942" w:rsidRDefault="00A14942" w:rsidP="00A14942">
            <w:pPr>
              <w:rPr>
                <w:smallCaps/>
                <w:sz w:val="20"/>
              </w:rPr>
            </w:pPr>
            <w:bookmarkStart w:id="4" w:name="dsg" w:colFirst="2" w:colLast="2"/>
            <w:bookmarkEnd w:id="0"/>
          </w:p>
        </w:tc>
        <w:tc>
          <w:tcPr>
            <w:tcW w:w="4481" w:type="dxa"/>
            <w:gridSpan w:val="4"/>
            <w:vMerge/>
          </w:tcPr>
          <w:p w14:paraId="114F92EC" w14:textId="77777777" w:rsidR="00A14942" w:rsidRPr="00A14942" w:rsidRDefault="00A14942" w:rsidP="00A14942">
            <w:pPr>
              <w:rPr>
                <w:smallCaps/>
                <w:sz w:val="20"/>
              </w:rPr>
            </w:pPr>
          </w:p>
        </w:tc>
        <w:tc>
          <w:tcPr>
            <w:tcW w:w="4168" w:type="dxa"/>
          </w:tcPr>
          <w:p w14:paraId="34C43417" w14:textId="1F048699" w:rsidR="00A14942" w:rsidRPr="00A14942" w:rsidRDefault="00A14942" w:rsidP="00A14942">
            <w:pPr>
              <w:pStyle w:val="TSBHeaderRight14"/>
              <w:rPr>
                <w:smallCaps/>
              </w:rPr>
            </w:pPr>
            <w:r>
              <w:rPr>
                <w:smallCaps/>
              </w:rPr>
              <w:t>STUDY GROUP 12</w:t>
            </w:r>
          </w:p>
        </w:tc>
      </w:tr>
      <w:bookmarkEnd w:id="4"/>
      <w:tr w:rsidR="00A14942" w:rsidRPr="00A14942" w14:paraId="04D1AAD7" w14:textId="77777777" w:rsidTr="00FD6440">
        <w:trPr>
          <w:cantSplit/>
        </w:trPr>
        <w:tc>
          <w:tcPr>
            <w:tcW w:w="1132" w:type="dxa"/>
            <w:vMerge/>
            <w:tcBorders>
              <w:bottom w:val="single" w:sz="12" w:space="0" w:color="auto"/>
            </w:tcBorders>
          </w:tcPr>
          <w:p w14:paraId="6C39581E" w14:textId="77777777" w:rsidR="00A14942" w:rsidRPr="00A14942" w:rsidRDefault="00A14942" w:rsidP="00A14942">
            <w:pPr>
              <w:rPr>
                <w:b/>
                <w:bCs/>
                <w:sz w:val="26"/>
              </w:rPr>
            </w:pPr>
          </w:p>
        </w:tc>
        <w:tc>
          <w:tcPr>
            <w:tcW w:w="4481" w:type="dxa"/>
            <w:gridSpan w:val="4"/>
            <w:vMerge/>
            <w:tcBorders>
              <w:bottom w:val="single" w:sz="12" w:space="0" w:color="auto"/>
            </w:tcBorders>
          </w:tcPr>
          <w:p w14:paraId="6EF6753A" w14:textId="77777777" w:rsidR="00A14942" w:rsidRPr="00A14942" w:rsidRDefault="00A14942" w:rsidP="00A14942">
            <w:pPr>
              <w:rPr>
                <w:b/>
                <w:bCs/>
                <w:sz w:val="26"/>
              </w:rPr>
            </w:pPr>
          </w:p>
        </w:tc>
        <w:tc>
          <w:tcPr>
            <w:tcW w:w="4168" w:type="dxa"/>
            <w:tcBorders>
              <w:bottom w:val="single" w:sz="12" w:space="0" w:color="auto"/>
            </w:tcBorders>
            <w:vAlign w:val="center"/>
          </w:tcPr>
          <w:p w14:paraId="7FFC157F" w14:textId="77777777" w:rsidR="00A14942" w:rsidRPr="00A14942" w:rsidRDefault="00A14942" w:rsidP="00A14942">
            <w:pPr>
              <w:pStyle w:val="TSBHeaderRight14"/>
            </w:pPr>
            <w:r w:rsidRPr="00A14942">
              <w:t>Original: English</w:t>
            </w:r>
          </w:p>
        </w:tc>
      </w:tr>
      <w:tr w:rsidR="00A14942" w:rsidRPr="00A14942" w14:paraId="70E4730C" w14:textId="77777777" w:rsidTr="00FD6440">
        <w:trPr>
          <w:cantSplit/>
        </w:trPr>
        <w:tc>
          <w:tcPr>
            <w:tcW w:w="1587" w:type="dxa"/>
            <w:gridSpan w:val="3"/>
          </w:tcPr>
          <w:p w14:paraId="7A93BDC3" w14:textId="77777777" w:rsidR="00A14942" w:rsidRPr="00A14942" w:rsidRDefault="00A14942" w:rsidP="00A14942">
            <w:pPr>
              <w:rPr>
                <w:b/>
                <w:bCs/>
              </w:rPr>
            </w:pPr>
            <w:bookmarkStart w:id="5" w:name="dbluepink" w:colFirst="1" w:colLast="1"/>
            <w:bookmarkStart w:id="6" w:name="dmeeting" w:colFirst="2" w:colLast="2"/>
            <w:r w:rsidRPr="00A14942">
              <w:rPr>
                <w:b/>
                <w:bCs/>
              </w:rPr>
              <w:t>Question(s):</w:t>
            </w:r>
          </w:p>
        </w:tc>
        <w:tc>
          <w:tcPr>
            <w:tcW w:w="4026" w:type="dxa"/>
            <w:gridSpan w:val="2"/>
          </w:tcPr>
          <w:p w14:paraId="10E3E2DF" w14:textId="5BC7D1C0" w:rsidR="00A14942" w:rsidRPr="00A14942" w:rsidRDefault="00A14942" w:rsidP="00A14942">
            <w:pPr>
              <w:pStyle w:val="TSBHeaderQuestion"/>
            </w:pPr>
            <w:r w:rsidRPr="00A14942">
              <w:t>2/12</w:t>
            </w:r>
          </w:p>
        </w:tc>
        <w:tc>
          <w:tcPr>
            <w:tcW w:w="4168" w:type="dxa"/>
          </w:tcPr>
          <w:p w14:paraId="11833066" w14:textId="3E5110A0" w:rsidR="00A14942" w:rsidRPr="00A14942" w:rsidRDefault="00A14942" w:rsidP="00A14942">
            <w:pPr>
              <w:pStyle w:val="VenueDate"/>
            </w:pPr>
            <w:r w:rsidRPr="00A14942">
              <w:t>Geneva, 18-26 January 2023</w:t>
            </w:r>
          </w:p>
        </w:tc>
      </w:tr>
      <w:tr w:rsidR="00A14942" w:rsidRPr="00A14942" w14:paraId="38B42838" w14:textId="77777777" w:rsidTr="00FD6440">
        <w:trPr>
          <w:cantSplit/>
        </w:trPr>
        <w:tc>
          <w:tcPr>
            <w:tcW w:w="9781" w:type="dxa"/>
            <w:gridSpan w:val="6"/>
          </w:tcPr>
          <w:p w14:paraId="071E83D5" w14:textId="7D052CFD" w:rsidR="00A14942" w:rsidRPr="00A14942" w:rsidRDefault="00A14942" w:rsidP="00A14942">
            <w:pPr>
              <w:jc w:val="center"/>
              <w:rPr>
                <w:b/>
                <w:bCs/>
              </w:rPr>
            </w:pPr>
            <w:bookmarkStart w:id="7" w:name="ddoctype"/>
            <w:bookmarkEnd w:id="5"/>
            <w:bookmarkEnd w:id="6"/>
            <w:r w:rsidRPr="00A14942">
              <w:rPr>
                <w:b/>
                <w:bCs/>
              </w:rPr>
              <w:t>TD</w:t>
            </w:r>
          </w:p>
        </w:tc>
      </w:tr>
      <w:tr w:rsidR="00A14942" w:rsidRPr="00A14942" w14:paraId="0B055C0D" w14:textId="77777777" w:rsidTr="00FD6440">
        <w:trPr>
          <w:cantSplit/>
        </w:trPr>
        <w:tc>
          <w:tcPr>
            <w:tcW w:w="1587" w:type="dxa"/>
            <w:gridSpan w:val="3"/>
          </w:tcPr>
          <w:p w14:paraId="7277BBC4" w14:textId="77777777" w:rsidR="00A14942" w:rsidRPr="00A14942" w:rsidRDefault="00A14942" w:rsidP="00A14942">
            <w:pPr>
              <w:rPr>
                <w:b/>
                <w:bCs/>
              </w:rPr>
            </w:pPr>
            <w:bookmarkStart w:id="8" w:name="dsource" w:colFirst="1" w:colLast="1"/>
            <w:bookmarkEnd w:id="7"/>
            <w:r w:rsidRPr="00A14942">
              <w:rPr>
                <w:b/>
                <w:bCs/>
              </w:rPr>
              <w:t>Source:</w:t>
            </w:r>
          </w:p>
        </w:tc>
        <w:tc>
          <w:tcPr>
            <w:tcW w:w="8194" w:type="dxa"/>
            <w:gridSpan w:val="3"/>
          </w:tcPr>
          <w:p w14:paraId="766B3CB8" w14:textId="31F29081" w:rsidR="00A14942" w:rsidRPr="00A14942" w:rsidRDefault="009B296A" w:rsidP="009B296A">
            <w:pPr>
              <w:pStyle w:val="TSBHeaderSource"/>
            </w:pPr>
            <w:r w:rsidRPr="009B296A">
              <w:rPr>
                <w:rFonts w:hint="eastAsia"/>
              </w:rPr>
              <w:t>Acting</w:t>
            </w:r>
            <w:r>
              <w:t xml:space="preserve"> </w:t>
            </w:r>
            <w:r w:rsidR="00A14942" w:rsidRPr="00A14942">
              <w:t>Rapporteur Q2/12</w:t>
            </w:r>
          </w:p>
        </w:tc>
      </w:tr>
      <w:tr w:rsidR="00A14942" w:rsidRPr="00A14942" w14:paraId="10C7589E" w14:textId="77777777" w:rsidTr="00FD6440">
        <w:trPr>
          <w:cantSplit/>
        </w:trPr>
        <w:tc>
          <w:tcPr>
            <w:tcW w:w="1587" w:type="dxa"/>
            <w:gridSpan w:val="3"/>
            <w:tcBorders>
              <w:bottom w:val="single" w:sz="8" w:space="0" w:color="auto"/>
            </w:tcBorders>
          </w:tcPr>
          <w:p w14:paraId="67A92647" w14:textId="77777777" w:rsidR="00A14942" w:rsidRPr="00A14942" w:rsidRDefault="00A14942" w:rsidP="00A14942">
            <w:pPr>
              <w:rPr>
                <w:b/>
                <w:bCs/>
              </w:rPr>
            </w:pPr>
            <w:bookmarkStart w:id="9" w:name="dtitle1" w:colFirst="1" w:colLast="1"/>
            <w:bookmarkEnd w:id="8"/>
            <w:r w:rsidRPr="00A14942">
              <w:rPr>
                <w:b/>
                <w:bCs/>
              </w:rPr>
              <w:t>Title:</w:t>
            </w:r>
          </w:p>
        </w:tc>
        <w:tc>
          <w:tcPr>
            <w:tcW w:w="8194" w:type="dxa"/>
            <w:gridSpan w:val="3"/>
            <w:tcBorders>
              <w:bottom w:val="single" w:sz="8" w:space="0" w:color="auto"/>
            </w:tcBorders>
          </w:tcPr>
          <w:p w14:paraId="5F2E5D8A" w14:textId="6AD6F5F8" w:rsidR="00A14942" w:rsidRPr="00A14942" w:rsidRDefault="00A14942" w:rsidP="00A14942">
            <w:pPr>
              <w:pStyle w:val="TSBHeaderTitle"/>
            </w:pPr>
            <w:r w:rsidRPr="00A14942">
              <w:t>Status report of Question 2/12: Definitions, guides and frameworks related to quality of service/quality of experience (</w:t>
            </w:r>
            <w:proofErr w:type="spellStart"/>
            <w:r w:rsidRPr="00A14942">
              <w:t>QoS</w:t>
            </w:r>
            <w:proofErr w:type="spellEnd"/>
            <w:r w:rsidRPr="00A14942">
              <w:t>/</w:t>
            </w:r>
            <w:proofErr w:type="spellStart"/>
            <w:r w:rsidRPr="00A14942">
              <w:t>QoE</w:t>
            </w:r>
            <w:proofErr w:type="spellEnd"/>
            <w:r w:rsidRPr="00A14942">
              <w:t>)</w:t>
            </w:r>
          </w:p>
        </w:tc>
      </w:tr>
      <w:bookmarkEnd w:id="1"/>
      <w:bookmarkEnd w:id="9"/>
      <w:tr w:rsidR="009B296A" w:rsidRPr="00525A24" w14:paraId="4BB21F84" w14:textId="77777777" w:rsidTr="00FD6440">
        <w:trPr>
          <w:cantSplit/>
        </w:trPr>
        <w:tc>
          <w:tcPr>
            <w:tcW w:w="1418" w:type="dxa"/>
            <w:gridSpan w:val="2"/>
            <w:tcBorders>
              <w:top w:val="single" w:sz="6" w:space="0" w:color="auto"/>
              <w:bottom w:val="single" w:sz="6" w:space="0" w:color="auto"/>
            </w:tcBorders>
          </w:tcPr>
          <w:p w14:paraId="1FBC8338" w14:textId="449D39A7" w:rsidR="009B296A" w:rsidRPr="008F7104" w:rsidRDefault="009B296A" w:rsidP="009B296A">
            <w:pPr>
              <w:rPr>
                <w:b/>
                <w:bCs/>
              </w:rPr>
            </w:pPr>
            <w:r w:rsidRPr="008F7104">
              <w:rPr>
                <w:b/>
                <w:bCs/>
              </w:rPr>
              <w:t>Contact:</w:t>
            </w:r>
          </w:p>
        </w:tc>
        <w:tc>
          <w:tcPr>
            <w:tcW w:w="4111" w:type="dxa"/>
            <w:gridSpan w:val="2"/>
            <w:tcBorders>
              <w:top w:val="single" w:sz="6" w:space="0" w:color="auto"/>
              <w:bottom w:val="single" w:sz="6" w:space="0" w:color="auto"/>
            </w:tcBorders>
          </w:tcPr>
          <w:p w14:paraId="1E02C0CE" w14:textId="0D55B6E6" w:rsidR="009B296A" w:rsidRPr="003F2DF0" w:rsidRDefault="009B296A" w:rsidP="009B296A">
            <w:proofErr w:type="spellStart"/>
            <w:r w:rsidRPr="009B296A">
              <w:rPr>
                <w:rFonts w:hint="eastAsia"/>
              </w:rPr>
              <w:t>Seong</w:t>
            </w:r>
            <w:proofErr w:type="spellEnd"/>
            <w:r w:rsidR="008026F7">
              <w:t xml:space="preserve"> </w:t>
            </w:r>
            <w:proofErr w:type="spellStart"/>
            <w:r w:rsidRPr="009B296A">
              <w:rPr>
                <w:rFonts w:hint="eastAsia"/>
              </w:rPr>
              <w:t>Ho</w:t>
            </w:r>
            <w:proofErr w:type="spellEnd"/>
            <w:r>
              <w:t xml:space="preserve"> </w:t>
            </w:r>
            <w:proofErr w:type="spellStart"/>
            <w:r w:rsidRPr="009B296A">
              <w:rPr>
                <w:rFonts w:hint="eastAsia"/>
              </w:rPr>
              <w:t>Jeong</w:t>
            </w:r>
            <w:proofErr w:type="spellEnd"/>
            <w:r w:rsidRPr="009B296A">
              <w:br/>
            </w:r>
            <w:proofErr w:type="spellStart"/>
            <w:r w:rsidRPr="009B296A">
              <w:rPr>
                <w:rFonts w:hint="eastAsia"/>
              </w:rPr>
              <w:t>Hankuk</w:t>
            </w:r>
            <w:proofErr w:type="spellEnd"/>
            <w:r>
              <w:t xml:space="preserve"> </w:t>
            </w:r>
            <w:r w:rsidRPr="009B296A">
              <w:rPr>
                <w:rFonts w:hint="eastAsia"/>
              </w:rPr>
              <w:t>Univ.</w:t>
            </w:r>
            <w:r>
              <w:t xml:space="preserve"> </w:t>
            </w:r>
            <w:r w:rsidRPr="009B296A">
              <w:rPr>
                <w:rFonts w:hint="eastAsia"/>
              </w:rPr>
              <w:t>of</w:t>
            </w:r>
            <w:r>
              <w:t xml:space="preserve"> </w:t>
            </w:r>
            <w:r w:rsidRPr="009B296A">
              <w:rPr>
                <w:rFonts w:hint="eastAsia"/>
              </w:rPr>
              <w:t>Foreign</w:t>
            </w:r>
            <w:r>
              <w:t xml:space="preserve"> </w:t>
            </w:r>
            <w:r w:rsidRPr="009B296A">
              <w:rPr>
                <w:rFonts w:hint="eastAsia"/>
              </w:rPr>
              <w:t>Studies</w:t>
            </w:r>
            <w:r w:rsidRPr="009B296A">
              <w:br/>
            </w:r>
            <w:r w:rsidRPr="009B296A">
              <w:rPr>
                <w:rFonts w:hint="eastAsia"/>
              </w:rPr>
              <w:t>Korea</w:t>
            </w:r>
            <w:r>
              <w:t xml:space="preserve"> </w:t>
            </w:r>
            <w:r w:rsidRPr="009B296A">
              <w:rPr>
                <w:rFonts w:hint="eastAsia"/>
              </w:rPr>
              <w:t>(Rep.</w:t>
            </w:r>
            <w:r>
              <w:t xml:space="preserve"> </w:t>
            </w:r>
            <w:r w:rsidRPr="009B296A">
              <w:rPr>
                <w:rFonts w:hint="eastAsia"/>
              </w:rPr>
              <w:t>of)</w:t>
            </w:r>
          </w:p>
        </w:tc>
        <w:tc>
          <w:tcPr>
            <w:tcW w:w="4252" w:type="dxa"/>
            <w:gridSpan w:val="2"/>
            <w:tcBorders>
              <w:top w:val="single" w:sz="6" w:space="0" w:color="auto"/>
              <w:bottom w:val="single" w:sz="6" w:space="0" w:color="auto"/>
            </w:tcBorders>
          </w:tcPr>
          <w:p w14:paraId="6AAB60EC" w14:textId="0061EAA8" w:rsidR="009B296A" w:rsidRPr="00525A24" w:rsidRDefault="009B296A" w:rsidP="009B296A">
            <w:pPr>
              <w:tabs>
                <w:tab w:val="left" w:pos="794"/>
              </w:tabs>
              <w:rPr>
                <w:lang w:val="de-DE"/>
              </w:rPr>
            </w:pPr>
            <w:r w:rsidRPr="00525A24">
              <w:rPr>
                <w:lang w:val="de-DE"/>
              </w:rPr>
              <w:t>Tel:</w:t>
            </w:r>
            <w:r w:rsidRPr="00525A24">
              <w:rPr>
                <w:lang w:val="de-DE"/>
              </w:rPr>
              <w:tab/>
              <w:t>+</w:t>
            </w:r>
            <w:r w:rsidRPr="009B296A">
              <w:rPr>
                <w:rFonts w:hint="eastAsia"/>
                <w:lang w:val="de-DE"/>
              </w:rPr>
              <w:t>82</w:t>
            </w:r>
            <w:r w:rsidRPr="009B296A">
              <w:rPr>
                <w:lang w:val="de-DE"/>
              </w:rPr>
              <w:t xml:space="preserve"> </w:t>
            </w:r>
            <w:r w:rsidRPr="009B296A">
              <w:rPr>
                <w:rFonts w:hint="eastAsia"/>
                <w:lang w:val="de-DE"/>
              </w:rPr>
              <w:t>31</w:t>
            </w:r>
            <w:r w:rsidRPr="009B296A">
              <w:rPr>
                <w:lang w:val="de-DE"/>
              </w:rPr>
              <w:t xml:space="preserve"> </w:t>
            </w:r>
            <w:r w:rsidRPr="009B296A">
              <w:rPr>
                <w:rFonts w:hint="eastAsia"/>
                <w:lang w:val="de-DE"/>
              </w:rPr>
              <w:t>330</w:t>
            </w:r>
            <w:r w:rsidRPr="009B296A">
              <w:rPr>
                <w:lang w:val="de-DE"/>
              </w:rPr>
              <w:t xml:space="preserve"> </w:t>
            </w:r>
            <w:r w:rsidRPr="009B296A">
              <w:rPr>
                <w:rFonts w:hint="eastAsia"/>
                <w:lang w:val="de-DE"/>
              </w:rPr>
              <w:t>4642</w:t>
            </w:r>
            <w:r w:rsidRPr="00525A24">
              <w:rPr>
                <w:lang w:val="de-DE"/>
              </w:rPr>
              <w:br/>
              <w:t>E-mail:</w:t>
            </w:r>
            <w:r w:rsidRPr="00525A24">
              <w:rPr>
                <w:lang w:val="de-DE"/>
              </w:rPr>
              <w:tab/>
            </w:r>
            <w:r w:rsidRPr="009B296A">
              <w:t>shjeong@hufs.ac.kr</w:t>
            </w:r>
            <w:r>
              <w:rPr>
                <w:lang w:val="de-DE"/>
              </w:rPr>
              <w:t xml:space="preserve"> </w:t>
            </w:r>
          </w:p>
        </w:tc>
      </w:tr>
      <w:tr w:rsidR="009B296A" w:rsidRPr="00525A24" w14:paraId="6DB0B585" w14:textId="77777777" w:rsidTr="00FD6440">
        <w:trPr>
          <w:cantSplit/>
        </w:trPr>
        <w:tc>
          <w:tcPr>
            <w:tcW w:w="1418" w:type="dxa"/>
            <w:gridSpan w:val="2"/>
            <w:tcBorders>
              <w:top w:val="single" w:sz="6" w:space="0" w:color="auto"/>
              <w:bottom w:val="single" w:sz="6" w:space="0" w:color="auto"/>
            </w:tcBorders>
          </w:tcPr>
          <w:p w14:paraId="00AC93AF" w14:textId="77777777" w:rsidR="009B296A" w:rsidRPr="008F7104" w:rsidRDefault="009B296A" w:rsidP="009B296A">
            <w:pPr>
              <w:rPr>
                <w:b/>
                <w:bCs/>
              </w:rPr>
            </w:pPr>
            <w:r w:rsidRPr="008F7104">
              <w:rPr>
                <w:b/>
                <w:bCs/>
              </w:rPr>
              <w:t>Contact:</w:t>
            </w:r>
          </w:p>
        </w:tc>
        <w:tc>
          <w:tcPr>
            <w:tcW w:w="4111" w:type="dxa"/>
            <w:gridSpan w:val="2"/>
            <w:tcBorders>
              <w:top w:val="single" w:sz="6" w:space="0" w:color="auto"/>
              <w:bottom w:val="single" w:sz="6" w:space="0" w:color="auto"/>
            </w:tcBorders>
          </w:tcPr>
          <w:p w14:paraId="77AA516D" w14:textId="77777777" w:rsidR="009B296A" w:rsidRPr="00D44EEB" w:rsidRDefault="009B296A" w:rsidP="009B296A">
            <w:pPr>
              <w:rPr>
                <w:highlight w:val="yellow"/>
              </w:rPr>
            </w:pPr>
            <w:r w:rsidRPr="003F2DF0">
              <w:t>Joachim POMY</w:t>
            </w:r>
            <w:r>
              <w:rPr>
                <w:highlight w:val="yellow"/>
              </w:rPr>
              <w:br/>
            </w:r>
            <w:r w:rsidRPr="003F2DF0">
              <w:t>Opticom GmbH</w:t>
            </w:r>
            <w:r>
              <w:rPr>
                <w:highlight w:val="yellow"/>
              </w:rPr>
              <w:br/>
            </w:r>
            <w:r w:rsidRPr="003F2DF0">
              <w:t>Germany</w:t>
            </w:r>
          </w:p>
        </w:tc>
        <w:tc>
          <w:tcPr>
            <w:tcW w:w="4252" w:type="dxa"/>
            <w:gridSpan w:val="2"/>
            <w:tcBorders>
              <w:top w:val="single" w:sz="6" w:space="0" w:color="auto"/>
              <w:bottom w:val="single" w:sz="6" w:space="0" w:color="auto"/>
            </w:tcBorders>
          </w:tcPr>
          <w:p w14:paraId="5C02ACEC" w14:textId="7C0BE44D" w:rsidR="009B296A" w:rsidRPr="00525A24" w:rsidRDefault="009B296A" w:rsidP="009B296A">
            <w:pPr>
              <w:tabs>
                <w:tab w:val="left" w:pos="794"/>
              </w:tabs>
              <w:rPr>
                <w:highlight w:val="yellow"/>
                <w:lang w:val="de-DE"/>
              </w:rPr>
            </w:pPr>
            <w:r w:rsidRPr="00525A24">
              <w:rPr>
                <w:lang w:val="de-DE"/>
              </w:rPr>
              <w:t>Tel:</w:t>
            </w:r>
            <w:r w:rsidRPr="00525A24">
              <w:rPr>
                <w:lang w:val="de-DE"/>
              </w:rPr>
              <w:tab/>
              <w:t>+49 177 78 71958</w:t>
            </w:r>
            <w:r w:rsidRPr="00525A24">
              <w:rPr>
                <w:lang w:val="de-DE"/>
              </w:rPr>
              <w:br/>
              <w:t>E-mail:</w:t>
            </w:r>
            <w:r w:rsidRPr="00525A24">
              <w:rPr>
                <w:lang w:val="de-DE"/>
              </w:rPr>
              <w:tab/>
            </w:r>
            <w:r w:rsidR="00CE20B7">
              <w:rPr>
                <w:rStyle w:val="Hyperlink"/>
                <w:lang w:val="de-DE"/>
              </w:rPr>
              <w:fldChar w:fldCharType="begin"/>
            </w:r>
            <w:r w:rsidR="00CE20B7">
              <w:rPr>
                <w:rStyle w:val="Hyperlink"/>
                <w:lang w:val="de-DE"/>
              </w:rPr>
              <w:instrText xml:space="preserve"> HYPERLINK "mailto:jp@joachimpomy.de" </w:instrText>
            </w:r>
            <w:r w:rsidR="00CE20B7">
              <w:rPr>
                <w:rStyle w:val="Hyperlink"/>
                <w:lang w:val="de-DE"/>
              </w:rPr>
              <w:fldChar w:fldCharType="separate"/>
            </w:r>
            <w:r w:rsidRPr="005E4649">
              <w:rPr>
                <w:rStyle w:val="Hyperlink"/>
                <w:lang w:val="de-DE"/>
              </w:rPr>
              <w:t>jp@joachimpomy.de</w:t>
            </w:r>
            <w:r w:rsidR="00CE20B7">
              <w:rPr>
                <w:rStyle w:val="Hyperlink"/>
                <w:lang w:val="de-DE"/>
              </w:rPr>
              <w:fldChar w:fldCharType="end"/>
            </w:r>
            <w:r>
              <w:rPr>
                <w:lang w:val="de-DE"/>
              </w:rPr>
              <w:t xml:space="preserve"> </w:t>
            </w:r>
          </w:p>
        </w:tc>
      </w:tr>
      <w:tr w:rsidR="009B296A" w:rsidRPr="0037415F" w14:paraId="760CEE73" w14:textId="77777777" w:rsidTr="00FD6440">
        <w:trPr>
          <w:cantSplit/>
        </w:trPr>
        <w:tc>
          <w:tcPr>
            <w:tcW w:w="1418" w:type="dxa"/>
            <w:gridSpan w:val="2"/>
            <w:tcBorders>
              <w:top w:val="single" w:sz="6" w:space="0" w:color="auto"/>
              <w:bottom w:val="single" w:sz="6" w:space="0" w:color="auto"/>
            </w:tcBorders>
          </w:tcPr>
          <w:p w14:paraId="2F309CB7" w14:textId="77777777" w:rsidR="009B296A" w:rsidRPr="008F7104" w:rsidRDefault="009B296A" w:rsidP="009B296A">
            <w:pPr>
              <w:rPr>
                <w:b/>
                <w:bCs/>
              </w:rPr>
            </w:pPr>
            <w:r w:rsidRPr="008F7104">
              <w:rPr>
                <w:b/>
                <w:bCs/>
              </w:rPr>
              <w:t>Contact:</w:t>
            </w:r>
          </w:p>
        </w:tc>
        <w:tc>
          <w:tcPr>
            <w:tcW w:w="4111" w:type="dxa"/>
            <w:gridSpan w:val="2"/>
            <w:tcBorders>
              <w:top w:val="single" w:sz="6" w:space="0" w:color="auto"/>
              <w:bottom w:val="single" w:sz="6" w:space="0" w:color="auto"/>
            </w:tcBorders>
          </w:tcPr>
          <w:p w14:paraId="76F8D372" w14:textId="77777777" w:rsidR="009B296A" w:rsidRPr="00D44EEB" w:rsidRDefault="009B296A" w:rsidP="009B296A">
            <w:pPr>
              <w:rPr>
                <w:highlight w:val="yellow"/>
              </w:rPr>
            </w:pPr>
            <w:r w:rsidRPr="003F2DF0">
              <w:t>Collins MBULO</w:t>
            </w:r>
            <w:r>
              <w:rPr>
                <w:highlight w:val="yellow"/>
              </w:rPr>
              <w:br/>
            </w:r>
            <w:r w:rsidRPr="003F2DF0">
              <w:t>Zambia Information and Communication Technology Authority (ZICTA)</w:t>
            </w:r>
            <w:r>
              <w:rPr>
                <w:highlight w:val="yellow"/>
              </w:rPr>
              <w:br/>
            </w:r>
            <w:r w:rsidRPr="003F2DF0">
              <w:t>Zambia</w:t>
            </w:r>
          </w:p>
        </w:tc>
        <w:tc>
          <w:tcPr>
            <w:tcW w:w="4252" w:type="dxa"/>
            <w:gridSpan w:val="2"/>
            <w:tcBorders>
              <w:top w:val="single" w:sz="6" w:space="0" w:color="auto"/>
              <w:bottom w:val="single" w:sz="6" w:space="0" w:color="auto"/>
            </w:tcBorders>
          </w:tcPr>
          <w:p w14:paraId="42D4BABE" w14:textId="1BB319CA" w:rsidR="009B296A" w:rsidRPr="00D44EEB" w:rsidRDefault="009B296A" w:rsidP="009B296A">
            <w:pPr>
              <w:tabs>
                <w:tab w:val="left" w:pos="794"/>
              </w:tabs>
              <w:rPr>
                <w:highlight w:val="yellow"/>
              </w:rPr>
            </w:pPr>
            <w:r>
              <w:t>Tel:</w:t>
            </w:r>
            <w:r>
              <w:tab/>
              <w:t>+260974140878</w:t>
            </w:r>
            <w:r>
              <w:br/>
              <w:t>E-mail:</w:t>
            </w:r>
            <w:r>
              <w:tab/>
            </w:r>
            <w:hyperlink r:id="rId12" w:history="1">
              <w:r w:rsidRPr="005E4649">
                <w:rPr>
                  <w:rStyle w:val="Hyperlink"/>
                </w:rPr>
                <w:t>cmbulo@zicta.zm</w:t>
              </w:r>
            </w:hyperlink>
            <w:r>
              <w:t xml:space="preserve"> </w:t>
            </w:r>
          </w:p>
        </w:tc>
      </w:tr>
    </w:tbl>
    <w:p w14:paraId="6924B367" w14:textId="77777777" w:rsidR="00151DBE" w:rsidRDefault="00151DBE" w:rsidP="0089088E"/>
    <w:tbl>
      <w:tblPr>
        <w:tblW w:w="9640" w:type="dxa"/>
        <w:tblLayout w:type="fixed"/>
        <w:tblCellMar>
          <w:left w:w="57" w:type="dxa"/>
          <w:right w:w="57" w:type="dxa"/>
        </w:tblCellMar>
        <w:tblLook w:val="0000" w:firstRow="0" w:lastRow="0" w:firstColumn="0" w:lastColumn="0" w:noHBand="0" w:noVBand="0"/>
      </w:tblPr>
      <w:tblGrid>
        <w:gridCol w:w="1418"/>
        <w:gridCol w:w="8222"/>
      </w:tblGrid>
      <w:tr w:rsidR="00151DBE" w:rsidRPr="0037415F" w14:paraId="20089523" w14:textId="77777777" w:rsidTr="009420D0">
        <w:trPr>
          <w:cantSplit/>
        </w:trPr>
        <w:tc>
          <w:tcPr>
            <w:tcW w:w="1418" w:type="dxa"/>
          </w:tcPr>
          <w:p w14:paraId="4003598C" w14:textId="77777777" w:rsidR="00151DBE" w:rsidRPr="008F7104" w:rsidRDefault="00151DBE" w:rsidP="00870BE5">
            <w:pPr>
              <w:rPr>
                <w:b/>
                <w:bCs/>
              </w:rPr>
            </w:pPr>
            <w:r w:rsidRPr="008F7104">
              <w:rPr>
                <w:b/>
                <w:bCs/>
              </w:rPr>
              <w:t>Abstract:</w:t>
            </w:r>
          </w:p>
        </w:tc>
        <w:tc>
          <w:tcPr>
            <w:tcW w:w="8222" w:type="dxa"/>
          </w:tcPr>
          <w:p w14:paraId="5B8F359C" w14:textId="77777777" w:rsidR="00151DBE" w:rsidRPr="00165942" w:rsidRDefault="00151DBE" w:rsidP="00621B4E">
            <w:pPr>
              <w:pStyle w:val="TSBHeaderSummary"/>
              <w:rPr>
                <w:highlight w:val="yellow"/>
              </w:rPr>
            </w:pPr>
            <w:r>
              <w:t>This document contains the Status report of Question 2/12: Definitions, guides and frameworks related to quality of service/quality of experience (</w:t>
            </w:r>
            <w:proofErr w:type="spellStart"/>
            <w:r>
              <w:t>QoS</w:t>
            </w:r>
            <w:proofErr w:type="spellEnd"/>
            <w:r>
              <w:t>/</w:t>
            </w:r>
            <w:proofErr w:type="spellStart"/>
            <w:r>
              <w:t>QoE</w:t>
            </w:r>
            <w:proofErr w:type="spellEnd"/>
            <w:r>
              <w:t>) for the meeting in Geneva, 18-26 January 2023.</w:t>
            </w:r>
          </w:p>
        </w:tc>
      </w:tr>
    </w:tbl>
    <w:p w14:paraId="044E3609" w14:textId="77777777" w:rsidR="00151DBE" w:rsidRDefault="00151DBE" w:rsidP="0089088E"/>
    <w:p w14:paraId="477BB456" w14:textId="77777777" w:rsidR="009420D0" w:rsidRDefault="009420D0" w:rsidP="00621B4E">
      <w:pPr>
        <w:pStyle w:val="Headingb"/>
      </w:pPr>
      <w:r>
        <w:t>Introduction</w:t>
      </w:r>
    </w:p>
    <w:p w14:paraId="6FC22281" w14:textId="77777777" w:rsidR="00525A24" w:rsidRDefault="00525A24" w:rsidP="00525A24">
      <w:pPr>
        <w:rPr>
          <w:color w:val="000000"/>
          <w:lang w:val="en-US"/>
        </w:rPr>
      </w:pPr>
      <w:r>
        <w:t xml:space="preserve">This Question is the focal point for terms and definitions needed for supporting new or revised Recommendations developed in the other Study Group 12 Questions. Additionally, this Question addresses the need for new participants in the ITU-T to understand the concepts and the Recommendations on </w:t>
      </w:r>
      <w:proofErr w:type="spellStart"/>
      <w:r>
        <w:t>QoS</w:t>
      </w:r>
      <w:proofErr w:type="spellEnd"/>
      <w:r>
        <w:t xml:space="preserve">, </w:t>
      </w:r>
      <w:proofErr w:type="spellStart"/>
      <w:r>
        <w:t>telephonometry</w:t>
      </w:r>
      <w:proofErr w:type="spellEnd"/>
      <w:r>
        <w:t>, transmission quality, etc.</w:t>
      </w:r>
    </w:p>
    <w:p w14:paraId="05B291D9" w14:textId="77777777" w:rsidR="00525A24" w:rsidRDefault="00525A24" w:rsidP="00525A24">
      <w:r>
        <w:t>Tasks include, but are not limited to:</w:t>
      </w:r>
    </w:p>
    <w:p w14:paraId="2E91E35C" w14:textId="77777777" w:rsidR="00525A24" w:rsidRDefault="00525A24" w:rsidP="00525A24">
      <w:pPr>
        <w:pStyle w:val="enumlev1"/>
      </w:pPr>
      <w:r>
        <w:t>–</w:t>
      </w:r>
      <w:r>
        <w:tab/>
        <w:t xml:space="preserve">drive actions to update existing Recommendations, or to create new Recommendations on definitions; </w:t>
      </w:r>
    </w:p>
    <w:p w14:paraId="2DCC1CBC" w14:textId="77777777" w:rsidR="00525A24" w:rsidRDefault="00525A24" w:rsidP="00525A24">
      <w:pPr>
        <w:pStyle w:val="enumlev1"/>
      </w:pPr>
      <w:r>
        <w:t>–</w:t>
      </w:r>
      <w:r>
        <w:tab/>
        <w:t xml:space="preserve">update or produce handbooks, guides, tutorials for the benefit of the users of the Recommendations; </w:t>
      </w:r>
    </w:p>
    <w:p w14:paraId="0A7729BF" w14:textId="77777777" w:rsidR="00525A24" w:rsidRDefault="00525A24" w:rsidP="00525A24">
      <w:pPr>
        <w:pStyle w:val="enumlev1"/>
      </w:pPr>
      <w:r>
        <w:t>–</w:t>
      </w:r>
      <w:r>
        <w:tab/>
        <w:t xml:space="preserve">create tools that could help non-experts to understand and implement the new Recommendations. Some of these tools should be implemented on the Study Group website. </w:t>
      </w:r>
    </w:p>
    <w:p w14:paraId="188948E0" w14:textId="0C0AEEBD" w:rsidR="009420D0" w:rsidRPr="00C076A4" w:rsidRDefault="009420D0" w:rsidP="009420D0">
      <w:pPr>
        <w:rPr>
          <w:rFonts w:eastAsia="SimSun"/>
        </w:rPr>
      </w:pPr>
      <w:r>
        <w:t xml:space="preserve">The wording of this question can be found in SG12-C.1. The address for communication on Q2/12 matters is </w:t>
      </w:r>
      <w:hyperlink r:id="rId13" w:history="1">
        <w:r w:rsidR="00504953" w:rsidRPr="005E4649">
          <w:rPr>
            <w:rStyle w:val="Hyperlink"/>
          </w:rPr>
          <w:t>t22sg12q2@lists.itu.int</w:t>
        </w:r>
      </w:hyperlink>
      <w:r>
        <w:t>.</w:t>
      </w:r>
    </w:p>
    <w:p w14:paraId="65BD6D99" w14:textId="77777777" w:rsidR="009420D0" w:rsidRDefault="009420D0" w:rsidP="009420D0">
      <w:pPr>
        <w:spacing w:before="0" w:after="160" w:line="259" w:lineRule="auto"/>
      </w:pPr>
      <w:r>
        <w:br w:type="page"/>
      </w:r>
    </w:p>
    <w:p w14:paraId="2F227793" w14:textId="77777777" w:rsidR="009420D0" w:rsidRPr="00DA5416" w:rsidRDefault="009420D0" w:rsidP="00621B4E">
      <w:pPr>
        <w:pStyle w:val="Heading1"/>
      </w:pPr>
      <w:r>
        <w:lastRenderedPageBreak/>
        <w:t>Question 2/12 “Definitions, guides and frameworks related to quality of service/quality of experience (</w:t>
      </w:r>
      <w:proofErr w:type="spellStart"/>
      <w:r>
        <w:t>QoS</w:t>
      </w:r>
      <w:proofErr w:type="spellEnd"/>
      <w:r>
        <w:t>/</w:t>
      </w:r>
      <w:proofErr w:type="spellStart"/>
      <w:r>
        <w:t>QoE</w:t>
      </w:r>
      <w:proofErr w:type="spellEnd"/>
      <w:r>
        <w:t>)”</w:t>
      </w:r>
    </w:p>
    <w:p w14:paraId="585218F2" w14:textId="51F5846E" w:rsidR="009420D0" w:rsidRPr="00DA5416" w:rsidRDefault="009420D0" w:rsidP="009420D0">
      <w:pPr>
        <w:overflowPunct w:val="0"/>
        <w:autoSpaceDE w:val="0"/>
        <w:autoSpaceDN w:val="0"/>
        <w:adjustRightInd w:val="0"/>
        <w:textAlignment w:val="baseline"/>
      </w:pPr>
      <w:r>
        <w:t xml:space="preserve">Question 2/12 met in </w:t>
      </w:r>
      <w:r w:rsidR="009B296A" w:rsidRPr="009B296A">
        <w:rPr>
          <w:rFonts w:hint="eastAsia"/>
        </w:rPr>
        <w:t>3</w:t>
      </w:r>
      <w:r>
        <w:t xml:space="preserve"> sessions under the chairmanship of </w:t>
      </w:r>
      <w:r w:rsidR="009B296A" w:rsidRPr="009B296A">
        <w:rPr>
          <w:rFonts w:hint="eastAsia"/>
        </w:rPr>
        <w:t>Seong</w:t>
      </w:r>
      <w:r w:rsidR="00B106E1">
        <w:t xml:space="preserve"> </w:t>
      </w:r>
      <w:proofErr w:type="spellStart"/>
      <w:r w:rsidR="009B296A" w:rsidRPr="009B296A">
        <w:rPr>
          <w:rFonts w:hint="eastAsia"/>
        </w:rPr>
        <w:t>Ho</w:t>
      </w:r>
      <w:proofErr w:type="spellEnd"/>
      <w:r w:rsidR="009B296A">
        <w:t xml:space="preserve"> </w:t>
      </w:r>
      <w:proofErr w:type="spellStart"/>
      <w:r w:rsidR="009B296A" w:rsidRPr="009B296A">
        <w:rPr>
          <w:rFonts w:hint="eastAsia"/>
        </w:rPr>
        <w:t>Jeong</w:t>
      </w:r>
      <w:proofErr w:type="spellEnd"/>
      <w:r w:rsidR="009B296A">
        <w:t xml:space="preserve"> </w:t>
      </w:r>
      <w:r w:rsidR="008C62EF">
        <w:rPr>
          <w:rFonts w:hint="eastAsia"/>
        </w:rPr>
        <w:t>(</w:t>
      </w:r>
      <w:proofErr w:type="spellStart"/>
      <w:r w:rsidR="008C62EF">
        <w:rPr>
          <w:rFonts w:hint="eastAsia"/>
        </w:rPr>
        <w:t>H</w:t>
      </w:r>
      <w:r w:rsidR="008C62EF">
        <w:t>ank</w:t>
      </w:r>
      <w:r w:rsidR="00D26A75">
        <w:t>uk</w:t>
      </w:r>
      <w:proofErr w:type="spellEnd"/>
      <w:r w:rsidR="008C62EF">
        <w:t xml:space="preserve"> Univ. of Foreign Studies</w:t>
      </w:r>
      <w:r w:rsidR="009B296A" w:rsidRPr="009B296A">
        <w:rPr>
          <w:rFonts w:hint="eastAsia"/>
        </w:rPr>
        <w:t>,</w:t>
      </w:r>
      <w:r w:rsidR="009B296A">
        <w:t xml:space="preserve"> </w:t>
      </w:r>
      <w:r w:rsidR="009B296A" w:rsidRPr="009B296A">
        <w:rPr>
          <w:rFonts w:hint="eastAsia"/>
        </w:rPr>
        <w:t>Korea</w:t>
      </w:r>
      <w:r w:rsidR="009B296A" w:rsidRPr="009B296A">
        <w:t xml:space="preserve"> </w:t>
      </w:r>
      <w:r w:rsidR="009B296A" w:rsidRPr="009B296A">
        <w:rPr>
          <w:rFonts w:hint="eastAsia"/>
        </w:rPr>
        <w:t>(Rep.</w:t>
      </w:r>
      <w:r w:rsidR="009B296A" w:rsidRPr="009B296A">
        <w:t xml:space="preserve"> </w:t>
      </w:r>
      <w:r w:rsidR="009B296A" w:rsidRPr="009B296A">
        <w:rPr>
          <w:rFonts w:hint="eastAsia"/>
        </w:rPr>
        <w:t>of)</w:t>
      </w:r>
      <w:r w:rsidR="009B296A">
        <w:rPr>
          <w:rFonts w:ascii="Malgun Gothic" w:eastAsia="Malgun Gothic" w:hAnsi="Malgun Gothic" w:hint="eastAsia"/>
          <w:lang w:eastAsia="ko-KR"/>
        </w:rPr>
        <w:t>)</w:t>
      </w:r>
      <w:r w:rsidR="009B296A" w:rsidRPr="009B296A">
        <w:t xml:space="preserve"> </w:t>
      </w:r>
      <w:r w:rsidR="009B296A" w:rsidRPr="009B296A">
        <w:rPr>
          <w:rFonts w:hint="eastAsia"/>
        </w:rPr>
        <w:t>with</w:t>
      </w:r>
      <w:r w:rsidR="009B296A" w:rsidRPr="009B296A">
        <w:t xml:space="preserve"> </w:t>
      </w:r>
      <w:r w:rsidR="009B296A" w:rsidRPr="009B296A">
        <w:rPr>
          <w:rFonts w:hint="eastAsia"/>
        </w:rPr>
        <w:t>remote</w:t>
      </w:r>
      <w:r w:rsidR="009B296A" w:rsidRPr="009B296A">
        <w:t xml:space="preserve"> </w:t>
      </w:r>
      <w:r w:rsidR="008C62EF">
        <w:t>support from</w:t>
      </w:r>
      <w:r w:rsidR="009B296A" w:rsidRPr="009B296A">
        <w:t xml:space="preserve"> </w:t>
      </w:r>
      <w:r>
        <w:t xml:space="preserve">Joachim POMY (Opticom GmbH, Germany) </w:t>
      </w:r>
      <w:r w:rsidR="009B296A" w:rsidRPr="009B296A">
        <w:rPr>
          <w:rFonts w:hint="eastAsia"/>
        </w:rPr>
        <w:t>and</w:t>
      </w:r>
      <w:r w:rsidR="009B296A">
        <w:t xml:space="preserve"> </w:t>
      </w:r>
      <w:r>
        <w:t>Collins MBULO (Zambia Information and Communication Technology Authority (ZICTA), Zambia). The agenda in Annex A was adopted.</w:t>
      </w:r>
    </w:p>
    <w:p w14:paraId="6093CDE2" w14:textId="77777777" w:rsidR="009420D0" w:rsidRPr="00DA5416" w:rsidRDefault="009420D0" w:rsidP="009420D0">
      <w:pPr>
        <w:overflowPunct w:val="0"/>
        <w:autoSpaceDE w:val="0"/>
        <w:autoSpaceDN w:val="0"/>
        <w:adjustRightInd w:val="0"/>
        <w:textAlignment w:val="baseline"/>
      </w:pPr>
      <w:r w:rsidRPr="00DA5416">
        <w:t>The objectives for this meeting were:</w:t>
      </w:r>
    </w:p>
    <w:p w14:paraId="214E4C5E" w14:textId="77777777" w:rsidR="00525A24" w:rsidRDefault="00525A24" w:rsidP="00525A24">
      <w:pPr>
        <w:numPr>
          <w:ilvl w:val="0"/>
          <w:numId w:val="26"/>
        </w:numPr>
        <w:overflowPunct w:val="0"/>
        <w:autoSpaceDE w:val="0"/>
        <w:autoSpaceDN w:val="0"/>
        <w:adjustRightInd w:val="0"/>
        <w:ind w:left="567" w:hanging="567"/>
        <w:textAlignment w:val="baseline"/>
      </w:pPr>
      <w:bookmarkStart w:id="10" w:name="_Toc244266983"/>
      <w:bookmarkStart w:id="11" w:name="_Toc248114406"/>
      <w:bookmarkStart w:id="12" w:name="_Toc94096362"/>
      <w:r>
        <w:t>Review any new documents available: contributions addressed, directly or indirectly, to Question 2</w:t>
      </w:r>
    </w:p>
    <w:p w14:paraId="53D46FE3" w14:textId="77777777" w:rsidR="00525A24" w:rsidRDefault="00525A24" w:rsidP="00525A24">
      <w:pPr>
        <w:numPr>
          <w:ilvl w:val="0"/>
          <w:numId w:val="26"/>
        </w:numPr>
        <w:overflowPunct w:val="0"/>
        <w:autoSpaceDE w:val="0"/>
        <w:autoSpaceDN w:val="0"/>
        <w:adjustRightInd w:val="0"/>
        <w:ind w:left="567" w:hanging="567"/>
        <w:textAlignment w:val="baseline"/>
      </w:pPr>
      <w:r>
        <w:t>consider and discuss consent on STL updates (Rec. G.191)</w:t>
      </w:r>
    </w:p>
    <w:p w14:paraId="17D54B15" w14:textId="77777777" w:rsidR="00525A24" w:rsidRDefault="00525A24" w:rsidP="00525A24">
      <w:pPr>
        <w:numPr>
          <w:ilvl w:val="0"/>
          <w:numId w:val="26"/>
        </w:numPr>
        <w:overflowPunct w:val="0"/>
        <w:autoSpaceDE w:val="0"/>
        <w:autoSpaceDN w:val="0"/>
        <w:adjustRightInd w:val="0"/>
        <w:ind w:left="567" w:hanging="567"/>
        <w:textAlignment w:val="baseline"/>
      </w:pPr>
      <w:r>
        <w:t>Review progress on available TDs</w:t>
      </w:r>
    </w:p>
    <w:p w14:paraId="6CAE2284" w14:textId="77777777" w:rsidR="00525A24" w:rsidRDefault="00525A24" w:rsidP="00525A24">
      <w:pPr>
        <w:numPr>
          <w:ilvl w:val="0"/>
          <w:numId w:val="26"/>
        </w:numPr>
        <w:overflowPunct w:val="0"/>
        <w:autoSpaceDE w:val="0"/>
        <w:autoSpaceDN w:val="0"/>
        <w:adjustRightInd w:val="0"/>
        <w:ind w:left="567" w:hanging="567"/>
        <w:textAlignment w:val="baseline"/>
      </w:pPr>
      <w:r>
        <w:t>Review and address incoming and outgoing liaison statements, if any</w:t>
      </w:r>
    </w:p>
    <w:p w14:paraId="6F6F2380" w14:textId="77777777" w:rsidR="00525A24" w:rsidRDefault="00525A24" w:rsidP="00525A24">
      <w:pPr>
        <w:numPr>
          <w:ilvl w:val="0"/>
          <w:numId w:val="26"/>
        </w:numPr>
        <w:overflowPunct w:val="0"/>
        <w:autoSpaceDE w:val="0"/>
        <w:autoSpaceDN w:val="0"/>
        <w:adjustRightInd w:val="0"/>
        <w:ind w:left="567" w:hanging="567"/>
        <w:textAlignment w:val="baseline"/>
      </w:pPr>
      <w:r>
        <w:t xml:space="preserve">Consider proposed interim meetings, if any </w:t>
      </w:r>
    </w:p>
    <w:p w14:paraId="15B1E7F4" w14:textId="77777777" w:rsidR="009420D0" w:rsidRDefault="009420D0" w:rsidP="00621B4E">
      <w:pPr>
        <w:pStyle w:val="Heading2"/>
      </w:pPr>
      <w:r w:rsidRPr="00DA5416">
        <w:t>Documentation</w:t>
      </w:r>
      <w:bookmarkEnd w:id="10"/>
      <w:bookmarkEnd w:id="11"/>
      <w:bookmarkEnd w:id="12"/>
    </w:p>
    <w:p w14:paraId="651C3841" w14:textId="77777777" w:rsidR="009420D0" w:rsidRDefault="009420D0" w:rsidP="00621B4E">
      <w:pPr>
        <w:pStyle w:val="Heading3"/>
      </w:pPr>
      <w:r>
        <w:t>Contributions</w:t>
      </w:r>
    </w:p>
    <w:p w14:paraId="06A713CC" w14:textId="77777777" w:rsidR="00525A24" w:rsidRDefault="00CF01C3" w:rsidP="00525A24">
      <w:hyperlink r:id="rId14">
        <w:r w:rsidR="002A699A">
          <w:rPr>
            <w:b/>
          </w:rPr>
          <w:t>SG12-C108 - Evolved text - Technical Report "Roadmap for QoS and QoE in the ITU-T Study Group 12 context" (TR-RQ)</w:t>
        </w:r>
      </w:hyperlink>
      <w:r w:rsidR="002A699A">
        <w:br/>
        <w:t xml:space="preserve">Sources: </w:t>
      </w:r>
      <w:hyperlink r:id="rId15">
        <w:r w:rsidR="002A699A">
          <w:rPr>
            <w:rStyle w:val="Hyperlink"/>
          </w:rPr>
          <w:t>Brazil</w:t>
        </w:r>
      </w:hyperlink>
      <w:r w:rsidR="002A699A">
        <w:br/>
        <w:t xml:space="preserve">Questions: </w:t>
      </w:r>
      <w:hyperlink r:id="rId16">
        <w:r w:rsidR="002A699A">
          <w:rPr>
            <w:rStyle w:val="Hyperlink"/>
          </w:rPr>
          <w:t>Q2</w:t>
        </w:r>
      </w:hyperlink>
      <w:r w:rsidR="002A699A">
        <w:br/>
        <w:t>Summary:</w:t>
      </w:r>
      <w:r w:rsidR="00525A24">
        <w:t xml:space="preserve"> Based on TD155, this contribution presents an evolved text for item TR-RQ: “Roadmap for </w:t>
      </w:r>
      <w:proofErr w:type="spellStart"/>
      <w:r w:rsidR="00525A24">
        <w:t>QoS</w:t>
      </w:r>
      <w:proofErr w:type="spellEnd"/>
      <w:r w:rsidR="00525A24">
        <w:t xml:space="preserve"> and </w:t>
      </w:r>
      <w:proofErr w:type="spellStart"/>
      <w:r w:rsidR="00525A24">
        <w:t>QoE</w:t>
      </w:r>
      <w:proofErr w:type="spellEnd"/>
      <w:r w:rsidR="00525A24">
        <w:t xml:space="preserve"> in the ITU-T Study Group 12 context”. The main changes proposed are: (i) evolved section 8 with concepts of </w:t>
      </w:r>
      <w:proofErr w:type="spellStart"/>
      <w:r w:rsidR="00525A24">
        <w:t>QoE</w:t>
      </w:r>
      <w:proofErr w:type="spellEnd"/>
      <w:r w:rsidR="00525A24">
        <w:t xml:space="preserve"> estimation processes; (ii) new section 9 discussing other references about </w:t>
      </w:r>
      <w:proofErr w:type="spellStart"/>
      <w:r w:rsidR="00525A24">
        <w:t>QoE</w:t>
      </w:r>
      <w:proofErr w:type="spellEnd"/>
      <w:r w:rsidR="00525A24">
        <w:t xml:space="preserve"> and </w:t>
      </w:r>
      <w:proofErr w:type="spellStart"/>
      <w:r w:rsidR="00525A24">
        <w:t>QoE</w:t>
      </w:r>
      <w:proofErr w:type="spellEnd"/>
      <w:r w:rsidR="00525A24">
        <w:t xml:space="preserve"> models; (iii) modification of the model proposed for </w:t>
      </w:r>
      <w:proofErr w:type="spellStart"/>
      <w:r w:rsidR="00525A24">
        <w:t>QoE</w:t>
      </w:r>
      <w:proofErr w:type="spellEnd"/>
      <w:r w:rsidR="00525A24">
        <w:t>, considering the new references studied in section 9; and (iv) proposal of a table with content and order of revision for recommendations.</w:t>
      </w:r>
    </w:p>
    <w:p w14:paraId="52AF2817" w14:textId="77777777" w:rsidR="00D6244A" w:rsidRDefault="00525A24" w:rsidP="00525A24">
      <w:r>
        <w:t xml:space="preserve">This Technical Report aims to identify additional sections to be created in existing ITU-T Recommendations and which terms should be adjusted or eliminated to </w:t>
      </w:r>
      <w:proofErr w:type="spellStart"/>
      <w:r>
        <w:t>clar-ify</w:t>
      </w:r>
      <w:proofErr w:type="spellEnd"/>
      <w:r>
        <w:t xml:space="preserve"> the differences between concept and assessment characteristics of quality of service (QoS) and quality of experience (</w:t>
      </w:r>
      <w:proofErr w:type="spellStart"/>
      <w:r>
        <w:t>QoE</w:t>
      </w:r>
      <w:proofErr w:type="spellEnd"/>
      <w:r>
        <w:t>).</w:t>
      </w:r>
    </w:p>
    <w:p w14:paraId="24A1CFED" w14:textId="77777777" w:rsidR="009420D0" w:rsidRDefault="00CF01C3" w:rsidP="009420D0">
      <w:hyperlink r:id="rId17">
        <w:r w:rsidR="002A699A">
          <w:rPr>
            <w:b/>
          </w:rPr>
          <w:t>SG12-C118r1 - Proposal to create new work item to develop a new ITU-T Recommendation "Framework for Enhanced Quality of Experience by using Cultural and Emotional Context in Applications based on Natural Language Understanding".</w:t>
        </w:r>
      </w:hyperlink>
      <w:r w:rsidR="002A699A">
        <w:br/>
        <w:t xml:space="preserve">Sources: </w:t>
      </w:r>
      <w:hyperlink r:id="rId18">
        <w:r w:rsidR="002A699A">
          <w:rPr>
            <w:rStyle w:val="Hyperlink"/>
          </w:rPr>
          <w:t>India</w:t>
        </w:r>
      </w:hyperlink>
      <w:r w:rsidR="002A699A">
        <w:br/>
        <w:t xml:space="preserve">Questions: </w:t>
      </w:r>
      <w:hyperlink r:id="rId19">
        <w:r w:rsidR="002A699A">
          <w:rPr>
            <w:rStyle w:val="Hyperlink"/>
          </w:rPr>
          <w:t>Q2</w:t>
        </w:r>
      </w:hyperlink>
      <w:r w:rsidR="002A699A">
        <w:br/>
        <w:t>Summary:</w:t>
      </w:r>
      <w:r w:rsidR="006940B7">
        <w:t xml:space="preserve"> This contribution proposes to develop a new ITU-T Recommendations </w:t>
      </w:r>
      <w:r w:rsidR="006940B7">
        <w:rPr>
          <w:color w:val="01010F"/>
        </w:rPr>
        <w:t>Framework</w:t>
      </w:r>
      <w:r w:rsidR="006940B7">
        <w:t xml:space="preserve"> using </w:t>
      </w:r>
      <w:r w:rsidR="006940B7">
        <w:rPr>
          <w:color w:val="01010F"/>
        </w:rPr>
        <w:t xml:space="preserve">Cultural and Emotional Context for Enhanced Quality of Experience </w:t>
      </w:r>
      <w:r w:rsidR="006940B7">
        <w:t>being employed at application level for conversational human machine interaction as well as for chat bots, for effective consumer engagement.</w:t>
      </w:r>
    </w:p>
    <w:p w14:paraId="6EB27B34" w14:textId="77777777" w:rsidR="006940B7" w:rsidRDefault="006940B7" w:rsidP="009420D0">
      <w:pPr>
        <w:rPr>
          <w:i/>
          <w:iCs/>
          <w:lang w:eastAsia="en-US"/>
        </w:rPr>
      </w:pPr>
    </w:p>
    <w:p w14:paraId="502D7E5D" w14:textId="77777777" w:rsidR="009420D0" w:rsidRDefault="009420D0" w:rsidP="00621B4E">
      <w:pPr>
        <w:pStyle w:val="Heading3"/>
      </w:pPr>
      <w:r>
        <w:t>TDs</w:t>
      </w:r>
    </w:p>
    <w:p w14:paraId="7C559504" w14:textId="77777777" w:rsidR="00D6244A" w:rsidRDefault="00CF01C3">
      <w:hyperlink r:id="rId20">
        <w:r w:rsidR="002A699A">
          <w:rPr>
            <w:b/>
          </w:rPr>
          <w:t>SG12-TD175 - LS/i on the appointment of a vocabulary rapporteur</w:t>
        </w:r>
      </w:hyperlink>
      <w:r w:rsidR="002A699A">
        <w:br/>
        <w:t xml:space="preserve">Sources: </w:t>
      </w:r>
      <w:hyperlink r:id="rId21">
        <w:r w:rsidR="002A699A">
          <w:rPr>
            <w:rStyle w:val="Hyperlink"/>
          </w:rPr>
          <w:t>SCV</w:t>
        </w:r>
      </w:hyperlink>
      <w:r w:rsidR="002A699A">
        <w:br/>
        <w:t xml:space="preserve">Questions: </w:t>
      </w:r>
      <w:hyperlink r:id="rId22">
        <w:r w:rsidR="002A699A">
          <w:rPr>
            <w:rStyle w:val="Hyperlink"/>
          </w:rPr>
          <w:t>Q2</w:t>
        </w:r>
      </w:hyperlink>
    </w:p>
    <w:p w14:paraId="7A42B57B" w14:textId="77777777" w:rsidR="00D6244A" w:rsidRDefault="00CF01C3">
      <w:hyperlink r:id="rId23">
        <w:r w:rsidR="002A699A">
          <w:rPr>
            <w:b/>
          </w:rPr>
          <w:t>SG12-TD188 - LS/i/r on draft revised Recommendation ITU-T G.191: Software tools for speech and audio coding standardization (reply to SG12-LS8)</w:t>
        </w:r>
      </w:hyperlink>
      <w:r w:rsidR="002A699A">
        <w:br/>
        <w:t xml:space="preserve">Sources: </w:t>
      </w:r>
      <w:hyperlink r:id="rId24">
        <w:r w:rsidR="002A699A">
          <w:rPr>
            <w:rStyle w:val="Hyperlink"/>
          </w:rPr>
          <w:t>ITU-T Study Group 16</w:t>
        </w:r>
      </w:hyperlink>
      <w:r w:rsidR="002A699A">
        <w:br/>
        <w:t xml:space="preserve">Questions: </w:t>
      </w:r>
      <w:hyperlink r:id="rId25">
        <w:r w:rsidR="002A699A">
          <w:rPr>
            <w:rStyle w:val="Hyperlink"/>
          </w:rPr>
          <w:t>Q2</w:t>
        </w:r>
      </w:hyperlink>
      <w:r w:rsidR="002A699A">
        <w:br/>
        <w:t>Summary:</w:t>
      </w:r>
      <w:r w:rsidR="006940B7">
        <w:t xml:space="preserve"> This LS is a reply to SG12-LS8 on the recently consented draft revised </w:t>
      </w:r>
      <w:r w:rsidR="006940B7">
        <w:rPr>
          <w:color w:val="000000"/>
        </w:rPr>
        <w:t>Recommendation ITU-T G.191 “</w:t>
      </w:r>
      <w:r w:rsidR="006940B7">
        <w:t>Software tools for speech and audio coding standardization</w:t>
      </w:r>
      <w:r w:rsidR="006940B7">
        <w:rPr>
          <w:color w:val="000000"/>
        </w:rPr>
        <w:t>”</w:t>
      </w:r>
      <w:r w:rsidR="006940B7">
        <w:t xml:space="preserve"> in ITU-T SG12.</w:t>
      </w:r>
    </w:p>
    <w:p w14:paraId="6C3939C6" w14:textId="77777777" w:rsidR="00D6244A" w:rsidRDefault="00CF01C3">
      <w:hyperlink r:id="rId26">
        <w:r w:rsidR="002A699A">
          <w:rPr>
            <w:b/>
          </w:rPr>
          <w:t>SG12-TD190 - LS/i on SG5 comments on SCV activity in SG2</w:t>
        </w:r>
      </w:hyperlink>
      <w:r w:rsidR="002A699A">
        <w:br/>
        <w:t xml:space="preserve">Sources: </w:t>
      </w:r>
      <w:hyperlink r:id="rId27">
        <w:r w:rsidR="002A699A">
          <w:rPr>
            <w:rStyle w:val="Hyperlink"/>
          </w:rPr>
          <w:t>ITU-T Study Group 5</w:t>
        </w:r>
      </w:hyperlink>
      <w:r w:rsidR="002A699A">
        <w:br/>
        <w:t xml:space="preserve">Questions: </w:t>
      </w:r>
      <w:hyperlink r:id="rId28">
        <w:r w:rsidR="002A699A">
          <w:rPr>
            <w:rStyle w:val="Hyperlink"/>
          </w:rPr>
          <w:t>Q2</w:t>
        </w:r>
      </w:hyperlink>
    </w:p>
    <w:p w14:paraId="6A6A5823" w14:textId="77777777" w:rsidR="00D6244A" w:rsidRDefault="00CF01C3">
      <w:hyperlink r:id="rId29">
        <w:r w:rsidR="002A699A">
          <w:rPr>
            <w:b/>
          </w:rPr>
          <w:t>SG12-TD191 - LS/i on the appointment of a Vocabulary Rapporteur</w:t>
        </w:r>
      </w:hyperlink>
      <w:r w:rsidR="002A699A">
        <w:br/>
        <w:t xml:space="preserve">Sources: </w:t>
      </w:r>
      <w:hyperlink r:id="rId30">
        <w:r w:rsidR="002A699A">
          <w:rPr>
            <w:rStyle w:val="Hyperlink"/>
          </w:rPr>
          <w:t>ITU-T Study Group 5</w:t>
        </w:r>
      </w:hyperlink>
      <w:r w:rsidR="002A699A">
        <w:br/>
        <w:t xml:space="preserve">Questions: </w:t>
      </w:r>
      <w:hyperlink r:id="rId31">
        <w:r w:rsidR="002A699A">
          <w:rPr>
            <w:rStyle w:val="Hyperlink"/>
          </w:rPr>
          <w:t>Q2</w:t>
        </w:r>
      </w:hyperlink>
    </w:p>
    <w:p w14:paraId="0CC4369F" w14:textId="30F023E4" w:rsidR="009420D0" w:rsidRDefault="00CF01C3" w:rsidP="009420D0">
      <w:pPr>
        <w:rPr>
          <w:i/>
          <w:iCs/>
          <w:lang w:eastAsia="en-US"/>
        </w:rPr>
      </w:pPr>
      <w:hyperlink r:id="rId32">
        <w:proofErr w:type="gramStart"/>
        <w:r w:rsidR="002A699A">
          <w:rPr>
            <w:b/>
          </w:rPr>
          <w:t>SG12-TD192 - LS/i on terms and definitions from approved new work items</w:t>
        </w:r>
      </w:hyperlink>
      <w:r w:rsidR="002A699A">
        <w:br/>
        <w:t xml:space="preserve">Sources: </w:t>
      </w:r>
      <w:hyperlink r:id="rId33">
        <w:r w:rsidR="002A699A">
          <w:rPr>
            <w:rStyle w:val="Hyperlink"/>
          </w:rPr>
          <w:t>ITU-T Study Group 5</w:t>
        </w:r>
      </w:hyperlink>
      <w:r w:rsidR="002A699A">
        <w:br/>
        <w:t xml:space="preserve">Questions: </w:t>
      </w:r>
      <w:hyperlink r:id="rId34">
        <w:r w:rsidR="002A699A">
          <w:rPr>
            <w:rStyle w:val="Hyperlink"/>
          </w:rPr>
          <w:t>Q2</w:t>
        </w:r>
      </w:hyperlink>
      <w:r w:rsidR="001745C0">
        <w:br/>
      </w:r>
      <w:hyperlink r:id="rId35">
        <w:r w:rsidR="002A699A">
          <w:rPr>
            <w:b/>
          </w:rPr>
          <w:t>SG12-TD215 - LS/i on terms and definitions form SG16 new work items</w:t>
        </w:r>
      </w:hyperlink>
      <w:r w:rsidR="002A699A">
        <w:br/>
        <w:t xml:space="preserve">Sources: </w:t>
      </w:r>
      <w:hyperlink r:id="rId36">
        <w:r w:rsidR="002A699A">
          <w:rPr>
            <w:rStyle w:val="Hyperlink"/>
          </w:rPr>
          <w:t>ITU-T Study Group 16</w:t>
        </w:r>
      </w:hyperlink>
      <w:r w:rsidR="002A699A">
        <w:br/>
        <w:t xml:space="preserve">Questions: </w:t>
      </w:r>
      <w:hyperlink r:id="rId37">
        <w:r w:rsidR="002A699A">
          <w:rPr>
            <w:rStyle w:val="Hyperlink"/>
          </w:rPr>
          <w:t>Q2</w:t>
        </w:r>
      </w:hyperlink>
      <w:r w:rsidR="001745C0">
        <w:br/>
      </w:r>
      <w:hyperlink r:id="rId38">
        <w:r w:rsidR="002A699A">
          <w:rPr>
            <w:b/>
          </w:rPr>
          <w:t>SG12-TD220 - LS/i on SG5 Recommendations appearing in the AAP 2022 processing list</w:t>
        </w:r>
      </w:hyperlink>
      <w:r w:rsidR="002A699A">
        <w:br/>
        <w:t xml:space="preserve">Sources: </w:t>
      </w:r>
      <w:hyperlink r:id="rId39">
        <w:r w:rsidR="002A699A">
          <w:rPr>
            <w:rStyle w:val="Hyperlink"/>
          </w:rPr>
          <w:t>ITU-T Study Group 5</w:t>
        </w:r>
      </w:hyperlink>
      <w:r w:rsidR="002A699A">
        <w:br/>
        <w:t xml:space="preserve">Questions: </w:t>
      </w:r>
      <w:hyperlink r:id="rId40">
        <w:r w:rsidR="002A699A">
          <w:rPr>
            <w:rStyle w:val="Hyperlink"/>
          </w:rPr>
          <w:t>Q2</w:t>
        </w:r>
      </w:hyperlink>
      <w:r w:rsidR="002A699A">
        <w:br/>
      </w:r>
      <w:hyperlink r:id="rId41">
        <w:r w:rsidR="002A699A">
          <w:rPr>
            <w:b/>
          </w:rPr>
          <w:t>SG12-TD252 - LS/i/r on SG5 Recommendations appearing in the AAP 2022 processing list</w:t>
        </w:r>
      </w:hyperlink>
      <w:r w:rsidR="002A699A">
        <w:br/>
        <w:t xml:space="preserve">Sources: </w:t>
      </w:r>
      <w:hyperlink r:id="rId42">
        <w:r w:rsidR="002A699A">
          <w:rPr>
            <w:rStyle w:val="Hyperlink"/>
          </w:rPr>
          <w:t>SCV</w:t>
        </w:r>
      </w:hyperlink>
      <w:r w:rsidR="002A699A">
        <w:br/>
        <w:t xml:space="preserve">Questions: </w:t>
      </w:r>
      <w:hyperlink r:id="rId43">
        <w:r w:rsidR="002A699A">
          <w:rPr>
            <w:rStyle w:val="Hyperlink"/>
          </w:rPr>
          <w:t>Q2</w:t>
        </w:r>
      </w:hyperlink>
      <w:r w:rsidR="002A699A">
        <w:br/>
      </w:r>
      <w:hyperlink r:id="rId44">
        <w:r w:rsidR="002A699A">
          <w:rPr>
            <w:b/>
          </w:rPr>
          <w:t>SG12-TD253 - LS/i on Definitions being developed by ITU-T SG11, SG12, SG16, SG17 and SG20</w:t>
        </w:r>
      </w:hyperlink>
      <w:r w:rsidR="002A699A">
        <w:br/>
        <w:t xml:space="preserve">Sources: </w:t>
      </w:r>
      <w:hyperlink r:id="rId45">
        <w:r w:rsidR="002A699A">
          <w:rPr>
            <w:rStyle w:val="Hyperlink"/>
          </w:rPr>
          <w:t>SCV</w:t>
        </w:r>
      </w:hyperlink>
      <w:r w:rsidR="002A699A">
        <w:br/>
        <w:t xml:space="preserve">Questions: </w:t>
      </w:r>
      <w:hyperlink r:id="rId46">
        <w:r w:rsidR="002A699A">
          <w:rPr>
            <w:rStyle w:val="Hyperlink"/>
          </w:rPr>
          <w:t>Q2</w:t>
        </w:r>
      </w:hyperlink>
      <w:r w:rsidR="002A699A">
        <w:br/>
      </w:r>
      <w:ins w:id="13" w:author="Microsoft 계정" w:date="2023-01-24T23:03:00Z">
        <w:r w:rsidR="008C62EF">
          <w:rPr>
            <w:b/>
          </w:rPr>
          <w:t xml:space="preserve">SG12-TD285 - </w:t>
        </w:r>
      </w:ins>
      <w:ins w:id="14" w:author="Microsoft 계정" w:date="2023-01-24T23:07:00Z">
        <w:r w:rsidR="008C62EF" w:rsidRPr="008C62EF">
          <w:rPr>
            <w:b/>
          </w:rPr>
          <w:t>Draft revised Recommendation ITU-T G.191: Software tools for speech and audio coding standardization (for consent)</w:t>
        </w:r>
      </w:ins>
      <w:ins w:id="15" w:author="Microsoft 계정" w:date="2023-01-24T23:03:00Z">
        <w:r w:rsidR="008C62EF">
          <w:br/>
          <w:t xml:space="preserve">Sources: </w:t>
        </w:r>
      </w:ins>
      <w:ins w:id="16" w:author="Microsoft 계정" w:date="2023-01-24T23:08:00Z">
        <w:r w:rsidR="00806FFE">
          <w:rPr>
            <w:rStyle w:val="Hyperlink"/>
          </w:rPr>
          <w:t>Editor</w:t>
        </w:r>
      </w:ins>
      <w:ins w:id="17" w:author="Microsoft 계정" w:date="2023-01-24T23:03:00Z">
        <w:r w:rsidR="008C62EF">
          <w:br/>
        </w:r>
      </w:ins>
      <w:ins w:id="18" w:author="Microsoft 계정" w:date="2023-01-24T23:08:00Z">
        <w:r w:rsidR="00806FFE">
          <w:t xml:space="preserve">Questions: </w:t>
        </w:r>
        <w:r w:rsidR="00806FFE">
          <w:rPr>
            <w:rStyle w:val="Hyperlink"/>
          </w:rPr>
          <w:fldChar w:fldCharType="begin"/>
        </w:r>
        <w:r w:rsidR="00806FFE">
          <w:rPr>
            <w:rStyle w:val="Hyperlink"/>
          </w:rPr>
          <w:instrText xml:space="preserve"> HYPERLINK "https://www.itu.int//md/meetingdoc.asp?lang=en&amp;parent=T22-SG12-230118-TD&amp;question=Q2/12" \h </w:instrText>
        </w:r>
        <w:r w:rsidR="00806FFE">
          <w:rPr>
            <w:rStyle w:val="Hyperlink"/>
          </w:rPr>
          <w:fldChar w:fldCharType="separate"/>
        </w:r>
        <w:r w:rsidR="00806FFE">
          <w:rPr>
            <w:rStyle w:val="Hyperlink"/>
          </w:rPr>
          <w:t>Q2</w:t>
        </w:r>
        <w:r w:rsidR="00806FFE">
          <w:rPr>
            <w:rStyle w:val="Hyperlink"/>
          </w:rPr>
          <w:fldChar w:fldCharType="end"/>
        </w:r>
      </w:ins>
      <w:proofErr w:type="gramEnd"/>
    </w:p>
    <w:p w14:paraId="5E70278F" w14:textId="77777777" w:rsidR="009420D0" w:rsidRPr="00DA5416" w:rsidRDefault="009420D0" w:rsidP="00621B4E">
      <w:pPr>
        <w:pStyle w:val="Heading2"/>
      </w:pPr>
      <w:bookmarkStart w:id="19" w:name="_Toc244266984"/>
      <w:bookmarkStart w:id="20" w:name="_Toc248114407"/>
      <w:bookmarkStart w:id="21" w:name="_Toc94096363"/>
      <w:r w:rsidRPr="00DA5416">
        <w:t>Report of interim activities</w:t>
      </w:r>
      <w:bookmarkEnd w:id="19"/>
      <w:bookmarkEnd w:id="20"/>
      <w:bookmarkEnd w:id="21"/>
    </w:p>
    <w:p w14:paraId="0FAA82D3" w14:textId="77777777" w:rsidR="001745C0" w:rsidRPr="001745C0" w:rsidRDefault="001745C0" w:rsidP="001745C0">
      <w:pPr>
        <w:rPr>
          <w:rFonts w:eastAsia="SimSun"/>
          <w:i/>
          <w:iCs/>
        </w:rPr>
      </w:pPr>
      <w:r w:rsidRPr="001745C0">
        <w:rPr>
          <w:rFonts w:eastAsia="SimSun"/>
          <w:i/>
          <w:iCs/>
        </w:rPr>
        <w:t>None.</w:t>
      </w:r>
    </w:p>
    <w:p w14:paraId="1B69A562" w14:textId="77777777" w:rsidR="001745C0" w:rsidRPr="001745C0" w:rsidRDefault="001745C0" w:rsidP="001745C0">
      <w:pPr>
        <w:keepNext/>
        <w:keepLines/>
        <w:numPr>
          <w:ilvl w:val="1"/>
          <w:numId w:val="24"/>
        </w:numPr>
        <w:tabs>
          <w:tab w:val="clear" w:pos="576"/>
          <w:tab w:val="num" w:pos="0"/>
          <w:tab w:val="num" w:pos="360"/>
          <w:tab w:val="left" w:pos="794"/>
          <w:tab w:val="left" w:pos="1191"/>
          <w:tab w:val="left" w:pos="1588"/>
          <w:tab w:val="left" w:pos="1985"/>
        </w:tabs>
        <w:overflowPunct w:val="0"/>
        <w:autoSpaceDE w:val="0"/>
        <w:autoSpaceDN w:val="0"/>
        <w:adjustRightInd w:val="0"/>
        <w:spacing w:before="240"/>
        <w:ind w:left="567" w:hanging="567"/>
        <w:outlineLvl w:val="1"/>
        <w:rPr>
          <w:rFonts w:eastAsia="Times New Roman"/>
          <w:b/>
          <w:szCs w:val="20"/>
          <w:lang w:eastAsia="de-DE"/>
        </w:rPr>
      </w:pPr>
      <w:r w:rsidRPr="001745C0">
        <w:rPr>
          <w:rFonts w:eastAsia="Times New Roman"/>
          <w:b/>
          <w:szCs w:val="20"/>
          <w:lang w:eastAsia="de-DE"/>
        </w:rPr>
        <w:t>Summary of technical discussions</w:t>
      </w:r>
    </w:p>
    <w:p w14:paraId="3EFA5414" w14:textId="77777777" w:rsidR="001745C0" w:rsidRPr="001745C0" w:rsidRDefault="001745C0" w:rsidP="001745C0">
      <w:pPr>
        <w:keepNext/>
        <w:keepLines/>
        <w:numPr>
          <w:ilvl w:val="2"/>
          <w:numId w:val="24"/>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IPR statements</w:t>
      </w:r>
    </w:p>
    <w:p w14:paraId="247854F1" w14:textId="77777777" w:rsidR="001745C0" w:rsidRPr="00623EFC" w:rsidRDefault="001745C0" w:rsidP="001745C0">
      <w:pPr>
        <w:rPr>
          <w:rFonts w:eastAsia="SimSun"/>
          <w:i/>
        </w:rPr>
      </w:pPr>
      <w:r w:rsidRPr="00623EFC">
        <w:rPr>
          <w:rFonts w:eastAsia="SimSun"/>
          <w:i/>
        </w:rPr>
        <w:t>IPR Question: Does anyone have knowledge of patents or software copyrights, the use of which may be required to implement the Recommendations being considered?</w:t>
      </w:r>
    </w:p>
    <w:p w14:paraId="375F5494" w14:textId="77777777" w:rsidR="001745C0" w:rsidRPr="00623EFC" w:rsidRDefault="001745C0" w:rsidP="001745C0">
      <w:pPr>
        <w:rPr>
          <w:rFonts w:eastAsia="SimSun"/>
          <w:iCs/>
        </w:rPr>
      </w:pPr>
      <w:r w:rsidRPr="00623EFC">
        <w:rPr>
          <w:rFonts w:eastAsia="SimSun"/>
          <w:iCs/>
        </w:rPr>
        <w:t>No IPR statements were received at this meeting.</w:t>
      </w:r>
    </w:p>
    <w:p w14:paraId="5F3C7FFD" w14:textId="77777777" w:rsidR="001745C0" w:rsidRPr="001745C0" w:rsidRDefault="001745C0" w:rsidP="001745C0">
      <w:pPr>
        <w:keepNext/>
        <w:keepLines/>
        <w:numPr>
          <w:ilvl w:val="2"/>
          <w:numId w:val="24"/>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What kind of materials (FAQ, reference implementations, tutorial etc.) could be made available on the SG12 website</w:t>
      </w:r>
    </w:p>
    <w:p w14:paraId="2F06FF07" w14:textId="77777777" w:rsidR="001745C0" w:rsidRPr="001745C0" w:rsidRDefault="001745C0" w:rsidP="001745C0">
      <w:pPr>
        <w:tabs>
          <w:tab w:val="left" w:pos="794"/>
          <w:tab w:val="left" w:pos="1191"/>
          <w:tab w:val="left" w:pos="1588"/>
          <w:tab w:val="left" w:pos="1985"/>
        </w:tabs>
        <w:overflowPunct w:val="0"/>
        <w:autoSpaceDE w:val="0"/>
        <w:autoSpaceDN w:val="0"/>
        <w:adjustRightInd w:val="0"/>
        <w:spacing w:before="80"/>
        <w:rPr>
          <w:rFonts w:eastAsia="Times New Roman"/>
          <w:szCs w:val="20"/>
          <w:lang w:val="en-US" w:eastAsia="en-US"/>
        </w:rPr>
      </w:pPr>
      <w:r w:rsidRPr="001745C0">
        <w:rPr>
          <w:rFonts w:eastAsia="Times New Roman"/>
          <w:szCs w:val="20"/>
          <w:lang w:val="en-US" w:eastAsia="en-US"/>
        </w:rPr>
        <w:t>No input</w:t>
      </w:r>
    </w:p>
    <w:p w14:paraId="3A727B85" w14:textId="77777777" w:rsidR="001745C0" w:rsidRPr="001745C0" w:rsidRDefault="001745C0" w:rsidP="001745C0">
      <w:pPr>
        <w:keepNext/>
        <w:keepLines/>
        <w:numPr>
          <w:ilvl w:val="2"/>
          <w:numId w:val="24"/>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What guides would be needed to help the users to implement the new recommendations?</w:t>
      </w:r>
    </w:p>
    <w:p w14:paraId="54F97E33" w14:textId="77777777" w:rsidR="001745C0" w:rsidRPr="001745C0" w:rsidRDefault="001745C0" w:rsidP="001745C0">
      <w:pPr>
        <w:tabs>
          <w:tab w:val="left" w:pos="794"/>
          <w:tab w:val="left" w:pos="1191"/>
          <w:tab w:val="left" w:pos="1588"/>
          <w:tab w:val="left" w:pos="1985"/>
        </w:tabs>
        <w:overflowPunct w:val="0"/>
        <w:autoSpaceDE w:val="0"/>
        <w:autoSpaceDN w:val="0"/>
        <w:adjustRightInd w:val="0"/>
        <w:spacing w:before="80"/>
        <w:rPr>
          <w:rFonts w:eastAsia="Times New Roman"/>
          <w:szCs w:val="20"/>
          <w:lang w:val="en-US" w:eastAsia="en-US"/>
        </w:rPr>
      </w:pPr>
      <w:r w:rsidRPr="001745C0">
        <w:rPr>
          <w:rFonts w:eastAsia="Times New Roman"/>
          <w:szCs w:val="20"/>
          <w:lang w:val="en-US" w:eastAsia="en-US"/>
        </w:rPr>
        <w:t>No input</w:t>
      </w:r>
    </w:p>
    <w:p w14:paraId="026B3F0D" w14:textId="77777777" w:rsidR="001745C0" w:rsidRPr="001745C0" w:rsidRDefault="001745C0" w:rsidP="001745C0">
      <w:pPr>
        <w:keepNext/>
        <w:keepLines/>
        <w:numPr>
          <w:ilvl w:val="2"/>
          <w:numId w:val="24"/>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lastRenderedPageBreak/>
        <w:t>Terms and Definitions (P.10/G.100)</w:t>
      </w:r>
    </w:p>
    <w:p w14:paraId="675E8500" w14:textId="77777777" w:rsidR="001745C0" w:rsidRPr="001745C0" w:rsidRDefault="001745C0" w:rsidP="001745C0">
      <w:pPr>
        <w:tabs>
          <w:tab w:val="left" w:pos="794"/>
          <w:tab w:val="left" w:pos="1191"/>
          <w:tab w:val="left" w:pos="1588"/>
          <w:tab w:val="left" w:pos="1985"/>
        </w:tabs>
        <w:overflowPunct w:val="0"/>
        <w:autoSpaceDE w:val="0"/>
        <w:autoSpaceDN w:val="0"/>
        <w:adjustRightInd w:val="0"/>
        <w:spacing w:before="80"/>
        <w:rPr>
          <w:rFonts w:eastAsia="Times New Roman"/>
          <w:szCs w:val="20"/>
          <w:lang w:val="en-US" w:eastAsia="en-US"/>
        </w:rPr>
      </w:pPr>
      <w:r w:rsidRPr="001745C0">
        <w:rPr>
          <w:rFonts w:eastAsia="Times New Roman"/>
          <w:szCs w:val="20"/>
          <w:lang w:val="en-US" w:eastAsia="en-US"/>
        </w:rPr>
        <w:t xml:space="preserve">Incoming LS in TDs </w:t>
      </w:r>
      <w:r w:rsidR="002D5B2F">
        <w:rPr>
          <w:rFonts w:eastAsia="Times New Roman"/>
          <w:szCs w:val="20"/>
          <w:lang w:val="en-US" w:eastAsia="en-US"/>
        </w:rPr>
        <w:t xml:space="preserve">175, 190, 191, 192, 215, 220, 252 and 253 </w:t>
      </w:r>
      <w:r w:rsidRPr="001745C0">
        <w:rPr>
          <w:rFonts w:eastAsia="Times New Roman"/>
          <w:szCs w:val="20"/>
          <w:lang w:val="en-US" w:eastAsia="en-US"/>
        </w:rPr>
        <w:t>have been noted. No further action is required.</w:t>
      </w:r>
    </w:p>
    <w:p w14:paraId="30214272" w14:textId="314F5971" w:rsidR="001745C0" w:rsidRPr="001745C0" w:rsidRDefault="00BD1031" w:rsidP="001745C0">
      <w:pPr>
        <w:tabs>
          <w:tab w:val="left" w:pos="794"/>
          <w:tab w:val="left" w:pos="1191"/>
          <w:tab w:val="left" w:pos="1588"/>
          <w:tab w:val="left" w:pos="1985"/>
        </w:tabs>
        <w:overflowPunct w:val="0"/>
        <w:autoSpaceDE w:val="0"/>
        <w:autoSpaceDN w:val="0"/>
        <w:adjustRightInd w:val="0"/>
        <w:spacing w:before="80"/>
        <w:rPr>
          <w:rFonts w:eastAsia="Times New Roman"/>
          <w:szCs w:val="20"/>
          <w:lang w:val="en-US" w:eastAsia="en-US"/>
        </w:rPr>
      </w:pPr>
      <w:r w:rsidRPr="00BD1031">
        <w:rPr>
          <w:rFonts w:eastAsia="Times New Roman"/>
          <w:szCs w:val="20"/>
          <w:lang w:val="en-US" w:eastAsia="en-US"/>
        </w:rPr>
        <w:t>There was agreement to send a list of all new or revised terms and definitions contained in Recommendation</w:t>
      </w:r>
      <w:r w:rsidR="00D26A75">
        <w:rPr>
          <w:rFonts w:eastAsia="Times New Roman"/>
          <w:szCs w:val="20"/>
          <w:lang w:val="en-US" w:eastAsia="en-US"/>
        </w:rPr>
        <w:t>s</w:t>
      </w:r>
      <w:r w:rsidRPr="00BD1031">
        <w:rPr>
          <w:rFonts w:eastAsia="Times New Roman"/>
          <w:szCs w:val="20"/>
          <w:lang w:val="en-US" w:eastAsia="en-US"/>
        </w:rPr>
        <w:t xml:space="preserve"> consented at this meeting of SG12 to the SCV. See </w:t>
      </w:r>
      <w:r w:rsidR="00D26A75">
        <w:rPr>
          <w:rFonts w:eastAsia="Times New Roman"/>
          <w:szCs w:val="20"/>
          <w:lang w:val="en-US" w:eastAsia="en-US"/>
        </w:rPr>
        <w:t xml:space="preserve">the outgoing </w:t>
      </w:r>
      <w:r w:rsidRPr="00BD1031">
        <w:rPr>
          <w:rFonts w:eastAsia="Times New Roman"/>
          <w:szCs w:val="20"/>
          <w:lang w:val="en-US" w:eastAsia="en-US"/>
        </w:rPr>
        <w:t>LS in TD</w:t>
      </w:r>
      <w:r w:rsidR="00CE20B7">
        <w:rPr>
          <w:rFonts w:eastAsia="Times New Roman"/>
          <w:szCs w:val="20"/>
          <w:lang w:val="en-US" w:eastAsia="en-US"/>
        </w:rPr>
        <w:t>320.</w:t>
      </w:r>
    </w:p>
    <w:p w14:paraId="06FEDA0C" w14:textId="77777777" w:rsidR="001745C0" w:rsidRPr="001745C0" w:rsidRDefault="001745C0" w:rsidP="001745C0">
      <w:pPr>
        <w:keepNext/>
        <w:keepLines/>
        <w:numPr>
          <w:ilvl w:val="2"/>
          <w:numId w:val="24"/>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Use of inclusive language in ITU-T standards and ITU-T publications</w:t>
      </w:r>
    </w:p>
    <w:p w14:paraId="79FFAE89" w14:textId="77777777" w:rsidR="001745C0" w:rsidRPr="001745C0" w:rsidRDefault="002D5B2F" w:rsidP="001745C0">
      <w:pPr>
        <w:rPr>
          <w:rFonts w:eastAsia="SimSun"/>
          <w:i/>
          <w:iCs/>
          <w:highlight w:val="yellow"/>
        </w:rPr>
      </w:pPr>
      <w:r>
        <w:rPr>
          <w:rFonts w:eastAsia="SimSun"/>
          <w:lang w:val="en-US"/>
        </w:rPr>
        <w:t>No input</w:t>
      </w:r>
      <w:r w:rsidR="001745C0" w:rsidRPr="001745C0">
        <w:rPr>
          <w:rFonts w:eastAsia="SimSun"/>
          <w:lang w:val="en-US"/>
        </w:rPr>
        <w:t>.</w:t>
      </w:r>
    </w:p>
    <w:p w14:paraId="60D7B61A" w14:textId="77777777" w:rsidR="001745C0" w:rsidRPr="001745C0" w:rsidRDefault="001745C0" w:rsidP="001745C0">
      <w:pPr>
        <w:keepNext/>
        <w:keepLines/>
        <w:numPr>
          <w:ilvl w:val="2"/>
          <w:numId w:val="24"/>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Software tools library</w:t>
      </w:r>
      <w:r w:rsidR="008D7D17">
        <w:rPr>
          <w:rFonts w:eastAsia="Times New Roman"/>
          <w:b/>
          <w:szCs w:val="20"/>
          <w:lang w:eastAsia="de-DE"/>
        </w:rPr>
        <w:t xml:space="preserve"> (G.191)</w:t>
      </w:r>
    </w:p>
    <w:p w14:paraId="0F825923" w14:textId="41C19BE4" w:rsidR="008F769D" w:rsidRDefault="002D5B2F" w:rsidP="00C7406A">
      <w:pPr>
        <w:rPr>
          <w:rFonts w:eastAsia="SimSun"/>
          <w:lang w:val="en-US"/>
        </w:rPr>
      </w:pPr>
      <w:r>
        <w:rPr>
          <w:rFonts w:eastAsia="SimSun"/>
          <w:lang w:val="en-US"/>
        </w:rPr>
        <w:t>TD188</w:t>
      </w:r>
      <w:r w:rsidR="00806FFE">
        <w:rPr>
          <w:rFonts w:eastAsia="SimSun"/>
          <w:lang w:val="en-US"/>
        </w:rPr>
        <w:t xml:space="preserve"> </w:t>
      </w:r>
      <w:r w:rsidR="00D26A75">
        <w:rPr>
          <w:rFonts w:eastAsia="SimSun"/>
          <w:lang w:val="en-US"/>
        </w:rPr>
        <w:t xml:space="preserve">contains </w:t>
      </w:r>
      <w:r w:rsidR="00D26A75" w:rsidRPr="00D26A75">
        <w:rPr>
          <w:rFonts w:eastAsia="SimSun"/>
          <w:lang w:val="en-US"/>
        </w:rPr>
        <w:t>LS/i/r on draft revised Recommendation ITU-T G.191: Software tools for speech and audio coding standardization (reply to SG12-LS8)</w:t>
      </w:r>
      <w:r w:rsidR="00D26A75">
        <w:rPr>
          <w:rFonts w:eastAsia="SimSun"/>
          <w:lang w:val="en-US"/>
        </w:rPr>
        <w:t xml:space="preserve">. It </w:t>
      </w:r>
      <w:r w:rsidR="00806FFE">
        <w:rPr>
          <w:rFonts w:eastAsia="SimSun"/>
          <w:lang w:val="en-US"/>
        </w:rPr>
        <w:t>was presented and noted.</w:t>
      </w:r>
    </w:p>
    <w:p w14:paraId="6F577152" w14:textId="36553022" w:rsidR="008F769D" w:rsidRPr="00806FFE" w:rsidRDefault="008C62EF" w:rsidP="008F769D">
      <w:pPr>
        <w:rPr>
          <w:rFonts w:eastAsia="SimSun"/>
          <w:lang w:val="en-US"/>
        </w:rPr>
      </w:pPr>
      <w:r>
        <w:rPr>
          <w:rFonts w:eastAsia="SimSun"/>
          <w:lang w:val="en-US"/>
        </w:rPr>
        <w:t>TD285</w:t>
      </w:r>
      <w:r w:rsidR="00806FFE">
        <w:rPr>
          <w:rFonts w:eastAsia="Malgun Gothic" w:hint="eastAsia"/>
          <w:lang w:val="en-US" w:eastAsia="ko-KR"/>
        </w:rPr>
        <w:t xml:space="preserve"> </w:t>
      </w:r>
      <w:r w:rsidR="00D26A75">
        <w:rPr>
          <w:rFonts w:eastAsia="Malgun Gothic"/>
          <w:lang w:val="en-US" w:eastAsia="ko-KR"/>
        </w:rPr>
        <w:t xml:space="preserve">contains </w:t>
      </w:r>
      <w:r w:rsidR="00044B9C">
        <w:rPr>
          <w:rFonts w:eastAsia="Malgun Gothic"/>
          <w:lang w:val="en-US" w:eastAsia="ko-KR"/>
        </w:rPr>
        <w:t>d</w:t>
      </w:r>
      <w:r w:rsidR="00D26A75" w:rsidRPr="00D26A75">
        <w:rPr>
          <w:rFonts w:eastAsia="Malgun Gothic"/>
          <w:lang w:val="en-US" w:eastAsia="ko-KR"/>
        </w:rPr>
        <w:t>raft revised Recommendation ITU-T G.191: Software tools for speech and audio coding standardization (for consent)</w:t>
      </w:r>
      <w:r w:rsidR="00D26A75">
        <w:rPr>
          <w:rFonts w:eastAsia="Malgun Gothic"/>
          <w:lang w:val="en-US" w:eastAsia="ko-KR"/>
        </w:rPr>
        <w:t xml:space="preserve">. </w:t>
      </w:r>
      <w:r w:rsidR="00806FFE">
        <w:rPr>
          <w:rFonts w:eastAsia="SimSun"/>
          <w:lang w:val="en-US"/>
        </w:rPr>
        <w:t xml:space="preserve">It </w:t>
      </w:r>
      <w:r w:rsidR="00A80BDF">
        <w:rPr>
          <w:rFonts w:eastAsia="Malgun Gothic"/>
          <w:lang w:val="en-US" w:eastAsia="ko-KR"/>
        </w:rPr>
        <w:t>is</w:t>
      </w:r>
      <w:r w:rsidR="008F769D">
        <w:t xml:space="preserve"> a proposed revision of ITU-T G.191, labelled STL2023, which incorporates new tools, bug fixes and text edits. These updates were submitted on the open-source STL repository (</w:t>
      </w:r>
      <w:hyperlink r:id="rId47" w:history="1">
        <w:r w:rsidR="008F769D" w:rsidRPr="00247C3C">
          <w:rPr>
            <w:rStyle w:val="Hyperlink"/>
            <w:bCs/>
          </w:rPr>
          <w:t>https://github.com/openitu/STL</w:t>
        </w:r>
      </w:hyperlink>
      <w:r w:rsidR="008F769D">
        <w:t>).</w:t>
      </w:r>
      <w:r w:rsidR="007B7078">
        <w:t xml:space="preserve"> I</w:t>
      </w:r>
      <w:r w:rsidR="008F769D">
        <w:t xml:space="preserve">t </w:t>
      </w:r>
      <w:r w:rsidR="007B7078">
        <w:t>is</w:t>
      </w:r>
      <w:r w:rsidR="008F769D">
        <w:t xml:space="preserve"> proposed to release a new version of the STL which includes the two pull requests. </w:t>
      </w:r>
      <w:r w:rsidR="007B7078">
        <w:rPr>
          <w:rFonts w:eastAsia="Malgun Gothic"/>
          <w:lang w:val="en-US" w:eastAsia="ko-KR"/>
        </w:rPr>
        <w:t xml:space="preserve">This document </w:t>
      </w:r>
      <w:r w:rsidR="007B7078" w:rsidRPr="008F769D">
        <w:rPr>
          <w:rFonts w:eastAsia="SimSun" w:hint="eastAsia"/>
          <w:lang w:val="en-US"/>
        </w:rPr>
        <w:t>was</w:t>
      </w:r>
      <w:r w:rsidR="007B7078">
        <w:rPr>
          <w:rFonts w:eastAsia="SimSun"/>
          <w:lang w:val="en-US"/>
        </w:rPr>
        <w:t xml:space="preserve"> </w:t>
      </w:r>
      <w:r w:rsidR="007B7078" w:rsidRPr="008F769D">
        <w:rPr>
          <w:rFonts w:eastAsia="SimSun" w:hint="eastAsia"/>
          <w:lang w:val="en-US"/>
        </w:rPr>
        <w:t>presented</w:t>
      </w:r>
      <w:r w:rsidR="007B7078">
        <w:rPr>
          <w:rFonts w:eastAsia="SimSun"/>
          <w:lang w:val="en-US"/>
        </w:rPr>
        <w:t xml:space="preserve"> by the editor in detail</w:t>
      </w:r>
      <w:r w:rsidR="007B7078">
        <w:rPr>
          <w:rFonts w:eastAsia="SimSun" w:hint="eastAsia"/>
          <w:lang w:val="en-US"/>
        </w:rPr>
        <w:t xml:space="preserve"> </w:t>
      </w:r>
      <w:r w:rsidR="007B7078" w:rsidRPr="002B5F8B">
        <w:rPr>
          <w:rFonts w:eastAsia="SimSun" w:hint="eastAsia"/>
          <w:lang w:val="en-US"/>
        </w:rPr>
        <w:t>and</w:t>
      </w:r>
      <w:r w:rsidR="007B7078">
        <w:rPr>
          <w:rFonts w:eastAsia="SimSun"/>
          <w:lang w:val="en-US"/>
        </w:rPr>
        <w:t xml:space="preserve"> </w:t>
      </w:r>
      <w:r w:rsidR="007B7078">
        <w:rPr>
          <w:rFonts w:eastAsia="SimSun" w:hint="eastAsia"/>
          <w:lang w:val="en-US"/>
        </w:rPr>
        <w:t>reviewed</w:t>
      </w:r>
      <w:r w:rsidR="007B7078">
        <w:rPr>
          <w:rFonts w:eastAsia="SimSun"/>
          <w:lang w:val="en-US"/>
        </w:rPr>
        <w:t>, and the group</w:t>
      </w:r>
      <w:r w:rsidR="00F302E5">
        <w:rPr>
          <w:rFonts w:eastAsia="SimSun"/>
          <w:lang w:val="en-US"/>
        </w:rPr>
        <w:t xml:space="preserve"> </w:t>
      </w:r>
      <w:r w:rsidR="00F302E5" w:rsidRPr="002B5F8B">
        <w:rPr>
          <w:rFonts w:eastAsia="SimSun" w:hint="eastAsia"/>
          <w:lang w:val="en-US"/>
        </w:rPr>
        <w:t>agreed</w:t>
      </w:r>
      <w:r w:rsidR="00F302E5">
        <w:rPr>
          <w:rFonts w:eastAsia="SimSun"/>
          <w:lang w:val="en-US"/>
        </w:rPr>
        <w:t xml:space="preserve"> </w:t>
      </w:r>
      <w:r w:rsidR="00F302E5" w:rsidRPr="002B5F8B">
        <w:rPr>
          <w:rFonts w:eastAsia="SimSun" w:hint="eastAsia"/>
          <w:lang w:val="en-US"/>
        </w:rPr>
        <w:t>to</w:t>
      </w:r>
      <w:r w:rsidR="00F302E5">
        <w:rPr>
          <w:rFonts w:eastAsia="SimSun"/>
          <w:lang w:val="en-US"/>
        </w:rPr>
        <w:t xml:space="preserve"> </w:t>
      </w:r>
      <w:r w:rsidR="00F302E5" w:rsidRPr="002B5F8B">
        <w:rPr>
          <w:rFonts w:eastAsia="SimSun" w:hint="eastAsia"/>
          <w:lang w:val="en-US"/>
        </w:rPr>
        <w:t>put</w:t>
      </w:r>
      <w:r w:rsidR="00F302E5">
        <w:rPr>
          <w:rFonts w:eastAsia="SimSun"/>
          <w:lang w:val="en-US"/>
        </w:rPr>
        <w:t xml:space="preserve"> </w:t>
      </w:r>
      <w:r w:rsidR="00F302E5" w:rsidRPr="002B5F8B">
        <w:rPr>
          <w:rFonts w:eastAsia="SimSun" w:hint="eastAsia"/>
          <w:lang w:val="en-US"/>
        </w:rPr>
        <w:t>this</w:t>
      </w:r>
      <w:r w:rsidR="00F302E5">
        <w:rPr>
          <w:rFonts w:eastAsia="SimSun"/>
          <w:lang w:val="en-US"/>
        </w:rPr>
        <w:t xml:space="preserve"> </w:t>
      </w:r>
      <w:r w:rsidR="00044B9C">
        <w:rPr>
          <w:rFonts w:eastAsia="SimSun"/>
          <w:lang w:val="en-US"/>
        </w:rPr>
        <w:t xml:space="preserve">draft </w:t>
      </w:r>
      <w:r w:rsidR="008B2925">
        <w:rPr>
          <w:rFonts w:eastAsia="SimSun"/>
          <w:lang w:val="en-US"/>
        </w:rPr>
        <w:t xml:space="preserve">revised </w:t>
      </w:r>
      <w:r w:rsidR="007B7078">
        <w:rPr>
          <w:rFonts w:eastAsia="SimSun"/>
          <w:lang w:val="en-US"/>
        </w:rPr>
        <w:t xml:space="preserve">Rec. ITU-T </w:t>
      </w:r>
      <w:r w:rsidR="008B2925">
        <w:rPr>
          <w:rFonts w:eastAsia="SimSun"/>
          <w:lang w:val="en-US"/>
        </w:rPr>
        <w:t xml:space="preserve">G.191 </w:t>
      </w:r>
      <w:r w:rsidR="00F302E5" w:rsidRPr="002B5F8B">
        <w:rPr>
          <w:rFonts w:eastAsia="SimSun" w:hint="eastAsia"/>
          <w:lang w:val="en-US"/>
        </w:rPr>
        <w:t>forward</w:t>
      </w:r>
      <w:r w:rsidR="00F302E5">
        <w:rPr>
          <w:rFonts w:eastAsia="SimSun"/>
          <w:lang w:val="en-US"/>
        </w:rPr>
        <w:t xml:space="preserve"> </w:t>
      </w:r>
      <w:r w:rsidR="00F302E5" w:rsidRPr="002B5F8B">
        <w:rPr>
          <w:rFonts w:eastAsia="SimSun" w:hint="eastAsia"/>
          <w:lang w:val="en-US"/>
        </w:rPr>
        <w:t>for</w:t>
      </w:r>
      <w:r w:rsidR="00F302E5">
        <w:rPr>
          <w:rFonts w:eastAsia="SimSun"/>
          <w:lang w:val="en-US"/>
        </w:rPr>
        <w:t xml:space="preserve"> </w:t>
      </w:r>
      <w:r w:rsidR="00806FFE">
        <w:rPr>
          <w:rFonts w:eastAsia="SimSun"/>
          <w:lang w:val="en-US"/>
        </w:rPr>
        <w:t>c</w:t>
      </w:r>
      <w:r w:rsidR="00F302E5" w:rsidRPr="002B5F8B">
        <w:rPr>
          <w:rFonts w:eastAsia="SimSun" w:hint="eastAsia"/>
          <w:lang w:val="en-US"/>
        </w:rPr>
        <w:t>onsent</w:t>
      </w:r>
      <w:r w:rsidR="00F302E5">
        <w:rPr>
          <w:rFonts w:eastAsia="SimSun"/>
          <w:lang w:val="en-US"/>
        </w:rPr>
        <w:t xml:space="preserve"> </w:t>
      </w:r>
      <w:r w:rsidR="00F302E5" w:rsidRPr="002B5F8B">
        <w:rPr>
          <w:rFonts w:eastAsia="SimSun" w:hint="eastAsia"/>
          <w:lang w:val="en-US"/>
        </w:rPr>
        <w:t>at</w:t>
      </w:r>
      <w:r w:rsidR="00F302E5">
        <w:rPr>
          <w:rFonts w:eastAsia="SimSun"/>
          <w:lang w:val="en-US"/>
        </w:rPr>
        <w:t xml:space="preserve"> </w:t>
      </w:r>
      <w:r w:rsidR="00F302E5" w:rsidRPr="002B5F8B">
        <w:rPr>
          <w:rFonts w:eastAsia="SimSun" w:hint="eastAsia"/>
          <w:lang w:val="en-US"/>
        </w:rPr>
        <w:t>this</w:t>
      </w:r>
      <w:r w:rsidR="00F302E5">
        <w:rPr>
          <w:rFonts w:eastAsia="SimSun"/>
          <w:lang w:val="en-US"/>
        </w:rPr>
        <w:t xml:space="preserve"> </w:t>
      </w:r>
      <w:r w:rsidR="008B2925">
        <w:rPr>
          <w:rFonts w:eastAsia="SimSun"/>
          <w:lang w:val="en-US"/>
        </w:rPr>
        <w:t xml:space="preserve">SG12 </w:t>
      </w:r>
      <w:r w:rsidR="00806FFE">
        <w:rPr>
          <w:rFonts w:eastAsia="SimSun" w:hint="eastAsia"/>
          <w:lang w:val="en-US"/>
        </w:rPr>
        <w:t>meeting</w:t>
      </w:r>
      <w:r w:rsidR="00F302E5" w:rsidRPr="008F769D">
        <w:rPr>
          <w:rFonts w:eastAsia="SimSun" w:hint="eastAsia"/>
          <w:lang w:val="en-US"/>
        </w:rPr>
        <w:t>.</w:t>
      </w:r>
      <w:r w:rsidR="00382A5F">
        <w:rPr>
          <w:rFonts w:eastAsia="SimSun"/>
          <w:lang w:val="en-US"/>
        </w:rPr>
        <w:t xml:space="preserve"> The latest text can be found in TD285R1.</w:t>
      </w:r>
    </w:p>
    <w:p w14:paraId="315D9CDC" w14:textId="77777777" w:rsidR="008F769D" w:rsidRPr="008F769D" w:rsidRDefault="008F769D" w:rsidP="001745C0">
      <w:pPr>
        <w:rPr>
          <w:rFonts w:eastAsia="SimSun"/>
        </w:rPr>
      </w:pPr>
    </w:p>
    <w:p w14:paraId="0564DB9A" w14:textId="77777777" w:rsidR="008D7D17" w:rsidRPr="001745C0" w:rsidRDefault="008D7D17" w:rsidP="008D7D17">
      <w:pPr>
        <w:keepNext/>
        <w:keepLines/>
        <w:numPr>
          <w:ilvl w:val="2"/>
          <w:numId w:val="16"/>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 xml:space="preserve">Roadmap for </w:t>
      </w:r>
      <w:proofErr w:type="spellStart"/>
      <w:r w:rsidRPr="001745C0">
        <w:rPr>
          <w:rFonts w:eastAsia="Times New Roman"/>
          <w:b/>
          <w:szCs w:val="20"/>
          <w:lang w:eastAsia="de-DE"/>
        </w:rPr>
        <w:t>QoS</w:t>
      </w:r>
      <w:proofErr w:type="spellEnd"/>
      <w:r w:rsidRPr="001745C0">
        <w:rPr>
          <w:rFonts w:eastAsia="Times New Roman"/>
          <w:b/>
          <w:szCs w:val="20"/>
          <w:lang w:eastAsia="de-DE"/>
        </w:rPr>
        <w:t xml:space="preserve"> and </w:t>
      </w:r>
      <w:proofErr w:type="spellStart"/>
      <w:r w:rsidRPr="001745C0">
        <w:rPr>
          <w:rFonts w:eastAsia="Times New Roman"/>
          <w:b/>
          <w:szCs w:val="20"/>
          <w:lang w:eastAsia="de-DE"/>
        </w:rPr>
        <w:t>QoE</w:t>
      </w:r>
      <w:proofErr w:type="spellEnd"/>
      <w:r w:rsidRPr="001745C0">
        <w:rPr>
          <w:rFonts w:eastAsia="Times New Roman"/>
          <w:b/>
          <w:szCs w:val="20"/>
          <w:lang w:eastAsia="de-DE"/>
        </w:rPr>
        <w:t xml:space="preserve"> in the ITU-T Study Group 12 context TR-RQ</w:t>
      </w:r>
    </w:p>
    <w:p w14:paraId="30F0DC8E" w14:textId="7D2449FC" w:rsidR="005D769E" w:rsidRPr="00B714C4" w:rsidRDefault="006276D8" w:rsidP="00D26A75">
      <w:pPr>
        <w:rPr>
          <w:rFonts w:eastAsia="MS Mincho"/>
        </w:rPr>
      </w:pPr>
      <w:r>
        <w:rPr>
          <w:rFonts w:eastAsia="SimSun"/>
          <w:lang w:val="en-US"/>
        </w:rPr>
        <w:t>Contribution C</w:t>
      </w:r>
      <w:r w:rsidR="008D7D17">
        <w:rPr>
          <w:rFonts w:eastAsia="SimSun"/>
          <w:lang w:val="en-US"/>
        </w:rPr>
        <w:t>108</w:t>
      </w:r>
      <w:r w:rsidR="000A2650">
        <w:rPr>
          <w:rFonts w:eastAsia="SimSun"/>
          <w:lang w:val="en-US"/>
        </w:rPr>
        <w:t xml:space="preserve"> contains the revised text of TR-RQ, and it</w:t>
      </w:r>
      <w:r w:rsidR="008C62EF">
        <w:t xml:space="preserve"> was presented</w:t>
      </w:r>
      <w:r w:rsidR="008B2925">
        <w:t xml:space="preserve"> by the authors</w:t>
      </w:r>
      <w:r w:rsidR="00806FFE">
        <w:t xml:space="preserve"> and </w:t>
      </w:r>
      <w:r w:rsidR="008B2925">
        <w:t>discussed in detail</w:t>
      </w:r>
      <w:r w:rsidR="00806FFE">
        <w:t>. T</w:t>
      </w:r>
      <w:r w:rsidR="008C62EF">
        <w:t xml:space="preserve">here were various questions </w:t>
      </w:r>
      <w:r w:rsidR="00044B9C">
        <w:t xml:space="preserve">and comments about the proposed </w:t>
      </w:r>
      <w:proofErr w:type="spellStart"/>
      <w:r w:rsidR="00044B9C">
        <w:t>QoE</w:t>
      </w:r>
      <w:proofErr w:type="spellEnd"/>
      <w:r w:rsidR="00044B9C">
        <w:t>/</w:t>
      </w:r>
      <w:proofErr w:type="spellStart"/>
      <w:r w:rsidR="00044B9C">
        <w:t>QoS</w:t>
      </w:r>
      <w:proofErr w:type="spellEnd"/>
      <w:r w:rsidR="008C62EF">
        <w:t xml:space="preserve"> model which contains </w:t>
      </w:r>
      <w:r w:rsidR="00806FFE">
        <w:t xml:space="preserve">several </w:t>
      </w:r>
      <w:r w:rsidR="008C62EF">
        <w:t xml:space="preserve">influencing factors and </w:t>
      </w:r>
      <w:r w:rsidR="00044B9C">
        <w:t>the concept of utilization</w:t>
      </w:r>
      <w:r w:rsidR="008C62EF">
        <w:t xml:space="preserve"> and non-utilization stage</w:t>
      </w:r>
      <w:r w:rsidR="00044B9C">
        <w:t>s</w:t>
      </w:r>
      <w:r w:rsidR="008C62EF">
        <w:t xml:space="preserve">. It was felt that </w:t>
      </w:r>
      <w:r w:rsidR="00044B9C">
        <w:t xml:space="preserve">the revised TR-RQ will be helpful for future revision of SG12 Recommendations with respect to </w:t>
      </w:r>
      <w:proofErr w:type="spellStart"/>
      <w:r w:rsidR="00044B9C">
        <w:t>QoE</w:t>
      </w:r>
      <w:proofErr w:type="spellEnd"/>
      <w:r w:rsidR="00044B9C">
        <w:t>/</w:t>
      </w:r>
      <w:proofErr w:type="spellStart"/>
      <w:r w:rsidR="00044B9C">
        <w:t>QoS</w:t>
      </w:r>
      <w:proofErr w:type="spellEnd"/>
      <w:r>
        <w:t xml:space="preserve"> concepts and definitions</w:t>
      </w:r>
      <w:r w:rsidR="00044B9C">
        <w:t xml:space="preserve">, and </w:t>
      </w:r>
      <w:r w:rsidR="008C62EF">
        <w:t xml:space="preserve">the model </w:t>
      </w:r>
      <w:r w:rsidR="00044B9C">
        <w:t>still needs to be discussed</w:t>
      </w:r>
      <w:r w:rsidR="008C62EF">
        <w:t xml:space="preserve"> </w:t>
      </w:r>
      <w:r w:rsidR="00806FFE">
        <w:t xml:space="preserve">further </w:t>
      </w:r>
      <w:r w:rsidR="00044B9C">
        <w:t>considering the relationship</w:t>
      </w:r>
      <w:r w:rsidR="008C62EF">
        <w:t xml:space="preserve"> between influencing factors and </w:t>
      </w:r>
      <w:proofErr w:type="spellStart"/>
      <w:r w:rsidR="008C62EF">
        <w:t>QoE</w:t>
      </w:r>
      <w:proofErr w:type="spellEnd"/>
      <w:r w:rsidR="008C62EF">
        <w:t>/</w:t>
      </w:r>
      <w:proofErr w:type="spellStart"/>
      <w:r w:rsidR="008C62EF">
        <w:t>QoS</w:t>
      </w:r>
      <w:proofErr w:type="spellEnd"/>
      <w:r w:rsidR="008C62EF">
        <w:t xml:space="preserve">. </w:t>
      </w:r>
      <w:r w:rsidR="00806FFE">
        <w:t xml:space="preserve">This contribution was accepted with </w:t>
      </w:r>
      <w:r w:rsidR="00044B9C">
        <w:t xml:space="preserve">some </w:t>
      </w:r>
      <w:r w:rsidR="00806FFE">
        <w:t xml:space="preserve">modifications. </w:t>
      </w:r>
      <w:r w:rsidR="008B2925" w:rsidRPr="008B2925">
        <w:rPr>
          <w:lang w:val="en-US"/>
        </w:rPr>
        <w:t>There was agreement about remaining work to be done</w:t>
      </w:r>
      <w:r>
        <w:rPr>
          <w:lang w:val="en-US"/>
        </w:rPr>
        <w:t>,</w:t>
      </w:r>
      <w:r w:rsidR="008B2925" w:rsidRPr="008B2925">
        <w:rPr>
          <w:lang w:val="en-US"/>
        </w:rPr>
        <w:t xml:space="preserve"> and it is expected that the Roadmap can be finalized in 2023. The new baseline text is provided in TD</w:t>
      </w:r>
      <w:r w:rsidR="00D63263">
        <w:rPr>
          <w:lang w:val="en-US"/>
        </w:rPr>
        <w:t>321</w:t>
      </w:r>
      <w:r w:rsidR="008B2925" w:rsidRPr="008B2925">
        <w:rPr>
          <w:lang w:val="en-US"/>
        </w:rPr>
        <w:t>.</w:t>
      </w:r>
      <w:r w:rsidR="008B2925">
        <w:rPr>
          <w:lang w:val="en-US"/>
        </w:rPr>
        <w:t xml:space="preserve"> </w:t>
      </w:r>
      <w:r w:rsidR="008C62EF">
        <w:t>It was</w:t>
      </w:r>
      <w:r w:rsidR="008B2925">
        <w:t xml:space="preserve"> also</w:t>
      </w:r>
      <w:r w:rsidR="008C62EF">
        <w:t xml:space="preserve"> </w:t>
      </w:r>
      <w:r w:rsidR="000A2650">
        <w:t>proposed</w:t>
      </w:r>
      <w:r w:rsidR="008C62EF">
        <w:t xml:space="preserve"> to hold </w:t>
      </w:r>
      <w:r w:rsidR="00806FFE">
        <w:t>two interim e-meetings</w:t>
      </w:r>
      <w:r w:rsidR="008C62EF">
        <w:t xml:space="preserve"> </w:t>
      </w:r>
      <w:r w:rsidR="00806FFE">
        <w:t>to</w:t>
      </w:r>
      <w:r w:rsidR="008C62EF">
        <w:t xml:space="preserve"> progress this work item</w:t>
      </w:r>
      <w:r w:rsidR="008B2925">
        <w:t>.</w:t>
      </w:r>
    </w:p>
    <w:p w14:paraId="6025E0A4" w14:textId="77777777" w:rsidR="008D7D17" w:rsidRPr="001745C0" w:rsidRDefault="008D7D17" w:rsidP="008D7D17">
      <w:pPr>
        <w:pStyle w:val="Heading3"/>
        <w:rPr>
          <w:rFonts w:eastAsia="Times New Roman"/>
          <w:szCs w:val="20"/>
          <w:lang w:eastAsia="de-DE"/>
        </w:rPr>
      </w:pPr>
      <w:r w:rsidRPr="008D7D17">
        <w:rPr>
          <w:rFonts w:eastAsia="Times New Roman" w:cs="Times New Roman"/>
          <w:bCs w:val="0"/>
          <w:szCs w:val="20"/>
          <w:lang w:eastAsia="de-DE"/>
        </w:rPr>
        <w:t>Proposal to create new work item to develop a new ITU-T Recommendation "Framework for Enhanced Quality of Experience by using Cultural and Emotional Context in Applications based on Natural Language Understanding"</w:t>
      </w:r>
    </w:p>
    <w:p w14:paraId="2827EE16" w14:textId="4C6EADC5" w:rsidR="008D7D17" w:rsidRDefault="005D769E" w:rsidP="008D7D17">
      <w:pPr>
        <w:rPr>
          <w:rFonts w:eastAsia="SimSun"/>
          <w:lang w:val="en-US"/>
        </w:rPr>
      </w:pPr>
      <w:r w:rsidRPr="001745C0">
        <w:rPr>
          <w:rFonts w:eastAsia="SimSun"/>
          <w:lang w:val="en-US"/>
        </w:rPr>
        <w:t xml:space="preserve">Contribution </w:t>
      </w:r>
      <w:r w:rsidR="006276D8">
        <w:rPr>
          <w:rFonts w:eastAsia="SimSun"/>
          <w:lang w:val="en-US"/>
        </w:rPr>
        <w:t>C118R</w:t>
      </w:r>
      <w:r w:rsidR="008D7D17">
        <w:rPr>
          <w:rFonts w:eastAsia="SimSun"/>
          <w:lang w:val="en-US"/>
        </w:rPr>
        <w:t>1</w:t>
      </w:r>
      <w:r w:rsidR="00A00980">
        <w:rPr>
          <w:rFonts w:eastAsia="SimSun"/>
          <w:lang w:val="en-US"/>
        </w:rPr>
        <w:t xml:space="preserve"> was presented </w:t>
      </w:r>
      <w:r w:rsidR="00A851B4">
        <w:rPr>
          <w:rFonts w:eastAsia="SimSun"/>
          <w:lang w:val="en-US"/>
        </w:rPr>
        <w:t xml:space="preserve">by the authors </w:t>
      </w:r>
      <w:r w:rsidR="00A00980">
        <w:rPr>
          <w:rFonts w:eastAsia="SimSun"/>
          <w:lang w:val="en-US"/>
        </w:rPr>
        <w:t>and reviewed</w:t>
      </w:r>
      <w:r w:rsidR="00A851B4">
        <w:rPr>
          <w:rFonts w:eastAsia="SimSun"/>
          <w:lang w:val="en-US"/>
        </w:rPr>
        <w:t xml:space="preserve"> in detail</w:t>
      </w:r>
      <w:r w:rsidR="00A00980">
        <w:rPr>
          <w:rFonts w:eastAsia="SimSun"/>
          <w:lang w:val="en-US"/>
        </w:rPr>
        <w:t xml:space="preserve">. There were various questions </w:t>
      </w:r>
      <w:r w:rsidR="00A851B4">
        <w:rPr>
          <w:rFonts w:eastAsia="SimSun"/>
          <w:lang w:val="en-US"/>
        </w:rPr>
        <w:t xml:space="preserve">and comments </w:t>
      </w:r>
      <w:r w:rsidR="00A00980">
        <w:rPr>
          <w:rFonts w:eastAsia="SimSun"/>
          <w:lang w:val="en-US"/>
        </w:rPr>
        <w:t xml:space="preserve">regarding </w:t>
      </w:r>
      <w:r w:rsidR="00A851B4">
        <w:rPr>
          <w:rFonts w:eastAsia="SimSun"/>
          <w:lang w:val="en-US"/>
        </w:rPr>
        <w:t xml:space="preserve">the </w:t>
      </w:r>
      <w:r w:rsidR="00A00980">
        <w:rPr>
          <w:rFonts w:eastAsia="SimSun"/>
          <w:lang w:val="en-US"/>
        </w:rPr>
        <w:t>requirements</w:t>
      </w:r>
      <w:r w:rsidR="00BD1031">
        <w:rPr>
          <w:rFonts w:eastAsia="SimSun"/>
          <w:lang w:val="en-US"/>
        </w:rPr>
        <w:t xml:space="preserve"> for applications</w:t>
      </w:r>
      <w:r w:rsidR="00A00980">
        <w:rPr>
          <w:rFonts w:eastAsia="SimSun"/>
          <w:lang w:val="en-US"/>
        </w:rPr>
        <w:t xml:space="preserve">, </w:t>
      </w:r>
      <w:r w:rsidR="00BD1031">
        <w:rPr>
          <w:rFonts w:eastAsia="SimSun"/>
          <w:lang w:val="en-US"/>
        </w:rPr>
        <w:t xml:space="preserve">KPIs, </w:t>
      </w:r>
      <w:r w:rsidR="00A00980">
        <w:rPr>
          <w:rFonts w:eastAsia="SimSun"/>
          <w:lang w:val="en-US"/>
        </w:rPr>
        <w:t xml:space="preserve">how to </w:t>
      </w:r>
      <w:r w:rsidR="00A851B4">
        <w:rPr>
          <w:rFonts w:eastAsia="SimSun"/>
          <w:lang w:val="en-US"/>
        </w:rPr>
        <w:t>assess</w:t>
      </w:r>
      <w:r w:rsidR="00BD1031">
        <w:rPr>
          <w:rFonts w:eastAsia="SimSun"/>
          <w:lang w:val="en-US"/>
        </w:rPr>
        <w:t xml:space="preserve"> the accuracy, data sources, test plans/methodologies, and the title of the proposed work item. It was also mentioned that it ma</w:t>
      </w:r>
      <w:r w:rsidR="00A851B4">
        <w:rPr>
          <w:rFonts w:eastAsia="SimSun"/>
          <w:lang w:val="en-US"/>
        </w:rPr>
        <w:t>y</w:t>
      </w:r>
      <w:r w:rsidR="00BD1031">
        <w:rPr>
          <w:rFonts w:eastAsia="SimSun"/>
          <w:lang w:val="en-US"/>
        </w:rPr>
        <w:t xml:space="preserve"> take a lot of time to develop the proposed work item because of the diversity of cultures</w:t>
      </w:r>
      <w:r w:rsidR="00A851B4">
        <w:rPr>
          <w:rFonts w:eastAsia="SimSun"/>
          <w:lang w:val="en-US"/>
        </w:rPr>
        <w:t xml:space="preserve"> and development of test methodologies</w:t>
      </w:r>
      <w:r w:rsidR="00BD1031">
        <w:rPr>
          <w:rFonts w:eastAsia="SimSun"/>
          <w:lang w:val="en-US"/>
        </w:rPr>
        <w:t xml:space="preserve">. </w:t>
      </w:r>
      <w:r w:rsidR="006276D8">
        <w:rPr>
          <w:rFonts w:eastAsia="SimSun"/>
          <w:lang w:val="en-US"/>
        </w:rPr>
        <w:t xml:space="preserve">It was agreed to accept it as a technical report, TR-CEC </w:t>
      </w:r>
      <w:r w:rsidR="006276D8" w:rsidRPr="00D40DEC">
        <w:rPr>
          <w:rFonts w:eastAsia="SimSun"/>
        </w:rPr>
        <w:t>"</w:t>
      </w:r>
      <w:r w:rsidR="006276D8" w:rsidRPr="00D63263">
        <w:rPr>
          <w:rFonts w:eastAsia="SimSun"/>
        </w:rPr>
        <w:t>F</w:t>
      </w:r>
      <w:r w:rsidR="006276D8" w:rsidRPr="00623EFC">
        <w:rPr>
          <w:rFonts w:eastAsia="SimSun"/>
        </w:rPr>
        <w:t xml:space="preserve">ramework for </w:t>
      </w:r>
      <w:proofErr w:type="spellStart"/>
      <w:r w:rsidR="006276D8" w:rsidRPr="00623EFC">
        <w:rPr>
          <w:rFonts w:eastAsia="SimSun"/>
        </w:rPr>
        <w:t>QoE</w:t>
      </w:r>
      <w:proofErr w:type="spellEnd"/>
      <w:r w:rsidR="006276D8" w:rsidRPr="00623EFC">
        <w:rPr>
          <w:rFonts w:eastAsia="SimSun"/>
        </w:rPr>
        <w:t>/</w:t>
      </w:r>
      <w:proofErr w:type="spellStart"/>
      <w:r w:rsidR="006276D8" w:rsidRPr="00623EFC">
        <w:rPr>
          <w:rFonts w:eastAsia="SimSun"/>
        </w:rPr>
        <w:t>QoS</w:t>
      </w:r>
      <w:proofErr w:type="spellEnd"/>
      <w:r w:rsidR="006276D8" w:rsidRPr="00623EFC">
        <w:rPr>
          <w:rFonts w:eastAsia="SimSun"/>
        </w:rPr>
        <w:t xml:space="preserve"> using Additional Cultural and Emotional Context in Chatbot Applications based on Natural Language Understanding</w:t>
      </w:r>
      <w:r w:rsidR="006276D8" w:rsidRPr="00D40DEC">
        <w:rPr>
          <w:rFonts w:eastAsia="SimSun"/>
        </w:rPr>
        <w:t>"</w:t>
      </w:r>
      <w:r w:rsidR="006276D8">
        <w:rPr>
          <w:rFonts w:eastAsia="SimSun"/>
        </w:rPr>
        <w:t xml:space="preserve"> (see Annex C for A.13 justification)</w:t>
      </w:r>
      <w:r w:rsidR="000A2650">
        <w:rPr>
          <w:rFonts w:eastAsia="SimSun"/>
        </w:rPr>
        <w:t>.</w:t>
      </w:r>
    </w:p>
    <w:p w14:paraId="4C6D3D4E" w14:textId="77777777" w:rsidR="008F769D" w:rsidRPr="008B2925" w:rsidRDefault="008F769D" w:rsidP="00C7406A">
      <w:pPr>
        <w:rPr>
          <w:lang w:val="en-US"/>
        </w:rPr>
      </w:pPr>
    </w:p>
    <w:p w14:paraId="1EE59B29" w14:textId="77777777" w:rsidR="001745C0" w:rsidRPr="001745C0" w:rsidRDefault="001745C0" w:rsidP="001745C0">
      <w:pPr>
        <w:keepNext/>
        <w:keepLines/>
        <w:tabs>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1.3.</w:t>
      </w:r>
      <w:r w:rsidR="008D7D17">
        <w:rPr>
          <w:rFonts w:eastAsia="Times New Roman"/>
          <w:b/>
          <w:szCs w:val="20"/>
          <w:lang w:eastAsia="de-DE"/>
        </w:rPr>
        <w:t>9</w:t>
      </w:r>
      <w:r w:rsidRPr="001745C0">
        <w:rPr>
          <w:rFonts w:eastAsia="Times New Roman"/>
          <w:b/>
          <w:szCs w:val="20"/>
          <w:lang w:eastAsia="de-DE"/>
        </w:rPr>
        <w:t xml:space="preserve"> Incoming liaison statements</w:t>
      </w:r>
    </w:p>
    <w:p w14:paraId="697E2D36" w14:textId="4D0D4764" w:rsidR="001745C0" w:rsidRPr="001745C0" w:rsidRDefault="001745C0" w:rsidP="001745C0">
      <w:pPr>
        <w:rPr>
          <w:rFonts w:eastAsia="SimSun"/>
          <w:i/>
          <w:iCs/>
          <w:highlight w:val="yellow"/>
        </w:rPr>
      </w:pPr>
      <w:r w:rsidRPr="001745C0">
        <w:rPr>
          <w:rFonts w:eastAsia="SimSun"/>
          <w:lang w:val="en-US"/>
        </w:rPr>
        <w:t>All LS</w:t>
      </w:r>
      <w:r w:rsidR="000A2650">
        <w:rPr>
          <w:rFonts w:eastAsia="SimSun"/>
          <w:lang w:val="en-US"/>
        </w:rPr>
        <w:t>s</w:t>
      </w:r>
      <w:r w:rsidRPr="001745C0">
        <w:rPr>
          <w:rFonts w:eastAsia="SimSun"/>
          <w:lang w:val="en-US"/>
        </w:rPr>
        <w:t xml:space="preserve"> received were related to terms and definitions, see section 1.3.6 of this report</w:t>
      </w:r>
      <w:r w:rsidR="008D7D17">
        <w:rPr>
          <w:rFonts w:eastAsia="SimSun"/>
          <w:lang w:val="en-US"/>
        </w:rPr>
        <w:t>, except TD188, see section 1.3.6</w:t>
      </w:r>
      <w:r w:rsidRPr="001745C0">
        <w:rPr>
          <w:rFonts w:eastAsia="SimSun"/>
          <w:lang w:val="en-US"/>
        </w:rPr>
        <w:t>.</w:t>
      </w:r>
    </w:p>
    <w:p w14:paraId="28996F19" w14:textId="77777777" w:rsidR="001745C0" w:rsidRPr="001745C0" w:rsidRDefault="001745C0" w:rsidP="001745C0">
      <w:pPr>
        <w:keepNext/>
        <w:keepLines/>
        <w:tabs>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lastRenderedPageBreak/>
        <w:t>1.3.</w:t>
      </w:r>
      <w:r w:rsidR="008D7D17">
        <w:rPr>
          <w:rFonts w:eastAsia="Times New Roman"/>
          <w:b/>
          <w:szCs w:val="20"/>
          <w:lang w:eastAsia="de-DE"/>
        </w:rPr>
        <w:t>10</w:t>
      </w:r>
      <w:r w:rsidRPr="001745C0">
        <w:rPr>
          <w:rFonts w:eastAsia="Times New Roman"/>
          <w:b/>
          <w:szCs w:val="20"/>
          <w:lang w:eastAsia="de-DE"/>
        </w:rPr>
        <w:t xml:space="preserve"> Other business</w:t>
      </w:r>
    </w:p>
    <w:p w14:paraId="2147DCF0" w14:textId="30542609" w:rsidR="001745C0" w:rsidRPr="001745C0" w:rsidRDefault="001745C0" w:rsidP="001745C0">
      <w:pPr>
        <w:rPr>
          <w:rFonts w:eastAsia="SimSun"/>
        </w:rPr>
      </w:pPr>
      <w:r w:rsidRPr="001745C0">
        <w:rPr>
          <w:rFonts w:eastAsia="SimSun"/>
        </w:rPr>
        <w:t>None</w:t>
      </w:r>
      <w:r w:rsidR="008A2193">
        <w:rPr>
          <w:rFonts w:eastAsia="SimSun"/>
        </w:rPr>
        <w:t>.</w:t>
      </w:r>
    </w:p>
    <w:p w14:paraId="5CF3A845" w14:textId="77777777" w:rsidR="001745C0" w:rsidRDefault="001745C0" w:rsidP="001745C0">
      <w:pPr>
        <w:keepNext/>
        <w:keepLines/>
        <w:numPr>
          <w:ilvl w:val="1"/>
          <w:numId w:val="24"/>
        </w:numPr>
        <w:tabs>
          <w:tab w:val="clear" w:pos="576"/>
          <w:tab w:val="num" w:pos="0"/>
          <w:tab w:val="num" w:pos="360"/>
          <w:tab w:val="left" w:pos="794"/>
          <w:tab w:val="left" w:pos="1191"/>
          <w:tab w:val="left" w:pos="1588"/>
          <w:tab w:val="left" w:pos="1985"/>
        </w:tabs>
        <w:overflowPunct w:val="0"/>
        <w:autoSpaceDE w:val="0"/>
        <w:autoSpaceDN w:val="0"/>
        <w:adjustRightInd w:val="0"/>
        <w:spacing w:before="240"/>
        <w:ind w:left="567" w:hanging="567"/>
        <w:outlineLvl w:val="1"/>
        <w:rPr>
          <w:rFonts w:eastAsia="Times New Roman"/>
          <w:b/>
          <w:szCs w:val="20"/>
          <w:lang w:eastAsia="de-DE"/>
        </w:rPr>
      </w:pPr>
      <w:r w:rsidRPr="001745C0">
        <w:rPr>
          <w:rFonts w:eastAsia="Times New Roman"/>
          <w:b/>
          <w:szCs w:val="20"/>
          <w:lang w:eastAsia="de-DE"/>
        </w:rPr>
        <w:t>Key achievements and meeting outputs</w:t>
      </w:r>
    </w:p>
    <w:p w14:paraId="7EA4E09A" w14:textId="158510C1" w:rsidR="000F38D6" w:rsidRPr="00623EFC" w:rsidRDefault="00C06131" w:rsidP="00623EFC">
      <w:pPr>
        <w:overflowPunct w:val="0"/>
        <w:autoSpaceDE w:val="0"/>
        <w:autoSpaceDN w:val="0"/>
        <w:adjustRightInd w:val="0"/>
        <w:textAlignment w:val="baseline"/>
        <w:rPr>
          <w:rFonts w:eastAsia="MS Mincho"/>
        </w:rPr>
      </w:pPr>
      <w:r>
        <w:rPr>
          <w:rFonts w:eastAsia="SimSun"/>
        </w:rPr>
        <w:t>Q2/12</w:t>
      </w:r>
      <w:r w:rsidRPr="00D40DEC">
        <w:rPr>
          <w:rFonts w:eastAsia="SimSun"/>
        </w:rPr>
        <w:t xml:space="preserve"> </w:t>
      </w:r>
      <w:r w:rsidRPr="00D26A75">
        <w:rPr>
          <w:rFonts w:eastAsia="SimSun"/>
        </w:rPr>
        <w:t xml:space="preserve">agreed </w:t>
      </w:r>
      <w:r>
        <w:rPr>
          <w:rFonts w:eastAsia="SimSun"/>
        </w:rPr>
        <w:t>to submit one</w:t>
      </w:r>
      <w:r w:rsidRPr="00D40DEC">
        <w:rPr>
          <w:rFonts w:eastAsia="SimSun"/>
        </w:rPr>
        <w:t xml:space="preserve"> draft </w:t>
      </w:r>
      <w:r>
        <w:rPr>
          <w:rFonts w:eastAsia="SimSun"/>
        </w:rPr>
        <w:t xml:space="preserve">revised </w:t>
      </w:r>
      <w:r w:rsidRPr="00D26A75">
        <w:rPr>
          <w:rFonts w:eastAsia="SimSun"/>
        </w:rPr>
        <w:t>Recommendation</w:t>
      </w:r>
      <w:r>
        <w:rPr>
          <w:rFonts w:eastAsia="SimSun"/>
        </w:rPr>
        <w:t xml:space="preserve"> ITU-T G.191 </w:t>
      </w:r>
      <w:r w:rsidRPr="00D40DEC">
        <w:rPr>
          <w:rFonts w:eastAsia="SimSun"/>
        </w:rPr>
        <w:t>for consent</w:t>
      </w:r>
      <w:r>
        <w:rPr>
          <w:rFonts w:eastAsia="SimSun"/>
        </w:rPr>
        <w:t xml:space="preserve">. The Question also made progress in the work on TR-RQ </w:t>
      </w:r>
      <w:r w:rsidRPr="00D40DEC">
        <w:rPr>
          <w:rFonts w:eastAsia="SimSun"/>
        </w:rPr>
        <w:t xml:space="preserve">"Roadmap for </w:t>
      </w:r>
      <w:proofErr w:type="spellStart"/>
      <w:r w:rsidRPr="00D40DEC">
        <w:rPr>
          <w:rFonts w:eastAsia="SimSun"/>
        </w:rPr>
        <w:t>QoS</w:t>
      </w:r>
      <w:proofErr w:type="spellEnd"/>
      <w:r w:rsidRPr="00D40DEC">
        <w:rPr>
          <w:rFonts w:eastAsia="SimSun"/>
        </w:rPr>
        <w:t xml:space="preserve"> and </w:t>
      </w:r>
      <w:proofErr w:type="spellStart"/>
      <w:r w:rsidRPr="00D40DEC">
        <w:rPr>
          <w:rFonts w:eastAsia="SimSun"/>
        </w:rPr>
        <w:t>QoE</w:t>
      </w:r>
      <w:proofErr w:type="spellEnd"/>
      <w:r w:rsidRPr="00D40DEC">
        <w:rPr>
          <w:rFonts w:eastAsia="SimSun"/>
        </w:rPr>
        <w:t xml:space="preserve"> in the ITU-T Study Group 12 context". </w:t>
      </w:r>
      <w:r>
        <w:rPr>
          <w:rFonts w:eastAsia="SimSun"/>
        </w:rPr>
        <w:t>The group</w:t>
      </w:r>
      <w:r w:rsidRPr="00D40DEC">
        <w:rPr>
          <w:rFonts w:eastAsia="SimSun"/>
        </w:rPr>
        <w:t xml:space="preserve"> agreed to start one new work item </w:t>
      </w:r>
      <w:r w:rsidR="00712398">
        <w:rPr>
          <w:rFonts w:eastAsia="SimSun"/>
        </w:rPr>
        <w:t xml:space="preserve">(technical report) </w:t>
      </w:r>
      <w:r>
        <w:rPr>
          <w:rFonts w:eastAsia="SimSun"/>
        </w:rPr>
        <w:t xml:space="preserve">TR-CEC </w:t>
      </w:r>
      <w:r w:rsidRPr="00D40DEC">
        <w:rPr>
          <w:rFonts w:eastAsia="SimSun"/>
        </w:rPr>
        <w:t>"</w:t>
      </w:r>
      <w:r w:rsidRPr="00D63263">
        <w:rPr>
          <w:rFonts w:eastAsia="SimSun"/>
        </w:rPr>
        <w:t>F</w:t>
      </w:r>
      <w:r w:rsidRPr="00623EFC">
        <w:rPr>
          <w:rFonts w:eastAsia="SimSun"/>
        </w:rPr>
        <w:t xml:space="preserve">ramework for </w:t>
      </w:r>
      <w:proofErr w:type="spellStart"/>
      <w:r w:rsidRPr="00623EFC">
        <w:rPr>
          <w:rFonts w:eastAsia="SimSun"/>
        </w:rPr>
        <w:t>QoE</w:t>
      </w:r>
      <w:proofErr w:type="spellEnd"/>
      <w:r w:rsidRPr="00623EFC">
        <w:rPr>
          <w:rFonts w:eastAsia="SimSun"/>
        </w:rPr>
        <w:t>/</w:t>
      </w:r>
      <w:proofErr w:type="spellStart"/>
      <w:r w:rsidRPr="00623EFC">
        <w:rPr>
          <w:rFonts w:eastAsia="SimSun"/>
        </w:rPr>
        <w:t>QoS</w:t>
      </w:r>
      <w:proofErr w:type="spellEnd"/>
      <w:r w:rsidRPr="00623EFC">
        <w:rPr>
          <w:rFonts w:eastAsia="SimSun"/>
        </w:rPr>
        <w:t xml:space="preserve"> using Additional Cultural and Emotional Context in Chatbot Applications based on Natural Language Understanding"</w:t>
      </w:r>
      <w:r w:rsidRPr="00D40DEC">
        <w:rPr>
          <w:rFonts w:eastAsia="SimSun"/>
        </w:rPr>
        <w:t xml:space="preserve"> The Question produced two outgoing liaison statements at this meeting</w:t>
      </w:r>
      <w:r w:rsidR="000A2650">
        <w:rPr>
          <w:rFonts w:eastAsia="SimSun"/>
        </w:rPr>
        <w:t>,</w:t>
      </w:r>
      <w:r>
        <w:rPr>
          <w:rFonts w:eastAsia="SimSun"/>
        </w:rPr>
        <w:t xml:space="preserve"> and it plans to</w:t>
      </w:r>
      <w:r w:rsidRPr="00D26A75">
        <w:rPr>
          <w:rFonts w:eastAsia="SimSun"/>
        </w:rPr>
        <w:t xml:space="preserve"> hold </w:t>
      </w:r>
      <w:r>
        <w:rPr>
          <w:rFonts w:eastAsia="SimSun"/>
        </w:rPr>
        <w:t>two</w:t>
      </w:r>
      <w:r w:rsidRPr="00D40DEC">
        <w:rPr>
          <w:rFonts w:eastAsia="SimSun"/>
        </w:rPr>
        <w:t xml:space="preserve"> </w:t>
      </w:r>
      <w:r>
        <w:rPr>
          <w:rFonts w:eastAsia="SimSun"/>
        </w:rPr>
        <w:t xml:space="preserve">virtual </w:t>
      </w:r>
      <w:r w:rsidRPr="00D40DEC">
        <w:rPr>
          <w:rFonts w:eastAsia="SimSun"/>
        </w:rPr>
        <w:t>interim meeting</w:t>
      </w:r>
      <w:r>
        <w:rPr>
          <w:rFonts w:eastAsia="SimSun"/>
        </w:rPr>
        <w:t>s (e-meetings) to progress the existing work item</w:t>
      </w:r>
      <w:r w:rsidR="00AE0DF2">
        <w:rPr>
          <w:rFonts w:eastAsia="SimSun"/>
        </w:rPr>
        <w:t>,</w:t>
      </w:r>
      <w:r>
        <w:rPr>
          <w:rFonts w:eastAsia="SimSun"/>
        </w:rPr>
        <w:t xml:space="preserve"> TR-RQ</w:t>
      </w:r>
      <w:r w:rsidRPr="00D40DEC">
        <w:rPr>
          <w:rFonts w:eastAsia="SimSun"/>
        </w:rPr>
        <w:t>.</w:t>
      </w:r>
    </w:p>
    <w:p w14:paraId="1CCA8EA9" w14:textId="77777777" w:rsidR="001745C0" w:rsidRPr="001745C0" w:rsidRDefault="001745C0" w:rsidP="001745C0">
      <w:pPr>
        <w:keepNext/>
        <w:keepLines/>
        <w:numPr>
          <w:ilvl w:val="2"/>
          <w:numId w:val="24"/>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Texts for decision</w:t>
      </w:r>
    </w:p>
    <w:p w14:paraId="21CF9C93" w14:textId="77777777" w:rsidR="001745C0" w:rsidRPr="001745C0" w:rsidRDefault="001745C0" w:rsidP="001745C0">
      <w:pPr>
        <w:rPr>
          <w:rFonts w:eastAsia="SimSun"/>
          <w:b/>
        </w:rPr>
      </w:pPr>
      <w:r w:rsidRPr="00B80105">
        <w:rPr>
          <w:rFonts w:eastAsia="SimSun"/>
          <w:b/>
        </w:rPr>
        <w:t>Text for consent/determination</w:t>
      </w:r>
    </w:p>
    <w:p w14:paraId="34B66934" w14:textId="712AE6C2" w:rsidR="001745C0" w:rsidRDefault="00A00980" w:rsidP="008D7D17">
      <w:pPr>
        <w:overflowPunct w:val="0"/>
        <w:autoSpaceDE w:val="0"/>
        <w:autoSpaceDN w:val="0"/>
        <w:adjustRightInd w:val="0"/>
        <w:textAlignment w:val="baseline"/>
        <w:rPr>
          <w:rFonts w:eastAsia="SimSun"/>
        </w:rPr>
      </w:pPr>
      <w:r>
        <w:rPr>
          <w:rFonts w:eastAsia="SimSun"/>
        </w:rPr>
        <w:t>There is one text for consent at this meeting.</w:t>
      </w:r>
    </w:p>
    <w:p w14:paraId="1BB0611E" w14:textId="29AAB8BC" w:rsidR="00940360" w:rsidRPr="001745C0" w:rsidRDefault="00940360" w:rsidP="00623EFC">
      <w:pPr>
        <w:numPr>
          <w:ilvl w:val="0"/>
          <w:numId w:val="13"/>
        </w:numPr>
        <w:overflowPunct w:val="0"/>
        <w:autoSpaceDE w:val="0"/>
        <w:autoSpaceDN w:val="0"/>
        <w:adjustRightInd w:val="0"/>
        <w:ind w:left="567" w:hanging="567"/>
        <w:textAlignment w:val="baseline"/>
        <w:rPr>
          <w:rFonts w:eastAsia="SimSun"/>
        </w:rPr>
      </w:pPr>
      <w:r>
        <w:rPr>
          <w:rFonts w:eastAsia="Malgun Gothic"/>
          <w:lang w:val="en-US" w:eastAsia="ko-KR"/>
        </w:rPr>
        <w:t>D</w:t>
      </w:r>
      <w:r w:rsidRPr="00D26A75">
        <w:rPr>
          <w:rFonts w:eastAsia="Malgun Gothic"/>
          <w:lang w:val="en-US" w:eastAsia="ko-KR"/>
        </w:rPr>
        <w:t xml:space="preserve">raft revised </w:t>
      </w:r>
      <w:r w:rsidRPr="00623EFC">
        <w:t>Recommendation</w:t>
      </w:r>
      <w:r w:rsidRPr="00D26A75">
        <w:rPr>
          <w:rFonts w:eastAsia="Malgun Gothic"/>
          <w:lang w:val="en-US" w:eastAsia="ko-KR"/>
        </w:rPr>
        <w:t xml:space="preserve"> ITU-T G.191: Software tools for speech and audio coding standardization </w:t>
      </w:r>
      <w:r w:rsidR="00F66281">
        <w:rPr>
          <w:rFonts w:eastAsia="Malgun Gothic"/>
          <w:lang w:val="en-US" w:eastAsia="ko-KR"/>
        </w:rPr>
        <w:t>(</w:t>
      </w:r>
      <w:r>
        <w:rPr>
          <w:rFonts w:eastAsia="Malgun Gothic"/>
          <w:lang w:val="en-US" w:eastAsia="ko-KR"/>
        </w:rPr>
        <w:t>TD285</w:t>
      </w:r>
      <w:r w:rsidR="00F66281">
        <w:rPr>
          <w:rFonts w:eastAsia="Malgun Gothic"/>
          <w:lang w:val="en-US" w:eastAsia="ko-KR"/>
        </w:rPr>
        <w:t>R1)</w:t>
      </w:r>
      <w:r w:rsidR="00425D83">
        <w:rPr>
          <w:rFonts w:eastAsia="Malgun Gothic"/>
          <w:lang w:val="en-US" w:eastAsia="ko-KR"/>
        </w:rPr>
        <w:t xml:space="preserve"> </w:t>
      </w:r>
      <w:r w:rsidR="00425D83" w:rsidRPr="00623EFC">
        <w:rPr>
          <w:rFonts w:eastAsia="Malgun Gothic"/>
          <w:u w:val="single"/>
          <w:lang w:val="en-US" w:eastAsia="ko-KR"/>
        </w:rPr>
        <w:t>for consent</w:t>
      </w:r>
      <w:r>
        <w:rPr>
          <w:rFonts w:eastAsia="Malgun Gothic"/>
          <w:lang w:val="en-US" w:eastAsia="ko-KR"/>
        </w:rPr>
        <w:t>.</w:t>
      </w:r>
    </w:p>
    <w:p w14:paraId="54EEB366" w14:textId="77777777" w:rsidR="001745C0" w:rsidRPr="001745C0" w:rsidRDefault="001745C0" w:rsidP="001745C0">
      <w:pPr>
        <w:rPr>
          <w:rFonts w:eastAsia="SimSun"/>
          <w:b/>
        </w:rPr>
      </w:pPr>
      <w:r w:rsidRPr="001745C0">
        <w:rPr>
          <w:rFonts w:eastAsia="SimSun"/>
          <w:b/>
        </w:rPr>
        <w:t>Text for agreement</w:t>
      </w:r>
    </w:p>
    <w:p w14:paraId="64654325" w14:textId="2FA3F47B" w:rsidR="001745C0" w:rsidRPr="001745C0" w:rsidRDefault="00A00980" w:rsidP="001745C0">
      <w:pPr>
        <w:overflowPunct w:val="0"/>
        <w:autoSpaceDE w:val="0"/>
        <w:autoSpaceDN w:val="0"/>
        <w:adjustRightInd w:val="0"/>
        <w:textAlignment w:val="baseline"/>
        <w:rPr>
          <w:rFonts w:eastAsia="SimSun"/>
        </w:rPr>
      </w:pPr>
      <w:r>
        <w:rPr>
          <w:rFonts w:eastAsia="SimSun"/>
        </w:rPr>
        <w:t>There are no texts for agreement at this meeting</w:t>
      </w:r>
    </w:p>
    <w:p w14:paraId="1BCDBC48" w14:textId="77777777" w:rsidR="001745C0" w:rsidRPr="001745C0" w:rsidRDefault="001745C0" w:rsidP="001745C0">
      <w:pPr>
        <w:keepNext/>
        <w:tabs>
          <w:tab w:val="left" w:pos="794"/>
          <w:tab w:val="left" w:pos="1191"/>
          <w:tab w:val="left" w:pos="1588"/>
          <w:tab w:val="left" w:pos="1985"/>
        </w:tabs>
        <w:overflowPunct w:val="0"/>
        <w:autoSpaceDE w:val="0"/>
        <w:autoSpaceDN w:val="0"/>
        <w:adjustRightInd w:val="0"/>
        <w:spacing w:before="160"/>
        <w:rPr>
          <w:rFonts w:eastAsia="Times New Roman"/>
          <w:b/>
          <w:szCs w:val="20"/>
          <w:lang w:eastAsia="en-US"/>
        </w:rPr>
      </w:pPr>
      <w:r w:rsidRPr="00B80105">
        <w:rPr>
          <w:rFonts w:eastAsia="Times New Roman"/>
          <w:b/>
          <w:szCs w:val="20"/>
          <w:lang w:eastAsia="en-US"/>
        </w:rPr>
        <w:t>New work items for approval</w:t>
      </w:r>
    </w:p>
    <w:p w14:paraId="3EBCE7D4" w14:textId="57B1B7A9" w:rsidR="008D7D17" w:rsidRDefault="00A00980" w:rsidP="001745C0">
      <w:pPr>
        <w:rPr>
          <w:rFonts w:eastAsia="SimSun"/>
        </w:rPr>
      </w:pPr>
      <w:r>
        <w:rPr>
          <w:rFonts w:eastAsia="SimSun"/>
        </w:rPr>
        <w:t>There is one new work time for approval at this meeting.</w:t>
      </w:r>
    </w:p>
    <w:p w14:paraId="06AB67BA" w14:textId="0ADBA89D" w:rsidR="00940360" w:rsidRDefault="00940360" w:rsidP="00623EFC">
      <w:pPr>
        <w:numPr>
          <w:ilvl w:val="0"/>
          <w:numId w:val="13"/>
        </w:numPr>
        <w:overflowPunct w:val="0"/>
        <w:autoSpaceDE w:val="0"/>
        <w:autoSpaceDN w:val="0"/>
        <w:adjustRightInd w:val="0"/>
        <w:ind w:left="567" w:hanging="567"/>
        <w:textAlignment w:val="baseline"/>
        <w:rPr>
          <w:rFonts w:eastAsia="SimSun"/>
        </w:rPr>
      </w:pPr>
      <w:r>
        <w:rPr>
          <w:rFonts w:eastAsia="SimSun"/>
        </w:rPr>
        <w:t xml:space="preserve">Draft new </w:t>
      </w:r>
      <w:r w:rsidR="00F66281">
        <w:rPr>
          <w:rFonts w:eastAsia="SimSun"/>
        </w:rPr>
        <w:t>Technical Report</w:t>
      </w:r>
      <w:r w:rsidR="00F66281" w:rsidRPr="00D63263">
        <w:rPr>
          <w:rFonts w:eastAsia="SimSun"/>
        </w:rPr>
        <w:t xml:space="preserve"> ITU-T </w:t>
      </w:r>
      <w:r w:rsidR="00F66281">
        <w:rPr>
          <w:rFonts w:eastAsia="SimSun"/>
        </w:rPr>
        <w:t>TR-</w:t>
      </w:r>
      <w:r w:rsidR="0083680F" w:rsidRPr="00D63263">
        <w:rPr>
          <w:rFonts w:eastAsia="SimSun"/>
        </w:rPr>
        <w:t xml:space="preserve">CEC "Framework for </w:t>
      </w:r>
      <w:proofErr w:type="spellStart"/>
      <w:r w:rsidR="0083680F" w:rsidRPr="00D63263">
        <w:rPr>
          <w:rFonts w:eastAsia="SimSun"/>
        </w:rPr>
        <w:t>QoE</w:t>
      </w:r>
      <w:proofErr w:type="spellEnd"/>
      <w:r w:rsidR="0083680F" w:rsidRPr="00D63263">
        <w:rPr>
          <w:rFonts w:eastAsia="SimSun"/>
        </w:rPr>
        <w:t>/</w:t>
      </w:r>
      <w:proofErr w:type="spellStart"/>
      <w:r w:rsidR="0083680F" w:rsidRPr="00D63263">
        <w:rPr>
          <w:rFonts w:eastAsia="SimSun"/>
        </w:rPr>
        <w:t>QoS</w:t>
      </w:r>
      <w:proofErr w:type="spellEnd"/>
      <w:r w:rsidR="0083680F" w:rsidRPr="00D63263">
        <w:rPr>
          <w:rFonts w:eastAsia="SimSun"/>
        </w:rPr>
        <w:t xml:space="preserve"> </w:t>
      </w:r>
      <w:r w:rsidRPr="00623EFC">
        <w:rPr>
          <w:rFonts w:eastAsia="SimSun"/>
        </w:rPr>
        <w:t>using Additional Cultural and Emotional Context in Chatbot Applications based on Natural Language Understanding"</w:t>
      </w:r>
      <w:r w:rsidR="00712398">
        <w:rPr>
          <w:rFonts w:eastAsia="SimSun"/>
        </w:rPr>
        <w:t xml:space="preserve"> (</w:t>
      </w:r>
      <w:r>
        <w:rPr>
          <w:rFonts w:eastAsia="SimSun"/>
        </w:rPr>
        <w:t>Annex C</w:t>
      </w:r>
      <w:r w:rsidR="00712398">
        <w:rPr>
          <w:rFonts w:eastAsia="SimSun"/>
        </w:rPr>
        <w:t>)</w:t>
      </w:r>
      <w:r w:rsidR="00425D83">
        <w:rPr>
          <w:rFonts w:eastAsia="SimSun"/>
        </w:rPr>
        <w:t xml:space="preserve"> </w:t>
      </w:r>
      <w:r w:rsidR="00425D83" w:rsidRPr="00623EFC">
        <w:rPr>
          <w:rFonts w:eastAsia="SimSun"/>
          <w:u w:val="single"/>
        </w:rPr>
        <w:t>for approval</w:t>
      </w:r>
    </w:p>
    <w:p w14:paraId="70168967" w14:textId="77777777" w:rsidR="001745C0" w:rsidRPr="001745C0" w:rsidRDefault="001745C0" w:rsidP="001745C0">
      <w:pPr>
        <w:rPr>
          <w:rFonts w:eastAsia="SimSun"/>
          <w:b/>
        </w:rPr>
      </w:pPr>
      <w:r w:rsidRPr="00B80105">
        <w:rPr>
          <w:rFonts w:eastAsia="SimSun"/>
          <w:b/>
        </w:rPr>
        <w:t>Outgoing liaison statements for approval</w:t>
      </w:r>
    </w:p>
    <w:p w14:paraId="11905BBE" w14:textId="6D80146B" w:rsidR="00A00980" w:rsidRDefault="00A00980" w:rsidP="000F38D6">
      <w:pPr>
        <w:rPr>
          <w:rFonts w:eastAsia="SimSun"/>
          <w:lang w:val="en-US"/>
        </w:rPr>
      </w:pPr>
      <w:r>
        <w:rPr>
          <w:rFonts w:eastAsia="SimSun"/>
          <w:lang w:val="en-US"/>
        </w:rPr>
        <w:t>There are two outgoing liaison statements for approval at this meeting.</w:t>
      </w:r>
    </w:p>
    <w:p w14:paraId="79854059" w14:textId="425C24CA" w:rsidR="00673EFD" w:rsidRDefault="00673EFD" w:rsidP="00673EFD">
      <w:pPr>
        <w:numPr>
          <w:ilvl w:val="0"/>
          <w:numId w:val="13"/>
        </w:numPr>
        <w:overflowPunct w:val="0"/>
        <w:autoSpaceDE w:val="0"/>
        <w:autoSpaceDN w:val="0"/>
        <w:adjustRightInd w:val="0"/>
        <w:ind w:left="567" w:hanging="567"/>
        <w:textAlignment w:val="baseline"/>
      </w:pPr>
      <w:r w:rsidRPr="00EE1BCB">
        <w:t xml:space="preserve">Liaison statement to </w:t>
      </w:r>
      <w:r w:rsidRPr="00D40DEC">
        <w:t xml:space="preserve">ITU-T SG16, ETSI TC STQ, </w:t>
      </w:r>
      <w:r>
        <w:t xml:space="preserve">and </w:t>
      </w:r>
      <w:r w:rsidRPr="00D40DEC">
        <w:t>3GPP SA4</w:t>
      </w:r>
      <w:r>
        <w:t xml:space="preserve"> on </w:t>
      </w:r>
      <w:r w:rsidRPr="00D40DEC">
        <w:t>draft revised Recommendation ITU-T G.191: Software tools for speech and audio coding standardization</w:t>
      </w:r>
      <w:r>
        <w:t xml:space="preserve"> </w:t>
      </w:r>
      <w:r w:rsidRPr="00EE1BCB">
        <w:t>(</w:t>
      </w:r>
      <w:r>
        <w:t>TD310)</w:t>
      </w:r>
      <w:r w:rsidRPr="00EE1BCB">
        <w:t xml:space="preserve"> </w:t>
      </w:r>
      <w:r w:rsidRPr="001A1C61">
        <w:rPr>
          <w:u w:val="single"/>
        </w:rPr>
        <w:t>for approval</w:t>
      </w:r>
      <w:r w:rsidRPr="001A1C61">
        <w:t>.</w:t>
      </w:r>
    </w:p>
    <w:p w14:paraId="00D4A9DD" w14:textId="18E74319" w:rsidR="00673EFD" w:rsidRPr="00623EFC" w:rsidRDefault="00673EFD" w:rsidP="00673EFD">
      <w:pPr>
        <w:numPr>
          <w:ilvl w:val="0"/>
          <w:numId w:val="13"/>
        </w:numPr>
        <w:overflowPunct w:val="0"/>
        <w:autoSpaceDE w:val="0"/>
        <w:autoSpaceDN w:val="0"/>
        <w:adjustRightInd w:val="0"/>
        <w:ind w:left="567" w:hanging="567"/>
        <w:textAlignment w:val="baseline"/>
      </w:pPr>
      <w:r w:rsidRPr="00D40DEC">
        <w:t xml:space="preserve">Liaison statement </w:t>
      </w:r>
      <w:r>
        <w:t xml:space="preserve">to SCV </w:t>
      </w:r>
      <w:r w:rsidRPr="00D40DEC">
        <w:t xml:space="preserve">on terms and definitions from SG12 </w:t>
      </w:r>
      <w:r>
        <w:t>(</w:t>
      </w:r>
      <w:r w:rsidRPr="00D40DEC">
        <w:t>TD</w:t>
      </w:r>
      <w:r>
        <w:t>320)</w:t>
      </w:r>
      <w:r w:rsidRPr="00425D83">
        <w:rPr>
          <w:rFonts w:eastAsia="SimSun"/>
          <w:u w:val="single"/>
        </w:rPr>
        <w:t xml:space="preserve"> </w:t>
      </w:r>
      <w:r w:rsidRPr="00D40DEC">
        <w:rPr>
          <w:rFonts w:eastAsia="SimSun"/>
          <w:u w:val="single"/>
        </w:rPr>
        <w:t>for approval</w:t>
      </w:r>
    </w:p>
    <w:p w14:paraId="58CE891E" w14:textId="77777777" w:rsidR="00940360" w:rsidRPr="001330BD" w:rsidRDefault="00940360" w:rsidP="006F1008">
      <w:pPr>
        <w:pStyle w:val="Heading3"/>
      </w:pPr>
      <w:r w:rsidRPr="006F1008">
        <w:t>Interim activities</w:t>
      </w:r>
    </w:p>
    <w:p w14:paraId="720823A8" w14:textId="5B5A597E" w:rsidR="001745C0" w:rsidRDefault="000F38D6" w:rsidP="001745C0">
      <w:pPr>
        <w:rPr>
          <w:rFonts w:eastAsia="SimSun"/>
          <w:lang w:val="en-US"/>
        </w:rPr>
      </w:pPr>
      <w:r>
        <w:rPr>
          <w:rFonts w:eastAsia="SimSun"/>
          <w:lang w:val="en-US"/>
        </w:rPr>
        <w:t xml:space="preserve">Two </w:t>
      </w:r>
      <w:r w:rsidR="0083680F">
        <w:rPr>
          <w:rFonts w:eastAsia="SimSun"/>
          <w:lang w:val="en-US"/>
        </w:rPr>
        <w:t xml:space="preserve">virtual </w:t>
      </w:r>
      <w:r w:rsidR="001745C0" w:rsidRPr="001745C0">
        <w:rPr>
          <w:rFonts w:eastAsia="SimSun"/>
          <w:lang w:val="en-US"/>
        </w:rPr>
        <w:t>interim meeting</w:t>
      </w:r>
      <w:r w:rsidR="005D769E">
        <w:rPr>
          <w:rFonts w:eastAsia="SimSun"/>
          <w:lang w:val="en-US"/>
        </w:rPr>
        <w:t>s</w:t>
      </w:r>
      <w:r w:rsidR="00425D83">
        <w:rPr>
          <w:rFonts w:eastAsia="SimSun"/>
          <w:lang w:val="en-US"/>
        </w:rPr>
        <w:t xml:space="preserve"> (e-meetings)</w:t>
      </w:r>
      <w:r w:rsidR="001745C0" w:rsidRPr="001745C0">
        <w:rPr>
          <w:rFonts w:eastAsia="SimSun"/>
          <w:lang w:val="en-US"/>
        </w:rPr>
        <w:t xml:space="preserve"> </w:t>
      </w:r>
      <w:r w:rsidR="005D769E">
        <w:rPr>
          <w:rFonts w:eastAsia="SimSun"/>
          <w:lang w:val="en-US"/>
        </w:rPr>
        <w:t>are</w:t>
      </w:r>
      <w:r w:rsidR="001745C0" w:rsidRPr="001745C0">
        <w:rPr>
          <w:rFonts w:eastAsia="SimSun"/>
          <w:lang w:val="en-US"/>
        </w:rPr>
        <w:t xml:space="preserve"> requested by Q2.</w:t>
      </w:r>
    </w:p>
    <w:p w14:paraId="69FB5978" w14:textId="0220310B" w:rsidR="005D769E" w:rsidRPr="005D769E" w:rsidRDefault="00F93CB1" w:rsidP="00623EFC">
      <w:pPr>
        <w:numPr>
          <w:ilvl w:val="0"/>
          <w:numId w:val="13"/>
        </w:numPr>
        <w:overflowPunct w:val="0"/>
        <w:autoSpaceDE w:val="0"/>
        <w:autoSpaceDN w:val="0"/>
        <w:adjustRightInd w:val="0"/>
        <w:ind w:left="567" w:hanging="567"/>
        <w:textAlignment w:val="baseline"/>
        <w:rPr>
          <w:rFonts w:ascii="Arial" w:eastAsia="Gulim" w:hAnsi="Arial" w:cs="Arial"/>
          <w:color w:val="222222"/>
          <w:lang w:val="en-US" w:eastAsia="ko-KR"/>
        </w:rPr>
      </w:pPr>
      <w:r>
        <w:t>First interim meeting (</w:t>
      </w:r>
      <w:r w:rsidR="005D769E" w:rsidRPr="00623EFC">
        <w:t>e-</w:t>
      </w:r>
      <w:r w:rsidR="00425D83">
        <w:t>m</w:t>
      </w:r>
      <w:r w:rsidRPr="00623EFC">
        <w:t>eeting</w:t>
      </w:r>
      <w:r>
        <w:t>)</w:t>
      </w:r>
      <w:r w:rsidRPr="00623EFC">
        <w:t xml:space="preserve"> on 28 – 29 March 2023</w:t>
      </w:r>
    </w:p>
    <w:p w14:paraId="6AA4396B" w14:textId="0CE2E2EC" w:rsidR="005D769E" w:rsidRPr="00623EFC" w:rsidRDefault="008026F7" w:rsidP="00623EFC">
      <w:pPr>
        <w:overflowPunct w:val="0"/>
        <w:autoSpaceDE w:val="0"/>
        <w:autoSpaceDN w:val="0"/>
        <w:adjustRightInd w:val="0"/>
        <w:ind w:left="567"/>
        <w:textAlignment w:val="baseline"/>
      </w:pPr>
      <w:r w:rsidRPr="00623EFC">
        <w:t>Session 1: 13:00-19:00 CET/CEST</w:t>
      </w:r>
      <w:r>
        <w:t xml:space="preserve"> (tentative)</w:t>
      </w:r>
    </w:p>
    <w:p w14:paraId="393B9C22" w14:textId="599B6CF1" w:rsidR="005D769E" w:rsidRPr="00623EFC" w:rsidRDefault="008026F7" w:rsidP="00623EFC">
      <w:pPr>
        <w:overflowPunct w:val="0"/>
        <w:autoSpaceDE w:val="0"/>
        <w:autoSpaceDN w:val="0"/>
        <w:adjustRightInd w:val="0"/>
        <w:ind w:left="567"/>
        <w:textAlignment w:val="baseline"/>
      </w:pPr>
      <w:r w:rsidRPr="00623EFC">
        <w:t>Session 2: 13:00-19:00 CET/CEST</w:t>
      </w:r>
      <w:r>
        <w:t xml:space="preserve"> (tentative)</w:t>
      </w:r>
    </w:p>
    <w:p w14:paraId="3EE18B29" w14:textId="1F76ABF5" w:rsidR="005D769E" w:rsidRPr="00623EFC" w:rsidRDefault="005D769E" w:rsidP="00623EFC">
      <w:pPr>
        <w:overflowPunct w:val="0"/>
        <w:autoSpaceDE w:val="0"/>
        <w:autoSpaceDN w:val="0"/>
        <w:adjustRightInd w:val="0"/>
        <w:ind w:left="567"/>
        <w:textAlignment w:val="baseline"/>
      </w:pPr>
    </w:p>
    <w:p w14:paraId="6DA47052" w14:textId="56BE2910" w:rsidR="005D769E" w:rsidRPr="00623EFC" w:rsidRDefault="00F93CB1" w:rsidP="00623EFC">
      <w:pPr>
        <w:numPr>
          <w:ilvl w:val="0"/>
          <w:numId w:val="13"/>
        </w:numPr>
        <w:overflowPunct w:val="0"/>
        <w:autoSpaceDE w:val="0"/>
        <w:autoSpaceDN w:val="0"/>
        <w:adjustRightInd w:val="0"/>
        <w:ind w:left="567" w:hanging="567"/>
        <w:textAlignment w:val="baseline"/>
      </w:pPr>
      <w:r>
        <w:t>Second interim meeting (</w:t>
      </w:r>
      <w:r w:rsidR="00425D83">
        <w:t>e-m</w:t>
      </w:r>
      <w:r w:rsidRPr="00D40DEC">
        <w:t>eeting</w:t>
      </w:r>
      <w:r>
        <w:t>)</w:t>
      </w:r>
      <w:r w:rsidRPr="00D40DEC">
        <w:t xml:space="preserve"> </w:t>
      </w:r>
      <w:r w:rsidRPr="00623EFC">
        <w:t>on</w:t>
      </w:r>
      <w:r w:rsidR="005D769E" w:rsidRPr="00623EFC">
        <w:t xml:space="preserve"> </w:t>
      </w:r>
      <w:r w:rsidRPr="00623EFC">
        <w:t>27 – 28 June 2023</w:t>
      </w:r>
    </w:p>
    <w:p w14:paraId="5875DE1E" w14:textId="2494E0BE" w:rsidR="005D769E" w:rsidRPr="00623EFC" w:rsidRDefault="008026F7" w:rsidP="00623EFC">
      <w:pPr>
        <w:overflowPunct w:val="0"/>
        <w:autoSpaceDE w:val="0"/>
        <w:autoSpaceDN w:val="0"/>
        <w:adjustRightInd w:val="0"/>
        <w:ind w:left="567"/>
        <w:textAlignment w:val="baseline"/>
      </w:pPr>
      <w:r w:rsidRPr="00623EFC">
        <w:t>Session 1: 13:00-19:00 CET/CEST</w:t>
      </w:r>
      <w:r>
        <w:t xml:space="preserve"> (tentative)</w:t>
      </w:r>
    </w:p>
    <w:p w14:paraId="3CD70721" w14:textId="16477CF8" w:rsidR="005D769E" w:rsidRPr="00623EFC" w:rsidRDefault="008026F7" w:rsidP="00623EFC">
      <w:pPr>
        <w:overflowPunct w:val="0"/>
        <w:autoSpaceDE w:val="0"/>
        <w:autoSpaceDN w:val="0"/>
        <w:adjustRightInd w:val="0"/>
        <w:ind w:left="567"/>
        <w:textAlignment w:val="baseline"/>
      </w:pPr>
      <w:r w:rsidRPr="00623EFC">
        <w:t>Session 2: 13:00-19:00 CET/CEST</w:t>
      </w:r>
      <w:r>
        <w:t xml:space="preserve"> (tentative)</w:t>
      </w:r>
    </w:p>
    <w:p w14:paraId="3D4CEB47" w14:textId="77777777" w:rsidR="001745C0" w:rsidRPr="001745C0" w:rsidRDefault="001745C0" w:rsidP="009420D0"/>
    <w:p w14:paraId="4AEAD763" w14:textId="77777777" w:rsidR="009420D0" w:rsidRDefault="009420D0" w:rsidP="009420D0">
      <w:pPr>
        <w:contextualSpacing/>
        <w:rPr>
          <w:i/>
          <w:iCs/>
          <w:highlight w:val="yellow"/>
        </w:rPr>
      </w:pPr>
      <w:bookmarkStart w:id="22" w:name="_Toc244266990"/>
      <w:bookmarkStart w:id="23" w:name="_Toc248114410"/>
      <w:bookmarkStart w:id="24" w:name="_Toc94096376"/>
    </w:p>
    <w:p w14:paraId="4AB263C9" w14:textId="77777777" w:rsidR="00504953" w:rsidRDefault="00504953" w:rsidP="00621B4E">
      <w:pPr>
        <w:pStyle w:val="Heading3"/>
        <w:sectPr w:rsidR="00504953" w:rsidSect="00A14942">
          <w:headerReference w:type="default" r:id="rId48"/>
          <w:footerReference w:type="first" r:id="rId49"/>
          <w:pgSz w:w="11907" w:h="16840" w:code="9"/>
          <w:pgMar w:top="1134" w:right="1134" w:bottom="1134" w:left="1134" w:header="720" w:footer="720" w:gutter="0"/>
          <w:cols w:space="720"/>
          <w:titlePg/>
          <w:docGrid w:linePitch="326"/>
        </w:sectPr>
      </w:pPr>
      <w:bookmarkStart w:id="25" w:name="_Toc244266991"/>
      <w:bookmarkStart w:id="26" w:name="_Toc248114411"/>
      <w:bookmarkStart w:id="27" w:name="_Toc94096377"/>
      <w:bookmarkEnd w:id="22"/>
      <w:bookmarkEnd w:id="23"/>
      <w:bookmarkEnd w:id="24"/>
    </w:p>
    <w:p w14:paraId="2E55CD94" w14:textId="4E9BD11F" w:rsidR="009420D0" w:rsidRPr="00DA5416" w:rsidRDefault="009420D0" w:rsidP="00621B4E">
      <w:pPr>
        <w:pStyle w:val="Heading3"/>
      </w:pPr>
      <w:r w:rsidRPr="00DA5416">
        <w:lastRenderedPageBreak/>
        <w:t xml:space="preserve">Work </w:t>
      </w:r>
      <w:bookmarkEnd w:id="25"/>
      <w:bookmarkEnd w:id="26"/>
      <w:bookmarkEnd w:id="27"/>
      <w:r>
        <w:t>programme</w:t>
      </w:r>
    </w:p>
    <w:p w14:paraId="53CA2C92" w14:textId="77777777" w:rsidR="009420D0" w:rsidRDefault="009420D0" w:rsidP="009420D0"/>
    <w:tbl>
      <w:tblPr>
        <w:tblStyle w:val="TableGrid"/>
        <w:tblW w:w="15603"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183"/>
        <w:gridCol w:w="889"/>
        <w:gridCol w:w="5329"/>
        <w:gridCol w:w="947"/>
        <w:gridCol w:w="1036"/>
        <w:gridCol w:w="889"/>
        <w:gridCol w:w="2073"/>
        <w:gridCol w:w="2073"/>
        <w:gridCol w:w="1184"/>
      </w:tblGrid>
      <w:tr w:rsidR="00621B4E" w14:paraId="6AFAEEF4" w14:textId="77777777" w:rsidTr="00621B4E">
        <w:trPr>
          <w:tblHeader/>
          <w:jc w:val="center"/>
        </w:trPr>
        <w:tc>
          <w:tcPr>
            <w:tcW w:w="1134" w:type="dxa"/>
            <w:tcBorders>
              <w:top w:val="single" w:sz="12" w:space="0" w:color="auto"/>
              <w:bottom w:val="single" w:sz="12" w:space="0" w:color="auto"/>
            </w:tcBorders>
            <w:shd w:val="clear" w:color="auto" w:fill="auto"/>
            <w:hideMark/>
          </w:tcPr>
          <w:p w14:paraId="0E1CB921" w14:textId="77777777" w:rsidR="009420D0" w:rsidRDefault="009420D0" w:rsidP="00621B4E">
            <w:pPr>
              <w:pStyle w:val="Tablehead"/>
              <w:ind w:left="-113" w:right="-113"/>
            </w:pPr>
            <w:r>
              <w:t>Work item</w:t>
            </w:r>
          </w:p>
        </w:tc>
        <w:tc>
          <w:tcPr>
            <w:tcW w:w="851" w:type="dxa"/>
            <w:tcBorders>
              <w:top w:val="single" w:sz="12" w:space="0" w:color="auto"/>
              <w:bottom w:val="single" w:sz="12" w:space="0" w:color="auto"/>
            </w:tcBorders>
            <w:shd w:val="clear" w:color="auto" w:fill="auto"/>
            <w:hideMark/>
          </w:tcPr>
          <w:p w14:paraId="7EF6E387" w14:textId="77777777" w:rsidR="009420D0" w:rsidRDefault="009420D0" w:rsidP="00621B4E">
            <w:pPr>
              <w:pStyle w:val="Tablehead"/>
              <w:ind w:left="-113" w:right="-113"/>
            </w:pPr>
            <w:r>
              <w:t>Version</w:t>
            </w:r>
          </w:p>
        </w:tc>
        <w:tc>
          <w:tcPr>
            <w:tcW w:w="5103" w:type="dxa"/>
            <w:tcBorders>
              <w:top w:val="single" w:sz="12" w:space="0" w:color="auto"/>
              <w:bottom w:val="single" w:sz="12" w:space="0" w:color="auto"/>
            </w:tcBorders>
            <w:shd w:val="clear" w:color="auto" w:fill="auto"/>
            <w:hideMark/>
          </w:tcPr>
          <w:p w14:paraId="6083A941" w14:textId="77777777" w:rsidR="009420D0" w:rsidRDefault="009420D0" w:rsidP="00621B4E">
            <w:pPr>
              <w:pStyle w:val="Tablehead"/>
              <w:ind w:left="-113" w:right="-113"/>
            </w:pPr>
            <w:r>
              <w:t>Subject / Title</w:t>
            </w:r>
          </w:p>
        </w:tc>
        <w:tc>
          <w:tcPr>
            <w:tcW w:w="907" w:type="dxa"/>
            <w:tcBorders>
              <w:top w:val="single" w:sz="12" w:space="0" w:color="auto"/>
              <w:bottom w:val="single" w:sz="12" w:space="0" w:color="auto"/>
            </w:tcBorders>
            <w:shd w:val="clear" w:color="auto" w:fill="auto"/>
            <w:hideMark/>
          </w:tcPr>
          <w:p w14:paraId="3600FC27" w14:textId="77777777" w:rsidR="009420D0" w:rsidRDefault="009420D0" w:rsidP="00621B4E">
            <w:pPr>
              <w:pStyle w:val="Tablehead"/>
              <w:ind w:left="-113" w:right="-113"/>
            </w:pPr>
            <w:r>
              <w:t>Approval process</w:t>
            </w:r>
          </w:p>
        </w:tc>
        <w:tc>
          <w:tcPr>
            <w:tcW w:w="992" w:type="dxa"/>
            <w:tcBorders>
              <w:top w:val="single" w:sz="12" w:space="0" w:color="auto"/>
              <w:bottom w:val="single" w:sz="12" w:space="0" w:color="auto"/>
            </w:tcBorders>
            <w:shd w:val="clear" w:color="auto" w:fill="auto"/>
            <w:hideMark/>
          </w:tcPr>
          <w:p w14:paraId="5ED64054" w14:textId="77777777" w:rsidR="009420D0" w:rsidRDefault="009420D0" w:rsidP="00621B4E">
            <w:pPr>
              <w:pStyle w:val="Tablehead"/>
              <w:ind w:left="-113" w:right="-113"/>
            </w:pPr>
            <w:r>
              <w:t>Priority</w:t>
            </w:r>
          </w:p>
        </w:tc>
        <w:tc>
          <w:tcPr>
            <w:tcW w:w="851" w:type="dxa"/>
            <w:tcBorders>
              <w:top w:val="single" w:sz="12" w:space="0" w:color="auto"/>
              <w:bottom w:val="single" w:sz="12" w:space="0" w:color="auto"/>
            </w:tcBorders>
            <w:shd w:val="clear" w:color="auto" w:fill="auto"/>
            <w:hideMark/>
          </w:tcPr>
          <w:p w14:paraId="5C6EC063" w14:textId="77777777" w:rsidR="009420D0" w:rsidRDefault="009420D0" w:rsidP="00621B4E">
            <w:pPr>
              <w:pStyle w:val="Tablehead"/>
              <w:ind w:left="-113" w:right="-113"/>
            </w:pPr>
            <w:r>
              <w:t>Timing</w:t>
            </w:r>
          </w:p>
        </w:tc>
        <w:tc>
          <w:tcPr>
            <w:tcW w:w="1985" w:type="dxa"/>
            <w:tcBorders>
              <w:top w:val="single" w:sz="12" w:space="0" w:color="auto"/>
              <w:bottom w:val="single" w:sz="12" w:space="0" w:color="auto"/>
            </w:tcBorders>
            <w:shd w:val="clear" w:color="auto" w:fill="auto"/>
            <w:hideMark/>
          </w:tcPr>
          <w:p w14:paraId="1FD7890F" w14:textId="77777777" w:rsidR="009420D0" w:rsidRDefault="009420D0" w:rsidP="00621B4E">
            <w:pPr>
              <w:pStyle w:val="Tablehead"/>
              <w:ind w:left="-113" w:right="-113"/>
            </w:pPr>
            <w:r>
              <w:t>Editor(s)</w:t>
            </w:r>
          </w:p>
        </w:tc>
        <w:tc>
          <w:tcPr>
            <w:tcW w:w="1985" w:type="dxa"/>
            <w:tcBorders>
              <w:top w:val="single" w:sz="12" w:space="0" w:color="auto"/>
              <w:bottom w:val="single" w:sz="12" w:space="0" w:color="auto"/>
            </w:tcBorders>
            <w:shd w:val="clear" w:color="auto" w:fill="auto"/>
            <w:hideMark/>
          </w:tcPr>
          <w:p w14:paraId="2AB1B7ED" w14:textId="77777777" w:rsidR="009420D0" w:rsidRDefault="009420D0" w:rsidP="00621B4E">
            <w:pPr>
              <w:pStyle w:val="Tablehead"/>
              <w:ind w:left="-113" w:right="-113"/>
            </w:pPr>
            <w:r>
              <w:t>Base text(s)</w:t>
            </w:r>
          </w:p>
        </w:tc>
        <w:tc>
          <w:tcPr>
            <w:tcW w:w="1134" w:type="dxa"/>
            <w:tcBorders>
              <w:top w:val="single" w:sz="12" w:space="0" w:color="auto"/>
              <w:bottom w:val="single" w:sz="12" w:space="0" w:color="auto"/>
            </w:tcBorders>
            <w:shd w:val="clear" w:color="auto" w:fill="auto"/>
            <w:hideMark/>
          </w:tcPr>
          <w:p w14:paraId="7EE9D0C4" w14:textId="77777777" w:rsidR="009420D0" w:rsidRDefault="009420D0" w:rsidP="00621B4E">
            <w:pPr>
              <w:pStyle w:val="Tablehead"/>
              <w:ind w:left="-113" w:right="-113"/>
            </w:pPr>
            <w:r>
              <w:t>Liaison relationship</w:t>
            </w:r>
          </w:p>
        </w:tc>
      </w:tr>
      <w:tr w:rsidR="00621B4E" w14:paraId="3D96B0AD" w14:textId="77777777" w:rsidTr="00621B4E">
        <w:trPr>
          <w:jc w:val="center"/>
        </w:trPr>
        <w:tc>
          <w:tcPr>
            <w:tcW w:w="1134" w:type="dxa"/>
            <w:tcBorders>
              <w:top w:val="single" w:sz="12" w:space="0" w:color="auto"/>
            </w:tcBorders>
            <w:shd w:val="clear" w:color="auto" w:fill="auto"/>
            <w:hideMark/>
          </w:tcPr>
          <w:p w14:paraId="37ADFB4E" w14:textId="77777777" w:rsidR="009420D0" w:rsidRPr="0039564A" w:rsidRDefault="00CF01C3" w:rsidP="00621B4E">
            <w:pPr>
              <w:pStyle w:val="Tabletext"/>
            </w:pPr>
            <w:hyperlink r:id="rId50">
              <w:r w:rsidR="009420D0">
                <w:rPr>
                  <w:rStyle w:val="Hyperlink"/>
                </w:rPr>
                <w:t>P.10/G.100</w:t>
              </w:r>
            </w:hyperlink>
          </w:p>
        </w:tc>
        <w:tc>
          <w:tcPr>
            <w:tcW w:w="851" w:type="dxa"/>
            <w:tcBorders>
              <w:top w:val="single" w:sz="12" w:space="0" w:color="auto"/>
            </w:tcBorders>
            <w:shd w:val="clear" w:color="auto" w:fill="auto"/>
            <w:hideMark/>
          </w:tcPr>
          <w:p w14:paraId="288EB222" w14:textId="77777777" w:rsidR="009420D0" w:rsidRPr="0039564A" w:rsidRDefault="009420D0" w:rsidP="00621B4E">
            <w:pPr>
              <w:pStyle w:val="Tabletext"/>
            </w:pPr>
            <w:r w:rsidRPr="0039564A">
              <w:t>Rev.</w:t>
            </w:r>
          </w:p>
        </w:tc>
        <w:tc>
          <w:tcPr>
            <w:tcW w:w="5103" w:type="dxa"/>
            <w:tcBorders>
              <w:top w:val="single" w:sz="12" w:space="0" w:color="auto"/>
            </w:tcBorders>
            <w:shd w:val="clear" w:color="auto" w:fill="auto"/>
            <w:hideMark/>
          </w:tcPr>
          <w:p w14:paraId="0554912E" w14:textId="77777777" w:rsidR="009420D0" w:rsidRPr="0039564A" w:rsidRDefault="009420D0" w:rsidP="00621B4E">
            <w:pPr>
              <w:pStyle w:val="Tabletext"/>
            </w:pPr>
            <w:r w:rsidRPr="0039564A">
              <w:t>Vocabulary for performance, quality of service and quality of experience</w:t>
            </w:r>
          </w:p>
        </w:tc>
        <w:tc>
          <w:tcPr>
            <w:tcW w:w="907" w:type="dxa"/>
            <w:tcBorders>
              <w:top w:val="single" w:sz="12" w:space="0" w:color="auto"/>
            </w:tcBorders>
            <w:shd w:val="clear" w:color="auto" w:fill="auto"/>
            <w:hideMark/>
          </w:tcPr>
          <w:p w14:paraId="1852487C" w14:textId="77777777" w:rsidR="009420D0" w:rsidRPr="0039564A" w:rsidRDefault="009420D0" w:rsidP="00621B4E">
            <w:pPr>
              <w:pStyle w:val="Tabletext"/>
            </w:pPr>
            <w:r w:rsidRPr="0039564A">
              <w:t>AAP</w:t>
            </w:r>
          </w:p>
        </w:tc>
        <w:tc>
          <w:tcPr>
            <w:tcW w:w="992" w:type="dxa"/>
            <w:tcBorders>
              <w:top w:val="single" w:sz="12" w:space="0" w:color="auto"/>
            </w:tcBorders>
            <w:shd w:val="clear" w:color="auto" w:fill="auto"/>
            <w:hideMark/>
          </w:tcPr>
          <w:p w14:paraId="27B38E6C" w14:textId="77777777" w:rsidR="009420D0" w:rsidRPr="0039564A" w:rsidRDefault="009420D0" w:rsidP="00621B4E">
            <w:pPr>
              <w:pStyle w:val="Tabletext"/>
            </w:pPr>
            <w:r w:rsidRPr="0039564A">
              <w:t>Medium</w:t>
            </w:r>
          </w:p>
        </w:tc>
        <w:tc>
          <w:tcPr>
            <w:tcW w:w="851" w:type="dxa"/>
            <w:tcBorders>
              <w:top w:val="single" w:sz="12" w:space="0" w:color="auto"/>
            </w:tcBorders>
            <w:shd w:val="clear" w:color="auto" w:fill="auto"/>
            <w:hideMark/>
          </w:tcPr>
          <w:p w14:paraId="2E6B82C0" w14:textId="77777777" w:rsidR="009420D0" w:rsidRPr="0039564A" w:rsidRDefault="009420D0" w:rsidP="00621B4E">
            <w:pPr>
              <w:pStyle w:val="Tabletext"/>
            </w:pPr>
            <w:r w:rsidRPr="0039564A">
              <w:t>2023</w:t>
            </w:r>
          </w:p>
        </w:tc>
        <w:tc>
          <w:tcPr>
            <w:tcW w:w="1985" w:type="dxa"/>
            <w:tcBorders>
              <w:top w:val="single" w:sz="12" w:space="0" w:color="auto"/>
            </w:tcBorders>
            <w:shd w:val="clear" w:color="auto" w:fill="auto"/>
            <w:hideMark/>
          </w:tcPr>
          <w:p w14:paraId="6D83DE75" w14:textId="77777777" w:rsidR="009420D0" w:rsidRPr="0039564A" w:rsidRDefault="009420D0" w:rsidP="00621B4E">
            <w:pPr>
              <w:pStyle w:val="Tabletext"/>
            </w:pPr>
            <w:r w:rsidRPr="0039564A">
              <w:t>Joachim Pomy (Opticom GmbH)</w:t>
            </w:r>
          </w:p>
        </w:tc>
        <w:tc>
          <w:tcPr>
            <w:tcW w:w="1985" w:type="dxa"/>
            <w:tcBorders>
              <w:top w:val="single" w:sz="12" w:space="0" w:color="auto"/>
            </w:tcBorders>
            <w:shd w:val="clear" w:color="auto" w:fill="auto"/>
            <w:hideMark/>
          </w:tcPr>
          <w:p w14:paraId="76FA1F1E" w14:textId="77777777" w:rsidR="009420D0" w:rsidRPr="0039564A" w:rsidRDefault="009420D0" w:rsidP="00621B4E">
            <w:pPr>
              <w:pStyle w:val="Tabletext"/>
            </w:pPr>
          </w:p>
        </w:tc>
        <w:tc>
          <w:tcPr>
            <w:tcW w:w="1134" w:type="dxa"/>
            <w:tcBorders>
              <w:top w:val="single" w:sz="12" w:space="0" w:color="auto"/>
            </w:tcBorders>
            <w:shd w:val="clear" w:color="auto" w:fill="auto"/>
            <w:hideMark/>
          </w:tcPr>
          <w:p w14:paraId="7488C266" w14:textId="77777777" w:rsidR="009420D0" w:rsidRPr="0039564A" w:rsidRDefault="009420D0" w:rsidP="00621B4E">
            <w:pPr>
              <w:pStyle w:val="Tabletext"/>
            </w:pPr>
            <w:r w:rsidRPr="0039564A">
              <w:t>-</w:t>
            </w:r>
          </w:p>
        </w:tc>
      </w:tr>
      <w:tr w:rsidR="00621B4E" w14:paraId="08B73A58" w14:textId="77777777" w:rsidTr="00623EFC">
        <w:trPr>
          <w:jc w:val="center"/>
        </w:trPr>
        <w:tc>
          <w:tcPr>
            <w:tcW w:w="1134" w:type="dxa"/>
            <w:tcBorders>
              <w:top w:val="single" w:sz="12" w:space="0" w:color="auto"/>
              <w:bottom w:val="single" w:sz="12" w:space="0" w:color="auto"/>
            </w:tcBorders>
            <w:shd w:val="clear" w:color="auto" w:fill="auto"/>
            <w:hideMark/>
          </w:tcPr>
          <w:p w14:paraId="5904ACCC" w14:textId="77777777" w:rsidR="009420D0" w:rsidRPr="00504953" w:rsidRDefault="00CF01C3" w:rsidP="00621B4E">
            <w:pPr>
              <w:pStyle w:val="Tabletext"/>
              <w:rPr>
                <w:lang w:val="fr-FR"/>
              </w:rPr>
            </w:pPr>
            <w:hyperlink r:id="rId51">
              <w:r w:rsidR="009420D0" w:rsidRPr="00504953">
                <w:rPr>
                  <w:rStyle w:val="Hyperlink"/>
                  <w:lang w:val="fr-FR"/>
                </w:rPr>
                <w:t>TR-RQ (ex G.CQoE)</w:t>
              </w:r>
            </w:hyperlink>
          </w:p>
        </w:tc>
        <w:tc>
          <w:tcPr>
            <w:tcW w:w="851" w:type="dxa"/>
            <w:tcBorders>
              <w:top w:val="single" w:sz="12" w:space="0" w:color="auto"/>
              <w:bottom w:val="single" w:sz="12" w:space="0" w:color="auto"/>
            </w:tcBorders>
            <w:shd w:val="clear" w:color="auto" w:fill="auto"/>
            <w:hideMark/>
          </w:tcPr>
          <w:p w14:paraId="2365E0AF" w14:textId="77777777" w:rsidR="009420D0" w:rsidRPr="0039564A" w:rsidRDefault="009420D0" w:rsidP="00621B4E">
            <w:pPr>
              <w:pStyle w:val="Tabletext"/>
            </w:pPr>
            <w:r w:rsidRPr="0039564A">
              <w:t>New</w:t>
            </w:r>
          </w:p>
        </w:tc>
        <w:tc>
          <w:tcPr>
            <w:tcW w:w="5103" w:type="dxa"/>
            <w:tcBorders>
              <w:top w:val="single" w:sz="12" w:space="0" w:color="auto"/>
              <w:bottom w:val="single" w:sz="12" w:space="0" w:color="auto"/>
            </w:tcBorders>
            <w:shd w:val="clear" w:color="auto" w:fill="auto"/>
            <w:hideMark/>
          </w:tcPr>
          <w:p w14:paraId="1669537F" w14:textId="77777777" w:rsidR="009420D0" w:rsidRPr="0039564A" w:rsidRDefault="009420D0" w:rsidP="00621B4E">
            <w:pPr>
              <w:pStyle w:val="Tabletext"/>
            </w:pPr>
            <w:r w:rsidRPr="0039564A">
              <w:t xml:space="preserve">Roadmap for </w:t>
            </w:r>
            <w:proofErr w:type="spellStart"/>
            <w:r w:rsidRPr="0039564A">
              <w:t>QoS</w:t>
            </w:r>
            <w:proofErr w:type="spellEnd"/>
            <w:r w:rsidRPr="0039564A">
              <w:t xml:space="preserve"> and </w:t>
            </w:r>
            <w:proofErr w:type="spellStart"/>
            <w:r w:rsidRPr="0039564A">
              <w:t>QoE</w:t>
            </w:r>
            <w:proofErr w:type="spellEnd"/>
            <w:r w:rsidRPr="0039564A">
              <w:t xml:space="preserve"> in the ITU-T Study Group 12 context</w:t>
            </w:r>
          </w:p>
        </w:tc>
        <w:tc>
          <w:tcPr>
            <w:tcW w:w="907" w:type="dxa"/>
            <w:tcBorders>
              <w:top w:val="single" w:sz="12" w:space="0" w:color="auto"/>
              <w:bottom w:val="single" w:sz="12" w:space="0" w:color="auto"/>
            </w:tcBorders>
            <w:shd w:val="clear" w:color="auto" w:fill="auto"/>
            <w:hideMark/>
          </w:tcPr>
          <w:p w14:paraId="61B4F245" w14:textId="77777777" w:rsidR="009420D0" w:rsidRPr="0039564A" w:rsidRDefault="009420D0" w:rsidP="00621B4E">
            <w:pPr>
              <w:pStyle w:val="Tabletext"/>
            </w:pPr>
            <w:r w:rsidRPr="0039564A">
              <w:t>Agreement</w:t>
            </w:r>
          </w:p>
        </w:tc>
        <w:tc>
          <w:tcPr>
            <w:tcW w:w="992" w:type="dxa"/>
            <w:tcBorders>
              <w:top w:val="single" w:sz="12" w:space="0" w:color="auto"/>
              <w:bottom w:val="single" w:sz="12" w:space="0" w:color="auto"/>
            </w:tcBorders>
            <w:shd w:val="clear" w:color="auto" w:fill="auto"/>
            <w:hideMark/>
          </w:tcPr>
          <w:p w14:paraId="75BF37AD" w14:textId="77777777" w:rsidR="009420D0" w:rsidRPr="0039564A" w:rsidRDefault="009420D0" w:rsidP="00621B4E">
            <w:pPr>
              <w:pStyle w:val="Tabletext"/>
            </w:pPr>
            <w:r w:rsidRPr="0039564A">
              <w:t>-</w:t>
            </w:r>
          </w:p>
        </w:tc>
        <w:tc>
          <w:tcPr>
            <w:tcW w:w="851" w:type="dxa"/>
            <w:tcBorders>
              <w:top w:val="single" w:sz="12" w:space="0" w:color="auto"/>
              <w:bottom w:val="single" w:sz="12" w:space="0" w:color="auto"/>
            </w:tcBorders>
            <w:shd w:val="clear" w:color="auto" w:fill="auto"/>
            <w:hideMark/>
          </w:tcPr>
          <w:p w14:paraId="43C7D64B" w14:textId="77777777" w:rsidR="009420D0" w:rsidRPr="0039564A" w:rsidRDefault="009420D0" w:rsidP="00621B4E">
            <w:pPr>
              <w:pStyle w:val="Tabletext"/>
            </w:pPr>
            <w:r w:rsidRPr="0039564A">
              <w:t>2023</w:t>
            </w:r>
          </w:p>
        </w:tc>
        <w:tc>
          <w:tcPr>
            <w:tcW w:w="1985" w:type="dxa"/>
            <w:tcBorders>
              <w:top w:val="single" w:sz="12" w:space="0" w:color="auto"/>
              <w:bottom w:val="single" w:sz="12" w:space="0" w:color="auto"/>
            </w:tcBorders>
            <w:shd w:val="clear" w:color="auto" w:fill="auto"/>
            <w:hideMark/>
          </w:tcPr>
          <w:p w14:paraId="6474CB31" w14:textId="77777777" w:rsidR="009420D0" w:rsidRPr="00504953" w:rsidRDefault="009420D0" w:rsidP="00621B4E">
            <w:pPr>
              <w:pStyle w:val="Tabletext"/>
              <w:rPr>
                <w:lang w:val="fr-FR"/>
              </w:rPr>
            </w:pPr>
            <w:r w:rsidRPr="00504953">
              <w:rPr>
                <w:lang w:val="fr-FR"/>
              </w:rPr>
              <w:t>Isis De Andrade Lima (Anatel),</w:t>
            </w:r>
            <w:r w:rsidRPr="00504953">
              <w:rPr>
                <w:lang w:val="fr-FR"/>
              </w:rPr>
              <w:br/>
              <w:t>Danilo Tavares (Anatel)</w:t>
            </w:r>
          </w:p>
        </w:tc>
        <w:tc>
          <w:tcPr>
            <w:tcW w:w="1985" w:type="dxa"/>
            <w:tcBorders>
              <w:top w:val="single" w:sz="12" w:space="0" w:color="auto"/>
              <w:bottom w:val="single" w:sz="12" w:space="0" w:color="auto"/>
            </w:tcBorders>
            <w:shd w:val="clear" w:color="auto" w:fill="auto"/>
            <w:hideMark/>
          </w:tcPr>
          <w:p w14:paraId="6FA40FBC" w14:textId="2AD31568" w:rsidR="009420D0" w:rsidRPr="0039564A" w:rsidRDefault="00A00980" w:rsidP="00D63263">
            <w:pPr>
              <w:pStyle w:val="Tabletext"/>
            </w:pPr>
            <w:r w:rsidRPr="00623EFC">
              <w:rPr>
                <w:rStyle w:val="Hyperlink"/>
              </w:rPr>
              <w:fldChar w:fldCharType="begin"/>
            </w:r>
            <w:r w:rsidR="00D63263" w:rsidRPr="00623EFC">
              <w:rPr>
                <w:rStyle w:val="Hyperlink"/>
              </w:rPr>
              <w:instrText xml:space="preserve">HYPERLINK "http://www.itu.int/md/T22-SG12-230118-TD-GEN-0321" \h </w:instrText>
            </w:r>
            <w:r w:rsidRPr="00623EFC">
              <w:rPr>
                <w:rStyle w:val="Hyperlink"/>
              </w:rPr>
              <w:fldChar w:fldCharType="separate"/>
            </w:r>
            <w:r w:rsidR="009420D0" w:rsidRPr="00623EFC">
              <w:rPr>
                <w:rStyle w:val="Hyperlink"/>
              </w:rPr>
              <w:t>SG12-TD</w:t>
            </w:r>
            <w:ins w:id="28" w:author="Microsoft 계정" w:date="2023-01-25T20:14:00Z">
              <w:r w:rsidR="00D63263" w:rsidRPr="00623EFC">
                <w:rPr>
                  <w:rStyle w:val="Hyperlink"/>
                </w:rPr>
                <w:t>321</w:t>
              </w:r>
            </w:ins>
            <w:del w:id="29" w:author="Microsoft 계정" w:date="2023-01-25T20:14:00Z">
              <w:r w:rsidR="009420D0" w:rsidRPr="00623EFC" w:rsidDel="00D63263">
                <w:rPr>
                  <w:rStyle w:val="Hyperlink"/>
                </w:rPr>
                <w:delText>155</w:delText>
              </w:r>
            </w:del>
            <w:r w:rsidR="009420D0" w:rsidRPr="00623EFC">
              <w:rPr>
                <w:rStyle w:val="Hyperlink"/>
              </w:rPr>
              <w:t>/GEN (202</w:t>
            </w:r>
            <w:del w:id="30" w:author="Microsoft 계정" w:date="2023-01-25T20:14:00Z">
              <w:r w:rsidR="009420D0" w:rsidRPr="00623EFC" w:rsidDel="00D63263">
                <w:rPr>
                  <w:rStyle w:val="Hyperlink"/>
                </w:rPr>
                <w:delText>2</w:delText>
              </w:r>
            </w:del>
            <w:ins w:id="31" w:author="Microsoft 계정" w:date="2023-01-25T20:14:00Z">
              <w:r w:rsidR="00D63263" w:rsidRPr="00623EFC">
                <w:rPr>
                  <w:rStyle w:val="Hyperlink"/>
                </w:rPr>
                <w:t>3</w:t>
              </w:r>
            </w:ins>
            <w:r w:rsidR="009420D0" w:rsidRPr="00623EFC">
              <w:rPr>
                <w:rStyle w:val="Hyperlink"/>
              </w:rPr>
              <w:t>-0</w:t>
            </w:r>
            <w:ins w:id="32" w:author="Microsoft 계정" w:date="2023-01-25T20:14:00Z">
              <w:r w:rsidR="00D63263" w:rsidRPr="00623EFC">
                <w:rPr>
                  <w:rStyle w:val="Hyperlink"/>
                </w:rPr>
                <w:t>1</w:t>
              </w:r>
            </w:ins>
            <w:del w:id="33" w:author="Microsoft 계정" w:date="2023-01-25T20:14:00Z">
              <w:r w:rsidR="009420D0" w:rsidRPr="00623EFC" w:rsidDel="00D63263">
                <w:rPr>
                  <w:rStyle w:val="Hyperlink"/>
                </w:rPr>
                <w:delText>6</w:delText>
              </w:r>
            </w:del>
            <w:r w:rsidR="009420D0" w:rsidRPr="00623EFC">
              <w:rPr>
                <w:rStyle w:val="Hyperlink"/>
              </w:rPr>
              <w:t>)</w:t>
            </w:r>
            <w:r w:rsidRPr="00623EFC">
              <w:rPr>
                <w:rStyle w:val="Hyperlink"/>
              </w:rPr>
              <w:fldChar w:fldCharType="end"/>
            </w:r>
          </w:p>
        </w:tc>
        <w:tc>
          <w:tcPr>
            <w:tcW w:w="1134" w:type="dxa"/>
            <w:tcBorders>
              <w:top w:val="single" w:sz="12" w:space="0" w:color="auto"/>
              <w:bottom w:val="single" w:sz="12" w:space="0" w:color="auto"/>
            </w:tcBorders>
            <w:shd w:val="clear" w:color="auto" w:fill="auto"/>
            <w:hideMark/>
          </w:tcPr>
          <w:p w14:paraId="03FC7F95" w14:textId="77777777" w:rsidR="009420D0" w:rsidRPr="0039564A" w:rsidRDefault="009420D0" w:rsidP="00621B4E">
            <w:pPr>
              <w:pStyle w:val="Tabletext"/>
            </w:pPr>
            <w:r w:rsidRPr="0039564A">
              <w:t>ETSI TC STQ</w:t>
            </w:r>
          </w:p>
        </w:tc>
      </w:tr>
      <w:tr w:rsidR="006276D8" w14:paraId="575F3032" w14:textId="77777777" w:rsidTr="00621B4E">
        <w:trPr>
          <w:jc w:val="center"/>
          <w:ins w:id="34" w:author="Microsoft 계정" w:date="2023-01-25T19:44:00Z"/>
        </w:trPr>
        <w:tc>
          <w:tcPr>
            <w:tcW w:w="1134" w:type="dxa"/>
            <w:tcBorders>
              <w:top w:val="single" w:sz="12" w:space="0" w:color="auto"/>
            </w:tcBorders>
            <w:shd w:val="clear" w:color="auto" w:fill="auto"/>
          </w:tcPr>
          <w:p w14:paraId="46A566DF" w14:textId="3A757F22" w:rsidR="006276D8" w:rsidRPr="006276D8" w:rsidRDefault="006276D8" w:rsidP="00621B4E">
            <w:pPr>
              <w:pStyle w:val="Tabletext"/>
              <w:rPr>
                <w:ins w:id="35" w:author="Microsoft 계정" w:date="2023-01-25T19:44:00Z"/>
                <w:rStyle w:val="Hyperlink"/>
                <w:rFonts w:eastAsia="Malgun Gothic"/>
                <w:lang w:val="fr-FR" w:eastAsia="ko-KR"/>
                <w:rPrChange w:id="36" w:author="Microsoft 계정" w:date="2023-01-25T19:44:00Z">
                  <w:rPr>
                    <w:ins w:id="37" w:author="Microsoft 계정" w:date="2023-01-25T19:44:00Z"/>
                    <w:rStyle w:val="Hyperlink"/>
                    <w:rFonts w:eastAsiaTheme="minorEastAsia"/>
                    <w:sz w:val="24"/>
                    <w:szCs w:val="24"/>
                    <w:lang w:val="fr-FR" w:eastAsia="ja-JP"/>
                  </w:rPr>
                </w:rPrChange>
              </w:rPr>
            </w:pPr>
            <w:ins w:id="38" w:author="Microsoft 계정" w:date="2023-01-25T19:44:00Z">
              <w:r>
                <w:rPr>
                  <w:rStyle w:val="Hyperlink"/>
                  <w:rFonts w:eastAsia="Malgun Gothic" w:hint="eastAsia"/>
                  <w:lang w:val="fr-FR" w:eastAsia="ko-KR"/>
                </w:rPr>
                <w:t>T</w:t>
              </w:r>
              <w:r>
                <w:rPr>
                  <w:rStyle w:val="Hyperlink"/>
                  <w:rFonts w:eastAsia="Malgun Gothic"/>
                  <w:lang w:val="fr-FR" w:eastAsia="ko-KR"/>
                </w:rPr>
                <w:t>R-CEC</w:t>
              </w:r>
            </w:ins>
          </w:p>
        </w:tc>
        <w:tc>
          <w:tcPr>
            <w:tcW w:w="851" w:type="dxa"/>
            <w:tcBorders>
              <w:top w:val="single" w:sz="12" w:space="0" w:color="auto"/>
            </w:tcBorders>
            <w:shd w:val="clear" w:color="auto" w:fill="auto"/>
          </w:tcPr>
          <w:p w14:paraId="52685061" w14:textId="015819E1" w:rsidR="006276D8" w:rsidRPr="006276D8" w:rsidRDefault="006276D8" w:rsidP="00621B4E">
            <w:pPr>
              <w:pStyle w:val="Tabletext"/>
              <w:rPr>
                <w:ins w:id="39" w:author="Microsoft 계정" w:date="2023-01-25T19:44:00Z"/>
                <w:rFonts w:eastAsia="Malgun Gothic"/>
                <w:lang w:eastAsia="ko-KR"/>
                <w:rPrChange w:id="40" w:author="Microsoft 계정" w:date="2023-01-25T19:44:00Z">
                  <w:rPr>
                    <w:ins w:id="41" w:author="Microsoft 계정" w:date="2023-01-25T19:44:00Z"/>
                  </w:rPr>
                </w:rPrChange>
              </w:rPr>
            </w:pPr>
            <w:ins w:id="42" w:author="Microsoft 계정" w:date="2023-01-25T19:44:00Z">
              <w:r>
                <w:rPr>
                  <w:rFonts w:eastAsia="Malgun Gothic" w:hint="eastAsia"/>
                  <w:lang w:eastAsia="ko-KR"/>
                </w:rPr>
                <w:t>N</w:t>
              </w:r>
              <w:r>
                <w:rPr>
                  <w:rFonts w:eastAsia="Malgun Gothic"/>
                  <w:lang w:eastAsia="ko-KR"/>
                </w:rPr>
                <w:t>ew</w:t>
              </w:r>
            </w:ins>
          </w:p>
        </w:tc>
        <w:tc>
          <w:tcPr>
            <w:tcW w:w="5103" w:type="dxa"/>
            <w:tcBorders>
              <w:top w:val="single" w:sz="12" w:space="0" w:color="auto"/>
            </w:tcBorders>
            <w:shd w:val="clear" w:color="auto" w:fill="auto"/>
          </w:tcPr>
          <w:p w14:paraId="06E06B24" w14:textId="589C77CD" w:rsidR="006276D8" w:rsidRPr="0039564A" w:rsidRDefault="0083680F" w:rsidP="00621B4E">
            <w:pPr>
              <w:pStyle w:val="Tabletext"/>
              <w:rPr>
                <w:ins w:id="43" w:author="Microsoft 계정" w:date="2023-01-25T19:44:00Z"/>
              </w:rPr>
            </w:pPr>
            <w:ins w:id="44" w:author="Microsoft 계정" w:date="2023-01-25T20:03:00Z">
              <w:r>
                <w:rPr>
                  <w:rFonts w:eastAsia="SimSun"/>
                </w:rPr>
                <w:t xml:space="preserve">Framework for </w:t>
              </w:r>
              <w:proofErr w:type="spellStart"/>
              <w:r>
                <w:rPr>
                  <w:rFonts w:eastAsia="SimSun"/>
                </w:rPr>
                <w:t>QoE</w:t>
              </w:r>
              <w:proofErr w:type="spellEnd"/>
              <w:r>
                <w:rPr>
                  <w:rFonts w:eastAsia="SimSun"/>
                </w:rPr>
                <w:t>/</w:t>
              </w:r>
              <w:proofErr w:type="spellStart"/>
              <w:r>
                <w:rPr>
                  <w:rFonts w:eastAsia="SimSun"/>
                </w:rPr>
                <w:t>QoS</w:t>
              </w:r>
              <w:proofErr w:type="spellEnd"/>
              <w:r>
                <w:rPr>
                  <w:rFonts w:eastAsia="SimSun"/>
                </w:rPr>
                <w:t xml:space="preserve"> </w:t>
              </w:r>
              <w:r w:rsidRPr="00A43101">
                <w:rPr>
                  <w:rFonts w:eastAsia="SimSun"/>
                </w:rPr>
                <w:t>using Additional Cultural and Emotional Context in Chatbot Applications based on Natural Language Understanding</w:t>
              </w:r>
            </w:ins>
          </w:p>
        </w:tc>
        <w:tc>
          <w:tcPr>
            <w:tcW w:w="907" w:type="dxa"/>
            <w:tcBorders>
              <w:top w:val="single" w:sz="12" w:space="0" w:color="auto"/>
            </w:tcBorders>
            <w:shd w:val="clear" w:color="auto" w:fill="auto"/>
          </w:tcPr>
          <w:p w14:paraId="6A7AE5A5" w14:textId="2FEAA20F" w:rsidR="006276D8" w:rsidRPr="0039564A" w:rsidRDefault="006276D8" w:rsidP="00621B4E">
            <w:pPr>
              <w:pStyle w:val="Tabletext"/>
              <w:rPr>
                <w:ins w:id="45" w:author="Microsoft 계정" w:date="2023-01-25T19:44:00Z"/>
              </w:rPr>
            </w:pPr>
            <w:ins w:id="46" w:author="Microsoft 계정" w:date="2023-01-25T19:44:00Z">
              <w:r w:rsidRPr="0039564A">
                <w:t>Agreement</w:t>
              </w:r>
            </w:ins>
          </w:p>
        </w:tc>
        <w:tc>
          <w:tcPr>
            <w:tcW w:w="992" w:type="dxa"/>
            <w:tcBorders>
              <w:top w:val="single" w:sz="12" w:space="0" w:color="auto"/>
            </w:tcBorders>
            <w:shd w:val="clear" w:color="auto" w:fill="auto"/>
          </w:tcPr>
          <w:p w14:paraId="07C8D32C" w14:textId="5757EA55" w:rsidR="006276D8" w:rsidRPr="006276D8" w:rsidRDefault="006276D8" w:rsidP="00621B4E">
            <w:pPr>
              <w:pStyle w:val="Tabletext"/>
              <w:rPr>
                <w:ins w:id="47" w:author="Microsoft 계정" w:date="2023-01-25T19:44:00Z"/>
                <w:rFonts w:eastAsia="Malgun Gothic"/>
                <w:lang w:eastAsia="ko-KR"/>
                <w:rPrChange w:id="48" w:author="Microsoft 계정" w:date="2023-01-25T19:44:00Z">
                  <w:rPr>
                    <w:ins w:id="49" w:author="Microsoft 계정" w:date="2023-01-25T19:44:00Z"/>
                  </w:rPr>
                </w:rPrChange>
              </w:rPr>
            </w:pPr>
            <w:ins w:id="50" w:author="Microsoft 계정" w:date="2023-01-25T19:44:00Z">
              <w:r>
                <w:rPr>
                  <w:rFonts w:eastAsia="Malgun Gothic" w:hint="eastAsia"/>
                  <w:lang w:eastAsia="ko-KR"/>
                </w:rPr>
                <w:t>-</w:t>
              </w:r>
            </w:ins>
          </w:p>
        </w:tc>
        <w:tc>
          <w:tcPr>
            <w:tcW w:w="851" w:type="dxa"/>
            <w:tcBorders>
              <w:top w:val="single" w:sz="12" w:space="0" w:color="auto"/>
            </w:tcBorders>
            <w:shd w:val="clear" w:color="auto" w:fill="auto"/>
          </w:tcPr>
          <w:p w14:paraId="3E59E57F" w14:textId="6F536076" w:rsidR="006276D8" w:rsidRPr="006276D8" w:rsidRDefault="006276D8" w:rsidP="00621B4E">
            <w:pPr>
              <w:pStyle w:val="Tabletext"/>
              <w:rPr>
                <w:ins w:id="51" w:author="Microsoft 계정" w:date="2023-01-25T19:44:00Z"/>
                <w:rFonts w:eastAsia="Malgun Gothic"/>
                <w:lang w:eastAsia="ko-KR"/>
                <w:rPrChange w:id="52" w:author="Microsoft 계정" w:date="2023-01-25T19:44:00Z">
                  <w:rPr>
                    <w:ins w:id="53" w:author="Microsoft 계정" w:date="2023-01-25T19:44:00Z"/>
                  </w:rPr>
                </w:rPrChange>
              </w:rPr>
            </w:pPr>
            <w:ins w:id="54" w:author="Microsoft 계정" w:date="2023-01-25T19:44:00Z">
              <w:r>
                <w:rPr>
                  <w:rFonts w:eastAsia="Malgun Gothic" w:hint="eastAsia"/>
                  <w:lang w:eastAsia="ko-KR"/>
                </w:rPr>
                <w:t>2</w:t>
              </w:r>
              <w:r>
                <w:rPr>
                  <w:rFonts w:eastAsia="Malgun Gothic"/>
                  <w:lang w:eastAsia="ko-KR"/>
                </w:rPr>
                <w:t>024</w:t>
              </w:r>
            </w:ins>
          </w:p>
        </w:tc>
        <w:tc>
          <w:tcPr>
            <w:tcW w:w="1985" w:type="dxa"/>
            <w:tcBorders>
              <w:top w:val="single" w:sz="12" w:space="0" w:color="auto"/>
            </w:tcBorders>
            <w:shd w:val="clear" w:color="auto" w:fill="auto"/>
          </w:tcPr>
          <w:p w14:paraId="57EC6754" w14:textId="77777777" w:rsidR="006276D8" w:rsidRDefault="006276D8" w:rsidP="006276D8">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ins w:id="55" w:author="Microsoft 계정" w:date="2023-01-25T19:45:00Z"/>
                <w:sz w:val="22"/>
                <w:szCs w:val="22"/>
              </w:rPr>
            </w:pPr>
            <w:proofErr w:type="spellStart"/>
            <w:ins w:id="56" w:author="Microsoft 계정" w:date="2023-01-25T19:44:00Z">
              <w:r w:rsidRPr="00DF2DDA">
                <w:rPr>
                  <w:sz w:val="22"/>
                  <w:szCs w:val="22"/>
                </w:rPr>
                <w:t>Brejesh</w:t>
              </w:r>
              <w:proofErr w:type="spellEnd"/>
              <w:r w:rsidRPr="00DF2DDA">
                <w:rPr>
                  <w:sz w:val="22"/>
                  <w:szCs w:val="22"/>
                </w:rPr>
                <w:t xml:space="preserve"> </w:t>
              </w:r>
              <w:proofErr w:type="spellStart"/>
              <w:r w:rsidRPr="00DF2DDA">
                <w:rPr>
                  <w:sz w:val="22"/>
                  <w:szCs w:val="22"/>
                </w:rPr>
                <w:t>Lall</w:t>
              </w:r>
            </w:ins>
            <w:proofErr w:type="spellEnd"/>
          </w:p>
          <w:p w14:paraId="4C32AD8E" w14:textId="14572166" w:rsidR="006276D8" w:rsidRPr="00DF2DDA" w:rsidRDefault="006276D8" w:rsidP="006276D8">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ins w:id="57" w:author="Microsoft 계정" w:date="2023-01-25T19:44:00Z"/>
                <w:sz w:val="22"/>
                <w:szCs w:val="22"/>
              </w:rPr>
            </w:pPr>
            <w:ins w:id="58" w:author="Microsoft 계정" w:date="2023-01-25T19:45:00Z">
              <w:r>
                <w:rPr>
                  <w:sz w:val="22"/>
                  <w:szCs w:val="22"/>
                </w:rPr>
                <w:t>(</w:t>
              </w:r>
            </w:ins>
            <w:ins w:id="59" w:author="Microsoft 계정" w:date="2023-01-25T19:44:00Z">
              <w:r w:rsidRPr="00DF2DDA">
                <w:rPr>
                  <w:sz w:val="22"/>
                  <w:szCs w:val="22"/>
                </w:rPr>
                <w:t>IIT Delhi</w:t>
              </w:r>
              <w:r>
                <w:rPr>
                  <w:sz w:val="22"/>
                  <w:szCs w:val="22"/>
                </w:rPr>
                <w:t xml:space="preserve">, </w:t>
              </w:r>
              <w:r w:rsidRPr="00DF2DDA">
                <w:rPr>
                  <w:sz w:val="22"/>
                  <w:szCs w:val="22"/>
                </w:rPr>
                <w:t>India</w:t>
              </w:r>
            </w:ins>
            <w:ins w:id="60" w:author="Microsoft 계정" w:date="2023-01-25T19:45:00Z">
              <w:r>
                <w:rPr>
                  <w:sz w:val="22"/>
                  <w:szCs w:val="22"/>
                </w:rPr>
                <w:t>)</w:t>
              </w:r>
            </w:ins>
          </w:p>
          <w:p w14:paraId="1F2FB0F2" w14:textId="77777777" w:rsidR="006276D8" w:rsidRDefault="006276D8" w:rsidP="006276D8">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ins w:id="61" w:author="Microsoft 계정" w:date="2023-01-25T19:45:00Z"/>
                <w:sz w:val="22"/>
                <w:szCs w:val="22"/>
                <w:lang w:val="fr-FR"/>
              </w:rPr>
            </w:pPr>
            <w:ins w:id="62" w:author="Microsoft 계정" w:date="2023-01-25T19:44:00Z">
              <w:r w:rsidRPr="00DF2DDA">
                <w:rPr>
                  <w:sz w:val="22"/>
                  <w:szCs w:val="22"/>
                  <w:lang w:val="fr-FR"/>
                </w:rPr>
                <w:t>Amit Oberoi</w:t>
              </w:r>
            </w:ins>
          </w:p>
          <w:p w14:paraId="47181DA4" w14:textId="77777777" w:rsidR="006276D8" w:rsidRPr="00DF2DDA" w:rsidRDefault="006276D8" w:rsidP="006276D8">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ins w:id="63" w:author="Microsoft 계정" w:date="2023-01-25T19:45:00Z"/>
                <w:sz w:val="22"/>
                <w:szCs w:val="22"/>
              </w:rPr>
            </w:pPr>
            <w:ins w:id="64" w:author="Microsoft 계정" w:date="2023-01-25T19:45:00Z">
              <w:r>
                <w:rPr>
                  <w:sz w:val="22"/>
                  <w:szCs w:val="22"/>
                </w:rPr>
                <w:t>(</w:t>
              </w:r>
              <w:r w:rsidRPr="00DF2DDA">
                <w:rPr>
                  <w:sz w:val="22"/>
                  <w:szCs w:val="22"/>
                </w:rPr>
                <w:t>IIT Delhi</w:t>
              </w:r>
              <w:r>
                <w:rPr>
                  <w:sz w:val="22"/>
                  <w:szCs w:val="22"/>
                </w:rPr>
                <w:t xml:space="preserve">, </w:t>
              </w:r>
              <w:r w:rsidRPr="00DF2DDA">
                <w:rPr>
                  <w:sz w:val="22"/>
                  <w:szCs w:val="22"/>
                </w:rPr>
                <w:t>India</w:t>
              </w:r>
              <w:r>
                <w:rPr>
                  <w:sz w:val="22"/>
                  <w:szCs w:val="22"/>
                </w:rPr>
                <w:t>)</w:t>
              </w:r>
            </w:ins>
          </w:p>
          <w:p w14:paraId="7A82002F" w14:textId="77777777" w:rsidR="006276D8" w:rsidRDefault="006276D8" w:rsidP="006276D8">
            <w:pPr>
              <w:pStyle w:val="Tabletext"/>
              <w:rPr>
                <w:ins w:id="65" w:author="Microsoft 계정" w:date="2023-01-25T19:45:00Z"/>
                <w:szCs w:val="22"/>
                <w:lang w:val="fr-FR"/>
              </w:rPr>
            </w:pPr>
            <w:ins w:id="66" w:author="Microsoft 계정" w:date="2023-01-25T19:44:00Z">
              <w:r w:rsidRPr="00DF2DDA">
                <w:rPr>
                  <w:szCs w:val="22"/>
                  <w:lang w:val="fr-FR"/>
                </w:rPr>
                <w:t>Vinti Nayar</w:t>
              </w:r>
            </w:ins>
          </w:p>
          <w:p w14:paraId="19C620EA" w14:textId="7AFDC5B0" w:rsidR="006276D8" w:rsidRPr="00623EFC" w:rsidRDefault="006276D8" w:rsidP="00623EF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ins w:id="67" w:author="Microsoft 계정" w:date="2023-01-25T19:44:00Z"/>
                <w:sz w:val="22"/>
                <w:szCs w:val="22"/>
              </w:rPr>
            </w:pPr>
            <w:ins w:id="68" w:author="Microsoft 계정" w:date="2023-01-25T19:45:00Z">
              <w:r>
                <w:rPr>
                  <w:sz w:val="22"/>
                  <w:szCs w:val="22"/>
                </w:rPr>
                <w:t>(</w:t>
              </w:r>
              <w:r w:rsidRPr="00DF2DDA">
                <w:rPr>
                  <w:sz w:val="22"/>
                  <w:szCs w:val="22"/>
                </w:rPr>
                <w:t>IIT Delhi</w:t>
              </w:r>
              <w:r>
                <w:rPr>
                  <w:sz w:val="22"/>
                  <w:szCs w:val="22"/>
                </w:rPr>
                <w:t xml:space="preserve">, </w:t>
              </w:r>
              <w:r w:rsidRPr="00DF2DDA">
                <w:rPr>
                  <w:sz w:val="22"/>
                  <w:szCs w:val="22"/>
                </w:rPr>
                <w:t>India</w:t>
              </w:r>
              <w:r>
                <w:rPr>
                  <w:sz w:val="22"/>
                  <w:szCs w:val="22"/>
                </w:rPr>
                <w:t>)</w:t>
              </w:r>
            </w:ins>
          </w:p>
        </w:tc>
        <w:tc>
          <w:tcPr>
            <w:tcW w:w="1985" w:type="dxa"/>
            <w:tcBorders>
              <w:top w:val="single" w:sz="12" w:space="0" w:color="auto"/>
            </w:tcBorders>
            <w:shd w:val="clear" w:color="auto" w:fill="auto"/>
          </w:tcPr>
          <w:p w14:paraId="60E97A70" w14:textId="77777777" w:rsidR="006276D8" w:rsidRPr="006276D8" w:rsidRDefault="006276D8" w:rsidP="00621B4E">
            <w:pPr>
              <w:pStyle w:val="Tabletext"/>
              <w:rPr>
                <w:ins w:id="69" w:author="Microsoft 계정" w:date="2023-01-25T19:44:00Z"/>
                <w:rStyle w:val="Hyperlink"/>
                <w:highlight w:val="yellow"/>
              </w:rPr>
            </w:pPr>
          </w:p>
        </w:tc>
        <w:tc>
          <w:tcPr>
            <w:tcW w:w="1134" w:type="dxa"/>
            <w:tcBorders>
              <w:top w:val="single" w:sz="12" w:space="0" w:color="auto"/>
            </w:tcBorders>
            <w:shd w:val="clear" w:color="auto" w:fill="auto"/>
          </w:tcPr>
          <w:p w14:paraId="780AF4D3" w14:textId="77777777" w:rsidR="006276D8" w:rsidRPr="0039564A" w:rsidRDefault="006276D8" w:rsidP="00621B4E">
            <w:pPr>
              <w:pStyle w:val="Tabletext"/>
              <w:rPr>
                <w:ins w:id="70" w:author="Microsoft 계정" w:date="2023-01-25T19:44:00Z"/>
              </w:rPr>
            </w:pPr>
          </w:p>
        </w:tc>
      </w:tr>
    </w:tbl>
    <w:p w14:paraId="7845F2D2" w14:textId="77777777" w:rsidR="00621B4E" w:rsidRDefault="00621B4E" w:rsidP="00621B4E"/>
    <w:p w14:paraId="2E814C9D" w14:textId="77777777" w:rsidR="009420D0" w:rsidRDefault="009420D0" w:rsidP="00621B4E">
      <w:pPr>
        <w:sectPr w:rsidR="009420D0" w:rsidSect="00A14942">
          <w:pgSz w:w="16840" w:h="11907" w:orient="landscape" w:code="9"/>
          <w:pgMar w:top="1134" w:right="1134" w:bottom="1134" w:left="1134" w:header="720" w:footer="720" w:gutter="0"/>
          <w:cols w:space="720"/>
          <w:docGrid w:linePitch="326"/>
        </w:sectPr>
      </w:pPr>
    </w:p>
    <w:p w14:paraId="3164F349" w14:textId="61C274EA" w:rsidR="009420D0" w:rsidRPr="00B24F90" w:rsidRDefault="009420D0" w:rsidP="009420D0">
      <w:pPr>
        <w:pStyle w:val="Heading1Centered"/>
      </w:pPr>
      <w:bookmarkStart w:id="71" w:name="_Toc150526538"/>
      <w:bookmarkStart w:id="72" w:name="_Toc94183723"/>
      <w:bookmarkStart w:id="73" w:name="_Toc257824249"/>
      <w:bookmarkStart w:id="74" w:name="_Toc244267038"/>
      <w:bookmarkStart w:id="75" w:name="_Toc690"/>
      <w:bookmarkStart w:id="76" w:name="_Toc17142"/>
      <w:r w:rsidRPr="00B24F90">
        <w:lastRenderedPageBreak/>
        <w:t xml:space="preserve">Annex </w:t>
      </w:r>
      <w:r w:rsidRPr="00B24F90">
        <w:rPr>
          <w:rFonts w:hint="eastAsia"/>
          <w:lang w:eastAsia="zh-CN"/>
        </w:rPr>
        <w:t>A</w:t>
      </w:r>
      <w:r w:rsidRPr="00B24F90">
        <w:t>:</w:t>
      </w:r>
      <w:r w:rsidRPr="00B24F90">
        <w:br/>
      </w:r>
      <w:bookmarkEnd w:id="71"/>
      <w:bookmarkEnd w:id="72"/>
      <w:bookmarkEnd w:id="73"/>
      <w:bookmarkEnd w:id="74"/>
      <w:bookmarkEnd w:id="75"/>
      <w:bookmarkEnd w:id="76"/>
      <w:r>
        <w:t>Draft agenda for Q</w:t>
      </w:r>
      <w:r w:rsidR="00504953">
        <w:t>2</w:t>
      </w:r>
      <w:r>
        <w:t>/12</w:t>
      </w:r>
    </w:p>
    <w:p w14:paraId="08D5FF9B" w14:textId="77777777" w:rsidR="009420D0" w:rsidRDefault="009420D0" w:rsidP="009420D0"/>
    <w:tbl>
      <w:tblPr>
        <w:tblStyle w:val="TableGrid"/>
        <w:tblW w:w="0" w:type="auto"/>
        <w:tblLook w:val="0000" w:firstRow="0" w:lastRow="0" w:firstColumn="0" w:lastColumn="0" w:noHBand="0" w:noVBand="0"/>
      </w:tblPr>
      <w:tblGrid>
        <w:gridCol w:w="2547"/>
        <w:gridCol w:w="7082"/>
      </w:tblGrid>
      <w:tr w:rsidR="00584476" w:rsidRPr="007C48CA" w14:paraId="51193257" w14:textId="77777777" w:rsidTr="00584476">
        <w:trPr>
          <w:trHeight w:val="402"/>
          <w:tblHeader/>
        </w:trPr>
        <w:tc>
          <w:tcPr>
            <w:tcW w:w="2547" w:type="dxa"/>
            <w:vAlign w:val="center"/>
          </w:tcPr>
          <w:p w14:paraId="14BB86BF" w14:textId="77777777" w:rsidR="009420D0" w:rsidRPr="007C48CA" w:rsidRDefault="009420D0" w:rsidP="00870BE5">
            <w:pPr>
              <w:spacing w:before="0"/>
              <w:jc w:val="center"/>
              <w:rPr>
                <w:rFonts w:eastAsia="Arial Unicode MS"/>
                <w:b/>
                <w:bCs/>
                <w:sz w:val="22"/>
                <w:szCs w:val="22"/>
                <w:lang w:val="en-US" w:eastAsia="zh-CN"/>
              </w:rPr>
            </w:pPr>
            <w:r w:rsidRPr="007C48CA">
              <w:rPr>
                <w:sz w:val="22"/>
                <w:szCs w:val="22"/>
              </w:rPr>
              <w:br w:type="page"/>
            </w:r>
            <w:r w:rsidRPr="007C48CA">
              <w:rPr>
                <w:rFonts w:eastAsia="Arial Unicode MS"/>
                <w:b/>
                <w:bCs/>
                <w:sz w:val="22"/>
                <w:szCs w:val="22"/>
                <w:lang w:eastAsia="zh-CN"/>
              </w:rPr>
              <w:t>Date</w:t>
            </w:r>
          </w:p>
        </w:tc>
        <w:tc>
          <w:tcPr>
            <w:tcW w:w="7082" w:type="dxa"/>
            <w:vAlign w:val="center"/>
          </w:tcPr>
          <w:p w14:paraId="792D1205" w14:textId="77777777" w:rsidR="009420D0" w:rsidRPr="007C48CA" w:rsidRDefault="009420D0" w:rsidP="00870BE5">
            <w:pPr>
              <w:spacing w:before="0"/>
              <w:jc w:val="center"/>
              <w:rPr>
                <w:rFonts w:eastAsia="Arial Unicode MS"/>
                <w:b/>
                <w:bCs/>
                <w:sz w:val="22"/>
                <w:szCs w:val="22"/>
                <w:lang w:val="en-US" w:eastAsia="zh-CN"/>
              </w:rPr>
            </w:pPr>
            <w:r w:rsidRPr="007C48CA">
              <w:rPr>
                <w:rFonts w:eastAsia="Arial Unicode MS"/>
                <w:b/>
                <w:bCs/>
                <w:sz w:val="22"/>
                <w:szCs w:val="22"/>
                <w:lang w:eastAsia="zh-CN"/>
              </w:rPr>
              <w:t>Item</w:t>
            </w:r>
          </w:p>
        </w:tc>
      </w:tr>
      <w:tr w:rsidR="00584476" w:rsidRPr="007C48CA" w14:paraId="6F70D0A1" w14:textId="77777777" w:rsidTr="00584476">
        <w:trPr>
          <w:trHeight w:val="1664"/>
        </w:trPr>
        <w:tc>
          <w:tcPr>
            <w:tcW w:w="2547" w:type="dxa"/>
            <w:vAlign w:val="center"/>
          </w:tcPr>
          <w:p w14:paraId="1B047BF8" w14:textId="77777777" w:rsidR="009F7370" w:rsidRPr="009F7370" w:rsidRDefault="009F7370" w:rsidP="009F7370">
            <w:pPr>
              <w:jc w:val="center"/>
              <w:rPr>
                <w:sz w:val="22"/>
                <w:szCs w:val="22"/>
                <w:lang w:val="en-US"/>
              </w:rPr>
            </w:pPr>
            <w:r w:rsidRPr="009F7370">
              <w:rPr>
                <w:sz w:val="22"/>
                <w:szCs w:val="22"/>
                <w:lang w:val="en-US"/>
              </w:rPr>
              <w:t>Friday 20 January</w:t>
            </w:r>
          </w:p>
          <w:p w14:paraId="62288638" w14:textId="02BD3752" w:rsidR="009420D0" w:rsidRPr="007C48CA" w:rsidRDefault="009F7370" w:rsidP="009F7370">
            <w:pPr>
              <w:jc w:val="center"/>
              <w:rPr>
                <w:sz w:val="22"/>
                <w:szCs w:val="22"/>
                <w:lang w:val="en-US"/>
              </w:rPr>
            </w:pPr>
            <w:r w:rsidRPr="009F7370">
              <w:rPr>
                <w:sz w:val="22"/>
                <w:szCs w:val="22"/>
                <w:lang w:val="en-US"/>
              </w:rPr>
              <w:t>14</w:t>
            </w:r>
            <w:r w:rsidR="009420D0" w:rsidRPr="009F7370">
              <w:rPr>
                <w:sz w:val="22"/>
                <w:szCs w:val="22"/>
                <w:lang w:val="en-US"/>
              </w:rPr>
              <w:t>:00-</w:t>
            </w:r>
            <w:r w:rsidRPr="009F7370">
              <w:rPr>
                <w:sz w:val="22"/>
                <w:szCs w:val="22"/>
                <w:lang w:val="en-US"/>
              </w:rPr>
              <w:t>15</w:t>
            </w:r>
            <w:r w:rsidR="009420D0" w:rsidRPr="009F7370">
              <w:rPr>
                <w:sz w:val="22"/>
                <w:szCs w:val="22"/>
                <w:lang w:val="en-US"/>
              </w:rPr>
              <w:t>:</w:t>
            </w:r>
            <w:r w:rsidRPr="009F7370">
              <w:rPr>
                <w:sz w:val="22"/>
                <w:szCs w:val="22"/>
                <w:lang w:val="en-US"/>
              </w:rPr>
              <w:t>3</w:t>
            </w:r>
            <w:r w:rsidR="009420D0" w:rsidRPr="009F7370">
              <w:rPr>
                <w:sz w:val="22"/>
                <w:szCs w:val="22"/>
                <w:lang w:val="en-US"/>
              </w:rPr>
              <w:t>0</w:t>
            </w:r>
          </w:p>
        </w:tc>
        <w:tc>
          <w:tcPr>
            <w:tcW w:w="7082" w:type="dxa"/>
            <w:noWrap/>
            <w:vAlign w:val="center"/>
          </w:tcPr>
          <w:p w14:paraId="47B1FF84" w14:textId="77777777" w:rsidR="009420D0" w:rsidRPr="007C48CA" w:rsidRDefault="009420D0" w:rsidP="009420D0">
            <w:pPr>
              <w:pStyle w:val="ListParagraph"/>
              <w:numPr>
                <w:ilvl w:val="0"/>
                <w:numId w:val="14"/>
              </w:numPr>
              <w:tabs>
                <w:tab w:val="left" w:pos="1191"/>
              </w:tabs>
              <w:spacing w:after="120"/>
              <w:ind w:left="499" w:hanging="357"/>
              <w:contextualSpacing w:val="0"/>
              <w:rPr>
                <w:sz w:val="22"/>
                <w:szCs w:val="22"/>
                <w:lang w:val="en-US"/>
              </w:rPr>
            </w:pPr>
            <w:r w:rsidRPr="007C48CA">
              <w:rPr>
                <w:sz w:val="22"/>
                <w:szCs w:val="22"/>
                <w:lang w:val="en-US"/>
              </w:rPr>
              <w:t xml:space="preserve">Opening </w:t>
            </w:r>
          </w:p>
          <w:p w14:paraId="12A43762" w14:textId="77777777" w:rsidR="009420D0" w:rsidRDefault="009420D0" w:rsidP="009420D0">
            <w:pPr>
              <w:pStyle w:val="ListParagraph"/>
              <w:numPr>
                <w:ilvl w:val="0"/>
                <w:numId w:val="14"/>
              </w:numPr>
              <w:tabs>
                <w:tab w:val="left" w:pos="1191"/>
              </w:tabs>
              <w:spacing w:after="120"/>
              <w:ind w:left="499" w:hanging="357"/>
              <w:contextualSpacing w:val="0"/>
              <w:rPr>
                <w:sz w:val="22"/>
                <w:szCs w:val="22"/>
                <w:lang w:val="en-US"/>
              </w:rPr>
            </w:pPr>
            <w:r w:rsidRPr="007C48CA">
              <w:rPr>
                <w:sz w:val="22"/>
                <w:szCs w:val="22"/>
                <w:lang w:val="en-US"/>
              </w:rPr>
              <w:t>Adoption of agenda</w:t>
            </w:r>
          </w:p>
          <w:p w14:paraId="40ED6891" w14:textId="77777777" w:rsidR="009420D0" w:rsidRPr="007C48CA" w:rsidRDefault="009420D0" w:rsidP="009420D0">
            <w:pPr>
              <w:pStyle w:val="ListParagraph"/>
              <w:numPr>
                <w:ilvl w:val="0"/>
                <w:numId w:val="14"/>
              </w:numPr>
              <w:tabs>
                <w:tab w:val="left" w:pos="1191"/>
              </w:tabs>
              <w:spacing w:after="120"/>
              <w:ind w:left="499" w:hanging="357"/>
              <w:contextualSpacing w:val="0"/>
              <w:rPr>
                <w:sz w:val="22"/>
                <w:szCs w:val="22"/>
                <w:lang w:val="en-US"/>
              </w:rPr>
            </w:pPr>
            <w:r>
              <w:rPr>
                <w:sz w:val="22"/>
                <w:szCs w:val="22"/>
                <w:lang w:val="en-US"/>
              </w:rPr>
              <w:t xml:space="preserve">IPR call </w:t>
            </w:r>
          </w:p>
          <w:p w14:paraId="3230FCAD" w14:textId="73D3C348" w:rsidR="005064F6" w:rsidRPr="005064F6" w:rsidRDefault="005064F6" w:rsidP="009420D0">
            <w:pPr>
              <w:pStyle w:val="ListParagraph"/>
              <w:numPr>
                <w:ilvl w:val="0"/>
                <w:numId w:val="14"/>
              </w:numPr>
              <w:tabs>
                <w:tab w:val="left" w:pos="1191"/>
              </w:tabs>
              <w:spacing w:after="120"/>
              <w:ind w:left="499" w:hanging="357"/>
              <w:contextualSpacing w:val="0"/>
              <w:rPr>
                <w:sz w:val="22"/>
                <w:szCs w:val="22"/>
              </w:rPr>
            </w:pPr>
            <w:r>
              <w:rPr>
                <w:sz w:val="22"/>
                <w:szCs w:val="22"/>
              </w:rPr>
              <w:t>Review of contributions (</w:t>
            </w:r>
            <w:hyperlink r:id="rId52" w:history="1">
              <w:r w:rsidRPr="00584476">
                <w:rPr>
                  <w:rStyle w:val="Hyperlink"/>
                  <w:sz w:val="22"/>
                  <w:szCs w:val="22"/>
                </w:rPr>
                <w:t>C108</w:t>
              </w:r>
            </w:hyperlink>
            <w:r>
              <w:rPr>
                <w:sz w:val="22"/>
                <w:szCs w:val="22"/>
              </w:rPr>
              <w:t>)</w:t>
            </w:r>
            <w:r w:rsidRPr="007C48CA">
              <w:rPr>
                <w:sz w:val="22"/>
                <w:szCs w:val="22"/>
                <w:lang w:val="en-US"/>
              </w:rPr>
              <w:t xml:space="preserve"> </w:t>
            </w:r>
          </w:p>
          <w:p w14:paraId="54878E74" w14:textId="62F4AAD9" w:rsidR="009420D0" w:rsidRPr="007C48CA" w:rsidRDefault="009F7370" w:rsidP="005064F6">
            <w:pPr>
              <w:pStyle w:val="ListParagraph"/>
              <w:numPr>
                <w:ilvl w:val="0"/>
                <w:numId w:val="14"/>
              </w:numPr>
              <w:tabs>
                <w:tab w:val="left" w:pos="1191"/>
              </w:tabs>
              <w:spacing w:after="120"/>
              <w:ind w:left="499" w:hanging="357"/>
              <w:contextualSpacing w:val="0"/>
              <w:rPr>
                <w:sz w:val="22"/>
                <w:szCs w:val="22"/>
              </w:rPr>
            </w:pPr>
            <w:r>
              <w:rPr>
                <w:sz w:val="22"/>
                <w:szCs w:val="22"/>
              </w:rPr>
              <w:t>Review of incoming liaison statements</w:t>
            </w:r>
            <w:r w:rsidR="00584476">
              <w:rPr>
                <w:sz w:val="22"/>
                <w:szCs w:val="22"/>
              </w:rPr>
              <w:t xml:space="preserve"> (</w:t>
            </w:r>
            <w:hyperlink r:id="rId53" w:history="1">
              <w:r w:rsidR="00584476" w:rsidRPr="00584476">
                <w:rPr>
                  <w:rStyle w:val="Hyperlink"/>
                  <w:sz w:val="22"/>
                  <w:szCs w:val="22"/>
                </w:rPr>
                <w:t>TD175</w:t>
              </w:r>
            </w:hyperlink>
            <w:r w:rsidR="00584476">
              <w:rPr>
                <w:sz w:val="22"/>
                <w:szCs w:val="22"/>
              </w:rPr>
              <w:t xml:space="preserve">, </w:t>
            </w:r>
            <w:hyperlink r:id="rId54" w:history="1">
              <w:r w:rsidR="00584476" w:rsidRPr="00584476">
                <w:rPr>
                  <w:rStyle w:val="Hyperlink"/>
                  <w:sz w:val="22"/>
                  <w:szCs w:val="22"/>
                </w:rPr>
                <w:t>TD188</w:t>
              </w:r>
            </w:hyperlink>
            <w:r w:rsidR="00584476">
              <w:rPr>
                <w:sz w:val="22"/>
                <w:szCs w:val="22"/>
              </w:rPr>
              <w:t xml:space="preserve">, </w:t>
            </w:r>
            <w:hyperlink r:id="rId55" w:history="1">
              <w:r w:rsidR="00584476" w:rsidRPr="00584476">
                <w:rPr>
                  <w:rStyle w:val="Hyperlink"/>
                  <w:sz w:val="22"/>
                  <w:szCs w:val="22"/>
                </w:rPr>
                <w:t>TD190</w:t>
              </w:r>
            </w:hyperlink>
            <w:r w:rsidR="00584476">
              <w:rPr>
                <w:sz w:val="22"/>
                <w:szCs w:val="22"/>
              </w:rPr>
              <w:t xml:space="preserve">, </w:t>
            </w:r>
            <w:hyperlink r:id="rId56" w:history="1">
              <w:r w:rsidR="00584476" w:rsidRPr="00584476">
                <w:rPr>
                  <w:rStyle w:val="Hyperlink"/>
                  <w:sz w:val="22"/>
                  <w:szCs w:val="22"/>
                </w:rPr>
                <w:t>TD191</w:t>
              </w:r>
            </w:hyperlink>
            <w:r w:rsidR="00584476">
              <w:rPr>
                <w:sz w:val="22"/>
                <w:szCs w:val="22"/>
              </w:rPr>
              <w:t xml:space="preserve">, </w:t>
            </w:r>
            <w:hyperlink r:id="rId57" w:history="1">
              <w:r w:rsidR="00584476" w:rsidRPr="00584476">
                <w:rPr>
                  <w:rStyle w:val="Hyperlink"/>
                  <w:sz w:val="22"/>
                  <w:szCs w:val="22"/>
                </w:rPr>
                <w:t>TD192</w:t>
              </w:r>
            </w:hyperlink>
            <w:r w:rsidR="00584476">
              <w:rPr>
                <w:sz w:val="22"/>
                <w:szCs w:val="22"/>
              </w:rPr>
              <w:t xml:space="preserve">, </w:t>
            </w:r>
            <w:hyperlink r:id="rId58" w:history="1">
              <w:r w:rsidR="00584476" w:rsidRPr="00584476">
                <w:rPr>
                  <w:rStyle w:val="Hyperlink"/>
                  <w:sz w:val="22"/>
                  <w:szCs w:val="22"/>
                </w:rPr>
                <w:t>TD215</w:t>
              </w:r>
            </w:hyperlink>
            <w:r w:rsidR="00584476">
              <w:rPr>
                <w:sz w:val="22"/>
                <w:szCs w:val="22"/>
              </w:rPr>
              <w:t xml:space="preserve">, </w:t>
            </w:r>
            <w:hyperlink r:id="rId59" w:history="1">
              <w:r w:rsidR="00584476" w:rsidRPr="00584476">
                <w:rPr>
                  <w:rStyle w:val="Hyperlink"/>
                  <w:sz w:val="22"/>
                  <w:szCs w:val="22"/>
                </w:rPr>
                <w:t>TD220</w:t>
              </w:r>
            </w:hyperlink>
            <w:r w:rsidR="00584476">
              <w:rPr>
                <w:sz w:val="22"/>
                <w:szCs w:val="22"/>
              </w:rPr>
              <w:t xml:space="preserve">, </w:t>
            </w:r>
            <w:hyperlink r:id="rId60" w:history="1">
              <w:r w:rsidR="00584476" w:rsidRPr="00584476">
                <w:rPr>
                  <w:rStyle w:val="Hyperlink"/>
                  <w:sz w:val="22"/>
                  <w:szCs w:val="22"/>
                </w:rPr>
                <w:t>TD252</w:t>
              </w:r>
            </w:hyperlink>
            <w:r w:rsidR="00584476">
              <w:rPr>
                <w:sz w:val="22"/>
                <w:szCs w:val="22"/>
              </w:rPr>
              <w:t xml:space="preserve">, </w:t>
            </w:r>
            <w:hyperlink r:id="rId61" w:history="1">
              <w:r w:rsidR="00584476" w:rsidRPr="00584476">
                <w:rPr>
                  <w:rStyle w:val="Hyperlink"/>
                  <w:sz w:val="22"/>
                  <w:szCs w:val="22"/>
                </w:rPr>
                <w:t>TD253</w:t>
              </w:r>
            </w:hyperlink>
            <w:r w:rsidR="00584476">
              <w:rPr>
                <w:sz w:val="22"/>
                <w:szCs w:val="22"/>
              </w:rPr>
              <w:t>)</w:t>
            </w:r>
          </w:p>
        </w:tc>
      </w:tr>
      <w:tr w:rsidR="00AD4A3C" w:rsidRPr="007C48CA" w14:paraId="55D82375" w14:textId="77777777" w:rsidTr="00584476">
        <w:trPr>
          <w:trHeight w:val="1664"/>
        </w:trPr>
        <w:tc>
          <w:tcPr>
            <w:tcW w:w="2547" w:type="dxa"/>
            <w:vAlign w:val="center"/>
          </w:tcPr>
          <w:p w14:paraId="4C74906B" w14:textId="61808D8F" w:rsidR="00AD4A3C" w:rsidRPr="009F7370" w:rsidRDefault="00AD4A3C" w:rsidP="00AD4A3C">
            <w:pPr>
              <w:jc w:val="center"/>
              <w:rPr>
                <w:sz w:val="22"/>
                <w:szCs w:val="22"/>
                <w:lang w:val="en-US"/>
              </w:rPr>
            </w:pPr>
            <w:r>
              <w:rPr>
                <w:sz w:val="22"/>
                <w:szCs w:val="22"/>
                <w:lang w:val="en-US"/>
              </w:rPr>
              <w:t>Tuesday 24</w:t>
            </w:r>
            <w:r w:rsidRPr="009F7370">
              <w:rPr>
                <w:sz w:val="22"/>
                <w:szCs w:val="22"/>
                <w:lang w:val="en-US"/>
              </w:rPr>
              <w:t xml:space="preserve"> January</w:t>
            </w:r>
          </w:p>
          <w:p w14:paraId="1B0871A7" w14:textId="2870169B" w:rsidR="00AD4A3C" w:rsidRPr="009F7370" w:rsidRDefault="00AD4A3C" w:rsidP="00AD4A3C">
            <w:pPr>
              <w:jc w:val="center"/>
              <w:rPr>
                <w:sz w:val="22"/>
                <w:szCs w:val="22"/>
                <w:lang w:val="en-US"/>
              </w:rPr>
            </w:pPr>
            <w:r>
              <w:rPr>
                <w:sz w:val="22"/>
                <w:szCs w:val="22"/>
                <w:lang w:val="en-US"/>
              </w:rPr>
              <w:t>11</w:t>
            </w:r>
            <w:r w:rsidRPr="009F7370">
              <w:rPr>
                <w:sz w:val="22"/>
                <w:szCs w:val="22"/>
                <w:lang w:val="en-US"/>
              </w:rPr>
              <w:t>:00-</w:t>
            </w:r>
            <w:r>
              <w:rPr>
                <w:sz w:val="22"/>
                <w:szCs w:val="22"/>
                <w:lang w:val="en-US"/>
              </w:rPr>
              <w:t>12</w:t>
            </w:r>
            <w:r w:rsidRPr="009F7370">
              <w:rPr>
                <w:sz w:val="22"/>
                <w:szCs w:val="22"/>
                <w:lang w:val="en-US"/>
              </w:rPr>
              <w:t>:30</w:t>
            </w:r>
          </w:p>
        </w:tc>
        <w:tc>
          <w:tcPr>
            <w:tcW w:w="7082" w:type="dxa"/>
            <w:noWrap/>
            <w:vAlign w:val="center"/>
          </w:tcPr>
          <w:p w14:paraId="2DFCC9D8" w14:textId="343EEF9B" w:rsidR="00AD4A3C" w:rsidRPr="00623EFC" w:rsidRDefault="00AD4A3C" w:rsidP="00D26A75">
            <w:pPr>
              <w:pStyle w:val="ListParagraph"/>
              <w:numPr>
                <w:ilvl w:val="0"/>
                <w:numId w:val="14"/>
              </w:numPr>
              <w:tabs>
                <w:tab w:val="left" w:pos="1191"/>
              </w:tabs>
              <w:spacing w:after="120"/>
              <w:ind w:left="499" w:hanging="357"/>
              <w:contextualSpacing w:val="0"/>
              <w:rPr>
                <w:sz w:val="22"/>
                <w:szCs w:val="22"/>
                <w:lang w:val="en-US"/>
              </w:rPr>
            </w:pPr>
            <w:r>
              <w:rPr>
                <w:sz w:val="22"/>
                <w:szCs w:val="22"/>
              </w:rPr>
              <w:t>Review of contribution (</w:t>
            </w:r>
            <w:hyperlink r:id="rId62" w:history="1">
              <w:r w:rsidRPr="00584476">
                <w:rPr>
                  <w:rStyle w:val="Hyperlink"/>
                  <w:sz w:val="22"/>
                  <w:szCs w:val="22"/>
                </w:rPr>
                <w:t>C118R1</w:t>
              </w:r>
            </w:hyperlink>
            <w:r>
              <w:rPr>
                <w:sz w:val="22"/>
                <w:szCs w:val="22"/>
              </w:rPr>
              <w:t>)</w:t>
            </w:r>
          </w:p>
        </w:tc>
      </w:tr>
      <w:tr w:rsidR="00584476" w:rsidRPr="007C48CA" w14:paraId="53974AD3" w14:textId="77777777" w:rsidTr="00584476">
        <w:trPr>
          <w:trHeight w:val="1523"/>
        </w:trPr>
        <w:tc>
          <w:tcPr>
            <w:tcW w:w="2547" w:type="dxa"/>
            <w:vAlign w:val="center"/>
          </w:tcPr>
          <w:p w14:paraId="3EFC53C9" w14:textId="006E670E" w:rsidR="009420D0" w:rsidRPr="009F7370" w:rsidRDefault="009F7370" w:rsidP="00870BE5">
            <w:pPr>
              <w:jc w:val="center"/>
              <w:rPr>
                <w:sz w:val="22"/>
                <w:szCs w:val="22"/>
                <w:lang w:val="en-US"/>
              </w:rPr>
            </w:pPr>
            <w:r w:rsidRPr="009F7370">
              <w:rPr>
                <w:sz w:val="22"/>
                <w:szCs w:val="22"/>
                <w:lang w:val="en-US"/>
              </w:rPr>
              <w:t>Wednesday 25 January</w:t>
            </w:r>
          </w:p>
          <w:p w14:paraId="712721A7" w14:textId="20472069" w:rsidR="009420D0" w:rsidRPr="007C48CA" w:rsidRDefault="009F7370" w:rsidP="00870BE5">
            <w:pPr>
              <w:jc w:val="center"/>
              <w:rPr>
                <w:sz w:val="22"/>
                <w:szCs w:val="22"/>
                <w:lang w:val="en-US"/>
              </w:rPr>
            </w:pPr>
            <w:r w:rsidRPr="009F7370">
              <w:rPr>
                <w:sz w:val="22"/>
                <w:szCs w:val="22"/>
                <w:lang w:val="en-US"/>
              </w:rPr>
              <w:t>16</w:t>
            </w:r>
            <w:r w:rsidR="009420D0" w:rsidRPr="009F7370">
              <w:rPr>
                <w:sz w:val="22"/>
                <w:szCs w:val="22"/>
                <w:lang w:val="en-US"/>
              </w:rPr>
              <w:t>:00-</w:t>
            </w:r>
            <w:r w:rsidRPr="009F7370">
              <w:rPr>
                <w:sz w:val="22"/>
                <w:szCs w:val="22"/>
                <w:lang w:val="en-US"/>
              </w:rPr>
              <w:t>17</w:t>
            </w:r>
            <w:r w:rsidR="009420D0" w:rsidRPr="009F7370">
              <w:rPr>
                <w:sz w:val="22"/>
                <w:szCs w:val="22"/>
                <w:lang w:val="en-US"/>
              </w:rPr>
              <w:t>:</w:t>
            </w:r>
            <w:r w:rsidRPr="009F7370">
              <w:rPr>
                <w:sz w:val="22"/>
                <w:szCs w:val="22"/>
                <w:lang w:val="en-US"/>
              </w:rPr>
              <w:t>3</w:t>
            </w:r>
            <w:r w:rsidR="009420D0" w:rsidRPr="009F7370">
              <w:rPr>
                <w:sz w:val="22"/>
                <w:szCs w:val="22"/>
                <w:lang w:val="en-US"/>
              </w:rPr>
              <w:t>0</w:t>
            </w:r>
          </w:p>
        </w:tc>
        <w:tc>
          <w:tcPr>
            <w:tcW w:w="7082" w:type="dxa"/>
            <w:noWrap/>
            <w:vAlign w:val="center"/>
          </w:tcPr>
          <w:p w14:paraId="46A68C7A" w14:textId="370153D7" w:rsidR="00584476" w:rsidRDefault="00584476" w:rsidP="009420D0">
            <w:pPr>
              <w:pStyle w:val="ListParagraph"/>
              <w:numPr>
                <w:ilvl w:val="0"/>
                <w:numId w:val="14"/>
              </w:numPr>
              <w:tabs>
                <w:tab w:val="left" w:pos="1191"/>
              </w:tabs>
              <w:spacing w:after="120"/>
              <w:ind w:left="499" w:hanging="357"/>
              <w:contextualSpacing w:val="0"/>
              <w:rPr>
                <w:sz w:val="22"/>
                <w:szCs w:val="22"/>
                <w:lang w:val="en-US"/>
              </w:rPr>
            </w:pPr>
            <w:r>
              <w:rPr>
                <w:sz w:val="22"/>
                <w:szCs w:val="22"/>
                <w:lang w:val="en-US"/>
              </w:rPr>
              <w:t>Review of meeting outputs and definitions for SCV’s consideration</w:t>
            </w:r>
          </w:p>
          <w:p w14:paraId="0543097E" w14:textId="7B9CBA5D" w:rsidR="009420D0" w:rsidRDefault="009420D0" w:rsidP="009420D0">
            <w:pPr>
              <w:pStyle w:val="ListParagraph"/>
              <w:numPr>
                <w:ilvl w:val="0"/>
                <w:numId w:val="14"/>
              </w:numPr>
              <w:tabs>
                <w:tab w:val="left" w:pos="1191"/>
              </w:tabs>
              <w:spacing w:after="120"/>
              <w:ind w:left="499" w:hanging="357"/>
              <w:contextualSpacing w:val="0"/>
              <w:rPr>
                <w:sz w:val="22"/>
                <w:szCs w:val="22"/>
                <w:lang w:val="en-US"/>
              </w:rPr>
            </w:pPr>
            <w:r>
              <w:rPr>
                <w:sz w:val="22"/>
                <w:szCs w:val="22"/>
                <w:lang w:val="en-US"/>
              </w:rPr>
              <w:t xml:space="preserve">Review of work </w:t>
            </w:r>
            <w:proofErr w:type="spellStart"/>
            <w:r>
              <w:rPr>
                <w:sz w:val="22"/>
                <w:szCs w:val="22"/>
                <w:lang w:val="en-US"/>
              </w:rPr>
              <w:t>programme</w:t>
            </w:r>
            <w:proofErr w:type="spellEnd"/>
          </w:p>
          <w:p w14:paraId="77CFEA22" w14:textId="5A54CF1C" w:rsidR="009420D0" w:rsidRPr="007C48CA" w:rsidRDefault="009420D0" w:rsidP="009420D0">
            <w:pPr>
              <w:pStyle w:val="ListParagraph"/>
              <w:numPr>
                <w:ilvl w:val="0"/>
                <w:numId w:val="14"/>
              </w:numPr>
              <w:tabs>
                <w:tab w:val="left" w:pos="1191"/>
              </w:tabs>
              <w:spacing w:after="120"/>
              <w:ind w:left="499" w:hanging="357"/>
              <w:contextualSpacing w:val="0"/>
              <w:rPr>
                <w:sz w:val="22"/>
                <w:szCs w:val="22"/>
                <w:lang w:val="en-US"/>
              </w:rPr>
            </w:pPr>
            <w:r>
              <w:rPr>
                <w:sz w:val="22"/>
                <w:szCs w:val="22"/>
                <w:lang w:val="en-US"/>
              </w:rPr>
              <w:t>Outgoing liaison statements</w:t>
            </w:r>
            <w:r w:rsidR="00584476">
              <w:rPr>
                <w:sz w:val="22"/>
                <w:szCs w:val="22"/>
                <w:lang w:val="en-US"/>
              </w:rPr>
              <w:t>, if any</w:t>
            </w:r>
          </w:p>
          <w:p w14:paraId="7E55FF80" w14:textId="5FB0F909" w:rsidR="009420D0" w:rsidRPr="007C48CA" w:rsidRDefault="009420D0" w:rsidP="009420D0">
            <w:pPr>
              <w:pStyle w:val="ListParagraph"/>
              <w:numPr>
                <w:ilvl w:val="0"/>
                <w:numId w:val="14"/>
              </w:numPr>
              <w:tabs>
                <w:tab w:val="left" w:pos="1191"/>
              </w:tabs>
              <w:spacing w:after="120"/>
              <w:ind w:left="499" w:hanging="357"/>
              <w:contextualSpacing w:val="0"/>
              <w:rPr>
                <w:sz w:val="22"/>
                <w:szCs w:val="22"/>
              </w:rPr>
            </w:pPr>
            <w:r>
              <w:rPr>
                <w:sz w:val="22"/>
                <w:szCs w:val="22"/>
                <w:lang w:val="en-US"/>
              </w:rPr>
              <w:t>Interim activities</w:t>
            </w:r>
          </w:p>
          <w:p w14:paraId="4437DA18" w14:textId="77777777" w:rsidR="009420D0" w:rsidRPr="007C48CA" w:rsidRDefault="009420D0" w:rsidP="009420D0">
            <w:pPr>
              <w:pStyle w:val="ListParagraph"/>
              <w:numPr>
                <w:ilvl w:val="0"/>
                <w:numId w:val="14"/>
              </w:numPr>
              <w:tabs>
                <w:tab w:val="left" w:pos="1191"/>
              </w:tabs>
              <w:spacing w:after="120"/>
              <w:ind w:left="499" w:hanging="357"/>
              <w:contextualSpacing w:val="0"/>
              <w:rPr>
                <w:sz w:val="22"/>
                <w:szCs w:val="22"/>
              </w:rPr>
            </w:pPr>
            <w:proofErr w:type="spellStart"/>
            <w:r w:rsidRPr="007C48CA">
              <w:rPr>
                <w:sz w:val="22"/>
                <w:szCs w:val="22"/>
              </w:rPr>
              <w:t>AoB</w:t>
            </w:r>
            <w:proofErr w:type="spellEnd"/>
          </w:p>
          <w:p w14:paraId="2DB6A9A8" w14:textId="77777777" w:rsidR="009420D0" w:rsidRPr="007C48CA" w:rsidRDefault="009420D0" w:rsidP="009420D0">
            <w:pPr>
              <w:pStyle w:val="ListParagraph"/>
              <w:numPr>
                <w:ilvl w:val="0"/>
                <w:numId w:val="14"/>
              </w:numPr>
              <w:tabs>
                <w:tab w:val="left" w:pos="1191"/>
              </w:tabs>
              <w:spacing w:after="120"/>
              <w:ind w:left="499" w:hanging="357"/>
              <w:contextualSpacing w:val="0"/>
              <w:rPr>
                <w:sz w:val="22"/>
                <w:szCs w:val="22"/>
              </w:rPr>
            </w:pPr>
            <w:r w:rsidRPr="007C48CA">
              <w:rPr>
                <w:sz w:val="22"/>
                <w:szCs w:val="22"/>
              </w:rPr>
              <w:t>Close</w:t>
            </w:r>
          </w:p>
        </w:tc>
      </w:tr>
    </w:tbl>
    <w:p w14:paraId="6E1E74B7" w14:textId="77777777" w:rsidR="009420D0" w:rsidRDefault="009420D0" w:rsidP="009420D0">
      <w:pPr>
        <w:spacing w:before="0" w:after="160" w:line="259" w:lineRule="auto"/>
      </w:pPr>
    </w:p>
    <w:p w14:paraId="2170782F" w14:textId="77777777" w:rsidR="009420D0" w:rsidRDefault="009420D0" w:rsidP="009420D0">
      <w:pPr>
        <w:spacing w:before="0" w:after="160" w:line="259" w:lineRule="auto"/>
      </w:pPr>
      <w:r>
        <w:br w:type="page"/>
      </w:r>
    </w:p>
    <w:p w14:paraId="72BF6588" w14:textId="423223DA" w:rsidR="009420D0" w:rsidRPr="00B24F90" w:rsidRDefault="009420D0" w:rsidP="009420D0">
      <w:pPr>
        <w:pStyle w:val="Heading1Centered"/>
      </w:pPr>
      <w:r>
        <w:lastRenderedPageBreak/>
        <w:t>Annex B:</w:t>
      </w:r>
      <w:r>
        <w:br/>
        <w:t xml:space="preserve">Executive summary of the </w:t>
      </w:r>
      <w:r w:rsidR="00504953">
        <w:t>Q2</w:t>
      </w:r>
      <w:r>
        <w:t>/12 Meeting</w:t>
      </w:r>
    </w:p>
    <w:p w14:paraId="33A71708" w14:textId="77777777" w:rsidR="009420D0" w:rsidRPr="00EE1BCB" w:rsidRDefault="00621B4E" w:rsidP="00621B4E">
      <w:pPr>
        <w:pStyle w:val="Heading2"/>
        <w:numPr>
          <w:ilvl w:val="0"/>
          <w:numId w:val="0"/>
        </w:numPr>
      </w:pPr>
      <w:r>
        <w:t>B.1</w:t>
      </w:r>
      <w:r>
        <w:tab/>
      </w:r>
      <w:r w:rsidR="009420D0" w:rsidRPr="00EE1BCB">
        <w:t>Purpose of the Question</w:t>
      </w:r>
    </w:p>
    <w:p w14:paraId="7F318B8A" w14:textId="3F07A812" w:rsidR="00504953" w:rsidRDefault="009420D0" w:rsidP="00504953">
      <w:pPr>
        <w:rPr>
          <w:color w:val="000000"/>
          <w:lang w:val="en-US"/>
        </w:rPr>
      </w:pPr>
      <w:r>
        <w:t>The work of Q2/12 "Definitions, guides and frameworks related to quality of service/quality of experience (</w:t>
      </w:r>
      <w:proofErr w:type="spellStart"/>
      <w:r>
        <w:t>QoS</w:t>
      </w:r>
      <w:proofErr w:type="spellEnd"/>
      <w:r>
        <w:t>/</w:t>
      </w:r>
      <w:proofErr w:type="spellStart"/>
      <w:r>
        <w:t>QoE</w:t>
      </w:r>
      <w:proofErr w:type="spellEnd"/>
      <w:r>
        <w:t xml:space="preserve">)" is </w:t>
      </w:r>
      <w:r w:rsidR="00504953">
        <w:t xml:space="preserve">the focal point for terms and definitions needed for supporting new or revised Recommendations developed in the other </w:t>
      </w:r>
      <w:r w:rsidR="00504953" w:rsidRPr="00A14942">
        <w:t>Study Group</w:t>
      </w:r>
      <w:r w:rsidR="00504953">
        <w:t xml:space="preserve"> 12 Questions. Additionally, this Question addresses the need for new participants in the ITU-T to understand the concepts and the Recommendations on </w:t>
      </w:r>
      <w:proofErr w:type="spellStart"/>
      <w:r w:rsidR="00504953">
        <w:t>QoS</w:t>
      </w:r>
      <w:proofErr w:type="spellEnd"/>
      <w:r w:rsidR="00504953">
        <w:t xml:space="preserve">, </w:t>
      </w:r>
      <w:proofErr w:type="spellStart"/>
      <w:r w:rsidR="00504953">
        <w:t>telephonometry</w:t>
      </w:r>
      <w:proofErr w:type="spellEnd"/>
      <w:r w:rsidR="00504953">
        <w:t>, transmission quality, etc.</w:t>
      </w:r>
    </w:p>
    <w:p w14:paraId="2AC31C54" w14:textId="77777777" w:rsidR="00504953" w:rsidRDefault="00504953" w:rsidP="00504953">
      <w:r>
        <w:t>Tasks include, but are not limited to:</w:t>
      </w:r>
    </w:p>
    <w:p w14:paraId="1A228B46" w14:textId="77777777" w:rsidR="00504953" w:rsidRDefault="00504953" w:rsidP="00504953">
      <w:pPr>
        <w:pStyle w:val="enumlev1"/>
      </w:pPr>
      <w:r>
        <w:t>–</w:t>
      </w:r>
      <w:r>
        <w:tab/>
        <w:t xml:space="preserve">drive actions to update existing Recommendations, or to create new Recommendations on definitions; </w:t>
      </w:r>
    </w:p>
    <w:p w14:paraId="3A45BE38" w14:textId="77777777" w:rsidR="00504953" w:rsidRDefault="00504953" w:rsidP="00504953">
      <w:pPr>
        <w:pStyle w:val="enumlev1"/>
      </w:pPr>
      <w:r>
        <w:t>–</w:t>
      </w:r>
      <w:r>
        <w:tab/>
        <w:t xml:space="preserve">update or produce handbooks, guides, tutorials for the benefit of the users of the Recommendations; </w:t>
      </w:r>
    </w:p>
    <w:p w14:paraId="2C2B54DD" w14:textId="7AE4B082" w:rsidR="009420D0" w:rsidRPr="00504953" w:rsidRDefault="00504953" w:rsidP="00504953">
      <w:pPr>
        <w:pStyle w:val="enumlev1"/>
      </w:pPr>
      <w:r>
        <w:t>–</w:t>
      </w:r>
      <w:r>
        <w:tab/>
        <w:t xml:space="preserve">create tools that could help non-experts to understand and implement the new Recommendations. Some of these tools should be implemented on the Study Group website. </w:t>
      </w:r>
    </w:p>
    <w:p w14:paraId="15637CA7" w14:textId="1353590A" w:rsidR="009420D0" w:rsidRDefault="009420D0" w:rsidP="009420D0">
      <w:r>
        <w:t xml:space="preserve">The address for communication on Q2/12 matters is </w:t>
      </w:r>
      <w:hyperlink r:id="rId63" w:history="1">
        <w:r w:rsidR="00504953" w:rsidRPr="005E4649">
          <w:rPr>
            <w:rStyle w:val="Hyperlink"/>
          </w:rPr>
          <w:t>t22sg12q2@lists.itu.int</w:t>
        </w:r>
      </w:hyperlink>
      <w:r w:rsidR="00504953">
        <w:t xml:space="preserve">. </w:t>
      </w:r>
      <w:r>
        <w:t xml:space="preserve"> </w:t>
      </w:r>
    </w:p>
    <w:p w14:paraId="24B1C865" w14:textId="77777777" w:rsidR="009420D0" w:rsidRDefault="00621B4E" w:rsidP="00621B4E">
      <w:pPr>
        <w:pStyle w:val="Heading2"/>
        <w:numPr>
          <w:ilvl w:val="0"/>
          <w:numId w:val="0"/>
        </w:numPr>
      </w:pPr>
      <w:r>
        <w:t>B.2</w:t>
      </w:r>
      <w:r>
        <w:tab/>
      </w:r>
      <w:r w:rsidR="009420D0">
        <w:t>Key achievements during this meeting</w:t>
      </w:r>
    </w:p>
    <w:p w14:paraId="5361873C" w14:textId="77777777" w:rsidR="009420D0" w:rsidRDefault="009420D0" w:rsidP="00621B4E">
      <w:pPr>
        <w:pStyle w:val="Headingb"/>
      </w:pPr>
      <w:r>
        <w:t>Selected topics</w:t>
      </w:r>
      <w:r w:rsidRPr="00BE51A3">
        <w:t xml:space="preserve"> and </w:t>
      </w:r>
      <w:r>
        <w:t>k</w:t>
      </w:r>
      <w:r w:rsidRPr="00BE51A3">
        <w:t xml:space="preserve">ey </w:t>
      </w:r>
      <w:r>
        <w:t>a</w:t>
      </w:r>
      <w:r w:rsidRPr="00BE51A3">
        <w:t>chievements</w:t>
      </w:r>
    </w:p>
    <w:p w14:paraId="2051B9A5" w14:textId="1C0B726E" w:rsidR="005A7066" w:rsidRPr="00D40DEC" w:rsidRDefault="005A7066" w:rsidP="005A7066">
      <w:pPr>
        <w:overflowPunct w:val="0"/>
        <w:autoSpaceDE w:val="0"/>
        <w:autoSpaceDN w:val="0"/>
        <w:adjustRightInd w:val="0"/>
        <w:textAlignment w:val="baseline"/>
        <w:rPr>
          <w:rFonts w:eastAsia="MS Mincho"/>
        </w:rPr>
      </w:pPr>
      <w:r>
        <w:rPr>
          <w:rFonts w:eastAsia="SimSun"/>
        </w:rPr>
        <w:t>Q2/12</w:t>
      </w:r>
      <w:r w:rsidRPr="00D40DEC">
        <w:rPr>
          <w:rFonts w:eastAsia="SimSun"/>
        </w:rPr>
        <w:t xml:space="preserve"> </w:t>
      </w:r>
      <w:r w:rsidRPr="00D26A75">
        <w:rPr>
          <w:rFonts w:eastAsia="SimSun"/>
        </w:rPr>
        <w:t xml:space="preserve">agreed </w:t>
      </w:r>
      <w:r>
        <w:rPr>
          <w:rFonts w:eastAsia="SimSun"/>
        </w:rPr>
        <w:t>to submit one</w:t>
      </w:r>
      <w:r w:rsidRPr="00D40DEC">
        <w:rPr>
          <w:rFonts w:eastAsia="SimSun"/>
        </w:rPr>
        <w:t xml:space="preserve"> draft </w:t>
      </w:r>
      <w:r>
        <w:rPr>
          <w:rFonts w:eastAsia="SimSun"/>
        </w:rPr>
        <w:t xml:space="preserve">revised </w:t>
      </w:r>
      <w:r w:rsidRPr="00D26A75">
        <w:rPr>
          <w:rFonts w:eastAsia="SimSun"/>
        </w:rPr>
        <w:t>Recommendation</w:t>
      </w:r>
      <w:r>
        <w:rPr>
          <w:rFonts w:eastAsia="SimSun"/>
        </w:rPr>
        <w:t xml:space="preserve"> ITU-T G.191 </w:t>
      </w:r>
      <w:r w:rsidRPr="00D40DEC">
        <w:rPr>
          <w:rFonts w:eastAsia="SimSun"/>
        </w:rPr>
        <w:t>for consent</w:t>
      </w:r>
      <w:r>
        <w:rPr>
          <w:rFonts w:eastAsia="SimSun"/>
        </w:rPr>
        <w:t xml:space="preserve">. The Question also made progress in the work on TR-RQ </w:t>
      </w:r>
      <w:r w:rsidRPr="00D40DEC">
        <w:rPr>
          <w:rFonts w:eastAsia="SimSun"/>
        </w:rPr>
        <w:t xml:space="preserve">"Roadmap for </w:t>
      </w:r>
      <w:proofErr w:type="spellStart"/>
      <w:r w:rsidRPr="00D40DEC">
        <w:rPr>
          <w:rFonts w:eastAsia="SimSun"/>
        </w:rPr>
        <w:t>QoS</w:t>
      </w:r>
      <w:proofErr w:type="spellEnd"/>
      <w:r w:rsidRPr="00D40DEC">
        <w:rPr>
          <w:rFonts w:eastAsia="SimSun"/>
        </w:rPr>
        <w:t xml:space="preserve"> and </w:t>
      </w:r>
      <w:proofErr w:type="spellStart"/>
      <w:r w:rsidRPr="00D40DEC">
        <w:rPr>
          <w:rFonts w:eastAsia="SimSun"/>
        </w:rPr>
        <w:t>QoE</w:t>
      </w:r>
      <w:proofErr w:type="spellEnd"/>
      <w:r w:rsidRPr="00D40DEC">
        <w:rPr>
          <w:rFonts w:eastAsia="SimSun"/>
        </w:rPr>
        <w:t xml:space="preserve"> in the ITU-T Study Group 12 context". </w:t>
      </w:r>
      <w:r>
        <w:rPr>
          <w:rFonts w:eastAsia="SimSun"/>
        </w:rPr>
        <w:t>The group</w:t>
      </w:r>
      <w:r w:rsidRPr="00D40DEC">
        <w:rPr>
          <w:rFonts w:eastAsia="SimSun"/>
        </w:rPr>
        <w:t xml:space="preserve"> agreed to start one new work item </w:t>
      </w:r>
      <w:r w:rsidR="00712398">
        <w:rPr>
          <w:rFonts w:eastAsia="SimSun"/>
        </w:rPr>
        <w:t xml:space="preserve">(technical report) </w:t>
      </w:r>
      <w:r w:rsidR="00C06131">
        <w:rPr>
          <w:rFonts w:eastAsia="SimSun"/>
        </w:rPr>
        <w:t xml:space="preserve">TR-CEC </w:t>
      </w:r>
      <w:r w:rsidRPr="00D40DEC">
        <w:rPr>
          <w:rFonts w:eastAsia="SimSun"/>
        </w:rPr>
        <w:t>"</w:t>
      </w:r>
      <w:r w:rsidR="00C06131" w:rsidRPr="00D63263">
        <w:rPr>
          <w:rFonts w:eastAsia="SimSun"/>
        </w:rPr>
        <w:t>F</w:t>
      </w:r>
      <w:r w:rsidRPr="007C6F5F">
        <w:rPr>
          <w:rFonts w:eastAsia="SimSun"/>
        </w:rPr>
        <w:t xml:space="preserve">ramework for </w:t>
      </w:r>
      <w:proofErr w:type="spellStart"/>
      <w:r w:rsidRPr="007C6F5F">
        <w:rPr>
          <w:rFonts w:eastAsia="SimSun"/>
        </w:rPr>
        <w:t>QoE</w:t>
      </w:r>
      <w:proofErr w:type="spellEnd"/>
      <w:r w:rsidRPr="007C6F5F">
        <w:rPr>
          <w:rFonts w:eastAsia="SimSun"/>
        </w:rPr>
        <w:t>/</w:t>
      </w:r>
      <w:proofErr w:type="spellStart"/>
      <w:r w:rsidRPr="007C6F5F">
        <w:rPr>
          <w:rFonts w:eastAsia="SimSun"/>
        </w:rPr>
        <w:t>QoS</w:t>
      </w:r>
      <w:proofErr w:type="spellEnd"/>
      <w:r w:rsidRPr="007C6F5F">
        <w:rPr>
          <w:rFonts w:eastAsia="SimSun"/>
        </w:rPr>
        <w:t xml:space="preserve"> using Additional Cultural and Emotional Context in Chatbot Applications based on Natural Language Understanding"</w:t>
      </w:r>
      <w:r w:rsidRPr="00D40DEC">
        <w:rPr>
          <w:rFonts w:eastAsia="SimSun"/>
        </w:rPr>
        <w:t xml:space="preserve"> The Question produced two outgoing liaison statements at this meeting</w:t>
      </w:r>
      <w:r>
        <w:rPr>
          <w:rFonts w:eastAsia="SimSun"/>
        </w:rPr>
        <w:t xml:space="preserve"> and it </w:t>
      </w:r>
      <w:r w:rsidR="00E32F28">
        <w:rPr>
          <w:rFonts w:eastAsia="SimSun"/>
        </w:rPr>
        <w:t>plans to</w:t>
      </w:r>
      <w:r w:rsidRPr="00D26A75">
        <w:rPr>
          <w:rFonts w:eastAsia="SimSun"/>
        </w:rPr>
        <w:t xml:space="preserve"> hold </w:t>
      </w:r>
      <w:r>
        <w:rPr>
          <w:rFonts w:eastAsia="SimSun"/>
        </w:rPr>
        <w:t>two</w:t>
      </w:r>
      <w:r w:rsidRPr="00D40DEC">
        <w:rPr>
          <w:rFonts w:eastAsia="SimSun"/>
        </w:rPr>
        <w:t xml:space="preserve"> </w:t>
      </w:r>
      <w:r>
        <w:rPr>
          <w:rFonts w:eastAsia="SimSun"/>
        </w:rPr>
        <w:t xml:space="preserve">virtual </w:t>
      </w:r>
      <w:r w:rsidRPr="00D40DEC">
        <w:rPr>
          <w:rFonts w:eastAsia="SimSun"/>
        </w:rPr>
        <w:t>interim meeting</w:t>
      </w:r>
      <w:r>
        <w:rPr>
          <w:rFonts w:eastAsia="SimSun"/>
        </w:rPr>
        <w:t xml:space="preserve">s (e-meetings) to </w:t>
      </w:r>
      <w:r w:rsidR="00AE0DF2">
        <w:rPr>
          <w:rFonts w:eastAsia="SimSun"/>
        </w:rPr>
        <w:t>progress the existing work item,</w:t>
      </w:r>
      <w:r>
        <w:rPr>
          <w:rFonts w:eastAsia="SimSun"/>
        </w:rPr>
        <w:t xml:space="preserve"> TR-RQ</w:t>
      </w:r>
      <w:r w:rsidRPr="00D40DEC">
        <w:rPr>
          <w:rFonts w:eastAsia="SimSun"/>
        </w:rPr>
        <w:t>.</w:t>
      </w:r>
    </w:p>
    <w:p w14:paraId="5FE36867" w14:textId="77777777" w:rsidR="009420D0" w:rsidRDefault="009420D0" w:rsidP="00621B4E">
      <w:pPr>
        <w:pStyle w:val="Headingb"/>
      </w:pPr>
      <w:r w:rsidRPr="00BE51A3">
        <w:t>Text for consent/determination</w:t>
      </w:r>
    </w:p>
    <w:p w14:paraId="7A4665BB" w14:textId="110259A9" w:rsidR="005A7066" w:rsidRPr="007C6F5F" w:rsidRDefault="005A7066">
      <w:pPr>
        <w:numPr>
          <w:ilvl w:val="0"/>
          <w:numId w:val="13"/>
        </w:numPr>
        <w:overflowPunct w:val="0"/>
        <w:autoSpaceDE w:val="0"/>
        <w:autoSpaceDN w:val="0"/>
        <w:adjustRightInd w:val="0"/>
        <w:ind w:left="567" w:hanging="567"/>
        <w:textAlignment w:val="baseline"/>
        <w:rPr>
          <w:rFonts w:eastAsia="SimSun"/>
        </w:rPr>
      </w:pPr>
      <w:r>
        <w:rPr>
          <w:rFonts w:eastAsia="Malgun Gothic"/>
          <w:lang w:val="en-US" w:eastAsia="ko-KR"/>
        </w:rPr>
        <w:t>R</w:t>
      </w:r>
      <w:r w:rsidRPr="00D26A75">
        <w:rPr>
          <w:rFonts w:eastAsia="Malgun Gothic"/>
          <w:lang w:val="en-US" w:eastAsia="ko-KR"/>
        </w:rPr>
        <w:t xml:space="preserve">evised </w:t>
      </w:r>
      <w:r w:rsidRPr="00D40DEC">
        <w:t>Recommendation</w:t>
      </w:r>
      <w:r>
        <w:rPr>
          <w:rFonts w:eastAsia="Malgun Gothic"/>
          <w:lang w:val="en-US" w:eastAsia="ko-KR"/>
        </w:rPr>
        <w:t xml:space="preserve"> G.191 </w:t>
      </w:r>
      <w:r>
        <w:t>“</w:t>
      </w:r>
      <w:r w:rsidRPr="00D26A75">
        <w:rPr>
          <w:rFonts w:eastAsia="Malgun Gothic"/>
          <w:lang w:val="en-US" w:eastAsia="ko-KR"/>
        </w:rPr>
        <w:t>Software tools for speech and audio coding standardization</w:t>
      </w:r>
      <w:r>
        <w:t>”</w:t>
      </w:r>
      <w:r>
        <w:rPr>
          <w:rFonts w:eastAsia="Malgun Gothic"/>
          <w:lang w:val="en-US" w:eastAsia="ko-KR"/>
        </w:rPr>
        <w:t xml:space="preserve"> (TD285</w:t>
      </w:r>
      <w:r w:rsidR="0083680F">
        <w:rPr>
          <w:rFonts w:eastAsia="Malgun Gothic"/>
          <w:lang w:val="en-US" w:eastAsia="ko-KR"/>
        </w:rPr>
        <w:t>R1</w:t>
      </w:r>
      <w:r>
        <w:rPr>
          <w:rFonts w:eastAsia="Malgun Gothic"/>
          <w:lang w:val="en-US" w:eastAsia="ko-KR"/>
        </w:rPr>
        <w:t xml:space="preserve">) </w:t>
      </w:r>
      <w:r w:rsidRPr="005A7066">
        <w:rPr>
          <w:rFonts w:eastAsia="Malgun Gothic"/>
          <w:u w:val="single"/>
          <w:lang w:val="en-US" w:eastAsia="ko-KR"/>
        </w:rPr>
        <w:t>for consent</w:t>
      </w:r>
      <w:r w:rsidRPr="007C6F5F">
        <w:rPr>
          <w:rFonts w:eastAsia="Malgun Gothic"/>
          <w:u w:val="single"/>
          <w:lang w:val="en-US" w:eastAsia="ko-KR"/>
        </w:rPr>
        <w:t>.</w:t>
      </w:r>
    </w:p>
    <w:p w14:paraId="71956873" w14:textId="77777777" w:rsidR="009420D0" w:rsidRDefault="009420D0" w:rsidP="00621B4E">
      <w:pPr>
        <w:pStyle w:val="Headingb"/>
      </w:pPr>
      <w:r w:rsidRPr="00BE51A3">
        <w:t>Text for agreement</w:t>
      </w:r>
    </w:p>
    <w:p w14:paraId="0BD4F67F" w14:textId="2F127E84" w:rsidR="009420D0" w:rsidRDefault="005A7066" w:rsidP="009420D0">
      <w:pPr>
        <w:numPr>
          <w:ilvl w:val="0"/>
          <w:numId w:val="13"/>
        </w:numPr>
        <w:overflowPunct w:val="0"/>
        <w:autoSpaceDE w:val="0"/>
        <w:autoSpaceDN w:val="0"/>
        <w:adjustRightInd w:val="0"/>
        <w:ind w:left="567" w:hanging="567"/>
        <w:textAlignment w:val="baseline"/>
      </w:pPr>
      <w:r>
        <w:t>None</w:t>
      </w:r>
    </w:p>
    <w:p w14:paraId="04011D37" w14:textId="77777777" w:rsidR="009420D0" w:rsidRDefault="009420D0" w:rsidP="009420D0">
      <w:pPr>
        <w:pStyle w:val="Headingb"/>
      </w:pPr>
      <w:r>
        <w:t>New work items</w:t>
      </w:r>
      <w:r w:rsidRPr="00EE1BCB">
        <w:t xml:space="preserve"> for approval</w:t>
      </w:r>
    </w:p>
    <w:p w14:paraId="39CA6780" w14:textId="365979E8" w:rsidR="009420D0" w:rsidRDefault="009420D0" w:rsidP="009420D0">
      <w:pPr>
        <w:numPr>
          <w:ilvl w:val="0"/>
          <w:numId w:val="13"/>
        </w:numPr>
        <w:overflowPunct w:val="0"/>
        <w:autoSpaceDE w:val="0"/>
        <w:autoSpaceDN w:val="0"/>
        <w:adjustRightInd w:val="0"/>
        <w:ind w:left="567" w:hanging="567"/>
        <w:textAlignment w:val="baseline"/>
      </w:pPr>
      <w:r>
        <w:t xml:space="preserve">Draft new </w:t>
      </w:r>
      <w:r w:rsidR="0083680F">
        <w:t>Technical Report</w:t>
      </w:r>
      <w:r>
        <w:t xml:space="preserve"> </w:t>
      </w:r>
      <w:r w:rsidR="0083680F">
        <w:t>TR-CEC</w:t>
      </w:r>
      <w:r>
        <w:t xml:space="preserve"> “</w:t>
      </w:r>
      <w:r w:rsidR="0083680F" w:rsidRPr="00D63263">
        <w:t xml:space="preserve">Framework for </w:t>
      </w:r>
      <w:proofErr w:type="spellStart"/>
      <w:r w:rsidR="0083680F" w:rsidRPr="00D63263">
        <w:t>QoE</w:t>
      </w:r>
      <w:proofErr w:type="spellEnd"/>
      <w:r w:rsidR="0083680F" w:rsidRPr="00D63263">
        <w:t>/</w:t>
      </w:r>
      <w:proofErr w:type="spellStart"/>
      <w:r w:rsidR="0083680F" w:rsidRPr="00D63263">
        <w:t>QoS</w:t>
      </w:r>
      <w:proofErr w:type="spellEnd"/>
      <w:r w:rsidR="0083680F" w:rsidRPr="00D63263">
        <w:t xml:space="preserve"> </w:t>
      </w:r>
      <w:r w:rsidR="005A7066" w:rsidRPr="007C6F5F">
        <w:t>using Additional Cultural and Emotional Context in Chatbot Applications based on Natural Language Understanding</w:t>
      </w:r>
      <w:r>
        <w:t xml:space="preserve">” (Annex </w:t>
      </w:r>
      <w:r w:rsidRPr="007C6F5F">
        <w:t>C</w:t>
      </w:r>
      <w:r>
        <w:t>)</w:t>
      </w:r>
      <w:r w:rsidR="005A7066">
        <w:t xml:space="preserve"> </w:t>
      </w:r>
      <w:r w:rsidR="005A7066" w:rsidRPr="007C6F5F">
        <w:rPr>
          <w:u w:val="single"/>
        </w:rPr>
        <w:t>fo</w:t>
      </w:r>
      <w:r w:rsidRPr="005A7066">
        <w:rPr>
          <w:u w:val="single"/>
        </w:rPr>
        <w:t>r approval</w:t>
      </w:r>
    </w:p>
    <w:p w14:paraId="24F16CE6" w14:textId="77777777" w:rsidR="009420D0" w:rsidRPr="00BE51A3" w:rsidRDefault="009420D0" w:rsidP="00621B4E">
      <w:pPr>
        <w:pStyle w:val="Headingb"/>
      </w:pPr>
      <w:r w:rsidRPr="00BE51A3">
        <w:t>Outgoing liaison statements</w:t>
      </w:r>
      <w:r>
        <w:t xml:space="preserve"> </w:t>
      </w:r>
      <w:r w:rsidRPr="006E3FF6">
        <w:t>for approval</w:t>
      </w:r>
    </w:p>
    <w:p w14:paraId="5CEB6D66" w14:textId="09A88699" w:rsidR="009420D0" w:rsidRDefault="009420D0" w:rsidP="009420D0">
      <w:pPr>
        <w:numPr>
          <w:ilvl w:val="0"/>
          <w:numId w:val="13"/>
        </w:numPr>
        <w:overflowPunct w:val="0"/>
        <w:autoSpaceDE w:val="0"/>
        <w:autoSpaceDN w:val="0"/>
        <w:adjustRightInd w:val="0"/>
        <w:ind w:left="567" w:hanging="567"/>
        <w:textAlignment w:val="baseline"/>
      </w:pPr>
      <w:r w:rsidRPr="00EE1BCB">
        <w:t xml:space="preserve">Liaison statement to </w:t>
      </w:r>
      <w:r w:rsidR="005A7066" w:rsidRPr="00D40DEC">
        <w:t xml:space="preserve">ITU-T SG16, ETSI TC STQ, </w:t>
      </w:r>
      <w:r w:rsidR="00673EFD">
        <w:t xml:space="preserve">and </w:t>
      </w:r>
      <w:r w:rsidR="005A7066" w:rsidRPr="00D40DEC">
        <w:t>3GPP SA4</w:t>
      </w:r>
      <w:r>
        <w:t xml:space="preserve"> on </w:t>
      </w:r>
      <w:r w:rsidR="005A7066" w:rsidRPr="00D40DEC">
        <w:t>draft revised Recommendation ITU-T G.191: Software tools for speech and audio coding standardization</w:t>
      </w:r>
      <w:r>
        <w:t xml:space="preserve"> </w:t>
      </w:r>
      <w:r w:rsidRPr="00EE1BCB">
        <w:t>(</w:t>
      </w:r>
      <w:r>
        <w:t>TD</w:t>
      </w:r>
      <w:r w:rsidR="005A7066">
        <w:t>310</w:t>
      </w:r>
      <w:r w:rsidR="00B730E9">
        <w:t>)</w:t>
      </w:r>
      <w:r w:rsidRPr="00EE1BCB">
        <w:t xml:space="preserve"> </w:t>
      </w:r>
      <w:r w:rsidRPr="001A1C61">
        <w:rPr>
          <w:u w:val="single"/>
        </w:rPr>
        <w:t>for approval</w:t>
      </w:r>
    </w:p>
    <w:p w14:paraId="103CFDBF" w14:textId="084DFBCC" w:rsidR="005A7066" w:rsidRPr="00D40DEC" w:rsidRDefault="005A7066" w:rsidP="005A7066">
      <w:pPr>
        <w:numPr>
          <w:ilvl w:val="0"/>
          <w:numId w:val="13"/>
        </w:numPr>
        <w:overflowPunct w:val="0"/>
        <w:autoSpaceDE w:val="0"/>
        <w:autoSpaceDN w:val="0"/>
        <w:adjustRightInd w:val="0"/>
        <w:ind w:left="567" w:hanging="567"/>
        <w:textAlignment w:val="baseline"/>
      </w:pPr>
      <w:r w:rsidRPr="00D40DEC">
        <w:t xml:space="preserve">Liaison statement </w:t>
      </w:r>
      <w:r w:rsidR="00B730E9">
        <w:t xml:space="preserve">to SCV </w:t>
      </w:r>
      <w:r w:rsidRPr="00D40DEC">
        <w:t xml:space="preserve">on terms and definitions from SG12 </w:t>
      </w:r>
      <w:r w:rsidR="00B730E9">
        <w:t>(</w:t>
      </w:r>
      <w:r w:rsidRPr="00D40DEC">
        <w:t>TD</w:t>
      </w:r>
      <w:r w:rsidR="00673EFD">
        <w:t>320</w:t>
      </w:r>
      <w:r w:rsidR="00B730E9">
        <w:t>)</w:t>
      </w:r>
      <w:r w:rsidRPr="00425D83">
        <w:rPr>
          <w:rFonts w:eastAsia="SimSun"/>
          <w:u w:val="single"/>
        </w:rPr>
        <w:t xml:space="preserve"> </w:t>
      </w:r>
      <w:r w:rsidRPr="00D40DEC">
        <w:rPr>
          <w:rFonts w:eastAsia="SimSun"/>
          <w:u w:val="single"/>
        </w:rPr>
        <w:t>for approval</w:t>
      </w:r>
    </w:p>
    <w:p w14:paraId="482064E2" w14:textId="77777777" w:rsidR="005A7066" w:rsidRPr="00BE51A3" w:rsidRDefault="005A7066" w:rsidP="009420D0">
      <w:pPr>
        <w:numPr>
          <w:ilvl w:val="0"/>
          <w:numId w:val="13"/>
        </w:numPr>
        <w:overflowPunct w:val="0"/>
        <w:autoSpaceDE w:val="0"/>
        <w:autoSpaceDN w:val="0"/>
        <w:adjustRightInd w:val="0"/>
        <w:ind w:left="567" w:hanging="567"/>
        <w:textAlignment w:val="baseline"/>
      </w:pPr>
    </w:p>
    <w:p w14:paraId="4ED0C496" w14:textId="77777777" w:rsidR="009420D0" w:rsidRPr="00BE51A3" w:rsidRDefault="009420D0" w:rsidP="00621B4E">
      <w:pPr>
        <w:pStyle w:val="Headingb"/>
      </w:pPr>
      <w:r w:rsidRPr="00BE51A3">
        <w:lastRenderedPageBreak/>
        <w:t xml:space="preserve">Interim </w:t>
      </w:r>
      <w:r>
        <w:t>activities</w:t>
      </w:r>
    </w:p>
    <w:p w14:paraId="68AD3243" w14:textId="310B0D34" w:rsidR="00B730E9" w:rsidRDefault="00B730E9" w:rsidP="00B730E9">
      <w:pPr>
        <w:tabs>
          <w:tab w:val="left" w:pos="709"/>
          <w:tab w:val="left" w:pos="1701"/>
        </w:tabs>
        <w:jc w:val="both"/>
        <w:rPr>
          <w:rFonts w:eastAsia="Malgun Gothic"/>
          <w:lang w:eastAsia="ko-KR"/>
        </w:rPr>
      </w:pPr>
      <w:r w:rsidRPr="00946A67">
        <w:rPr>
          <w:rFonts w:eastAsia="Malgun Gothic" w:hint="eastAsia"/>
          <w:lang w:eastAsia="ko-KR"/>
        </w:rPr>
        <w:t>Q</w:t>
      </w:r>
      <w:r>
        <w:rPr>
          <w:rFonts w:eastAsia="Malgun Gothic"/>
          <w:lang w:eastAsia="ko-KR"/>
        </w:rPr>
        <w:t>2/12</w:t>
      </w:r>
      <w:r w:rsidRPr="00946A67">
        <w:rPr>
          <w:rFonts w:eastAsia="Malgun Gothic"/>
          <w:lang w:eastAsia="ko-KR"/>
        </w:rPr>
        <w:t xml:space="preserve"> </w:t>
      </w:r>
      <w:r>
        <w:rPr>
          <w:rFonts w:eastAsia="Malgun Gothic"/>
          <w:lang w:eastAsia="ko-KR"/>
        </w:rPr>
        <w:t>plans to have</w:t>
      </w:r>
      <w:r w:rsidRPr="00946A67">
        <w:rPr>
          <w:rFonts w:eastAsia="Malgun Gothic"/>
          <w:lang w:eastAsia="ko-KR"/>
        </w:rPr>
        <w:t xml:space="preserve"> </w:t>
      </w:r>
      <w:r>
        <w:rPr>
          <w:rFonts w:eastAsia="Malgun Gothic"/>
          <w:lang w:eastAsia="ko-KR"/>
        </w:rPr>
        <w:t>two</w:t>
      </w:r>
      <w:r w:rsidRPr="00946A67">
        <w:rPr>
          <w:rFonts w:eastAsia="Malgun Gothic"/>
          <w:lang w:eastAsia="ko-KR"/>
        </w:rPr>
        <w:t xml:space="preserve"> </w:t>
      </w:r>
      <w:r>
        <w:rPr>
          <w:rFonts w:eastAsia="Malgun Gothic"/>
          <w:lang w:eastAsia="ko-KR"/>
        </w:rPr>
        <w:t xml:space="preserve">virtual </w:t>
      </w:r>
      <w:r w:rsidRPr="00946A67">
        <w:rPr>
          <w:rFonts w:eastAsia="Malgun Gothic"/>
          <w:lang w:eastAsia="ko-KR"/>
        </w:rPr>
        <w:t>interim</w:t>
      </w:r>
      <w:r>
        <w:rPr>
          <w:rFonts w:eastAsia="Malgun Gothic"/>
          <w:lang w:eastAsia="ko-KR"/>
        </w:rPr>
        <w:t xml:space="preserve"> </w:t>
      </w:r>
      <w:r w:rsidRPr="00946A67">
        <w:rPr>
          <w:rFonts w:eastAsia="Malgun Gothic"/>
          <w:lang w:eastAsia="ko-KR"/>
        </w:rPr>
        <w:t>meeting</w:t>
      </w:r>
      <w:r w:rsidR="00E32F28">
        <w:rPr>
          <w:rFonts w:eastAsia="Malgun Gothic"/>
          <w:lang w:eastAsia="ko-KR"/>
        </w:rPr>
        <w:t>s</w:t>
      </w:r>
      <w:r w:rsidRPr="00946A67">
        <w:rPr>
          <w:rFonts w:eastAsia="Malgun Gothic"/>
          <w:lang w:eastAsia="ko-KR"/>
        </w:rPr>
        <w:t xml:space="preserve"> to expedite </w:t>
      </w:r>
      <w:r>
        <w:rPr>
          <w:rFonts w:eastAsia="Malgun Gothic"/>
          <w:lang w:eastAsia="ko-KR"/>
        </w:rPr>
        <w:t>the work on TR-RQ</w:t>
      </w:r>
      <w:r w:rsidR="00E32F28">
        <w:rPr>
          <w:rFonts w:eastAsia="Malgun Gothic"/>
          <w:lang w:eastAsia="ko-KR"/>
        </w:rPr>
        <w:t xml:space="preserve"> </w:t>
      </w:r>
      <w:r w:rsidR="00E32F28" w:rsidRPr="00D40DEC">
        <w:rPr>
          <w:rFonts w:eastAsia="SimSun"/>
        </w:rPr>
        <w:t xml:space="preserve">"Roadmap for </w:t>
      </w:r>
      <w:proofErr w:type="spellStart"/>
      <w:r w:rsidR="00E32F28" w:rsidRPr="00D40DEC">
        <w:rPr>
          <w:rFonts w:eastAsia="SimSun"/>
        </w:rPr>
        <w:t>QoS</w:t>
      </w:r>
      <w:proofErr w:type="spellEnd"/>
      <w:r w:rsidR="00E32F28" w:rsidRPr="00D40DEC">
        <w:rPr>
          <w:rFonts w:eastAsia="SimSun"/>
        </w:rPr>
        <w:t xml:space="preserve"> and </w:t>
      </w:r>
      <w:proofErr w:type="spellStart"/>
      <w:r w:rsidR="00E32F28" w:rsidRPr="00D40DEC">
        <w:rPr>
          <w:rFonts w:eastAsia="SimSun"/>
        </w:rPr>
        <w:t>QoE</w:t>
      </w:r>
      <w:proofErr w:type="spellEnd"/>
      <w:r w:rsidR="00E32F28" w:rsidRPr="00D40DEC">
        <w:rPr>
          <w:rFonts w:eastAsia="SimSun"/>
        </w:rPr>
        <w:t xml:space="preserve"> in the ITU-T Study Group 12 context"</w:t>
      </w:r>
    </w:p>
    <w:p w14:paraId="08278FC1" w14:textId="77777777" w:rsidR="00B730E9" w:rsidRPr="005D769E" w:rsidRDefault="00B730E9" w:rsidP="00B730E9">
      <w:pPr>
        <w:numPr>
          <w:ilvl w:val="0"/>
          <w:numId w:val="13"/>
        </w:numPr>
        <w:overflowPunct w:val="0"/>
        <w:autoSpaceDE w:val="0"/>
        <w:autoSpaceDN w:val="0"/>
        <w:adjustRightInd w:val="0"/>
        <w:ind w:left="567" w:hanging="567"/>
        <w:textAlignment w:val="baseline"/>
        <w:rPr>
          <w:rFonts w:ascii="Arial" w:eastAsia="Gulim" w:hAnsi="Arial" w:cs="Arial"/>
          <w:color w:val="222222"/>
          <w:lang w:val="en-US" w:eastAsia="ko-KR"/>
        </w:rPr>
      </w:pPr>
      <w:r>
        <w:t>First interim meeting (</w:t>
      </w:r>
      <w:r w:rsidRPr="00D40DEC">
        <w:t>e-</w:t>
      </w:r>
      <w:r>
        <w:t>m</w:t>
      </w:r>
      <w:r w:rsidRPr="00D40DEC">
        <w:t>eeting</w:t>
      </w:r>
      <w:r>
        <w:t>)</w:t>
      </w:r>
      <w:r w:rsidRPr="00D40DEC">
        <w:t xml:space="preserve"> on 28 – 29 March 2023</w:t>
      </w:r>
    </w:p>
    <w:p w14:paraId="0B5F2699" w14:textId="307CC356" w:rsidR="00B1542A" w:rsidRDefault="00B730E9" w:rsidP="00B714C4">
      <w:pPr>
        <w:numPr>
          <w:ilvl w:val="0"/>
          <w:numId w:val="13"/>
        </w:numPr>
        <w:overflowPunct w:val="0"/>
        <w:autoSpaceDE w:val="0"/>
        <w:autoSpaceDN w:val="0"/>
        <w:adjustRightInd w:val="0"/>
        <w:ind w:left="567" w:hanging="567"/>
        <w:textAlignment w:val="baseline"/>
        <w:sectPr w:rsidR="00B1542A" w:rsidSect="00A14942">
          <w:pgSz w:w="11907" w:h="16840" w:code="9"/>
          <w:pgMar w:top="1134" w:right="1134" w:bottom="1134" w:left="1134" w:header="720" w:footer="720" w:gutter="0"/>
          <w:cols w:space="720"/>
          <w:docGrid w:linePitch="326"/>
        </w:sectPr>
      </w:pPr>
      <w:r>
        <w:t>Second interim meeting (e-m</w:t>
      </w:r>
      <w:r w:rsidRPr="00D40DEC">
        <w:t>eeting</w:t>
      </w:r>
      <w:r>
        <w:t>)</w:t>
      </w:r>
      <w:r w:rsidRPr="00D40DEC">
        <w:t xml:space="preserve"> on 27 – 28 June 2023</w:t>
      </w:r>
    </w:p>
    <w:p w14:paraId="74DBC306" w14:textId="4A755EDD" w:rsidR="009420D0" w:rsidRPr="00B24F90" w:rsidRDefault="009420D0" w:rsidP="009420D0">
      <w:pPr>
        <w:pStyle w:val="Heading1Centered"/>
        <w:rPr>
          <w:lang w:eastAsia="zh-CN"/>
        </w:rPr>
      </w:pPr>
      <w:r w:rsidRPr="00B24F90">
        <w:lastRenderedPageBreak/>
        <w:t xml:space="preserve">Annex </w:t>
      </w:r>
      <w:r w:rsidR="00C06131">
        <w:t>C</w:t>
      </w:r>
      <w:r w:rsidRPr="00B24F90">
        <w:t>:</w:t>
      </w:r>
      <w:r w:rsidRPr="00B24F90">
        <w:br/>
        <w:t>A.1</w:t>
      </w:r>
      <w:r>
        <w:t>3</w:t>
      </w:r>
      <w:r w:rsidRPr="00B24F90">
        <w:t xml:space="preserve"> justification for proposed draft new</w:t>
      </w:r>
      <w:r>
        <w:t xml:space="preserve"> ITU-T</w:t>
      </w:r>
      <w:r w:rsidRPr="00B24F90">
        <w:t xml:space="preserve"> </w:t>
      </w:r>
      <w:r w:rsidR="00CE20B7">
        <w:t>TR-CEC</w:t>
      </w:r>
      <w:r w:rsidRPr="003B3071">
        <w:t xml:space="preserve"> "</w:t>
      </w:r>
      <w:r w:rsidR="00CE20B7" w:rsidRPr="00DF2DDA">
        <w:rPr>
          <w:color w:val="01010F"/>
          <w:sz w:val="22"/>
          <w:szCs w:val="22"/>
        </w:rPr>
        <w:t xml:space="preserve">Framework for </w:t>
      </w:r>
      <w:proofErr w:type="spellStart"/>
      <w:r w:rsidR="00CE20B7">
        <w:rPr>
          <w:color w:val="01010F"/>
          <w:sz w:val="22"/>
          <w:szCs w:val="22"/>
        </w:rPr>
        <w:t>QoE</w:t>
      </w:r>
      <w:proofErr w:type="spellEnd"/>
      <w:r w:rsidR="00CE20B7">
        <w:rPr>
          <w:color w:val="01010F"/>
          <w:sz w:val="22"/>
          <w:szCs w:val="22"/>
        </w:rPr>
        <w:t>/</w:t>
      </w:r>
      <w:proofErr w:type="spellStart"/>
      <w:r w:rsidR="00CE20B7">
        <w:rPr>
          <w:color w:val="01010F"/>
          <w:sz w:val="22"/>
          <w:szCs w:val="22"/>
        </w:rPr>
        <w:t>QoS</w:t>
      </w:r>
      <w:proofErr w:type="spellEnd"/>
      <w:r w:rsidR="00CE20B7" w:rsidRPr="00DF2DDA">
        <w:rPr>
          <w:color w:val="01010F"/>
          <w:sz w:val="22"/>
          <w:szCs w:val="22"/>
        </w:rPr>
        <w:t xml:space="preserve"> using </w:t>
      </w:r>
      <w:r w:rsidR="00CE20B7">
        <w:rPr>
          <w:color w:val="01010F"/>
          <w:sz w:val="22"/>
          <w:szCs w:val="22"/>
        </w:rPr>
        <w:t xml:space="preserve">Additional </w:t>
      </w:r>
      <w:r w:rsidR="00CE20B7" w:rsidRPr="00DF2DDA">
        <w:rPr>
          <w:color w:val="01010F"/>
          <w:sz w:val="22"/>
          <w:szCs w:val="22"/>
        </w:rPr>
        <w:t xml:space="preserve">Cultural and Emotional Context in </w:t>
      </w:r>
      <w:r w:rsidR="00CE20B7">
        <w:rPr>
          <w:color w:val="01010F"/>
          <w:sz w:val="22"/>
          <w:szCs w:val="22"/>
        </w:rPr>
        <w:t xml:space="preserve">Chatbot </w:t>
      </w:r>
      <w:r w:rsidR="00CE20B7" w:rsidRPr="00DF2DDA">
        <w:rPr>
          <w:color w:val="01010F"/>
          <w:sz w:val="22"/>
          <w:szCs w:val="22"/>
        </w:rPr>
        <w:t>Applications based on Natural Language Understanding</w:t>
      </w:r>
      <w:r w:rsidRPr="003B3071">
        <w:t>"</w:t>
      </w:r>
    </w:p>
    <w:tbl>
      <w:tblPr>
        <w:tblW w:w="9776" w:type="dxa"/>
        <w:tblLayout w:type="fixed"/>
        <w:tblLook w:val="04A0" w:firstRow="1" w:lastRow="0" w:firstColumn="1" w:lastColumn="0" w:noHBand="0" w:noVBand="1"/>
      </w:tblPr>
      <w:tblGrid>
        <w:gridCol w:w="1242"/>
        <w:gridCol w:w="906"/>
        <w:gridCol w:w="4904"/>
        <w:gridCol w:w="1276"/>
        <w:gridCol w:w="1448"/>
      </w:tblGrid>
      <w:tr w:rsidR="009420D0" w:rsidRPr="00B24F90" w14:paraId="692583B8" w14:textId="77777777" w:rsidTr="00621B4E">
        <w:tc>
          <w:tcPr>
            <w:tcW w:w="1242" w:type="dxa"/>
            <w:tcBorders>
              <w:top w:val="single" w:sz="4" w:space="0" w:color="000000"/>
              <w:left w:val="single" w:sz="4" w:space="0" w:color="000000"/>
              <w:bottom w:val="single" w:sz="4" w:space="0" w:color="000000"/>
              <w:right w:val="single" w:sz="4" w:space="0" w:color="000000"/>
            </w:tcBorders>
          </w:tcPr>
          <w:p w14:paraId="2DD5BA17" w14:textId="77777777" w:rsidR="009420D0" w:rsidRPr="00B24F90" w:rsidRDefault="009420D0" w:rsidP="00870BE5">
            <w:pPr>
              <w:pStyle w:val="Tabletext"/>
              <w:rPr>
                <w:b/>
              </w:rPr>
            </w:pPr>
            <w:r w:rsidRPr="00B24F90">
              <w:rPr>
                <w:b/>
              </w:rPr>
              <w:t>Question:</w:t>
            </w:r>
          </w:p>
        </w:tc>
        <w:tc>
          <w:tcPr>
            <w:tcW w:w="906" w:type="dxa"/>
            <w:tcBorders>
              <w:top w:val="single" w:sz="4" w:space="0" w:color="000000"/>
              <w:left w:val="single" w:sz="4" w:space="0" w:color="000000"/>
              <w:bottom w:val="single" w:sz="4" w:space="0" w:color="000000"/>
              <w:right w:val="single" w:sz="4" w:space="0" w:color="000000"/>
            </w:tcBorders>
          </w:tcPr>
          <w:p w14:paraId="7B50C6F7" w14:textId="60078720" w:rsidR="009420D0" w:rsidRPr="00B24F90" w:rsidRDefault="00CE20B7" w:rsidP="00870BE5">
            <w:pPr>
              <w:pStyle w:val="Tabletext"/>
            </w:pPr>
            <w:r>
              <w:t>2</w:t>
            </w:r>
            <w:r w:rsidR="009420D0" w:rsidRPr="00B24F90">
              <w:t>/1</w:t>
            </w:r>
            <w:r w:rsidR="009420D0">
              <w:t>2</w:t>
            </w:r>
          </w:p>
        </w:tc>
        <w:tc>
          <w:tcPr>
            <w:tcW w:w="4904" w:type="dxa"/>
            <w:tcBorders>
              <w:top w:val="single" w:sz="4" w:space="0" w:color="000000"/>
              <w:left w:val="single" w:sz="4" w:space="0" w:color="000000"/>
              <w:bottom w:val="single" w:sz="4" w:space="0" w:color="000000"/>
              <w:right w:val="single" w:sz="4" w:space="0" w:color="000000"/>
            </w:tcBorders>
          </w:tcPr>
          <w:p w14:paraId="64EDDDED" w14:textId="615B2C4E" w:rsidR="009420D0" w:rsidRPr="00B24F90" w:rsidRDefault="009420D0" w:rsidP="00CE20B7">
            <w:pPr>
              <w:pStyle w:val="Tabletext"/>
              <w:rPr>
                <w:b/>
              </w:rPr>
            </w:pPr>
            <w:r w:rsidRPr="00B24F90">
              <w:rPr>
                <w:b/>
              </w:rPr>
              <w:t xml:space="preserve">Proposed new ITU-T </w:t>
            </w:r>
            <w:r w:rsidRPr="007C6F5F">
              <w:rPr>
                <w:rFonts w:eastAsia="SimSun"/>
                <w:b/>
                <w:lang w:eastAsia="ja-JP"/>
              </w:rPr>
              <w:t>Technical report</w:t>
            </w:r>
          </w:p>
        </w:tc>
        <w:tc>
          <w:tcPr>
            <w:tcW w:w="2724" w:type="dxa"/>
            <w:gridSpan w:val="2"/>
            <w:tcBorders>
              <w:top w:val="single" w:sz="4" w:space="0" w:color="000000"/>
              <w:left w:val="single" w:sz="4" w:space="0" w:color="000000"/>
              <w:bottom w:val="single" w:sz="4" w:space="0" w:color="000000"/>
              <w:right w:val="single" w:sz="4" w:space="0" w:color="000000"/>
            </w:tcBorders>
          </w:tcPr>
          <w:p w14:paraId="1467B207" w14:textId="4648895F" w:rsidR="009420D0" w:rsidRPr="00063AB3" w:rsidRDefault="00CE20B7" w:rsidP="00870BE5">
            <w:pPr>
              <w:pStyle w:val="Tabletext"/>
              <w:rPr>
                <w:highlight w:val="yellow"/>
              </w:rPr>
            </w:pPr>
            <w:r w:rsidRPr="00327A86">
              <w:t>Geneva, 18-26 January 2023</w:t>
            </w:r>
          </w:p>
        </w:tc>
      </w:tr>
      <w:tr w:rsidR="009420D0" w:rsidRPr="005064F6" w14:paraId="281AAB40" w14:textId="77777777" w:rsidTr="00621B4E">
        <w:tc>
          <w:tcPr>
            <w:tcW w:w="1242" w:type="dxa"/>
            <w:tcBorders>
              <w:top w:val="single" w:sz="4" w:space="0" w:color="000000"/>
              <w:left w:val="single" w:sz="4" w:space="0" w:color="000000"/>
              <w:bottom w:val="single" w:sz="4" w:space="0" w:color="000000"/>
              <w:right w:val="single" w:sz="4" w:space="0" w:color="000000"/>
            </w:tcBorders>
          </w:tcPr>
          <w:p w14:paraId="5F3B0721" w14:textId="77777777" w:rsidR="009420D0" w:rsidRPr="00B24F90" w:rsidRDefault="009420D0" w:rsidP="00870BE5">
            <w:pPr>
              <w:pStyle w:val="Tabletext"/>
              <w:rPr>
                <w:b/>
              </w:rPr>
            </w:pPr>
            <w:r w:rsidRPr="00B24F90">
              <w:rPr>
                <w:b/>
              </w:rPr>
              <w:t>Reference and title:</w:t>
            </w:r>
          </w:p>
        </w:tc>
        <w:tc>
          <w:tcPr>
            <w:tcW w:w="8534" w:type="dxa"/>
            <w:gridSpan w:val="4"/>
            <w:tcBorders>
              <w:top w:val="single" w:sz="4" w:space="0" w:color="000000"/>
              <w:left w:val="single" w:sz="4" w:space="0" w:color="000000"/>
              <w:bottom w:val="single" w:sz="4" w:space="0" w:color="000000"/>
              <w:right w:val="single" w:sz="4" w:space="0" w:color="000000"/>
            </w:tcBorders>
          </w:tcPr>
          <w:p w14:paraId="768D5C4B" w14:textId="5C8C5656" w:rsidR="009420D0" w:rsidRPr="00757345" w:rsidRDefault="00CE20B7" w:rsidP="00CE20B7">
            <w:pPr>
              <w:pStyle w:val="Tabletext"/>
              <w:tabs>
                <w:tab w:val="clear" w:pos="284"/>
                <w:tab w:val="clear" w:pos="567"/>
                <w:tab w:val="clear" w:pos="851"/>
                <w:tab w:val="clear" w:pos="1134"/>
                <w:tab w:val="clear" w:pos="1701"/>
                <w:tab w:val="clear" w:pos="1985"/>
                <w:tab w:val="clear" w:pos="2268"/>
                <w:tab w:val="clear" w:pos="2552"/>
                <w:tab w:val="clear" w:pos="2835"/>
                <w:tab w:val="clear" w:pos="3119"/>
                <w:tab w:val="clear" w:pos="3402"/>
                <w:tab w:val="clear" w:pos="3686"/>
                <w:tab w:val="clear" w:pos="3969"/>
              </w:tabs>
              <w:rPr>
                <w:lang w:val="fr-FR"/>
              </w:rPr>
            </w:pPr>
            <w:r w:rsidRPr="007C6F5F">
              <w:rPr>
                <w:lang w:val="fr-FR"/>
              </w:rPr>
              <w:t>ITU-T TR-CEC</w:t>
            </w:r>
            <w:r w:rsidR="009420D0" w:rsidRPr="007C6F5F">
              <w:rPr>
                <w:lang w:val="fr-FR"/>
              </w:rPr>
              <w:t xml:space="preserve"> </w:t>
            </w:r>
            <w:r w:rsidR="009420D0" w:rsidRPr="00757345">
              <w:rPr>
                <w:lang w:val="fr-FR"/>
              </w:rPr>
              <w:t>"</w:t>
            </w:r>
            <w:r w:rsidRPr="00DF2DDA">
              <w:rPr>
                <w:color w:val="01010F"/>
                <w:szCs w:val="22"/>
              </w:rPr>
              <w:t xml:space="preserve">Framework for </w:t>
            </w:r>
            <w:proofErr w:type="spellStart"/>
            <w:r>
              <w:rPr>
                <w:color w:val="01010F"/>
                <w:szCs w:val="22"/>
              </w:rPr>
              <w:t>QoE</w:t>
            </w:r>
            <w:proofErr w:type="spellEnd"/>
            <w:r>
              <w:rPr>
                <w:color w:val="01010F"/>
                <w:szCs w:val="22"/>
              </w:rPr>
              <w:t>/</w:t>
            </w:r>
            <w:proofErr w:type="spellStart"/>
            <w:r>
              <w:rPr>
                <w:color w:val="01010F"/>
                <w:szCs w:val="22"/>
              </w:rPr>
              <w:t>QoS</w:t>
            </w:r>
            <w:proofErr w:type="spellEnd"/>
            <w:r w:rsidRPr="00DF2DDA">
              <w:rPr>
                <w:color w:val="01010F"/>
                <w:szCs w:val="22"/>
              </w:rPr>
              <w:t xml:space="preserve"> using </w:t>
            </w:r>
            <w:r>
              <w:rPr>
                <w:color w:val="01010F"/>
                <w:szCs w:val="22"/>
              </w:rPr>
              <w:t xml:space="preserve">Additional </w:t>
            </w:r>
            <w:r w:rsidRPr="00DF2DDA">
              <w:rPr>
                <w:color w:val="01010F"/>
                <w:szCs w:val="22"/>
              </w:rPr>
              <w:t xml:space="preserve">Cultural and Emotional Context in </w:t>
            </w:r>
            <w:r>
              <w:rPr>
                <w:color w:val="01010F"/>
                <w:szCs w:val="22"/>
              </w:rPr>
              <w:t xml:space="preserve">Chatbot </w:t>
            </w:r>
            <w:r w:rsidRPr="00DF2DDA">
              <w:rPr>
                <w:color w:val="01010F"/>
                <w:szCs w:val="22"/>
              </w:rPr>
              <w:t>Applications based on Natural Language Understanding</w:t>
            </w:r>
            <w:r w:rsidR="009420D0" w:rsidRPr="00757345">
              <w:rPr>
                <w:lang w:val="fr-FR"/>
              </w:rPr>
              <w:t>"</w:t>
            </w:r>
          </w:p>
        </w:tc>
      </w:tr>
      <w:tr w:rsidR="009420D0" w:rsidRPr="00B24F90" w14:paraId="41DC6598" w14:textId="77777777" w:rsidTr="00621B4E">
        <w:tc>
          <w:tcPr>
            <w:tcW w:w="1242" w:type="dxa"/>
            <w:tcBorders>
              <w:top w:val="single" w:sz="4" w:space="0" w:color="000000"/>
              <w:left w:val="single" w:sz="4" w:space="0" w:color="000000"/>
              <w:bottom w:val="single" w:sz="4" w:space="0" w:color="000000"/>
              <w:right w:val="single" w:sz="4" w:space="0" w:color="000000"/>
            </w:tcBorders>
          </w:tcPr>
          <w:p w14:paraId="22286F6C" w14:textId="77777777" w:rsidR="009420D0" w:rsidRPr="00B24F90" w:rsidRDefault="009420D0" w:rsidP="00870BE5">
            <w:pPr>
              <w:pStyle w:val="Tabletext"/>
              <w:rPr>
                <w:b/>
              </w:rPr>
            </w:pPr>
            <w:r w:rsidRPr="00B24F90">
              <w:rPr>
                <w:b/>
              </w:rPr>
              <w:t>Base text:</w:t>
            </w:r>
          </w:p>
        </w:tc>
        <w:tc>
          <w:tcPr>
            <w:tcW w:w="5810" w:type="dxa"/>
            <w:gridSpan w:val="2"/>
            <w:tcBorders>
              <w:top w:val="single" w:sz="4" w:space="0" w:color="000000"/>
              <w:left w:val="single" w:sz="4" w:space="0" w:color="000000"/>
              <w:bottom w:val="single" w:sz="4" w:space="0" w:color="000000"/>
              <w:right w:val="single" w:sz="4" w:space="0" w:color="000000"/>
            </w:tcBorders>
          </w:tcPr>
          <w:p w14:paraId="04474C6B" w14:textId="77777777" w:rsidR="009420D0" w:rsidRPr="00B24F90" w:rsidRDefault="009420D0" w:rsidP="00870BE5">
            <w:pPr>
              <w:pStyle w:val="Tabletext"/>
              <w:rPr>
                <w:rFonts w:eastAsia="Malgun Gothic"/>
              </w:rPr>
            </w:pPr>
          </w:p>
        </w:tc>
        <w:tc>
          <w:tcPr>
            <w:tcW w:w="1276" w:type="dxa"/>
            <w:tcBorders>
              <w:top w:val="single" w:sz="4" w:space="0" w:color="000000"/>
              <w:left w:val="single" w:sz="4" w:space="0" w:color="000000"/>
              <w:bottom w:val="single" w:sz="4" w:space="0" w:color="000000"/>
              <w:right w:val="single" w:sz="4" w:space="0" w:color="000000"/>
            </w:tcBorders>
          </w:tcPr>
          <w:p w14:paraId="3E4B519B" w14:textId="77777777" w:rsidR="009420D0" w:rsidRPr="00B24F90" w:rsidRDefault="009420D0" w:rsidP="00870BE5">
            <w:pPr>
              <w:pStyle w:val="Tabletext"/>
              <w:rPr>
                <w:b/>
              </w:rPr>
            </w:pPr>
            <w:r w:rsidRPr="00B24F90">
              <w:rPr>
                <w:b/>
              </w:rPr>
              <w:t>Timing:</w:t>
            </w:r>
          </w:p>
        </w:tc>
        <w:tc>
          <w:tcPr>
            <w:tcW w:w="1448" w:type="dxa"/>
            <w:tcBorders>
              <w:top w:val="single" w:sz="4" w:space="0" w:color="000000"/>
              <w:left w:val="single" w:sz="4" w:space="0" w:color="000000"/>
              <w:bottom w:val="single" w:sz="4" w:space="0" w:color="000000"/>
              <w:right w:val="single" w:sz="4" w:space="0" w:color="000000"/>
            </w:tcBorders>
          </w:tcPr>
          <w:p w14:paraId="6A866BA4" w14:textId="5E03B8FD" w:rsidR="009420D0" w:rsidRPr="00B24F90" w:rsidRDefault="00CE20B7" w:rsidP="00870BE5">
            <w:pPr>
              <w:pStyle w:val="Tabletext"/>
              <w:rPr>
                <w:rFonts w:eastAsia="SimSun"/>
                <w:lang w:eastAsia="zh-CN"/>
              </w:rPr>
            </w:pPr>
            <w:r>
              <w:t>2024</w:t>
            </w:r>
          </w:p>
        </w:tc>
      </w:tr>
      <w:tr w:rsidR="009420D0" w:rsidRPr="00B24F90" w14:paraId="405F18A1" w14:textId="77777777" w:rsidTr="00621B4E">
        <w:tc>
          <w:tcPr>
            <w:tcW w:w="1242" w:type="dxa"/>
            <w:tcBorders>
              <w:top w:val="single" w:sz="4" w:space="0" w:color="000000"/>
              <w:left w:val="single" w:sz="4" w:space="0" w:color="000000"/>
              <w:bottom w:val="single" w:sz="4" w:space="0" w:color="000000"/>
              <w:right w:val="single" w:sz="4" w:space="0" w:color="000000"/>
            </w:tcBorders>
          </w:tcPr>
          <w:p w14:paraId="3F324B17" w14:textId="77777777" w:rsidR="009420D0" w:rsidRPr="00B24F90" w:rsidRDefault="009420D0" w:rsidP="00870BE5">
            <w:pPr>
              <w:pStyle w:val="Tabletext"/>
              <w:rPr>
                <w:b/>
              </w:rPr>
            </w:pPr>
            <w:r w:rsidRPr="00B24F90">
              <w:rPr>
                <w:b/>
              </w:rPr>
              <w:t>Editor(s):</w:t>
            </w:r>
          </w:p>
        </w:tc>
        <w:tc>
          <w:tcPr>
            <w:tcW w:w="5810" w:type="dxa"/>
            <w:gridSpan w:val="2"/>
            <w:tcBorders>
              <w:top w:val="single" w:sz="4" w:space="0" w:color="000000"/>
              <w:left w:val="single" w:sz="4" w:space="0" w:color="000000"/>
              <w:bottom w:val="single" w:sz="4" w:space="0" w:color="000000"/>
              <w:right w:val="single" w:sz="4" w:space="0" w:color="000000"/>
            </w:tcBorders>
          </w:tcPr>
          <w:p w14:paraId="12831952" w14:textId="089EE2AF" w:rsidR="00CE20B7" w:rsidRPr="00DF2DDA" w:rsidRDefault="00CE20B7" w:rsidP="00CE20B7">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proofErr w:type="spellStart"/>
            <w:r w:rsidRPr="00DF2DDA">
              <w:rPr>
                <w:sz w:val="22"/>
                <w:szCs w:val="22"/>
              </w:rPr>
              <w:t>Brejesh</w:t>
            </w:r>
            <w:proofErr w:type="spellEnd"/>
            <w:r w:rsidRPr="00DF2DDA">
              <w:rPr>
                <w:sz w:val="22"/>
                <w:szCs w:val="22"/>
              </w:rPr>
              <w:t xml:space="preserve"> </w:t>
            </w:r>
            <w:proofErr w:type="spellStart"/>
            <w:r w:rsidRPr="00DF2DDA">
              <w:rPr>
                <w:sz w:val="22"/>
                <w:szCs w:val="22"/>
              </w:rPr>
              <w:t>Lall</w:t>
            </w:r>
            <w:proofErr w:type="spellEnd"/>
            <w:r>
              <w:rPr>
                <w:sz w:val="22"/>
                <w:szCs w:val="22"/>
              </w:rPr>
              <w:t xml:space="preserve">, </w:t>
            </w:r>
            <w:r w:rsidRPr="00DF2DDA">
              <w:rPr>
                <w:sz w:val="22"/>
                <w:szCs w:val="22"/>
              </w:rPr>
              <w:t>IIT Delhi</w:t>
            </w:r>
            <w:r>
              <w:rPr>
                <w:sz w:val="22"/>
                <w:szCs w:val="22"/>
              </w:rPr>
              <w:t xml:space="preserve">, </w:t>
            </w:r>
            <w:r w:rsidRPr="00DF2DDA">
              <w:rPr>
                <w:sz w:val="22"/>
                <w:szCs w:val="22"/>
              </w:rPr>
              <w:t xml:space="preserve">India, </w:t>
            </w:r>
            <w:r w:rsidRPr="00DF2DDA">
              <w:rPr>
                <w:color w:val="0000FF"/>
                <w:sz w:val="22"/>
                <w:szCs w:val="22"/>
                <w:u w:val="single"/>
              </w:rPr>
              <w:t xml:space="preserve">brejesh@ee.iitd.ac.in     </w:t>
            </w:r>
            <w:r w:rsidRPr="00DF2DDA">
              <w:rPr>
                <w:sz w:val="22"/>
                <w:szCs w:val="22"/>
              </w:rPr>
              <w:t xml:space="preserve"> </w:t>
            </w:r>
          </w:p>
          <w:p w14:paraId="4A6F23CC" w14:textId="77777777" w:rsidR="00CE20B7" w:rsidRPr="00DF2DDA" w:rsidRDefault="00CE20B7" w:rsidP="00CE20B7">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val="fr-FR"/>
              </w:rPr>
            </w:pPr>
            <w:r w:rsidRPr="00DF2DDA">
              <w:rPr>
                <w:sz w:val="22"/>
                <w:szCs w:val="22"/>
                <w:lang w:val="fr-FR"/>
              </w:rPr>
              <w:t xml:space="preserve">Amit </w:t>
            </w:r>
            <w:proofErr w:type="spellStart"/>
            <w:r w:rsidRPr="00DF2DDA">
              <w:rPr>
                <w:sz w:val="22"/>
                <w:szCs w:val="22"/>
                <w:lang w:val="fr-FR"/>
              </w:rPr>
              <w:t>Oberoi</w:t>
            </w:r>
            <w:proofErr w:type="spellEnd"/>
            <w:r>
              <w:rPr>
                <w:sz w:val="22"/>
                <w:szCs w:val="22"/>
                <w:lang w:val="fr-FR"/>
              </w:rPr>
              <w:t xml:space="preserve">, </w:t>
            </w:r>
            <w:r w:rsidRPr="00DF2DDA">
              <w:rPr>
                <w:sz w:val="22"/>
                <w:szCs w:val="22"/>
                <w:lang w:val="fr-FR"/>
              </w:rPr>
              <w:t>IIT Delhi</w:t>
            </w:r>
            <w:r>
              <w:rPr>
                <w:sz w:val="22"/>
                <w:szCs w:val="22"/>
                <w:lang w:val="fr-FR"/>
              </w:rPr>
              <w:t xml:space="preserve">, </w:t>
            </w:r>
            <w:proofErr w:type="spellStart"/>
            <w:r w:rsidRPr="00DF2DDA">
              <w:rPr>
                <w:sz w:val="22"/>
                <w:szCs w:val="22"/>
                <w:lang w:val="fr-FR"/>
              </w:rPr>
              <w:t>India</w:t>
            </w:r>
            <w:proofErr w:type="spellEnd"/>
            <w:r w:rsidRPr="00DF2DDA">
              <w:rPr>
                <w:sz w:val="22"/>
                <w:szCs w:val="22"/>
                <w:lang w:val="fr-FR"/>
              </w:rPr>
              <w:t xml:space="preserve">, </w:t>
            </w:r>
            <w:hyperlink r:id="rId64">
              <w:r w:rsidRPr="00DF2DDA">
                <w:rPr>
                  <w:color w:val="0000FF"/>
                  <w:sz w:val="22"/>
                  <w:szCs w:val="22"/>
                  <w:u w:val="single"/>
                  <w:lang w:val="fr-FR"/>
                </w:rPr>
                <w:t>amitobe@gmail.com</w:t>
              </w:r>
            </w:hyperlink>
            <w:r w:rsidRPr="00DF2DDA">
              <w:rPr>
                <w:sz w:val="22"/>
                <w:szCs w:val="22"/>
                <w:lang w:val="fr-FR"/>
              </w:rPr>
              <w:t xml:space="preserve"> </w:t>
            </w:r>
          </w:p>
          <w:p w14:paraId="07778727" w14:textId="24BD2E1D" w:rsidR="009420D0" w:rsidRPr="00E45BD4" w:rsidRDefault="00CE20B7" w:rsidP="00CE20B7">
            <w:pPr>
              <w:pStyle w:val="Tabletext"/>
              <w:tabs>
                <w:tab w:val="clear" w:pos="284"/>
                <w:tab w:val="clear" w:pos="567"/>
                <w:tab w:val="clear" w:pos="851"/>
                <w:tab w:val="clear" w:pos="1134"/>
                <w:tab w:val="clear" w:pos="1418"/>
                <w:tab w:val="clear" w:pos="1701"/>
                <w:tab w:val="clear" w:pos="2268"/>
                <w:tab w:val="clear" w:pos="2552"/>
                <w:tab w:val="clear" w:pos="2835"/>
                <w:tab w:val="clear" w:pos="3119"/>
                <w:tab w:val="clear" w:pos="3402"/>
                <w:tab w:val="clear" w:pos="3686"/>
                <w:tab w:val="clear" w:pos="3969"/>
              </w:tabs>
              <w:rPr>
                <w:rFonts w:eastAsia="MS Mincho"/>
                <w:lang w:val="fr-CH"/>
              </w:rPr>
            </w:pPr>
            <w:r w:rsidRPr="00DF2DDA">
              <w:rPr>
                <w:szCs w:val="22"/>
                <w:lang w:val="fr-FR"/>
              </w:rPr>
              <w:t>Vinti Nayar</w:t>
            </w:r>
            <w:r>
              <w:rPr>
                <w:szCs w:val="22"/>
                <w:lang w:val="fr-FR"/>
              </w:rPr>
              <w:t xml:space="preserve">, </w:t>
            </w:r>
            <w:r w:rsidRPr="00DF2DDA">
              <w:rPr>
                <w:szCs w:val="22"/>
                <w:lang w:val="fr-FR"/>
              </w:rPr>
              <w:t>IIT Delhi</w:t>
            </w:r>
            <w:r>
              <w:rPr>
                <w:szCs w:val="22"/>
                <w:lang w:val="fr-FR"/>
              </w:rPr>
              <w:t xml:space="preserve">, </w:t>
            </w:r>
            <w:r w:rsidRPr="00DF2DDA">
              <w:rPr>
                <w:szCs w:val="22"/>
                <w:lang w:val="fr-FR"/>
              </w:rPr>
              <w:t xml:space="preserve">India, </w:t>
            </w:r>
            <w:hyperlink r:id="rId65">
              <w:r w:rsidRPr="00DF2DDA">
                <w:rPr>
                  <w:color w:val="0000FF"/>
                  <w:szCs w:val="22"/>
                  <w:u w:val="single"/>
                  <w:lang w:val="fr-FR"/>
                </w:rPr>
                <w:t>nayarvinti@yahoo.co.uk</w:t>
              </w:r>
            </w:hyperlink>
          </w:p>
        </w:tc>
        <w:tc>
          <w:tcPr>
            <w:tcW w:w="1276" w:type="dxa"/>
            <w:tcBorders>
              <w:top w:val="single" w:sz="4" w:space="0" w:color="000000"/>
              <w:left w:val="single" w:sz="4" w:space="0" w:color="000000"/>
              <w:bottom w:val="single" w:sz="4" w:space="0" w:color="000000"/>
              <w:right w:val="single" w:sz="4" w:space="0" w:color="000000"/>
            </w:tcBorders>
          </w:tcPr>
          <w:p w14:paraId="0F8895D3" w14:textId="77777777" w:rsidR="009420D0" w:rsidRPr="00B24F90" w:rsidRDefault="009420D0" w:rsidP="00870BE5">
            <w:pPr>
              <w:pStyle w:val="Tabletext"/>
              <w:rPr>
                <w:b/>
              </w:rPr>
            </w:pPr>
            <w:r w:rsidRPr="00B24F90">
              <w:rPr>
                <w:b/>
              </w:rPr>
              <w:t>Approval process:</w:t>
            </w:r>
          </w:p>
        </w:tc>
        <w:tc>
          <w:tcPr>
            <w:tcW w:w="1448" w:type="dxa"/>
            <w:tcBorders>
              <w:top w:val="single" w:sz="4" w:space="0" w:color="000000"/>
              <w:left w:val="single" w:sz="4" w:space="0" w:color="000000"/>
              <w:bottom w:val="single" w:sz="4" w:space="0" w:color="000000"/>
              <w:right w:val="single" w:sz="4" w:space="0" w:color="000000"/>
            </w:tcBorders>
          </w:tcPr>
          <w:p w14:paraId="05E86B0A" w14:textId="77777777" w:rsidR="009420D0" w:rsidRPr="00B24F90" w:rsidRDefault="009420D0" w:rsidP="00870BE5">
            <w:pPr>
              <w:pStyle w:val="Tabletext"/>
            </w:pPr>
            <w:r>
              <w:t>Agreement</w:t>
            </w:r>
          </w:p>
        </w:tc>
      </w:tr>
      <w:tr w:rsidR="009420D0" w:rsidRPr="00B24F90" w14:paraId="19AA6D59" w14:textId="77777777" w:rsidTr="00621B4E">
        <w:tc>
          <w:tcPr>
            <w:tcW w:w="9776" w:type="dxa"/>
            <w:gridSpan w:val="5"/>
            <w:tcBorders>
              <w:top w:val="single" w:sz="4" w:space="0" w:color="000000"/>
              <w:left w:val="single" w:sz="4" w:space="0" w:color="000000"/>
              <w:right w:val="single" w:sz="4" w:space="0" w:color="000000"/>
            </w:tcBorders>
          </w:tcPr>
          <w:p w14:paraId="1B40A298" w14:textId="77777777" w:rsidR="009420D0" w:rsidRPr="00B24F90" w:rsidRDefault="009420D0" w:rsidP="00870BE5">
            <w:pPr>
              <w:pStyle w:val="Tabletext"/>
              <w:rPr>
                <w:rFonts w:eastAsiaTheme="minorEastAsia"/>
                <w:szCs w:val="22"/>
              </w:rPr>
            </w:pPr>
            <w:r>
              <w:rPr>
                <w:b/>
                <w:szCs w:val="22"/>
              </w:rPr>
              <w:t>Purpose and s</w:t>
            </w:r>
            <w:r w:rsidRPr="00B24F90">
              <w:rPr>
                <w:b/>
                <w:szCs w:val="22"/>
              </w:rPr>
              <w:t>cope</w:t>
            </w:r>
            <w:r w:rsidRPr="00B24F90">
              <w:rPr>
                <w:szCs w:val="22"/>
              </w:rPr>
              <w:t xml:space="preserve"> (defines the intent or object of the Recommendation and the aspects covered, thereby indicating the limits of its applicability):</w:t>
            </w:r>
          </w:p>
        </w:tc>
      </w:tr>
      <w:tr w:rsidR="009420D0" w:rsidRPr="00B24F90" w14:paraId="20648CA9" w14:textId="77777777" w:rsidTr="00621B4E">
        <w:tc>
          <w:tcPr>
            <w:tcW w:w="9776" w:type="dxa"/>
            <w:gridSpan w:val="5"/>
            <w:tcBorders>
              <w:left w:val="single" w:sz="4" w:space="0" w:color="000000"/>
              <w:bottom w:val="single" w:sz="4" w:space="0" w:color="000000"/>
              <w:right w:val="single" w:sz="4" w:space="0" w:color="000000"/>
            </w:tcBorders>
          </w:tcPr>
          <w:p w14:paraId="3A31B7CA" w14:textId="35618396" w:rsidR="009420D0" w:rsidRPr="00B24F90" w:rsidRDefault="00CE20B7" w:rsidP="00CE20B7">
            <w:pPr>
              <w:pStyle w:val="Tabletext"/>
              <w:rPr>
                <w:rFonts w:eastAsia="MS Mincho"/>
                <w:szCs w:val="22"/>
              </w:rPr>
            </w:pPr>
            <w:r w:rsidRPr="00DF2DDA">
              <w:rPr>
                <w:color w:val="01010F"/>
                <w:szCs w:val="22"/>
              </w:rPr>
              <w:t xml:space="preserve">This </w:t>
            </w:r>
            <w:r>
              <w:rPr>
                <w:color w:val="01010F"/>
                <w:szCs w:val="22"/>
              </w:rPr>
              <w:t>technical report includes a f</w:t>
            </w:r>
            <w:r w:rsidRPr="00DF2DDA">
              <w:rPr>
                <w:color w:val="01010F"/>
                <w:szCs w:val="22"/>
              </w:rPr>
              <w:t xml:space="preserve">ramework for </w:t>
            </w:r>
            <w:r>
              <w:rPr>
                <w:color w:val="01010F"/>
                <w:szCs w:val="22"/>
              </w:rPr>
              <w:t>quality of e</w:t>
            </w:r>
            <w:r w:rsidRPr="00DF2DDA">
              <w:rPr>
                <w:color w:val="01010F"/>
                <w:szCs w:val="22"/>
              </w:rPr>
              <w:t xml:space="preserve">xperience </w:t>
            </w:r>
            <w:r>
              <w:rPr>
                <w:color w:val="01010F"/>
                <w:szCs w:val="22"/>
              </w:rPr>
              <w:t xml:space="preserve">and </w:t>
            </w:r>
            <w:r w:rsidR="00B714C4">
              <w:rPr>
                <w:color w:val="01010F"/>
                <w:szCs w:val="22"/>
              </w:rPr>
              <w:t>q</w:t>
            </w:r>
            <w:r>
              <w:rPr>
                <w:color w:val="01010F"/>
                <w:szCs w:val="22"/>
              </w:rPr>
              <w:t xml:space="preserve">uality of </w:t>
            </w:r>
            <w:r w:rsidR="00B714C4">
              <w:rPr>
                <w:color w:val="01010F"/>
                <w:szCs w:val="22"/>
              </w:rPr>
              <w:t>s</w:t>
            </w:r>
            <w:r>
              <w:rPr>
                <w:color w:val="01010F"/>
                <w:szCs w:val="22"/>
              </w:rPr>
              <w:t>ervice using cultural and emotional c</w:t>
            </w:r>
            <w:r w:rsidRPr="00DF2DDA">
              <w:rPr>
                <w:color w:val="01010F"/>
                <w:szCs w:val="22"/>
              </w:rPr>
              <w:t xml:space="preserve">ontext </w:t>
            </w:r>
            <w:r w:rsidR="00712398">
              <w:rPr>
                <w:color w:val="01010F"/>
                <w:szCs w:val="22"/>
              </w:rPr>
              <w:t xml:space="preserve">additionally </w:t>
            </w:r>
            <w:r w:rsidRPr="00DF2DDA">
              <w:rPr>
                <w:color w:val="01010F"/>
                <w:szCs w:val="22"/>
              </w:rPr>
              <w:t xml:space="preserve">in </w:t>
            </w:r>
            <w:r w:rsidR="00B714C4">
              <w:rPr>
                <w:color w:val="01010F"/>
                <w:szCs w:val="22"/>
              </w:rPr>
              <w:t>c</w:t>
            </w:r>
            <w:r>
              <w:rPr>
                <w:color w:val="01010F"/>
                <w:szCs w:val="22"/>
              </w:rPr>
              <w:t>hatbot a</w:t>
            </w:r>
            <w:r w:rsidR="00383E43">
              <w:rPr>
                <w:color w:val="01010F"/>
                <w:szCs w:val="22"/>
              </w:rPr>
              <w:t>pplications based on natural l</w:t>
            </w:r>
            <w:r w:rsidRPr="00DF2DDA">
              <w:rPr>
                <w:color w:val="01010F"/>
                <w:szCs w:val="22"/>
              </w:rPr>
              <w:t>anguage understanding</w:t>
            </w:r>
            <w:r w:rsidR="00712398">
              <w:rPr>
                <w:color w:val="01010F"/>
                <w:szCs w:val="22"/>
              </w:rPr>
              <w:t xml:space="preserve"> (NLU)</w:t>
            </w:r>
            <w:r w:rsidRPr="00DF2DDA">
              <w:rPr>
                <w:color w:val="01010F"/>
                <w:szCs w:val="22"/>
              </w:rPr>
              <w:t>. Application categories are studied, key performance indicator frameworks, and requirements are described.</w:t>
            </w:r>
            <w:r>
              <w:rPr>
                <w:color w:val="01010F"/>
                <w:szCs w:val="22"/>
              </w:rPr>
              <w:t xml:space="preserve"> Test methodologies are also developed.</w:t>
            </w:r>
          </w:p>
        </w:tc>
      </w:tr>
      <w:tr w:rsidR="009420D0" w:rsidRPr="00B24F90" w14:paraId="406BDA6B" w14:textId="77777777" w:rsidTr="00621B4E">
        <w:tc>
          <w:tcPr>
            <w:tcW w:w="9776" w:type="dxa"/>
            <w:gridSpan w:val="5"/>
            <w:tcBorders>
              <w:top w:val="single" w:sz="4" w:space="0" w:color="000000"/>
              <w:left w:val="single" w:sz="4" w:space="0" w:color="000000"/>
              <w:right w:val="single" w:sz="4" w:space="0" w:color="000000"/>
            </w:tcBorders>
          </w:tcPr>
          <w:p w14:paraId="4C7505C9" w14:textId="77777777" w:rsidR="009420D0" w:rsidRPr="00B24F90" w:rsidRDefault="009420D0" w:rsidP="00870BE5">
            <w:pPr>
              <w:pStyle w:val="Tabletext"/>
            </w:pPr>
            <w:r w:rsidRPr="00B24F90">
              <w:rPr>
                <w:b/>
              </w:rPr>
              <w:t>Summary</w:t>
            </w:r>
            <w:r w:rsidRPr="00B24F90">
              <w:t xml:space="preserve"> (provides a brief overview of the </w:t>
            </w:r>
            <w:r>
              <w:t>proposal</w:t>
            </w:r>
            <w:r w:rsidRPr="00B24F90">
              <w:t>):</w:t>
            </w:r>
          </w:p>
        </w:tc>
      </w:tr>
      <w:tr w:rsidR="009420D0" w:rsidRPr="00B24F90" w14:paraId="186AE073" w14:textId="77777777" w:rsidTr="00621B4E">
        <w:tc>
          <w:tcPr>
            <w:tcW w:w="9776" w:type="dxa"/>
            <w:gridSpan w:val="5"/>
            <w:tcBorders>
              <w:left w:val="single" w:sz="4" w:space="0" w:color="000000"/>
              <w:bottom w:val="single" w:sz="4" w:space="0" w:color="000000"/>
              <w:right w:val="single" w:sz="4" w:space="0" w:color="000000"/>
            </w:tcBorders>
          </w:tcPr>
          <w:p w14:paraId="04A71204" w14:textId="7CD068AA" w:rsidR="009420D0" w:rsidRPr="00B24F90" w:rsidRDefault="00CE20B7" w:rsidP="00623EFC">
            <w:pPr>
              <w:pStyle w:val="Tabletext"/>
              <w:rPr>
                <w:rFonts w:eastAsia="MS Mincho"/>
              </w:rPr>
            </w:pPr>
            <w:r w:rsidRPr="00DF2DDA">
              <w:rPr>
                <w:color w:val="01010F"/>
                <w:szCs w:val="22"/>
              </w:rPr>
              <w:t xml:space="preserve">This </w:t>
            </w:r>
            <w:r>
              <w:rPr>
                <w:color w:val="01010F"/>
                <w:szCs w:val="22"/>
              </w:rPr>
              <w:t>technical report</w:t>
            </w:r>
            <w:r w:rsidRPr="00DF2DDA">
              <w:rPr>
                <w:color w:val="01010F"/>
                <w:szCs w:val="22"/>
              </w:rPr>
              <w:t xml:space="preserve"> describes a mechanism so that intent recognition ability of </w:t>
            </w:r>
            <w:r w:rsidR="00C06131">
              <w:rPr>
                <w:color w:val="01010F"/>
                <w:szCs w:val="22"/>
              </w:rPr>
              <w:t>natural l</w:t>
            </w:r>
            <w:r w:rsidR="00C06131" w:rsidRPr="00DF2DDA">
              <w:rPr>
                <w:color w:val="01010F"/>
                <w:szCs w:val="22"/>
              </w:rPr>
              <w:t xml:space="preserve">anguage understanding </w:t>
            </w:r>
            <w:r w:rsidR="00C06131">
              <w:rPr>
                <w:color w:val="01010F"/>
                <w:szCs w:val="22"/>
              </w:rPr>
              <w:t>(</w:t>
            </w:r>
            <w:r w:rsidRPr="00DF2DDA">
              <w:rPr>
                <w:color w:val="01010F"/>
                <w:szCs w:val="22"/>
              </w:rPr>
              <w:t>NLU</w:t>
            </w:r>
            <w:r w:rsidR="00C06131">
              <w:rPr>
                <w:color w:val="01010F"/>
                <w:szCs w:val="22"/>
              </w:rPr>
              <w:t>)</w:t>
            </w:r>
            <w:r w:rsidRPr="00DF2DDA">
              <w:rPr>
                <w:color w:val="01010F"/>
                <w:szCs w:val="22"/>
              </w:rPr>
              <w:t xml:space="preserve"> applications can be enhanced by utilising ad</w:t>
            </w:r>
            <w:r>
              <w:rPr>
                <w:color w:val="01010F"/>
                <w:szCs w:val="22"/>
              </w:rPr>
              <w:t>ditional contextual information</w:t>
            </w:r>
            <w:r w:rsidRPr="00DF2DDA">
              <w:rPr>
                <w:color w:val="01010F"/>
                <w:szCs w:val="22"/>
              </w:rPr>
              <w:t>, which includes the cultural background and the emotional sta</w:t>
            </w:r>
            <w:r>
              <w:rPr>
                <w:color w:val="01010F"/>
                <w:szCs w:val="22"/>
              </w:rPr>
              <w:t>te of the user. It describes a f</w:t>
            </w:r>
            <w:r w:rsidRPr="00DF2DDA">
              <w:rPr>
                <w:color w:val="01010F"/>
                <w:szCs w:val="22"/>
              </w:rPr>
              <w:t xml:space="preserve">ramework for </w:t>
            </w:r>
            <w:r>
              <w:rPr>
                <w:color w:val="01010F"/>
                <w:szCs w:val="22"/>
              </w:rPr>
              <w:t>quality of e</w:t>
            </w:r>
            <w:r w:rsidRPr="00DF2DDA">
              <w:rPr>
                <w:color w:val="01010F"/>
                <w:szCs w:val="22"/>
              </w:rPr>
              <w:t>xperience</w:t>
            </w:r>
            <w:r>
              <w:rPr>
                <w:color w:val="01010F"/>
                <w:szCs w:val="22"/>
              </w:rPr>
              <w:t xml:space="preserve"> and </w:t>
            </w:r>
            <w:r w:rsidR="00B714C4">
              <w:rPr>
                <w:color w:val="01010F"/>
                <w:szCs w:val="22"/>
              </w:rPr>
              <w:t>q</w:t>
            </w:r>
            <w:r>
              <w:rPr>
                <w:color w:val="01010F"/>
                <w:szCs w:val="22"/>
              </w:rPr>
              <w:t xml:space="preserve">uality of </w:t>
            </w:r>
            <w:r w:rsidR="00712398">
              <w:rPr>
                <w:color w:val="01010F"/>
                <w:szCs w:val="22"/>
              </w:rPr>
              <w:t>s</w:t>
            </w:r>
            <w:r>
              <w:rPr>
                <w:color w:val="01010F"/>
                <w:szCs w:val="22"/>
              </w:rPr>
              <w:t>ervice using cultural and emotional c</w:t>
            </w:r>
            <w:r w:rsidRPr="00DF2DDA">
              <w:rPr>
                <w:color w:val="01010F"/>
                <w:szCs w:val="22"/>
              </w:rPr>
              <w:t xml:space="preserve">ontext </w:t>
            </w:r>
            <w:r w:rsidR="00712398">
              <w:rPr>
                <w:color w:val="01010F"/>
                <w:szCs w:val="22"/>
              </w:rPr>
              <w:t xml:space="preserve">additionally </w:t>
            </w:r>
            <w:r w:rsidRPr="00DF2DDA">
              <w:rPr>
                <w:color w:val="01010F"/>
                <w:szCs w:val="22"/>
              </w:rPr>
              <w:t xml:space="preserve">in </w:t>
            </w:r>
            <w:r w:rsidR="00B714C4">
              <w:rPr>
                <w:color w:val="01010F"/>
                <w:szCs w:val="22"/>
              </w:rPr>
              <w:t>c</w:t>
            </w:r>
            <w:r>
              <w:rPr>
                <w:color w:val="01010F"/>
                <w:szCs w:val="22"/>
              </w:rPr>
              <w:t xml:space="preserve">hatbot </w:t>
            </w:r>
            <w:r w:rsidR="00383E43">
              <w:rPr>
                <w:color w:val="01010F"/>
                <w:szCs w:val="22"/>
              </w:rPr>
              <w:t>applications based on n</w:t>
            </w:r>
            <w:r w:rsidRPr="00DF2DDA">
              <w:rPr>
                <w:color w:val="01010F"/>
                <w:szCs w:val="22"/>
              </w:rPr>
              <w:t xml:space="preserve">atural </w:t>
            </w:r>
            <w:r w:rsidR="00383E43">
              <w:rPr>
                <w:color w:val="01010F"/>
                <w:szCs w:val="22"/>
              </w:rPr>
              <w:t>l</w:t>
            </w:r>
            <w:r w:rsidRPr="00DF2DDA">
              <w:rPr>
                <w:color w:val="01010F"/>
                <w:szCs w:val="22"/>
              </w:rPr>
              <w:t>anguage understanding. Application categories, key perfor</w:t>
            </w:r>
            <w:r w:rsidR="00C06131">
              <w:rPr>
                <w:color w:val="01010F"/>
                <w:szCs w:val="22"/>
              </w:rPr>
              <w:t>mance indicator frameworks, and r</w:t>
            </w:r>
            <w:r w:rsidRPr="00DF2DDA">
              <w:rPr>
                <w:color w:val="01010F"/>
                <w:szCs w:val="22"/>
              </w:rPr>
              <w:t>equirements are suggested and described.</w:t>
            </w:r>
            <w:r>
              <w:rPr>
                <w:color w:val="01010F"/>
                <w:szCs w:val="22"/>
              </w:rPr>
              <w:t xml:space="preserve"> Test methodologies are also developed.</w:t>
            </w:r>
          </w:p>
        </w:tc>
      </w:tr>
      <w:tr w:rsidR="009420D0" w:rsidRPr="00B24F90" w14:paraId="18E58BDC" w14:textId="77777777" w:rsidTr="00621B4E">
        <w:tc>
          <w:tcPr>
            <w:tcW w:w="9776" w:type="dxa"/>
            <w:gridSpan w:val="5"/>
            <w:tcBorders>
              <w:top w:val="single" w:sz="4" w:space="0" w:color="000000"/>
              <w:left w:val="single" w:sz="4" w:space="0" w:color="000000"/>
              <w:right w:val="single" w:sz="4" w:space="0" w:color="000000"/>
            </w:tcBorders>
          </w:tcPr>
          <w:p w14:paraId="573149B5" w14:textId="77777777" w:rsidR="009420D0" w:rsidRPr="00B24F90" w:rsidRDefault="009420D0" w:rsidP="00870BE5">
            <w:pPr>
              <w:pStyle w:val="Tabletext"/>
              <w:rPr>
                <w:b/>
              </w:rPr>
            </w:pPr>
            <w:r w:rsidRPr="00B24F90">
              <w:rPr>
                <w:b/>
              </w:rPr>
              <w:t xml:space="preserve">Relations to ITU-T Recommendations or to other </w:t>
            </w:r>
            <w:r>
              <w:rPr>
                <w:b/>
              </w:rPr>
              <w:t>documents</w:t>
            </w:r>
            <w:r w:rsidRPr="00B24F90">
              <w:rPr>
                <w:b/>
              </w:rPr>
              <w:t xml:space="preserve"> (approved or under development):</w:t>
            </w:r>
          </w:p>
        </w:tc>
      </w:tr>
      <w:tr w:rsidR="009420D0" w:rsidRPr="00BB5FD3" w14:paraId="7A9260DD" w14:textId="77777777" w:rsidTr="00621B4E">
        <w:tc>
          <w:tcPr>
            <w:tcW w:w="9776" w:type="dxa"/>
            <w:gridSpan w:val="5"/>
            <w:tcBorders>
              <w:left w:val="single" w:sz="4" w:space="0" w:color="000000"/>
              <w:bottom w:val="single" w:sz="4" w:space="0" w:color="000000"/>
              <w:right w:val="single" w:sz="4" w:space="0" w:color="000000"/>
            </w:tcBorders>
          </w:tcPr>
          <w:p w14:paraId="39332800" w14:textId="60A47B95" w:rsidR="009420D0" w:rsidRPr="00BB5FD3" w:rsidRDefault="00CE20B7" w:rsidP="00870BE5">
            <w:pPr>
              <w:pStyle w:val="Tabletext"/>
              <w:rPr>
                <w:rFonts w:eastAsia="MS Mincho"/>
              </w:rPr>
            </w:pPr>
            <w:r>
              <w:rPr>
                <w:szCs w:val="22"/>
                <w:lang w:eastAsia="ko-KR"/>
              </w:rPr>
              <w:t>P.851, P.852, P.10, G.100</w:t>
            </w:r>
            <w:r w:rsidR="00B714C4">
              <w:rPr>
                <w:szCs w:val="22"/>
                <w:lang w:eastAsia="ko-KR"/>
              </w:rPr>
              <w:t xml:space="preserve">, P </w:t>
            </w:r>
            <w:r>
              <w:rPr>
                <w:szCs w:val="22"/>
                <w:lang w:eastAsia="ko-KR"/>
              </w:rPr>
              <w:t>Suppl. 24</w:t>
            </w:r>
          </w:p>
        </w:tc>
      </w:tr>
      <w:tr w:rsidR="009420D0" w:rsidRPr="00B24F90" w14:paraId="3DD4B92E" w14:textId="77777777" w:rsidTr="00621B4E">
        <w:tc>
          <w:tcPr>
            <w:tcW w:w="9776" w:type="dxa"/>
            <w:gridSpan w:val="5"/>
            <w:tcBorders>
              <w:top w:val="single" w:sz="4" w:space="0" w:color="000000"/>
              <w:left w:val="single" w:sz="4" w:space="0" w:color="000000"/>
              <w:right w:val="single" w:sz="4" w:space="0" w:color="000000"/>
            </w:tcBorders>
          </w:tcPr>
          <w:p w14:paraId="5C9AE875" w14:textId="77777777" w:rsidR="009420D0" w:rsidRPr="00B24F90" w:rsidRDefault="009420D0" w:rsidP="00870BE5">
            <w:pPr>
              <w:pStyle w:val="Tabletext"/>
              <w:rPr>
                <w:b/>
              </w:rPr>
            </w:pPr>
            <w:r w:rsidRPr="00B24F90">
              <w:rPr>
                <w:b/>
              </w:rPr>
              <w:t>Liaisons with other study groups or with other standards bodies:</w:t>
            </w:r>
          </w:p>
        </w:tc>
      </w:tr>
      <w:tr w:rsidR="009420D0" w:rsidRPr="00BB5FD3" w14:paraId="7DAF2A51" w14:textId="77777777" w:rsidTr="00621B4E">
        <w:tc>
          <w:tcPr>
            <w:tcW w:w="9776" w:type="dxa"/>
            <w:gridSpan w:val="5"/>
            <w:tcBorders>
              <w:left w:val="single" w:sz="4" w:space="0" w:color="000000"/>
              <w:bottom w:val="single" w:sz="4" w:space="0" w:color="000000"/>
              <w:right w:val="single" w:sz="4" w:space="0" w:color="000000"/>
            </w:tcBorders>
          </w:tcPr>
          <w:p w14:paraId="24D0EA09" w14:textId="694F3E2B" w:rsidR="009420D0" w:rsidRPr="00BB5FD3" w:rsidRDefault="00CE20B7" w:rsidP="00870BE5">
            <w:pPr>
              <w:pStyle w:val="Tabletext"/>
              <w:rPr>
                <w:rFonts w:eastAsia="MS Mincho"/>
              </w:rPr>
            </w:pPr>
            <w:r w:rsidRPr="00DF2DDA">
              <w:rPr>
                <w:szCs w:val="22"/>
              </w:rPr>
              <w:t>ITU-T SG13</w:t>
            </w:r>
            <w:r>
              <w:rPr>
                <w:szCs w:val="22"/>
              </w:rPr>
              <w:t>, ETSI TC STQ</w:t>
            </w:r>
          </w:p>
        </w:tc>
      </w:tr>
      <w:tr w:rsidR="009420D0" w:rsidRPr="009478A2" w14:paraId="02E35BC2" w14:textId="77777777" w:rsidTr="00621B4E">
        <w:tc>
          <w:tcPr>
            <w:tcW w:w="9776" w:type="dxa"/>
            <w:gridSpan w:val="5"/>
            <w:tcBorders>
              <w:top w:val="single" w:sz="4" w:space="0" w:color="000000"/>
              <w:left w:val="single" w:sz="4" w:space="0" w:color="000000"/>
              <w:right w:val="single" w:sz="4" w:space="0" w:color="000000"/>
            </w:tcBorders>
          </w:tcPr>
          <w:p w14:paraId="43F75777" w14:textId="77777777" w:rsidR="009420D0" w:rsidRPr="009478A2" w:rsidRDefault="009420D0" w:rsidP="00870BE5">
            <w:pPr>
              <w:pStyle w:val="Tabletext"/>
              <w:rPr>
                <w:b/>
                <w:highlight w:val="yellow"/>
              </w:rPr>
            </w:pPr>
            <w:r w:rsidRPr="00B24F90">
              <w:rPr>
                <w:b/>
              </w:rPr>
              <w:t xml:space="preserve">Supporting members that are committing to contributing actively </w:t>
            </w:r>
            <w:r w:rsidRPr="007D5F17">
              <w:rPr>
                <w:b/>
              </w:rPr>
              <w:t>to the work item:</w:t>
            </w:r>
          </w:p>
        </w:tc>
      </w:tr>
      <w:tr w:rsidR="009420D0" w:rsidRPr="009478A2" w14:paraId="2E509D35" w14:textId="77777777" w:rsidTr="00621B4E">
        <w:tc>
          <w:tcPr>
            <w:tcW w:w="9776" w:type="dxa"/>
            <w:gridSpan w:val="5"/>
            <w:tcBorders>
              <w:left w:val="single" w:sz="4" w:space="0" w:color="000000"/>
              <w:bottom w:val="single" w:sz="4" w:space="0" w:color="000000"/>
              <w:right w:val="single" w:sz="4" w:space="0" w:color="000000"/>
            </w:tcBorders>
          </w:tcPr>
          <w:p w14:paraId="6743C7B0" w14:textId="4B07E898" w:rsidR="009420D0" w:rsidRPr="009478A2" w:rsidRDefault="00CE20B7" w:rsidP="00870BE5">
            <w:pPr>
              <w:pStyle w:val="Tabletext"/>
              <w:rPr>
                <w:color w:val="000000"/>
                <w:highlight w:val="yellow"/>
              </w:rPr>
            </w:pPr>
            <w:r w:rsidRPr="00DF2DDA">
              <w:rPr>
                <w:szCs w:val="22"/>
              </w:rPr>
              <w:t>Member state India, Indian Institute of Technology Delhi</w:t>
            </w:r>
          </w:p>
        </w:tc>
      </w:tr>
    </w:tbl>
    <w:p w14:paraId="65ABC4CE" w14:textId="77777777" w:rsidR="00151DBE" w:rsidRDefault="00151DBE" w:rsidP="00394DBF">
      <w:pPr>
        <w:jc w:val="center"/>
      </w:pPr>
      <w:r>
        <w:t>_______________________</w:t>
      </w:r>
    </w:p>
    <w:p w14:paraId="09AA08C7" w14:textId="77777777" w:rsidR="00151DBE" w:rsidRDefault="00151DBE" w:rsidP="0089088E"/>
    <w:sectPr w:rsidR="00151DBE" w:rsidSect="00A14942">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1CEDAD" w14:textId="77777777" w:rsidR="00CF01C3" w:rsidRDefault="00CF01C3" w:rsidP="00C42125">
      <w:pPr>
        <w:spacing w:before="0"/>
      </w:pPr>
      <w:r>
        <w:separator/>
      </w:r>
    </w:p>
  </w:endnote>
  <w:endnote w:type="continuationSeparator" w:id="0">
    <w:p w14:paraId="7987ABB3" w14:textId="77777777" w:rsidR="00CF01C3" w:rsidRDefault="00CF01C3"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Yu Gothic UI"/>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A9ED54" w14:textId="77777777" w:rsidR="00CE20B7" w:rsidRPr="00E60000" w:rsidRDefault="00CE20B7" w:rsidP="00870BE5">
    <w:pPr>
      <w:spacing w:before="0"/>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F7FC16" w14:textId="77777777" w:rsidR="00CF01C3" w:rsidRDefault="00CF01C3" w:rsidP="00C42125">
      <w:pPr>
        <w:spacing w:before="0"/>
      </w:pPr>
      <w:r>
        <w:separator/>
      </w:r>
    </w:p>
  </w:footnote>
  <w:footnote w:type="continuationSeparator" w:id="0">
    <w:p w14:paraId="13E1FCBC" w14:textId="77777777" w:rsidR="00CF01C3" w:rsidRDefault="00CF01C3"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5D051" w14:textId="2915C68B" w:rsidR="00CE20B7" w:rsidRPr="00A14942" w:rsidRDefault="00CE20B7" w:rsidP="00A14942">
    <w:pPr>
      <w:pStyle w:val="Header"/>
    </w:pPr>
    <w:r w:rsidRPr="00A14942">
      <w:t xml:space="preserve">- </w:t>
    </w:r>
    <w:r w:rsidRPr="00A14942">
      <w:fldChar w:fldCharType="begin"/>
    </w:r>
    <w:r w:rsidRPr="00A14942">
      <w:instrText xml:space="preserve"> PAGE  \* MERGEFORMAT </w:instrText>
    </w:r>
    <w:r w:rsidRPr="00A14942">
      <w:fldChar w:fldCharType="separate"/>
    </w:r>
    <w:r w:rsidR="00A23D4B">
      <w:rPr>
        <w:noProof/>
      </w:rPr>
      <w:t>6</w:t>
    </w:r>
    <w:r w:rsidRPr="00A14942">
      <w:fldChar w:fldCharType="end"/>
    </w:r>
    <w:r w:rsidRPr="00A14942">
      <w:t xml:space="preserve"> -</w:t>
    </w:r>
  </w:p>
  <w:p w14:paraId="1E33FA05" w14:textId="03905684" w:rsidR="00CE20B7" w:rsidRPr="00A14942" w:rsidRDefault="00CE20B7" w:rsidP="00A14942">
    <w:pPr>
      <w:pStyle w:val="Header"/>
      <w:spacing w:after="240"/>
    </w:pPr>
    <w:r w:rsidRPr="00A14942">
      <w:fldChar w:fldCharType="begin"/>
    </w:r>
    <w:r w:rsidRPr="00A14942">
      <w:instrText xml:space="preserve"> STYLEREF  Docnumber  </w:instrText>
    </w:r>
    <w:r w:rsidRPr="00A14942">
      <w:fldChar w:fldCharType="separate"/>
    </w:r>
    <w:r w:rsidR="00A23D4B">
      <w:rPr>
        <w:noProof/>
      </w:rPr>
      <w:t>SG12-TD258R1</w:t>
    </w:r>
    <w:r w:rsidRPr="00A14942">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1">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1">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1">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1">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1">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1">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1">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1">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3302467"/>
    <w:multiLevelType w:val="multilevel"/>
    <w:tmpl w:val="54CEEEFA"/>
    <w:lvl w:ilvl="0">
      <w:start w:val="1"/>
      <w:numFmt w:val="decimal"/>
      <w:lvlText w:val="%1"/>
      <w:lvlJc w:val="left"/>
      <w:pPr>
        <w:tabs>
          <w:tab w:val="num" w:pos="0"/>
        </w:tabs>
        <w:ind w:left="567" w:hanging="567"/>
      </w:pPr>
      <w:rPr>
        <w:rFonts w:cs="Times New Roman" w:hint="default"/>
      </w:rPr>
    </w:lvl>
    <w:lvl w:ilvl="1">
      <w:start w:val="1"/>
      <w:numFmt w:val="decimal"/>
      <w:lvlText w:val="%1.%2"/>
      <w:lvlJc w:val="left"/>
      <w:pPr>
        <w:tabs>
          <w:tab w:val="num" w:pos="0"/>
        </w:tabs>
        <w:ind w:left="567" w:hanging="567"/>
      </w:pPr>
      <w:rPr>
        <w:rFonts w:cs="Times New Roman" w:hint="default"/>
      </w:rPr>
    </w:lvl>
    <w:lvl w:ilvl="2">
      <w:start w:val="1"/>
      <w:numFmt w:val="decimal"/>
      <w:lvlText w:val="%1.%2.%3"/>
      <w:lvlJc w:val="left"/>
      <w:pPr>
        <w:tabs>
          <w:tab w:val="num" w:pos="0"/>
        </w:tabs>
        <w:ind w:left="567" w:hanging="567"/>
      </w:pPr>
      <w:rPr>
        <w:rFonts w:cs="Times New Roman" w:hint="default"/>
      </w:rPr>
    </w:lvl>
    <w:lvl w:ilvl="3">
      <w:start w:val="1"/>
      <w:numFmt w:val="decimal"/>
      <w:lvlText w:val="%1.%2.%3.%4"/>
      <w:lvlJc w:val="left"/>
      <w:pPr>
        <w:tabs>
          <w:tab w:val="num" w:pos="15"/>
        </w:tabs>
        <w:ind w:left="794" w:hanging="794"/>
      </w:pPr>
      <w:rPr>
        <w:rFonts w:cs="Times New Roman" w:hint="default"/>
      </w:rPr>
    </w:lvl>
    <w:lvl w:ilvl="4">
      <w:start w:val="1"/>
      <w:numFmt w:val="decimal"/>
      <w:lvlText w:val="%1.%2.%3.%4.%5"/>
      <w:lvlJc w:val="left"/>
      <w:pPr>
        <w:tabs>
          <w:tab w:val="num" w:pos="159"/>
        </w:tabs>
        <w:ind w:left="159" w:hanging="1008"/>
      </w:pPr>
      <w:rPr>
        <w:rFonts w:cs="Times New Roman" w:hint="default"/>
      </w:rPr>
    </w:lvl>
    <w:lvl w:ilvl="5">
      <w:start w:val="1"/>
      <w:numFmt w:val="decimal"/>
      <w:lvlText w:val="%1.%2.%3.%4.%5.%6"/>
      <w:lvlJc w:val="left"/>
      <w:pPr>
        <w:tabs>
          <w:tab w:val="num" w:pos="303"/>
        </w:tabs>
        <w:ind w:left="303" w:hanging="1152"/>
      </w:pPr>
      <w:rPr>
        <w:rFonts w:cs="Times New Roman" w:hint="default"/>
      </w:rPr>
    </w:lvl>
    <w:lvl w:ilvl="6">
      <w:start w:val="1"/>
      <w:numFmt w:val="decimal"/>
      <w:lvlText w:val="%1.%2.%3.%4.%5.%6.%7"/>
      <w:lvlJc w:val="left"/>
      <w:pPr>
        <w:tabs>
          <w:tab w:val="num" w:pos="447"/>
        </w:tabs>
        <w:ind w:left="447" w:hanging="1296"/>
      </w:pPr>
      <w:rPr>
        <w:rFonts w:cs="Times New Roman" w:hint="default"/>
      </w:rPr>
    </w:lvl>
    <w:lvl w:ilvl="7">
      <w:start w:val="1"/>
      <w:numFmt w:val="decimal"/>
      <w:lvlText w:val="%1.%2.%3.%4.%5.%6.%7.%8"/>
      <w:lvlJc w:val="left"/>
      <w:pPr>
        <w:tabs>
          <w:tab w:val="num" w:pos="591"/>
        </w:tabs>
        <w:ind w:left="591" w:hanging="1440"/>
      </w:pPr>
      <w:rPr>
        <w:rFonts w:cs="Times New Roman" w:hint="default"/>
      </w:rPr>
    </w:lvl>
    <w:lvl w:ilvl="8">
      <w:start w:val="1"/>
      <w:numFmt w:val="decimal"/>
      <w:lvlText w:val="%1.%2.%3.%4.%5.%6.%7.%8.%9"/>
      <w:lvlJc w:val="left"/>
      <w:pPr>
        <w:tabs>
          <w:tab w:val="num" w:pos="735"/>
        </w:tabs>
        <w:ind w:left="735" w:hanging="1584"/>
      </w:pPr>
      <w:rPr>
        <w:rFonts w:cs="Times New Roman" w:hint="default"/>
      </w:rPr>
    </w:lvl>
  </w:abstractNum>
  <w:abstractNum w:abstractNumId="11" w15:restartNumberingAfterBreak="0">
    <w:nsid w:val="42C367DF"/>
    <w:multiLevelType w:val="hybridMultilevel"/>
    <w:tmpl w:val="2542D862"/>
    <w:lvl w:ilvl="0" w:tplc="21901C42">
      <w:start w:val="1"/>
      <w:numFmt w:val="bullet"/>
      <w:lvlRestart w:val="0"/>
      <w:lvlText w:val="–"/>
      <w:lvlJc w:val="left"/>
      <w:pPr>
        <w:ind w:left="363" w:hanging="363"/>
      </w:pPr>
      <w:rPr>
        <w:rFonts w:ascii="Times New Roman" w:hAnsi="Times New Roman" w:cs="Times New Roman" w:hint="default"/>
      </w:rPr>
    </w:lvl>
    <w:lvl w:ilvl="1" w:tplc="04090003">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12" w15:restartNumberingAfterBreak="0">
    <w:nsid w:val="693151F0"/>
    <w:multiLevelType w:val="hybridMultilevel"/>
    <w:tmpl w:val="55809A5A"/>
    <w:lvl w:ilvl="0" w:tplc="21901C42">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13" w15:restartNumberingAfterBreak="0">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71477AF2"/>
    <w:multiLevelType w:val="multilevel"/>
    <w:tmpl w:val="2E909B86"/>
    <w:styleLink w:val="CurrentList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75982699"/>
    <w:multiLevelType w:val="hybridMultilevel"/>
    <w:tmpl w:val="C21E9B20"/>
    <w:lvl w:ilvl="0" w:tplc="BC50F0EE">
      <w:start w:val="1"/>
      <w:numFmt w:val="bullet"/>
      <w:lvlText w:val=""/>
      <w:lvlJc w:val="left"/>
      <w:pPr>
        <w:ind w:left="502" w:hanging="360"/>
      </w:pPr>
      <w:rPr>
        <w:rFonts w:ascii="Symbol" w:hAnsi="Symbol" w:hint="default"/>
        <w:color w:val="auto"/>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6" w15:restartNumberingAfterBreak="0">
    <w:nsid w:val="7A5604FA"/>
    <w:multiLevelType w:val="hybridMultilevel"/>
    <w:tmpl w:val="3C04B3B4"/>
    <w:lvl w:ilvl="0" w:tplc="9CC0F024">
      <w:numFmt w:val="bullet"/>
      <w:lvlText w:val="-"/>
      <w:lvlJc w:val="left"/>
      <w:pPr>
        <w:ind w:left="760" w:hanging="360"/>
      </w:pPr>
      <w:rPr>
        <w:rFonts w:ascii="Times New Roman" w:eastAsia="SimSun"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7D0C1A3D"/>
    <w:multiLevelType w:val="hybridMultilevel"/>
    <w:tmpl w:val="5D702998"/>
    <w:lvl w:ilvl="0" w:tplc="828E14B8">
      <w:numFmt w:val="bullet"/>
      <w:lvlText w:val="-"/>
      <w:lvlJc w:val="left"/>
      <w:pPr>
        <w:ind w:left="760" w:hanging="360"/>
      </w:pPr>
      <w:rPr>
        <w:rFonts w:ascii="Malgun Gothic" w:eastAsia="Malgun Gothic" w:hAnsi="Malgun Gothic"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15"/>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3"/>
  </w:num>
  <w:num w:numId="18">
    <w:abstractNumId w:val="13"/>
  </w:num>
  <w:num w:numId="19">
    <w:abstractNumId w:val="13"/>
  </w:num>
  <w:num w:numId="20">
    <w:abstractNumId w:val="13"/>
  </w:num>
  <w:num w:numId="21">
    <w:abstractNumId w:val="13"/>
  </w:num>
  <w:num w:numId="22">
    <w:abstractNumId w:val="13"/>
  </w:num>
  <w:num w:numId="23">
    <w:abstractNumId w:val="13"/>
  </w:num>
  <w:num w:numId="24">
    <w:abstractNumId w:val="13"/>
  </w:num>
  <w:num w:numId="25">
    <w:abstractNumId w:val="14"/>
  </w:num>
  <w:num w:numId="26">
    <w:abstractNumId w:val="11"/>
  </w:num>
  <w:num w:numId="27">
    <w:abstractNumId w:val="12"/>
  </w:num>
  <w:num w:numId="28">
    <w:abstractNumId w:val="16"/>
  </w:num>
  <w:num w:numId="29">
    <w:abstractNumId w:val="17"/>
  </w:num>
  <w:num w:numId="30">
    <w:abstractNumId w:val="10"/>
  </w:num>
  <w:num w:numId="3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rosoft 계정">
    <w15:presenceInfo w15:providerId="Windows Live" w15:userId="f883664650538e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300"/>
    <w:rsid w:val="000171DB"/>
    <w:rsid w:val="00017551"/>
    <w:rsid w:val="00023D9A"/>
    <w:rsid w:val="0002490E"/>
    <w:rsid w:val="00037538"/>
    <w:rsid w:val="00043D75"/>
    <w:rsid w:val="00044B9C"/>
    <w:rsid w:val="00054813"/>
    <w:rsid w:val="00057000"/>
    <w:rsid w:val="000640E0"/>
    <w:rsid w:val="00064226"/>
    <w:rsid w:val="00066546"/>
    <w:rsid w:val="000A2650"/>
    <w:rsid w:val="000A5CA2"/>
    <w:rsid w:val="000B25B1"/>
    <w:rsid w:val="000B4523"/>
    <w:rsid w:val="000C3DDD"/>
    <w:rsid w:val="000E2E8C"/>
    <w:rsid w:val="000F38D6"/>
    <w:rsid w:val="000F63FF"/>
    <w:rsid w:val="001251DA"/>
    <w:rsid w:val="00125432"/>
    <w:rsid w:val="001330BD"/>
    <w:rsid w:val="00137F40"/>
    <w:rsid w:val="00151DBE"/>
    <w:rsid w:val="00164584"/>
    <w:rsid w:val="00165942"/>
    <w:rsid w:val="0017240B"/>
    <w:rsid w:val="001745C0"/>
    <w:rsid w:val="001871EC"/>
    <w:rsid w:val="001A670F"/>
    <w:rsid w:val="001C3FE2"/>
    <w:rsid w:val="001C62B8"/>
    <w:rsid w:val="001E3BE8"/>
    <w:rsid w:val="001E7B0E"/>
    <w:rsid w:val="001F141D"/>
    <w:rsid w:val="00200A06"/>
    <w:rsid w:val="00225175"/>
    <w:rsid w:val="00231DC5"/>
    <w:rsid w:val="00241832"/>
    <w:rsid w:val="002534C9"/>
    <w:rsid w:val="00253DBE"/>
    <w:rsid w:val="002622FA"/>
    <w:rsid w:val="00263518"/>
    <w:rsid w:val="002669D2"/>
    <w:rsid w:val="002759E7"/>
    <w:rsid w:val="00275ED1"/>
    <w:rsid w:val="00277326"/>
    <w:rsid w:val="0028054A"/>
    <w:rsid w:val="00284276"/>
    <w:rsid w:val="002A49E0"/>
    <w:rsid w:val="002A699A"/>
    <w:rsid w:val="002B5F8B"/>
    <w:rsid w:val="002C015C"/>
    <w:rsid w:val="002C26C0"/>
    <w:rsid w:val="002C2BC5"/>
    <w:rsid w:val="002D5B2F"/>
    <w:rsid w:val="002E2053"/>
    <w:rsid w:val="002E79CB"/>
    <w:rsid w:val="002F1CFE"/>
    <w:rsid w:val="002F7F55"/>
    <w:rsid w:val="0030745F"/>
    <w:rsid w:val="00314630"/>
    <w:rsid w:val="0032090A"/>
    <w:rsid w:val="00321CDE"/>
    <w:rsid w:val="003257AB"/>
    <w:rsid w:val="00327A86"/>
    <w:rsid w:val="0033100A"/>
    <w:rsid w:val="00333E15"/>
    <w:rsid w:val="00336046"/>
    <w:rsid w:val="00345FDC"/>
    <w:rsid w:val="00350492"/>
    <w:rsid w:val="0035340F"/>
    <w:rsid w:val="0035343D"/>
    <w:rsid w:val="0037422B"/>
    <w:rsid w:val="00382A5F"/>
    <w:rsid w:val="00383E43"/>
    <w:rsid w:val="0038715D"/>
    <w:rsid w:val="00394DBF"/>
    <w:rsid w:val="003957A6"/>
    <w:rsid w:val="00395C05"/>
    <w:rsid w:val="003A43EF"/>
    <w:rsid w:val="003A5982"/>
    <w:rsid w:val="003C7445"/>
    <w:rsid w:val="003D2CC8"/>
    <w:rsid w:val="003F2BED"/>
    <w:rsid w:val="00404998"/>
    <w:rsid w:val="00414382"/>
    <w:rsid w:val="00425D83"/>
    <w:rsid w:val="00435CFA"/>
    <w:rsid w:val="00443878"/>
    <w:rsid w:val="0044609F"/>
    <w:rsid w:val="004539A8"/>
    <w:rsid w:val="004712CA"/>
    <w:rsid w:val="0047422E"/>
    <w:rsid w:val="0049674B"/>
    <w:rsid w:val="004C0673"/>
    <w:rsid w:val="004C4E4E"/>
    <w:rsid w:val="004F3816"/>
    <w:rsid w:val="004F6151"/>
    <w:rsid w:val="00504953"/>
    <w:rsid w:val="005064F6"/>
    <w:rsid w:val="005155ED"/>
    <w:rsid w:val="00525A24"/>
    <w:rsid w:val="00543D41"/>
    <w:rsid w:val="00552142"/>
    <w:rsid w:val="0055782F"/>
    <w:rsid w:val="00566EDA"/>
    <w:rsid w:val="00567F52"/>
    <w:rsid w:val="00572654"/>
    <w:rsid w:val="00577559"/>
    <w:rsid w:val="00583CED"/>
    <w:rsid w:val="00584476"/>
    <w:rsid w:val="005A7066"/>
    <w:rsid w:val="005B3023"/>
    <w:rsid w:val="005B5629"/>
    <w:rsid w:val="005C0300"/>
    <w:rsid w:val="005C4F27"/>
    <w:rsid w:val="005D769E"/>
    <w:rsid w:val="005E68F0"/>
    <w:rsid w:val="005F4B6A"/>
    <w:rsid w:val="006010F3"/>
    <w:rsid w:val="00604127"/>
    <w:rsid w:val="006048EE"/>
    <w:rsid w:val="00615A0A"/>
    <w:rsid w:val="00621B4E"/>
    <w:rsid w:val="00623EFC"/>
    <w:rsid w:val="006243D6"/>
    <w:rsid w:val="006276D8"/>
    <w:rsid w:val="006333D4"/>
    <w:rsid w:val="006369B2"/>
    <w:rsid w:val="00642D16"/>
    <w:rsid w:val="00647525"/>
    <w:rsid w:val="00654B92"/>
    <w:rsid w:val="006570B0"/>
    <w:rsid w:val="00673EFD"/>
    <w:rsid w:val="0069180E"/>
    <w:rsid w:val="00691C94"/>
    <w:rsid w:val="0069210B"/>
    <w:rsid w:val="006940B7"/>
    <w:rsid w:val="006A4055"/>
    <w:rsid w:val="006A7457"/>
    <w:rsid w:val="006C34D2"/>
    <w:rsid w:val="006C539D"/>
    <w:rsid w:val="006C5641"/>
    <w:rsid w:val="006D1089"/>
    <w:rsid w:val="006D1B86"/>
    <w:rsid w:val="006D7355"/>
    <w:rsid w:val="006F1008"/>
    <w:rsid w:val="006F2ACE"/>
    <w:rsid w:val="006F4361"/>
    <w:rsid w:val="00712398"/>
    <w:rsid w:val="00715B22"/>
    <w:rsid w:val="00715CA6"/>
    <w:rsid w:val="00731135"/>
    <w:rsid w:val="007324AF"/>
    <w:rsid w:val="007401F5"/>
    <w:rsid w:val="007409B4"/>
    <w:rsid w:val="00741974"/>
    <w:rsid w:val="0075525E"/>
    <w:rsid w:val="00756D3D"/>
    <w:rsid w:val="007745D0"/>
    <w:rsid w:val="007806C2"/>
    <w:rsid w:val="007903F8"/>
    <w:rsid w:val="00794F4F"/>
    <w:rsid w:val="007974BE"/>
    <w:rsid w:val="007A0916"/>
    <w:rsid w:val="007A0DFD"/>
    <w:rsid w:val="007A59C4"/>
    <w:rsid w:val="007A6474"/>
    <w:rsid w:val="007B7078"/>
    <w:rsid w:val="007C6F5F"/>
    <w:rsid w:val="007C7122"/>
    <w:rsid w:val="007D3F11"/>
    <w:rsid w:val="007D6BA3"/>
    <w:rsid w:val="007E53E4"/>
    <w:rsid w:val="007E656A"/>
    <w:rsid w:val="007F664D"/>
    <w:rsid w:val="008026F7"/>
    <w:rsid w:val="00806FFE"/>
    <w:rsid w:val="0081064E"/>
    <w:rsid w:val="008128CE"/>
    <w:rsid w:val="00821C52"/>
    <w:rsid w:val="0083680F"/>
    <w:rsid w:val="00840D92"/>
    <w:rsid w:val="00841217"/>
    <w:rsid w:val="00842137"/>
    <w:rsid w:val="00855123"/>
    <w:rsid w:val="00855D14"/>
    <w:rsid w:val="00865800"/>
    <w:rsid w:val="00870BE5"/>
    <w:rsid w:val="00887ED8"/>
    <w:rsid w:val="0089088E"/>
    <w:rsid w:val="00892297"/>
    <w:rsid w:val="00893996"/>
    <w:rsid w:val="008A2193"/>
    <w:rsid w:val="008B2925"/>
    <w:rsid w:val="008B6F4A"/>
    <w:rsid w:val="008C62EF"/>
    <w:rsid w:val="008D0C7E"/>
    <w:rsid w:val="008D7D17"/>
    <w:rsid w:val="008E0172"/>
    <w:rsid w:val="008E370F"/>
    <w:rsid w:val="008F769D"/>
    <w:rsid w:val="009052F5"/>
    <w:rsid w:val="00914912"/>
    <w:rsid w:val="00932AB7"/>
    <w:rsid w:val="00934405"/>
    <w:rsid w:val="00934C5D"/>
    <w:rsid w:val="00940360"/>
    <w:rsid w:val="009406B5"/>
    <w:rsid w:val="009420D0"/>
    <w:rsid w:val="00943FFC"/>
    <w:rsid w:val="00946166"/>
    <w:rsid w:val="00947A28"/>
    <w:rsid w:val="0095099F"/>
    <w:rsid w:val="00983164"/>
    <w:rsid w:val="009972EF"/>
    <w:rsid w:val="009B296A"/>
    <w:rsid w:val="009B75B3"/>
    <w:rsid w:val="009C3160"/>
    <w:rsid w:val="009D1E2C"/>
    <w:rsid w:val="009E766E"/>
    <w:rsid w:val="009F1960"/>
    <w:rsid w:val="009F42B3"/>
    <w:rsid w:val="009F715E"/>
    <w:rsid w:val="009F7370"/>
    <w:rsid w:val="00A00980"/>
    <w:rsid w:val="00A10DBB"/>
    <w:rsid w:val="00A14942"/>
    <w:rsid w:val="00A16253"/>
    <w:rsid w:val="00A23D4B"/>
    <w:rsid w:val="00A304DD"/>
    <w:rsid w:val="00A31D47"/>
    <w:rsid w:val="00A4013E"/>
    <w:rsid w:val="00A4045F"/>
    <w:rsid w:val="00A427CD"/>
    <w:rsid w:val="00A4600B"/>
    <w:rsid w:val="00A50506"/>
    <w:rsid w:val="00A51EF0"/>
    <w:rsid w:val="00A67A81"/>
    <w:rsid w:val="00A730A6"/>
    <w:rsid w:val="00A80BDF"/>
    <w:rsid w:val="00A851B4"/>
    <w:rsid w:val="00A971A0"/>
    <w:rsid w:val="00AA1F22"/>
    <w:rsid w:val="00AA203F"/>
    <w:rsid w:val="00AB0B51"/>
    <w:rsid w:val="00AB7B0F"/>
    <w:rsid w:val="00AC6FE4"/>
    <w:rsid w:val="00AD4A3C"/>
    <w:rsid w:val="00AE0DF2"/>
    <w:rsid w:val="00AE38E1"/>
    <w:rsid w:val="00B05821"/>
    <w:rsid w:val="00B0693B"/>
    <w:rsid w:val="00B106E1"/>
    <w:rsid w:val="00B1542A"/>
    <w:rsid w:val="00B26C28"/>
    <w:rsid w:val="00B4174C"/>
    <w:rsid w:val="00B453F5"/>
    <w:rsid w:val="00B52517"/>
    <w:rsid w:val="00B560CD"/>
    <w:rsid w:val="00B56FD7"/>
    <w:rsid w:val="00B57342"/>
    <w:rsid w:val="00B61624"/>
    <w:rsid w:val="00B67B1F"/>
    <w:rsid w:val="00B714C4"/>
    <w:rsid w:val="00B718A5"/>
    <w:rsid w:val="00B730E9"/>
    <w:rsid w:val="00B80105"/>
    <w:rsid w:val="00B8261A"/>
    <w:rsid w:val="00BC1FAE"/>
    <w:rsid w:val="00BC62E2"/>
    <w:rsid w:val="00BD1031"/>
    <w:rsid w:val="00BE36F8"/>
    <w:rsid w:val="00BF0E60"/>
    <w:rsid w:val="00C06131"/>
    <w:rsid w:val="00C22C5F"/>
    <w:rsid w:val="00C37FDD"/>
    <w:rsid w:val="00C42125"/>
    <w:rsid w:val="00C62814"/>
    <w:rsid w:val="00C7406A"/>
    <w:rsid w:val="00C74937"/>
    <w:rsid w:val="00CB2E0C"/>
    <w:rsid w:val="00CB381C"/>
    <w:rsid w:val="00CB509C"/>
    <w:rsid w:val="00CE20B7"/>
    <w:rsid w:val="00CF01C3"/>
    <w:rsid w:val="00CF34A7"/>
    <w:rsid w:val="00D26A75"/>
    <w:rsid w:val="00D44EEB"/>
    <w:rsid w:val="00D57D7F"/>
    <w:rsid w:val="00D6244A"/>
    <w:rsid w:val="00D63263"/>
    <w:rsid w:val="00D73137"/>
    <w:rsid w:val="00D838A1"/>
    <w:rsid w:val="00DA313C"/>
    <w:rsid w:val="00DB1307"/>
    <w:rsid w:val="00DC0323"/>
    <w:rsid w:val="00DC48DC"/>
    <w:rsid w:val="00DD50DE"/>
    <w:rsid w:val="00DE3062"/>
    <w:rsid w:val="00E015D6"/>
    <w:rsid w:val="00E01E12"/>
    <w:rsid w:val="00E07600"/>
    <w:rsid w:val="00E204DD"/>
    <w:rsid w:val="00E2145E"/>
    <w:rsid w:val="00E24D43"/>
    <w:rsid w:val="00E32F28"/>
    <w:rsid w:val="00E353EC"/>
    <w:rsid w:val="00E370CD"/>
    <w:rsid w:val="00E45BD4"/>
    <w:rsid w:val="00E53C24"/>
    <w:rsid w:val="00E625BC"/>
    <w:rsid w:val="00EB444A"/>
    <w:rsid w:val="00EB444D"/>
    <w:rsid w:val="00F02294"/>
    <w:rsid w:val="00F047D0"/>
    <w:rsid w:val="00F25254"/>
    <w:rsid w:val="00F302E5"/>
    <w:rsid w:val="00F35F57"/>
    <w:rsid w:val="00F403F5"/>
    <w:rsid w:val="00F50467"/>
    <w:rsid w:val="00F562A0"/>
    <w:rsid w:val="00F66281"/>
    <w:rsid w:val="00F8791A"/>
    <w:rsid w:val="00F93CB1"/>
    <w:rsid w:val="00FA2177"/>
    <w:rsid w:val="00FA2E6D"/>
    <w:rsid w:val="00FB0A28"/>
    <w:rsid w:val="00FB37AC"/>
    <w:rsid w:val="00FD01DA"/>
    <w:rsid w:val="00FD35D4"/>
    <w:rsid w:val="00FD439E"/>
    <w:rsid w:val="00FD6440"/>
    <w:rsid w:val="00FD76CB"/>
    <w:rsid w:val="00FE191C"/>
    <w:rsid w:val="00FE29C6"/>
    <w:rsid w:val="00FE4A72"/>
    <w:rsid w:val="00FE6E92"/>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DCC9C"/>
  <w15:chartTrackingRefBased/>
  <w15:docId w15:val="{7A4AD9A9-1993-49D1-AC8D-7489349E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21B4E"/>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621B4E"/>
    <w:pPr>
      <w:keepNext/>
      <w:numPr>
        <w:numId w:val="24"/>
      </w:numPr>
      <w:spacing w:before="240" w:after="60"/>
      <w:outlineLvl w:val="0"/>
    </w:pPr>
    <w:rPr>
      <w:rFonts w:cs="Arial"/>
      <w:b/>
      <w:bCs/>
      <w:kern w:val="32"/>
      <w:szCs w:val="32"/>
    </w:rPr>
  </w:style>
  <w:style w:type="paragraph" w:styleId="Heading2">
    <w:name w:val="heading 2"/>
    <w:basedOn w:val="Normal"/>
    <w:next w:val="Normal"/>
    <w:link w:val="Heading2Char"/>
    <w:rsid w:val="00621B4E"/>
    <w:pPr>
      <w:keepNext/>
      <w:numPr>
        <w:ilvl w:val="1"/>
        <w:numId w:val="24"/>
      </w:numPr>
      <w:spacing w:before="240" w:after="60"/>
      <w:outlineLvl w:val="1"/>
    </w:pPr>
    <w:rPr>
      <w:rFonts w:cs="Arial"/>
      <w:b/>
      <w:bCs/>
      <w:iCs/>
      <w:szCs w:val="28"/>
    </w:rPr>
  </w:style>
  <w:style w:type="paragraph" w:styleId="Heading3">
    <w:name w:val="heading 3"/>
    <w:basedOn w:val="Normal"/>
    <w:next w:val="Normal"/>
    <w:link w:val="Heading3Char"/>
    <w:rsid w:val="00621B4E"/>
    <w:pPr>
      <w:keepNext/>
      <w:numPr>
        <w:ilvl w:val="2"/>
        <w:numId w:val="24"/>
      </w:numPr>
      <w:spacing w:before="240" w:after="60"/>
      <w:outlineLvl w:val="2"/>
    </w:pPr>
    <w:rPr>
      <w:rFonts w:cs="Arial"/>
      <w:b/>
      <w:bCs/>
      <w:szCs w:val="26"/>
    </w:rPr>
  </w:style>
  <w:style w:type="paragraph" w:styleId="Heading4">
    <w:name w:val="heading 4"/>
    <w:basedOn w:val="Normal"/>
    <w:next w:val="Normal"/>
    <w:link w:val="Heading4Char"/>
    <w:qFormat/>
    <w:rsid w:val="00621B4E"/>
    <w:pPr>
      <w:keepNext/>
      <w:numPr>
        <w:ilvl w:val="3"/>
        <w:numId w:val="24"/>
      </w:numPr>
      <w:spacing w:before="240" w:after="60"/>
      <w:outlineLvl w:val="3"/>
    </w:pPr>
    <w:rPr>
      <w:b/>
      <w:bCs/>
      <w:szCs w:val="28"/>
    </w:rPr>
  </w:style>
  <w:style w:type="paragraph" w:styleId="Heading5">
    <w:name w:val="heading 5"/>
    <w:basedOn w:val="Normal"/>
    <w:next w:val="Normal"/>
    <w:link w:val="Heading5Char"/>
    <w:qFormat/>
    <w:rsid w:val="00621B4E"/>
    <w:pPr>
      <w:numPr>
        <w:ilvl w:val="4"/>
        <w:numId w:val="24"/>
      </w:numPr>
      <w:spacing w:before="240" w:after="60"/>
      <w:outlineLvl w:val="4"/>
    </w:pPr>
    <w:rPr>
      <w:b/>
      <w:bCs/>
      <w:i/>
      <w:iCs/>
      <w:szCs w:val="26"/>
    </w:rPr>
  </w:style>
  <w:style w:type="paragraph" w:styleId="Heading6">
    <w:name w:val="heading 6"/>
    <w:basedOn w:val="Normal"/>
    <w:next w:val="Normal"/>
    <w:link w:val="Heading6Char"/>
    <w:rsid w:val="00621B4E"/>
    <w:pPr>
      <w:numPr>
        <w:ilvl w:val="5"/>
        <w:numId w:val="24"/>
      </w:numPr>
      <w:spacing w:before="240" w:after="60"/>
      <w:outlineLvl w:val="5"/>
    </w:pPr>
    <w:rPr>
      <w:b/>
      <w:bCs/>
      <w:szCs w:val="22"/>
    </w:rPr>
  </w:style>
  <w:style w:type="paragraph" w:styleId="Heading7">
    <w:name w:val="heading 7"/>
    <w:basedOn w:val="Normal"/>
    <w:next w:val="Normal"/>
    <w:link w:val="Heading7Char"/>
    <w:rsid w:val="00621B4E"/>
    <w:pPr>
      <w:numPr>
        <w:ilvl w:val="6"/>
        <w:numId w:val="24"/>
      </w:numPr>
      <w:spacing w:before="240" w:after="60"/>
      <w:outlineLvl w:val="6"/>
    </w:pPr>
  </w:style>
  <w:style w:type="paragraph" w:styleId="Heading8">
    <w:name w:val="heading 8"/>
    <w:basedOn w:val="Normal"/>
    <w:next w:val="Normal"/>
    <w:link w:val="Heading8Char"/>
    <w:rsid w:val="00621B4E"/>
    <w:pPr>
      <w:numPr>
        <w:ilvl w:val="7"/>
        <w:numId w:val="24"/>
      </w:numPr>
      <w:spacing w:before="240" w:after="60"/>
      <w:outlineLvl w:val="7"/>
    </w:pPr>
    <w:rPr>
      <w:i/>
      <w:iCs/>
    </w:rPr>
  </w:style>
  <w:style w:type="paragraph" w:styleId="Heading9">
    <w:name w:val="heading 9"/>
    <w:basedOn w:val="Normal"/>
    <w:next w:val="Normal"/>
    <w:link w:val="Heading9Char"/>
    <w:rsid w:val="00621B4E"/>
    <w:pPr>
      <w:numPr>
        <w:ilvl w:val="8"/>
        <w:numId w:val="24"/>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qFormat/>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621B4E"/>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621B4E"/>
  </w:style>
  <w:style w:type="paragraph" w:customStyle="1" w:styleId="CorrectionSeparatorBegin">
    <w:name w:val="Correction Separator Begin"/>
    <w:basedOn w:val="Normal"/>
    <w:rsid w:val="00621B4E"/>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621B4E"/>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621B4E"/>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621B4E"/>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621B4E"/>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link w:val="HeadingbChar"/>
    <w:qFormat/>
    <w:rsid w:val="00621B4E"/>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621B4E"/>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621B4E"/>
    <w:rPr>
      <w:b/>
      <w:bCs/>
    </w:rPr>
  </w:style>
  <w:style w:type="paragraph" w:customStyle="1" w:styleId="Normalbeforetable">
    <w:name w:val="Normal before table"/>
    <w:basedOn w:val="Normal"/>
    <w:rsid w:val="00621B4E"/>
    <w:pPr>
      <w:keepNext/>
      <w:spacing w:after="120"/>
    </w:pPr>
    <w:rPr>
      <w:rFonts w:eastAsia="????"/>
      <w:lang w:eastAsia="en-US"/>
    </w:rPr>
  </w:style>
  <w:style w:type="paragraph" w:customStyle="1" w:styleId="RecNo">
    <w:name w:val="Rec_No"/>
    <w:basedOn w:val="Normal"/>
    <w:next w:val="Normal"/>
    <w:rsid w:val="00621B4E"/>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621B4E"/>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621B4E"/>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621B4E"/>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621B4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621B4E"/>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link w:val="TabletextChar"/>
    <w:rsid w:val="00621B4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621B4E"/>
    <w:pPr>
      <w:tabs>
        <w:tab w:val="right" w:leader="dot" w:pos="9639"/>
      </w:tabs>
    </w:pPr>
    <w:rPr>
      <w:rFonts w:eastAsia="MS Mincho"/>
    </w:rPr>
  </w:style>
  <w:style w:type="paragraph" w:styleId="TOC1">
    <w:name w:val="toc 1"/>
    <w:basedOn w:val="Normal"/>
    <w:uiPriority w:val="39"/>
    <w:rsid w:val="00621B4E"/>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621B4E"/>
    <w:pPr>
      <w:tabs>
        <w:tab w:val="clear" w:pos="964"/>
      </w:tabs>
      <w:spacing w:before="80"/>
      <w:ind w:left="1531" w:hanging="851"/>
    </w:pPr>
  </w:style>
  <w:style w:type="paragraph" w:styleId="TOC3">
    <w:name w:val="toc 3"/>
    <w:basedOn w:val="TOC2"/>
    <w:rsid w:val="00621B4E"/>
    <w:pPr>
      <w:ind w:left="2269"/>
    </w:pPr>
  </w:style>
  <w:style w:type="character" w:styleId="Hyperlink">
    <w:name w:val="Hyperlink"/>
    <w:aliases w:val="超级链接,超?级链,CEO_Hyperlink,Style 58,超????,하이퍼링크2,超链接1"/>
    <w:basedOn w:val="DefaultParagraphFont"/>
    <w:qFormat/>
    <w:rsid w:val="00621B4E"/>
    <w:rPr>
      <w:color w:val="0000FF"/>
      <w:u w:val="single"/>
    </w:rPr>
  </w:style>
  <w:style w:type="character" w:customStyle="1" w:styleId="Heading1Char">
    <w:name w:val="Heading 1 Char"/>
    <w:basedOn w:val="DefaultParagraphFont"/>
    <w:link w:val="Heading1"/>
    <w:rsid w:val="00621B4E"/>
    <w:rPr>
      <w:rFonts w:ascii="Times New Roman" w:hAnsi="Times New Roman" w:cs="Arial"/>
      <w:b/>
      <w:bCs/>
      <w:kern w:val="32"/>
      <w:sz w:val="24"/>
      <w:szCs w:val="32"/>
      <w:lang w:val="en-GB" w:eastAsia="ja-JP"/>
    </w:rPr>
  </w:style>
  <w:style w:type="character" w:customStyle="1" w:styleId="Heading2Char">
    <w:name w:val="Heading 2 Char"/>
    <w:basedOn w:val="DefaultParagraphFont"/>
    <w:link w:val="Heading2"/>
    <w:rsid w:val="00621B4E"/>
    <w:rPr>
      <w:rFonts w:ascii="Times New Roman" w:hAnsi="Times New Roman" w:cs="Arial"/>
      <w:b/>
      <w:bCs/>
      <w:iCs/>
      <w:sz w:val="24"/>
      <w:szCs w:val="28"/>
      <w:lang w:val="en-GB" w:eastAsia="ja-JP"/>
    </w:rPr>
  </w:style>
  <w:style w:type="character" w:customStyle="1" w:styleId="Heading3Char">
    <w:name w:val="Heading 3 Char"/>
    <w:basedOn w:val="DefaultParagraphFont"/>
    <w:link w:val="Heading3"/>
    <w:rsid w:val="00621B4E"/>
    <w:rPr>
      <w:rFonts w:ascii="Times New Roman" w:hAnsi="Times New Roman" w:cs="Arial"/>
      <w:b/>
      <w:bCs/>
      <w:sz w:val="24"/>
      <w:szCs w:val="26"/>
      <w:lang w:val="en-GB" w:eastAsia="ja-JP"/>
    </w:rPr>
  </w:style>
  <w:style w:type="character" w:customStyle="1" w:styleId="Heading4Char">
    <w:name w:val="Heading 4 Char"/>
    <w:basedOn w:val="DefaultParagraphFont"/>
    <w:link w:val="Heading4"/>
    <w:rsid w:val="00621B4E"/>
    <w:rPr>
      <w:rFonts w:ascii="Times New Roman" w:hAnsi="Times New Roman" w:cs="Times New Roman"/>
      <w:b/>
      <w:bCs/>
      <w:sz w:val="24"/>
      <w:szCs w:val="28"/>
      <w:lang w:val="en-GB" w:eastAsia="ja-JP"/>
    </w:rPr>
  </w:style>
  <w:style w:type="character" w:customStyle="1" w:styleId="Heading5Char">
    <w:name w:val="Heading 5 Char"/>
    <w:basedOn w:val="DefaultParagraphFont"/>
    <w:link w:val="Heading5"/>
    <w:rsid w:val="00621B4E"/>
    <w:rPr>
      <w:rFonts w:ascii="Times New Roman" w:hAnsi="Times New Roman" w:cs="Times New Roman"/>
      <w:b/>
      <w:bCs/>
      <w:i/>
      <w:iCs/>
      <w:sz w:val="24"/>
      <w:szCs w:val="26"/>
      <w:lang w:val="en-GB" w:eastAsia="ja-JP"/>
    </w:rPr>
  </w:style>
  <w:style w:type="character" w:customStyle="1" w:styleId="Heading6Char">
    <w:name w:val="Heading 6 Char"/>
    <w:basedOn w:val="DefaultParagraphFont"/>
    <w:link w:val="Heading6"/>
    <w:rsid w:val="00621B4E"/>
    <w:rPr>
      <w:rFonts w:ascii="Times New Roman" w:hAnsi="Times New Roman" w:cs="Times New Roman"/>
      <w:b/>
      <w:bCs/>
      <w:sz w:val="24"/>
      <w:lang w:val="en-GB" w:eastAsia="ja-JP"/>
    </w:rPr>
  </w:style>
  <w:style w:type="character" w:customStyle="1" w:styleId="Heading7Char">
    <w:name w:val="Heading 7 Char"/>
    <w:basedOn w:val="DefaultParagraphFont"/>
    <w:link w:val="Heading7"/>
    <w:rsid w:val="00621B4E"/>
    <w:rPr>
      <w:rFonts w:ascii="Times New Roman" w:hAnsi="Times New Roman" w:cs="Times New Roman"/>
      <w:sz w:val="24"/>
      <w:szCs w:val="24"/>
      <w:lang w:val="en-GB" w:eastAsia="ja-JP"/>
    </w:rPr>
  </w:style>
  <w:style w:type="character" w:customStyle="1" w:styleId="Heading8Char">
    <w:name w:val="Heading 8 Char"/>
    <w:basedOn w:val="DefaultParagraphFont"/>
    <w:link w:val="Heading8"/>
    <w:rsid w:val="00621B4E"/>
    <w:rPr>
      <w:rFonts w:ascii="Times New Roman" w:hAnsi="Times New Roman" w:cs="Times New Roman"/>
      <w:i/>
      <w:iCs/>
      <w:sz w:val="24"/>
      <w:szCs w:val="24"/>
      <w:lang w:val="en-GB" w:eastAsia="ja-JP"/>
    </w:rPr>
  </w:style>
  <w:style w:type="character" w:customStyle="1" w:styleId="Heading9Char">
    <w:name w:val="Heading 9 Char"/>
    <w:basedOn w:val="DefaultParagraphFont"/>
    <w:link w:val="Heading9"/>
    <w:rsid w:val="00621B4E"/>
    <w:rPr>
      <w:rFonts w:ascii="Times New Roman" w:hAnsi="Times New Roman" w:cs="Arial"/>
      <w:sz w:val="24"/>
      <w:lang w:val="en-GB" w:eastAsia="ja-JP"/>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621B4E"/>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621B4E"/>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link w:val="enumlev1Char"/>
    <w:qFormat/>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qFormat/>
    <w:rsid w:val="00621B4E"/>
    <w:pPr>
      <w:jc w:val="right"/>
    </w:pPr>
  </w:style>
  <w:style w:type="character" w:customStyle="1" w:styleId="ReftextArial9pt">
    <w:name w:val="Ref_text Arial 9 pt"/>
    <w:rsid w:val="00621B4E"/>
    <w:rPr>
      <w:rFonts w:ascii="Arial" w:hAnsi="Arial" w:cs="Arial"/>
      <w:sz w:val="18"/>
      <w:szCs w:val="18"/>
    </w:rPr>
  </w:style>
  <w:style w:type="paragraph" w:customStyle="1" w:styleId="Title4">
    <w:name w:val="Title 4"/>
    <w:basedOn w:val="Normal"/>
    <w:next w:val="Heading1"/>
    <w:rsid w:val="00621B4E"/>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621B4E"/>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link w:val="ListParagraphChar"/>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ind w:left="0" w:firstLine="0"/>
      <w:outlineLvl w:val="9"/>
    </w:pPr>
    <w:rPr>
      <w:rFonts w:asciiTheme="majorHAnsi" w:eastAsiaTheme="majorEastAsia" w:hAnsiTheme="majorHAnsi" w:cstheme="majorBidi"/>
      <w:b w:val="0"/>
      <w:color w:val="2E74B5" w:themeColor="accent1" w:themeShade="BF"/>
      <w:sz w:val="32"/>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qFormat/>
    <w:rsid w:val="00621B4E"/>
    <w:pPr>
      <w:jc w:val="right"/>
    </w:pPr>
    <w:rPr>
      <w:b/>
      <w:bCs/>
      <w:sz w:val="28"/>
      <w:szCs w:val="28"/>
    </w:rPr>
  </w:style>
  <w:style w:type="paragraph" w:customStyle="1" w:styleId="TSBHeaderQuestion">
    <w:name w:val="TSBHeaderQuestion"/>
    <w:basedOn w:val="Normal"/>
    <w:qFormat/>
    <w:rsid w:val="00621B4E"/>
  </w:style>
  <w:style w:type="paragraph" w:customStyle="1" w:styleId="TSBHeaderSource">
    <w:name w:val="TSBHeaderSource"/>
    <w:basedOn w:val="Normal"/>
    <w:qFormat/>
    <w:rsid w:val="00621B4E"/>
  </w:style>
  <w:style w:type="paragraph" w:customStyle="1" w:styleId="TSBHeaderTitle">
    <w:name w:val="TSBHeaderTitle"/>
    <w:basedOn w:val="Normal"/>
    <w:qFormat/>
    <w:rsid w:val="00621B4E"/>
  </w:style>
  <w:style w:type="paragraph" w:customStyle="1" w:styleId="TSBHeaderSummary">
    <w:name w:val="TSBHeaderSummary"/>
    <w:basedOn w:val="Normal"/>
    <w:rsid w:val="00621B4E"/>
  </w:style>
  <w:style w:type="character" w:customStyle="1" w:styleId="TabletextChar">
    <w:name w:val="Table_text Char"/>
    <w:link w:val="Tabletext"/>
    <w:qFormat/>
    <w:locked/>
    <w:rsid w:val="009420D0"/>
    <w:rPr>
      <w:rFonts w:ascii="Times New Roman" w:eastAsia="Times New Roman" w:hAnsi="Times New Roman" w:cs="Times New Roman"/>
      <w:szCs w:val="20"/>
      <w:lang w:val="en-GB" w:eastAsia="en-US"/>
    </w:rPr>
  </w:style>
  <w:style w:type="table" w:styleId="TableGrid">
    <w:name w:val="Table Grid"/>
    <w:basedOn w:val="TableNormal"/>
    <w:rsid w:val="009420D0"/>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rsid w:val="009420D0"/>
    <w:rPr>
      <w:rFonts w:ascii="Times New Roman" w:hAnsi="Times New Roman" w:cs="Times New Roman"/>
      <w:sz w:val="24"/>
      <w:szCs w:val="24"/>
      <w:lang w:val="en-GB" w:eastAsia="ja-JP"/>
    </w:rPr>
  </w:style>
  <w:style w:type="paragraph" w:customStyle="1" w:styleId="Heading1Centered">
    <w:name w:val="Heading 1 Centered"/>
    <w:basedOn w:val="Heading1"/>
    <w:rsid w:val="00621B4E"/>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character" w:customStyle="1" w:styleId="HeadingbChar">
    <w:name w:val="Heading_b Char"/>
    <w:link w:val="Headingb"/>
    <w:locked/>
    <w:rsid w:val="009420D0"/>
    <w:rPr>
      <w:rFonts w:ascii="Times New Roman" w:hAnsi="Times New Roman" w:cs="Times New Roman"/>
      <w:b/>
      <w:sz w:val="24"/>
      <w:szCs w:val="20"/>
      <w:lang w:val="en-GB" w:eastAsia="ja-JP"/>
    </w:rPr>
  </w:style>
  <w:style w:type="paragraph" w:customStyle="1" w:styleId="toc0">
    <w:name w:val="toc 0"/>
    <w:basedOn w:val="Normal"/>
    <w:next w:val="TOC1"/>
    <w:rsid w:val="00621B4E"/>
    <w:pPr>
      <w:tabs>
        <w:tab w:val="right" w:pos="9639"/>
      </w:tabs>
      <w:overflowPunct w:val="0"/>
      <w:autoSpaceDE w:val="0"/>
      <w:autoSpaceDN w:val="0"/>
      <w:adjustRightInd w:val="0"/>
      <w:textAlignment w:val="baseline"/>
    </w:pPr>
    <w:rPr>
      <w:rFonts w:eastAsia="Times New Roman"/>
      <w:b/>
      <w:szCs w:val="20"/>
      <w:lang w:eastAsia="en-US"/>
    </w:rPr>
  </w:style>
  <w:style w:type="numbering" w:customStyle="1" w:styleId="CurrentList1">
    <w:name w:val="Current List1"/>
    <w:uiPriority w:val="99"/>
    <w:rsid w:val="00621B4E"/>
    <w:pPr>
      <w:numPr>
        <w:numId w:val="25"/>
      </w:numPr>
    </w:pPr>
  </w:style>
  <w:style w:type="character" w:customStyle="1" w:styleId="enumlev1Char">
    <w:name w:val="enumlev1 Char"/>
    <w:link w:val="enumlev1"/>
    <w:locked/>
    <w:rsid w:val="00525A24"/>
    <w:rPr>
      <w:rFonts w:ascii="Times New Roman" w:eastAsia="Times New Roman" w:hAnsi="Times New Roman" w:cs="Times New Roman"/>
      <w:sz w:val="24"/>
      <w:szCs w:val="20"/>
      <w:lang w:val="en-GB" w:eastAsia="en-US"/>
    </w:rPr>
  </w:style>
  <w:style w:type="character" w:customStyle="1" w:styleId="UnresolvedMention2">
    <w:name w:val="Unresolved Mention2"/>
    <w:basedOn w:val="DefaultParagraphFont"/>
    <w:uiPriority w:val="99"/>
    <w:semiHidden/>
    <w:unhideWhenUsed/>
    <w:rsid w:val="005049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443354">
      <w:bodyDiv w:val="1"/>
      <w:marLeft w:val="0"/>
      <w:marRight w:val="0"/>
      <w:marTop w:val="0"/>
      <w:marBottom w:val="0"/>
      <w:divBdr>
        <w:top w:val="none" w:sz="0" w:space="0" w:color="auto"/>
        <w:left w:val="none" w:sz="0" w:space="0" w:color="auto"/>
        <w:bottom w:val="none" w:sz="0" w:space="0" w:color="auto"/>
        <w:right w:val="none" w:sz="0" w:space="0" w:color="auto"/>
      </w:divBdr>
    </w:div>
    <w:div w:id="950235972">
      <w:bodyDiv w:val="1"/>
      <w:marLeft w:val="0"/>
      <w:marRight w:val="0"/>
      <w:marTop w:val="0"/>
      <w:marBottom w:val="0"/>
      <w:divBdr>
        <w:top w:val="none" w:sz="0" w:space="0" w:color="auto"/>
        <w:left w:val="none" w:sz="0" w:space="0" w:color="auto"/>
        <w:bottom w:val="none" w:sz="0" w:space="0" w:color="auto"/>
        <w:right w:val="none" w:sz="0" w:space="0" w:color="auto"/>
      </w:divBdr>
    </w:div>
    <w:div w:id="1497071119">
      <w:bodyDiv w:val="1"/>
      <w:marLeft w:val="0"/>
      <w:marRight w:val="0"/>
      <w:marTop w:val="0"/>
      <w:marBottom w:val="0"/>
      <w:divBdr>
        <w:top w:val="none" w:sz="0" w:space="0" w:color="auto"/>
        <w:left w:val="none" w:sz="0" w:space="0" w:color="auto"/>
        <w:bottom w:val="none" w:sz="0" w:space="0" w:color="auto"/>
        <w:right w:val="none" w:sz="0" w:space="0" w:color="auto"/>
      </w:divBdr>
    </w:div>
    <w:div w:id="1508709802">
      <w:bodyDiv w:val="1"/>
      <w:marLeft w:val="0"/>
      <w:marRight w:val="0"/>
      <w:marTop w:val="0"/>
      <w:marBottom w:val="0"/>
      <w:divBdr>
        <w:top w:val="none" w:sz="0" w:space="0" w:color="auto"/>
        <w:left w:val="none" w:sz="0" w:space="0" w:color="auto"/>
        <w:bottom w:val="none" w:sz="0" w:space="0" w:color="auto"/>
        <w:right w:val="none" w:sz="0" w:space="0" w:color="auto"/>
      </w:divBdr>
    </w:div>
    <w:div w:id="192147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tu.int//md/meetingdoc.asp?lang=en&amp;parent=T22-SG12-230118-TD-GEN-0190" TargetMode="External"/><Relationship Id="rId21" Type="http://schemas.openxmlformats.org/officeDocument/2006/relationships/hyperlink" Target="https://www.itu.int//md/meetingdoc.asp?lang=en&amp;parent=T22-SG12-230118-TD&amp;question=Q2/12&amp;source=SCV" TargetMode="External"/><Relationship Id="rId34" Type="http://schemas.openxmlformats.org/officeDocument/2006/relationships/hyperlink" Target="https://www.itu.int//md/meetingdoc.asp?lang=en&amp;parent=T22-SG12-230118-TD&amp;question=Q2/12" TargetMode="External"/><Relationship Id="rId42" Type="http://schemas.openxmlformats.org/officeDocument/2006/relationships/hyperlink" Target="https://www.itu.int//md/meetingdoc.asp?lang=en&amp;parent=T22-SG12-230118-TD&amp;question=Q2/12&amp;source=SCV" TargetMode="External"/><Relationship Id="rId47" Type="http://schemas.openxmlformats.org/officeDocument/2006/relationships/hyperlink" Target="https://github.com/openitu/STL" TargetMode="External"/><Relationship Id="rId50" Type="http://schemas.openxmlformats.org/officeDocument/2006/relationships/hyperlink" Target="http://www.itu.int/itu-t/workprog/wp_item.aspx?isn=18384" TargetMode="External"/><Relationship Id="rId55" Type="http://schemas.openxmlformats.org/officeDocument/2006/relationships/hyperlink" Target="https://www.itu.int/md/T22-SG12-230118-TD-GEN-0190/en" TargetMode="External"/><Relationship Id="rId63" Type="http://schemas.openxmlformats.org/officeDocument/2006/relationships/hyperlink" Target="mailto:t22sg12q2@lists.itu.int"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tu.int//md/meetingdoc.asp?lang=en&amp;parent=T22-SG12-230118-C&amp;question=Q2/12" TargetMode="External"/><Relationship Id="rId29" Type="http://schemas.openxmlformats.org/officeDocument/2006/relationships/hyperlink" Target="https://www.itu.int//md/meetingdoc.asp?lang=en&amp;parent=T22-SG12-230118-TD-GEN-0191" TargetMode="External"/><Relationship Id="rId11" Type="http://schemas.openxmlformats.org/officeDocument/2006/relationships/image" Target="media/image1.png"/><Relationship Id="rId24" Type="http://schemas.openxmlformats.org/officeDocument/2006/relationships/hyperlink" Target="https://www.itu.int//md/meetingdoc.asp?lang=en&amp;parent=T22-SG12-230118-TD&amp;question=Q2/12&amp;source=ITU-T%20Study%20Group%2016" TargetMode="External"/><Relationship Id="rId32" Type="http://schemas.openxmlformats.org/officeDocument/2006/relationships/hyperlink" Target="https://www.itu.int//md/meetingdoc.asp?lang=en&amp;parent=T22-SG12-230118-TD-GEN-0192" TargetMode="External"/><Relationship Id="rId37" Type="http://schemas.openxmlformats.org/officeDocument/2006/relationships/hyperlink" Target="https://www.itu.int//md/meetingdoc.asp?lang=en&amp;parent=T22-SG12-230118-TD&amp;question=Q2/12" TargetMode="External"/><Relationship Id="rId40" Type="http://schemas.openxmlformats.org/officeDocument/2006/relationships/hyperlink" Target="https://www.itu.int//md/meetingdoc.asp?lang=en&amp;parent=T22-SG12-230118-TD&amp;question=Q2/12" TargetMode="External"/><Relationship Id="rId45" Type="http://schemas.openxmlformats.org/officeDocument/2006/relationships/hyperlink" Target="https://www.itu.int//md/meetingdoc.asp?lang=en&amp;parent=T22-SG12-230118-TD&amp;question=Q2/12&amp;source=SCV" TargetMode="External"/><Relationship Id="rId53" Type="http://schemas.openxmlformats.org/officeDocument/2006/relationships/hyperlink" Target="https://www.itu.int/md/T22-SG12-230118-TD-GEN-0175/en" TargetMode="External"/><Relationship Id="rId58" Type="http://schemas.openxmlformats.org/officeDocument/2006/relationships/hyperlink" Target="https://www.itu.int/md/T22-SG12-230118-TD-GEN-0215/en"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www.itu.int/md/T22-SG12-230118-TD-GEN-0253/en" TargetMode="External"/><Relationship Id="rId19" Type="http://schemas.openxmlformats.org/officeDocument/2006/relationships/hyperlink" Target="https://www.itu.int//md/meetingdoc.asp?lang=en&amp;parent=T22-SG12-230118-C&amp;question=Q2/12" TargetMode="External"/><Relationship Id="rId14" Type="http://schemas.openxmlformats.org/officeDocument/2006/relationships/hyperlink" Target="https://www.itu.int//md/meetingdoc.asp?lang=en&amp;parent=T22-SG12-C-0108" TargetMode="External"/><Relationship Id="rId22" Type="http://schemas.openxmlformats.org/officeDocument/2006/relationships/hyperlink" Target="https://www.itu.int//md/meetingdoc.asp?lang=en&amp;parent=T22-SG12-230118-TD&amp;question=Q2/12" TargetMode="External"/><Relationship Id="rId27" Type="http://schemas.openxmlformats.org/officeDocument/2006/relationships/hyperlink" Target="https://www.itu.int//md/meetingdoc.asp?lang=en&amp;parent=T22-SG12-230118-TD&amp;question=Q2/12&amp;source=ITU-T%20Study%20Group%205" TargetMode="External"/><Relationship Id="rId30" Type="http://schemas.openxmlformats.org/officeDocument/2006/relationships/hyperlink" Target="https://www.itu.int//md/meetingdoc.asp?lang=en&amp;parent=T22-SG12-230118-TD&amp;question=Q2/12&amp;source=ITU-T%20Study%20Group%205" TargetMode="External"/><Relationship Id="rId35" Type="http://schemas.openxmlformats.org/officeDocument/2006/relationships/hyperlink" Target="https://www.itu.int//md/meetingdoc.asp?lang=en&amp;parent=T22-SG12-230118-TD-GEN-0215" TargetMode="External"/><Relationship Id="rId43" Type="http://schemas.openxmlformats.org/officeDocument/2006/relationships/hyperlink" Target="https://www.itu.int//md/meetingdoc.asp?lang=en&amp;parent=T22-SG12-230118-TD&amp;question=Q2/12" TargetMode="External"/><Relationship Id="rId48" Type="http://schemas.openxmlformats.org/officeDocument/2006/relationships/header" Target="header1.xml"/><Relationship Id="rId56" Type="http://schemas.openxmlformats.org/officeDocument/2006/relationships/hyperlink" Target="https://www.itu.int/md/T22-SG12-230118-TD-GEN-0191/en" TargetMode="External"/><Relationship Id="rId64" Type="http://schemas.openxmlformats.org/officeDocument/2006/relationships/hyperlink" Target="mailto:amitobe@gmail.com" TargetMode="External"/><Relationship Id="rId8" Type="http://schemas.openxmlformats.org/officeDocument/2006/relationships/webSettings" Target="webSettings.xml"/><Relationship Id="rId51" Type="http://schemas.openxmlformats.org/officeDocument/2006/relationships/hyperlink" Target="http://www.itu.int/itu-t/workprog/wp_item.aspx?isn=17786" TargetMode="External"/><Relationship Id="rId3" Type="http://schemas.openxmlformats.org/officeDocument/2006/relationships/customXml" Target="../customXml/item3.xml"/><Relationship Id="rId12" Type="http://schemas.openxmlformats.org/officeDocument/2006/relationships/hyperlink" Target="mailto:cmbulo@zicta.zm" TargetMode="External"/><Relationship Id="rId17" Type="http://schemas.openxmlformats.org/officeDocument/2006/relationships/hyperlink" Target="https://www.itu.int//md/meetingdoc.asp?lang=en&amp;parent=T22-SG12-C-0118" TargetMode="External"/><Relationship Id="rId25" Type="http://schemas.openxmlformats.org/officeDocument/2006/relationships/hyperlink" Target="https://www.itu.int//md/meetingdoc.asp?lang=en&amp;parent=T22-SG12-230118-TD&amp;question=Q2/12" TargetMode="External"/><Relationship Id="rId33" Type="http://schemas.openxmlformats.org/officeDocument/2006/relationships/hyperlink" Target="https://www.itu.int//md/meetingdoc.asp?lang=en&amp;parent=T22-SG12-230118-TD&amp;question=Q2/12&amp;source=ITU-T%20Study%20Group%205" TargetMode="External"/><Relationship Id="rId38" Type="http://schemas.openxmlformats.org/officeDocument/2006/relationships/hyperlink" Target="https://www.itu.int//md/meetingdoc.asp?lang=en&amp;parent=T22-SG12-230118-TD-GEN-0220" TargetMode="External"/><Relationship Id="rId46" Type="http://schemas.openxmlformats.org/officeDocument/2006/relationships/hyperlink" Target="https://www.itu.int//md/meetingdoc.asp?lang=en&amp;parent=T22-SG12-230118-TD&amp;question=Q2/12" TargetMode="External"/><Relationship Id="rId59" Type="http://schemas.openxmlformats.org/officeDocument/2006/relationships/hyperlink" Target="https://www.itu.int/md/T22-SG12-230118-TD-GEN-0220/en" TargetMode="External"/><Relationship Id="rId67" Type="http://schemas.microsoft.com/office/2011/relationships/people" Target="people.xml"/><Relationship Id="rId20" Type="http://schemas.openxmlformats.org/officeDocument/2006/relationships/hyperlink" Target="https://www.itu.int//md/meetingdoc.asp?lang=en&amp;parent=T22-SG12-230118-TD-GEN-0175" TargetMode="External"/><Relationship Id="rId41" Type="http://schemas.openxmlformats.org/officeDocument/2006/relationships/hyperlink" Target="https://www.itu.int//md/meetingdoc.asp?lang=en&amp;parent=T22-SG12-230118-TD-GEN-0252" TargetMode="External"/><Relationship Id="rId54" Type="http://schemas.openxmlformats.org/officeDocument/2006/relationships/hyperlink" Target="https://www.itu.int/md/T22-SG12-230118-TD-GEN-0188/en" TargetMode="External"/><Relationship Id="rId62" Type="http://schemas.openxmlformats.org/officeDocument/2006/relationships/hyperlink" Target="https://www.itu.int/md/T22-SG12-C-0118/e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itu.int//md/meetingdoc.asp?lang=en&amp;parent=T22-SG12-230118-C&amp;question=Q2/12&amp;source=Brazil" TargetMode="External"/><Relationship Id="rId23" Type="http://schemas.openxmlformats.org/officeDocument/2006/relationships/hyperlink" Target="https://www.itu.int//md/meetingdoc.asp?lang=en&amp;parent=T22-SG12-230118-TD-GEN-0188" TargetMode="External"/><Relationship Id="rId28" Type="http://schemas.openxmlformats.org/officeDocument/2006/relationships/hyperlink" Target="https://www.itu.int//md/meetingdoc.asp?lang=en&amp;parent=T22-SG12-230118-TD&amp;question=Q2/12" TargetMode="External"/><Relationship Id="rId36" Type="http://schemas.openxmlformats.org/officeDocument/2006/relationships/hyperlink" Target="https://www.itu.int//md/meetingdoc.asp?lang=en&amp;parent=T22-SG12-230118-TD&amp;question=Q2/12&amp;source=ITU-T%20Study%20Group%2016" TargetMode="External"/><Relationship Id="rId49" Type="http://schemas.openxmlformats.org/officeDocument/2006/relationships/footer" Target="footer1.xml"/><Relationship Id="rId57" Type="http://schemas.openxmlformats.org/officeDocument/2006/relationships/hyperlink" Target="https://www.itu.int/md/T22-SG12-230118-TD-GEN-0192/en" TargetMode="External"/><Relationship Id="rId10" Type="http://schemas.openxmlformats.org/officeDocument/2006/relationships/endnotes" Target="endnotes.xml"/><Relationship Id="rId31" Type="http://schemas.openxmlformats.org/officeDocument/2006/relationships/hyperlink" Target="https://www.itu.int//md/meetingdoc.asp?lang=en&amp;parent=T22-SG12-230118-TD&amp;question=Q2/12" TargetMode="External"/><Relationship Id="rId44" Type="http://schemas.openxmlformats.org/officeDocument/2006/relationships/hyperlink" Target="https://www.itu.int//md/meetingdoc.asp?lang=en&amp;parent=T22-SG12-230118-TD-GEN-0253" TargetMode="External"/><Relationship Id="rId52" Type="http://schemas.openxmlformats.org/officeDocument/2006/relationships/hyperlink" Target="https://www.itu.int/md/T22-SG12-C-0108/en" TargetMode="External"/><Relationship Id="rId60" Type="http://schemas.openxmlformats.org/officeDocument/2006/relationships/hyperlink" Target="https://www.itu.int/md/T22-SG12-230118-TD-GEN-0252/en" TargetMode="External"/><Relationship Id="rId65" Type="http://schemas.openxmlformats.org/officeDocument/2006/relationships/hyperlink" Target="mailto:nayarvinti@yahoo.co.uk"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t22sg12q2@lists.itu.int" TargetMode="External"/><Relationship Id="rId18" Type="http://schemas.openxmlformats.org/officeDocument/2006/relationships/hyperlink" Target="https://www.itu.int//md/meetingdoc.asp?lang=en&amp;parent=T22-SG12-230118-C&amp;question=Q2/12&amp;source=India" TargetMode="External"/><Relationship Id="rId39" Type="http://schemas.openxmlformats.org/officeDocument/2006/relationships/hyperlink" Target="https://www.itu.int//md/meetingdoc.asp?lang=en&amp;parent=T22-SG12-230118-TD&amp;question=Q2/12&amp;source=ITU-T%20Study%20Group%2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0" ma:contentTypeDescription="Create a new document." ma:contentTypeScope="" ma:versionID="4114971ac905ce0c56312cdc51aaaf6c">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2a6c3cde258b88bb6e7f28b531c523dc"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80EE230A-B6E2-45DC-8BE2-4B2178595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2C904A-4A54-4B30-9085-E5E0D62C8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3349</Words>
  <Characters>19092</Characters>
  <Application>Microsoft Office Word</Application>
  <DocSecurity>0</DocSecurity>
  <Lines>159</Lines>
  <Paragraphs>44</Paragraphs>
  <ScaleCrop>false</ScaleCrop>
  <HeadingPairs>
    <vt:vector size="6" baseType="variant">
      <vt:variant>
        <vt:lpstr>Title</vt:lpstr>
      </vt:variant>
      <vt:variant>
        <vt:i4>1</vt:i4>
      </vt:variant>
      <vt:variant>
        <vt:lpstr>제목</vt:lpstr>
      </vt:variant>
      <vt:variant>
        <vt:i4>1</vt:i4>
      </vt:variant>
      <vt:variant>
        <vt:lpstr>Titel</vt:lpstr>
      </vt:variant>
      <vt:variant>
        <vt:i4>1</vt:i4>
      </vt:variant>
    </vt:vector>
  </HeadingPairs>
  <TitlesOfParts>
    <vt:vector size="3" baseType="lpstr">
      <vt:lpstr>Status report of Question 2/12: Definitions, guides and frameworks related to quality of service/quality of experience (QoS/QoE)</vt:lpstr>
      <vt:lpstr>Status report of Question 2/12: Definitions, guides and frameworks related to quality of service/quality of experience (QoS/QoE)</vt:lpstr>
      <vt:lpstr>Status report of Question X/12: [title of question]</vt:lpstr>
    </vt:vector>
  </TitlesOfParts>
  <Manager>ITU-T</Manager>
  <Company>International Telecommunication Union (ITU)</Company>
  <LinksUpToDate>false</LinksUpToDate>
  <CharactersWithSpaces>22397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of Question 2/12: Definitions, guides and frameworks related to quality of service/quality of experience (QoS/QoE)</dc:title>
  <dc:subject/>
  <dc:creator>Rapporteurs Q2/12</dc:creator>
  <cp:keywords/>
  <dc:description>SG12-TD258  For: Geneva, 18-26 January 2023Document date: Saved by ITU51014271 at 15:50:48 on 16/01/2023</dc:description>
  <cp:lastModifiedBy>tec</cp:lastModifiedBy>
  <cp:revision>2</cp:revision>
  <cp:lastPrinted>2017-02-22T09:55:00Z</cp:lastPrinted>
  <dcterms:created xsi:type="dcterms:W3CDTF">2023-06-02T11:05:00Z</dcterms:created>
  <dcterms:modified xsi:type="dcterms:W3CDTF">2023-06-02T11:05:00Z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0x010100DD41769929400247A482A6B8D8C3D7A8</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SG12-TD258/GEN</vt:lpwstr>
  </property>
  <property fmtid="{D5CDD505-2E9C-101B-9397-08002B2CF9AE}" pid="11" name="Docdate">
    <vt:lpwstr/>
  </property>
  <property fmtid="{D5CDD505-2E9C-101B-9397-08002B2CF9AE}" pid="12" name="Docorlang">
    <vt:lpwstr/>
  </property>
  <property fmtid="{D5CDD505-2E9C-101B-9397-08002B2CF9AE}" pid="13" name="Docbluepink">
    <vt:lpwstr>2/12</vt:lpwstr>
  </property>
  <property fmtid="{D5CDD505-2E9C-101B-9397-08002B2CF9AE}" pid="14" name="Docdest">
    <vt:lpwstr>Geneva, 18-26 January 2023</vt:lpwstr>
  </property>
  <property fmtid="{D5CDD505-2E9C-101B-9397-08002B2CF9AE}" pid="15" name="Docauthor">
    <vt:lpwstr>Co-Rapporteurs Q2/12</vt:lpwstr>
  </property>
</Properties>
</file>