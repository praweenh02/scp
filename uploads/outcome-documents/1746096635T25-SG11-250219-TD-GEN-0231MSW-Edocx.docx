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jc w:val="center"/>
        <w:tblLayout w:type="fixed"/>
        <w:tblCellMar>
          <w:left w:w="57" w:type="dxa"/>
          <w:right w:w="57" w:type="dxa"/>
        </w:tblCellMar>
        <w:tblLook w:val="04A0" w:firstRow="1" w:lastRow="0" w:firstColumn="1" w:lastColumn="0" w:noHBand="0" w:noVBand="1"/>
      </w:tblPr>
      <w:tblGrid>
        <w:gridCol w:w="1134"/>
        <w:gridCol w:w="284"/>
        <w:gridCol w:w="3685"/>
        <w:gridCol w:w="142"/>
        <w:gridCol w:w="284"/>
        <w:gridCol w:w="4111"/>
      </w:tblGrid>
      <w:tr w:rsidR="00A3347C" w14:paraId="68D5AD02" w14:textId="77777777">
        <w:trPr>
          <w:cantSplit/>
          <w:jc w:val="center"/>
        </w:trPr>
        <w:tc>
          <w:tcPr>
            <w:tcW w:w="1134" w:type="dxa"/>
            <w:vMerge w:val="restart"/>
            <w:vAlign w:val="center"/>
          </w:tcPr>
          <w:p w14:paraId="360FC554" w14:textId="77777777" w:rsidR="00A3347C" w:rsidRDefault="00141894">
            <w:pPr>
              <w:jc w:val="both"/>
            </w:pPr>
            <w:r>
              <w:rPr>
                <w:noProof/>
                <w:lang w:eastAsia="en-US" w:bidi="hi-IN"/>
              </w:rPr>
              <w:drawing>
                <wp:inline distT="0" distB="0" distL="0" distR="0" wp14:anchorId="2FA0AC84" wp14:editId="420710D4">
                  <wp:extent cx="647700" cy="70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47700" cy="704850"/>
                          </a:xfrm>
                          <a:prstGeom prst="rect">
                            <a:avLst/>
                          </a:prstGeom>
                          <a:noFill/>
                          <a:ln>
                            <a:noFill/>
                          </a:ln>
                        </pic:spPr>
                      </pic:pic>
                    </a:graphicData>
                  </a:graphic>
                </wp:inline>
              </w:drawing>
            </w:r>
          </w:p>
        </w:tc>
        <w:tc>
          <w:tcPr>
            <w:tcW w:w="3969" w:type="dxa"/>
            <w:gridSpan w:val="2"/>
            <w:vMerge w:val="restart"/>
            <w:vAlign w:val="center"/>
          </w:tcPr>
          <w:p w14:paraId="1611F631" w14:textId="77777777" w:rsidR="00A3347C" w:rsidRDefault="00141894">
            <w:pPr>
              <w:rPr>
                <w:sz w:val="16"/>
                <w:szCs w:val="16"/>
              </w:rPr>
            </w:pPr>
            <w:r>
              <w:rPr>
                <w:sz w:val="16"/>
                <w:szCs w:val="16"/>
              </w:rPr>
              <w:t>INTERNATIONAL TELECOMMUNICATION UNION</w:t>
            </w:r>
          </w:p>
          <w:p w14:paraId="4A1E8500" w14:textId="77777777" w:rsidR="00A3347C" w:rsidRDefault="00141894">
            <w:pPr>
              <w:jc w:val="both"/>
              <w:rPr>
                <w:b/>
                <w:bCs/>
                <w:sz w:val="26"/>
                <w:szCs w:val="26"/>
              </w:rPr>
            </w:pPr>
            <w:r>
              <w:rPr>
                <w:b/>
                <w:bCs/>
                <w:sz w:val="26"/>
                <w:szCs w:val="26"/>
              </w:rPr>
              <w:t>TELECOMMUNICATION</w:t>
            </w:r>
            <w:r>
              <w:rPr>
                <w:b/>
                <w:bCs/>
                <w:sz w:val="26"/>
                <w:szCs w:val="26"/>
              </w:rPr>
              <w:br/>
              <w:t>STANDARDIZATION SECTOR</w:t>
            </w:r>
          </w:p>
          <w:p w14:paraId="0FE12A9E" w14:textId="77777777" w:rsidR="00A3347C" w:rsidRDefault="00141894">
            <w:pPr>
              <w:jc w:val="both"/>
              <w:rPr>
                <w:sz w:val="20"/>
                <w:szCs w:val="20"/>
              </w:rPr>
            </w:pPr>
            <w:r>
              <w:rPr>
                <w:sz w:val="20"/>
                <w:szCs w:val="20"/>
              </w:rPr>
              <w:t>STUDY PERIOD 2025-2028</w:t>
            </w:r>
          </w:p>
        </w:tc>
        <w:tc>
          <w:tcPr>
            <w:tcW w:w="4537" w:type="dxa"/>
            <w:gridSpan w:val="3"/>
            <w:vAlign w:val="center"/>
          </w:tcPr>
          <w:p w14:paraId="4C2CAC2A" w14:textId="77777777" w:rsidR="00A3347C" w:rsidRDefault="00141894">
            <w:pPr>
              <w:pStyle w:val="Docnumber"/>
              <w:rPr>
                <w:szCs w:val="32"/>
                <w:highlight w:val="yellow"/>
                <w:lang w:val="en-US" w:eastAsia="zh-CN"/>
              </w:rPr>
            </w:pPr>
            <w:r>
              <w:t>SG11-TD</w:t>
            </w:r>
            <w:r>
              <w:rPr>
                <w:rFonts w:hint="eastAsia"/>
                <w:lang w:val="en-US" w:eastAsia="zh-CN"/>
              </w:rPr>
              <w:t>231</w:t>
            </w:r>
          </w:p>
        </w:tc>
      </w:tr>
      <w:tr w:rsidR="00A3347C" w14:paraId="5013A6C7" w14:textId="77777777">
        <w:trPr>
          <w:cantSplit/>
          <w:jc w:val="center"/>
        </w:trPr>
        <w:tc>
          <w:tcPr>
            <w:tcW w:w="1134" w:type="dxa"/>
            <w:vMerge/>
          </w:tcPr>
          <w:p w14:paraId="685B1930" w14:textId="77777777" w:rsidR="00A3347C" w:rsidRDefault="00A3347C">
            <w:pPr>
              <w:jc w:val="both"/>
              <w:rPr>
                <w:smallCaps/>
              </w:rPr>
            </w:pPr>
          </w:p>
        </w:tc>
        <w:tc>
          <w:tcPr>
            <w:tcW w:w="3969" w:type="dxa"/>
            <w:gridSpan w:val="2"/>
            <w:vMerge/>
          </w:tcPr>
          <w:p w14:paraId="09E2431F" w14:textId="77777777" w:rsidR="00A3347C" w:rsidRDefault="00A3347C">
            <w:pPr>
              <w:jc w:val="both"/>
              <w:rPr>
                <w:smallCaps/>
              </w:rPr>
            </w:pPr>
          </w:p>
        </w:tc>
        <w:tc>
          <w:tcPr>
            <w:tcW w:w="4537" w:type="dxa"/>
            <w:gridSpan w:val="3"/>
            <w:shd w:val="clear" w:color="auto" w:fill="auto"/>
          </w:tcPr>
          <w:p w14:paraId="4835B954" w14:textId="77777777" w:rsidR="00A3347C" w:rsidRDefault="00141894">
            <w:pPr>
              <w:pStyle w:val="TSBHeaderRight14"/>
            </w:pPr>
            <w:r>
              <w:t>STUDY GROUP 11</w:t>
            </w:r>
          </w:p>
        </w:tc>
      </w:tr>
      <w:tr w:rsidR="00A3347C" w14:paraId="46B5E700" w14:textId="77777777">
        <w:trPr>
          <w:cantSplit/>
          <w:jc w:val="center"/>
        </w:trPr>
        <w:tc>
          <w:tcPr>
            <w:tcW w:w="1134" w:type="dxa"/>
            <w:vMerge/>
            <w:tcBorders>
              <w:bottom w:val="single" w:sz="12" w:space="0" w:color="auto"/>
            </w:tcBorders>
          </w:tcPr>
          <w:p w14:paraId="1CF20347" w14:textId="77777777" w:rsidR="00A3347C" w:rsidRDefault="00A3347C">
            <w:pPr>
              <w:jc w:val="both"/>
              <w:rPr>
                <w:b/>
                <w:bCs/>
              </w:rPr>
            </w:pPr>
          </w:p>
        </w:tc>
        <w:tc>
          <w:tcPr>
            <w:tcW w:w="3969" w:type="dxa"/>
            <w:gridSpan w:val="2"/>
            <w:vMerge/>
            <w:tcBorders>
              <w:bottom w:val="single" w:sz="12" w:space="0" w:color="auto"/>
            </w:tcBorders>
          </w:tcPr>
          <w:p w14:paraId="0B746C40" w14:textId="77777777" w:rsidR="00A3347C" w:rsidRDefault="00A3347C">
            <w:pPr>
              <w:jc w:val="both"/>
              <w:rPr>
                <w:b/>
                <w:bCs/>
              </w:rPr>
            </w:pPr>
          </w:p>
        </w:tc>
        <w:tc>
          <w:tcPr>
            <w:tcW w:w="4537" w:type="dxa"/>
            <w:gridSpan w:val="3"/>
            <w:tcBorders>
              <w:bottom w:val="single" w:sz="12" w:space="0" w:color="auto"/>
            </w:tcBorders>
            <w:shd w:val="clear" w:color="auto" w:fill="auto"/>
            <w:vAlign w:val="center"/>
          </w:tcPr>
          <w:p w14:paraId="0C69823C" w14:textId="77777777" w:rsidR="00A3347C" w:rsidRDefault="00141894">
            <w:pPr>
              <w:pStyle w:val="TSBHeaderRight14"/>
            </w:pPr>
            <w:r>
              <w:t>Original: English</w:t>
            </w:r>
          </w:p>
        </w:tc>
      </w:tr>
      <w:tr w:rsidR="00A3347C" w14:paraId="2E7298D1" w14:textId="77777777">
        <w:trPr>
          <w:cantSplit/>
          <w:jc w:val="center"/>
        </w:trPr>
        <w:tc>
          <w:tcPr>
            <w:tcW w:w="1418" w:type="dxa"/>
            <w:gridSpan w:val="2"/>
          </w:tcPr>
          <w:p w14:paraId="4B6BD579" w14:textId="77777777" w:rsidR="00A3347C" w:rsidRDefault="00141894">
            <w:pPr>
              <w:jc w:val="both"/>
              <w:rPr>
                <w:b/>
                <w:bCs/>
              </w:rPr>
            </w:pPr>
            <w:r>
              <w:rPr>
                <w:b/>
                <w:bCs/>
              </w:rPr>
              <w:t>Question(s):</w:t>
            </w:r>
          </w:p>
        </w:tc>
        <w:tc>
          <w:tcPr>
            <w:tcW w:w="3827" w:type="dxa"/>
            <w:gridSpan w:val="2"/>
          </w:tcPr>
          <w:p w14:paraId="02E96112" w14:textId="77777777" w:rsidR="00A3347C" w:rsidRDefault="00141894">
            <w:pPr>
              <w:pStyle w:val="TSBHeaderQuestion"/>
              <w:jc w:val="both"/>
              <w:rPr>
                <w:highlight w:val="yellow"/>
              </w:rPr>
            </w:pPr>
            <w:r>
              <w:t>3/11</w:t>
            </w:r>
          </w:p>
        </w:tc>
        <w:tc>
          <w:tcPr>
            <w:tcW w:w="4395" w:type="dxa"/>
            <w:gridSpan w:val="2"/>
          </w:tcPr>
          <w:p w14:paraId="4E3DA869" w14:textId="77777777" w:rsidR="00A3347C" w:rsidRDefault="00141894">
            <w:pPr>
              <w:pStyle w:val="VenueDate"/>
            </w:pPr>
            <w:r>
              <w:rPr>
                <w:rFonts w:hint="eastAsia"/>
                <w:lang w:eastAsia="zh-CN"/>
              </w:rPr>
              <w:t>Geneva, 1</w:t>
            </w:r>
            <w:r>
              <w:rPr>
                <w:lang w:eastAsia="zh-CN"/>
              </w:rPr>
              <w:t>9</w:t>
            </w:r>
            <w:r>
              <w:rPr>
                <w:rFonts w:hint="eastAsia"/>
                <w:lang w:eastAsia="zh-CN"/>
              </w:rPr>
              <w:t>-</w:t>
            </w:r>
            <w:r>
              <w:rPr>
                <w:lang w:eastAsia="zh-CN"/>
              </w:rPr>
              <w:t>28</w:t>
            </w:r>
            <w:r>
              <w:t xml:space="preserve"> </w:t>
            </w:r>
            <w:r>
              <w:rPr>
                <w:lang w:eastAsia="zh-CN"/>
              </w:rPr>
              <w:t>February</w:t>
            </w:r>
            <w:r>
              <w:t xml:space="preserve"> </w:t>
            </w:r>
            <w:r>
              <w:rPr>
                <w:rFonts w:hint="eastAsia"/>
                <w:lang w:eastAsia="zh-CN"/>
              </w:rPr>
              <w:t>202</w:t>
            </w:r>
            <w:r>
              <w:rPr>
                <w:lang w:eastAsia="zh-CN"/>
              </w:rPr>
              <w:t>5</w:t>
            </w:r>
          </w:p>
        </w:tc>
      </w:tr>
      <w:tr w:rsidR="00A3347C" w14:paraId="01F19194" w14:textId="77777777">
        <w:trPr>
          <w:cantSplit/>
          <w:jc w:val="center"/>
        </w:trPr>
        <w:tc>
          <w:tcPr>
            <w:tcW w:w="9640" w:type="dxa"/>
            <w:gridSpan w:val="6"/>
          </w:tcPr>
          <w:p w14:paraId="7D5D5E24" w14:textId="77777777" w:rsidR="00A3347C" w:rsidRDefault="00141894">
            <w:pPr>
              <w:jc w:val="center"/>
              <w:rPr>
                <w:b/>
                <w:bCs/>
              </w:rPr>
            </w:pPr>
            <w:r>
              <w:rPr>
                <w:b/>
                <w:bCs/>
              </w:rPr>
              <w:t>TD</w:t>
            </w:r>
          </w:p>
        </w:tc>
      </w:tr>
      <w:tr w:rsidR="00A3347C" w14:paraId="445E05EF" w14:textId="77777777">
        <w:trPr>
          <w:cantSplit/>
          <w:jc w:val="center"/>
        </w:trPr>
        <w:tc>
          <w:tcPr>
            <w:tcW w:w="1418" w:type="dxa"/>
            <w:gridSpan w:val="2"/>
          </w:tcPr>
          <w:p w14:paraId="2B6A900B" w14:textId="77777777" w:rsidR="00A3347C" w:rsidRDefault="00141894">
            <w:pPr>
              <w:jc w:val="both"/>
              <w:rPr>
                <w:b/>
                <w:bCs/>
              </w:rPr>
            </w:pPr>
            <w:r>
              <w:rPr>
                <w:b/>
                <w:bCs/>
              </w:rPr>
              <w:t>Source:</w:t>
            </w:r>
          </w:p>
        </w:tc>
        <w:tc>
          <w:tcPr>
            <w:tcW w:w="8222" w:type="dxa"/>
            <w:gridSpan w:val="4"/>
          </w:tcPr>
          <w:p w14:paraId="3224AF18" w14:textId="77777777" w:rsidR="00A3347C" w:rsidRDefault="00141894">
            <w:pPr>
              <w:pStyle w:val="TSBHeaderSource"/>
              <w:jc w:val="both"/>
              <w:rPr>
                <w:highlight w:val="yellow"/>
              </w:rPr>
            </w:pPr>
            <w:r>
              <w:t>Editors</w:t>
            </w:r>
          </w:p>
        </w:tc>
      </w:tr>
      <w:tr w:rsidR="00A3347C" w14:paraId="79B5A067" w14:textId="77777777">
        <w:trPr>
          <w:cantSplit/>
          <w:jc w:val="center"/>
        </w:trPr>
        <w:tc>
          <w:tcPr>
            <w:tcW w:w="1418" w:type="dxa"/>
            <w:gridSpan w:val="2"/>
          </w:tcPr>
          <w:p w14:paraId="66166FF9" w14:textId="77777777" w:rsidR="00A3347C" w:rsidRDefault="00141894">
            <w:pPr>
              <w:jc w:val="both"/>
            </w:pPr>
            <w:r>
              <w:rPr>
                <w:b/>
                <w:bCs/>
              </w:rPr>
              <w:t>Title:</w:t>
            </w:r>
          </w:p>
        </w:tc>
        <w:tc>
          <w:tcPr>
            <w:tcW w:w="8222" w:type="dxa"/>
            <w:gridSpan w:val="4"/>
          </w:tcPr>
          <w:p w14:paraId="05D28E9C" w14:textId="3E6259B2" w:rsidR="00A3347C" w:rsidRDefault="00141894">
            <w:pPr>
              <w:pStyle w:val="TSBHeaderTitle"/>
              <w:jc w:val="both"/>
              <w:rPr>
                <w:highlight w:val="yellow"/>
              </w:rPr>
            </w:pPr>
            <w:r>
              <w:rPr>
                <w:rFonts w:hint="eastAsia"/>
              </w:rPr>
              <w:t>Output</w:t>
            </w:r>
            <w:r>
              <w:rPr>
                <w:rFonts w:hint="eastAsia"/>
                <w:lang w:val="en-US" w:eastAsia="zh-CN"/>
              </w:rPr>
              <w:t xml:space="preserve"> </w:t>
            </w:r>
            <w:r>
              <w:rPr>
                <w:lang w:val="en-US" w:eastAsia="zh-CN"/>
              </w:rPr>
              <w:t>–</w:t>
            </w:r>
            <w:r w:rsidR="00F4636D">
              <w:t xml:space="preserve"> </w:t>
            </w:r>
            <w:r>
              <w:t xml:space="preserve">draft </w:t>
            </w:r>
            <w:r w:rsidR="00F4636D">
              <w:t xml:space="preserve">revised </w:t>
            </w:r>
            <w:r>
              <w:t>Recommendation ITU-T</w:t>
            </w:r>
            <w:r>
              <w:rPr>
                <w:rFonts w:hint="eastAsia"/>
              </w:rPr>
              <w:t xml:space="preserve"> </w:t>
            </w:r>
            <w:proofErr w:type="spellStart"/>
            <w:r>
              <w:t>Q.IEM_arch_req</w:t>
            </w:r>
            <w:proofErr w:type="spellEnd"/>
            <w:r>
              <w:t xml:space="preserve"> “Reference architecture and signalling requirements for interactive emergency messaging through mobile network” (Geneva, 19-28 February 2025)</w:t>
            </w:r>
          </w:p>
        </w:tc>
      </w:tr>
      <w:tr w:rsidR="00A3347C" w:rsidRPr="002B09CD" w14:paraId="7B64686B" w14:textId="77777777">
        <w:trPr>
          <w:cantSplit/>
          <w:jc w:val="center"/>
        </w:trPr>
        <w:tc>
          <w:tcPr>
            <w:tcW w:w="1418" w:type="dxa"/>
            <w:gridSpan w:val="2"/>
            <w:tcBorders>
              <w:top w:val="single" w:sz="6" w:space="0" w:color="auto"/>
              <w:bottom w:val="single" w:sz="6" w:space="0" w:color="auto"/>
            </w:tcBorders>
          </w:tcPr>
          <w:p w14:paraId="47D7964A" w14:textId="77777777" w:rsidR="00A3347C" w:rsidRDefault="00141894">
            <w:pPr>
              <w:rPr>
                <w:b/>
                <w:bCs/>
              </w:rPr>
            </w:pPr>
            <w:r>
              <w:rPr>
                <w:b/>
                <w:bCs/>
              </w:rPr>
              <w:t>Contact:</w:t>
            </w:r>
          </w:p>
        </w:tc>
        <w:tc>
          <w:tcPr>
            <w:tcW w:w="4111" w:type="dxa"/>
            <w:gridSpan w:val="3"/>
            <w:tcBorders>
              <w:top w:val="single" w:sz="6" w:space="0" w:color="auto"/>
              <w:bottom w:val="single" w:sz="6" w:space="0" w:color="auto"/>
            </w:tcBorders>
          </w:tcPr>
          <w:p w14:paraId="34AD6CED" w14:textId="77777777" w:rsidR="00A3347C" w:rsidRDefault="00141894">
            <w:r>
              <w:t>Ashish Vyas</w:t>
            </w:r>
            <w:r>
              <w:rPr>
                <w:rFonts w:hint="eastAsia"/>
                <w:lang w:eastAsia="zh-CN"/>
              </w:rPr>
              <w:br/>
            </w:r>
            <w:r>
              <w:rPr>
                <w:lang w:eastAsia="zh-CN"/>
              </w:rPr>
              <w:t xml:space="preserve">Ministry of Communications </w:t>
            </w:r>
            <w:r>
              <w:rPr>
                <w:rFonts w:hint="eastAsia"/>
                <w:lang w:eastAsia="zh-CN"/>
              </w:rPr>
              <w:br/>
            </w:r>
            <w:r>
              <w:rPr>
                <w:lang w:eastAsia="zh-CN"/>
              </w:rPr>
              <w:t>India</w:t>
            </w:r>
          </w:p>
        </w:tc>
        <w:tc>
          <w:tcPr>
            <w:tcW w:w="4111" w:type="dxa"/>
            <w:tcBorders>
              <w:top w:val="single" w:sz="6" w:space="0" w:color="auto"/>
              <w:bottom w:val="single" w:sz="6" w:space="0" w:color="auto"/>
            </w:tcBorders>
          </w:tcPr>
          <w:p w14:paraId="7C3883FB" w14:textId="77777777" w:rsidR="00A3347C" w:rsidRDefault="00141894">
            <w:pPr>
              <w:rPr>
                <w:rStyle w:val="Hyperlink"/>
                <w:lang w:val="de-AT"/>
              </w:rPr>
            </w:pPr>
            <w:r>
              <w:rPr>
                <w:lang w:val="de-AT"/>
              </w:rPr>
              <w:t xml:space="preserve">Tel: </w:t>
            </w:r>
            <w:r>
              <w:rPr>
                <w:lang w:val="de-AT"/>
              </w:rPr>
              <w:tab/>
              <w:t>91-7428301942</w:t>
            </w:r>
            <w:r>
              <w:rPr>
                <w:lang w:val="de-AT"/>
              </w:rPr>
              <w:br/>
              <w:t xml:space="preserve">E-mail: </w:t>
            </w:r>
            <w:r>
              <w:fldChar w:fldCharType="begin"/>
            </w:r>
            <w:r w:rsidRPr="00F4636D">
              <w:rPr>
                <w:lang w:val="de-AT"/>
              </w:rPr>
              <w:instrText xml:space="preserve"> HYPERLINK "mailto:ashish.vyas@gov.in" </w:instrText>
            </w:r>
            <w:r>
              <w:fldChar w:fldCharType="separate"/>
            </w:r>
            <w:r>
              <w:rPr>
                <w:rStyle w:val="Hyperlink"/>
                <w:lang w:val="de-AT"/>
              </w:rPr>
              <w:t>ashish.vyas@gov.in</w:t>
            </w:r>
            <w:r>
              <w:rPr>
                <w:rStyle w:val="Hyperlink"/>
                <w:lang w:val="de-AT"/>
              </w:rPr>
              <w:fldChar w:fldCharType="end"/>
            </w:r>
          </w:p>
          <w:p w14:paraId="1F2C23C1" w14:textId="77777777" w:rsidR="00A3347C" w:rsidRDefault="00A3347C">
            <w:pPr>
              <w:tabs>
                <w:tab w:val="left" w:pos="794"/>
              </w:tabs>
              <w:rPr>
                <w:lang w:val="de-AT"/>
              </w:rPr>
            </w:pPr>
          </w:p>
        </w:tc>
      </w:tr>
      <w:tr w:rsidR="00A3347C" w:rsidRPr="002B09CD" w14:paraId="498B3688" w14:textId="77777777">
        <w:trPr>
          <w:cantSplit/>
          <w:jc w:val="center"/>
        </w:trPr>
        <w:tc>
          <w:tcPr>
            <w:tcW w:w="1418" w:type="dxa"/>
            <w:gridSpan w:val="2"/>
            <w:tcBorders>
              <w:top w:val="single" w:sz="6" w:space="0" w:color="auto"/>
              <w:bottom w:val="single" w:sz="6" w:space="0" w:color="auto"/>
            </w:tcBorders>
          </w:tcPr>
          <w:p w14:paraId="5606D1BF" w14:textId="77777777" w:rsidR="00A3347C" w:rsidRDefault="00141894">
            <w:pPr>
              <w:rPr>
                <w:b/>
                <w:bCs/>
              </w:rPr>
            </w:pPr>
            <w:r>
              <w:rPr>
                <w:b/>
                <w:bCs/>
              </w:rPr>
              <w:t>Contact:</w:t>
            </w:r>
          </w:p>
        </w:tc>
        <w:tc>
          <w:tcPr>
            <w:tcW w:w="4111" w:type="dxa"/>
            <w:gridSpan w:val="3"/>
            <w:tcBorders>
              <w:top w:val="single" w:sz="6" w:space="0" w:color="auto"/>
              <w:bottom w:val="single" w:sz="6" w:space="0" w:color="auto"/>
            </w:tcBorders>
          </w:tcPr>
          <w:p w14:paraId="5EA97669" w14:textId="77777777" w:rsidR="00A3347C" w:rsidRDefault="00141894">
            <w:pPr>
              <w:spacing w:before="0"/>
            </w:pPr>
            <w:r>
              <w:rPr>
                <w:lang w:eastAsia="zh-CN"/>
              </w:rPr>
              <w:t>Arjun Singh</w:t>
            </w:r>
            <w:r>
              <w:br/>
              <w:t xml:space="preserve">Ministry of Communications, </w:t>
            </w:r>
          </w:p>
          <w:p w14:paraId="263074CF" w14:textId="77777777" w:rsidR="00A3347C" w:rsidRDefault="00141894">
            <w:pPr>
              <w:spacing w:before="0"/>
              <w:rPr>
                <w:highlight w:val="yellow"/>
              </w:rPr>
            </w:pPr>
            <w:r>
              <w:t xml:space="preserve">India </w:t>
            </w:r>
          </w:p>
        </w:tc>
        <w:tc>
          <w:tcPr>
            <w:tcW w:w="4111" w:type="dxa"/>
            <w:tcBorders>
              <w:top w:val="single" w:sz="6" w:space="0" w:color="auto"/>
              <w:bottom w:val="single" w:sz="6" w:space="0" w:color="auto"/>
            </w:tcBorders>
          </w:tcPr>
          <w:p w14:paraId="2BFDFACC" w14:textId="77777777" w:rsidR="00A3347C" w:rsidRDefault="00141894">
            <w:pPr>
              <w:tabs>
                <w:tab w:val="left" w:pos="794"/>
              </w:tabs>
              <w:rPr>
                <w:highlight w:val="yellow"/>
                <w:lang w:val="de-AT"/>
              </w:rPr>
            </w:pPr>
            <w:r>
              <w:rPr>
                <w:lang w:val="de-AT"/>
              </w:rPr>
              <w:t>Tel: +91-9990883192</w:t>
            </w:r>
            <w:r>
              <w:rPr>
                <w:lang w:val="de-AT"/>
              </w:rPr>
              <w:br/>
              <w:t xml:space="preserve">E-mail: </w:t>
            </w:r>
            <w:hyperlink r:id="rId9" w:history="1">
              <w:r>
                <w:rPr>
                  <w:rStyle w:val="Hyperlink"/>
                  <w:lang w:val="de-AT"/>
                </w:rPr>
                <w:t>arjun.singh93@gov.in</w:t>
              </w:r>
            </w:hyperlink>
          </w:p>
        </w:tc>
      </w:tr>
      <w:tr w:rsidR="00A3347C" w:rsidRPr="002B09CD" w14:paraId="20A11D4C" w14:textId="77777777">
        <w:trPr>
          <w:cantSplit/>
          <w:jc w:val="center"/>
        </w:trPr>
        <w:tc>
          <w:tcPr>
            <w:tcW w:w="1418" w:type="dxa"/>
            <w:gridSpan w:val="2"/>
            <w:tcBorders>
              <w:top w:val="single" w:sz="6" w:space="0" w:color="auto"/>
              <w:bottom w:val="single" w:sz="6" w:space="0" w:color="auto"/>
            </w:tcBorders>
          </w:tcPr>
          <w:p w14:paraId="7CB7D1C0" w14:textId="77777777" w:rsidR="00A3347C" w:rsidRDefault="00141894">
            <w:pPr>
              <w:rPr>
                <w:b/>
                <w:bCs/>
              </w:rPr>
            </w:pPr>
            <w:r>
              <w:rPr>
                <w:b/>
                <w:bCs/>
              </w:rPr>
              <w:t>Contact:</w:t>
            </w:r>
          </w:p>
        </w:tc>
        <w:tc>
          <w:tcPr>
            <w:tcW w:w="4111" w:type="dxa"/>
            <w:gridSpan w:val="3"/>
            <w:tcBorders>
              <w:top w:val="single" w:sz="6" w:space="0" w:color="auto"/>
              <w:bottom w:val="single" w:sz="6" w:space="0" w:color="auto"/>
            </w:tcBorders>
          </w:tcPr>
          <w:p w14:paraId="32F6A47E" w14:textId="77777777" w:rsidR="00A3347C" w:rsidRDefault="00141894">
            <w:r>
              <w:t>Saurabh Basu</w:t>
            </w:r>
            <w:r>
              <w:br/>
              <w:t>Centre for Development of Telematics</w:t>
            </w:r>
            <w:r>
              <w:br/>
              <w:t xml:space="preserve">India </w:t>
            </w:r>
          </w:p>
        </w:tc>
        <w:tc>
          <w:tcPr>
            <w:tcW w:w="4111" w:type="dxa"/>
            <w:tcBorders>
              <w:top w:val="single" w:sz="6" w:space="0" w:color="auto"/>
              <w:bottom w:val="single" w:sz="6" w:space="0" w:color="auto"/>
            </w:tcBorders>
          </w:tcPr>
          <w:p w14:paraId="3B11456C" w14:textId="77777777" w:rsidR="00A3347C" w:rsidRDefault="00141894">
            <w:pPr>
              <w:tabs>
                <w:tab w:val="left" w:pos="794"/>
              </w:tabs>
              <w:rPr>
                <w:lang w:val="de-AT"/>
              </w:rPr>
            </w:pPr>
            <w:r>
              <w:rPr>
                <w:lang w:val="de-AT"/>
              </w:rPr>
              <w:t>Tel: +91-8506846661</w:t>
            </w:r>
            <w:r>
              <w:rPr>
                <w:lang w:val="de-AT"/>
              </w:rPr>
              <w:br/>
              <w:t xml:space="preserve">E-mail: </w:t>
            </w:r>
            <w:r>
              <w:fldChar w:fldCharType="begin"/>
            </w:r>
            <w:r w:rsidRPr="00F4636D">
              <w:rPr>
                <w:lang w:val="de-AT"/>
              </w:rPr>
              <w:instrText xml:space="preserve"> HYPERLINK "mailto:sbasu@cdot.in" </w:instrText>
            </w:r>
            <w:r>
              <w:fldChar w:fldCharType="separate"/>
            </w:r>
            <w:r>
              <w:rPr>
                <w:rStyle w:val="Hyperlink"/>
                <w:lang w:val="de-AT"/>
              </w:rPr>
              <w:t>sbasu@cdot.in</w:t>
            </w:r>
            <w:r>
              <w:rPr>
                <w:rStyle w:val="Hyperlink"/>
                <w:lang w:val="de-AT"/>
              </w:rPr>
              <w:fldChar w:fldCharType="end"/>
            </w:r>
          </w:p>
        </w:tc>
      </w:tr>
      <w:tr w:rsidR="00A3347C" w:rsidRPr="002B09CD" w14:paraId="463C6A14" w14:textId="77777777">
        <w:trPr>
          <w:cantSplit/>
          <w:jc w:val="center"/>
        </w:trPr>
        <w:tc>
          <w:tcPr>
            <w:tcW w:w="1418" w:type="dxa"/>
            <w:gridSpan w:val="2"/>
            <w:tcBorders>
              <w:top w:val="single" w:sz="6" w:space="0" w:color="auto"/>
              <w:bottom w:val="single" w:sz="6" w:space="0" w:color="auto"/>
            </w:tcBorders>
          </w:tcPr>
          <w:p w14:paraId="5FEDB703" w14:textId="77777777" w:rsidR="00A3347C" w:rsidRDefault="00141894">
            <w:pPr>
              <w:rPr>
                <w:b/>
                <w:bCs/>
              </w:rPr>
            </w:pPr>
            <w:r>
              <w:rPr>
                <w:b/>
                <w:bCs/>
              </w:rPr>
              <w:t>Contact:</w:t>
            </w:r>
          </w:p>
        </w:tc>
        <w:tc>
          <w:tcPr>
            <w:tcW w:w="4111" w:type="dxa"/>
            <w:gridSpan w:val="3"/>
            <w:tcBorders>
              <w:top w:val="single" w:sz="6" w:space="0" w:color="auto"/>
              <w:bottom w:val="single" w:sz="6" w:space="0" w:color="auto"/>
            </w:tcBorders>
          </w:tcPr>
          <w:p w14:paraId="3D92D617" w14:textId="77777777" w:rsidR="00A3347C" w:rsidRDefault="00141894">
            <w:r>
              <w:t>Smriti Sachdev</w:t>
            </w:r>
            <w:r>
              <w:br/>
              <w:t>Centre for Development of Telematics</w:t>
            </w:r>
            <w:r>
              <w:br/>
              <w:t xml:space="preserve">India </w:t>
            </w:r>
          </w:p>
        </w:tc>
        <w:tc>
          <w:tcPr>
            <w:tcW w:w="4111" w:type="dxa"/>
            <w:tcBorders>
              <w:top w:val="single" w:sz="6" w:space="0" w:color="auto"/>
              <w:bottom w:val="single" w:sz="6" w:space="0" w:color="auto"/>
            </w:tcBorders>
          </w:tcPr>
          <w:p w14:paraId="452C0EB1" w14:textId="77777777" w:rsidR="00A3347C" w:rsidRDefault="00141894">
            <w:pPr>
              <w:tabs>
                <w:tab w:val="left" w:pos="794"/>
              </w:tabs>
              <w:rPr>
                <w:lang w:val="de-AT"/>
              </w:rPr>
            </w:pPr>
            <w:r>
              <w:rPr>
                <w:lang w:val="de-AT"/>
              </w:rPr>
              <w:t>Tel: +91-9891508000</w:t>
            </w:r>
            <w:r>
              <w:rPr>
                <w:lang w:val="de-AT"/>
              </w:rPr>
              <w:br/>
              <w:t xml:space="preserve">E-mail: </w:t>
            </w:r>
            <w:r>
              <w:fldChar w:fldCharType="begin"/>
            </w:r>
            <w:r w:rsidRPr="00F4636D">
              <w:rPr>
                <w:lang w:val="de-AT"/>
              </w:rPr>
              <w:instrText xml:space="preserve"> HYPERLINK "mailto:smriti@cdot.in" </w:instrText>
            </w:r>
            <w:r>
              <w:fldChar w:fldCharType="separate"/>
            </w:r>
            <w:r>
              <w:rPr>
                <w:rStyle w:val="Hyperlink"/>
                <w:lang w:val="de-AT"/>
              </w:rPr>
              <w:t>smriti@cdot.in</w:t>
            </w:r>
            <w:r>
              <w:rPr>
                <w:rStyle w:val="Hyperlink"/>
                <w:lang w:val="de-AT"/>
              </w:rPr>
              <w:fldChar w:fldCharType="end"/>
            </w:r>
          </w:p>
        </w:tc>
      </w:tr>
      <w:tr w:rsidR="00A3347C" w:rsidRPr="002B09CD" w14:paraId="5691CBAE" w14:textId="77777777">
        <w:trPr>
          <w:cantSplit/>
          <w:jc w:val="center"/>
        </w:trPr>
        <w:tc>
          <w:tcPr>
            <w:tcW w:w="1418" w:type="dxa"/>
            <w:gridSpan w:val="2"/>
            <w:tcBorders>
              <w:top w:val="single" w:sz="6" w:space="0" w:color="auto"/>
              <w:bottom w:val="single" w:sz="6" w:space="0" w:color="auto"/>
            </w:tcBorders>
          </w:tcPr>
          <w:p w14:paraId="16BE4993" w14:textId="77777777" w:rsidR="00A3347C" w:rsidRDefault="00141894">
            <w:pPr>
              <w:rPr>
                <w:b/>
                <w:bCs/>
              </w:rPr>
            </w:pPr>
            <w:r>
              <w:rPr>
                <w:b/>
                <w:bCs/>
              </w:rPr>
              <w:t>Contact:</w:t>
            </w:r>
          </w:p>
        </w:tc>
        <w:tc>
          <w:tcPr>
            <w:tcW w:w="4111" w:type="dxa"/>
            <w:gridSpan w:val="3"/>
            <w:tcBorders>
              <w:top w:val="single" w:sz="6" w:space="0" w:color="auto"/>
              <w:bottom w:val="single" w:sz="6" w:space="0" w:color="auto"/>
            </w:tcBorders>
          </w:tcPr>
          <w:p w14:paraId="1D194ABF" w14:textId="77777777" w:rsidR="00A3347C" w:rsidRDefault="00141894">
            <w:r>
              <w:t>Sandeep Sharma</w:t>
            </w:r>
            <w:r>
              <w:br/>
              <w:t>Centre for Development of Telematics</w:t>
            </w:r>
            <w:r>
              <w:br/>
              <w:t xml:space="preserve">India </w:t>
            </w:r>
          </w:p>
        </w:tc>
        <w:tc>
          <w:tcPr>
            <w:tcW w:w="4111" w:type="dxa"/>
            <w:tcBorders>
              <w:top w:val="single" w:sz="6" w:space="0" w:color="auto"/>
              <w:bottom w:val="single" w:sz="6" w:space="0" w:color="auto"/>
            </w:tcBorders>
          </w:tcPr>
          <w:p w14:paraId="6E5539A8" w14:textId="77777777" w:rsidR="00A3347C" w:rsidRDefault="00141894">
            <w:pPr>
              <w:tabs>
                <w:tab w:val="left" w:pos="794"/>
              </w:tabs>
              <w:rPr>
                <w:lang w:val="de-AT"/>
              </w:rPr>
            </w:pPr>
            <w:r>
              <w:rPr>
                <w:lang w:val="de-AT"/>
              </w:rPr>
              <w:t>Tel: +91-9034589567</w:t>
            </w:r>
            <w:r>
              <w:rPr>
                <w:lang w:val="de-AT"/>
              </w:rPr>
              <w:br/>
              <w:t xml:space="preserve">E-mail: </w:t>
            </w:r>
            <w:r>
              <w:fldChar w:fldCharType="begin"/>
            </w:r>
            <w:r w:rsidRPr="00F4636D">
              <w:rPr>
                <w:lang w:val="de-AT"/>
              </w:rPr>
              <w:instrText xml:space="preserve"> HYPERLINK "mailto:sandeeps@cdot.in" </w:instrText>
            </w:r>
            <w:r>
              <w:fldChar w:fldCharType="separate"/>
            </w:r>
            <w:r>
              <w:rPr>
                <w:rStyle w:val="Hyperlink"/>
                <w:lang w:val="de-AT"/>
              </w:rPr>
              <w:t>sandeeps@cdot.in</w:t>
            </w:r>
            <w:r>
              <w:rPr>
                <w:rStyle w:val="Hyperlink"/>
                <w:lang w:val="de-AT"/>
              </w:rPr>
              <w:fldChar w:fldCharType="end"/>
            </w:r>
          </w:p>
        </w:tc>
      </w:tr>
      <w:tr w:rsidR="00A3347C" w:rsidRPr="002B09CD" w14:paraId="125B7A74" w14:textId="77777777">
        <w:trPr>
          <w:cantSplit/>
          <w:jc w:val="center"/>
        </w:trPr>
        <w:tc>
          <w:tcPr>
            <w:tcW w:w="1418" w:type="dxa"/>
            <w:gridSpan w:val="2"/>
            <w:tcBorders>
              <w:top w:val="single" w:sz="6" w:space="0" w:color="auto"/>
              <w:bottom w:val="single" w:sz="6" w:space="0" w:color="auto"/>
            </w:tcBorders>
          </w:tcPr>
          <w:p w14:paraId="323FB08C" w14:textId="77777777" w:rsidR="00A3347C" w:rsidRDefault="00141894">
            <w:pPr>
              <w:rPr>
                <w:b/>
                <w:bCs/>
                <w:lang w:eastAsia="zh-CN"/>
              </w:rPr>
            </w:pPr>
            <w:r>
              <w:rPr>
                <w:b/>
                <w:bCs/>
              </w:rPr>
              <w:t>Contact:</w:t>
            </w:r>
          </w:p>
        </w:tc>
        <w:tc>
          <w:tcPr>
            <w:tcW w:w="4111" w:type="dxa"/>
            <w:gridSpan w:val="3"/>
            <w:tcBorders>
              <w:top w:val="single" w:sz="6" w:space="0" w:color="auto"/>
              <w:bottom w:val="single" w:sz="6" w:space="0" w:color="auto"/>
            </w:tcBorders>
          </w:tcPr>
          <w:p w14:paraId="5064B8A2" w14:textId="77777777" w:rsidR="00A3347C" w:rsidRDefault="00141894">
            <w:pPr>
              <w:rPr>
                <w:lang w:eastAsia="zh-CN"/>
              </w:rPr>
            </w:pPr>
            <w:r>
              <w:rPr>
                <w:rFonts w:hint="eastAsia"/>
                <w:lang w:eastAsia="zh-CN"/>
              </w:rPr>
              <w:t>Jinlan Ma</w:t>
            </w:r>
            <w:r>
              <w:rPr>
                <w:rFonts w:hint="eastAsia"/>
                <w:lang w:eastAsia="zh-CN"/>
              </w:rPr>
              <w:br/>
            </w:r>
            <w:r>
              <w:rPr>
                <w:lang w:eastAsia="zh-CN"/>
              </w:rPr>
              <w:t xml:space="preserve">China </w:t>
            </w:r>
            <w:r>
              <w:rPr>
                <w:rFonts w:hint="eastAsia"/>
                <w:lang w:eastAsia="zh-CN"/>
              </w:rPr>
              <w:t>Telecom</w:t>
            </w:r>
            <w:r>
              <w:rPr>
                <w:rFonts w:hint="eastAsia"/>
                <w:lang w:eastAsia="zh-CN"/>
              </w:rPr>
              <w:br/>
            </w:r>
            <w:proofErr w:type="spellStart"/>
            <w:r>
              <w:rPr>
                <w:rFonts w:hint="eastAsia"/>
                <w:lang w:eastAsia="zh-CN"/>
              </w:rPr>
              <w:t>P.R.China</w:t>
            </w:r>
            <w:proofErr w:type="spellEnd"/>
          </w:p>
        </w:tc>
        <w:tc>
          <w:tcPr>
            <w:tcW w:w="4111" w:type="dxa"/>
            <w:tcBorders>
              <w:top w:val="single" w:sz="6" w:space="0" w:color="auto"/>
              <w:bottom w:val="single" w:sz="6" w:space="0" w:color="auto"/>
            </w:tcBorders>
          </w:tcPr>
          <w:p w14:paraId="430C0D85" w14:textId="77777777" w:rsidR="00A3347C" w:rsidRDefault="00141894">
            <w:pPr>
              <w:rPr>
                <w:rStyle w:val="Hyperlink"/>
                <w:lang w:val="de-AT" w:eastAsia="zh-CN"/>
              </w:rPr>
            </w:pPr>
            <w:r>
              <w:rPr>
                <w:lang w:val="de-AT"/>
              </w:rPr>
              <w:t xml:space="preserve">Tel: </w:t>
            </w:r>
            <w:r>
              <w:rPr>
                <w:lang w:val="de-AT"/>
              </w:rPr>
              <w:tab/>
              <w:t>+8620 38639726</w:t>
            </w:r>
            <w:r>
              <w:rPr>
                <w:lang w:val="de-AT"/>
              </w:rPr>
              <w:br/>
              <w:t xml:space="preserve">E-mail: </w:t>
            </w:r>
            <w:r>
              <w:rPr>
                <w:rStyle w:val="Hyperlink"/>
                <w:lang w:val="de-AT" w:eastAsia="zh-CN"/>
              </w:rPr>
              <w:t>majl6@chinatelecom.cn</w:t>
            </w:r>
          </w:p>
          <w:p w14:paraId="406F8C05" w14:textId="77777777" w:rsidR="00A3347C" w:rsidRDefault="00A3347C">
            <w:pPr>
              <w:rPr>
                <w:lang w:val="de-AT" w:eastAsia="zh-CN"/>
              </w:rPr>
            </w:pPr>
          </w:p>
        </w:tc>
      </w:tr>
      <w:tr w:rsidR="00A3347C" w14:paraId="2F4DE0AE" w14:textId="77777777">
        <w:trPr>
          <w:cantSplit/>
          <w:jc w:val="center"/>
        </w:trPr>
        <w:tc>
          <w:tcPr>
            <w:tcW w:w="1418" w:type="dxa"/>
            <w:gridSpan w:val="2"/>
          </w:tcPr>
          <w:p w14:paraId="5A75776D" w14:textId="77777777" w:rsidR="00A3347C" w:rsidRDefault="00141894">
            <w:pPr>
              <w:spacing w:line="276" w:lineRule="auto"/>
              <w:jc w:val="both"/>
              <w:rPr>
                <w:b/>
                <w:bCs/>
              </w:rPr>
            </w:pPr>
            <w:r>
              <w:rPr>
                <w:b/>
                <w:bCs/>
              </w:rPr>
              <w:t>Abstract:</w:t>
            </w:r>
          </w:p>
        </w:tc>
        <w:tc>
          <w:tcPr>
            <w:tcW w:w="8222" w:type="dxa"/>
            <w:gridSpan w:val="4"/>
          </w:tcPr>
          <w:p w14:paraId="756B4548" w14:textId="3849CED6" w:rsidR="00A3347C" w:rsidRDefault="00141894" w:rsidP="00940FF0">
            <w:pPr>
              <w:pStyle w:val="TSBHeaderSummary"/>
              <w:jc w:val="both"/>
            </w:pPr>
            <w:r>
              <w:t xml:space="preserve">This document is the revised output of draft Recommendation ITU-T </w:t>
            </w:r>
            <w:proofErr w:type="spellStart"/>
            <w:r>
              <w:t>Q.IEM_arch_req</w:t>
            </w:r>
            <w:proofErr w:type="spellEnd"/>
            <w:r>
              <w:t xml:space="preserve"> “Reference architecture and signalling requirements for interactive emergency messaging through mobile network”, resulting from discussion of Q3/11 meeting during </w:t>
            </w:r>
            <w:r>
              <w:rPr>
                <w:rFonts w:hint="eastAsia"/>
                <w:lang w:eastAsia="zh-CN"/>
              </w:rPr>
              <w:t>1</w:t>
            </w:r>
            <w:r>
              <w:rPr>
                <w:lang w:eastAsia="zh-CN"/>
              </w:rPr>
              <w:t>9</w:t>
            </w:r>
            <w:r>
              <w:rPr>
                <w:rFonts w:hint="eastAsia"/>
                <w:lang w:eastAsia="zh-CN"/>
              </w:rPr>
              <w:t>-</w:t>
            </w:r>
            <w:r>
              <w:rPr>
                <w:lang w:eastAsia="zh-CN"/>
              </w:rPr>
              <w:t>28</w:t>
            </w:r>
            <w:r>
              <w:t xml:space="preserve"> </w:t>
            </w:r>
            <w:r>
              <w:rPr>
                <w:lang w:eastAsia="zh-CN"/>
              </w:rPr>
              <w:t>February</w:t>
            </w:r>
            <w:r>
              <w:t xml:space="preserve"> </w:t>
            </w:r>
            <w:r>
              <w:rPr>
                <w:rFonts w:hint="eastAsia"/>
                <w:lang w:eastAsia="zh-CN"/>
              </w:rPr>
              <w:t>202</w:t>
            </w:r>
            <w:r>
              <w:rPr>
                <w:lang w:eastAsia="zh-CN"/>
              </w:rPr>
              <w:t>5</w:t>
            </w:r>
            <w:r>
              <w:t>.</w:t>
            </w:r>
          </w:p>
        </w:tc>
      </w:tr>
    </w:tbl>
    <w:p w14:paraId="59B1410F" w14:textId="77777777" w:rsidR="00A3347C" w:rsidRDefault="00141894">
      <w:pPr>
        <w:jc w:val="both"/>
      </w:pPr>
      <w:r>
        <w:t xml:space="preserve">This document is the revised output of draft Recommendation ITU-T </w:t>
      </w:r>
      <w:proofErr w:type="spellStart"/>
      <w:r>
        <w:t>Q.IEM_arch_req</w:t>
      </w:r>
      <w:proofErr w:type="spellEnd"/>
      <w:r>
        <w:t xml:space="preserve"> “Reference interface architecture and signalling requirements for interactive emergency messaging through mobile network”, resulting from discussion of Q3/11 meeting during</w:t>
      </w:r>
      <w:r>
        <w:rPr>
          <w:rFonts w:hint="eastAsia"/>
          <w:lang w:eastAsia="zh-CN"/>
        </w:rPr>
        <w:t xml:space="preserve"> 1</w:t>
      </w:r>
      <w:r>
        <w:rPr>
          <w:lang w:eastAsia="zh-CN"/>
        </w:rPr>
        <w:t>9</w:t>
      </w:r>
      <w:r>
        <w:rPr>
          <w:rFonts w:hint="eastAsia"/>
          <w:lang w:eastAsia="zh-CN"/>
        </w:rPr>
        <w:t>-</w:t>
      </w:r>
      <w:r>
        <w:rPr>
          <w:lang w:eastAsia="zh-CN"/>
        </w:rPr>
        <w:t>28</w:t>
      </w:r>
      <w:r>
        <w:t xml:space="preserve"> </w:t>
      </w:r>
      <w:r>
        <w:rPr>
          <w:lang w:eastAsia="zh-CN"/>
        </w:rPr>
        <w:t>February</w:t>
      </w:r>
      <w:r>
        <w:t xml:space="preserve"> </w:t>
      </w:r>
      <w:r>
        <w:rPr>
          <w:rFonts w:hint="eastAsia"/>
          <w:lang w:eastAsia="zh-CN"/>
        </w:rPr>
        <w:t>202</w:t>
      </w:r>
      <w:r>
        <w:rPr>
          <w:lang w:eastAsia="zh-CN"/>
        </w:rPr>
        <w:t>5</w:t>
      </w:r>
      <w:r>
        <w:t>.</w:t>
      </w:r>
    </w:p>
    <w:p w14:paraId="0019D217" w14:textId="77777777" w:rsidR="00A3347C" w:rsidRDefault="00141894">
      <w:pPr>
        <w:jc w:val="both"/>
        <w:rPr>
          <w:lang w:eastAsia="zh-CN"/>
        </w:rPr>
      </w:pPr>
      <w:r>
        <w:t>This document is based on this meeting's discussion and results on the following contribution:</w:t>
      </w:r>
    </w:p>
    <w:p w14:paraId="799D7692" w14:textId="77777777" w:rsidR="00A3347C" w:rsidRDefault="00A3347C">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3160"/>
        <w:gridCol w:w="2229"/>
        <w:gridCol w:w="2745"/>
      </w:tblGrid>
      <w:tr w:rsidR="00A3347C" w14:paraId="7CD5D3D3" w14:textId="77777777">
        <w:trPr>
          <w:trHeight w:val="542"/>
          <w:jc w:val="center"/>
        </w:trPr>
        <w:tc>
          <w:tcPr>
            <w:tcW w:w="1495" w:type="dxa"/>
            <w:vAlign w:val="center"/>
          </w:tcPr>
          <w:p w14:paraId="28DAC46A" w14:textId="77777777" w:rsidR="00A3347C" w:rsidRDefault="00141894">
            <w:pPr>
              <w:tabs>
                <w:tab w:val="left" w:pos="1191"/>
              </w:tabs>
              <w:spacing w:before="0"/>
              <w:jc w:val="center"/>
              <w:rPr>
                <w:b/>
              </w:rPr>
            </w:pPr>
            <w:r>
              <w:rPr>
                <w:b/>
                <w:szCs w:val="22"/>
              </w:rPr>
              <w:t>No.</w:t>
            </w:r>
          </w:p>
        </w:tc>
        <w:tc>
          <w:tcPr>
            <w:tcW w:w="3160" w:type="dxa"/>
            <w:vAlign w:val="center"/>
          </w:tcPr>
          <w:p w14:paraId="6BADE40E" w14:textId="77777777" w:rsidR="00A3347C" w:rsidRDefault="00141894">
            <w:pPr>
              <w:tabs>
                <w:tab w:val="left" w:pos="1191"/>
              </w:tabs>
              <w:spacing w:before="0"/>
              <w:jc w:val="center"/>
              <w:rPr>
                <w:b/>
              </w:rPr>
            </w:pPr>
            <w:r>
              <w:rPr>
                <w:b/>
                <w:szCs w:val="22"/>
              </w:rPr>
              <w:t>Title</w:t>
            </w:r>
          </w:p>
        </w:tc>
        <w:tc>
          <w:tcPr>
            <w:tcW w:w="2229" w:type="dxa"/>
            <w:vAlign w:val="center"/>
          </w:tcPr>
          <w:p w14:paraId="0912ED38" w14:textId="77777777" w:rsidR="00A3347C" w:rsidRDefault="00141894">
            <w:pPr>
              <w:tabs>
                <w:tab w:val="left" w:pos="1191"/>
              </w:tabs>
              <w:spacing w:before="0"/>
              <w:jc w:val="center"/>
              <w:rPr>
                <w:b/>
                <w:lang w:eastAsia="zh-CN"/>
              </w:rPr>
            </w:pPr>
            <w:r>
              <w:rPr>
                <w:b/>
                <w:szCs w:val="22"/>
                <w:lang w:eastAsia="zh-CN"/>
              </w:rPr>
              <w:t>Source</w:t>
            </w:r>
          </w:p>
        </w:tc>
        <w:tc>
          <w:tcPr>
            <w:tcW w:w="2745" w:type="dxa"/>
            <w:vAlign w:val="center"/>
          </w:tcPr>
          <w:p w14:paraId="362321D6" w14:textId="77777777" w:rsidR="00A3347C" w:rsidRDefault="00141894">
            <w:pPr>
              <w:tabs>
                <w:tab w:val="left" w:pos="1191"/>
              </w:tabs>
              <w:spacing w:before="0"/>
              <w:jc w:val="center"/>
              <w:rPr>
                <w:b/>
              </w:rPr>
            </w:pPr>
            <w:r>
              <w:rPr>
                <w:b/>
                <w:szCs w:val="22"/>
              </w:rPr>
              <w:t>Discussion</w:t>
            </w:r>
          </w:p>
        </w:tc>
      </w:tr>
      <w:tr w:rsidR="00A3347C" w14:paraId="1D1D9E11" w14:textId="77777777">
        <w:trPr>
          <w:trHeight w:val="510"/>
          <w:jc w:val="center"/>
        </w:trPr>
        <w:tc>
          <w:tcPr>
            <w:tcW w:w="1495" w:type="dxa"/>
            <w:vAlign w:val="center"/>
          </w:tcPr>
          <w:p w14:paraId="322C31A0" w14:textId="77777777" w:rsidR="00A3347C" w:rsidRDefault="00141894">
            <w:pPr>
              <w:spacing w:before="0"/>
              <w:jc w:val="both"/>
            </w:pPr>
            <w:hyperlink r:id="rId10" w:history="1">
              <w:r>
                <w:rPr>
                  <w:rStyle w:val="Hyperlink"/>
                </w:rPr>
                <w:t>SG11-C55</w:t>
              </w:r>
            </w:hyperlink>
          </w:p>
        </w:tc>
        <w:tc>
          <w:tcPr>
            <w:tcW w:w="3160" w:type="dxa"/>
            <w:shd w:val="clear" w:color="auto" w:fill="auto"/>
          </w:tcPr>
          <w:p w14:paraId="64789739" w14:textId="77777777" w:rsidR="00A3347C" w:rsidRDefault="00141894">
            <w:pPr>
              <w:spacing w:before="0"/>
              <w:jc w:val="both"/>
              <w:rPr>
                <w:lang w:eastAsia="zh-CN"/>
              </w:rPr>
            </w:pPr>
            <w:r>
              <w:t xml:space="preserve">ITU-T </w:t>
            </w:r>
            <w:proofErr w:type="spellStart"/>
            <w:r>
              <w:t>Q.IEM_arch_req</w:t>
            </w:r>
            <w:proofErr w:type="spellEnd"/>
            <w:r>
              <w:t xml:space="preserve"> - Propose to update requirements for interactive emergency messaging</w:t>
            </w:r>
          </w:p>
        </w:tc>
        <w:tc>
          <w:tcPr>
            <w:tcW w:w="2229" w:type="dxa"/>
            <w:shd w:val="clear" w:color="auto" w:fill="auto"/>
            <w:vAlign w:val="center"/>
          </w:tcPr>
          <w:p w14:paraId="014E4638" w14:textId="77777777" w:rsidR="00A3347C" w:rsidRDefault="00141894">
            <w:pPr>
              <w:spacing w:before="0"/>
              <w:jc w:val="center"/>
              <w:rPr>
                <w:lang w:eastAsia="zh-CN"/>
              </w:rPr>
            </w:pPr>
            <w:r>
              <w:t>China Telecommunications Corporation</w:t>
            </w:r>
          </w:p>
        </w:tc>
        <w:tc>
          <w:tcPr>
            <w:tcW w:w="2745" w:type="dxa"/>
            <w:shd w:val="clear" w:color="auto" w:fill="auto"/>
            <w:vAlign w:val="center"/>
          </w:tcPr>
          <w:p w14:paraId="32E88406" w14:textId="77777777" w:rsidR="00A3347C" w:rsidRDefault="00141894">
            <w:pPr>
              <w:spacing w:before="0"/>
              <w:jc w:val="center"/>
              <w:rPr>
                <w:color w:val="000000"/>
                <w:lang w:eastAsia="zh-CN"/>
              </w:rPr>
            </w:pPr>
            <w:r>
              <w:rPr>
                <w:rFonts w:hint="eastAsia"/>
                <w:color w:val="000000"/>
                <w:lang w:eastAsia="zh-CN"/>
              </w:rPr>
              <w:t>Accepted</w:t>
            </w:r>
            <w:r>
              <w:rPr>
                <w:color w:val="000000"/>
                <w:lang w:eastAsia="zh-CN"/>
              </w:rPr>
              <w:t xml:space="preserve"> </w:t>
            </w:r>
            <w:r>
              <w:rPr>
                <w:rFonts w:hint="eastAsia"/>
                <w:color w:val="000000"/>
                <w:lang w:eastAsia="zh-CN"/>
              </w:rPr>
              <w:t>with</w:t>
            </w:r>
            <w:r>
              <w:rPr>
                <w:color w:val="000000"/>
                <w:lang w:eastAsia="zh-CN"/>
              </w:rPr>
              <w:t xml:space="preserve"> modifications.</w:t>
            </w:r>
          </w:p>
        </w:tc>
      </w:tr>
      <w:tr w:rsidR="00A3347C" w14:paraId="5EDD491F" w14:textId="77777777">
        <w:trPr>
          <w:trHeight w:val="510"/>
          <w:jc w:val="center"/>
        </w:trPr>
        <w:tc>
          <w:tcPr>
            <w:tcW w:w="1495" w:type="dxa"/>
            <w:vAlign w:val="center"/>
          </w:tcPr>
          <w:p w14:paraId="1445C6E3" w14:textId="77777777" w:rsidR="00A3347C" w:rsidRDefault="00141894">
            <w:pPr>
              <w:spacing w:before="0"/>
              <w:jc w:val="both"/>
            </w:pPr>
            <w:hyperlink r:id="rId11" w:history="1">
              <w:r>
                <w:rPr>
                  <w:rStyle w:val="Hyperlink"/>
                </w:rPr>
                <w:t>SG11-C62</w:t>
              </w:r>
            </w:hyperlink>
          </w:p>
        </w:tc>
        <w:tc>
          <w:tcPr>
            <w:tcW w:w="3160" w:type="dxa"/>
            <w:shd w:val="clear" w:color="auto" w:fill="auto"/>
          </w:tcPr>
          <w:p w14:paraId="53EB9FFC" w14:textId="77777777" w:rsidR="00A3347C" w:rsidRDefault="00141894">
            <w:pPr>
              <w:spacing w:before="0"/>
              <w:jc w:val="both"/>
              <w:rPr>
                <w:lang w:eastAsia="zh-CN"/>
              </w:rPr>
            </w:pPr>
            <w:r>
              <w:t xml:space="preserve">Proposal for advancement in the baseline text of draft Recommendation ITU-T </w:t>
            </w:r>
            <w:proofErr w:type="spellStart"/>
            <w:r>
              <w:t>Q.IEM_arch_req</w:t>
            </w:r>
            <w:proofErr w:type="spellEnd"/>
            <w:r>
              <w:t xml:space="preserve"> “Reference architecture and signalling requirements for interactive emergency messaging through mobile network”.</w:t>
            </w:r>
          </w:p>
        </w:tc>
        <w:tc>
          <w:tcPr>
            <w:tcW w:w="2229" w:type="dxa"/>
            <w:shd w:val="clear" w:color="auto" w:fill="auto"/>
            <w:vAlign w:val="center"/>
          </w:tcPr>
          <w:p w14:paraId="11655A82" w14:textId="77777777" w:rsidR="00A3347C" w:rsidRDefault="00141894">
            <w:pPr>
              <w:spacing w:before="0"/>
              <w:jc w:val="center"/>
              <w:rPr>
                <w:lang w:eastAsia="zh-CN"/>
              </w:rPr>
            </w:pPr>
            <w:r>
              <w:rPr>
                <w:lang w:val="en-GB" w:eastAsia="zh-CN"/>
              </w:rPr>
              <w:t>Ministry of Communications, India</w:t>
            </w:r>
          </w:p>
        </w:tc>
        <w:tc>
          <w:tcPr>
            <w:tcW w:w="2745" w:type="dxa"/>
            <w:shd w:val="clear" w:color="auto" w:fill="auto"/>
            <w:vAlign w:val="center"/>
          </w:tcPr>
          <w:p w14:paraId="784DE1D3" w14:textId="77777777" w:rsidR="00A3347C" w:rsidRDefault="00141894">
            <w:pPr>
              <w:spacing w:before="0"/>
              <w:jc w:val="center"/>
              <w:rPr>
                <w:color w:val="000000"/>
                <w:lang w:eastAsia="zh-CN"/>
              </w:rPr>
            </w:pPr>
            <w:r>
              <w:rPr>
                <w:rFonts w:hint="eastAsia"/>
                <w:color w:val="000000"/>
                <w:lang w:eastAsia="zh-CN"/>
              </w:rPr>
              <w:t>Accepted with</w:t>
            </w:r>
            <w:r>
              <w:rPr>
                <w:color w:val="000000"/>
                <w:lang w:eastAsia="zh-CN"/>
              </w:rPr>
              <w:t xml:space="preserve"> modifications.</w:t>
            </w:r>
          </w:p>
        </w:tc>
      </w:tr>
    </w:tbl>
    <w:p w14:paraId="31BC7C5B" w14:textId="77777777" w:rsidR="00A3347C" w:rsidRDefault="00A3347C">
      <w:pPr>
        <w:spacing w:line="276" w:lineRule="auto"/>
        <w:jc w:val="both"/>
      </w:pPr>
    </w:p>
    <w:p w14:paraId="26FB6CF4" w14:textId="77777777" w:rsidR="00A3347C" w:rsidRDefault="00141894" w:rsidP="00EA496F">
      <w:pPr>
        <w:keepLines/>
        <w:pageBreakBefore/>
        <w:tabs>
          <w:tab w:val="right" w:pos="9639"/>
        </w:tabs>
        <w:overflowPunct w:val="0"/>
        <w:autoSpaceDE w:val="0"/>
        <w:autoSpaceDN w:val="0"/>
        <w:adjustRightInd w:val="0"/>
        <w:spacing w:line="276" w:lineRule="auto"/>
        <w:ind w:right="994"/>
        <w:jc w:val="center"/>
        <w:textAlignment w:val="baseline"/>
        <w:rPr>
          <w:b/>
          <w:sz w:val="28"/>
          <w:szCs w:val="28"/>
          <w:lang w:eastAsia="en-US"/>
        </w:rPr>
      </w:pPr>
      <w:r>
        <w:rPr>
          <w:b/>
          <w:sz w:val="28"/>
          <w:szCs w:val="28"/>
          <w:lang w:eastAsia="en-US"/>
        </w:rPr>
        <w:t>Table of Contents</w:t>
      </w:r>
    </w:p>
    <w:p w14:paraId="168F8178" w14:textId="77777777" w:rsidR="00A3347C" w:rsidRDefault="00141894">
      <w:pPr>
        <w:pStyle w:val="TOC1"/>
        <w:rPr>
          <w:rFonts w:asciiTheme="minorHAnsi" w:eastAsiaTheme="minorEastAsia" w:hAnsiTheme="minorHAnsi" w:cstheme="minorBidi"/>
          <w:kern w:val="2"/>
          <w:sz w:val="21"/>
          <w:szCs w:val="22"/>
          <w:lang w:val="en-US" w:eastAsia="zh-CN"/>
        </w:rPr>
      </w:pPr>
      <w:r>
        <w:rPr>
          <w:szCs w:val="24"/>
        </w:rPr>
        <w:fldChar w:fldCharType="begin"/>
      </w:r>
      <w:r>
        <w:rPr>
          <w:szCs w:val="24"/>
        </w:rPr>
        <w:instrText xml:space="preserve"> TOC \o "1-3" \h \z \u </w:instrText>
      </w:r>
      <w:r>
        <w:rPr>
          <w:szCs w:val="24"/>
        </w:rPr>
        <w:fldChar w:fldCharType="separate"/>
      </w:r>
      <w:hyperlink w:anchor="_Toc165997841" w:history="1">
        <w:r>
          <w:rPr>
            <w:rStyle w:val="Hyperlink"/>
            <w:b/>
          </w:rPr>
          <w:t>1</w:t>
        </w:r>
        <w:r>
          <w:rPr>
            <w:rFonts w:asciiTheme="minorHAnsi" w:eastAsiaTheme="minorEastAsia" w:hAnsiTheme="minorHAnsi" w:cstheme="minorBidi"/>
            <w:kern w:val="2"/>
            <w:sz w:val="21"/>
            <w:szCs w:val="22"/>
            <w:lang w:val="en-US" w:eastAsia="zh-CN"/>
          </w:rPr>
          <w:tab/>
        </w:r>
        <w:r>
          <w:rPr>
            <w:rStyle w:val="Hyperlink"/>
            <w:b/>
          </w:rPr>
          <w:t>Scope</w:t>
        </w:r>
        <w:r>
          <w:tab/>
          <w:t>4</w:t>
        </w:r>
      </w:hyperlink>
    </w:p>
    <w:p w14:paraId="1A668E3F" w14:textId="77777777" w:rsidR="00A3347C" w:rsidRDefault="00141894">
      <w:pPr>
        <w:pStyle w:val="TOC1"/>
        <w:rPr>
          <w:rFonts w:asciiTheme="minorHAnsi" w:eastAsiaTheme="minorEastAsia" w:hAnsiTheme="minorHAnsi" w:cstheme="minorBidi"/>
          <w:kern w:val="2"/>
          <w:sz w:val="21"/>
          <w:szCs w:val="22"/>
          <w:lang w:val="en-US" w:eastAsia="zh-CN"/>
        </w:rPr>
      </w:pPr>
      <w:hyperlink w:anchor="_Toc165997842" w:history="1">
        <w:r>
          <w:rPr>
            <w:rStyle w:val="Hyperlink"/>
            <w:b/>
          </w:rPr>
          <w:t>2</w:t>
        </w:r>
        <w:r>
          <w:rPr>
            <w:rFonts w:asciiTheme="minorHAnsi" w:eastAsiaTheme="minorEastAsia" w:hAnsiTheme="minorHAnsi" w:cstheme="minorBidi"/>
            <w:kern w:val="2"/>
            <w:sz w:val="21"/>
            <w:szCs w:val="22"/>
            <w:lang w:val="en-US" w:eastAsia="zh-CN"/>
          </w:rPr>
          <w:tab/>
        </w:r>
        <w:r>
          <w:rPr>
            <w:rStyle w:val="Hyperlink"/>
            <w:b/>
          </w:rPr>
          <w:t>References</w:t>
        </w:r>
        <w:r>
          <w:tab/>
          <w:t>4</w:t>
        </w:r>
      </w:hyperlink>
    </w:p>
    <w:p w14:paraId="6B6BBC75" w14:textId="77777777" w:rsidR="00A3347C" w:rsidRDefault="00141894">
      <w:pPr>
        <w:pStyle w:val="TOC1"/>
        <w:rPr>
          <w:rFonts w:asciiTheme="minorHAnsi" w:eastAsiaTheme="minorEastAsia" w:hAnsiTheme="minorHAnsi" w:cstheme="minorBidi"/>
          <w:kern w:val="2"/>
          <w:sz w:val="21"/>
          <w:szCs w:val="22"/>
          <w:lang w:val="en-US" w:eastAsia="zh-CN"/>
        </w:rPr>
      </w:pPr>
      <w:hyperlink w:anchor="_Toc165997843" w:history="1">
        <w:r>
          <w:rPr>
            <w:rStyle w:val="Hyperlink"/>
            <w:b/>
          </w:rPr>
          <w:t>3</w:t>
        </w:r>
        <w:r>
          <w:rPr>
            <w:rFonts w:asciiTheme="minorHAnsi" w:eastAsiaTheme="minorEastAsia" w:hAnsiTheme="minorHAnsi" w:cstheme="minorBidi"/>
            <w:kern w:val="2"/>
            <w:sz w:val="21"/>
            <w:szCs w:val="22"/>
            <w:lang w:val="en-US" w:eastAsia="zh-CN"/>
          </w:rPr>
          <w:tab/>
        </w:r>
        <w:r>
          <w:rPr>
            <w:rStyle w:val="Hyperlink"/>
            <w:b/>
          </w:rPr>
          <w:t>Definitions</w:t>
        </w:r>
        <w:r>
          <w:tab/>
          <w:t>5</w:t>
        </w:r>
      </w:hyperlink>
    </w:p>
    <w:p w14:paraId="1F29CFD7" w14:textId="77777777" w:rsidR="00A3347C" w:rsidRDefault="00141894">
      <w:pPr>
        <w:pStyle w:val="TOC2"/>
        <w:tabs>
          <w:tab w:val="left" w:pos="1531"/>
        </w:tabs>
        <w:rPr>
          <w:rFonts w:asciiTheme="minorHAnsi" w:eastAsiaTheme="minorEastAsia" w:hAnsiTheme="minorHAnsi" w:cstheme="minorBidi"/>
          <w:kern w:val="2"/>
          <w:sz w:val="21"/>
          <w:szCs w:val="22"/>
          <w:lang w:val="en-US" w:eastAsia="zh-CN"/>
        </w:rPr>
      </w:pPr>
      <w:hyperlink w:anchor="_Toc165997844" w:history="1">
        <w:r>
          <w:rPr>
            <w:rStyle w:val="Hyperlink"/>
            <w:b/>
          </w:rPr>
          <w:t>3.1</w:t>
        </w:r>
        <w:r>
          <w:rPr>
            <w:rFonts w:asciiTheme="minorHAnsi" w:eastAsiaTheme="minorEastAsia" w:hAnsiTheme="minorHAnsi" w:cstheme="minorBidi"/>
            <w:kern w:val="2"/>
            <w:sz w:val="21"/>
            <w:szCs w:val="22"/>
            <w:lang w:val="en-US" w:eastAsia="zh-CN"/>
          </w:rPr>
          <w:tab/>
        </w:r>
        <w:r>
          <w:rPr>
            <w:rStyle w:val="Hyperlink"/>
            <w:b/>
          </w:rPr>
          <w:t>Terms defined elsewhere</w:t>
        </w:r>
        <w:r>
          <w:tab/>
          <w:t>5</w:t>
        </w:r>
      </w:hyperlink>
    </w:p>
    <w:p w14:paraId="22171DFC" w14:textId="77777777" w:rsidR="00A3347C" w:rsidRDefault="00141894">
      <w:pPr>
        <w:pStyle w:val="TOC2"/>
        <w:tabs>
          <w:tab w:val="left" w:pos="1531"/>
        </w:tabs>
        <w:rPr>
          <w:rFonts w:asciiTheme="minorHAnsi" w:eastAsiaTheme="minorEastAsia" w:hAnsiTheme="minorHAnsi" w:cstheme="minorBidi"/>
          <w:kern w:val="2"/>
          <w:sz w:val="21"/>
          <w:szCs w:val="22"/>
          <w:lang w:val="en-US" w:eastAsia="zh-CN"/>
        </w:rPr>
      </w:pPr>
      <w:hyperlink w:anchor="_Toc165997845" w:history="1">
        <w:r>
          <w:rPr>
            <w:rStyle w:val="Hyperlink"/>
            <w:b/>
          </w:rPr>
          <w:t>3.2</w:t>
        </w:r>
        <w:r>
          <w:rPr>
            <w:rFonts w:asciiTheme="minorHAnsi" w:eastAsiaTheme="minorEastAsia" w:hAnsiTheme="minorHAnsi" w:cstheme="minorBidi"/>
            <w:kern w:val="2"/>
            <w:sz w:val="21"/>
            <w:szCs w:val="22"/>
            <w:lang w:val="en-US" w:eastAsia="zh-CN"/>
          </w:rPr>
          <w:tab/>
        </w:r>
        <w:r>
          <w:rPr>
            <w:rStyle w:val="Hyperlink"/>
            <w:b/>
          </w:rPr>
          <w:t>Terms defined in this Recommendation</w:t>
        </w:r>
        <w:r>
          <w:tab/>
          <w:t>5</w:t>
        </w:r>
      </w:hyperlink>
    </w:p>
    <w:p w14:paraId="6BE60CD5" w14:textId="77777777" w:rsidR="00A3347C" w:rsidRDefault="00141894">
      <w:pPr>
        <w:pStyle w:val="TOC2"/>
        <w:rPr>
          <w:rFonts w:asciiTheme="minorHAnsi" w:eastAsiaTheme="minorEastAsia" w:hAnsiTheme="minorHAnsi" w:cstheme="minorBidi"/>
          <w:kern w:val="2"/>
          <w:sz w:val="21"/>
          <w:szCs w:val="22"/>
          <w:lang w:val="en-US" w:eastAsia="zh-CN"/>
        </w:rPr>
      </w:pPr>
      <w:hyperlink w:anchor="_Toc165997846" w:history="1">
        <w:r>
          <w:rPr>
            <w:rStyle w:val="Hyperlink"/>
            <w:bCs/>
          </w:rPr>
          <w:t>This Recommendation defines the following terms:</w:t>
        </w:r>
        <w:r>
          <w:tab/>
          <w:t>5</w:t>
        </w:r>
      </w:hyperlink>
    </w:p>
    <w:p w14:paraId="738741BC" w14:textId="77777777" w:rsidR="00A3347C" w:rsidRDefault="00141894">
      <w:pPr>
        <w:pStyle w:val="TOC1"/>
        <w:rPr>
          <w:rFonts w:asciiTheme="minorHAnsi" w:eastAsiaTheme="minorEastAsia" w:hAnsiTheme="minorHAnsi" w:cstheme="minorBidi"/>
          <w:kern w:val="2"/>
          <w:sz w:val="21"/>
          <w:szCs w:val="22"/>
          <w:lang w:val="en-US" w:eastAsia="zh-CN"/>
        </w:rPr>
      </w:pPr>
      <w:hyperlink w:anchor="_Toc165997847" w:history="1">
        <w:r>
          <w:rPr>
            <w:rStyle w:val="Hyperlink"/>
            <w:b/>
          </w:rPr>
          <w:t>4</w:t>
        </w:r>
        <w:r>
          <w:rPr>
            <w:rFonts w:asciiTheme="minorHAnsi" w:eastAsiaTheme="minorEastAsia" w:hAnsiTheme="minorHAnsi" w:cstheme="minorBidi"/>
            <w:kern w:val="2"/>
            <w:sz w:val="21"/>
            <w:szCs w:val="22"/>
            <w:lang w:val="en-US" w:eastAsia="zh-CN"/>
          </w:rPr>
          <w:tab/>
        </w:r>
        <w:r>
          <w:rPr>
            <w:rStyle w:val="Hyperlink"/>
            <w:b/>
          </w:rPr>
          <w:t>Abbreviations and acronyms</w:t>
        </w:r>
        <w:r>
          <w:tab/>
          <w:t>5</w:t>
        </w:r>
      </w:hyperlink>
    </w:p>
    <w:p w14:paraId="26F1BAF7" w14:textId="77777777" w:rsidR="00A3347C" w:rsidRDefault="00141894">
      <w:pPr>
        <w:pStyle w:val="TOC1"/>
        <w:rPr>
          <w:rFonts w:asciiTheme="minorHAnsi" w:eastAsiaTheme="minorEastAsia" w:hAnsiTheme="minorHAnsi" w:cstheme="minorBidi"/>
          <w:kern w:val="2"/>
          <w:sz w:val="21"/>
          <w:szCs w:val="22"/>
          <w:lang w:val="en-US" w:eastAsia="zh-CN"/>
        </w:rPr>
      </w:pPr>
      <w:hyperlink w:anchor="_Toc165997848" w:history="1">
        <w:r>
          <w:rPr>
            <w:rStyle w:val="Hyperlink"/>
            <w:b/>
          </w:rPr>
          <w:t>5</w:t>
        </w:r>
        <w:r>
          <w:rPr>
            <w:rFonts w:asciiTheme="minorHAnsi" w:eastAsiaTheme="minorEastAsia" w:hAnsiTheme="minorHAnsi" w:cstheme="minorBidi"/>
            <w:kern w:val="2"/>
            <w:sz w:val="21"/>
            <w:szCs w:val="22"/>
            <w:lang w:val="en-US" w:eastAsia="zh-CN"/>
          </w:rPr>
          <w:tab/>
        </w:r>
        <w:r>
          <w:rPr>
            <w:rStyle w:val="Hyperlink"/>
            <w:b/>
          </w:rPr>
          <w:t>Conventions</w:t>
        </w:r>
        <w:r>
          <w:tab/>
          <w:t>5</w:t>
        </w:r>
      </w:hyperlink>
    </w:p>
    <w:p w14:paraId="229E5E57" w14:textId="77777777" w:rsidR="00A3347C" w:rsidRDefault="00141894">
      <w:pPr>
        <w:pStyle w:val="TOC1"/>
        <w:rPr>
          <w:rFonts w:asciiTheme="minorHAnsi" w:eastAsiaTheme="minorEastAsia" w:hAnsiTheme="minorHAnsi" w:cstheme="minorBidi"/>
          <w:kern w:val="2"/>
          <w:sz w:val="21"/>
          <w:szCs w:val="22"/>
          <w:lang w:val="en-US" w:eastAsia="zh-CN"/>
        </w:rPr>
      </w:pPr>
      <w:hyperlink w:anchor="_Toc165997849" w:history="1">
        <w:r>
          <w:rPr>
            <w:rStyle w:val="Hyperlink"/>
            <w:b/>
          </w:rPr>
          <w:t>6.</w:t>
        </w:r>
        <w:r>
          <w:rPr>
            <w:rFonts w:asciiTheme="minorHAnsi" w:eastAsiaTheme="minorEastAsia" w:hAnsiTheme="minorHAnsi" w:cstheme="minorBidi"/>
            <w:kern w:val="2"/>
            <w:sz w:val="21"/>
            <w:szCs w:val="22"/>
            <w:lang w:val="en-US" w:eastAsia="zh-CN"/>
          </w:rPr>
          <w:tab/>
        </w:r>
        <w:r>
          <w:rPr>
            <w:rStyle w:val="Hyperlink"/>
            <w:rFonts w:eastAsia="Times New Roman"/>
            <w:b/>
          </w:rPr>
          <w:t>Overview</w:t>
        </w:r>
        <w:r>
          <w:tab/>
          <w:t>5</w:t>
        </w:r>
      </w:hyperlink>
    </w:p>
    <w:p w14:paraId="3095E375" w14:textId="77777777" w:rsidR="00A3347C" w:rsidRDefault="00141894">
      <w:pPr>
        <w:pStyle w:val="TOC1"/>
        <w:rPr>
          <w:rFonts w:asciiTheme="minorHAnsi" w:eastAsiaTheme="minorEastAsia" w:hAnsiTheme="minorHAnsi" w:cstheme="minorBidi"/>
          <w:kern w:val="2"/>
          <w:sz w:val="21"/>
          <w:szCs w:val="22"/>
          <w:lang w:val="en-US" w:eastAsia="zh-CN"/>
        </w:rPr>
      </w:pPr>
      <w:hyperlink w:anchor="_Toc165997850" w:history="1">
        <w:r>
          <w:rPr>
            <w:rStyle w:val="Hyperlink"/>
            <w:rFonts w:eastAsia="Times New Roman"/>
            <w:b/>
          </w:rPr>
          <w:t>7.</w:t>
        </w:r>
        <w:r>
          <w:rPr>
            <w:rFonts w:asciiTheme="minorHAnsi" w:eastAsiaTheme="minorEastAsia" w:hAnsiTheme="minorHAnsi" w:cstheme="minorBidi"/>
            <w:kern w:val="2"/>
            <w:sz w:val="21"/>
            <w:szCs w:val="22"/>
            <w:lang w:val="en-US" w:eastAsia="zh-CN"/>
          </w:rPr>
          <w:tab/>
        </w:r>
        <w:r>
          <w:rPr>
            <w:rStyle w:val="Hyperlink"/>
            <w:rFonts w:eastAsia="Times New Roman"/>
            <w:b/>
          </w:rPr>
          <w:t>Requirements for interactive emergency messaging</w:t>
        </w:r>
        <w:r>
          <w:tab/>
          <w:t>7</w:t>
        </w:r>
      </w:hyperlink>
    </w:p>
    <w:p w14:paraId="0143CDA9" w14:textId="77777777" w:rsidR="00A3347C" w:rsidRDefault="00141894">
      <w:pPr>
        <w:pStyle w:val="TOC1"/>
        <w:rPr>
          <w:rFonts w:asciiTheme="minorHAnsi" w:eastAsiaTheme="minorEastAsia" w:hAnsiTheme="minorHAnsi" w:cstheme="minorBidi"/>
          <w:kern w:val="2"/>
          <w:sz w:val="21"/>
          <w:szCs w:val="22"/>
          <w:lang w:val="en-US" w:eastAsia="zh-CN"/>
        </w:rPr>
      </w:pPr>
      <w:hyperlink w:anchor="_Toc165997851" w:history="1">
        <w:r>
          <w:rPr>
            <w:rStyle w:val="Hyperlink"/>
            <w:b/>
            <w:lang w:eastAsia="zh-CN"/>
          </w:rPr>
          <w:t>8.</w:t>
        </w:r>
        <w:r>
          <w:rPr>
            <w:rFonts w:asciiTheme="minorHAnsi" w:eastAsiaTheme="minorEastAsia" w:hAnsiTheme="minorHAnsi" w:cstheme="minorBidi"/>
            <w:kern w:val="2"/>
            <w:sz w:val="21"/>
            <w:szCs w:val="22"/>
            <w:lang w:val="en-US" w:eastAsia="zh-CN"/>
          </w:rPr>
          <w:tab/>
        </w:r>
        <w:r>
          <w:rPr>
            <w:rStyle w:val="Hyperlink"/>
            <w:b/>
          </w:rPr>
          <w:t xml:space="preserve">Reference </w:t>
        </w:r>
        <w:r>
          <w:rPr>
            <w:rStyle w:val="Hyperlink"/>
            <w:b/>
            <w:lang w:eastAsia="zh-CN"/>
          </w:rPr>
          <w:t xml:space="preserve">architecture </w:t>
        </w:r>
        <w:r>
          <w:rPr>
            <w:rStyle w:val="Hyperlink"/>
            <w:rFonts w:eastAsia="Times New Roman"/>
            <w:b/>
          </w:rPr>
          <w:t>for interactive emergency messaging</w:t>
        </w:r>
        <w:r>
          <w:tab/>
          <w:t>7</w:t>
        </w:r>
      </w:hyperlink>
    </w:p>
    <w:p w14:paraId="21356AD1" w14:textId="77777777" w:rsidR="00A3347C" w:rsidRDefault="00141894">
      <w:pPr>
        <w:pStyle w:val="TOC1"/>
        <w:rPr>
          <w:rFonts w:asciiTheme="minorHAnsi" w:eastAsiaTheme="minorEastAsia" w:hAnsiTheme="minorHAnsi" w:cstheme="minorBidi"/>
          <w:kern w:val="2"/>
          <w:sz w:val="21"/>
          <w:szCs w:val="22"/>
          <w:lang w:val="en-US" w:eastAsia="zh-CN"/>
        </w:rPr>
      </w:pPr>
      <w:hyperlink w:anchor="_Toc165997852" w:history="1">
        <w:r>
          <w:rPr>
            <w:rStyle w:val="Hyperlink"/>
            <w:b/>
            <w:lang w:eastAsia="zh-CN"/>
          </w:rPr>
          <w:t>9</w:t>
        </w:r>
        <w:r>
          <w:rPr>
            <w:rStyle w:val="Hyperlink"/>
            <w:b/>
          </w:rPr>
          <w:t>.</w:t>
        </w:r>
        <w:r>
          <w:rPr>
            <w:rFonts w:asciiTheme="minorHAnsi" w:eastAsiaTheme="minorEastAsia" w:hAnsiTheme="minorHAnsi" w:cstheme="minorBidi"/>
            <w:kern w:val="2"/>
            <w:sz w:val="21"/>
            <w:szCs w:val="22"/>
            <w:lang w:val="en-US" w:eastAsia="zh-CN"/>
          </w:rPr>
          <w:tab/>
        </w:r>
        <w:r>
          <w:rPr>
            <w:rStyle w:val="Hyperlink"/>
            <w:b/>
          </w:rPr>
          <w:t xml:space="preserve">Signalling protocol requirements for </w:t>
        </w:r>
        <w:r>
          <w:rPr>
            <w:rStyle w:val="Hyperlink"/>
            <w:rFonts w:eastAsia="Times New Roman"/>
            <w:b/>
          </w:rPr>
          <w:t xml:space="preserve">interactive </w:t>
        </w:r>
        <w:r>
          <w:rPr>
            <w:rStyle w:val="Hyperlink"/>
            <w:b/>
          </w:rPr>
          <w:t>emergency messaging</w:t>
        </w:r>
        <w:r>
          <w:tab/>
          <w:t>7</w:t>
        </w:r>
      </w:hyperlink>
    </w:p>
    <w:p w14:paraId="194FA407" w14:textId="77777777" w:rsidR="00A3347C" w:rsidRDefault="00141894">
      <w:pPr>
        <w:pStyle w:val="TOC2"/>
        <w:tabs>
          <w:tab w:val="left" w:pos="1531"/>
        </w:tabs>
        <w:rPr>
          <w:rFonts w:asciiTheme="minorHAnsi" w:eastAsiaTheme="minorEastAsia" w:hAnsiTheme="minorHAnsi" w:cstheme="minorBidi"/>
          <w:kern w:val="2"/>
          <w:sz w:val="21"/>
          <w:szCs w:val="22"/>
          <w:lang w:val="en-US" w:eastAsia="zh-CN"/>
        </w:rPr>
      </w:pPr>
      <w:hyperlink w:anchor="_Toc165997853" w:history="1">
        <w:r>
          <w:rPr>
            <w:rStyle w:val="Hyperlink"/>
          </w:rPr>
          <w:t>9.1</w:t>
        </w:r>
        <w:r>
          <w:rPr>
            <w:rFonts w:asciiTheme="minorHAnsi" w:eastAsiaTheme="minorEastAsia" w:hAnsiTheme="minorHAnsi" w:cstheme="minorBidi"/>
            <w:kern w:val="2"/>
            <w:sz w:val="21"/>
            <w:szCs w:val="22"/>
            <w:lang w:val="en-US" w:eastAsia="zh-CN"/>
          </w:rPr>
          <w:tab/>
        </w:r>
        <w:r>
          <w:rPr>
            <w:rStyle w:val="Hyperlink"/>
          </w:rPr>
          <w:t>Signalling protocol requirements for network originated emergency messaging</w:t>
        </w:r>
        <w:r>
          <w:tab/>
          <w:t>7</w:t>
        </w:r>
      </w:hyperlink>
    </w:p>
    <w:p w14:paraId="1F546631" w14:textId="77777777" w:rsidR="00A3347C" w:rsidRDefault="00141894">
      <w:pPr>
        <w:pStyle w:val="TOC2"/>
        <w:tabs>
          <w:tab w:val="left" w:pos="1531"/>
        </w:tabs>
        <w:rPr>
          <w:rFonts w:asciiTheme="minorHAnsi" w:eastAsiaTheme="minorEastAsia" w:hAnsiTheme="minorHAnsi" w:cstheme="minorBidi"/>
          <w:kern w:val="2"/>
          <w:sz w:val="21"/>
          <w:szCs w:val="22"/>
          <w:lang w:val="en-US" w:eastAsia="zh-CN"/>
        </w:rPr>
      </w:pPr>
      <w:hyperlink w:anchor="_Toc165997854" w:history="1">
        <w:r>
          <w:rPr>
            <w:rStyle w:val="Hyperlink"/>
          </w:rPr>
          <w:t>9.2</w:t>
        </w:r>
        <w:r>
          <w:rPr>
            <w:rFonts w:asciiTheme="minorHAnsi" w:eastAsiaTheme="minorEastAsia" w:hAnsiTheme="minorHAnsi" w:cstheme="minorBidi"/>
            <w:kern w:val="2"/>
            <w:sz w:val="21"/>
            <w:szCs w:val="22"/>
            <w:lang w:val="en-US" w:eastAsia="zh-CN"/>
          </w:rPr>
          <w:tab/>
        </w:r>
        <w:r>
          <w:rPr>
            <w:rStyle w:val="Hyperlink"/>
          </w:rPr>
          <w:t>Signalling protocol requirements for mobile originated emergency messaging</w:t>
        </w:r>
        <w:r>
          <w:tab/>
          <w:t>8</w:t>
        </w:r>
      </w:hyperlink>
    </w:p>
    <w:p w14:paraId="03E12621" w14:textId="77777777" w:rsidR="00A3347C" w:rsidRDefault="00141894">
      <w:pPr>
        <w:pStyle w:val="TOC1"/>
        <w:rPr>
          <w:rFonts w:asciiTheme="minorHAnsi" w:eastAsiaTheme="minorEastAsia" w:hAnsiTheme="minorHAnsi" w:cstheme="minorBidi"/>
          <w:kern w:val="2"/>
          <w:sz w:val="21"/>
          <w:szCs w:val="22"/>
          <w:lang w:val="en-US" w:eastAsia="zh-CN"/>
        </w:rPr>
      </w:pPr>
      <w:hyperlink w:anchor="_Toc165997855" w:history="1">
        <w:r>
          <w:rPr>
            <w:rStyle w:val="Hyperlink"/>
            <w:b/>
            <w:lang w:eastAsia="zh-CN"/>
          </w:rPr>
          <w:t>10.</w:t>
        </w:r>
        <w:r>
          <w:rPr>
            <w:rFonts w:asciiTheme="minorHAnsi" w:eastAsiaTheme="minorEastAsia" w:hAnsiTheme="minorHAnsi" w:cstheme="minorBidi"/>
            <w:kern w:val="2"/>
            <w:sz w:val="21"/>
            <w:szCs w:val="22"/>
            <w:lang w:val="en-US" w:eastAsia="zh-CN"/>
          </w:rPr>
          <w:tab/>
        </w:r>
        <w:r>
          <w:rPr>
            <w:rStyle w:val="Hyperlink"/>
            <w:b/>
            <w:lang w:eastAsia="zh-CN"/>
          </w:rPr>
          <w:t xml:space="preserve">Message format for </w:t>
        </w:r>
        <w:r>
          <w:rPr>
            <w:rStyle w:val="Hyperlink"/>
            <w:rFonts w:eastAsia="Times New Roman"/>
            <w:b/>
          </w:rPr>
          <w:t>interactive e</w:t>
        </w:r>
        <w:r>
          <w:rPr>
            <w:rStyle w:val="Hyperlink"/>
            <w:b/>
            <w:lang w:eastAsia="zh-CN"/>
          </w:rPr>
          <w:t>mergency messaging</w:t>
        </w:r>
        <w:r>
          <w:tab/>
          <w:t>8</w:t>
        </w:r>
      </w:hyperlink>
    </w:p>
    <w:p w14:paraId="6F808448" w14:textId="77777777" w:rsidR="00A3347C" w:rsidRDefault="00141894">
      <w:pPr>
        <w:pStyle w:val="TOC1"/>
        <w:rPr>
          <w:rFonts w:asciiTheme="minorHAnsi" w:eastAsiaTheme="minorEastAsia" w:hAnsiTheme="minorHAnsi" w:cstheme="minorBidi"/>
          <w:kern w:val="2"/>
          <w:sz w:val="21"/>
          <w:szCs w:val="22"/>
          <w:lang w:val="en-US" w:eastAsia="zh-CN"/>
        </w:rPr>
      </w:pPr>
      <w:hyperlink w:anchor="_Toc165997856" w:history="1">
        <w:r>
          <w:rPr>
            <w:rStyle w:val="Hyperlink"/>
            <w:b/>
            <w:lang w:eastAsia="zh-CN"/>
          </w:rPr>
          <w:t xml:space="preserve">11. </w:t>
        </w:r>
        <w:r>
          <w:rPr>
            <w:rFonts w:asciiTheme="minorHAnsi" w:eastAsiaTheme="minorEastAsia" w:hAnsiTheme="minorHAnsi" w:cstheme="minorBidi"/>
            <w:kern w:val="2"/>
            <w:sz w:val="21"/>
            <w:szCs w:val="22"/>
            <w:lang w:val="en-US" w:eastAsia="zh-CN"/>
          </w:rPr>
          <w:tab/>
        </w:r>
        <w:r>
          <w:rPr>
            <w:rStyle w:val="Hyperlink"/>
            <w:b/>
            <w:lang w:eastAsia="zh-CN"/>
          </w:rPr>
          <w:t>Security consideration</w:t>
        </w:r>
        <w:r>
          <w:tab/>
          <w:t>8</w:t>
        </w:r>
      </w:hyperlink>
    </w:p>
    <w:p w14:paraId="305FC0DF" w14:textId="77777777" w:rsidR="00A3347C" w:rsidRDefault="00141894">
      <w:pPr>
        <w:tabs>
          <w:tab w:val="left" w:pos="709"/>
          <w:tab w:val="left" w:leader="dot" w:pos="8789"/>
          <w:tab w:val="right" w:pos="9639"/>
        </w:tabs>
        <w:overflowPunct w:val="0"/>
        <w:autoSpaceDE w:val="0"/>
        <w:autoSpaceDN w:val="0"/>
        <w:adjustRightInd w:val="0"/>
        <w:spacing w:before="240" w:line="276" w:lineRule="auto"/>
        <w:jc w:val="both"/>
        <w:textAlignment w:val="baseline"/>
      </w:pPr>
      <w:r>
        <w:rPr>
          <w:b/>
          <w:bCs/>
          <w:lang w:val="zh-CN"/>
        </w:rPr>
        <w:fldChar w:fldCharType="end"/>
      </w:r>
    </w:p>
    <w:p w14:paraId="6476ECDF" w14:textId="77777777" w:rsidR="00A3347C" w:rsidRDefault="00A3347C">
      <w:pPr>
        <w:spacing w:before="240"/>
        <w:jc w:val="both"/>
        <w:rPr>
          <w:lang w:val="en-GB" w:eastAsia="en-US"/>
        </w:rPr>
      </w:pPr>
    </w:p>
    <w:p w14:paraId="416A1A40" w14:textId="77777777" w:rsidR="00A3347C" w:rsidRDefault="00A3347C">
      <w:pPr>
        <w:tabs>
          <w:tab w:val="left" w:pos="964"/>
          <w:tab w:val="left" w:leader="dot" w:pos="8789"/>
          <w:tab w:val="right" w:pos="9639"/>
        </w:tabs>
        <w:overflowPunct w:val="0"/>
        <w:autoSpaceDE w:val="0"/>
        <w:autoSpaceDN w:val="0"/>
        <w:adjustRightInd w:val="0"/>
        <w:spacing w:line="276" w:lineRule="auto"/>
        <w:ind w:left="680" w:right="851" w:hanging="680"/>
        <w:jc w:val="both"/>
        <w:textAlignment w:val="baseline"/>
        <w:rPr>
          <w:lang w:eastAsia="fr-CH"/>
        </w:rPr>
      </w:pPr>
    </w:p>
    <w:p w14:paraId="1E7DF107" w14:textId="77777777" w:rsidR="00A3347C" w:rsidRDefault="00A3347C">
      <w:pPr>
        <w:tabs>
          <w:tab w:val="left" w:pos="794"/>
          <w:tab w:val="left" w:pos="1191"/>
          <w:tab w:val="left" w:pos="1588"/>
          <w:tab w:val="left" w:pos="1985"/>
        </w:tabs>
        <w:overflowPunct w:val="0"/>
        <w:autoSpaceDE w:val="0"/>
        <w:autoSpaceDN w:val="0"/>
        <w:adjustRightInd w:val="0"/>
        <w:spacing w:line="276" w:lineRule="auto"/>
        <w:jc w:val="both"/>
        <w:textAlignment w:val="baseline"/>
        <w:rPr>
          <w:lang w:eastAsia="en-US"/>
        </w:rPr>
      </w:pPr>
      <w:bookmarkStart w:id="0" w:name="p1rectexte"/>
      <w:bookmarkEnd w:id="0"/>
    </w:p>
    <w:p w14:paraId="609462F9" w14:textId="77777777" w:rsidR="00A3347C" w:rsidRDefault="00141894">
      <w:pPr>
        <w:spacing w:line="276" w:lineRule="auto"/>
        <w:jc w:val="both"/>
      </w:pPr>
      <w:r>
        <w:br w:type="page"/>
      </w:r>
    </w:p>
    <w:p w14:paraId="37A5C499" w14:textId="77777777" w:rsidR="00A3347C" w:rsidRDefault="00141894">
      <w:pPr>
        <w:keepNext/>
        <w:keepLines/>
        <w:tabs>
          <w:tab w:val="left" w:pos="794"/>
          <w:tab w:val="left" w:pos="1191"/>
          <w:tab w:val="left" w:pos="1588"/>
          <w:tab w:val="left" w:pos="1985"/>
        </w:tabs>
        <w:overflowPunct w:val="0"/>
        <w:autoSpaceDE w:val="0"/>
        <w:autoSpaceDN w:val="0"/>
        <w:adjustRightInd w:val="0"/>
        <w:spacing w:before="0"/>
        <w:jc w:val="both"/>
        <w:textAlignment w:val="baseline"/>
        <w:rPr>
          <w:b/>
          <w:sz w:val="28"/>
          <w:szCs w:val="28"/>
          <w:lang w:eastAsia="en-US"/>
        </w:rPr>
      </w:pPr>
      <w:r>
        <w:rPr>
          <w:rFonts w:eastAsia="Times New Roman"/>
          <w:b/>
          <w:sz w:val="28"/>
          <w:szCs w:val="28"/>
          <w:lang w:eastAsia="zh-CN" w:bidi="hi-IN"/>
        </w:rPr>
        <w:lastRenderedPageBreak/>
        <w:t>Recommendation ITU-T</w:t>
      </w:r>
      <w:r>
        <w:rPr>
          <w:b/>
          <w:sz w:val="28"/>
          <w:szCs w:val="28"/>
          <w:lang w:eastAsia="en-US"/>
        </w:rPr>
        <w:t xml:space="preserve"> </w:t>
      </w:r>
      <w:proofErr w:type="spellStart"/>
      <w:r>
        <w:rPr>
          <w:b/>
          <w:sz w:val="28"/>
          <w:szCs w:val="28"/>
          <w:lang w:eastAsia="en-US"/>
        </w:rPr>
        <w:t>Q.IEM_arch_req</w:t>
      </w:r>
      <w:proofErr w:type="spellEnd"/>
    </w:p>
    <w:p w14:paraId="6D73E8C3" w14:textId="6A093DE8" w:rsidR="00A3347C" w:rsidRDefault="00141894">
      <w:pPr>
        <w:keepNext/>
        <w:keepLines/>
        <w:tabs>
          <w:tab w:val="left" w:pos="794"/>
          <w:tab w:val="left" w:pos="1191"/>
          <w:tab w:val="left" w:pos="1588"/>
          <w:tab w:val="left" w:pos="1985"/>
        </w:tabs>
        <w:overflowPunct w:val="0"/>
        <w:autoSpaceDE w:val="0"/>
        <w:autoSpaceDN w:val="0"/>
        <w:adjustRightInd w:val="0"/>
        <w:spacing w:before="360"/>
        <w:jc w:val="center"/>
        <w:textAlignment w:val="baseline"/>
        <w:rPr>
          <w:b/>
          <w:sz w:val="32"/>
          <w:szCs w:val="32"/>
          <w:lang w:eastAsia="ko-KR"/>
        </w:rPr>
      </w:pPr>
      <w:bookmarkStart w:id="1" w:name="_Toc108440584"/>
      <w:r>
        <w:rPr>
          <w:b/>
          <w:sz w:val="32"/>
          <w:szCs w:val="32"/>
        </w:rPr>
        <w:t>Reference architecture and signalling requirements for interactive emergency messaging through mobile network</w:t>
      </w:r>
    </w:p>
    <w:p w14:paraId="12B5701D" w14:textId="77777777" w:rsidR="00A3347C" w:rsidRDefault="00141894">
      <w:pPr>
        <w:keepNext/>
        <w:keepLines/>
        <w:tabs>
          <w:tab w:val="left" w:pos="794"/>
          <w:tab w:val="left" w:pos="1191"/>
          <w:tab w:val="left" w:pos="1588"/>
          <w:tab w:val="left" w:pos="1985"/>
        </w:tabs>
        <w:overflowPunct w:val="0"/>
        <w:autoSpaceDE w:val="0"/>
        <w:autoSpaceDN w:val="0"/>
        <w:adjustRightInd w:val="0"/>
        <w:spacing w:before="360"/>
        <w:ind w:left="794" w:hanging="794"/>
        <w:jc w:val="both"/>
        <w:textAlignment w:val="baseline"/>
        <w:outlineLvl w:val="0"/>
        <w:rPr>
          <w:b/>
          <w:lang w:eastAsia="en-US"/>
        </w:rPr>
      </w:pPr>
      <w:bookmarkStart w:id="2" w:name="_Toc117689193"/>
      <w:bookmarkStart w:id="3" w:name="_Toc121841960"/>
      <w:bookmarkStart w:id="4" w:name="_Toc165997841"/>
      <w:r>
        <w:rPr>
          <w:b/>
          <w:lang w:eastAsia="en-US"/>
        </w:rPr>
        <w:t>1</w:t>
      </w:r>
      <w:r>
        <w:rPr>
          <w:b/>
          <w:lang w:eastAsia="en-US"/>
        </w:rPr>
        <w:tab/>
        <w:t>Scope</w:t>
      </w:r>
      <w:bookmarkEnd w:id="1"/>
      <w:bookmarkEnd w:id="2"/>
      <w:bookmarkEnd w:id="3"/>
      <w:bookmarkEnd w:id="4"/>
    </w:p>
    <w:p w14:paraId="559AB1F8" w14:textId="77777777" w:rsidR="00A3347C" w:rsidRDefault="00141894">
      <w:pPr>
        <w:jc w:val="both"/>
      </w:pPr>
      <w:bookmarkStart w:id="5" w:name="_Toc121841961"/>
      <w:bookmarkStart w:id="6" w:name="_Toc108440586"/>
      <w:bookmarkStart w:id="7" w:name="_Toc117689194"/>
      <w:r>
        <w:rPr>
          <w:lang w:eastAsia="zh-CN"/>
        </w:rPr>
        <w:t xml:space="preserve">This Recommendation specifies reference architecture and signalling requirements required for interactive emergency messaging through mobile network by addressing many aspects that are crucial in nature but have still not been evolved in the signalling protocols. The scope of this recommendation is as follows: </w:t>
      </w:r>
    </w:p>
    <w:p w14:paraId="2AAA6218" w14:textId="77777777" w:rsidR="00A3347C" w:rsidRDefault="00141894">
      <w:pPr>
        <w:jc w:val="both"/>
        <w:rPr>
          <w:lang w:eastAsia="zh-CN"/>
        </w:rPr>
      </w:pPr>
      <w:r>
        <w:rPr>
          <w:lang w:eastAsia="zh-CN"/>
        </w:rPr>
        <w:t>1</w:t>
      </w:r>
      <w:r>
        <w:rPr>
          <w:lang w:eastAsia="zh-CN"/>
        </w:rPr>
        <w:t>）</w:t>
      </w:r>
      <w:r>
        <w:rPr>
          <w:lang w:eastAsia="zh-CN"/>
        </w:rPr>
        <w:tab/>
        <w:t>Reference architecture for interactive emergency messaging through mobile network;</w:t>
      </w:r>
    </w:p>
    <w:p w14:paraId="6581F4E1" w14:textId="77777777" w:rsidR="00A3347C" w:rsidRDefault="00141894">
      <w:pPr>
        <w:ind w:left="720" w:hanging="720"/>
        <w:jc w:val="both"/>
        <w:rPr>
          <w:lang w:eastAsia="zh-CN"/>
        </w:rPr>
      </w:pPr>
      <w:r>
        <w:rPr>
          <w:lang w:eastAsia="zh-CN"/>
        </w:rPr>
        <w:t>2)</w:t>
      </w:r>
      <w:r>
        <w:rPr>
          <w:lang w:eastAsia="zh-CN"/>
        </w:rPr>
        <w:tab/>
        <w:t>Signalling requirements for interactive emergency messaging;</w:t>
      </w:r>
    </w:p>
    <w:p w14:paraId="459C447D" w14:textId="77777777" w:rsidR="00A3347C" w:rsidRDefault="00141894">
      <w:pPr>
        <w:ind w:left="720" w:hanging="720"/>
        <w:jc w:val="both"/>
        <w:rPr>
          <w:lang w:eastAsia="zh-CN"/>
        </w:rPr>
      </w:pPr>
      <w:r>
        <w:rPr>
          <w:lang w:eastAsia="zh-CN"/>
        </w:rPr>
        <w:t>3)</w:t>
      </w:r>
      <w:r>
        <w:rPr>
          <w:lang w:eastAsia="zh-CN"/>
        </w:rPr>
        <w:tab/>
        <w:t>Interactive emergency message delivery format;</w:t>
      </w:r>
    </w:p>
    <w:p w14:paraId="16FC46B4" w14:textId="77777777" w:rsidR="00A3347C" w:rsidRDefault="00141894">
      <w:pPr>
        <w:jc w:val="both"/>
        <w:rPr>
          <w:lang w:eastAsia="zh-CN"/>
        </w:rPr>
      </w:pPr>
      <w:r>
        <w:rPr>
          <w:color w:val="000000" w:themeColor="text1"/>
        </w:rPr>
        <w:t>4)</w:t>
      </w:r>
      <w:r>
        <w:rPr>
          <w:color w:val="000000" w:themeColor="text1"/>
        </w:rPr>
        <w:tab/>
      </w:r>
      <w:r>
        <w:rPr>
          <w:lang w:eastAsia="zh-CN"/>
        </w:rPr>
        <w:t>Security consideration.</w:t>
      </w:r>
    </w:p>
    <w:p w14:paraId="67313251" w14:textId="77777777" w:rsidR="00A3347C" w:rsidRDefault="00141894">
      <w:pPr>
        <w:keepNext/>
        <w:keepLines/>
        <w:tabs>
          <w:tab w:val="left" w:pos="794"/>
          <w:tab w:val="left" w:pos="1191"/>
          <w:tab w:val="left" w:pos="1588"/>
          <w:tab w:val="left" w:pos="1985"/>
        </w:tabs>
        <w:overflowPunct w:val="0"/>
        <w:autoSpaceDE w:val="0"/>
        <w:autoSpaceDN w:val="0"/>
        <w:adjustRightInd w:val="0"/>
        <w:spacing w:before="360"/>
        <w:ind w:left="794" w:hanging="794"/>
        <w:jc w:val="both"/>
        <w:textAlignment w:val="baseline"/>
        <w:outlineLvl w:val="0"/>
        <w:rPr>
          <w:b/>
          <w:lang w:eastAsia="en-US"/>
        </w:rPr>
      </w:pPr>
      <w:bookmarkStart w:id="8" w:name="_Toc165997842"/>
      <w:r>
        <w:rPr>
          <w:b/>
          <w:lang w:eastAsia="en-US"/>
        </w:rPr>
        <w:t>2</w:t>
      </w:r>
      <w:r>
        <w:rPr>
          <w:b/>
          <w:lang w:eastAsia="en-US"/>
        </w:rPr>
        <w:tab/>
        <w:t>References</w:t>
      </w:r>
      <w:bookmarkEnd w:id="5"/>
      <w:bookmarkEnd w:id="6"/>
      <w:bookmarkEnd w:id="7"/>
      <w:bookmarkEnd w:id="8"/>
    </w:p>
    <w:p w14:paraId="65643FD7" w14:textId="77777777" w:rsidR="00A3347C" w:rsidRDefault="00141894">
      <w:pPr>
        <w:tabs>
          <w:tab w:val="left" w:pos="794"/>
          <w:tab w:val="left" w:pos="1191"/>
          <w:tab w:val="left" w:pos="1588"/>
          <w:tab w:val="left" w:pos="1985"/>
        </w:tabs>
        <w:overflowPunct w:val="0"/>
        <w:autoSpaceDE w:val="0"/>
        <w:autoSpaceDN w:val="0"/>
        <w:adjustRightInd w:val="0"/>
        <w:jc w:val="both"/>
        <w:textAlignment w:val="baseline"/>
        <w:rPr>
          <w:lang w:eastAsia="ko-KR"/>
        </w:rPr>
      </w:pPr>
      <w:r>
        <w:rPr>
          <w:lang w:eastAsia="en-US"/>
        </w:rP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51F202F5" w14:textId="77777777" w:rsidR="00A3347C" w:rsidRDefault="00141894">
      <w:pPr>
        <w:tabs>
          <w:tab w:val="left" w:pos="1985"/>
        </w:tabs>
        <w:overflowPunct w:val="0"/>
        <w:autoSpaceDE w:val="0"/>
        <w:autoSpaceDN w:val="0"/>
        <w:adjustRightInd w:val="0"/>
        <w:ind w:left="1985" w:hanging="1985"/>
        <w:jc w:val="both"/>
        <w:textAlignment w:val="baseline"/>
        <w:rPr>
          <w:lang w:eastAsia="en-US"/>
        </w:rPr>
      </w:pPr>
      <w:r>
        <w:rPr>
          <w:lang w:eastAsia="en-US"/>
        </w:rPr>
        <w:t xml:space="preserve">[ITU-T E.100] </w:t>
      </w:r>
      <w:r>
        <w:rPr>
          <w:lang w:eastAsia="en-US"/>
        </w:rPr>
        <w:tab/>
        <w:t>Recommendation ITU-T E.100 Supplement 1 (2019), Framework of disaster management for disaster relief systems.</w:t>
      </w:r>
    </w:p>
    <w:p w14:paraId="4C684167" w14:textId="77777777" w:rsidR="00A3347C" w:rsidRDefault="00141894">
      <w:pPr>
        <w:tabs>
          <w:tab w:val="left" w:pos="1985"/>
        </w:tabs>
        <w:overflowPunct w:val="0"/>
        <w:autoSpaceDE w:val="0"/>
        <w:autoSpaceDN w:val="0"/>
        <w:adjustRightInd w:val="0"/>
        <w:ind w:left="1985" w:hanging="1985"/>
        <w:jc w:val="both"/>
        <w:textAlignment w:val="baseline"/>
        <w:rPr>
          <w:lang w:eastAsia="en-US"/>
        </w:rPr>
      </w:pPr>
      <w:r>
        <w:rPr>
          <w:lang w:eastAsia="en-US"/>
        </w:rPr>
        <w:t xml:space="preserve">[ITU-T E.108] </w:t>
      </w:r>
      <w:r>
        <w:rPr>
          <w:lang w:eastAsia="en-US"/>
        </w:rPr>
        <w:tab/>
        <w:t>Recommendation ITU-T E.108 (2016), Requirement for a disaster relief mobile message service.</w:t>
      </w:r>
    </w:p>
    <w:p w14:paraId="56A1E26F" w14:textId="77777777" w:rsidR="00A3347C" w:rsidRDefault="00141894">
      <w:pPr>
        <w:tabs>
          <w:tab w:val="left" w:pos="1985"/>
        </w:tabs>
        <w:overflowPunct w:val="0"/>
        <w:autoSpaceDE w:val="0"/>
        <w:autoSpaceDN w:val="0"/>
        <w:adjustRightInd w:val="0"/>
        <w:ind w:left="1985" w:hanging="1985"/>
        <w:jc w:val="both"/>
        <w:textAlignment w:val="baseline"/>
        <w:rPr>
          <w:lang w:eastAsia="en-US"/>
        </w:rPr>
      </w:pPr>
      <w:r>
        <w:rPr>
          <w:lang w:eastAsia="en-US"/>
        </w:rPr>
        <w:t xml:space="preserve">[ITU-T E.119] </w:t>
      </w:r>
      <w:r>
        <w:rPr>
          <w:lang w:eastAsia="en-US"/>
        </w:rPr>
        <w:tab/>
        <w:t>Recommendation ITU-T E.119 (2017), Requirement for safety confirmation and broadcast message service for disaster relief.</w:t>
      </w:r>
    </w:p>
    <w:p w14:paraId="1B78AA3F" w14:textId="77777777" w:rsidR="00A3347C" w:rsidRDefault="00141894">
      <w:pPr>
        <w:tabs>
          <w:tab w:val="left" w:pos="1985"/>
        </w:tabs>
        <w:overflowPunct w:val="0"/>
        <w:autoSpaceDE w:val="0"/>
        <w:autoSpaceDN w:val="0"/>
        <w:adjustRightInd w:val="0"/>
        <w:ind w:left="1985" w:hanging="1985"/>
        <w:jc w:val="both"/>
        <w:textAlignment w:val="baseline"/>
        <w:rPr>
          <w:lang w:eastAsia="en-US"/>
        </w:rPr>
      </w:pPr>
      <w:r>
        <w:rPr>
          <w:lang w:eastAsia="en-US"/>
        </w:rPr>
        <w:t xml:space="preserve">[3GPP TS 23.041] </w:t>
      </w:r>
      <w:r>
        <w:rPr>
          <w:lang w:eastAsia="en-US"/>
        </w:rPr>
        <w:tab/>
        <w:t>Technical Specification 3GPP TS 23.041 V13.3.0 (2016), 3rd Generation Partnership Project: Technical Specification Group Core Network and Terminals; Technical realization of Cell Broadcast Service (CBS) (Release 13).</w:t>
      </w:r>
    </w:p>
    <w:p w14:paraId="7F27F844" w14:textId="77777777" w:rsidR="00A3347C" w:rsidRDefault="00141894">
      <w:pPr>
        <w:tabs>
          <w:tab w:val="left" w:pos="1985"/>
        </w:tabs>
        <w:overflowPunct w:val="0"/>
        <w:autoSpaceDE w:val="0"/>
        <w:autoSpaceDN w:val="0"/>
        <w:adjustRightInd w:val="0"/>
        <w:ind w:left="1985" w:hanging="1985"/>
        <w:jc w:val="both"/>
        <w:textAlignment w:val="baseline"/>
        <w:rPr>
          <w:lang w:eastAsia="en-US"/>
        </w:rPr>
      </w:pPr>
      <w:r>
        <w:rPr>
          <w:lang w:eastAsia="en-US"/>
        </w:rPr>
        <w:t>[ETSI TS 103 625]</w:t>
      </w:r>
      <w:r>
        <w:rPr>
          <w:lang w:eastAsia="en-US"/>
        </w:rPr>
        <w:tab/>
        <w:t>Technical Specification ETSI TS 103 625 V1.2.1 (2012) Emergency Communications (EMTEL): Transporting Handset Location to PSAPs for Emergency Calls - Advanced Mobile Location</w:t>
      </w:r>
    </w:p>
    <w:p w14:paraId="3B6C508C" w14:textId="77777777" w:rsidR="00A3347C" w:rsidRDefault="00141894">
      <w:pPr>
        <w:tabs>
          <w:tab w:val="left" w:pos="1985"/>
        </w:tabs>
        <w:overflowPunct w:val="0"/>
        <w:autoSpaceDE w:val="0"/>
        <w:autoSpaceDN w:val="0"/>
        <w:adjustRightInd w:val="0"/>
        <w:ind w:left="1985" w:hanging="1985"/>
        <w:jc w:val="both"/>
        <w:textAlignment w:val="baseline"/>
        <w:rPr>
          <w:ins w:id="9" w:author="Arjun Singh" w:date="2025-02-20T09:59:00Z"/>
          <w:lang w:eastAsia="en-US"/>
        </w:rPr>
      </w:pPr>
      <w:r>
        <w:rPr>
          <w:lang w:eastAsia="en-US"/>
        </w:rPr>
        <w:t>[ETSI TS 102 900]</w:t>
      </w:r>
      <w:r>
        <w:rPr>
          <w:lang w:eastAsia="en-US"/>
        </w:rPr>
        <w:tab/>
        <w:t>Technical Specification ETSITS 102 900 V1.2.1 (2012) Emergency Communications (EMTEL): European Public Warning System (EU-ALERT) using the Cell Broadcast Service</w:t>
      </w:r>
    </w:p>
    <w:p w14:paraId="455AF0D6" w14:textId="77777777" w:rsidR="00A3347C" w:rsidRDefault="00141894">
      <w:pPr>
        <w:tabs>
          <w:tab w:val="left" w:pos="1985"/>
        </w:tabs>
        <w:overflowPunct w:val="0"/>
        <w:autoSpaceDE w:val="0"/>
        <w:autoSpaceDN w:val="0"/>
        <w:adjustRightInd w:val="0"/>
        <w:ind w:left="1985" w:hanging="1985"/>
        <w:jc w:val="both"/>
        <w:textAlignment w:val="baseline"/>
        <w:rPr>
          <w:ins w:id="10" w:author="Arjun Singh" w:date="2025-02-20T10:00:00Z"/>
          <w:lang w:eastAsia="en-US"/>
        </w:rPr>
      </w:pPr>
      <w:ins w:id="11" w:author="Arjun Singh" w:date="2025-02-20T10:00:00Z">
        <w:r>
          <w:rPr>
            <w:lang w:eastAsia="en-US"/>
          </w:rPr>
          <w:t>[ETSI TS 102 182]</w:t>
        </w:r>
        <w:r>
          <w:rPr>
            <w:lang w:eastAsia="en-US"/>
          </w:rPr>
          <w:tab/>
          <w:t>ETSI TS 102 182: Emergency Communications (EMTEL); Requirements for communications from authorities/organizations to individuals, groups or the general public during emergencies.</w:t>
        </w:r>
      </w:ins>
    </w:p>
    <w:p w14:paraId="4CD623BF" w14:textId="77777777" w:rsidR="00A3347C" w:rsidRDefault="00A3347C">
      <w:pPr>
        <w:tabs>
          <w:tab w:val="left" w:pos="1985"/>
        </w:tabs>
        <w:overflowPunct w:val="0"/>
        <w:autoSpaceDE w:val="0"/>
        <w:autoSpaceDN w:val="0"/>
        <w:adjustRightInd w:val="0"/>
        <w:ind w:left="1985" w:hanging="1985"/>
        <w:jc w:val="both"/>
        <w:textAlignment w:val="baseline"/>
        <w:rPr>
          <w:lang w:eastAsia="en-US"/>
        </w:rPr>
      </w:pPr>
    </w:p>
    <w:p w14:paraId="4E2646B4" w14:textId="77777777" w:rsidR="00A3347C" w:rsidRDefault="00A3347C">
      <w:pPr>
        <w:tabs>
          <w:tab w:val="left" w:pos="1985"/>
        </w:tabs>
        <w:overflowPunct w:val="0"/>
        <w:autoSpaceDE w:val="0"/>
        <w:autoSpaceDN w:val="0"/>
        <w:adjustRightInd w:val="0"/>
        <w:ind w:left="1985" w:hanging="1985"/>
        <w:jc w:val="both"/>
        <w:textAlignment w:val="baseline"/>
        <w:rPr>
          <w:lang w:eastAsia="en-US"/>
        </w:rPr>
      </w:pPr>
    </w:p>
    <w:p w14:paraId="2D734BF2" w14:textId="77777777" w:rsidR="00A3347C" w:rsidRDefault="00141894">
      <w:pPr>
        <w:keepNext/>
        <w:keepLines/>
        <w:tabs>
          <w:tab w:val="left" w:pos="794"/>
          <w:tab w:val="left" w:pos="1191"/>
          <w:tab w:val="left" w:pos="1588"/>
          <w:tab w:val="left" w:pos="1985"/>
        </w:tabs>
        <w:overflowPunct w:val="0"/>
        <w:autoSpaceDE w:val="0"/>
        <w:autoSpaceDN w:val="0"/>
        <w:adjustRightInd w:val="0"/>
        <w:spacing w:before="360"/>
        <w:ind w:left="794" w:hanging="794"/>
        <w:jc w:val="both"/>
        <w:textAlignment w:val="baseline"/>
        <w:outlineLvl w:val="0"/>
        <w:rPr>
          <w:b/>
          <w:lang w:eastAsia="en-US"/>
        </w:rPr>
      </w:pPr>
      <w:bookmarkStart w:id="12" w:name="_Toc165997843"/>
      <w:bookmarkStart w:id="13" w:name="_Toc121841962"/>
      <w:bookmarkStart w:id="14" w:name="_Toc108440587"/>
      <w:bookmarkStart w:id="15" w:name="_Toc117689195"/>
      <w:r>
        <w:rPr>
          <w:b/>
          <w:lang w:eastAsia="en-US"/>
        </w:rPr>
        <w:lastRenderedPageBreak/>
        <w:t>3</w:t>
      </w:r>
      <w:r>
        <w:rPr>
          <w:b/>
          <w:lang w:eastAsia="en-US"/>
        </w:rPr>
        <w:tab/>
        <w:t>Definitions</w:t>
      </w:r>
      <w:bookmarkEnd w:id="12"/>
      <w:bookmarkEnd w:id="13"/>
      <w:bookmarkEnd w:id="14"/>
      <w:bookmarkEnd w:id="15"/>
    </w:p>
    <w:p w14:paraId="3B35539D" w14:textId="77777777" w:rsidR="00A3347C" w:rsidRDefault="00141894">
      <w:pPr>
        <w:keepNext/>
        <w:keepLines/>
        <w:tabs>
          <w:tab w:val="left" w:pos="794"/>
          <w:tab w:val="left" w:pos="1191"/>
          <w:tab w:val="left" w:pos="1588"/>
          <w:tab w:val="left" w:pos="1985"/>
        </w:tabs>
        <w:overflowPunct w:val="0"/>
        <w:autoSpaceDE w:val="0"/>
        <w:autoSpaceDN w:val="0"/>
        <w:adjustRightInd w:val="0"/>
        <w:spacing w:before="240"/>
        <w:ind w:left="794" w:hanging="794"/>
        <w:jc w:val="both"/>
        <w:textAlignment w:val="baseline"/>
        <w:outlineLvl w:val="1"/>
        <w:rPr>
          <w:b/>
          <w:lang w:eastAsia="en-US"/>
        </w:rPr>
      </w:pPr>
      <w:bookmarkStart w:id="16" w:name="_Toc121841963"/>
      <w:bookmarkStart w:id="17" w:name="_Toc117689196"/>
      <w:bookmarkStart w:id="18" w:name="_Toc165997844"/>
      <w:bookmarkStart w:id="19" w:name="_Toc108440588"/>
      <w:r>
        <w:rPr>
          <w:b/>
          <w:lang w:eastAsia="en-US"/>
        </w:rPr>
        <w:t>3.1</w:t>
      </w:r>
      <w:r>
        <w:rPr>
          <w:b/>
          <w:lang w:eastAsia="en-US"/>
        </w:rPr>
        <w:tab/>
        <w:t>Terms defined elsewhere</w:t>
      </w:r>
      <w:bookmarkEnd w:id="16"/>
      <w:bookmarkEnd w:id="17"/>
      <w:bookmarkEnd w:id="18"/>
      <w:bookmarkEnd w:id="19"/>
    </w:p>
    <w:p w14:paraId="07D57991" w14:textId="77777777" w:rsidR="00A3347C" w:rsidRDefault="00141894">
      <w:pPr>
        <w:tabs>
          <w:tab w:val="left" w:pos="794"/>
          <w:tab w:val="left" w:pos="1191"/>
          <w:tab w:val="left" w:pos="1588"/>
          <w:tab w:val="left" w:pos="1985"/>
        </w:tabs>
        <w:overflowPunct w:val="0"/>
        <w:autoSpaceDE w:val="0"/>
        <w:autoSpaceDN w:val="0"/>
        <w:adjustRightInd w:val="0"/>
        <w:jc w:val="both"/>
        <w:textAlignment w:val="baseline"/>
        <w:rPr>
          <w:lang w:eastAsia="en-US"/>
        </w:rPr>
      </w:pPr>
      <w:r>
        <w:rPr>
          <w:lang w:eastAsia="en-US"/>
        </w:rPr>
        <w:t>This Recommendation uses the following terms defined elsewhere:</w:t>
      </w:r>
    </w:p>
    <w:p w14:paraId="23A566C0" w14:textId="77777777" w:rsidR="00A3347C" w:rsidRDefault="00141894">
      <w:pPr>
        <w:tabs>
          <w:tab w:val="left" w:pos="794"/>
          <w:tab w:val="left" w:pos="1191"/>
          <w:tab w:val="left" w:pos="1588"/>
          <w:tab w:val="left" w:pos="1985"/>
        </w:tabs>
        <w:overflowPunct w:val="0"/>
        <w:autoSpaceDE w:val="0"/>
        <w:autoSpaceDN w:val="0"/>
        <w:adjustRightInd w:val="0"/>
        <w:jc w:val="both"/>
        <w:textAlignment w:val="baseline"/>
        <w:rPr>
          <w:rFonts w:eastAsia="Malgun Gothic"/>
          <w:lang w:eastAsia="ko-KR"/>
        </w:rPr>
      </w:pPr>
      <w:r>
        <w:rPr>
          <w:rFonts w:eastAsia="Malgun Gothic"/>
          <w:lang w:eastAsia="ko-KR"/>
        </w:rPr>
        <w:t>TBD</w:t>
      </w:r>
    </w:p>
    <w:p w14:paraId="1B639AA2" w14:textId="77777777" w:rsidR="00A3347C" w:rsidRDefault="00141894">
      <w:pPr>
        <w:keepNext/>
        <w:keepLines/>
        <w:tabs>
          <w:tab w:val="left" w:pos="794"/>
          <w:tab w:val="left" w:pos="1191"/>
          <w:tab w:val="left" w:pos="1588"/>
          <w:tab w:val="left" w:pos="1985"/>
        </w:tabs>
        <w:overflowPunct w:val="0"/>
        <w:autoSpaceDE w:val="0"/>
        <w:autoSpaceDN w:val="0"/>
        <w:adjustRightInd w:val="0"/>
        <w:spacing w:before="240"/>
        <w:ind w:left="794" w:hanging="794"/>
        <w:jc w:val="both"/>
        <w:textAlignment w:val="baseline"/>
        <w:outlineLvl w:val="1"/>
        <w:rPr>
          <w:b/>
          <w:lang w:eastAsia="en-US"/>
        </w:rPr>
      </w:pPr>
      <w:bookmarkStart w:id="20" w:name="_Toc165997845"/>
      <w:bookmarkStart w:id="21" w:name="_Toc108440589"/>
      <w:bookmarkStart w:id="22" w:name="_Toc117689197"/>
      <w:bookmarkStart w:id="23" w:name="_Toc121841964"/>
      <w:r>
        <w:rPr>
          <w:b/>
          <w:lang w:eastAsia="en-US"/>
        </w:rPr>
        <w:t>3.2</w:t>
      </w:r>
      <w:r>
        <w:rPr>
          <w:b/>
          <w:lang w:eastAsia="en-US"/>
        </w:rPr>
        <w:tab/>
        <w:t>Terms defined in this Recommendation</w:t>
      </w:r>
      <w:bookmarkEnd w:id="20"/>
      <w:bookmarkEnd w:id="21"/>
      <w:bookmarkEnd w:id="22"/>
      <w:bookmarkEnd w:id="23"/>
    </w:p>
    <w:p w14:paraId="57300C3F" w14:textId="77777777" w:rsidR="00A3347C" w:rsidRDefault="00141894">
      <w:pPr>
        <w:keepNext/>
        <w:keepLines/>
        <w:tabs>
          <w:tab w:val="left" w:pos="794"/>
          <w:tab w:val="left" w:pos="1191"/>
          <w:tab w:val="left" w:pos="1588"/>
          <w:tab w:val="left" w:pos="1985"/>
        </w:tabs>
        <w:overflowPunct w:val="0"/>
        <w:autoSpaceDE w:val="0"/>
        <w:autoSpaceDN w:val="0"/>
        <w:adjustRightInd w:val="0"/>
        <w:spacing w:before="240"/>
        <w:ind w:left="794" w:hanging="794"/>
        <w:jc w:val="both"/>
        <w:textAlignment w:val="baseline"/>
        <w:outlineLvl w:val="1"/>
        <w:rPr>
          <w:bCs/>
          <w:lang w:eastAsia="en-US"/>
        </w:rPr>
      </w:pPr>
      <w:bookmarkStart w:id="24" w:name="_Toc165997846"/>
      <w:r>
        <w:rPr>
          <w:bCs/>
          <w:lang w:eastAsia="en-US"/>
        </w:rPr>
        <w:t>This Recommendation defines the following terms:</w:t>
      </w:r>
      <w:bookmarkEnd w:id="24"/>
    </w:p>
    <w:p w14:paraId="6952AD18" w14:textId="77777777" w:rsidR="00A3347C" w:rsidRDefault="00141894">
      <w:pPr>
        <w:tabs>
          <w:tab w:val="left" w:pos="794"/>
          <w:tab w:val="left" w:pos="1191"/>
          <w:tab w:val="left" w:pos="1588"/>
          <w:tab w:val="left" w:pos="1985"/>
        </w:tabs>
        <w:overflowPunct w:val="0"/>
        <w:autoSpaceDE w:val="0"/>
        <w:autoSpaceDN w:val="0"/>
        <w:adjustRightInd w:val="0"/>
        <w:jc w:val="both"/>
        <w:textAlignment w:val="baseline"/>
      </w:pPr>
      <w:r>
        <w:rPr>
          <w:b/>
        </w:rPr>
        <w:t>3.2.1 Interactive emergency messaging –</w:t>
      </w:r>
      <w:r>
        <w:t xml:space="preserve"> Providing two-way messaging among targeted group of stakeholders for any emergency or in an ongoing crisis situation.</w:t>
      </w:r>
    </w:p>
    <w:p w14:paraId="23C75440" w14:textId="77777777" w:rsidR="00A3347C" w:rsidRDefault="00141894">
      <w:pPr>
        <w:keepNext/>
        <w:keepLines/>
        <w:tabs>
          <w:tab w:val="left" w:pos="794"/>
          <w:tab w:val="left" w:pos="1191"/>
          <w:tab w:val="left" w:pos="1588"/>
          <w:tab w:val="left" w:pos="1985"/>
        </w:tabs>
        <w:overflowPunct w:val="0"/>
        <w:autoSpaceDE w:val="0"/>
        <w:autoSpaceDN w:val="0"/>
        <w:adjustRightInd w:val="0"/>
        <w:spacing w:before="360"/>
        <w:ind w:left="794" w:hanging="794"/>
        <w:jc w:val="both"/>
        <w:textAlignment w:val="baseline"/>
        <w:outlineLvl w:val="0"/>
        <w:rPr>
          <w:b/>
          <w:lang w:eastAsia="en-US"/>
        </w:rPr>
      </w:pPr>
      <w:bookmarkStart w:id="25" w:name="_Toc165997847"/>
      <w:bookmarkStart w:id="26" w:name="_Toc117689198"/>
      <w:bookmarkStart w:id="27" w:name="_Toc121841965"/>
      <w:bookmarkStart w:id="28" w:name="_Toc108440590"/>
      <w:r>
        <w:rPr>
          <w:b/>
          <w:lang w:eastAsia="en-US"/>
        </w:rPr>
        <w:t>4</w:t>
      </w:r>
      <w:r>
        <w:rPr>
          <w:b/>
          <w:lang w:eastAsia="en-US"/>
        </w:rPr>
        <w:tab/>
        <w:t>Abbreviations and acronyms</w:t>
      </w:r>
      <w:bookmarkEnd w:id="25"/>
      <w:bookmarkEnd w:id="26"/>
      <w:bookmarkEnd w:id="27"/>
      <w:bookmarkEnd w:id="28"/>
    </w:p>
    <w:p w14:paraId="30F7EF9F" w14:textId="77777777" w:rsidR="00A3347C" w:rsidRDefault="00141894">
      <w:pPr>
        <w:tabs>
          <w:tab w:val="left" w:pos="794"/>
          <w:tab w:val="left" w:pos="1191"/>
          <w:tab w:val="left" w:pos="1588"/>
          <w:tab w:val="left" w:pos="1985"/>
        </w:tabs>
        <w:overflowPunct w:val="0"/>
        <w:autoSpaceDE w:val="0"/>
        <w:autoSpaceDN w:val="0"/>
        <w:adjustRightInd w:val="0"/>
        <w:jc w:val="both"/>
        <w:textAlignment w:val="baseline"/>
        <w:rPr>
          <w:lang w:eastAsia="en-US"/>
        </w:rPr>
      </w:pPr>
      <w:r>
        <w:rPr>
          <w:lang w:eastAsia="en-US"/>
        </w:rPr>
        <w:t>This Recommendation uses the following abbreviations and acronyms:</w:t>
      </w:r>
      <w:bookmarkStart w:id="29" w:name="_Toc117689199"/>
      <w:bookmarkStart w:id="30" w:name="_Toc108440591"/>
      <w:bookmarkStart w:id="31" w:name="_Toc121841966"/>
    </w:p>
    <w:p w14:paraId="32B06E78" w14:textId="77777777" w:rsidR="00A3347C" w:rsidRDefault="00141894">
      <w:pPr>
        <w:tabs>
          <w:tab w:val="left" w:pos="794"/>
          <w:tab w:val="left" w:pos="1191"/>
          <w:tab w:val="left" w:pos="1588"/>
          <w:tab w:val="left" w:pos="1985"/>
        </w:tabs>
        <w:overflowPunct w:val="0"/>
        <w:autoSpaceDE w:val="0"/>
        <w:autoSpaceDN w:val="0"/>
        <w:adjustRightInd w:val="0"/>
        <w:jc w:val="both"/>
        <w:textAlignment w:val="baseline"/>
        <w:rPr>
          <w:lang w:eastAsia="en-US"/>
        </w:rPr>
      </w:pPr>
      <w:r>
        <w:rPr>
          <w:lang w:eastAsia="en-US"/>
        </w:rPr>
        <w:t xml:space="preserve">CB </w:t>
      </w:r>
      <w:r>
        <w:rPr>
          <w:lang w:eastAsia="en-US"/>
        </w:rPr>
        <w:tab/>
        <w:t>Cell Broadcast</w:t>
      </w:r>
    </w:p>
    <w:p w14:paraId="358AC4EA" w14:textId="77777777" w:rsidR="00A3347C" w:rsidRDefault="00141894">
      <w:pPr>
        <w:tabs>
          <w:tab w:val="left" w:pos="794"/>
          <w:tab w:val="left" w:pos="1191"/>
          <w:tab w:val="left" w:pos="1588"/>
          <w:tab w:val="left" w:pos="1985"/>
        </w:tabs>
        <w:overflowPunct w:val="0"/>
        <w:autoSpaceDE w:val="0"/>
        <w:autoSpaceDN w:val="0"/>
        <w:adjustRightInd w:val="0"/>
        <w:jc w:val="both"/>
        <w:textAlignment w:val="baseline"/>
        <w:rPr>
          <w:lang w:eastAsia="en-US"/>
        </w:rPr>
      </w:pPr>
      <w:r>
        <w:rPr>
          <w:lang w:eastAsia="en-US"/>
        </w:rPr>
        <w:t xml:space="preserve">SMS </w:t>
      </w:r>
      <w:r>
        <w:rPr>
          <w:lang w:eastAsia="en-US"/>
        </w:rPr>
        <w:tab/>
        <w:t>Short Message Service</w:t>
      </w:r>
    </w:p>
    <w:p w14:paraId="27B11E40" w14:textId="77777777" w:rsidR="00A3347C" w:rsidRDefault="00141894">
      <w:pPr>
        <w:keepNext/>
        <w:keepLines/>
        <w:tabs>
          <w:tab w:val="left" w:pos="794"/>
          <w:tab w:val="left" w:pos="1191"/>
          <w:tab w:val="left" w:pos="1588"/>
          <w:tab w:val="left" w:pos="1985"/>
        </w:tabs>
        <w:overflowPunct w:val="0"/>
        <w:autoSpaceDE w:val="0"/>
        <w:autoSpaceDN w:val="0"/>
        <w:adjustRightInd w:val="0"/>
        <w:spacing w:before="360"/>
        <w:ind w:left="794" w:hanging="794"/>
        <w:jc w:val="both"/>
        <w:textAlignment w:val="baseline"/>
        <w:outlineLvl w:val="0"/>
        <w:rPr>
          <w:b/>
          <w:lang w:eastAsia="en-US"/>
        </w:rPr>
      </w:pPr>
      <w:bookmarkStart w:id="32" w:name="_Toc165997848"/>
      <w:r>
        <w:rPr>
          <w:b/>
          <w:lang w:eastAsia="en-US"/>
        </w:rPr>
        <w:t>5</w:t>
      </w:r>
      <w:r>
        <w:rPr>
          <w:b/>
          <w:lang w:eastAsia="en-US"/>
        </w:rPr>
        <w:tab/>
        <w:t>Conventions</w:t>
      </w:r>
      <w:bookmarkEnd w:id="29"/>
      <w:bookmarkEnd w:id="30"/>
      <w:bookmarkEnd w:id="31"/>
      <w:bookmarkEnd w:id="32"/>
    </w:p>
    <w:p w14:paraId="50E23D8A" w14:textId="77777777" w:rsidR="00A3347C" w:rsidRDefault="00141894">
      <w:pPr>
        <w:jc w:val="both"/>
      </w:pPr>
      <w:bookmarkStart w:id="33" w:name="_Toc117689200"/>
      <w:bookmarkStart w:id="34" w:name="_Toc108440592"/>
      <w:bookmarkStart w:id="35" w:name="_Toc121841967"/>
      <w:r>
        <w:t>In this Recommendation:</w:t>
      </w:r>
    </w:p>
    <w:p w14:paraId="125FAB21" w14:textId="77777777" w:rsidR="00A3347C" w:rsidRDefault="00141894">
      <w:pPr>
        <w:jc w:val="both"/>
      </w:pPr>
      <w:r>
        <w:t>The keywords "is required to" indicate a requirement which must be strictly followed and from which no deviation is permitted, if conformance to this Recommendation is to be claimed.</w:t>
      </w:r>
    </w:p>
    <w:p w14:paraId="7B34DC37" w14:textId="77777777" w:rsidR="00A3347C" w:rsidRDefault="00141894">
      <w:pPr>
        <w:jc w:val="both"/>
      </w:pPr>
      <w:r>
        <w:t>The keywords "is recommended" indicate a requirement which is recommended but which is not absolutely required. Thus, this requirement need not be present to claim conformance.</w:t>
      </w:r>
    </w:p>
    <w:p w14:paraId="35F111E8" w14:textId="77777777" w:rsidR="00A3347C" w:rsidRDefault="00141894">
      <w:pPr>
        <w:jc w:val="both"/>
      </w:pPr>
      <w:r>
        <w:t>The keywords "can optionally" indicate an optional requirement which is permissible, without implying any sense of being recommended. This term is not intended to imply that the vendor's implementation must provide the option, and the feature can be optionally enabled by the network operator/service provider. Rather, it means the vendor may optionally provide the feature and still claim conformance with this Recommendation.</w:t>
      </w:r>
    </w:p>
    <w:p w14:paraId="7C48C8B8" w14:textId="77777777" w:rsidR="00A3347C" w:rsidRDefault="00141894">
      <w:pPr>
        <w:keepNext/>
        <w:keepLines/>
        <w:tabs>
          <w:tab w:val="left" w:pos="794"/>
          <w:tab w:val="left" w:pos="1191"/>
          <w:tab w:val="left" w:pos="1588"/>
          <w:tab w:val="left" w:pos="1985"/>
        </w:tabs>
        <w:overflowPunct w:val="0"/>
        <w:autoSpaceDE w:val="0"/>
        <w:autoSpaceDN w:val="0"/>
        <w:adjustRightInd w:val="0"/>
        <w:spacing w:before="360"/>
        <w:ind w:left="794" w:hanging="794"/>
        <w:jc w:val="both"/>
        <w:textAlignment w:val="baseline"/>
        <w:outlineLvl w:val="0"/>
        <w:rPr>
          <w:rFonts w:eastAsia="Times New Roman"/>
          <w:b/>
          <w:lang w:eastAsia="en-US"/>
        </w:rPr>
      </w:pPr>
      <w:bookmarkStart w:id="36" w:name="_Toc157962071"/>
      <w:bookmarkStart w:id="37" w:name="_Toc165997849"/>
      <w:bookmarkStart w:id="38" w:name="_Toc77004570"/>
      <w:bookmarkEnd w:id="33"/>
      <w:bookmarkEnd w:id="34"/>
      <w:bookmarkEnd w:id="35"/>
      <w:r>
        <w:rPr>
          <w:b/>
          <w:lang w:eastAsia="en-US"/>
        </w:rPr>
        <w:t>6.</w:t>
      </w:r>
      <w:r>
        <w:rPr>
          <w:b/>
          <w:lang w:eastAsia="en-US"/>
        </w:rPr>
        <w:tab/>
      </w:r>
      <w:r>
        <w:rPr>
          <w:rFonts w:eastAsia="Times New Roman"/>
          <w:b/>
          <w:lang w:eastAsia="en-US"/>
        </w:rPr>
        <w:t>Overview</w:t>
      </w:r>
      <w:bookmarkEnd w:id="36"/>
      <w:bookmarkEnd w:id="37"/>
      <w:bookmarkEnd w:id="38"/>
    </w:p>
    <w:p w14:paraId="0F493A13" w14:textId="77777777" w:rsidR="00A3347C" w:rsidRDefault="00141894">
      <w:pPr>
        <w:jc w:val="both"/>
      </w:pPr>
      <w:r>
        <w:rPr>
          <w:color w:val="000000" w:themeColor="text1"/>
          <w:lang w:eastAsia="zh-CN"/>
        </w:rPr>
        <w:t xml:space="preserve">Today in the era of rapid technology development, it is essential that technology is to be utilized effectively for the betterment of people and facilitate them to take informed decision. In past few decades, the telecom has played a crucial role for providing emergency information, </w:t>
      </w:r>
      <w:r>
        <w:t xml:space="preserve">mobile terminal being the key receiver because people always carry it with them and the penetration ratio of telecom is higher than that of any other communication medium. </w:t>
      </w:r>
    </w:p>
    <w:p w14:paraId="0745AEDE" w14:textId="77777777" w:rsidR="00A3347C" w:rsidRDefault="00141894">
      <w:pPr>
        <w:jc w:val="both"/>
      </w:pPr>
      <w:r>
        <w:t xml:space="preserve">The speed and accuracy of conveying information is crucial for the protection of people to give them sufficient time for preparation in emergency or an ongoing crisis situation. </w:t>
      </w:r>
      <w:r>
        <w:rPr>
          <w:color w:val="000000" w:themeColor="text1"/>
          <w:lang w:eastAsia="zh-CN"/>
        </w:rPr>
        <w:t xml:space="preserve">Currently, </w:t>
      </w:r>
      <w:r>
        <w:rPr>
          <w:lang w:eastAsia="zh-CN"/>
        </w:rPr>
        <w:t>SMS based or CB based</w:t>
      </w:r>
      <w:r>
        <w:rPr>
          <w:color w:val="000000" w:themeColor="text1"/>
          <w:lang w:eastAsia="zh-CN"/>
        </w:rPr>
        <w:t xml:space="preserve"> telecom technologies are in use for dissemination of information especially in emergency situation</w:t>
      </w:r>
      <w:r>
        <w:rPr>
          <w:lang w:eastAsia="zh-CN"/>
        </w:rPr>
        <w:t xml:space="preserve">. CB based technology is widely used technology as it </w:t>
      </w:r>
      <w:r>
        <w:t xml:space="preserve">is a network congestion independent broadcast messaging service that holds an upper hand in low latency dissemination which enables it to reach a large number of people in near real-time and thereby saving lives and livelihoods.  Figure 6.1 shows the block diagram of CB technology. </w:t>
      </w:r>
    </w:p>
    <w:p w14:paraId="17522476" w14:textId="77777777" w:rsidR="00A3347C" w:rsidRDefault="00A3347C">
      <w:pPr>
        <w:pStyle w:val="Default"/>
        <w:spacing w:before="120"/>
        <w:jc w:val="both"/>
        <w:rPr>
          <w:rFonts w:ascii="Times New Roman" w:hAnsi="Times New Roman" w:cs="Times New Roman"/>
          <w:color w:val="auto"/>
        </w:rPr>
      </w:pPr>
    </w:p>
    <w:p w14:paraId="454D83FB" w14:textId="77777777" w:rsidR="00A3347C" w:rsidRDefault="00141894">
      <w:pPr>
        <w:pStyle w:val="Default"/>
        <w:spacing w:before="120"/>
        <w:jc w:val="center"/>
        <w:rPr>
          <w:rFonts w:ascii="Times New Roman" w:hAnsi="Times New Roman" w:cs="Times New Roman"/>
          <w:color w:val="auto"/>
        </w:rPr>
      </w:pPr>
      <w:r>
        <w:rPr>
          <w:rFonts w:ascii="Times New Roman" w:hAnsi="Times New Roman" w:cs="Times New Roman"/>
          <w:noProof/>
          <w:lang w:val="en-US" w:eastAsia="en-US" w:bidi="hi-IN"/>
        </w:rPr>
        <w:lastRenderedPageBreak/>
        <w:drawing>
          <wp:inline distT="0" distB="0" distL="0" distR="0" wp14:anchorId="241D7CCB" wp14:editId="1A49412E">
            <wp:extent cx="5334000" cy="2733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400028" cy="2767514"/>
                    </a:xfrm>
                    <a:prstGeom prst="rect">
                      <a:avLst/>
                    </a:prstGeom>
                  </pic:spPr>
                </pic:pic>
              </a:graphicData>
            </a:graphic>
          </wp:inline>
        </w:drawing>
      </w:r>
    </w:p>
    <w:p w14:paraId="49CD081A" w14:textId="77777777" w:rsidR="00A3347C" w:rsidRDefault="00141894">
      <w:pPr>
        <w:pStyle w:val="Default"/>
        <w:jc w:val="center"/>
        <w:rPr>
          <w:rFonts w:ascii="Times New Roman" w:hAnsi="Times New Roman" w:cs="Times New Roman"/>
          <w:b/>
          <w:color w:val="auto"/>
        </w:rPr>
      </w:pPr>
      <w:r>
        <w:rPr>
          <w:rFonts w:ascii="Times New Roman" w:hAnsi="Times New Roman" w:cs="Times New Roman"/>
          <w:b/>
          <w:color w:val="auto"/>
        </w:rPr>
        <w:t>Figure 6.1</w:t>
      </w:r>
    </w:p>
    <w:p w14:paraId="59BCB811" w14:textId="77777777" w:rsidR="00A3347C" w:rsidRDefault="00A3347C">
      <w:pPr>
        <w:pStyle w:val="Default"/>
        <w:jc w:val="both"/>
        <w:rPr>
          <w:rFonts w:ascii="Times New Roman" w:hAnsi="Times New Roman" w:cs="Times New Roman"/>
        </w:rPr>
      </w:pPr>
    </w:p>
    <w:p w14:paraId="37EE5039" w14:textId="77777777" w:rsidR="00A3347C" w:rsidRDefault="00141894">
      <w:pPr>
        <w:pStyle w:val="Default"/>
        <w:jc w:val="both"/>
        <w:rPr>
          <w:rFonts w:ascii="Times New Roman" w:hAnsi="Times New Roman" w:cs="Times New Roman"/>
        </w:rPr>
      </w:pPr>
      <w:r>
        <w:rPr>
          <w:rFonts w:ascii="Times New Roman" w:hAnsi="Times New Roman" w:cs="Times New Roman"/>
        </w:rPr>
        <w:t>However, there is no provision in CB for collecting information on the acknowledgement of message delivery to mobile handsets and it is not supportive for image and video transmission to provide effective alerting, especially for disabled or illiterate population.  Further, there does not exist any provision to have a closed group communication.</w:t>
      </w:r>
    </w:p>
    <w:p w14:paraId="4C8871B3" w14:textId="77777777" w:rsidR="00A3347C" w:rsidRDefault="00141894">
      <w:pPr>
        <w:jc w:val="both"/>
        <w:rPr>
          <w:lang w:eastAsia="zh-CN"/>
        </w:rPr>
      </w:pPr>
      <w:r>
        <w:t>Apart from CB technology, there are some other emergency technologies used for their distinct purposes such as emergency call facility (Dial 112), SMS based disaster message dissemination, Public safety network but all these have their own limitations</w:t>
      </w:r>
      <w:r>
        <w:rPr>
          <w:lang w:eastAsia="zh-CN"/>
        </w:rPr>
        <w:t xml:space="preserve">. </w:t>
      </w:r>
    </w:p>
    <w:p w14:paraId="297EB573" w14:textId="77777777" w:rsidR="00A3347C" w:rsidRDefault="00141894">
      <w:pPr>
        <w:jc w:val="both"/>
        <w:rPr>
          <w:lang w:eastAsia="zh-CN"/>
        </w:rPr>
      </w:pPr>
      <w:r>
        <w:rPr>
          <w:lang w:eastAsia="zh-CN"/>
        </w:rPr>
        <w:t>Figure 6.2 shows the exiting emergency telecommunications technologies available and their limitations and overall challenges.</w:t>
      </w:r>
    </w:p>
    <w:p w14:paraId="7D03B2F2" w14:textId="77777777" w:rsidR="00A3347C" w:rsidRDefault="00141894">
      <w:pPr>
        <w:spacing w:before="0"/>
        <w:jc w:val="both"/>
        <w:rPr>
          <w:lang w:eastAsia="zh-CN"/>
        </w:rPr>
      </w:pPr>
      <w:r>
        <w:rPr>
          <w:noProof/>
          <w:lang w:eastAsia="en-US" w:bidi="hi-IN"/>
        </w:rPr>
        <w:drawing>
          <wp:inline distT="0" distB="0" distL="0" distR="0" wp14:anchorId="0756357D" wp14:editId="114EC398">
            <wp:extent cx="6119495" cy="3790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6128008" cy="3796102"/>
                    </a:xfrm>
                    <a:prstGeom prst="rect">
                      <a:avLst/>
                    </a:prstGeom>
                  </pic:spPr>
                </pic:pic>
              </a:graphicData>
            </a:graphic>
          </wp:inline>
        </w:drawing>
      </w:r>
    </w:p>
    <w:p w14:paraId="11F4FAA2" w14:textId="77777777" w:rsidR="00A3347C" w:rsidRDefault="00141894">
      <w:pPr>
        <w:spacing w:before="0"/>
        <w:jc w:val="center"/>
        <w:rPr>
          <w:b/>
          <w:lang w:eastAsia="zh-CN"/>
        </w:rPr>
      </w:pPr>
      <w:r>
        <w:rPr>
          <w:b/>
          <w:lang w:eastAsia="zh-CN"/>
        </w:rPr>
        <w:t>Figure 6.2</w:t>
      </w:r>
    </w:p>
    <w:p w14:paraId="7E3FD11F" w14:textId="77777777" w:rsidR="00A3347C" w:rsidRDefault="00141894">
      <w:pPr>
        <w:spacing w:before="0"/>
        <w:jc w:val="both"/>
      </w:pPr>
      <w:r>
        <w:rPr>
          <w:lang w:eastAsia="zh-CN"/>
        </w:rPr>
        <w:lastRenderedPageBreak/>
        <w:t>The most of components of existing emergency messaging</w:t>
      </w:r>
      <w:r>
        <w:rPr>
          <w:color w:val="FF0000"/>
          <w:lang w:eastAsia="zh-CN"/>
        </w:rPr>
        <w:t xml:space="preserve"> </w:t>
      </w:r>
      <w:r>
        <w:rPr>
          <w:lang w:eastAsia="zh-CN"/>
        </w:rPr>
        <w:t xml:space="preserve">framework is in silos and have issue of interoperability among them due to which </w:t>
      </w:r>
      <w:r>
        <w:t xml:space="preserve">many crucial aspects of emergency messaging are missing in the signalling protocols.  </w:t>
      </w:r>
    </w:p>
    <w:p w14:paraId="71467BE8" w14:textId="77777777" w:rsidR="00A3347C" w:rsidRDefault="00A3347C">
      <w:pPr>
        <w:spacing w:before="0"/>
        <w:jc w:val="both"/>
      </w:pPr>
    </w:p>
    <w:p w14:paraId="380C77FB" w14:textId="77777777" w:rsidR="00A3347C" w:rsidRDefault="00141894">
      <w:pPr>
        <w:jc w:val="both"/>
      </w:pPr>
      <w:r>
        <w:t>Hence, there is a need to converge and define reference interface architecture and signalling requirements required for interactive emergency messaging through mobile network which addresses crucial aspects of emergency messaging at signaling level</w:t>
      </w:r>
      <w:r>
        <w:rPr>
          <w:lang w:eastAsia="en-US"/>
        </w:rPr>
        <w:t>.</w:t>
      </w:r>
    </w:p>
    <w:p w14:paraId="5163A609" w14:textId="77777777" w:rsidR="00A3347C" w:rsidRPr="002B09CD" w:rsidRDefault="00141894">
      <w:pPr>
        <w:keepNext/>
        <w:keepLines/>
        <w:tabs>
          <w:tab w:val="left" w:pos="794"/>
          <w:tab w:val="left" w:pos="1191"/>
          <w:tab w:val="left" w:pos="1588"/>
          <w:tab w:val="left" w:pos="1985"/>
        </w:tabs>
        <w:overflowPunct w:val="0"/>
        <w:autoSpaceDE w:val="0"/>
        <w:autoSpaceDN w:val="0"/>
        <w:adjustRightInd w:val="0"/>
        <w:spacing w:before="360"/>
        <w:ind w:left="794" w:hanging="794"/>
        <w:jc w:val="both"/>
        <w:textAlignment w:val="baseline"/>
        <w:outlineLvl w:val="0"/>
        <w:rPr>
          <w:rFonts w:eastAsia="Times New Roman"/>
          <w:b/>
          <w:lang w:eastAsia="en-US"/>
        </w:rPr>
      </w:pPr>
      <w:bookmarkStart w:id="39" w:name="_Toc165997850"/>
      <w:r>
        <w:rPr>
          <w:rFonts w:eastAsia="Times New Roman"/>
          <w:b/>
          <w:lang w:eastAsia="en-US"/>
        </w:rPr>
        <w:t>7.</w:t>
      </w:r>
      <w:r>
        <w:rPr>
          <w:rFonts w:eastAsia="Times New Roman"/>
          <w:b/>
          <w:lang w:eastAsia="en-US"/>
        </w:rPr>
        <w:tab/>
        <w:t>Requirements for interactive emergency messaging</w:t>
      </w:r>
      <w:bookmarkEnd w:id="39"/>
    </w:p>
    <w:p w14:paraId="76E5768A" w14:textId="77777777" w:rsidR="00A3347C" w:rsidRDefault="00141894" w:rsidP="002B09CD">
      <w:pPr>
        <w:pStyle w:val="ListParagraph"/>
        <w:numPr>
          <w:ilvl w:val="0"/>
          <w:numId w:val="2"/>
        </w:numPr>
        <w:jc w:val="both"/>
      </w:pPr>
      <w:del w:id="40" w:author="Arjun Singh" w:date="2025-02-20T10:03:00Z">
        <w:r w:rsidRPr="002B09CD">
          <w:rPr>
            <w:color w:val="000000" w:themeColor="text1"/>
            <w:lang w:eastAsia="zh-CN"/>
          </w:rPr>
          <w:delText>-</w:delText>
        </w:r>
        <w:r w:rsidRPr="002B09CD">
          <w:rPr>
            <w:color w:val="000000" w:themeColor="text1"/>
            <w:lang w:eastAsia="zh-CN"/>
          </w:rPr>
          <w:tab/>
        </w:r>
      </w:del>
      <w:ins w:id="41" w:author="Arjun Singh" w:date="2025-02-20T10:00:00Z">
        <w:r w:rsidRPr="002B09CD">
          <w:rPr>
            <w:color w:val="000000" w:themeColor="text1"/>
            <w:lang w:eastAsia="zh-CN"/>
          </w:rPr>
          <w:t xml:space="preserve">It is required that emergency message system shall have </w:t>
        </w:r>
      </w:ins>
      <w:del w:id="42" w:author="Arjun Singh" w:date="2025-02-20T10:01:00Z">
        <w:r w:rsidRPr="002B09CD">
          <w:rPr>
            <w:color w:val="000000" w:themeColor="text1"/>
            <w:lang w:eastAsia="zh-CN"/>
          </w:rPr>
          <w:delText>I</w:delText>
        </w:r>
      </w:del>
      <w:ins w:id="43" w:author="Arjun Singh" w:date="2025-02-20T10:01:00Z">
        <w:r w:rsidRPr="002B09CD">
          <w:rPr>
            <w:color w:val="000000" w:themeColor="text1"/>
            <w:lang w:eastAsia="zh-CN"/>
          </w:rPr>
          <w:t>i</w:t>
        </w:r>
      </w:ins>
      <w:r>
        <w:t>nteroperable interfaces with existing protocols.</w:t>
      </w:r>
    </w:p>
    <w:p w14:paraId="5C019314" w14:textId="77777777" w:rsidR="00A3347C" w:rsidRDefault="00141894" w:rsidP="002B09CD">
      <w:pPr>
        <w:pStyle w:val="ListParagraph"/>
        <w:numPr>
          <w:ilvl w:val="0"/>
          <w:numId w:val="2"/>
        </w:numPr>
        <w:jc w:val="both"/>
      </w:pPr>
      <w:del w:id="44" w:author="Arjun Singh" w:date="2025-02-20T10:03:00Z">
        <w:r>
          <w:delText>-</w:delText>
        </w:r>
        <w:r>
          <w:tab/>
        </w:r>
      </w:del>
      <w:ins w:id="45" w:author="Arjun Singh" w:date="2025-02-20T10:01:00Z">
        <w:r>
          <w:t xml:space="preserve">It is recommended that </w:t>
        </w:r>
      </w:ins>
      <w:del w:id="46" w:author="Arjun Singh" w:date="2025-02-20T10:01:00Z">
        <w:r w:rsidRPr="002B09CD">
          <w:rPr>
            <w:color w:val="000000" w:themeColor="text1"/>
            <w:lang w:eastAsia="zh-CN"/>
          </w:rPr>
          <w:delText>I</w:delText>
        </w:r>
      </w:del>
      <w:ins w:id="47" w:author="Arjun Singh" w:date="2025-02-20T10:01:00Z">
        <w:r w:rsidRPr="002B09CD">
          <w:rPr>
            <w:color w:val="000000" w:themeColor="text1"/>
            <w:lang w:eastAsia="zh-CN"/>
          </w:rPr>
          <w:t>i</w:t>
        </w:r>
      </w:ins>
      <w:r w:rsidRPr="002B09CD">
        <w:rPr>
          <w:color w:val="000000" w:themeColor="text1"/>
          <w:lang w:eastAsia="zh-CN"/>
        </w:rPr>
        <w:t xml:space="preserve">nteractive emergency messaging </w:t>
      </w:r>
      <w:ins w:id="48" w:author="Arjun Singh" w:date="2025-02-20T10:01:00Z">
        <w:r w:rsidRPr="002B09CD">
          <w:rPr>
            <w:color w:val="000000" w:themeColor="text1"/>
            <w:lang w:eastAsia="zh-CN"/>
          </w:rPr>
          <w:t xml:space="preserve">can be provided </w:t>
        </w:r>
      </w:ins>
      <w:r w:rsidRPr="002B09CD">
        <w:rPr>
          <w:color w:val="000000" w:themeColor="text1"/>
          <w:lang w:eastAsia="zh-CN"/>
        </w:rPr>
        <w:t>either through specific code or emergency number.</w:t>
      </w:r>
    </w:p>
    <w:p w14:paraId="4374455A" w14:textId="77777777" w:rsidR="00A3347C" w:rsidRDefault="00141894">
      <w:pPr>
        <w:pStyle w:val="ListParagraph"/>
        <w:numPr>
          <w:ilvl w:val="0"/>
          <w:numId w:val="2"/>
        </w:numPr>
        <w:jc w:val="both"/>
        <w:rPr>
          <w:ins w:id="49" w:author="Arjun Singh" w:date="2025-02-20T10:03:00Z"/>
        </w:rPr>
      </w:pPr>
      <w:del w:id="50" w:author="Arjun Singh" w:date="2025-02-20T10:03:00Z">
        <w:r>
          <w:delText>-</w:delText>
        </w:r>
        <w:r>
          <w:tab/>
        </w:r>
      </w:del>
      <w:ins w:id="51" w:author="Arjun Singh" w:date="2025-02-20T10:01:00Z">
        <w:r>
          <w:t xml:space="preserve">It is required that it should have the </w:t>
        </w:r>
      </w:ins>
      <w:del w:id="52" w:author="Arjun Singh" w:date="2025-02-20T10:01:00Z">
        <w:r>
          <w:delText>S</w:delText>
        </w:r>
      </w:del>
      <w:ins w:id="53" w:author="Arjun Singh" w:date="2025-02-20T10:01:00Z">
        <w:r>
          <w:t>s</w:t>
        </w:r>
      </w:ins>
      <w:r>
        <w:t xml:space="preserve">upport of emergency messaging </w:t>
      </w:r>
      <w:r>
        <w:rPr>
          <w:lang w:eastAsia="en-US"/>
        </w:rPr>
        <w:t xml:space="preserve">including but not limited to Emergency alert, Alert acknowledgement, Alert Coverage Feedback, Request for assistance from UE, Response to assistance, Fetch UE location, Event basis alert to UE, Close group </w:t>
      </w:r>
      <w:r>
        <w:rPr>
          <w:lang w:eastAsia="zh-CN"/>
        </w:rPr>
        <w:t>messaging</w:t>
      </w:r>
      <w:r>
        <w:rPr>
          <w:lang w:eastAsia="en-US"/>
        </w:rPr>
        <w:t>, Convey the ‘SAFE’ status, Convey on ground situation, etc. with support of Image and video services</w:t>
      </w:r>
      <w:r>
        <w:t>.</w:t>
      </w:r>
    </w:p>
    <w:p w14:paraId="5E95546D" w14:textId="77777777" w:rsidR="00A3347C" w:rsidRDefault="00141894">
      <w:pPr>
        <w:pStyle w:val="ListParagraph"/>
        <w:numPr>
          <w:ilvl w:val="0"/>
          <w:numId w:val="2"/>
        </w:numPr>
        <w:jc w:val="both"/>
        <w:rPr>
          <w:ins w:id="54" w:author="Arjun Singh" w:date="2025-02-20T10:03:00Z"/>
        </w:rPr>
      </w:pPr>
      <w:ins w:id="55" w:author="Arjun Singh" w:date="2025-02-20T10:03:00Z">
        <w:r>
          <w:t>It is required that the emergency messages must be broadcast with minimal delays (i.e. low latency).</w:t>
        </w:r>
      </w:ins>
    </w:p>
    <w:p w14:paraId="21D4C56C" w14:textId="77777777" w:rsidR="00A3347C" w:rsidRDefault="00141894">
      <w:pPr>
        <w:pStyle w:val="ListParagraph"/>
        <w:numPr>
          <w:ilvl w:val="0"/>
          <w:numId w:val="2"/>
        </w:numPr>
        <w:jc w:val="both"/>
        <w:rPr>
          <w:ins w:id="56" w:author="Arjun Singh" w:date="2025-02-20T10:03:00Z"/>
        </w:rPr>
      </w:pPr>
      <w:ins w:id="57" w:author="Arjun Singh" w:date="2025-02-20T10:03:00Z">
        <w:r>
          <w:t xml:space="preserve">It is recommended that the emergency messages system should have the support of geo-fencing to ensure only users/devices in affected areas receive alerts. </w:t>
        </w:r>
      </w:ins>
    </w:p>
    <w:p w14:paraId="7AA68251" w14:textId="77777777" w:rsidR="00A3347C" w:rsidRDefault="00141894">
      <w:pPr>
        <w:pStyle w:val="ListParagraph"/>
        <w:numPr>
          <w:ilvl w:val="0"/>
          <w:numId w:val="2"/>
        </w:numPr>
        <w:jc w:val="both"/>
        <w:rPr>
          <w:ins w:id="58" w:author="Arjun Singh" w:date="2025-02-20T10:03:00Z"/>
        </w:rPr>
      </w:pPr>
      <w:ins w:id="59" w:author="Arjun Singh" w:date="2025-02-20T10:03:00Z">
        <w:r>
          <w:t xml:space="preserve">It is recommended that the emergency messages system must provide identification of the message originator/sender such as national/regional government authorities involved in disaster management/emergency communications. </w:t>
        </w:r>
      </w:ins>
    </w:p>
    <w:p w14:paraId="60E26592" w14:textId="77777777" w:rsidR="00A3347C" w:rsidRDefault="00141894">
      <w:pPr>
        <w:pStyle w:val="ListParagraph"/>
        <w:numPr>
          <w:ilvl w:val="0"/>
          <w:numId w:val="2"/>
        </w:numPr>
        <w:jc w:val="both"/>
        <w:rPr>
          <w:ins w:id="60" w:author="Arjun Singh" w:date="2025-02-20T10:03:00Z"/>
        </w:rPr>
      </w:pPr>
      <w:ins w:id="61" w:author="Arjun Singh" w:date="2025-02-20T09:56:00Z">
        <w:r>
          <w:rPr>
            <w:rFonts w:hint="eastAsia"/>
            <w:lang w:eastAsia="zh-CN"/>
          </w:rPr>
          <w:t>I</w:t>
        </w:r>
        <w:r>
          <w:rPr>
            <w:lang w:eastAsia="zh-CN"/>
          </w:rPr>
          <w:t xml:space="preserve">t is required </w:t>
        </w:r>
        <w:r>
          <w:rPr>
            <w:rFonts w:hint="eastAsia"/>
            <w:lang w:eastAsia="zh-CN"/>
          </w:rPr>
          <w:t xml:space="preserve">to support interactive emergency message </w:t>
        </w:r>
        <w:r>
          <w:rPr>
            <w:lang w:eastAsia="zh-CN"/>
          </w:rPr>
          <w:t>delivery</w:t>
        </w:r>
        <w:r>
          <w:rPr>
            <w:rFonts w:hint="eastAsia"/>
            <w:lang w:eastAsia="zh-CN"/>
          </w:rPr>
          <w:t xml:space="preserve"> to UE connected to mobile network via radio, </w:t>
        </w:r>
        <w:r>
          <w:rPr>
            <w:lang w:eastAsia="zh-CN"/>
          </w:rPr>
          <w:t>satellite</w:t>
        </w:r>
        <w:r>
          <w:rPr>
            <w:rFonts w:hint="eastAsia"/>
            <w:lang w:eastAsia="zh-CN"/>
          </w:rPr>
          <w:t xml:space="preserve"> or UAV (</w:t>
        </w:r>
        <w:r>
          <w:rPr>
            <w:lang w:eastAsia="zh-CN"/>
          </w:rPr>
          <w:t>Unmanned Aerial Vehicle</w:t>
        </w:r>
        <w:r>
          <w:rPr>
            <w:rFonts w:hint="eastAsia"/>
            <w:lang w:eastAsia="zh-CN"/>
          </w:rPr>
          <w:t>).</w:t>
        </w:r>
      </w:ins>
    </w:p>
    <w:p w14:paraId="685F6D86" w14:textId="77777777" w:rsidR="00A3347C" w:rsidRDefault="00141894">
      <w:pPr>
        <w:pStyle w:val="ListParagraph"/>
        <w:numPr>
          <w:ilvl w:val="0"/>
          <w:numId w:val="2"/>
        </w:numPr>
        <w:jc w:val="both"/>
        <w:rPr>
          <w:ins w:id="62" w:author="Arjun Singh" w:date="2025-02-20T10:04:00Z"/>
        </w:rPr>
      </w:pPr>
      <w:ins w:id="63" w:author="Arjun Singh" w:date="2025-02-20T09:56:00Z">
        <w:r>
          <w:rPr>
            <w:rFonts w:hint="eastAsia"/>
            <w:lang w:eastAsia="zh-CN"/>
          </w:rPr>
          <w:t>I</w:t>
        </w:r>
        <w:r>
          <w:rPr>
            <w:lang w:eastAsia="zh-CN"/>
          </w:rPr>
          <w:t xml:space="preserve">t is required </w:t>
        </w:r>
        <w:r>
          <w:rPr>
            <w:rFonts w:hint="eastAsia"/>
            <w:lang w:eastAsia="zh-CN"/>
          </w:rPr>
          <w:t xml:space="preserve">to support interactive message transmission </w:t>
        </w:r>
        <w:r>
          <w:rPr>
            <w:lang w:eastAsia="zh-CN"/>
          </w:rPr>
          <w:t xml:space="preserve">between </w:t>
        </w:r>
        <w:r>
          <w:rPr>
            <w:rFonts w:hint="eastAsia"/>
            <w:lang w:eastAsia="zh-CN"/>
          </w:rPr>
          <w:t>e</w:t>
        </w:r>
        <w:r>
          <w:rPr>
            <w:lang w:eastAsia="zh-CN"/>
          </w:rPr>
          <w:t xml:space="preserve">mergency message center and UE </w:t>
        </w:r>
        <w:r>
          <w:rPr>
            <w:rFonts w:hint="eastAsia"/>
            <w:lang w:eastAsia="zh-CN"/>
          </w:rPr>
          <w:t>including text, image, audio and video.</w:t>
        </w:r>
      </w:ins>
    </w:p>
    <w:p w14:paraId="2FF9A591" w14:textId="77777777" w:rsidR="00A3347C" w:rsidRDefault="00141894">
      <w:pPr>
        <w:pStyle w:val="ListParagraph"/>
        <w:numPr>
          <w:ilvl w:val="0"/>
          <w:numId w:val="2"/>
        </w:numPr>
        <w:jc w:val="both"/>
        <w:rPr>
          <w:ins w:id="64" w:author="Arjun Singh" w:date="2025-02-20T10:04:00Z"/>
        </w:rPr>
      </w:pPr>
      <w:ins w:id="65" w:author="Arjun Singh" w:date="2025-02-20T09:56:00Z">
        <w:r>
          <w:rPr>
            <w:rFonts w:hint="eastAsia"/>
            <w:lang w:eastAsia="zh-CN"/>
          </w:rPr>
          <w:t>I</w:t>
        </w:r>
        <w:r>
          <w:rPr>
            <w:lang w:eastAsia="zh-CN"/>
          </w:rPr>
          <w:t xml:space="preserve">t is required </w:t>
        </w:r>
        <w:r>
          <w:rPr>
            <w:rFonts w:hint="eastAsia"/>
            <w:lang w:eastAsia="zh-CN"/>
          </w:rPr>
          <w:t xml:space="preserve">to support interworking with </w:t>
        </w:r>
        <w:r>
          <w:rPr>
            <w:lang w:eastAsia="zh-CN"/>
          </w:rPr>
          <w:t>existing</w:t>
        </w:r>
        <w:r>
          <w:rPr>
            <w:rFonts w:hint="eastAsia"/>
            <w:lang w:eastAsia="zh-CN"/>
          </w:rPr>
          <w:t xml:space="preserve"> SMS </w:t>
        </w:r>
        <w:r>
          <w:rPr>
            <w:lang w:eastAsia="zh-CN"/>
          </w:rPr>
          <w:t>system</w:t>
        </w:r>
        <w:r>
          <w:rPr>
            <w:rFonts w:hint="eastAsia"/>
            <w:lang w:eastAsia="zh-CN"/>
          </w:rPr>
          <w:t xml:space="preserve"> such as IP SMS, NAS SMS or RCS (</w:t>
        </w:r>
        <w:r>
          <w:rPr>
            <w:lang w:eastAsia="zh-CN"/>
          </w:rPr>
          <w:t>Rich Communication Services</w:t>
        </w:r>
        <w:r>
          <w:rPr>
            <w:rFonts w:hint="eastAsia"/>
            <w:lang w:eastAsia="zh-CN"/>
          </w:rPr>
          <w:t>) etc</w:t>
        </w:r>
        <w:r>
          <w:rPr>
            <w:lang w:eastAsia="zh-CN"/>
          </w:rPr>
          <w:t>.</w:t>
        </w:r>
      </w:ins>
    </w:p>
    <w:p w14:paraId="17517722" w14:textId="77777777" w:rsidR="00A3347C" w:rsidRDefault="00141894">
      <w:pPr>
        <w:pStyle w:val="ListParagraph"/>
        <w:numPr>
          <w:ilvl w:val="0"/>
          <w:numId w:val="2"/>
        </w:numPr>
        <w:jc w:val="both"/>
        <w:rPr>
          <w:ins w:id="66" w:author="Arjun Singh" w:date="2025-02-20T10:04:00Z"/>
        </w:rPr>
      </w:pPr>
      <w:ins w:id="67" w:author="Arjun Singh" w:date="2025-02-20T09:56:00Z">
        <w:r>
          <w:rPr>
            <w:rFonts w:hint="eastAsia"/>
            <w:lang w:eastAsia="zh-CN"/>
          </w:rPr>
          <w:t>I</w:t>
        </w:r>
        <w:r>
          <w:rPr>
            <w:lang w:eastAsia="zh-CN"/>
          </w:rPr>
          <w:t xml:space="preserve">t is required </w:t>
        </w:r>
        <w:r>
          <w:rPr>
            <w:rFonts w:hint="eastAsia"/>
            <w:lang w:eastAsia="zh-CN"/>
          </w:rPr>
          <w:t>to support emergency message identification and handling with higher priority for network.</w:t>
        </w:r>
      </w:ins>
    </w:p>
    <w:p w14:paraId="2B540375" w14:textId="77777777" w:rsidR="00A3347C" w:rsidRPr="002B09CD" w:rsidRDefault="00141894" w:rsidP="002B09CD">
      <w:pPr>
        <w:pStyle w:val="ListParagraph"/>
        <w:numPr>
          <w:ilvl w:val="0"/>
          <w:numId w:val="2"/>
        </w:numPr>
        <w:jc w:val="both"/>
        <w:rPr>
          <w:ins w:id="68" w:author="Arjun Singh" w:date="2025-02-20T09:56:00Z"/>
        </w:rPr>
      </w:pPr>
      <w:ins w:id="69" w:author="Arjun Singh" w:date="2025-02-20T09:56:00Z">
        <w:r>
          <w:rPr>
            <w:rFonts w:hint="eastAsia"/>
            <w:lang w:eastAsia="zh-CN"/>
          </w:rPr>
          <w:t>I</w:t>
        </w:r>
        <w:r>
          <w:rPr>
            <w:lang w:eastAsia="zh-CN"/>
          </w:rPr>
          <w:t>t is</w:t>
        </w:r>
        <w:r>
          <w:rPr>
            <w:rFonts w:hint="eastAsia"/>
            <w:lang w:eastAsia="zh-CN"/>
          </w:rPr>
          <w:t xml:space="preserve"> recommended to support file </w:t>
        </w:r>
        <w:r>
          <w:rPr>
            <w:lang w:eastAsia="zh-CN"/>
          </w:rPr>
          <w:t>transfer</w:t>
        </w:r>
        <w:r>
          <w:rPr>
            <w:rFonts w:hint="eastAsia"/>
            <w:lang w:eastAsia="zh-CN"/>
          </w:rPr>
          <w:t xml:space="preserve"> via interactive emergency message between e</w:t>
        </w:r>
        <w:r>
          <w:rPr>
            <w:lang w:eastAsia="zh-CN"/>
          </w:rPr>
          <w:t>mergency</w:t>
        </w:r>
        <w:r>
          <w:rPr>
            <w:rFonts w:hint="eastAsia"/>
            <w:lang w:eastAsia="zh-CN"/>
          </w:rPr>
          <w:t xml:space="preserve"> message center and UE.</w:t>
        </w:r>
      </w:ins>
    </w:p>
    <w:p w14:paraId="51156A82" w14:textId="77777777" w:rsidR="00A3347C" w:rsidRDefault="00A3347C">
      <w:pPr>
        <w:ind w:left="720" w:hanging="720"/>
        <w:jc w:val="both"/>
      </w:pPr>
    </w:p>
    <w:p w14:paraId="3DA3D03F" w14:textId="77777777" w:rsidR="00A3347C" w:rsidRDefault="00141894">
      <w:pPr>
        <w:jc w:val="both"/>
      </w:pPr>
      <w:r>
        <w:rPr>
          <w:i/>
          <w:iCs/>
          <w:color w:val="948A54" w:themeColor="background2" w:themeShade="80"/>
          <w:lang w:eastAsia="zh-CN"/>
        </w:rPr>
        <w:t>[E</w:t>
      </w:r>
      <w:r>
        <w:rPr>
          <w:rFonts w:hint="eastAsia"/>
          <w:i/>
          <w:iCs/>
          <w:color w:val="948A54" w:themeColor="background2" w:themeShade="80"/>
          <w:lang w:eastAsia="zh-CN"/>
        </w:rPr>
        <w:t>di</w:t>
      </w:r>
      <w:r>
        <w:rPr>
          <w:i/>
          <w:iCs/>
          <w:color w:val="948A54" w:themeColor="background2" w:themeShade="80"/>
          <w:lang w:eastAsia="zh-CN"/>
        </w:rPr>
        <w:t>tor’s note: the emergency message center should be defined in section 8 in the future meeting. Contributions are welcome.]</w:t>
      </w:r>
    </w:p>
    <w:p w14:paraId="5078E49E" w14:textId="77777777" w:rsidR="00A3347C" w:rsidRDefault="00141894">
      <w:pPr>
        <w:keepNext/>
        <w:keepLines/>
        <w:tabs>
          <w:tab w:val="left" w:pos="794"/>
          <w:tab w:val="left" w:pos="1191"/>
          <w:tab w:val="left" w:pos="1588"/>
          <w:tab w:val="left" w:pos="1985"/>
        </w:tabs>
        <w:overflowPunct w:val="0"/>
        <w:autoSpaceDE w:val="0"/>
        <w:autoSpaceDN w:val="0"/>
        <w:adjustRightInd w:val="0"/>
        <w:spacing w:before="360"/>
        <w:ind w:left="794" w:hanging="794"/>
        <w:jc w:val="both"/>
        <w:textAlignment w:val="baseline"/>
        <w:outlineLvl w:val="0"/>
        <w:rPr>
          <w:color w:val="000000" w:themeColor="text1"/>
          <w:lang w:eastAsia="zh-CN"/>
        </w:rPr>
      </w:pPr>
      <w:bookmarkStart w:id="70" w:name="_Toc165997851"/>
      <w:r>
        <w:rPr>
          <w:b/>
          <w:lang w:eastAsia="zh-CN"/>
        </w:rPr>
        <w:t>8.</w:t>
      </w:r>
      <w:r>
        <w:rPr>
          <w:b/>
          <w:lang w:eastAsia="zh-CN"/>
        </w:rPr>
        <w:tab/>
      </w:r>
      <w:r>
        <w:rPr>
          <w:b/>
        </w:rPr>
        <w:t xml:space="preserve">Reference </w:t>
      </w:r>
      <w:r>
        <w:rPr>
          <w:b/>
          <w:lang w:eastAsia="zh-CN"/>
        </w:rPr>
        <w:t xml:space="preserve">architecture </w:t>
      </w:r>
      <w:r>
        <w:rPr>
          <w:rFonts w:eastAsia="Times New Roman"/>
          <w:b/>
          <w:lang w:eastAsia="en-US"/>
        </w:rPr>
        <w:t>for interactive emergency messaging</w:t>
      </w:r>
      <w:bookmarkEnd w:id="70"/>
    </w:p>
    <w:p w14:paraId="48E7522C" w14:textId="77777777" w:rsidR="00A3347C" w:rsidRDefault="00141894">
      <w:pPr>
        <w:jc w:val="both"/>
      </w:pPr>
      <w:r>
        <w:rPr>
          <w:i/>
          <w:iCs/>
          <w:color w:val="948A54" w:themeColor="background2" w:themeShade="80"/>
          <w:lang w:eastAsia="zh-CN"/>
        </w:rPr>
        <w:t>[</w:t>
      </w:r>
      <w:r w:rsidRPr="002B09CD">
        <w:rPr>
          <w:i/>
          <w:iCs/>
          <w:color w:val="948A54" w:themeColor="background2" w:themeShade="80"/>
          <w:highlight w:val="yellow"/>
          <w:lang w:eastAsia="zh-CN"/>
        </w:rPr>
        <w:t xml:space="preserve">Editor’s note: </w:t>
      </w:r>
      <w:r>
        <w:rPr>
          <w:i/>
          <w:iCs/>
          <w:highlight w:val="yellow"/>
          <w:lang w:eastAsia="zh-CN"/>
        </w:rPr>
        <w:t xml:space="preserve">see </w:t>
      </w:r>
      <w:hyperlink r:id="rId14" w:history="1">
        <w:r>
          <w:rPr>
            <w:rStyle w:val="Hyperlink"/>
            <w:i/>
            <w:iCs/>
            <w:highlight w:val="yellow"/>
            <w:lang w:bidi="ar"/>
          </w:rPr>
          <w:t>TD167/GEN</w:t>
        </w:r>
      </w:hyperlink>
      <w:r>
        <w:rPr>
          <w:i/>
          <w:iCs/>
          <w:highlight w:val="yellow"/>
          <w:lang w:eastAsia="zh-CN" w:bidi="ar"/>
        </w:rPr>
        <w:t>. Contributions are welcome</w:t>
      </w:r>
      <w:r>
        <w:rPr>
          <w:i/>
          <w:iCs/>
          <w:color w:val="948A54" w:themeColor="background2" w:themeShade="80"/>
          <w:lang w:eastAsia="zh-CN"/>
        </w:rPr>
        <w:t>.]</w:t>
      </w:r>
    </w:p>
    <w:p w14:paraId="6D48347A" w14:textId="77777777" w:rsidR="00A3347C" w:rsidRDefault="00141894">
      <w:pPr>
        <w:keepNext/>
        <w:keepLines/>
        <w:tabs>
          <w:tab w:val="left" w:pos="794"/>
          <w:tab w:val="left" w:pos="1191"/>
          <w:tab w:val="left" w:pos="1588"/>
          <w:tab w:val="left" w:pos="1985"/>
        </w:tabs>
        <w:overflowPunct w:val="0"/>
        <w:autoSpaceDE w:val="0"/>
        <w:autoSpaceDN w:val="0"/>
        <w:adjustRightInd w:val="0"/>
        <w:spacing w:before="360"/>
        <w:ind w:left="794" w:hanging="794"/>
        <w:jc w:val="both"/>
        <w:textAlignment w:val="baseline"/>
        <w:outlineLvl w:val="0"/>
        <w:rPr>
          <w:b/>
        </w:rPr>
      </w:pPr>
      <w:bookmarkStart w:id="71" w:name="_Toc165997852"/>
      <w:r>
        <w:rPr>
          <w:b/>
          <w:lang w:eastAsia="zh-CN"/>
        </w:rPr>
        <w:t>9</w:t>
      </w:r>
      <w:r>
        <w:rPr>
          <w:b/>
        </w:rPr>
        <w:t>.</w:t>
      </w:r>
      <w:r>
        <w:rPr>
          <w:b/>
        </w:rPr>
        <w:tab/>
        <w:t xml:space="preserve">Signalling protocol requirements for </w:t>
      </w:r>
      <w:r>
        <w:rPr>
          <w:rFonts w:eastAsia="Times New Roman"/>
          <w:b/>
          <w:lang w:eastAsia="en-US"/>
        </w:rPr>
        <w:t xml:space="preserve">interactive </w:t>
      </w:r>
      <w:r>
        <w:rPr>
          <w:b/>
        </w:rPr>
        <w:t>emergency messaging</w:t>
      </w:r>
      <w:bookmarkEnd w:id="71"/>
    </w:p>
    <w:p w14:paraId="06122C01" w14:textId="77777777" w:rsidR="00A3347C" w:rsidRDefault="00141894">
      <w:pPr>
        <w:keepNext/>
        <w:keepLines/>
        <w:tabs>
          <w:tab w:val="left" w:pos="794"/>
          <w:tab w:val="left" w:pos="1191"/>
          <w:tab w:val="left" w:pos="1588"/>
          <w:tab w:val="left" w:pos="1985"/>
        </w:tabs>
        <w:overflowPunct w:val="0"/>
        <w:autoSpaceDE w:val="0"/>
        <w:autoSpaceDN w:val="0"/>
        <w:adjustRightInd w:val="0"/>
        <w:spacing w:before="360"/>
        <w:ind w:left="794" w:hanging="794"/>
        <w:jc w:val="both"/>
        <w:textAlignment w:val="baseline"/>
        <w:outlineLvl w:val="0"/>
        <w:rPr>
          <w:b/>
        </w:rPr>
      </w:pPr>
      <w:r>
        <w:rPr>
          <w:i/>
          <w:iCs/>
          <w:color w:val="948A54" w:themeColor="background2" w:themeShade="80"/>
          <w:lang w:eastAsia="zh-CN"/>
        </w:rPr>
        <w:t>[</w:t>
      </w:r>
      <w:r>
        <w:rPr>
          <w:i/>
          <w:iCs/>
          <w:color w:val="948A54" w:themeColor="background2" w:themeShade="80"/>
          <w:highlight w:val="yellow"/>
          <w:lang w:eastAsia="zh-CN"/>
        </w:rPr>
        <w:t>E</w:t>
      </w:r>
      <w:r>
        <w:rPr>
          <w:rFonts w:hint="eastAsia"/>
          <w:i/>
          <w:iCs/>
          <w:color w:val="948A54" w:themeColor="background2" w:themeShade="80"/>
          <w:highlight w:val="yellow"/>
          <w:lang w:eastAsia="zh-CN"/>
        </w:rPr>
        <w:t>di</w:t>
      </w:r>
      <w:r>
        <w:rPr>
          <w:i/>
          <w:iCs/>
          <w:color w:val="948A54" w:themeColor="background2" w:themeShade="80"/>
          <w:highlight w:val="yellow"/>
          <w:lang w:eastAsia="zh-CN"/>
        </w:rPr>
        <w:t>tor’s note: this section should be addressed based on the architecture defined in section 8</w:t>
      </w:r>
      <w:r>
        <w:rPr>
          <w:i/>
          <w:iCs/>
          <w:color w:val="948A54" w:themeColor="background2" w:themeShade="80"/>
          <w:lang w:eastAsia="zh-CN"/>
        </w:rPr>
        <w:t>.]</w:t>
      </w:r>
    </w:p>
    <w:p w14:paraId="022EC343" w14:textId="77777777" w:rsidR="00A3347C" w:rsidRDefault="00141894">
      <w:pPr>
        <w:keepNext/>
        <w:keepLines/>
        <w:tabs>
          <w:tab w:val="left" w:pos="794"/>
          <w:tab w:val="left" w:pos="1191"/>
          <w:tab w:val="left" w:pos="1588"/>
          <w:tab w:val="left" w:pos="1985"/>
        </w:tabs>
        <w:overflowPunct w:val="0"/>
        <w:autoSpaceDE w:val="0"/>
        <w:autoSpaceDN w:val="0"/>
        <w:adjustRightInd w:val="0"/>
        <w:spacing w:before="240"/>
        <w:ind w:left="794" w:hanging="794"/>
        <w:jc w:val="both"/>
        <w:textAlignment w:val="baseline"/>
        <w:outlineLvl w:val="1"/>
        <w:rPr>
          <w:ins w:id="72" w:author="Arjun Singh" w:date="2025-02-20T10:07:00Z"/>
        </w:rPr>
      </w:pPr>
      <w:hyperlink w:anchor="_Toc135146189" w:history="1">
        <w:bookmarkStart w:id="73" w:name="_Toc165997853"/>
        <w:r>
          <w:rPr>
            <w:rStyle w:val="Hyperlink"/>
            <w:color w:val="auto"/>
            <w:u w:val="none"/>
          </w:rPr>
          <w:t>9.1</w:t>
        </w:r>
        <w:r>
          <w:rPr>
            <w:rFonts w:eastAsiaTheme="minorEastAsia"/>
            <w:kern w:val="2"/>
            <w:lang w:eastAsia="zh-CN"/>
          </w:rPr>
          <w:tab/>
        </w:r>
        <w:r>
          <w:rPr>
            <w:rStyle w:val="Hyperlink"/>
            <w:color w:val="auto"/>
            <w:u w:val="none"/>
          </w:rPr>
          <w:t>Signalling protocol requirements for network originated emergency messaging</w:t>
        </w:r>
        <w:bookmarkEnd w:id="73"/>
      </w:hyperlink>
    </w:p>
    <w:p w14:paraId="57058AD9" w14:textId="77777777" w:rsidR="00A3347C" w:rsidRDefault="00141894">
      <w:pPr>
        <w:pStyle w:val="ListParagraph"/>
        <w:numPr>
          <w:ilvl w:val="0"/>
          <w:numId w:val="4"/>
        </w:numPr>
        <w:jc w:val="both"/>
        <w:rPr>
          <w:ins w:id="74" w:author="Arjun Singh" w:date="2025-02-20T10:07:00Z"/>
        </w:rPr>
      </w:pPr>
      <w:ins w:id="75" w:author="Arjun Singh" w:date="2025-02-20T10:07:00Z">
        <w:r>
          <w:t>It is required that it should support the legacy networks (2G/3G) along with the support of modern networks like 4G/5G.</w:t>
        </w:r>
      </w:ins>
    </w:p>
    <w:p w14:paraId="0AAC98CE" w14:textId="77777777" w:rsidR="00A3347C" w:rsidRDefault="00141894">
      <w:pPr>
        <w:pStyle w:val="ListParagraph"/>
        <w:numPr>
          <w:ilvl w:val="0"/>
          <w:numId w:val="4"/>
        </w:numPr>
        <w:jc w:val="both"/>
        <w:rPr>
          <w:ins w:id="76" w:author="Arjun Singh" w:date="2025-02-20T10:07:00Z"/>
        </w:rPr>
      </w:pPr>
      <w:ins w:id="77" w:author="Arjun Singh" w:date="2025-02-20T10:07:00Z">
        <w:r>
          <w:lastRenderedPageBreak/>
          <w:t>It is recommended that it should support the feature of multi-language so that it can send and receive the emergency messages in local/regional languages.</w:t>
        </w:r>
      </w:ins>
    </w:p>
    <w:p w14:paraId="1A6EC585" w14:textId="77777777" w:rsidR="00A3347C" w:rsidRDefault="00141894">
      <w:pPr>
        <w:pStyle w:val="ListParagraph"/>
        <w:numPr>
          <w:ilvl w:val="0"/>
          <w:numId w:val="4"/>
        </w:numPr>
        <w:jc w:val="both"/>
        <w:rPr>
          <w:ins w:id="78" w:author="Arjun Singh" w:date="2025-02-20T10:07:00Z"/>
        </w:rPr>
      </w:pPr>
      <w:ins w:id="79" w:author="Arjun Singh" w:date="2025-02-20T10:07:00Z">
        <w:r>
          <w:t xml:space="preserve">It is required to handle high volumes of </w:t>
        </w:r>
        <w:r>
          <w:rPr>
            <w:highlight w:val="yellow"/>
          </w:rPr>
          <w:t>simultaneous messages/alerts and user/UE responses</w:t>
        </w:r>
        <w:r>
          <w:t>, especially in densely populated areas.</w:t>
        </w:r>
      </w:ins>
    </w:p>
    <w:p w14:paraId="269C3903" w14:textId="77777777" w:rsidR="00A3347C" w:rsidRDefault="00141894" w:rsidP="002B09CD">
      <w:pPr>
        <w:pStyle w:val="ListParagraph"/>
        <w:keepNext/>
        <w:keepLines/>
        <w:numPr>
          <w:ilvl w:val="0"/>
          <w:numId w:val="4"/>
        </w:numPr>
        <w:overflowPunct w:val="0"/>
        <w:autoSpaceDE w:val="0"/>
        <w:autoSpaceDN w:val="0"/>
        <w:adjustRightInd w:val="0"/>
        <w:spacing w:before="240"/>
        <w:ind w:left="794"/>
        <w:jc w:val="both"/>
        <w:textAlignment w:val="baseline"/>
        <w:outlineLvl w:val="1"/>
      </w:pPr>
      <w:ins w:id="80" w:author="Arjun Singh" w:date="2025-02-20T10:07:00Z">
        <w:r>
          <w:t>It is required that emergency warning message should be displayed on the UE screen immediately, even during a voice/video call, and should stay on the display regardless of the user settings, until the emergency message indication is cancelled by the user.</w:t>
        </w:r>
      </w:ins>
    </w:p>
    <w:p w14:paraId="5243FCAF" w14:textId="77777777" w:rsidR="00A3347C" w:rsidRDefault="00141894">
      <w:pPr>
        <w:keepNext/>
        <w:keepLines/>
        <w:tabs>
          <w:tab w:val="left" w:pos="794"/>
          <w:tab w:val="left" w:pos="1191"/>
          <w:tab w:val="left" w:pos="1588"/>
          <w:tab w:val="left" w:pos="1985"/>
        </w:tabs>
        <w:overflowPunct w:val="0"/>
        <w:autoSpaceDE w:val="0"/>
        <w:autoSpaceDN w:val="0"/>
        <w:adjustRightInd w:val="0"/>
        <w:spacing w:before="240"/>
        <w:ind w:left="794" w:hanging="794"/>
        <w:jc w:val="both"/>
        <w:textAlignment w:val="baseline"/>
        <w:outlineLvl w:val="1"/>
      </w:pPr>
      <w:hyperlink w:anchor="_Toc135146189" w:history="1">
        <w:bookmarkStart w:id="81" w:name="_Toc165997854"/>
        <w:r>
          <w:rPr>
            <w:rStyle w:val="Hyperlink"/>
            <w:color w:val="auto"/>
            <w:u w:val="none"/>
          </w:rPr>
          <w:t>9.2</w:t>
        </w:r>
        <w:r>
          <w:rPr>
            <w:rFonts w:eastAsiaTheme="minorEastAsia"/>
            <w:kern w:val="2"/>
            <w:lang w:eastAsia="zh-CN"/>
          </w:rPr>
          <w:tab/>
        </w:r>
        <w:r>
          <w:rPr>
            <w:rStyle w:val="Hyperlink"/>
            <w:color w:val="auto"/>
            <w:u w:val="none"/>
          </w:rPr>
          <w:t>Signalling protocol requirements for mobile originated emergency messaging</w:t>
        </w:r>
        <w:bookmarkEnd w:id="81"/>
      </w:hyperlink>
    </w:p>
    <w:p w14:paraId="1541A230" w14:textId="77777777" w:rsidR="00A3347C" w:rsidRDefault="00141894">
      <w:pPr>
        <w:pStyle w:val="ListParagraph"/>
        <w:keepNext/>
        <w:keepLines/>
        <w:numPr>
          <w:ilvl w:val="0"/>
          <w:numId w:val="5"/>
        </w:numPr>
        <w:tabs>
          <w:tab w:val="left" w:pos="794"/>
          <w:tab w:val="left" w:pos="1191"/>
          <w:tab w:val="left" w:pos="1588"/>
          <w:tab w:val="left" w:pos="1985"/>
        </w:tabs>
        <w:overflowPunct w:val="0"/>
        <w:autoSpaceDE w:val="0"/>
        <w:autoSpaceDN w:val="0"/>
        <w:adjustRightInd w:val="0"/>
        <w:spacing w:before="240"/>
        <w:jc w:val="both"/>
        <w:textAlignment w:val="baseline"/>
        <w:outlineLvl w:val="1"/>
        <w:rPr>
          <w:ins w:id="82" w:author="Arjun Singh" w:date="2025-02-20T10:08:00Z"/>
        </w:rPr>
      </w:pPr>
      <w:ins w:id="83" w:author="Arjun Singh" w:date="2025-02-20T10:08:00Z">
        <w:r>
          <w:t>It is required that UE must provide accurate location, if it supports, to the network during emergency message transmission.</w:t>
        </w:r>
      </w:ins>
    </w:p>
    <w:p w14:paraId="11F7D266" w14:textId="77777777" w:rsidR="00A3347C" w:rsidRDefault="00141894">
      <w:pPr>
        <w:pStyle w:val="ListParagraph"/>
        <w:keepNext/>
        <w:keepLines/>
        <w:numPr>
          <w:ilvl w:val="0"/>
          <w:numId w:val="5"/>
        </w:numPr>
        <w:tabs>
          <w:tab w:val="left" w:pos="794"/>
          <w:tab w:val="left" w:pos="1191"/>
          <w:tab w:val="left" w:pos="1588"/>
          <w:tab w:val="left" w:pos="1985"/>
        </w:tabs>
        <w:overflowPunct w:val="0"/>
        <w:autoSpaceDE w:val="0"/>
        <w:autoSpaceDN w:val="0"/>
        <w:adjustRightInd w:val="0"/>
        <w:spacing w:before="240"/>
        <w:jc w:val="both"/>
        <w:textAlignment w:val="baseline"/>
        <w:outlineLvl w:val="1"/>
        <w:rPr>
          <w:ins w:id="84" w:author="Arjun Singh" w:date="2025-02-20T10:08:00Z"/>
        </w:rPr>
      </w:pPr>
      <w:ins w:id="85" w:author="Arjun Singh" w:date="2025-02-20T10:08:00Z">
        <w:r>
          <w:t>It is required that the UE should support fallback mechanisms for emergency messaging across multiple network types such as 2G/3G/4G/5G.</w:t>
        </w:r>
      </w:ins>
    </w:p>
    <w:p w14:paraId="6B4F470D" w14:textId="77777777" w:rsidR="00A3347C" w:rsidRDefault="00141894" w:rsidP="002B09CD">
      <w:pPr>
        <w:pStyle w:val="ListParagraph"/>
        <w:keepNext/>
        <w:keepLines/>
        <w:numPr>
          <w:ilvl w:val="0"/>
          <w:numId w:val="5"/>
        </w:numPr>
        <w:tabs>
          <w:tab w:val="left" w:pos="794"/>
          <w:tab w:val="left" w:pos="1191"/>
          <w:tab w:val="left" w:pos="1588"/>
          <w:tab w:val="left" w:pos="1985"/>
        </w:tabs>
        <w:overflowPunct w:val="0"/>
        <w:autoSpaceDE w:val="0"/>
        <w:autoSpaceDN w:val="0"/>
        <w:adjustRightInd w:val="0"/>
        <w:spacing w:before="240"/>
        <w:ind w:left="794"/>
        <w:jc w:val="both"/>
        <w:textAlignment w:val="baseline"/>
        <w:outlineLvl w:val="1"/>
        <w:rPr>
          <w:ins w:id="86" w:author="Arjun Singh" w:date="2025-02-20T10:08:00Z"/>
        </w:rPr>
      </w:pPr>
      <w:ins w:id="87" w:author="Arjun Singh" w:date="2025-02-20T10:08:00Z">
        <w:r>
          <w:t xml:space="preserve">It is recommended that UE must be capable of recognizing and initiating the emergency message/alert even without requiring the SIM card (i.e. over </w:t>
        </w:r>
        <w:proofErr w:type="spellStart"/>
        <w:r>
          <w:t>WiFi</w:t>
        </w:r>
        <w:proofErr w:type="spellEnd"/>
        <w:r>
          <w:t xml:space="preserve"> connection). </w:t>
        </w:r>
      </w:ins>
    </w:p>
    <w:p w14:paraId="5B65C02C" w14:textId="77777777" w:rsidR="00A3347C" w:rsidRDefault="00A3347C">
      <w:pPr>
        <w:jc w:val="both"/>
      </w:pPr>
    </w:p>
    <w:p w14:paraId="698A3AF6" w14:textId="77777777" w:rsidR="00A3347C" w:rsidRDefault="00141894">
      <w:pPr>
        <w:keepNext/>
        <w:keepLines/>
        <w:tabs>
          <w:tab w:val="left" w:pos="794"/>
          <w:tab w:val="left" w:pos="1191"/>
          <w:tab w:val="left" w:pos="1588"/>
          <w:tab w:val="left" w:pos="1985"/>
        </w:tabs>
        <w:overflowPunct w:val="0"/>
        <w:autoSpaceDE w:val="0"/>
        <w:autoSpaceDN w:val="0"/>
        <w:adjustRightInd w:val="0"/>
        <w:spacing w:before="360"/>
        <w:ind w:left="794" w:hanging="794"/>
        <w:jc w:val="both"/>
        <w:textAlignment w:val="baseline"/>
        <w:outlineLvl w:val="0"/>
      </w:pPr>
      <w:hyperlink w:anchor="_Toc135146192" w:history="1">
        <w:bookmarkStart w:id="88" w:name="_Toc165997855"/>
        <w:r>
          <w:rPr>
            <w:rStyle w:val="Hyperlink"/>
            <w:b/>
            <w:color w:val="auto"/>
            <w:u w:val="none"/>
            <w:lang w:eastAsia="zh-CN"/>
          </w:rPr>
          <w:t>10.</w:t>
        </w:r>
        <w:r>
          <w:rPr>
            <w:rFonts w:eastAsiaTheme="minorEastAsia"/>
            <w:kern w:val="2"/>
            <w:lang w:eastAsia="zh-CN"/>
          </w:rPr>
          <w:tab/>
        </w:r>
        <w:r>
          <w:rPr>
            <w:rStyle w:val="Hyperlink"/>
            <w:b/>
            <w:color w:val="auto"/>
            <w:u w:val="none"/>
            <w:lang w:eastAsia="zh-CN"/>
          </w:rPr>
          <w:t xml:space="preserve">Message format for </w:t>
        </w:r>
        <w:r>
          <w:rPr>
            <w:rFonts w:eastAsia="Times New Roman"/>
            <w:b/>
          </w:rPr>
          <w:t>interactive e</w:t>
        </w:r>
        <w:r>
          <w:rPr>
            <w:rStyle w:val="Hyperlink"/>
            <w:b/>
            <w:color w:val="auto"/>
            <w:u w:val="none"/>
            <w:lang w:eastAsia="zh-CN"/>
          </w:rPr>
          <w:t>mergency messaging</w:t>
        </w:r>
        <w:bookmarkEnd w:id="88"/>
        <w:r>
          <w:rPr>
            <w:rStyle w:val="Hyperlink"/>
            <w:b/>
            <w:color w:val="auto"/>
            <w:u w:val="none"/>
            <w:lang w:eastAsia="zh-CN"/>
          </w:rPr>
          <w:t xml:space="preserve"> </w:t>
        </w:r>
      </w:hyperlink>
    </w:p>
    <w:p w14:paraId="7704ED8B" w14:textId="77777777" w:rsidR="00A3347C" w:rsidRDefault="00141894">
      <w:pPr>
        <w:jc w:val="both"/>
      </w:pPr>
      <w:r>
        <w:t>TBD</w:t>
      </w:r>
    </w:p>
    <w:p w14:paraId="1319E935" w14:textId="77777777" w:rsidR="00A3347C" w:rsidRDefault="00141894">
      <w:pPr>
        <w:keepNext/>
        <w:keepLines/>
        <w:tabs>
          <w:tab w:val="left" w:pos="794"/>
          <w:tab w:val="left" w:pos="1191"/>
          <w:tab w:val="left" w:pos="1588"/>
          <w:tab w:val="left" w:pos="1985"/>
        </w:tabs>
        <w:overflowPunct w:val="0"/>
        <w:autoSpaceDE w:val="0"/>
        <w:autoSpaceDN w:val="0"/>
        <w:adjustRightInd w:val="0"/>
        <w:spacing w:before="360"/>
        <w:ind w:left="794" w:hanging="794"/>
        <w:jc w:val="both"/>
        <w:textAlignment w:val="baseline"/>
        <w:outlineLvl w:val="0"/>
      </w:pPr>
      <w:hyperlink w:anchor="_Toc135146192" w:history="1">
        <w:bookmarkStart w:id="89" w:name="_Toc165997856"/>
        <w:r>
          <w:rPr>
            <w:rStyle w:val="Hyperlink"/>
            <w:b/>
            <w:color w:val="auto"/>
            <w:u w:val="none"/>
            <w:lang w:eastAsia="zh-CN"/>
          </w:rPr>
          <w:t xml:space="preserve">11. </w:t>
        </w:r>
        <w:r>
          <w:rPr>
            <w:rStyle w:val="Hyperlink"/>
            <w:b/>
            <w:color w:val="auto"/>
            <w:u w:val="none"/>
            <w:lang w:eastAsia="zh-CN"/>
          </w:rPr>
          <w:tab/>
          <w:t>Security consideration</w:t>
        </w:r>
        <w:bookmarkEnd w:id="89"/>
      </w:hyperlink>
    </w:p>
    <w:p w14:paraId="64144588" w14:textId="77777777" w:rsidR="00A3347C" w:rsidRDefault="00141894">
      <w:pPr>
        <w:pStyle w:val="ListParagraph"/>
        <w:keepNext/>
        <w:keepLines/>
        <w:numPr>
          <w:ilvl w:val="0"/>
          <w:numId w:val="6"/>
        </w:numPr>
        <w:tabs>
          <w:tab w:val="left" w:pos="794"/>
          <w:tab w:val="left" w:pos="1191"/>
          <w:tab w:val="left" w:pos="1588"/>
          <w:tab w:val="left" w:pos="1985"/>
        </w:tabs>
        <w:overflowPunct w:val="0"/>
        <w:autoSpaceDE w:val="0"/>
        <w:autoSpaceDN w:val="0"/>
        <w:adjustRightInd w:val="0"/>
        <w:spacing w:before="360"/>
        <w:jc w:val="both"/>
        <w:textAlignment w:val="baseline"/>
        <w:outlineLvl w:val="0"/>
        <w:rPr>
          <w:ins w:id="90" w:author="Arjun Singh" w:date="2025-02-20T10:08:00Z"/>
        </w:rPr>
      </w:pPr>
      <w:ins w:id="91" w:author="Arjun Singh" w:date="2025-02-20T10:08:00Z">
        <w:r>
          <w:t>The emergency messages content of the system and user/UE response must be encrypted to prevent the tampering the of the messages.</w:t>
        </w:r>
      </w:ins>
    </w:p>
    <w:p w14:paraId="78BC63D8" w14:textId="77777777" w:rsidR="00A3347C" w:rsidRDefault="00141894">
      <w:pPr>
        <w:pStyle w:val="ListParagraph"/>
        <w:keepNext/>
        <w:keepLines/>
        <w:numPr>
          <w:ilvl w:val="0"/>
          <w:numId w:val="6"/>
        </w:numPr>
        <w:tabs>
          <w:tab w:val="left" w:pos="794"/>
          <w:tab w:val="left" w:pos="1191"/>
          <w:tab w:val="left" w:pos="1588"/>
          <w:tab w:val="left" w:pos="1985"/>
        </w:tabs>
        <w:overflowPunct w:val="0"/>
        <w:autoSpaceDE w:val="0"/>
        <w:autoSpaceDN w:val="0"/>
        <w:adjustRightInd w:val="0"/>
        <w:spacing w:before="360"/>
        <w:jc w:val="both"/>
        <w:textAlignment w:val="baseline"/>
        <w:outlineLvl w:val="0"/>
        <w:rPr>
          <w:ins w:id="92" w:author="Arjun Singh" w:date="2025-02-20T10:08:00Z"/>
        </w:rPr>
      </w:pPr>
      <w:ins w:id="93" w:author="Arjun Singh" w:date="2025-02-20T10:08:00Z">
        <w:r>
          <w:t>It is required to have the role-based access control (RBAC) and multifactor authentication (MFA) in order to restrict the system access to authorized personnel. It will ensure that only authorized systems can send the emergency messages.</w:t>
        </w:r>
      </w:ins>
    </w:p>
    <w:p w14:paraId="6E4F55D2" w14:textId="77777777" w:rsidR="00A3347C" w:rsidRDefault="00A3347C">
      <w:pPr>
        <w:jc w:val="both"/>
        <w:rPr>
          <w:ins w:id="94" w:author="Arjun Singh" w:date="2025-02-20T10:08:00Z"/>
        </w:rPr>
      </w:pPr>
    </w:p>
    <w:p w14:paraId="749C38F8" w14:textId="77777777" w:rsidR="00A3347C" w:rsidRDefault="00141894">
      <w:pPr>
        <w:pStyle w:val="ListParagraph"/>
        <w:numPr>
          <w:ilvl w:val="255"/>
          <w:numId w:val="0"/>
        </w:numPr>
        <w:overflowPunct w:val="0"/>
        <w:autoSpaceDE w:val="0"/>
        <w:autoSpaceDN w:val="0"/>
        <w:adjustRightInd w:val="0"/>
        <w:jc w:val="both"/>
        <w:textAlignment w:val="baseline"/>
        <w:rPr>
          <w:i/>
          <w:iCs/>
          <w:color w:val="948A54" w:themeColor="background2" w:themeShade="80"/>
          <w:lang w:eastAsia="zh-CN"/>
        </w:rPr>
      </w:pPr>
      <w:r>
        <w:rPr>
          <w:i/>
          <w:iCs/>
          <w:color w:val="948A54" w:themeColor="background2" w:themeShade="80"/>
          <w:lang w:eastAsia="zh-CN"/>
        </w:rPr>
        <w:t>[Note: detailed features will be added and refined.]</w:t>
      </w:r>
    </w:p>
    <w:p w14:paraId="284280A6" w14:textId="77777777" w:rsidR="00A3347C" w:rsidRDefault="00A3347C">
      <w:pPr>
        <w:spacing w:line="276" w:lineRule="auto"/>
        <w:jc w:val="both"/>
      </w:pPr>
    </w:p>
    <w:p w14:paraId="1A4E3234" w14:textId="77777777" w:rsidR="00A3347C" w:rsidRDefault="00A3347C">
      <w:pPr>
        <w:spacing w:line="276" w:lineRule="auto"/>
        <w:jc w:val="both"/>
        <w:rPr>
          <w:b/>
        </w:rPr>
      </w:pPr>
    </w:p>
    <w:p w14:paraId="44E8BCD2" w14:textId="77777777" w:rsidR="00A3347C" w:rsidRDefault="00141894">
      <w:pPr>
        <w:spacing w:line="276" w:lineRule="auto"/>
        <w:jc w:val="center"/>
        <w:rPr>
          <w:bCs/>
        </w:rPr>
      </w:pPr>
      <w:r>
        <w:rPr>
          <w:bCs/>
        </w:rPr>
        <w:t>____________________</w:t>
      </w:r>
    </w:p>
    <w:sectPr w:rsidR="00A3347C">
      <w:headerReference w:type="default" r:id="rId15"/>
      <w:pgSz w:w="11907" w:h="16840"/>
      <w:pgMar w:top="1134" w:right="1134" w:bottom="1134" w:left="1134" w:header="425"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17813" w14:textId="77777777" w:rsidR="00141894" w:rsidRDefault="00141894">
      <w:pPr>
        <w:spacing w:before="0"/>
      </w:pPr>
      <w:r>
        <w:separator/>
      </w:r>
    </w:p>
  </w:endnote>
  <w:endnote w:type="continuationSeparator" w:id="0">
    <w:p w14:paraId="4277AA51" w14:textId="77777777" w:rsidR="00141894" w:rsidRDefault="0014189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altName w:val="Sylfaen"/>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B0658" w14:textId="77777777" w:rsidR="00A3347C" w:rsidRDefault="00141894">
      <w:pPr>
        <w:spacing w:before="0"/>
      </w:pPr>
      <w:r>
        <w:separator/>
      </w:r>
    </w:p>
  </w:footnote>
  <w:footnote w:type="continuationSeparator" w:id="0">
    <w:p w14:paraId="6F737E24" w14:textId="77777777" w:rsidR="00A3347C" w:rsidRDefault="0014189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C7B1B" w14:textId="77777777" w:rsidR="00A3347C" w:rsidRDefault="00141894">
    <w:pPr>
      <w:jc w:val="center"/>
      <w:rPr>
        <w:sz w:val="18"/>
        <w:szCs w:val="18"/>
      </w:rPr>
    </w:pPr>
    <w:r>
      <w:rPr>
        <w:sz w:val="18"/>
        <w:szCs w:val="18"/>
      </w:rPr>
      <w:t xml:space="preserve">- </w:t>
    </w:r>
    <w:r>
      <w:rPr>
        <w:sz w:val="18"/>
        <w:szCs w:val="18"/>
      </w:rPr>
      <w:fldChar w:fldCharType="begin"/>
    </w:r>
    <w:r>
      <w:rPr>
        <w:sz w:val="18"/>
        <w:szCs w:val="18"/>
      </w:rPr>
      <w:instrText>PAGE</w:instrText>
    </w:r>
    <w:r>
      <w:rPr>
        <w:sz w:val="18"/>
        <w:szCs w:val="18"/>
      </w:rPr>
      <w:fldChar w:fldCharType="separate"/>
    </w:r>
    <w:r>
      <w:rPr>
        <w:sz w:val="18"/>
        <w:szCs w:val="18"/>
      </w:rPr>
      <w:t>8</w:t>
    </w:r>
    <w:r>
      <w:rPr>
        <w:sz w:val="18"/>
        <w:szCs w:val="18"/>
      </w:rPr>
      <w:fldChar w:fldCharType="end"/>
    </w:r>
    <w:r>
      <w:rPr>
        <w:sz w:val="18"/>
        <w:szCs w:val="18"/>
      </w:rPr>
      <w:t xml:space="preserve"> –</w:t>
    </w:r>
  </w:p>
  <w:p w14:paraId="621B6FA2" w14:textId="77777777" w:rsidR="00A3347C" w:rsidRDefault="00141894">
    <w:pPr>
      <w:jc w:val="center"/>
      <w:rPr>
        <w:sz w:val="18"/>
        <w:szCs w:val="18"/>
      </w:rPr>
    </w:pPr>
    <w:r>
      <w:rPr>
        <w:sz w:val="18"/>
        <w:szCs w:val="18"/>
      </w:rPr>
      <w:t>SG11-TDXXX/GEN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26CC7"/>
    <w:multiLevelType w:val="multilevel"/>
    <w:tmpl w:val="22026CC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9333637"/>
    <w:multiLevelType w:val="multilevel"/>
    <w:tmpl w:val="29333637"/>
    <w:lvl w:ilvl="0">
      <w:start w:val="1"/>
      <w:numFmt w:val="decimal"/>
      <w:pStyle w:val="1"/>
      <w:lvlText w:val="%1."/>
      <w:lvlJc w:val="left"/>
      <w:pPr>
        <w:ind w:left="420" w:hanging="420"/>
      </w:pPr>
      <w:rPr>
        <w:rFonts w:hint="default"/>
      </w:rPr>
    </w:lvl>
    <w:lvl w:ilvl="1">
      <w:start w:val="1"/>
      <w:numFmt w:val="decimal"/>
      <w:isLgl/>
      <w:lvlText w:val="%1.%2"/>
      <w:lvlJc w:val="left"/>
      <w:pPr>
        <w:ind w:left="660" w:hanging="6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2" w15:restartNumberingAfterBreak="0">
    <w:nsid w:val="39442E6B"/>
    <w:multiLevelType w:val="multilevel"/>
    <w:tmpl w:val="39442E6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9FB007C"/>
    <w:multiLevelType w:val="multilevel"/>
    <w:tmpl w:val="39FB007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3EE4C12"/>
    <w:multiLevelType w:val="multilevel"/>
    <w:tmpl w:val="43EE4C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058123E"/>
    <w:multiLevelType w:val="multilevel"/>
    <w:tmpl w:val="5058123E"/>
    <w:lvl w:ilvl="0">
      <w:start w:val="12"/>
      <w:numFmt w:val="bullet"/>
      <w:lvlText w:val="-"/>
      <w:lvlJc w:val="left"/>
      <w:pPr>
        <w:ind w:left="420" w:hanging="420"/>
      </w:pPr>
      <w:rPr>
        <w:rFonts w:ascii="Times New Roman" w:eastAsia="Batang" w:hAnsi="Times New Roman" w:cs="Times New Roman" w:hint="default"/>
        <w:b/>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856969565">
    <w:abstractNumId w:val="1"/>
  </w:num>
  <w:num w:numId="2" w16cid:durableId="787234986">
    <w:abstractNumId w:val="0"/>
  </w:num>
  <w:num w:numId="3" w16cid:durableId="2146502365">
    <w:abstractNumId w:val="5"/>
  </w:num>
  <w:num w:numId="4" w16cid:durableId="358707002">
    <w:abstractNumId w:val="2"/>
  </w:num>
  <w:num w:numId="5" w16cid:durableId="1959139294">
    <w:abstractNumId w:val="3"/>
  </w:num>
  <w:num w:numId="6" w16cid:durableId="20414623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jun Singh">
    <w15:presenceInfo w15:providerId="Windows Live" w15:userId="363c693c7eeb5a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1MTczMrAwtzQ2s7BU0lEKTi0uzszPAykwqgUA+FvxKSwAAAA="/>
  </w:docVars>
  <w:rsids>
    <w:rsidRoot w:val="00D04503"/>
    <w:rsid w:val="000014A2"/>
    <w:rsid w:val="0000228A"/>
    <w:rsid w:val="00005DF6"/>
    <w:rsid w:val="000063E9"/>
    <w:rsid w:val="00006C1C"/>
    <w:rsid w:val="00006DC0"/>
    <w:rsid w:val="00006E0E"/>
    <w:rsid w:val="00007732"/>
    <w:rsid w:val="00007ED4"/>
    <w:rsid w:val="00010CEA"/>
    <w:rsid w:val="00011A0E"/>
    <w:rsid w:val="0001301F"/>
    <w:rsid w:val="00013848"/>
    <w:rsid w:val="00013B84"/>
    <w:rsid w:val="00021B9B"/>
    <w:rsid w:val="00022901"/>
    <w:rsid w:val="0002296D"/>
    <w:rsid w:val="00022C80"/>
    <w:rsid w:val="00023183"/>
    <w:rsid w:val="00030017"/>
    <w:rsid w:val="00030E5C"/>
    <w:rsid w:val="0003420B"/>
    <w:rsid w:val="000345C6"/>
    <w:rsid w:val="00036B3E"/>
    <w:rsid w:val="00045222"/>
    <w:rsid w:val="00047A41"/>
    <w:rsid w:val="000507AF"/>
    <w:rsid w:val="00054F14"/>
    <w:rsid w:val="00055A20"/>
    <w:rsid w:val="000615C4"/>
    <w:rsid w:val="00062E62"/>
    <w:rsid w:val="000633FE"/>
    <w:rsid w:val="00063554"/>
    <w:rsid w:val="00063908"/>
    <w:rsid w:val="000643EC"/>
    <w:rsid w:val="00067DB0"/>
    <w:rsid w:val="000717B5"/>
    <w:rsid w:val="00071843"/>
    <w:rsid w:val="00071D41"/>
    <w:rsid w:val="00072014"/>
    <w:rsid w:val="0007210A"/>
    <w:rsid w:val="000722E1"/>
    <w:rsid w:val="00074702"/>
    <w:rsid w:val="00081292"/>
    <w:rsid w:val="00081C2E"/>
    <w:rsid w:val="00082B04"/>
    <w:rsid w:val="00082CB9"/>
    <w:rsid w:val="00084E65"/>
    <w:rsid w:val="00086663"/>
    <w:rsid w:val="00086A9E"/>
    <w:rsid w:val="00087145"/>
    <w:rsid w:val="00087E59"/>
    <w:rsid w:val="000902A0"/>
    <w:rsid w:val="0009244B"/>
    <w:rsid w:val="00094E0A"/>
    <w:rsid w:val="00095E80"/>
    <w:rsid w:val="000963C6"/>
    <w:rsid w:val="00097E6A"/>
    <w:rsid w:val="000A0E57"/>
    <w:rsid w:val="000A1A98"/>
    <w:rsid w:val="000B0D40"/>
    <w:rsid w:val="000B105F"/>
    <w:rsid w:val="000B1386"/>
    <w:rsid w:val="000B4791"/>
    <w:rsid w:val="000B4F52"/>
    <w:rsid w:val="000B6D2E"/>
    <w:rsid w:val="000B6DD5"/>
    <w:rsid w:val="000B797E"/>
    <w:rsid w:val="000C361F"/>
    <w:rsid w:val="000C3746"/>
    <w:rsid w:val="000C6F80"/>
    <w:rsid w:val="000C734B"/>
    <w:rsid w:val="000C7433"/>
    <w:rsid w:val="000C77DB"/>
    <w:rsid w:val="000C7DE2"/>
    <w:rsid w:val="000D093E"/>
    <w:rsid w:val="000D1AB1"/>
    <w:rsid w:val="000D2BC5"/>
    <w:rsid w:val="000D3217"/>
    <w:rsid w:val="000D32F5"/>
    <w:rsid w:val="000D3464"/>
    <w:rsid w:val="000D62D4"/>
    <w:rsid w:val="000D6713"/>
    <w:rsid w:val="000D744D"/>
    <w:rsid w:val="000E161D"/>
    <w:rsid w:val="000E1953"/>
    <w:rsid w:val="000E2185"/>
    <w:rsid w:val="000E2D89"/>
    <w:rsid w:val="000E4C4C"/>
    <w:rsid w:val="000E4CF5"/>
    <w:rsid w:val="000F0100"/>
    <w:rsid w:val="000F174A"/>
    <w:rsid w:val="000F1F03"/>
    <w:rsid w:val="000F224B"/>
    <w:rsid w:val="000F2816"/>
    <w:rsid w:val="000F330F"/>
    <w:rsid w:val="000F34E7"/>
    <w:rsid w:val="000F3AC9"/>
    <w:rsid w:val="000F42EC"/>
    <w:rsid w:val="000F582B"/>
    <w:rsid w:val="00100559"/>
    <w:rsid w:val="0010165D"/>
    <w:rsid w:val="0010325F"/>
    <w:rsid w:val="00103A93"/>
    <w:rsid w:val="00104B39"/>
    <w:rsid w:val="00105C49"/>
    <w:rsid w:val="00111087"/>
    <w:rsid w:val="0011149B"/>
    <w:rsid w:val="001134CB"/>
    <w:rsid w:val="0011362A"/>
    <w:rsid w:val="001139C9"/>
    <w:rsid w:val="00115DA6"/>
    <w:rsid w:val="001163A2"/>
    <w:rsid w:val="001167FE"/>
    <w:rsid w:val="00117BE4"/>
    <w:rsid w:val="00120C12"/>
    <w:rsid w:val="001214AA"/>
    <w:rsid w:val="00121AE2"/>
    <w:rsid w:val="00125166"/>
    <w:rsid w:val="001254BB"/>
    <w:rsid w:val="00130337"/>
    <w:rsid w:val="00131804"/>
    <w:rsid w:val="00131933"/>
    <w:rsid w:val="00131A59"/>
    <w:rsid w:val="0014042F"/>
    <w:rsid w:val="00141894"/>
    <w:rsid w:val="00143E5B"/>
    <w:rsid w:val="00145F97"/>
    <w:rsid w:val="00150C1B"/>
    <w:rsid w:val="0015218B"/>
    <w:rsid w:val="00153380"/>
    <w:rsid w:val="00156D49"/>
    <w:rsid w:val="001576FC"/>
    <w:rsid w:val="001578A1"/>
    <w:rsid w:val="001604E9"/>
    <w:rsid w:val="001612A5"/>
    <w:rsid w:val="00163FCF"/>
    <w:rsid w:val="00165670"/>
    <w:rsid w:val="00165757"/>
    <w:rsid w:val="00165959"/>
    <w:rsid w:val="001659A3"/>
    <w:rsid w:val="00167BC7"/>
    <w:rsid w:val="001705BC"/>
    <w:rsid w:val="0017149C"/>
    <w:rsid w:val="00172072"/>
    <w:rsid w:val="0017301E"/>
    <w:rsid w:val="001761F4"/>
    <w:rsid w:val="001805F5"/>
    <w:rsid w:val="00180722"/>
    <w:rsid w:val="00182638"/>
    <w:rsid w:val="00184D84"/>
    <w:rsid w:val="00185369"/>
    <w:rsid w:val="001905FB"/>
    <w:rsid w:val="001941EF"/>
    <w:rsid w:val="001953DA"/>
    <w:rsid w:val="001967E2"/>
    <w:rsid w:val="00197B9D"/>
    <w:rsid w:val="001A0806"/>
    <w:rsid w:val="001A52A0"/>
    <w:rsid w:val="001A5895"/>
    <w:rsid w:val="001B135A"/>
    <w:rsid w:val="001B1BF1"/>
    <w:rsid w:val="001B4F2C"/>
    <w:rsid w:val="001B4F7C"/>
    <w:rsid w:val="001B6D1A"/>
    <w:rsid w:val="001B7253"/>
    <w:rsid w:val="001B7ED4"/>
    <w:rsid w:val="001C0130"/>
    <w:rsid w:val="001C1249"/>
    <w:rsid w:val="001C39E0"/>
    <w:rsid w:val="001C4313"/>
    <w:rsid w:val="001C43FE"/>
    <w:rsid w:val="001C4757"/>
    <w:rsid w:val="001C775F"/>
    <w:rsid w:val="001D1F70"/>
    <w:rsid w:val="001D277D"/>
    <w:rsid w:val="001D39D1"/>
    <w:rsid w:val="001D438F"/>
    <w:rsid w:val="001D6D13"/>
    <w:rsid w:val="001D717D"/>
    <w:rsid w:val="001D7783"/>
    <w:rsid w:val="001D7A6E"/>
    <w:rsid w:val="001E0FB2"/>
    <w:rsid w:val="001E21EC"/>
    <w:rsid w:val="001E2394"/>
    <w:rsid w:val="001E299E"/>
    <w:rsid w:val="001E2DF5"/>
    <w:rsid w:val="001E3245"/>
    <w:rsid w:val="001E41F5"/>
    <w:rsid w:val="001E42E2"/>
    <w:rsid w:val="001F0608"/>
    <w:rsid w:val="001F1813"/>
    <w:rsid w:val="001F1D8C"/>
    <w:rsid w:val="001F2A00"/>
    <w:rsid w:val="001F467F"/>
    <w:rsid w:val="001F56D8"/>
    <w:rsid w:val="001F5FF2"/>
    <w:rsid w:val="001F6268"/>
    <w:rsid w:val="001F65E8"/>
    <w:rsid w:val="001F719E"/>
    <w:rsid w:val="001F7FB5"/>
    <w:rsid w:val="00200A66"/>
    <w:rsid w:val="00201F78"/>
    <w:rsid w:val="00202A48"/>
    <w:rsid w:val="00204DB6"/>
    <w:rsid w:val="0020628C"/>
    <w:rsid w:val="00206CBF"/>
    <w:rsid w:val="002114F3"/>
    <w:rsid w:val="002119C2"/>
    <w:rsid w:val="00212873"/>
    <w:rsid w:val="00212963"/>
    <w:rsid w:val="00212C45"/>
    <w:rsid w:val="00214D25"/>
    <w:rsid w:val="00216B33"/>
    <w:rsid w:val="00217C87"/>
    <w:rsid w:val="0022009F"/>
    <w:rsid w:val="00224687"/>
    <w:rsid w:val="00225C69"/>
    <w:rsid w:val="00226358"/>
    <w:rsid w:val="00227347"/>
    <w:rsid w:val="002279EC"/>
    <w:rsid w:val="00227C46"/>
    <w:rsid w:val="0023032E"/>
    <w:rsid w:val="00231F43"/>
    <w:rsid w:val="002337CF"/>
    <w:rsid w:val="00233BD0"/>
    <w:rsid w:val="00233E1B"/>
    <w:rsid w:val="002341A7"/>
    <w:rsid w:val="0023420B"/>
    <w:rsid w:val="00235776"/>
    <w:rsid w:val="00235F86"/>
    <w:rsid w:val="002360AF"/>
    <w:rsid w:val="00240E57"/>
    <w:rsid w:val="0024162E"/>
    <w:rsid w:val="002433AC"/>
    <w:rsid w:val="00245774"/>
    <w:rsid w:val="00247202"/>
    <w:rsid w:val="00250AEE"/>
    <w:rsid w:val="0025270D"/>
    <w:rsid w:val="00253E0D"/>
    <w:rsid w:val="00255235"/>
    <w:rsid w:val="00255FF3"/>
    <w:rsid w:val="00257C60"/>
    <w:rsid w:val="00261AD9"/>
    <w:rsid w:val="00262D0A"/>
    <w:rsid w:val="00264542"/>
    <w:rsid w:val="00266B53"/>
    <w:rsid w:val="0026730F"/>
    <w:rsid w:val="00270750"/>
    <w:rsid w:val="00273DE1"/>
    <w:rsid w:val="0027490D"/>
    <w:rsid w:val="002777E4"/>
    <w:rsid w:val="002817C3"/>
    <w:rsid w:val="002833AB"/>
    <w:rsid w:val="0028341F"/>
    <w:rsid w:val="00283735"/>
    <w:rsid w:val="00284903"/>
    <w:rsid w:val="00284CBD"/>
    <w:rsid w:val="00284F2C"/>
    <w:rsid w:val="00286867"/>
    <w:rsid w:val="00286A2A"/>
    <w:rsid w:val="00287CFA"/>
    <w:rsid w:val="00287D5F"/>
    <w:rsid w:val="00294C40"/>
    <w:rsid w:val="00295023"/>
    <w:rsid w:val="002960AB"/>
    <w:rsid w:val="00296FEA"/>
    <w:rsid w:val="002A01ED"/>
    <w:rsid w:val="002A23B7"/>
    <w:rsid w:val="002A2E19"/>
    <w:rsid w:val="002A45FF"/>
    <w:rsid w:val="002A5282"/>
    <w:rsid w:val="002A5A3A"/>
    <w:rsid w:val="002A692A"/>
    <w:rsid w:val="002A6D36"/>
    <w:rsid w:val="002A7183"/>
    <w:rsid w:val="002A7B7A"/>
    <w:rsid w:val="002A7FE3"/>
    <w:rsid w:val="002B0903"/>
    <w:rsid w:val="002B09CD"/>
    <w:rsid w:val="002B28FA"/>
    <w:rsid w:val="002B34DF"/>
    <w:rsid w:val="002B36BD"/>
    <w:rsid w:val="002B3A0E"/>
    <w:rsid w:val="002B5D77"/>
    <w:rsid w:val="002B7226"/>
    <w:rsid w:val="002C45B0"/>
    <w:rsid w:val="002C72E8"/>
    <w:rsid w:val="002D0442"/>
    <w:rsid w:val="002D2245"/>
    <w:rsid w:val="002D3212"/>
    <w:rsid w:val="002D4238"/>
    <w:rsid w:val="002D636C"/>
    <w:rsid w:val="002D668C"/>
    <w:rsid w:val="002D705B"/>
    <w:rsid w:val="002D7519"/>
    <w:rsid w:val="002D7C2D"/>
    <w:rsid w:val="002E1EC6"/>
    <w:rsid w:val="002E3F96"/>
    <w:rsid w:val="002E5041"/>
    <w:rsid w:val="002F14AD"/>
    <w:rsid w:val="002F1DF2"/>
    <w:rsid w:val="002F213D"/>
    <w:rsid w:val="002F3252"/>
    <w:rsid w:val="002F38A9"/>
    <w:rsid w:val="002F5C61"/>
    <w:rsid w:val="002F65FB"/>
    <w:rsid w:val="00303394"/>
    <w:rsid w:val="0030350E"/>
    <w:rsid w:val="00303541"/>
    <w:rsid w:val="00307A56"/>
    <w:rsid w:val="00311F10"/>
    <w:rsid w:val="003134AB"/>
    <w:rsid w:val="003140CE"/>
    <w:rsid w:val="003166F2"/>
    <w:rsid w:val="003211C7"/>
    <w:rsid w:val="00323B84"/>
    <w:rsid w:val="0032484B"/>
    <w:rsid w:val="00330577"/>
    <w:rsid w:val="003314B8"/>
    <w:rsid w:val="0033239A"/>
    <w:rsid w:val="003343EB"/>
    <w:rsid w:val="003348F9"/>
    <w:rsid w:val="003352FD"/>
    <w:rsid w:val="00335E05"/>
    <w:rsid w:val="00341F1C"/>
    <w:rsid w:val="00345513"/>
    <w:rsid w:val="003464A9"/>
    <w:rsid w:val="0034683A"/>
    <w:rsid w:val="00346B71"/>
    <w:rsid w:val="00346D41"/>
    <w:rsid w:val="003508FE"/>
    <w:rsid w:val="0035097D"/>
    <w:rsid w:val="00350F2A"/>
    <w:rsid w:val="003518F0"/>
    <w:rsid w:val="003537DA"/>
    <w:rsid w:val="00356235"/>
    <w:rsid w:val="003572BF"/>
    <w:rsid w:val="003616FD"/>
    <w:rsid w:val="003619DC"/>
    <w:rsid w:val="00364072"/>
    <w:rsid w:val="00364A11"/>
    <w:rsid w:val="003710F9"/>
    <w:rsid w:val="003725ED"/>
    <w:rsid w:val="00372C5F"/>
    <w:rsid w:val="00374787"/>
    <w:rsid w:val="00374834"/>
    <w:rsid w:val="0037495C"/>
    <w:rsid w:val="00375B3B"/>
    <w:rsid w:val="00376974"/>
    <w:rsid w:val="00376C23"/>
    <w:rsid w:val="0038328D"/>
    <w:rsid w:val="00383A10"/>
    <w:rsid w:val="00383E04"/>
    <w:rsid w:val="00384D0A"/>
    <w:rsid w:val="003853CF"/>
    <w:rsid w:val="003857C5"/>
    <w:rsid w:val="0038650D"/>
    <w:rsid w:val="0038652A"/>
    <w:rsid w:val="00387857"/>
    <w:rsid w:val="00390916"/>
    <w:rsid w:val="003934A1"/>
    <w:rsid w:val="0039724C"/>
    <w:rsid w:val="003A52A3"/>
    <w:rsid w:val="003A7331"/>
    <w:rsid w:val="003A7744"/>
    <w:rsid w:val="003B24DE"/>
    <w:rsid w:val="003B2C8A"/>
    <w:rsid w:val="003B31CD"/>
    <w:rsid w:val="003B6C05"/>
    <w:rsid w:val="003C1FEC"/>
    <w:rsid w:val="003D1D0E"/>
    <w:rsid w:val="003D214E"/>
    <w:rsid w:val="003D39BE"/>
    <w:rsid w:val="003D4E59"/>
    <w:rsid w:val="003E2BAE"/>
    <w:rsid w:val="003E4271"/>
    <w:rsid w:val="003E6AC2"/>
    <w:rsid w:val="003F2492"/>
    <w:rsid w:val="003F29CB"/>
    <w:rsid w:val="003F4AF3"/>
    <w:rsid w:val="003F6F53"/>
    <w:rsid w:val="00400DD3"/>
    <w:rsid w:val="00400DE8"/>
    <w:rsid w:val="00400FC1"/>
    <w:rsid w:val="00401778"/>
    <w:rsid w:val="004030FC"/>
    <w:rsid w:val="00404480"/>
    <w:rsid w:val="004061A2"/>
    <w:rsid w:val="0040698F"/>
    <w:rsid w:val="0040719D"/>
    <w:rsid w:val="0040787A"/>
    <w:rsid w:val="00407D93"/>
    <w:rsid w:val="0041077F"/>
    <w:rsid w:val="004110FB"/>
    <w:rsid w:val="00411966"/>
    <w:rsid w:val="00413A08"/>
    <w:rsid w:val="00413E5C"/>
    <w:rsid w:val="00416D17"/>
    <w:rsid w:val="0042000F"/>
    <w:rsid w:val="004207C3"/>
    <w:rsid w:val="00421EDF"/>
    <w:rsid w:val="004222D0"/>
    <w:rsid w:val="0042487F"/>
    <w:rsid w:val="0042533D"/>
    <w:rsid w:val="00427C4C"/>
    <w:rsid w:val="00430E25"/>
    <w:rsid w:val="00431E01"/>
    <w:rsid w:val="00432F29"/>
    <w:rsid w:val="004436EC"/>
    <w:rsid w:val="0044532C"/>
    <w:rsid w:val="004456CB"/>
    <w:rsid w:val="00445BD5"/>
    <w:rsid w:val="00446BFF"/>
    <w:rsid w:val="00446EE8"/>
    <w:rsid w:val="0045139B"/>
    <w:rsid w:val="00451988"/>
    <w:rsid w:val="00452122"/>
    <w:rsid w:val="00454738"/>
    <w:rsid w:val="00455520"/>
    <w:rsid w:val="00456013"/>
    <w:rsid w:val="00457C58"/>
    <w:rsid w:val="004607E9"/>
    <w:rsid w:val="00461033"/>
    <w:rsid w:val="00461416"/>
    <w:rsid w:val="004615D8"/>
    <w:rsid w:val="0046252B"/>
    <w:rsid w:val="004639D4"/>
    <w:rsid w:val="004723DF"/>
    <w:rsid w:val="00472E83"/>
    <w:rsid w:val="00477AE2"/>
    <w:rsid w:val="00481161"/>
    <w:rsid w:val="00481A38"/>
    <w:rsid w:val="00481F43"/>
    <w:rsid w:val="0048397C"/>
    <w:rsid w:val="004849C6"/>
    <w:rsid w:val="00484D61"/>
    <w:rsid w:val="00484D70"/>
    <w:rsid w:val="00485349"/>
    <w:rsid w:val="004863C2"/>
    <w:rsid w:val="00490FD7"/>
    <w:rsid w:val="0049119A"/>
    <w:rsid w:val="00493ECE"/>
    <w:rsid w:val="0049522C"/>
    <w:rsid w:val="00496759"/>
    <w:rsid w:val="00496D4D"/>
    <w:rsid w:val="004971B5"/>
    <w:rsid w:val="004A03B9"/>
    <w:rsid w:val="004A0BA3"/>
    <w:rsid w:val="004A1A5A"/>
    <w:rsid w:val="004A1F1F"/>
    <w:rsid w:val="004A413F"/>
    <w:rsid w:val="004A425B"/>
    <w:rsid w:val="004A4B52"/>
    <w:rsid w:val="004A53C3"/>
    <w:rsid w:val="004A543D"/>
    <w:rsid w:val="004A54D4"/>
    <w:rsid w:val="004B0C47"/>
    <w:rsid w:val="004B2197"/>
    <w:rsid w:val="004B363C"/>
    <w:rsid w:val="004B4D84"/>
    <w:rsid w:val="004B6D59"/>
    <w:rsid w:val="004C056F"/>
    <w:rsid w:val="004C19C1"/>
    <w:rsid w:val="004C287A"/>
    <w:rsid w:val="004C3090"/>
    <w:rsid w:val="004C30D8"/>
    <w:rsid w:val="004C6183"/>
    <w:rsid w:val="004D0C4A"/>
    <w:rsid w:val="004D10B9"/>
    <w:rsid w:val="004D1CD4"/>
    <w:rsid w:val="004D2585"/>
    <w:rsid w:val="004D358F"/>
    <w:rsid w:val="004D48B6"/>
    <w:rsid w:val="004D4C68"/>
    <w:rsid w:val="004D6B86"/>
    <w:rsid w:val="004D7162"/>
    <w:rsid w:val="004E0BEF"/>
    <w:rsid w:val="004E28EF"/>
    <w:rsid w:val="004E3D7A"/>
    <w:rsid w:val="004E5183"/>
    <w:rsid w:val="004F026E"/>
    <w:rsid w:val="004F4A15"/>
    <w:rsid w:val="004F5681"/>
    <w:rsid w:val="004F7E16"/>
    <w:rsid w:val="00500C36"/>
    <w:rsid w:val="00502A33"/>
    <w:rsid w:val="00503CDC"/>
    <w:rsid w:val="005041EF"/>
    <w:rsid w:val="00504375"/>
    <w:rsid w:val="005053BB"/>
    <w:rsid w:val="005053D9"/>
    <w:rsid w:val="00510682"/>
    <w:rsid w:val="00510AE3"/>
    <w:rsid w:val="005110A3"/>
    <w:rsid w:val="00511941"/>
    <w:rsid w:val="00512CB5"/>
    <w:rsid w:val="0051335A"/>
    <w:rsid w:val="0051377A"/>
    <w:rsid w:val="0051407D"/>
    <w:rsid w:val="005141D4"/>
    <w:rsid w:val="005143E8"/>
    <w:rsid w:val="005145C8"/>
    <w:rsid w:val="00515FD7"/>
    <w:rsid w:val="005161D4"/>
    <w:rsid w:val="00516F3E"/>
    <w:rsid w:val="00520361"/>
    <w:rsid w:val="0052184C"/>
    <w:rsid w:val="005218B6"/>
    <w:rsid w:val="005254CD"/>
    <w:rsid w:val="0052581A"/>
    <w:rsid w:val="005305FC"/>
    <w:rsid w:val="00531AF6"/>
    <w:rsid w:val="00531C58"/>
    <w:rsid w:val="00532151"/>
    <w:rsid w:val="005323C7"/>
    <w:rsid w:val="00535096"/>
    <w:rsid w:val="00540584"/>
    <w:rsid w:val="005428D6"/>
    <w:rsid w:val="00542BC2"/>
    <w:rsid w:val="0054363A"/>
    <w:rsid w:val="005441E1"/>
    <w:rsid w:val="00547761"/>
    <w:rsid w:val="005502F6"/>
    <w:rsid w:val="00552FEF"/>
    <w:rsid w:val="00556502"/>
    <w:rsid w:val="005602CC"/>
    <w:rsid w:val="00561357"/>
    <w:rsid w:val="00561EAA"/>
    <w:rsid w:val="00563E0C"/>
    <w:rsid w:val="00566526"/>
    <w:rsid w:val="005666CD"/>
    <w:rsid w:val="0057049F"/>
    <w:rsid w:val="005711A5"/>
    <w:rsid w:val="005716F6"/>
    <w:rsid w:val="005728EE"/>
    <w:rsid w:val="0057532F"/>
    <w:rsid w:val="00576824"/>
    <w:rsid w:val="005900E3"/>
    <w:rsid w:val="005904D6"/>
    <w:rsid w:val="00591C78"/>
    <w:rsid w:val="00592910"/>
    <w:rsid w:val="00593C85"/>
    <w:rsid w:val="0059499A"/>
    <w:rsid w:val="00594A8C"/>
    <w:rsid w:val="00594DCB"/>
    <w:rsid w:val="005953C6"/>
    <w:rsid w:val="00597194"/>
    <w:rsid w:val="00597F8B"/>
    <w:rsid w:val="005A0065"/>
    <w:rsid w:val="005A1CE0"/>
    <w:rsid w:val="005A2843"/>
    <w:rsid w:val="005A39D5"/>
    <w:rsid w:val="005A39DA"/>
    <w:rsid w:val="005A460B"/>
    <w:rsid w:val="005A5299"/>
    <w:rsid w:val="005A5E0E"/>
    <w:rsid w:val="005A619E"/>
    <w:rsid w:val="005A6626"/>
    <w:rsid w:val="005A7C79"/>
    <w:rsid w:val="005A7CC2"/>
    <w:rsid w:val="005B4CF1"/>
    <w:rsid w:val="005C0447"/>
    <w:rsid w:val="005C2BE6"/>
    <w:rsid w:val="005C6B47"/>
    <w:rsid w:val="005C7629"/>
    <w:rsid w:val="005C79D9"/>
    <w:rsid w:val="005D0138"/>
    <w:rsid w:val="005D3046"/>
    <w:rsid w:val="005D44B3"/>
    <w:rsid w:val="005D4A88"/>
    <w:rsid w:val="005D5F5B"/>
    <w:rsid w:val="005E047E"/>
    <w:rsid w:val="005E0DCB"/>
    <w:rsid w:val="005E0EB8"/>
    <w:rsid w:val="005E2948"/>
    <w:rsid w:val="005E3481"/>
    <w:rsid w:val="005E4B9F"/>
    <w:rsid w:val="005E6E90"/>
    <w:rsid w:val="005E79BD"/>
    <w:rsid w:val="005E7D76"/>
    <w:rsid w:val="005F035D"/>
    <w:rsid w:val="005F2ABC"/>
    <w:rsid w:val="005F310E"/>
    <w:rsid w:val="005F34D5"/>
    <w:rsid w:val="005F37AB"/>
    <w:rsid w:val="005F41E3"/>
    <w:rsid w:val="005F4637"/>
    <w:rsid w:val="005F4D19"/>
    <w:rsid w:val="0060158C"/>
    <w:rsid w:val="00601AD8"/>
    <w:rsid w:val="00601B04"/>
    <w:rsid w:val="00602FE0"/>
    <w:rsid w:val="006043C6"/>
    <w:rsid w:val="00605337"/>
    <w:rsid w:val="00610770"/>
    <w:rsid w:val="00610F5D"/>
    <w:rsid w:val="00611FD3"/>
    <w:rsid w:val="006129F4"/>
    <w:rsid w:val="00612FEE"/>
    <w:rsid w:val="00614062"/>
    <w:rsid w:val="00614919"/>
    <w:rsid w:val="00614EC1"/>
    <w:rsid w:val="0061678F"/>
    <w:rsid w:val="00616E42"/>
    <w:rsid w:val="006212C2"/>
    <w:rsid w:val="0062298C"/>
    <w:rsid w:val="006249D2"/>
    <w:rsid w:val="00624DDF"/>
    <w:rsid w:val="0062540F"/>
    <w:rsid w:val="00625E4B"/>
    <w:rsid w:val="00627031"/>
    <w:rsid w:val="00630527"/>
    <w:rsid w:val="00631C42"/>
    <w:rsid w:val="006356F2"/>
    <w:rsid w:val="00636FD3"/>
    <w:rsid w:val="006410A5"/>
    <w:rsid w:val="006442BC"/>
    <w:rsid w:val="00644C66"/>
    <w:rsid w:val="00645929"/>
    <w:rsid w:val="00645F57"/>
    <w:rsid w:val="00645F77"/>
    <w:rsid w:val="0064676E"/>
    <w:rsid w:val="00647A09"/>
    <w:rsid w:val="00650F68"/>
    <w:rsid w:val="00651C13"/>
    <w:rsid w:val="00652BE2"/>
    <w:rsid w:val="00656101"/>
    <w:rsid w:val="00656309"/>
    <w:rsid w:val="006609B6"/>
    <w:rsid w:val="00661401"/>
    <w:rsid w:val="00664955"/>
    <w:rsid w:val="00665EB1"/>
    <w:rsid w:val="006660D6"/>
    <w:rsid w:val="006664A2"/>
    <w:rsid w:val="006664F0"/>
    <w:rsid w:val="0066746D"/>
    <w:rsid w:val="006707A0"/>
    <w:rsid w:val="00670D6F"/>
    <w:rsid w:val="00671340"/>
    <w:rsid w:val="00673FDC"/>
    <w:rsid w:val="00677832"/>
    <w:rsid w:val="00677A42"/>
    <w:rsid w:val="00680D88"/>
    <w:rsid w:val="00683F42"/>
    <w:rsid w:val="00685121"/>
    <w:rsid w:val="00685363"/>
    <w:rsid w:val="00692B2C"/>
    <w:rsid w:val="00693405"/>
    <w:rsid w:val="0069450C"/>
    <w:rsid w:val="006960E9"/>
    <w:rsid w:val="00696C47"/>
    <w:rsid w:val="006A0F53"/>
    <w:rsid w:val="006A3891"/>
    <w:rsid w:val="006A38B2"/>
    <w:rsid w:val="006A4499"/>
    <w:rsid w:val="006A4686"/>
    <w:rsid w:val="006A52A0"/>
    <w:rsid w:val="006A564E"/>
    <w:rsid w:val="006A6F13"/>
    <w:rsid w:val="006A71E6"/>
    <w:rsid w:val="006A77B6"/>
    <w:rsid w:val="006B4231"/>
    <w:rsid w:val="006B56FD"/>
    <w:rsid w:val="006B5725"/>
    <w:rsid w:val="006B658D"/>
    <w:rsid w:val="006B6872"/>
    <w:rsid w:val="006B6DF4"/>
    <w:rsid w:val="006B79A2"/>
    <w:rsid w:val="006C1F3D"/>
    <w:rsid w:val="006C2067"/>
    <w:rsid w:val="006C2DEB"/>
    <w:rsid w:val="006C6088"/>
    <w:rsid w:val="006C65E5"/>
    <w:rsid w:val="006C6B65"/>
    <w:rsid w:val="006C72B6"/>
    <w:rsid w:val="006C76B4"/>
    <w:rsid w:val="006C77C2"/>
    <w:rsid w:val="006D1B0A"/>
    <w:rsid w:val="006D1BCC"/>
    <w:rsid w:val="006D1D10"/>
    <w:rsid w:val="006D1FB1"/>
    <w:rsid w:val="006D2F23"/>
    <w:rsid w:val="006D33FB"/>
    <w:rsid w:val="006D44B1"/>
    <w:rsid w:val="006D498A"/>
    <w:rsid w:val="006D51A1"/>
    <w:rsid w:val="006D5A6E"/>
    <w:rsid w:val="006D6CF7"/>
    <w:rsid w:val="006E119F"/>
    <w:rsid w:val="006E23FF"/>
    <w:rsid w:val="006E2BA2"/>
    <w:rsid w:val="006E3263"/>
    <w:rsid w:val="006E451A"/>
    <w:rsid w:val="006E45DD"/>
    <w:rsid w:val="006F0EA3"/>
    <w:rsid w:val="006F25FC"/>
    <w:rsid w:val="006F3293"/>
    <w:rsid w:val="006F556F"/>
    <w:rsid w:val="006F6615"/>
    <w:rsid w:val="006F6C0D"/>
    <w:rsid w:val="007008E4"/>
    <w:rsid w:val="00700CFD"/>
    <w:rsid w:val="00706574"/>
    <w:rsid w:val="00706C66"/>
    <w:rsid w:val="00706E89"/>
    <w:rsid w:val="007071B0"/>
    <w:rsid w:val="0071195C"/>
    <w:rsid w:val="00712BAC"/>
    <w:rsid w:val="00713482"/>
    <w:rsid w:val="007154D7"/>
    <w:rsid w:val="00717854"/>
    <w:rsid w:val="00720787"/>
    <w:rsid w:val="0072097D"/>
    <w:rsid w:val="00723109"/>
    <w:rsid w:val="00723228"/>
    <w:rsid w:val="00724906"/>
    <w:rsid w:val="007250BC"/>
    <w:rsid w:val="00730307"/>
    <w:rsid w:val="00730D3B"/>
    <w:rsid w:val="007311A4"/>
    <w:rsid w:val="00733D15"/>
    <w:rsid w:val="00733DFC"/>
    <w:rsid w:val="00735F6B"/>
    <w:rsid w:val="007360B6"/>
    <w:rsid w:val="0073637E"/>
    <w:rsid w:val="00736AE1"/>
    <w:rsid w:val="00742862"/>
    <w:rsid w:val="00743EFA"/>
    <w:rsid w:val="0074441F"/>
    <w:rsid w:val="00747E68"/>
    <w:rsid w:val="007501C6"/>
    <w:rsid w:val="00753CE9"/>
    <w:rsid w:val="00753FD0"/>
    <w:rsid w:val="00755A8C"/>
    <w:rsid w:val="007564A6"/>
    <w:rsid w:val="00757172"/>
    <w:rsid w:val="007572C1"/>
    <w:rsid w:val="00761222"/>
    <w:rsid w:val="007623FA"/>
    <w:rsid w:val="00762A29"/>
    <w:rsid w:val="00762FEB"/>
    <w:rsid w:val="0076448E"/>
    <w:rsid w:val="007709F3"/>
    <w:rsid w:val="0077102E"/>
    <w:rsid w:val="00772809"/>
    <w:rsid w:val="007732A3"/>
    <w:rsid w:val="0077530E"/>
    <w:rsid w:val="00775448"/>
    <w:rsid w:val="007777A5"/>
    <w:rsid w:val="00777C53"/>
    <w:rsid w:val="00781FCD"/>
    <w:rsid w:val="0078221E"/>
    <w:rsid w:val="00786CA3"/>
    <w:rsid w:val="00787018"/>
    <w:rsid w:val="00787FBB"/>
    <w:rsid w:val="0079157A"/>
    <w:rsid w:val="0079178B"/>
    <w:rsid w:val="00791FA0"/>
    <w:rsid w:val="007920EC"/>
    <w:rsid w:val="007921AB"/>
    <w:rsid w:val="00795346"/>
    <w:rsid w:val="00795690"/>
    <w:rsid w:val="007969E8"/>
    <w:rsid w:val="00797CBE"/>
    <w:rsid w:val="007A32A6"/>
    <w:rsid w:val="007A35E5"/>
    <w:rsid w:val="007A4550"/>
    <w:rsid w:val="007A46FB"/>
    <w:rsid w:val="007A548E"/>
    <w:rsid w:val="007A5B4E"/>
    <w:rsid w:val="007A6964"/>
    <w:rsid w:val="007B0275"/>
    <w:rsid w:val="007B0445"/>
    <w:rsid w:val="007B0637"/>
    <w:rsid w:val="007B12ED"/>
    <w:rsid w:val="007B2ACD"/>
    <w:rsid w:val="007B530C"/>
    <w:rsid w:val="007B60BD"/>
    <w:rsid w:val="007B6296"/>
    <w:rsid w:val="007C1458"/>
    <w:rsid w:val="007C24BA"/>
    <w:rsid w:val="007C34F1"/>
    <w:rsid w:val="007C3C24"/>
    <w:rsid w:val="007C45D2"/>
    <w:rsid w:val="007D1503"/>
    <w:rsid w:val="007D1A19"/>
    <w:rsid w:val="007D2EE6"/>
    <w:rsid w:val="007D54A7"/>
    <w:rsid w:val="007D6BBE"/>
    <w:rsid w:val="007E05D1"/>
    <w:rsid w:val="007E07CA"/>
    <w:rsid w:val="007E1B14"/>
    <w:rsid w:val="007E3C55"/>
    <w:rsid w:val="007E40C9"/>
    <w:rsid w:val="007E66A7"/>
    <w:rsid w:val="007E7E2A"/>
    <w:rsid w:val="007F1D4A"/>
    <w:rsid w:val="007F1EAB"/>
    <w:rsid w:val="007F1FD4"/>
    <w:rsid w:val="007F33DC"/>
    <w:rsid w:val="007F3540"/>
    <w:rsid w:val="007F36FF"/>
    <w:rsid w:val="007F3747"/>
    <w:rsid w:val="007F47E2"/>
    <w:rsid w:val="00804673"/>
    <w:rsid w:val="0080491C"/>
    <w:rsid w:val="00804B65"/>
    <w:rsid w:val="00804C65"/>
    <w:rsid w:val="008068DB"/>
    <w:rsid w:val="008069B7"/>
    <w:rsid w:val="00810849"/>
    <w:rsid w:val="00811725"/>
    <w:rsid w:val="00820048"/>
    <w:rsid w:val="008208DE"/>
    <w:rsid w:val="008212F3"/>
    <w:rsid w:val="00823C5C"/>
    <w:rsid w:val="0082583D"/>
    <w:rsid w:val="00827411"/>
    <w:rsid w:val="00831C00"/>
    <w:rsid w:val="008325C7"/>
    <w:rsid w:val="00832EB2"/>
    <w:rsid w:val="0083499B"/>
    <w:rsid w:val="008353D1"/>
    <w:rsid w:val="00835E7B"/>
    <w:rsid w:val="00836880"/>
    <w:rsid w:val="008372EB"/>
    <w:rsid w:val="008373AA"/>
    <w:rsid w:val="0084026C"/>
    <w:rsid w:val="0084094B"/>
    <w:rsid w:val="0084333F"/>
    <w:rsid w:val="00844250"/>
    <w:rsid w:val="00846041"/>
    <w:rsid w:val="00847930"/>
    <w:rsid w:val="00850211"/>
    <w:rsid w:val="0085068E"/>
    <w:rsid w:val="00853ACD"/>
    <w:rsid w:val="00855964"/>
    <w:rsid w:val="0085758A"/>
    <w:rsid w:val="00857CF5"/>
    <w:rsid w:val="008600CA"/>
    <w:rsid w:val="0086432B"/>
    <w:rsid w:val="00864E02"/>
    <w:rsid w:val="008650FA"/>
    <w:rsid w:val="00866790"/>
    <w:rsid w:val="00870507"/>
    <w:rsid w:val="0087117E"/>
    <w:rsid w:val="00871BEC"/>
    <w:rsid w:val="008722E1"/>
    <w:rsid w:val="00874A15"/>
    <w:rsid w:val="00874AD9"/>
    <w:rsid w:val="00875A3E"/>
    <w:rsid w:val="00876207"/>
    <w:rsid w:val="00882228"/>
    <w:rsid w:val="00882C59"/>
    <w:rsid w:val="008830F6"/>
    <w:rsid w:val="0088394F"/>
    <w:rsid w:val="00884165"/>
    <w:rsid w:val="00884531"/>
    <w:rsid w:val="00886A7C"/>
    <w:rsid w:val="00890B08"/>
    <w:rsid w:val="00892FF5"/>
    <w:rsid w:val="00893D2F"/>
    <w:rsid w:val="0089607F"/>
    <w:rsid w:val="008974AE"/>
    <w:rsid w:val="00897E33"/>
    <w:rsid w:val="008A4980"/>
    <w:rsid w:val="008A67A3"/>
    <w:rsid w:val="008B2A73"/>
    <w:rsid w:val="008B3E9B"/>
    <w:rsid w:val="008B40F1"/>
    <w:rsid w:val="008B5B60"/>
    <w:rsid w:val="008B6553"/>
    <w:rsid w:val="008B6EAA"/>
    <w:rsid w:val="008C2129"/>
    <w:rsid w:val="008C3DCC"/>
    <w:rsid w:val="008C4ACD"/>
    <w:rsid w:val="008C4B65"/>
    <w:rsid w:val="008C4D51"/>
    <w:rsid w:val="008C5780"/>
    <w:rsid w:val="008C60CE"/>
    <w:rsid w:val="008C60F4"/>
    <w:rsid w:val="008C66D6"/>
    <w:rsid w:val="008D0380"/>
    <w:rsid w:val="008D16AD"/>
    <w:rsid w:val="008D1FB7"/>
    <w:rsid w:val="008D3128"/>
    <w:rsid w:val="008D3A2E"/>
    <w:rsid w:val="008D50E9"/>
    <w:rsid w:val="008D5866"/>
    <w:rsid w:val="008E12C3"/>
    <w:rsid w:val="008E1C55"/>
    <w:rsid w:val="008E2115"/>
    <w:rsid w:val="008E4370"/>
    <w:rsid w:val="008E59F7"/>
    <w:rsid w:val="008E6A94"/>
    <w:rsid w:val="008F1A0F"/>
    <w:rsid w:val="008F1CC4"/>
    <w:rsid w:val="008F3092"/>
    <w:rsid w:val="008F5D58"/>
    <w:rsid w:val="008F64B3"/>
    <w:rsid w:val="00900627"/>
    <w:rsid w:val="00901540"/>
    <w:rsid w:val="0090375C"/>
    <w:rsid w:val="00905510"/>
    <w:rsid w:val="00905BFB"/>
    <w:rsid w:val="0090713D"/>
    <w:rsid w:val="00911362"/>
    <w:rsid w:val="009129EE"/>
    <w:rsid w:val="00913110"/>
    <w:rsid w:val="00914001"/>
    <w:rsid w:val="00915008"/>
    <w:rsid w:val="009152ED"/>
    <w:rsid w:val="00915D91"/>
    <w:rsid w:val="00917BDB"/>
    <w:rsid w:val="00917E97"/>
    <w:rsid w:val="00920E0A"/>
    <w:rsid w:val="00920E4D"/>
    <w:rsid w:val="00921F34"/>
    <w:rsid w:val="00923BBA"/>
    <w:rsid w:val="00925A32"/>
    <w:rsid w:val="00926074"/>
    <w:rsid w:val="00926C6D"/>
    <w:rsid w:val="00927D04"/>
    <w:rsid w:val="009304C4"/>
    <w:rsid w:val="009306F2"/>
    <w:rsid w:val="0093118A"/>
    <w:rsid w:val="00934B98"/>
    <w:rsid w:val="009351E0"/>
    <w:rsid w:val="00935215"/>
    <w:rsid w:val="0093773F"/>
    <w:rsid w:val="00940FF0"/>
    <w:rsid w:val="0094172C"/>
    <w:rsid w:val="0094231A"/>
    <w:rsid w:val="00942806"/>
    <w:rsid w:val="009448E2"/>
    <w:rsid w:val="00945A6F"/>
    <w:rsid w:val="00945E80"/>
    <w:rsid w:val="0095043C"/>
    <w:rsid w:val="00952BD2"/>
    <w:rsid w:val="009544B9"/>
    <w:rsid w:val="00954696"/>
    <w:rsid w:val="00955A0B"/>
    <w:rsid w:val="00955DC3"/>
    <w:rsid w:val="0095621D"/>
    <w:rsid w:val="009572A5"/>
    <w:rsid w:val="009600AC"/>
    <w:rsid w:val="0096017C"/>
    <w:rsid w:val="00960F4D"/>
    <w:rsid w:val="00961AD9"/>
    <w:rsid w:val="00967752"/>
    <w:rsid w:val="00967B9D"/>
    <w:rsid w:val="00970638"/>
    <w:rsid w:val="0097230C"/>
    <w:rsid w:val="00980744"/>
    <w:rsid w:val="009814A7"/>
    <w:rsid w:val="009828CC"/>
    <w:rsid w:val="00982A7A"/>
    <w:rsid w:val="00983E84"/>
    <w:rsid w:val="00983F63"/>
    <w:rsid w:val="00993663"/>
    <w:rsid w:val="009945A4"/>
    <w:rsid w:val="00994A56"/>
    <w:rsid w:val="0099547F"/>
    <w:rsid w:val="00996670"/>
    <w:rsid w:val="009968F1"/>
    <w:rsid w:val="00997AC8"/>
    <w:rsid w:val="009A026D"/>
    <w:rsid w:val="009A0316"/>
    <w:rsid w:val="009A5EA1"/>
    <w:rsid w:val="009A6591"/>
    <w:rsid w:val="009A6F81"/>
    <w:rsid w:val="009A775D"/>
    <w:rsid w:val="009B2E00"/>
    <w:rsid w:val="009B385F"/>
    <w:rsid w:val="009B4B52"/>
    <w:rsid w:val="009B4BC5"/>
    <w:rsid w:val="009B64CA"/>
    <w:rsid w:val="009C06E7"/>
    <w:rsid w:val="009C0D89"/>
    <w:rsid w:val="009C12B8"/>
    <w:rsid w:val="009C2C81"/>
    <w:rsid w:val="009C3888"/>
    <w:rsid w:val="009C469D"/>
    <w:rsid w:val="009C6D0B"/>
    <w:rsid w:val="009C7071"/>
    <w:rsid w:val="009C7F62"/>
    <w:rsid w:val="009D18EC"/>
    <w:rsid w:val="009D4F59"/>
    <w:rsid w:val="009D717B"/>
    <w:rsid w:val="009E144E"/>
    <w:rsid w:val="009E1750"/>
    <w:rsid w:val="009E192A"/>
    <w:rsid w:val="009E3E2D"/>
    <w:rsid w:val="009E5419"/>
    <w:rsid w:val="009E5A97"/>
    <w:rsid w:val="009E61B8"/>
    <w:rsid w:val="009E6798"/>
    <w:rsid w:val="009F68B7"/>
    <w:rsid w:val="00A006EB"/>
    <w:rsid w:val="00A00F2B"/>
    <w:rsid w:val="00A03464"/>
    <w:rsid w:val="00A03FA2"/>
    <w:rsid w:val="00A05358"/>
    <w:rsid w:val="00A1267A"/>
    <w:rsid w:val="00A1296A"/>
    <w:rsid w:val="00A1462A"/>
    <w:rsid w:val="00A1465B"/>
    <w:rsid w:val="00A17863"/>
    <w:rsid w:val="00A2128B"/>
    <w:rsid w:val="00A22488"/>
    <w:rsid w:val="00A22A09"/>
    <w:rsid w:val="00A25494"/>
    <w:rsid w:val="00A26207"/>
    <w:rsid w:val="00A27E54"/>
    <w:rsid w:val="00A30636"/>
    <w:rsid w:val="00A314A9"/>
    <w:rsid w:val="00A3347C"/>
    <w:rsid w:val="00A355B6"/>
    <w:rsid w:val="00A365FE"/>
    <w:rsid w:val="00A42B2D"/>
    <w:rsid w:val="00A43491"/>
    <w:rsid w:val="00A455E9"/>
    <w:rsid w:val="00A463AD"/>
    <w:rsid w:val="00A521FB"/>
    <w:rsid w:val="00A52728"/>
    <w:rsid w:val="00A56E47"/>
    <w:rsid w:val="00A57A85"/>
    <w:rsid w:val="00A57E44"/>
    <w:rsid w:val="00A6044C"/>
    <w:rsid w:val="00A60864"/>
    <w:rsid w:val="00A61963"/>
    <w:rsid w:val="00A6285D"/>
    <w:rsid w:val="00A6665E"/>
    <w:rsid w:val="00A66FF2"/>
    <w:rsid w:val="00A6736C"/>
    <w:rsid w:val="00A723BC"/>
    <w:rsid w:val="00A72C46"/>
    <w:rsid w:val="00A73025"/>
    <w:rsid w:val="00A7498B"/>
    <w:rsid w:val="00A74B59"/>
    <w:rsid w:val="00A753C1"/>
    <w:rsid w:val="00A75939"/>
    <w:rsid w:val="00A771E9"/>
    <w:rsid w:val="00A775AB"/>
    <w:rsid w:val="00A83D7E"/>
    <w:rsid w:val="00A84160"/>
    <w:rsid w:val="00A84FFB"/>
    <w:rsid w:val="00A8573A"/>
    <w:rsid w:val="00A92D5B"/>
    <w:rsid w:val="00A93800"/>
    <w:rsid w:val="00AA03D7"/>
    <w:rsid w:val="00AA09D1"/>
    <w:rsid w:val="00AA5C94"/>
    <w:rsid w:val="00AA6873"/>
    <w:rsid w:val="00AA7C05"/>
    <w:rsid w:val="00AB19D2"/>
    <w:rsid w:val="00AB2901"/>
    <w:rsid w:val="00AB6340"/>
    <w:rsid w:val="00AB7E39"/>
    <w:rsid w:val="00AC0CCF"/>
    <w:rsid w:val="00AC13A5"/>
    <w:rsid w:val="00AC3C4F"/>
    <w:rsid w:val="00AC4161"/>
    <w:rsid w:val="00AC4B68"/>
    <w:rsid w:val="00AC598C"/>
    <w:rsid w:val="00AD0359"/>
    <w:rsid w:val="00AD09E7"/>
    <w:rsid w:val="00AD27A4"/>
    <w:rsid w:val="00AD587C"/>
    <w:rsid w:val="00AE0CE0"/>
    <w:rsid w:val="00AE139B"/>
    <w:rsid w:val="00AE48BF"/>
    <w:rsid w:val="00AE511A"/>
    <w:rsid w:val="00AE57C0"/>
    <w:rsid w:val="00AE5F13"/>
    <w:rsid w:val="00AF06EF"/>
    <w:rsid w:val="00AF372D"/>
    <w:rsid w:val="00AF3A43"/>
    <w:rsid w:val="00AF45FA"/>
    <w:rsid w:val="00AF4BFF"/>
    <w:rsid w:val="00AF5A91"/>
    <w:rsid w:val="00AF7778"/>
    <w:rsid w:val="00AF7934"/>
    <w:rsid w:val="00AF7958"/>
    <w:rsid w:val="00B00001"/>
    <w:rsid w:val="00B00012"/>
    <w:rsid w:val="00B00AAC"/>
    <w:rsid w:val="00B02258"/>
    <w:rsid w:val="00B03805"/>
    <w:rsid w:val="00B03B17"/>
    <w:rsid w:val="00B04C98"/>
    <w:rsid w:val="00B05C95"/>
    <w:rsid w:val="00B0646A"/>
    <w:rsid w:val="00B10457"/>
    <w:rsid w:val="00B12592"/>
    <w:rsid w:val="00B12F0E"/>
    <w:rsid w:val="00B143C2"/>
    <w:rsid w:val="00B16B5D"/>
    <w:rsid w:val="00B17DA3"/>
    <w:rsid w:val="00B218E7"/>
    <w:rsid w:val="00B22F6A"/>
    <w:rsid w:val="00B254ED"/>
    <w:rsid w:val="00B25B7F"/>
    <w:rsid w:val="00B260C3"/>
    <w:rsid w:val="00B276B6"/>
    <w:rsid w:val="00B31C20"/>
    <w:rsid w:val="00B33113"/>
    <w:rsid w:val="00B34A84"/>
    <w:rsid w:val="00B34FCE"/>
    <w:rsid w:val="00B3735D"/>
    <w:rsid w:val="00B40B4F"/>
    <w:rsid w:val="00B4196E"/>
    <w:rsid w:val="00B4411A"/>
    <w:rsid w:val="00B442A2"/>
    <w:rsid w:val="00B44E24"/>
    <w:rsid w:val="00B469A6"/>
    <w:rsid w:val="00B4750D"/>
    <w:rsid w:val="00B47E35"/>
    <w:rsid w:val="00B503C2"/>
    <w:rsid w:val="00B55048"/>
    <w:rsid w:val="00B555D8"/>
    <w:rsid w:val="00B55F1D"/>
    <w:rsid w:val="00B57A69"/>
    <w:rsid w:val="00B57B21"/>
    <w:rsid w:val="00B63566"/>
    <w:rsid w:val="00B6386E"/>
    <w:rsid w:val="00B66280"/>
    <w:rsid w:val="00B73BDB"/>
    <w:rsid w:val="00B74920"/>
    <w:rsid w:val="00B74CBA"/>
    <w:rsid w:val="00B777A6"/>
    <w:rsid w:val="00B77A7F"/>
    <w:rsid w:val="00B80EB4"/>
    <w:rsid w:val="00B836F2"/>
    <w:rsid w:val="00B840F8"/>
    <w:rsid w:val="00B8518F"/>
    <w:rsid w:val="00B87FA7"/>
    <w:rsid w:val="00B9116D"/>
    <w:rsid w:val="00B911D5"/>
    <w:rsid w:val="00B91A2E"/>
    <w:rsid w:val="00B92659"/>
    <w:rsid w:val="00B93C3F"/>
    <w:rsid w:val="00B943D4"/>
    <w:rsid w:val="00B9545A"/>
    <w:rsid w:val="00B97AC9"/>
    <w:rsid w:val="00BA08B5"/>
    <w:rsid w:val="00BA117A"/>
    <w:rsid w:val="00BA1805"/>
    <w:rsid w:val="00BA20CA"/>
    <w:rsid w:val="00BA3D58"/>
    <w:rsid w:val="00BA3E27"/>
    <w:rsid w:val="00BA5149"/>
    <w:rsid w:val="00BA528E"/>
    <w:rsid w:val="00BB23B1"/>
    <w:rsid w:val="00BB3F84"/>
    <w:rsid w:val="00BB537F"/>
    <w:rsid w:val="00BB569F"/>
    <w:rsid w:val="00BB6A45"/>
    <w:rsid w:val="00BB73FF"/>
    <w:rsid w:val="00BB7473"/>
    <w:rsid w:val="00BC3A8B"/>
    <w:rsid w:val="00BC7621"/>
    <w:rsid w:val="00BC7DF3"/>
    <w:rsid w:val="00BC7EAD"/>
    <w:rsid w:val="00BD1E4C"/>
    <w:rsid w:val="00BD1EC0"/>
    <w:rsid w:val="00BD2CAE"/>
    <w:rsid w:val="00BD4A7F"/>
    <w:rsid w:val="00BD5610"/>
    <w:rsid w:val="00BD5A55"/>
    <w:rsid w:val="00BD5D2A"/>
    <w:rsid w:val="00BD73D6"/>
    <w:rsid w:val="00BD73D9"/>
    <w:rsid w:val="00BE079D"/>
    <w:rsid w:val="00BE0959"/>
    <w:rsid w:val="00BE0E0B"/>
    <w:rsid w:val="00BE3CD6"/>
    <w:rsid w:val="00BE4602"/>
    <w:rsid w:val="00BE5A25"/>
    <w:rsid w:val="00BE5E80"/>
    <w:rsid w:val="00BF18AF"/>
    <w:rsid w:val="00BF4132"/>
    <w:rsid w:val="00BF765D"/>
    <w:rsid w:val="00BF7C4B"/>
    <w:rsid w:val="00C00302"/>
    <w:rsid w:val="00C00E89"/>
    <w:rsid w:val="00C01594"/>
    <w:rsid w:val="00C02030"/>
    <w:rsid w:val="00C0466E"/>
    <w:rsid w:val="00C058B8"/>
    <w:rsid w:val="00C06686"/>
    <w:rsid w:val="00C06FE9"/>
    <w:rsid w:val="00C100BF"/>
    <w:rsid w:val="00C1315C"/>
    <w:rsid w:val="00C14AC4"/>
    <w:rsid w:val="00C164C8"/>
    <w:rsid w:val="00C17A6F"/>
    <w:rsid w:val="00C23354"/>
    <w:rsid w:val="00C2364B"/>
    <w:rsid w:val="00C27B92"/>
    <w:rsid w:val="00C27E79"/>
    <w:rsid w:val="00C30B95"/>
    <w:rsid w:val="00C33CC7"/>
    <w:rsid w:val="00C33D78"/>
    <w:rsid w:val="00C35BEE"/>
    <w:rsid w:val="00C37BDC"/>
    <w:rsid w:val="00C404F7"/>
    <w:rsid w:val="00C42D0C"/>
    <w:rsid w:val="00C432B5"/>
    <w:rsid w:val="00C43BB1"/>
    <w:rsid w:val="00C43F38"/>
    <w:rsid w:val="00C44DF3"/>
    <w:rsid w:val="00C463F3"/>
    <w:rsid w:val="00C474F8"/>
    <w:rsid w:val="00C51011"/>
    <w:rsid w:val="00C52008"/>
    <w:rsid w:val="00C52024"/>
    <w:rsid w:val="00C52322"/>
    <w:rsid w:val="00C55520"/>
    <w:rsid w:val="00C57AED"/>
    <w:rsid w:val="00C57C06"/>
    <w:rsid w:val="00C6139D"/>
    <w:rsid w:val="00C628FA"/>
    <w:rsid w:val="00C63376"/>
    <w:rsid w:val="00C6385C"/>
    <w:rsid w:val="00C65900"/>
    <w:rsid w:val="00C65BAA"/>
    <w:rsid w:val="00C6740C"/>
    <w:rsid w:val="00C67549"/>
    <w:rsid w:val="00C72A10"/>
    <w:rsid w:val="00C75697"/>
    <w:rsid w:val="00C7641E"/>
    <w:rsid w:val="00C8283F"/>
    <w:rsid w:val="00C83824"/>
    <w:rsid w:val="00C85F70"/>
    <w:rsid w:val="00C8680D"/>
    <w:rsid w:val="00C8751B"/>
    <w:rsid w:val="00C90FD7"/>
    <w:rsid w:val="00C915FF"/>
    <w:rsid w:val="00C92D0F"/>
    <w:rsid w:val="00C944AD"/>
    <w:rsid w:val="00C959F3"/>
    <w:rsid w:val="00C9607E"/>
    <w:rsid w:val="00CA0C22"/>
    <w:rsid w:val="00CA2EB9"/>
    <w:rsid w:val="00CA5F19"/>
    <w:rsid w:val="00CB021A"/>
    <w:rsid w:val="00CB136A"/>
    <w:rsid w:val="00CB2B31"/>
    <w:rsid w:val="00CB3EEF"/>
    <w:rsid w:val="00CB520A"/>
    <w:rsid w:val="00CB58E7"/>
    <w:rsid w:val="00CB5F7C"/>
    <w:rsid w:val="00CC1451"/>
    <w:rsid w:val="00CC448F"/>
    <w:rsid w:val="00CC64E9"/>
    <w:rsid w:val="00CC65EB"/>
    <w:rsid w:val="00CD0CCA"/>
    <w:rsid w:val="00CD12A0"/>
    <w:rsid w:val="00CD1DFE"/>
    <w:rsid w:val="00CD2F6A"/>
    <w:rsid w:val="00CD4CC9"/>
    <w:rsid w:val="00CD63D5"/>
    <w:rsid w:val="00CD7BE7"/>
    <w:rsid w:val="00CE043F"/>
    <w:rsid w:val="00CE061B"/>
    <w:rsid w:val="00CE2217"/>
    <w:rsid w:val="00CE37FF"/>
    <w:rsid w:val="00CE5129"/>
    <w:rsid w:val="00CE6A98"/>
    <w:rsid w:val="00CE6FD3"/>
    <w:rsid w:val="00CF0DAE"/>
    <w:rsid w:val="00CF1D36"/>
    <w:rsid w:val="00CF22AC"/>
    <w:rsid w:val="00CF29E9"/>
    <w:rsid w:val="00CF4633"/>
    <w:rsid w:val="00CF5D72"/>
    <w:rsid w:val="00CF5D97"/>
    <w:rsid w:val="00CF5FD1"/>
    <w:rsid w:val="00CF63DB"/>
    <w:rsid w:val="00CF6CF3"/>
    <w:rsid w:val="00CF7DD8"/>
    <w:rsid w:val="00D0264E"/>
    <w:rsid w:val="00D0363E"/>
    <w:rsid w:val="00D04069"/>
    <w:rsid w:val="00D04503"/>
    <w:rsid w:val="00D06EF1"/>
    <w:rsid w:val="00D07F73"/>
    <w:rsid w:val="00D10EC0"/>
    <w:rsid w:val="00D123A6"/>
    <w:rsid w:val="00D139FF"/>
    <w:rsid w:val="00D173B1"/>
    <w:rsid w:val="00D1765D"/>
    <w:rsid w:val="00D2025F"/>
    <w:rsid w:val="00D202EE"/>
    <w:rsid w:val="00D203AA"/>
    <w:rsid w:val="00D20456"/>
    <w:rsid w:val="00D22391"/>
    <w:rsid w:val="00D227FB"/>
    <w:rsid w:val="00D27870"/>
    <w:rsid w:val="00D27AF8"/>
    <w:rsid w:val="00D303AF"/>
    <w:rsid w:val="00D31207"/>
    <w:rsid w:val="00D3130F"/>
    <w:rsid w:val="00D317A1"/>
    <w:rsid w:val="00D3271A"/>
    <w:rsid w:val="00D32FED"/>
    <w:rsid w:val="00D34E1E"/>
    <w:rsid w:val="00D351BA"/>
    <w:rsid w:val="00D35F0C"/>
    <w:rsid w:val="00D37432"/>
    <w:rsid w:val="00D3765A"/>
    <w:rsid w:val="00D40B33"/>
    <w:rsid w:val="00D41B08"/>
    <w:rsid w:val="00D41B78"/>
    <w:rsid w:val="00D42F7E"/>
    <w:rsid w:val="00D431B9"/>
    <w:rsid w:val="00D43215"/>
    <w:rsid w:val="00D47F74"/>
    <w:rsid w:val="00D511DF"/>
    <w:rsid w:val="00D5153F"/>
    <w:rsid w:val="00D51B5C"/>
    <w:rsid w:val="00D53850"/>
    <w:rsid w:val="00D56A8E"/>
    <w:rsid w:val="00D57AE0"/>
    <w:rsid w:val="00D61FF7"/>
    <w:rsid w:val="00D640AF"/>
    <w:rsid w:val="00D64F69"/>
    <w:rsid w:val="00D66639"/>
    <w:rsid w:val="00D70234"/>
    <w:rsid w:val="00D7073A"/>
    <w:rsid w:val="00D713FB"/>
    <w:rsid w:val="00D71A93"/>
    <w:rsid w:val="00D72823"/>
    <w:rsid w:val="00D73301"/>
    <w:rsid w:val="00D75824"/>
    <w:rsid w:val="00D762CE"/>
    <w:rsid w:val="00D76466"/>
    <w:rsid w:val="00D80637"/>
    <w:rsid w:val="00D81F7D"/>
    <w:rsid w:val="00D82F32"/>
    <w:rsid w:val="00D86F9A"/>
    <w:rsid w:val="00D90902"/>
    <w:rsid w:val="00D90BC3"/>
    <w:rsid w:val="00D9112B"/>
    <w:rsid w:val="00D91142"/>
    <w:rsid w:val="00D9528F"/>
    <w:rsid w:val="00D97F3C"/>
    <w:rsid w:val="00DA4C54"/>
    <w:rsid w:val="00DA6074"/>
    <w:rsid w:val="00DA608E"/>
    <w:rsid w:val="00DB102C"/>
    <w:rsid w:val="00DB1CE8"/>
    <w:rsid w:val="00DB281C"/>
    <w:rsid w:val="00DB360D"/>
    <w:rsid w:val="00DB410C"/>
    <w:rsid w:val="00DB4ED0"/>
    <w:rsid w:val="00DB5BD2"/>
    <w:rsid w:val="00DC116F"/>
    <w:rsid w:val="00DC2C08"/>
    <w:rsid w:val="00DC539B"/>
    <w:rsid w:val="00DC636B"/>
    <w:rsid w:val="00DD0FB8"/>
    <w:rsid w:val="00DD1168"/>
    <w:rsid w:val="00DD3B55"/>
    <w:rsid w:val="00DD499E"/>
    <w:rsid w:val="00DD4D15"/>
    <w:rsid w:val="00DD5A91"/>
    <w:rsid w:val="00DD65BB"/>
    <w:rsid w:val="00DD6EAC"/>
    <w:rsid w:val="00DE00D3"/>
    <w:rsid w:val="00DE2CE4"/>
    <w:rsid w:val="00DF04F6"/>
    <w:rsid w:val="00DF0AA4"/>
    <w:rsid w:val="00DF1B3E"/>
    <w:rsid w:val="00DF278F"/>
    <w:rsid w:val="00DF321C"/>
    <w:rsid w:val="00DF38F9"/>
    <w:rsid w:val="00DF44E7"/>
    <w:rsid w:val="00DF5FA9"/>
    <w:rsid w:val="00E01E34"/>
    <w:rsid w:val="00E03509"/>
    <w:rsid w:val="00E05285"/>
    <w:rsid w:val="00E05D58"/>
    <w:rsid w:val="00E05EDC"/>
    <w:rsid w:val="00E05FF9"/>
    <w:rsid w:val="00E0682D"/>
    <w:rsid w:val="00E0775D"/>
    <w:rsid w:val="00E10023"/>
    <w:rsid w:val="00E10165"/>
    <w:rsid w:val="00E10CAC"/>
    <w:rsid w:val="00E12255"/>
    <w:rsid w:val="00E12B97"/>
    <w:rsid w:val="00E1505E"/>
    <w:rsid w:val="00E21F70"/>
    <w:rsid w:val="00E22951"/>
    <w:rsid w:val="00E235E9"/>
    <w:rsid w:val="00E26745"/>
    <w:rsid w:val="00E30672"/>
    <w:rsid w:val="00E3121F"/>
    <w:rsid w:val="00E31F07"/>
    <w:rsid w:val="00E32253"/>
    <w:rsid w:val="00E330A5"/>
    <w:rsid w:val="00E33375"/>
    <w:rsid w:val="00E3369A"/>
    <w:rsid w:val="00E34A77"/>
    <w:rsid w:val="00E35988"/>
    <w:rsid w:val="00E35FE9"/>
    <w:rsid w:val="00E36806"/>
    <w:rsid w:val="00E36D96"/>
    <w:rsid w:val="00E3782C"/>
    <w:rsid w:val="00E44C46"/>
    <w:rsid w:val="00E45974"/>
    <w:rsid w:val="00E47EC9"/>
    <w:rsid w:val="00E50A45"/>
    <w:rsid w:val="00E51C33"/>
    <w:rsid w:val="00E52AB9"/>
    <w:rsid w:val="00E53832"/>
    <w:rsid w:val="00E54F83"/>
    <w:rsid w:val="00E550C7"/>
    <w:rsid w:val="00E55C8B"/>
    <w:rsid w:val="00E5685F"/>
    <w:rsid w:val="00E5686E"/>
    <w:rsid w:val="00E56E84"/>
    <w:rsid w:val="00E57B86"/>
    <w:rsid w:val="00E57CB2"/>
    <w:rsid w:val="00E6199B"/>
    <w:rsid w:val="00E62794"/>
    <w:rsid w:val="00E62831"/>
    <w:rsid w:val="00E63673"/>
    <w:rsid w:val="00E64C16"/>
    <w:rsid w:val="00E65307"/>
    <w:rsid w:val="00E67C4F"/>
    <w:rsid w:val="00E70535"/>
    <w:rsid w:val="00E71686"/>
    <w:rsid w:val="00E7287F"/>
    <w:rsid w:val="00E734D7"/>
    <w:rsid w:val="00E74D09"/>
    <w:rsid w:val="00E77755"/>
    <w:rsid w:val="00E804E3"/>
    <w:rsid w:val="00E8230C"/>
    <w:rsid w:val="00E824A1"/>
    <w:rsid w:val="00E82A9F"/>
    <w:rsid w:val="00E830BA"/>
    <w:rsid w:val="00E8365E"/>
    <w:rsid w:val="00E8391F"/>
    <w:rsid w:val="00E848B8"/>
    <w:rsid w:val="00E852CC"/>
    <w:rsid w:val="00E916DC"/>
    <w:rsid w:val="00E9331F"/>
    <w:rsid w:val="00E96984"/>
    <w:rsid w:val="00EA099E"/>
    <w:rsid w:val="00EA2125"/>
    <w:rsid w:val="00EA2CEE"/>
    <w:rsid w:val="00EA496F"/>
    <w:rsid w:val="00EA5C80"/>
    <w:rsid w:val="00EA7332"/>
    <w:rsid w:val="00EB21C0"/>
    <w:rsid w:val="00EB25D7"/>
    <w:rsid w:val="00EB298A"/>
    <w:rsid w:val="00EB2B35"/>
    <w:rsid w:val="00EB3A5A"/>
    <w:rsid w:val="00EB69D9"/>
    <w:rsid w:val="00EB6DF5"/>
    <w:rsid w:val="00EB7129"/>
    <w:rsid w:val="00EB72E2"/>
    <w:rsid w:val="00EB767C"/>
    <w:rsid w:val="00EC0117"/>
    <w:rsid w:val="00EC24AD"/>
    <w:rsid w:val="00EC2C8C"/>
    <w:rsid w:val="00EC35F4"/>
    <w:rsid w:val="00EC457E"/>
    <w:rsid w:val="00EC5DF6"/>
    <w:rsid w:val="00EC6F62"/>
    <w:rsid w:val="00EC7516"/>
    <w:rsid w:val="00ED0012"/>
    <w:rsid w:val="00ED06EC"/>
    <w:rsid w:val="00ED0B64"/>
    <w:rsid w:val="00ED555A"/>
    <w:rsid w:val="00EE0EBE"/>
    <w:rsid w:val="00EE33D1"/>
    <w:rsid w:val="00EE4A26"/>
    <w:rsid w:val="00EE6880"/>
    <w:rsid w:val="00EF0061"/>
    <w:rsid w:val="00EF5390"/>
    <w:rsid w:val="00EF5938"/>
    <w:rsid w:val="00EF5E8B"/>
    <w:rsid w:val="00EF6F34"/>
    <w:rsid w:val="00F00242"/>
    <w:rsid w:val="00F01BE0"/>
    <w:rsid w:val="00F01CDC"/>
    <w:rsid w:val="00F0265E"/>
    <w:rsid w:val="00F0292E"/>
    <w:rsid w:val="00F040CB"/>
    <w:rsid w:val="00F0428C"/>
    <w:rsid w:val="00F044D0"/>
    <w:rsid w:val="00F04703"/>
    <w:rsid w:val="00F05814"/>
    <w:rsid w:val="00F06CD7"/>
    <w:rsid w:val="00F078F8"/>
    <w:rsid w:val="00F079D6"/>
    <w:rsid w:val="00F1138E"/>
    <w:rsid w:val="00F11B58"/>
    <w:rsid w:val="00F14ECC"/>
    <w:rsid w:val="00F153EF"/>
    <w:rsid w:val="00F156E1"/>
    <w:rsid w:val="00F17504"/>
    <w:rsid w:val="00F2067B"/>
    <w:rsid w:val="00F223E3"/>
    <w:rsid w:val="00F22726"/>
    <w:rsid w:val="00F22F61"/>
    <w:rsid w:val="00F2546E"/>
    <w:rsid w:val="00F31F18"/>
    <w:rsid w:val="00F344A6"/>
    <w:rsid w:val="00F35943"/>
    <w:rsid w:val="00F430E1"/>
    <w:rsid w:val="00F4392D"/>
    <w:rsid w:val="00F43A46"/>
    <w:rsid w:val="00F43F4E"/>
    <w:rsid w:val="00F44DC4"/>
    <w:rsid w:val="00F45067"/>
    <w:rsid w:val="00F462EE"/>
    <w:rsid w:val="00F4636D"/>
    <w:rsid w:val="00F50C3B"/>
    <w:rsid w:val="00F5519B"/>
    <w:rsid w:val="00F631C3"/>
    <w:rsid w:val="00F6353A"/>
    <w:rsid w:val="00F639E5"/>
    <w:rsid w:val="00F63DE1"/>
    <w:rsid w:val="00F7140C"/>
    <w:rsid w:val="00F73EC9"/>
    <w:rsid w:val="00F7419C"/>
    <w:rsid w:val="00F77D2C"/>
    <w:rsid w:val="00F77D98"/>
    <w:rsid w:val="00F803AE"/>
    <w:rsid w:val="00F810E2"/>
    <w:rsid w:val="00F83BC2"/>
    <w:rsid w:val="00F83CF0"/>
    <w:rsid w:val="00F918EC"/>
    <w:rsid w:val="00F91C13"/>
    <w:rsid w:val="00F92DC3"/>
    <w:rsid w:val="00F95082"/>
    <w:rsid w:val="00F9769A"/>
    <w:rsid w:val="00FA1619"/>
    <w:rsid w:val="00FA2D03"/>
    <w:rsid w:val="00FA5831"/>
    <w:rsid w:val="00FA6CCC"/>
    <w:rsid w:val="00FA75F4"/>
    <w:rsid w:val="00FB2226"/>
    <w:rsid w:val="00FB23C2"/>
    <w:rsid w:val="00FB2855"/>
    <w:rsid w:val="00FB4653"/>
    <w:rsid w:val="00FB7095"/>
    <w:rsid w:val="00FC09EC"/>
    <w:rsid w:val="00FC1C05"/>
    <w:rsid w:val="00FC2630"/>
    <w:rsid w:val="00FC2DF6"/>
    <w:rsid w:val="00FC4058"/>
    <w:rsid w:val="00FC5C9A"/>
    <w:rsid w:val="00FC6D55"/>
    <w:rsid w:val="00FC7DAE"/>
    <w:rsid w:val="00FD208F"/>
    <w:rsid w:val="00FD291A"/>
    <w:rsid w:val="00FD3BA2"/>
    <w:rsid w:val="00FD46E5"/>
    <w:rsid w:val="00FD5BAF"/>
    <w:rsid w:val="00FD7182"/>
    <w:rsid w:val="00FE03AE"/>
    <w:rsid w:val="00FE1382"/>
    <w:rsid w:val="00FE3277"/>
    <w:rsid w:val="00FE3CF8"/>
    <w:rsid w:val="00FE4831"/>
    <w:rsid w:val="00FE56AE"/>
    <w:rsid w:val="00FE6294"/>
    <w:rsid w:val="00FE6AAA"/>
    <w:rsid w:val="00FE76F5"/>
    <w:rsid w:val="00FE78C2"/>
    <w:rsid w:val="00FF092E"/>
    <w:rsid w:val="00FF24D3"/>
    <w:rsid w:val="00FF3512"/>
    <w:rsid w:val="00FF4FB1"/>
    <w:rsid w:val="00FF5947"/>
    <w:rsid w:val="00FF6E3B"/>
    <w:rsid w:val="6E332093"/>
    <w:rsid w:val="7BC84992"/>
  </w:rsids>
  <m:mathPr>
    <m:mathFont m:val="Cambria Math"/>
    <m:brkBin m:val="before"/>
    <m:brkBinSub m:val="--"/>
    <m:smallFrac/>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7DBEF"/>
  <w15:docId w15:val="{155B8E93-7566-41D6-ADCB-D08E17149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pPr>
    <w:rPr>
      <w:sz w:val="24"/>
      <w:szCs w:val="24"/>
      <w:lang w:val="en-US" w:eastAsia="en-IN"/>
    </w:rPr>
  </w:style>
  <w:style w:type="paragraph" w:styleId="Heading1">
    <w:name w:val="heading 1"/>
    <w:basedOn w:val="Normal"/>
    <w:next w:val="Normal"/>
    <w:uiPriority w:val="9"/>
    <w:qFormat/>
    <w:pPr>
      <w:keepNext/>
      <w:keepLines/>
      <w:spacing w:before="360"/>
      <w:ind w:left="794" w:hanging="794"/>
      <w:outlineLvl w:val="0"/>
    </w:pPr>
    <w:rPr>
      <w:b/>
    </w:rPr>
  </w:style>
  <w:style w:type="paragraph" w:styleId="Heading2">
    <w:name w:val="heading 2"/>
    <w:basedOn w:val="Normal"/>
    <w:next w:val="Normal"/>
    <w:uiPriority w:val="9"/>
    <w:unhideWhenUsed/>
    <w:qFormat/>
    <w:pPr>
      <w:keepNext/>
      <w:keepLines/>
      <w:spacing w:before="240"/>
      <w:ind w:left="794" w:hanging="794"/>
      <w:outlineLvl w:val="1"/>
    </w:pPr>
    <w:rPr>
      <w:b/>
    </w:rPr>
  </w:style>
  <w:style w:type="paragraph" w:styleId="Heading3">
    <w:name w:val="heading 3"/>
    <w:basedOn w:val="Normal"/>
    <w:next w:val="Normal"/>
    <w:uiPriority w:val="9"/>
    <w:semiHidden/>
    <w:unhideWhenUsed/>
    <w:qFormat/>
    <w:pPr>
      <w:keepNext/>
      <w:keepLines/>
      <w:spacing w:before="160"/>
      <w:ind w:left="794" w:hanging="794"/>
      <w:outlineLvl w:val="2"/>
    </w:pPr>
    <w:rPr>
      <w:b/>
    </w:rPr>
  </w:style>
  <w:style w:type="paragraph" w:styleId="Heading4">
    <w:name w:val="heading 4"/>
    <w:basedOn w:val="Normal"/>
    <w:next w:val="Normal"/>
    <w:uiPriority w:val="9"/>
    <w:semiHidden/>
    <w:unhideWhenUsed/>
    <w:qFormat/>
    <w:pPr>
      <w:keepNext/>
      <w:keepLines/>
      <w:tabs>
        <w:tab w:val="left" w:pos="1021"/>
      </w:tabs>
      <w:spacing w:before="160"/>
      <w:ind w:left="1021" w:hanging="1021"/>
      <w:outlineLvl w:val="3"/>
    </w:pPr>
    <w:rPr>
      <w:b/>
    </w:rPr>
  </w:style>
  <w:style w:type="paragraph" w:styleId="Heading5">
    <w:name w:val="heading 5"/>
    <w:basedOn w:val="Normal"/>
    <w:next w:val="Normal"/>
    <w:uiPriority w:val="9"/>
    <w:semiHidden/>
    <w:unhideWhenUsed/>
    <w:qFormat/>
    <w:pPr>
      <w:keepNext/>
      <w:keepLines/>
      <w:tabs>
        <w:tab w:val="left" w:pos="1021"/>
      </w:tabs>
      <w:spacing w:before="160"/>
      <w:ind w:left="1021" w:hanging="1021"/>
      <w:outlineLvl w:val="4"/>
    </w:pPr>
    <w:rPr>
      <w:b/>
    </w:rPr>
  </w:style>
  <w:style w:type="paragraph" w:styleId="Heading6">
    <w:name w:val="heading 6"/>
    <w:basedOn w:val="Normal"/>
    <w:next w:val="Normal"/>
    <w:uiPriority w:val="9"/>
    <w:semiHidden/>
    <w:unhideWhenUsed/>
    <w:qFormat/>
    <w:pPr>
      <w:keepNext/>
      <w:keepLines/>
      <w:tabs>
        <w:tab w:val="left" w:pos="1021"/>
      </w:tabs>
      <w:spacing w:before="160"/>
      <w:ind w:left="1588" w:hanging="1588"/>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qFormat/>
    <w:rPr>
      <w:sz w:val="20"/>
      <w:szCs w:val="20"/>
    </w:rPr>
  </w:style>
  <w:style w:type="paragraph" w:styleId="BalloonText">
    <w:name w:val="Balloon Text"/>
    <w:basedOn w:val="Normal"/>
    <w:link w:val="BalloonTextChar"/>
    <w:uiPriority w:val="99"/>
    <w:semiHidden/>
    <w:unhideWhenUsed/>
    <w:qFormat/>
    <w:pPr>
      <w:spacing w:before="0"/>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before="0"/>
    </w:pPr>
  </w:style>
  <w:style w:type="paragraph" w:styleId="Header">
    <w:name w:val="header"/>
    <w:basedOn w:val="Normal"/>
    <w:link w:val="HeaderChar"/>
    <w:uiPriority w:val="99"/>
    <w:unhideWhenUsed/>
    <w:qFormat/>
    <w:pPr>
      <w:tabs>
        <w:tab w:val="center" w:pos="4680"/>
        <w:tab w:val="right" w:pos="9360"/>
      </w:tabs>
      <w:spacing w:before="0"/>
    </w:pPr>
  </w:style>
  <w:style w:type="paragraph" w:styleId="TOC1">
    <w:name w:val="toc 1"/>
    <w:basedOn w:val="Normal"/>
    <w:next w:val="Normal"/>
    <w:uiPriority w:val="39"/>
    <w:qFormat/>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szCs w:val="20"/>
      <w:lang w:val="en-GB" w:eastAsia="en-US"/>
    </w:r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paragraph" w:styleId="FootnoteText">
    <w:name w:val="footnote text"/>
    <w:basedOn w:val="Normal"/>
    <w:link w:val="FootnoteTextChar"/>
    <w:unhideWhenUsed/>
    <w:qFormat/>
    <w:pPr>
      <w:spacing w:before="0"/>
    </w:pPr>
    <w:rPr>
      <w:rFonts w:eastAsiaTheme="minorEastAsia"/>
      <w:sz w:val="20"/>
      <w:szCs w:val="20"/>
      <w:lang w:val="en-GB" w:eastAsia="ja-JP"/>
    </w:rPr>
  </w:style>
  <w:style w:type="paragraph" w:styleId="TOC2">
    <w:name w:val="toc 2"/>
    <w:basedOn w:val="TOC1"/>
    <w:next w:val="Normal"/>
    <w:uiPriority w:val="39"/>
    <w:qFormat/>
    <w:pPr>
      <w:spacing w:before="80"/>
      <w:ind w:left="1531" w:hanging="851"/>
    </w:pPr>
  </w:style>
  <w:style w:type="paragraph" w:styleId="NormalWeb">
    <w:name w:val="Normal (Web)"/>
    <w:basedOn w:val="Normal"/>
    <w:uiPriority w:val="99"/>
    <w:semiHidden/>
    <w:unhideWhenUsed/>
    <w:qFormat/>
    <w:pPr>
      <w:spacing w:before="100" w:beforeAutospacing="1" w:after="100" w:afterAutospacing="1"/>
    </w:pPr>
    <w:rPr>
      <w:rFonts w:eastAsia="Times New Roman"/>
      <w:lang w:val="en-IN"/>
    </w:rPr>
  </w:style>
  <w:style w:type="paragraph" w:styleId="Title">
    <w:name w:val="Title"/>
    <w:basedOn w:val="Normal"/>
    <w:next w:val="Normal"/>
    <w:uiPriority w:val="10"/>
    <w:qFormat/>
    <w:pPr>
      <w:spacing w:before="0"/>
    </w:pPr>
    <w:rPr>
      <w:rFonts w:ascii="Calibri" w:eastAsia="Calibri" w:hAnsi="Calibri" w:cs="Calibri"/>
      <w:sz w:val="56"/>
      <w:szCs w:val="56"/>
    </w:rPr>
  </w:style>
  <w:style w:type="paragraph" w:styleId="CommentSubject">
    <w:name w:val="annotation subject"/>
    <w:basedOn w:val="CommentText"/>
    <w:next w:val="CommentText"/>
    <w:link w:val="CommentSubjectChar"/>
    <w:uiPriority w:val="99"/>
    <w:semiHidden/>
    <w:unhideWhenUsed/>
    <w:rPr>
      <w:b/>
      <w:bCs/>
    </w:rPr>
  </w:style>
  <w:style w:type="table" w:styleId="TableGrid">
    <w:name w:val="Table Grid"/>
    <w:basedOn w:val="TableNormal"/>
    <w:uiPriority w:val="39"/>
    <w:qFormat/>
    <w:rPr>
      <w:rFonts w:asciiTheme="minorHAnsi" w:eastAsiaTheme="minorEastAsia" w:hAnsiTheme="minorHAnsi" w:cstheme="minorBid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qFormat/>
    <w:rPr>
      <w:color w:val="800080" w:themeColor="followedHyperlink"/>
      <w:u w:val="single"/>
    </w:rPr>
  </w:style>
  <w:style w:type="character" w:styleId="Hyperlink">
    <w:name w:val="Hyperlink"/>
    <w:basedOn w:val="DefaultParagraphFont"/>
    <w:uiPriority w:val="99"/>
    <w:unhideWhenUsed/>
    <w:qFormat/>
    <w:rPr>
      <w:color w:val="0000FF" w:themeColor="hyperlink"/>
      <w:u w:val="single"/>
    </w:rPr>
  </w:style>
  <w:style w:type="character" w:styleId="CommentReference">
    <w:name w:val="annotation reference"/>
    <w:basedOn w:val="DefaultParagraphFont"/>
    <w:uiPriority w:val="99"/>
    <w:semiHidden/>
    <w:unhideWhenUsed/>
    <w:qFormat/>
    <w:rPr>
      <w:sz w:val="16"/>
      <w:szCs w:val="16"/>
    </w:rPr>
  </w:style>
  <w:style w:type="table" w:customStyle="1" w:styleId="Style11">
    <w:name w:val="_Style 11"/>
    <w:basedOn w:val="TableNormal"/>
    <w:qFormat/>
    <w:tblPr>
      <w:tblCellMar>
        <w:left w:w="57" w:type="dxa"/>
        <w:right w:w="57" w:type="dxa"/>
      </w:tblCellMar>
    </w:tblPr>
  </w:style>
  <w:style w:type="table" w:customStyle="1" w:styleId="Style12">
    <w:name w:val="_Style 12"/>
    <w:basedOn w:val="TableNormal"/>
    <w:qFormat/>
    <w:tblPr>
      <w:tblCellMar>
        <w:left w:w="57" w:type="dxa"/>
        <w:right w:w="57" w:type="dxa"/>
      </w:tblCellMar>
    </w:tblPr>
  </w:style>
  <w:style w:type="table" w:customStyle="1" w:styleId="Style13">
    <w:name w:val="_Style 13"/>
    <w:basedOn w:val="TableNormal"/>
    <w:qFormat/>
    <w:tblPr/>
  </w:style>
  <w:style w:type="table" w:customStyle="1" w:styleId="Style14">
    <w:name w:val="_Style 14"/>
    <w:basedOn w:val="TableNormal"/>
    <w:qFormat/>
    <w:tblPr/>
  </w:style>
  <w:style w:type="table" w:customStyle="1" w:styleId="Style15">
    <w:name w:val="_Style 15"/>
    <w:basedOn w:val="TableNormal"/>
    <w:qFormat/>
    <w:tblPr/>
  </w:style>
  <w:style w:type="paragraph" w:styleId="ListParagraph">
    <w:name w:val="List Paragraph"/>
    <w:basedOn w:val="Normal"/>
    <w:link w:val="ListParagraphChar"/>
    <w:uiPriority w:val="34"/>
    <w:qFormat/>
    <w:pPr>
      <w:ind w:left="720"/>
      <w:contextualSpacing/>
    </w:pPr>
  </w:style>
  <w:style w:type="paragraph" w:customStyle="1" w:styleId="Revision1">
    <w:name w:val="Revision1"/>
    <w:hidden/>
    <w:uiPriority w:val="99"/>
    <w:semiHidden/>
    <w:qFormat/>
    <w:rPr>
      <w:sz w:val="24"/>
      <w:szCs w:val="24"/>
      <w:lang w:val="en-US" w:eastAsia="en-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link w:val="ListParagraph"/>
    <w:uiPriority w:val="34"/>
    <w:qFormat/>
    <w:locked/>
  </w:style>
  <w:style w:type="paragraph" w:customStyle="1" w:styleId="Headingb">
    <w:name w:val="Heading_b"/>
    <w:basedOn w:val="Normal"/>
    <w:next w:val="Normal"/>
    <w:qFormat/>
    <w:pPr>
      <w:keepNext/>
      <w:tabs>
        <w:tab w:val="left" w:pos="794"/>
        <w:tab w:val="left" w:pos="1191"/>
        <w:tab w:val="left" w:pos="1588"/>
        <w:tab w:val="left" w:pos="1985"/>
      </w:tabs>
      <w:overflowPunct w:val="0"/>
      <w:autoSpaceDE w:val="0"/>
      <w:autoSpaceDN w:val="0"/>
      <w:adjustRightInd w:val="0"/>
      <w:spacing w:before="160"/>
      <w:textAlignment w:val="baseline"/>
    </w:pPr>
    <w:rPr>
      <w:rFonts w:eastAsiaTheme="minorEastAsia"/>
      <w:b/>
      <w:szCs w:val="20"/>
      <w:lang w:val="en-GB" w:eastAsia="ja-JP"/>
    </w:rPr>
  </w:style>
  <w:style w:type="paragraph" w:customStyle="1" w:styleId="RecNo">
    <w:name w:val="Rec_No"/>
    <w:basedOn w:val="Normal"/>
    <w:next w:val="Normal"/>
    <w:pPr>
      <w:keepNext/>
      <w:keepLines/>
      <w:tabs>
        <w:tab w:val="left" w:pos="794"/>
        <w:tab w:val="left" w:pos="1191"/>
        <w:tab w:val="left" w:pos="1588"/>
        <w:tab w:val="left" w:pos="1985"/>
      </w:tabs>
      <w:overflowPunct w:val="0"/>
      <w:autoSpaceDE w:val="0"/>
      <w:autoSpaceDN w:val="0"/>
      <w:adjustRightInd w:val="0"/>
      <w:spacing w:before="0"/>
      <w:textAlignment w:val="baseline"/>
    </w:pPr>
    <w:rPr>
      <w:rFonts w:eastAsiaTheme="minorEastAsia"/>
      <w:b/>
      <w:sz w:val="28"/>
      <w:szCs w:val="20"/>
      <w:lang w:val="en-GB" w:eastAsia="ja-JP"/>
    </w:rPr>
  </w:style>
  <w:style w:type="paragraph" w:customStyle="1" w:styleId="Rectitle">
    <w:name w:val="Rec_title"/>
    <w:basedOn w:val="Normal"/>
    <w:next w:val="Normal"/>
    <w:qFormat/>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rFonts w:eastAsiaTheme="minorEastAsia"/>
      <w:b/>
      <w:sz w:val="28"/>
      <w:szCs w:val="20"/>
      <w:lang w:val="en-GB" w:eastAsia="ja-JP"/>
    </w:rPr>
  </w:style>
  <w:style w:type="paragraph" w:customStyle="1" w:styleId="Docnumber">
    <w:name w:val="Docnumber"/>
    <w:basedOn w:val="Normal"/>
    <w:link w:val="DocnumberChar"/>
    <w:qFormat/>
    <w:pPr>
      <w:tabs>
        <w:tab w:val="left" w:pos="794"/>
        <w:tab w:val="left" w:pos="1191"/>
        <w:tab w:val="left" w:pos="1588"/>
        <w:tab w:val="left" w:pos="1985"/>
      </w:tabs>
      <w:overflowPunct w:val="0"/>
      <w:autoSpaceDE w:val="0"/>
      <w:autoSpaceDN w:val="0"/>
      <w:adjustRightInd w:val="0"/>
      <w:jc w:val="right"/>
      <w:textAlignment w:val="baseline"/>
    </w:pPr>
    <w:rPr>
      <w:b/>
      <w:sz w:val="32"/>
      <w:szCs w:val="20"/>
      <w:lang w:val="en-GB" w:eastAsia="en-US"/>
    </w:rPr>
  </w:style>
  <w:style w:type="character" w:customStyle="1" w:styleId="DocnumberChar">
    <w:name w:val="Docnumber Char"/>
    <w:link w:val="Docnumber"/>
    <w:qFormat/>
    <w:rPr>
      <w:rFonts w:eastAsia="SimSun"/>
      <w:b/>
      <w:sz w:val="32"/>
      <w:szCs w:val="20"/>
      <w:lang w:val="en-GB" w:eastAsia="en-US"/>
    </w:rPr>
  </w:style>
  <w:style w:type="paragraph" w:customStyle="1" w:styleId="VenueDate">
    <w:name w:val="VenueDate"/>
    <w:basedOn w:val="Normal"/>
    <w:qFormat/>
    <w:pPr>
      <w:jc w:val="right"/>
    </w:pPr>
    <w:rPr>
      <w:rFonts w:eastAsiaTheme="minorEastAsia"/>
      <w:lang w:val="en-GB" w:eastAsia="ja-JP"/>
    </w:rPr>
  </w:style>
  <w:style w:type="paragraph" w:customStyle="1" w:styleId="TSBHeaderRight14">
    <w:name w:val="TSBHeaderRight14"/>
    <w:basedOn w:val="Normal"/>
    <w:qFormat/>
    <w:pPr>
      <w:jc w:val="right"/>
    </w:pPr>
    <w:rPr>
      <w:rFonts w:eastAsiaTheme="minorEastAsia"/>
      <w:b/>
      <w:bCs/>
      <w:sz w:val="28"/>
      <w:szCs w:val="28"/>
      <w:lang w:val="en-GB" w:eastAsia="ja-JP"/>
    </w:rPr>
  </w:style>
  <w:style w:type="paragraph" w:customStyle="1" w:styleId="TSBHeaderQuestion">
    <w:name w:val="TSBHeaderQuestion"/>
    <w:basedOn w:val="Normal"/>
    <w:qFormat/>
    <w:rPr>
      <w:rFonts w:eastAsiaTheme="minorEastAsia"/>
      <w:lang w:val="en-GB" w:eastAsia="ja-JP"/>
    </w:rPr>
  </w:style>
  <w:style w:type="paragraph" w:customStyle="1" w:styleId="TSBHeaderSource">
    <w:name w:val="TSBHeaderSource"/>
    <w:basedOn w:val="Normal"/>
    <w:qFormat/>
    <w:rPr>
      <w:rFonts w:eastAsiaTheme="minorEastAsia"/>
      <w:lang w:val="en-GB" w:eastAsia="ja-JP"/>
    </w:rPr>
  </w:style>
  <w:style w:type="paragraph" w:customStyle="1" w:styleId="TSBHeaderTitle">
    <w:name w:val="TSBHeaderTitle"/>
    <w:basedOn w:val="Normal"/>
    <w:qFormat/>
    <w:rPr>
      <w:rFonts w:eastAsiaTheme="minorEastAsia"/>
      <w:lang w:val="en-GB" w:eastAsia="ja-JP"/>
    </w:rPr>
  </w:style>
  <w:style w:type="paragraph" w:customStyle="1" w:styleId="TSBHeaderSummary">
    <w:name w:val="TSBHeaderSummary"/>
    <w:basedOn w:val="Normal"/>
    <w:qFormat/>
    <w:rPr>
      <w:rFonts w:eastAsiaTheme="minorEastAsia"/>
      <w:lang w:val="en-GB" w:eastAsia="ja-JP"/>
    </w:rPr>
  </w:style>
  <w:style w:type="paragraph" w:customStyle="1" w:styleId="1">
    <w:name w:val="样式1"/>
    <w:basedOn w:val="Normal"/>
    <w:qFormat/>
    <w:pPr>
      <w:keepNext/>
      <w:keepLines/>
      <w:numPr>
        <w:numId w:val="1"/>
      </w:numPr>
      <w:tabs>
        <w:tab w:val="left" w:pos="794"/>
        <w:tab w:val="left" w:pos="1191"/>
        <w:tab w:val="left" w:pos="1588"/>
        <w:tab w:val="left" w:pos="1985"/>
      </w:tabs>
      <w:overflowPunct w:val="0"/>
      <w:autoSpaceDE w:val="0"/>
      <w:autoSpaceDN w:val="0"/>
      <w:adjustRightInd w:val="0"/>
      <w:spacing w:before="360"/>
      <w:textAlignment w:val="baseline"/>
      <w:outlineLvl w:val="0"/>
    </w:pPr>
    <w:rPr>
      <w:rFonts w:eastAsia="Malgun Gothic"/>
      <w:b/>
      <w:szCs w:val="20"/>
      <w:u w:val="single"/>
      <w:lang w:val="en-GB" w:eastAsia="ko-KR"/>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Default">
    <w:name w:val="Default"/>
    <w:qFormat/>
    <w:pPr>
      <w:autoSpaceDE w:val="0"/>
      <w:autoSpaceDN w:val="0"/>
      <w:adjustRightInd w:val="0"/>
    </w:pPr>
    <w:rPr>
      <w:rFonts w:ascii="Arial" w:hAnsi="Arial" w:cs="Arial"/>
      <w:color w:val="000000"/>
      <w:sz w:val="24"/>
      <w:szCs w:val="24"/>
      <w:lang w:val="en-IN" w:eastAsia="en-IN"/>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FootnoteTextChar">
    <w:name w:val="Footnote Text Char"/>
    <w:basedOn w:val="DefaultParagraphFont"/>
    <w:link w:val="FootnoteText"/>
    <w:qFormat/>
    <w:rPr>
      <w:rFonts w:eastAsiaTheme="minorEastAsia"/>
      <w:sz w:val="20"/>
      <w:szCs w:val="20"/>
      <w:lang w:val="en-GB" w:eastAsia="ja-JP"/>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gkelc">
    <w:name w:val="hgkelc"/>
    <w:basedOn w:val="DefaultParagraphFont"/>
    <w:qFormat/>
  </w:style>
  <w:style w:type="paragraph" w:customStyle="1" w:styleId="sc-fuhjuy">
    <w:name w:val="sc-fuhjuy"/>
    <w:basedOn w:val="Normal"/>
    <w:qFormat/>
    <w:pPr>
      <w:spacing w:before="100" w:beforeAutospacing="1" w:after="100" w:afterAutospacing="1"/>
    </w:pPr>
    <w:rPr>
      <w:rFonts w:eastAsia="Times New Roman"/>
      <w:lang w:val="en-IN"/>
    </w:rPr>
  </w:style>
  <w:style w:type="paragraph" w:styleId="Revision">
    <w:name w:val="Revision"/>
    <w:hidden/>
    <w:uiPriority w:val="99"/>
    <w:unhideWhenUsed/>
    <w:rsid w:val="00F4636D"/>
    <w:rPr>
      <w:sz w:val="24"/>
      <w:szCs w:val="24"/>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tu.int/dms_ties/itu-t/md/25/sg11/c/T25-SG11-C-0062!!MSW-E.doc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itu.int/dms_ties/itu-t/md/25/sg11/c/T25-SG11-C-0055!!MSW-E.docx" TargetMode="External"/><Relationship Id="rId4" Type="http://schemas.openxmlformats.org/officeDocument/2006/relationships/settings" Target="settings.xml"/><Relationship Id="rId9" Type="http://schemas.openxmlformats.org/officeDocument/2006/relationships/hyperlink" Target="mailto:arjun.singh93@gov.in" TargetMode="External"/><Relationship Id="rId14" Type="http://schemas.openxmlformats.org/officeDocument/2006/relationships/hyperlink" Target="https://www.itu.int/dms_inf/itu-t/md/25/sg11/td/250219/GEN/T25-SG11-250219-TD-GEN-0167!!MSW-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92B49-53D3-40A6-88B3-B2B4F50ABA28}">
  <ds:schemaRefs/>
</ds:datastoreItem>
</file>

<file path=docProps/app.xml><?xml version="1.0" encoding="utf-8"?>
<Properties xmlns="http://schemas.openxmlformats.org/officeDocument/2006/extended-properties" xmlns:vt="http://schemas.openxmlformats.org/officeDocument/2006/docPropsVTypes">
  <Template>Normal.dotm</Template>
  <TotalTime>732</TotalTime>
  <Pages>8</Pages>
  <Words>2133</Words>
  <Characters>12160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editor</cp:lastModifiedBy>
  <cp:revision>200</cp:revision>
  <cp:lastPrinted>2024-05-03T06:28:00Z</cp:lastPrinted>
  <dcterms:created xsi:type="dcterms:W3CDTF">2025-02-19T16:44:00Z</dcterms:created>
  <dcterms:modified xsi:type="dcterms:W3CDTF">2025-02-25T16:04:00Z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26F68A6F6D004091BE1CB0382306DE3D_12</vt:lpwstr>
  </property>
</Properties>
</file>