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0" w:type="dxa"/>
        <w:tblLayout w:type="fixed"/>
        <w:tblCellMar>
          <w:left w:w="57" w:type="dxa"/>
          <w:right w:w="57" w:type="dxa"/>
        </w:tblCellMar>
        <w:tblLook w:val="0000" w:firstRow="0" w:lastRow="0" w:firstColumn="0" w:lastColumn="0" w:noHBand="0" w:noVBand="0"/>
      </w:tblPr>
      <w:tblGrid>
        <w:gridCol w:w="1132"/>
        <w:gridCol w:w="286"/>
        <w:gridCol w:w="4111"/>
        <w:gridCol w:w="84"/>
        <w:gridCol w:w="4027"/>
      </w:tblGrid>
      <w:tr w:rsidR="002519BE" w:rsidRPr="004001D1" w14:paraId="44B6B2A0" w14:textId="77777777" w:rsidTr="002519BE">
        <w:trPr>
          <w:cantSplit/>
        </w:trPr>
        <w:tc>
          <w:tcPr>
            <w:tcW w:w="1132" w:type="dxa"/>
            <w:vMerge w:val="restart"/>
            <w:vAlign w:val="center"/>
          </w:tcPr>
          <w:p w14:paraId="5BB3A141" w14:textId="77777777" w:rsidR="002519BE" w:rsidRPr="004001D1" w:rsidRDefault="002519BE" w:rsidP="002519BE">
            <w:pPr>
              <w:spacing w:before="0"/>
              <w:jc w:val="center"/>
              <w:rPr>
                <w:sz w:val="20"/>
                <w:szCs w:val="20"/>
              </w:rPr>
            </w:pPr>
            <w:bookmarkStart w:id="0" w:name="dnum" w:colFirst="2" w:colLast="2"/>
            <w:bookmarkStart w:id="1" w:name="dtableau"/>
            <w:r w:rsidRPr="004001D1">
              <w:rPr>
                <w:noProof/>
                <w:lang w:val="en-US" w:eastAsia="zh-CN"/>
              </w:rPr>
              <w:drawing>
                <wp:inline distT="0" distB="0" distL="0" distR="0" wp14:anchorId="3B0D3020" wp14:editId="03FC1D43">
                  <wp:extent cx="647700" cy="705600"/>
                  <wp:effectExtent l="0" t="0" r="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rotWithShape="1">
                          <a:blip r:embed="rId11">
                            <a:extLst>
                              <a:ext uri="{28A0092B-C50C-407E-A947-70E740481C1C}">
                                <a14:useLocalDpi xmlns:a14="http://schemas.microsoft.com/office/drawing/2010/main" val="0"/>
                              </a:ext>
                            </a:extLst>
                          </a:blip>
                          <a:srcRect l="-202" t="-200" r="-202" b="-309"/>
                          <a:stretch/>
                        </pic:blipFill>
                        <pic:spPr bwMode="auto">
                          <a:xfrm>
                            <a:off x="0" y="0"/>
                            <a:ext cx="650318" cy="70845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481" w:type="dxa"/>
            <w:gridSpan w:val="3"/>
            <w:vMerge w:val="restart"/>
          </w:tcPr>
          <w:p w14:paraId="153E2AA2" w14:textId="77777777" w:rsidR="002519BE" w:rsidRPr="004001D1" w:rsidRDefault="002519BE" w:rsidP="002519BE">
            <w:pPr>
              <w:rPr>
                <w:sz w:val="16"/>
                <w:szCs w:val="16"/>
              </w:rPr>
            </w:pPr>
            <w:r w:rsidRPr="004001D1">
              <w:rPr>
                <w:sz w:val="16"/>
                <w:szCs w:val="16"/>
              </w:rPr>
              <w:t>INTERNATIONAL TELECOMMUNICATION UNION</w:t>
            </w:r>
          </w:p>
          <w:p w14:paraId="0CF65189" w14:textId="77777777" w:rsidR="002519BE" w:rsidRPr="004001D1" w:rsidRDefault="002519BE" w:rsidP="002519BE">
            <w:pPr>
              <w:rPr>
                <w:b/>
                <w:bCs/>
                <w:sz w:val="26"/>
                <w:szCs w:val="26"/>
              </w:rPr>
            </w:pPr>
            <w:r w:rsidRPr="004001D1">
              <w:rPr>
                <w:b/>
                <w:bCs/>
                <w:sz w:val="26"/>
                <w:szCs w:val="26"/>
              </w:rPr>
              <w:t>TELECOMMUNICATION</w:t>
            </w:r>
            <w:r w:rsidRPr="004001D1">
              <w:rPr>
                <w:b/>
                <w:bCs/>
                <w:sz w:val="26"/>
                <w:szCs w:val="26"/>
              </w:rPr>
              <w:br/>
              <w:t>STANDARDIZATION SECTOR</w:t>
            </w:r>
          </w:p>
          <w:p w14:paraId="60A2AF96" w14:textId="78C4AEDE" w:rsidR="002519BE" w:rsidRPr="004001D1" w:rsidRDefault="002519BE" w:rsidP="002519BE">
            <w:pPr>
              <w:rPr>
                <w:sz w:val="20"/>
                <w:szCs w:val="20"/>
              </w:rPr>
            </w:pPr>
            <w:r w:rsidRPr="004001D1">
              <w:rPr>
                <w:sz w:val="20"/>
                <w:szCs w:val="20"/>
              </w:rPr>
              <w:t xml:space="preserve">STUDY PERIOD </w:t>
            </w:r>
            <w:r w:rsidRPr="004001D1">
              <w:rPr>
                <w:sz w:val="20"/>
              </w:rPr>
              <w:t>2025-2028</w:t>
            </w:r>
          </w:p>
        </w:tc>
        <w:tc>
          <w:tcPr>
            <w:tcW w:w="4027" w:type="dxa"/>
            <w:vAlign w:val="center"/>
          </w:tcPr>
          <w:p w14:paraId="5C36FDE2" w14:textId="77842875" w:rsidR="002519BE" w:rsidRPr="004001D1" w:rsidRDefault="002519BE" w:rsidP="002519BE">
            <w:pPr>
              <w:pStyle w:val="Docnumber"/>
            </w:pPr>
            <w:r w:rsidRPr="004001D1">
              <w:t>SG11-TD</w:t>
            </w:r>
            <w:r w:rsidR="008F4782" w:rsidRPr="004001D1">
              <w:t>277</w:t>
            </w:r>
            <w:r w:rsidRPr="004001D1">
              <w:t>/GEN</w:t>
            </w:r>
          </w:p>
        </w:tc>
      </w:tr>
      <w:tr w:rsidR="002519BE" w:rsidRPr="004001D1" w14:paraId="7F153588" w14:textId="77777777" w:rsidTr="002519BE">
        <w:trPr>
          <w:cantSplit/>
        </w:trPr>
        <w:tc>
          <w:tcPr>
            <w:tcW w:w="1132" w:type="dxa"/>
            <w:vMerge/>
          </w:tcPr>
          <w:p w14:paraId="2FEF70B4" w14:textId="77777777" w:rsidR="002519BE" w:rsidRPr="004001D1" w:rsidRDefault="002519BE" w:rsidP="002519BE">
            <w:pPr>
              <w:rPr>
                <w:smallCaps/>
                <w:sz w:val="20"/>
              </w:rPr>
            </w:pPr>
            <w:bookmarkStart w:id="2" w:name="dsg" w:colFirst="2" w:colLast="2"/>
            <w:bookmarkEnd w:id="0"/>
          </w:p>
        </w:tc>
        <w:tc>
          <w:tcPr>
            <w:tcW w:w="4481" w:type="dxa"/>
            <w:gridSpan w:val="3"/>
            <w:vMerge/>
          </w:tcPr>
          <w:p w14:paraId="0FC3754C" w14:textId="77777777" w:rsidR="002519BE" w:rsidRPr="004001D1" w:rsidRDefault="002519BE" w:rsidP="002519BE">
            <w:pPr>
              <w:rPr>
                <w:smallCaps/>
                <w:sz w:val="20"/>
              </w:rPr>
            </w:pPr>
          </w:p>
        </w:tc>
        <w:tc>
          <w:tcPr>
            <w:tcW w:w="4027" w:type="dxa"/>
          </w:tcPr>
          <w:p w14:paraId="58779829" w14:textId="389D5F19" w:rsidR="002519BE" w:rsidRPr="004001D1" w:rsidRDefault="002519BE" w:rsidP="002519BE">
            <w:pPr>
              <w:pStyle w:val="TSBHeaderRight14"/>
              <w:rPr>
                <w:smallCaps/>
              </w:rPr>
            </w:pPr>
            <w:r w:rsidRPr="004001D1">
              <w:rPr>
                <w:smallCaps/>
              </w:rPr>
              <w:t>STUDY GROUP 11</w:t>
            </w:r>
          </w:p>
        </w:tc>
      </w:tr>
      <w:bookmarkEnd w:id="2"/>
      <w:tr w:rsidR="002519BE" w:rsidRPr="004001D1" w14:paraId="31ADDFEE" w14:textId="77777777" w:rsidTr="002519BE">
        <w:trPr>
          <w:cantSplit/>
        </w:trPr>
        <w:tc>
          <w:tcPr>
            <w:tcW w:w="1132" w:type="dxa"/>
            <w:vMerge/>
            <w:tcBorders>
              <w:bottom w:val="single" w:sz="12" w:space="0" w:color="auto"/>
            </w:tcBorders>
          </w:tcPr>
          <w:p w14:paraId="6BB39E09" w14:textId="77777777" w:rsidR="002519BE" w:rsidRPr="004001D1" w:rsidRDefault="002519BE" w:rsidP="002519BE">
            <w:pPr>
              <w:rPr>
                <w:b/>
                <w:bCs/>
                <w:sz w:val="26"/>
              </w:rPr>
            </w:pPr>
          </w:p>
        </w:tc>
        <w:tc>
          <w:tcPr>
            <w:tcW w:w="4481" w:type="dxa"/>
            <w:gridSpan w:val="3"/>
            <w:vMerge/>
            <w:tcBorders>
              <w:bottom w:val="single" w:sz="12" w:space="0" w:color="auto"/>
            </w:tcBorders>
          </w:tcPr>
          <w:p w14:paraId="64C2B461" w14:textId="77777777" w:rsidR="002519BE" w:rsidRPr="004001D1" w:rsidRDefault="002519BE" w:rsidP="002519BE">
            <w:pPr>
              <w:rPr>
                <w:b/>
                <w:bCs/>
                <w:sz w:val="26"/>
              </w:rPr>
            </w:pPr>
          </w:p>
        </w:tc>
        <w:tc>
          <w:tcPr>
            <w:tcW w:w="4027" w:type="dxa"/>
            <w:tcBorders>
              <w:bottom w:val="single" w:sz="12" w:space="0" w:color="auto"/>
            </w:tcBorders>
            <w:vAlign w:val="center"/>
          </w:tcPr>
          <w:p w14:paraId="1C8EE9D9" w14:textId="77777777" w:rsidR="002519BE" w:rsidRPr="004001D1" w:rsidRDefault="002519BE" w:rsidP="002519BE">
            <w:pPr>
              <w:pStyle w:val="TSBHeaderRight14"/>
            </w:pPr>
            <w:r w:rsidRPr="004001D1">
              <w:t>Original: English</w:t>
            </w:r>
          </w:p>
        </w:tc>
      </w:tr>
      <w:tr w:rsidR="002519BE" w:rsidRPr="004001D1" w14:paraId="44AE372F" w14:textId="77777777" w:rsidTr="002519BE">
        <w:trPr>
          <w:cantSplit/>
        </w:trPr>
        <w:tc>
          <w:tcPr>
            <w:tcW w:w="1418" w:type="dxa"/>
            <w:gridSpan w:val="2"/>
          </w:tcPr>
          <w:p w14:paraId="76748CD7" w14:textId="77777777" w:rsidR="002519BE" w:rsidRPr="004001D1" w:rsidRDefault="002519BE" w:rsidP="002519BE">
            <w:pPr>
              <w:rPr>
                <w:b/>
                <w:bCs/>
              </w:rPr>
            </w:pPr>
            <w:bookmarkStart w:id="3" w:name="dbluepink" w:colFirst="1" w:colLast="1"/>
            <w:bookmarkStart w:id="4" w:name="dmeeting" w:colFirst="2" w:colLast="2"/>
            <w:r w:rsidRPr="004001D1">
              <w:rPr>
                <w:b/>
                <w:bCs/>
              </w:rPr>
              <w:t>Question(s):</w:t>
            </w:r>
          </w:p>
        </w:tc>
        <w:tc>
          <w:tcPr>
            <w:tcW w:w="4195" w:type="dxa"/>
            <w:gridSpan w:val="2"/>
          </w:tcPr>
          <w:p w14:paraId="704C1D12" w14:textId="15E78733" w:rsidR="002519BE" w:rsidRPr="004001D1" w:rsidRDefault="002519BE" w:rsidP="002519BE">
            <w:pPr>
              <w:pStyle w:val="TSBHeaderQuestion"/>
            </w:pPr>
            <w:r w:rsidRPr="004001D1">
              <w:t>13/11</w:t>
            </w:r>
          </w:p>
        </w:tc>
        <w:tc>
          <w:tcPr>
            <w:tcW w:w="4027" w:type="dxa"/>
          </w:tcPr>
          <w:p w14:paraId="33043D3E" w14:textId="41CDA60F" w:rsidR="002519BE" w:rsidRPr="004001D1" w:rsidRDefault="002519BE" w:rsidP="002519BE">
            <w:pPr>
              <w:pStyle w:val="VenueDate"/>
            </w:pPr>
            <w:r w:rsidRPr="004001D1">
              <w:t>Geneva, 19-28 February 2025</w:t>
            </w:r>
          </w:p>
        </w:tc>
      </w:tr>
      <w:tr w:rsidR="002519BE" w:rsidRPr="004001D1" w14:paraId="79C58441" w14:textId="77777777" w:rsidTr="002519BE">
        <w:trPr>
          <w:cantSplit/>
        </w:trPr>
        <w:tc>
          <w:tcPr>
            <w:tcW w:w="9640" w:type="dxa"/>
            <w:gridSpan w:val="5"/>
          </w:tcPr>
          <w:p w14:paraId="6A87E0BC" w14:textId="2EB97626" w:rsidR="002519BE" w:rsidRPr="004001D1" w:rsidRDefault="002519BE" w:rsidP="002519BE">
            <w:pPr>
              <w:jc w:val="center"/>
              <w:rPr>
                <w:b/>
                <w:bCs/>
              </w:rPr>
            </w:pPr>
            <w:bookmarkStart w:id="5" w:name="ddoctype"/>
            <w:bookmarkEnd w:id="3"/>
            <w:bookmarkEnd w:id="4"/>
            <w:r w:rsidRPr="004001D1">
              <w:rPr>
                <w:b/>
                <w:bCs/>
              </w:rPr>
              <w:t>TD</w:t>
            </w:r>
          </w:p>
        </w:tc>
      </w:tr>
      <w:tr w:rsidR="002519BE" w:rsidRPr="004001D1" w14:paraId="6F8283CB" w14:textId="77777777" w:rsidTr="002519BE">
        <w:trPr>
          <w:cantSplit/>
        </w:trPr>
        <w:tc>
          <w:tcPr>
            <w:tcW w:w="1418" w:type="dxa"/>
            <w:gridSpan w:val="2"/>
          </w:tcPr>
          <w:p w14:paraId="296FAA66" w14:textId="77777777" w:rsidR="002519BE" w:rsidRPr="004001D1" w:rsidRDefault="002519BE" w:rsidP="002519BE">
            <w:pPr>
              <w:rPr>
                <w:b/>
                <w:bCs/>
              </w:rPr>
            </w:pPr>
            <w:bookmarkStart w:id="6" w:name="dsource" w:colFirst="1" w:colLast="1"/>
            <w:bookmarkEnd w:id="5"/>
            <w:r w:rsidRPr="004001D1">
              <w:rPr>
                <w:b/>
                <w:bCs/>
              </w:rPr>
              <w:t>Source:</w:t>
            </w:r>
          </w:p>
        </w:tc>
        <w:tc>
          <w:tcPr>
            <w:tcW w:w="8222" w:type="dxa"/>
            <w:gridSpan w:val="3"/>
          </w:tcPr>
          <w:p w14:paraId="3BE8DD67" w14:textId="431736DF" w:rsidR="002519BE" w:rsidRPr="004001D1" w:rsidRDefault="00217BD6" w:rsidP="002519BE">
            <w:pPr>
              <w:pStyle w:val="TSBHeaderSource"/>
            </w:pPr>
            <w:r>
              <w:t>Editor</w:t>
            </w:r>
          </w:p>
        </w:tc>
      </w:tr>
      <w:tr w:rsidR="002519BE" w:rsidRPr="004001D1" w14:paraId="2DDE0FB4" w14:textId="77777777" w:rsidTr="002519BE">
        <w:trPr>
          <w:cantSplit/>
        </w:trPr>
        <w:tc>
          <w:tcPr>
            <w:tcW w:w="1418" w:type="dxa"/>
            <w:gridSpan w:val="2"/>
          </w:tcPr>
          <w:p w14:paraId="7D06F89B" w14:textId="77777777" w:rsidR="002519BE" w:rsidRPr="004001D1" w:rsidRDefault="002519BE" w:rsidP="002519BE">
            <w:pPr>
              <w:rPr>
                <w:b/>
                <w:bCs/>
              </w:rPr>
            </w:pPr>
            <w:bookmarkStart w:id="7" w:name="dtitle1" w:colFirst="1" w:colLast="1"/>
            <w:bookmarkEnd w:id="6"/>
            <w:r w:rsidRPr="004001D1">
              <w:rPr>
                <w:b/>
                <w:bCs/>
              </w:rPr>
              <w:t>Title:</w:t>
            </w:r>
          </w:p>
        </w:tc>
        <w:tc>
          <w:tcPr>
            <w:tcW w:w="8222" w:type="dxa"/>
            <w:gridSpan w:val="3"/>
          </w:tcPr>
          <w:p w14:paraId="0F7C47E0" w14:textId="353D2A60" w:rsidR="002519BE" w:rsidRPr="004001D1" w:rsidRDefault="002519BE" w:rsidP="002519BE">
            <w:pPr>
              <w:pStyle w:val="TSBHeaderTitle"/>
            </w:pPr>
            <w:r w:rsidRPr="004001D1">
              <w:t>Output</w:t>
            </w:r>
            <w:r w:rsidR="002E0584" w:rsidRPr="004001D1">
              <w:t xml:space="preserve"> </w:t>
            </w:r>
            <w:r w:rsidRPr="004001D1">
              <w:t xml:space="preserve">- </w:t>
            </w:r>
            <w:r w:rsidR="002E5603" w:rsidRPr="004001D1">
              <w:t>B</w:t>
            </w:r>
            <w:r w:rsidRPr="004001D1">
              <w:t xml:space="preserve">aseline text of draft </w:t>
            </w:r>
            <w:r w:rsidR="00456680" w:rsidRPr="004001D1">
              <w:t xml:space="preserve">new </w:t>
            </w:r>
            <w:r w:rsidR="008F3347" w:rsidRPr="004001D1">
              <w:t>T</w:t>
            </w:r>
            <w:r w:rsidRPr="004001D1">
              <w:t xml:space="preserve">echnical </w:t>
            </w:r>
            <w:r w:rsidR="008F3347" w:rsidRPr="004001D1">
              <w:t>R</w:t>
            </w:r>
            <w:r w:rsidRPr="004001D1">
              <w:t xml:space="preserve">eport ITU-T </w:t>
            </w:r>
            <w:r w:rsidR="008F4782" w:rsidRPr="004001D1">
              <w:t>QS</w:t>
            </w:r>
            <w:r w:rsidRPr="004001D1">
              <w:t>TR.</w:t>
            </w:r>
            <w:r w:rsidR="002E5603" w:rsidRPr="004001D1">
              <w:t>SRv6_Conf</w:t>
            </w:r>
            <w:r w:rsidRPr="004001D1">
              <w:t xml:space="preserve"> “Method for </w:t>
            </w:r>
            <w:r w:rsidR="002E5603" w:rsidRPr="004001D1">
              <w:t>Verifying Conformance to SRv6</w:t>
            </w:r>
            <w:r w:rsidRPr="004001D1">
              <w:t xml:space="preserve">” </w:t>
            </w:r>
            <w:r w:rsidR="00B243C9">
              <w:t>(</w:t>
            </w:r>
            <w:r w:rsidR="00B243C9" w:rsidRPr="00B243C9">
              <w:t>Geneva, 19-28 February 2025</w:t>
            </w:r>
            <w:r w:rsidR="00B243C9">
              <w:t>)</w:t>
            </w:r>
          </w:p>
        </w:tc>
      </w:tr>
      <w:tr w:rsidR="002E5603" w:rsidRPr="007B0115" w14:paraId="1D1ACF8D" w14:textId="77777777" w:rsidTr="002519BE">
        <w:tblPrEx>
          <w:jc w:val="center"/>
        </w:tblPrEx>
        <w:trPr>
          <w:cantSplit/>
          <w:jc w:val="center"/>
        </w:trPr>
        <w:tc>
          <w:tcPr>
            <w:tcW w:w="1418" w:type="dxa"/>
            <w:gridSpan w:val="2"/>
            <w:tcBorders>
              <w:top w:val="single" w:sz="6" w:space="0" w:color="auto"/>
              <w:bottom w:val="single" w:sz="6" w:space="0" w:color="auto"/>
            </w:tcBorders>
          </w:tcPr>
          <w:p w14:paraId="3B7A35AC" w14:textId="77777777" w:rsidR="002E5603" w:rsidRPr="004001D1" w:rsidRDefault="002E5603" w:rsidP="002E5603">
            <w:pPr>
              <w:rPr>
                <w:b/>
                <w:bCs/>
              </w:rPr>
            </w:pPr>
            <w:bookmarkStart w:id="8" w:name="InsertLogo"/>
            <w:bookmarkEnd w:id="1"/>
            <w:bookmarkEnd w:id="7"/>
            <w:bookmarkEnd w:id="8"/>
            <w:r w:rsidRPr="004001D1">
              <w:rPr>
                <w:b/>
                <w:bCs/>
              </w:rPr>
              <w:t>Contact:</w:t>
            </w:r>
          </w:p>
        </w:tc>
        <w:tc>
          <w:tcPr>
            <w:tcW w:w="4111" w:type="dxa"/>
            <w:tcBorders>
              <w:top w:val="single" w:sz="6" w:space="0" w:color="auto"/>
              <w:bottom w:val="single" w:sz="6" w:space="0" w:color="auto"/>
            </w:tcBorders>
          </w:tcPr>
          <w:p w14:paraId="5A69D136" w14:textId="68DE34F3" w:rsidR="002E5603" w:rsidRPr="004001D1" w:rsidRDefault="002E5603" w:rsidP="002E5603">
            <w:r w:rsidRPr="004001D1">
              <w:t>Krishna Kumar Lahoti</w:t>
            </w:r>
            <w:r w:rsidRPr="004001D1">
              <w:br/>
              <w:t>CNLABS</w:t>
            </w:r>
            <w:r w:rsidRPr="004001D1">
              <w:br/>
              <w:t>India</w:t>
            </w:r>
          </w:p>
        </w:tc>
        <w:tc>
          <w:tcPr>
            <w:tcW w:w="4111" w:type="dxa"/>
            <w:gridSpan w:val="2"/>
            <w:tcBorders>
              <w:top w:val="single" w:sz="6" w:space="0" w:color="auto"/>
              <w:bottom w:val="single" w:sz="6" w:space="0" w:color="auto"/>
            </w:tcBorders>
          </w:tcPr>
          <w:p w14:paraId="288BFAA2" w14:textId="2FA24E2E" w:rsidR="002E5603" w:rsidRPr="004001D1" w:rsidRDefault="002E5603" w:rsidP="002E5603">
            <w:pPr>
              <w:tabs>
                <w:tab w:val="left" w:pos="794"/>
              </w:tabs>
              <w:rPr>
                <w:lang w:val="pt-BR"/>
              </w:rPr>
            </w:pPr>
            <w:r w:rsidRPr="00D21385">
              <w:rPr>
                <w:lang w:val="de-AT"/>
              </w:rPr>
              <w:t>Tel:</w:t>
            </w:r>
            <w:r w:rsidRPr="00D21385">
              <w:rPr>
                <w:lang w:val="de-AT"/>
              </w:rPr>
              <w:tab/>
              <w:t>+91 7207580125</w:t>
            </w:r>
            <w:r w:rsidRPr="00D21385">
              <w:rPr>
                <w:lang w:val="de-AT"/>
              </w:rPr>
              <w:br/>
              <w:t>E-mail:</w:t>
            </w:r>
            <w:r w:rsidRPr="00D21385">
              <w:rPr>
                <w:lang w:val="de-AT"/>
              </w:rPr>
              <w:tab/>
            </w:r>
            <w:hyperlink r:id="rId12" w:tgtFrame="_blank" w:history="1">
              <w:r w:rsidRPr="00D21385">
                <w:rPr>
                  <w:rStyle w:val="Hyperlink"/>
                  <w:rFonts w:ascii="Arial" w:hAnsi="Arial" w:cs="Arial"/>
                  <w:sz w:val="21"/>
                  <w:szCs w:val="21"/>
                  <w:shd w:val="clear" w:color="auto" w:fill="FFFFFF"/>
                  <w:lang w:val="de-AT"/>
                </w:rPr>
                <w:t>krishna@cnlabs.in</w:t>
              </w:r>
            </w:hyperlink>
          </w:p>
        </w:tc>
      </w:tr>
    </w:tbl>
    <w:p w14:paraId="37A53486" w14:textId="77777777" w:rsidR="009E6045" w:rsidRPr="004001D1" w:rsidRDefault="009E6045" w:rsidP="0089088E">
      <w:pPr>
        <w:rPr>
          <w:lang w:val="pt-BR"/>
        </w:rPr>
      </w:pPr>
    </w:p>
    <w:tbl>
      <w:tblPr>
        <w:tblW w:w="9639" w:type="dxa"/>
        <w:jc w:val="center"/>
        <w:tblLayout w:type="fixed"/>
        <w:tblCellMar>
          <w:left w:w="57" w:type="dxa"/>
          <w:right w:w="57" w:type="dxa"/>
        </w:tblCellMar>
        <w:tblLook w:val="0000" w:firstRow="0" w:lastRow="0" w:firstColumn="0" w:lastColumn="0" w:noHBand="0" w:noVBand="0"/>
      </w:tblPr>
      <w:tblGrid>
        <w:gridCol w:w="1418"/>
        <w:gridCol w:w="8221"/>
      </w:tblGrid>
      <w:tr w:rsidR="0089088E" w:rsidRPr="004001D1" w14:paraId="7D0F8B1C" w14:textId="77777777" w:rsidTr="00B53D1B">
        <w:trPr>
          <w:cantSplit/>
          <w:jc w:val="center"/>
        </w:trPr>
        <w:tc>
          <w:tcPr>
            <w:tcW w:w="1418" w:type="dxa"/>
          </w:tcPr>
          <w:p w14:paraId="72CA09B8" w14:textId="77777777" w:rsidR="0089088E" w:rsidRPr="004001D1" w:rsidRDefault="0089088E" w:rsidP="00280834">
            <w:pPr>
              <w:rPr>
                <w:b/>
                <w:bCs/>
              </w:rPr>
            </w:pPr>
            <w:r w:rsidRPr="004001D1">
              <w:rPr>
                <w:b/>
                <w:bCs/>
              </w:rPr>
              <w:t>Abstract:</w:t>
            </w:r>
          </w:p>
        </w:tc>
        <w:tc>
          <w:tcPr>
            <w:tcW w:w="8221" w:type="dxa"/>
          </w:tcPr>
          <w:p w14:paraId="4BE3CBD5" w14:textId="67B5C4B2" w:rsidR="0089088E" w:rsidRPr="004001D1" w:rsidRDefault="009C4E63" w:rsidP="00A92E50">
            <w:pPr>
              <w:pStyle w:val="TSBHeaderSummary"/>
            </w:pPr>
            <w:r w:rsidRPr="004001D1">
              <w:rPr>
                <w:color w:val="000000"/>
                <w:lang w:eastAsia="zh-CN"/>
              </w:rPr>
              <w:t xml:space="preserve">This document </w:t>
            </w:r>
            <w:r w:rsidR="00071D34" w:rsidRPr="004001D1">
              <w:rPr>
                <w:rFonts w:hint="eastAsia"/>
                <w:color w:val="000000"/>
                <w:lang w:eastAsia="zh-CN"/>
              </w:rPr>
              <w:t>is the output</w:t>
            </w:r>
            <w:r w:rsidR="00456680" w:rsidRPr="004001D1">
              <w:rPr>
                <w:color w:val="000000"/>
                <w:lang w:eastAsia="zh-CN"/>
              </w:rPr>
              <w:t xml:space="preserve"> of the </w:t>
            </w:r>
            <w:r w:rsidR="00456680" w:rsidRPr="004001D1">
              <w:t>baseline text of draft new</w:t>
            </w:r>
            <w:r w:rsidRPr="004001D1">
              <w:rPr>
                <w:color w:val="000000"/>
                <w:lang w:eastAsia="zh-CN"/>
              </w:rPr>
              <w:t xml:space="preserve"> </w:t>
            </w:r>
            <w:r w:rsidR="00E14C88" w:rsidRPr="004001D1">
              <w:rPr>
                <w:rFonts w:hint="eastAsia"/>
                <w:color w:val="000000"/>
                <w:lang w:eastAsia="zh-CN"/>
              </w:rPr>
              <w:t>technical report</w:t>
            </w:r>
            <w:r w:rsidR="002519BE" w:rsidRPr="004001D1">
              <w:rPr>
                <w:color w:val="000000"/>
                <w:lang w:eastAsia="zh-CN"/>
              </w:rPr>
              <w:t xml:space="preserve"> ITU-T</w:t>
            </w:r>
            <w:r w:rsidRPr="004001D1">
              <w:rPr>
                <w:color w:val="000000"/>
                <w:lang w:eastAsia="zh-CN"/>
              </w:rPr>
              <w:t xml:space="preserve"> </w:t>
            </w:r>
            <w:r w:rsidR="008F4782" w:rsidRPr="004001D1">
              <w:rPr>
                <w:color w:val="000000"/>
                <w:lang w:eastAsia="zh-CN"/>
              </w:rPr>
              <w:t>QS</w:t>
            </w:r>
            <w:r w:rsidR="008F3347" w:rsidRPr="004001D1">
              <w:t>TR.SRv6_Conf</w:t>
            </w:r>
            <w:r w:rsidRPr="004001D1">
              <w:rPr>
                <w:color w:val="000000"/>
                <w:lang w:eastAsia="zh-CN"/>
              </w:rPr>
              <w:t xml:space="preserve"> </w:t>
            </w:r>
            <w:r w:rsidR="00071D34" w:rsidRPr="004001D1">
              <w:rPr>
                <w:rFonts w:hint="eastAsia"/>
                <w:color w:val="000000"/>
                <w:lang w:eastAsia="zh-CN"/>
              </w:rPr>
              <w:t xml:space="preserve">which </w:t>
            </w:r>
            <w:r w:rsidRPr="004001D1">
              <w:rPr>
                <w:color w:val="000000"/>
                <w:lang w:eastAsia="zh-CN"/>
              </w:rPr>
              <w:t xml:space="preserve">describes the </w:t>
            </w:r>
            <w:r w:rsidR="008F3347" w:rsidRPr="004001D1">
              <w:rPr>
                <w:color w:val="000000"/>
                <w:lang w:eastAsia="zh-CN"/>
              </w:rPr>
              <w:t>method to verify conformance to SRv6 standards</w:t>
            </w:r>
            <w:r w:rsidRPr="004001D1">
              <w:rPr>
                <w:color w:val="000000"/>
                <w:lang w:eastAsia="zh-CN"/>
              </w:rPr>
              <w:t xml:space="preserve">. It includes the discussion results from the Q13/11 </w:t>
            </w:r>
            <w:r w:rsidR="008F3347" w:rsidRPr="004001D1">
              <w:rPr>
                <w:color w:val="000000"/>
                <w:lang w:eastAsia="zh-CN"/>
              </w:rPr>
              <w:t xml:space="preserve">Meeting held on 21 February 2025 for Document Number ITU-T SG11 (Study Period 2025) C127. </w:t>
            </w:r>
          </w:p>
        </w:tc>
      </w:tr>
    </w:tbl>
    <w:p w14:paraId="0A2BA650" w14:textId="77777777" w:rsidR="00653740" w:rsidRPr="004001D1" w:rsidRDefault="00653740" w:rsidP="00383961">
      <w:pPr>
        <w:rPr>
          <w:lang w:eastAsia="zh-CN"/>
        </w:rPr>
      </w:pPr>
    </w:p>
    <w:p w14:paraId="6C49F07E" w14:textId="3ED58CD4" w:rsidR="00653740" w:rsidRPr="004001D1" w:rsidRDefault="003D5089" w:rsidP="00653740">
      <w:pPr>
        <w:spacing w:after="120"/>
        <w:rPr>
          <w:lang w:val="en-US" w:eastAsia="zh-CN"/>
        </w:rPr>
      </w:pPr>
      <w:r w:rsidRPr="004001D1">
        <w:rPr>
          <w:rFonts w:hint="eastAsia"/>
        </w:rPr>
        <w:t xml:space="preserve">The following table presents the discussion results for </w:t>
      </w:r>
      <w:r w:rsidRPr="004001D1">
        <w:t>the input documents</w:t>
      </w:r>
      <w:r w:rsidRPr="004001D1">
        <w:rPr>
          <w:rFonts w:hint="eastAsia"/>
        </w:rPr>
        <w:t>:</w:t>
      </w:r>
    </w:p>
    <w:tbl>
      <w:tblPr>
        <w:tblW w:w="9636" w:type="dxa"/>
        <w:tblLayout w:type="fixed"/>
        <w:tblLook w:val="04A0" w:firstRow="1" w:lastRow="0" w:firstColumn="1" w:lastColumn="0" w:noHBand="0" w:noVBand="1"/>
      </w:tblPr>
      <w:tblGrid>
        <w:gridCol w:w="1415"/>
        <w:gridCol w:w="2268"/>
        <w:gridCol w:w="2977"/>
        <w:gridCol w:w="2976"/>
      </w:tblGrid>
      <w:tr w:rsidR="00653740" w:rsidRPr="004001D1" w14:paraId="3EEBFB72" w14:textId="77777777" w:rsidTr="002519BE">
        <w:trPr>
          <w:tblHeader/>
        </w:trPr>
        <w:tc>
          <w:tcPr>
            <w:tcW w:w="1415" w:type="dxa"/>
            <w:tcBorders>
              <w:top w:val="single" w:sz="2" w:space="0" w:color="auto"/>
              <w:left w:val="single" w:sz="2" w:space="0" w:color="auto"/>
              <w:bottom w:val="single" w:sz="2" w:space="0" w:color="auto"/>
              <w:right w:val="single" w:sz="2" w:space="0" w:color="auto"/>
            </w:tcBorders>
            <w:vAlign w:val="center"/>
          </w:tcPr>
          <w:p w14:paraId="6B9C0D41" w14:textId="77777777" w:rsidR="00653740" w:rsidRPr="004001D1" w:rsidRDefault="00653740" w:rsidP="00280834">
            <w:pPr>
              <w:spacing w:after="120" w:line="240" w:lineRule="atLeast"/>
              <w:jc w:val="both"/>
            </w:pPr>
            <w:r w:rsidRPr="004001D1">
              <w:t>Document Number</w:t>
            </w:r>
          </w:p>
        </w:tc>
        <w:tc>
          <w:tcPr>
            <w:tcW w:w="2268" w:type="dxa"/>
            <w:tcBorders>
              <w:top w:val="single" w:sz="2" w:space="0" w:color="auto"/>
              <w:left w:val="nil"/>
              <w:bottom w:val="single" w:sz="2" w:space="0" w:color="auto"/>
              <w:right w:val="single" w:sz="2" w:space="0" w:color="auto"/>
            </w:tcBorders>
            <w:vAlign w:val="center"/>
          </w:tcPr>
          <w:p w14:paraId="5CB55DA3" w14:textId="77777777" w:rsidR="00653740" w:rsidRPr="004001D1" w:rsidRDefault="00653740" w:rsidP="00280834">
            <w:pPr>
              <w:spacing w:after="120" w:line="240" w:lineRule="atLeast"/>
              <w:jc w:val="both"/>
            </w:pPr>
            <w:r w:rsidRPr="004001D1">
              <w:t>Source</w:t>
            </w:r>
          </w:p>
        </w:tc>
        <w:tc>
          <w:tcPr>
            <w:tcW w:w="2977" w:type="dxa"/>
            <w:tcBorders>
              <w:top w:val="single" w:sz="2" w:space="0" w:color="auto"/>
              <w:left w:val="nil"/>
              <w:bottom w:val="single" w:sz="2" w:space="0" w:color="auto"/>
              <w:right w:val="single" w:sz="2" w:space="0" w:color="auto"/>
            </w:tcBorders>
            <w:vAlign w:val="center"/>
          </w:tcPr>
          <w:p w14:paraId="34D62D21" w14:textId="77777777" w:rsidR="00653740" w:rsidRPr="004001D1" w:rsidRDefault="00653740" w:rsidP="00280834">
            <w:pPr>
              <w:spacing w:before="80" w:after="120" w:line="240" w:lineRule="atLeast"/>
              <w:jc w:val="both"/>
            </w:pPr>
            <w:r w:rsidRPr="004001D1">
              <w:t>Title</w:t>
            </w:r>
          </w:p>
        </w:tc>
        <w:tc>
          <w:tcPr>
            <w:tcW w:w="2976" w:type="dxa"/>
            <w:tcBorders>
              <w:top w:val="single" w:sz="2" w:space="0" w:color="auto"/>
              <w:left w:val="nil"/>
              <w:bottom w:val="single" w:sz="2" w:space="0" w:color="auto"/>
              <w:right w:val="single" w:sz="2" w:space="0" w:color="auto"/>
            </w:tcBorders>
            <w:vAlign w:val="center"/>
          </w:tcPr>
          <w:p w14:paraId="178E0895" w14:textId="77777777" w:rsidR="00653740" w:rsidRPr="004001D1" w:rsidRDefault="00653740" w:rsidP="00280834">
            <w:pPr>
              <w:spacing w:after="120" w:line="240" w:lineRule="atLeast"/>
              <w:jc w:val="both"/>
            </w:pPr>
            <w:r w:rsidRPr="004001D1">
              <w:t>Meeting results</w:t>
            </w:r>
          </w:p>
        </w:tc>
      </w:tr>
      <w:tr w:rsidR="00653740" w:rsidRPr="0084455E" w14:paraId="763653F1" w14:textId="77777777" w:rsidTr="002519BE">
        <w:trPr>
          <w:tblHeader/>
        </w:trPr>
        <w:tc>
          <w:tcPr>
            <w:tcW w:w="1415" w:type="dxa"/>
            <w:tcBorders>
              <w:top w:val="single" w:sz="2" w:space="0" w:color="auto"/>
              <w:left w:val="single" w:sz="2" w:space="0" w:color="auto"/>
              <w:bottom w:val="single" w:sz="2" w:space="0" w:color="auto"/>
              <w:right w:val="single" w:sz="2" w:space="0" w:color="auto"/>
            </w:tcBorders>
            <w:vAlign w:val="center"/>
          </w:tcPr>
          <w:p w14:paraId="7E1A0A8B" w14:textId="00D5DC35" w:rsidR="00653740" w:rsidRPr="004001D1" w:rsidRDefault="008F3347" w:rsidP="00280834">
            <w:pPr>
              <w:spacing w:after="120" w:line="240" w:lineRule="atLeast"/>
              <w:rPr>
                <w:lang w:eastAsia="zh-CN"/>
              </w:rPr>
            </w:pPr>
            <w:r w:rsidRPr="004001D1">
              <w:rPr>
                <w:lang w:eastAsia="zh-CN"/>
              </w:rPr>
              <w:t>ITU-T SG11  (Study Period 2025)  Contribution  127</w:t>
            </w:r>
          </w:p>
        </w:tc>
        <w:tc>
          <w:tcPr>
            <w:tcW w:w="2268" w:type="dxa"/>
            <w:tcBorders>
              <w:top w:val="single" w:sz="2" w:space="0" w:color="auto"/>
              <w:left w:val="nil"/>
              <w:bottom w:val="single" w:sz="2" w:space="0" w:color="auto"/>
              <w:right w:val="single" w:sz="2" w:space="0" w:color="auto"/>
            </w:tcBorders>
            <w:vAlign w:val="center"/>
          </w:tcPr>
          <w:p w14:paraId="4813774C" w14:textId="0B6D98F2" w:rsidR="00653740" w:rsidRPr="004001D1" w:rsidRDefault="008F3347" w:rsidP="00280834">
            <w:pPr>
              <w:spacing w:after="120" w:line="240" w:lineRule="atLeast"/>
              <w:rPr>
                <w:lang w:eastAsia="zh-CN"/>
              </w:rPr>
            </w:pPr>
            <w:r w:rsidRPr="004001D1">
              <w:rPr>
                <w:lang w:eastAsia="zh-CN"/>
              </w:rPr>
              <w:t>Ministry of Communications, India</w:t>
            </w:r>
          </w:p>
        </w:tc>
        <w:tc>
          <w:tcPr>
            <w:tcW w:w="2977" w:type="dxa"/>
            <w:tcBorders>
              <w:top w:val="single" w:sz="2" w:space="0" w:color="auto"/>
              <w:left w:val="nil"/>
              <w:bottom w:val="single" w:sz="2" w:space="0" w:color="auto"/>
              <w:right w:val="single" w:sz="2" w:space="0" w:color="auto"/>
            </w:tcBorders>
            <w:vAlign w:val="center"/>
          </w:tcPr>
          <w:p w14:paraId="2DD481BE" w14:textId="1DE83D72" w:rsidR="00653740" w:rsidRPr="004001D1" w:rsidRDefault="008F3347" w:rsidP="00280834">
            <w:pPr>
              <w:spacing w:before="80" w:after="120" w:line="240" w:lineRule="atLeast"/>
            </w:pPr>
            <w:r w:rsidRPr="004001D1">
              <w:t xml:space="preserve">TR.SRv6_Conf Proposal on draft Technical </w:t>
            </w:r>
            <w:r w:rsidR="008F4782" w:rsidRPr="004001D1">
              <w:t>Report</w:t>
            </w:r>
            <w:r w:rsidRPr="004001D1">
              <w:t xml:space="preserve"> - “Method for Verifying Conformance to SRv6”</w:t>
            </w:r>
          </w:p>
        </w:tc>
        <w:tc>
          <w:tcPr>
            <w:tcW w:w="2976" w:type="dxa"/>
            <w:tcBorders>
              <w:top w:val="single" w:sz="2" w:space="0" w:color="auto"/>
              <w:left w:val="nil"/>
              <w:bottom w:val="single" w:sz="2" w:space="0" w:color="auto"/>
              <w:right w:val="single" w:sz="2" w:space="0" w:color="auto"/>
            </w:tcBorders>
            <w:vAlign w:val="center"/>
          </w:tcPr>
          <w:p w14:paraId="38166550" w14:textId="77777777" w:rsidR="00E12791" w:rsidRPr="004001D1" w:rsidRDefault="008F3347" w:rsidP="00653740">
            <w:pPr>
              <w:pStyle w:val="ListParagraph"/>
              <w:numPr>
                <w:ilvl w:val="0"/>
                <w:numId w:val="55"/>
              </w:numPr>
              <w:spacing w:after="120" w:line="240" w:lineRule="atLeast"/>
              <w:rPr>
                <w:lang w:val="en-US" w:eastAsia="zh-CN"/>
              </w:rPr>
            </w:pPr>
            <w:r w:rsidRPr="004001D1">
              <w:rPr>
                <w:lang w:val="en-US" w:eastAsia="zh-CN"/>
              </w:rPr>
              <w:t>Change the template from “Recommendation” to “Technical Report</w:t>
            </w:r>
          </w:p>
          <w:p w14:paraId="4E1B9031" w14:textId="77777777" w:rsidR="008F3347" w:rsidRPr="004001D1" w:rsidRDefault="008F3347" w:rsidP="00653740">
            <w:pPr>
              <w:pStyle w:val="ListParagraph"/>
              <w:numPr>
                <w:ilvl w:val="0"/>
                <w:numId w:val="55"/>
              </w:numPr>
              <w:spacing w:after="120" w:line="240" w:lineRule="atLeast"/>
              <w:rPr>
                <w:lang w:val="en-US" w:eastAsia="zh-CN"/>
              </w:rPr>
            </w:pPr>
            <w:r w:rsidRPr="004001D1">
              <w:rPr>
                <w:lang w:val="en-US" w:eastAsia="zh-CN"/>
              </w:rPr>
              <w:t>Expand scope to include more RFCs or provide justification</w:t>
            </w:r>
          </w:p>
          <w:p w14:paraId="5064F4BC" w14:textId="77777777" w:rsidR="008F3347" w:rsidRPr="004001D1" w:rsidRDefault="008F3347" w:rsidP="008F3347">
            <w:pPr>
              <w:pStyle w:val="ListParagraph"/>
              <w:numPr>
                <w:ilvl w:val="0"/>
                <w:numId w:val="55"/>
              </w:numPr>
              <w:rPr>
                <w:lang w:val="en-US" w:eastAsia="zh-CN"/>
              </w:rPr>
            </w:pPr>
            <w:r w:rsidRPr="004001D1">
              <w:rPr>
                <w:lang w:val="en-US" w:eastAsia="zh-CN"/>
              </w:rPr>
              <w:t xml:space="preserve">Make “SR Endpoint Behavior - End.T (Specific IPv6 Table Lookup)” from “Mandatory” to “Optional”. </w:t>
            </w:r>
          </w:p>
          <w:p w14:paraId="33870172" w14:textId="77777777" w:rsidR="008F3347" w:rsidRPr="004001D1" w:rsidRDefault="008F3347" w:rsidP="008F3347">
            <w:pPr>
              <w:pStyle w:val="ListParagraph"/>
              <w:numPr>
                <w:ilvl w:val="0"/>
                <w:numId w:val="55"/>
              </w:numPr>
              <w:rPr>
                <w:lang w:val="en-US" w:eastAsia="zh-CN"/>
              </w:rPr>
            </w:pPr>
            <w:r w:rsidRPr="004001D1">
              <w:rPr>
                <w:lang w:val="en-US" w:eastAsia="zh-CN"/>
              </w:rPr>
              <w:t>Add more SR Endpoint Behavior testing requirements</w:t>
            </w:r>
          </w:p>
          <w:p w14:paraId="4D093B57" w14:textId="6F12E245" w:rsidR="00B064BC" w:rsidRPr="004001D1" w:rsidRDefault="00CD11EA" w:rsidP="008F3347">
            <w:pPr>
              <w:pStyle w:val="ListParagraph"/>
              <w:numPr>
                <w:ilvl w:val="0"/>
                <w:numId w:val="55"/>
              </w:numPr>
              <w:rPr>
                <w:lang w:val="en-US" w:eastAsia="zh-CN"/>
              </w:rPr>
            </w:pPr>
            <w:r w:rsidRPr="004001D1">
              <w:rPr>
                <w:lang w:val="en-US" w:eastAsia="zh-CN"/>
              </w:rPr>
              <w:t>Clause to address that Interoperability is out of scope of this document</w:t>
            </w:r>
          </w:p>
        </w:tc>
      </w:tr>
    </w:tbl>
    <w:p w14:paraId="2398E8F9" w14:textId="77777777" w:rsidR="00653740" w:rsidRDefault="00653740" w:rsidP="00383961">
      <w:pPr>
        <w:rPr>
          <w:lang w:eastAsia="zh-CN"/>
        </w:rPr>
      </w:pPr>
    </w:p>
    <w:p w14:paraId="58C45FBE" w14:textId="77777777" w:rsidR="004226DA" w:rsidRPr="0020028C" w:rsidRDefault="004226DA">
      <w:pPr>
        <w:spacing w:before="0" w:after="160" w:line="259" w:lineRule="auto"/>
        <w:rPr>
          <w:lang w:val="en-US"/>
        </w:rPr>
      </w:pPr>
      <w:r w:rsidRPr="0020028C">
        <w:rPr>
          <w:lang w:val="en-US"/>
        </w:rPr>
        <w:br w:type="page"/>
      </w:r>
    </w:p>
    <w:p w14:paraId="5EE0A535" w14:textId="6C04427D" w:rsidR="00653740" w:rsidRPr="001E69E0" w:rsidRDefault="00653740" w:rsidP="00653740">
      <w:pPr>
        <w:spacing w:before="0"/>
        <w:rPr>
          <w:b/>
          <w:bCs/>
          <w:sz w:val="28"/>
          <w:szCs w:val="28"/>
          <w:lang w:val="en-US" w:eastAsia="zh-CN"/>
        </w:rPr>
      </w:pPr>
      <w:r w:rsidRPr="001E69E0">
        <w:rPr>
          <w:b/>
          <w:bCs/>
          <w:sz w:val="28"/>
          <w:szCs w:val="28"/>
          <w:lang w:val="en-US" w:eastAsia="zh-CN"/>
        </w:rPr>
        <w:lastRenderedPageBreak/>
        <w:t xml:space="preserve">Draft </w:t>
      </w:r>
      <w:r w:rsidR="008F3347">
        <w:rPr>
          <w:b/>
          <w:bCs/>
          <w:sz w:val="28"/>
          <w:szCs w:val="28"/>
          <w:lang w:val="en-US" w:eastAsia="zh-CN"/>
        </w:rPr>
        <w:t>N</w:t>
      </w:r>
      <w:r w:rsidRPr="001E69E0">
        <w:rPr>
          <w:b/>
          <w:bCs/>
          <w:sz w:val="28"/>
          <w:szCs w:val="28"/>
          <w:lang w:val="en-US" w:eastAsia="zh-CN"/>
        </w:rPr>
        <w:t>ew Technical</w:t>
      </w:r>
      <w:r w:rsidRPr="001E69E0">
        <w:rPr>
          <w:rFonts w:hint="eastAsia"/>
          <w:b/>
          <w:bCs/>
          <w:sz w:val="28"/>
          <w:szCs w:val="28"/>
          <w:lang w:val="en-US" w:eastAsia="zh-CN"/>
        </w:rPr>
        <w:t xml:space="preserve"> </w:t>
      </w:r>
      <w:r w:rsidR="008F3347">
        <w:rPr>
          <w:b/>
          <w:bCs/>
          <w:sz w:val="28"/>
          <w:szCs w:val="28"/>
          <w:lang w:val="en-US" w:eastAsia="zh-CN"/>
        </w:rPr>
        <w:t>R</w:t>
      </w:r>
      <w:r w:rsidRPr="001E69E0">
        <w:rPr>
          <w:rFonts w:hint="eastAsia"/>
          <w:b/>
          <w:bCs/>
          <w:sz w:val="28"/>
          <w:szCs w:val="28"/>
          <w:lang w:val="en-US" w:eastAsia="zh-CN"/>
        </w:rPr>
        <w:t xml:space="preserve">eport </w:t>
      </w:r>
      <w:r w:rsidRPr="001E69E0">
        <w:rPr>
          <w:b/>
          <w:bCs/>
          <w:sz w:val="28"/>
          <w:szCs w:val="28"/>
          <w:lang w:val="en-US" w:eastAsia="zh-CN"/>
        </w:rPr>
        <w:t>ITU-T</w:t>
      </w:r>
      <w:r w:rsidRPr="001E69E0">
        <w:rPr>
          <w:rFonts w:hint="eastAsia"/>
          <w:b/>
          <w:bCs/>
          <w:sz w:val="28"/>
          <w:szCs w:val="28"/>
          <w:lang w:val="en-US" w:eastAsia="zh-CN"/>
        </w:rPr>
        <w:t xml:space="preserve"> </w:t>
      </w:r>
      <w:r w:rsidR="008F4782">
        <w:rPr>
          <w:b/>
          <w:bCs/>
          <w:sz w:val="28"/>
          <w:szCs w:val="28"/>
          <w:lang w:val="en-US" w:eastAsia="zh-CN"/>
        </w:rPr>
        <w:t>QS</w:t>
      </w:r>
      <w:r w:rsidRPr="001E69E0">
        <w:rPr>
          <w:b/>
          <w:bCs/>
          <w:sz w:val="28"/>
          <w:szCs w:val="28"/>
          <w:lang w:val="en-US" w:eastAsia="zh-CN"/>
        </w:rPr>
        <w:t>TR.SRv6</w:t>
      </w:r>
      <w:r w:rsidR="008F3347">
        <w:rPr>
          <w:b/>
          <w:bCs/>
          <w:sz w:val="28"/>
          <w:szCs w:val="28"/>
          <w:lang w:val="en-US" w:eastAsia="zh-CN"/>
        </w:rPr>
        <w:t>_Conf</w:t>
      </w:r>
      <w:r w:rsidRPr="001E69E0">
        <w:rPr>
          <w:b/>
          <w:bCs/>
          <w:sz w:val="28"/>
          <w:szCs w:val="28"/>
          <w:lang w:val="en-US" w:eastAsia="zh-CN"/>
        </w:rPr>
        <w:t xml:space="preserve"> </w:t>
      </w:r>
    </w:p>
    <w:p w14:paraId="6B2ECF7F" w14:textId="200E0F25" w:rsidR="00653740" w:rsidRPr="007D07CF" w:rsidRDefault="00653740" w:rsidP="00653740">
      <w:pPr>
        <w:tabs>
          <w:tab w:val="left" w:pos="794"/>
          <w:tab w:val="left" w:pos="1191"/>
          <w:tab w:val="left" w:pos="1588"/>
          <w:tab w:val="left" w:pos="1985"/>
        </w:tabs>
        <w:jc w:val="center"/>
        <w:rPr>
          <w:b/>
          <w:bCs/>
          <w:sz w:val="28"/>
          <w:szCs w:val="28"/>
          <w:lang w:val="en-US" w:eastAsia="zh-CN"/>
        </w:rPr>
      </w:pPr>
      <w:r w:rsidRPr="007D07CF">
        <w:rPr>
          <w:b/>
          <w:sz w:val="28"/>
          <w:szCs w:val="28"/>
          <w:lang w:eastAsia="zh-CN"/>
        </w:rPr>
        <w:t xml:space="preserve">Method for </w:t>
      </w:r>
      <w:r w:rsidR="008F3347" w:rsidRPr="007D07CF">
        <w:rPr>
          <w:b/>
          <w:sz w:val="28"/>
          <w:szCs w:val="28"/>
          <w:lang w:eastAsia="zh-CN"/>
        </w:rPr>
        <w:t>Verifying Conformance to SRv6</w:t>
      </w:r>
      <w:r w:rsidRPr="007D07CF">
        <w:rPr>
          <w:b/>
          <w:bCs/>
          <w:sz w:val="28"/>
          <w:szCs w:val="28"/>
          <w:lang w:val="en-US" w:eastAsia="zh-CN"/>
        </w:rPr>
        <w:t xml:space="preserve"> </w:t>
      </w:r>
    </w:p>
    <w:p w14:paraId="7DDB34E4" w14:textId="77777777" w:rsidR="00653740" w:rsidRDefault="00653740" w:rsidP="00653740">
      <w:pPr>
        <w:pStyle w:val="Headingb"/>
        <w:spacing w:before="240"/>
      </w:pPr>
      <w:r w:rsidRPr="0084455E">
        <w:t>Summary</w:t>
      </w:r>
    </w:p>
    <w:p w14:paraId="2BD83883" w14:textId="77777777" w:rsidR="00CD11EA" w:rsidRDefault="00CD11EA" w:rsidP="00CD11EA">
      <w:r>
        <w:t xml:space="preserve">Segment Routing with IPv6 (SRv6) is a cutting-edge networking technology merging the capabilities of Segment Routing and IPv6. By embedding instructions directly into IPv6 headers, SRv6 simplifies packet forwarding, providing better scalability, flexibility, and network programmability. It facilitates efficient traffic engineering, service chaining, and network slicing and plays a pivotal role in shaping the landscape of next-generation networks. </w:t>
      </w:r>
    </w:p>
    <w:p w14:paraId="346B073E" w14:textId="4FACF0EE" w:rsidR="00CD11EA" w:rsidRDefault="00CD11EA" w:rsidP="00CD11EA">
      <w:r>
        <w:t>However, the rapid adoption of SRv6 introduces critical challenges in ensuring conformance, interoperability, and reliability across diverse implementations and deployments. Without standardized testing methodologies, discrepancies in SRv6 implementations can lead to operational inefficiencies, reduced network performance, and barriers to widespread adoption. Addressing this gap is imperative to unlock the full potential of SRv6 and foster trust in its deployment.</w:t>
      </w:r>
    </w:p>
    <w:p w14:paraId="3BF520B7" w14:textId="32E092ED" w:rsidR="00CD11EA" w:rsidRDefault="00CD11EA" w:rsidP="00CD11EA">
      <w:r>
        <w:t xml:space="preserve">This technical report seeks to define standardized test methodologies to ensure the </w:t>
      </w:r>
      <w:r w:rsidR="0058730A">
        <w:t>c</w:t>
      </w:r>
      <w:r>
        <w:t>onformance of SRv6 implementations on network devices</w:t>
      </w:r>
      <w:r w:rsidR="0058730A">
        <w:t xml:space="preserve"> to the SRv6 standards created by the IETF.</w:t>
      </w:r>
      <w:r>
        <w:t xml:space="preserve"> </w:t>
      </w:r>
      <w:r w:rsidR="0058730A">
        <w:t xml:space="preserve">The </w:t>
      </w:r>
      <w:r>
        <w:t>verif</w:t>
      </w:r>
      <w:r w:rsidR="0058730A">
        <w:t>ication of</w:t>
      </w:r>
      <w:r>
        <w:t xml:space="preserve"> conformance to SRv6</w:t>
      </w:r>
      <w:r w:rsidR="0058730A">
        <w:t xml:space="preserve"> standards is </w:t>
      </w:r>
      <w:r>
        <w:t>aligned with key IETF RFCs (RFC 8402, RFC 8986, RFC 8754). Th</w:t>
      </w:r>
      <w:r w:rsidR="0058730A">
        <w:t>e technical report</w:t>
      </w:r>
      <w:r>
        <w:t xml:space="preserve"> will </w:t>
      </w:r>
      <w:r w:rsidR="0058730A">
        <w:t xml:space="preserve">identify key conformance testing requirements, </w:t>
      </w:r>
      <w:r>
        <w:t xml:space="preserve">establish rigorous testing methodologies, and outline compliance criteria to ensure consistent and </w:t>
      </w:r>
      <w:r w:rsidR="0058730A">
        <w:t>compliant</w:t>
      </w:r>
      <w:r>
        <w:t xml:space="preserve"> implementations of SRv6 across network devices. </w:t>
      </w:r>
    </w:p>
    <w:p w14:paraId="45F4DC81" w14:textId="32EDED83" w:rsidR="00CD11EA" w:rsidRDefault="00CD11EA" w:rsidP="00CD11EA">
      <w:r>
        <w:t xml:space="preserve">Through detailed verification processes, </w:t>
      </w:r>
      <w:r w:rsidR="0058730A">
        <w:t>this technical report</w:t>
      </w:r>
      <w:r>
        <w:t xml:space="preserve"> will provide network equipment manufacturers, service providers, and regulatory bodies with a structured approach to assess, validate, and certify SRv6 conformance. This effort is pivotal for fostering collaboration within the industry, accelerating the adoption of SRv6, and creating a robust ecosystem of reliable</w:t>
      </w:r>
      <w:r w:rsidR="0058730A">
        <w:t xml:space="preserve"> and compliant</w:t>
      </w:r>
      <w:r>
        <w:t xml:space="preserve"> next-generation networks.</w:t>
      </w:r>
    </w:p>
    <w:p w14:paraId="1285E224" w14:textId="77777777" w:rsidR="00653740" w:rsidRPr="0084455E" w:rsidRDefault="00653740" w:rsidP="00653740">
      <w:pPr>
        <w:ind w:left="360"/>
        <w:jc w:val="both"/>
        <w:rPr>
          <w:kern w:val="2"/>
          <w:lang w:eastAsia="ko-KR"/>
        </w:rPr>
      </w:pPr>
    </w:p>
    <w:p w14:paraId="35412A03" w14:textId="77777777" w:rsidR="00653740" w:rsidRPr="0084455E" w:rsidRDefault="00653740" w:rsidP="00653740">
      <w:pPr>
        <w:pStyle w:val="Headingb"/>
        <w:jc w:val="both"/>
      </w:pPr>
      <w:r w:rsidRPr="0084455E">
        <w:t>Keywords</w:t>
      </w:r>
    </w:p>
    <w:p w14:paraId="1FF59201" w14:textId="35A25083" w:rsidR="00653740" w:rsidRPr="0084455E" w:rsidRDefault="00B104B4" w:rsidP="00653740">
      <w:pPr>
        <w:rPr>
          <w:lang w:eastAsia="zh-CN"/>
        </w:rPr>
      </w:pPr>
      <w:r>
        <w:rPr>
          <w:lang w:eastAsia="zh-CN"/>
        </w:rPr>
        <w:t>Segment Routing, IPv6, SRv6, Conformance</w:t>
      </w:r>
    </w:p>
    <w:p w14:paraId="2AEEECD5" w14:textId="77777777" w:rsidR="00653740" w:rsidRPr="0084455E" w:rsidRDefault="00653740" w:rsidP="00653740">
      <w:pPr>
        <w:spacing w:before="0"/>
        <w:rPr>
          <w:lang w:eastAsia="zh-CN"/>
        </w:rPr>
      </w:pPr>
    </w:p>
    <w:p w14:paraId="2B007143" w14:textId="77777777" w:rsidR="00653740" w:rsidRPr="0084455E" w:rsidRDefault="00653740" w:rsidP="00653740">
      <w:pPr>
        <w:spacing w:before="0"/>
        <w:rPr>
          <w:lang w:eastAsia="zh-CN"/>
        </w:rPr>
      </w:pPr>
    </w:p>
    <w:p w14:paraId="4B05CE90" w14:textId="77777777" w:rsidR="00653740" w:rsidRPr="0084455E" w:rsidRDefault="00653740" w:rsidP="00653740">
      <w:pPr>
        <w:spacing w:before="0"/>
        <w:rPr>
          <w:lang w:eastAsia="zh-CN"/>
        </w:rPr>
        <w:sectPr w:rsidR="00653740" w:rsidRPr="0084455E" w:rsidSect="002519BE">
          <w:headerReference w:type="default" r:id="rId13"/>
          <w:pgSz w:w="11907" w:h="16840"/>
          <w:pgMar w:top="1134" w:right="1134" w:bottom="1134" w:left="1134" w:header="720" w:footer="720" w:gutter="0"/>
          <w:cols w:space="720"/>
          <w:titlePg/>
          <w:docGrid w:linePitch="360"/>
        </w:sectPr>
      </w:pPr>
    </w:p>
    <w:sdt>
      <w:sdtPr>
        <w:rPr>
          <w:b w:val="0"/>
          <w:bCs w:val="0"/>
          <w:kern w:val="0"/>
          <w:sz w:val="24"/>
          <w:szCs w:val="20"/>
          <w:lang w:val="zh-CN"/>
        </w:rPr>
        <w:id w:val="1970470781"/>
        <w:docPartObj>
          <w:docPartGallery w:val="Table of Contents"/>
          <w:docPartUnique/>
        </w:docPartObj>
      </w:sdtPr>
      <w:sdtEndPr>
        <w:rPr>
          <w:szCs w:val="24"/>
        </w:rPr>
      </w:sdtEndPr>
      <w:sdtContent>
        <w:p w14:paraId="38D23F22" w14:textId="77777777" w:rsidR="00653740" w:rsidRPr="0084455E" w:rsidRDefault="00653740" w:rsidP="00653740">
          <w:pPr>
            <w:pStyle w:val="TOC10"/>
            <w:jc w:val="center"/>
            <w:rPr>
              <w:sz w:val="28"/>
            </w:rPr>
          </w:pPr>
          <w:r w:rsidRPr="0084455E">
            <w:rPr>
              <w:sz w:val="28"/>
              <w:lang w:val="en-US"/>
            </w:rPr>
            <w:t>Table of Contents</w:t>
          </w:r>
        </w:p>
        <w:p w14:paraId="56BB8780" w14:textId="5585ABF3" w:rsidR="00C511AC" w:rsidRDefault="00653740">
          <w:pPr>
            <w:pStyle w:val="TOC1"/>
            <w:rPr>
              <w:rFonts w:asciiTheme="minorHAnsi" w:eastAsiaTheme="minorEastAsia" w:hAnsiTheme="minorHAnsi" w:cstheme="minorBidi"/>
              <w:kern w:val="2"/>
              <w:szCs w:val="24"/>
              <w:lang w:val="en-IN" w:eastAsia="en-IN"/>
              <w14:ligatures w14:val="standardContextual"/>
            </w:rPr>
          </w:pPr>
          <w:r w:rsidRPr="0084455E">
            <w:fldChar w:fldCharType="begin"/>
          </w:r>
          <w:r w:rsidRPr="0084455E">
            <w:instrText xml:space="preserve"> TOC \o "1-3" \h \z \u </w:instrText>
          </w:r>
          <w:r w:rsidRPr="0084455E">
            <w:fldChar w:fldCharType="separate"/>
          </w:r>
          <w:hyperlink w:anchor="_Toc191247081" w:history="1">
            <w:r w:rsidR="00C511AC" w:rsidRPr="005761BB">
              <w:rPr>
                <w:rStyle w:val="Hyperlink"/>
              </w:rPr>
              <w:t>1.</w:t>
            </w:r>
            <w:r w:rsidR="00C511AC">
              <w:rPr>
                <w:rFonts w:asciiTheme="minorHAnsi" w:eastAsiaTheme="minorEastAsia" w:hAnsiTheme="minorHAnsi" w:cstheme="minorBidi"/>
                <w:kern w:val="2"/>
                <w:szCs w:val="24"/>
                <w:lang w:val="en-IN" w:eastAsia="en-IN"/>
                <w14:ligatures w14:val="standardContextual"/>
              </w:rPr>
              <w:tab/>
            </w:r>
            <w:r w:rsidR="00C511AC" w:rsidRPr="005761BB">
              <w:rPr>
                <w:rStyle w:val="Hyperlink"/>
              </w:rPr>
              <w:t>Scope</w:t>
            </w:r>
            <w:r w:rsidR="00C511AC">
              <w:rPr>
                <w:webHidden/>
              </w:rPr>
              <w:tab/>
            </w:r>
            <w:r w:rsidR="00C511AC">
              <w:rPr>
                <w:webHidden/>
              </w:rPr>
              <w:fldChar w:fldCharType="begin"/>
            </w:r>
            <w:r w:rsidR="00C511AC">
              <w:rPr>
                <w:webHidden/>
              </w:rPr>
              <w:instrText xml:space="preserve"> PAGEREF _Toc191247081 \h </w:instrText>
            </w:r>
            <w:r w:rsidR="00C511AC">
              <w:rPr>
                <w:webHidden/>
              </w:rPr>
            </w:r>
            <w:r w:rsidR="00C511AC">
              <w:rPr>
                <w:webHidden/>
              </w:rPr>
              <w:fldChar w:fldCharType="separate"/>
            </w:r>
            <w:r w:rsidR="00F32158">
              <w:rPr>
                <w:webHidden/>
              </w:rPr>
              <w:t>4</w:t>
            </w:r>
            <w:r w:rsidR="00C511AC">
              <w:rPr>
                <w:webHidden/>
              </w:rPr>
              <w:fldChar w:fldCharType="end"/>
            </w:r>
          </w:hyperlink>
        </w:p>
        <w:p w14:paraId="734A0B2B" w14:textId="34E57738" w:rsidR="00C511AC" w:rsidRDefault="00C511AC">
          <w:pPr>
            <w:pStyle w:val="TOC1"/>
            <w:rPr>
              <w:rFonts w:asciiTheme="minorHAnsi" w:eastAsiaTheme="minorEastAsia" w:hAnsiTheme="minorHAnsi" w:cstheme="minorBidi"/>
              <w:kern w:val="2"/>
              <w:szCs w:val="24"/>
              <w:lang w:val="en-IN" w:eastAsia="en-IN"/>
              <w14:ligatures w14:val="standardContextual"/>
            </w:rPr>
          </w:pPr>
          <w:hyperlink w:anchor="_Toc191247082" w:history="1">
            <w:r w:rsidRPr="005761BB">
              <w:rPr>
                <w:rStyle w:val="Hyperlink"/>
              </w:rPr>
              <w:t>2.</w:t>
            </w:r>
            <w:r>
              <w:rPr>
                <w:rFonts w:asciiTheme="minorHAnsi" w:eastAsiaTheme="minorEastAsia" w:hAnsiTheme="minorHAnsi" w:cstheme="minorBidi"/>
                <w:kern w:val="2"/>
                <w:szCs w:val="24"/>
                <w:lang w:val="en-IN" w:eastAsia="en-IN"/>
                <w14:ligatures w14:val="standardContextual"/>
              </w:rPr>
              <w:tab/>
            </w:r>
            <w:r w:rsidRPr="005761BB">
              <w:rPr>
                <w:rStyle w:val="Hyperlink"/>
              </w:rPr>
              <w:t>References</w:t>
            </w:r>
            <w:r>
              <w:rPr>
                <w:webHidden/>
              </w:rPr>
              <w:tab/>
            </w:r>
            <w:r>
              <w:rPr>
                <w:webHidden/>
              </w:rPr>
              <w:fldChar w:fldCharType="begin"/>
            </w:r>
            <w:r>
              <w:rPr>
                <w:webHidden/>
              </w:rPr>
              <w:instrText xml:space="preserve"> PAGEREF _Toc191247082 \h </w:instrText>
            </w:r>
            <w:r>
              <w:rPr>
                <w:webHidden/>
              </w:rPr>
            </w:r>
            <w:r>
              <w:rPr>
                <w:webHidden/>
              </w:rPr>
              <w:fldChar w:fldCharType="separate"/>
            </w:r>
            <w:r w:rsidR="00F32158">
              <w:rPr>
                <w:webHidden/>
              </w:rPr>
              <w:t>4</w:t>
            </w:r>
            <w:r>
              <w:rPr>
                <w:webHidden/>
              </w:rPr>
              <w:fldChar w:fldCharType="end"/>
            </w:r>
          </w:hyperlink>
        </w:p>
        <w:p w14:paraId="7A9B705F" w14:textId="52F0B2A7" w:rsidR="00C511AC" w:rsidRDefault="00C511AC">
          <w:pPr>
            <w:pStyle w:val="TOC1"/>
            <w:rPr>
              <w:rFonts w:asciiTheme="minorHAnsi" w:eastAsiaTheme="minorEastAsia" w:hAnsiTheme="minorHAnsi" w:cstheme="minorBidi"/>
              <w:kern w:val="2"/>
              <w:szCs w:val="24"/>
              <w:lang w:val="en-IN" w:eastAsia="en-IN"/>
              <w14:ligatures w14:val="standardContextual"/>
            </w:rPr>
          </w:pPr>
          <w:hyperlink w:anchor="_Toc191247083" w:history="1">
            <w:r w:rsidRPr="005761BB">
              <w:rPr>
                <w:rStyle w:val="Hyperlink"/>
              </w:rPr>
              <w:t>3.</w:t>
            </w:r>
            <w:r>
              <w:rPr>
                <w:rFonts w:asciiTheme="minorHAnsi" w:eastAsiaTheme="minorEastAsia" w:hAnsiTheme="minorHAnsi" w:cstheme="minorBidi"/>
                <w:kern w:val="2"/>
                <w:szCs w:val="24"/>
                <w:lang w:val="en-IN" w:eastAsia="en-IN"/>
                <w14:ligatures w14:val="standardContextual"/>
              </w:rPr>
              <w:tab/>
            </w:r>
            <w:r w:rsidRPr="005761BB">
              <w:rPr>
                <w:rStyle w:val="Hyperlink"/>
              </w:rPr>
              <w:t>Definitions</w:t>
            </w:r>
            <w:r>
              <w:rPr>
                <w:webHidden/>
              </w:rPr>
              <w:tab/>
            </w:r>
            <w:r>
              <w:rPr>
                <w:webHidden/>
              </w:rPr>
              <w:fldChar w:fldCharType="begin"/>
            </w:r>
            <w:r>
              <w:rPr>
                <w:webHidden/>
              </w:rPr>
              <w:instrText xml:space="preserve"> PAGEREF _Toc191247083 \h </w:instrText>
            </w:r>
            <w:r>
              <w:rPr>
                <w:webHidden/>
              </w:rPr>
            </w:r>
            <w:r>
              <w:rPr>
                <w:webHidden/>
              </w:rPr>
              <w:fldChar w:fldCharType="separate"/>
            </w:r>
            <w:r w:rsidR="00F32158">
              <w:rPr>
                <w:webHidden/>
              </w:rPr>
              <w:t>5</w:t>
            </w:r>
            <w:r>
              <w:rPr>
                <w:webHidden/>
              </w:rPr>
              <w:fldChar w:fldCharType="end"/>
            </w:r>
          </w:hyperlink>
        </w:p>
        <w:p w14:paraId="161E813D" w14:textId="360A201A" w:rsidR="00C511AC" w:rsidRDefault="00C511AC" w:rsidP="00C511AC">
          <w:pPr>
            <w:pStyle w:val="TOC2"/>
            <w:tabs>
              <w:tab w:val="left" w:pos="1531"/>
            </w:tabs>
            <w:rPr>
              <w:rFonts w:asciiTheme="minorHAnsi" w:eastAsiaTheme="minorEastAsia" w:hAnsiTheme="minorHAnsi" w:cstheme="minorBidi"/>
              <w:kern w:val="2"/>
              <w:szCs w:val="24"/>
              <w:lang w:val="en-IN" w:eastAsia="en-IN"/>
              <w14:ligatures w14:val="standardContextual"/>
            </w:rPr>
          </w:pPr>
          <w:hyperlink w:anchor="_Toc191247084" w:history="1">
            <w:r w:rsidRPr="005761BB">
              <w:rPr>
                <w:rStyle w:val="Hyperlink"/>
              </w:rPr>
              <w:t>3.1.</w:t>
            </w:r>
            <w:r>
              <w:rPr>
                <w:rFonts w:asciiTheme="minorHAnsi" w:eastAsiaTheme="minorEastAsia" w:hAnsiTheme="minorHAnsi" w:cstheme="minorBidi"/>
                <w:kern w:val="2"/>
                <w:szCs w:val="24"/>
                <w:lang w:val="en-IN" w:eastAsia="en-IN"/>
                <w14:ligatures w14:val="standardContextual"/>
              </w:rPr>
              <w:tab/>
            </w:r>
            <w:r w:rsidRPr="005761BB">
              <w:rPr>
                <w:rStyle w:val="Hyperlink"/>
              </w:rPr>
              <w:t>Terms defined elsewhere</w:t>
            </w:r>
            <w:r>
              <w:rPr>
                <w:webHidden/>
              </w:rPr>
              <w:tab/>
            </w:r>
            <w:r>
              <w:rPr>
                <w:webHidden/>
              </w:rPr>
              <w:fldChar w:fldCharType="begin"/>
            </w:r>
            <w:r>
              <w:rPr>
                <w:webHidden/>
              </w:rPr>
              <w:instrText xml:space="preserve"> PAGEREF _Toc191247084 \h </w:instrText>
            </w:r>
            <w:r>
              <w:rPr>
                <w:webHidden/>
              </w:rPr>
            </w:r>
            <w:r>
              <w:rPr>
                <w:webHidden/>
              </w:rPr>
              <w:fldChar w:fldCharType="separate"/>
            </w:r>
            <w:r w:rsidR="00F32158">
              <w:rPr>
                <w:webHidden/>
              </w:rPr>
              <w:t>5</w:t>
            </w:r>
            <w:r>
              <w:rPr>
                <w:webHidden/>
              </w:rPr>
              <w:fldChar w:fldCharType="end"/>
            </w:r>
          </w:hyperlink>
        </w:p>
        <w:p w14:paraId="2B50CB6A" w14:textId="2FF2B50B" w:rsidR="00C511AC" w:rsidRDefault="00C511AC">
          <w:pPr>
            <w:pStyle w:val="TOC2"/>
            <w:tabs>
              <w:tab w:val="left" w:pos="1531"/>
            </w:tabs>
            <w:rPr>
              <w:rFonts w:asciiTheme="minorHAnsi" w:eastAsiaTheme="minorEastAsia" w:hAnsiTheme="minorHAnsi" w:cstheme="minorBidi"/>
              <w:kern w:val="2"/>
              <w:szCs w:val="24"/>
              <w:lang w:val="en-IN" w:eastAsia="en-IN"/>
              <w14:ligatures w14:val="standardContextual"/>
            </w:rPr>
          </w:pPr>
          <w:hyperlink w:anchor="_Toc191247091" w:history="1">
            <w:r w:rsidRPr="005761BB">
              <w:rPr>
                <w:rStyle w:val="Hyperlink"/>
              </w:rPr>
              <w:t>3.2.</w:t>
            </w:r>
            <w:r>
              <w:rPr>
                <w:rFonts w:asciiTheme="minorHAnsi" w:eastAsiaTheme="minorEastAsia" w:hAnsiTheme="minorHAnsi" w:cstheme="minorBidi"/>
                <w:kern w:val="2"/>
                <w:szCs w:val="24"/>
                <w:lang w:val="en-IN" w:eastAsia="en-IN"/>
                <w14:ligatures w14:val="standardContextual"/>
              </w:rPr>
              <w:tab/>
            </w:r>
            <w:r w:rsidRPr="005761BB">
              <w:rPr>
                <w:rStyle w:val="Hyperlink"/>
              </w:rPr>
              <w:t>Terms defined in this Recommendation</w:t>
            </w:r>
            <w:r>
              <w:rPr>
                <w:webHidden/>
              </w:rPr>
              <w:tab/>
            </w:r>
            <w:r>
              <w:rPr>
                <w:webHidden/>
              </w:rPr>
              <w:fldChar w:fldCharType="begin"/>
            </w:r>
            <w:r>
              <w:rPr>
                <w:webHidden/>
              </w:rPr>
              <w:instrText xml:space="preserve"> PAGEREF _Toc191247091 \h </w:instrText>
            </w:r>
            <w:r>
              <w:rPr>
                <w:webHidden/>
              </w:rPr>
            </w:r>
            <w:r>
              <w:rPr>
                <w:webHidden/>
              </w:rPr>
              <w:fldChar w:fldCharType="separate"/>
            </w:r>
            <w:r w:rsidR="00F32158">
              <w:rPr>
                <w:webHidden/>
              </w:rPr>
              <w:t>5</w:t>
            </w:r>
            <w:r>
              <w:rPr>
                <w:webHidden/>
              </w:rPr>
              <w:fldChar w:fldCharType="end"/>
            </w:r>
          </w:hyperlink>
        </w:p>
        <w:p w14:paraId="55987B92" w14:textId="74F53500" w:rsidR="00C511AC" w:rsidRDefault="00C511AC">
          <w:pPr>
            <w:pStyle w:val="TOC1"/>
            <w:rPr>
              <w:rFonts w:asciiTheme="minorHAnsi" w:eastAsiaTheme="minorEastAsia" w:hAnsiTheme="minorHAnsi" w:cstheme="minorBidi"/>
              <w:kern w:val="2"/>
              <w:szCs w:val="24"/>
              <w:lang w:val="en-IN" w:eastAsia="en-IN"/>
              <w14:ligatures w14:val="standardContextual"/>
            </w:rPr>
          </w:pPr>
          <w:hyperlink w:anchor="_Toc191247092" w:history="1">
            <w:r w:rsidRPr="005761BB">
              <w:rPr>
                <w:rStyle w:val="Hyperlink"/>
              </w:rPr>
              <w:t>4.</w:t>
            </w:r>
            <w:r>
              <w:rPr>
                <w:rFonts w:asciiTheme="minorHAnsi" w:eastAsiaTheme="minorEastAsia" w:hAnsiTheme="minorHAnsi" w:cstheme="minorBidi"/>
                <w:kern w:val="2"/>
                <w:szCs w:val="24"/>
                <w:lang w:val="en-IN" w:eastAsia="en-IN"/>
                <w14:ligatures w14:val="standardContextual"/>
              </w:rPr>
              <w:tab/>
            </w:r>
            <w:r w:rsidRPr="005761BB">
              <w:rPr>
                <w:rStyle w:val="Hyperlink"/>
              </w:rPr>
              <w:t>Abbreviations and acronyms</w:t>
            </w:r>
            <w:r>
              <w:rPr>
                <w:webHidden/>
              </w:rPr>
              <w:tab/>
            </w:r>
            <w:r>
              <w:rPr>
                <w:webHidden/>
              </w:rPr>
              <w:fldChar w:fldCharType="begin"/>
            </w:r>
            <w:r>
              <w:rPr>
                <w:webHidden/>
              </w:rPr>
              <w:instrText xml:space="preserve"> PAGEREF _Toc191247092 \h </w:instrText>
            </w:r>
            <w:r>
              <w:rPr>
                <w:webHidden/>
              </w:rPr>
            </w:r>
            <w:r>
              <w:rPr>
                <w:webHidden/>
              </w:rPr>
              <w:fldChar w:fldCharType="separate"/>
            </w:r>
            <w:r w:rsidR="00F32158">
              <w:rPr>
                <w:webHidden/>
              </w:rPr>
              <w:t>5</w:t>
            </w:r>
            <w:r>
              <w:rPr>
                <w:webHidden/>
              </w:rPr>
              <w:fldChar w:fldCharType="end"/>
            </w:r>
          </w:hyperlink>
        </w:p>
        <w:p w14:paraId="55C9769D" w14:textId="42251447" w:rsidR="00C511AC" w:rsidRDefault="00C511AC">
          <w:pPr>
            <w:pStyle w:val="TOC1"/>
            <w:rPr>
              <w:rFonts w:asciiTheme="minorHAnsi" w:eastAsiaTheme="minorEastAsia" w:hAnsiTheme="minorHAnsi" w:cstheme="minorBidi"/>
              <w:kern w:val="2"/>
              <w:szCs w:val="24"/>
              <w:lang w:val="en-IN" w:eastAsia="en-IN"/>
              <w14:ligatures w14:val="standardContextual"/>
            </w:rPr>
          </w:pPr>
          <w:hyperlink w:anchor="_Toc191247093" w:history="1">
            <w:r w:rsidRPr="005761BB">
              <w:rPr>
                <w:rStyle w:val="Hyperlink"/>
              </w:rPr>
              <w:t>5.</w:t>
            </w:r>
            <w:r>
              <w:rPr>
                <w:rFonts w:asciiTheme="minorHAnsi" w:eastAsiaTheme="minorEastAsia" w:hAnsiTheme="minorHAnsi" w:cstheme="minorBidi"/>
                <w:kern w:val="2"/>
                <w:szCs w:val="24"/>
                <w:lang w:val="en-IN" w:eastAsia="en-IN"/>
                <w14:ligatures w14:val="standardContextual"/>
              </w:rPr>
              <w:tab/>
            </w:r>
            <w:r w:rsidRPr="005761BB">
              <w:rPr>
                <w:rStyle w:val="Hyperlink"/>
              </w:rPr>
              <w:t>Conventions</w:t>
            </w:r>
            <w:r>
              <w:rPr>
                <w:webHidden/>
              </w:rPr>
              <w:tab/>
            </w:r>
            <w:r>
              <w:rPr>
                <w:webHidden/>
              </w:rPr>
              <w:fldChar w:fldCharType="begin"/>
            </w:r>
            <w:r>
              <w:rPr>
                <w:webHidden/>
              </w:rPr>
              <w:instrText xml:space="preserve"> PAGEREF _Toc191247093 \h </w:instrText>
            </w:r>
            <w:r>
              <w:rPr>
                <w:webHidden/>
              </w:rPr>
            </w:r>
            <w:r>
              <w:rPr>
                <w:webHidden/>
              </w:rPr>
              <w:fldChar w:fldCharType="separate"/>
            </w:r>
            <w:r w:rsidR="00F32158">
              <w:rPr>
                <w:webHidden/>
              </w:rPr>
              <w:t>6</w:t>
            </w:r>
            <w:r>
              <w:rPr>
                <w:webHidden/>
              </w:rPr>
              <w:fldChar w:fldCharType="end"/>
            </w:r>
          </w:hyperlink>
        </w:p>
        <w:p w14:paraId="2CD8586D" w14:textId="2BD6E19C" w:rsidR="00C511AC" w:rsidRDefault="00C511AC">
          <w:pPr>
            <w:pStyle w:val="TOC1"/>
            <w:rPr>
              <w:rFonts w:asciiTheme="minorHAnsi" w:eastAsiaTheme="minorEastAsia" w:hAnsiTheme="minorHAnsi" w:cstheme="minorBidi"/>
              <w:kern w:val="2"/>
              <w:szCs w:val="24"/>
              <w:lang w:val="en-IN" w:eastAsia="en-IN"/>
              <w14:ligatures w14:val="standardContextual"/>
            </w:rPr>
          </w:pPr>
          <w:hyperlink w:anchor="_Toc191247094" w:history="1">
            <w:r w:rsidRPr="005761BB">
              <w:rPr>
                <w:rStyle w:val="Hyperlink"/>
              </w:rPr>
              <w:t>6.</w:t>
            </w:r>
            <w:r>
              <w:rPr>
                <w:rFonts w:asciiTheme="minorHAnsi" w:eastAsiaTheme="minorEastAsia" w:hAnsiTheme="minorHAnsi" w:cstheme="minorBidi"/>
                <w:kern w:val="2"/>
                <w:szCs w:val="24"/>
                <w:lang w:val="en-IN" w:eastAsia="en-IN"/>
                <w14:ligatures w14:val="standardContextual"/>
              </w:rPr>
              <w:tab/>
            </w:r>
            <w:r w:rsidRPr="005761BB">
              <w:rPr>
                <w:rStyle w:val="Hyperlink"/>
              </w:rPr>
              <w:t>Overview</w:t>
            </w:r>
            <w:r>
              <w:rPr>
                <w:webHidden/>
              </w:rPr>
              <w:tab/>
            </w:r>
            <w:r>
              <w:rPr>
                <w:webHidden/>
              </w:rPr>
              <w:fldChar w:fldCharType="begin"/>
            </w:r>
            <w:r>
              <w:rPr>
                <w:webHidden/>
              </w:rPr>
              <w:instrText xml:space="preserve"> PAGEREF _Toc191247094 \h </w:instrText>
            </w:r>
            <w:r>
              <w:rPr>
                <w:webHidden/>
              </w:rPr>
            </w:r>
            <w:r>
              <w:rPr>
                <w:webHidden/>
              </w:rPr>
              <w:fldChar w:fldCharType="separate"/>
            </w:r>
            <w:r w:rsidR="00F32158">
              <w:rPr>
                <w:webHidden/>
              </w:rPr>
              <w:t>6</w:t>
            </w:r>
            <w:r>
              <w:rPr>
                <w:webHidden/>
              </w:rPr>
              <w:fldChar w:fldCharType="end"/>
            </w:r>
          </w:hyperlink>
        </w:p>
        <w:p w14:paraId="5ECC4B1F" w14:textId="4388D2FE" w:rsidR="00C511AC" w:rsidRDefault="00C511AC" w:rsidP="00C511AC">
          <w:pPr>
            <w:pStyle w:val="TOC1"/>
            <w:rPr>
              <w:rFonts w:asciiTheme="minorHAnsi" w:eastAsiaTheme="minorEastAsia" w:hAnsiTheme="minorHAnsi" w:cstheme="minorBidi"/>
              <w:kern w:val="2"/>
              <w:szCs w:val="24"/>
              <w:lang w:val="en-IN" w:eastAsia="en-IN"/>
              <w14:ligatures w14:val="standardContextual"/>
            </w:rPr>
          </w:pPr>
          <w:hyperlink w:anchor="_Toc191247095" w:history="1">
            <w:r w:rsidRPr="005761BB">
              <w:rPr>
                <w:rStyle w:val="Hyperlink"/>
              </w:rPr>
              <w:t>7.</w:t>
            </w:r>
            <w:r>
              <w:rPr>
                <w:rFonts w:asciiTheme="minorHAnsi" w:eastAsiaTheme="minorEastAsia" w:hAnsiTheme="minorHAnsi" w:cstheme="minorBidi"/>
                <w:kern w:val="2"/>
                <w:szCs w:val="24"/>
                <w:lang w:val="en-IN" w:eastAsia="en-IN"/>
                <w14:ligatures w14:val="standardContextual"/>
              </w:rPr>
              <w:tab/>
            </w:r>
            <w:r w:rsidRPr="005761BB">
              <w:rPr>
                <w:rStyle w:val="Hyperlink"/>
              </w:rPr>
              <w:t>Relevance of this Technical Report and Gap Analysis with Existing Standardization Work</w:t>
            </w:r>
            <w:r>
              <w:rPr>
                <w:webHidden/>
              </w:rPr>
              <w:tab/>
            </w:r>
            <w:r>
              <w:rPr>
                <w:webHidden/>
              </w:rPr>
              <w:fldChar w:fldCharType="begin"/>
            </w:r>
            <w:r>
              <w:rPr>
                <w:webHidden/>
              </w:rPr>
              <w:instrText xml:space="preserve"> PAGEREF _Toc191247095 \h </w:instrText>
            </w:r>
            <w:r>
              <w:rPr>
                <w:webHidden/>
              </w:rPr>
            </w:r>
            <w:r>
              <w:rPr>
                <w:webHidden/>
              </w:rPr>
              <w:fldChar w:fldCharType="separate"/>
            </w:r>
            <w:r w:rsidR="00F32158">
              <w:rPr>
                <w:webHidden/>
              </w:rPr>
              <w:t>7</w:t>
            </w:r>
            <w:r>
              <w:rPr>
                <w:webHidden/>
              </w:rPr>
              <w:fldChar w:fldCharType="end"/>
            </w:r>
          </w:hyperlink>
        </w:p>
        <w:p w14:paraId="5E6ABB67" w14:textId="3FE32F51" w:rsidR="00C511AC" w:rsidRDefault="00C511AC">
          <w:pPr>
            <w:pStyle w:val="TOC1"/>
            <w:rPr>
              <w:rFonts w:asciiTheme="minorHAnsi" w:eastAsiaTheme="minorEastAsia" w:hAnsiTheme="minorHAnsi" w:cstheme="minorBidi"/>
              <w:kern w:val="2"/>
              <w:szCs w:val="24"/>
              <w:lang w:val="en-IN" w:eastAsia="en-IN"/>
              <w14:ligatures w14:val="standardContextual"/>
            </w:rPr>
          </w:pPr>
          <w:hyperlink w:anchor="_Toc191247098" w:history="1">
            <w:r w:rsidRPr="005761BB">
              <w:rPr>
                <w:rStyle w:val="Hyperlink"/>
              </w:rPr>
              <w:t>8.</w:t>
            </w:r>
            <w:r>
              <w:rPr>
                <w:rFonts w:asciiTheme="minorHAnsi" w:eastAsiaTheme="minorEastAsia" w:hAnsiTheme="minorHAnsi" w:cstheme="minorBidi"/>
                <w:kern w:val="2"/>
                <w:szCs w:val="24"/>
                <w:lang w:val="en-IN" w:eastAsia="en-IN"/>
                <w14:ligatures w14:val="standardContextual"/>
              </w:rPr>
              <w:tab/>
            </w:r>
            <w:r w:rsidRPr="005761BB">
              <w:rPr>
                <w:rStyle w:val="Hyperlink"/>
              </w:rPr>
              <w:t>Research for Verifying Conformance to SRv6</w:t>
            </w:r>
            <w:r>
              <w:rPr>
                <w:webHidden/>
              </w:rPr>
              <w:tab/>
            </w:r>
            <w:r>
              <w:rPr>
                <w:webHidden/>
              </w:rPr>
              <w:fldChar w:fldCharType="begin"/>
            </w:r>
            <w:r>
              <w:rPr>
                <w:webHidden/>
              </w:rPr>
              <w:instrText xml:space="preserve"> PAGEREF _Toc191247098 \h </w:instrText>
            </w:r>
            <w:r>
              <w:rPr>
                <w:webHidden/>
              </w:rPr>
            </w:r>
            <w:r>
              <w:rPr>
                <w:webHidden/>
              </w:rPr>
              <w:fldChar w:fldCharType="separate"/>
            </w:r>
            <w:r w:rsidR="00F32158">
              <w:rPr>
                <w:webHidden/>
              </w:rPr>
              <w:t>8</w:t>
            </w:r>
            <w:r>
              <w:rPr>
                <w:webHidden/>
              </w:rPr>
              <w:fldChar w:fldCharType="end"/>
            </w:r>
          </w:hyperlink>
        </w:p>
        <w:p w14:paraId="3FA441C6" w14:textId="19E07401" w:rsidR="00C511AC" w:rsidRDefault="00C511AC">
          <w:pPr>
            <w:pStyle w:val="TOC2"/>
            <w:tabs>
              <w:tab w:val="left" w:pos="1531"/>
            </w:tabs>
            <w:rPr>
              <w:rStyle w:val="Hyperlink"/>
            </w:rPr>
          </w:pPr>
          <w:hyperlink w:anchor="_Toc191247099" w:history="1">
            <w:r w:rsidRPr="005761BB">
              <w:rPr>
                <w:rStyle w:val="Hyperlink"/>
              </w:rPr>
              <w:t>8.1.</w:t>
            </w:r>
            <w:r>
              <w:rPr>
                <w:rFonts w:asciiTheme="minorHAnsi" w:eastAsiaTheme="minorEastAsia" w:hAnsiTheme="minorHAnsi" w:cstheme="minorBidi"/>
                <w:kern w:val="2"/>
                <w:szCs w:val="24"/>
                <w:lang w:val="en-IN" w:eastAsia="en-IN"/>
                <w14:ligatures w14:val="standardContextual"/>
              </w:rPr>
              <w:tab/>
            </w:r>
            <w:r w:rsidRPr="005761BB">
              <w:rPr>
                <w:rStyle w:val="Hyperlink"/>
              </w:rPr>
              <w:t>Identification of</w:t>
            </w:r>
            <w:r w:rsidRPr="005761BB">
              <w:rPr>
                <w:rStyle w:val="Hyperlink"/>
                <w:lang w:eastAsia="zh-CN"/>
              </w:rPr>
              <w:t xml:space="preserve"> Core SRv6 Standards to Verify Conformance</w:t>
            </w:r>
            <w:r>
              <w:rPr>
                <w:webHidden/>
              </w:rPr>
              <w:tab/>
            </w:r>
            <w:r>
              <w:rPr>
                <w:webHidden/>
              </w:rPr>
              <w:fldChar w:fldCharType="begin"/>
            </w:r>
            <w:r>
              <w:rPr>
                <w:webHidden/>
              </w:rPr>
              <w:instrText xml:space="preserve"> PAGEREF _Toc191247099 \h </w:instrText>
            </w:r>
            <w:r>
              <w:rPr>
                <w:webHidden/>
              </w:rPr>
            </w:r>
            <w:r>
              <w:rPr>
                <w:webHidden/>
              </w:rPr>
              <w:fldChar w:fldCharType="separate"/>
            </w:r>
            <w:r w:rsidR="00F32158">
              <w:rPr>
                <w:webHidden/>
              </w:rPr>
              <w:t>8</w:t>
            </w:r>
            <w:r>
              <w:rPr>
                <w:webHidden/>
              </w:rPr>
              <w:fldChar w:fldCharType="end"/>
            </w:r>
          </w:hyperlink>
        </w:p>
        <w:p w14:paraId="5DBEA07E" w14:textId="5829E426" w:rsidR="00C511AC" w:rsidRPr="00C53C37" w:rsidRDefault="00C53C37" w:rsidP="00C53C37">
          <w:pPr>
            <w:pStyle w:val="TOC2"/>
            <w:tabs>
              <w:tab w:val="left" w:pos="1531"/>
            </w:tabs>
            <w:rPr>
              <w:color w:val="0000FF"/>
              <w:u w:val="single"/>
            </w:rPr>
          </w:pPr>
          <w:r w:rsidRPr="00C53C37">
            <w:rPr>
              <w:rStyle w:val="Hyperlink"/>
            </w:rPr>
            <w:t>8.</w:t>
          </w:r>
          <w:r>
            <w:rPr>
              <w:rStyle w:val="Hyperlink"/>
            </w:rPr>
            <w:t>2</w:t>
          </w:r>
          <w:r w:rsidRPr="00C53C37">
            <w:rPr>
              <w:rStyle w:val="Hyperlink"/>
            </w:rPr>
            <w:t>.</w:t>
          </w:r>
          <w:r>
            <w:rPr>
              <w:rFonts w:asciiTheme="minorHAnsi" w:eastAsiaTheme="minorEastAsia" w:hAnsiTheme="minorHAnsi" w:cstheme="minorBidi"/>
              <w:kern w:val="2"/>
              <w:szCs w:val="24"/>
              <w:lang w:val="en-IN" w:eastAsia="en-IN"/>
              <w14:ligatures w14:val="standardContextual"/>
            </w:rPr>
            <w:tab/>
          </w:r>
          <w:r w:rsidRPr="00C53C37">
            <w:rPr>
              <w:rStyle w:val="Hyperlink"/>
            </w:rPr>
            <w:t>Identification of</w:t>
          </w:r>
          <w:r w:rsidR="00F32158">
            <w:rPr>
              <w:rStyle w:val="Hyperlink"/>
              <w:lang w:eastAsia="zh-CN"/>
            </w:rPr>
            <w:t xml:space="preserve"> Testing Requirements</w:t>
          </w:r>
          <w:r w:rsidRPr="00C53C37">
            <w:rPr>
              <w:rStyle w:val="Hyperlink"/>
              <w:lang w:eastAsia="zh-CN"/>
            </w:rPr>
            <w:t xml:space="preserve"> to Verify</w:t>
          </w:r>
          <w:r w:rsidR="00F32158">
            <w:rPr>
              <w:rStyle w:val="Hyperlink"/>
              <w:lang w:eastAsia="zh-CN"/>
            </w:rPr>
            <w:t xml:space="preserve"> SRv6</w:t>
          </w:r>
          <w:r w:rsidRPr="00C53C37">
            <w:rPr>
              <w:rStyle w:val="Hyperlink"/>
              <w:lang w:eastAsia="zh-CN"/>
            </w:rPr>
            <w:t xml:space="preserve"> Conformance</w:t>
          </w:r>
          <w:r>
            <w:rPr>
              <w:webHidden/>
            </w:rPr>
            <w:tab/>
          </w:r>
          <w:r w:rsidR="00F32158">
            <w:rPr>
              <w:webHidden/>
            </w:rPr>
            <w:t>9</w:t>
          </w:r>
        </w:p>
        <w:p w14:paraId="1B7C1D3A" w14:textId="69743835" w:rsidR="00C511AC" w:rsidRDefault="00C511AC">
          <w:pPr>
            <w:pStyle w:val="TOC2"/>
            <w:tabs>
              <w:tab w:val="left" w:pos="1531"/>
            </w:tabs>
            <w:rPr>
              <w:rFonts w:asciiTheme="minorHAnsi" w:eastAsiaTheme="minorEastAsia" w:hAnsiTheme="minorHAnsi" w:cstheme="minorBidi"/>
              <w:kern w:val="2"/>
              <w:szCs w:val="24"/>
              <w:lang w:val="en-IN" w:eastAsia="en-IN"/>
              <w14:ligatures w14:val="standardContextual"/>
            </w:rPr>
          </w:pPr>
          <w:hyperlink w:anchor="_Toc191247100" w:history="1">
            <w:r w:rsidRPr="005761BB">
              <w:rPr>
                <w:rStyle w:val="Hyperlink"/>
              </w:rPr>
              <w:t>8.3.</w:t>
            </w:r>
            <w:r>
              <w:rPr>
                <w:rFonts w:asciiTheme="minorHAnsi" w:eastAsiaTheme="minorEastAsia" w:hAnsiTheme="minorHAnsi" w:cstheme="minorBidi"/>
                <w:kern w:val="2"/>
                <w:szCs w:val="24"/>
                <w:lang w:val="en-IN" w:eastAsia="en-IN"/>
                <w14:ligatures w14:val="standardContextual"/>
              </w:rPr>
              <w:tab/>
            </w:r>
            <w:r w:rsidRPr="005761BB">
              <w:rPr>
                <w:rStyle w:val="Hyperlink"/>
              </w:rPr>
              <w:t>Test Topologies for Verifying Conformance to SRv6</w:t>
            </w:r>
            <w:r>
              <w:rPr>
                <w:webHidden/>
              </w:rPr>
              <w:tab/>
            </w:r>
            <w:r>
              <w:rPr>
                <w:webHidden/>
              </w:rPr>
              <w:fldChar w:fldCharType="begin"/>
            </w:r>
            <w:r>
              <w:rPr>
                <w:webHidden/>
              </w:rPr>
              <w:instrText xml:space="preserve"> PAGEREF _Toc191247100 \h </w:instrText>
            </w:r>
            <w:r>
              <w:rPr>
                <w:webHidden/>
              </w:rPr>
            </w:r>
            <w:r>
              <w:rPr>
                <w:webHidden/>
              </w:rPr>
              <w:fldChar w:fldCharType="separate"/>
            </w:r>
            <w:r w:rsidR="00F32158">
              <w:rPr>
                <w:webHidden/>
              </w:rPr>
              <w:t>10</w:t>
            </w:r>
            <w:r>
              <w:rPr>
                <w:webHidden/>
              </w:rPr>
              <w:fldChar w:fldCharType="end"/>
            </w:r>
          </w:hyperlink>
        </w:p>
        <w:p w14:paraId="0379FAD0" w14:textId="6C380048" w:rsidR="00C511AC" w:rsidRDefault="00C511AC">
          <w:pPr>
            <w:pStyle w:val="TOC2"/>
            <w:tabs>
              <w:tab w:val="left" w:pos="1531"/>
            </w:tabs>
            <w:rPr>
              <w:rFonts w:asciiTheme="minorHAnsi" w:eastAsiaTheme="minorEastAsia" w:hAnsiTheme="minorHAnsi" w:cstheme="minorBidi"/>
              <w:kern w:val="2"/>
              <w:szCs w:val="24"/>
              <w:lang w:val="en-IN" w:eastAsia="en-IN"/>
              <w14:ligatures w14:val="standardContextual"/>
            </w:rPr>
          </w:pPr>
          <w:hyperlink w:anchor="_Toc191247101" w:history="1">
            <w:r w:rsidRPr="005761BB">
              <w:rPr>
                <w:rStyle w:val="Hyperlink"/>
              </w:rPr>
              <w:t>8.4.</w:t>
            </w:r>
            <w:r>
              <w:rPr>
                <w:rFonts w:asciiTheme="minorHAnsi" w:eastAsiaTheme="minorEastAsia" w:hAnsiTheme="minorHAnsi" w:cstheme="minorBidi"/>
                <w:kern w:val="2"/>
                <w:szCs w:val="24"/>
                <w:lang w:val="en-IN" w:eastAsia="en-IN"/>
                <w14:ligatures w14:val="standardContextual"/>
              </w:rPr>
              <w:tab/>
            </w:r>
            <w:r w:rsidRPr="005761BB">
              <w:rPr>
                <w:rStyle w:val="Hyperlink"/>
              </w:rPr>
              <w:t>SRv6 Conformance Testing – Testing Methodology, Test Procedures and Expected Results</w:t>
            </w:r>
            <w:r>
              <w:rPr>
                <w:webHidden/>
              </w:rPr>
              <w:tab/>
            </w:r>
            <w:r>
              <w:rPr>
                <w:webHidden/>
              </w:rPr>
              <w:fldChar w:fldCharType="begin"/>
            </w:r>
            <w:r>
              <w:rPr>
                <w:webHidden/>
              </w:rPr>
              <w:instrText xml:space="preserve"> PAGEREF _Toc191247101 \h </w:instrText>
            </w:r>
            <w:r>
              <w:rPr>
                <w:webHidden/>
              </w:rPr>
            </w:r>
            <w:r>
              <w:rPr>
                <w:webHidden/>
              </w:rPr>
              <w:fldChar w:fldCharType="separate"/>
            </w:r>
            <w:r w:rsidR="00F32158">
              <w:rPr>
                <w:webHidden/>
              </w:rPr>
              <w:t>12</w:t>
            </w:r>
            <w:r>
              <w:rPr>
                <w:webHidden/>
              </w:rPr>
              <w:fldChar w:fldCharType="end"/>
            </w:r>
          </w:hyperlink>
        </w:p>
        <w:p w14:paraId="7997AEA3" w14:textId="47C1DF0D" w:rsidR="00C511AC" w:rsidRDefault="00C511AC">
          <w:pPr>
            <w:pStyle w:val="TOC1"/>
            <w:rPr>
              <w:rFonts w:asciiTheme="minorHAnsi" w:eastAsiaTheme="minorEastAsia" w:hAnsiTheme="minorHAnsi" w:cstheme="minorBidi"/>
              <w:kern w:val="2"/>
              <w:szCs w:val="24"/>
              <w:lang w:val="en-IN" w:eastAsia="en-IN"/>
              <w14:ligatures w14:val="standardContextual"/>
            </w:rPr>
          </w:pPr>
          <w:hyperlink w:anchor="_Toc191247102" w:history="1">
            <w:r w:rsidRPr="005761BB">
              <w:rPr>
                <w:rStyle w:val="Hyperlink"/>
              </w:rPr>
              <w:t>9.</w:t>
            </w:r>
            <w:r>
              <w:rPr>
                <w:rFonts w:asciiTheme="minorHAnsi" w:eastAsiaTheme="minorEastAsia" w:hAnsiTheme="minorHAnsi" w:cstheme="minorBidi"/>
                <w:kern w:val="2"/>
                <w:szCs w:val="24"/>
                <w:lang w:val="en-IN" w:eastAsia="en-IN"/>
                <w14:ligatures w14:val="standardContextual"/>
              </w:rPr>
              <w:tab/>
            </w:r>
            <w:r w:rsidRPr="005761BB">
              <w:rPr>
                <w:rStyle w:val="Hyperlink"/>
                <w:lang w:eastAsia="zh-CN"/>
              </w:rPr>
              <w:t>Relationship with other related standard groups for SRv6</w:t>
            </w:r>
            <w:r>
              <w:rPr>
                <w:webHidden/>
              </w:rPr>
              <w:tab/>
            </w:r>
            <w:r>
              <w:rPr>
                <w:webHidden/>
              </w:rPr>
              <w:fldChar w:fldCharType="begin"/>
            </w:r>
            <w:r>
              <w:rPr>
                <w:webHidden/>
              </w:rPr>
              <w:instrText xml:space="preserve"> PAGEREF _Toc191247102 \h </w:instrText>
            </w:r>
            <w:r>
              <w:rPr>
                <w:webHidden/>
              </w:rPr>
            </w:r>
            <w:r>
              <w:rPr>
                <w:webHidden/>
              </w:rPr>
              <w:fldChar w:fldCharType="separate"/>
            </w:r>
            <w:r w:rsidR="00F32158">
              <w:rPr>
                <w:webHidden/>
              </w:rPr>
              <w:t>12</w:t>
            </w:r>
            <w:r>
              <w:rPr>
                <w:webHidden/>
              </w:rPr>
              <w:fldChar w:fldCharType="end"/>
            </w:r>
          </w:hyperlink>
        </w:p>
        <w:p w14:paraId="4B13A271" w14:textId="7D746429" w:rsidR="00C511AC" w:rsidRDefault="00C511AC">
          <w:pPr>
            <w:pStyle w:val="TOC1"/>
            <w:rPr>
              <w:rFonts w:asciiTheme="minorHAnsi" w:eastAsiaTheme="minorEastAsia" w:hAnsiTheme="minorHAnsi" w:cstheme="minorBidi"/>
              <w:kern w:val="2"/>
              <w:szCs w:val="24"/>
              <w:lang w:val="en-IN" w:eastAsia="en-IN"/>
              <w14:ligatures w14:val="standardContextual"/>
            </w:rPr>
          </w:pPr>
          <w:hyperlink w:anchor="_Toc191247103" w:history="1">
            <w:r w:rsidRPr="005761BB">
              <w:rPr>
                <w:rStyle w:val="Hyperlink"/>
              </w:rPr>
              <w:t>10.</w:t>
            </w:r>
            <w:r>
              <w:rPr>
                <w:rFonts w:asciiTheme="minorHAnsi" w:eastAsiaTheme="minorEastAsia" w:hAnsiTheme="minorHAnsi" w:cstheme="minorBidi"/>
                <w:kern w:val="2"/>
                <w:szCs w:val="24"/>
                <w:lang w:val="en-IN" w:eastAsia="en-IN"/>
                <w14:ligatures w14:val="standardContextual"/>
              </w:rPr>
              <w:tab/>
            </w:r>
            <w:r w:rsidRPr="005761BB">
              <w:rPr>
                <w:rStyle w:val="Hyperlink"/>
              </w:rPr>
              <w:t>Conclusion and Future Work</w:t>
            </w:r>
            <w:r>
              <w:rPr>
                <w:webHidden/>
              </w:rPr>
              <w:tab/>
            </w:r>
            <w:r>
              <w:rPr>
                <w:webHidden/>
              </w:rPr>
              <w:fldChar w:fldCharType="begin"/>
            </w:r>
            <w:r>
              <w:rPr>
                <w:webHidden/>
              </w:rPr>
              <w:instrText xml:space="preserve"> PAGEREF _Toc191247103 \h </w:instrText>
            </w:r>
            <w:r>
              <w:rPr>
                <w:webHidden/>
              </w:rPr>
            </w:r>
            <w:r>
              <w:rPr>
                <w:webHidden/>
              </w:rPr>
              <w:fldChar w:fldCharType="separate"/>
            </w:r>
            <w:r w:rsidR="00F32158">
              <w:rPr>
                <w:webHidden/>
              </w:rPr>
              <w:t>12</w:t>
            </w:r>
            <w:r>
              <w:rPr>
                <w:webHidden/>
              </w:rPr>
              <w:fldChar w:fldCharType="end"/>
            </w:r>
          </w:hyperlink>
        </w:p>
        <w:p w14:paraId="4B4BB360" w14:textId="50F91A01" w:rsidR="00C511AC" w:rsidRDefault="00C511AC">
          <w:pPr>
            <w:pStyle w:val="TOC1"/>
            <w:rPr>
              <w:rFonts w:asciiTheme="minorHAnsi" w:eastAsiaTheme="minorEastAsia" w:hAnsiTheme="minorHAnsi" w:cstheme="minorBidi"/>
              <w:kern w:val="2"/>
              <w:szCs w:val="24"/>
              <w:lang w:val="en-IN" w:eastAsia="en-IN"/>
              <w14:ligatures w14:val="standardContextual"/>
            </w:rPr>
          </w:pPr>
          <w:hyperlink w:anchor="_Toc191247104" w:history="1">
            <w:r w:rsidRPr="005761BB">
              <w:rPr>
                <w:rStyle w:val="Hyperlink"/>
                <w:rFonts w:eastAsia="SimSun"/>
                <w:lang w:val="en-US"/>
              </w:rPr>
              <w:t>Bibliography</w:t>
            </w:r>
            <w:r>
              <w:rPr>
                <w:webHidden/>
              </w:rPr>
              <w:tab/>
            </w:r>
            <w:r>
              <w:rPr>
                <w:webHidden/>
              </w:rPr>
              <w:fldChar w:fldCharType="begin"/>
            </w:r>
            <w:r>
              <w:rPr>
                <w:webHidden/>
              </w:rPr>
              <w:instrText xml:space="preserve"> PAGEREF _Toc191247104 \h </w:instrText>
            </w:r>
            <w:r>
              <w:rPr>
                <w:webHidden/>
              </w:rPr>
            </w:r>
            <w:r>
              <w:rPr>
                <w:webHidden/>
              </w:rPr>
              <w:fldChar w:fldCharType="separate"/>
            </w:r>
            <w:r w:rsidR="00F32158">
              <w:rPr>
                <w:webHidden/>
              </w:rPr>
              <w:t>13</w:t>
            </w:r>
            <w:r>
              <w:rPr>
                <w:webHidden/>
              </w:rPr>
              <w:fldChar w:fldCharType="end"/>
            </w:r>
          </w:hyperlink>
        </w:p>
        <w:p w14:paraId="0426423A" w14:textId="322D3A0D" w:rsidR="00653740" w:rsidRPr="0084455E" w:rsidRDefault="00653740" w:rsidP="00653740">
          <w:r w:rsidRPr="0084455E">
            <w:rPr>
              <w:b/>
              <w:bCs/>
              <w:lang w:val="zh-CN"/>
            </w:rPr>
            <w:fldChar w:fldCharType="end"/>
          </w:r>
        </w:p>
      </w:sdtContent>
    </w:sdt>
    <w:p w14:paraId="5F601D10" w14:textId="77777777" w:rsidR="00653740" w:rsidRPr="0084455E" w:rsidRDefault="00653740" w:rsidP="00653740">
      <w:pPr>
        <w:spacing w:before="0"/>
      </w:pPr>
      <w:r w:rsidRPr="0084455E">
        <w:br w:type="page"/>
      </w:r>
    </w:p>
    <w:p w14:paraId="5F88A605" w14:textId="10B52702" w:rsidR="00B104B4" w:rsidRPr="001E69E0" w:rsidRDefault="00B104B4" w:rsidP="00B104B4">
      <w:pPr>
        <w:spacing w:before="0"/>
        <w:rPr>
          <w:b/>
          <w:bCs/>
          <w:sz w:val="28"/>
          <w:szCs w:val="28"/>
          <w:lang w:val="en-US" w:eastAsia="zh-CN"/>
        </w:rPr>
      </w:pPr>
      <w:bookmarkStart w:id="9" w:name="_Toc446335261"/>
      <w:r w:rsidRPr="001E69E0">
        <w:rPr>
          <w:b/>
          <w:bCs/>
          <w:sz w:val="28"/>
          <w:szCs w:val="28"/>
          <w:lang w:val="en-US" w:eastAsia="zh-CN"/>
        </w:rPr>
        <w:lastRenderedPageBreak/>
        <w:t xml:space="preserve">Draft </w:t>
      </w:r>
      <w:r>
        <w:rPr>
          <w:b/>
          <w:bCs/>
          <w:sz w:val="28"/>
          <w:szCs w:val="28"/>
          <w:lang w:val="en-US" w:eastAsia="zh-CN"/>
        </w:rPr>
        <w:t>N</w:t>
      </w:r>
      <w:r w:rsidRPr="001E69E0">
        <w:rPr>
          <w:b/>
          <w:bCs/>
          <w:sz w:val="28"/>
          <w:szCs w:val="28"/>
          <w:lang w:val="en-US" w:eastAsia="zh-CN"/>
        </w:rPr>
        <w:t>ew Technical</w:t>
      </w:r>
      <w:r w:rsidRPr="001E69E0">
        <w:rPr>
          <w:rFonts w:hint="eastAsia"/>
          <w:b/>
          <w:bCs/>
          <w:sz w:val="28"/>
          <w:szCs w:val="28"/>
          <w:lang w:val="en-US" w:eastAsia="zh-CN"/>
        </w:rPr>
        <w:t xml:space="preserve"> </w:t>
      </w:r>
      <w:r>
        <w:rPr>
          <w:b/>
          <w:bCs/>
          <w:sz w:val="28"/>
          <w:szCs w:val="28"/>
          <w:lang w:val="en-US" w:eastAsia="zh-CN"/>
        </w:rPr>
        <w:t>R</w:t>
      </w:r>
      <w:r w:rsidRPr="001E69E0">
        <w:rPr>
          <w:rFonts w:hint="eastAsia"/>
          <w:b/>
          <w:bCs/>
          <w:sz w:val="28"/>
          <w:szCs w:val="28"/>
          <w:lang w:val="en-US" w:eastAsia="zh-CN"/>
        </w:rPr>
        <w:t xml:space="preserve">eport </w:t>
      </w:r>
      <w:r w:rsidRPr="001E69E0">
        <w:rPr>
          <w:b/>
          <w:bCs/>
          <w:sz w:val="28"/>
          <w:szCs w:val="28"/>
          <w:lang w:val="en-US" w:eastAsia="zh-CN"/>
        </w:rPr>
        <w:t>ITU-T</w:t>
      </w:r>
      <w:r w:rsidRPr="001E69E0">
        <w:rPr>
          <w:rFonts w:hint="eastAsia"/>
          <w:b/>
          <w:bCs/>
          <w:sz w:val="28"/>
          <w:szCs w:val="28"/>
          <w:lang w:val="en-US" w:eastAsia="zh-CN"/>
        </w:rPr>
        <w:t xml:space="preserve"> </w:t>
      </w:r>
      <w:r w:rsidR="008F4782">
        <w:rPr>
          <w:b/>
          <w:bCs/>
          <w:sz w:val="28"/>
          <w:szCs w:val="28"/>
          <w:lang w:val="en-US" w:eastAsia="zh-CN"/>
        </w:rPr>
        <w:t>QS</w:t>
      </w:r>
      <w:r w:rsidRPr="001E69E0">
        <w:rPr>
          <w:b/>
          <w:bCs/>
          <w:sz w:val="28"/>
          <w:szCs w:val="28"/>
          <w:lang w:val="en-US" w:eastAsia="zh-CN"/>
        </w:rPr>
        <w:t>TR.SRv6</w:t>
      </w:r>
      <w:r>
        <w:rPr>
          <w:b/>
          <w:bCs/>
          <w:sz w:val="28"/>
          <w:szCs w:val="28"/>
          <w:lang w:val="en-US" w:eastAsia="zh-CN"/>
        </w:rPr>
        <w:t>_Conf</w:t>
      </w:r>
      <w:r w:rsidRPr="001E69E0">
        <w:rPr>
          <w:b/>
          <w:bCs/>
          <w:sz w:val="28"/>
          <w:szCs w:val="28"/>
          <w:lang w:val="en-US" w:eastAsia="zh-CN"/>
        </w:rPr>
        <w:t xml:space="preserve"> </w:t>
      </w:r>
    </w:p>
    <w:p w14:paraId="1855EB41" w14:textId="374B93A5" w:rsidR="00B104B4" w:rsidRPr="007D07CF" w:rsidRDefault="00B104B4" w:rsidP="00B104B4">
      <w:pPr>
        <w:tabs>
          <w:tab w:val="left" w:pos="794"/>
          <w:tab w:val="left" w:pos="1191"/>
          <w:tab w:val="left" w:pos="1588"/>
          <w:tab w:val="left" w:pos="1985"/>
        </w:tabs>
        <w:jc w:val="center"/>
        <w:rPr>
          <w:b/>
          <w:bCs/>
          <w:sz w:val="28"/>
          <w:szCs w:val="28"/>
          <w:lang w:val="en-US" w:eastAsia="zh-CN"/>
        </w:rPr>
      </w:pPr>
      <w:r w:rsidRPr="007D07CF">
        <w:rPr>
          <w:b/>
          <w:sz w:val="28"/>
          <w:szCs w:val="28"/>
          <w:lang w:eastAsia="zh-CN"/>
        </w:rPr>
        <w:t>Method for Verifying Conformance to SRv6</w:t>
      </w:r>
      <w:r w:rsidRPr="007D07CF">
        <w:rPr>
          <w:b/>
          <w:bCs/>
          <w:sz w:val="28"/>
          <w:szCs w:val="28"/>
          <w:lang w:val="en-US" w:eastAsia="zh-CN"/>
        </w:rPr>
        <w:t xml:space="preserve"> </w:t>
      </w:r>
    </w:p>
    <w:p w14:paraId="2ECF75FF" w14:textId="58E4E095" w:rsidR="00653740" w:rsidRPr="000242CC" w:rsidRDefault="00653740" w:rsidP="00653740">
      <w:pPr>
        <w:jc w:val="center"/>
        <w:rPr>
          <w:b/>
          <w:sz w:val="28"/>
          <w:szCs w:val="28"/>
          <w:lang w:eastAsia="zh-CN"/>
        </w:rPr>
      </w:pPr>
    </w:p>
    <w:p w14:paraId="67EE7A3F" w14:textId="278C697C" w:rsidR="00653740" w:rsidRPr="0084455E" w:rsidRDefault="00653740" w:rsidP="00653740">
      <w:pPr>
        <w:pStyle w:val="Heading1"/>
        <w:numPr>
          <w:ilvl w:val="0"/>
          <w:numId w:val="29"/>
        </w:numPr>
        <w:tabs>
          <w:tab w:val="left" w:pos="432"/>
        </w:tabs>
      </w:pPr>
      <w:bookmarkStart w:id="10" w:name="_Toc66783837"/>
      <w:bookmarkStart w:id="11" w:name="_Toc191247081"/>
      <w:r w:rsidRPr="0084455E">
        <w:t>Scope</w:t>
      </w:r>
      <w:bookmarkEnd w:id="9"/>
      <w:bookmarkEnd w:id="10"/>
      <w:bookmarkEnd w:id="11"/>
    </w:p>
    <w:p w14:paraId="42D4AF15" w14:textId="4A86CEED" w:rsidR="00653740" w:rsidRPr="00950ABD" w:rsidRDefault="00653740" w:rsidP="00653740">
      <w:pPr>
        <w:jc w:val="both"/>
        <w:rPr>
          <w:rFonts w:eastAsia="MS Mincho"/>
        </w:rPr>
      </w:pPr>
      <w:r w:rsidRPr="00950ABD">
        <w:rPr>
          <w:lang w:eastAsia="ko-KR"/>
        </w:rPr>
        <w:t xml:space="preserve">This </w:t>
      </w:r>
      <w:r w:rsidRPr="00950ABD">
        <w:rPr>
          <w:lang w:eastAsia="zh-CN"/>
        </w:rPr>
        <w:t>technical</w:t>
      </w:r>
      <w:r w:rsidRPr="00950ABD">
        <w:rPr>
          <w:rFonts w:hint="eastAsia"/>
          <w:lang w:eastAsia="zh-CN"/>
        </w:rPr>
        <w:t xml:space="preserve"> report</w:t>
      </w:r>
      <w:r w:rsidRPr="00950ABD">
        <w:rPr>
          <w:lang w:eastAsia="ko-KR"/>
        </w:rPr>
        <w:t xml:space="preserve"> </w:t>
      </w:r>
      <w:r w:rsidR="003D5089" w:rsidRPr="00950ABD">
        <w:rPr>
          <w:rFonts w:hint="eastAsia"/>
          <w:lang w:eastAsia="zh-CN"/>
        </w:rPr>
        <w:t>aims to research</w:t>
      </w:r>
      <w:r w:rsidR="003D5089" w:rsidRPr="00950ABD">
        <w:rPr>
          <w:lang w:eastAsia="ko-KR"/>
        </w:rPr>
        <w:t xml:space="preserve"> </w:t>
      </w:r>
      <w:r w:rsidRPr="002E0584">
        <w:t xml:space="preserve">methods for </w:t>
      </w:r>
      <w:r w:rsidR="00B104B4">
        <w:t>verifying conformance to SRv6 standards</w:t>
      </w:r>
      <w:r w:rsidR="00B064BC">
        <w:t>.</w:t>
      </w:r>
    </w:p>
    <w:p w14:paraId="744D9D8E" w14:textId="77777777" w:rsidR="00653740" w:rsidRPr="00950ABD" w:rsidRDefault="00653740" w:rsidP="00653740">
      <w:pPr>
        <w:jc w:val="both"/>
      </w:pPr>
      <w:r w:rsidRPr="00950ABD">
        <w:t xml:space="preserve">The scope of this </w:t>
      </w:r>
      <w:r w:rsidRPr="00950ABD">
        <w:rPr>
          <w:lang w:eastAsia="zh-CN"/>
        </w:rPr>
        <w:t>technical</w:t>
      </w:r>
      <w:r w:rsidRPr="00950ABD">
        <w:rPr>
          <w:rFonts w:hint="eastAsia"/>
          <w:lang w:eastAsia="zh-CN"/>
        </w:rPr>
        <w:t xml:space="preserve"> report</w:t>
      </w:r>
      <w:r w:rsidRPr="00950ABD">
        <w:t xml:space="preserve"> includes the following:</w:t>
      </w:r>
    </w:p>
    <w:p w14:paraId="63026CD9" w14:textId="78B5068C" w:rsidR="00B104B4" w:rsidRDefault="00B104B4" w:rsidP="00653740">
      <w:pPr>
        <w:numPr>
          <w:ilvl w:val="0"/>
          <w:numId w:val="28"/>
        </w:numPr>
        <w:jc w:val="both"/>
        <w:rPr>
          <w:lang w:eastAsia="zh-CN"/>
        </w:rPr>
      </w:pPr>
      <w:bookmarkStart w:id="12" w:name="_Toc446335262"/>
      <w:r>
        <w:rPr>
          <w:lang w:eastAsia="zh-CN"/>
        </w:rPr>
        <w:t>Identification of core SRv6 standards to verify a device’s conformance to SRv6 technology</w:t>
      </w:r>
    </w:p>
    <w:p w14:paraId="60A24420" w14:textId="618E28F9" w:rsidR="00653740" w:rsidRPr="00950ABD" w:rsidRDefault="00B104B4" w:rsidP="00653740">
      <w:pPr>
        <w:numPr>
          <w:ilvl w:val="0"/>
          <w:numId w:val="28"/>
        </w:numPr>
        <w:jc w:val="both"/>
        <w:rPr>
          <w:lang w:eastAsia="zh-CN"/>
        </w:rPr>
      </w:pPr>
      <w:r>
        <w:rPr>
          <w:lang w:eastAsia="zh-CN"/>
        </w:rPr>
        <w:t>Identification of testing requirements from core SRv6 standards</w:t>
      </w:r>
    </w:p>
    <w:p w14:paraId="772AF5B1" w14:textId="2C3125B6" w:rsidR="00653740" w:rsidRPr="00950ABD" w:rsidRDefault="00653740" w:rsidP="00653740">
      <w:pPr>
        <w:numPr>
          <w:ilvl w:val="0"/>
          <w:numId w:val="28"/>
        </w:numPr>
        <w:jc w:val="both"/>
        <w:rPr>
          <w:lang w:eastAsia="zh-CN"/>
        </w:rPr>
      </w:pPr>
      <w:r w:rsidRPr="00950ABD">
        <w:rPr>
          <w:rFonts w:hint="eastAsia"/>
          <w:lang w:eastAsia="zh-CN"/>
        </w:rPr>
        <w:t xml:space="preserve">The </w:t>
      </w:r>
      <w:r w:rsidR="00B104B4">
        <w:rPr>
          <w:lang w:eastAsia="zh-CN"/>
        </w:rPr>
        <w:t>test topologies required</w:t>
      </w:r>
      <w:r w:rsidRPr="00950ABD">
        <w:rPr>
          <w:rFonts w:hint="eastAsia"/>
          <w:lang w:eastAsia="zh-CN"/>
        </w:rPr>
        <w:t xml:space="preserve"> for </w:t>
      </w:r>
      <w:r w:rsidR="00B104B4">
        <w:rPr>
          <w:lang w:eastAsia="zh-CN"/>
        </w:rPr>
        <w:t>verifying conformance to SRv6</w:t>
      </w:r>
    </w:p>
    <w:p w14:paraId="4620810F" w14:textId="567A2BD0" w:rsidR="00653740" w:rsidRDefault="00653740" w:rsidP="00653740">
      <w:pPr>
        <w:numPr>
          <w:ilvl w:val="0"/>
          <w:numId w:val="28"/>
        </w:numPr>
        <w:jc w:val="both"/>
        <w:rPr>
          <w:lang w:eastAsia="zh-CN"/>
        </w:rPr>
      </w:pPr>
      <w:r w:rsidRPr="00950ABD">
        <w:rPr>
          <w:lang w:eastAsia="zh-CN"/>
        </w:rPr>
        <w:t xml:space="preserve">SRv6 </w:t>
      </w:r>
      <w:r w:rsidR="00B104B4">
        <w:rPr>
          <w:lang w:eastAsia="zh-CN"/>
        </w:rPr>
        <w:t>Conformance</w:t>
      </w:r>
      <w:r w:rsidRPr="00950ABD">
        <w:rPr>
          <w:rFonts w:hint="eastAsia"/>
          <w:lang w:eastAsia="zh-CN"/>
        </w:rPr>
        <w:t xml:space="preserve"> </w:t>
      </w:r>
      <w:r w:rsidRPr="00950ABD">
        <w:rPr>
          <w:lang w:eastAsia="zh-CN"/>
        </w:rPr>
        <w:t>Testing</w:t>
      </w:r>
      <w:r w:rsidR="00B104B4">
        <w:rPr>
          <w:lang w:eastAsia="zh-CN"/>
        </w:rPr>
        <w:t xml:space="preserve"> – Testing </w:t>
      </w:r>
      <w:r w:rsidR="005D5BDA">
        <w:rPr>
          <w:lang w:eastAsia="zh-CN"/>
        </w:rPr>
        <w:t>M</w:t>
      </w:r>
      <w:r w:rsidR="00B104B4">
        <w:rPr>
          <w:lang w:eastAsia="zh-CN"/>
        </w:rPr>
        <w:t xml:space="preserve">ethodology, </w:t>
      </w:r>
      <w:r w:rsidR="005D5BDA">
        <w:rPr>
          <w:lang w:eastAsia="zh-CN"/>
        </w:rPr>
        <w:t>T</w:t>
      </w:r>
      <w:r w:rsidR="00B104B4">
        <w:rPr>
          <w:lang w:eastAsia="zh-CN"/>
        </w:rPr>
        <w:t xml:space="preserve">est </w:t>
      </w:r>
      <w:r w:rsidR="005D5BDA">
        <w:rPr>
          <w:lang w:eastAsia="zh-CN"/>
        </w:rPr>
        <w:t>P</w:t>
      </w:r>
      <w:r w:rsidR="00B104B4">
        <w:rPr>
          <w:lang w:eastAsia="zh-CN"/>
        </w:rPr>
        <w:t xml:space="preserve">rocedures and </w:t>
      </w:r>
      <w:r w:rsidR="005D5BDA">
        <w:rPr>
          <w:lang w:eastAsia="zh-CN"/>
        </w:rPr>
        <w:t>E</w:t>
      </w:r>
      <w:r w:rsidR="00B104B4">
        <w:rPr>
          <w:lang w:eastAsia="zh-CN"/>
        </w:rPr>
        <w:t xml:space="preserve">xpected </w:t>
      </w:r>
      <w:r w:rsidR="005D5BDA">
        <w:rPr>
          <w:lang w:eastAsia="zh-CN"/>
        </w:rPr>
        <w:t>R</w:t>
      </w:r>
      <w:r w:rsidR="00B104B4">
        <w:rPr>
          <w:lang w:eastAsia="zh-CN"/>
        </w:rPr>
        <w:t>esults</w:t>
      </w:r>
    </w:p>
    <w:p w14:paraId="67295B58" w14:textId="588F3120" w:rsidR="00B064BC" w:rsidRDefault="00B104B4" w:rsidP="00B064BC">
      <w:pPr>
        <w:numPr>
          <w:ilvl w:val="0"/>
          <w:numId w:val="28"/>
        </w:numPr>
        <w:jc w:val="both"/>
        <w:rPr>
          <w:lang w:eastAsia="zh-CN"/>
        </w:rPr>
      </w:pPr>
      <w:r w:rsidRPr="00950ABD">
        <w:rPr>
          <w:lang w:eastAsia="zh-CN"/>
        </w:rPr>
        <w:t xml:space="preserve">Relationship with other related standard groups for </w:t>
      </w:r>
      <w:r>
        <w:rPr>
          <w:lang w:eastAsia="zh-CN"/>
        </w:rPr>
        <w:t>SRv6</w:t>
      </w:r>
    </w:p>
    <w:p w14:paraId="0BD296B8" w14:textId="28DF638F" w:rsidR="00B064BC" w:rsidRDefault="00B064BC" w:rsidP="00B064BC">
      <w:pPr>
        <w:jc w:val="both"/>
        <w:rPr>
          <w:lang w:eastAsia="zh-CN"/>
        </w:rPr>
      </w:pPr>
      <w:r>
        <w:rPr>
          <w:lang w:eastAsia="zh-CN"/>
        </w:rPr>
        <w:t xml:space="preserve">Since this technical report aims to propose a method to verify conformance only to SRv6 standards, the verification of a device’s conformance to certain routing protocols (such as OSPF, BGP and IS-IS) that may be used in conjunction with SRv6, remains out of scope of this technical report. </w:t>
      </w:r>
    </w:p>
    <w:p w14:paraId="53D034C3" w14:textId="20480F7E" w:rsidR="00B064BC" w:rsidRPr="00950ABD" w:rsidRDefault="00B064BC" w:rsidP="00B064BC">
      <w:pPr>
        <w:jc w:val="both"/>
        <w:rPr>
          <w:lang w:eastAsia="zh-CN"/>
        </w:rPr>
      </w:pPr>
      <w:r>
        <w:rPr>
          <w:lang w:eastAsia="zh-CN"/>
        </w:rPr>
        <w:t xml:space="preserve">Additionally, while conformance to SRv6 standards can guarantee a device’s adherence to SRv6 technical specifications, it does not guarantee 100% seamless interoperability. Various factors such as variability in implementations due to interpretation, support for optional features &amp; extensions, network conditions &amp; security policies, edge cases &amp; unspecified behaviours, may lead to interoperability issues. As such, this technical report </w:t>
      </w:r>
      <w:r w:rsidR="00CD11EA">
        <w:rPr>
          <w:lang w:eastAsia="zh-CN"/>
        </w:rPr>
        <w:t xml:space="preserve">neither </w:t>
      </w:r>
      <w:r>
        <w:rPr>
          <w:lang w:eastAsia="zh-CN"/>
        </w:rPr>
        <w:t>aim</w:t>
      </w:r>
      <w:r w:rsidR="00CD11EA">
        <w:rPr>
          <w:lang w:eastAsia="zh-CN"/>
        </w:rPr>
        <w:t>s</w:t>
      </w:r>
      <w:r>
        <w:rPr>
          <w:lang w:eastAsia="zh-CN"/>
        </w:rPr>
        <w:t xml:space="preserve"> to cover </w:t>
      </w:r>
      <w:r w:rsidR="00CD11EA">
        <w:rPr>
          <w:lang w:eastAsia="zh-CN"/>
        </w:rPr>
        <w:t>all</w:t>
      </w:r>
      <w:r>
        <w:rPr>
          <w:lang w:eastAsia="zh-CN"/>
        </w:rPr>
        <w:t xml:space="preserve"> interoperability issues </w:t>
      </w:r>
      <w:r w:rsidR="00CD11EA">
        <w:rPr>
          <w:lang w:eastAsia="zh-CN"/>
        </w:rPr>
        <w:t>n</w:t>
      </w:r>
      <w:r>
        <w:rPr>
          <w:lang w:eastAsia="zh-CN"/>
        </w:rPr>
        <w:t xml:space="preserve">or suggest potential solutions to address them. </w:t>
      </w:r>
    </w:p>
    <w:p w14:paraId="6803FCBB" w14:textId="65C77C93" w:rsidR="00653740" w:rsidRPr="0084455E" w:rsidRDefault="00653740" w:rsidP="00653740">
      <w:pPr>
        <w:pStyle w:val="Heading1"/>
        <w:numPr>
          <w:ilvl w:val="0"/>
          <w:numId w:val="29"/>
        </w:numPr>
        <w:tabs>
          <w:tab w:val="left" w:pos="432"/>
        </w:tabs>
      </w:pPr>
      <w:bookmarkStart w:id="13" w:name="_Toc191247082"/>
      <w:r w:rsidRPr="0084455E">
        <w:t>References</w:t>
      </w:r>
      <w:bookmarkEnd w:id="12"/>
      <w:bookmarkEnd w:id="13"/>
    </w:p>
    <w:p w14:paraId="13CDDBE7" w14:textId="1311BF68" w:rsidR="003E7795" w:rsidRDefault="00FD4167" w:rsidP="00653740">
      <w:pPr>
        <w:jc w:val="both"/>
      </w:pPr>
      <w:r w:rsidRPr="00FD4167">
        <w:t xml:space="preserve">The following ITU-T Recommendations and other references contain provisions which, through reference in this text, constitute provisions of this </w:t>
      </w:r>
      <w:r w:rsidR="00B064BC">
        <w:t>Technical Report</w:t>
      </w:r>
      <w:r w:rsidRPr="00FD4167">
        <w:t xml:space="preserve">. At the time of publication, the editions indicated were valid. All Recommendations and other references are subject to revision; users of this </w:t>
      </w:r>
      <w:r w:rsidR="00B064BC">
        <w:t>Technical Report</w:t>
      </w:r>
      <w:r w:rsidRPr="00FD4167">
        <w:t xml:space="preserve"> are therefore encouraged to investigate the possibility of applying the most recent edition of the Recommendations and other references listed below. A list of the currently valid ITU-T Recommendations is regularly published. The reference to a document within this </w:t>
      </w:r>
      <w:r w:rsidR="00B064BC">
        <w:t>Technical Report</w:t>
      </w:r>
      <w:r w:rsidRPr="00FD4167">
        <w:t xml:space="preserve"> does not give it, as a stand-alone document, the status of a Recommendation.</w:t>
      </w:r>
    </w:p>
    <w:p w14:paraId="7AD0E459" w14:textId="33122FA5" w:rsidR="005D5BDA" w:rsidRDefault="005D5BDA" w:rsidP="005D5BDA">
      <w:pPr>
        <w:rPr>
          <w:lang w:eastAsia="zh-CN"/>
        </w:rPr>
      </w:pPr>
      <w:r>
        <w:rPr>
          <w:lang w:eastAsia="zh-CN"/>
        </w:rPr>
        <w:t>IETF RFC 8402 – Segment Routing Architecture</w:t>
      </w:r>
    </w:p>
    <w:p w14:paraId="3AD5296A" w14:textId="67D86C2D" w:rsidR="005D5BDA" w:rsidRDefault="005D5BDA" w:rsidP="005D5BDA">
      <w:pPr>
        <w:rPr>
          <w:lang w:eastAsia="zh-CN"/>
        </w:rPr>
      </w:pPr>
      <w:r>
        <w:rPr>
          <w:lang w:eastAsia="zh-CN"/>
        </w:rPr>
        <w:t>IETF RFC 8754 – IPv6 Segment Routing Header (SRH)</w:t>
      </w:r>
    </w:p>
    <w:p w14:paraId="1EA29476" w14:textId="55B3477E" w:rsidR="005D5BDA" w:rsidRDefault="005D5BDA" w:rsidP="005D5BDA">
      <w:pPr>
        <w:rPr>
          <w:lang w:eastAsia="zh-CN"/>
        </w:rPr>
      </w:pPr>
      <w:r>
        <w:rPr>
          <w:lang w:eastAsia="zh-CN"/>
        </w:rPr>
        <w:t>IETF RFC 8986 – SRv6 Network Programming</w:t>
      </w:r>
    </w:p>
    <w:p w14:paraId="5E263B3F" w14:textId="198B1A59" w:rsidR="005D5BDA" w:rsidRDefault="005D5BDA" w:rsidP="005D5BDA">
      <w:pPr>
        <w:rPr>
          <w:lang w:eastAsia="zh-CN"/>
        </w:rPr>
      </w:pPr>
      <w:r>
        <w:rPr>
          <w:lang w:eastAsia="zh-CN"/>
        </w:rPr>
        <w:t>IETF RFC 8665 – OSPFv3 Extensions for SRv6</w:t>
      </w:r>
    </w:p>
    <w:p w14:paraId="7BBBCB8E" w14:textId="5263E060" w:rsidR="005D5BDA" w:rsidRDefault="005D5BDA" w:rsidP="005D5BDA">
      <w:pPr>
        <w:rPr>
          <w:lang w:eastAsia="zh-CN"/>
        </w:rPr>
      </w:pPr>
      <w:r>
        <w:rPr>
          <w:lang w:eastAsia="zh-CN"/>
        </w:rPr>
        <w:t>IETF RFC 8666 – IS-IS Extensions for SRv6</w:t>
      </w:r>
    </w:p>
    <w:p w14:paraId="6E7D0776" w14:textId="0E3E4AFD" w:rsidR="005D5BDA" w:rsidRDefault="005D5BDA" w:rsidP="005D5BDA">
      <w:pPr>
        <w:rPr>
          <w:lang w:eastAsia="zh-CN"/>
        </w:rPr>
      </w:pPr>
      <w:r>
        <w:rPr>
          <w:lang w:eastAsia="zh-CN"/>
        </w:rPr>
        <w:t>IETF RFC 8667 – BGP Prefix-SID Extensions for SRv6</w:t>
      </w:r>
    </w:p>
    <w:p w14:paraId="4D9423E4" w14:textId="4779D86A" w:rsidR="005D5BDA" w:rsidRDefault="005D5BDA" w:rsidP="005D5BDA">
      <w:pPr>
        <w:rPr>
          <w:lang w:eastAsia="zh-CN"/>
        </w:rPr>
      </w:pPr>
      <w:r>
        <w:rPr>
          <w:lang w:eastAsia="zh-CN"/>
        </w:rPr>
        <w:t>IETF RFC 9252 – BGP Overlay Services Based on Segment Routing over IPv6 (SRv6)</w:t>
      </w:r>
    </w:p>
    <w:p w14:paraId="4731BC91" w14:textId="703F22BF" w:rsidR="005D5BDA" w:rsidRDefault="005D5BDA" w:rsidP="005D5BDA">
      <w:pPr>
        <w:rPr>
          <w:lang w:eastAsia="zh-CN"/>
        </w:rPr>
      </w:pPr>
      <w:r>
        <w:rPr>
          <w:lang w:eastAsia="zh-CN"/>
        </w:rPr>
        <w:t>IETF RFC 9352 – IS-IS Extensions to Support Segment Routing over the IPv6 Data Plane</w:t>
      </w:r>
    </w:p>
    <w:p w14:paraId="5A1BDF3D" w14:textId="7B124447" w:rsidR="005D5BDA" w:rsidRDefault="005D5BDA" w:rsidP="005D5BDA">
      <w:pPr>
        <w:rPr>
          <w:lang w:eastAsia="zh-CN"/>
        </w:rPr>
      </w:pPr>
      <w:r>
        <w:rPr>
          <w:lang w:eastAsia="zh-CN"/>
        </w:rPr>
        <w:t>IETF RFC 9433 – Segment Routing over IPv6 for the Mobile User Plane</w:t>
      </w:r>
    </w:p>
    <w:p w14:paraId="7A501BD2" w14:textId="4BAACC2C" w:rsidR="005D5BDA" w:rsidRDefault="005D5BDA" w:rsidP="005D5BDA">
      <w:pPr>
        <w:rPr>
          <w:lang w:eastAsia="zh-CN"/>
        </w:rPr>
      </w:pPr>
      <w:r>
        <w:rPr>
          <w:lang w:eastAsia="zh-CN"/>
        </w:rPr>
        <w:t>IETF RFC 9487 – Export of Segment Routing over IPv6 Information in IP Flow Information Export (IPFIX)</w:t>
      </w:r>
    </w:p>
    <w:p w14:paraId="6E48405F" w14:textId="31A8B09F" w:rsidR="005D5BDA" w:rsidRDefault="005D5BDA" w:rsidP="005D5BDA">
      <w:pPr>
        <w:rPr>
          <w:lang w:eastAsia="zh-CN"/>
        </w:rPr>
      </w:pPr>
      <w:r>
        <w:rPr>
          <w:lang w:eastAsia="zh-CN"/>
        </w:rPr>
        <w:lastRenderedPageBreak/>
        <w:t>IETF RFC 9602 – Segment Routing over IPv6 (SRv6) Segment Identifiers (SIDs) and the IPv6 Addressing Architecture</w:t>
      </w:r>
    </w:p>
    <w:p w14:paraId="64DA6ABB" w14:textId="40A5E862" w:rsidR="005D5BDA" w:rsidRDefault="005D5BDA" w:rsidP="005D5BDA">
      <w:pPr>
        <w:rPr>
          <w:lang w:eastAsia="zh-CN"/>
        </w:rPr>
      </w:pPr>
      <w:r>
        <w:rPr>
          <w:lang w:eastAsia="zh-CN"/>
        </w:rPr>
        <w:t>IETF RFC 9259 – Operation, Administration &amp; Maintenance (OAM) in SRv6 Networks</w:t>
      </w:r>
    </w:p>
    <w:p w14:paraId="0697B6EF" w14:textId="4592B077" w:rsidR="00653740" w:rsidRPr="0084455E" w:rsidRDefault="00653740" w:rsidP="00653740">
      <w:pPr>
        <w:pStyle w:val="Heading1"/>
        <w:numPr>
          <w:ilvl w:val="0"/>
          <w:numId w:val="29"/>
        </w:numPr>
        <w:tabs>
          <w:tab w:val="left" w:pos="432"/>
        </w:tabs>
      </w:pPr>
      <w:bookmarkStart w:id="14" w:name="_Toc66783838"/>
      <w:bookmarkStart w:id="15" w:name="_Toc191247083"/>
      <w:r w:rsidRPr="0084455E">
        <w:rPr>
          <w:rFonts w:hint="eastAsia"/>
        </w:rPr>
        <w:t>Definitions</w:t>
      </w:r>
      <w:bookmarkEnd w:id="14"/>
      <w:bookmarkEnd w:id="15"/>
    </w:p>
    <w:p w14:paraId="0551AC7E" w14:textId="7093D8D5" w:rsidR="00653740" w:rsidRPr="0084455E" w:rsidRDefault="00653740" w:rsidP="00653740">
      <w:pPr>
        <w:pStyle w:val="Heading2"/>
        <w:numPr>
          <w:ilvl w:val="1"/>
          <w:numId w:val="29"/>
        </w:numPr>
        <w:tabs>
          <w:tab w:val="left" w:pos="432"/>
        </w:tabs>
      </w:pPr>
      <w:bookmarkStart w:id="16" w:name="_Toc66783839"/>
      <w:bookmarkStart w:id="17" w:name="_Toc446335264"/>
      <w:bookmarkStart w:id="18" w:name="_Toc103076694"/>
      <w:bookmarkStart w:id="19" w:name="_Toc104735366"/>
      <w:bookmarkStart w:id="20" w:name="_Toc108204699"/>
      <w:bookmarkStart w:id="21" w:name="_Toc191247084"/>
      <w:r w:rsidRPr="0084455E">
        <w:t>Terms defined elsewhere</w:t>
      </w:r>
      <w:bookmarkEnd w:id="16"/>
      <w:bookmarkEnd w:id="17"/>
      <w:bookmarkEnd w:id="18"/>
      <w:bookmarkEnd w:id="19"/>
      <w:bookmarkEnd w:id="20"/>
      <w:bookmarkEnd w:id="21"/>
    </w:p>
    <w:p w14:paraId="2953240F" w14:textId="77777777" w:rsidR="00653740" w:rsidRPr="0084455E" w:rsidRDefault="00653740" w:rsidP="00653740">
      <w:pPr>
        <w:rPr>
          <w:lang w:val="en-US"/>
        </w:rPr>
      </w:pPr>
      <w:r w:rsidRPr="0084455E">
        <w:rPr>
          <w:lang w:val="en-US"/>
        </w:rPr>
        <w:t xml:space="preserve">This </w:t>
      </w:r>
      <w:r w:rsidRPr="0084455E">
        <w:rPr>
          <w:lang w:eastAsia="zh-CN"/>
        </w:rPr>
        <w:t>technical</w:t>
      </w:r>
      <w:r w:rsidRPr="0084455E">
        <w:rPr>
          <w:rFonts w:hint="eastAsia"/>
          <w:lang w:eastAsia="zh-CN"/>
        </w:rPr>
        <w:t xml:space="preserve"> report</w:t>
      </w:r>
      <w:r w:rsidRPr="0084455E">
        <w:rPr>
          <w:lang w:val="en-US"/>
        </w:rPr>
        <w:t xml:space="preserve"> uses the following terms</w:t>
      </w:r>
      <w:r>
        <w:rPr>
          <w:lang w:val="en-US"/>
        </w:rPr>
        <w:t>, as</w:t>
      </w:r>
      <w:r w:rsidRPr="0084455E">
        <w:rPr>
          <w:lang w:val="en-US"/>
        </w:rPr>
        <w:t xml:space="preserve"> defined elsewhere:</w:t>
      </w:r>
    </w:p>
    <w:p w14:paraId="759B1575" w14:textId="58740AC9" w:rsidR="00653740" w:rsidRDefault="00653740" w:rsidP="00653740">
      <w:pPr>
        <w:jc w:val="both"/>
        <w:rPr>
          <w:lang w:eastAsia="zh-CN"/>
        </w:rPr>
      </w:pPr>
    </w:p>
    <w:p w14:paraId="59932AAE" w14:textId="279D6E16" w:rsidR="00653740" w:rsidRPr="00CE7078" w:rsidRDefault="00653740" w:rsidP="00653740">
      <w:pPr>
        <w:pStyle w:val="14"/>
        <w:numPr>
          <w:ilvl w:val="2"/>
          <w:numId w:val="29"/>
        </w:numPr>
        <w:ind w:leftChars="75" w:left="1144"/>
        <w:rPr>
          <w:bCs/>
          <w:lang w:eastAsia="zh-CN"/>
        </w:rPr>
      </w:pPr>
      <w:bookmarkStart w:id="22" w:name="_Toc169870636"/>
      <w:bookmarkStart w:id="23" w:name="_Toc170978654"/>
      <w:bookmarkStart w:id="24" w:name="_Toc172016666"/>
      <w:bookmarkStart w:id="25" w:name="_Toc172117938"/>
      <w:bookmarkStart w:id="26" w:name="_Toc191247085"/>
      <w:r w:rsidRPr="0020028C">
        <w:rPr>
          <w:rFonts w:eastAsiaTheme="minorEastAsia" w:hint="eastAsia"/>
          <w:lang w:eastAsia="zh-CN"/>
        </w:rPr>
        <w:t>s</w:t>
      </w:r>
      <w:r w:rsidRPr="00865B40">
        <w:rPr>
          <w:rFonts w:eastAsiaTheme="minorEastAsia"/>
          <w:lang w:eastAsia="zh-CN"/>
        </w:rPr>
        <w:t>egment</w:t>
      </w:r>
      <w:r w:rsidRPr="00865B40">
        <w:rPr>
          <w:rFonts w:eastAsiaTheme="minorEastAsia"/>
          <w:b w:val="0"/>
          <w:bCs/>
          <w:lang w:eastAsia="zh-CN"/>
        </w:rPr>
        <w:t xml:space="preserve"> [</w:t>
      </w:r>
      <w:r w:rsidR="00F20B80">
        <w:rPr>
          <w:rFonts w:eastAsiaTheme="minorEastAsia" w:hint="eastAsia"/>
          <w:b w:val="0"/>
          <w:bCs/>
          <w:lang w:eastAsia="zh-CN"/>
        </w:rPr>
        <w:t>b-</w:t>
      </w:r>
      <w:r w:rsidRPr="0020028C">
        <w:rPr>
          <w:rFonts w:eastAsiaTheme="minorEastAsia" w:hint="eastAsia"/>
          <w:b w:val="0"/>
          <w:bCs/>
          <w:lang w:eastAsia="zh-CN"/>
        </w:rPr>
        <w:t>IETF RFC</w:t>
      </w:r>
      <w:r w:rsidRPr="00865B40">
        <w:rPr>
          <w:rFonts w:eastAsiaTheme="minorEastAsia"/>
          <w:b w:val="0"/>
          <w:bCs/>
          <w:lang w:eastAsia="zh-CN"/>
        </w:rPr>
        <w:t xml:space="preserve"> 8402]: </w:t>
      </w:r>
      <w:r w:rsidRPr="0020028C">
        <w:rPr>
          <w:rFonts w:eastAsiaTheme="minorEastAsia" w:hint="eastAsia"/>
          <w:b w:val="0"/>
          <w:bCs/>
          <w:lang w:eastAsia="zh-CN"/>
        </w:rPr>
        <w:t>A</w:t>
      </w:r>
      <w:r w:rsidRPr="00865B40">
        <w:rPr>
          <w:rFonts w:eastAsiaTheme="minorEastAsia"/>
          <w:b w:val="0"/>
          <w:bCs/>
          <w:lang w:eastAsia="zh-CN"/>
        </w:rPr>
        <w:t>n instruction a node executes on the incoming packet (e.g., forward packet according to shortest path to destination, or, forward packet through a specific interface, or, deliver the packet to a given application/service instance).</w:t>
      </w:r>
      <w:bookmarkEnd w:id="22"/>
      <w:bookmarkEnd w:id="23"/>
      <w:bookmarkEnd w:id="24"/>
      <w:bookmarkEnd w:id="25"/>
      <w:bookmarkEnd w:id="26"/>
    </w:p>
    <w:p w14:paraId="7DD934BE" w14:textId="0A280E1A" w:rsidR="00653740" w:rsidRPr="0020028C" w:rsidRDefault="00653740" w:rsidP="00653740">
      <w:pPr>
        <w:pStyle w:val="14"/>
        <w:numPr>
          <w:ilvl w:val="2"/>
          <w:numId w:val="29"/>
        </w:numPr>
        <w:ind w:leftChars="75" w:left="1144"/>
        <w:rPr>
          <w:rFonts w:eastAsiaTheme="minorEastAsia"/>
          <w:b w:val="0"/>
          <w:bCs/>
          <w:lang w:eastAsia="zh-CN"/>
        </w:rPr>
      </w:pPr>
      <w:bookmarkStart w:id="27" w:name="_Toc169870637"/>
      <w:bookmarkStart w:id="28" w:name="_Toc170978655"/>
      <w:bookmarkStart w:id="29" w:name="_Toc172016667"/>
      <w:bookmarkStart w:id="30" w:name="_Toc172117939"/>
      <w:bookmarkStart w:id="31" w:name="_Toc191247086"/>
      <w:r w:rsidRPr="0056446E">
        <w:rPr>
          <w:rFonts w:eastAsiaTheme="minorEastAsia"/>
          <w:lang w:eastAsia="zh-CN"/>
        </w:rPr>
        <w:t>SID</w:t>
      </w:r>
      <w:r w:rsidRPr="0020028C">
        <w:rPr>
          <w:rFonts w:eastAsiaTheme="minorEastAsia" w:hint="eastAsia"/>
          <w:b w:val="0"/>
          <w:bCs/>
          <w:lang w:eastAsia="zh-CN"/>
        </w:rPr>
        <w:t xml:space="preserve"> </w:t>
      </w:r>
      <w:r w:rsidRPr="0020028C">
        <w:rPr>
          <w:rFonts w:eastAsiaTheme="minorEastAsia"/>
          <w:b w:val="0"/>
          <w:bCs/>
          <w:lang w:eastAsia="zh-CN"/>
        </w:rPr>
        <w:t>[</w:t>
      </w:r>
      <w:r w:rsidR="00D64D1E">
        <w:rPr>
          <w:rFonts w:eastAsiaTheme="minorEastAsia" w:hint="eastAsia"/>
          <w:b w:val="0"/>
          <w:bCs/>
          <w:lang w:eastAsia="zh-CN"/>
        </w:rPr>
        <w:t>b-</w:t>
      </w:r>
      <w:r w:rsidRPr="0020028C">
        <w:rPr>
          <w:rFonts w:eastAsiaTheme="minorEastAsia" w:hint="eastAsia"/>
          <w:b w:val="0"/>
          <w:bCs/>
          <w:lang w:eastAsia="zh-CN"/>
        </w:rPr>
        <w:t>IETF RFC</w:t>
      </w:r>
      <w:r w:rsidRPr="0020028C">
        <w:rPr>
          <w:rFonts w:eastAsiaTheme="minorEastAsia"/>
          <w:b w:val="0"/>
          <w:bCs/>
          <w:lang w:eastAsia="zh-CN"/>
        </w:rPr>
        <w:t xml:space="preserve"> 8402]</w:t>
      </w:r>
      <w:r w:rsidRPr="00865B40">
        <w:rPr>
          <w:rFonts w:eastAsiaTheme="minorEastAsia"/>
          <w:b w:val="0"/>
          <w:bCs/>
          <w:lang w:eastAsia="zh-CN"/>
        </w:rPr>
        <w:t xml:space="preserve">: </w:t>
      </w:r>
      <w:r w:rsidRPr="0020028C">
        <w:rPr>
          <w:rFonts w:eastAsiaTheme="minorEastAsia"/>
          <w:b w:val="0"/>
          <w:bCs/>
          <w:lang w:eastAsia="zh-CN"/>
        </w:rPr>
        <w:t>A</w:t>
      </w:r>
      <w:r w:rsidRPr="00865B40">
        <w:rPr>
          <w:rFonts w:eastAsiaTheme="minorEastAsia"/>
          <w:b w:val="0"/>
          <w:bCs/>
          <w:lang w:eastAsia="zh-CN"/>
        </w:rPr>
        <w:t xml:space="preserve"> segment identifier.</w:t>
      </w:r>
      <w:bookmarkEnd w:id="27"/>
      <w:bookmarkEnd w:id="28"/>
      <w:bookmarkEnd w:id="29"/>
      <w:bookmarkEnd w:id="30"/>
      <w:bookmarkEnd w:id="31"/>
      <w:r w:rsidRPr="00865B40">
        <w:rPr>
          <w:rFonts w:eastAsiaTheme="minorEastAsia"/>
          <w:b w:val="0"/>
          <w:bCs/>
          <w:lang w:eastAsia="zh-CN"/>
        </w:rPr>
        <w:t xml:space="preserve"> </w:t>
      </w:r>
    </w:p>
    <w:p w14:paraId="10C94D92" w14:textId="2D2D42B8" w:rsidR="00653740" w:rsidRPr="0020028C" w:rsidRDefault="00653740" w:rsidP="00653740">
      <w:pPr>
        <w:pStyle w:val="14"/>
        <w:numPr>
          <w:ilvl w:val="2"/>
          <w:numId w:val="29"/>
        </w:numPr>
        <w:ind w:leftChars="75" w:left="1144"/>
        <w:rPr>
          <w:bCs/>
          <w:lang w:eastAsia="zh-CN"/>
        </w:rPr>
      </w:pPr>
      <w:bookmarkStart w:id="32" w:name="_Toc169870638"/>
      <w:bookmarkStart w:id="33" w:name="_Toc170978656"/>
      <w:bookmarkStart w:id="34" w:name="_Toc172016668"/>
      <w:bookmarkStart w:id="35" w:name="_Toc172117940"/>
      <w:bookmarkStart w:id="36" w:name="_Toc191247087"/>
      <w:r w:rsidRPr="0056446E">
        <w:rPr>
          <w:rFonts w:eastAsiaTheme="minorEastAsia"/>
          <w:lang w:eastAsia="zh-CN"/>
        </w:rPr>
        <w:t>SRv6</w:t>
      </w:r>
      <w:r w:rsidRPr="0020028C">
        <w:rPr>
          <w:rFonts w:eastAsiaTheme="minorEastAsia" w:hint="eastAsia"/>
          <w:b w:val="0"/>
          <w:bCs/>
          <w:lang w:eastAsia="zh-CN"/>
        </w:rPr>
        <w:t xml:space="preserve"> </w:t>
      </w:r>
      <w:r w:rsidRPr="00865B40">
        <w:rPr>
          <w:rFonts w:eastAsiaTheme="minorEastAsia"/>
          <w:b w:val="0"/>
          <w:bCs/>
          <w:lang w:eastAsia="zh-CN"/>
        </w:rPr>
        <w:t>[</w:t>
      </w:r>
      <w:r w:rsidR="00D64D1E">
        <w:rPr>
          <w:rFonts w:eastAsiaTheme="minorEastAsia" w:hint="eastAsia"/>
          <w:b w:val="0"/>
          <w:bCs/>
          <w:lang w:eastAsia="zh-CN"/>
        </w:rPr>
        <w:t>b-</w:t>
      </w:r>
      <w:r w:rsidRPr="0020028C">
        <w:rPr>
          <w:rFonts w:eastAsiaTheme="minorEastAsia" w:hint="eastAsia"/>
          <w:b w:val="0"/>
          <w:bCs/>
          <w:lang w:eastAsia="zh-CN"/>
        </w:rPr>
        <w:t>IETF RFC</w:t>
      </w:r>
      <w:r w:rsidRPr="00865B40">
        <w:rPr>
          <w:rFonts w:eastAsiaTheme="minorEastAsia"/>
          <w:b w:val="0"/>
          <w:bCs/>
          <w:lang w:eastAsia="zh-CN"/>
        </w:rPr>
        <w:t xml:space="preserve"> 8402]: The instantiation of SR on the </w:t>
      </w:r>
      <w:r w:rsidR="00D64D1E" w:rsidRPr="00865B40">
        <w:rPr>
          <w:rFonts w:eastAsiaTheme="minorEastAsia"/>
          <w:b w:val="0"/>
          <w:bCs/>
          <w:lang w:eastAsia="zh-CN"/>
        </w:rPr>
        <w:t>i</w:t>
      </w:r>
      <w:r w:rsidRPr="00865B40">
        <w:rPr>
          <w:rFonts w:eastAsiaTheme="minorEastAsia"/>
          <w:b w:val="0"/>
          <w:bCs/>
          <w:lang w:eastAsia="zh-CN"/>
        </w:rPr>
        <w:t>Pv6 data plane.</w:t>
      </w:r>
      <w:bookmarkEnd w:id="32"/>
      <w:bookmarkEnd w:id="33"/>
      <w:bookmarkEnd w:id="34"/>
      <w:bookmarkEnd w:id="35"/>
      <w:bookmarkEnd w:id="36"/>
    </w:p>
    <w:p w14:paraId="15B186ED" w14:textId="57A7F0A6" w:rsidR="00653740" w:rsidRPr="0020028C" w:rsidRDefault="00653740" w:rsidP="00653740">
      <w:pPr>
        <w:pStyle w:val="14"/>
        <w:numPr>
          <w:ilvl w:val="2"/>
          <w:numId w:val="29"/>
        </w:numPr>
        <w:ind w:leftChars="75" w:left="1144"/>
        <w:rPr>
          <w:rFonts w:eastAsiaTheme="minorEastAsia"/>
          <w:b w:val="0"/>
          <w:bCs/>
          <w:lang w:eastAsia="zh-CN"/>
        </w:rPr>
      </w:pPr>
      <w:bookmarkStart w:id="37" w:name="_Toc169870639"/>
      <w:bookmarkStart w:id="38" w:name="_Toc170978657"/>
      <w:bookmarkStart w:id="39" w:name="_Toc172016669"/>
      <w:bookmarkStart w:id="40" w:name="_Toc172117941"/>
      <w:bookmarkStart w:id="41" w:name="_Toc191247088"/>
      <w:r w:rsidRPr="0020028C">
        <w:rPr>
          <w:rFonts w:eastAsiaTheme="minorEastAsia"/>
          <w:lang w:eastAsia="zh-CN"/>
        </w:rPr>
        <w:t>SRv6 SID</w:t>
      </w:r>
      <w:r w:rsidRPr="0020028C">
        <w:rPr>
          <w:rFonts w:eastAsiaTheme="minorEastAsia" w:hint="eastAsia"/>
          <w:b w:val="0"/>
          <w:bCs/>
          <w:lang w:eastAsia="zh-CN"/>
        </w:rPr>
        <w:t xml:space="preserve"> </w:t>
      </w:r>
      <w:r w:rsidRPr="0020028C">
        <w:rPr>
          <w:rFonts w:eastAsiaTheme="minorEastAsia"/>
          <w:b w:val="0"/>
          <w:bCs/>
          <w:lang w:eastAsia="zh-CN"/>
        </w:rPr>
        <w:t>[</w:t>
      </w:r>
      <w:r w:rsidR="00D64D1E">
        <w:rPr>
          <w:rFonts w:eastAsiaTheme="minorEastAsia" w:hint="eastAsia"/>
          <w:b w:val="0"/>
          <w:bCs/>
          <w:lang w:eastAsia="zh-CN"/>
        </w:rPr>
        <w:t>b-</w:t>
      </w:r>
      <w:r w:rsidRPr="0020028C">
        <w:rPr>
          <w:rFonts w:eastAsiaTheme="minorEastAsia" w:hint="eastAsia"/>
          <w:b w:val="0"/>
          <w:bCs/>
          <w:lang w:eastAsia="zh-CN"/>
        </w:rPr>
        <w:t>IETF RFC</w:t>
      </w:r>
      <w:r w:rsidRPr="0020028C">
        <w:rPr>
          <w:rFonts w:eastAsiaTheme="minorEastAsia"/>
          <w:b w:val="0"/>
          <w:bCs/>
          <w:lang w:eastAsia="zh-CN"/>
        </w:rPr>
        <w:t xml:space="preserve"> 8402]</w:t>
      </w:r>
      <w:r w:rsidRPr="00865B40">
        <w:rPr>
          <w:rFonts w:eastAsiaTheme="minorEastAsia"/>
          <w:b w:val="0"/>
          <w:bCs/>
          <w:lang w:eastAsia="zh-CN"/>
        </w:rPr>
        <w:t xml:space="preserve">: </w:t>
      </w:r>
      <w:r w:rsidRPr="0020028C">
        <w:rPr>
          <w:rFonts w:eastAsiaTheme="minorEastAsia"/>
          <w:b w:val="0"/>
          <w:bCs/>
          <w:lang w:eastAsia="zh-CN"/>
        </w:rPr>
        <w:t>A</w:t>
      </w:r>
      <w:r w:rsidRPr="00865B40">
        <w:rPr>
          <w:rFonts w:eastAsiaTheme="minorEastAsia"/>
          <w:b w:val="0"/>
          <w:bCs/>
          <w:lang w:eastAsia="zh-CN"/>
        </w:rPr>
        <w:t xml:space="preserve">n </w:t>
      </w:r>
      <w:r w:rsidR="00D64D1E" w:rsidRPr="00865B40">
        <w:rPr>
          <w:rFonts w:eastAsiaTheme="minorEastAsia"/>
          <w:b w:val="0"/>
          <w:bCs/>
          <w:lang w:eastAsia="zh-CN"/>
        </w:rPr>
        <w:t>i</w:t>
      </w:r>
      <w:r w:rsidRPr="00865B40">
        <w:rPr>
          <w:rFonts w:eastAsiaTheme="minorEastAsia"/>
          <w:b w:val="0"/>
          <w:bCs/>
          <w:lang w:eastAsia="zh-CN"/>
        </w:rPr>
        <w:t>Pv6 address explicitly associated with the segment.</w:t>
      </w:r>
      <w:bookmarkEnd w:id="37"/>
      <w:bookmarkEnd w:id="38"/>
      <w:bookmarkEnd w:id="39"/>
      <w:bookmarkEnd w:id="40"/>
      <w:bookmarkEnd w:id="41"/>
    </w:p>
    <w:p w14:paraId="34FEB723" w14:textId="30450448" w:rsidR="00653740" w:rsidRPr="0020028C" w:rsidRDefault="00653740" w:rsidP="00653740">
      <w:pPr>
        <w:pStyle w:val="14"/>
        <w:numPr>
          <w:ilvl w:val="2"/>
          <w:numId w:val="29"/>
        </w:numPr>
        <w:ind w:leftChars="75" w:left="1144"/>
        <w:rPr>
          <w:rFonts w:eastAsiaTheme="minorEastAsia"/>
          <w:b w:val="0"/>
          <w:bCs/>
          <w:lang w:eastAsia="zh-CN"/>
        </w:rPr>
      </w:pPr>
      <w:bookmarkStart w:id="42" w:name="_Toc169870641"/>
      <w:bookmarkStart w:id="43" w:name="_Toc170978659"/>
      <w:bookmarkStart w:id="44" w:name="_Toc172016671"/>
      <w:bookmarkStart w:id="45" w:name="_Toc172117943"/>
      <w:bookmarkStart w:id="46" w:name="_Toc191247089"/>
      <w:r w:rsidRPr="0020028C">
        <w:rPr>
          <w:rFonts w:eastAsiaTheme="minorEastAsia"/>
          <w:lang w:eastAsia="zh-CN"/>
        </w:rPr>
        <w:t>SRv6 SID function</w:t>
      </w:r>
      <w:r w:rsidRPr="0020028C">
        <w:rPr>
          <w:rFonts w:eastAsiaTheme="minorEastAsia" w:hint="eastAsia"/>
          <w:b w:val="0"/>
          <w:bCs/>
          <w:lang w:eastAsia="zh-CN"/>
        </w:rPr>
        <w:t xml:space="preserve"> </w:t>
      </w:r>
      <w:r w:rsidRPr="00865B40">
        <w:rPr>
          <w:rFonts w:eastAsiaTheme="minorEastAsia"/>
          <w:b w:val="0"/>
          <w:bCs/>
          <w:lang w:eastAsia="zh-CN"/>
        </w:rPr>
        <w:t>[</w:t>
      </w:r>
      <w:r w:rsidRPr="0020028C">
        <w:rPr>
          <w:rFonts w:eastAsiaTheme="minorEastAsia" w:hint="eastAsia"/>
          <w:b w:val="0"/>
          <w:bCs/>
          <w:lang w:eastAsia="zh-CN"/>
        </w:rPr>
        <w:t>IETF RFC</w:t>
      </w:r>
      <w:r w:rsidRPr="00865B40">
        <w:rPr>
          <w:rFonts w:eastAsiaTheme="minorEastAsia"/>
          <w:b w:val="0"/>
          <w:bCs/>
          <w:lang w:eastAsia="zh-CN"/>
        </w:rPr>
        <w:t xml:space="preserve"> 8986]: The function part of the SID is an opaque identification of local behavior bound to the SID. It is</w:t>
      </w:r>
      <w:r w:rsidRPr="0020028C">
        <w:rPr>
          <w:rFonts w:eastAsiaTheme="minorEastAsia"/>
          <w:b w:val="0"/>
          <w:bCs/>
          <w:lang w:eastAsia="zh-CN"/>
        </w:rPr>
        <w:t xml:space="preserve"> </w:t>
      </w:r>
      <w:r w:rsidRPr="00865B40">
        <w:rPr>
          <w:rFonts w:eastAsiaTheme="minorEastAsia"/>
          <w:b w:val="0"/>
          <w:bCs/>
          <w:lang w:eastAsia="zh-CN"/>
        </w:rPr>
        <w:t>formally defined in Section 3.1 of this document.</w:t>
      </w:r>
      <w:bookmarkEnd w:id="42"/>
      <w:bookmarkEnd w:id="43"/>
      <w:bookmarkEnd w:id="44"/>
      <w:bookmarkEnd w:id="45"/>
      <w:bookmarkEnd w:id="46"/>
    </w:p>
    <w:p w14:paraId="06EF2B9D" w14:textId="49F8F96D" w:rsidR="00B064BC" w:rsidRPr="00CD11EA" w:rsidRDefault="00653740" w:rsidP="00B064BC">
      <w:pPr>
        <w:pStyle w:val="14"/>
        <w:numPr>
          <w:ilvl w:val="2"/>
          <w:numId w:val="29"/>
        </w:numPr>
        <w:ind w:leftChars="75" w:left="1144"/>
        <w:rPr>
          <w:rFonts w:eastAsiaTheme="minorEastAsia"/>
          <w:b w:val="0"/>
          <w:bCs/>
          <w:lang w:eastAsia="zh-CN"/>
        </w:rPr>
      </w:pPr>
      <w:bookmarkStart w:id="47" w:name="_Toc169870642"/>
      <w:bookmarkStart w:id="48" w:name="_Toc170978660"/>
      <w:bookmarkStart w:id="49" w:name="_Toc172016672"/>
      <w:bookmarkStart w:id="50" w:name="_Toc172117944"/>
      <w:bookmarkStart w:id="51" w:name="_Toc191247090"/>
      <w:r w:rsidRPr="0020028C">
        <w:rPr>
          <w:rFonts w:eastAsiaTheme="minorEastAsia"/>
          <w:lang w:eastAsia="zh-CN"/>
        </w:rPr>
        <w:t xml:space="preserve">SRv6 </w:t>
      </w:r>
      <w:r w:rsidRPr="0020028C">
        <w:rPr>
          <w:rFonts w:eastAsiaTheme="minorEastAsia" w:hint="eastAsia"/>
          <w:lang w:eastAsia="zh-CN"/>
        </w:rPr>
        <w:t>e</w:t>
      </w:r>
      <w:r w:rsidRPr="0020028C">
        <w:rPr>
          <w:rFonts w:eastAsiaTheme="minorEastAsia"/>
          <w:lang w:eastAsia="zh-CN"/>
        </w:rPr>
        <w:t>ndpoint behavior</w:t>
      </w:r>
      <w:r w:rsidRPr="0020028C">
        <w:rPr>
          <w:rFonts w:eastAsiaTheme="minorEastAsia" w:hint="eastAsia"/>
          <w:b w:val="0"/>
          <w:bCs/>
          <w:lang w:eastAsia="zh-CN"/>
        </w:rPr>
        <w:t xml:space="preserve"> </w:t>
      </w:r>
      <w:r w:rsidRPr="00865B40">
        <w:rPr>
          <w:rFonts w:eastAsiaTheme="minorEastAsia"/>
          <w:b w:val="0"/>
          <w:bCs/>
          <w:lang w:eastAsia="zh-CN"/>
        </w:rPr>
        <w:t>[</w:t>
      </w:r>
      <w:r w:rsidRPr="0020028C">
        <w:rPr>
          <w:rFonts w:eastAsiaTheme="minorEastAsia" w:hint="eastAsia"/>
          <w:b w:val="0"/>
          <w:bCs/>
          <w:lang w:eastAsia="zh-CN"/>
        </w:rPr>
        <w:t>IETF RFC</w:t>
      </w:r>
      <w:r w:rsidRPr="00865B40">
        <w:rPr>
          <w:rFonts w:eastAsiaTheme="minorEastAsia"/>
          <w:b w:val="0"/>
          <w:bCs/>
          <w:lang w:eastAsia="zh-CN"/>
        </w:rPr>
        <w:t xml:space="preserve"> 8986]: A packet processing behavior executed at an</w:t>
      </w:r>
      <w:r w:rsidRPr="0020028C">
        <w:rPr>
          <w:rFonts w:eastAsiaTheme="minorEastAsia"/>
          <w:b w:val="0"/>
          <w:bCs/>
          <w:lang w:eastAsia="zh-CN"/>
        </w:rPr>
        <w:t xml:space="preserve"> </w:t>
      </w:r>
      <w:r w:rsidRPr="00865B40">
        <w:rPr>
          <w:rFonts w:eastAsiaTheme="minorEastAsia"/>
          <w:b w:val="0"/>
          <w:bCs/>
          <w:lang w:eastAsia="zh-CN"/>
        </w:rPr>
        <w:t>SRv6 Segment Endpoint Node.</w:t>
      </w:r>
      <w:r w:rsidRPr="0020028C">
        <w:rPr>
          <w:rFonts w:eastAsiaTheme="minorEastAsia"/>
          <w:b w:val="0"/>
          <w:bCs/>
          <w:lang w:eastAsia="zh-CN"/>
        </w:rPr>
        <w:t xml:space="preserve"> </w:t>
      </w:r>
      <w:r w:rsidRPr="00865B40">
        <w:rPr>
          <w:rFonts w:eastAsiaTheme="minorEastAsia"/>
          <w:b w:val="0"/>
          <w:bCs/>
          <w:lang w:eastAsia="zh-CN"/>
        </w:rPr>
        <w:t xml:space="preserve">SRv6 Endpoint behaviors related to </w:t>
      </w:r>
      <w:r>
        <w:rPr>
          <w:rFonts w:eastAsiaTheme="minorEastAsia"/>
          <w:b w:val="0"/>
          <w:bCs/>
          <w:lang w:eastAsia="zh-CN"/>
        </w:rPr>
        <w:t>traffic engineering</w:t>
      </w:r>
      <w:r w:rsidRPr="00865B40">
        <w:rPr>
          <w:rFonts w:eastAsiaTheme="minorEastAsia"/>
          <w:b w:val="0"/>
          <w:bCs/>
          <w:lang w:eastAsia="zh-CN"/>
        </w:rPr>
        <w:t xml:space="preserve"> and overlay</w:t>
      </w:r>
      <w:r w:rsidRPr="0020028C">
        <w:rPr>
          <w:rFonts w:eastAsiaTheme="minorEastAsia"/>
          <w:b w:val="0"/>
          <w:bCs/>
          <w:lang w:eastAsia="zh-CN"/>
        </w:rPr>
        <w:t xml:space="preserve"> </w:t>
      </w:r>
      <w:r w:rsidRPr="00865B40">
        <w:rPr>
          <w:rFonts w:eastAsiaTheme="minorEastAsia"/>
          <w:b w:val="0"/>
          <w:bCs/>
          <w:lang w:eastAsia="zh-CN"/>
        </w:rPr>
        <w:t>use cases.</w:t>
      </w:r>
      <w:bookmarkEnd w:id="47"/>
      <w:bookmarkEnd w:id="48"/>
      <w:bookmarkEnd w:id="49"/>
      <w:bookmarkEnd w:id="50"/>
      <w:bookmarkEnd w:id="51"/>
      <w:r w:rsidRPr="00865B40">
        <w:rPr>
          <w:rFonts w:eastAsiaTheme="minorEastAsia"/>
          <w:b w:val="0"/>
          <w:bCs/>
          <w:lang w:eastAsia="zh-CN"/>
        </w:rPr>
        <w:t xml:space="preserve"> </w:t>
      </w:r>
    </w:p>
    <w:p w14:paraId="73970C8B" w14:textId="1006B899" w:rsidR="00653740" w:rsidRPr="0084455E" w:rsidRDefault="00653740" w:rsidP="00653740">
      <w:pPr>
        <w:pStyle w:val="Heading2"/>
        <w:numPr>
          <w:ilvl w:val="1"/>
          <w:numId w:val="29"/>
        </w:numPr>
        <w:tabs>
          <w:tab w:val="left" w:pos="432"/>
        </w:tabs>
      </w:pPr>
      <w:bookmarkStart w:id="52" w:name="_Toc66783840"/>
      <w:bookmarkStart w:id="53" w:name="_Toc446335265"/>
      <w:bookmarkStart w:id="54" w:name="_Toc103076695"/>
      <w:bookmarkStart w:id="55" w:name="_Toc104735367"/>
      <w:bookmarkStart w:id="56" w:name="_Toc108204700"/>
      <w:bookmarkStart w:id="57" w:name="_Toc191247091"/>
      <w:r w:rsidRPr="0084455E">
        <w:t>Terms defined in this Recommendation</w:t>
      </w:r>
      <w:bookmarkEnd w:id="52"/>
      <w:bookmarkEnd w:id="53"/>
      <w:bookmarkEnd w:id="54"/>
      <w:bookmarkEnd w:id="55"/>
      <w:bookmarkEnd w:id="56"/>
      <w:bookmarkEnd w:id="57"/>
    </w:p>
    <w:p w14:paraId="0498AB7C" w14:textId="74CC8C8C" w:rsidR="00F20B80" w:rsidRDefault="00F20B80">
      <w:pPr>
        <w:rPr>
          <w:lang w:val="en-US"/>
        </w:rPr>
      </w:pPr>
      <w:r w:rsidRPr="00F20B80">
        <w:rPr>
          <w:lang w:val="en-US"/>
        </w:rPr>
        <w:t>This Recommendation defines the following terms:</w:t>
      </w:r>
    </w:p>
    <w:p w14:paraId="79F4844A" w14:textId="2806C585" w:rsidR="00653740" w:rsidRPr="00CD11EA" w:rsidRDefault="00653740" w:rsidP="00653740">
      <w:pPr>
        <w:rPr>
          <w:bCs/>
          <w:lang w:eastAsia="zh-CN"/>
        </w:rPr>
      </w:pPr>
      <w:r w:rsidRPr="002E0584">
        <w:rPr>
          <w:bCs/>
          <w:lang w:eastAsia="zh-CN"/>
        </w:rPr>
        <w:t>None</w:t>
      </w:r>
    </w:p>
    <w:p w14:paraId="34840970" w14:textId="69A6C49B" w:rsidR="00653740" w:rsidRPr="0084455E" w:rsidRDefault="00653740" w:rsidP="00653740">
      <w:pPr>
        <w:pStyle w:val="Heading1"/>
        <w:numPr>
          <w:ilvl w:val="0"/>
          <w:numId w:val="29"/>
        </w:numPr>
        <w:tabs>
          <w:tab w:val="left" w:pos="432"/>
        </w:tabs>
      </w:pPr>
      <w:bookmarkStart w:id="58" w:name="_Toc446335266"/>
      <w:bookmarkStart w:id="59" w:name="_Toc66783841"/>
      <w:bookmarkStart w:id="60" w:name="_Toc191247092"/>
      <w:r w:rsidRPr="0084455E">
        <w:t>Abbreviations and acronyms</w:t>
      </w:r>
      <w:bookmarkEnd w:id="58"/>
      <w:bookmarkEnd w:id="59"/>
      <w:bookmarkEnd w:id="60"/>
    </w:p>
    <w:p w14:paraId="486ADF95" w14:textId="77777777" w:rsidR="00653740" w:rsidRPr="0084455E" w:rsidRDefault="00653740" w:rsidP="00653740">
      <w:pPr>
        <w:rPr>
          <w:lang w:val="en-US" w:eastAsia="zh-CN"/>
        </w:rPr>
      </w:pPr>
      <w:r w:rsidRPr="0084455E">
        <w:rPr>
          <w:lang w:val="en-US"/>
        </w:rPr>
        <w:t xml:space="preserve">This </w:t>
      </w:r>
      <w:r w:rsidRPr="0084455E">
        <w:rPr>
          <w:lang w:eastAsia="zh-CN"/>
        </w:rPr>
        <w:t>technical</w:t>
      </w:r>
      <w:r w:rsidRPr="0084455E">
        <w:rPr>
          <w:rFonts w:hint="eastAsia"/>
          <w:lang w:eastAsia="zh-CN"/>
        </w:rPr>
        <w:t xml:space="preserve"> report</w:t>
      </w:r>
      <w:r w:rsidRPr="0084455E">
        <w:rPr>
          <w:lang w:val="en-US"/>
        </w:rPr>
        <w:t xml:space="preserve"> uses the following abbreviations and acronyms:</w:t>
      </w:r>
    </w:p>
    <w:p w14:paraId="581B1941" w14:textId="77777777" w:rsidR="00653740" w:rsidRDefault="00653740" w:rsidP="00653740">
      <w:r w:rsidRPr="0084455E">
        <w:rPr>
          <w:rFonts w:hint="eastAsia"/>
          <w:lang w:val="en-US" w:eastAsia="zh-CN"/>
        </w:rPr>
        <w:t>IP</w:t>
      </w:r>
      <w:r w:rsidRPr="0084455E">
        <w:rPr>
          <w:lang w:val="en-US" w:eastAsia="zh-CN"/>
        </w:rPr>
        <w:t>v6</w:t>
      </w:r>
      <w:r w:rsidRPr="0084455E">
        <w:rPr>
          <w:rFonts w:hint="eastAsia"/>
          <w:lang w:val="en-US" w:eastAsia="zh-CN"/>
        </w:rPr>
        <w:tab/>
      </w:r>
      <w:r w:rsidRPr="0084455E">
        <w:rPr>
          <w:lang w:val="en-US" w:eastAsia="zh-CN"/>
        </w:rPr>
        <w:t xml:space="preserve">            </w:t>
      </w:r>
      <w:r w:rsidRPr="0084455E">
        <w:t>Internet Protocol version 6</w:t>
      </w:r>
    </w:p>
    <w:p w14:paraId="20842F15" w14:textId="77777777" w:rsidR="00CD11EA" w:rsidRPr="00CD11EA" w:rsidRDefault="00CD11EA" w:rsidP="00CD11EA">
      <w:pPr>
        <w:rPr>
          <w:lang w:val="en-US" w:eastAsia="zh-CN"/>
        </w:rPr>
      </w:pPr>
      <w:r w:rsidRPr="00CD11EA">
        <w:rPr>
          <w:lang w:val="en-US" w:eastAsia="zh-CN"/>
        </w:rPr>
        <w:t>SRv6</w:t>
      </w:r>
      <w:r w:rsidRPr="00CD11EA">
        <w:rPr>
          <w:lang w:val="en-US" w:eastAsia="zh-CN"/>
        </w:rPr>
        <w:tab/>
      </w:r>
      <w:r w:rsidRPr="00CD11EA">
        <w:rPr>
          <w:lang w:val="en-US" w:eastAsia="zh-CN"/>
        </w:rPr>
        <w:tab/>
        <w:t>Segment Routing Over IPv6</w:t>
      </w:r>
    </w:p>
    <w:p w14:paraId="48ABED02" w14:textId="77777777" w:rsidR="00CD11EA" w:rsidRDefault="00CD11EA" w:rsidP="00CD11EA">
      <w:pPr>
        <w:rPr>
          <w:lang w:eastAsia="zh-CN"/>
        </w:rPr>
      </w:pPr>
      <w:r>
        <w:rPr>
          <w:rFonts w:hint="eastAsia"/>
          <w:lang w:eastAsia="zh-CN"/>
        </w:rPr>
        <w:t>SID</w:t>
      </w:r>
      <w:r>
        <w:rPr>
          <w:lang w:eastAsia="zh-CN"/>
        </w:rPr>
        <w:tab/>
      </w:r>
      <w:r>
        <w:rPr>
          <w:lang w:eastAsia="zh-CN"/>
        </w:rPr>
        <w:tab/>
      </w:r>
      <w:r>
        <w:rPr>
          <w:rFonts w:hint="eastAsia"/>
          <w:lang w:eastAsia="zh-CN"/>
        </w:rPr>
        <w:t>Segment ID</w:t>
      </w:r>
    </w:p>
    <w:p w14:paraId="06B04D35" w14:textId="77777777" w:rsidR="00CD11EA" w:rsidRDefault="00CD11EA" w:rsidP="00CD11EA">
      <w:pPr>
        <w:rPr>
          <w:lang w:eastAsia="zh-CN"/>
        </w:rPr>
      </w:pPr>
      <w:r>
        <w:rPr>
          <w:rFonts w:hint="eastAsia"/>
          <w:lang w:eastAsia="zh-CN"/>
        </w:rPr>
        <w:t>SL</w:t>
      </w:r>
      <w:r>
        <w:rPr>
          <w:lang w:eastAsia="zh-CN"/>
        </w:rPr>
        <w:tab/>
      </w:r>
      <w:r>
        <w:rPr>
          <w:lang w:eastAsia="zh-CN"/>
        </w:rPr>
        <w:tab/>
      </w:r>
      <w:r>
        <w:rPr>
          <w:rFonts w:hint="eastAsia"/>
          <w:lang w:eastAsia="zh-CN"/>
        </w:rPr>
        <w:t>Segment List</w:t>
      </w:r>
    </w:p>
    <w:p w14:paraId="366B64F8" w14:textId="1C057E43" w:rsidR="00CD11EA" w:rsidRDefault="00CD11EA" w:rsidP="00653740">
      <w:pPr>
        <w:rPr>
          <w:lang w:eastAsia="zh-CN"/>
        </w:rPr>
      </w:pPr>
      <w:r>
        <w:rPr>
          <w:rFonts w:hint="eastAsia"/>
          <w:lang w:eastAsia="zh-CN"/>
        </w:rPr>
        <w:t>SRH</w:t>
      </w:r>
      <w:r>
        <w:rPr>
          <w:lang w:eastAsia="zh-CN"/>
        </w:rPr>
        <w:tab/>
      </w:r>
      <w:r>
        <w:rPr>
          <w:lang w:eastAsia="zh-CN"/>
        </w:rPr>
        <w:tab/>
      </w:r>
      <w:r>
        <w:rPr>
          <w:rFonts w:hint="eastAsia"/>
          <w:lang w:eastAsia="zh-CN"/>
        </w:rPr>
        <w:t>Segment Routing Header</w:t>
      </w:r>
    </w:p>
    <w:p w14:paraId="6F062D1B" w14:textId="77777777" w:rsidR="00653740" w:rsidRDefault="00653740" w:rsidP="002E0584">
      <w:pPr>
        <w:rPr>
          <w:lang w:eastAsia="zh-CN"/>
        </w:rPr>
      </w:pPr>
      <w:r>
        <w:rPr>
          <w:rFonts w:hint="eastAsia"/>
          <w:lang w:eastAsia="zh-CN"/>
        </w:rPr>
        <w:t>PSID</w:t>
      </w:r>
      <w:r>
        <w:rPr>
          <w:lang w:eastAsia="zh-CN"/>
        </w:rPr>
        <w:tab/>
      </w:r>
      <w:r>
        <w:rPr>
          <w:lang w:eastAsia="zh-CN"/>
        </w:rPr>
        <w:tab/>
      </w:r>
      <w:r>
        <w:rPr>
          <w:rFonts w:hint="eastAsia"/>
          <w:lang w:eastAsia="zh-CN"/>
        </w:rPr>
        <w:t>Path Segment Identifier</w:t>
      </w:r>
    </w:p>
    <w:p w14:paraId="2A96A1C2" w14:textId="77777777" w:rsidR="00CD11EA" w:rsidRPr="00CD11EA" w:rsidRDefault="00CD11EA" w:rsidP="00CD11EA">
      <w:pPr>
        <w:rPr>
          <w:lang w:val="en-US" w:eastAsia="zh-CN"/>
        </w:rPr>
      </w:pPr>
      <w:r w:rsidRPr="00CD11EA">
        <w:rPr>
          <w:lang w:val="en-US" w:eastAsia="zh-CN"/>
        </w:rPr>
        <w:t>IETF</w:t>
      </w:r>
      <w:r w:rsidRPr="00CD11EA">
        <w:rPr>
          <w:lang w:val="en-US" w:eastAsia="zh-CN"/>
        </w:rPr>
        <w:tab/>
      </w:r>
      <w:r w:rsidRPr="00CD11EA">
        <w:rPr>
          <w:lang w:val="en-US" w:eastAsia="zh-CN"/>
        </w:rPr>
        <w:tab/>
        <w:t>Internet Engineering Task Force</w:t>
      </w:r>
    </w:p>
    <w:p w14:paraId="6FC85455" w14:textId="77777777" w:rsidR="00CD11EA" w:rsidRPr="00CD11EA" w:rsidRDefault="00CD11EA" w:rsidP="00CD11EA">
      <w:pPr>
        <w:rPr>
          <w:lang w:val="en-US" w:eastAsia="zh-CN"/>
        </w:rPr>
      </w:pPr>
      <w:r w:rsidRPr="00CD11EA">
        <w:rPr>
          <w:lang w:val="en-US" w:eastAsia="zh-CN"/>
        </w:rPr>
        <w:t xml:space="preserve">MTU </w:t>
      </w:r>
      <w:r w:rsidRPr="00CD11EA">
        <w:rPr>
          <w:lang w:val="en-US" w:eastAsia="zh-CN"/>
        </w:rPr>
        <w:tab/>
      </w:r>
      <w:r w:rsidRPr="00CD11EA">
        <w:rPr>
          <w:lang w:val="en-US" w:eastAsia="zh-CN"/>
        </w:rPr>
        <w:tab/>
        <w:t xml:space="preserve">Maximum Transmission Unit </w:t>
      </w:r>
    </w:p>
    <w:p w14:paraId="73583E4E" w14:textId="77777777" w:rsidR="00CD11EA" w:rsidRPr="00CD11EA" w:rsidRDefault="00CD11EA" w:rsidP="00CD11EA">
      <w:pPr>
        <w:rPr>
          <w:lang w:val="en-US" w:eastAsia="zh-CN"/>
        </w:rPr>
      </w:pPr>
      <w:r w:rsidRPr="00CD11EA">
        <w:rPr>
          <w:lang w:val="en-US" w:eastAsia="zh-CN"/>
        </w:rPr>
        <w:t xml:space="preserve">RUT </w:t>
      </w:r>
      <w:r w:rsidRPr="00CD11EA">
        <w:rPr>
          <w:lang w:val="en-US" w:eastAsia="zh-CN"/>
        </w:rPr>
        <w:tab/>
      </w:r>
      <w:r w:rsidRPr="00CD11EA">
        <w:rPr>
          <w:lang w:val="en-US" w:eastAsia="zh-CN"/>
        </w:rPr>
        <w:tab/>
        <w:t xml:space="preserve">Router Under Test </w:t>
      </w:r>
    </w:p>
    <w:p w14:paraId="0C96052A" w14:textId="3869FA83" w:rsidR="00CD11EA" w:rsidRPr="00CD11EA" w:rsidRDefault="00CD11EA" w:rsidP="00CD11EA">
      <w:pPr>
        <w:rPr>
          <w:lang w:val="en-US" w:eastAsia="zh-CN"/>
        </w:rPr>
      </w:pPr>
      <w:r w:rsidRPr="00CD11EA">
        <w:rPr>
          <w:lang w:val="en-US" w:eastAsia="zh-CN"/>
        </w:rPr>
        <w:t xml:space="preserve">TLLA </w:t>
      </w:r>
      <w:r w:rsidRPr="00CD11EA">
        <w:rPr>
          <w:lang w:val="en-US" w:eastAsia="zh-CN"/>
        </w:rPr>
        <w:tab/>
      </w:r>
      <w:r w:rsidRPr="00CD11EA">
        <w:rPr>
          <w:lang w:val="en-US" w:eastAsia="zh-CN"/>
        </w:rPr>
        <w:tab/>
        <w:t xml:space="preserve">Target Link-layer Address </w:t>
      </w:r>
    </w:p>
    <w:p w14:paraId="7250CD7C" w14:textId="77777777" w:rsidR="00CD11EA" w:rsidRPr="00CD11EA" w:rsidRDefault="00CD11EA" w:rsidP="00CD11EA">
      <w:pPr>
        <w:rPr>
          <w:lang w:val="en-US" w:eastAsia="zh-CN"/>
        </w:rPr>
      </w:pPr>
      <w:r w:rsidRPr="00CD11EA">
        <w:rPr>
          <w:lang w:val="en-US" w:eastAsia="zh-CN"/>
        </w:rPr>
        <w:t xml:space="preserve">TN </w:t>
      </w:r>
      <w:r w:rsidRPr="00CD11EA">
        <w:rPr>
          <w:lang w:val="en-US" w:eastAsia="zh-CN"/>
        </w:rPr>
        <w:tab/>
      </w:r>
      <w:r w:rsidRPr="00CD11EA">
        <w:rPr>
          <w:lang w:val="en-US" w:eastAsia="zh-CN"/>
        </w:rPr>
        <w:tab/>
        <w:t xml:space="preserve">Test Node </w:t>
      </w:r>
    </w:p>
    <w:p w14:paraId="4FF16EFE" w14:textId="20E7F4DA" w:rsidR="00653740" w:rsidRDefault="00CD11EA" w:rsidP="00CD11EA">
      <w:pPr>
        <w:rPr>
          <w:lang w:val="en-US" w:eastAsia="zh-CN"/>
        </w:rPr>
      </w:pPr>
      <w:r w:rsidRPr="00CD11EA">
        <w:rPr>
          <w:lang w:val="en-US" w:eastAsia="zh-CN"/>
        </w:rPr>
        <w:t xml:space="preserve">TR </w:t>
      </w:r>
      <w:r w:rsidRPr="00CD11EA">
        <w:rPr>
          <w:lang w:val="en-US" w:eastAsia="zh-CN"/>
        </w:rPr>
        <w:tab/>
      </w:r>
      <w:r w:rsidRPr="00CD11EA">
        <w:rPr>
          <w:lang w:val="en-US" w:eastAsia="zh-CN"/>
        </w:rPr>
        <w:tab/>
        <w:t>Test Router</w:t>
      </w:r>
    </w:p>
    <w:p w14:paraId="5AE44E0E" w14:textId="77777777" w:rsidR="0058730A" w:rsidRPr="0056446E" w:rsidRDefault="0058730A" w:rsidP="00CD11EA">
      <w:pPr>
        <w:rPr>
          <w:lang w:val="en-US" w:eastAsia="zh-CN"/>
        </w:rPr>
      </w:pPr>
    </w:p>
    <w:p w14:paraId="7C3BE3DB" w14:textId="0188626B" w:rsidR="00653740" w:rsidRPr="0084455E" w:rsidRDefault="00653740" w:rsidP="00653740">
      <w:pPr>
        <w:pStyle w:val="Heading1"/>
        <w:numPr>
          <w:ilvl w:val="0"/>
          <w:numId w:val="29"/>
        </w:numPr>
        <w:tabs>
          <w:tab w:val="left" w:pos="432"/>
        </w:tabs>
      </w:pPr>
      <w:bookmarkStart w:id="61" w:name="_Toc446335267"/>
      <w:bookmarkStart w:id="62" w:name="_Toc66783842"/>
      <w:bookmarkStart w:id="63" w:name="_Toc191247093"/>
      <w:r w:rsidRPr="0084455E">
        <w:t>Conventions</w:t>
      </w:r>
      <w:bookmarkEnd w:id="61"/>
      <w:bookmarkEnd w:id="62"/>
      <w:bookmarkEnd w:id="63"/>
    </w:p>
    <w:p w14:paraId="6515FD22" w14:textId="01FF05B0" w:rsidR="008F4782" w:rsidRDefault="008F4782" w:rsidP="008F4782">
      <w:pPr>
        <w:pStyle w:val="ListParagraph"/>
        <w:ind w:left="440"/>
        <w:contextualSpacing w:val="0"/>
        <w:jc w:val="both"/>
        <w:rPr>
          <w:lang w:val="en-US"/>
        </w:rPr>
      </w:pPr>
    </w:p>
    <w:p w14:paraId="2B7D21ED" w14:textId="77777777" w:rsidR="008F4782" w:rsidRPr="008F4782" w:rsidRDefault="008F4782" w:rsidP="008F4782">
      <w:pPr>
        <w:jc w:val="both"/>
        <w:rPr>
          <w:lang w:val="en-US"/>
        </w:rPr>
      </w:pPr>
      <w:r w:rsidRPr="008F4782">
        <w:rPr>
          <w:lang w:val="en-US"/>
        </w:rPr>
        <w:t xml:space="preserve">In this Technical Report, potential requirements which are derived from a given use case, are classified as follows: </w:t>
      </w:r>
    </w:p>
    <w:p w14:paraId="7A8B4CFF" w14:textId="77777777" w:rsidR="008F4782" w:rsidRPr="008F4782" w:rsidRDefault="008F4782" w:rsidP="008F4782">
      <w:pPr>
        <w:jc w:val="both"/>
        <w:rPr>
          <w:lang w:val="en-US"/>
        </w:rPr>
      </w:pPr>
      <w:r w:rsidRPr="008F4782">
        <w:rPr>
          <w:lang w:val="en-US"/>
        </w:rPr>
        <w:t>The keywords "it is of critical value" indicate a possible requirement which would be necessary to be fulfilled (e.g., by an implementation) and enabled to provide the benefits of the use case.</w:t>
      </w:r>
    </w:p>
    <w:p w14:paraId="4D15D2EA" w14:textId="77777777" w:rsidR="008F4782" w:rsidRPr="008F4782" w:rsidRDefault="008F4782" w:rsidP="008F4782">
      <w:pPr>
        <w:jc w:val="both"/>
        <w:rPr>
          <w:lang w:val="en-US"/>
        </w:rPr>
      </w:pPr>
      <w:r w:rsidRPr="008F4782">
        <w:rPr>
          <w:lang w:val="en-US"/>
        </w:rPr>
        <w:t>The keywords "it is expected" indicate a possible requirement which would be important but not absolutely necessary to be fulfilled (e.g., by an implementation). Thus, this possible requirement would not need to be enabled to provide complete benefits of the use case.</w:t>
      </w:r>
    </w:p>
    <w:p w14:paraId="78F2E10F" w14:textId="594933A6" w:rsidR="008F4782" w:rsidRPr="008F4782" w:rsidRDefault="008F4782" w:rsidP="007D07CF">
      <w:pPr>
        <w:jc w:val="both"/>
        <w:rPr>
          <w:lang w:val="en-US"/>
        </w:rPr>
      </w:pPr>
      <w:r w:rsidRPr="008F4782">
        <w:rPr>
          <w:lang w:val="en-US"/>
        </w:rPr>
        <w:t>The keywords "it is of added value" indicate a possible requirement which would be optional to be fulfilled (e.g., by an implementation), without implying any sense of importance regarding its fulfilment. Thus, this possible requirement would not need to be enabled to provide complete benefits of the use case.</w:t>
      </w:r>
    </w:p>
    <w:p w14:paraId="71013DEB" w14:textId="77777777" w:rsidR="008F4782" w:rsidRPr="0056446E" w:rsidRDefault="008F4782" w:rsidP="007D07CF">
      <w:pPr>
        <w:pStyle w:val="ListParagraph"/>
        <w:ind w:left="440"/>
        <w:contextualSpacing w:val="0"/>
        <w:jc w:val="both"/>
        <w:rPr>
          <w:rFonts w:eastAsia="MS Mincho"/>
          <w:lang w:val="en-US"/>
        </w:rPr>
      </w:pPr>
    </w:p>
    <w:p w14:paraId="2E0ECD2D" w14:textId="6F8E7F5B" w:rsidR="00653740" w:rsidRPr="00653740" w:rsidRDefault="00653740" w:rsidP="00653740">
      <w:pPr>
        <w:pStyle w:val="Heading1"/>
        <w:numPr>
          <w:ilvl w:val="0"/>
          <w:numId w:val="29"/>
        </w:numPr>
        <w:tabs>
          <w:tab w:val="left" w:pos="432"/>
        </w:tabs>
      </w:pPr>
      <w:bookmarkStart w:id="64" w:name="_Toc191247094"/>
      <w:r w:rsidRPr="00653740">
        <w:t>O</w:t>
      </w:r>
      <w:r w:rsidRPr="00653740">
        <w:rPr>
          <w:rFonts w:hint="eastAsia"/>
        </w:rPr>
        <w:t>verview</w:t>
      </w:r>
      <w:bookmarkEnd w:id="64"/>
    </w:p>
    <w:p w14:paraId="1D0CBA49" w14:textId="77777777" w:rsidR="00CD11EA" w:rsidRDefault="00CD11EA" w:rsidP="00CD11EA">
      <w:pPr>
        <w:jc w:val="both"/>
      </w:pPr>
      <w:r>
        <w:t>As outlined in the IETF standards RFC 8402, RFC 8986, and RFC 8754, Segment Routing over IPv6 (SRv6) provides an advanced approach to routing by encoding instructions, known as Segment Identifiers (SIDs), directly into IPv6 packet headers. This architecture enables advanced functionalities, including:</w:t>
      </w:r>
    </w:p>
    <w:p w14:paraId="0C534429" w14:textId="77777777" w:rsidR="00CD11EA" w:rsidRDefault="00CD11EA" w:rsidP="00CD11EA">
      <w:pPr>
        <w:pStyle w:val="ListParagraph"/>
        <w:numPr>
          <w:ilvl w:val="0"/>
          <w:numId w:val="109"/>
        </w:numPr>
        <w:jc w:val="both"/>
      </w:pPr>
      <w:r>
        <w:t>Simplification of network operations by eliminating complex signaling protocols.</w:t>
      </w:r>
    </w:p>
    <w:p w14:paraId="716A90DD" w14:textId="77777777" w:rsidR="00CD11EA" w:rsidRDefault="00CD11EA" w:rsidP="00CD11EA">
      <w:pPr>
        <w:pStyle w:val="ListParagraph"/>
        <w:numPr>
          <w:ilvl w:val="0"/>
          <w:numId w:val="109"/>
        </w:numPr>
        <w:jc w:val="both"/>
      </w:pPr>
      <w:r>
        <w:t>Efficient traffic engineering to optimize resource utilization and meet specific Quality of Service (QoS) requirements.</w:t>
      </w:r>
    </w:p>
    <w:p w14:paraId="2044626D" w14:textId="77777777" w:rsidR="00CD11EA" w:rsidRDefault="00CD11EA" w:rsidP="00CD11EA">
      <w:pPr>
        <w:pStyle w:val="ListParagraph"/>
        <w:numPr>
          <w:ilvl w:val="0"/>
          <w:numId w:val="109"/>
        </w:numPr>
        <w:jc w:val="both"/>
      </w:pPr>
      <w:r>
        <w:t>Seamless implementation of service chaining and network slicing, crucial for next-generation network architectures.</w:t>
      </w:r>
    </w:p>
    <w:p w14:paraId="7A80B80D" w14:textId="77777777" w:rsidR="00CD11EA" w:rsidRDefault="00CD11EA" w:rsidP="00CD11EA">
      <w:pPr>
        <w:pStyle w:val="ListParagraph"/>
        <w:numPr>
          <w:ilvl w:val="0"/>
          <w:numId w:val="109"/>
        </w:numPr>
        <w:jc w:val="both"/>
      </w:pPr>
      <w:r>
        <w:t>Enhanced scalability and flexibility to meet evolving networking demands.</w:t>
      </w:r>
    </w:p>
    <w:p w14:paraId="3721BD5D" w14:textId="77777777" w:rsidR="00CD11EA" w:rsidRDefault="00CD11EA" w:rsidP="00CD11EA">
      <w:pPr>
        <w:jc w:val="both"/>
      </w:pPr>
      <w:r>
        <w:t>SRv6’s capabilities make it a foundational technology for next-generation networks, but ensuring conformance across diverse implementations is critical to unlocking its full potential. Inconsistent or non-compliant implementations can lead to interoperability issues, diminished performance, and potential network failures.</w:t>
      </w:r>
    </w:p>
    <w:p w14:paraId="246A6F54" w14:textId="77777777" w:rsidR="00CD11EA" w:rsidRDefault="00CD11EA" w:rsidP="00CD11EA">
      <w:pPr>
        <w:jc w:val="both"/>
      </w:pPr>
      <w:r>
        <w:t>The proposed method for verifying SRv6 conformance, focuses on verifying adherence to the core specifications and functional requirements outlined in the relevant RFCs. The framework is designed to:</w:t>
      </w:r>
    </w:p>
    <w:p w14:paraId="223DBB7D" w14:textId="77777777" w:rsidR="00CD11EA" w:rsidRDefault="00CD11EA" w:rsidP="00CD11EA">
      <w:pPr>
        <w:pStyle w:val="ListParagraph"/>
        <w:numPr>
          <w:ilvl w:val="0"/>
          <w:numId w:val="110"/>
        </w:numPr>
        <w:jc w:val="both"/>
      </w:pPr>
      <w:r>
        <w:t>Validate the correct encoding and processing of Segment Identifiers (SIDs) within IPv6 headers.</w:t>
      </w:r>
    </w:p>
    <w:p w14:paraId="354E7950" w14:textId="77777777" w:rsidR="00CD11EA" w:rsidRDefault="00CD11EA" w:rsidP="00CD11EA">
      <w:pPr>
        <w:pStyle w:val="ListParagraph"/>
        <w:numPr>
          <w:ilvl w:val="0"/>
          <w:numId w:val="110"/>
        </w:numPr>
        <w:jc w:val="both"/>
      </w:pPr>
      <w:r>
        <w:t>Ensure compliance with SRv6's forwarding and processing behavior across network devices.</w:t>
      </w:r>
    </w:p>
    <w:p w14:paraId="1E90AFCE" w14:textId="77777777" w:rsidR="00CD11EA" w:rsidRDefault="00CD11EA" w:rsidP="00CD11EA">
      <w:pPr>
        <w:pStyle w:val="ListParagraph"/>
        <w:numPr>
          <w:ilvl w:val="0"/>
          <w:numId w:val="110"/>
        </w:numPr>
        <w:jc w:val="both"/>
      </w:pPr>
      <w:r>
        <w:t>Establish clear testing criteria and scenarios to evaluate the performance and reliability of SRv6-enabled networks.</w:t>
      </w:r>
    </w:p>
    <w:p w14:paraId="2FB53F17" w14:textId="77777777" w:rsidR="00CD11EA" w:rsidRDefault="00CD11EA" w:rsidP="00CD11EA">
      <w:pPr>
        <w:pStyle w:val="ListParagraph"/>
        <w:numPr>
          <w:ilvl w:val="0"/>
          <w:numId w:val="110"/>
        </w:numPr>
        <w:jc w:val="both"/>
      </w:pPr>
      <w:r>
        <w:t>Identify potential interoperability challenges between SRv6 implementations from different vendors.</w:t>
      </w:r>
    </w:p>
    <w:p w14:paraId="5742133F" w14:textId="77777777" w:rsidR="00CD11EA" w:rsidRDefault="00CD11EA" w:rsidP="00CD11EA">
      <w:pPr>
        <w:jc w:val="both"/>
      </w:pPr>
      <w:r>
        <w:t xml:space="preserve">This technical report aims to develop standardized testing methodologies to ensure that SRv6 implementations conform to relevant IETF standards. The focus is on validating network device </w:t>
      </w:r>
      <w:r>
        <w:lastRenderedPageBreak/>
        <w:t>behavior to ensure reliable deployment of SRv6, and to foster interoperability within a multi-vendor ecosystem.</w:t>
      </w:r>
    </w:p>
    <w:p w14:paraId="20C6C8B1" w14:textId="77777777" w:rsidR="00653740" w:rsidRPr="00380003" w:rsidRDefault="00653740" w:rsidP="00653740">
      <w:pPr>
        <w:jc w:val="both"/>
        <w:rPr>
          <w:lang w:eastAsia="zh-CN"/>
        </w:rPr>
      </w:pPr>
    </w:p>
    <w:p w14:paraId="086C38F8" w14:textId="308F1E22" w:rsidR="00E016F9" w:rsidRDefault="00E016F9" w:rsidP="00E016F9">
      <w:pPr>
        <w:pStyle w:val="Heading1"/>
        <w:numPr>
          <w:ilvl w:val="0"/>
          <w:numId w:val="29"/>
        </w:numPr>
        <w:tabs>
          <w:tab w:val="left" w:pos="432"/>
        </w:tabs>
      </w:pPr>
      <w:bookmarkStart w:id="65" w:name="_Toc172016679"/>
      <w:bookmarkStart w:id="66" w:name="_Toc191247095"/>
      <w:bookmarkStart w:id="67" w:name="_Toc103076701"/>
      <w:bookmarkEnd w:id="65"/>
      <w:r>
        <w:t>Relevance of this Technical Report and Gap Analysis with Existing Standardization Work</w:t>
      </w:r>
      <w:bookmarkEnd w:id="66"/>
    </w:p>
    <w:p w14:paraId="444BF9C5" w14:textId="3506914F" w:rsidR="00E016F9" w:rsidRDefault="00E016F9" w:rsidP="00E016F9">
      <w:pPr>
        <w:pStyle w:val="Heading1"/>
        <w:tabs>
          <w:tab w:val="left" w:pos="432"/>
        </w:tabs>
        <w:ind w:left="0" w:firstLine="0"/>
        <w:rPr>
          <w:b w:val="0"/>
          <w:bCs/>
          <w:sz w:val="20"/>
          <w:lang w:eastAsia="zh-CN" w:bidi="hi-IN"/>
        </w:rPr>
      </w:pPr>
      <w:bookmarkStart w:id="68" w:name="_Toc191247096"/>
      <w:r>
        <w:rPr>
          <w:b w:val="0"/>
          <w:bCs/>
          <w:sz w:val="20"/>
          <w:lang w:eastAsia="zh-CN" w:bidi="hi-IN"/>
        </w:rPr>
        <w:t xml:space="preserve">This technical report aims to create a SRv6 conformance test framework by identifying conformance testing requirements, testing methodologies, testing procedures and expected behaviour under various test conditions. </w:t>
      </w:r>
      <w:r w:rsidRPr="00E016F9">
        <w:rPr>
          <w:b w:val="0"/>
          <w:bCs/>
          <w:sz w:val="20"/>
          <w:lang w:eastAsia="zh-CN" w:bidi="hi-IN"/>
        </w:rPr>
        <w:t xml:space="preserve">Conformance testing ensures that an implementation correctly follows the SRv6 </w:t>
      </w:r>
      <w:r>
        <w:rPr>
          <w:b w:val="0"/>
          <w:bCs/>
          <w:sz w:val="20"/>
          <w:lang w:eastAsia="zh-CN" w:bidi="hi-IN"/>
        </w:rPr>
        <w:t>standards. It ensures protocol compliance, improves network reliability, enhances interoperability by providing the foundation for interoperability testing for multi-vendor deployments, reduces deployment risks &amp; costs, and builds confidence among operators and regulators.</w:t>
      </w:r>
      <w:bookmarkEnd w:id="68"/>
      <w:r>
        <w:rPr>
          <w:b w:val="0"/>
          <w:bCs/>
          <w:sz w:val="20"/>
          <w:lang w:eastAsia="zh-CN" w:bidi="hi-IN"/>
        </w:rPr>
        <w:t xml:space="preserve"> </w:t>
      </w:r>
    </w:p>
    <w:p w14:paraId="4F3DC802" w14:textId="4FCE9C38" w:rsidR="00E016F9" w:rsidRPr="00E016F9" w:rsidRDefault="00E016F9" w:rsidP="00E016F9">
      <w:pPr>
        <w:pStyle w:val="Heading1"/>
        <w:tabs>
          <w:tab w:val="left" w:pos="432"/>
        </w:tabs>
        <w:ind w:left="0" w:firstLine="0"/>
        <w:rPr>
          <w:b w:val="0"/>
          <w:bCs/>
          <w:sz w:val="22"/>
          <w:szCs w:val="18"/>
        </w:rPr>
      </w:pPr>
      <w:bookmarkStart w:id="69" w:name="_Toc191247097"/>
      <w:r w:rsidRPr="00E016F9">
        <w:rPr>
          <w:b w:val="0"/>
          <w:bCs/>
          <w:sz w:val="20"/>
          <w:lang w:eastAsia="zh-CN" w:bidi="hi-IN"/>
        </w:rPr>
        <w:t xml:space="preserve">The following table provides a gap analysis between this proposed </w:t>
      </w:r>
      <w:r>
        <w:rPr>
          <w:b w:val="0"/>
          <w:bCs/>
          <w:sz w:val="20"/>
          <w:lang w:eastAsia="zh-CN" w:bidi="hi-IN"/>
        </w:rPr>
        <w:t>technical report</w:t>
      </w:r>
      <w:r w:rsidRPr="00E016F9">
        <w:rPr>
          <w:b w:val="0"/>
          <w:bCs/>
          <w:sz w:val="20"/>
          <w:lang w:eastAsia="zh-CN" w:bidi="hi-IN"/>
        </w:rPr>
        <w:t xml:space="preserve"> (Method for Verifying Conformance to SRv6) and other relevant standards and testing specifications from ITU-T.</w:t>
      </w:r>
      <w:bookmarkEnd w:id="69"/>
      <w:r w:rsidRPr="00E016F9">
        <w:rPr>
          <w:b w:val="0"/>
          <w:bCs/>
          <w:sz w:val="20"/>
          <w:lang w:eastAsia="zh-CN" w:bidi="hi-IN"/>
        </w:rPr>
        <w:t xml:space="preserve"> </w:t>
      </w:r>
    </w:p>
    <w:p w14:paraId="4A0CE9E7" w14:textId="77777777" w:rsidR="00E016F9" w:rsidRDefault="00E016F9" w:rsidP="002E0584">
      <w:pPr>
        <w:jc w:val="both"/>
        <w:rPr>
          <w:lang w:eastAsia="zh-CN"/>
        </w:rPr>
      </w:pPr>
    </w:p>
    <w:tbl>
      <w:tblPr>
        <w:tblStyle w:val="TableGrid"/>
        <w:tblW w:w="0" w:type="auto"/>
        <w:tblLook w:val="04A0" w:firstRow="1" w:lastRow="0" w:firstColumn="1" w:lastColumn="0" w:noHBand="0" w:noVBand="1"/>
      </w:tblPr>
      <w:tblGrid>
        <w:gridCol w:w="805"/>
        <w:gridCol w:w="1033"/>
        <w:gridCol w:w="1847"/>
        <w:gridCol w:w="1130"/>
        <w:gridCol w:w="4814"/>
      </w:tblGrid>
      <w:tr w:rsidR="00E016F9" w14:paraId="3360D18F" w14:textId="77777777" w:rsidTr="005B2FFB">
        <w:tc>
          <w:tcPr>
            <w:tcW w:w="805" w:type="dxa"/>
            <w:shd w:val="clear" w:color="auto" w:fill="E7E6E6" w:themeFill="background2"/>
          </w:tcPr>
          <w:p w14:paraId="36CB8B4B" w14:textId="77777777" w:rsidR="00E016F9" w:rsidRPr="0035390E" w:rsidRDefault="00E016F9" w:rsidP="005B2FFB">
            <w:pPr>
              <w:suppressAutoHyphens/>
              <w:spacing w:before="0" w:line="256" w:lineRule="auto"/>
              <w:rPr>
                <w:rFonts w:eastAsia="Times New Roman"/>
                <w:b/>
                <w:bCs/>
                <w:sz w:val="22"/>
                <w:szCs w:val="22"/>
                <w:lang w:eastAsia="zh-CN" w:bidi="hi-IN"/>
              </w:rPr>
            </w:pPr>
            <w:r w:rsidRPr="0035390E">
              <w:rPr>
                <w:rFonts w:eastAsia="Times New Roman"/>
                <w:b/>
                <w:bCs/>
                <w:sz w:val="22"/>
                <w:szCs w:val="22"/>
                <w:lang w:eastAsia="zh-CN" w:bidi="hi-IN"/>
              </w:rPr>
              <w:t>S. No.</w:t>
            </w:r>
          </w:p>
        </w:tc>
        <w:tc>
          <w:tcPr>
            <w:tcW w:w="1033" w:type="dxa"/>
            <w:shd w:val="clear" w:color="auto" w:fill="E7E6E6" w:themeFill="background2"/>
          </w:tcPr>
          <w:p w14:paraId="39AB9D94" w14:textId="77777777" w:rsidR="00E016F9" w:rsidRPr="0035390E" w:rsidRDefault="00E016F9" w:rsidP="005B2FFB">
            <w:pPr>
              <w:suppressAutoHyphens/>
              <w:spacing w:before="0" w:line="256" w:lineRule="auto"/>
              <w:rPr>
                <w:rFonts w:eastAsia="Times New Roman"/>
                <w:b/>
                <w:bCs/>
                <w:sz w:val="22"/>
                <w:szCs w:val="22"/>
                <w:lang w:eastAsia="zh-CN" w:bidi="hi-IN"/>
              </w:rPr>
            </w:pPr>
            <w:r w:rsidRPr="0035390E">
              <w:rPr>
                <w:rFonts w:eastAsia="Times New Roman"/>
                <w:b/>
                <w:bCs/>
                <w:sz w:val="22"/>
                <w:szCs w:val="22"/>
                <w:lang w:eastAsia="zh-CN" w:bidi="hi-IN"/>
              </w:rPr>
              <w:t>SDO</w:t>
            </w:r>
          </w:p>
        </w:tc>
        <w:tc>
          <w:tcPr>
            <w:tcW w:w="1847" w:type="dxa"/>
            <w:shd w:val="clear" w:color="auto" w:fill="E7E6E6" w:themeFill="background2"/>
          </w:tcPr>
          <w:p w14:paraId="07C90EBC" w14:textId="77777777" w:rsidR="00E016F9" w:rsidRPr="0035390E" w:rsidRDefault="00E016F9" w:rsidP="005B2FFB">
            <w:pPr>
              <w:suppressAutoHyphens/>
              <w:spacing w:before="0" w:line="256" w:lineRule="auto"/>
              <w:rPr>
                <w:rFonts w:eastAsia="Times New Roman"/>
                <w:b/>
                <w:bCs/>
                <w:sz w:val="22"/>
                <w:szCs w:val="22"/>
                <w:lang w:eastAsia="zh-CN" w:bidi="hi-IN"/>
              </w:rPr>
            </w:pPr>
            <w:r w:rsidRPr="0035390E">
              <w:rPr>
                <w:rFonts w:eastAsia="Times New Roman"/>
                <w:b/>
                <w:bCs/>
                <w:sz w:val="22"/>
                <w:szCs w:val="22"/>
                <w:lang w:eastAsia="zh-CN" w:bidi="hi-IN"/>
              </w:rPr>
              <w:t>Title</w:t>
            </w:r>
          </w:p>
        </w:tc>
        <w:tc>
          <w:tcPr>
            <w:tcW w:w="1130" w:type="dxa"/>
            <w:shd w:val="clear" w:color="auto" w:fill="E7E6E6" w:themeFill="background2"/>
          </w:tcPr>
          <w:p w14:paraId="4746FF37" w14:textId="77777777" w:rsidR="00E016F9" w:rsidRPr="0035390E" w:rsidRDefault="00E016F9" w:rsidP="005B2FFB">
            <w:pPr>
              <w:suppressAutoHyphens/>
              <w:spacing w:before="0" w:line="256" w:lineRule="auto"/>
              <w:rPr>
                <w:rFonts w:eastAsia="Times New Roman"/>
                <w:b/>
                <w:bCs/>
                <w:sz w:val="22"/>
                <w:szCs w:val="22"/>
                <w:lang w:eastAsia="zh-CN" w:bidi="hi-IN"/>
              </w:rPr>
            </w:pPr>
            <w:r w:rsidRPr="0035390E">
              <w:rPr>
                <w:rFonts w:eastAsia="Times New Roman"/>
                <w:b/>
                <w:bCs/>
                <w:sz w:val="22"/>
                <w:szCs w:val="22"/>
                <w:lang w:eastAsia="zh-CN" w:bidi="hi-IN"/>
              </w:rPr>
              <w:t>Status</w:t>
            </w:r>
          </w:p>
        </w:tc>
        <w:tc>
          <w:tcPr>
            <w:tcW w:w="4814" w:type="dxa"/>
            <w:shd w:val="clear" w:color="auto" w:fill="E7E6E6" w:themeFill="background2"/>
          </w:tcPr>
          <w:p w14:paraId="09B9AE4F" w14:textId="77777777" w:rsidR="00E016F9" w:rsidRPr="0035390E" w:rsidRDefault="00E016F9" w:rsidP="005B2FFB">
            <w:pPr>
              <w:suppressAutoHyphens/>
              <w:spacing w:before="0" w:line="256" w:lineRule="auto"/>
              <w:rPr>
                <w:rFonts w:eastAsia="Times New Roman"/>
                <w:b/>
                <w:bCs/>
                <w:sz w:val="22"/>
                <w:szCs w:val="22"/>
                <w:lang w:eastAsia="zh-CN" w:bidi="hi-IN"/>
              </w:rPr>
            </w:pPr>
            <w:r w:rsidRPr="0035390E">
              <w:rPr>
                <w:rFonts w:eastAsia="Times New Roman"/>
                <w:b/>
                <w:bCs/>
                <w:sz w:val="22"/>
                <w:szCs w:val="22"/>
                <w:lang w:eastAsia="zh-CN" w:bidi="hi-IN"/>
              </w:rPr>
              <w:t>Analysis</w:t>
            </w:r>
          </w:p>
        </w:tc>
      </w:tr>
      <w:tr w:rsidR="00E016F9" w:rsidRPr="00E016F9" w14:paraId="2C28F426" w14:textId="77777777" w:rsidTr="005B2FFB">
        <w:tc>
          <w:tcPr>
            <w:tcW w:w="805" w:type="dxa"/>
          </w:tcPr>
          <w:p w14:paraId="24543205" w14:textId="77777777" w:rsidR="00E016F9" w:rsidRPr="00E016F9" w:rsidRDefault="00E016F9" w:rsidP="005B2FFB">
            <w:pPr>
              <w:suppressAutoHyphens/>
              <w:spacing w:before="0" w:line="256" w:lineRule="auto"/>
              <w:rPr>
                <w:rFonts w:eastAsia="Times New Roman"/>
                <w:sz w:val="18"/>
                <w:szCs w:val="18"/>
                <w:lang w:eastAsia="zh-CN" w:bidi="hi-IN"/>
              </w:rPr>
            </w:pPr>
            <w:r w:rsidRPr="00E016F9">
              <w:rPr>
                <w:rFonts w:eastAsia="Times New Roman"/>
                <w:sz w:val="18"/>
                <w:szCs w:val="18"/>
                <w:lang w:eastAsia="zh-CN" w:bidi="hi-IN"/>
              </w:rPr>
              <w:t>1</w:t>
            </w:r>
          </w:p>
        </w:tc>
        <w:tc>
          <w:tcPr>
            <w:tcW w:w="1033" w:type="dxa"/>
          </w:tcPr>
          <w:p w14:paraId="4D0F9FD7" w14:textId="77777777" w:rsidR="00E016F9" w:rsidRPr="00E016F9" w:rsidRDefault="00E016F9" w:rsidP="005B2FFB">
            <w:pPr>
              <w:suppressAutoHyphens/>
              <w:spacing w:before="0" w:line="256" w:lineRule="auto"/>
              <w:rPr>
                <w:rFonts w:eastAsia="Times New Roman"/>
                <w:sz w:val="18"/>
                <w:szCs w:val="18"/>
                <w:lang w:eastAsia="zh-CN" w:bidi="hi-IN"/>
              </w:rPr>
            </w:pPr>
            <w:r w:rsidRPr="00E016F9">
              <w:rPr>
                <w:rFonts w:eastAsia="Times New Roman"/>
                <w:sz w:val="18"/>
                <w:szCs w:val="18"/>
                <w:lang w:eastAsia="zh-CN" w:bidi="hi-IN"/>
              </w:rPr>
              <w:t xml:space="preserve">ITU-T </w:t>
            </w:r>
          </w:p>
        </w:tc>
        <w:tc>
          <w:tcPr>
            <w:tcW w:w="1847" w:type="dxa"/>
          </w:tcPr>
          <w:p w14:paraId="6B73D385" w14:textId="77777777" w:rsidR="00E016F9" w:rsidRPr="00E016F9" w:rsidRDefault="00E016F9" w:rsidP="005B2FFB">
            <w:pPr>
              <w:suppressAutoHyphens/>
              <w:spacing w:before="0" w:line="256" w:lineRule="auto"/>
              <w:rPr>
                <w:rFonts w:eastAsia="Times New Roman"/>
                <w:sz w:val="18"/>
                <w:szCs w:val="18"/>
                <w:lang w:eastAsia="zh-CN" w:bidi="hi-IN"/>
              </w:rPr>
            </w:pPr>
            <w:r w:rsidRPr="00E016F9">
              <w:rPr>
                <w:rFonts w:eastAsia="Times New Roman"/>
                <w:sz w:val="18"/>
                <w:szCs w:val="18"/>
                <w:lang w:eastAsia="zh-CN" w:bidi="hi-IN"/>
              </w:rPr>
              <w:t>ITU-T Y.3216 (09/2024): Fixed, mobile and satellite convergence – Distributed core network for IMT-2020 networks and beyond</w:t>
            </w:r>
          </w:p>
        </w:tc>
        <w:tc>
          <w:tcPr>
            <w:tcW w:w="1130" w:type="dxa"/>
          </w:tcPr>
          <w:p w14:paraId="55867C0B" w14:textId="77777777" w:rsidR="00E016F9" w:rsidRPr="00E016F9" w:rsidRDefault="00E016F9" w:rsidP="005B2FFB">
            <w:pPr>
              <w:suppressAutoHyphens/>
              <w:spacing w:before="0" w:line="256" w:lineRule="auto"/>
              <w:rPr>
                <w:rFonts w:eastAsia="Times New Roman"/>
                <w:sz w:val="18"/>
                <w:szCs w:val="18"/>
                <w:lang w:eastAsia="zh-CN" w:bidi="hi-IN"/>
              </w:rPr>
            </w:pPr>
            <w:r w:rsidRPr="00E016F9">
              <w:rPr>
                <w:rFonts w:eastAsia="Times New Roman"/>
                <w:sz w:val="18"/>
                <w:szCs w:val="18"/>
                <w:lang w:eastAsia="zh-CN" w:bidi="hi-IN"/>
              </w:rPr>
              <w:t>In Force</w:t>
            </w:r>
          </w:p>
        </w:tc>
        <w:tc>
          <w:tcPr>
            <w:tcW w:w="4814" w:type="dxa"/>
          </w:tcPr>
          <w:p w14:paraId="23518D09" w14:textId="77777777" w:rsidR="00E016F9" w:rsidRPr="00E016F9" w:rsidRDefault="00E016F9" w:rsidP="005B2FFB">
            <w:pPr>
              <w:suppressAutoHyphens/>
              <w:spacing w:before="0" w:line="256" w:lineRule="auto"/>
              <w:rPr>
                <w:rFonts w:eastAsia="Times New Roman"/>
                <w:sz w:val="18"/>
                <w:szCs w:val="18"/>
                <w:lang w:eastAsia="zh-CN" w:bidi="hi-IN"/>
              </w:rPr>
            </w:pPr>
            <w:r w:rsidRPr="00E016F9">
              <w:rPr>
                <w:rFonts w:eastAsia="Times New Roman"/>
                <w:sz w:val="18"/>
                <w:szCs w:val="18"/>
                <w:lang w:eastAsia="zh-CN" w:bidi="hi-IN"/>
              </w:rPr>
              <w:t>Recommendation ITU-T Y.3216 specifies the general considerations, requirements, network function enhancements, procedures and security considerations of distributed core network in fixed, mobile and satellite convergence (FMSC) network, in the context of international mobile telecommunications for 2020 (IMT-2020) and beyond. SRv6 is acknowledges as a relevant technology.</w:t>
            </w:r>
          </w:p>
          <w:p w14:paraId="0A9C6059" w14:textId="2E32F478" w:rsidR="00E016F9" w:rsidRPr="00E016F9" w:rsidRDefault="00E016F9" w:rsidP="005B2FFB">
            <w:pPr>
              <w:suppressAutoHyphens/>
              <w:spacing w:before="0" w:line="256" w:lineRule="auto"/>
              <w:rPr>
                <w:rFonts w:eastAsia="Times New Roman"/>
                <w:sz w:val="18"/>
                <w:szCs w:val="18"/>
                <w:lang w:eastAsia="zh-CN" w:bidi="hi-IN"/>
              </w:rPr>
            </w:pPr>
            <w:r w:rsidRPr="00E016F9">
              <w:rPr>
                <w:rFonts w:eastAsia="Times New Roman"/>
                <w:sz w:val="18"/>
                <w:szCs w:val="18"/>
                <w:lang w:eastAsia="zh-CN" w:bidi="hi-IN"/>
              </w:rPr>
              <w:t>Whereas, this technical report aims to create a method for verifying conformance of network devices to SRv6 standards.</w:t>
            </w:r>
          </w:p>
        </w:tc>
      </w:tr>
      <w:tr w:rsidR="00E016F9" w:rsidRPr="00E016F9" w14:paraId="1E6573C7" w14:textId="77777777" w:rsidTr="005B2FFB">
        <w:tc>
          <w:tcPr>
            <w:tcW w:w="805" w:type="dxa"/>
          </w:tcPr>
          <w:p w14:paraId="3A2B2A06" w14:textId="77777777" w:rsidR="00E016F9" w:rsidRPr="00E016F9" w:rsidRDefault="00E016F9" w:rsidP="005B2FFB">
            <w:pPr>
              <w:suppressAutoHyphens/>
              <w:spacing w:before="0" w:line="256" w:lineRule="auto"/>
              <w:rPr>
                <w:rFonts w:eastAsia="Times New Roman"/>
                <w:sz w:val="18"/>
                <w:szCs w:val="18"/>
                <w:lang w:eastAsia="zh-CN" w:bidi="hi-IN"/>
              </w:rPr>
            </w:pPr>
            <w:r w:rsidRPr="00E016F9">
              <w:rPr>
                <w:rFonts w:eastAsia="Times New Roman"/>
                <w:sz w:val="18"/>
                <w:szCs w:val="18"/>
                <w:lang w:eastAsia="zh-CN" w:bidi="hi-IN"/>
              </w:rPr>
              <w:t>2</w:t>
            </w:r>
          </w:p>
        </w:tc>
        <w:tc>
          <w:tcPr>
            <w:tcW w:w="1033" w:type="dxa"/>
          </w:tcPr>
          <w:p w14:paraId="24F80851" w14:textId="77777777" w:rsidR="00E016F9" w:rsidRPr="00E016F9" w:rsidRDefault="00E016F9" w:rsidP="005B2FFB">
            <w:pPr>
              <w:suppressAutoHyphens/>
              <w:spacing w:before="0" w:line="256" w:lineRule="auto"/>
              <w:rPr>
                <w:rFonts w:eastAsia="Times New Roman"/>
                <w:sz w:val="18"/>
                <w:szCs w:val="18"/>
                <w:lang w:eastAsia="zh-CN" w:bidi="hi-IN"/>
              </w:rPr>
            </w:pPr>
            <w:r w:rsidRPr="00E016F9">
              <w:rPr>
                <w:rFonts w:eastAsia="Times New Roman"/>
                <w:sz w:val="18"/>
                <w:szCs w:val="18"/>
                <w:lang w:eastAsia="zh-CN" w:bidi="hi-IN"/>
              </w:rPr>
              <w:t xml:space="preserve">ITU-T </w:t>
            </w:r>
          </w:p>
        </w:tc>
        <w:tc>
          <w:tcPr>
            <w:tcW w:w="1847" w:type="dxa"/>
          </w:tcPr>
          <w:p w14:paraId="5A63C0A0" w14:textId="77777777" w:rsidR="00E016F9" w:rsidRPr="00E016F9" w:rsidRDefault="00E016F9" w:rsidP="005B2FFB">
            <w:pPr>
              <w:suppressAutoHyphens/>
              <w:spacing w:before="0" w:line="256" w:lineRule="auto"/>
              <w:rPr>
                <w:rFonts w:eastAsia="Times New Roman"/>
                <w:sz w:val="18"/>
                <w:szCs w:val="18"/>
                <w:lang w:eastAsia="zh-CN" w:bidi="hi-IN"/>
              </w:rPr>
            </w:pPr>
            <w:r w:rsidRPr="00E016F9">
              <w:rPr>
                <w:rFonts w:eastAsia="Times New Roman"/>
                <w:sz w:val="18"/>
                <w:szCs w:val="18"/>
                <w:lang w:eastAsia="zh-CN" w:bidi="hi-IN"/>
              </w:rPr>
              <w:t>ITU-T Q.4141 (12/2023): Requirements and signalling of intelligence control for the border network gateway in computing power networks</w:t>
            </w:r>
          </w:p>
        </w:tc>
        <w:tc>
          <w:tcPr>
            <w:tcW w:w="1130" w:type="dxa"/>
          </w:tcPr>
          <w:p w14:paraId="3FE1929E" w14:textId="77777777" w:rsidR="00E016F9" w:rsidRPr="00E016F9" w:rsidRDefault="00E016F9" w:rsidP="005B2FFB">
            <w:pPr>
              <w:suppressAutoHyphens/>
              <w:spacing w:before="0" w:line="256" w:lineRule="auto"/>
              <w:rPr>
                <w:rFonts w:eastAsia="Times New Roman"/>
                <w:sz w:val="18"/>
                <w:szCs w:val="18"/>
                <w:lang w:eastAsia="zh-CN" w:bidi="hi-IN"/>
              </w:rPr>
            </w:pPr>
            <w:r w:rsidRPr="00E016F9">
              <w:rPr>
                <w:rFonts w:eastAsia="Times New Roman"/>
                <w:sz w:val="18"/>
                <w:szCs w:val="18"/>
                <w:lang w:eastAsia="zh-CN" w:bidi="hi-IN"/>
              </w:rPr>
              <w:t>In force</w:t>
            </w:r>
          </w:p>
        </w:tc>
        <w:tc>
          <w:tcPr>
            <w:tcW w:w="4814" w:type="dxa"/>
          </w:tcPr>
          <w:p w14:paraId="4BC27EBB" w14:textId="77777777" w:rsidR="00E016F9" w:rsidRPr="00E016F9" w:rsidRDefault="00E016F9" w:rsidP="005B2FFB">
            <w:pPr>
              <w:suppressAutoHyphens/>
              <w:spacing w:before="0" w:line="256" w:lineRule="auto"/>
              <w:rPr>
                <w:rFonts w:eastAsia="Times New Roman"/>
                <w:sz w:val="18"/>
                <w:szCs w:val="18"/>
                <w:lang w:eastAsia="zh-CN" w:bidi="hi-IN"/>
              </w:rPr>
            </w:pPr>
            <w:r w:rsidRPr="00E016F9">
              <w:rPr>
                <w:rFonts w:eastAsia="Times New Roman"/>
                <w:sz w:val="18"/>
                <w:szCs w:val="18"/>
                <w:lang w:eastAsia="zh-CN" w:bidi="hi-IN"/>
              </w:rPr>
              <w:t>This Recommendation aims to study the requirements and signalling of intelligence control for the border network gateway in a computing power network (CPN). SRv6 is acknowledges as a relevant technology.</w:t>
            </w:r>
          </w:p>
          <w:p w14:paraId="7F84A2C6" w14:textId="3D817988" w:rsidR="00E016F9" w:rsidRPr="00E016F9" w:rsidRDefault="00E016F9" w:rsidP="005B2FFB">
            <w:pPr>
              <w:suppressAutoHyphens/>
              <w:spacing w:before="0" w:line="256" w:lineRule="auto"/>
              <w:rPr>
                <w:rFonts w:eastAsia="Times New Roman"/>
                <w:sz w:val="18"/>
                <w:szCs w:val="18"/>
                <w:lang w:eastAsia="zh-CN" w:bidi="hi-IN"/>
              </w:rPr>
            </w:pPr>
            <w:r w:rsidRPr="00E016F9">
              <w:rPr>
                <w:rFonts w:eastAsia="Times New Roman"/>
                <w:sz w:val="18"/>
                <w:szCs w:val="18"/>
                <w:lang w:eastAsia="zh-CN" w:bidi="hi-IN"/>
              </w:rPr>
              <w:t>Whereas, this technical report aims to create a method for verifying conformance of network devices to SRv6 standards.</w:t>
            </w:r>
          </w:p>
        </w:tc>
      </w:tr>
      <w:tr w:rsidR="00E016F9" w:rsidRPr="00E016F9" w14:paraId="4FD48E37" w14:textId="77777777" w:rsidTr="005B2FFB">
        <w:tc>
          <w:tcPr>
            <w:tcW w:w="805" w:type="dxa"/>
          </w:tcPr>
          <w:p w14:paraId="351757DC" w14:textId="77777777" w:rsidR="00E016F9" w:rsidRPr="00E016F9" w:rsidRDefault="00E016F9" w:rsidP="005B2FFB">
            <w:pPr>
              <w:suppressAutoHyphens/>
              <w:spacing w:before="0" w:line="256" w:lineRule="auto"/>
              <w:rPr>
                <w:rFonts w:eastAsia="Times New Roman"/>
                <w:sz w:val="18"/>
                <w:szCs w:val="18"/>
                <w:lang w:eastAsia="zh-CN" w:bidi="hi-IN"/>
              </w:rPr>
            </w:pPr>
            <w:r w:rsidRPr="00E016F9">
              <w:rPr>
                <w:rFonts w:eastAsia="Times New Roman"/>
                <w:sz w:val="18"/>
                <w:szCs w:val="18"/>
                <w:lang w:eastAsia="zh-CN" w:bidi="hi-IN"/>
              </w:rPr>
              <w:t>3</w:t>
            </w:r>
          </w:p>
        </w:tc>
        <w:tc>
          <w:tcPr>
            <w:tcW w:w="1033" w:type="dxa"/>
          </w:tcPr>
          <w:p w14:paraId="5B926019" w14:textId="77777777" w:rsidR="00E016F9" w:rsidRPr="00E016F9" w:rsidRDefault="00E016F9" w:rsidP="005B2FFB">
            <w:pPr>
              <w:suppressAutoHyphens/>
              <w:spacing w:before="0" w:line="256" w:lineRule="auto"/>
              <w:rPr>
                <w:rFonts w:eastAsia="Times New Roman"/>
                <w:sz w:val="18"/>
                <w:szCs w:val="18"/>
                <w:lang w:eastAsia="zh-CN" w:bidi="hi-IN"/>
              </w:rPr>
            </w:pPr>
            <w:r w:rsidRPr="00E016F9">
              <w:rPr>
                <w:rFonts w:eastAsia="Times New Roman"/>
                <w:sz w:val="18"/>
                <w:szCs w:val="18"/>
                <w:lang w:eastAsia="zh-CN" w:bidi="hi-IN"/>
              </w:rPr>
              <w:t xml:space="preserve">ITU-T </w:t>
            </w:r>
          </w:p>
        </w:tc>
        <w:tc>
          <w:tcPr>
            <w:tcW w:w="1847" w:type="dxa"/>
          </w:tcPr>
          <w:p w14:paraId="197D7C5F" w14:textId="77777777" w:rsidR="00E016F9" w:rsidRPr="00E016F9" w:rsidRDefault="00E016F9" w:rsidP="005B2FFB">
            <w:pPr>
              <w:suppressAutoHyphens/>
              <w:spacing w:before="0" w:line="256" w:lineRule="auto"/>
              <w:rPr>
                <w:rFonts w:eastAsia="Times New Roman"/>
                <w:sz w:val="18"/>
                <w:szCs w:val="18"/>
                <w:lang w:eastAsia="zh-CN" w:bidi="hi-IN"/>
              </w:rPr>
            </w:pPr>
            <w:r w:rsidRPr="00E016F9">
              <w:rPr>
                <w:rFonts w:eastAsia="Times New Roman"/>
                <w:sz w:val="18"/>
                <w:szCs w:val="18"/>
                <w:lang w:eastAsia="zh-CN" w:bidi="hi-IN"/>
              </w:rPr>
              <w:t>ITU-T Y.3657 (12/2023): Big data driven networking – Requirements and capabilities of network visibility</w:t>
            </w:r>
          </w:p>
        </w:tc>
        <w:tc>
          <w:tcPr>
            <w:tcW w:w="1130" w:type="dxa"/>
          </w:tcPr>
          <w:p w14:paraId="7E190174" w14:textId="77777777" w:rsidR="00E016F9" w:rsidRPr="00E016F9" w:rsidRDefault="00E016F9" w:rsidP="005B2FFB">
            <w:pPr>
              <w:suppressAutoHyphens/>
              <w:spacing w:before="0" w:line="256" w:lineRule="auto"/>
              <w:rPr>
                <w:rFonts w:eastAsia="Times New Roman"/>
                <w:sz w:val="18"/>
                <w:szCs w:val="18"/>
                <w:lang w:eastAsia="zh-CN" w:bidi="hi-IN"/>
              </w:rPr>
            </w:pPr>
            <w:r w:rsidRPr="00E016F9">
              <w:rPr>
                <w:rFonts w:eastAsia="Times New Roman"/>
                <w:sz w:val="18"/>
                <w:szCs w:val="18"/>
                <w:lang w:eastAsia="zh-CN" w:bidi="hi-IN"/>
              </w:rPr>
              <w:t>In Force</w:t>
            </w:r>
          </w:p>
        </w:tc>
        <w:tc>
          <w:tcPr>
            <w:tcW w:w="4814" w:type="dxa"/>
          </w:tcPr>
          <w:p w14:paraId="2059C125" w14:textId="77777777" w:rsidR="00E016F9" w:rsidRPr="00E016F9" w:rsidRDefault="00E016F9" w:rsidP="005B2FFB">
            <w:pPr>
              <w:suppressAutoHyphens/>
              <w:spacing w:before="0" w:line="256" w:lineRule="auto"/>
              <w:rPr>
                <w:rFonts w:eastAsia="Times New Roman"/>
                <w:sz w:val="18"/>
                <w:szCs w:val="18"/>
                <w:lang w:eastAsia="zh-CN" w:bidi="hi-IN"/>
              </w:rPr>
            </w:pPr>
            <w:r w:rsidRPr="00E016F9">
              <w:rPr>
                <w:rFonts w:eastAsia="Times New Roman"/>
                <w:sz w:val="18"/>
                <w:szCs w:val="18"/>
                <w:lang w:eastAsia="zh-CN" w:bidi="hi-IN"/>
              </w:rPr>
              <w:t>Recommendation ITU-T Y.3657 specifies requirements and capabilities of network visibility for big-data-driven networking (bDDN). It focuses on the scenario where network infrastructure layer of bDDN corresponds to Internet protocol (IP) bearer network.</w:t>
            </w:r>
          </w:p>
          <w:p w14:paraId="2E53619D" w14:textId="071D3554" w:rsidR="00E016F9" w:rsidRPr="00E016F9" w:rsidRDefault="00E016F9" w:rsidP="005B2FFB">
            <w:pPr>
              <w:suppressAutoHyphens/>
              <w:spacing w:before="0" w:line="256" w:lineRule="auto"/>
              <w:rPr>
                <w:rFonts w:eastAsia="Times New Roman"/>
                <w:sz w:val="18"/>
                <w:szCs w:val="18"/>
                <w:lang w:eastAsia="zh-CN" w:bidi="hi-IN"/>
              </w:rPr>
            </w:pPr>
            <w:r w:rsidRPr="00E016F9">
              <w:rPr>
                <w:rFonts w:eastAsia="Times New Roman"/>
                <w:sz w:val="18"/>
                <w:szCs w:val="18"/>
                <w:lang w:eastAsia="zh-CN" w:bidi="hi-IN"/>
              </w:rPr>
              <w:t>Whereas, this technical report aims to create a method for verifying conformance of network devices to SRv6 standards.</w:t>
            </w:r>
          </w:p>
        </w:tc>
      </w:tr>
      <w:tr w:rsidR="00E016F9" w:rsidRPr="00E016F9" w14:paraId="67D9E7C8" w14:textId="77777777" w:rsidTr="005B2FFB">
        <w:tc>
          <w:tcPr>
            <w:tcW w:w="805" w:type="dxa"/>
          </w:tcPr>
          <w:p w14:paraId="2860A714" w14:textId="77777777" w:rsidR="00E016F9" w:rsidRPr="00E016F9" w:rsidRDefault="00E016F9" w:rsidP="005B2FFB">
            <w:pPr>
              <w:suppressAutoHyphens/>
              <w:spacing w:before="0" w:line="256" w:lineRule="auto"/>
              <w:rPr>
                <w:rFonts w:eastAsia="Times New Roman"/>
                <w:sz w:val="18"/>
                <w:szCs w:val="18"/>
                <w:lang w:eastAsia="zh-CN" w:bidi="hi-IN"/>
              </w:rPr>
            </w:pPr>
            <w:r w:rsidRPr="00E016F9">
              <w:rPr>
                <w:rFonts w:eastAsia="Times New Roman"/>
                <w:sz w:val="18"/>
                <w:szCs w:val="18"/>
                <w:lang w:eastAsia="zh-CN" w:bidi="hi-IN"/>
              </w:rPr>
              <w:t>4</w:t>
            </w:r>
          </w:p>
        </w:tc>
        <w:tc>
          <w:tcPr>
            <w:tcW w:w="1033" w:type="dxa"/>
          </w:tcPr>
          <w:p w14:paraId="1EF66E9A" w14:textId="77777777" w:rsidR="00E016F9" w:rsidRPr="00E016F9" w:rsidRDefault="00E016F9" w:rsidP="005B2FFB">
            <w:pPr>
              <w:suppressAutoHyphens/>
              <w:spacing w:before="0" w:line="256" w:lineRule="auto"/>
              <w:rPr>
                <w:rFonts w:eastAsia="Times New Roman"/>
                <w:sz w:val="18"/>
                <w:szCs w:val="18"/>
                <w:lang w:eastAsia="zh-CN" w:bidi="hi-IN"/>
              </w:rPr>
            </w:pPr>
            <w:r w:rsidRPr="00E016F9">
              <w:rPr>
                <w:rFonts w:eastAsia="Times New Roman"/>
                <w:sz w:val="18"/>
                <w:szCs w:val="18"/>
                <w:lang w:eastAsia="zh-CN" w:bidi="hi-IN"/>
              </w:rPr>
              <w:t>ITU-T</w:t>
            </w:r>
          </w:p>
        </w:tc>
        <w:tc>
          <w:tcPr>
            <w:tcW w:w="1847" w:type="dxa"/>
          </w:tcPr>
          <w:p w14:paraId="6EFDD698" w14:textId="77777777" w:rsidR="00E016F9" w:rsidRPr="00E016F9" w:rsidRDefault="00E016F9" w:rsidP="005B2FFB">
            <w:pPr>
              <w:suppressAutoHyphens/>
              <w:spacing w:before="0" w:line="256" w:lineRule="auto"/>
              <w:rPr>
                <w:rFonts w:eastAsia="Times New Roman"/>
                <w:sz w:val="18"/>
                <w:szCs w:val="18"/>
                <w:lang w:eastAsia="zh-CN" w:bidi="hi-IN"/>
              </w:rPr>
            </w:pPr>
            <w:r w:rsidRPr="00E016F9">
              <w:rPr>
                <w:rFonts w:eastAsia="Times New Roman"/>
                <w:sz w:val="18"/>
                <w:szCs w:val="18"/>
                <w:lang w:eastAsia="zh-CN" w:bidi="hi-IN"/>
              </w:rPr>
              <w:t>ITU-T Q.4070 (02/2023): Test suite for interoperability testing of virtualized broadband network gateways</w:t>
            </w:r>
          </w:p>
        </w:tc>
        <w:tc>
          <w:tcPr>
            <w:tcW w:w="1130" w:type="dxa"/>
          </w:tcPr>
          <w:p w14:paraId="1B1E7E75" w14:textId="77777777" w:rsidR="00E016F9" w:rsidRPr="00E016F9" w:rsidRDefault="00E016F9" w:rsidP="005B2FFB">
            <w:pPr>
              <w:suppressAutoHyphens/>
              <w:spacing w:before="0" w:line="256" w:lineRule="auto"/>
              <w:rPr>
                <w:rFonts w:eastAsia="Times New Roman"/>
                <w:sz w:val="18"/>
                <w:szCs w:val="18"/>
                <w:lang w:eastAsia="zh-CN" w:bidi="hi-IN"/>
              </w:rPr>
            </w:pPr>
            <w:r w:rsidRPr="00E016F9">
              <w:rPr>
                <w:rFonts w:eastAsia="Times New Roman"/>
                <w:sz w:val="18"/>
                <w:szCs w:val="18"/>
                <w:lang w:eastAsia="zh-CN" w:bidi="hi-IN"/>
              </w:rPr>
              <w:t>In force</w:t>
            </w:r>
          </w:p>
        </w:tc>
        <w:tc>
          <w:tcPr>
            <w:tcW w:w="4814" w:type="dxa"/>
          </w:tcPr>
          <w:p w14:paraId="7BE5FE14" w14:textId="77A0169D" w:rsidR="00E016F9" w:rsidRPr="00E016F9" w:rsidRDefault="00E016F9" w:rsidP="005B2FFB">
            <w:pPr>
              <w:suppressAutoHyphens/>
              <w:spacing w:before="0" w:line="256" w:lineRule="auto"/>
              <w:rPr>
                <w:rFonts w:eastAsia="Times New Roman"/>
                <w:sz w:val="18"/>
                <w:szCs w:val="18"/>
                <w:lang w:eastAsia="zh-CN" w:bidi="hi-IN"/>
              </w:rPr>
            </w:pPr>
            <w:r w:rsidRPr="00E016F9">
              <w:rPr>
                <w:rFonts w:eastAsia="Times New Roman"/>
                <w:sz w:val="18"/>
                <w:szCs w:val="18"/>
                <w:lang w:eastAsia="zh-CN" w:bidi="hi-IN"/>
              </w:rPr>
              <w:t>Recommendation ITU-T Q.4070 specifies the interoperability testing of virtualized broadband network gateway (vBNG), including an overview of the test suite and test cases for interoperability testing of vBNG.</w:t>
            </w:r>
            <w:r w:rsidRPr="00E016F9">
              <w:rPr>
                <w:rFonts w:eastAsia="Times New Roman"/>
                <w:sz w:val="18"/>
                <w:szCs w:val="18"/>
                <w:lang w:eastAsia="zh-CN" w:bidi="hi-IN"/>
              </w:rPr>
              <w:br/>
              <w:t>Whereas, this technical report aims to create a method for verifying conformance of network devices to SRv6 standards.</w:t>
            </w:r>
          </w:p>
          <w:p w14:paraId="41515295" w14:textId="77777777" w:rsidR="00E016F9" w:rsidRPr="00E016F9" w:rsidRDefault="00E016F9" w:rsidP="005B2FFB">
            <w:pPr>
              <w:suppressAutoHyphens/>
              <w:spacing w:before="0" w:line="256" w:lineRule="auto"/>
              <w:rPr>
                <w:rFonts w:eastAsia="Times New Roman"/>
                <w:sz w:val="18"/>
                <w:szCs w:val="18"/>
                <w:lang w:eastAsia="zh-CN" w:bidi="hi-IN"/>
              </w:rPr>
            </w:pPr>
          </w:p>
        </w:tc>
      </w:tr>
      <w:tr w:rsidR="00E016F9" w:rsidRPr="00E016F9" w14:paraId="562F1E8F" w14:textId="77777777" w:rsidTr="005B2FFB">
        <w:tc>
          <w:tcPr>
            <w:tcW w:w="805" w:type="dxa"/>
          </w:tcPr>
          <w:p w14:paraId="2D9DD2B4" w14:textId="77777777" w:rsidR="00E016F9" w:rsidRPr="00E016F9" w:rsidRDefault="00E016F9" w:rsidP="005B2FFB">
            <w:pPr>
              <w:suppressAutoHyphens/>
              <w:spacing w:before="0" w:line="256" w:lineRule="auto"/>
              <w:rPr>
                <w:rFonts w:eastAsia="Times New Roman"/>
                <w:sz w:val="18"/>
                <w:szCs w:val="18"/>
                <w:lang w:eastAsia="zh-CN" w:bidi="hi-IN"/>
              </w:rPr>
            </w:pPr>
            <w:r w:rsidRPr="00E016F9">
              <w:rPr>
                <w:rFonts w:eastAsia="Times New Roman"/>
                <w:sz w:val="18"/>
                <w:szCs w:val="18"/>
                <w:lang w:eastAsia="zh-CN" w:bidi="hi-IN"/>
              </w:rPr>
              <w:t>5</w:t>
            </w:r>
          </w:p>
        </w:tc>
        <w:tc>
          <w:tcPr>
            <w:tcW w:w="1033" w:type="dxa"/>
          </w:tcPr>
          <w:p w14:paraId="1AA8FE36" w14:textId="77777777" w:rsidR="00E016F9" w:rsidRPr="00E016F9" w:rsidRDefault="00E016F9" w:rsidP="005B2FFB">
            <w:pPr>
              <w:suppressAutoHyphens/>
              <w:spacing w:before="0" w:line="256" w:lineRule="auto"/>
              <w:rPr>
                <w:rFonts w:eastAsia="Times New Roman"/>
                <w:sz w:val="18"/>
                <w:szCs w:val="18"/>
                <w:lang w:eastAsia="zh-CN" w:bidi="hi-IN"/>
              </w:rPr>
            </w:pPr>
            <w:r w:rsidRPr="00E016F9">
              <w:rPr>
                <w:rFonts w:eastAsia="Times New Roman"/>
                <w:sz w:val="18"/>
                <w:szCs w:val="18"/>
                <w:lang w:eastAsia="zh-CN" w:bidi="hi-IN"/>
              </w:rPr>
              <w:t>ITU-T SG-11</w:t>
            </w:r>
          </w:p>
        </w:tc>
        <w:tc>
          <w:tcPr>
            <w:tcW w:w="1847" w:type="dxa"/>
          </w:tcPr>
          <w:p w14:paraId="602D27A5" w14:textId="77777777" w:rsidR="00E016F9" w:rsidRPr="00E016F9" w:rsidRDefault="00E016F9" w:rsidP="005B2FFB">
            <w:pPr>
              <w:suppressAutoHyphens/>
              <w:spacing w:before="0" w:line="256" w:lineRule="auto"/>
              <w:rPr>
                <w:rFonts w:eastAsia="Times New Roman"/>
                <w:sz w:val="18"/>
                <w:szCs w:val="18"/>
                <w:lang w:eastAsia="zh-CN" w:bidi="hi-IN"/>
              </w:rPr>
            </w:pPr>
            <w:r w:rsidRPr="00E016F9">
              <w:rPr>
                <w:rFonts w:eastAsia="Times New Roman"/>
                <w:sz w:val="18"/>
                <w:szCs w:val="18"/>
                <w:lang w:eastAsia="zh-CN" w:bidi="hi-IN"/>
              </w:rPr>
              <w:t>TR.MPM-SRv6</w:t>
            </w:r>
            <w:r w:rsidRPr="00E016F9">
              <w:rPr>
                <w:rFonts w:eastAsia="Times New Roman"/>
                <w:sz w:val="18"/>
                <w:szCs w:val="18"/>
                <w:lang w:eastAsia="zh-CN" w:bidi="hi-IN"/>
              </w:rPr>
              <w:tab/>
              <w:t xml:space="preserve"> under Q13/11</w:t>
            </w:r>
          </w:p>
        </w:tc>
        <w:tc>
          <w:tcPr>
            <w:tcW w:w="1130" w:type="dxa"/>
          </w:tcPr>
          <w:p w14:paraId="3F56D077" w14:textId="77777777" w:rsidR="00E016F9" w:rsidRPr="00E016F9" w:rsidRDefault="00E016F9" w:rsidP="005B2FFB">
            <w:pPr>
              <w:suppressAutoHyphens/>
              <w:spacing w:before="0" w:line="256" w:lineRule="auto"/>
              <w:rPr>
                <w:rFonts w:eastAsia="Times New Roman"/>
                <w:sz w:val="18"/>
                <w:szCs w:val="18"/>
                <w:lang w:eastAsia="zh-CN" w:bidi="hi-IN"/>
              </w:rPr>
            </w:pPr>
            <w:r w:rsidRPr="00E016F9">
              <w:rPr>
                <w:rFonts w:eastAsia="Times New Roman"/>
                <w:sz w:val="18"/>
                <w:szCs w:val="18"/>
                <w:lang w:eastAsia="zh-CN" w:bidi="hi-IN"/>
              </w:rPr>
              <w:t>TR</w:t>
            </w:r>
          </w:p>
        </w:tc>
        <w:tc>
          <w:tcPr>
            <w:tcW w:w="4814" w:type="dxa"/>
          </w:tcPr>
          <w:p w14:paraId="008831D0" w14:textId="77777777" w:rsidR="00E016F9" w:rsidRPr="00E016F9" w:rsidRDefault="00E016F9" w:rsidP="005B2FFB">
            <w:pPr>
              <w:suppressAutoHyphens/>
              <w:spacing w:before="0" w:line="256" w:lineRule="auto"/>
              <w:rPr>
                <w:rFonts w:eastAsia="Times New Roman"/>
                <w:sz w:val="18"/>
                <w:szCs w:val="18"/>
                <w:lang w:eastAsia="zh-CN" w:bidi="hi-IN"/>
              </w:rPr>
            </w:pPr>
            <w:r w:rsidRPr="00E016F9">
              <w:rPr>
                <w:rFonts w:eastAsia="Times New Roman"/>
                <w:sz w:val="18"/>
                <w:szCs w:val="18"/>
                <w:lang w:eastAsia="zh-CN" w:bidi="hi-IN"/>
              </w:rPr>
              <w:t xml:space="preserve">The MPM.SRv6 work item is currently in progress and is currently a TR under Q13/11, It aims to specify performance monitoring parameters and metrics for measuring performance of SRv6 networks such as Traffic Monitoring, Path Monitoring, Statistical Analysis, Log Analysis, etc. </w:t>
            </w:r>
          </w:p>
          <w:p w14:paraId="011D255D" w14:textId="4B79FF23" w:rsidR="00E016F9" w:rsidRPr="00E016F9" w:rsidRDefault="00E016F9" w:rsidP="005B2FFB">
            <w:pPr>
              <w:suppressAutoHyphens/>
              <w:spacing w:before="0" w:line="256" w:lineRule="auto"/>
              <w:rPr>
                <w:rFonts w:eastAsia="Times New Roman"/>
                <w:sz w:val="18"/>
                <w:szCs w:val="18"/>
                <w:lang w:eastAsia="zh-CN" w:bidi="hi-IN"/>
              </w:rPr>
            </w:pPr>
            <w:r w:rsidRPr="00E016F9">
              <w:rPr>
                <w:rFonts w:eastAsia="Times New Roman"/>
                <w:sz w:val="18"/>
                <w:szCs w:val="18"/>
                <w:lang w:eastAsia="zh-CN" w:bidi="hi-IN"/>
              </w:rPr>
              <w:t>Whereas, this technical report aims to create a method for verifying conformance of network devices to SRv6 standards.</w:t>
            </w:r>
          </w:p>
        </w:tc>
      </w:tr>
    </w:tbl>
    <w:p w14:paraId="009D31F4" w14:textId="77777777" w:rsidR="00E016F9" w:rsidRPr="00E016F9" w:rsidRDefault="00E016F9" w:rsidP="002E0584">
      <w:pPr>
        <w:jc w:val="both"/>
        <w:rPr>
          <w:sz w:val="22"/>
          <w:szCs w:val="22"/>
          <w:lang w:eastAsia="zh-CN"/>
        </w:rPr>
      </w:pPr>
    </w:p>
    <w:p w14:paraId="2D44F858" w14:textId="77777777" w:rsidR="00E016F9" w:rsidRDefault="00E016F9" w:rsidP="002E0584">
      <w:pPr>
        <w:jc w:val="both"/>
        <w:rPr>
          <w:lang w:eastAsia="zh-CN"/>
        </w:rPr>
      </w:pPr>
    </w:p>
    <w:p w14:paraId="5E014183" w14:textId="762279B4" w:rsidR="00653740" w:rsidRPr="00653740" w:rsidRDefault="00653740" w:rsidP="00653740">
      <w:pPr>
        <w:pStyle w:val="Heading1"/>
        <w:numPr>
          <w:ilvl w:val="0"/>
          <w:numId w:val="29"/>
        </w:numPr>
        <w:tabs>
          <w:tab w:val="left" w:pos="432"/>
        </w:tabs>
      </w:pPr>
      <w:bookmarkStart w:id="70" w:name="_Toc172016682"/>
      <w:bookmarkStart w:id="71" w:name="_Toc172016683"/>
      <w:bookmarkStart w:id="72" w:name="_Toc191247098"/>
      <w:bookmarkStart w:id="73" w:name="_Toc130285175"/>
      <w:bookmarkEnd w:id="67"/>
      <w:bookmarkEnd w:id="70"/>
      <w:bookmarkEnd w:id="71"/>
      <w:r w:rsidRPr="00653740">
        <w:lastRenderedPageBreak/>
        <w:t xml:space="preserve">Research for </w:t>
      </w:r>
      <w:r w:rsidR="00E016F9">
        <w:t>Verifying Conformance to SRv6</w:t>
      </w:r>
      <w:bookmarkEnd w:id="72"/>
    </w:p>
    <w:p w14:paraId="713B31E7" w14:textId="10223840" w:rsidR="00653740" w:rsidRPr="002E0584" w:rsidRDefault="00495498" w:rsidP="002E0584">
      <w:pPr>
        <w:pStyle w:val="Heading2"/>
        <w:numPr>
          <w:ilvl w:val="1"/>
          <w:numId w:val="29"/>
        </w:numPr>
        <w:tabs>
          <w:tab w:val="left" w:pos="432"/>
        </w:tabs>
      </w:pPr>
      <w:bookmarkStart w:id="74" w:name="_Toc191247099"/>
      <w:bookmarkEnd w:id="73"/>
      <w:r>
        <w:t>Identification of</w:t>
      </w:r>
      <w:r>
        <w:rPr>
          <w:lang w:eastAsia="zh-CN"/>
        </w:rPr>
        <w:t xml:space="preserve"> Core</w:t>
      </w:r>
      <w:r w:rsidR="00F83A77">
        <w:rPr>
          <w:lang w:eastAsia="zh-CN"/>
        </w:rPr>
        <w:t xml:space="preserve"> SRv6 Standards to Verify Conformance</w:t>
      </w:r>
      <w:bookmarkEnd w:id="74"/>
    </w:p>
    <w:p w14:paraId="11D27475" w14:textId="6EE33A4A" w:rsidR="000B3357" w:rsidRDefault="00495498" w:rsidP="000B3357">
      <w:pPr>
        <w:ind w:leftChars="150" w:left="360"/>
        <w:rPr>
          <w:lang w:eastAsia="zh-CN"/>
        </w:rPr>
      </w:pPr>
      <w:r w:rsidRPr="00495498">
        <w:rPr>
          <w:lang w:eastAsia="zh-CN"/>
        </w:rPr>
        <w:t xml:space="preserve">The Internet Engineering Task Force (IETF) is </w:t>
      </w:r>
      <w:r>
        <w:rPr>
          <w:lang w:eastAsia="zh-CN"/>
        </w:rPr>
        <w:t xml:space="preserve">a global </w:t>
      </w:r>
      <w:r w:rsidRPr="00495498">
        <w:rPr>
          <w:lang w:eastAsia="zh-CN"/>
        </w:rPr>
        <w:t xml:space="preserve">standards development organization (SDO) </w:t>
      </w:r>
      <w:r>
        <w:rPr>
          <w:lang w:eastAsia="zh-CN"/>
        </w:rPr>
        <w:t>creating internet standards (RFCs) for networking protocols and technologies. For SRv6, the IETF has created several standards such as:</w:t>
      </w:r>
    </w:p>
    <w:p w14:paraId="14B2FF6D" w14:textId="77777777" w:rsidR="00495498" w:rsidRDefault="00495498" w:rsidP="00495498">
      <w:pPr>
        <w:pStyle w:val="ListParagraph"/>
        <w:numPr>
          <w:ilvl w:val="0"/>
          <w:numId w:val="111"/>
        </w:numPr>
        <w:rPr>
          <w:lang w:eastAsia="zh-CN"/>
        </w:rPr>
      </w:pPr>
      <w:r>
        <w:rPr>
          <w:lang w:eastAsia="zh-CN"/>
        </w:rPr>
        <w:t>RFC 8402 – Segment Routing Architecture</w:t>
      </w:r>
    </w:p>
    <w:p w14:paraId="31FDAC26" w14:textId="77777777" w:rsidR="00495498" w:rsidRDefault="00495498" w:rsidP="00495498">
      <w:pPr>
        <w:pStyle w:val="ListParagraph"/>
        <w:numPr>
          <w:ilvl w:val="0"/>
          <w:numId w:val="111"/>
        </w:numPr>
        <w:rPr>
          <w:lang w:eastAsia="zh-CN"/>
        </w:rPr>
      </w:pPr>
      <w:r>
        <w:rPr>
          <w:lang w:eastAsia="zh-CN"/>
        </w:rPr>
        <w:t>RFC 8754 – IPv6 Segment Routing Header (SRH)</w:t>
      </w:r>
    </w:p>
    <w:p w14:paraId="6BC20671" w14:textId="77777777" w:rsidR="00495498" w:rsidRDefault="00495498" w:rsidP="00495498">
      <w:pPr>
        <w:pStyle w:val="ListParagraph"/>
        <w:numPr>
          <w:ilvl w:val="0"/>
          <w:numId w:val="111"/>
        </w:numPr>
        <w:rPr>
          <w:lang w:eastAsia="zh-CN"/>
        </w:rPr>
      </w:pPr>
      <w:r>
        <w:rPr>
          <w:lang w:eastAsia="zh-CN"/>
        </w:rPr>
        <w:t>RFC 8986 – SRv6 Network Programming</w:t>
      </w:r>
    </w:p>
    <w:p w14:paraId="0D7E18B0" w14:textId="77777777" w:rsidR="00495498" w:rsidRDefault="00495498" w:rsidP="00495498">
      <w:pPr>
        <w:pStyle w:val="ListParagraph"/>
        <w:numPr>
          <w:ilvl w:val="0"/>
          <w:numId w:val="111"/>
        </w:numPr>
        <w:rPr>
          <w:lang w:eastAsia="zh-CN"/>
        </w:rPr>
      </w:pPr>
      <w:r>
        <w:rPr>
          <w:lang w:eastAsia="zh-CN"/>
        </w:rPr>
        <w:t>RFC 8665 – OSPFv3 Extensions for SRv6</w:t>
      </w:r>
    </w:p>
    <w:p w14:paraId="3985C053" w14:textId="77777777" w:rsidR="00495498" w:rsidRDefault="00495498" w:rsidP="00495498">
      <w:pPr>
        <w:pStyle w:val="ListParagraph"/>
        <w:numPr>
          <w:ilvl w:val="0"/>
          <w:numId w:val="111"/>
        </w:numPr>
        <w:rPr>
          <w:lang w:eastAsia="zh-CN"/>
        </w:rPr>
      </w:pPr>
      <w:r>
        <w:rPr>
          <w:lang w:eastAsia="zh-CN"/>
        </w:rPr>
        <w:t>RFC 8666 – IS-IS Extensions for SRv6</w:t>
      </w:r>
    </w:p>
    <w:p w14:paraId="30F141B7" w14:textId="5B300652" w:rsidR="00495498" w:rsidRDefault="00495498" w:rsidP="00495498">
      <w:pPr>
        <w:pStyle w:val="ListParagraph"/>
        <w:numPr>
          <w:ilvl w:val="0"/>
          <w:numId w:val="111"/>
        </w:numPr>
        <w:rPr>
          <w:lang w:eastAsia="zh-CN"/>
        </w:rPr>
      </w:pPr>
      <w:r>
        <w:rPr>
          <w:lang w:eastAsia="zh-CN"/>
        </w:rPr>
        <w:t>RFC 8667 – BGP Prefix-SID Extensions for SRv6</w:t>
      </w:r>
    </w:p>
    <w:p w14:paraId="4CF3C909" w14:textId="77777777" w:rsidR="00495498" w:rsidRDefault="00495498" w:rsidP="00495498">
      <w:pPr>
        <w:pStyle w:val="ListParagraph"/>
        <w:numPr>
          <w:ilvl w:val="0"/>
          <w:numId w:val="111"/>
        </w:numPr>
        <w:rPr>
          <w:lang w:eastAsia="zh-CN"/>
        </w:rPr>
      </w:pPr>
      <w:r>
        <w:rPr>
          <w:lang w:eastAsia="zh-CN"/>
        </w:rPr>
        <w:t>RFC 9252 – BGP Overlay Services Based on Segment Routing over IPv6 (SRv6)</w:t>
      </w:r>
    </w:p>
    <w:p w14:paraId="3F744898" w14:textId="77777777" w:rsidR="00495498" w:rsidRDefault="00495498" w:rsidP="00495498">
      <w:pPr>
        <w:pStyle w:val="ListParagraph"/>
        <w:numPr>
          <w:ilvl w:val="0"/>
          <w:numId w:val="111"/>
        </w:numPr>
        <w:rPr>
          <w:lang w:eastAsia="zh-CN"/>
        </w:rPr>
      </w:pPr>
      <w:r>
        <w:rPr>
          <w:lang w:eastAsia="zh-CN"/>
        </w:rPr>
        <w:t>RFC 9352 – IS-IS Extensions to Support Segment Routing over the IPv6 Data Plane</w:t>
      </w:r>
    </w:p>
    <w:p w14:paraId="6B11BF64" w14:textId="77777777" w:rsidR="00495498" w:rsidRDefault="00495498" w:rsidP="00495498">
      <w:pPr>
        <w:pStyle w:val="ListParagraph"/>
        <w:numPr>
          <w:ilvl w:val="0"/>
          <w:numId w:val="111"/>
        </w:numPr>
        <w:rPr>
          <w:lang w:eastAsia="zh-CN"/>
        </w:rPr>
      </w:pPr>
      <w:r>
        <w:rPr>
          <w:lang w:eastAsia="zh-CN"/>
        </w:rPr>
        <w:t>RFC 9433 – Segment Routing over IPv6 for the Mobile User Plane</w:t>
      </w:r>
    </w:p>
    <w:p w14:paraId="22E846CE" w14:textId="77777777" w:rsidR="00495498" w:rsidRDefault="00495498" w:rsidP="00495498">
      <w:pPr>
        <w:pStyle w:val="ListParagraph"/>
        <w:numPr>
          <w:ilvl w:val="0"/>
          <w:numId w:val="111"/>
        </w:numPr>
        <w:rPr>
          <w:lang w:eastAsia="zh-CN"/>
        </w:rPr>
      </w:pPr>
      <w:r>
        <w:rPr>
          <w:lang w:eastAsia="zh-CN"/>
        </w:rPr>
        <w:t>RFC 9487 – Export of Segment Routing over IPv6 Information in IP Flow Information Export (IPFIX)</w:t>
      </w:r>
    </w:p>
    <w:p w14:paraId="2D73B648" w14:textId="43F120D5" w:rsidR="00495498" w:rsidRDefault="00495498" w:rsidP="00495498">
      <w:pPr>
        <w:pStyle w:val="ListParagraph"/>
        <w:numPr>
          <w:ilvl w:val="0"/>
          <w:numId w:val="111"/>
        </w:numPr>
        <w:rPr>
          <w:lang w:eastAsia="zh-CN"/>
        </w:rPr>
      </w:pPr>
      <w:r>
        <w:rPr>
          <w:lang w:eastAsia="zh-CN"/>
        </w:rPr>
        <w:t>RFC 9602 – Segment Routing over IPv6 (SRv6) Segment Identifiers (SIDs) and the IPv6 Addressing Architecture</w:t>
      </w:r>
    </w:p>
    <w:p w14:paraId="33757711" w14:textId="76BAE806" w:rsidR="00F83A77" w:rsidRDefault="00F83A77" w:rsidP="00F83A77">
      <w:pPr>
        <w:pStyle w:val="ListParagraph"/>
        <w:numPr>
          <w:ilvl w:val="0"/>
          <w:numId w:val="111"/>
        </w:numPr>
        <w:rPr>
          <w:lang w:eastAsia="zh-CN"/>
        </w:rPr>
      </w:pPr>
      <w:r>
        <w:rPr>
          <w:lang w:eastAsia="zh-CN"/>
        </w:rPr>
        <w:t>RFC 9259 – Operation, Administration &amp; Maintenance (OAM) in SRv6 Networks</w:t>
      </w:r>
    </w:p>
    <w:p w14:paraId="24F5EF32" w14:textId="2C4A3CC2" w:rsidR="00F83A77" w:rsidRDefault="00F83A77" w:rsidP="00F83A77">
      <w:pPr>
        <w:pStyle w:val="ListParagraph"/>
        <w:numPr>
          <w:ilvl w:val="0"/>
          <w:numId w:val="111"/>
        </w:numPr>
        <w:rPr>
          <w:lang w:eastAsia="zh-CN"/>
        </w:rPr>
      </w:pPr>
      <w:r>
        <w:rPr>
          <w:lang w:eastAsia="zh-CN"/>
        </w:rPr>
        <w:t>More draft standards in progress</w:t>
      </w:r>
    </w:p>
    <w:p w14:paraId="7C932A0A" w14:textId="3FD58ADA" w:rsidR="00F83A77" w:rsidRPr="00F83A77" w:rsidRDefault="00F83A77" w:rsidP="00F83A77">
      <w:pPr>
        <w:spacing w:before="100" w:beforeAutospacing="1" w:after="100" w:afterAutospacing="1"/>
        <w:ind w:left="360"/>
        <w:rPr>
          <w:rFonts w:eastAsia="Times New Roman"/>
          <w:lang w:val="en-IN" w:eastAsia="en-IN"/>
        </w:rPr>
      </w:pPr>
      <w:r w:rsidRPr="00F83A77">
        <w:rPr>
          <w:rFonts w:eastAsia="Times New Roman"/>
          <w:lang w:val="en-IN" w:eastAsia="en-IN"/>
        </w:rPr>
        <w:t>While these standards collectively establish a comprehensive framework for implementing and deploying SRv6 technology in modern networks, identifying the core SRv6 standards is essential for the scope of this technical report. These core standards serve as the basis for verifying whether a device conforms to SRv6</w:t>
      </w:r>
      <w:r>
        <w:rPr>
          <w:rFonts w:eastAsia="Times New Roman"/>
          <w:lang w:val="en-IN" w:eastAsia="en-IN"/>
        </w:rPr>
        <w:t xml:space="preserve">, </w:t>
      </w:r>
      <w:r w:rsidRPr="00F83A77">
        <w:rPr>
          <w:rFonts w:eastAsia="Times New Roman"/>
          <w:lang w:val="en-IN" w:eastAsia="en-IN"/>
        </w:rPr>
        <w:t>helping operators determine if a device has fundamental SRv6 support while ensuring compliance with standards, and enabling regulators to assess adherence to SRv6 specifications for certification and policy enforcement.</w:t>
      </w:r>
    </w:p>
    <w:p w14:paraId="34C0B58C" w14:textId="18031B01" w:rsidR="00F83A77" w:rsidRPr="00F83A77" w:rsidRDefault="00F83A77" w:rsidP="00F83A77">
      <w:pPr>
        <w:spacing w:before="100" w:beforeAutospacing="1" w:after="100" w:afterAutospacing="1"/>
        <w:ind w:left="360"/>
        <w:rPr>
          <w:rFonts w:eastAsia="Times New Roman"/>
          <w:lang w:val="en-IN" w:eastAsia="en-IN"/>
        </w:rPr>
      </w:pPr>
      <w:r w:rsidRPr="00F83A77">
        <w:rPr>
          <w:rFonts w:eastAsia="Times New Roman"/>
          <w:lang w:val="en-IN" w:eastAsia="en-IN"/>
        </w:rPr>
        <w:t>After a careful study of the above-mentioned standards, only three standards</w:t>
      </w:r>
      <w:r>
        <w:rPr>
          <w:rFonts w:eastAsia="Times New Roman"/>
          <w:lang w:val="en-IN" w:eastAsia="en-IN"/>
        </w:rPr>
        <w:t xml:space="preserve"> (</w:t>
      </w:r>
      <w:r w:rsidRPr="00F83A77">
        <w:rPr>
          <w:rFonts w:eastAsia="Times New Roman"/>
          <w:lang w:val="en-IN" w:eastAsia="en-IN"/>
        </w:rPr>
        <w:t>RFC 8402, RFC 8754, and RFC 8986</w:t>
      </w:r>
      <w:r>
        <w:rPr>
          <w:rFonts w:eastAsia="Times New Roman"/>
          <w:lang w:val="en-IN" w:eastAsia="en-IN"/>
        </w:rPr>
        <w:t xml:space="preserve">) </w:t>
      </w:r>
      <w:r w:rsidRPr="00F83A77">
        <w:rPr>
          <w:rFonts w:eastAsia="Times New Roman"/>
          <w:lang w:val="en-IN" w:eastAsia="en-IN"/>
        </w:rPr>
        <w:t>are considered the core SRv6 standards that are crucial in the context of SRv6 conformance and for this technical report. These RFCs define the fundamental architecture, encapsulation, and network programming model required for SRv6 functionality.</w:t>
      </w:r>
    </w:p>
    <w:p w14:paraId="600195B2" w14:textId="1FDCA8FB" w:rsidR="00F83A77" w:rsidRDefault="00F83A77" w:rsidP="00F83A77">
      <w:pPr>
        <w:spacing w:before="100" w:beforeAutospacing="1" w:after="100" w:afterAutospacing="1"/>
        <w:ind w:left="360"/>
        <w:rPr>
          <w:rFonts w:eastAsia="Times New Roman"/>
          <w:lang w:val="en-IN" w:eastAsia="en-IN"/>
        </w:rPr>
      </w:pPr>
      <w:r w:rsidRPr="00F83A77">
        <w:rPr>
          <w:rFonts w:eastAsia="Times New Roman"/>
          <w:lang w:val="en-IN" w:eastAsia="en-IN"/>
        </w:rPr>
        <w:t>The other RFC standards, such as RFC 8665, RFC 8666, RFC 8667, RFC 9252, RFC 9352, and RFC 9433, primarily deal with routing protocol extensions (OSPF, IS-IS, BGP), service overlays, mobile user plane integration, and operational aspects of SRv6 deployment. While these standards are critical for specific use cases</w:t>
      </w:r>
      <w:r w:rsidR="006A180D">
        <w:rPr>
          <w:rFonts w:eastAsia="Times New Roman"/>
          <w:lang w:val="en-IN" w:eastAsia="en-IN"/>
        </w:rPr>
        <w:t xml:space="preserve">, </w:t>
      </w:r>
      <w:r w:rsidRPr="00F83A77">
        <w:rPr>
          <w:rFonts w:eastAsia="Times New Roman"/>
          <w:lang w:val="en-IN" w:eastAsia="en-IN"/>
        </w:rPr>
        <w:t>optimizations</w:t>
      </w:r>
      <w:r w:rsidR="006A180D">
        <w:rPr>
          <w:rFonts w:eastAsia="Times New Roman"/>
          <w:lang w:val="en-IN" w:eastAsia="en-IN"/>
        </w:rPr>
        <w:t xml:space="preserve"> and interoperability</w:t>
      </w:r>
      <w:r w:rsidRPr="00F83A77">
        <w:rPr>
          <w:rFonts w:eastAsia="Times New Roman"/>
          <w:lang w:val="en-IN" w:eastAsia="en-IN"/>
        </w:rPr>
        <w:t>, they are not fundamental requirements for verifying whether a device conforms to the core SRv6 protocol specifications.</w:t>
      </w:r>
    </w:p>
    <w:p w14:paraId="38A40C1F" w14:textId="77777777" w:rsidR="006A180D" w:rsidRDefault="006A180D" w:rsidP="00F83A77">
      <w:pPr>
        <w:spacing w:before="100" w:beforeAutospacing="1" w:after="100" w:afterAutospacing="1"/>
        <w:ind w:left="360"/>
        <w:rPr>
          <w:rFonts w:eastAsia="Times New Roman"/>
          <w:lang w:val="en-IN" w:eastAsia="en-IN"/>
        </w:rPr>
      </w:pPr>
    </w:p>
    <w:p w14:paraId="52B2F2CE" w14:textId="77777777" w:rsidR="00C511AC" w:rsidRDefault="00C511AC" w:rsidP="00F83A77">
      <w:pPr>
        <w:spacing w:before="100" w:beforeAutospacing="1" w:after="100" w:afterAutospacing="1"/>
        <w:ind w:left="360"/>
        <w:rPr>
          <w:rFonts w:eastAsia="Times New Roman"/>
          <w:lang w:val="en-IN" w:eastAsia="en-IN"/>
        </w:rPr>
      </w:pPr>
    </w:p>
    <w:p w14:paraId="42EBD807" w14:textId="77777777" w:rsidR="00C511AC" w:rsidRDefault="00C511AC" w:rsidP="00F83A77">
      <w:pPr>
        <w:spacing w:before="100" w:beforeAutospacing="1" w:after="100" w:afterAutospacing="1"/>
        <w:ind w:left="360"/>
        <w:rPr>
          <w:rFonts w:eastAsia="Times New Roman"/>
          <w:lang w:val="en-IN" w:eastAsia="en-IN"/>
        </w:rPr>
      </w:pPr>
    </w:p>
    <w:p w14:paraId="10BC7ED0" w14:textId="77777777" w:rsidR="00C511AC" w:rsidRDefault="00C511AC" w:rsidP="00F83A77">
      <w:pPr>
        <w:spacing w:before="100" w:beforeAutospacing="1" w:after="100" w:afterAutospacing="1"/>
        <w:ind w:left="360"/>
        <w:rPr>
          <w:rFonts w:eastAsia="Times New Roman"/>
          <w:lang w:val="en-IN" w:eastAsia="en-IN"/>
        </w:rPr>
      </w:pPr>
    </w:p>
    <w:p w14:paraId="6DE9E377" w14:textId="77777777" w:rsidR="00C511AC" w:rsidRDefault="00C511AC" w:rsidP="00F83A77">
      <w:pPr>
        <w:spacing w:before="100" w:beforeAutospacing="1" w:after="100" w:afterAutospacing="1"/>
        <w:ind w:left="360"/>
        <w:rPr>
          <w:rFonts w:eastAsia="Times New Roman"/>
          <w:lang w:val="en-IN" w:eastAsia="en-IN"/>
        </w:rPr>
      </w:pPr>
    </w:p>
    <w:p w14:paraId="71050F67" w14:textId="35328CBC" w:rsidR="00C511AC" w:rsidRPr="00C511AC" w:rsidRDefault="00C511AC" w:rsidP="00C511AC">
      <w:pPr>
        <w:pStyle w:val="ListParagraph"/>
        <w:numPr>
          <w:ilvl w:val="1"/>
          <w:numId w:val="29"/>
        </w:numPr>
        <w:rPr>
          <w:rFonts w:eastAsia="Times New Roman"/>
          <w:b/>
          <w:szCs w:val="20"/>
          <w:lang w:eastAsia="en-US"/>
        </w:rPr>
      </w:pPr>
      <w:r w:rsidRPr="006A180D">
        <w:rPr>
          <w:rFonts w:eastAsia="Times New Roman"/>
          <w:b/>
          <w:szCs w:val="20"/>
          <w:lang w:eastAsia="en-US"/>
        </w:rPr>
        <w:lastRenderedPageBreak/>
        <w:t xml:space="preserve">Identification of </w:t>
      </w:r>
      <w:r>
        <w:rPr>
          <w:rFonts w:eastAsia="Times New Roman"/>
          <w:b/>
          <w:szCs w:val="20"/>
          <w:lang w:eastAsia="en-US"/>
        </w:rPr>
        <w:t>T</w:t>
      </w:r>
      <w:r w:rsidRPr="006A180D">
        <w:rPr>
          <w:rFonts w:eastAsia="Times New Roman"/>
          <w:b/>
          <w:szCs w:val="20"/>
          <w:lang w:eastAsia="en-US"/>
        </w:rPr>
        <w:t xml:space="preserve">esting </w:t>
      </w:r>
      <w:r>
        <w:rPr>
          <w:rFonts w:eastAsia="Times New Roman"/>
          <w:b/>
          <w:szCs w:val="20"/>
          <w:lang w:eastAsia="en-US"/>
        </w:rPr>
        <w:t>R</w:t>
      </w:r>
      <w:r w:rsidRPr="006A180D">
        <w:rPr>
          <w:rFonts w:eastAsia="Times New Roman"/>
          <w:b/>
          <w:szCs w:val="20"/>
          <w:lang w:eastAsia="en-US"/>
        </w:rPr>
        <w:t xml:space="preserve">equirements from </w:t>
      </w:r>
      <w:r>
        <w:rPr>
          <w:rFonts w:eastAsia="Times New Roman"/>
          <w:b/>
          <w:szCs w:val="20"/>
          <w:lang w:eastAsia="en-US"/>
        </w:rPr>
        <w:t>C</w:t>
      </w:r>
      <w:r w:rsidRPr="006A180D">
        <w:rPr>
          <w:rFonts w:eastAsia="Times New Roman"/>
          <w:b/>
          <w:szCs w:val="20"/>
          <w:lang w:eastAsia="en-US"/>
        </w:rPr>
        <w:t>ore SRv6 standards</w:t>
      </w:r>
    </w:p>
    <w:p w14:paraId="34E34D53" w14:textId="77777777" w:rsidR="006A180D" w:rsidRDefault="006A180D" w:rsidP="006A180D">
      <w:pPr>
        <w:rPr>
          <w:sz w:val="22"/>
          <w:szCs w:val="22"/>
        </w:rPr>
      </w:pPr>
      <w:r>
        <w:rPr>
          <w:sz w:val="22"/>
          <w:szCs w:val="22"/>
        </w:rPr>
        <w:t xml:space="preserve">The following test requirements are identified across RFC 8402, RFC 8754 and RFC 8986 to verify a device’s conformance with SRv6 technology. </w:t>
      </w:r>
    </w:p>
    <w:p w14:paraId="0F1A3342" w14:textId="77777777" w:rsidR="006A180D" w:rsidRDefault="006A180D" w:rsidP="006A180D">
      <w:pPr>
        <w:pStyle w:val="ListParagraph"/>
        <w:numPr>
          <w:ilvl w:val="0"/>
          <w:numId w:val="112"/>
        </w:numPr>
        <w:rPr>
          <w:sz w:val="22"/>
          <w:szCs w:val="22"/>
        </w:rPr>
      </w:pPr>
      <w:r>
        <w:rPr>
          <w:sz w:val="22"/>
          <w:szCs w:val="22"/>
        </w:rPr>
        <w:t xml:space="preserve">Verify if </w:t>
      </w:r>
      <w:r w:rsidRPr="004A51F8">
        <w:rPr>
          <w:sz w:val="22"/>
          <w:szCs w:val="22"/>
        </w:rPr>
        <w:t xml:space="preserve">SRv6 </w:t>
      </w:r>
      <w:r>
        <w:rPr>
          <w:sz w:val="22"/>
          <w:szCs w:val="22"/>
        </w:rPr>
        <w:t xml:space="preserve">is </w:t>
      </w:r>
      <w:r w:rsidRPr="004A51F8">
        <w:rPr>
          <w:sz w:val="22"/>
          <w:szCs w:val="22"/>
        </w:rPr>
        <w:t>Enabled</w:t>
      </w:r>
      <w:r>
        <w:rPr>
          <w:sz w:val="22"/>
          <w:szCs w:val="22"/>
        </w:rPr>
        <w:t xml:space="preserve"> – Mandatory</w:t>
      </w:r>
    </w:p>
    <w:p w14:paraId="7B2D371A" w14:textId="77777777" w:rsidR="006A180D" w:rsidRDefault="006A180D" w:rsidP="006A180D">
      <w:pPr>
        <w:pStyle w:val="ListParagraph"/>
        <w:numPr>
          <w:ilvl w:val="0"/>
          <w:numId w:val="112"/>
        </w:numPr>
        <w:rPr>
          <w:sz w:val="22"/>
          <w:szCs w:val="22"/>
        </w:rPr>
      </w:pPr>
      <w:r w:rsidRPr="004A51F8">
        <w:rPr>
          <w:sz w:val="22"/>
          <w:szCs w:val="22"/>
        </w:rPr>
        <w:t xml:space="preserve">Outside Domain Traffic </w:t>
      </w:r>
      <w:r>
        <w:rPr>
          <w:sz w:val="22"/>
          <w:szCs w:val="22"/>
        </w:rPr>
        <w:t>– Mandatory</w:t>
      </w:r>
    </w:p>
    <w:p w14:paraId="10A7CF44" w14:textId="77777777" w:rsidR="006A180D" w:rsidRDefault="006A180D" w:rsidP="006A180D">
      <w:pPr>
        <w:pStyle w:val="ListParagraph"/>
        <w:numPr>
          <w:ilvl w:val="0"/>
          <w:numId w:val="112"/>
        </w:numPr>
        <w:rPr>
          <w:sz w:val="22"/>
          <w:szCs w:val="22"/>
        </w:rPr>
      </w:pPr>
      <w:r w:rsidRPr="004A51F8">
        <w:rPr>
          <w:sz w:val="22"/>
          <w:szCs w:val="22"/>
        </w:rPr>
        <w:t>Leak prevention</w:t>
      </w:r>
      <w:r>
        <w:rPr>
          <w:sz w:val="22"/>
          <w:szCs w:val="22"/>
        </w:rPr>
        <w:t>– Mandatory</w:t>
      </w:r>
    </w:p>
    <w:p w14:paraId="10C7300F" w14:textId="77777777" w:rsidR="006A180D" w:rsidRDefault="006A180D" w:rsidP="006A180D">
      <w:pPr>
        <w:pStyle w:val="ListParagraph"/>
        <w:numPr>
          <w:ilvl w:val="0"/>
          <w:numId w:val="112"/>
        </w:numPr>
        <w:rPr>
          <w:sz w:val="22"/>
          <w:szCs w:val="22"/>
        </w:rPr>
      </w:pPr>
      <w:r w:rsidRPr="004A51F8">
        <w:rPr>
          <w:sz w:val="22"/>
          <w:szCs w:val="22"/>
        </w:rPr>
        <w:t>Processing SRH with flag 0</w:t>
      </w:r>
      <w:r>
        <w:rPr>
          <w:sz w:val="22"/>
          <w:szCs w:val="22"/>
        </w:rPr>
        <w:t xml:space="preserve"> – Mandatory</w:t>
      </w:r>
    </w:p>
    <w:p w14:paraId="448B6672" w14:textId="77777777" w:rsidR="006A180D" w:rsidRDefault="006A180D" w:rsidP="006A180D">
      <w:pPr>
        <w:pStyle w:val="ListParagraph"/>
        <w:numPr>
          <w:ilvl w:val="0"/>
          <w:numId w:val="112"/>
        </w:numPr>
        <w:rPr>
          <w:sz w:val="22"/>
          <w:szCs w:val="22"/>
        </w:rPr>
      </w:pPr>
      <w:r w:rsidRPr="004A51F8">
        <w:rPr>
          <w:sz w:val="22"/>
          <w:szCs w:val="22"/>
        </w:rPr>
        <w:t xml:space="preserve">Packet Tagging and Tag Processing </w:t>
      </w:r>
      <w:r>
        <w:rPr>
          <w:sz w:val="22"/>
          <w:szCs w:val="22"/>
        </w:rPr>
        <w:t>– Mandatory</w:t>
      </w:r>
    </w:p>
    <w:p w14:paraId="32E609B1" w14:textId="77777777" w:rsidR="006A180D" w:rsidRDefault="006A180D" w:rsidP="006A180D">
      <w:pPr>
        <w:pStyle w:val="ListParagraph"/>
        <w:numPr>
          <w:ilvl w:val="0"/>
          <w:numId w:val="112"/>
        </w:numPr>
        <w:rPr>
          <w:sz w:val="22"/>
          <w:szCs w:val="22"/>
        </w:rPr>
      </w:pPr>
      <w:r w:rsidRPr="004A51F8">
        <w:rPr>
          <w:sz w:val="22"/>
          <w:szCs w:val="22"/>
        </w:rPr>
        <w:t xml:space="preserve">Segment Order in the Segment List  </w:t>
      </w:r>
      <w:r>
        <w:rPr>
          <w:sz w:val="22"/>
          <w:szCs w:val="22"/>
        </w:rPr>
        <w:t>– Mandatory</w:t>
      </w:r>
    </w:p>
    <w:p w14:paraId="3E0EA2D1" w14:textId="77777777" w:rsidR="006A180D" w:rsidRDefault="006A180D" w:rsidP="006A180D">
      <w:pPr>
        <w:pStyle w:val="ListParagraph"/>
        <w:numPr>
          <w:ilvl w:val="0"/>
          <w:numId w:val="112"/>
        </w:numPr>
        <w:rPr>
          <w:sz w:val="22"/>
          <w:szCs w:val="22"/>
        </w:rPr>
      </w:pPr>
      <w:r w:rsidRPr="004A51F8">
        <w:rPr>
          <w:sz w:val="22"/>
          <w:szCs w:val="22"/>
        </w:rPr>
        <w:t>TLV Processing</w:t>
      </w:r>
      <w:r>
        <w:rPr>
          <w:sz w:val="22"/>
          <w:szCs w:val="22"/>
        </w:rPr>
        <w:t xml:space="preserve"> - Optional</w:t>
      </w:r>
    </w:p>
    <w:p w14:paraId="52890BC2" w14:textId="77777777" w:rsidR="006A180D" w:rsidRDefault="006A180D" w:rsidP="006A180D">
      <w:pPr>
        <w:pStyle w:val="ListParagraph"/>
        <w:numPr>
          <w:ilvl w:val="0"/>
          <w:numId w:val="112"/>
        </w:numPr>
        <w:rPr>
          <w:sz w:val="22"/>
          <w:szCs w:val="22"/>
        </w:rPr>
      </w:pPr>
      <w:r w:rsidRPr="004A51F8">
        <w:rPr>
          <w:sz w:val="22"/>
          <w:szCs w:val="22"/>
        </w:rPr>
        <w:t xml:space="preserve">Validation of Pad1 TLV </w:t>
      </w:r>
      <w:r>
        <w:rPr>
          <w:sz w:val="22"/>
          <w:szCs w:val="22"/>
        </w:rPr>
        <w:t xml:space="preserve">– Optional </w:t>
      </w:r>
    </w:p>
    <w:p w14:paraId="6E94F787" w14:textId="77777777" w:rsidR="006A180D" w:rsidRDefault="006A180D" w:rsidP="006A180D">
      <w:pPr>
        <w:pStyle w:val="ListParagraph"/>
        <w:numPr>
          <w:ilvl w:val="0"/>
          <w:numId w:val="112"/>
        </w:numPr>
        <w:rPr>
          <w:sz w:val="22"/>
          <w:szCs w:val="22"/>
        </w:rPr>
      </w:pPr>
      <w:r w:rsidRPr="004A51F8">
        <w:rPr>
          <w:sz w:val="22"/>
          <w:szCs w:val="22"/>
        </w:rPr>
        <w:t>Validation of PadN TLV</w:t>
      </w:r>
      <w:r>
        <w:rPr>
          <w:sz w:val="22"/>
          <w:szCs w:val="22"/>
        </w:rPr>
        <w:t xml:space="preserve"> – Optional</w:t>
      </w:r>
      <w:r w:rsidRPr="004A51F8">
        <w:rPr>
          <w:sz w:val="22"/>
          <w:szCs w:val="22"/>
        </w:rPr>
        <w:t xml:space="preserve"> </w:t>
      </w:r>
    </w:p>
    <w:p w14:paraId="63E8DF04" w14:textId="77777777" w:rsidR="006A180D" w:rsidRDefault="006A180D" w:rsidP="006A180D">
      <w:pPr>
        <w:pStyle w:val="ListParagraph"/>
        <w:numPr>
          <w:ilvl w:val="0"/>
          <w:numId w:val="112"/>
        </w:numPr>
        <w:rPr>
          <w:sz w:val="22"/>
          <w:szCs w:val="22"/>
        </w:rPr>
      </w:pPr>
      <w:r w:rsidRPr="004A51F8">
        <w:rPr>
          <w:sz w:val="22"/>
          <w:szCs w:val="22"/>
        </w:rPr>
        <w:t xml:space="preserve">Processing PadN TLV with Zero and Non-Zero Padding </w:t>
      </w:r>
      <w:r>
        <w:rPr>
          <w:sz w:val="22"/>
          <w:szCs w:val="22"/>
        </w:rPr>
        <w:t xml:space="preserve">– Optional </w:t>
      </w:r>
    </w:p>
    <w:p w14:paraId="77C088B9" w14:textId="77777777" w:rsidR="006A180D" w:rsidRDefault="006A180D" w:rsidP="006A180D">
      <w:pPr>
        <w:pStyle w:val="ListParagraph"/>
        <w:numPr>
          <w:ilvl w:val="0"/>
          <w:numId w:val="112"/>
        </w:numPr>
        <w:rPr>
          <w:sz w:val="22"/>
          <w:szCs w:val="22"/>
        </w:rPr>
      </w:pPr>
      <w:r w:rsidRPr="004A51F8">
        <w:rPr>
          <w:sz w:val="22"/>
          <w:szCs w:val="22"/>
        </w:rPr>
        <w:t xml:space="preserve">HMAC Verification </w:t>
      </w:r>
      <w:r>
        <w:rPr>
          <w:sz w:val="22"/>
          <w:szCs w:val="22"/>
        </w:rPr>
        <w:t xml:space="preserve">– Optional  </w:t>
      </w:r>
    </w:p>
    <w:p w14:paraId="304A0D1B" w14:textId="77777777" w:rsidR="006A180D" w:rsidRDefault="006A180D" w:rsidP="006A180D">
      <w:pPr>
        <w:pStyle w:val="ListParagraph"/>
        <w:numPr>
          <w:ilvl w:val="0"/>
          <w:numId w:val="112"/>
        </w:numPr>
        <w:rPr>
          <w:sz w:val="22"/>
          <w:szCs w:val="22"/>
        </w:rPr>
      </w:pPr>
      <w:r w:rsidRPr="004A51F8">
        <w:rPr>
          <w:sz w:val="22"/>
          <w:szCs w:val="22"/>
        </w:rPr>
        <w:t xml:space="preserve">HMAC Digest Truncation </w:t>
      </w:r>
      <w:r>
        <w:rPr>
          <w:sz w:val="22"/>
          <w:szCs w:val="22"/>
        </w:rPr>
        <w:t xml:space="preserve">– Optional </w:t>
      </w:r>
    </w:p>
    <w:p w14:paraId="23E58DDE" w14:textId="77777777" w:rsidR="006A180D" w:rsidRDefault="006A180D" w:rsidP="006A180D">
      <w:pPr>
        <w:pStyle w:val="ListParagraph"/>
        <w:numPr>
          <w:ilvl w:val="0"/>
          <w:numId w:val="112"/>
        </w:numPr>
        <w:rPr>
          <w:sz w:val="22"/>
          <w:szCs w:val="22"/>
        </w:rPr>
      </w:pPr>
      <w:r w:rsidRPr="004A51F8">
        <w:rPr>
          <w:sz w:val="22"/>
          <w:szCs w:val="22"/>
        </w:rPr>
        <w:t>HMAC SHA-256 Implementation Verification</w:t>
      </w:r>
      <w:r>
        <w:rPr>
          <w:sz w:val="22"/>
          <w:szCs w:val="22"/>
        </w:rPr>
        <w:t xml:space="preserve"> – Mandatory</w:t>
      </w:r>
    </w:p>
    <w:p w14:paraId="388034F2" w14:textId="77777777" w:rsidR="006A180D" w:rsidRDefault="006A180D" w:rsidP="006A180D">
      <w:pPr>
        <w:pStyle w:val="ListParagraph"/>
        <w:numPr>
          <w:ilvl w:val="0"/>
          <w:numId w:val="112"/>
        </w:numPr>
        <w:rPr>
          <w:sz w:val="22"/>
          <w:szCs w:val="22"/>
        </w:rPr>
      </w:pPr>
      <w:r w:rsidRPr="004A51F8">
        <w:rPr>
          <w:sz w:val="22"/>
          <w:szCs w:val="22"/>
        </w:rPr>
        <w:t xml:space="preserve">SR Nodes Behaviour </w:t>
      </w:r>
      <w:r>
        <w:rPr>
          <w:sz w:val="22"/>
          <w:szCs w:val="22"/>
        </w:rPr>
        <w:t>– Mandatory</w:t>
      </w:r>
    </w:p>
    <w:p w14:paraId="297C03B4" w14:textId="77777777" w:rsidR="006A180D" w:rsidRDefault="006A180D" w:rsidP="006A180D">
      <w:pPr>
        <w:pStyle w:val="ListParagraph"/>
        <w:numPr>
          <w:ilvl w:val="0"/>
          <w:numId w:val="112"/>
        </w:numPr>
        <w:rPr>
          <w:sz w:val="22"/>
          <w:szCs w:val="22"/>
        </w:rPr>
      </w:pPr>
      <w:r w:rsidRPr="004A51F8">
        <w:rPr>
          <w:sz w:val="22"/>
          <w:szCs w:val="22"/>
        </w:rPr>
        <w:t xml:space="preserve">Processing Segments Left Value </w:t>
      </w:r>
      <w:r>
        <w:rPr>
          <w:sz w:val="22"/>
          <w:szCs w:val="22"/>
        </w:rPr>
        <w:t>– Mandatory</w:t>
      </w:r>
    </w:p>
    <w:p w14:paraId="15A6D76D" w14:textId="77777777" w:rsidR="006A180D" w:rsidRDefault="006A180D" w:rsidP="006A180D">
      <w:pPr>
        <w:pStyle w:val="ListParagraph"/>
        <w:numPr>
          <w:ilvl w:val="0"/>
          <w:numId w:val="112"/>
        </w:numPr>
        <w:rPr>
          <w:sz w:val="22"/>
          <w:szCs w:val="22"/>
        </w:rPr>
      </w:pPr>
      <w:r w:rsidRPr="004A51F8">
        <w:rPr>
          <w:sz w:val="22"/>
          <w:szCs w:val="22"/>
        </w:rPr>
        <w:t xml:space="preserve">Decreasing Hop Limit Value </w:t>
      </w:r>
      <w:r>
        <w:rPr>
          <w:sz w:val="22"/>
          <w:szCs w:val="22"/>
        </w:rPr>
        <w:t>– Mandatory</w:t>
      </w:r>
    </w:p>
    <w:p w14:paraId="3CA32B91" w14:textId="77777777" w:rsidR="006A180D" w:rsidRDefault="006A180D" w:rsidP="006A180D">
      <w:pPr>
        <w:pStyle w:val="ListParagraph"/>
        <w:numPr>
          <w:ilvl w:val="0"/>
          <w:numId w:val="112"/>
        </w:numPr>
        <w:rPr>
          <w:sz w:val="22"/>
          <w:szCs w:val="22"/>
        </w:rPr>
      </w:pPr>
      <w:r w:rsidRPr="004A51F8">
        <w:rPr>
          <w:sz w:val="22"/>
          <w:szCs w:val="22"/>
        </w:rPr>
        <w:t>Invalid Packet Handling in Segment Routing</w:t>
      </w:r>
      <w:r>
        <w:rPr>
          <w:sz w:val="22"/>
          <w:szCs w:val="22"/>
        </w:rPr>
        <w:t xml:space="preserve"> – Mandatory</w:t>
      </w:r>
    </w:p>
    <w:p w14:paraId="5ACB31A4" w14:textId="77777777" w:rsidR="006A180D" w:rsidRDefault="006A180D" w:rsidP="006A180D">
      <w:pPr>
        <w:pStyle w:val="ListParagraph"/>
        <w:numPr>
          <w:ilvl w:val="0"/>
          <w:numId w:val="112"/>
        </w:numPr>
        <w:rPr>
          <w:sz w:val="22"/>
          <w:szCs w:val="22"/>
        </w:rPr>
      </w:pPr>
      <w:r w:rsidRPr="004A51F8">
        <w:rPr>
          <w:sz w:val="22"/>
          <w:szCs w:val="22"/>
        </w:rPr>
        <w:t xml:space="preserve">Processing Upper-Layer Header </w:t>
      </w:r>
      <w:r>
        <w:rPr>
          <w:sz w:val="22"/>
          <w:szCs w:val="22"/>
        </w:rPr>
        <w:t>– Mandatory</w:t>
      </w:r>
    </w:p>
    <w:p w14:paraId="403C43DC" w14:textId="77777777" w:rsidR="006A180D" w:rsidRDefault="006A180D" w:rsidP="006A180D">
      <w:pPr>
        <w:pStyle w:val="ListParagraph"/>
        <w:numPr>
          <w:ilvl w:val="0"/>
          <w:numId w:val="112"/>
        </w:numPr>
        <w:rPr>
          <w:sz w:val="22"/>
          <w:szCs w:val="22"/>
        </w:rPr>
      </w:pPr>
      <w:r w:rsidRPr="004A51F8">
        <w:rPr>
          <w:sz w:val="22"/>
          <w:szCs w:val="22"/>
        </w:rPr>
        <w:t xml:space="preserve">Securing the SR Domain </w:t>
      </w:r>
      <w:r>
        <w:rPr>
          <w:sz w:val="22"/>
          <w:szCs w:val="22"/>
        </w:rPr>
        <w:t>– Mandatory</w:t>
      </w:r>
    </w:p>
    <w:p w14:paraId="63041C3F" w14:textId="77777777" w:rsidR="006A180D" w:rsidRDefault="006A180D" w:rsidP="006A180D">
      <w:pPr>
        <w:pStyle w:val="ListParagraph"/>
        <w:numPr>
          <w:ilvl w:val="0"/>
          <w:numId w:val="112"/>
        </w:numPr>
        <w:rPr>
          <w:sz w:val="22"/>
          <w:szCs w:val="22"/>
        </w:rPr>
      </w:pPr>
      <w:r w:rsidRPr="004A51F8">
        <w:rPr>
          <w:sz w:val="22"/>
          <w:szCs w:val="22"/>
        </w:rPr>
        <w:t xml:space="preserve">Processing PMTU in SR Domain </w:t>
      </w:r>
      <w:r>
        <w:rPr>
          <w:sz w:val="22"/>
          <w:szCs w:val="22"/>
        </w:rPr>
        <w:t>– Mandatory</w:t>
      </w:r>
    </w:p>
    <w:p w14:paraId="2FBC881C" w14:textId="77777777" w:rsidR="006A180D" w:rsidRDefault="006A180D" w:rsidP="006A180D">
      <w:pPr>
        <w:pStyle w:val="ListParagraph"/>
        <w:numPr>
          <w:ilvl w:val="0"/>
          <w:numId w:val="112"/>
        </w:numPr>
        <w:rPr>
          <w:sz w:val="22"/>
          <w:szCs w:val="22"/>
        </w:rPr>
      </w:pPr>
      <w:r w:rsidRPr="004A51F8">
        <w:rPr>
          <w:sz w:val="22"/>
          <w:szCs w:val="22"/>
        </w:rPr>
        <w:t xml:space="preserve">SR Nodes using Flow Label </w:t>
      </w:r>
      <w:r>
        <w:rPr>
          <w:sz w:val="22"/>
          <w:szCs w:val="22"/>
        </w:rPr>
        <w:t>– Mandatory</w:t>
      </w:r>
    </w:p>
    <w:p w14:paraId="6EBE713C" w14:textId="77777777" w:rsidR="006A180D" w:rsidRDefault="006A180D" w:rsidP="006A180D">
      <w:pPr>
        <w:pStyle w:val="ListParagraph"/>
        <w:numPr>
          <w:ilvl w:val="0"/>
          <w:numId w:val="112"/>
        </w:numPr>
        <w:rPr>
          <w:sz w:val="22"/>
          <w:szCs w:val="22"/>
        </w:rPr>
      </w:pPr>
      <w:r w:rsidRPr="004A51F8">
        <w:rPr>
          <w:sz w:val="22"/>
          <w:szCs w:val="22"/>
        </w:rPr>
        <w:t xml:space="preserve">SID Format </w:t>
      </w:r>
      <w:r>
        <w:rPr>
          <w:sz w:val="22"/>
          <w:szCs w:val="22"/>
        </w:rPr>
        <w:t>– Mandatory</w:t>
      </w:r>
    </w:p>
    <w:p w14:paraId="1B0B0D8D" w14:textId="77777777" w:rsidR="006A180D" w:rsidRDefault="006A180D" w:rsidP="006A180D">
      <w:pPr>
        <w:pStyle w:val="ListParagraph"/>
        <w:numPr>
          <w:ilvl w:val="0"/>
          <w:numId w:val="112"/>
        </w:numPr>
        <w:rPr>
          <w:sz w:val="22"/>
          <w:szCs w:val="22"/>
        </w:rPr>
      </w:pPr>
      <w:r w:rsidRPr="004A51F8">
        <w:rPr>
          <w:sz w:val="22"/>
          <w:szCs w:val="22"/>
        </w:rPr>
        <w:t xml:space="preserve">SID Arg Value Unchanged </w:t>
      </w:r>
      <w:r>
        <w:rPr>
          <w:sz w:val="22"/>
          <w:szCs w:val="22"/>
        </w:rPr>
        <w:t xml:space="preserve"> – Mandatory</w:t>
      </w:r>
    </w:p>
    <w:p w14:paraId="12138C5A" w14:textId="488A555D" w:rsidR="006A180D" w:rsidRDefault="006A180D" w:rsidP="006A180D">
      <w:pPr>
        <w:pStyle w:val="ListParagraph"/>
        <w:numPr>
          <w:ilvl w:val="0"/>
          <w:numId w:val="112"/>
        </w:numPr>
        <w:rPr>
          <w:sz w:val="22"/>
          <w:szCs w:val="22"/>
        </w:rPr>
      </w:pPr>
      <w:r w:rsidRPr="004A51F8">
        <w:rPr>
          <w:sz w:val="22"/>
          <w:szCs w:val="22"/>
        </w:rPr>
        <w:t xml:space="preserve">SR Endpoint Behavior - End.X (L3 Cross-Connect) </w:t>
      </w:r>
      <w:r>
        <w:rPr>
          <w:sz w:val="22"/>
          <w:szCs w:val="22"/>
        </w:rPr>
        <w:t xml:space="preserve">– </w:t>
      </w:r>
      <w:r w:rsidR="003E7795">
        <w:rPr>
          <w:sz w:val="22"/>
          <w:szCs w:val="22"/>
        </w:rPr>
        <w:t>Optional</w:t>
      </w:r>
    </w:p>
    <w:p w14:paraId="12FC2008" w14:textId="18B3388A" w:rsidR="006A180D" w:rsidRDefault="006A180D" w:rsidP="006A180D">
      <w:pPr>
        <w:pStyle w:val="ListParagraph"/>
        <w:numPr>
          <w:ilvl w:val="0"/>
          <w:numId w:val="112"/>
        </w:numPr>
        <w:rPr>
          <w:sz w:val="22"/>
          <w:szCs w:val="22"/>
        </w:rPr>
      </w:pPr>
      <w:r w:rsidRPr="004A51F8">
        <w:rPr>
          <w:sz w:val="22"/>
          <w:szCs w:val="22"/>
        </w:rPr>
        <w:t xml:space="preserve">SR Endpoint Behavior - End.T (Specific IPv6 Table Lookup) </w:t>
      </w:r>
      <w:r>
        <w:rPr>
          <w:sz w:val="22"/>
          <w:szCs w:val="22"/>
        </w:rPr>
        <w:t>– Optional</w:t>
      </w:r>
    </w:p>
    <w:p w14:paraId="228B66B9" w14:textId="6155307F" w:rsidR="006A180D" w:rsidRDefault="006A180D" w:rsidP="006A180D">
      <w:pPr>
        <w:pStyle w:val="ListParagraph"/>
        <w:numPr>
          <w:ilvl w:val="0"/>
          <w:numId w:val="112"/>
        </w:numPr>
        <w:rPr>
          <w:sz w:val="22"/>
          <w:szCs w:val="22"/>
        </w:rPr>
      </w:pPr>
      <w:r w:rsidRPr="004A51F8">
        <w:rPr>
          <w:sz w:val="22"/>
          <w:szCs w:val="22"/>
        </w:rPr>
        <w:t xml:space="preserve">SR Endpoint Behavior - </w:t>
      </w:r>
      <w:r w:rsidRPr="006A180D">
        <w:rPr>
          <w:sz w:val="22"/>
          <w:szCs w:val="22"/>
        </w:rPr>
        <w:t>End.DX6: Decapsulation and IPv6 Cross-Connect</w:t>
      </w:r>
      <w:r w:rsidR="003E7795">
        <w:rPr>
          <w:sz w:val="22"/>
          <w:szCs w:val="22"/>
        </w:rPr>
        <w:t xml:space="preserve"> – Optional </w:t>
      </w:r>
    </w:p>
    <w:p w14:paraId="16C9B6A3" w14:textId="61BFAFA5" w:rsidR="006A180D" w:rsidRDefault="006A180D" w:rsidP="006A180D">
      <w:pPr>
        <w:pStyle w:val="ListParagraph"/>
        <w:numPr>
          <w:ilvl w:val="0"/>
          <w:numId w:val="112"/>
        </w:numPr>
        <w:rPr>
          <w:sz w:val="22"/>
          <w:szCs w:val="22"/>
        </w:rPr>
      </w:pPr>
      <w:r w:rsidRPr="004A51F8">
        <w:rPr>
          <w:sz w:val="22"/>
          <w:szCs w:val="22"/>
        </w:rPr>
        <w:t>SR Endpoint Behavior</w:t>
      </w:r>
      <w:r>
        <w:rPr>
          <w:sz w:val="22"/>
          <w:szCs w:val="22"/>
        </w:rPr>
        <w:t xml:space="preserve"> - </w:t>
      </w:r>
      <w:r w:rsidRPr="006A180D">
        <w:rPr>
          <w:sz w:val="22"/>
          <w:szCs w:val="22"/>
        </w:rPr>
        <w:t>End.DX4: Decapsulation and IPv4 Cross-Connect</w:t>
      </w:r>
      <w:r w:rsidR="003E7795">
        <w:rPr>
          <w:sz w:val="22"/>
          <w:szCs w:val="22"/>
        </w:rPr>
        <w:t>– Optional</w:t>
      </w:r>
    </w:p>
    <w:p w14:paraId="1576E3FD" w14:textId="7A546F97" w:rsidR="006A180D" w:rsidRPr="006A180D" w:rsidRDefault="006A180D" w:rsidP="006A180D">
      <w:pPr>
        <w:pStyle w:val="ListParagraph"/>
        <w:numPr>
          <w:ilvl w:val="0"/>
          <w:numId w:val="112"/>
        </w:numPr>
        <w:rPr>
          <w:sz w:val="22"/>
          <w:szCs w:val="22"/>
        </w:rPr>
      </w:pPr>
      <w:r w:rsidRPr="004A51F8">
        <w:rPr>
          <w:sz w:val="22"/>
          <w:szCs w:val="22"/>
        </w:rPr>
        <w:t>SR Endpoint Behavior</w:t>
      </w:r>
      <w:r>
        <w:rPr>
          <w:sz w:val="22"/>
          <w:szCs w:val="22"/>
        </w:rPr>
        <w:t xml:space="preserve"> - </w:t>
      </w:r>
      <w:r w:rsidRPr="006A180D">
        <w:rPr>
          <w:sz w:val="22"/>
          <w:szCs w:val="22"/>
        </w:rPr>
        <w:t>End.DT6: Decapsulation and Specific IPv6 Table Lookup</w:t>
      </w:r>
      <w:r w:rsidR="003E7795">
        <w:rPr>
          <w:sz w:val="22"/>
          <w:szCs w:val="22"/>
        </w:rPr>
        <w:t xml:space="preserve"> – Optional</w:t>
      </w:r>
    </w:p>
    <w:p w14:paraId="1269AC48" w14:textId="230658AB" w:rsidR="006A180D" w:rsidRDefault="006A180D" w:rsidP="006A180D">
      <w:pPr>
        <w:pStyle w:val="ListParagraph"/>
        <w:numPr>
          <w:ilvl w:val="0"/>
          <w:numId w:val="112"/>
        </w:numPr>
        <w:rPr>
          <w:sz w:val="22"/>
          <w:szCs w:val="22"/>
        </w:rPr>
      </w:pPr>
      <w:r w:rsidRPr="004A51F8">
        <w:rPr>
          <w:sz w:val="22"/>
          <w:szCs w:val="22"/>
        </w:rPr>
        <w:t>SR Endpoint Behavior</w:t>
      </w:r>
      <w:r>
        <w:rPr>
          <w:sz w:val="22"/>
          <w:szCs w:val="22"/>
        </w:rPr>
        <w:t xml:space="preserve"> - </w:t>
      </w:r>
      <w:r w:rsidRPr="006A180D">
        <w:rPr>
          <w:sz w:val="22"/>
          <w:szCs w:val="22"/>
        </w:rPr>
        <w:t>End.DT4: Decapsulation and Specific IPv4 Table Lookup</w:t>
      </w:r>
      <w:r w:rsidR="003E7795">
        <w:rPr>
          <w:sz w:val="22"/>
          <w:szCs w:val="22"/>
        </w:rPr>
        <w:t xml:space="preserve"> – Optional</w:t>
      </w:r>
    </w:p>
    <w:p w14:paraId="627984E6" w14:textId="039F9220" w:rsidR="006A180D" w:rsidRDefault="006A180D" w:rsidP="006A180D">
      <w:pPr>
        <w:pStyle w:val="ListParagraph"/>
        <w:numPr>
          <w:ilvl w:val="0"/>
          <w:numId w:val="112"/>
        </w:numPr>
        <w:rPr>
          <w:sz w:val="22"/>
          <w:szCs w:val="22"/>
        </w:rPr>
      </w:pPr>
      <w:r w:rsidRPr="004A51F8">
        <w:rPr>
          <w:sz w:val="22"/>
          <w:szCs w:val="22"/>
        </w:rPr>
        <w:t>SR Endpoint Behavior</w:t>
      </w:r>
      <w:r>
        <w:rPr>
          <w:sz w:val="22"/>
          <w:szCs w:val="22"/>
        </w:rPr>
        <w:t xml:space="preserve"> - </w:t>
      </w:r>
      <w:r w:rsidRPr="006A180D">
        <w:rPr>
          <w:sz w:val="22"/>
          <w:szCs w:val="22"/>
        </w:rPr>
        <w:t>End.DT46: Decapsulation and Specific IP Table Lookup</w:t>
      </w:r>
      <w:r w:rsidR="003E7795">
        <w:rPr>
          <w:sz w:val="22"/>
          <w:szCs w:val="22"/>
        </w:rPr>
        <w:t xml:space="preserve"> – Optional</w:t>
      </w:r>
    </w:p>
    <w:p w14:paraId="329C7C01" w14:textId="62126B72" w:rsidR="006A180D" w:rsidRDefault="006A180D" w:rsidP="006A180D">
      <w:pPr>
        <w:pStyle w:val="ListParagraph"/>
        <w:numPr>
          <w:ilvl w:val="0"/>
          <w:numId w:val="112"/>
        </w:numPr>
        <w:rPr>
          <w:sz w:val="22"/>
          <w:szCs w:val="22"/>
        </w:rPr>
      </w:pPr>
      <w:r w:rsidRPr="004A51F8">
        <w:rPr>
          <w:sz w:val="22"/>
          <w:szCs w:val="22"/>
        </w:rPr>
        <w:t>SR Endpoint Behavior</w:t>
      </w:r>
      <w:r>
        <w:rPr>
          <w:sz w:val="22"/>
          <w:szCs w:val="22"/>
        </w:rPr>
        <w:t xml:space="preserve"> - </w:t>
      </w:r>
      <w:r w:rsidRPr="006A180D">
        <w:rPr>
          <w:sz w:val="22"/>
          <w:szCs w:val="22"/>
        </w:rPr>
        <w:t>End.DX2: Decapsulation and L2 Cross-Connect</w:t>
      </w:r>
      <w:r w:rsidR="003E7795">
        <w:rPr>
          <w:sz w:val="22"/>
          <w:szCs w:val="22"/>
        </w:rPr>
        <w:t>– Optional</w:t>
      </w:r>
    </w:p>
    <w:p w14:paraId="39ECB59E" w14:textId="2ED45026" w:rsidR="006A180D" w:rsidRPr="006A180D" w:rsidRDefault="006A180D" w:rsidP="006A180D">
      <w:pPr>
        <w:pStyle w:val="ListParagraph"/>
        <w:numPr>
          <w:ilvl w:val="0"/>
          <w:numId w:val="112"/>
        </w:numPr>
        <w:rPr>
          <w:sz w:val="22"/>
          <w:szCs w:val="22"/>
        </w:rPr>
      </w:pPr>
      <w:r w:rsidRPr="004A51F8">
        <w:rPr>
          <w:sz w:val="22"/>
          <w:szCs w:val="22"/>
        </w:rPr>
        <w:t>SR Endpoint Behavior</w:t>
      </w:r>
      <w:r>
        <w:rPr>
          <w:sz w:val="22"/>
          <w:szCs w:val="22"/>
        </w:rPr>
        <w:t xml:space="preserve"> - </w:t>
      </w:r>
      <w:r w:rsidRPr="006A180D">
        <w:rPr>
          <w:sz w:val="22"/>
          <w:szCs w:val="22"/>
        </w:rPr>
        <w:t>End.DX2V: Decapsulation and VLAN L2 Table Lookup</w:t>
      </w:r>
      <w:r w:rsidR="003E7795">
        <w:rPr>
          <w:sz w:val="22"/>
          <w:szCs w:val="22"/>
        </w:rPr>
        <w:t>– Optional</w:t>
      </w:r>
    </w:p>
    <w:p w14:paraId="6A1C8DAA" w14:textId="575E2D18" w:rsidR="006A180D" w:rsidRDefault="006A180D" w:rsidP="006A180D">
      <w:pPr>
        <w:pStyle w:val="ListParagraph"/>
        <w:numPr>
          <w:ilvl w:val="0"/>
          <w:numId w:val="112"/>
        </w:numPr>
        <w:rPr>
          <w:sz w:val="22"/>
          <w:szCs w:val="22"/>
        </w:rPr>
      </w:pPr>
      <w:r w:rsidRPr="004A51F8">
        <w:rPr>
          <w:sz w:val="22"/>
          <w:szCs w:val="22"/>
        </w:rPr>
        <w:t>SR Endpoint Behavior</w:t>
      </w:r>
      <w:r>
        <w:rPr>
          <w:sz w:val="22"/>
          <w:szCs w:val="22"/>
        </w:rPr>
        <w:t xml:space="preserve"> - </w:t>
      </w:r>
      <w:r w:rsidRPr="006A180D">
        <w:rPr>
          <w:sz w:val="22"/>
          <w:szCs w:val="22"/>
        </w:rPr>
        <w:t>End.DT2U: Decapsulation and Unicast MAC L2 Table Lookup</w:t>
      </w:r>
      <w:r w:rsidR="003E7795">
        <w:rPr>
          <w:sz w:val="22"/>
          <w:szCs w:val="22"/>
        </w:rPr>
        <w:t>– Optional</w:t>
      </w:r>
    </w:p>
    <w:p w14:paraId="6C2C537B" w14:textId="0C29205E" w:rsidR="006A180D" w:rsidRDefault="006A180D" w:rsidP="006A180D">
      <w:pPr>
        <w:pStyle w:val="ListParagraph"/>
        <w:numPr>
          <w:ilvl w:val="0"/>
          <w:numId w:val="112"/>
        </w:numPr>
        <w:rPr>
          <w:sz w:val="22"/>
          <w:szCs w:val="22"/>
        </w:rPr>
      </w:pPr>
      <w:r w:rsidRPr="004A51F8">
        <w:rPr>
          <w:sz w:val="22"/>
          <w:szCs w:val="22"/>
        </w:rPr>
        <w:t>SR Endpoint Behavior</w:t>
      </w:r>
      <w:r>
        <w:rPr>
          <w:sz w:val="22"/>
          <w:szCs w:val="22"/>
        </w:rPr>
        <w:t xml:space="preserve"> - </w:t>
      </w:r>
      <w:r w:rsidRPr="006A180D">
        <w:rPr>
          <w:sz w:val="22"/>
          <w:szCs w:val="22"/>
        </w:rPr>
        <w:t>End.DT2M: Decapsulation and L2 Table Flooding</w:t>
      </w:r>
      <w:r w:rsidR="003E7795">
        <w:rPr>
          <w:sz w:val="22"/>
          <w:szCs w:val="22"/>
        </w:rPr>
        <w:t>– Optional</w:t>
      </w:r>
    </w:p>
    <w:p w14:paraId="1E216E76" w14:textId="5AEDC0BA" w:rsidR="006A180D" w:rsidRDefault="006A180D" w:rsidP="006A180D">
      <w:pPr>
        <w:pStyle w:val="ListParagraph"/>
        <w:numPr>
          <w:ilvl w:val="0"/>
          <w:numId w:val="112"/>
        </w:numPr>
        <w:rPr>
          <w:sz w:val="22"/>
          <w:szCs w:val="22"/>
        </w:rPr>
      </w:pPr>
      <w:r w:rsidRPr="004A51F8">
        <w:rPr>
          <w:sz w:val="22"/>
          <w:szCs w:val="22"/>
        </w:rPr>
        <w:t>SR Endpoint Behavior</w:t>
      </w:r>
      <w:r>
        <w:rPr>
          <w:sz w:val="22"/>
          <w:szCs w:val="22"/>
        </w:rPr>
        <w:t xml:space="preserve"> - </w:t>
      </w:r>
      <w:r w:rsidRPr="006A180D">
        <w:rPr>
          <w:sz w:val="22"/>
          <w:szCs w:val="22"/>
        </w:rPr>
        <w:t>End.B6.Encaps: Endpoint Bound to an SRv6 Policy with Encapsulation</w:t>
      </w:r>
      <w:r w:rsidR="003E7795">
        <w:rPr>
          <w:sz w:val="22"/>
          <w:szCs w:val="22"/>
        </w:rPr>
        <w:t>– Optional</w:t>
      </w:r>
    </w:p>
    <w:p w14:paraId="43E42374" w14:textId="6FA63B00" w:rsidR="006A180D" w:rsidRDefault="006A180D" w:rsidP="006A180D">
      <w:pPr>
        <w:pStyle w:val="ListParagraph"/>
        <w:numPr>
          <w:ilvl w:val="0"/>
          <w:numId w:val="112"/>
        </w:numPr>
        <w:rPr>
          <w:sz w:val="22"/>
          <w:szCs w:val="22"/>
        </w:rPr>
      </w:pPr>
      <w:r w:rsidRPr="004A51F8">
        <w:rPr>
          <w:sz w:val="22"/>
          <w:szCs w:val="22"/>
        </w:rPr>
        <w:t>SR Endpoint Behavior</w:t>
      </w:r>
      <w:r>
        <w:rPr>
          <w:sz w:val="22"/>
          <w:szCs w:val="22"/>
        </w:rPr>
        <w:t xml:space="preserve"> - </w:t>
      </w:r>
      <w:r w:rsidRPr="006A180D">
        <w:rPr>
          <w:sz w:val="22"/>
          <w:szCs w:val="22"/>
        </w:rPr>
        <w:t>End.B6.Encaps.Red: End.B6.Encaps with Reduced SRH</w:t>
      </w:r>
      <w:r w:rsidR="003E7795">
        <w:rPr>
          <w:sz w:val="22"/>
          <w:szCs w:val="22"/>
        </w:rPr>
        <w:t xml:space="preserve"> – Optional</w:t>
      </w:r>
    </w:p>
    <w:p w14:paraId="47185BF5" w14:textId="2D5D27CC" w:rsidR="006A180D" w:rsidRDefault="006A180D" w:rsidP="006A180D">
      <w:pPr>
        <w:pStyle w:val="ListParagraph"/>
        <w:numPr>
          <w:ilvl w:val="0"/>
          <w:numId w:val="112"/>
        </w:numPr>
        <w:rPr>
          <w:sz w:val="22"/>
          <w:szCs w:val="22"/>
        </w:rPr>
      </w:pPr>
      <w:r w:rsidRPr="004A51F8">
        <w:rPr>
          <w:sz w:val="22"/>
          <w:szCs w:val="22"/>
        </w:rPr>
        <w:t>SR Endpoint Behavior</w:t>
      </w:r>
      <w:r>
        <w:rPr>
          <w:sz w:val="22"/>
          <w:szCs w:val="22"/>
        </w:rPr>
        <w:t xml:space="preserve"> - </w:t>
      </w:r>
      <w:r w:rsidRPr="006A180D">
        <w:rPr>
          <w:sz w:val="22"/>
          <w:szCs w:val="22"/>
        </w:rPr>
        <w:t>End.BM: Endpoint Bound to an SR-MPLS Policy</w:t>
      </w:r>
      <w:r w:rsidR="003E7795">
        <w:rPr>
          <w:sz w:val="22"/>
          <w:szCs w:val="22"/>
        </w:rPr>
        <w:t xml:space="preserve"> – Optional</w:t>
      </w:r>
    </w:p>
    <w:p w14:paraId="4C127034" w14:textId="41D0F967" w:rsidR="006A180D" w:rsidRDefault="006A180D" w:rsidP="006A180D">
      <w:pPr>
        <w:pStyle w:val="ListParagraph"/>
        <w:numPr>
          <w:ilvl w:val="0"/>
          <w:numId w:val="112"/>
        </w:numPr>
        <w:rPr>
          <w:sz w:val="22"/>
          <w:szCs w:val="22"/>
        </w:rPr>
      </w:pPr>
      <w:r>
        <w:rPr>
          <w:sz w:val="22"/>
          <w:szCs w:val="22"/>
        </w:rPr>
        <w:t xml:space="preserve">SR Policy Headend Behavior - </w:t>
      </w:r>
      <w:r w:rsidRPr="006A180D">
        <w:rPr>
          <w:sz w:val="22"/>
          <w:szCs w:val="22"/>
        </w:rPr>
        <w:t>H.Encaps: SR Headend with Encapsulation in an SR Policy</w:t>
      </w:r>
      <w:r w:rsidR="003E7795">
        <w:rPr>
          <w:sz w:val="22"/>
          <w:szCs w:val="22"/>
        </w:rPr>
        <w:t xml:space="preserve"> – Optional</w:t>
      </w:r>
    </w:p>
    <w:p w14:paraId="41BD78D2" w14:textId="3A1746D2" w:rsidR="006A180D" w:rsidRDefault="003E7795" w:rsidP="006A180D">
      <w:pPr>
        <w:pStyle w:val="ListParagraph"/>
        <w:numPr>
          <w:ilvl w:val="0"/>
          <w:numId w:val="112"/>
        </w:numPr>
        <w:rPr>
          <w:sz w:val="22"/>
          <w:szCs w:val="22"/>
        </w:rPr>
      </w:pPr>
      <w:r>
        <w:rPr>
          <w:sz w:val="22"/>
          <w:szCs w:val="22"/>
        </w:rPr>
        <w:t xml:space="preserve">SR Policy Headend Behavior - </w:t>
      </w:r>
      <w:r w:rsidR="006A180D" w:rsidRPr="006A180D">
        <w:rPr>
          <w:sz w:val="22"/>
          <w:szCs w:val="22"/>
        </w:rPr>
        <w:t>H.Encaps.Red: H.Encaps with Reduced Encapsulation</w:t>
      </w:r>
      <w:r>
        <w:rPr>
          <w:sz w:val="22"/>
          <w:szCs w:val="22"/>
        </w:rPr>
        <w:t xml:space="preserve"> – Optional</w:t>
      </w:r>
    </w:p>
    <w:p w14:paraId="5513730C" w14:textId="5E059A80" w:rsidR="006A180D" w:rsidRDefault="003E7795" w:rsidP="006A180D">
      <w:pPr>
        <w:pStyle w:val="ListParagraph"/>
        <w:numPr>
          <w:ilvl w:val="0"/>
          <w:numId w:val="112"/>
        </w:numPr>
        <w:rPr>
          <w:sz w:val="22"/>
          <w:szCs w:val="22"/>
        </w:rPr>
      </w:pPr>
      <w:r>
        <w:rPr>
          <w:sz w:val="22"/>
          <w:szCs w:val="22"/>
        </w:rPr>
        <w:t xml:space="preserve">SR Policy Headend Behavior - </w:t>
      </w:r>
      <w:r w:rsidR="006A180D" w:rsidRPr="006A180D">
        <w:rPr>
          <w:sz w:val="22"/>
          <w:szCs w:val="22"/>
        </w:rPr>
        <w:t>H.Encaps.L2: H.Encaps Applied to Received L2 Frames</w:t>
      </w:r>
      <w:r>
        <w:rPr>
          <w:sz w:val="22"/>
          <w:szCs w:val="22"/>
        </w:rPr>
        <w:t xml:space="preserve"> – Optional</w:t>
      </w:r>
    </w:p>
    <w:p w14:paraId="2152B96E" w14:textId="67497D01" w:rsidR="006A180D" w:rsidRDefault="003E7795" w:rsidP="006A180D">
      <w:pPr>
        <w:pStyle w:val="ListParagraph"/>
        <w:numPr>
          <w:ilvl w:val="0"/>
          <w:numId w:val="112"/>
        </w:numPr>
        <w:rPr>
          <w:sz w:val="22"/>
          <w:szCs w:val="22"/>
        </w:rPr>
      </w:pPr>
      <w:r>
        <w:rPr>
          <w:sz w:val="22"/>
          <w:szCs w:val="22"/>
        </w:rPr>
        <w:t xml:space="preserve">SR Policy Headend Behavior - </w:t>
      </w:r>
      <w:r w:rsidR="006A180D" w:rsidRPr="006A180D">
        <w:rPr>
          <w:sz w:val="22"/>
          <w:szCs w:val="22"/>
        </w:rPr>
        <w:t>H.Encaps.L2.Red: H.Encaps.Red Applied to Received L2 Frames</w:t>
      </w:r>
      <w:r>
        <w:rPr>
          <w:sz w:val="22"/>
          <w:szCs w:val="22"/>
        </w:rPr>
        <w:t xml:space="preserve"> – Optional</w:t>
      </w:r>
    </w:p>
    <w:p w14:paraId="3E2281EB" w14:textId="373E6CE9" w:rsidR="006A180D" w:rsidRDefault="006A180D" w:rsidP="006A180D">
      <w:pPr>
        <w:pStyle w:val="ListParagraph"/>
        <w:numPr>
          <w:ilvl w:val="0"/>
          <w:numId w:val="112"/>
        </w:numPr>
        <w:rPr>
          <w:sz w:val="22"/>
          <w:szCs w:val="22"/>
        </w:rPr>
      </w:pPr>
      <w:r>
        <w:rPr>
          <w:sz w:val="22"/>
          <w:szCs w:val="22"/>
        </w:rPr>
        <w:t>Traffic Counters</w:t>
      </w:r>
      <w:r w:rsidR="003E7795">
        <w:rPr>
          <w:sz w:val="22"/>
          <w:szCs w:val="22"/>
        </w:rPr>
        <w:t xml:space="preserve"> – Optional</w:t>
      </w:r>
    </w:p>
    <w:p w14:paraId="087D8626" w14:textId="79F99A8C" w:rsidR="003E7795" w:rsidRPr="003E7795" w:rsidRDefault="003E7795" w:rsidP="003E7795">
      <w:pPr>
        <w:pStyle w:val="ListParagraph"/>
        <w:numPr>
          <w:ilvl w:val="0"/>
          <w:numId w:val="112"/>
        </w:numPr>
        <w:rPr>
          <w:sz w:val="22"/>
          <w:szCs w:val="22"/>
        </w:rPr>
      </w:pPr>
      <w:r>
        <w:rPr>
          <w:sz w:val="22"/>
          <w:szCs w:val="22"/>
        </w:rPr>
        <w:t>Flow-Based Hash Computation – Mandatory</w:t>
      </w:r>
    </w:p>
    <w:p w14:paraId="69D088CA" w14:textId="42287303" w:rsidR="006A180D" w:rsidRPr="006A180D" w:rsidRDefault="006A180D" w:rsidP="003E7795">
      <w:pPr>
        <w:spacing w:before="0" w:after="160" w:line="259" w:lineRule="auto"/>
        <w:rPr>
          <w:rFonts w:eastAsia="Times New Roman"/>
          <w:b/>
          <w:szCs w:val="20"/>
          <w:lang w:eastAsia="en-US"/>
        </w:rPr>
      </w:pPr>
      <w:r>
        <w:rPr>
          <w:sz w:val="22"/>
          <w:szCs w:val="22"/>
        </w:rPr>
        <w:br w:type="page"/>
      </w:r>
    </w:p>
    <w:p w14:paraId="7076BFAC" w14:textId="5774E100" w:rsidR="003E7795" w:rsidRDefault="003E7795" w:rsidP="003E7795">
      <w:pPr>
        <w:pStyle w:val="Heading2"/>
        <w:numPr>
          <w:ilvl w:val="1"/>
          <w:numId w:val="29"/>
        </w:numPr>
        <w:tabs>
          <w:tab w:val="left" w:pos="432"/>
        </w:tabs>
        <w:rPr>
          <w:sz w:val="22"/>
          <w:szCs w:val="22"/>
        </w:rPr>
      </w:pPr>
      <w:bookmarkStart w:id="75" w:name="_Toc191247100"/>
      <w:r>
        <w:rPr>
          <w:sz w:val="22"/>
          <w:szCs w:val="22"/>
        </w:rPr>
        <w:lastRenderedPageBreak/>
        <w:t>Test Topologies for Verifying Conformance to SRv6</w:t>
      </w:r>
      <w:bookmarkEnd w:id="75"/>
    </w:p>
    <w:p w14:paraId="78645A9F" w14:textId="5B845BE1" w:rsidR="003E7795" w:rsidRDefault="003E7795" w:rsidP="003E7795">
      <w:pPr>
        <w:pStyle w:val="ListParagraph"/>
        <w:numPr>
          <w:ilvl w:val="2"/>
          <w:numId w:val="29"/>
        </w:numPr>
        <w:rPr>
          <w:lang w:eastAsia="en-US"/>
        </w:rPr>
      </w:pPr>
      <w:r>
        <w:rPr>
          <w:lang w:eastAsia="en-US"/>
        </w:rPr>
        <w:t>Common Test Topology – 1</w:t>
      </w:r>
    </w:p>
    <w:p w14:paraId="49EF7184" w14:textId="77777777" w:rsidR="003E7795" w:rsidRDefault="003E7795" w:rsidP="003E7795">
      <w:pPr>
        <w:pStyle w:val="ListParagraph"/>
        <w:ind w:left="964"/>
        <w:rPr>
          <w:lang w:eastAsia="en-US"/>
        </w:rPr>
      </w:pPr>
    </w:p>
    <w:p w14:paraId="5C669DC2" w14:textId="44CFAED9" w:rsidR="003E7795" w:rsidRDefault="003E7795" w:rsidP="003E7795">
      <w:pPr>
        <w:pStyle w:val="ListParagraph"/>
        <w:ind w:left="964"/>
        <w:jc w:val="center"/>
        <w:rPr>
          <w:lang w:eastAsia="en-US"/>
        </w:rPr>
      </w:pPr>
      <w:r>
        <w:rPr>
          <w:noProof/>
          <w:sz w:val="22"/>
          <w:szCs w:val="22"/>
          <w:lang w:val="en-US" w:eastAsia="zh-CN"/>
        </w:rPr>
        <w:drawing>
          <wp:inline distT="0" distB="0" distL="0" distR="0" wp14:anchorId="6E73A5FA" wp14:editId="08A9E0CD">
            <wp:extent cx="2205701" cy="7008558"/>
            <wp:effectExtent l="0" t="0" r="4445" b="1905"/>
            <wp:docPr id="41468955" name="Picture 1" descr="A diagram of a network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68955" name="Picture 1" descr="A diagram of a network diagram&#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2221775" cy="7059631"/>
                    </a:xfrm>
                    <a:prstGeom prst="rect">
                      <a:avLst/>
                    </a:prstGeom>
                  </pic:spPr>
                </pic:pic>
              </a:graphicData>
            </a:graphic>
          </wp:inline>
        </w:drawing>
      </w:r>
    </w:p>
    <w:p w14:paraId="1A84A201" w14:textId="596989E8" w:rsidR="003E7795" w:rsidRPr="003E7795" w:rsidRDefault="003E7795" w:rsidP="003E7795">
      <w:pPr>
        <w:pStyle w:val="ListParagraph"/>
        <w:ind w:left="964"/>
        <w:jc w:val="center"/>
        <w:rPr>
          <w:i/>
          <w:iCs/>
          <w:u w:val="single"/>
          <w:lang w:eastAsia="en-US"/>
        </w:rPr>
      </w:pPr>
      <w:r w:rsidRPr="003E7795">
        <w:rPr>
          <w:i/>
          <w:iCs/>
          <w:u w:val="single"/>
          <w:lang w:eastAsia="en-US"/>
        </w:rPr>
        <w:t>Figure-1: Common Test Topology-1</w:t>
      </w:r>
    </w:p>
    <w:p w14:paraId="7E83E922" w14:textId="77777777" w:rsidR="003E7795" w:rsidRDefault="003E7795" w:rsidP="003E7795">
      <w:pPr>
        <w:pStyle w:val="ListParagraph"/>
        <w:ind w:left="964"/>
        <w:jc w:val="center"/>
        <w:rPr>
          <w:lang w:eastAsia="en-US"/>
        </w:rPr>
      </w:pPr>
    </w:p>
    <w:p w14:paraId="31BD369A" w14:textId="6302B00A" w:rsidR="003E7795" w:rsidRDefault="003E7795" w:rsidP="003E7795">
      <w:pPr>
        <w:pStyle w:val="ListParagraph"/>
        <w:ind w:left="964"/>
        <w:rPr>
          <w:lang w:eastAsia="en-US"/>
        </w:rPr>
      </w:pPr>
      <w:r>
        <w:rPr>
          <w:lang w:eastAsia="en-US"/>
        </w:rPr>
        <w:t xml:space="preserve">In this test topology, the Router Under Test (RUT) is an intermediary node within the Segment Routing Domain (SR-domain). </w:t>
      </w:r>
    </w:p>
    <w:p w14:paraId="74E7D023" w14:textId="77777777" w:rsidR="003E7795" w:rsidRDefault="003E7795" w:rsidP="003E7795">
      <w:pPr>
        <w:pStyle w:val="ListParagraph"/>
        <w:ind w:left="964"/>
        <w:rPr>
          <w:lang w:eastAsia="en-US"/>
        </w:rPr>
      </w:pPr>
    </w:p>
    <w:p w14:paraId="7E68B1E3" w14:textId="77777777" w:rsidR="003E7795" w:rsidRDefault="003E7795" w:rsidP="003E7795">
      <w:pPr>
        <w:pStyle w:val="ListParagraph"/>
        <w:ind w:left="964"/>
        <w:rPr>
          <w:lang w:eastAsia="en-US"/>
        </w:rPr>
      </w:pPr>
    </w:p>
    <w:p w14:paraId="26BED871" w14:textId="77777777" w:rsidR="003E7795" w:rsidRDefault="003E7795" w:rsidP="003E7795">
      <w:pPr>
        <w:pStyle w:val="ListParagraph"/>
        <w:ind w:left="964"/>
        <w:rPr>
          <w:lang w:eastAsia="en-US"/>
        </w:rPr>
      </w:pPr>
    </w:p>
    <w:p w14:paraId="2E80B510" w14:textId="77777777" w:rsidR="003E7795" w:rsidRDefault="003E7795" w:rsidP="003E7795">
      <w:pPr>
        <w:pStyle w:val="ListParagraph"/>
        <w:ind w:left="964"/>
        <w:rPr>
          <w:lang w:eastAsia="en-US"/>
        </w:rPr>
      </w:pPr>
    </w:p>
    <w:p w14:paraId="26F69C0F" w14:textId="77777777" w:rsidR="003E7795" w:rsidRDefault="003E7795" w:rsidP="003E7795">
      <w:pPr>
        <w:pStyle w:val="ListParagraph"/>
        <w:ind w:left="964"/>
        <w:rPr>
          <w:lang w:eastAsia="en-US"/>
        </w:rPr>
      </w:pPr>
    </w:p>
    <w:p w14:paraId="64566ED7" w14:textId="459111DA" w:rsidR="003E7795" w:rsidRDefault="003E7795" w:rsidP="003E7795">
      <w:pPr>
        <w:pStyle w:val="ListParagraph"/>
        <w:numPr>
          <w:ilvl w:val="2"/>
          <w:numId w:val="29"/>
        </w:numPr>
        <w:rPr>
          <w:lang w:eastAsia="en-US"/>
        </w:rPr>
      </w:pPr>
      <w:r>
        <w:rPr>
          <w:lang w:eastAsia="en-US"/>
        </w:rPr>
        <w:t>Common Test Topology – 2</w:t>
      </w:r>
    </w:p>
    <w:p w14:paraId="4FB49AEA" w14:textId="290C52AA" w:rsidR="003E7795" w:rsidRDefault="003E7795" w:rsidP="003E7795">
      <w:pPr>
        <w:jc w:val="center"/>
        <w:rPr>
          <w:lang w:eastAsia="en-US"/>
        </w:rPr>
      </w:pPr>
      <w:r>
        <w:rPr>
          <w:noProof/>
          <w:sz w:val="22"/>
          <w:szCs w:val="22"/>
          <w:lang w:val="en-US" w:eastAsia="zh-CN"/>
        </w:rPr>
        <w:drawing>
          <wp:inline distT="0" distB="0" distL="0" distR="0" wp14:anchorId="58CBFF40" wp14:editId="7B8B4A2D">
            <wp:extent cx="2278978" cy="6096921"/>
            <wp:effectExtent l="0" t="0" r="7620" b="0"/>
            <wp:docPr id="781655994" name="Picture 2" descr="A diagram of a network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655994" name="Picture 2" descr="A diagram of a network diagram&#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2287058" cy="6118538"/>
                    </a:xfrm>
                    <a:prstGeom prst="rect">
                      <a:avLst/>
                    </a:prstGeom>
                  </pic:spPr>
                </pic:pic>
              </a:graphicData>
            </a:graphic>
          </wp:inline>
        </w:drawing>
      </w:r>
    </w:p>
    <w:p w14:paraId="4FF51296" w14:textId="1DDC997B" w:rsidR="005D5BDA" w:rsidRPr="003E7795" w:rsidRDefault="005D5BDA" w:rsidP="005D5BDA">
      <w:pPr>
        <w:pStyle w:val="ListParagraph"/>
        <w:ind w:left="964"/>
        <w:jc w:val="center"/>
        <w:rPr>
          <w:i/>
          <w:iCs/>
          <w:u w:val="single"/>
          <w:lang w:eastAsia="en-US"/>
        </w:rPr>
      </w:pPr>
      <w:r w:rsidRPr="003E7795">
        <w:rPr>
          <w:i/>
          <w:iCs/>
          <w:u w:val="single"/>
          <w:lang w:eastAsia="en-US"/>
        </w:rPr>
        <w:t>Figure-</w:t>
      </w:r>
      <w:r>
        <w:rPr>
          <w:i/>
          <w:iCs/>
          <w:u w:val="single"/>
          <w:lang w:eastAsia="en-US"/>
        </w:rPr>
        <w:t>2</w:t>
      </w:r>
      <w:r w:rsidRPr="003E7795">
        <w:rPr>
          <w:i/>
          <w:iCs/>
          <w:u w:val="single"/>
          <w:lang w:eastAsia="en-US"/>
        </w:rPr>
        <w:t>: Common Test Topology-</w:t>
      </w:r>
      <w:r>
        <w:rPr>
          <w:i/>
          <w:iCs/>
          <w:u w:val="single"/>
          <w:lang w:eastAsia="en-US"/>
        </w:rPr>
        <w:t>2</w:t>
      </w:r>
    </w:p>
    <w:p w14:paraId="649299E3" w14:textId="77777777" w:rsidR="005D5BDA" w:rsidRDefault="005D5BDA" w:rsidP="003E7795">
      <w:pPr>
        <w:jc w:val="center"/>
        <w:rPr>
          <w:lang w:eastAsia="en-US"/>
        </w:rPr>
      </w:pPr>
    </w:p>
    <w:p w14:paraId="07F95A65" w14:textId="77777777" w:rsidR="003E7795" w:rsidRDefault="003E7795" w:rsidP="003E7795">
      <w:pPr>
        <w:jc w:val="center"/>
        <w:rPr>
          <w:lang w:eastAsia="en-US"/>
        </w:rPr>
      </w:pPr>
    </w:p>
    <w:p w14:paraId="2C77EED1" w14:textId="5320A8F4" w:rsidR="003E7795" w:rsidRDefault="003E7795" w:rsidP="003E7795">
      <w:pPr>
        <w:pStyle w:val="ListParagraph"/>
        <w:ind w:left="964"/>
        <w:rPr>
          <w:lang w:eastAsia="en-US"/>
        </w:rPr>
      </w:pPr>
      <w:r>
        <w:rPr>
          <w:lang w:eastAsia="en-US"/>
        </w:rPr>
        <w:t xml:space="preserve">In this test topology, the Router Under Test (RUT) is an </w:t>
      </w:r>
      <w:r w:rsidR="005D5BDA">
        <w:rPr>
          <w:lang w:eastAsia="en-US"/>
        </w:rPr>
        <w:t>ingress/egress node at the edge of the</w:t>
      </w:r>
      <w:r>
        <w:rPr>
          <w:lang w:eastAsia="en-US"/>
        </w:rPr>
        <w:t xml:space="preserve"> Segment Routing Domain (SR-domain). </w:t>
      </w:r>
    </w:p>
    <w:p w14:paraId="40579BA6" w14:textId="77777777" w:rsidR="003E7795" w:rsidRDefault="003E7795" w:rsidP="003E7795">
      <w:pPr>
        <w:rPr>
          <w:lang w:eastAsia="en-US"/>
        </w:rPr>
      </w:pPr>
    </w:p>
    <w:p w14:paraId="65E474D4" w14:textId="77777777" w:rsidR="003E7795" w:rsidRDefault="003E7795" w:rsidP="003E7795">
      <w:pPr>
        <w:pStyle w:val="ListParagraph"/>
        <w:ind w:left="964"/>
        <w:rPr>
          <w:lang w:eastAsia="en-US"/>
        </w:rPr>
      </w:pPr>
    </w:p>
    <w:p w14:paraId="57216AE6" w14:textId="77777777" w:rsidR="005D5BDA" w:rsidRPr="003E7795" w:rsidRDefault="005D5BDA" w:rsidP="003E7795">
      <w:pPr>
        <w:pStyle w:val="ListParagraph"/>
        <w:ind w:left="964"/>
        <w:rPr>
          <w:lang w:eastAsia="en-US"/>
        </w:rPr>
      </w:pPr>
    </w:p>
    <w:p w14:paraId="19F9B5FB" w14:textId="5BB18E50" w:rsidR="003D5089" w:rsidRDefault="005D5BDA" w:rsidP="003D5089">
      <w:pPr>
        <w:pStyle w:val="Heading2"/>
        <w:numPr>
          <w:ilvl w:val="1"/>
          <w:numId w:val="29"/>
        </w:numPr>
        <w:tabs>
          <w:tab w:val="left" w:pos="432"/>
        </w:tabs>
      </w:pPr>
      <w:bookmarkStart w:id="76" w:name="_Toc191247101"/>
      <w:r>
        <w:lastRenderedPageBreak/>
        <w:t>SRv6 Conformance Testing – Testing Methodology, Test Procedures and Expected Results</w:t>
      </w:r>
      <w:bookmarkEnd w:id="76"/>
    </w:p>
    <w:p w14:paraId="015FD45D" w14:textId="08692BD2" w:rsidR="005D5BDA" w:rsidRPr="005D5BDA" w:rsidRDefault="005D5BDA" w:rsidP="005D5BDA">
      <w:pPr>
        <w:rPr>
          <w:lang w:eastAsia="en-US"/>
        </w:rPr>
      </w:pPr>
      <w:r>
        <w:rPr>
          <w:lang w:eastAsia="en-US"/>
        </w:rPr>
        <w:t>[TBD]</w:t>
      </w:r>
    </w:p>
    <w:p w14:paraId="62408A11" w14:textId="014BB541" w:rsidR="00653740" w:rsidRPr="00653740" w:rsidRDefault="005D5BDA" w:rsidP="00653740">
      <w:pPr>
        <w:pStyle w:val="Heading1"/>
        <w:numPr>
          <w:ilvl w:val="0"/>
          <w:numId w:val="29"/>
        </w:numPr>
        <w:tabs>
          <w:tab w:val="left" w:pos="432"/>
        </w:tabs>
      </w:pPr>
      <w:bookmarkStart w:id="77" w:name="_Toc191247102"/>
      <w:r w:rsidRPr="00950ABD">
        <w:rPr>
          <w:lang w:eastAsia="zh-CN"/>
        </w:rPr>
        <w:t xml:space="preserve">Relationship with other related standard groups for </w:t>
      </w:r>
      <w:r>
        <w:rPr>
          <w:lang w:eastAsia="zh-CN"/>
        </w:rPr>
        <w:t>SRv6</w:t>
      </w:r>
      <w:bookmarkEnd w:id="77"/>
    </w:p>
    <w:p w14:paraId="7E489A38" w14:textId="6C37946A" w:rsidR="00653740" w:rsidRPr="0020028C" w:rsidRDefault="005D5BDA" w:rsidP="00653740">
      <w:pPr>
        <w:ind w:leftChars="150" w:left="360"/>
        <w:rPr>
          <w:iCs/>
          <w:lang w:eastAsia="zh-CN"/>
        </w:rPr>
      </w:pPr>
      <w:r w:rsidRPr="005D5BDA">
        <w:rPr>
          <w:iCs/>
          <w:lang w:eastAsia="zh-CN"/>
        </w:rPr>
        <w:t xml:space="preserve">The IETF is the primary body responsible for establishing the standards for SRv6, including its architecture, implementation, deployment, and Operations, Administration, and Maintenance (OAM). The work presented in this </w:t>
      </w:r>
      <w:r>
        <w:rPr>
          <w:iCs/>
          <w:lang w:eastAsia="zh-CN"/>
        </w:rPr>
        <w:t xml:space="preserve">technical </w:t>
      </w:r>
      <w:r w:rsidRPr="005D5BDA">
        <w:rPr>
          <w:iCs/>
          <w:lang w:eastAsia="zh-CN"/>
        </w:rPr>
        <w:t xml:space="preserve">report </w:t>
      </w:r>
      <w:r>
        <w:rPr>
          <w:iCs/>
          <w:lang w:eastAsia="zh-CN"/>
        </w:rPr>
        <w:t xml:space="preserve">only </w:t>
      </w:r>
      <w:r w:rsidRPr="005D5BDA">
        <w:rPr>
          <w:iCs/>
          <w:lang w:eastAsia="zh-CN"/>
        </w:rPr>
        <w:t xml:space="preserve">complements the IETF’s efforts by identifying the testing requirements derived from IETF standards for SRv6. It is important to emphasize that this </w:t>
      </w:r>
      <w:r>
        <w:rPr>
          <w:iCs/>
          <w:lang w:eastAsia="zh-CN"/>
        </w:rPr>
        <w:t>technical</w:t>
      </w:r>
      <w:ins w:id="78" w:author="Liu Ethan" w:date="2025-02-24T22:20:00Z">
        <w:r w:rsidR="003E4358">
          <w:rPr>
            <w:iCs/>
            <w:lang w:eastAsia="zh-CN"/>
          </w:rPr>
          <w:t xml:space="preserve"> report</w:t>
        </w:r>
      </w:ins>
      <w:r w:rsidRPr="005D5BDA">
        <w:rPr>
          <w:iCs/>
          <w:lang w:eastAsia="zh-CN"/>
        </w:rPr>
        <w:t xml:space="preserve"> does not seek to specify any aspects of SRv6</w:t>
      </w:r>
      <w:r>
        <w:rPr>
          <w:iCs/>
          <w:lang w:eastAsia="zh-CN"/>
        </w:rPr>
        <w:t xml:space="preserve"> </w:t>
      </w:r>
      <w:r w:rsidRPr="005D5BDA">
        <w:rPr>
          <w:iCs/>
          <w:lang w:eastAsia="zh-CN"/>
        </w:rPr>
        <w:t>no</w:t>
      </w:r>
      <w:r>
        <w:rPr>
          <w:iCs/>
          <w:lang w:eastAsia="zh-CN"/>
        </w:rPr>
        <w:t>r does it introduce any</w:t>
      </w:r>
      <w:r w:rsidRPr="005D5BDA">
        <w:rPr>
          <w:iCs/>
          <w:lang w:eastAsia="zh-CN"/>
        </w:rPr>
        <w:t xml:space="preserve"> new requirements for SRv6</w:t>
      </w:r>
      <w:r>
        <w:rPr>
          <w:iCs/>
          <w:lang w:eastAsia="zh-CN"/>
        </w:rPr>
        <w:t xml:space="preserve"> outside of IETF’s work.</w:t>
      </w:r>
    </w:p>
    <w:p w14:paraId="3341CCF7" w14:textId="77777777" w:rsidR="00653740" w:rsidRPr="0084455E" w:rsidRDefault="00653740" w:rsidP="00653740">
      <w:pPr>
        <w:rPr>
          <w:lang w:eastAsia="zh-CN"/>
        </w:rPr>
      </w:pPr>
    </w:p>
    <w:p w14:paraId="7E60E20A" w14:textId="00C386C5" w:rsidR="00653740" w:rsidRPr="0084455E" w:rsidRDefault="005D5BDA" w:rsidP="00653740">
      <w:pPr>
        <w:pStyle w:val="Heading1"/>
        <w:numPr>
          <w:ilvl w:val="0"/>
          <w:numId w:val="29"/>
        </w:numPr>
        <w:tabs>
          <w:tab w:val="left" w:pos="432"/>
        </w:tabs>
      </w:pPr>
      <w:bookmarkStart w:id="79" w:name="_Toc191247103"/>
      <w:r>
        <w:t>Conclusion and Future Work</w:t>
      </w:r>
      <w:bookmarkEnd w:id="79"/>
    </w:p>
    <w:p w14:paraId="740F9907" w14:textId="77777777" w:rsidR="00653740" w:rsidRDefault="00653740" w:rsidP="00653740">
      <w:pPr>
        <w:rPr>
          <w:lang w:eastAsia="zh-CN"/>
        </w:rPr>
      </w:pPr>
    </w:p>
    <w:p w14:paraId="5ECA508E" w14:textId="2C5A8DBA" w:rsidR="005D5BDA" w:rsidRPr="00A72BB3" w:rsidRDefault="005D5BDA" w:rsidP="005D5BDA">
      <w:pPr>
        <w:suppressAutoHyphens/>
        <w:spacing w:before="0" w:after="160" w:line="256" w:lineRule="auto"/>
        <w:jc w:val="both"/>
        <w:rPr>
          <w:rFonts w:eastAsia="Times New Roman"/>
          <w:sz w:val="22"/>
          <w:szCs w:val="22"/>
          <w:lang w:eastAsia="zh-CN" w:bidi="hi-IN"/>
        </w:rPr>
      </w:pPr>
      <w:r>
        <w:rPr>
          <w:rFonts w:eastAsia="Times New Roman"/>
          <w:sz w:val="22"/>
          <w:szCs w:val="22"/>
          <w:lang w:eastAsia="zh-CN" w:bidi="hi-IN"/>
        </w:rPr>
        <w:t xml:space="preserve">By specifying the testing requirements, procedures, and expected results for verifying a device’s conformance to SRv6 standards, this technical report provides manufacturers, operators, regulatory agencies, and standardization bodies with the first step towards SRv6-compliant devices. This work item can be further enhanced in future with detailed test procedures and expected outcomes to provide a technical test specification for verifying SRv6 Conformance of a network device. </w:t>
      </w:r>
    </w:p>
    <w:p w14:paraId="3AE8F8BB" w14:textId="77777777" w:rsidR="005D5BDA" w:rsidRPr="003B1367" w:rsidRDefault="005D5BDA" w:rsidP="00653740">
      <w:pPr>
        <w:rPr>
          <w:szCs w:val="21"/>
          <w:lang w:val="en-US" w:eastAsia="zh-CN"/>
        </w:rPr>
      </w:pPr>
    </w:p>
    <w:p w14:paraId="6CFE1845" w14:textId="77777777" w:rsidR="00D64D1E" w:rsidRDefault="00D64D1E">
      <w:pPr>
        <w:spacing w:before="0" w:after="160" w:line="259" w:lineRule="auto"/>
        <w:rPr>
          <w:lang w:val="en-US"/>
        </w:rPr>
      </w:pPr>
      <w:r>
        <w:rPr>
          <w:lang w:val="en-US"/>
        </w:rPr>
        <w:br w:type="page"/>
      </w:r>
    </w:p>
    <w:p w14:paraId="1DA62A35" w14:textId="77777777" w:rsidR="00FD4167" w:rsidRDefault="00FD4167" w:rsidP="002E0584">
      <w:pPr>
        <w:pStyle w:val="Heading1"/>
        <w:jc w:val="center"/>
        <w:rPr>
          <w:rFonts w:eastAsia="SimSun"/>
          <w:sz w:val="28"/>
          <w:szCs w:val="28"/>
          <w:lang w:val="en-US"/>
        </w:rPr>
      </w:pPr>
      <w:bookmarkStart w:id="80" w:name="_Toc191247104"/>
      <w:r w:rsidRPr="002E0584">
        <w:rPr>
          <w:rFonts w:eastAsia="SimSun"/>
          <w:sz w:val="28"/>
          <w:szCs w:val="28"/>
          <w:lang w:val="en-US"/>
        </w:rPr>
        <w:lastRenderedPageBreak/>
        <w:t>Bibliography</w:t>
      </w:r>
      <w:bookmarkEnd w:id="80"/>
    </w:p>
    <w:p w14:paraId="12254C11" w14:textId="77777777" w:rsidR="00D93EC1" w:rsidRDefault="00D93EC1" w:rsidP="00D93EC1">
      <w:pPr>
        <w:rPr>
          <w:lang w:val="en-US" w:eastAsia="en-US"/>
        </w:rPr>
      </w:pPr>
    </w:p>
    <w:p w14:paraId="2107B49D" w14:textId="77777777" w:rsidR="00D93EC1" w:rsidRPr="00D93EC1" w:rsidRDefault="00D93EC1" w:rsidP="00D93EC1">
      <w:pPr>
        <w:pStyle w:val="ListParagraph"/>
        <w:numPr>
          <w:ilvl w:val="0"/>
          <w:numId w:val="116"/>
        </w:numPr>
        <w:rPr>
          <w:lang w:eastAsia="zh-CN"/>
        </w:rPr>
      </w:pPr>
      <w:r w:rsidRPr="00D93EC1">
        <w:rPr>
          <w:lang w:eastAsia="zh-CN"/>
        </w:rPr>
        <w:t>IETF RFC 8402 – Segment Routing Architecture</w:t>
      </w:r>
    </w:p>
    <w:p w14:paraId="3FA89E83" w14:textId="77777777" w:rsidR="00D93EC1" w:rsidRPr="00D93EC1" w:rsidRDefault="00D93EC1" w:rsidP="00D93EC1">
      <w:pPr>
        <w:pStyle w:val="ListParagraph"/>
        <w:numPr>
          <w:ilvl w:val="0"/>
          <w:numId w:val="116"/>
        </w:numPr>
        <w:rPr>
          <w:lang w:eastAsia="zh-CN"/>
        </w:rPr>
      </w:pPr>
      <w:r w:rsidRPr="00D93EC1">
        <w:rPr>
          <w:lang w:eastAsia="zh-CN"/>
        </w:rPr>
        <w:t>IETF RFC 8754 – IPv6 Segment Routing Header (SRH)</w:t>
      </w:r>
    </w:p>
    <w:p w14:paraId="42D5D943" w14:textId="77777777" w:rsidR="00D93EC1" w:rsidRPr="00D93EC1" w:rsidRDefault="00D93EC1" w:rsidP="00D93EC1">
      <w:pPr>
        <w:pStyle w:val="ListParagraph"/>
        <w:numPr>
          <w:ilvl w:val="0"/>
          <w:numId w:val="116"/>
        </w:numPr>
        <w:rPr>
          <w:lang w:eastAsia="zh-CN"/>
        </w:rPr>
      </w:pPr>
      <w:r w:rsidRPr="00D93EC1">
        <w:rPr>
          <w:lang w:eastAsia="zh-CN"/>
        </w:rPr>
        <w:t>IETF RFC 8986 – SRv6 Network Programming</w:t>
      </w:r>
    </w:p>
    <w:p w14:paraId="20FCB8BB" w14:textId="77777777" w:rsidR="00D93EC1" w:rsidRPr="00D93EC1" w:rsidRDefault="00D93EC1" w:rsidP="00D93EC1">
      <w:pPr>
        <w:pStyle w:val="ListParagraph"/>
        <w:numPr>
          <w:ilvl w:val="0"/>
          <w:numId w:val="116"/>
        </w:numPr>
        <w:rPr>
          <w:lang w:eastAsia="zh-CN"/>
        </w:rPr>
      </w:pPr>
      <w:r w:rsidRPr="00D93EC1">
        <w:rPr>
          <w:lang w:eastAsia="zh-CN"/>
        </w:rPr>
        <w:t>IETF RFC 8665 – OSPFv3 Extensions for SRv6</w:t>
      </w:r>
    </w:p>
    <w:p w14:paraId="1A47AC29" w14:textId="77777777" w:rsidR="00D93EC1" w:rsidRPr="00D93EC1" w:rsidRDefault="00D93EC1" w:rsidP="00D93EC1">
      <w:pPr>
        <w:pStyle w:val="ListParagraph"/>
        <w:numPr>
          <w:ilvl w:val="0"/>
          <w:numId w:val="116"/>
        </w:numPr>
        <w:rPr>
          <w:lang w:eastAsia="zh-CN"/>
        </w:rPr>
      </w:pPr>
      <w:r w:rsidRPr="00D93EC1">
        <w:rPr>
          <w:lang w:eastAsia="zh-CN"/>
        </w:rPr>
        <w:t>IETF RFC 8666 – IS-IS Extensions for SRv6</w:t>
      </w:r>
    </w:p>
    <w:p w14:paraId="4AA46CA6" w14:textId="77777777" w:rsidR="00D93EC1" w:rsidRPr="00D93EC1" w:rsidRDefault="00D93EC1" w:rsidP="00D93EC1">
      <w:pPr>
        <w:pStyle w:val="ListParagraph"/>
        <w:numPr>
          <w:ilvl w:val="0"/>
          <w:numId w:val="116"/>
        </w:numPr>
        <w:rPr>
          <w:lang w:eastAsia="zh-CN"/>
        </w:rPr>
      </w:pPr>
      <w:r w:rsidRPr="00D93EC1">
        <w:rPr>
          <w:lang w:eastAsia="zh-CN"/>
        </w:rPr>
        <w:t>IETF RFC 8667 – BGP Prefix-SID Extensions for SRv6</w:t>
      </w:r>
    </w:p>
    <w:p w14:paraId="20E8E849" w14:textId="77777777" w:rsidR="00D93EC1" w:rsidRPr="00D93EC1" w:rsidRDefault="00D93EC1" w:rsidP="00D93EC1">
      <w:pPr>
        <w:pStyle w:val="ListParagraph"/>
        <w:numPr>
          <w:ilvl w:val="0"/>
          <w:numId w:val="116"/>
        </w:numPr>
        <w:rPr>
          <w:lang w:eastAsia="zh-CN"/>
        </w:rPr>
      </w:pPr>
      <w:r w:rsidRPr="00D93EC1">
        <w:rPr>
          <w:lang w:eastAsia="zh-CN"/>
        </w:rPr>
        <w:t>IETF RFC 9252 – BGP Overlay Services Based on Segment Routing over IPv6 (SRv6)</w:t>
      </w:r>
    </w:p>
    <w:p w14:paraId="2223F30A" w14:textId="77777777" w:rsidR="00D93EC1" w:rsidRPr="00D93EC1" w:rsidRDefault="00D93EC1" w:rsidP="00D93EC1">
      <w:pPr>
        <w:pStyle w:val="ListParagraph"/>
        <w:numPr>
          <w:ilvl w:val="0"/>
          <w:numId w:val="116"/>
        </w:numPr>
        <w:rPr>
          <w:lang w:eastAsia="zh-CN"/>
        </w:rPr>
      </w:pPr>
      <w:r w:rsidRPr="00D93EC1">
        <w:rPr>
          <w:lang w:eastAsia="zh-CN"/>
        </w:rPr>
        <w:t>IETF RFC 9352 – IS-IS Extensions to Support Segment Routing over the IPv6 Data Plane</w:t>
      </w:r>
    </w:p>
    <w:p w14:paraId="582F9B27" w14:textId="77777777" w:rsidR="00D93EC1" w:rsidRPr="00D93EC1" w:rsidRDefault="00D93EC1" w:rsidP="00D93EC1">
      <w:pPr>
        <w:pStyle w:val="ListParagraph"/>
        <w:numPr>
          <w:ilvl w:val="0"/>
          <w:numId w:val="116"/>
        </w:numPr>
        <w:rPr>
          <w:lang w:eastAsia="zh-CN"/>
        </w:rPr>
      </w:pPr>
      <w:r w:rsidRPr="00D93EC1">
        <w:rPr>
          <w:lang w:eastAsia="zh-CN"/>
        </w:rPr>
        <w:t>IETF RFC 9433 – Segment Routing over IPv6 for the Mobile User Plane</w:t>
      </w:r>
    </w:p>
    <w:p w14:paraId="355FFCD0" w14:textId="77777777" w:rsidR="00D93EC1" w:rsidRPr="00D93EC1" w:rsidRDefault="00D93EC1" w:rsidP="00D93EC1">
      <w:pPr>
        <w:pStyle w:val="ListParagraph"/>
        <w:numPr>
          <w:ilvl w:val="0"/>
          <w:numId w:val="116"/>
        </w:numPr>
        <w:rPr>
          <w:lang w:eastAsia="zh-CN"/>
        </w:rPr>
      </w:pPr>
      <w:r w:rsidRPr="00D93EC1">
        <w:rPr>
          <w:lang w:eastAsia="zh-CN"/>
        </w:rPr>
        <w:t>IETF RFC 9487 – Export of Segment Routing over IPv6 Information in IP Flow Information Export (IPFIX)</w:t>
      </w:r>
    </w:p>
    <w:p w14:paraId="0FDD1B25" w14:textId="77777777" w:rsidR="00D93EC1" w:rsidRPr="00D93EC1" w:rsidRDefault="00D93EC1" w:rsidP="00D93EC1">
      <w:pPr>
        <w:pStyle w:val="ListParagraph"/>
        <w:numPr>
          <w:ilvl w:val="0"/>
          <w:numId w:val="116"/>
        </w:numPr>
        <w:rPr>
          <w:lang w:eastAsia="zh-CN"/>
        </w:rPr>
      </w:pPr>
      <w:r w:rsidRPr="00D93EC1">
        <w:rPr>
          <w:lang w:eastAsia="zh-CN"/>
        </w:rPr>
        <w:t>ITU-T Y.3216 (09/2024): Fixed, mobile and satellite convergence – Distributed core network for IMT-2020 networks and beyond</w:t>
      </w:r>
    </w:p>
    <w:p w14:paraId="30671E54" w14:textId="77777777" w:rsidR="00D93EC1" w:rsidRPr="00D93EC1" w:rsidRDefault="00D93EC1" w:rsidP="00D93EC1">
      <w:pPr>
        <w:pStyle w:val="ListParagraph"/>
        <w:numPr>
          <w:ilvl w:val="0"/>
          <w:numId w:val="116"/>
        </w:numPr>
        <w:rPr>
          <w:lang w:eastAsia="zh-CN"/>
        </w:rPr>
      </w:pPr>
      <w:r w:rsidRPr="00D93EC1">
        <w:rPr>
          <w:lang w:eastAsia="zh-CN"/>
        </w:rPr>
        <w:t>ITU-T Q.4141 (12/2023): Requirements and signalling of intelligence control for the border network gateway in computing power networks</w:t>
      </w:r>
    </w:p>
    <w:p w14:paraId="7F0345B8" w14:textId="77777777" w:rsidR="00D93EC1" w:rsidRPr="00D93EC1" w:rsidRDefault="00D93EC1" w:rsidP="00D93EC1">
      <w:pPr>
        <w:pStyle w:val="ListParagraph"/>
        <w:numPr>
          <w:ilvl w:val="0"/>
          <w:numId w:val="116"/>
        </w:numPr>
        <w:rPr>
          <w:lang w:eastAsia="zh-CN"/>
        </w:rPr>
      </w:pPr>
      <w:r w:rsidRPr="00D93EC1">
        <w:rPr>
          <w:lang w:eastAsia="zh-CN"/>
        </w:rPr>
        <w:t>ITU-T Y.3657 (12/2023): Big data driven networking – Requirements and capabilities of network visibility</w:t>
      </w:r>
    </w:p>
    <w:p w14:paraId="3B968F71" w14:textId="77777777" w:rsidR="00D93EC1" w:rsidRPr="00D93EC1" w:rsidRDefault="00D93EC1" w:rsidP="00D93EC1">
      <w:pPr>
        <w:pStyle w:val="ListParagraph"/>
        <w:numPr>
          <w:ilvl w:val="0"/>
          <w:numId w:val="116"/>
        </w:numPr>
        <w:rPr>
          <w:lang w:eastAsia="zh-CN"/>
        </w:rPr>
      </w:pPr>
      <w:r w:rsidRPr="00D93EC1">
        <w:rPr>
          <w:lang w:eastAsia="zh-CN"/>
        </w:rPr>
        <w:t>ITU-T Q.4070 (02/2023): Test suite for interoperability testing of virtualized broadband network gateways</w:t>
      </w:r>
    </w:p>
    <w:p w14:paraId="1DCA2FB4" w14:textId="302F0A32" w:rsidR="0020028C" w:rsidRPr="007D07CF" w:rsidRDefault="00D93EC1" w:rsidP="009D792E">
      <w:pPr>
        <w:pStyle w:val="ListParagraph"/>
        <w:numPr>
          <w:ilvl w:val="0"/>
          <w:numId w:val="116"/>
        </w:numPr>
        <w:rPr>
          <w:lang w:val="en-US" w:eastAsia="zh-CN"/>
        </w:rPr>
      </w:pPr>
      <w:r w:rsidRPr="00D93EC1">
        <w:rPr>
          <w:lang w:eastAsia="zh-CN"/>
        </w:rPr>
        <w:t>ITU-T TR.MPM-SRv6: Method for Performance Monitoring of SRv6</w:t>
      </w:r>
    </w:p>
    <w:p w14:paraId="5A773AA5" w14:textId="77777777" w:rsidR="008F4782" w:rsidRDefault="008F4782" w:rsidP="008F4782">
      <w:pPr>
        <w:rPr>
          <w:lang w:val="en-US" w:eastAsia="zh-CN"/>
        </w:rPr>
      </w:pPr>
    </w:p>
    <w:p w14:paraId="12B51ECB" w14:textId="730BE7B8" w:rsidR="008F4782" w:rsidRPr="008F4782" w:rsidRDefault="008F4782" w:rsidP="007D07CF">
      <w:pPr>
        <w:jc w:val="center"/>
        <w:rPr>
          <w:lang w:val="en-US" w:eastAsia="zh-CN"/>
        </w:rPr>
      </w:pPr>
      <w:r w:rsidRPr="0020028C">
        <w:rPr>
          <w:lang w:val="en-US"/>
        </w:rPr>
        <w:t>_______________________</w:t>
      </w:r>
    </w:p>
    <w:sectPr w:rsidR="008F4782" w:rsidRPr="008F4782" w:rsidSect="002519BE">
      <w:pgSz w:w="11907" w:h="16840" w:code="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F50336" w14:textId="77777777" w:rsidR="00C67947" w:rsidRDefault="00C67947" w:rsidP="00C42125">
      <w:pPr>
        <w:spacing w:before="0"/>
      </w:pPr>
      <w:r>
        <w:separator/>
      </w:r>
    </w:p>
  </w:endnote>
  <w:endnote w:type="continuationSeparator" w:id="0">
    <w:p w14:paraId="65BE2B3E" w14:textId="77777777" w:rsidR="00C67947" w:rsidRDefault="00C67947" w:rsidP="00C42125">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font>
  <w:font w:name="????">
    <w:altName w:val="Yu Gothic"/>
    <w:charset w:val="80"/>
    <w:family w:val="auto"/>
    <w:pitch w:val="default"/>
    <w:sig w:usb0="00000000" w:usb1="00000000" w:usb2="00000010" w:usb3="00000000" w:csb0="00020000" w:csb1="00000000"/>
  </w:font>
  <w:font w:name="MS Mincho">
    <w:altName w:val="ＭＳ 明朝"/>
    <w:panose1 w:val="02020609040205080304"/>
    <w:charset w:val="80"/>
    <w:family w:val="modern"/>
    <w:pitch w:val="fixed"/>
    <w:sig w:usb0="E00002FF" w:usb1="6AC7FDFB" w:usb2="08000012" w:usb3="00000000" w:csb0="0002009F" w:csb1="00000000"/>
  </w:font>
  <w:font w:name="Segoe UI">
    <w:altName w:val="Sylfaen"/>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A2571C" w14:textId="77777777" w:rsidR="00C67947" w:rsidRDefault="00C67947" w:rsidP="00C42125">
      <w:pPr>
        <w:spacing w:before="0"/>
      </w:pPr>
      <w:r>
        <w:separator/>
      </w:r>
    </w:p>
  </w:footnote>
  <w:footnote w:type="continuationSeparator" w:id="0">
    <w:p w14:paraId="7666C56A" w14:textId="77777777" w:rsidR="00C67947" w:rsidRDefault="00C67947" w:rsidP="00C42125">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0ABE3" w14:textId="55CA1E2D" w:rsidR="00280834" w:rsidRPr="002519BE" w:rsidRDefault="002519BE" w:rsidP="002519BE">
    <w:pPr>
      <w:pStyle w:val="Header"/>
    </w:pPr>
    <w:r w:rsidRPr="002519BE">
      <w:t xml:space="preserve">- </w:t>
    </w:r>
    <w:r w:rsidRPr="002519BE">
      <w:fldChar w:fldCharType="begin"/>
    </w:r>
    <w:r w:rsidRPr="002519BE">
      <w:instrText xml:space="preserve"> PAGE  \* MERGEFORMAT </w:instrText>
    </w:r>
    <w:r w:rsidRPr="002519BE">
      <w:fldChar w:fldCharType="separate"/>
    </w:r>
    <w:r w:rsidR="00217BD6">
      <w:rPr>
        <w:noProof/>
      </w:rPr>
      <w:t>13</w:t>
    </w:r>
    <w:r w:rsidRPr="002519BE">
      <w:fldChar w:fldCharType="end"/>
    </w:r>
    <w:r w:rsidRPr="002519BE">
      <w:t xml:space="preserve"> -</w:t>
    </w:r>
  </w:p>
  <w:p w14:paraId="09FC7569" w14:textId="54873B49" w:rsidR="002519BE" w:rsidRPr="002519BE" w:rsidRDefault="002519BE" w:rsidP="002519BE">
    <w:pPr>
      <w:pStyle w:val="Header"/>
      <w:spacing w:after="240"/>
    </w:pPr>
    <w:r w:rsidRPr="002519BE">
      <w:fldChar w:fldCharType="begin"/>
    </w:r>
    <w:r w:rsidRPr="002519BE">
      <w:instrText xml:space="preserve"> STYLEREF  Docnumber  </w:instrText>
    </w:r>
    <w:r w:rsidRPr="002519BE">
      <w:fldChar w:fldCharType="separate"/>
    </w:r>
    <w:r w:rsidR="00465061">
      <w:rPr>
        <w:noProof/>
      </w:rPr>
      <w:t>SG11-TD277/GEN</w:t>
    </w:r>
    <w:r w:rsidRPr="002519BE">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FBED74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8B9EBABC"/>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89227694"/>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E2928F28"/>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7896B012"/>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85CD7CE"/>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2EC5768"/>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39858F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28E2E3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A14CC1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E75C89"/>
    <w:multiLevelType w:val="hybridMultilevel"/>
    <w:tmpl w:val="CA1886BA"/>
    <w:lvl w:ilvl="0" w:tplc="FFFFFFFF">
      <w:start w:val="1"/>
      <w:numFmt w:val="lowerLetter"/>
      <w:lvlText w:val="%1)"/>
      <w:lvlJc w:val="left"/>
      <w:pPr>
        <w:ind w:left="880" w:hanging="440"/>
      </w:pPr>
      <w:rPr>
        <w:rFonts w:hint="default"/>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11" w15:restartNumberingAfterBreak="0">
    <w:nsid w:val="012F1118"/>
    <w:multiLevelType w:val="hybridMultilevel"/>
    <w:tmpl w:val="F84C1906"/>
    <w:lvl w:ilvl="0" w:tplc="31CCCA40">
      <w:start w:val="1"/>
      <w:numFmt w:val="lowerLetter"/>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05E428C9"/>
    <w:multiLevelType w:val="multilevel"/>
    <w:tmpl w:val="2D2E8AF2"/>
    <w:lvl w:ilvl="0">
      <w:start w:val="1"/>
      <w:numFmt w:val="lowerLetter"/>
      <w:lvlText w:val="%1)"/>
      <w:lvlJc w:val="left"/>
      <w:pPr>
        <w:ind w:left="425" w:hanging="425"/>
      </w:pPr>
      <w:rPr>
        <w:i w:val="0"/>
        <w:iCs w:val="0"/>
      </w:rPr>
    </w:lvl>
    <w:lvl w:ilvl="1">
      <w:start w:val="1"/>
      <w:numFmt w:val="decimal"/>
      <w:lvlText w:val="%1.%2."/>
      <w:lvlJc w:val="left"/>
      <w:pPr>
        <w:ind w:left="567" w:hanging="567"/>
      </w:pPr>
      <w:rPr>
        <w:i w:val="0"/>
        <w:iCs w:val="0"/>
      </w:r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3" w15:restartNumberingAfterBreak="0">
    <w:nsid w:val="08F959EB"/>
    <w:multiLevelType w:val="hybridMultilevel"/>
    <w:tmpl w:val="CA1886BA"/>
    <w:lvl w:ilvl="0" w:tplc="FFFFFFFF">
      <w:start w:val="1"/>
      <w:numFmt w:val="lowerLetter"/>
      <w:lvlText w:val="%1)"/>
      <w:lvlJc w:val="left"/>
      <w:pPr>
        <w:ind w:left="880" w:hanging="440"/>
      </w:pPr>
      <w:rPr>
        <w:rFonts w:hint="default"/>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14" w15:restartNumberingAfterBreak="0">
    <w:nsid w:val="0AF46EFA"/>
    <w:multiLevelType w:val="hybridMultilevel"/>
    <w:tmpl w:val="59DCA3A0"/>
    <w:lvl w:ilvl="0" w:tplc="31CCCA40">
      <w:start w:val="1"/>
      <w:numFmt w:val="lowerLetter"/>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0B167A51"/>
    <w:multiLevelType w:val="hybridMultilevel"/>
    <w:tmpl w:val="CA1886BA"/>
    <w:lvl w:ilvl="0" w:tplc="FFFFFFFF">
      <w:start w:val="1"/>
      <w:numFmt w:val="lowerLetter"/>
      <w:lvlText w:val="%1)"/>
      <w:lvlJc w:val="left"/>
      <w:pPr>
        <w:ind w:left="880" w:hanging="440"/>
      </w:pPr>
      <w:rPr>
        <w:rFonts w:hint="default"/>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16" w15:restartNumberingAfterBreak="0">
    <w:nsid w:val="0CC20FAC"/>
    <w:multiLevelType w:val="hybridMultilevel"/>
    <w:tmpl w:val="CA1886BA"/>
    <w:lvl w:ilvl="0" w:tplc="FFFFFFFF">
      <w:start w:val="1"/>
      <w:numFmt w:val="lowerLetter"/>
      <w:lvlText w:val="%1)"/>
      <w:lvlJc w:val="left"/>
      <w:pPr>
        <w:ind w:left="880" w:hanging="440"/>
      </w:pPr>
      <w:rPr>
        <w:rFonts w:hint="default"/>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17" w15:restartNumberingAfterBreak="0">
    <w:nsid w:val="0E063B02"/>
    <w:multiLevelType w:val="hybridMultilevel"/>
    <w:tmpl w:val="DC30CA44"/>
    <w:lvl w:ilvl="0" w:tplc="31CCCA40">
      <w:start w:val="1"/>
      <w:numFmt w:val="lowerLetter"/>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129E73CD"/>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9" w15:restartNumberingAfterBreak="0">
    <w:nsid w:val="136531ED"/>
    <w:multiLevelType w:val="multilevel"/>
    <w:tmpl w:val="136531ED"/>
    <w:lvl w:ilvl="0">
      <w:start w:val="1"/>
      <w:numFmt w:val="bullet"/>
      <w:lvlText w:val="•"/>
      <w:lvlJc w:val="left"/>
      <w:pPr>
        <w:ind w:left="420" w:hanging="420"/>
      </w:pPr>
      <w:rPr>
        <w:rFonts w:ascii="Arial" w:hAnsi="Arial" w:cs="Times New Roman" w:hint="default"/>
        <w:i w:val="0"/>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0" w15:restartNumberingAfterBreak="0">
    <w:nsid w:val="137B0181"/>
    <w:multiLevelType w:val="hybridMultilevel"/>
    <w:tmpl w:val="565A43B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1" w15:restartNumberingAfterBreak="0">
    <w:nsid w:val="159D6323"/>
    <w:multiLevelType w:val="hybridMultilevel"/>
    <w:tmpl w:val="E5E6411A"/>
    <w:lvl w:ilvl="0" w:tplc="31CCCA40">
      <w:start w:val="1"/>
      <w:numFmt w:val="lowerLetter"/>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16560DF9"/>
    <w:multiLevelType w:val="hybridMultilevel"/>
    <w:tmpl w:val="CA1886BA"/>
    <w:lvl w:ilvl="0" w:tplc="FFFFFFFF">
      <w:start w:val="1"/>
      <w:numFmt w:val="lowerLetter"/>
      <w:lvlText w:val="%1)"/>
      <w:lvlJc w:val="left"/>
      <w:pPr>
        <w:ind w:left="880" w:hanging="440"/>
      </w:pPr>
      <w:rPr>
        <w:rFonts w:hint="default"/>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23" w15:restartNumberingAfterBreak="0">
    <w:nsid w:val="165D1103"/>
    <w:multiLevelType w:val="hybridMultilevel"/>
    <w:tmpl w:val="9D240C66"/>
    <w:lvl w:ilvl="0" w:tplc="300CA272">
      <w:start w:val="1"/>
      <w:numFmt w:val="bullet"/>
      <w:lvlText w:val="-"/>
      <w:lvlJc w:val="left"/>
      <w:pPr>
        <w:ind w:left="720" w:hanging="360"/>
      </w:pPr>
      <w:rPr>
        <w:rFonts w:ascii="Times New Roman" w:eastAsiaTheme="minorEastAsia"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1A073451"/>
    <w:multiLevelType w:val="hybridMultilevel"/>
    <w:tmpl w:val="89ECCE0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1A6E1D71"/>
    <w:multiLevelType w:val="hybridMultilevel"/>
    <w:tmpl w:val="2BC2346C"/>
    <w:lvl w:ilvl="0" w:tplc="31CCCA40">
      <w:start w:val="1"/>
      <w:numFmt w:val="lowerLetter"/>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6" w15:restartNumberingAfterBreak="0">
    <w:nsid w:val="1BFF2EAE"/>
    <w:multiLevelType w:val="hybridMultilevel"/>
    <w:tmpl w:val="09C2DAAE"/>
    <w:lvl w:ilvl="0" w:tplc="300CA272">
      <w:start w:val="1"/>
      <w:numFmt w:val="bullet"/>
      <w:lvlText w:val="-"/>
      <w:lvlJc w:val="left"/>
      <w:pPr>
        <w:ind w:left="440" w:hanging="440"/>
      </w:pPr>
      <w:rPr>
        <w:rFonts w:ascii="Times New Roman" w:eastAsiaTheme="minorEastAsia"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7" w15:restartNumberingAfterBreak="0">
    <w:nsid w:val="1E7232C0"/>
    <w:multiLevelType w:val="multilevel"/>
    <w:tmpl w:val="5F3E5230"/>
    <w:lvl w:ilvl="0">
      <w:start w:val="5"/>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8" w15:restartNumberingAfterBreak="0">
    <w:nsid w:val="1FBC276A"/>
    <w:multiLevelType w:val="hybridMultilevel"/>
    <w:tmpl w:val="73AE6CB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21A442B8"/>
    <w:multiLevelType w:val="multilevel"/>
    <w:tmpl w:val="8432FAC6"/>
    <w:lvl w:ilvl="0">
      <w:start w:val="1"/>
      <w:numFmt w:val="bullet"/>
      <w:lvlText w:val=""/>
      <w:lvlJc w:val="left"/>
      <w:pPr>
        <w:ind w:left="360" w:hanging="36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0" w15:restartNumberingAfterBreak="0">
    <w:nsid w:val="224F5981"/>
    <w:multiLevelType w:val="hybridMultilevel"/>
    <w:tmpl w:val="CA1886BA"/>
    <w:lvl w:ilvl="0" w:tplc="FFFFFFFF">
      <w:start w:val="1"/>
      <w:numFmt w:val="lowerLetter"/>
      <w:lvlText w:val="%1)"/>
      <w:lvlJc w:val="left"/>
      <w:pPr>
        <w:ind w:left="880" w:hanging="440"/>
      </w:pPr>
      <w:rPr>
        <w:rFonts w:hint="default"/>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31" w15:restartNumberingAfterBreak="0">
    <w:nsid w:val="22CB0C78"/>
    <w:multiLevelType w:val="hybridMultilevel"/>
    <w:tmpl w:val="034E2866"/>
    <w:lvl w:ilvl="0" w:tplc="31CCCA40">
      <w:start w:val="1"/>
      <w:numFmt w:val="lowerLetter"/>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2" w15:restartNumberingAfterBreak="0">
    <w:nsid w:val="250850EB"/>
    <w:multiLevelType w:val="hybridMultilevel"/>
    <w:tmpl w:val="57C2022C"/>
    <w:lvl w:ilvl="0" w:tplc="461E7BD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256831B3"/>
    <w:multiLevelType w:val="hybridMultilevel"/>
    <w:tmpl w:val="716C96C8"/>
    <w:lvl w:ilvl="0" w:tplc="31CCCA40">
      <w:start w:val="1"/>
      <w:numFmt w:val="lowerLetter"/>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4" w15:restartNumberingAfterBreak="0">
    <w:nsid w:val="26C915C9"/>
    <w:multiLevelType w:val="hybridMultilevel"/>
    <w:tmpl w:val="F3769F40"/>
    <w:lvl w:ilvl="0" w:tplc="31CCCA40">
      <w:start w:val="1"/>
      <w:numFmt w:val="lowerLetter"/>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5" w15:restartNumberingAfterBreak="0">
    <w:nsid w:val="27C15872"/>
    <w:multiLevelType w:val="hybridMultilevel"/>
    <w:tmpl w:val="BB7C171A"/>
    <w:lvl w:ilvl="0" w:tplc="97949A8A">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29333637"/>
    <w:multiLevelType w:val="multilevel"/>
    <w:tmpl w:val="29333637"/>
    <w:lvl w:ilvl="0">
      <w:start w:val="1"/>
      <w:numFmt w:val="decimal"/>
      <w:lvlText w:val="%1."/>
      <w:lvlJc w:val="left"/>
      <w:pPr>
        <w:ind w:left="420" w:hanging="420"/>
      </w:pPr>
    </w:lvl>
    <w:lvl w:ilvl="1">
      <w:start w:val="1"/>
      <w:numFmt w:val="decimal"/>
      <w:isLgl/>
      <w:lvlText w:val="%1.%2"/>
      <w:lvlJc w:val="left"/>
      <w:pPr>
        <w:ind w:left="660" w:hanging="660"/>
      </w:pPr>
      <w:rPr>
        <w:rFonts w:hint="default"/>
        <w:b/>
      </w:rPr>
    </w:lvl>
    <w:lvl w:ilvl="2">
      <w:start w:val="1"/>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800" w:hanging="1800"/>
      </w:pPr>
      <w:rPr>
        <w:rFonts w:hint="default"/>
        <w:b/>
      </w:rPr>
    </w:lvl>
  </w:abstractNum>
  <w:abstractNum w:abstractNumId="37" w15:restartNumberingAfterBreak="0">
    <w:nsid w:val="298B7A7F"/>
    <w:multiLevelType w:val="hybridMultilevel"/>
    <w:tmpl w:val="CA1886BA"/>
    <w:lvl w:ilvl="0" w:tplc="FFFFFFFF">
      <w:start w:val="1"/>
      <w:numFmt w:val="lowerLetter"/>
      <w:lvlText w:val="%1)"/>
      <w:lvlJc w:val="left"/>
      <w:pPr>
        <w:ind w:left="880" w:hanging="440"/>
      </w:pPr>
      <w:rPr>
        <w:rFonts w:hint="default"/>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38" w15:restartNumberingAfterBreak="0">
    <w:nsid w:val="2AF06C8B"/>
    <w:multiLevelType w:val="hybridMultilevel"/>
    <w:tmpl w:val="DDA20E54"/>
    <w:lvl w:ilvl="0" w:tplc="31CCCA40">
      <w:start w:val="1"/>
      <w:numFmt w:val="lowerLetter"/>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9" w15:restartNumberingAfterBreak="0">
    <w:nsid w:val="2BB0387A"/>
    <w:multiLevelType w:val="hybridMultilevel"/>
    <w:tmpl w:val="B86699B2"/>
    <w:lvl w:ilvl="0" w:tplc="31CCCA40">
      <w:start w:val="1"/>
      <w:numFmt w:val="lowerLetter"/>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0" w15:restartNumberingAfterBreak="0">
    <w:nsid w:val="2C5917C1"/>
    <w:multiLevelType w:val="hybridMultilevel"/>
    <w:tmpl w:val="67269E8A"/>
    <w:lvl w:ilvl="0" w:tplc="B08801D6">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1" w15:restartNumberingAfterBreak="0">
    <w:nsid w:val="2C9174C6"/>
    <w:multiLevelType w:val="hybridMultilevel"/>
    <w:tmpl w:val="CA1886BA"/>
    <w:lvl w:ilvl="0" w:tplc="FFFFFFFF">
      <w:start w:val="1"/>
      <w:numFmt w:val="lowerLetter"/>
      <w:lvlText w:val="%1)"/>
      <w:lvlJc w:val="left"/>
      <w:pPr>
        <w:ind w:left="880" w:hanging="440"/>
      </w:pPr>
      <w:rPr>
        <w:rFonts w:hint="default"/>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42" w15:restartNumberingAfterBreak="0">
    <w:nsid w:val="2CB42942"/>
    <w:multiLevelType w:val="hybridMultilevel"/>
    <w:tmpl w:val="E97A78C8"/>
    <w:lvl w:ilvl="0" w:tplc="31CCCA40">
      <w:start w:val="1"/>
      <w:numFmt w:val="lowerLetter"/>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3" w15:restartNumberingAfterBreak="0">
    <w:nsid w:val="2DE1558C"/>
    <w:multiLevelType w:val="hybridMultilevel"/>
    <w:tmpl w:val="42F2C5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2E256C17"/>
    <w:multiLevelType w:val="hybridMultilevel"/>
    <w:tmpl w:val="FCE81DE8"/>
    <w:lvl w:ilvl="0" w:tplc="0409000F">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5" w15:restartNumberingAfterBreak="0">
    <w:nsid w:val="2E5E06B6"/>
    <w:multiLevelType w:val="hybridMultilevel"/>
    <w:tmpl w:val="292017E4"/>
    <w:lvl w:ilvl="0" w:tplc="31CCCA40">
      <w:start w:val="1"/>
      <w:numFmt w:val="lowerLetter"/>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6" w15:restartNumberingAfterBreak="0">
    <w:nsid w:val="2EE65B08"/>
    <w:multiLevelType w:val="hybridMultilevel"/>
    <w:tmpl w:val="A2F64958"/>
    <w:lvl w:ilvl="0" w:tplc="3BBAC790">
      <w:start w:val="1"/>
      <w:numFmt w:val="bullet"/>
      <w:lvlText w:val="-"/>
      <w:lvlJc w:val="left"/>
      <w:pPr>
        <w:ind w:left="357" w:hanging="357"/>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F405BCD"/>
    <w:multiLevelType w:val="hybridMultilevel"/>
    <w:tmpl w:val="B1F0DE6A"/>
    <w:lvl w:ilvl="0" w:tplc="CEE017A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8" w15:restartNumberingAfterBreak="0">
    <w:nsid w:val="2F852BAB"/>
    <w:multiLevelType w:val="hybridMultilevel"/>
    <w:tmpl w:val="67FA4BD4"/>
    <w:lvl w:ilvl="0" w:tplc="1110F460">
      <w:start w:val="6"/>
      <w:numFmt w:val="bullet"/>
      <w:lvlText w:val="-"/>
      <w:lvlJc w:val="left"/>
      <w:pPr>
        <w:ind w:left="357" w:hanging="357"/>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335B7732"/>
    <w:multiLevelType w:val="hybridMultilevel"/>
    <w:tmpl w:val="19529D6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0" w15:restartNumberingAfterBreak="0">
    <w:nsid w:val="3435249C"/>
    <w:multiLevelType w:val="hybridMultilevel"/>
    <w:tmpl w:val="5088DBC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1" w15:restartNumberingAfterBreak="0">
    <w:nsid w:val="363F5BB0"/>
    <w:multiLevelType w:val="hybridMultilevel"/>
    <w:tmpl w:val="7264F972"/>
    <w:lvl w:ilvl="0" w:tplc="31CCCA40">
      <w:start w:val="1"/>
      <w:numFmt w:val="lowerLetter"/>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2" w15:restartNumberingAfterBreak="0">
    <w:nsid w:val="36E8265B"/>
    <w:multiLevelType w:val="hybridMultilevel"/>
    <w:tmpl w:val="C896CFA0"/>
    <w:lvl w:ilvl="0" w:tplc="826291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3" w15:restartNumberingAfterBreak="0">
    <w:nsid w:val="37337116"/>
    <w:multiLevelType w:val="hybridMultilevel"/>
    <w:tmpl w:val="37B44036"/>
    <w:lvl w:ilvl="0" w:tplc="BBF6815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8FD031D"/>
    <w:multiLevelType w:val="hybridMultilevel"/>
    <w:tmpl w:val="3AA083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3913582B"/>
    <w:multiLevelType w:val="hybridMultilevel"/>
    <w:tmpl w:val="64A8D9E8"/>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56" w15:restartNumberingAfterBreak="0">
    <w:nsid w:val="3B281DC5"/>
    <w:multiLevelType w:val="hybridMultilevel"/>
    <w:tmpl w:val="89FC11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7" w15:restartNumberingAfterBreak="0">
    <w:nsid w:val="3B683802"/>
    <w:multiLevelType w:val="hybridMultilevel"/>
    <w:tmpl w:val="DBF0070E"/>
    <w:lvl w:ilvl="0" w:tplc="31CCCA40">
      <w:start w:val="1"/>
      <w:numFmt w:val="lowerLetter"/>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8" w15:restartNumberingAfterBreak="0">
    <w:nsid w:val="3F893100"/>
    <w:multiLevelType w:val="hybridMultilevel"/>
    <w:tmpl w:val="67269E8A"/>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9" w15:restartNumberingAfterBreak="0">
    <w:nsid w:val="3FDA5CF6"/>
    <w:multiLevelType w:val="hybridMultilevel"/>
    <w:tmpl w:val="31EEDC64"/>
    <w:lvl w:ilvl="0" w:tplc="0409000F">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0" w15:restartNumberingAfterBreak="0">
    <w:nsid w:val="442B6AE2"/>
    <w:multiLevelType w:val="hybridMultilevel"/>
    <w:tmpl w:val="CA1886BA"/>
    <w:lvl w:ilvl="0" w:tplc="FFFFFFFF">
      <w:start w:val="1"/>
      <w:numFmt w:val="lowerLetter"/>
      <w:lvlText w:val="%1)"/>
      <w:lvlJc w:val="left"/>
      <w:pPr>
        <w:ind w:left="880" w:hanging="440"/>
      </w:pPr>
      <w:rPr>
        <w:rFonts w:hint="default"/>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61" w15:restartNumberingAfterBreak="0">
    <w:nsid w:val="45242FDD"/>
    <w:multiLevelType w:val="hybridMultilevel"/>
    <w:tmpl w:val="CA1886BA"/>
    <w:lvl w:ilvl="0" w:tplc="31CCCA40">
      <w:start w:val="1"/>
      <w:numFmt w:val="lowerLetter"/>
      <w:lvlText w:val="%1)"/>
      <w:lvlJc w:val="left"/>
      <w:pPr>
        <w:ind w:left="880" w:hanging="44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62" w15:restartNumberingAfterBreak="0">
    <w:nsid w:val="46BF598B"/>
    <w:multiLevelType w:val="multilevel"/>
    <w:tmpl w:val="46BF598B"/>
    <w:lvl w:ilvl="0">
      <w:start w:val="2018"/>
      <w:numFmt w:val="bullet"/>
      <w:lvlText w:val="-"/>
      <w:lvlJc w:val="left"/>
      <w:pPr>
        <w:ind w:left="420" w:hanging="420"/>
      </w:pPr>
      <w:rPr>
        <w:rFonts w:ascii="Times New Roman" w:eastAsiaTheme="minorEastAsia" w:hAnsi="Times New Roman" w:cs="Times New Roman"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63" w15:restartNumberingAfterBreak="0">
    <w:nsid w:val="470437C6"/>
    <w:multiLevelType w:val="hybridMultilevel"/>
    <w:tmpl w:val="088A040E"/>
    <w:lvl w:ilvl="0" w:tplc="E0BC40D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4" w15:restartNumberingAfterBreak="0">
    <w:nsid w:val="48CB58FE"/>
    <w:multiLevelType w:val="hybridMultilevel"/>
    <w:tmpl w:val="CC06A350"/>
    <w:lvl w:ilvl="0" w:tplc="31CCCA40">
      <w:start w:val="1"/>
      <w:numFmt w:val="lowerLetter"/>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5" w15:restartNumberingAfterBreak="0">
    <w:nsid w:val="491448D2"/>
    <w:multiLevelType w:val="hybridMultilevel"/>
    <w:tmpl w:val="220468A0"/>
    <w:lvl w:ilvl="0" w:tplc="385A60EE">
      <w:start w:val="3"/>
      <w:numFmt w:val="bullet"/>
      <w:lvlText w:val="-"/>
      <w:lvlJc w:val="left"/>
      <w:pPr>
        <w:ind w:left="720" w:hanging="360"/>
      </w:pPr>
      <w:rPr>
        <w:rFonts w:ascii="Times New Roman" w:eastAsia="Batang"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493B0FB9"/>
    <w:multiLevelType w:val="hybridMultilevel"/>
    <w:tmpl w:val="B650A112"/>
    <w:lvl w:ilvl="0" w:tplc="31CCCA40">
      <w:start w:val="1"/>
      <w:numFmt w:val="lowerLetter"/>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7" w15:restartNumberingAfterBreak="0">
    <w:nsid w:val="49A341DA"/>
    <w:multiLevelType w:val="hybridMultilevel"/>
    <w:tmpl w:val="0C36DF12"/>
    <w:lvl w:ilvl="0" w:tplc="31CCCA40">
      <w:start w:val="1"/>
      <w:numFmt w:val="lowerLetter"/>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8" w15:restartNumberingAfterBreak="0">
    <w:nsid w:val="4ADF23A6"/>
    <w:multiLevelType w:val="hybridMultilevel"/>
    <w:tmpl w:val="BF8AA62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9" w15:restartNumberingAfterBreak="0">
    <w:nsid w:val="4B58438B"/>
    <w:multiLevelType w:val="hybridMultilevel"/>
    <w:tmpl w:val="7346A69A"/>
    <w:lvl w:ilvl="0" w:tplc="FFFFFFFF">
      <w:start w:val="1"/>
      <w:numFmt w:val="lowerLetter"/>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0" w15:restartNumberingAfterBreak="0">
    <w:nsid w:val="4E363D9D"/>
    <w:multiLevelType w:val="multilevel"/>
    <w:tmpl w:val="F2A0A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EB07A51"/>
    <w:multiLevelType w:val="hybridMultilevel"/>
    <w:tmpl w:val="9DE6E842"/>
    <w:lvl w:ilvl="0" w:tplc="FFFFFFFF">
      <w:start w:val="1"/>
      <w:numFmt w:val="lowerLetter"/>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2" w15:restartNumberingAfterBreak="0">
    <w:nsid w:val="539F49CD"/>
    <w:multiLevelType w:val="hybridMultilevel"/>
    <w:tmpl w:val="29F271EC"/>
    <w:lvl w:ilvl="0" w:tplc="1110F460">
      <w:start w:val="6"/>
      <w:numFmt w:val="bullet"/>
      <w:lvlText w:val="-"/>
      <w:lvlJc w:val="left"/>
      <w:pPr>
        <w:ind w:left="420" w:hanging="420"/>
      </w:pPr>
      <w:rPr>
        <w:rFonts w:ascii="Times New Roman" w:eastAsia="Times New Roman"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3" w15:restartNumberingAfterBreak="0">
    <w:nsid w:val="541D20C8"/>
    <w:multiLevelType w:val="multilevel"/>
    <w:tmpl w:val="80A258EC"/>
    <w:lvl w:ilvl="0">
      <w:numFmt w:val="bullet"/>
      <w:lvlText w:val="-"/>
      <w:lvlJc w:val="left"/>
      <w:pPr>
        <w:ind w:left="360" w:hanging="360"/>
      </w:pPr>
      <w:rPr>
        <w:rFonts w:ascii="Times New Roman" w:eastAsiaTheme="minorEastAsia" w:hAnsi="Times New Roman" w:cs="Times New Roman" w:hint="default"/>
      </w:rPr>
    </w:lvl>
    <w:lvl w:ilvl="1">
      <w:start w:val="19"/>
      <w:numFmt w:val="bullet"/>
      <w:lvlText w:val="-"/>
      <w:lvlJc w:val="left"/>
      <w:pPr>
        <w:ind w:left="840" w:hanging="420"/>
      </w:pPr>
      <w:rPr>
        <w:rFonts w:ascii="SimSun" w:eastAsia="SimSun" w:hAnsi="SimSun" w:cs="Arial" w:hint="eastAsia"/>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74" w15:restartNumberingAfterBreak="0">
    <w:nsid w:val="54690490"/>
    <w:multiLevelType w:val="hybridMultilevel"/>
    <w:tmpl w:val="4A227340"/>
    <w:lvl w:ilvl="0" w:tplc="31CCCA40">
      <w:start w:val="1"/>
      <w:numFmt w:val="lowerLetter"/>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5" w15:restartNumberingAfterBreak="0">
    <w:nsid w:val="55555D77"/>
    <w:multiLevelType w:val="multilevel"/>
    <w:tmpl w:val="55555D77"/>
    <w:lvl w:ilvl="0">
      <w:numFmt w:val="bullet"/>
      <w:lvlText w:val="-"/>
      <w:lvlJc w:val="left"/>
      <w:pPr>
        <w:ind w:left="360" w:hanging="360"/>
      </w:pPr>
      <w:rPr>
        <w:rFonts w:ascii="Times New Roman" w:eastAsiaTheme="minorEastAsia" w:hAnsi="Times New Roman" w:cs="Times New Roman"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76" w15:restartNumberingAfterBreak="0">
    <w:nsid w:val="55B545EC"/>
    <w:multiLevelType w:val="hybridMultilevel"/>
    <w:tmpl w:val="CA1886BA"/>
    <w:lvl w:ilvl="0" w:tplc="FFFFFFFF">
      <w:start w:val="1"/>
      <w:numFmt w:val="lowerLetter"/>
      <w:lvlText w:val="%1)"/>
      <w:lvlJc w:val="left"/>
      <w:pPr>
        <w:ind w:left="880" w:hanging="440"/>
      </w:pPr>
      <w:rPr>
        <w:rFonts w:hint="default"/>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77" w15:restartNumberingAfterBreak="0">
    <w:nsid w:val="55C53261"/>
    <w:multiLevelType w:val="hybridMultilevel"/>
    <w:tmpl w:val="E8F48EDE"/>
    <w:lvl w:ilvl="0" w:tplc="31CCCA40">
      <w:start w:val="1"/>
      <w:numFmt w:val="lowerLetter"/>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8" w15:restartNumberingAfterBreak="0">
    <w:nsid w:val="5606740B"/>
    <w:multiLevelType w:val="multilevel"/>
    <w:tmpl w:val="5606740B"/>
    <w:lvl w:ilvl="0">
      <w:numFmt w:val="bullet"/>
      <w:lvlText w:val="-"/>
      <w:lvlJc w:val="left"/>
      <w:pPr>
        <w:ind w:left="360" w:hanging="360"/>
      </w:pPr>
      <w:rPr>
        <w:rFonts w:ascii="Times New Roman" w:eastAsiaTheme="minorEastAsia" w:hAnsi="Times New Roman" w:cs="Times New Roman"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79" w15:restartNumberingAfterBreak="0">
    <w:nsid w:val="56425CBF"/>
    <w:multiLevelType w:val="hybridMultilevel"/>
    <w:tmpl w:val="CA1886BA"/>
    <w:lvl w:ilvl="0" w:tplc="FFFFFFFF">
      <w:start w:val="1"/>
      <w:numFmt w:val="lowerLetter"/>
      <w:lvlText w:val="%1)"/>
      <w:lvlJc w:val="left"/>
      <w:pPr>
        <w:ind w:left="880" w:hanging="440"/>
      </w:pPr>
      <w:rPr>
        <w:rFonts w:hint="default"/>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80" w15:restartNumberingAfterBreak="0">
    <w:nsid w:val="571D38F6"/>
    <w:multiLevelType w:val="hybridMultilevel"/>
    <w:tmpl w:val="0D42EC22"/>
    <w:lvl w:ilvl="0" w:tplc="31CCCA40">
      <w:start w:val="1"/>
      <w:numFmt w:val="lowerLetter"/>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1" w15:restartNumberingAfterBreak="0">
    <w:nsid w:val="58270F0C"/>
    <w:multiLevelType w:val="hybridMultilevel"/>
    <w:tmpl w:val="7346A69A"/>
    <w:lvl w:ilvl="0" w:tplc="31CCCA40">
      <w:start w:val="1"/>
      <w:numFmt w:val="lowerLetter"/>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2" w15:restartNumberingAfterBreak="0">
    <w:nsid w:val="59560DB1"/>
    <w:multiLevelType w:val="hybridMultilevel"/>
    <w:tmpl w:val="C3CCED52"/>
    <w:lvl w:ilvl="0" w:tplc="31CCCA40">
      <w:start w:val="1"/>
      <w:numFmt w:val="lowerLetter"/>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3" w15:restartNumberingAfterBreak="0">
    <w:nsid w:val="60FB5257"/>
    <w:multiLevelType w:val="hybridMultilevel"/>
    <w:tmpl w:val="2E4C608C"/>
    <w:lvl w:ilvl="0" w:tplc="A9AA8A1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4" w15:restartNumberingAfterBreak="0">
    <w:nsid w:val="63021471"/>
    <w:multiLevelType w:val="hybridMultilevel"/>
    <w:tmpl w:val="CA1886BA"/>
    <w:lvl w:ilvl="0" w:tplc="FFFFFFFF">
      <w:start w:val="1"/>
      <w:numFmt w:val="lowerLetter"/>
      <w:lvlText w:val="%1)"/>
      <w:lvlJc w:val="left"/>
      <w:pPr>
        <w:ind w:left="880" w:hanging="440"/>
      </w:pPr>
      <w:rPr>
        <w:rFonts w:hint="default"/>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85" w15:restartNumberingAfterBreak="0">
    <w:nsid w:val="64735C1F"/>
    <w:multiLevelType w:val="hybridMultilevel"/>
    <w:tmpl w:val="CF08DE4E"/>
    <w:lvl w:ilvl="0" w:tplc="31CCCA40">
      <w:start w:val="1"/>
      <w:numFmt w:val="lowerLetter"/>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6" w15:restartNumberingAfterBreak="0">
    <w:nsid w:val="64944776"/>
    <w:multiLevelType w:val="hybridMultilevel"/>
    <w:tmpl w:val="2A4AA07C"/>
    <w:lvl w:ilvl="0" w:tplc="FFFFFFFF">
      <w:start w:val="1"/>
      <w:numFmt w:val="lowerLetter"/>
      <w:lvlText w:val="%1)"/>
      <w:lvlJc w:val="left"/>
      <w:pPr>
        <w:ind w:left="880" w:hanging="440"/>
      </w:pPr>
      <w:rPr>
        <w:rFonts w:hint="default"/>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87" w15:restartNumberingAfterBreak="0">
    <w:nsid w:val="67684B0A"/>
    <w:multiLevelType w:val="hybridMultilevel"/>
    <w:tmpl w:val="F272BEDC"/>
    <w:lvl w:ilvl="0" w:tplc="BBF6815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67CD6D8C"/>
    <w:multiLevelType w:val="hybridMultilevel"/>
    <w:tmpl w:val="AD145EC8"/>
    <w:lvl w:ilvl="0" w:tplc="31CCCA40">
      <w:start w:val="1"/>
      <w:numFmt w:val="lowerLetter"/>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9" w15:restartNumberingAfterBreak="0">
    <w:nsid w:val="69147D84"/>
    <w:multiLevelType w:val="hybridMultilevel"/>
    <w:tmpl w:val="E60AD06E"/>
    <w:lvl w:ilvl="0" w:tplc="31CCCA40">
      <w:start w:val="1"/>
      <w:numFmt w:val="lowerLetter"/>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0" w15:restartNumberingAfterBreak="0">
    <w:nsid w:val="6AC00E87"/>
    <w:multiLevelType w:val="hybridMultilevel"/>
    <w:tmpl w:val="C82A9F46"/>
    <w:lvl w:ilvl="0" w:tplc="0409000F">
      <w:start w:val="1"/>
      <w:numFmt w:val="decimal"/>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1" w15:restartNumberingAfterBreak="0">
    <w:nsid w:val="6C5E2802"/>
    <w:multiLevelType w:val="multilevel"/>
    <w:tmpl w:val="866A36EA"/>
    <w:lvl w:ilvl="0">
      <w:start w:val="1"/>
      <w:numFmt w:val="decimal"/>
      <w:lvlText w:val="%1."/>
      <w:lvlJc w:val="left"/>
      <w:pPr>
        <w:ind w:left="425" w:hanging="425"/>
      </w:pPr>
      <w:rPr>
        <w:i w:val="0"/>
        <w:iCs w:val="0"/>
      </w:rPr>
    </w:lvl>
    <w:lvl w:ilvl="1">
      <w:start w:val="1"/>
      <w:numFmt w:val="decimal"/>
      <w:lvlText w:val="%1.%2."/>
      <w:lvlJc w:val="left"/>
      <w:pPr>
        <w:ind w:left="567" w:hanging="567"/>
      </w:pPr>
      <w:rPr>
        <w:i w:val="0"/>
        <w:iCs w:val="0"/>
      </w:r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92" w15:restartNumberingAfterBreak="0">
    <w:nsid w:val="6CAE11D2"/>
    <w:multiLevelType w:val="hybridMultilevel"/>
    <w:tmpl w:val="CA1886BA"/>
    <w:lvl w:ilvl="0" w:tplc="FFFFFFFF">
      <w:start w:val="1"/>
      <w:numFmt w:val="lowerLetter"/>
      <w:lvlText w:val="%1)"/>
      <w:lvlJc w:val="left"/>
      <w:pPr>
        <w:ind w:left="880" w:hanging="440"/>
      </w:pPr>
      <w:rPr>
        <w:rFonts w:hint="default"/>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93" w15:restartNumberingAfterBreak="0">
    <w:nsid w:val="6D5F26DF"/>
    <w:multiLevelType w:val="hybridMultilevel"/>
    <w:tmpl w:val="504C0234"/>
    <w:lvl w:ilvl="0" w:tplc="47F29CD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6DE54B23"/>
    <w:multiLevelType w:val="hybridMultilevel"/>
    <w:tmpl w:val="57FA973A"/>
    <w:lvl w:ilvl="0" w:tplc="31CCCA40">
      <w:start w:val="1"/>
      <w:numFmt w:val="lowerLetter"/>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5" w15:restartNumberingAfterBreak="0">
    <w:nsid w:val="701E7906"/>
    <w:multiLevelType w:val="hybridMultilevel"/>
    <w:tmpl w:val="66AAEF4C"/>
    <w:lvl w:ilvl="0" w:tplc="31CCCA40">
      <w:start w:val="1"/>
      <w:numFmt w:val="lowerLetter"/>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6" w15:restartNumberingAfterBreak="0">
    <w:nsid w:val="70577DD0"/>
    <w:multiLevelType w:val="hybridMultilevel"/>
    <w:tmpl w:val="CFA0AFC8"/>
    <w:lvl w:ilvl="0" w:tplc="31CCCA40">
      <w:start w:val="1"/>
      <w:numFmt w:val="lowerLetter"/>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7" w15:restartNumberingAfterBreak="0">
    <w:nsid w:val="71035A2B"/>
    <w:multiLevelType w:val="multilevel"/>
    <w:tmpl w:val="C3AC4DF8"/>
    <w:lvl w:ilvl="0">
      <w:start w:val="1"/>
      <w:numFmt w:val="decimal"/>
      <w:lvlText w:val="%1."/>
      <w:lvlJc w:val="left"/>
      <w:pPr>
        <w:ind w:left="425" w:hanging="425"/>
      </w:pPr>
      <w:rPr>
        <w:rFonts w:hint="eastAsia"/>
        <w:i w:val="0"/>
        <w:iCs w:val="0"/>
      </w:rPr>
    </w:lvl>
    <w:lvl w:ilvl="1">
      <w:start w:val="1"/>
      <w:numFmt w:val="decimal"/>
      <w:lvlText w:val="%1.%2."/>
      <w:lvlJc w:val="left"/>
      <w:pPr>
        <w:ind w:left="567" w:hanging="567"/>
      </w:pPr>
      <w:rPr>
        <w:rFonts w:hint="eastAsia"/>
        <w:i w:val="0"/>
        <w:iCs w:val="0"/>
      </w:rPr>
    </w:lvl>
    <w:lvl w:ilvl="2">
      <w:start w:val="1"/>
      <w:numFmt w:val="decimal"/>
      <w:lvlText w:val="%1.%2.%3."/>
      <w:lvlJc w:val="left"/>
      <w:pPr>
        <w:ind w:left="964" w:hanging="964"/>
      </w:pPr>
      <w:rPr>
        <w:rFonts w:hint="eastAsia"/>
        <w:b/>
        <w:bCs w:val="0"/>
        <w:sz w:val="20"/>
        <w:szCs w:val="20"/>
      </w:rPr>
    </w:lvl>
    <w:lvl w:ilvl="3">
      <w:start w:val="1"/>
      <w:numFmt w:val="decimal"/>
      <w:lvlText w:val="%1.%2.%3.%4."/>
      <w:lvlJc w:val="left"/>
      <w:pPr>
        <w:ind w:left="851" w:hanging="851"/>
      </w:pPr>
      <w:rPr>
        <w:rFonts w:hint="eastAsia"/>
        <w:b/>
        <w:bCs/>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98" w15:restartNumberingAfterBreak="0">
    <w:nsid w:val="723C43B8"/>
    <w:multiLevelType w:val="hybridMultilevel"/>
    <w:tmpl w:val="49827F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15:restartNumberingAfterBreak="0">
    <w:nsid w:val="72597EF8"/>
    <w:multiLevelType w:val="hybridMultilevel"/>
    <w:tmpl w:val="CA1886BA"/>
    <w:lvl w:ilvl="0" w:tplc="FFFFFFFF">
      <w:start w:val="1"/>
      <w:numFmt w:val="lowerLetter"/>
      <w:lvlText w:val="%1)"/>
      <w:lvlJc w:val="left"/>
      <w:pPr>
        <w:ind w:left="880" w:hanging="440"/>
      </w:pPr>
      <w:rPr>
        <w:rFonts w:hint="default"/>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100" w15:restartNumberingAfterBreak="0">
    <w:nsid w:val="72B562B5"/>
    <w:multiLevelType w:val="hybridMultilevel"/>
    <w:tmpl w:val="226039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1" w15:restartNumberingAfterBreak="0">
    <w:nsid w:val="72CB2220"/>
    <w:multiLevelType w:val="hybridMultilevel"/>
    <w:tmpl w:val="35E882F6"/>
    <w:lvl w:ilvl="0" w:tplc="B08801D6">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2" w15:restartNumberingAfterBreak="0">
    <w:nsid w:val="72CF306E"/>
    <w:multiLevelType w:val="multilevel"/>
    <w:tmpl w:val="F8B00D3E"/>
    <w:lvl w:ilvl="0">
      <w:start w:val="1"/>
      <w:numFmt w:val="decimal"/>
      <w:lvlText w:val="%1."/>
      <w:lvlJc w:val="left"/>
      <w:pPr>
        <w:ind w:left="800" w:hanging="400"/>
      </w:pPr>
    </w:lvl>
    <w:lvl w:ilvl="1">
      <w:start w:val="1"/>
      <w:numFmt w:val="decimal"/>
      <w:isLgl/>
      <w:lvlText w:val="%1.%2"/>
      <w:lvlJc w:val="left"/>
      <w:pPr>
        <w:ind w:left="760" w:hanging="360"/>
      </w:pPr>
      <w:rPr>
        <w:rFonts w:hint="default"/>
        <w:b/>
      </w:rPr>
    </w:lvl>
    <w:lvl w:ilvl="2">
      <w:start w:val="1"/>
      <w:numFmt w:val="decimal"/>
      <w:isLgl/>
      <w:lvlText w:val="%1.%2.%3"/>
      <w:lvlJc w:val="left"/>
      <w:pPr>
        <w:ind w:left="1120" w:hanging="720"/>
      </w:pPr>
      <w:rPr>
        <w:rFonts w:hint="default"/>
      </w:rPr>
    </w:lvl>
    <w:lvl w:ilvl="3">
      <w:start w:val="1"/>
      <w:numFmt w:val="decimal"/>
      <w:isLgl/>
      <w:lvlText w:val="%1.%2.%3.%4"/>
      <w:lvlJc w:val="left"/>
      <w:pPr>
        <w:ind w:left="1120" w:hanging="720"/>
      </w:pPr>
      <w:rPr>
        <w:rFonts w:hint="default"/>
      </w:rPr>
    </w:lvl>
    <w:lvl w:ilvl="4">
      <w:start w:val="1"/>
      <w:numFmt w:val="decimal"/>
      <w:isLgl/>
      <w:lvlText w:val="%1.%2.%3.%4.%5"/>
      <w:lvlJc w:val="left"/>
      <w:pPr>
        <w:ind w:left="1480" w:hanging="1080"/>
      </w:pPr>
      <w:rPr>
        <w:rFonts w:hint="default"/>
      </w:rPr>
    </w:lvl>
    <w:lvl w:ilvl="5">
      <w:start w:val="1"/>
      <w:numFmt w:val="decimal"/>
      <w:isLgl/>
      <w:lvlText w:val="%1.%2.%3.%4.%5.%6"/>
      <w:lvlJc w:val="left"/>
      <w:pPr>
        <w:ind w:left="1480" w:hanging="1080"/>
      </w:pPr>
      <w:rPr>
        <w:rFonts w:hint="default"/>
      </w:rPr>
    </w:lvl>
    <w:lvl w:ilvl="6">
      <w:start w:val="1"/>
      <w:numFmt w:val="decimal"/>
      <w:isLgl/>
      <w:lvlText w:val="%1.%2.%3.%4.%5.%6.%7"/>
      <w:lvlJc w:val="left"/>
      <w:pPr>
        <w:ind w:left="1840" w:hanging="1440"/>
      </w:pPr>
      <w:rPr>
        <w:rFonts w:hint="default"/>
      </w:rPr>
    </w:lvl>
    <w:lvl w:ilvl="7">
      <w:start w:val="1"/>
      <w:numFmt w:val="decimal"/>
      <w:isLgl/>
      <w:lvlText w:val="%1.%2.%3.%4.%5.%6.%7.%8"/>
      <w:lvlJc w:val="left"/>
      <w:pPr>
        <w:ind w:left="1840" w:hanging="1440"/>
      </w:pPr>
      <w:rPr>
        <w:rFonts w:hint="default"/>
      </w:rPr>
    </w:lvl>
    <w:lvl w:ilvl="8">
      <w:start w:val="1"/>
      <w:numFmt w:val="decimal"/>
      <w:isLgl/>
      <w:lvlText w:val="%1.%2.%3.%4.%5.%6.%7.%8.%9"/>
      <w:lvlJc w:val="left"/>
      <w:pPr>
        <w:ind w:left="2200" w:hanging="1800"/>
      </w:pPr>
      <w:rPr>
        <w:rFonts w:hint="default"/>
      </w:rPr>
    </w:lvl>
  </w:abstractNum>
  <w:abstractNum w:abstractNumId="103" w15:restartNumberingAfterBreak="0">
    <w:nsid w:val="76C1161E"/>
    <w:multiLevelType w:val="hybridMultilevel"/>
    <w:tmpl w:val="467C8A3C"/>
    <w:lvl w:ilvl="0" w:tplc="31CCCA40">
      <w:start w:val="1"/>
      <w:numFmt w:val="lowerLetter"/>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4" w15:restartNumberingAfterBreak="0">
    <w:nsid w:val="7833042B"/>
    <w:multiLevelType w:val="hybridMultilevel"/>
    <w:tmpl w:val="CA1886BA"/>
    <w:lvl w:ilvl="0" w:tplc="FFFFFFFF">
      <w:start w:val="1"/>
      <w:numFmt w:val="lowerLetter"/>
      <w:lvlText w:val="%1)"/>
      <w:lvlJc w:val="left"/>
      <w:pPr>
        <w:ind w:left="880" w:hanging="440"/>
      </w:pPr>
      <w:rPr>
        <w:rFonts w:hint="default"/>
      </w:r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105" w15:restartNumberingAfterBreak="0">
    <w:nsid w:val="78343378"/>
    <w:multiLevelType w:val="hybridMultilevel"/>
    <w:tmpl w:val="6056569E"/>
    <w:lvl w:ilvl="0" w:tplc="300CA272">
      <w:start w:val="1"/>
      <w:numFmt w:val="bullet"/>
      <w:lvlText w:val="-"/>
      <w:lvlJc w:val="left"/>
      <w:pPr>
        <w:ind w:left="420" w:hanging="420"/>
      </w:pPr>
      <w:rPr>
        <w:rFonts w:ascii="Times New Roman" w:eastAsiaTheme="minorEastAsia"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6" w15:restartNumberingAfterBreak="0">
    <w:nsid w:val="78A821C6"/>
    <w:multiLevelType w:val="hybridMultilevel"/>
    <w:tmpl w:val="E11EE876"/>
    <w:lvl w:ilvl="0" w:tplc="31CCCA40">
      <w:start w:val="1"/>
      <w:numFmt w:val="lowerLetter"/>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7" w15:restartNumberingAfterBreak="0">
    <w:nsid w:val="7A166B54"/>
    <w:multiLevelType w:val="hybridMultilevel"/>
    <w:tmpl w:val="693EFC26"/>
    <w:lvl w:ilvl="0" w:tplc="300CA272">
      <w:start w:val="1"/>
      <w:numFmt w:val="bullet"/>
      <w:lvlText w:val="-"/>
      <w:lvlJc w:val="left"/>
      <w:pPr>
        <w:ind w:left="440" w:hanging="440"/>
      </w:pPr>
      <w:rPr>
        <w:rFonts w:ascii="Times New Roman" w:eastAsiaTheme="minorEastAsia"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8" w15:restartNumberingAfterBreak="0">
    <w:nsid w:val="7B32086A"/>
    <w:multiLevelType w:val="hybridMultilevel"/>
    <w:tmpl w:val="E794D454"/>
    <w:lvl w:ilvl="0" w:tplc="31CCCA40">
      <w:start w:val="1"/>
      <w:numFmt w:val="lowerLetter"/>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9" w15:restartNumberingAfterBreak="0">
    <w:nsid w:val="7B57011F"/>
    <w:multiLevelType w:val="hybridMultilevel"/>
    <w:tmpl w:val="5E0EA40E"/>
    <w:lvl w:ilvl="0" w:tplc="0409000F">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0" w15:restartNumberingAfterBreak="0">
    <w:nsid w:val="7CBE5186"/>
    <w:multiLevelType w:val="hybridMultilevel"/>
    <w:tmpl w:val="80E8DAC4"/>
    <w:lvl w:ilvl="0" w:tplc="31CCCA40">
      <w:start w:val="1"/>
      <w:numFmt w:val="lowerLetter"/>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1" w15:restartNumberingAfterBreak="0">
    <w:nsid w:val="7D3F1F84"/>
    <w:multiLevelType w:val="hybridMultilevel"/>
    <w:tmpl w:val="A54E4A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2" w15:restartNumberingAfterBreak="0">
    <w:nsid w:val="7EB71238"/>
    <w:multiLevelType w:val="multilevel"/>
    <w:tmpl w:val="2DA447E2"/>
    <w:lvl w:ilvl="0">
      <w:start w:val="1"/>
      <w:numFmt w:val="decimal"/>
      <w:lvlText w:val="%1."/>
      <w:lvlJc w:val="left"/>
      <w:pPr>
        <w:ind w:left="2771" w:hanging="360"/>
      </w:p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num w:numId="1" w16cid:durableId="1639191307">
    <w:abstractNumId w:val="9"/>
  </w:num>
  <w:num w:numId="2" w16cid:durableId="1162547154">
    <w:abstractNumId w:val="7"/>
  </w:num>
  <w:num w:numId="3" w16cid:durableId="1579948881">
    <w:abstractNumId w:val="6"/>
  </w:num>
  <w:num w:numId="4" w16cid:durableId="1251935593">
    <w:abstractNumId w:val="5"/>
  </w:num>
  <w:num w:numId="5" w16cid:durableId="1646544867">
    <w:abstractNumId w:val="4"/>
  </w:num>
  <w:num w:numId="6" w16cid:durableId="639959554">
    <w:abstractNumId w:val="8"/>
  </w:num>
  <w:num w:numId="7" w16cid:durableId="1076318282">
    <w:abstractNumId w:val="3"/>
  </w:num>
  <w:num w:numId="8" w16cid:durableId="1659847361">
    <w:abstractNumId w:val="2"/>
  </w:num>
  <w:num w:numId="9" w16cid:durableId="730807168">
    <w:abstractNumId w:val="1"/>
  </w:num>
  <w:num w:numId="10" w16cid:durableId="20520309">
    <w:abstractNumId w:val="0"/>
  </w:num>
  <w:num w:numId="11" w16cid:durableId="406879754">
    <w:abstractNumId w:val="112"/>
  </w:num>
  <w:num w:numId="12" w16cid:durableId="1257053817">
    <w:abstractNumId w:val="93"/>
  </w:num>
  <w:num w:numId="13" w16cid:durableId="2077047134">
    <w:abstractNumId w:val="87"/>
  </w:num>
  <w:num w:numId="14" w16cid:durableId="515996345">
    <w:abstractNumId w:val="27"/>
  </w:num>
  <w:num w:numId="15" w16cid:durableId="1821654550">
    <w:abstractNumId w:val="35"/>
  </w:num>
  <w:num w:numId="16" w16cid:durableId="739718315">
    <w:abstractNumId w:val="102"/>
  </w:num>
  <w:num w:numId="17" w16cid:durableId="1904019599">
    <w:abstractNumId w:val="55"/>
  </w:num>
  <w:num w:numId="18" w16cid:durableId="1447384593">
    <w:abstractNumId w:val="65"/>
  </w:num>
  <w:num w:numId="19" w16cid:durableId="2012053352">
    <w:abstractNumId w:val="53"/>
  </w:num>
  <w:num w:numId="20" w16cid:durableId="524291007">
    <w:abstractNumId w:val="48"/>
  </w:num>
  <w:num w:numId="21" w16cid:durableId="919020085">
    <w:abstractNumId w:val="46"/>
  </w:num>
  <w:num w:numId="22" w16cid:durableId="1363047387">
    <w:abstractNumId w:val="18"/>
  </w:num>
  <w:num w:numId="23" w16cid:durableId="52798640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722097933">
    <w:abstractNumId w:val="52"/>
  </w:num>
  <w:num w:numId="25" w16cid:durableId="669989607">
    <w:abstractNumId w:val="70"/>
  </w:num>
  <w:num w:numId="26" w16cid:durableId="1539270000">
    <w:abstractNumId w:val="56"/>
  </w:num>
  <w:num w:numId="27" w16cid:durableId="1398044239">
    <w:abstractNumId w:val="72"/>
  </w:num>
  <w:num w:numId="28" w16cid:durableId="2108574573">
    <w:abstractNumId w:val="29"/>
  </w:num>
  <w:num w:numId="29" w16cid:durableId="233708322">
    <w:abstractNumId w:val="97"/>
  </w:num>
  <w:num w:numId="30" w16cid:durableId="353116744">
    <w:abstractNumId w:val="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880630827">
    <w:abstractNumId w:val="101"/>
  </w:num>
  <w:num w:numId="32" w16cid:durableId="834612251">
    <w:abstractNumId w:val="85"/>
  </w:num>
  <w:num w:numId="33" w16cid:durableId="944114749">
    <w:abstractNumId w:val="94"/>
  </w:num>
  <w:num w:numId="34" w16cid:durableId="965698457">
    <w:abstractNumId w:val="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82726376">
    <w:abstractNumId w:val="105"/>
  </w:num>
  <w:num w:numId="36" w16cid:durableId="541671542">
    <w:abstractNumId w:val="40"/>
  </w:num>
  <w:num w:numId="37" w16cid:durableId="1706518862">
    <w:abstractNumId w:val="61"/>
  </w:num>
  <w:num w:numId="38" w16cid:durableId="393896192">
    <w:abstractNumId w:val="13"/>
  </w:num>
  <w:num w:numId="39" w16cid:durableId="232395801">
    <w:abstractNumId w:val="15"/>
  </w:num>
  <w:num w:numId="40" w16cid:durableId="144319255">
    <w:abstractNumId w:val="76"/>
  </w:num>
  <w:num w:numId="41" w16cid:durableId="1841431350">
    <w:abstractNumId w:val="84"/>
  </w:num>
  <w:num w:numId="42" w16cid:durableId="1447236129">
    <w:abstractNumId w:val="60"/>
  </w:num>
  <w:num w:numId="43" w16cid:durableId="563754667">
    <w:abstractNumId w:val="22"/>
  </w:num>
  <w:num w:numId="44" w16cid:durableId="885069741">
    <w:abstractNumId w:val="99"/>
  </w:num>
  <w:num w:numId="45" w16cid:durableId="1160123060">
    <w:abstractNumId w:val="36"/>
  </w:num>
  <w:num w:numId="46" w16cid:durableId="2068212948">
    <w:abstractNumId w:val="75"/>
  </w:num>
  <w:num w:numId="47" w16cid:durableId="1082797699">
    <w:abstractNumId w:val="19"/>
  </w:num>
  <w:num w:numId="48" w16cid:durableId="1017073622">
    <w:abstractNumId w:val="78"/>
  </w:num>
  <w:num w:numId="49" w16cid:durableId="110518816">
    <w:abstractNumId w:val="62"/>
  </w:num>
  <w:num w:numId="50" w16cid:durableId="1426875349">
    <w:abstractNumId w:val="83"/>
  </w:num>
  <w:num w:numId="51" w16cid:durableId="849224372">
    <w:abstractNumId w:val="73"/>
  </w:num>
  <w:num w:numId="52" w16cid:durableId="850799782">
    <w:abstractNumId w:val="32"/>
  </w:num>
  <w:num w:numId="53" w16cid:durableId="330790213">
    <w:abstractNumId w:val="23"/>
  </w:num>
  <w:num w:numId="54" w16cid:durableId="30344473">
    <w:abstractNumId w:val="20"/>
  </w:num>
  <w:num w:numId="55" w16cid:durableId="1052344312">
    <w:abstractNumId w:val="47"/>
  </w:num>
  <w:num w:numId="56" w16cid:durableId="1831601974">
    <w:abstractNumId w:val="58"/>
  </w:num>
  <w:num w:numId="57" w16cid:durableId="2134782097">
    <w:abstractNumId w:val="91"/>
  </w:num>
  <w:num w:numId="58" w16cid:durableId="1840654553">
    <w:abstractNumId w:val="12"/>
  </w:num>
  <w:num w:numId="59" w16cid:durableId="1840341686">
    <w:abstractNumId w:val="86"/>
  </w:num>
  <w:num w:numId="60" w16cid:durableId="1449928742">
    <w:abstractNumId w:val="79"/>
  </w:num>
  <w:num w:numId="61" w16cid:durableId="2081823848">
    <w:abstractNumId w:val="17"/>
  </w:num>
  <w:num w:numId="62" w16cid:durableId="514199171">
    <w:abstractNumId w:val="10"/>
  </w:num>
  <w:num w:numId="63" w16cid:durableId="1239829846">
    <w:abstractNumId w:val="92"/>
  </w:num>
  <w:num w:numId="64" w16cid:durableId="1434857570">
    <w:abstractNumId w:val="41"/>
  </w:num>
  <w:num w:numId="65" w16cid:durableId="651369498">
    <w:abstractNumId w:val="30"/>
  </w:num>
  <w:num w:numId="66" w16cid:durableId="271329742">
    <w:abstractNumId w:val="104"/>
  </w:num>
  <w:num w:numId="67" w16cid:durableId="1413509506">
    <w:abstractNumId w:val="37"/>
  </w:num>
  <w:num w:numId="68" w16cid:durableId="1144811615">
    <w:abstractNumId w:val="16"/>
  </w:num>
  <w:num w:numId="69" w16cid:durableId="1705137025">
    <w:abstractNumId w:val="50"/>
  </w:num>
  <w:num w:numId="70" w16cid:durableId="1592739106">
    <w:abstractNumId w:val="26"/>
  </w:num>
  <w:num w:numId="71" w16cid:durableId="1001010381">
    <w:abstractNumId w:val="107"/>
  </w:num>
  <w:num w:numId="72" w16cid:durableId="514535570">
    <w:abstractNumId w:val="49"/>
  </w:num>
  <w:num w:numId="73" w16cid:durableId="1006135694">
    <w:abstractNumId w:val="63"/>
  </w:num>
  <w:num w:numId="74" w16cid:durableId="1713338136">
    <w:abstractNumId w:val="34"/>
  </w:num>
  <w:num w:numId="75" w16cid:durableId="696010016">
    <w:abstractNumId w:val="25"/>
  </w:num>
  <w:num w:numId="76" w16cid:durableId="254093107">
    <w:abstractNumId w:val="109"/>
  </w:num>
  <w:num w:numId="77" w16cid:durableId="649943865">
    <w:abstractNumId w:val="95"/>
  </w:num>
  <w:num w:numId="78" w16cid:durableId="1827821027">
    <w:abstractNumId w:val="106"/>
  </w:num>
  <w:num w:numId="79" w16cid:durableId="1409304943">
    <w:abstractNumId w:val="44"/>
  </w:num>
  <w:num w:numId="80" w16cid:durableId="1625574857">
    <w:abstractNumId w:val="77"/>
  </w:num>
  <w:num w:numId="81" w16cid:durableId="296300600">
    <w:abstractNumId w:val="88"/>
  </w:num>
  <w:num w:numId="82" w16cid:durableId="1891918399">
    <w:abstractNumId w:val="14"/>
  </w:num>
  <w:num w:numId="83" w16cid:durableId="971593039">
    <w:abstractNumId w:val="81"/>
  </w:num>
  <w:num w:numId="84" w16cid:durableId="1800371761">
    <w:abstractNumId w:val="96"/>
  </w:num>
  <w:num w:numId="85" w16cid:durableId="434718645">
    <w:abstractNumId w:val="103"/>
  </w:num>
  <w:num w:numId="86" w16cid:durableId="505681234">
    <w:abstractNumId w:val="59"/>
  </w:num>
  <w:num w:numId="87" w16cid:durableId="1492402293">
    <w:abstractNumId w:val="110"/>
  </w:num>
  <w:num w:numId="88" w16cid:durableId="1556695745">
    <w:abstractNumId w:val="67"/>
  </w:num>
  <w:num w:numId="89" w16cid:durableId="1174299216">
    <w:abstractNumId w:val="33"/>
  </w:num>
  <w:num w:numId="90" w16cid:durableId="545531506">
    <w:abstractNumId w:val="57"/>
  </w:num>
  <w:num w:numId="91" w16cid:durableId="1915776781">
    <w:abstractNumId w:val="31"/>
  </w:num>
  <w:num w:numId="92" w16cid:durableId="658115997">
    <w:abstractNumId w:val="89"/>
  </w:num>
  <w:num w:numId="93" w16cid:durableId="1742943292">
    <w:abstractNumId w:val="66"/>
  </w:num>
  <w:num w:numId="94" w16cid:durableId="1767800765">
    <w:abstractNumId w:val="42"/>
  </w:num>
  <w:num w:numId="95" w16cid:durableId="996761612">
    <w:abstractNumId w:val="39"/>
  </w:num>
  <w:num w:numId="96" w16cid:durableId="636301979">
    <w:abstractNumId w:val="69"/>
  </w:num>
  <w:num w:numId="97" w16cid:durableId="1042094148">
    <w:abstractNumId w:val="45"/>
  </w:num>
  <w:num w:numId="98" w16cid:durableId="765155707">
    <w:abstractNumId w:val="71"/>
  </w:num>
  <w:num w:numId="99" w16cid:durableId="1783768504">
    <w:abstractNumId w:val="38"/>
  </w:num>
  <w:num w:numId="100" w16cid:durableId="792601083">
    <w:abstractNumId w:val="11"/>
  </w:num>
  <w:num w:numId="101" w16cid:durableId="1241713579">
    <w:abstractNumId w:val="64"/>
  </w:num>
  <w:num w:numId="102" w16cid:durableId="1836604705">
    <w:abstractNumId w:val="80"/>
  </w:num>
  <w:num w:numId="103" w16cid:durableId="276377752">
    <w:abstractNumId w:val="74"/>
  </w:num>
  <w:num w:numId="104" w16cid:durableId="1368136698">
    <w:abstractNumId w:val="82"/>
  </w:num>
  <w:num w:numId="105" w16cid:durableId="537620124">
    <w:abstractNumId w:val="108"/>
  </w:num>
  <w:num w:numId="106" w16cid:durableId="31733456">
    <w:abstractNumId w:val="90"/>
  </w:num>
  <w:num w:numId="107" w16cid:durableId="497699041">
    <w:abstractNumId w:val="51"/>
  </w:num>
  <w:num w:numId="108" w16cid:durableId="139227693">
    <w:abstractNumId w:val="21"/>
  </w:num>
  <w:num w:numId="109" w16cid:durableId="297534347">
    <w:abstractNumId w:val="54"/>
  </w:num>
  <w:num w:numId="110" w16cid:durableId="805708135">
    <w:abstractNumId w:val="111"/>
  </w:num>
  <w:num w:numId="111" w16cid:durableId="292685103">
    <w:abstractNumId w:val="68"/>
  </w:num>
  <w:num w:numId="112" w16cid:durableId="747070612">
    <w:abstractNumId w:val="43"/>
  </w:num>
  <w:num w:numId="113" w16cid:durableId="323244456">
    <w:abstractNumId w:val="98"/>
  </w:num>
  <w:num w:numId="114" w16cid:durableId="1623000288">
    <w:abstractNumId w:val="100"/>
  </w:num>
  <w:num w:numId="115" w16cid:durableId="947935181">
    <w:abstractNumId w:val="24"/>
  </w:num>
  <w:num w:numId="116" w16cid:durableId="982975211">
    <w:abstractNumId w:val="28"/>
  </w:num>
  <w:numIdMacAtCleanup w:val="10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iu Ethan">
    <w15:presenceInfo w15:providerId="Windows Live" w15:userId="b3fd84d71bef94c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720"/>
  <w:characterSpacingControl w:val="doNotCompress"/>
  <w:hdrShapeDefaults>
    <o:shapedefaults v:ext="edit" spidmax="819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0300"/>
    <w:rsid w:val="000115BC"/>
    <w:rsid w:val="0001684E"/>
    <w:rsid w:val="00023D9A"/>
    <w:rsid w:val="00026574"/>
    <w:rsid w:val="00030B27"/>
    <w:rsid w:val="00036034"/>
    <w:rsid w:val="00057000"/>
    <w:rsid w:val="000640E0"/>
    <w:rsid w:val="00071D34"/>
    <w:rsid w:val="000A3367"/>
    <w:rsid w:val="000A5CA2"/>
    <w:rsid w:val="000B3357"/>
    <w:rsid w:val="000B7CB7"/>
    <w:rsid w:val="000C2570"/>
    <w:rsid w:val="000C722F"/>
    <w:rsid w:val="000E6A3A"/>
    <w:rsid w:val="000F5700"/>
    <w:rsid w:val="000F7A7E"/>
    <w:rsid w:val="00101257"/>
    <w:rsid w:val="0011157A"/>
    <w:rsid w:val="00117A49"/>
    <w:rsid w:val="00125432"/>
    <w:rsid w:val="00137F40"/>
    <w:rsid w:val="00137F73"/>
    <w:rsid w:val="00153471"/>
    <w:rsid w:val="001871EC"/>
    <w:rsid w:val="00197917"/>
    <w:rsid w:val="001A0C71"/>
    <w:rsid w:val="001A670F"/>
    <w:rsid w:val="001B5FB0"/>
    <w:rsid w:val="001C62B8"/>
    <w:rsid w:val="001E7B0E"/>
    <w:rsid w:val="001F141D"/>
    <w:rsid w:val="0020028C"/>
    <w:rsid w:val="00200A06"/>
    <w:rsid w:val="00212DB8"/>
    <w:rsid w:val="00217BD6"/>
    <w:rsid w:val="00224AB8"/>
    <w:rsid w:val="002519BE"/>
    <w:rsid w:val="002525E3"/>
    <w:rsid w:val="002622FA"/>
    <w:rsid w:val="00263518"/>
    <w:rsid w:val="00263A05"/>
    <w:rsid w:val="00275ACE"/>
    <w:rsid w:val="00277326"/>
    <w:rsid w:val="00277FC8"/>
    <w:rsid w:val="00280834"/>
    <w:rsid w:val="00291602"/>
    <w:rsid w:val="00296812"/>
    <w:rsid w:val="002A401B"/>
    <w:rsid w:val="002B3C3D"/>
    <w:rsid w:val="002C26C0"/>
    <w:rsid w:val="002C285C"/>
    <w:rsid w:val="002D2124"/>
    <w:rsid w:val="002E0584"/>
    <w:rsid w:val="002E5603"/>
    <w:rsid w:val="002E79CB"/>
    <w:rsid w:val="002F59B3"/>
    <w:rsid w:val="002F7879"/>
    <w:rsid w:val="002F7F55"/>
    <w:rsid w:val="002F7FF5"/>
    <w:rsid w:val="00301E29"/>
    <w:rsid w:val="0030745F"/>
    <w:rsid w:val="00314125"/>
    <w:rsid w:val="00314630"/>
    <w:rsid w:val="0032090A"/>
    <w:rsid w:val="00321316"/>
    <w:rsid w:val="00321CDE"/>
    <w:rsid w:val="00333E15"/>
    <w:rsid w:val="00340227"/>
    <w:rsid w:val="0036651C"/>
    <w:rsid w:val="00366D5F"/>
    <w:rsid w:val="00380EDC"/>
    <w:rsid w:val="00383961"/>
    <w:rsid w:val="0038715D"/>
    <w:rsid w:val="00394DBF"/>
    <w:rsid w:val="003A43EF"/>
    <w:rsid w:val="003A7D07"/>
    <w:rsid w:val="003B07A5"/>
    <w:rsid w:val="003B343F"/>
    <w:rsid w:val="003C6344"/>
    <w:rsid w:val="003D4A16"/>
    <w:rsid w:val="003D5089"/>
    <w:rsid w:val="003E3301"/>
    <w:rsid w:val="003E4358"/>
    <w:rsid w:val="003E4BF0"/>
    <w:rsid w:val="003E7795"/>
    <w:rsid w:val="003F2BED"/>
    <w:rsid w:val="004001D1"/>
    <w:rsid w:val="00412648"/>
    <w:rsid w:val="004226DA"/>
    <w:rsid w:val="00443878"/>
    <w:rsid w:val="00456680"/>
    <w:rsid w:val="00465061"/>
    <w:rsid w:val="00465C9A"/>
    <w:rsid w:val="004712CA"/>
    <w:rsid w:val="0047422E"/>
    <w:rsid w:val="004761CB"/>
    <w:rsid w:val="0049280A"/>
    <w:rsid w:val="00495498"/>
    <w:rsid w:val="004C0673"/>
    <w:rsid w:val="004D41B8"/>
    <w:rsid w:val="004F3816"/>
    <w:rsid w:val="004F6811"/>
    <w:rsid w:val="00506838"/>
    <w:rsid w:val="00510920"/>
    <w:rsid w:val="0051199B"/>
    <w:rsid w:val="005176C1"/>
    <w:rsid w:val="00535CBE"/>
    <w:rsid w:val="005644C1"/>
    <w:rsid w:val="0056481F"/>
    <w:rsid w:val="00566EDA"/>
    <w:rsid w:val="005675C7"/>
    <w:rsid w:val="00570D4A"/>
    <w:rsid w:val="00572654"/>
    <w:rsid w:val="005737A7"/>
    <w:rsid w:val="00580E68"/>
    <w:rsid w:val="0058730A"/>
    <w:rsid w:val="005A3CA4"/>
    <w:rsid w:val="005A72AC"/>
    <w:rsid w:val="005B1E57"/>
    <w:rsid w:val="005B24CF"/>
    <w:rsid w:val="005B5629"/>
    <w:rsid w:val="005B7E2D"/>
    <w:rsid w:val="005C0300"/>
    <w:rsid w:val="005D5BDA"/>
    <w:rsid w:val="005F0F3A"/>
    <w:rsid w:val="005F14AD"/>
    <w:rsid w:val="005F2BE0"/>
    <w:rsid w:val="005F4B6A"/>
    <w:rsid w:val="006131A8"/>
    <w:rsid w:val="00613253"/>
    <w:rsid w:val="00615A0A"/>
    <w:rsid w:val="00621A25"/>
    <w:rsid w:val="006333D4"/>
    <w:rsid w:val="006369B2"/>
    <w:rsid w:val="00642085"/>
    <w:rsid w:val="00652C03"/>
    <w:rsid w:val="00653740"/>
    <w:rsid w:val="006570B0"/>
    <w:rsid w:val="00676CD2"/>
    <w:rsid w:val="00684B03"/>
    <w:rsid w:val="0069210B"/>
    <w:rsid w:val="00692AEE"/>
    <w:rsid w:val="006A180D"/>
    <w:rsid w:val="006A4055"/>
    <w:rsid w:val="006C5641"/>
    <w:rsid w:val="006D1089"/>
    <w:rsid w:val="006D7355"/>
    <w:rsid w:val="006E0443"/>
    <w:rsid w:val="006E61E0"/>
    <w:rsid w:val="006F7234"/>
    <w:rsid w:val="00707557"/>
    <w:rsid w:val="00731135"/>
    <w:rsid w:val="007324AF"/>
    <w:rsid w:val="007409B4"/>
    <w:rsid w:val="007538A0"/>
    <w:rsid w:val="0075525E"/>
    <w:rsid w:val="00755BD6"/>
    <w:rsid w:val="00775D4B"/>
    <w:rsid w:val="00776B5B"/>
    <w:rsid w:val="007903F8"/>
    <w:rsid w:val="00794F4F"/>
    <w:rsid w:val="00796737"/>
    <w:rsid w:val="007974BE"/>
    <w:rsid w:val="007A0916"/>
    <w:rsid w:val="007A0DFD"/>
    <w:rsid w:val="007B0115"/>
    <w:rsid w:val="007C7122"/>
    <w:rsid w:val="007D07CF"/>
    <w:rsid w:val="007D3F11"/>
    <w:rsid w:val="007E20C5"/>
    <w:rsid w:val="007E5F71"/>
    <w:rsid w:val="007F1869"/>
    <w:rsid w:val="007F664D"/>
    <w:rsid w:val="008141E4"/>
    <w:rsid w:val="008220E7"/>
    <w:rsid w:val="0083325B"/>
    <w:rsid w:val="00842137"/>
    <w:rsid w:val="00882804"/>
    <w:rsid w:val="0089088E"/>
    <w:rsid w:val="008908FA"/>
    <w:rsid w:val="00892297"/>
    <w:rsid w:val="008A73B3"/>
    <w:rsid w:val="008A777C"/>
    <w:rsid w:val="008D16B1"/>
    <w:rsid w:val="008D599B"/>
    <w:rsid w:val="008E0172"/>
    <w:rsid w:val="008E2CE2"/>
    <w:rsid w:val="008F3347"/>
    <w:rsid w:val="008F4782"/>
    <w:rsid w:val="0091129A"/>
    <w:rsid w:val="00930F6B"/>
    <w:rsid w:val="009406B5"/>
    <w:rsid w:val="00946166"/>
    <w:rsid w:val="00950ABD"/>
    <w:rsid w:val="009719AD"/>
    <w:rsid w:val="00983164"/>
    <w:rsid w:val="00994658"/>
    <w:rsid w:val="009972EF"/>
    <w:rsid w:val="009C0999"/>
    <w:rsid w:val="009C4E63"/>
    <w:rsid w:val="009D411F"/>
    <w:rsid w:val="009D4FC7"/>
    <w:rsid w:val="009D6812"/>
    <w:rsid w:val="009D7A92"/>
    <w:rsid w:val="009E1FAE"/>
    <w:rsid w:val="009E2C07"/>
    <w:rsid w:val="009E58B2"/>
    <w:rsid w:val="009E6045"/>
    <w:rsid w:val="009E766E"/>
    <w:rsid w:val="009F715E"/>
    <w:rsid w:val="009F75B7"/>
    <w:rsid w:val="00A04DDC"/>
    <w:rsid w:val="00A06ED2"/>
    <w:rsid w:val="00A10DBB"/>
    <w:rsid w:val="00A15855"/>
    <w:rsid w:val="00A242FB"/>
    <w:rsid w:val="00A25503"/>
    <w:rsid w:val="00A4013E"/>
    <w:rsid w:val="00A427CD"/>
    <w:rsid w:val="00A4600B"/>
    <w:rsid w:val="00A6711A"/>
    <w:rsid w:val="00A679D3"/>
    <w:rsid w:val="00A67A81"/>
    <w:rsid w:val="00A728A3"/>
    <w:rsid w:val="00A730A6"/>
    <w:rsid w:val="00A92656"/>
    <w:rsid w:val="00A92E50"/>
    <w:rsid w:val="00A971A0"/>
    <w:rsid w:val="00AA1F22"/>
    <w:rsid w:val="00AA70DB"/>
    <w:rsid w:val="00AD784C"/>
    <w:rsid w:val="00AE443D"/>
    <w:rsid w:val="00AE5DC1"/>
    <w:rsid w:val="00B01865"/>
    <w:rsid w:val="00B05821"/>
    <w:rsid w:val="00B064BC"/>
    <w:rsid w:val="00B104B4"/>
    <w:rsid w:val="00B15E21"/>
    <w:rsid w:val="00B160EA"/>
    <w:rsid w:val="00B243C9"/>
    <w:rsid w:val="00B26C28"/>
    <w:rsid w:val="00B26F8F"/>
    <w:rsid w:val="00B3757F"/>
    <w:rsid w:val="00B453F5"/>
    <w:rsid w:val="00B45A3A"/>
    <w:rsid w:val="00B47047"/>
    <w:rsid w:val="00B53D1B"/>
    <w:rsid w:val="00B718A5"/>
    <w:rsid w:val="00B72ACF"/>
    <w:rsid w:val="00BA1689"/>
    <w:rsid w:val="00BD5C97"/>
    <w:rsid w:val="00BF4A59"/>
    <w:rsid w:val="00C42125"/>
    <w:rsid w:val="00C511AC"/>
    <w:rsid w:val="00C53C37"/>
    <w:rsid w:val="00C62814"/>
    <w:rsid w:val="00C63249"/>
    <w:rsid w:val="00C67947"/>
    <w:rsid w:val="00C707AC"/>
    <w:rsid w:val="00C70BE9"/>
    <w:rsid w:val="00C74937"/>
    <w:rsid w:val="00C9460E"/>
    <w:rsid w:val="00CA561A"/>
    <w:rsid w:val="00CC5CB5"/>
    <w:rsid w:val="00CD11EA"/>
    <w:rsid w:val="00CE7078"/>
    <w:rsid w:val="00D16BC5"/>
    <w:rsid w:val="00D21385"/>
    <w:rsid w:val="00D2342F"/>
    <w:rsid w:val="00D260F4"/>
    <w:rsid w:val="00D54932"/>
    <w:rsid w:val="00D64D1E"/>
    <w:rsid w:val="00D6600E"/>
    <w:rsid w:val="00D90671"/>
    <w:rsid w:val="00D93EC1"/>
    <w:rsid w:val="00D96E78"/>
    <w:rsid w:val="00DA4334"/>
    <w:rsid w:val="00DD482E"/>
    <w:rsid w:val="00DE3062"/>
    <w:rsid w:val="00DE6D11"/>
    <w:rsid w:val="00DF14EA"/>
    <w:rsid w:val="00DF7B09"/>
    <w:rsid w:val="00E016F9"/>
    <w:rsid w:val="00E12791"/>
    <w:rsid w:val="00E1406C"/>
    <w:rsid w:val="00E14C88"/>
    <w:rsid w:val="00E204DD"/>
    <w:rsid w:val="00E24C3C"/>
    <w:rsid w:val="00E415C6"/>
    <w:rsid w:val="00E53C24"/>
    <w:rsid w:val="00E7460C"/>
    <w:rsid w:val="00E93B24"/>
    <w:rsid w:val="00EB444D"/>
    <w:rsid w:val="00EB6848"/>
    <w:rsid w:val="00ED70D9"/>
    <w:rsid w:val="00EE7560"/>
    <w:rsid w:val="00F00EFD"/>
    <w:rsid w:val="00F02294"/>
    <w:rsid w:val="00F02ACD"/>
    <w:rsid w:val="00F075D9"/>
    <w:rsid w:val="00F11CD1"/>
    <w:rsid w:val="00F20B80"/>
    <w:rsid w:val="00F20EB5"/>
    <w:rsid w:val="00F27F1F"/>
    <w:rsid w:val="00F32158"/>
    <w:rsid w:val="00F35F57"/>
    <w:rsid w:val="00F50467"/>
    <w:rsid w:val="00F83A77"/>
    <w:rsid w:val="00F84D43"/>
    <w:rsid w:val="00F93643"/>
    <w:rsid w:val="00FB3892"/>
    <w:rsid w:val="00FC65C7"/>
    <w:rsid w:val="00FC7F6E"/>
    <w:rsid w:val="00FD4167"/>
    <w:rsid w:val="00FF454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1CDB2D29"/>
  <w15:chartTrackingRefBased/>
  <w15:docId w15:val="{7A4AD9A9-1993-49D1-AC8D-7489349E6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0" w:qFormat="1"/>
    <w:lsdException w:name="heading 2" w:semiHidden="1" w:uiPriority="0" w:unhideWhenUsed="1" w:qFormat="1"/>
    <w:lsdException w:name="heading 3" w:semiHidden="1" w:uiPriority="0" w:unhideWhenUsed="1"/>
    <w:lsdException w:name="heading 4" w:semiHidden="1" w:uiPriority="0" w:unhideWhenUsed="1" w:qFormat="1"/>
    <w:lsdException w:name="heading 5" w:semiHidden="1" w:uiPriority="0" w:unhideWhenUsed="1" w:qFormat="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qFormat="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qFormat="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qFormat="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10920"/>
    <w:pPr>
      <w:spacing w:before="120" w:after="0" w:line="240" w:lineRule="auto"/>
    </w:pPr>
    <w:rPr>
      <w:rFonts w:ascii="Times New Roman" w:hAnsi="Times New Roman" w:cs="Times New Roman"/>
      <w:sz w:val="24"/>
      <w:szCs w:val="24"/>
      <w:lang w:val="en-GB" w:eastAsia="ja-JP"/>
    </w:rPr>
  </w:style>
  <w:style w:type="paragraph" w:styleId="Heading1">
    <w:name w:val="heading 1"/>
    <w:basedOn w:val="Normal"/>
    <w:next w:val="Normal"/>
    <w:link w:val="Heading1Char"/>
    <w:qFormat/>
    <w:rsid w:val="00A25503"/>
    <w:pPr>
      <w:keepNext/>
      <w:keepLines/>
      <w:tabs>
        <w:tab w:val="left" w:pos="794"/>
        <w:tab w:val="left" w:pos="1191"/>
        <w:tab w:val="left" w:pos="1588"/>
        <w:tab w:val="left" w:pos="1985"/>
      </w:tabs>
      <w:overflowPunct w:val="0"/>
      <w:autoSpaceDE w:val="0"/>
      <w:autoSpaceDN w:val="0"/>
      <w:adjustRightInd w:val="0"/>
      <w:spacing w:before="360"/>
      <w:ind w:left="794" w:hanging="794"/>
      <w:textAlignment w:val="baseline"/>
      <w:outlineLvl w:val="0"/>
    </w:pPr>
    <w:rPr>
      <w:rFonts w:eastAsia="Times New Roman"/>
      <w:b/>
      <w:szCs w:val="20"/>
      <w:lang w:eastAsia="en-US"/>
    </w:rPr>
  </w:style>
  <w:style w:type="paragraph" w:styleId="Heading2">
    <w:name w:val="heading 2"/>
    <w:aliases w:val="l2,2,h2,2nd level,título 2,H2,título 21,h21,2nd level1,H21,título 22,h22,2nd level2,H22,título 23,h23,2nd level3,H23,título 24,h24,2nd level4,H24,título 25,h25,2nd level5,H25,headline,h,2 headline,Head 2,List level 2,Guide 2,list 2,list 2,I2"/>
    <w:basedOn w:val="Heading1"/>
    <w:next w:val="Normal"/>
    <w:link w:val="Heading2Char"/>
    <w:qFormat/>
    <w:rsid w:val="00A25503"/>
    <w:pPr>
      <w:spacing w:before="240"/>
      <w:outlineLvl w:val="1"/>
    </w:pPr>
  </w:style>
  <w:style w:type="paragraph" w:styleId="Heading3">
    <w:name w:val="heading 3"/>
    <w:basedOn w:val="Heading1"/>
    <w:next w:val="Normal"/>
    <w:link w:val="Heading3Char"/>
    <w:rsid w:val="00A25503"/>
    <w:pPr>
      <w:spacing w:before="160"/>
      <w:outlineLvl w:val="2"/>
    </w:pPr>
  </w:style>
  <w:style w:type="paragraph" w:styleId="Heading4">
    <w:name w:val="heading 4"/>
    <w:basedOn w:val="Heading3"/>
    <w:next w:val="Normal"/>
    <w:link w:val="Heading4Char"/>
    <w:qFormat/>
    <w:rsid w:val="00A25503"/>
    <w:pPr>
      <w:tabs>
        <w:tab w:val="clear" w:pos="794"/>
        <w:tab w:val="left" w:pos="1021"/>
      </w:tabs>
      <w:ind w:left="1021" w:hanging="1021"/>
      <w:outlineLvl w:val="3"/>
    </w:pPr>
  </w:style>
  <w:style w:type="paragraph" w:styleId="Heading5">
    <w:name w:val="heading 5"/>
    <w:basedOn w:val="Heading4"/>
    <w:next w:val="Normal"/>
    <w:link w:val="Heading5Char"/>
    <w:qFormat/>
    <w:rsid w:val="00A25503"/>
    <w:pPr>
      <w:outlineLvl w:val="4"/>
    </w:pPr>
  </w:style>
  <w:style w:type="paragraph" w:styleId="Heading6">
    <w:name w:val="heading 6"/>
    <w:basedOn w:val="Heading4"/>
    <w:next w:val="Normal"/>
    <w:link w:val="Heading6Char"/>
    <w:rsid w:val="00A25503"/>
    <w:pPr>
      <w:tabs>
        <w:tab w:val="clear" w:pos="1021"/>
        <w:tab w:val="clear" w:pos="1191"/>
      </w:tabs>
      <w:ind w:left="1588" w:hanging="1588"/>
      <w:outlineLvl w:val="5"/>
    </w:pPr>
  </w:style>
  <w:style w:type="paragraph" w:styleId="Heading7">
    <w:name w:val="heading 7"/>
    <w:basedOn w:val="Heading6"/>
    <w:next w:val="Normal"/>
    <w:link w:val="Heading7Char"/>
    <w:rsid w:val="00A25503"/>
    <w:pPr>
      <w:outlineLvl w:val="6"/>
    </w:pPr>
  </w:style>
  <w:style w:type="paragraph" w:styleId="Heading8">
    <w:name w:val="heading 8"/>
    <w:basedOn w:val="Heading6"/>
    <w:next w:val="Normal"/>
    <w:link w:val="Heading8Char"/>
    <w:rsid w:val="00A25503"/>
    <w:pPr>
      <w:outlineLvl w:val="7"/>
    </w:pPr>
  </w:style>
  <w:style w:type="paragraph" w:styleId="Heading9">
    <w:name w:val="heading 9"/>
    <w:basedOn w:val="Heading6"/>
    <w:next w:val="Normal"/>
    <w:link w:val="Heading9Char"/>
    <w:rsid w:val="00A25503"/>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qFormat/>
    <w:rsid w:val="00A25503"/>
    <w:rPr>
      <w:rFonts w:ascii="Times New Roman" w:hAnsi="Times New Roman"/>
      <w:color w:val="808080"/>
    </w:rPr>
  </w:style>
  <w:style w:type="paragraph" w:customStyle="1" w:styleId="Docnumber">
    <w:name w:val="Docnumber"/>
    <w:basedOn w:val="Normal"/>
    <w:link w:val="DocnumberChar"/>
    <w:qFormat/>
    <w:rsid w:val="00A25503"/>
    <w:pPr>
      <w:tabs>
        <w:tab w:val="left" w:pos="794"/>
        <w:tab w:val="left" w:pos="1191"/>
        <w:tab w:val="left" w:pos="1588"/>
        <w:tab w:val="left" w:pos="1985"/>
      </w:tabs>
      <w:overflowPunct w:val="0"/>
      <w:autoSpaceDE w:val="0"/>
      <w:autoSpaceDN w:val="0"/>
      <w:adjustRightInd w:val="0"/>
      <w:jc w:val="right"/>
      <w:textAlignment w:val="baseline"/>
    </w:pPr>
    <w:rPr>
      <w:rFonts w:eastAsia="SimSun"/>
      <w:b/>
      <w:sz w:val="32"/>
      <w:szCs w:val="20"/>
      <w:lang w:eastAsia="en-US"/>
    </w:rPr>
  </w:style>
  <w:style w:type="character" w:customStyle="1" w:styleId="DocnumberChar">
    <w:name w:val="Docnumber Char"/>
    <w:link w:val="Docnumber"/>
    <w:rsid w:val="00A25503"/>
    <w:rPr>
      <w:rFonts w:ascii="Times New Roman" w:eastAsia="SimSun" w:hAnsi="Times New Roman" w:cs="Times New Roman"/>
      <w:b/>
      <w:sz w:val="32"/>
      <w:szCs w:val="20"/>
      <w:lang w:val="en-GB" w:eastAsia="en-US"/>
    </w:rPr>
  </w:style>
  <w:style w:type="paragraph" w:customStyle="1" w:styleId="AnnexNotitle">
    <w:name w:val="Annex_No &amp; title"/>
    <w:basedOn w:val="Normal"/>
    <w:next w:val="Normal"/>
    <w:rsid w:val="00510920"/>
    <w:pPr>
      <w:keepNext/>
      <w:keepLines/>
      <w:tabs>
        <w:tab w:val="left" w:pos="794"/>
        <w:tab w:val="left" w:pos="1191"/>
        <w:tab w:val="left" w:pos="1588"/>
        <w:tab w:val="left" w:pos="1985"/>
      </w:tabs>
      <w:overflowPunct w:val="0"/>
      <w:autoSpaceDE w:val="0"/>
      <w:autoSpaceDN w:val="0"/>
      <w:adjustRightInd w:val="0"/>
      <w:spacing w:before="480"/>
      <w:jc w:val="center"/>
      <w:textAlignment w:val="baseline"/>
    </w:pPr>
    <w:rPr>
      <w:rFonts w:eastAsia="Times New Roman"/>
      <w:b/>
      <w:sz w:val="28"/>
      <w:szCs w:val="20"/>
      <w:lang w:eastAsia="en-US"/>
    </w:rPr>
  </w:style>
  <w:style w:type="paragraph" w:customStyle="1" w:styleId="AppendixNotitle">
    <w:name w:val="Appendix_No &amp; title"/>
    <w:basedOn w:val="AnnexNotitle"/>
    <w:next w:val="Normal"/>
    <w:rsid w:val="00510920"/>
  </w:style>
  <w:style w:type="paragraph" w:customStyle="1" w:styleId="CorrectionSeparatorBegin">
    <w:name w:val="Correction Separator Begin"/>
    <w:basedOn w:val="Normal"/>
    <w:rsid w:val="00510920"/>
    <w:pPr>
      <w:keepNext/>
      <w:pBdr>
        <w:bottom w:val="single" w:sz="12" w:space="1" w:color="auto"/>
      </w:pBdr>
      <w:spacing w:before="240" w:after="240"/>
      <w:ind w:left="1440" w:right="1440"/>
      <w:jc w:val="center"/>
    </w:pPr>
    <w:rPr>
      <w:rFonts w:eastAsia="Times New Roman"/>
      <w:b/>
      <w:i/>
      <w:sz w:val="20"/>
      <w:szCs w:val="20"/>
      <w:lang w:val="en-US" w:eastAsia="en-US"/>
    </w:rPr>
  </w:style>
  <w:style w:type="paragraph" w:customStyle="1" w:styleId="CorrectionSeparatorEnd">
    <w:name w:val="Correction Separator End"/>
    <w:basedOn w:val="Normal"/>
    <w:rsid w:val="00510920"/>
    <w:pPr>
      <w:pBdr>
        <w:top w:val="single" w:sz="12" w:space="1" w:color="auto"/>
      </w:pBdr>
      <w:spacing w:before="240" w:after="240"/>
      <w:ind w:left="1440" w:right="1440"/>
      <w:jc w:val="center"/>
    </w:pPr>
    <w:rPr>
      <w:rFonts w:eastAsia="Times New Roman"/>
      <w:b/>
      <w:i/>
      <w:sz w:val="20"/>
      <w:szCs w:val="20"/>
      <w:lang w:val="en-US" w:eastAsia="en-US"/>
    </w:rPr>
  </w:style>
  <w:style w:type="paragraph" w:customStyle="1" w:styleId="Figure">
    <w:name w:val="Figure"/>
    <w:basedOn w:val="Normal"/>
    <w:next w:val="Normal"/>
    <w:rsid w:val="00510920"/>
    <w:pPr>
      <w:keepNext/>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rFonts w:eastAsia="Times New Roman"/>
      <w:szCs w:val="20"/>
      <w:lang w:eastAsia="en-US"/>
    </w:rPr>
  </w:style>
  <w:style w:type="paragraph" w:customStyle="1" w:styleId="FigureNotitle">
    <w:name w:val="Figure_No &amp; title"/>
    <w:basedOn w:val="Normal"/>
    <w:next w:val="Normal"/>
    <w:qFormat/>
    <w:rsid w:val="00510920"/>
    <w:pPr>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b/>
      <w:szCs w:val="20"/>
    </w:rPr>
  </w:style>
  <w:style w:type="paragraph" w:customStyle="1" w:styleId="Formal">
    <w:name w:val="Formal"/>
    <w:basedOn w:val="Normal"/>
    <w:rsid w:val="00510920"/>
    <w:pPr>
      <w:tabs>
        <w:tab w:val="left" w:pos="567"/>
        <w:tab w:val="left" w:pos="1134"/>
        <w:tab w:val="left" w:pos="1701"/>
        <w:tab w:val="left" w:pos="2268"/>
        <w:tab w:val="left" w:pos="2835"/>
        <w:tab w:val="left" w:pos="3402"/>
        <w:tab w:val="left" w:pos="3969"/>
        <w:tab w:val="left" w:pos="4536"/>
        <w:tab w:val="left" w:pos="5103"/>
        <w:tab w:val="left" w:pos="5670"/>
      </w:tabs>
      <w:spacing w:before="0"/>
    </w:pPr>
    <w:rPr>
      <w:rFonts w:ascii="Courier New" w:eastAsia="SimSun" w:hAnsi="Courier New"/>
      <w:noProof/>
      <w:sz w:val="20"/>
      <w:szCs w:val="20"/>
      <w:lang w:val="en-US" w:eastAsia="en-US"/>
    </w:rPr>
  </w:style>
  <w:style w:type="paragraph" w:customStyle="1" w:styleId="Headingb">
    <w:name w:val="Heading_b"/>
    <w:basedOn w:val="Normal"/>
    <w:next w:val="Normal"/>
    <w:link w:val="HeadingbChar"/>
    <w:qFormat/>
    <w:rsid w:val="00510920"/>
    <w:pPr>
      <w:keepNext/>
      <w:tabs>
        <w:tab w:val="left" w:pos="794"/>
        <w:tab w:val="left" w:pos="1191"/>
        <w:tab w:val="left" w:pos="1588"/>
        <w:tab w:val="left" w:pos="1985"/>
      </w:tabs>
      <w:overflowPunct w:val="0"/>
      <w:autoSpaceDE w:val="0"/>
      <w:autoSpaceDN w:val="0"/>
      <w:adjustRightInd w:val="0"/>
      <w:spacing w:before="160"/>
      <w:textAlignment w:val="baseline"/>
    </w:pPr>
    <w:rPr>
      <w:b/>
      <w:szCs w:val="20"/>
    </w:rPr>
  </w:style>
  <w:style w:type="paragraph" w:customStyle="1" w:styleId="Headingi">
    <w:name w:val="Heading_i"/>
    <w:basedOn w:val="Normal"/>
    <w:next w:val="Normal"/>
    <w:rsid w:val="00510920"/>
    <w:pPr>
      <w:keepNext/>
      <w:tabs>
        <w:tab w:val="left" w:pos="794"/>
        <w:tab w:val="left" w:pos="1191"/>
        <w:tab w:val="left" w:pos="1588"/>
        <w:tab w:val="left" w:pos="1985"/>
      </w:tabs>
      <w:overflowPunct w:val="0"/>
      <w:autoSpaceDE w:val="0"/>
      <w:autoSpaceDN w:val="0"/>
      <w:adjustRightInd w:val="0"/>
      <w:spacing w:before="160"/>
      <w:textAlignment w:val="baseline"/>
    </w:pPr>
    <w:rPr>
      <w:i/>
      <w:szCs w:val="20"/>
    </w:rPr>
  </w:style>
  <w:style w:type="paragraph" w:customStyle="1" w:styleId="Headingib">
    <w:name w:val="Heading_ib"/>
    <w:basedOn w:val="Headingi"/>
    <w:next w:val="Normal"/>
    <w:qFormat/>
    <w:rsid w:val="00510920"/>
    <w:rPr>
      <w:b/>
      <w:bCs/>
    </w:rPr>
  </w:style>
  <w:style w:type="paragraph" w:customStyle="1" w:styleId="Normalbeforetable">
    <w:name w:val="Normal before table"/>
    <w:basedOn w:val="Normal"/>
    <w:rsid w:val="00510920"/>
    <w:pPr>
      <w:keepNext/>
      <w:spacing w:after="120"/>
    </w:pPr>
    <w:rPr>
      <w:rFonts w:eastAsia="????"/>
      <w:lang w:eastAsia="en-US"/>
    </w:rPr>
  </w:style>
  <w:style w:type="paragraph" w:customStyle="1" w:styleId="RecNo">
    <w:name w:val="Rec_No"/>
    <w:basedOn w:val="Normal"/>
    <w:next w:val="Normal"/>
    <w:qFormat/>
    <w:rsid w:val="00510920"/>
    <w:pPr>
      <w:keepNext/>
      <w:keepLines/>
      <w:tabs>
        <w:tab w:val="left" w:pos="794"/>
        <w:tab w:val="left" w:pos="1191"/>
        <w:tab w:val="left" w:pos="1588"/>
        <w:tab w:val="left" w:pos="1985"/>
      </w:tabs>
      <w:overflowPunct w:val="0"/>
      <w:autoSpaceDE w:val="0"/>
      <w:autoSpaceDN w:val="0"/>
      <w:adjustRightInd w:val="0"/>
      <w:spacing w:before="0"/>
      <w:textAlignment w:val="baseline"/>
    </w:pPr>
    <w:rPr>
      <w:b/>
      <w:sz w:val="28"/>
      <w:szCs w:val="20"/>
    </w:rPr>
  </w:style>
  <w:style w:type="paragraph" w:customStyle="1" w:styleId="Rectitle">
    <w:name w:val="Rec_title"/>
    <w:basedOn w:val="Normal"/>
    <w:next w:val="Normal"/>
    <w:qFormat/>
    <w:rsid w:val="00510920"/>
    <w:pPr>
      <w:keepNext/>
      <w:keepLines/>
      <w:tabs>
        <w:tab w:val="left" w:pos="794"/>
        <w:tab w:val="left" w:pos="1191"/>
        <w:tab w:val="left" w:pos="1588"/>
        <w:tab w:val="left" w:pos="1985"/>
      </w:tabs>
      <w:overflowPunct w:val="0"/>
      <w:autoSpaceDE w:val="0"/>
      <w:autoSpaceDN w:val="0"/>
      <w:adjustRightInd w:val="0"/>
      <w:spacing w:before="360"/>
      <w:jc w:val="center"/>
      <w:textAlignment w:val="baseline"/>
    </w:pPr>
    <w:rPr>
      <w:b/>
      <w:sz w:val="28"/>
      <w:szCs w:val="20"/>
    </w:rPr>
  </w:style>
  <w:style w:type="paragraph" w:customStyle="1" w:styleId="Reftext">
    <w:name w:val="Ref_text"/>
    <w:basedOn w:val="Normal"/>
    <w:link w:val="ReftextChar"/>
    <w:qFormat/>
    <w:rsid w:val="00510920"/>
    <w:pPr>
      <w:overflowPunct w:val="0"/>
      <w:autoSpaceDE w:val="0"/>
      <w:autoSpaceDN w:val="0"/>
      <w:adjustRightInd w:val="0"/>
      <w:ind w:left="2268" w:hanging="2268"/>
      <w:textAlignment w:val="baseline"/>
    </w:pPr>
    <w:rPr>
      <w:rFonts w:eastAsia="Times New Roman"/>
      <w:szCs w:val="20"/>
      <w:lang w:eastAsia="en-US"/>
    </w:rPr>
  </w:style>
  <w:style w:type="paragraph" w:customStyle="1" w:styleId="Tablehead">
    <w:name w:val="Table_head"/>
    <w:basedOn w:val="Normal"/>
    <w:next w:val="Normal"/>
    <w:rsid w:val="00510920"/>
    <w:pPr>
      <w:keepNext/>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80" w:after="80"/>
      <w:jc w:val="center"/>
      <w:textAlignment w:val="baseline"/>
    </w:pPr>
    <w:rPr>
      <w:rFonts w:eastAsia="Times New Roman"/>
      <w:b/>
      <w:sz w:val="22"/>
      <w:szCs w:val="20"/>
      <w:lang w:eastAsia="en-US"/>
    </w:rPr>
  </w:style>
  <w:style w:type="paragraph" w:customStyle="1" w:styleId="Tablelegend">
    <w:name w:val="Table_legend"/>
    <w:basedOn w:val="Normal"/>
    <w:rsid w:val="0051092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after="40"/>
      <w:textAlignment w:val="baseline"/>
    </w:pPr>
    <w:rPr>
      <w:rFonts w:eastAsia="Times New Roman"/>
      <w:sz w:val="22"/>
      <w:szCs w:val="20"/>
      <w:lang w:eastAsia="en-US"/>
    </w:rPr>
  </w:style>
  <w:style w:type="paragraph" w:customStyle="1" w:styleId="TableNotitle">
    <w:name w:val="Table_No &amp; title"/>
    <w:basedOn w:val="Normal"/>
    <w:next w:val="Normal"/>
    <w:qFormat/>
    <w:rsid w:val="00510920"/>
    <w:pPr>
      <w:keepNext/>
      <w:keepLines/>
      <w:tabs>
        <w:tab w:val="left" w:pos="794"/>
        <w:tab w:val="left" w:pos="1191"/>
        <w:tab w:val="left" w:pos="1588"/>
        <w:tab w:val="left" w:pos="1985"/>
      </w:tabs>
      <w:overflowPunct w:val="0"/>
      <w:autoSpaceDE w:val="0"/>
      <w:autoSpaceDN w:val="0"/>
      <w:adjustRightInd w:val="0"/>
      <w:spacing w:before="360" w:after="120"/>
      <w:jc w:val="center"/>
      <w:textAlignment w:val="baseline"/>
    </w:pPr>
    <w:rPr>
      <w:b/>
      <w:szCs w:val="20"/>
    </w:rPr>
  </w:style>
  <w:style w:type="paragraph" w:customStyle="1" w:styleId="Tabletext">
    <w:name w:val="Table_text"/>
    <w:basedOn w:val="Normal"/>
    <w:rsid w:val="0051092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textAlignment w:val="baseline"/>
    </w:pPr>
    <w:rPr>
      <w:rFonts w:eastAsia="Times New Roman"/>
      <w:sz w:val="22"/>
      <w:szCs w:val="20"/>
      <w:lang w:eastAsia="en-US"/>
    </w:rPr>
  </w:style>
  <w:style w:type="paragraph" w:styleId="TableofFigures">
    <w:name w:val="table of figures"/>
    <w:basedOn w:val="Normal"/>
    <w:next w:val="Normal"/>
    <w:uiPriority w:val="99"/>
    <w:rsid w:val="00510920"/>
    <w:pPr>
      <w:tabs>
        <w:tab w:val="right" w:leader="dot" w:pos="9639"/>
      </w:tabs>
    </w:pPr>
    <w:rPr>
      <w:rFonts w:eastAsia="MS Mincho"/>
    </w:rPr>
  </w:style>
  <w:style w:type="paragraph" w:styleId="TOC1">
    <w:name w:val="toc 1"/>
    <w:basedOn w:val="Normal"/>
    <w:uiPriority w:val="39"/>
    <w:rsid w:val="00510920"/>
    <w:pPr>
      <w:keepLines/>
      <w:tabs>
        <w:tab w:val="left" w:pos="964"/>
        <w:tab w:val="right" w:leader="dot" w:pos="9639"/>
      </w:tabs>
      <w:overflowPunct w:val="0"/>
      <w:autoSpaceDE w:val="0"/>
      <w:autoSpaceDN w:val="0"/>
      <w:adjustRightInd w:val="0"/>
      <w:spacing w:before="240"/>
      <w:ind w:left="680" w:right="851" w:hanging="680"/>
      <w:textAlignment w:val="baseline"/>
    </w:pPr>
    <w:rPr>
      <w:rFonts w:eastAsia="Batang"/>
      <w:noProof/>
      <w:szCs w:val="20"/>
      <w:lang w:eastAsia="en-US"/>
    </w:rPr>
  </w:style>
  <w:style w:type="paragraph" w:styleId="TOC2">
    <w:name w:val="toc 2"/>
    <w:basedOn w:val="TOC1"/>
    <w:uiPriority w:val="39"/>
    <w:rsid w:val="00510920"/>
    <w:pPr>
      <w:tabs>
        <w:tab w:val="clear" w:pos="964"/>
      </w:tabs>
      <w:spacing w:before="80"/>
      <w:ind w:left="1531" w:hanging="851"/>
    </w:pPr>
  </w:style>
  <w:style w:type="paragraph" w:styleId="TOC3">
    <w:name w:val="toc 3"/>
    <w:basedOn w:val="TOC2"/>
    <w:uiPriority w:val="39"/>
    <w:rsid w:val="00510920"/>
    <w:pPr>
      <w:ind w:left="2269"/>
    </w:pPr>
  </w:style>
  <w:style w:type="character" w:styleId="Hyperlink">
    <w:name w:val="Hyperlink"/>
    <w:aliases w:val="CEO_Hyperlink,超级链接,超?级链,Style 58,超????,超链接1,하이퍼링크2,하이퍼링크21,超??级链Ú,fL????,fL?级,超??级链,超?级链Ú,’´?级链,’´????,’´??级链Ú,’´??级,超?级链ïÈ,õ±?级链,õ±链ïÈ1,õ±???,超?级链?,Style?,S"/>
    <w:basedOn w:val="DefaultParagraphFont"/>
    <w:uiPriority w:val="99"/>
    <w:qFormat/>
    <w:rsid w:val="00510920"/>
    <w:rPr>
      <w:color w:val="0000FF"/>
      <w:u w:val="single"/>
    </w:rPr>
  </w:style>
  <w:style w:type="character" w:customStyle="1" w:styleId="Heading1Char">
    <w:name w:val="Heading 1 Char"/>
    <w:basedOn w:val="DefaultParagraphFont"/>
    <w:link w:val="Heading1"/>
    <w:qFormat/>
    <w:rsid w:val="00A25503"/>
    <w:rPr>
      <w:rFonts w:ascii="Times New Roman" w:eastAsia="Times New Roman" w:hAnsi="Times New Roman" w:cs="Times New Roman"/>
      <w:b/>
      <w:sz w:val="24"/>
      <w:szCs w:val="20"/>
      <w:lang w:val="en-GB" w:eastAsia="en-US"/>
    </w:rPr>
  </w:style>
  <w:style w:type="character" w:customStyle="1" w:styleId="Heading2Char">
    <w:name w:val="Heading 2 Char"/>
    <w:aliases w:val="l2 Char,2 Char,h2 Char,2nd level Char,título 2 Char,H2 Char,título 21 Char,h21 Char,2nd level1 Char,H21 Char,título 22 Char,h22 Char,2nd level2 Char,H22 Char,título 23 Char,h23 Char,2nd level3 Char,H23 Char,título 24 Char,h24 Char,h Char"/>
    <w:basedOn w:val="DefaultParagraphFont"/>
    <w:link w:val="Heading2"/>
    <w:qFormat/>
    <w:rsid w:val="00A25503"/>
    <w:rPr>
      <w:rFonts w:ascii="Times New Roman" w:eastAsia="Times New Roman" w:hAnsi="Times New Roman" w:cs="Times New Roman"/>
      <w:b/>
      <w:sz w:val="24"/>
      <w:szCs w:val="20"/>
      <w:lang w:val="en-GB" w:eastAsia="en-US"/>
    </w:rPr>
  </w:style>
  <w:style w:type="character" w:customStyle="1" w:styleId="Heading3Char">
    <w:name w:val="Heading 3 Char"/>
    <w:basedOn w:val="DefaultParagraphFont"/>
    <w:link w:val="Heading3"/>
    <w:rsid w:val="00A25503"/>
    <w:rPr>
      <w:rFonts w:ascii="Times New Roman" w:eastAsia="Times New Roman" w:hAnsi="Times New Roman" w:cs="Times New Roman"/>
      <w:b/>
      <w:sz w:val="24"/>
      <w:szCs w:val="20"/>
      <w:lang w:val="en-GB" w:eastAsia="en-US"/>
    </w:rPr>
  </w:style>
  <w:style w:type="character" w:customStyle="1" w:styleId="Heading4Char">
    <w:name w:val="Heading 4 Char"/>
    <w:basedOn w:val="DefaultParagraphFont"/>
    <w:link w:val="Heading4"/>
    <w:rsid w:val="00A25503"/>
    <w:rPr>
      <w:rFonts w:ascii="Times New Roman" w:eastAsia="Times New Roman" w:hAnsi="Times New Roman" w:cs="Times New Roman"/>
      <w:b/>
      <w:sz w:val="24"/>
      <w:szCs w:val="20"/>
      <w:lang w:val="en-GB" w:eastAsia="en-US"/>
    </w:rPr>
  </w:style>
  <w:style w:type="character" w:customStyle="1" w:styleId="Heading5Char">
    <w:name w:val="Heading 5 Char"/>
    <w:basedOn w:val="DefaultParagraphFont"/>
    <w:link w:val="Heading5"/>
    <w:rsid w:val="00A25503"/>
    <w:rPr>
      <w:rFonts w:ascii="Times New Roman" w:eastAsia="Times New Roman" w:hAnsi="Times New Roman" w:cs="Times New Roman"/>
      <w:b/>
      <w:sz w:val="24"/>
      <w:szCs w:val="20"/>
      <w:lang w:val="en-GB" w:eastAsia="en-US"/>
    </w:rPr>
  </w:style>
  <w:style w:type="character" w:customStyle="1" w:styleId="Heading6Char">
    <w:name w:val="Heading 6 Char"/>
    <w:basedOn w:val="DefaultParagraphFont"/>
    <w:link w:val="Heading6"/>
    <w:rsid w:val="00A25503"/>
    <w:rPr>
      <w:rFonts w:ascii="Times New Roman" w:eastAsia="Times New Roman" w:hAnsi="Times New Roman" w:cs="Times New Roman"/>
      <w:b/>
      <w:sz w:val="24"/>
      <w:szCs w:val="20"/>
      <w:lang w:val="en-GB" w:eastAsia="en-US"/>
    </w:rPr>
  </w:style>
  <w:style w:type="character" w:customStyle="1" w:styleId="Heading7Char">
    <w:name w:val="Heading 7 Char"/>
    <w:basedOn w:val="DefaultParagraphFont"/>
    <w:link w:val="Heading7"/>
    <w:rsid w:val="00A25503"/>
    <w:rPr>
      <w:rFonts w:ascii="Times New Roman" w:eastAsia="Times New Roman" w:hAnsi="Times New Roman" w:cs="Times New Roman"/>
      <w:b/>
      <w:sz w:val="24"/>
      <w:szCs w:val="20"/>
      <w:lang w:val="en-GB" w:eastAsia="en-US"/>
    </w:rPr>
  </w:style>
  <w:style w:type="character" w:customStyle="1" w:styleId="Heading8Char">
    <w:name w:val="Heading 8 Char"/>
    <w:basedOn w:val="DefaultParagraphFont"/>
    <w:link w:val="Heading8"/>
    <w:rsid w:val="00A25503"/>
    <w:rPr>
      <w:rFonts w:ascii="Times New Roman" w:eastAsia="Times New Roman" w:hAnsi="Times New Roman" w:cs="Times New Roman"/>
      <w:b/>
      <w:sz w:val="24"/>
      <w:szCs w:val="20"/>
      <w:lang w:val="en-GB" w:eastAsia="en-US"/>
    </w:rPr>
  </w:style>
  <w:style w:type="character" w:customStyle="1" w:styleId="Heading9Char">
    <w:name w:val="Heading 9 Char"/>
    <w:basedOn w:val="DefaultParagraphFont"/>
    <w:link w:val="Heading9"/>
    <w:rsid w:val="00A25503"/>
    <w:rPr>
      <w:rFonts w:ascii="Times New Roman" w:eastAsia="Times New Roman" w:hAnsi="Times New Roman" w:cs="Times New Roman"/>
      <w:b/>
      <w:sz w:val="24"/>
      <w:szCs w:val="20"/>
      <w:lang w:val="en-GB" w:eastAsia="en-US"/>
    </w:rPr>
  </w:style>
  <w:style w:type="paragraph" w:styleId="Caption">
    <w:name w:val="caption"/>
    <w:basedOn w:val="Normal"/>
    <w:next w:val="Normal"/>
    <w:uiPriority w:val="35"/>
    <w:semiHidden/>
    <w:unhideWhenUsed/>
    <w:rsid w:val="00A25503"/>
    <w:pPr>
      <w:spacing w:before="0" w:after="200"/>
    </w:pPr>
    <w:rPr>
      <w:i/>
      <w:iCs/>
      <w:color w:val="44546A" w:themeColor="text2"/>
      <w:sz w:val="18"/>
      <w:szCs w:val="18"/>
    </w:rPr>
  </w:style>
  <w:style w:type="paragraph" w:styleId="Header">
    <w:name w:val="header"/>
    <w:basedOn w:val="Normal"/>
    <w:link w:val="HeaderChar"/>
    <w:qFormat/>
    <w:rsid w:val="00510920"/>
    <w:pPr>
      <w:overflowPunct w:val="0"/>
      <w:autoSpaceDE w:val="0"/>
      <w:autoSpaceDN w:val="0"/>
      <w:adjustRightInd w:val="0"/>
      <w:spacing w:before="0"/>
      <w:jc w:val="center"/>
      <w:textAlignment w:val="baseline"/>
    </w:pPr>
    <w:rPr>
      <w:rFonts w:eastAsia="Times New Roman"/>
      <w:sz w:val="18"/>
      <w:szCs w:val="20"/>
      <w:lang w:eastAsia="en-US"/>
    </w:rPr>
  </w:style>
  <w:style w:type="character" w:customStyle="1" w:styleId="HeaderChar">
    <w:name w:val="Header Char"/>
    <w:basedOn w:val="DefaultParagraphFont"/>
    <w:link w:val="Header"/>
    <w:qFormat/>
    <w:rsid w:val="00510920"/>
    <w:rPr>
      <w:rFonts w:ascii="Times New Roman" w:eastAsia="Times New Roman" w:hAnsi="Times New Roman" w:cs="Times New Roman"/>
      <w:sz w:val="18"/>
      <w:szCs w:val="20"/>
      <w:lang w:val="en-GB" w:eastAsia="en-US"/>
    </w:rPr>
  </w:style>
  <w:style w:type="paragraph" w:styleId="Footer">
    <w:name w:val="footer"/>
    <w:basedOn w:val="Normal"/>
    <w:link w:val="FooterChar"/>
    <w:uiPriority w:val="99"/>
    <w:unhideWhenUsed/>
    <w:qFormat/>
    <w:rsid w:val="00F00EFD"/>
    <w:pPr>
      <w:tabs>
        <w:tab w:val="center" w:pos="4680"/>
        <w:tab w:val="right" w:pos="9360"/>
      </w:tabs>
      <w:spacing w:before="0"/>
    </w:pPr>
    <w:rPr>
      <w:sz w:val="20"/>
    </w:rPr>
  </w:style>
  <w:style w:type="character" w:customStyle="1" w:styleId="FooterChar">
    <w:name w:val="Footer Char"/>
    <w:basedOn w:val="DefaultParagraphFont"/>
    <w:link w:val="Footer"/>
    <w:uiPriority w:val="99"/>
    <w:qFormat/>
    <w:rsid w:val="00F00EFD"/>
    <w:rPr>
      <w:rFonts w:ascii="Times New Roman" w:hAnsi="Times New Roman" w:cs="Times New Roman"/>
      <w:sz w:val="20"/>
      <w:szCs w:val="24"/>
      <w:lang w:val="en-GB" w:eastAsia="ja-JP"/>
    </w:rPr>
  </w:style>
  <w:style w:type="character" w:styleId="Emphasis">
    <w:name w:val="Emphasis"/>
    <w:basedOn w:val="DefaultParagraphFont"/>
    <w:uiPriority w:val="20"/>
    <w:rsid w:val="00A25503"/>
    <w:rPr>
      <w:i/>
      <w:iCs/>
    </w:rPr>
  </w:style>
  <w:style w:type="paragraph" w:styleId="Quote">
    <w:name w:val="Quote"/>
    <w:basedOn w:val="Normal"/>
    <w:next w:val="Normal"/>
    <w:link w:val="QuoteChar"/>
    <w:uiPriority w:val="29"/>
    <w:qFormat/>
    <w:rsid w:val="00A25503"/>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qFormat/>
    <w:rsid w:val="00A25503"/>
    <w:rPr>
      <w:rFonts w:ascii="Times New Roman" w:hAnsi="Times New Roman" w:cs="Times New Roman"/>
      <w:i/>
      <w:iCs/>
      <w:color w:val="404040" w:themeColor="text1" w:themeTint="BF"/>
      <w:sz w:val="24"/>
      <w:szCs w:val="24"/>
      <w:lang w:val="en-GB" w:eastAsia="ja-JP"/>
    </w:rPr>
  </w:style>
  <w:style w:type="paragraph" w:customStyle="1" w:styleId="enumlev1">
    <w:name w:val="enumlev1"/>
    <w:basedOn w:val="Normal"/>
    <w:rsid w:val="00A25503"/>
    <w:pPr>
      <w:tabs>
        <w:tab w:val="left" w:pos="794"/>
        <w:tab w:val="left" w:pos="1191"/>
        <w:tab w:val="left" w:pos="1588"/>
        <w:tab w:val="left" w:pos="1985"/>
      </w:tabs>
      <w:overflowPunct w:val="0"/>
      <w:autoSpaceDE w:val="0"/>
      <w:autoSpaceDN w:val="0"/>
      <w:adjustRightInd w:val="0"/>
      <w:spacing w:before="80"/>
      <w:ind w:left="794" w:hanging="794"/>
      <w:textAlignment w:val="baseline"/>
    </w:pPr>
    <w:rPr>
      <w:rFonts w:eastAsia="Times New Roman"/>
      <w:szCs w:val="20"/>
      <w:lang w:eastAsia="en-US"/>
    </w:rPr>
  </w:style>
  <w:style w:type="paragraph" w:customStyle="1" w:styleId="enumlev2">
    <w:name w:val="enumlev2"/>
    <w:basedOn w:val="enumlev1"/>
    <w:rsid w:val="00A25503"/>
    <w:pPr>
      <w:ind w:left="1191" w:hanging="397"/>
    </w:pPr>
  </w:style>
  <w:style w:type="paragraph" w:customStyle="1" w:styleId="enumlev3">
    <w:name w:val="enumlev3"/>
    <w:basedOn w:val="enumlev2"/>
    <w:rsid w:val="00A25503"/>
    <w:pPr>
      <w:ind w:left="1588"/>
    </w:pPr>
  </w:style>
  <w:style w:type="paragraph" w:customStyle="1" w:styleId="TSBHeaderRight14">
    <w:name w:val="TSBHeaderRight14"/>
    <w:basedOn w:val="Normal"/>
    <w:qFormat/>
    <w:rsid w:val="007F1869"/>
    <w:pPr>
      <w:jc w:val="right"/>
    </w:pPr>
    <w:rPr>
      <w:b/>
      <w:bCs/>
      <w:sz w:val="28"/>
      <w:szCs w:val="28"/>
    </w:rPr>
  </w:style>
  <w:style w:type="paragraph" w:customStyle="1" w:styleId="VenueDate">
    <w:name w:val="VenueDate"/>
    <w:basedOn w:val="Normal"/>
    <w:qFormat/>
    <w:rsid w:val="007F1869"/>
    <w:pPr>
      <w:jc w:val="right"/>
    </w:pPr>
  </w:style>
  <w:style w:type="paragraph" w:customStyle="1" w:styleId="TSBHeaderQuestion">
    <w:name w:val="TSBHeaderQuestion"/>
    <w:basedOn w:val="Normal"/>
    <w:qFormat/>
    <w:rsid w:val="007F1869"/>
  </w:style>
  <w:style w:type="paragraph" w:customStyle="1" w:styleId="TSBHeaderSource">
    <w:name w:val="TSBHeaderSource"/>
    <w:basedOn w:val="Normal"/>
    <w:qFormat/>
    <w:rsid w:val="007F1869"/>
  </w:style>
  <w:style w:type="paragraph" w:customStyle="1" w:styleId="TSBHeaderTitle">
    <w:name w:val="TSBHeaderTitle"/>
    <w:basedOn w:val="Normal"/>
    <w:qFormat/>
    <w:rsid w:val="007F1869"/>
  </w:style>
  <w:style w:type="paragraph" w:customStyle="1" w:styleId="TSBHeaderSummary">
    <w:name w:val="TSBHeaderSummary"/>
    <w:basedOn w:val="Normal"/>
    <w:rsid w:val="001B5FB0"/>
  </w:style>
  <w:style w:type="character" w:customStyle="1" w:styleId="ReftextArial9pt">
    <w:name w:val="Ref_text Arial 9 pt"/>
    <w:rsid w:val="00510920"/>
    <w:rPr>
      <w:rFonts w:ascii="Arial" w:hAnsi="Arial" w:cs="Arial"/>
      <w:sz w:val="18"/>
      <w:szCs w:val="18"/>
    </w:rPr>
  </w:style>
  <w:style w:type="paragraph" w:customStyle="1" w:styleId="Title4">
    <w:name w:val="Title 4"/>
    <w:basedOn w:val="Normal"/>
    <w:next w:val="Heading1"/>
    <w:rsid w:val="00510920"/>
    <w:pPr>
      <w:tabs>
        <w:tab w:val="left" w:pos="567"/>
        <w:tab w:val="left" w:pos="1134"/>
        <w:tab w:val="left" w:pos="1701"/>
        <w:tab w:val="left" w:pos="2268"/>
        <w:tab w:val="left" w:pos="2835"/>
      </w:tabs>
      <w:overflowPunct w:val="0"/>
      <w:autoSpaceDE w:val="0"/>
      <w:autoSpaceDN w:val="0"/>
      <w:adjustRightInd w:val="0"/>
      <w:spacing w:before="240"/>
      <w:jc w:val="center"/>
      <w:textAlignment w:val="baseline"/>
    </w:pPr>
    <w:rPr>
      <w:rFonts w:eastAsia="Times New Roman"/>
      <w:b/>
      <w:sz w:val="28"/>
      <w:szCs w:val="20"/>
      <w:lang w:eastAsia="en-US"/>
    </w:rPr>
  </w:style>
  <w:style w:type="paragraph" w:customStyle="1" w:styleId="Note">
    <w:name w:val="Note"/>
    <w:basedOn w:val="Normal"/>
    <w:rsid w:val="00510920"/>
    <w:pPr>
      <w:tabs>
        <w:tab w:val="left" w:pos="794"/>
        <w:tab w:val="left" w:pos="1191"/>
        <w:tab w:val="left" w:pos="1588"/>
        <w:tab w:val="left" w:pos="1985"/>
      </w:tabs>
      <w:overflowPunct w:val="0"/>
      <w:autoSpaceDE w:val="0"/>
      <w:autoSpaceDN w:val="0"/>
      <w:adjustRightInd w:val="0"/>
      <w:spacing w:before="80"/>
      <w:textAlignment w:val="baseline"/>
    </w:pPr>
    <w:rPr>
      <w:rFonts w:eastAsia="Times New Roman"/>
      <w:szCs w:val="20"/>
      <w:lang w:eastAsia="en-US"/>
    </w:rPr>
  </w:style>
  <w:style w:type="paragraph" w:styleId="FootnoteText">
    <w:name w:val="footnote text"/>
    <w:basedOn w:val="Normal"/>
    <w:link w:val="FootnoteTextChar"/>
    <w:uiPriority w:val="99"/>
    <w:semiHidden/>
    <w:unhideWhenUsed/>
    <w:rsid w:val="00510920"/>
    <w:pPr>
      <w:spacing w:before="0"/>
    </w:pPr>
    <w:rPr>
      <w:sz w:val="20"/>
      <w:szCs w:val="20"/>
    </w:rPr>
  </w:style>
  <w:style w:type="character" w:customStyle="1" w:styleId="FootnoteTextChar">
    <w:name w:val="Footnote Text Char"/>
    <w:basedOn w:val="DefaultParagraphFont"/>
    <w:link w:val="FootnoteText"/>
    <w:uiPriority w:val="99"/>
    <w:semiHidden/>
    <w:rsid w:val="00510920"/>
    <w:rPr>
      <w:rFonts w:ascii="Times New Roman" w:hAnsi="Times New Roman" w:cs="Times New Roman"/>
      <w:sz w:val="20"/>
      <w:szCs w:val="20"/>
      <w:lang w:val="en-GB" w:eastAsia="ja-JP"/>
    </w:rPr>
  </w:style>
  <w:style w:type="character" w:styleId="FootnoteReference">
    <w:name w:val="footnote reference"/>
    <w:basedOn w:val="DefaultParagraphFont"/>
    <w:uiPriority w:val="99"/>
    <w:semiHidden/>
    <w:unhideWhenUsed/>
    <w:rsid w:val="00510920"/>
    <w:rPr>
      <w:vertAlign w:val="superscript"/>
    </w:rPr>
  </w:style>
  <w:style w:type="paragraph" w:styleId="BalloonText">
    <w:name w:val="Balloon Text"/>
    <w:basedOn w:val="Normal"/>
    <w:link w:val="BalloonTextChar"/>
    <w:uiPriority w:val="99"/>
    <w:semiHidden/>
    <w:unhideWhenUsed/>
    <w:rsid w:val="00510920"/>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10920"/>
    <w:rPr>
      <w:rFonts w:ascii="Segoe UI" w:hAnsi="Segoe UI" w:cs="Segoe UI"/>
      <w:sz w:val="18"/>
      <w:szCs w:val="18"/>
      <w:lang w:val="en-GB" w:eastAsia="ja-JP"/>
    </w:rPr>
  </w:style>
  <w:style w:type="paragraph" w:styleId="Bibliography">
    <w:name w:val="Bibliography"/>
    <w:basedOn w:val="Normal"/>
    <w:next w:val="Normal"/>
    <w:uiPriority w:val="37"/>
    <w:semiHidden/>
    <w:unhideWhenUsed/>
    <w:rsid w:val="00510920"/>
  </w:style>
  <w:style w:type="paragraph" w:styleId="BlockText">
    <w:name w:val="Block Text"/>
    <w:basedOn w:val="Normal"/>
    <w:uiPriority w:val="99"/>
    <w:semiHidden/>
    <w:unhideWhenUsed/>
    <w:rsid w:val="00510920"/>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hAnsiTheme="minorHAnsi" w:cstheme="minorBidi"/>
      <w:i/>
      <w:iCs/>
      <w:color w:val="5B9BD5" w:themeColor="accent1"/>
    </w:rPr>
  </w:style>
  <w:style w:type="paragraph" w:styleId="BodyText">
    <w:name w:val="Body Text"/>
    <w:basedOn w:val="Normal"/>
    <w:link w:val="BodyTextChar"/>
    <w:uiPriority w:val="99"/>
    <w:semiHidden/>
    <w:unhideWhenUsed/>
    <w:rsid w:val="00510920"/>
    <w:pPr>
      <w:spacing w:after="120"/>
    </w:pPr>
  </w:style>
  <w:style w:type="character" w:customStyle="1" w:styleId="BodyTextChar">
    <w:name w:val="Body Text Char"/>
    <w:basedOn w:val="DefaultParagraphFont"/>
    <w:link w:val="BodyText"/>
    <w:uiPriority w:val="99"/>
    <w:semiHidden/>
    <w:rsid w:val="00510920"/>
    <w:rPr>
      <w:rFonts w:ascii="Times New Roman" w:hAnsi="Times New Roman" w:cs="Times New Roman"/>
      <w:sz w:val="24"/>
      <w:szCs w:val="24"/>
      <w:lang w:val="en-GB" w:eastAsia="ja-JP"/>
    </w:rPr>
  </w:style>
  <w:style w:type="paragraph" w:styleId="BodyText2">
    <w:name w:val="Body Text 2"/>
    <w:basedOn w:val="Normal"/>
    <w:link w:val="BodyText2Char"/>
    <w:uiPriority w:val="99"/>
    <w:semiHidden/>
    <w:unhideWhenUsed/>
    <w:rsid w:val="00510920"/>
    <w:pPr>
      <w:spacing w:after="120" w:line="480" w:lineRule="auto"/>
    </w:pPr>
  </w:style>
  <w:style w:type="character" w:customStyle="1" w:styleId="BodyText2Char">
    <w:name w:val="Body Text 2 Char"/>
    <w:basedOn w:val="DefaultParagraphFont"/>
    <w:link w:val="BodyText2"/>
    <w:uiPriority w:val="99"/>
    <w:semiHidden/>
    <w:rsid w:val="00510920"/>
    <w:rPr>
      <w:rFonts w:ascii="Times New Roman" w:hAnsi="Times New Roman" w:cs="Times New Roman"/>
      <w:sz w:val="24"/>
      <w:szCs w:val="24"/>
      <w:lang w:val="en-GB" w:eastAsia="ja-JP"/>
    </w:rPr>
  </w:style>
  <w:style w:type="paragraph" w:styleId="BodyText3">
    <w:name w:val="Body Text 3"/>
    <w:basedOn w:val="Normal"/>
    <w:link w:val="BodyText3Char"/>
    <w:uiPriority w:val="99"/>
    <w:semiHidden/>
    <w:unhideWhenUsed/>
    <w:rsid w:val="00510920"/>
    <w:pPr>
      <w:spacing w:after="120"/>
    </w:pPr>
    <w:rPr>
      <w:sz w:val="16"/>
      <w:szCs w:val="16"/>
    </w:rPr>
  </w:style>
  <w:style w:type="character" w:customStyle="1" w:styleId="BodyText3Char">
    <w:name w:val="Body Text 3 Char"/>
    <w:basedOn w:val="DefaultParagraphFont"/>
    <w:link w:val="BodyText3"/>
    <w:uiPriority w:val="99"/>
    <w:semiHidden/>
    <w:rsid w:val="00510920"/>
    <w:rPr>
      <w:rFonts w:ascii="Times New Roman" w:hAnsi="Times New Roman" w:cs="Times New Roman"/>
      <w:sz w:val="16"/>
      <w:szCs w:val="16"/>
      <w:lang w:val="en-GB" w:eastAsia="ja-JP"/>
    </w:rPr>
  </w:style>
  <w:style w:type="paragraph" w:styleId="BodyTextFirstIndent">
    <w:name w:val="Body Text First Indent"/>
    <w:basedOn w:val="BodyText"/>
    <w:link w:val="BodyTextFirstIndentChar"/>
    <w:uiPriority w:val="99"/>
    <w:semiHidden/>
    <w:unhideWhenUsed/>
    <w:rsid w:val="00510920"/>
    <w:pPr>
      <w:spacing w:after="0"/>
      <w:ind w:firstLine="360"/>
    </w:pPr>
  </w:style>
  <w:style w:type="character" w:customStyle="1" w:styleId="BodyTextFirstIndentChar">
    <w:name w:val="Body Text First Indent Char"/>
    <w:basedOn w:val="BodyTextChar"/>
    <w:link w:val="BodyTextFirstIndent"/>
    <w:uiPriority w:val="99"/>
    <w:semiHidden/>
    <w:rsid w:val="00510920"/>
    <w:rPr>
      <w:rFonts w:ascii="Times New Roman" w:hAnsi="Times New Roman" w:cs="Times New Roman"/>
      <w:sz w:val="24"/>
      <w:szCs w:val="24"/>
      <w:lang w:val="en-GB" w:eastAsia="ja-JP"/>
    </w:rPr>
  </w:style>
  <w:style w:type="paragraph" w:styleId="BodyTextIndent">
    <w:name w:val="Body Text Indent"/>
    <w:basedOn w:val="Normal"/>
    <w:link w:val="BodyTextIndentChar"/>
    <w:uiPriority w:val="99"/>
    <w:semiHidden/>
    <w:unhideWhenUsed/>
    <w:rsid w:val="00510920"/>
    <w:pPr>
      <w:spacing w:after="120"/>
      <w:ind w:left="360"/>
    </w:pPr>
  </w:style>
  <w:style w:type="character" w:customStyle="1" w:styleId="BodyTextIndentChar">
    <w:name w:val="Body Text Indent Char"/>
    <w:basedOn w:val="DefaultParagraphFont"/>
    <w:link w:val="BodyTextIndent"/>
    <w:uiPriority w:val="99"/>
    <w:semiHidden/>
    <w:rsid w:val="00510920"/>
    <w:rPr>
      <w:rFonts w:ascii="Times New Roman" w:hAnsi="Times New Roman" w:cs="Times New Roman"/>
      <w:sz w:val="24"/>
      <w:szCs w:val="24"/>
      <w:lang w:val="en-GB" w:eastAsia="ja-JP"/>
    </w:rPr>
  </w:style>
  <w:style w:type="paragraph" w:styleId="BodyTextFirstIndent2">
    <w:name w:val="Body Text First Indent 2"/>
    <w:basedOn w:val="BodyTextIndent"/>
    <w:link w:val="BodyTextFirstIndent2Char"/>
    <w:uiPriority w:val="99"/>
    <w:semiHidden/>
    <w:unhideWhenUsed/>
    <w:rsid w:val="00510920"/>
    <w:pPr>
      <w:spacing w:after="0"/>
      <w:ind w:firstLine="360"/>
    </w:pPr>
  </w:style>
  <w:style w:type="character" w:customStyle="1" w:styleId="BodyTextFirstIndent2Char">
    <w:name w:val="Body Text First Indent 2 Char"/>
    <w:basedOn w:val="BodyTextIndentChar"/>
    <w:link w:val="BodyTextFirstIndent2"/>
    <w:uiPriority w:val="99"/>
    <w:semiHidden/>
    <w:rsid w:val="00510920"/>
    <w:rPr>
      <w:rFonts w:ascii="Times New Roman" w:hAnsi="Times New Roman" w:cs="Times New Roman"/>
      <w:sz w:val="24"/>
      <w:szCs w:val="24"/>
      <w:lang w:val="en-GB" w:eastAsia="ja-JP"/>
    </w:rPr>
  </w:style>
  <w:style w:type="paragraph" w:styleId="BodyTextIndent2">
    <w:name w:val="Body Text Indent 2"/>
    <w:basedOn w:val="Normal"/>
    <w:link w:val="BodyTextIndent2Char"/>
    <w:uiPriority w:val="99"/>
    <w:semiHidden/>
    <w:unhideWhenUsed/>
    <w:rsid w:val="00510920"/>
    <w:pPr>
      <w:spacing w:after="120" w:line="480" w:lineRule="auto"/>
      <w:ind w:left="360"/>
    </w:pPr>
  </w:style>
  <w:style w:type="character" w:customStyle="1" w:styleId="BodyTextIndent2Char">
    <w:name w:val="Body Text Indent 2 Char"/>
    <w:basedOn w:val="DefaultParagraphFont"/>
    <w:link w:val="BodyTextIndent2"/>
    <w:uiPriority w:val="99"/>
    <w:semiHidden/>
    <w:rsid w:val="00510920"/>
    <w:rPr>
      <w:rFonts w:ascii="Times New Roman" w:hAnsi="Times New Roman" w:cs="Times New Roman"/>
      <w:sz w:val="24"/>
      <w:szCs w:val="24"/>
      <w:lang w:val="en-GB" w:eastAsia="ja-JP"/>
    </w:rPr>
  </w:style>
  <w:style w:type="paragraph" w:styleId="BodyTextIndent3">
    <w:name w:val="Body Text Indent 3"/>
    <w:basedOn w:val="Normal"/>
    <w:link w:val="BodyTextIndent3Char"/>
    <w:uiPriority w:val="99"/>
    <w:semiHidden/>
    <w:unhideWhenUsed/>
    <w:rsid w:val="00510920"/>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510920"/>
    <w:rPr>
      <w:rFonts w:ascii="Times New Roman" w:hAnsi="Times New Roman" w:cs="Times New Roman"/>
      <w:sz w:val="16"/>
      <w:szCs w:val="16"/>
      <w:lang w:val="en-GB" w:eastAsia="ja-JP"/>
    </w:rPr>
  </w:style>
  <w:style w:type="character" w:styleId="BookTitle">
    <w:name w:val="Book Title"/>
    <w:basedOn w:val="DefaultParagraphFont"/>
    <w:uiPriority w:val="33"/>
    <w:rsid w:val="00510920"/>
    <w:rPr>
      <w:b/>
      <w:bCs/>
      <w:i/>
      <w:iCs/>
      <w:spacing w:val="5"/>
    </w:rPr>
  </w:style>
  <w:style w:type="paragraph" w:styleId="Closing">
    <w:name w:val="Closing"/>
    <w:basedOn w:val="Normal"/>
    <w:link w:val="ClosingChar"/>
    <w:uiPriority w:val="99"/>
    <w:semiHidden/>
    <w:unhideWhenUsed/>
    <w:rsid w:val="00510920"/>
    <w:pPr>
      <w:spacing w:before="0"/>
      <w:ind w:left="4320"/>
    </w:pPr>
  </w:style>
  <w:style w:type="character" w:customStyle="1" w:styleId="ClosingChar">
    <w:name w:val="Closing Char"/>
    <w:basedOn w:val="DefaultParagraphFont"/>
    <w:link w:val="Closing"/>
    <w:uiPriority w:val="99"/>
    <w:semiHidden/>
    <w:rsid w:val="00510920"/>
    <w:rPr>
      <w:rFonts w:ascii="Times New Roman" w:hAnsi="Times New Roman" w:cs="Times New Roman"/>
      <w:sz w:val="24"/>
      <w:szCs w:val="24"/>
      <w:lang w:val="en-GB" w:eastAsia="ja-JP"/>
    </w:rPr>
  </w:style>
  <w:style w:type="character" w:styleId="CommentReference">
    <w:name w:val="annotation reference"/>
    <w:basedOn w:val="DefaultParagraphFont"/>
    <w:uiPriority w:val="99"/>
    <w:semiHidden/>
    <w:unhideWhenUsed/>
    <w:rsid w:val="00510920"/>
    <w:rPr>
      <w:sz w:val="16"/>
      <w:szCs w:val="16"/>
    </w:rPr>
  </w:style>
  <w:style w:type="paragraph" w:styleId="CommentText">
    <w:name w:val="annotation text"/>
    <w:basedOn w:val="Normal"/>
    <w:link w:val="CommentTextChar"/>
    <w:uiPriority w:val="99"/>
    <w:unhideWhenUsed/>
    <w:rsid w:val="00510920"/>
    <w:rPr>
      <w:sz w:val="20"/>
      <w:szCs w:val="20"/>
    </w:rPr>
  </w:style>
  <w:style w:type="character" w:customStyle="1" w:styleId="CommentTextChar">
    <w:name w:val="Comment Text Char"/>
    <w:basedOn w:val="DefaultParagraphFont"/>
    <w:link w:val="CommentText"/>
    <w:uiPriority w:val="99"/>
    <w:rsid w:val="00510920"/>
    <w:rPr>
      <w:rFonts w:ascii="Times New Roman" w:hAnsi="Times New Roman" w:cs="Times New Roman"/>
      <w:sz w:val="20"/>
      <w:szCs w:val="20"/>
      <w:lang w:val="en-GB" w:eastAsia="ja-JP"/>
    </w:rPr>
  </w:style>
  <w:style w:type="paragraph" w:styleId="CommentSubject">
    <w:name w:val="annotation subject"/>
    <w:basedOn w:val="CommentText"/>
    <w:next w:val="CommentText"/>
    <w:link w:val="CommentSubjectChar"/>
    <w:uiPriority w:val="99"/>
    <w:semiHidden/>
    <w:unhideWhenUsed/>
    <w:rsid w:val="00510920"/>
    <w:rPr>
      <w:b/>
      <w:bCs/>
    </w:rPr>
  </w:style>
  <w:style w:type="character" w:customStyle="1" w:styleId="CommentSubjectChar">
    <w:name w:val="Comment Subject Char"/>
    <w:basedOn w:val="CommentTextChar"/>
    <w:link w:val="CommentSubject"/>
    <w:uiPriority w:val="99"/>
    <w:semiHidden/>
    <w:rsid w:val="00510920"/>
    <w:rPr>
      <w:rFonts w:ascii="Times New Roman" w:hAnsi="Times New Roman" w:cs="Times New Roman"/>
      <w:b/>
      <w:bCs/>
      <w:sz w:val="20"/>
      <w:szCs w:val="20"/>
      <w:lang w:val="en-GB" w:eastAsia="ja-JP"/>
    </w:rPr>
  </w:style>
  <w:style w:type="paragraph" w:styleId="Date">
    <w:name w:val="Date"/>
    <w:basedOn w:val="Normal"/>
    <w:next w:val="Normal"/>
    <w:link w:val="DateChar"/>
    <w:uiPriority w:val="99"/>
    <w:semiHidden/>
    <w:unhideWhenUsed/>
    <w:rsid w:val="00510920"/>
  </w:style>
  <w:style w:type="character" w:customStyle="1" w:styleId="DateChar">
    <w:name w:val="Date Char"/>
    <w:basedOn w:val="DefaultParagraphFont"/>
    <w:link w:val="Date"/>
    <w:uiPriority w:val="99"/>
    <w:semiHidden/>
    <w:rsid w:val="00510920"/>
    <w:rPr>
      <w:rFonts w:ascii="Times New Roman" w:hAnsi="Times New Roman" w:cs="Times New Roman"/>
      <w:sz w:val="24"/>
      <w:szCs w:val="24"/>
      <w:lang w:val="en-GB" w:eastAsia="ja-JP"/>
    </w:rPr>
  </w:style>
  <w:style w:type="paragraph" w:styleId="DocumentMap">
    <w:name w:val="Document Map"/>
    <w:basedOn w:val="Normal"/>
    <w:link w:val="DocumentMapChar"/>
    <w:uiPriority w:val="99"/>
    <w:semiHidden/>
    <w:unhideWhenUsed/>
    <w:rsid w:val="00510920"/>
    <w:pPr>
      <w:spacing w:before="0"/>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510920"/>
    <w:rPr>
      <w:rFonts w:ascii="Segoe UI" w:hAnsi="Segoe UI" w:cs="Segoe UI"/>
      <w:sz w:val="16"/>
      <w:szCs w:val="16"/>
      <w:lang w:val="en-GB" w:eastAsia="ja-JP"/>
    </w:rPr>
  </w:style>
  <w:style w:type="paragraph" w:styleId="E-mailSignature">
    <w:name w:val="E-mail Signature"/>
    <w:basedOn w:val="Normal"/>
    <w:link w:val="E-mailSignatureChar"/>
    <w:uiPriority w:val="99"/>
    <w:semiHidden/>
    <w:unhideWhenUsed/>
    <w:rsid w:val="00510920"/>
    <w:pPr>
      <w:spacing w:before="0"/>
    </w:pPr>
  </w:style>
  <w:style w:type="character" w:customStyle="1" w:styleId="E-mailSignatureChar">
    <w:name w:val="E-mail Signature Char"/>
    <w:basedOn w:val="DefaultParagraphFont"/>
    <w:link w:val="E-mailSignature"/>
    <w:uiPriority w:val="99"/>
    <w:semiHidden/>
    <w:rsid w:val="00510920"/>
    <w:rPr>
      <w:rFonts w:ascii="Times New Roman" w:hAnsi="Times New Roman" w:cs="Times New Roman"/>
      <w:sz w:val="24"/>
      <w:szCs w:val="24"/>
      <w:lang w:val="en-GB" w:eastAsia="ja-JP"/>
    </w:rPr>
  </w:style>
  <w:style w:type="character" w:styleId="EndnoteReference">
    <w:name w:val="endnote reference"/>
    <w:basedOn w:val="DefaultParagraphFont"/>
    <w:uiPriority w:val="99"/>
    <w:semiHidden/>
    <w:unhideWhenUsed/>
    <w:rsid w:val="00510920"/>
    <w:rPr>
      <w:vertAlign w:val="superscript"/>
    </w:rPr>
  </w:style>
  <w:style w:type="paragraph" w:styleId="EndnoteText">
    <w:name w:val="endnote text"/>
    <w:basedOn w:val="Normal"/>
    <w:link w:val="EndnoteTextChar"/>
    <w:uiPriority w:val="99"/>
    <w:semiHidden/>
    <w:unhideWhenUsed/>
    <w:rsid w:val="00510920"/>
    <w:pPr>
      <w:spacing w:before="0"/>
    </w:pPr>
    <w:rPr>
      <w:sz w:val="20"/>
      <w:szCs w:val="20"/>
    </w:rPr>
  </w:style>
  <w:style w:type="character" w:customStyle="1" w:styleId="EndnoteTextChar">
    <w:name w:val="Endnote Text Char"/>
    <w:basedOn w:val="DefaultParagraphFont"/>
    <w:link w:val="EndnoteText"/>
    <w:uiPriority w:val="99"/>
    <w:semiHidden/>
    <w:rsid w:val="00510920"/>
    <w:rPr>
      <w:rFonts w:ascii="Times New Roman" w:hAnsi="Times New Roman" w:cs="Times New Roman"/>
      <w:sz w:val="20"/>
      <w:szCs w:val="20"/>
      <w:lang w:val="en-GB" w:eastAsia="ja-JP"/>
    </w:rPr>
  </w:style>
  <w:style w:type="paragraph" w:styleId="EnvelopeAddress">
    <w:name w:val="envelope address"/>
    <w:basedOn w:val="Normal"/>
    <w:uiPriority w:val="99"/>
    <w:semiHidden/>
    <w:unhideWhenUsed/>
    <w:rsid w:val="00510920"/>
    <w:pPr>
      <w:framePr w:w="7920" w:h="1980" w:hRule="exact" w:hSpace="180" w:wrap="auto" w:hAnchor="page" w:xAlign="center" w:yAlign="bottom"/>
      <w:spacing w:before="0"/>
      <w:ind w:left="2880"/>
    </w:pPr>
    <w:rPr>
      <w:rFonts w:asciiTheme="majorHAnsi" w:eastAsiaTheme="majorEastAsia" w:hAnsiTheme="majorHAnsi" w:cstheme="majorBidi"/>
    </w:rPr>
  </w:style>
  <w:style w:type="paragraph" w:styleId="EnvelopeReturn">
    <w:name w:val="envelope return"/>
    <w:basedOn w:val="Normal"/>
    <w:uiPriority w:val="99"/>
    <w:semiHidden/>
    <w:unhideWhenUsed/>
    <w:qFormat/>
    <w:rsid w:val="00510920"/>
    <w:pPr>
      <w:spacing w:before="0"/>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510920"/>
    <w:rPr>
      <w:color w:val="954F72" w:themeColor="followedHyperlink"/>
      <w:u w:val="single"/>
    </w:rPr>
  </w:style>
  <w:style w:type="character" w:customStyle="1" w:styleId="1">
    <w:name w:val="井号标签1"/>
    <w:basedOn w:val="DefaultParagraphFont"/>
    <w:uiPriority w:val="99"/>
    <w:semiHidden/>
    <w:unhideWhenUsed/>
    <w:rsid w:val="00510920"/>
    <w:rPr>
      <w:color w:val="2B579A"/>
      <w:shd w:val="clear" w:color="auto" w:fill="E1DFDD"/>
    </w:rPr>
  </w:style>
  <w:style w:type="character" w:styleId="HTMLAcronym">
    <w:name w:val="HTML Acronym"/>
    <w:basedOn w:val="DefaultParagraphFont"/>
    <w:uiPriority w:val="99"/>
    <w:semiHidden/>
    <w:unhideWhenUsed/>
    <w:rsid w:val="00510920"/>
  </w:style>
  <w:style w:type="paragraph" w:styleId="HTMLAddress">
    <w:name w:val="HTML Address"/>
    <w:basedOn w:val="Normal"/>
    <w:link w:val="HTMLAddressChar"/>
    <w:uiPriority w:val="99"/>
    <w:semiHidden/>
    <w:unhideWhenUsed/>
    <w:rsid w:val="00510920"/>
    <w:pPr>
      <w:spacing w:before="0"/>
    </w:pPr>
    <w:rPr>
      <w:i/>
      <w:iCs/>
    </w:rPr>
  </w:style>
  <w:style w:type="character" w:customStyle="1" w:styleId="HTMLAddressChar">
    <w:name w:val="HTML Address Char"/>
    <w:basedOn w:val="DefaultParagraphFont"/>
    <w:link w:val="HTMLAddress"/>
    <w:uiPriority w:val="99"/>
    <w:semiHidden/>
    <w:rsid w:val="00510920"/>
    <w:rPr>
      <w:rFonts w:ascii="Times New Roman" w:hAnsi="Times New Roman" w:cs="Times New Roman"/>
      <w:i/>
      <w:iCs/>
      <w:sz w:val="24"/>
      <w:szCs w:val="24"/>
      <w:lang w:val="en-GB" w:eastAsia="ja-JP"/>
    </w:rPr>
  </w:style>
  <w:style w:type="character" w:styleId="HTMLCite">
    <w:name w:val="HTML Cite"/>
    <w:basedOn w:val="DefaultParagraphFont"/>
    <w:uiPriority w:val="99"/>
    <w:semiHidden/>
    <w:unhideWhenUsed/>
    <w:rsid w:val="00510920"/>
    <w:rPr>
      <w:i/>
      <w:iCs/>
    </w:rPr>
  </w:style>
  <w:style w:type="character" w:styleId="HTMLCode">
    <w:name w:val="HTML Code"/>
    <w:basedOn w:val="DefaultParagraphFont"/>
    <w:uiPriority w:val="99"/>
    <w:semiHidden/>
    <w:unhideWhenUsed/>
    <w:rsid w:val="00510920"/>
    <w:rPr>
      <w:rFonts w:ascii="Consolas" w:hAnsi="Consolas"/>
      <w:sz w:val="20"/>
      <w:szCs w:val="20"/>
    </w:rPr>
  </w:style>
  <w:style w:type="character" w:styleId="HTMLDefinition">
    <w:name w:val="HTML Definition"/>
    <w:basedOn w:val="DefaultParagraphFont"/>
    <w:uiPriority w:val="99"/>
    <w:semiHidden/>
    <w:unhideWhenUsed/>
    <w:rsid w:val="00510920"/>
    <w:rPr>
      <w:i/>
      <w:iCs/>
    </w:rPr>
  </w:style>
  <w:style w:type="character" w:styleId="HTMLKeyboard">
    <w:name w:val="HTML Keyboard"/>
    <w:basedOn w:val="DefaultParagraphFont"/>
    <w:uiPriority w:val="99"/>
    <w:semiHidden/>
    <w:unhideWhenUsed/>
    <w:rsid w:val="00510920"/>
    <w:rPr>
      <w:rFonts w:ascii="Consolas" w:hAnsi="Consolas"/>
      <w:sz w:val="20"/>
      <w:szCs w:val="20"/>
    </w:rPr>
  </w:style>
  <w:style w:type="paragraph" w:styleId="HTMLPreformatted">
    <w:name w:val="HTML Preformatted"/>
    <w:basedOn w:val="Normal"/>
    <w:link w:val="HTMLPreformattedChar"/>
    <w:uiPriority w:val="99"/>
    <w:semiHidden/>
    <w:unhideWhenUsed/>
    <w:rsid w:val="00510920"/>
    <w:pPr>
      <w:spacing w:before="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10920"/>
    <w:rPr>
      <w:rFonts w:ascii="Consolas" w:hAnsi="Consolas" w:cs="Times New Roman"/>
      <w:sz w:val="20"/>
      <w:szCs w:val="20"/>
      <w:lang w:val="en-GB" w:eastAsia="ja-JP"/>
    </w:rPr>
  </w:style>
  <w:style w:type="character" w:styleId="HTMLSample">
    <w:name w:val="HTML Sample"/>
    <w:basedOn w:val="DefaultParagraphFont"/>
    <w:uiPriority w:val="99"/>
    <w:semiHidden/>
    <w:unhideWhenUsed/>
    <w:rsid w:val="00510920"/>
    <w:rPr>
      <w:rFonts w:ascii="Consolas" w:hAnsi="Consolas"/>
      <w:sz w:val="24"/>
      <w:szCs w:val="24"/>
    </w:rPr>
  </w:style>
  <w:style w:type="character" w:styleId="HTMLTypewriter">
    <w:name w:val="HTML Typewriter"/>
    <w:basedOn w:val="DefaultParagraphFont"/>
    <w:uiPriority w:val="99"/>
    <w:semiHidden/>
    <w:unhideWhenUsed/>
    <w:rsid w:val="00510920"/>
    <w:rPr>
      <w:rFonts w:ascii="Consolas" w:hAnsi="Consolas"/>
      <w:sz w:val="20"/>
      <w:szCs w:val="20"/>
    </w:rPr>
  </w:style>
  <w:style w:type="character" w:styleId="HTMLVariable">
    <w:name w:val="HTML Variable"/>
    <w:basedOn w:val="DefaultParagraphFont"/>
    <w:uiPriority w:val="99"/>
    <w:semiHidden/>
    <w:unhideWhenUsed/>
    <w:rsid w:val="00510920"/>
    <w:rPr>
      <w:i/>
      <w:iCs/>
    </w:rPr>
  </w:style>
  <w:style w:type="paragraph" w:styleId="Index1">
    <w:name w:val="index 1"/>
    <w:basedOn w:val="Normal"/>
    <w:next w:val="Normal"/>
    <w:autoRedefine/>
    <w:uiPriority w:val="99"/>
    <w:semiHidden/>
    <w:unhideWhenUsed/>
    <w:rsid w:val="00510920"/>
    <w:pPr>
      <w:spacing w:before="0"/>
      <w:ind w:left="240" w:hanging="240"/>
    </w:pPr>
  </w:style>
  <w:style w:type="paragraph" w:styleId="Index2">
    <w:name w:val="index 2"/>
    <w:basedOn w:val="Normal"/>
    <w:next w:val="Normal"/>
    <w:autoRedefine/>
    <w:uiPriority w:val="99"/>
    <w:semiHidden/>
    <w:unhideWhenUsed/>
    <w:rsid w:val="00510920"/>
    <w:pPr>
      <w:spacing w:before="0"/>
      <w:ind w:left="480" w:hanging="240"/>
    </w:pPr>
  </w:style>
  <w:style w:type="paragraph" w:styleId="Index3">
    <w:name w:val="index 3"/>
    <w:basedOn w:val="Normal"/>
    <w:next w:val="Normal"/>
    <w:autoRedefine/>
    <w:uiPriority w:val="99"/>
    <w:semiHidden/>
    <w:unhideWhenUsed/>
    <w:rsid w:val="00510920"/>
    <w:pPr>
      <w:spacing w:before="0"/>
      <w:ind w:left="720" w:hanging="240"/>
    </w:pPr>
  </w:style>
  <w:style w:type="paragraph" w:styleId="Index4">
    <w:name w:val="index 4"/>
    <w:basedOn w:val="Normal"/>
    <w:next w:val="Normal"/>
    <w:autoRedefine/>
    <w:uiPriority w:val="99"/>
    <w:semiHidden/>
    <w:unhideWhenUsed/>
    <w:rsid w:val="00510920"/>
    <w:pPr>
      <w:spacing w:before="0"/>
      <w:ind w:left="960" w:hanging="240"/>
    </w:pPr>
  </w:style>
  <w:style w:type="paragraph" w:styleId="Index5">
    <w:name w:val="index 5"/>
    <w:basedOn w:val="Normal"/>
    <w:next w:val="Normal"/>
    <w:autoRedefine/>
    <w:uiPriority w:val="99"/>
    <w:semiHidden/>
    <w:unhideWhenUsed/>
    <w:rsid w:val="00510920"/>
    <w:pPr>
      <w:spacing w:before="0"/>
      <w:ind w:left="1200" w:hanging="240"/>
    </w:pPr>
  </w:style>
  <w:style w:type="paragraph" w:styleId="Index6">
    <w:name w:val="index 6"/>
    <w:basedOn w:val="Normal"/>
    <w:next w:val="Normal"/>
    <w:autoRedefine/>
    <w:uiPriority w:val="99"/>
    <w:semiHidden/>
    <w:unhideWhenUsed/>
    <w:rsid w:val="00510920"/>
    <w:pPr>
      <w:spacing w:before="0"/>
      <w:ind w:left="1440" w:hanging="240"/>
    </w:pPr>
  </w:style>
  <w:style w:type="paragraph" w:styleId="Index7">
    <w:name w:val="index 7"/>
    <w:basedOn w:val="Normal"/>
    <w:next w:val="Normal"/>
    <w:autoRedefine/>
    <w:uiPriority w:val="99"/>
    <w:semiHidden/>
    <w:unhideWhenUsed/>
    <w:rsid w:val="00510920"/>
    <w:pPr>
      <w:spacing w:before="0"/>
      <w:ind w:left="1680" w:hanging="240"/>
    </w:pPr>
  </w:style>
  <w:style w:type="paragraph" w:styleId="Index8">
    <w:name w:val="index 8"/>
    <w:basedOn w:val="Normal"/>
    <w:next w:val="Normal"/>
    <w:autoRedefine/>
    <w:uiPriority w:val="99"/>
    <w:semiHidden/>
    <w:unhideWhenUsed/>
    <w:rsid w:val="00510920"/>
    <w:pPr>
      <w:spacing w:before="0"/>
      <w:ind w:left="1920" w:hanging="240"/>
    </w:pPr>
  </w:style>
  <w:style w:type="paragraph" w:styleId="Index9">
    <w:name w:val="index 9"/>
    <w:basedOn w:val="Normal"/>
    <w:next w:val="Normal"/>
    <w:autoRedefine/>
    <w:uiPriority w:val="99"/>
    <w:semiHidden/>
    <w:unhideWhenUsed/>
    <w:rsid w:val="00510920"/>
    <w:pPr>
      <w:spacing w:before="0"/>
      <w:ind w:left="2160" w:hanging="240"/>
    </w:pPr>
  </w:style>
  <w:style w:type="paragraph" w:styleId="IndexHeading">
    <w:name w:val="index heading"/>
    <w:basedOn w:val="Normal"/>
    <w:next w:val="Index1"/>
    <w:uiPriority w:val="99"/>
    <w:semiHidden/>
    <w:unhideWhenUsed/>
    <w:rsid w:val="00510920"/>
    <w:rPr>
      <w:rFonts w:asciiTheme="majorHAnsi" w:eastAsiaTheme="majorEastAsia" w:hAnsiTheme="majorHAnsi" w:cstheme="majorBidi"/>
      <w:b/>
      <w:bCs/>
    </w:rPr>
  </w:style>
  <w:style w:type="character" w:styleId="IntenseEmphasis">
    <w:name w:val="Intense Emphasis"/>
    <w:basedOn w:val="DefaultParagraphFont"/>
    <w:uiPriority w:val="21"/>
    <w:rsid w:val="00510920"/>
    <w:rPr>
      <w:i/>
      <w:iCs/>
      <w:color w:val="5B9BD5" w:themeColor="accent1"/>
    </w:rPr>
  </w:style>
  <w:style w:type="paragraph" w:styleId="IntenseQuote">
    <w:name w:val="Intense Quote"/>
    <w:basedOn w:val="Normal"/>
    <w:next w:val="Normal"/>
    <w:link w:val="IntenseQuoteChar"/>
    <w:uiPriority w:val="30"/>
    <w:rsid w:val="00510920"/>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510920"/>
    <w:rPr>
      <w:rFonts w:ascii="Times New Roman" w:hAnsi="Times New Roman" w:cs="Times New Roman"/>
      <w:i/>
      <w:iCs/>
      <w:color w:val="5B9BD5" w:themeColor="accent1"/>
      <w:sz w:val="24"/>
      <w:szCs w:val="24"/>
      <w:lang w:val="en-GB" w:eastAsia="ja-JP"/>
    </w:rPr>
  </w:style>
  <w:style w:type="character" w:styleId="IntenseReference">
    <w:name w:val="Intense Reference"/>
    <w:basedOn w:val="DefaultParagraphFont"/>
    <w:uiPriority w:val="32"/>
    <w:rsid w:val="00510920"/>
    <w:rPr>
      <w:b/>
      <w:bCs/>
      <w:smallCaps/>
      <w:color w:val="5B9BD5" w:themeColor="accent1"/>
      <w:spacing w:val="5"/>
    </w:rPr>
  </w:style>
  <w:style w:type="character" w:styleId="LineNumber">
    <w:name w:val="line number"/>
    <w:basedOn w:val="DefaultParagraphFont"/>
    <w:uiPriority w:val="99"/>
    <w:semiHidden/>
    <w:unhideWhenUsed/>
    <w:rsid w:val="00510920"/>
  </w:style>
  <w:style w:type="paragraph" w:styleId="List">
    <w:name w:val="List"/>
    <w:basedOn w:val="Normal"/>
    <w:uiPriority w:val="99"/>
    <w:semiHidden/>
    <w:unhideWhenUsed/>
    <w:rsid w:val="00510920"/>
    <w:pPr>
      <w:ind w:left="360" w:hanging="360"/>
      <w:contextualSpacing/>
    </w:pPr>
  </w:style>
  <w:style w:type="paragraph" w:styleId="List2">
    <w:name w:val="List 2"/>
    <w:basedOn w:val="Normal"/>
    <w:uiPriority w:val="99"/>
    <w:semiHidden/>
    <w:unhideWhenUsed/>
    <w:rsid w:val="00510920"/>
    <w:pPr>
      <w:ind w:left="720" w:hanging="360"/>
      <w:contextualSpacing/>
    </w:pPr>
  </w:style>
  <w:style w:type="paragraph" w:styleId="List3">
    <w:name w:val="List 3"/>
    <w:basedOn w:val="Normal"/>
    <w:uiPriority w:val="99"/>
    <w:semiHidden/>
    <w:unhideWhenUsed/>
    <w:qFormat/>
    <w:rsid w:val="00510920"/>
    <w:pPr>
      <w:ind w:left="1080" w:hanging="360"/>
      <w:contextualSpacing/>
    </w:pPr>
  </w:style>
  <w:style w:type="paragraph" w:styleId="List4">
    <w:name w:val="List 4"/>
    <w:basedOn w:val="Normal"/>
    <w:uiPriority w:val="99"/>
    <w:semiHidden/>
    <w:unhideWhenUsed/>
    <w:rsid w:val="00510920"/>
    <w:pPr>
      <w:ind w:left="1440" w:hanging="360"/>
      <w:contextualSpacing/>
    </w:pPr>
  </w:style>
  <w:style w:type="paragraph" w:styleId="List5">
    <w:name w:val="List 5"/>
    <w:basedOn w:val="Normal"/>
    <w:uiPriority w:val="99"/>
    <w:semiHidden/>
    <w:unhideWhenUsed/>
    <w:rsid w:val="00510920"/>
    <w:pPr>
      <w:ind w:left="1800" w:hanging="360"/>
      <w:contextualSpacing/>
    </w:pPr>
  </w:style>
  <w:style w:type="paragraph" w:styleId="ListBullet">
    <w:name w:val="List Bullet"/>
    <w:basedOn w:val="Normal"/>
    <w:uiPriority w:val="99"/>
    <w:semiHidden/>
    <w:unhideWhenUsed/>
    <w:rsid w:val="00510920"/>
    <w:pPr>
      <w:numPr>
        <w:numId w:val="1"/>
      </w:numPr>
      <w:contextualSpacing/>
    </w:pPr>
  </w:style>
  <w:style w:type="paragraph" w:styleId="ListBullet2">
    <w:name w:val="List Bullet 2"/>
    <w:basedOn w:val="Normal"/>
    <w:uiPriority w:val="99"/>
    <w:semiHidden/>
    <w:unhideWhenUsed/>
    <w:rsid w:val="00510920"/>
    <w:pPr>
      <w:numPr>
        <w:numId w:val="2"/>
      </w:numPr>
      <w:contextualSpacing/>
    </w:pPr>
  </w:style>
  <w:style w:type="paragraph" w:styleId="ListBullet3">
    <w:name w:val="List Bullet 3"/>
    <w:basedOn w:val="Normal"/>
    <w:uiPriority w:val="99"/>
    <w:semiHidden/>
    <w:unhideWhenUsed/>
    <w:rsid w:val="00510920"/>
    <w:pPr>
      <w:numPr>
        <w:numId w:val="3"/>
      </w:numPr>
      <w:contextualSpacing/>
    </w:pPr>
  </w:style>
  <w:style w:type="paragraph" w:styleId="ListBullet4">
    <w:name w:val="List Bullet 4"/>
    <w:basedOn w:val="Normal"/>
    <w:uiPriority w:val="99"/>
    <w:semiHidden/>
    <w:unhideWhenUsed/>
    <w:rsid w:val="00510920"/>
    <w:pPr>
      <w:numPr>
        <w:numId w:val="4"/>
      </w:numPr>
      <w:contextualSpacing/>
    </w:pPr>
  </w:style>
  <w:style w:type="paragraph" w:styleId="ListBullet5">
    <w:name w:val="List Bullet 5"/>
    <w:basedOn w:val="Normal"/>
    <w:uiPriority w:val="99"/>
    <w:semiHidden/>
    <w:unhideWhenUsed/>
    <w:rsid w:val="00510920"/>
    <w:pPr>
      <w:numPr>
        <w:numId w:val="5"/>
      </w:numPr>
      <w:contextualSpacing/>
    </w:pPr>
  </w:style>
  <w:style w:type="paragraph" w:styleId="ListContinue">
    <w:name w:val="List Continue"/>
    <w:basedOn w:val="Normal"/>
    <w:uiPriority w:val="99"/>
    <w:semiHidden/>
    <w:unhideWhenUsed/>
    <w:rsid w:val="00510920"/>
    <w:pPr>
      <w:spacing w:after="120"/>
      <w:ind w:left="360"/>
      <w:contextualSpacing/>
    </w:pPr>
  </w:style>
  <w:style w:type="paragraph" w:styleId="ListContinue2">
    <w:name w:val="List Continue 2"/>
    <w:basedOn w:val="Normal"/>
    <w:uiPriority w:val="99"/>
    <w:semiHidden/>
    <w:unhideWhenUsed/>
    <w:rsid w:val="00510920"/>
    <w:pPr>
      <w:spacing w:after="120"/>
      <w:ind w:left="720"/>
      <w:contextualSpacing/>
    </w:pPr>
  </w:style>
  <w:style w:type="paragraph" w:styleId="ListContinue3">
    <w:name w:val="List Continue 3"/>
    <w:basedOn w:val="Normal"/>
    <w:uiPriority w:val="99"/>
    <w:semiHidden/>
    <w:unhideWhenUsed/>
    <w:rsid w:val="00510920"/>
    <w:pPr>
      <w:spacing w:after="120"/>
      <w:ind w:left="1080"/>
      <w:contextualSpacing/>
    </w:pPr>
  </w:style>
  <w:style w:type="paragraph" w:styleId="ListContinue4">
    <w:name w:val="List Continue 4"/>
    <w:basedOn w:val="Normal"/>
    <w:uiPriority w:val="99"/>
    <w:semiHidden/>
    <w:unhideWhenUsed/>
    <w:rsid w:val="00510920"/>
    <w:pPr>
      <w:spacing w:after="120"/>
      <w:ind w:left="1440"/>
      <w:contextualSpacing/>
    </w:pPr>
  </w:style>
  <w:style w:type="paragraph" w:styleId="ListContinue5">
    <w:name w:val="List Continue 5"/>
    <w:basedOn w:val="Normal"/>
    <w:uiPriority w:val="99"/>
    <w:semiHidden/>
    <w:unhideWhenUsed/>
    <w:rsid w:val="00510920"/>
    <w:pPr>
      <w:spacing w:after="120"/>
      <w:ind w:left="1800"/>
      <w:contextualSpacing/>
    </w:pPr>
  </w:style>
  <w:style w:type="paragraph" w:styleId="ListNumber">
    <w:name w:val="List Number"/>
    <w:basedOn w:val="Normal"/>
    <w:uiPriority w:val="99"/>
    <w:semiHidden/>
    <w:unhideWhenUsed/>
    <w:rsid w:val="00510920"/>
    <w:pPr>
      <w:numPr>
        <w:numId w:val="6"/>
      </w:numPr>
      <w:contextualSpacing/>
    </w:pPr>
  </w:style>
  <w:style w:type="paragraph" w:styleId="ListNumber2">
    <w:name w:val="List Number 2"/>
    <w:basedOn w:val="Normal"/>
    <w:uiPriority w:val="99"/>
    <w:semiHidden/>
    <w:unhideWhenUsed/>
    <w:rsid w:val="00510920"/>
    <w:pPr>
      <w:numPr>
        <w:numId w:val="7"/>
      </w:numPr>
      <w:contextualSpacing/>
    </w:pPr>
  </w:style>
  <w:style w:type="paragraph" w:styleId="ListNumber3">
    <w:name w:val="List Number 3"/>
    <w:basedOn w:val="Normal"/>
    <w:uiPriority w:val="99"/>
    <w:semiHidden/>
    <w:unhideWhenUsed/>
    <w:rsid w:val="00510920"/>
    <w:pPr>
      <w:numPr>
        <w:numId w:val="8"/>
      </w:numPr>
      <w:contextualSpacing/>
    </w:pPr>
  </w:style>
  <w:style w:type="paragraph" w:styleId="ListNumber4">
    <w:name w:val="List Number 4"/>
    <w:basedOn w:val="Normal"/>
    <w:uiPriority w:val="99"/>
    <w:semiHidden/>
    <w:unhideWhenUsed/>
    <w:rsid w:val="00510920"/>
    <w:pPr>
      <w:numPr>
        <w:numId w:val="9"/>
      </w:numPr>
      <w:contextualSpacing/>
    </w:pPr>
  </w:style>
  <w:style w:type="paragraph" w:styleId="ListNumber5">
    <w:name w:val="List Number 5"/>
    <w:basedOn w:val="Normal"/>
    <w:uiPriority w:val="99"/>
    <w:semiHidden/>
    <w:unhideWhenUsed/>
    <w:rsid w:val="00510920"/>
    <w:pPr>
      <w:numPr>
        <w:numId w:val="10"/>
      </w:numPr>
      <w:contextualSpacing/>
    </w:pPr>
  </w:style>
  <w:style w:type="paragraph" w:styleId="ListParagraph">
    <w:name w:val="List Paragraph"/>
    <w:aliases w:val="Ref,Use Case List Paragraph,List Paragraph1,Bullet List Paragraph,List Paragraph11,List Paragraph111,List Paragraph Option,EG Bullet 1,Bulleted List1,b1,Bullet for no #'s,Body Bullet,Table Number Paragraph,List Paragraph 1,Figure_name"/>
    <w:basedOn w:val="Normal"/>
    <w:link w:val="ListParagraphChar"/>
    <w:uiPriority w:val="1"/>
    <w:qFormat/>
    <w:rsid w:val="00510920"/>
    <w:pPr>
      <w:ind w:left="720"/>
      <w:contextualSpacing/>
    </w:pPr>
  </w:style>
  <w:style w:type="paragraph" w:styleId="MacroText">
    <w:name w:val="macro"/>
    <w:link w:val="MacroTextChar"/>
    <w:uiPriority w:val="99"/>
    <w:semiHidden/>
    <w:unhideWhenUsed/>
    <w:rsid w:val="00510920"/>
    <w:pPr>
      <w:tabs>
        <w:tab w:val="left" w:pos="480"/>
        <w:tab w:val="left" w:pos="960"/>
        <w:tab w:val="left" w:pos="1440"/>
        <w:tab w:val="left" w:pos="1920"/>
        <w:tab w:val="left" w:pos="2400"/>
        <w:tab w:val="left" w:pos="2880"/>
        <w:tab w:val="left" w:pos="3360"/>
        <w:tab w:val="left" w:pos="3840"/>
        <w:tab w:val="left" w:pos="4320"/>
      </w:tabs>
      <w:spacing w:before="120" w:after="0" w:line="240" w:lineRule="auto"/>
    </w:pPr>
    <w:rPr>
      <w:rFonts w:ascii="Consolas" w:hAnsi="Consolas" w:cs="Times New Roman"/>
      <w:sz w:val="20"/>
      <w:szCs w:val="20"/>
      <w:lang w:val="en-GB" w:eastAsia="ja-JP"/>
    </w:rPr>
  </w:style>
  <w:style w:type="character" w:customStyle="1" w:styleId="MacroTextChar">
    <w:name w:val="Macro Text Char"/>
    <w:basedOn w:val="DefaultParagraphFont"/>
    <w:link w:val="MacroText"/>
    <w:uiPriority w:val="99"/>
    <w:semiHidden/>
    <w:rsid w:val="00510920"/>
    <w:rPr>
      <w:rFonts w:ascii="Consolas" w:hAnsi="Consolas" w:cs="Times New Roman"/>
      <w:sz w:val="20"/>
      <w:szCs w:val="20"/>
      <w:lang w:val="en-GB" w:eastAsia="ja-JP"/>
    </w:rPr>
  </w:style>
  <w:style w:type="character" w:customStyle="1" w:styleId="10">
    <w:name w:val="@他1"/>
    <w:basedOn w:val="DefaultParagraphFont"/>
    <w:uiPriority w:val="99"/>
    <w:semiHidden/>
    <w:unhideWhenUsed/>
    <w:rsid w:val="00510920"/>
    <w:rPr>
      <w:color w:val="2B579A"/>
      <w:shd w:val="clear" w:color="auto" w:fill="E1DFDD"/>
    </w:rPr>
  </w:style>
  <w:style w:type="paragraph" w:styleId="MessageHeader">
    <w:name w:val="Message Header"/>
    <w:basedOn w:val="Normal"/>
    <w:link w:val="MessageHeaderChar"/>
    <w:uiPriority w:val="99"/>
    <w:semiHidden/>
    <w:unhideWhenUsed/>
    <w:rsid w:val="00510920"/>
    <w:pPr>
      <w:pBdr>
        <w:top w:val="single" w:sz="6" w:space="1" w:color="auto"/>
        <w:left w:val="single" w:sz="6" w:space="1" w:color="auto"/>
        <w:bottom w:val="single" w:sz="6" w:space="1" w:color="auto"/>
        <w:right w:val="single" w:sz="6" w:space="1" w:color="auto"/>
      </w:pBdr>
      <w:shd w:val="pct20" w:color="auto" w:fill="auto"/>
      <w:spacing w:before="0"/>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510920"/>
    <w:rPr>
      <w:rFonts w:asciiTheme="majorHAnsi" w:eastAsiaTheme="majorEastAsia" w:hAnsiTheme="majorHAnsi" w:cstheme="majorBidi"/>
      <w:sz w:val="24"/>
      <w:szCs w:val="24"/>
      <w:shd w:val="pct20" w:color="auto" w:fill="auto"/>
      <w:lang w:val="en-GB" w:eastAsia="ja-JP"/>
    </w:rPr>
  </w:style>
  <w:style w:type="paragraph" w:styleId="NoSpacing">
    <w:name w:val="No Spacing"/>
    <w:uiPriority w:val="1"/>
    <w:rsid w:val="00510920"/>
    <w:pPr>
      <w:spacing w:after="0" w:line="240" w:lineRule="auto"/>
    </w:pPr>
    <w:rPr>
      <w:rFonts w:ascii="Times New Roman" w:hAnsi="Times New Roman" w:cs="Times New Roman"/>
      <w:sz w:val="24"/>
      <w:szCs w:val="24"/>
      <w:lang w:val="en-GB" w:eastAsia="ja-JP"/>
    </w:rPr>
  </w:style>
  <w:style w:type="paragraph" w:styleId="NormalWeb">
    <w:name w:val="Normal (Web)"/>
    <w:basedOn w:val="Normal"/>
    <w:uiPriority w:val="99"/>
    <w:semiHidden/>
    <w:unhideWhenUsed/>
    <w:rsid w:val="00510920"/>
  </w:style>
  <w:style w:type="paragraph" w:styleId="NormalIndent">
    <w:name w:val="Normal Indent"/>
    <w:basedOn w:val="Normal"/>
    <w:uiPriority w:val="99"/>
    <w:semiHidden/>
    <w:unhideWhenUsed/>
    <w:rsid w:val="00510920"/>
    <w:pPr>
      <w:ind w:left="720"/>
    </w:pPr>
  </w:style>
  <w:style w:type="paragraph" w:styleId="NoteHeading">
    <w:name w:val="Note Heading"/>
    <w:basedOn w:val="Normal"/>
    <w:next w:val="Normal"/>
    <w:link w:val="NoteHeadingChar"/>
    <w:uiPriority w:val="99"/>
    <w:semiHidden/>
    <w:unhideWhenUsed/>
    <w:rsid w:val="00510920"/>
    <w:pPr>
      <w:spacing w:before="0"/>
    </w:pPr>
  </w:style>
  <w:style w:type="character" w:customStyle="1" w:styleId="NoteHeadingChar">
    <w:name w:val="Note Heading Char"/>
    <w:basedOn w:val="DefaultParagraphFont"/>
    <w:link w:val="NoteHeading"/>
    <w:uiPriority w:val="99"/>
    <w:semiHidden/>
    <w:rsid w:val="00510920"/>
    <w:rPr>
      <w:rFonts w:ascii="Times New Roman" w:hAnsi="Times New Roman" w:cs="Times New Roman"/>
      <w:sz w:val="24"/>
      <w:szCs w:val="24"/>
      <w:lang w:val="en-GB" w:eastAsia="ja-JP"/>
    </w:rPr>
  </w:style>
  <w:style w:type="character" w:styleId="PageNumber">
    <w:name w:val="page number"/>
    <w:basedOn w:val="DefaultParagraphFont"/>
    <w:uiPriority w:val="99"/>
    <w:semiHidden/>
    <w:unhideWhenUsed/>
    <w:rsid w:val="00510920"/>
  </w:style>
  <w:style w:type="paragraph" w:styleId="PlainText">
    <w:name w:val="Plain Text"/>
    <w:basedOn w:val="Normal"/>
    <w:link w:val="PlainTextChar"/>
    <w:uiPriority w:val="99"/>
    <w:semiHidden/>
    <w:unhideWhenUsed/>
    <w:rsid w:val="00510920"/>
    <w:pPr>
      <w:spacing w:before="0"/>
    </w:pPr>
    <w:rPr>
      <w:rFonts w:ascii="Consolas" w:hAnsi="Consolas"/>
      <w:sz w:val="21"/>
      <w:szCs w:val="21"/>
    </w:rPr>
  </w:style>
  <w:style w:type="character" w:customStyle="1" w:styleId="PlainTextChar">
    <w:name w:val="Plain Text Char"/>
    <w:basedOn w:val="DefaultParagraphFont"/>
    <w:link w:val="PlainText"/>
    <w:uiPriority w:val="99"/>
    <w:semiHidden/>
    <w:rsid w:val="00510920"/>
    <w:rPr>
      <w:rFonts w:ascii="Consolas" w:hAnsi="Consolas" w:cs="Times New Roman"/>
      <w:sz w:val="21"/>
      <w:szCs w:val="21"/>
      <w:lang w:val="en-GB" w:eastAsia="ja-JP"/>
    </w:rPr>
  </w:style>
  <w:style w:type="paragraph" w:styleId="Salutation">
    <w:name w:val="Salutation"/>
    <w:basedOn w:val="Normal"/>
    <w:next w:val="Normal"/>
    <w:link w:val="SalutationChar"/>
    <w:uiPriority w:val="99"/>
    <w:semiHidden/>
    <w:unhideWhenUsed/>
    <w:rsid w:val="00510920"/>
  </w:style>
  <w:style w:type="character" w:customStyle="1" w:styleId="SalutationChar">
    <w:name w:val="Salutation Char"/>
    <w:basedOn w:val="DefaultParagraphFont"/>
    <w:link w:val="Salutation"/>
    <w:uiPriority w:val="99"/>
    <w:semiHidden/>
    <w:rsid w:val="00510920"/>
    <w:rPr>
      <w:rFonts w:ascii="Times New Roman" w:hAnsi="Times New Roman" w:cs="Times New Roman"/>
      <w:sz w:val="24"/>
      <w:szCs w:val="24"/>
      <w:lang w:val="en-GB" w:eastAsia="ja-JP"/>
    </w:rPr>
  </w:style>
  <w:style w:type="paragraph" w:styleId="Signature">
    <w:name w:val="Signature"/>
    <w:basedOn w:val="Normal"/>
    <w:link w:val="SignatureChar"/>
    <w:uiPriority w:val="99"/>
    <w:semiHidden/>
    <w:unhideWhenUsed/>
    <w:rsid w:val="00510920"/>
    <w:pPr>
      <w:spacing w:before="0"/>
      <w:ind w:left="4320"/>
    </w:pPr>
  </w:style>
  <w:style w:type="character" w:customStyle="1" w:styleId="SignatureChar">
    <w:name w:val="Signature Char"/>
    <w:basedOn w:val="DefaultParagraphFont"/>
    <w:link w:val="Signature"/>
    <w:uiPriority w:val="99"/>
    <w:semiHidden/>
    <w:rsid w:val="00510920"/>
    <w:rPr>
      <w:rFonts w:ascii="Times New Roman" w:hAnsi="Times New Roman" w:cs="Times New Roman"/>
      <w:sz w:val="24"/>
      <w:szCs w:val="24"/>
      <w:lang w:val="en-GB" w:eastAsia="ja-JP"/>
    </w:rPr>
  </w:style>
  <w:style w:type="character" w:customStyle="1" w:styleId="11">
    <w:name w:val="智能超链接1"/>
    <w:basedOn w:val="DefaultParagraphFont"/>
    <w:uiPriority w:val="99"/>
    <w:semiHidden/>
    <w:unhideWhenUsed/>
    <w:rsid w:val="00510920"/>
    <w:rPr>
      <w:u w:val="dotted"/>
    </w:rPr>
  </w:style>
  <w:style w:type="character" w:customStyle="1" w:styleId="12">
    <w:name w:val="智能链接1"/>
    <w:basedOn w:val="DefaultParagraphFont"/>
    <w:uiPriority w:val="99"/>
    <w:semiHidden/>
    <w:unhideWhenUsed/>
    <w:rsid w:val="00510920"/>
    <w:rPr>
      <w:color w:val="0000FF"/>
      <w:u w:val="single"/>
      <w:shd w:val="clear" w:color="auto" w:fill="F3F2F1"/>
    </w:rPr>
  </w:style>
  <w:style w:type="character" w:styleId="Strong">
    <w:name w:val="Strong"/>
    <w:basedOn w:val="DefaultParagraphFont"/>
    <w:uiPriority w:val="22"/>
    <w:qFormat/>
    <w:rsid w:val="00510920"/>
    <w:rPr>
      <w:b/>
      <w:bCs/>
    </w:rPr>
  </w:style>
  <w:style w:type="paragraph" w:styleId="Subtitle">
    <w:name w:val="Subtitle"/>
    <w:basedOn w:val="Normal"/>
    <w:next w:val="Normal"/>
    <w:link w:val="SubtitleChar"/>
    <w:uiPriority w:val="11"/>
    <w:rsid w:val="00510920"/>
    <w:pPr>
      <w:numPr>
        <w:ilvl w:val="1"/>
      </w:numPr>
      <w:spacing w:after="160"/>
    </w:pPr>
    <w:rPr>
      <w:rFonts w:asciiTheme="minorHAnsi"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510920"/>
    <w:rPr>
      <w:color w:val="5A5A5A" w:themeColor="text1" w:themeTint="A5"/>
      <w:spacing w:val="15"/>
      <w:lang w:val="en-GB" w:eastAsia="ja-JP"/>
    </w:rPr>
  </w:style>
  <w:style w:type="character" w:styleId="SubtleEmphasis">
    <w:name w:val="Subtle Emphasis"/>
    <w:basedOn w:val="DefaultParagraphFont"/>
    <w:uiPriority w:val="19"/>
    <w:rsid w:val="00510920"/>
    <w:rPr>
      <w:i/>
      <w:iCs/>
      <w:color w:val="404040" w:themeColor="text1" w:themeTint="BF"/>
    </w:rPr>
  </w:style>
  <w:style w:type="character" w:styleId="SubtleReference">
    <w:name w:val="Subtle Reference"/>
    <w:basedOn w:val="DefaultParagraphFont"/>
    <w:uiPriority w:val="31"/>
    <w:rsid w:val="00510920"/>
    <w:rPr>
      <w:smallCaps/>
      <w:color w:val="5A5A5A" w:themeColor="text1" w:themeTint="A5"/>
    </w:rPr>
  </w:style>
  <w:style w:type="paragraph" w:styleId="TableofAuthorities">
    <w:name w:val="table of authorities"/>
    <w:basedOn w:val="Normal"/>
    <w:next w:val="Normal"/>
    <w:uiPriority w:val="99"/>
    <w:semiHidden/>
    <w:unhideWhenUsed/>
    <w:rsid w:val="00510920"/>
    <w:pPr>
      <w:ind w:left="240" w:hanging="240"/>
    </w:pPr>
  </w:style>
  <w:style w:type="paragraph" w:styleId="Title">
    <w:name w:val="Title"/>
    <w:basedOn w:val="Normal"/>
    <w:next w:val="Normal"/>
    <w:link w:val="TitleChar"/>
    <w:uiPriority w:val="10"/>
    <w:qFormat/>
    <w:rsid w:val="00510920"/>
    <w:pPr>
      <w:spacing w:before="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qFormat/>
    <w:rsid w:val="00510920"/>
    <w:rPr>
      <w:rFonts w:asciiTheme="majorHAnsi" w:eastAsiaTheme="majorEastAsia" w:hAnsiTheme="majorHAnsi" w:cstheme="majorBidi"/>
      <w:spacing w:val="-10"/>
      <w:kern w:val="28"/>
      <w:sz w:val="56"/>
      <w:szCs w:val="56"/>
      <w:lang w:val="en-GB" w:eastAsia="ja-JP"/>
    </w:rPr>
  </w:style>
  <w:style w:type="paragraph" w:styleId="TOAHeading">
    <w:name w:val="toa heading"/>
    <w:basedOn w:val="Normal"/>
    <w:next w:val="Normal"/>
    <w:uiPriority w:val="99"/>
    <w:semiHidden/>
    <w:unhideWhenUsed/>
    <w:rsid w:val="00510920"/>
    <w:rPr>
      <w:rFonts w:asciiTheme="majorHAnsi" w:eastAsiaTheme="majorEastAsia" w:hAnsiTheme="majorHAnsi" w:cstheme="majorBidi"/>
      <w:b/>
      <w:bCs/>
    </w:rPr>
  </w:style>
  <w:style w:type="paragraph" w:styleId="TOC4">
    <w:name w:val="toc 4"/>
    <w:basedOn w:val="Normal"/>
    <w:next w:val="Normal"/>
    <w:autoRedefine/>
    <w:uiPriority w:val="39"/>
    <w:semiHidden/>
    <w:unhideWhenUsed/>
    <w:rsid w:val="00510920"/>
    <w:pPr>
      <w:spacing w:after="100"/>
      <w:ind w:left="720"/>
    </w:pPr>
  </w:style>
  <w:style w:type="paragraph" w:styleId="TOC5">
    <w:name w:val="toc 5"/>
    <w:basedOn w:val="Normal"/>
    <w:next w:val="Normal"/>
    <w:autoRedefine/>
    <w:uiPriority w:val="39"/>
    <w:semiHidden/>
    <w:unhideWhenUsed/>
    <w:rsid w:val="00510920"/>
    <w:pPr>
      <w:spacing w:after="100"/>
      <w:ind w:left="960"/>
    </w:pPr>
  </w:style>
  <w:style w:type="paragraph" w:styleId="TOC6">
    <w:name w:val="toc 6"/>
    <w:basedOn w:val="Normal"/>
    <w:next w:val="Normal"/>
    <w:autoRedefine/>
    <w:uiPriority w:val="39"/>
    <w:semiHidden/>
    <w:unhideWhenUsed/>
    <w:rsid w:val="00510920"/>
    <w:pPr>
      <w:spacing w:after="100"/>
      <w:ind w:left="1200"/>
    </w:pPr>
  </w:style>
  <w:style w:type="paragraph" w:styleId="TOC7">
    <w:name w:val="toc 7"/>
    <w:basedOn w:val="Normal"/>
    <w:next w:val="Normal"/>
    <w:autoRedefine/>
    <w:uiPriority w:val="39"/>
    <w:semiHidden/>
    <w:unhideWhenUsed/>
    <w:rsid w:val="00510920"/>
    <w:pPr>
      <w:spacing w:after="100"/>
      <w:ind w:left="1440"/>
    </w:pPr>
  </w:style>
  <w:style w:type="paragraph" w:styleId="TOC8">
    <w:name w:val="toc 8"/>
    <w:basedOn w:val="Normal"/>
    <w:next w:val="Normal"/>
    <w:autoRedefine/>
    <w:uiPriority w:val="39"/>
    <w:semiHidden/>
    <w:unhideWhenUsed/>
    <w:rsid w:val="00510920"/>
    <w:pPr>
      <w:spacing w:after="100"/>
      <w:ind w:left="1680"/>
    </w:pPr>
  </w:style>
  <w:style w:type="paragraph" w:styleId="TOC9">
    <w:name w:val="toc 9"/>
    <w:basedOn w:val="Normal"/>
    <w:next w:val="Normal"/>
    <w:autoRedefine/>
    <w:uiPriority w:val="39"/>
    <w:semiHidden/>
    <w:unhideWhenUsed/>
    <w:rsid w:val="00510920"/>
    <w:pPr>
      <w:spacing w:after="100"/>
      <w:ind w:left="1920"/>
    </w:pPr>
  </w:style>
  <w:style w:type="paragraph" w:styleId="TOCHeading">
    <w:name w:val="TOC Heading"/>
    <w:basedOn w:val="Heading1"/>
    <w:next w:val="Normal"/>
    <w:uiPriority w:val="39"/>
    <w:semiHidden/>
    <w:unhideWhenUsed/>
    <w:rsid w:val="00510920"/>
    <w:pPr>
      <w:tabs>
        <w:tab w:val="clear" w:pos="794"/>
        <w:tab w:val="clear" w:pos="1191"/>
        <w:tab w:val="clear" w:pos="1588"/>
        <w:tab w:val="clear" w:pos="1985"/>
      </w:tabs>
      <w:overflowPunct/>
      <w:autoSpaceDE/>
      <w:autoSpaceDN/>
      <w:adjustRightInd/>
      <w:spacing w:before="240"/>
      <w:ind w:left="0" w:firstLine="0"/>
      <w:textAlignment w:val="auto"/>
      <w:outlineLvl w:val="9"/>
    </w:pPr>
    <w:rPr>
      <w:rFonts w:asciiTheme="majorHAnsi" w:eastAsiaTheme="majorEastAsia" w:hAnsiTheme="majorHAnsi" w:cstheme="majorBidi"/>
      <w:b w:val="0"/>
      <w:color w:val="2E74B5" w:themeColor="accent1" w:themeShade="BF"/>
      <w:sz w:val="32"/>
      <w:szCs w:val="32"/>
      <w:lang w:eastAsia="ja-JP"/>
    </w:rPr>
  </w:style>
  <w:style w:type="character" w:customStyle="1" w:styleId="13">
    <w:name w:val="未处理的提及1"/>
    <w:basedOn w:val="DefaultParagraphFont"/>
    <w:uiPriority w:val="99"/>
    <w:semiHidden/>
    <w:unhideWhenUsed/>
    <w:rsid w:val="00510920"/>
    <w:rPr>
      <w:color w:val="605E5C"/>
      <w:shd w:val="clear" w:color="auto" w:fill="E1DFDD"/>
    </w:rPr>
  </w:style>
  <w:style w:type="table" w:styleId="TableGrid">
    <w:name w:val="Table Grid"/>
    <w:basedOn w:val="TableNormal"/>
    <w:uiPriority w:val="39"/>
    <w:rsid w:val="003839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Ref Char,Use Case List Paragraph Char,List Paragraph1 Char,Bullet List Paragraph Char,List Paragraph11 Char,List Paragraph111 Char,List Paragraph Option Char,EG Bullet 1 Char,Bulleted List1 Char,b1 Char,Bullet for no #'s Char"/>
    <w:link w:val="ListParagraph"/>
    <w:uiPriority w:val="34"/>
    <w:qFormat/>
    <w:locked/>
    <w:rsid w:val="003E4BF0"/>
    <w:rPr>
      <w:rFonts w:ascii="Times New Roman" w:hAnsi="Times New Roman" w:cs="Times New Roman"/>
      <w:sz w:val="24"/>
      <w:szCs w:val="24"/>
      <w:lang w:val="en-GB" w:eastAsia="ja-JP"/>
    </w:rPr>
  </w:style>
  <w:style w:type="character" w:customStyle="1" w:styleId="HeadingbChar">
    <w:name w:val="Heading_b Char"/>
    <w:basedOn w:val="DefaultParagraphFont"/>
    <w:link w:val="Headingb"/>
    <w:qFormat/>
    <w:locked/>
    <w:rsid w:val="004226DA"/>
    <w:rPr>
      <w:rFonts w:ascii="Times New Roman" w:hAnsi="Times New Roman" w:cs="Times New Roman"/>
      <w:b/>
      <w:sz w:val="24"/>
      <w:szCs w:val="20"/>
      <w:lang w:val="en-GB" w:eastAsia="ja-JP"/>
    </w:rPr>
  </w:style>
  <w:style w:type="character" w:customStyle="1" w:styleId="ReftextChar">
    <w:name w:val="Ref_text Char"/>
    <w:link w:val="Reftext"/>
    <w:qFormat/>
    <w:rsid w:val="004226DA"/>
    <w:rPr>
      <w:rFonts w:ascii="Times New Roman" w:eastAsia="Times New Roman" w:hAnsi="Times New Roman" w:cs="Times New Roman"/>
      <w:sz w:val="24"/>
      <w:szCs w:val="20"/>
      <w:lang w:val="en-GB" w:eastAsia="en-US"/>
    </w:rPr>
  </w:style>
  <w:style w:type="paragraph" w:styleId="Revision">
    <w:name w:val="Revision"/>
    <w:hidden/>
    <w:uiPriority w:val="99"/>
    <w:semiHidden/>
    <w:rsid w:val="0020028C"/>
    <w:pPr>
      <w:spacing w:after="0" w:line="240" w:lineRule="auto"/>
    </w:pPr>
    <w:rPr>
      <w:rFonts w:ascii="Times New Roman" w:hAnsi="Times New Roman" w:cs="Times New Roman"/>
      <w:sz w:val="24"/>
      <w:szCs w:val="24"/>
      <w:lang w:val="en-GB" w:eastAsia="ja-JP"/>
    </w:rPr>
  </w:style>
  <w:style w:type="paragraph" w:customStyle="1" w:styleId="TOC10">
    <w:name w:val="TOC 标题1"/>
    <w:basedOn w:val="Heading1"/>
    <w:next w:val="Normal"/>
    <w:uiPriority w:val="39"/>
    <w:semiHidden/>
    <w:unhideWhenUsed/>
    <w:qFormat/>
    <w:rsid w:val="0020028C"/>
    <w:pPr>
      <w:tabs>
        <w:tab w:val="clear" w:pos="794"/>
        <w:tab w:val="clear" w:pos="1191"/>
        <w:tab w:val="clear" w:pos="1588"/>
        <w:tab w:val="clear" w:pos="1985"/>
        <w:tab w:val="left" w:pos="432"/>
      </w:tabs>
      <w:overflowPunct/>
      <w:autoSpaceDE/>
      <w:autoSpaceDN/>
      <w:adjustRightInd/>
      <w:spacing w:before="340" w:after="330" w:line="578" w:lineRule="auto"/>
      <w:ind w:left="0" w:firstLine="0"/>
      <w:textAlignment w:val="auto"/>
      <w:outlineLvl w:val="9"/>
    </w:pPr>
    <w:rPr>
      <w:rFonts w:eastAsiaTheme="minorEastAsia"/>
      <w:bCs/>
      <w:kern w:val="44"/>
      <w:sz w:val="44"/>
      <w:szCs w:val="44"/>
      <w:lang w:eastAsia="ja-JP"/>
    </w:rPr>
  </w:style>
  <w:style w:type="paragraph" w:customStyle="1" w:styleId="14">
    <w:name w:val="样式1"/>
    <w:basedOn w:val="Heading3"/>
    <w:link w:val="15"/>
    <w:qFormat/>
    <w:rsid w:val="0020028C"/>
    <w:pPr>
      <w:tabs>
        <w:tab w:val="left" w:pos="432"/>
      </w:tabs>
      <w:ind w:left="0" w:firstLine="0"/>
    </w:pPr>
  </w:style>
  <w:style w:type="character" w:customStyle="1" w:styleId="15">
    <w:name w:val="样式1 字符"/>
    <w:basedOn w:val="Heading3Char"/>
    <w:link w:val="14"/>
    <w:rsid w:val="0020028C"/>
    <w:rPr>
      <w:rFonts w:ascii="Times New Roman" w:eastAsia="Times New Roman" w:hAnsi="Times New Roman" w:cs="Times New Roman"/>
      <w:b/>
      <w:sz w:val="24"/>
      <w:szCs w:val="20"/>
      <w:lang w:val="en-GB" w:eastAsia="en-US"/>
    </w:rPr>
  </w:style>
  <w:style w:type="paragraph" w:customStyle="1" w:styleId="16">
    <w:name w:val="列出段落1"/>
    <w:basedOn w:val="Normal"/>
    <w:uiPriority w:val="34"/>
    <w:qFormat/>
    <w:rsid w:val="0020028C"/>
    <w:pPr>
      <w:overflowPunct w:val="0"/>
      <w:autoSpaceDE w:val="0"/>
      <w:autoSpaceDN w:val="0"/>
      <w:adjustRightInd w:val="0"/>
      <w:ind w:firstLineChars="200" w:firstLine="420"/>
      <w:textAlignment w:val="baseline"/>
    </w:pPr>
    <w:rPr>
      <w:rFonts w:eastAsia="SimSun"/>
      <w:lang w:val="en-US" w:eastAsia="zh-CN"/>
    </w:rPr>
  </w:style>
  <w:style w:type="paragraph" w:customStyle="1" w:styleId="Heading1Centered">
    <w:name w:val="Heading 1 Centered"/>
    <w:basedOn w:val="Heading1"/>
    <w:qFormat/>
    <w:rsid w:val="0020028C"/>
    <w:pPr>
      <w:tabs>
        <w:tab w:val="left" w:pos="432"/>
        <w:tab w:val="left" w:pos="1134"/>
        <w:tab w:val="left" w:pos="1871"/>
        <w:tab w:val="left" w:pos="2268"/>
      </w:tabs>
      <w:ind w:left="0" w:firstLine="0"/>
      <w:jc w:val="center"/>
      <w:textAlignment w:val="auto"/>
    </w:pPr>
    <w:rPr>
      <w:bCs/>
    </w:rPr>
  </w:style>
  <w:style w:type="table" w:customStyle="1" w:styleId="17">
    <w:name w:val="网格型1"/>
    <w:basedOn w:val="TableNormal"/>
    <w:uiPriority w:val="39"/>
    <w:qFormat/>
    <w:rsid w:val="0020028C"/>
    <w:pPr>
      <w:spacing w:after="0" w:line="240" w:lineRule="auto"/>
    </w:pPr>
    <w:rPr>
      <w:sz w:val="20"/>
      <w:szCs w:val="20"/>
      <w:lang w:val="fr-CH" w:eastAsia="fr-C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
    <w:name w:val="样式2"/>
    <w:basedOn w:val="Normal"/>
    <w:link w:val="20"/>
    <w:qFormat/>
    <w:rsid w:val="0020028C"/>
    <w:pPr>
      <w:keepNext/>
      <w:keepLines/>
      <w:overflowPunct w:val="0"/>
      <w:autoSpaceDE w:val="0"/>
      <w:autoSpaceDN w:val="0"/>
      <w:adjustRightInd w:val="0"/>
      <w:spacing w:before="360"/>
      <w:ind w:left="794" w:hanging="794"/>
      <w:textAlignment w:val="baseline"/>
      <w:outlineLvl w:val="0"/>
    </w:pPr>
    <w:rPr>
      <w:b/>
      <w:szCs w:val="20"/>
      <w:lang w:eastAsia="en-US"/>
    </w:rPr>
  </w:style>
  <w:style w:type="character" w:customStyle="1" w:styleId="20">
    <w:name w:val="样式2 字符"/>
    <w:basedOn w:val="DefaultParagraphFont"/>
    <w:link w:val="2"/>
    <w:rsid w:val="0020028C"/>
    <w:rPr>
      <w:rFonts w:ascii="Times New Roman" w:hAnsi="Times New Roman" w:cs="Times New Roman"/>
      <w:b/>
      <w:sz w:val="24"/>
      <w:szCs w:val="20"/>
      <w:lang w:val="en-GB" w:eastAsia="en-US"/>
    </w:rPr>
  </w:style>
  <w:style w:type="paragraph" w:customStyle="1" w:styleId="Default">
    <w:name w:val="Default"/>
    <w:rsid w:val="0020028C"/>
    <w:pPr>
      <w:widowControl w:val="0"/>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UnresolvedMention1">
    <w:name w:val="Unresolved Mention1"/>
    <w:basedOn w:val="DefaultParagraphFont"/>
    <w:uiPriority w:val="99"/>
    <w:semiHidden/>
    <w:unhideWhenUsed/>
    <w:rsid w:val="002002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19357">
      <w:bodyDiv w:val="1"/>
      <w:marLeft w:val="0"/>
      <w:marRight w:val="0"/>
      <w:marTop w:val="0"/>
      <w:marBottom w:val="0"/>
      <w:divBdr>
        <w:top w:val="none" w:sz="0" w:space="0" w:color="auto"/>
        <w:left w:val="none" w:sz="0" w:space="0" w:color="auto"/>
        <w:bottom w:val="none" w:sz="0" w:space="0" w:color="auto"/>
        <w:right w:val="none" w:sz="0" w:space="0" w:color="auto"/>
      </w:divBdr>
    </w:div>
    <w:div w:id="104465269">
      <w:bodyDiv w:val="1"/>
      <w:marLeft w:val="0"/>
      <w:marRight w:val="0"/>
      <w:marTop w:val="0"/>
      <w:marBottom w:val="0"/>
      <w:divBdr>
        <w:top w:val="none" w:sz="0" w:space="0" w:color="auto"/>
        <w:left w:val="none" w:sz="0" w:space="0" w:color="auto"/>
        <w:bottom w:val="none" w:sz="0" w:space="0" w:color="auto"/>
        <w:right w:val="none" w:sz="0" w:space="0" w:color="auto"/>
      </w:divBdr>
    </w:div>
    <w:div w:id="112209304">
      <w:bodyDiv w:val="1"/>
      <w:marLeft w:val="0"/>
      <w:marRight w:val="0"/>
      <w:marTop w:val="0"/>
      <w:marBottom w:val="0"/>
      <w:divBdr>
        <w:top w:val="none" w:sz="0" w:space="0" w:color="auto"/>
        <w:left w:val="none" w:sz="0" w:space="0" w:color="auto"/>
        <w:bottom w:val="none" w:sz="0" w:space="0" w:color="auto"/>
        <w:right w:val="none" w:sz="0" w:space="0" w:color="auto"/>
      </w:divBdr>
    </w:div>
    <w:div w:id="121118886">
      <w:bodyDiv w:val="1"/>
      <w:marLeft w:val="0"/>
      <w:marRight w:val="0"/>
      <w:marTop w:val="0"/>
      <w:marBottom w:val="0"/>
      <w:divBdr>
        <w:top w:val="none" w:sz="0" w:space="0" w:color="auto"/>
        <w:left w:val="none" w:sz="0" w:space="0" w:color="auto"/>
        <w:bottom w:val="none" w:sz="0" w:space="0" w:color="auto"/>
        <w:right w:val="none" w:sz="0" w:space="0" w:color="auto"/>
      </w:divBdr>
    </w:div>
    <w:div w:id="166527338">
      <w:bodyDiv w:val="1"/>
      <w:marLeft w:val="0"/>
      <w:marRight w:val="0"/>
      <w:marTop w:val="0"/>
      <w:marBottom w:val="0"/>
      <w:divBdr>
        <w:top w:val="none" w:sz="0" w:space="0" w:color="auto"/>
        <w:left w:val="none" w:sz="0" w:space="0" w:color="auto"/>
        <w:bottom w:val="none" w:sz="0" w:space="0" w:color="auto"/>
        <w:right w:val="none" w:sz="0" w:space="0" w:color="auto"/>
      </w:divBdr>
    </w:div>
    <w:div w:id="272131360">
      <w:bodyDiv w:val="1"/>
      <w:marLeft w:val="0"/>
      <w:marRight w:val="0"/>
      <w:marTop w:val="0"/>
      <w:marBottom w:val="0"/>
      <w:divBdr>
        <w:top w:val="none" w:sz="0" w:space="0" w:color="auto"/>
        <w:left w:val="none" w:sz="0" w:space="0" w:color="auto"/>
        <w:bottom w:val="none" w:sz="0" w:space="0" w:color="auto"/>
        <w:right w:val="none" w:sz="0" w:space="0" w:color="auto"/>
      </w:divBdr>
    </w:div>
    <w:div w:id="300430669">
      <w:bodyDiv w:val="1"/>
      <w:marLeft w:val="0"/>
      <w:marRight w:val="0"/>
      <w:marTop w:val="0"/>
      <w:marBottom w:val="0"/>
      <w:divBdr>
        <w:top w:val="none" w:sz="0" w:space="0" w:color="auto"/>
        <w:left w:val="none" w:sz="0" w:space="0" w:color="auto"/>
        <w:bottom w:val="none" w:sz="0" w:space="0" w:color="auto"/>
        <w:right w:val="none" w:sz="0" w:space="0" w:color="auto"/>
      </w:divBdr>
    </w:div>
    <w:div w:id="337969154">
      <w:bodyDiv w:val="1"/>
      <w:marLeft w:val="0"/>
      <w:marRight w:val="0"/>
      <w:marTop w:val="0"/>
      <w:marBottom w:val="0"/>
      <w:divBdr>
        <w:top w:val="none" w:sz="0" w:space="0" w:color="auto"/>
        <w:left w:val="none" w:sz="0" w:space="0" w:color="auto"/>
        <w:bottom w:val="none" w:sz="0" w:space="0" w:color="auto"/>
        <w:right w:val="none" w:sz="0" w:space="0" w:color="auto"/>
      </w:divBdr>
    </w:div>
    <w:div w:id="431125970">
      <w:bodyDiv w:val="1"/>
      <w:marLeft w:val="0"/>
      <w:marRight w:val="0"/>
      <w:marTop w:val="0"/>
      <w:marBottom w:val="0"/>
      <w:divBdr>
        <w:top w:val="none" w:sz="0" w:space="0" w:color="auto"/>
        <w:left w:val="none" w:sz="0" w:space="0" w:color="auto"/>
        <w:bottom w:val="none" w:sz="0" w:space="0" w:color="auto"/>
        <w:right w:val="none" w:sz="0" w:space="0" w:color="auto"/>
      </w:divBdr>
    </w:div>
    <w:div w:id="473914512">
      <w:bodyDiv w:val="1"/>
      <w:marLeft w:val="0"/>
      <w:marRight w:val="0"/>
      <w:marTop w:val="0"/>
      <w:marBottom w:val="0"/>
      <w:divBdr>
        <w:top w:val="none" w:sz="0" w:space="0" w:color="auto"/>
        <w:left w:val="none" w:sz="0" w:space="0" w:color="auto"/>
        <w:bottom w:val="none" w:sz="0" w:space="0" w:color="auto"/>
        <w:right w:val="none" w:sz="0" w:space="0" w:color="auto"/>
      </w:divBdr>
    </w:div>
    <w:div w:id="494302495">
      <w:bodyDiv w:val="1"/>
      <w:marLeft w:val="0"/>
      <w:marRight w:val="0"/>
      <w:marTop w:val="0"/>
      <w:marBottom w:val="0"/>
      <w:divBdr>
        <w:top w:val="none" w:sz="0" w:space="0" w:color="auto"/>
        <w:left w:val="none" w:sz="0" w:space="0" w:color="auto"/>
        <w:bottom w:val="none" w:sz="0" w:space="0" w:color="auto"/>
        <w:right w:val="none" w:sz="0" w:space="0" w:color="auto"/>
      </w:divBdr>
    </w:div>
    <w:div w:id="513886299">
      <w:bodyDiv w:val="1"/>
      <w:marLeft w:val="0"/>
      <w:marRight w:val="0"/>
      <w:marTop w:val="0"/>
      <w:marBottom w:val="0"/>
      <w:divBdr>
        <w:top w:val="none" w:sz="0" w:space="0" w:color="auto"/>
        <w:left w:val="none" w:sz="0" w:space="0" w:color="auto"/>
        <w:bottom w:val="none" w:sz="0" w:space="0" w:color="auto"/>
        <w:right w:val="none" w:sz="0" w:space="0" w:color="auto"/>
      </w:divBdr>
    </w:div>
    <w:div w:id="536744882">
      <w:bodyDiv w:val="1"/>
      <w:marLeft w:val="0"/>
      <w:marRight w:val="0"/>
      <w:marTop w:val="0"/>
      <w:marBottom w:val="0"/>
      <w:divBdr>
        <w:top w:val="none" w:sz="0" w:space="0" w:color="auto"/>
        <w:left w:val="none" w:sz="0" w:space="0" w:color="auto"/>
        <w:bottom w:val="none" w:sz="0" w:space="0" w:color="auto"/>
        <w:right w:val="none" w:sz="0" w:space="0" w:color="auto"/>
      </w:divBdr>
    </w:div>
    <w:div w:id="584648605">
      <w:bodyDiv w:val="1"/>
      <w:marLeft w:val="0"/>
      <w:marRight w:val="0"/>
      <w:marTop w:val="0"/>
      <w:marBottom w:val="0"/>
      <w:divBdr>
        <w:top w:val="none" w:sz="0" w:space="0" w:color="auto"/>
        <w:left w:val="none" w:sz="0" w:space="0" w:color="auto"/>
        <w:bottom w:val="none" w:sz="0" w:space="0" w:color="auto"/>
        <w:right w:val="none" w:sz="0" w:space="0" w:color="auto"/>
      </w:divBdr>
    </w:div>
    <w:div w:id="616718144">
      <w:bodyDiv w:val="1"/>
      <w:marLeft w:val="0"/>
      <w:marRight w:val="0"/>
      <w:marTop w:val="0"/>
      <w:marBottom w:val="0"/>
      <w:divBdr>
        <w:top w:val="none" w:sz="0" w:space="0" w:color="auto"/>
        <w:left w:val="none" w:sz="0" w:space="0" w:color="auto"/>
        <w:bottom w:val="none" w:sz="0" w:space="0" w:color="auto"/>
        <w:right w:val="none" w:sz="0" w:space="0" w:color="auto"/>
      </w:divBdr>
    </w:div>
    <w:div w:id="679622722">
      <w:bodyDiv w:val="1"/>
      <w:marLeft w:val="0"/>
      <w:marRight w:val="0"/>
      <w:marTop w:val="0"/>
      <w:marBottom w:val="0"/>
      <w:divBdr>
        <w:top w:val="none" w:sz="0" w:space="0" w:color="auto"/>
        <w:left w:val="none" w:sz="0" w:space="0" w:color="auto"/>
        <w:bottom w:val="none" w:sz="0" w:space="0" w:color="auto"/>
        <w:right w:val="none" w:sz="0" w:space="0" w:color="auto"/>
      </w:divBdr>
    </w:div>
    <w:div w:id="819463692">
      <w:bodyDiv w:val="1"/>
      <w:marLeft w:val="0"/>
      <w:marRight w:val="0"/>
      <w:marTop w:val="0"/>
      <w:marBottom w:val="0"/>
      <w:divBdr>
        <w:top w:val="none" w:sz="0" w:space="0" w:color="auto"/>
        <w:left w:val="none" w:sz="0" w:space="0" w:color="auto"/>
        <w:bottom w:val="none" w:sz="0" w:space="0" w:color="auto"/>
        <w:right w:val="none" w:sz="0" w:space="0" w:color="auto"/>
      </w:divBdr>
    </w:div>
    <w:div w:id="875191499">
      <w:bodyDiv w:val="1"/>
      <w:marLeft w:val="0"/>
      <w:marRight w:val="0"/>
      <w:marTop w:val="0"/>
      <w:marBottom w:val="0"/>
      <w:divBdr>
        <w:top w:val="none" w:sz="0" w:space="0" w:color="auto"/>
        <w:left w:val="none" w:sz="0" w:space="0" w:color="auto"/>
        <w:bottom w:val="none" w:sz="0" w:space="0" w:color="auto"/>
        <w:right w:val="none" w:sz="0" w:space="0" w:color="auto"/>
      </w:divBdr>
    </w:div>
    <w:div w:id="1026444477">
      <w:bodyDiv w:val="1"/>
      <w:marLeft w:val="0"/>
      <w:marRight w:val="0"/>
      <w:marTop w:val="0"/>
      <w:marBottom w:val="0"/>
      <w:divBdr>
        <w:top w:val="none" w:sz="0" w:space="0" w:color="auto"/>
        <w:left w:val="none" w:sz="0" w:space="0" w:color="auto"/>
        <w:bottom w:val="none" w:sz="0" w:space="0" w:color="auto"/>
        <w:right w:val="none" w:sz="0" w:space="0" w:color="auto"/>
      </w:divBdr>
    </w:div>
    <w:div w:id="1078090154">
      <w:bodyDiv w:val="1"/>
      <w:marLeft w:val="0"/>
      <w:marRight w:val="0"/>
      <w:marTop w:val="0"/>
      <w:marBottom w:val="0"/>
      <w:divBdr>
        <w:top w:val="none" w:sz="0" w:space="0" w:color="auto"/>
        <w:left w:val="none" w:sz="0" w:space="0" w:color="auto"/>
        <w:bottom w:val="none" w:sz="0" w:space="0" w:color="auto"/>
        <w:right w:val="none" w:sz="0" w:space="0" w:color="auto"/>
      </w:divBdr>
    </w:div>
    <w:div w:id="1239245743">
      <w:bodyDiv w:val="1"/>
      <w:marLeft w:val="0"/>
      <w:marRight w:val="0"/>
      <w:marTop w:val="0"/>
      <w:marBottom w:val="0"/>
      <w:divBdr>
        <w:top w:val="none" w:sz="0" w:space="0" w:color="auto"/>
        <w:left w:val="none" w:sz="0" w:space="0" w:color="auto"/>
        <w:bottom w:val="none" w:sz="0" w:space="0" w:color="auto"/>
        <w:right w:val="none" w:sz="0" w:space="0" w:color="auto"/>
      </w:divBdr>
    </w:div>
    <w:div w:id="1278758264">
      <w:bodyDiv w:val="1"/>
      <w:marLeft w:val="0"/>
      <w:marRight w:val="0"/>
      <w:marTop w:val="0"/>
      <w:marBottom w:val="0"/>
      <w:divBdr>
        <w:top w:val="none" w:sz="0" w:space="0" w:color="auto"/>
        <w:left w:val="none" w:sz="0" w:space="0" w:color="auto"/>
        <w:bottom w:val="none" w:sz="0" w:space="0" w:color="auto"/>
        <w:right w:val="none" w:sz="0" w:space="0" w:color="auto"/>
      </w:divBdr>
    </w:div>
    <w:div w:id="1541085479">
      <w:bodyDiv w:val="1"/>
      <w:marLeft w:val="0"/>
      <w:marRight w:val="0"/>
      <w:marTop w:val="0"/>
      <w:marBottom w:val="0"/>
      <w:divBdr>
        <w:top w:val="none" w:sz="0" w:space="0" w:color="auto"/>
        <w:left w:val="none" w:sz="0" w:space="0" w:color="auto"/>
        <w:bottom w:val="none" w:sz="0" w:space="0" w:color="auto"/>
        <w:right w:val="none" w:sz="0" w:space="0" w:color="auto"/>
      </w:divBdr>
    </w:div>
    <w:div w:id="1606425640">
      <w:bodyDiv w:val="1"/>
      <w:marLeft w:val="0"/>
      <w:marRight w:val="0"/>
      <w:marTop w:val="0"/>
      <w:marBottom w:val="0"/>
      <w:divBdr>
        <w:top w:val="none" w:sz="0" w:space="0" w:color="auto"/>
        <w:left w:val="none" w:sz="0" w:space="0" w:color="auto"/>
        <w:bottom w:val="none" w:sz="0" w:space="0" w:color="auto"/>
        <w:right w:val="none" w:sz="0" w:space="0" w:color="auto"/>
      </w:divBdr>
    </w:div>
    <w:div w:id="1665819387">
      <w:bodyDiv w:val="1"/>
      <w:marLeft w:val="0"/>
      <w:marRight w:val="0"/>
      <w:marTop w:val="0"/>
      <w:marBottom w:val="0"/>
      <w:divBdr>
        <w:top w:val="none" w:sz="0" w:space="0" w:color="auto"/>
        <w:left w:val="none" w:sz="0" w:space="0" w:color="auto"/>
        <w:bottom w:val="none" w:sz="0" w:space="0" w:color="auto"/>
        <w:right w:val="none" w:sz="0" w:space="0" w:color="auto"/>
      </w:divBdr>
    </w:div>
    <w:div w:id="1666474032">
      <w:bodyDiv w:val="1"/>
      <w:marLeft w:val="0"/>
      <w:marRight w:val="0"/>
      <w:marTop w:val="0"/>
      <w:marBottom w:val="0"/>
      <w:divBdr>
        <w:top w:val="none" w:sz="0" w:space="0" w:color="auto"/>
        <w:left w:val="none" w:sz="0" w:space="0" w:color="auto"/>
        <w:bottom w:val="none" w:sz="0" w:space="0" w:color="auto"/>
        <w:right w:val="none" w:sz="0" w:space="0" w:color="auto"/>
      </w:divBdr>
    </w:div>
    <w:div w:id="1867480278">
      <w:bodyDiv w:val="1"/>
      <w:marLeft w:val="0"/>
      <w:marRight w:val="0"/>
      <w:marTop w:val="0"/>
      <w:marBottom w:val="0"/>
      <w:divBdr>
        <w:top w:val="none" w:sz="0" w:space="0" w:color="auto"/>
        <w:left w:val="none" w:sz="0" w:space="0" w:color="auto"/>
        <w:bottom w:val="none" w:sz="0" w:space="0" w:color="auto"/>
        <w:right w:val="none" w:sz="0" w:space="0" w:color="auto"/>
      </w:divBdr>
    </w:div>
    <w:div w:id="1899314626">
      <w:bodyDiv w:val="1"/>
      <w:marLeft w:val="0"/>
      <w:marRight w:val="0"/>
      <w:marTop w:val="0"/>
      <w:marBottom w:val="0"/>
      <w:divBdr>
        <w:top w:val="none" w:sz="0" w:space="0" w:color="auto"/>
        <w:left w:val="none" w:sz="0" w:space="0" w:color="auto"/>
        <w:bottom w:val="none" w:sz="0" w:space="0" w:color="auto"/>
        <w:right w:val="none" w:sz="0" w:space="0" w:color="auto"/>
      </w:divBdr>
    </w:div>
    <w:div w:id="1909806235">
      <w:bodyDiv w:val="1"/>
      <w:marLeft w:val="0"/>
      <w:marRight w:val="0"/>
      <w:marTop w:val="0"/>
      <w:marBottom w:val="0"/>
      <w:divBdr>
        <w:top w:val="none" w:sz="0" w:space="0" w:color="auto"/>
        <w:left w:val="none" w:sz="0" w:space="0" w:color="auto"/>
        <w:bottom w:val="none" w:sz="0" w:space="0" w:color="auto"/>
        <w:right w:val="none" w:sz="0" w:space="0" w:color="auto"/>
      </w:divBdr>
    </w:div>
    <w:div w:id="1917475841">
      <w:bodyDiv w:val="1"/>
      <w:marLeft w:val="0"/>
      <w:marRight w:val="0"/>
      <w:marTop w:val="0"/>
      <w:marBottom w:val="0"/>
      <w:divBdr>
        <w:top w:val="none" w:sz="0" w:space="0" w:color="auto"/>
        <w:left w:val="none" w:sz="0" w:space="0" w:color="auto"/>
        <w:bottom w:val="none" w:sz="0" w:space="0" w:color="auto"/>
        <w:right w:val="none" w:sz="0" w:space="0" w:color="auto"/>
      </w:divBdr>
    </w:div>
    <w:div w:id="2069377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krishna@cnlabs.in" TargetMode="Externa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3.jp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3D18D88-5120-4109-8564-48B85E1C210F}">
  <we:reference id="wa200001361" version="2.89.0.0" store="en-US" storeType="OMEX"/>
  <we:alternateReferences>
    <we:reference id="wa200001361" version="2.89.0.0" store="" storeType="OMEX"/>
  </we:alternateReferences>
  <we:properties>
    <we:property name="paperpal-document-id" value="&quot;2f0be7ed-5b70-42f5-a138-1acf04dd88c5&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mtgdoc" ma:contentTypeID="0x01010072A901B997EC694AA911983CD90730E7009ECBCD7CB5CE1A4AB4B25BFFBD36861E" ma:contentTypeVersion="0" ma:contentTypeDescription="" ma:contentTypeScope="" ma:versionID="f42b28ba1fb1ac520239c8fab72905e4">
  <xsd:schema xmlns:xsd="http://www.w3.org/2001/XMLSchema" xmlns:xs="http://www.w3.org/2001/XMLSchema" xmlns:p="http://schemas.microsoft.com/office/2006/metadata/properties" xmlns:ns2="3f6fad35-1f81-480e-a4e5-6e5474dcfb96" xmlns:ns4="http://schemas.microsoft.com/sharepoint.v3" targetNamespace="http://schemas.microsoft.com/office/2006/metadata/properties" ma:root="true" ma:fieldsID="e646c1f7117cf0a88fe59a6721224632" ns2:_="" ns4:_="">
    <xsd:import namespace="3f6fad35-1f81-480e-a4e5-6e5474dcfb96"/>
    <xsd:import namespace="http://schemas.microsoft.com/sharepoint.v3"/>
    <xsd:element name="properties">
      <xsd:complexType>
        <xsd:sequence>
          <xsd:element name="documentManagement">
            <xsd:complexType>
              <xsd:all>
                <xsd:element ref="ns2:ShortName" minOccurs="0"/>
                <xsd:element ref="ns2:DocType" minOccurs="0"/>
                <xsd:element ref="ns2:Purpose1" minOccurs="0"/>
                <xsd:element ref="ns2:SourceRGM" minOccurs="0"/>
                <xsd:element ref="ns2:Abstract" minOccurs="0"/>
                <xsd:element ref="ns2:Observations" minOccurs="0"/>
                <xsd:element ref="ns2:DocStatus" minOccurs="0"/>
                <xsd:element ref="ns2:IsReservedDoc" minOccurs="0"/>
                <xsd:element ref="ns2:IsRevision" minOccurs="0"/>
                <xsd:element ref="ns2:IsAttachment" minOccurs="0"/>
                <xsd:element ref="ns2:IsTooLateSubmitted" minOccurs="0"/>
                <xsd:element ref="ns2:DocTypeText" minOccurs="0"/>
                <xsd:element ref="ns4:CategoryDescription" minOccurs="0"/>
                <xsd:element ref="ns2:Place" minOccurs="0"/>
                <xsd:element ref="ns2:When" minOccurs="0"/>
                <xsd:element ref="ns2:SgText" minOccurs="0"/>
                <xsd:element ref="ns2:QuestionText" minOccurs="0"/>
                <xsd:element ref="ns2:Meeting" minOccurs="0"/>
                <xsd:element ref="ns2:StudyGroup" minOccurs="0"/>
                <xsd:element ref="ns2:DocumentSource" minOccurs="0"/>
                <xsd:element ref="ns2:IsUpdated" minOccurs="0"/>
                <xsd:element ref="ns2:TaxCatchAllLabel" minOccurs="0"/>
                <xsd:element ref="ns2:kff1d517de484045a83a22a3bdda4134" minOccurs="0"/>
                <xsd:element ref="ns2:TaxCatchAll" minOccurs="0"/>
                <xsd:element ref="ns2:g7c634529dc642298f3d45250a210339" minOccurs="0"/>
                <xsd:element ref="ns2:Area" minOccurs="0"/>
                <xsd:element ref="ns2:IsLastVersion" minOccurs="0"/>
                <xsd:element ref="ns2:DocStatusTex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6fad35-1f81-480e-a4e5-6e5474dcfb96" elementFormDefault="qualified">
    <xsd:import namespace="http://schemas.microsoft.com/office/2006/documentManagement/types"/>
    <xsd:import namespace="http://schemas.microsoft.com/office/infopath/2007/PartnerControls"/>
    <xsd:element name="ShortName" ma:index="2" nillable="true" ma:displayName="ShortName" ma:internalName="ShortName">
      <xsd:simpleType>
        <xsd:restriction base="dms:Text">
          <xsd:maxLength value="255"/>
        </xsd:restriction>
      </xsd:simpleType>
    </xsd:element>
    <xsd:element name="DocType" ma:index="3" nillable="true" ma:displayName="DocType" ma:format="Dropdown" ma:internalName="DocType">
      <xsd:simpleType>
        <xsd:restriction base="dms:Choice">
          <xsd:enumeration value="C"/>
          <xsd:enumeration value="TD"/>
          <xsd:enumeration value="WD"/>
          <xsd:enumeration value="DOC"/>
        </xsd:restriction>
      </xsd:simpleType>
    </xsd:element>
    <xsd:element name="Purpose1" ma:index="5" nillable="true" ma:displayName="Purpose" ma:default="Other" ma:format="Dropdown" ma:internalName="Purpose1">
      <xsd:simpleType>
        <xsd:restriction base="dms:Choice">
          <xsd:enumeration value="Admin"/>
          <xsd:enumeration value="Discussion"/>
          <xsd:enumeration value="Information"/>
          <xsd:enumeration value="Proposal"/>
          <xsd:enumeration value="Other"/>
        </xsd:restriction>
      </xsd:simpleType>
    </xsd:element>
    <xsd:element name="SourceRGM" ma:index="7" nillable="true" ma:displayName="SourceRGM" ma:description="Source of the TD/Doc" ma:internalName="SourceRGM">
      <xsd:simpleType>
        <xsd:restriction base="dms:Text">
          <xsd:maxLength value="255"/>
        </xsd:restriction>
      </xsd:simpleType>
    </xsd:element>
    <xsd:element name="Abstract" ma:index="8" nillable="true" ma:displayName="Abstract" ma:internalName="Abstract">
      <xsd:simpleType>
        <xsd:restriction base="dms:Note"/>
      </xsd:simpleType>
    </xsd:element>
    <xsd:element name="Observations" ma:index="10" nillable="true" ma:displayName="Observations" ma:description="Other remarks on the document" ma:internalName="Observations">
      <xsd:simpleType>
        <xsd:restriction base="dms:Text">
          <xsd:maxLength value="255"/>
        </xsd:restriction>
      </xsd:simpleType>
    </xsd:element>
    <xsd:element name="DocStatus" ma:index="11" nillable="true" ma:displayName="DocStatus" ma:default="pending" ma:format="Dropdown" ma:internalName="DocStatus">
      <xsd:simpleType>
        <xsd:restriction base="dms:Choice">
          <xsd:enumeration value="pending"/>
          <xsd:enumeration value="accepted"/>
          <xsd:enumeration value="rejected/withdrawn"/>
          <xsd:enumeration value="accepted (late)"/>
          <xsd:enumeration value="accepted (cancel reject)"/>
        </xsd:restriction>
      </xsd:simpleType>
    </xsd:element>
    <xsd:element name="IsReservedDoc" ma:index="12" nillable="true" ma:displayName="IsReservedDoc" ma:default="0" ma:internalName="IsReservedDoc">
      <xsd:simpleType>
        <xsd:restriction base="dms:Boolean"/>
      </xsd:simpleType>
    </xsd:element>
    <xsd:element name="IsRevision" ma:index="13" nillable="true" ma:displayName="IsRevision" ma:default="0" ma:description="Yes if document is a revision" ma:internalName="IsRevision">
      <xsd:simpleType>
        <xsd:restriction base="dms:Boolean"/>
      </xsd:simpleType>
    </xsd:element>
    <xsd:element name="IsAttachment" ma:index="14" nillable="true" ma:displayName="IsAttachment" ma:default="0" ma:internalName="IsAttachment">
      <xsd:simpleType>
        <xsd:restriction base="dms:Boolean"/>
      </xsd:simpleType>
    </xsd:element>
    <xsd:element name="IsTooLateSubmitted" ma:index="15" nillable="true" ma:displayName="IsTooLateSubmitted" ma:default="0" ma:description="Check if the document is submitted after the deadline" ma:internalName="IsTooLateSubmitted">
      <xsd:simpleType>
        <xsd:restriction base="dms:Boolean"/>
      </xsd:simpleType>
    </xsd:element>
    <xsd:element name="DocTypeText" ma:index="16" nillable="true" ma:displayName="DocTypeText" ma:internalName="DocTypeText">
      <xsd:simpleType>
        <xsd:restriction base="dms:Text">
          <xsd:maxLength value="25"/>
        </xsd:restriction>
      </xsd:simpleType>
    </xsd:element>
    <xsd:element name="Place" ma:index="18" nillable="true" ma:displayName="Place" ma:internalName="Place">
      <xsd:simpleType>
        <xsd:restriction base="dms:Text">
          <xsd:maxLength value="255"/>
        </xsd:restriction>
      </xsd:simpleType>
    </xsd:element>
    <xsd:element name="When" ma:index="19" nillable="true" ma:displayName="When" ma:internalName="When">
      <xsd:simpleType>
        <xsd:restriction base="dms:Text">
          <xsd:maxLength value="255"/>
        </xsd:restriction>
      </xsd:simpleType>
    </xsd:element>
    <xsd:element name="SgText" ma:index="20" nillable="true" ma:displayName="SgText" ma:internalName="SgText">
      <xsd:simpleType>
        <xsd:restriction base="dms:Text">
          <xsd:maxLength value="255"/>
        </xsd:restriction>
      </xsd:simpleType>
    </xsd:element>
    <xsd:element name="QuestionText" ma:index="21" nillable="true" ma:displayName="QuestionText" ma:internalName="QuestionText">
      <xsd:simpleType>
        <xsd:restriction base="dms:Text">
          <xsd:maxLength value="255"/>
        </xsd:restriction>
      </xsd:simpleType>
    </xsd:element>
    <xsd:element name="Meeting" ma:index="22" nillable="true" ma:displayName="Meeting" ma:list="{70e490c0-1ad2-4cb8-b4c9-def1ce209e10}" ma:internalName="Meeting" ma:readOnly="false" ma:showField="Title" ma:web="3f6fad35-1f81-480e-a4e5-6e5474dcfb96">
      <xsd:simpleType>
        <xsd:restriction base="dms:Lookup"/>
      </xsd:simpleType>
    </xsd:element>
    <xsd:element name="StudyGroup" ma:index="23" nillable="true" ma:displayName="StudyGroup" ma:list="{fa5a4d3a-d8de-4096-b3b3-9eafc60d1d26}" ma:internalName="StudyGroup" ma:readOnly="false" ma:showField="Title" ma:web="3f6fad35-1f81-480e-a4e5-6e5474dcfb96">
      <xsd:simpleType>
        <xsd:restriction base="dms:Lookup"/>
      </xsd:simpleType>
    </xsd:element>
    <xsd:element name="DocumentSource" ma:index="24" nillable="true" ma:displayName="DocumentSource" ma:internalName="DocumentSource">
      <xsd:simpleType>
        <xsd:restriction base="dms:Text">
          <xsd:maxLength value="255"/>
        </xsd:restriction>
      </xsd:simpleType>
    </xsd:element>
    <xsd:element name="IsUpdated" ma:index="25" nillable="true" ma:displayName="IsUpdated" ma:default="0" ma:internalName="IsUpdated">
      <xsd:simpleType>
        <xsd:restriction base="dms:Boolean"/>
      </xsd:simpleType>
    </xsd:element>
    <xsd:element name="TaxCatchAllLabel" ma:index="26" nillable="true" ma:displayName="Taxonomy Catch All Column1" ma:hidden="true" ma:list="{b475c849-dbbd-4512-b08f-2375f52fa6e0}" ma:internalName="TaxCatchAllLabel" ma:readOnly="true" ma:showField="CatchAllDataLabel" ma:web="3f6fad35-1f81-480e-a4e5-6e5474dcfb96">
      <xsd:complexType>
        <xsd:complexContent>
          <xsd:extension base="dms:MultiChoiceLookup">
            <xsd:sequence>
              <xsd:element name="Value" type="dms:Lookup" maxOccurs="unbounded" minOccurs="0" nillable="true"/>
            </xsd:sequence>
          </xsd:extension>
        </xsd:complexContent>
      </xsd:complexType>
    </xsd:element>
    <xsd:element name="kff1d517de484045a83a22a3bdda4134" ma:index="32" nillable="true" ma:taxonomy="true" ma:internalName="kff1d517de484045a83a22a3bdda4134" ma:taxonomyFieldName="SourceC" ma:displayName="SourceC" ma:default="" ma:fieldId="{4ff1d517-de48-4045-a83a-22a3bdda4134}" ma:taxonomyMulti="true" ma:sspId="0e3e2f92-aed9-4035-8c11-b5079594457b" ma:termSetId="e852c2e3-88e6-466a-9b47-6abd3869fb51" ma:anchorId="00000000-0000-0000-0000-000000000000" ma:open="false" ma:isKeyword="false">
      <xsd:complexType>
        <xsd:sequence>
          <xsd:element ref="pc:Terms" minOccurs="0" maxOccurs="1"/>
        </xsd:sequence>
      </xsd:complexType>
    </xsd:element>
    <xsd:element name="TaxCatchAll" ma:index="33" nillable="true" ma:displayName="Taxonomy Catch All Column" ma:hidden="true" ma:list="{b475c849-dbbd-4512-b08f-2375f52fa6e0}" ma:internalName="TaxCatchAll" ma:showField="CatchAllData" ma:web="3f6fad35-1f81-480e-a4e5-6e5474dcfb96">
      <xsd:complexType>
        <xsd:complexContent>
          <xsd:extension base="dms:MultiChoiceLookup">
            <xsd:sequence>
              <xsd:element name="Value" type="dms:Lookup" maxOccurs="unbounded" minOccurs="0" nillable="true"/>
            </xsd:sequence>
          </xsd:extension>
        </xsd:complexContent>
      </xsd:complexType>
    </xsd:element>
    <xsd:element name="g7c634529dc642298f3d45250a210339" ma:index="34" nillable="true" ma:taxonomy="true" ma:internalName="g7c634529dc642298f3d45250a210339" ma:taxonomyFieldName="Questions" ma:displayName="Questions" ma:readOnly="false" ma:default="" ma:fieldId="{07c63452-9dc6-4229-8f3d-45250a210339}" ma:taxonomyMulti="true" ma:sspId="0e3e2f92-aed9-4035-8c11-b5079594457b" ma:termSetId="d62f0bd9-db50-4350-bbd7-b781a5d3ac59" ma:anchorId="00000000-0000-0000-0000-000000000000" ma:open="false" ma:isKeyword="false">
      <xsd:complexType>
        <xsd:sequence>
          <xsd:element ref="pc:Terms" minOccurs="0" maxOccurs="1"/>
        </xsd:sequence>
      </xsd:complexType>
    </xsd:element>
    <xsd:element name="Area" ma:index="36" nillable="true" ma:displayName="Area" ma:list="{3184737a-4287-4de0-909f-86544cda3c73}" ma:internalName="Area" ma:showField="Title" ma:web="3f6fad35-1f81-480e-a4e5-6e5474dcfb96">
      <xsd:simpleType>
        <xsd:restriction base="dms:Lookup"/>
      </xsd:simpleType>
    </xsd:element>
    <xsd:element name="IsLastVersion" ma:index="37" nillable="true" ma:displayName="IsLastVersion" ma:default="1" ma:internalName="IsLastVersion">
      <xsd:simpleType>
        <xsd:restriction base="dms:Boolean"/>
      </xsd:simpleType>
    </xsd:element>
    <xsd:element name="DocStatusText" ma:index="38" nillable="true" ma:displayName="DocStatusText" ma:internalName="DocStatusText">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CategoryDescription" ma:index="17" nillable="true" ma:displayName="Description" ma:internalName="CategoryDescription">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7" ma:displayName="Content Type"/>
        <xsd:element ref="dc:title" minOccurs="0" maxOccurs="1" ma:index="1" ma:displayName="Title"/>
        <xsd:element ref="dc:subject" minOccurs="0" maxOccurs="1"/>
        <xsd:element ref="dc:description" minOccurs="0" maxOccurs="1"/>
        <xsd:element name="keywords" minOccurs="0" maxOccurs="1" type="xsd:string" ma:index="9"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When xmlns="3f6fad35-1f81-480e-a4e5-6e5474dcfb96">2024-07-15/17</When>
    <Meeting xmlns="3f6fad35-1f81-480e-a4e5-6e5474dcfb96">914</Meeting>
    <IsReservedDoc xmlns="3f6fad35-1f81-480e-a4e5-6e5474dcfb96">false</IsReservedDoc>
    <SgText xmlns="3f6fad35-1f81-480e-a4e5-6e5474dcfb96">Study Group 11</SgText>
    <IsRevision xmlns="3f6fad35-1f81-480e-a4e5-6e5474dcfb96">true</IsRevision>
    <Purpose1 xmlns="3f6fad35-1f81-480e-a4e5-6e5474dcfb96">Proposal</Purpose1>
    <Abstract xmlns="3f6fad35-1f81-480e-a4e5-6e5474dcfb96">This document is the output draft for the technical report TR.MPM-SRv6 which describes the performance monitoring requirements and methods of the SRv6 network. It includes the discussion results from the Q13/11 during the interim meeting held in 15-17 July 2024.</Abstract>
    <SourceRGM xmlns="3f6fad35-1f81-480e-a4e5-6e5474dcfb96">Editors of TR.MPM-SRv6</SourceRGM>
    <DocStatus xmlns="3f6fad35-1f81-480e-a4e5-6e5474dcfb96">accepted</DocStatus>
    <IsAttachment xmlns="3f6fad35-1f81-480e-a4e5-6e5474dcfb96">false</IsAttachment>
    <StudyGroup xmlns="3f6fad35-1f81-480e-a4e5-6e5474dcfb96">12</StudyGroup>
    <DocType xmlns="3f6fad35-1f81-480e-a4e5-6e5474dcfb96">DOC</DocType>
    <QuestionText xmlns="3f6fad35-1f81-480e-a4e5-6e5474dcfb96">Q13/11</QuestionText>
    <DocTypeText xmlns="3f6fad35-1f81-480e-a4e5-6e5474dcfb96">DOC</DocTypeText>
    <CategoryDescription xmlns="http://schemas.microsoft.com/sharepoint.v3">Q13/11 Rapporteur e-meeting</CategoryDescription>
    <ShortName xmlns="3f6fad35-1f81-480e-a4e5-6e5474dcfb96">Q13/11-DOC9-R1 (240715)</ShortName>
    <Place xmlns="3f6fad35-1f81-480e-a4e5-6e5474dcfb96">E-Meeting</Place>
    <IsTooLateSubmitted xmlns="3f6fad35-1f81-480e-a4e5-6e5474dcfb96">false</IsTooLateSubmitted>
    <Observations xmlns="3f6fad35-1f81-480e-a4e5-6e5474dcfb96" xsi:nil="true"/>
    <DocumentSource xmlns="3f6fad35-1f81-480e-a4e5-6e5474dcfb96">Editors of TR.MPM-SRv6</DocumentSource>
    <IsUpdated xmlns="3f6fad35-1f81-480e-a4e5-6e5474dcfb96">true</IsUpdated>
    <g7c634529dc642298f3d45250a210339 xmlns="3f6fad35-1f81-480e-a4e5-6e5474dcfb96">
      <Terms xmlns="http://schemas.microsoft.com/office/infopath/2007/PartnerControls">
        <TermInfo xmlns="http://schemas.microsoft.com/office/infopath/2007/PartnerControls">
          <TermName xmlns="http://schemas.microsoft.com/office/infopath/2007/PartnerControls">Q13/11</TermName>
          <TermId xmlns="http://schemas.microsoft.com/office/infopath/2007/PartnerControls">1c89a42a-e860-4727-a671-57c944c7c60b</TermId>
        </TermInfo>
      </Terms>
    </g7c634529dc642298f3d45250a210339>
    <kff1d517de484045a83a22a3bdda4134 xmlns="3f6fad35-1f81-480e-a4e5-6e5474dcfb96">
      <Terms xmlns="http://schemas.microsoft.com/office/infopath/2007/PartnerControls"/>
    </kff1d517de484045a83a22a3bdda4134>
    <TaxCatchAll xmlns="3f6fad35-1f81-480e-a4e5-6e5474dcfb96">
      <Value>1453</Value>
    </TaxCatchAll>
    <IsLastVersion xmlns="3f6fad35-1f81-480e-a4e5-6e5474dcfb96">true</IsLastVersion>
    <Area xmlns="3f6fad35-1f81-480e-a4e5-6e5474dcfb96" xsi:nil="true"/>
    <DocStatusText xmlns="3f6fad35-1f81-480e-a4e5-6e5474dcfb96"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751D69-C054-4D4D-81C3-C6AE3340C6F4}">
  <ds:schemaRefs>
    <ds:schemaRef ds:uri="http://schemas.microsoft.com/sharepoint/v3/contenttype/forms"/>
  </ds:schemaRefs>
</ds:datastoreItem>
</file>

<file path=customXml/itemProps2.xml><?xml version="1.0" encoding="utf-8"?>
<ds:datastoreItem xmlns:ds="http://schemas.openxmlformats.org/officeDocument/2006/customXml" ds:itemID="{730D53F4-EB3A-4833-94F0-25EB790299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6fad35-1f81-480e-a4e5-6e5474dcfb96"/>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F8523CC-DEB2-463D-9A27-DF0B8D2CAEC3}">
  <ds:schemaRefs>
    <ds:schemaRef ds:uri="http://schemas.microsoft.com/office/2006/metadata/properties"/>
    <ds:schemaRef ds:uri="http://schemas.microsoft.com/office/infopath/2007/PartnerControls"/>
    <ds:schemaRef ds:uri="3f6fad35-1f81-480e-a4e5-6e5474dcfb96"/>
    <ds:schemaRef ds:uri="http://schemas.microsoft.com/sharepoint.v3"/>
  </ds:schemaRefs>
</ds:datastoreItem>
</file>

<file path=customXml/itemProps4.xml><?xml version="1.0" encoding="utf-8"?>
<ds:datastoreItem xmlns:ds="http://schemas.openxmlformats.org/officeDocument/2006/customXml" ds:itemID="{F279116B-2C92-4F35-9DBA-7605E56B22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13</Pages>
  <Words>3563</Words>
  <Characters>20312</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Output- baseline text of draft technical report TR.MPM-SRv6 “Methods for Performance Monitoring of SRv6 Network” (E-meeting, 15-17 July 2024)</vt:lpstr>
    </vt:vector>
  </TitlesOfParts>
  <Manager>ITU-T</Manager>
  <Company>International Telecommunication Union (ITU)</Company>
  <LinksUpToDate>false</LinksUpToDate>
  <CharactersWithSpaces>23828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Output- baseline text of draft technical report TR.MPM-SRv6 “Methods for Performance Monitoring of SRv6 Network” (E-meeting, 15-17 July 2024)</dc:title>
  <dc:subject/>
  <dc:creator>Editors of TR.MPM-SRv6</dc:creator>
  <cp:keywords>Performance Monitoring; SRv6; Architecture</cp:keywords>
  <dc:description>SG11-TD182/GEN  For: Geneva, 19-28 February 2025_x000d_Document date: _x000d_Saved by ITU51017470 at 09:39:00 AM on 27/11/2024</dc:description>
  <cp:lastModifiedBy>TSB (EY)</cp:lastModifiedBy>
  <cp:revision>13</cp:revision>
  <dcterms:created xsi:type="dcterms:W3CDTF">2025-02-24T14:16:00Z</dcterms:created>
  <dcterms:modified xsi:type="dcterms:W3CDTF">2025-02-26T08:23:00Z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0x01010072A901B997EC694AA911983CD90730E7009ECBCD7CB5CE1A4AB4B25BFFBD36861E</vt:lpwstr>
  </property>
  <property fmtid="{D5CDD505-2E9C-101B-9397-08002B2CF9AE}" pid="3" name="SourceC">
    <vt:lpwstr/>
  </property>
  <property fmtid="{D5CDD505-2E9C-101B-9397-08002B2CF9AE}" pid="4" name="Order">
    <vt:r8>500</vt:r8>
  </property>
  <property fmtid="{D5CDD505-2E9C-101B-9397-08002B2CF9AE}" pid="5" name="FileDirRef">
    <vt:lpwstr>mtgctd/My MTG Template doc</vt:lpwstr>
  </property>
  <property fmtid="{D5CDD505-2E9C-101B-9397-08002B2CF9AE}" pid="6" name="FileLeafRef">
    <vt:lpwstr>mtgdoc_template.docx</vt:lpwstr>
  </property>
  <property fmtid="{D5CDD505-2E9C-101B-9397-08002B2CF9AE}" pid="7" name="FSObjType">
    <vt:lpwstr>0</vt:lpwstr>
  </property>
  <property fmtid="{D5CDD505-2E9C-101B-9397-08002B2CF9AE}" pid="8" name="Question">
    <vt:lpwstr/>
  </property>
  <property fmtid="{D5CDD505-2E9C-101B-9397-08002B2CF9AE}" pid="9" name="Questions">
    <vt:lpwstr>1453;#Q13/11|1c89a42a-e860-4727-a671-57c944c7c60b</vt:lpwstr>
  </property>
  <property fmtid="{D5CDD505-2E9C-101B-9397-08002B2CF9AE}" pid="10" name="GrammarlyDocumentId">
    <vt:lpwstr>3b8b42e775853ef977507e5e2fd8d9df38a1f8dd2d861ebe152654f8f3130654</vt:lpwstr>
  </property>
  <property fmtid="{D5CDD505-2E9C-101B-9397-08002B2CF9AE}" pid="11" name="Docnum">
    <vt:lpwstr>SG11-TD182/GEN</vt:lpwstr>
  </property>
  <property fmtid="{D5CDD505-2E9C-101B-9397-08002B2CF9AE}" pid="12" name="Docdate">
    <vt:lpwstr/>
  </property>
  <property fmtid="{D5CDD505-2E9C-101B-9397-08002B2CF9AE}" pid="13" name="Docorlang">
    <vt:lpwstr/>
  </property>
  <property fmtid="{D5CDD505-2E9C-101B-9397-08002B2CF9AE}" pid="14" name="Docbluepink">
    <vt:lpwstr>Q13/11</vt:lpwstr>
  </property>
  <property fmtid="{D5CDD505-2E9C-101B-9397-08002B2CF9AE}" pid="15" name="Docdest">
    <vt:lpwstr>Geneva, 19-28 February 2025</vt:lpwstr>
  </property>
  <property fmtid="{D5CDD505-2E9C-101B-9397-08002B2CF9AE}" pid="16" name="Docauthor">
    <vt:lpwstr>Editors of TR.MPM-SRv6</vt:lpwstr>
  </property>
</Properties>
</file>