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151DBE" w:rsidRPr="009B72B3" w14:paraId="03A7CBF4" w14:textId="77777777" w:rsidTr="0081064E">
        <w:trPr>
          <w:cantSplit/>
          <w:jc w:val="center"/>
        </w:trPr>
        <w:tc>
          <w:tcPr>
            <w:tcW w:w="1134" w:type="dxa"/>
            <w:vMerge w:val="restart"/>
            <w:vAlign w:val="center"/>
          </w:tcPr>
          <w:p w14:paraId="333115FB" w14:textId="77777777" w:rsidR="00151DBE" w:rsidRPr="009B72B3" w:rsidRDefault="00151DBE" w:rsidP="0081064E">
            <w:pPr>
              <w:spacing w:before="0"/>
              <w:jc w:val="center"/>
            </w:pPr>
            <w:bookmarkStart w:id="0" w:name="dnum" w:colFirst="2" w:colLast="2"/>
            <w:bookmarkStart w:id="1" w:name="dsg" w:colFirst="1" w:colLast="1"/>
            <w:bookmarkStart w:id="2" w:name="dtableau"/>
            <w:r w:rsidRPr="009B72B3">
              <w:rPr>
                <w:noProof/>
                <w:lang w:val="en-IN" w:eastAsia="en-IN"/>
              </w:rPr>
              <w:drawing>
                <wp:inline distT="0" distB="0" distL="0" distR="0" wp14:anchorId="0B8E9E4D" wp14:editId="795B9AC1">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7D251D30" w14:textId="77777777" w:rsidR="00151DBE" w:rsidRPr="009B72B3" w:rsidRDefault="00151DBE" w:rsidP="009F42B3">
            <w:pPr>
              <w:rPr>
                <w:sz w:val="16"/>
                <w:szCs w:val="16"/>
              </w:rPr>
            </w:pPr>
            <w:r w:rsidRPr="009B72B3">
              <w:rPr>
                <w:sz w:val="16"/>
                <w:szCs w:val="16"/>
              </w:rPr>
              <w:t>INTERNATIONAL TELECOMMUNICATION UNION</w:t>
            </w:r>
          </w:p>
          <w:p w14:paraId="13DDC6EE" w14:textId="77777777" w:rsidR="00151DBE" w:rsidRPr="009B72B3" w:rsidRDefault="00151DBE" w:rsidP="009F42B3">
            <w:pPr>
              <w:rPr>
                <w:b/>
                <w:bCs/>
                <w:sz w:val="26"/>
                <w:szCs w:val="26"/>
              </w:rPr>
            </w:pPr>
            <w:r w:rsidRPr="009B72B3">
              <w:rPr>
                <w:b/>
                <w:bCs/>
                <w:sz w:val="26"/>
                <w:szCs w:val="26"/>
              </w:rPr>
              <w:t>TELECOMMUNICATION</w:t>
            </w:r>
            <w:r w:rsidRPr="009B72B3">
              <w:rPr>
                <w:b/>
                <w:bCs/>
                <w:sz w:val="26"/>
                <w:szCs w:val="26"/>
              </w:rPr>
              <w:br/>
              <w:t>STANDARDIZATION SECTOR</w:t>
            </w:r>
          </w:p>
          <w:p w14:paraId="3E25621E" w14:textId="77777777" w:rsidR="00151DBE" w:rsidRPr="009B72B3" w:rsidRDefault="00151DBE" w:rsidP="009F42B3">
            <w:pPr>
              <w:rPr>
                <w:sz w:val="20"/>
                <w:szCs w:val="20"/>
              </w:rPr>
            </w:pPr>
            <w:r w:rsidRPr="009B72B3">
              <w:rPr>
                <w:sz w:val="20"/>
                <w:szCs w:val="20"/>
              </w:rPr>
              <w:t>STUDY PERIOD 2022-2024</w:t>
            </w:r>
          </w:p>
        </w:tc>
        <w:tc>
          <w:tcPr>
            <w:tcW w:w="4537" w:type="dxa"/>
            <w:gridSpan w:val="3"/>
            <w:vAlign w:val="center"/>
          </w:tcPr>
          <w:p w14:paraId="3B31E194" w14:textId="682EEDB7" w:rsidR="00151DBE" w:rsidRPr="009B72B3" w:rsidRDefault="00151DBE" w:rsidP="00151DBE">
            <w:pPr>
              <w:pStyle w:val="Docnumber"/>
            </w:pPr>
            <w:r w:rsidRPr="009B72B3">
              <w:rPr>
                <w:noProof/>
              </w:rPr>
              <w:t>SG12</w:t>
            </w:r>
            <w:r w:rsidRPr="009B72B3">
              <w:t>-</w:t>
            </w:r>
            <w:r w:rsidR="003C1035" w:rsidRPr="009B72B3">
              <w:t>C</w:t>
            </w:r>
            <w:r w:rsidR="009B72B3" w:rsidRPr="009B72B3">
              <w:t>094</w:t>
            </w:r>
            <w:r w:rsidR="000D432F">
              <w:t>R1</w:t>
            </w:r>
          </w:p>
        </w:tc>
      </w:tr>
      <w:bookmarkEnd w:id="0"/>
      <w:tr w:rsidR="00151DBE" w:rsidRPr="009B72B3" w14:paraId="0ED8A08E" w14:textId="77777777" w:rsidTr="009B75B3">
        <w:trPr>
          <w:cantSplit/>
          <w:jc w:val="center"/>
        </w:trPr>
        <w:tc>
          <w:tcPr>
            <w:tcW w:w="1134" w:type="dxa"/>
            <w:vMerge/>
          </w:tcPr>
          <w:p w14:paraId="5747F34E" w14:textId="77777777" w:rsidR="00151DBE" w:rsidRPr="009B72B3" w:rsidRDefault="00151DBE" w:rsidP="00FD35D4">
            <w:pPr>
              <w:rPr>
                <w:smallCaps/>
                <w:sz w:val="20"/>
              </w:rPr>
            </w:pPr>
          </w:p>
        </w:tc>
        <w:tc>
          <w:tcPr>
            <w:tcW w:w="3969" w:type="dxa"/>
            <w:gridSpan w:val="2"/>
            <w:vMerge/>
          </w:tcPr>
          <w:p w14:paraId="7E4DE2DB" w14:textId="77777777" w:rsidR="00151DBE" w:rsidRPr="009B72B3" w:rsidRDefault="00151DBE" w:rsidP="00FD35D4">
            <w:pPr>
              <w:rPr>
                <w:smallCaps/>
                <w:sz w:val="20"/>
              </w:rPr>
            </w:pPr>
          </w:p>
        </w:tc>
        <w:tc>
          <w:tcPr>
            <w:tcW w:w="4537" w:type="dxa"/>
            <w:gridSpan w:val="3"/>
          </w:tcPr>
          <w:p w14:paraId="0D04DE81" w14:textId="77777777" w:rsidR="00151DBE" w:rsidRPr="009B72B3" w:rsidRDefault="00151DBE" w:rsidP="00FD35D4">
            <w:pPr>
              <w:pStyle w:val="TSBHeaderRight14"/>
            </w:pPr>
            <w:r w:rsidRPr="009B72B3">
              <w:rPr>
                <w:noProof/>
              </w:rPr>
              <w:t>STUDY GROUP 12</w:t>
            </w:r>
            <w:r w:rsidRPr="009B72B3">
              <w:t xml:space="preserve"> </w:t>
            </w:r>
          </w:p>
        </w:tc>
      </w:tr>
      <w:tr w:rsidR="00151DBE" w:rsidRPr="009B72B3" w14:paraId="4824D8D4" w14:textId="77777777" w:rsidTr="009B75B3">
        <w:trPr>
          <w:cantSplit/>
          <w:jc w:val="center"/>
        </w:trPr>
        <w:tc>
          <w:tcPr>
            <w:tcW w:w="1134" w:type="dxa"/>
            <w:vMerge/>
            <w:tcBorders>
              <w:bottom w:val="single" w:sz="12" w:space="0" w:color="auto"/>
            </w:tcBorders>
          </w:tcPr>
          <w:p w14:paraId="27942913" w14:textId="77777777" w:rsidR="00151DBE" w:rsidRPr="009B72B3" w:rsidRDefault="00151DBE" w:rsidP="00691C94">
            <w:pPr>
              <w:rPr>
                <w:b/>
                <w:bCs/>
                <w:sz w:val="26"/>
              </w:rPr>
            </w:pPr>
          </w:p>
        </w:tc>
        <w:tc>
          <w:tcPr>
            <w:tcW w:w="3969" w:type="dxa"/>
            <w:gridSpan w:val="2"/>
            <w:vMerge/>
            <w:tcBorders>
              <w:bottom w:val="single" w:sz="12" w:space="0" w:color="auto"/>
            </w:tcBorders>
          </w:tcPr>
          <w:p w14:paraId="79F88E4C" w14:textId="77777777" w:rsidR="00151DBE" w:rsidRPr="009B72B3" w:rsidRDefault="00151DBE" w:rsidP="00691C94">
            <w:pPr>
              <w:rPr>
                <w:b/>
                <w:bCs/>
                <w:sz w:val="26"/>
              </w:rPr>
            </w:pPr>
          </w:p>
        </w:tc>
        <w:tc>
          <w:tcPr>
            <w:tcW w:w="4537" w:type="dxa"/>
            <w:gridSpan w:val="3"/>
            <w:tcBorders>
              <w:bottom w:val="single" w:sz="12" w:space="0" w:color="auto"/>
            </w:tcBorders>
            <w:vAlign w:val="center"/>
          </w:tcPr>
          <w:p w14:paraId="4F77F5FD" w14:textId="77777777" w:rsidR="00151DBE" w:rsidRPr="009B72B3" w:rsidRDefault="00151DBE" w:rsidP="006F4361">
            <w:pPr>
              <w:pStyle w:val="TSBHeaderRight14"/>
            </w:pPr>
            <w:r w:rsidRPr="009B72B3">
              <w:t>Original: English</w:t>
            </w:r>
          </w:p>
        </w:tc>
      </w:tr>
      <w:tr w:rsidR="00151DBE" w:rsidRPr="009B72B3" w14:paraId="39E3A657" w14:textId="77777777" w:rsidTr="00D57D7F">
        <w:trPr>
          <w:cantSplit/>
          <w:jc w:val="center"/>
        </w:trPr>
        <w:tc>
          <w:tcPr>
            <w:tcW w:w="1418" w:type="dxa"/>
            <w:gridSpan w:val="2"/>
          </w:tcPr>
          <w:p w14:paraId="489F28C3" w14:textId="77777777" w:rsidR="00151DBE" w:rsidRPr="009B72B3" w:rsidRDefault="00151DBE" w:rsidP="00691C94">
            <w:pPr>
              <w:rPr>
                <w:b/>
                <w:bCs/>
              </w:rPr>
            </w:pPr>
            <w:bookmarkStart w:id="3" w:name="dbluepink" w:colFirst="1" w:colLast="1"/>
            <w:bookmarkStart w:id="4" w:name="dmeeting" w:colFirst="2" w:colLast="2"/>
            <w:bookmarkEnd w:id="1"/>
            <w:r w:rsidRPr="009B72B3">
              <w:rPr>
                <w:b/>
                <w:bCs/>
              </w:rPr>
              <w:t>Question(s):</w:t>
            </w:r>
          </w:p>
        </w:tc>
        <w:tc>
          <w:tcPr>
            <w:tcW w:w="3827" w:type="dxa"/>
            <w:gridSpan w:val="2"/>
          </w:tcPr>
          <w:p w14:paraId="1CEBA253" w14:textId="588748E6" w:rsidR="00151DBE" w:rsidRPr="009B72B3" w:rsidRDefault="00850BD2" w:rsidP="002534C9">
            <w:pPr>
              <w:pStyle w:val="TSBHeaderQuestion"/>
            </w:pPr>
            <w:r w:rsidRPr="009B72B3">
              <w:rPr>
                <w:noProof/>
              </w:rPr>
              <w:t xml:space="preserve">7/12, </w:t>
            </w:r>
            <w:r w:rsidR="009A7530" w:rsidRPr="009B72B3">
              <w:rPr>
                <w:noProof/>
              </w:rPr>
              <w:t>12</w:t>
            </w:r>
            <w:r w:rsidRPr="009B72B3">
              <w:rPr>
                <w:noProof/>
              </w:rPr>
              <w:t>/12, 13</w:t>
            </w:r>
            <w:r w:rsidR="009A7530" w:rsidRPr="009B72B3">
              <w:rPr>
                <w:noProof/>
              </w:rPr>
              <w:t>/12</w:t>
            </w:r>
          </w:p>
        </w:tc>
        <w:tc>
          <w:tcPr>
            <w:tcW w:w="4395" w:type="dxa"/>
            <w:gridSpan w:val="2"/>
          </w:tcPr>
          <w:p w14:paraId="16BF09B2" w14:textId="1E350B44" w:rsidR="00151DBE" w:rsidRPr="009B72B3" w:rsidRDefault="009A7530" w:rsidP="00F75E56">
            <w:pPr>
              <w:pStyle w:val="VenueDate"/>
            </w:pPr>
            <w:r w:rsidRPr="009B72B3">
              <w:t xml:space="preserve">Geneva, </w:t>
            </w:r>
            <w:r w:rsidR="00F75E56" w:rsidRPr="009B72B3">
              <w:t>18-26 January</w:t>
            </w:r>
            <w:r w:rsidRPr="009B72B3">
              <w:t xml:space="preserve"> 202</w:t>
            </w:r>
            <w:r w:rsidR="00F75E56" w:rsidRPr="009B72B3">
              <w:t>3</w:t>
            </w:r>
          </w:p>
        </w:tc>
      </w:tr>
      <w:tr w:rsidR="00151DBE" w:rsidRPr="009B72B3" w14:paraId="28BF6864" w14:textId="77777777" w:rsidTr="00BC1FAE">
        <w:trPr>
          <w:cantSplit/>
          <w:jc w:val="center"/>
        </w:trPr>
        <w:tc>
          <w:tcPr>
            <w:tcW w:w="9640" w:type="dxa"/>
            <w:gridSpan w:val="6"/>
          </w:tcPr>
          <w:p w14:paraId="6D7125AE" w14:textId="0F3A9B71" w:rsidR="00151DBE" w:rsidRPr="009B72B3" w:rsidRDefault="00F75E56" w:rsidP="0095099F">
            <w:pPr>
              <w:jc w:val="center"/>
              <w:rPr>
                <w:b/>
                <w:bCs/>
              </w:rPr>
            </w:pPr>
            <w:bookmarkStart w:id="5" w:name="dtitle" w:colFirst="0" w:colLast="0"/>
            <w:bookmarkEnd w:id="3"/>
            <w:bookmarkEnd w:id="4"/>
            <w:r w:rsidRPr="009B72B3">
              <w:rPr>
                <w:b/>
                <w:bCs/>
              </w:rPr>
              <w:t>CONTRIBUTION</w:t>
            </w:r>
          </w:p>
        </w:tc>
      </w:tr>
      <w:tr w:rsidR="00151DBE" w:rsidRPr="009B72B3" w14:paraId="7984DFB9" w14:textId="77777777" w:rsidTr="00D57D7F">
        <w:trPr>
          <w:cantSplit/>
          <w:jc w:val="center"/>
        </w:trPr>
        <w:tc>
          <w:tcPr>
            <w:tcW w:w="1418" w:type="dxa"/>
            <w:gridSpan w:val="2"/>
          </w:tcPr>
          <w:p w14:paraId="5214989F" w14:textId="77777777" w:rsidR="00151DBE" w:rsidRPr="009B72B3" w:rsidRDefault="00151DBE" w:rsidP="00691C94">
            <w:pPr>
              <w:rPr>
                <w:b/>
                <w:bCs/>
              </w:rPr>
            </w:pPr>
            <w:bookmarkStart w:id="6" w:name="dsource" w:colFirst="1" w:colLast="1"/>
            <w:bookmarkEnd w:id="5"/>
            <w:r w:rsidRPr="009B72B3">
              <w:rPr>
                <w:b/>
                <w:bCs/>
              </w:rPr>
              <w:t>Source:</w:t>
            </w:r>
          </w:p>
        </w:tc>
        <w:tc>
          <w:tcPr>
            <w:tcW w:w="8222" w:type="dxa"/>
            <w:gridSpan w:val="4"/>
          </w:tcPr>
          <w:p w14:paraId="7B2FF2DC" w14:textId="34016F31" w:rsidR="00151DBE" w:rsidRPr="009B72B3" w:rsidRDefault="00A34738" w:rsidP="002534C9">
            <w:pPr>
              <w:pStyle w:val="TSBHeaderSource"/>
            </w:pPr>
            <w:r w:rsidRPr="009B72B3">
              <w:rPr>
                <w:lang w:val="en-US"/>
              </w:rPr>
              <w:t xml:space="preserve">India </w:t>
            </w:r>
          </w:p>
        </w:tc>
      </w:tr>
      <w:tr w:rsidR="00151DBE" w:rsidRPr="009B72B3" w14:paraId="6B8DE992" w14:textId="77777777" w:rsidTr="00D57D7F">
        <w:trPr>
          <w:cantSplit/>
          <w:jc w:val="center"/>
        </w:trPr>
        <w:tc>
          <w:tcPr>
            <w:tcW w:w="1418" w:type="dxa"/>
            <w:gridSpan w:val="2"/>
          </w:tcPr>
          <w:p w14:paraId="7987BB82" w14:textId="77777777" w:rsidR="00151DBE" w:rsidRPr="009B72B3" w:rsidRDefault="00151DBE" w:rsidP="00691C94">
            <w:bookmarkStart w:id="7" w:name="dtitle1" w:colFirst="1" w:colLast="1"/>
            <w:bookmarkEnd w:id="6"/>
            <w:r w:rsidRPr="009B72B3">
              <w:rPr>
                <w:b/>
                <w:bCs/>
              </w:rPr>
              <w:t>Title:</w:t>
            </w:r>
          </w:p>
        </w:tc>
        <w:tc>
          <w:tcPr>
            <w:tcW w:w="8222" w:type="dxa"/>
            <w:gridSpan w:val="4"/>
          </w:tcPr>
          <w:p w14:paraId="67315B71" w14:textId="4CE69C01" w:rsidR="00151DBE" w:rsidRPr="009B72B3" w:rsidRDefault="00636A9E" w:rsidP="0023078B">
            <w:pPr>
              <w:pStyle w:val="TSBHeaderTitle"/>
              <w:jc w:val="both"/>
            </w:pPr>
            <w:r w:rsidRPr="009B72B3">
              <w:rPr>
                <w:lang w:val="en-US"/>
              </w:rPr>
              <w:t xml:space="preserve">Improved text of </w:t>
            </w:r>
            <w:proofErr w:type="gramStart"/>
            <w:r w:rsidRPr="009B72B3">
              <w:rPr>
                <w:lang w:val="en-US"/>
              </w:rPr>
              <w:t xml:space="preserve">the </w:t>
            </w:r>
            <w:r w:rsidR="009A7530" w:rsidRPr="009B72B3">
              <w:rPr>
                <w:lang w:val="en-US"/>
              </w:rPr>
              <w:t xml:space="preserve"> E.AIQ</w:t>
            </w:r>
            <w:proofErr w:type="gramEnd"/>
            <w:r w:rsidR="009A7530" w:rsidRPr="009B72B3">
              <w:rPr>
                <w:lang w:val="en-US"/>
              </w:rPr>
              <w:t xml:space="preserve"> Artificial Intelligence Quotient (AI-Q) for indexing and rating AI algorithms used in conversational AI systems employed for customer service management, service </w:t>
            </w:r>
            <w:proofErr w:type="spellStart"/>
            <w:r w:rsidR="009A7530" w:rsidRPr="009B72B3">
              <w:rPr>
                <w:lang w:val="en-US"/>
              </w:rPr>
              <w:t>optimisation</w:t>
            </w:r>
            <w:proofErr w:type="spellEnd"/>
            <w:r w:rsidR="009A7530" w:rsidRPr="009B72B3">
              <w:rPr>
                <w:lang w:val="en-US"/>
              </w:rPr>
              <w:t xml:space="preserve"> and management as part of service quality assessment methodologies</w:t>
            </w:r>
            <w:r w:rsidR="0023078B" w:rsidRPr="009B72B3">
              <w:rPr>
                <w:lang w:val="en-US"/>
              </w:rPr>
              <w:t>.</w:t>
            </w:r>
          </w:p>
        </w:tc>
      </w:tr>
      <w:bookmarkEnd w:id="2"/>
      <w:bookmarkEnd w:id="7"/>
      <w:tr w:rsidR="00151DBE" w:rsidRPr="009B72B3" w14:paraId="4851AAB4" w14:textId="77777777" w:rsidTr="0081064E">
        <w:trPr>
          <w:cantSplit/>
          <w:jc w:val="center"/>
        </w:trPr>
        <w:tc>
          <w:tcPr>
            <w:tcW w:w="1418" w:type="dxa"/>
            <w:gridSpan w:val="2"/>
            <w:tcBorders>
              <w:top w:val="single" w:sz="6" w:space="0" w:color="auto"/>
              <w:bottom w:val="single" w:sz="6" w:space="0" w:color="auto"/>
            </w:tcBorders>
          </w:tcPr>
          <w:p w14:paraId="3E4678FB" w14:textId="77777777" w:rsidR="00151DBE" w:rsidRPr="009B72B3" w:rsidRDefault="00151DBE" w:rsidP="005C4F27">
            <w:pPr>
              <w:rPr>
                <w:b/>
                <w:bCs/>
              </w:rPr>
            </w:pPr>
            <w:r w:rsidRPr="009B72B3">
              <w:rPr>
                <w:b/>
                <w:bCs/>
              </w:rPr>
              <w:t>Contact:</w:t>
            </w:r>
          </w:p>
        </w:tc>
        <w:tc>
          <w:tcPr>
            <w:tcW w:w="4111" w:type="dxa"/>
            <w:gridSpan w:val="3"/>
            <w:tcBorders>
              <w:top w:val="single" w:sz="6" w:space="0" w:color="auto"/>
              <w:bottom w:val="single" w:sz="6" w:space="0" w:color="auto"/>
            </w:tcBorders>
          </w:tcPr>
          <w:p w14:paraId="309C013D" w14:textId="77777777" w:rsidR="00151DBE" w:rsidRPr="009B72B3" w:rsidRDefault="009A7530" w:rsidP="009A7530">
            <w:r w:rsidRPr="009B72B3">
              <w:t xml:space="preserve">Piyush </w:t>
            </w:r>
            <w:proofErr w:type="spellStart"/>
            <w:r w:rsidRPr="009B72B3">
              <w:t>Chetiya</w:t>
            </w:r>
            <w:proofErr w:type="spellEnd"/>
            <w:r w:rsidRPr="009B72B3">
              <w:br/>
              <w:t>Telecommunication Engineering Centre,</w:t>
            </w:r>
            <w:r w:rsidRPr="009B72B3">
              <w:br/>
              <w:t>Ministry of Communications</w:t>
            </w:r>
            <w:r w:rsidRPr="009B72B3">
              <w:br/>
              <w:t>India</w:t>
            </w:r>
          </w:p>
        </w:tc>
        <w:tc>
          <w:tcPr>
            <w:tcW w:w="4111" w:type="dxa"/>
            <w:tcBorders>
              <w:top w:val="single" w:sz="6" w:space="0" w:color="auto"/>
              <w:bottom w:val="single" w:sz="6" w:space="0" w:color="auto"/>
            </w:tcBorders>
          </w:tcPr>
          <w:p w14:paraId="6BE842A5" w14:textId="46199C58" w:rsidR="00151DBE" w:rsidRPr="009B72B3" w:rsidRDefault="009A7530" w:rsidP="009A7530">
            <w:pPr>
              <w:tabs>
                <w:tab w:val="left" w:pos="794"/>
              </w:tabs>
            </w:pPr>
            <w:r w:rsidRPr="009B72B3">
              <w:t>Tel:</w:t>
            </w:r>
            <w:r w:rsidRPr="009B72B3">
              <w:tab/>
              <w:t>+91</w:t>
            </w:r>
            <w:r w:rsidR="003B4933" w:rsidRPr="009B72B3">
              <w:t xml:space="preserve"> </w:t>
            </w:r>
            <w:r w:rsidRPr="009B72B3">
              <w:t>9435000033</w:t>
            </w:r>
            <w:r w:rsidRPr="009B72B3">
              <w:br/>
              <w:t>E-mail:</w:t>
            </w:r>
            <w:r w:rsidRPr="009B72B3">
              <w:tab/>
            </w:r>
            <w:hyperlink r:id="rId12" w:history="1">
              <w:r w:rsidRPr="009B72B3">
                <w:rPr>
                  <w:rStyle w:val="Hyperlink"/>
                </w:rPr>
                <w:t>piyush.chetiya@gov.in</w:t>
              </w:r>
            </w:hyperlink>
            <w:r w:rsidRPr="009B72B3">
              <w:t xml:space="preserve"> </w:t>
            </w:r>
          </w:p>
        </w:tc>
      </w:tr>
      <w:tr w:rsidR="009A7530" w:rsidRPr="00EB4498" w14:paraId="59C5A140" w14:textId="77777777" w:rsidTr="00D57D7F">
        <w:trPr>
          <w:cantSplit/>
          <w:jc w:val="center"/>
        </w:trPr>
        <w:tc>
          <w:tcPr>
            <w:tcW w:w="1418" w:type="dxa"/>
            <w:gridSpan w:val="2"/>
            <w:tcBorders>
              <w:top w:val="single" w:sz="6" w:space="0" w:color="auto"/>
              <w:bottom w:val="single" w:sz="6" w:space="0" w:color="auto"/>
            </w:tcBorders>
          </w:tcPr>
          <w:p w14:paraId="000E917D" w14:textId="77777777" w:rsidR="009A7530" w:rsidRPr="009B72B3" w:rsidRDefault="009A7530" w:rsidP="005C4F27">
            <w:pPr>
              <w:rPr>
                <w:b/>
                <w:bCs/>
              </w:rPr>
            </w:pPr>
          </w:p>
        </w:tc>
        <w:tc>
          <w:tcPr>
            <w:tcW w:w="4111" w:type="dxa"/>
            <w:gridSpan w:val="3"/>
            <w:tcBorders>
              <w:top w:val="single" w:sz="6" w:space="0" w:color="auto"/>
              <w:bottom w:val="single" w:sz="6" w:space="0" w:color="auto"/>
            </w:tcBorders>
          </w:tcPr>
          <w:p w14:paraId="49F01092" w14:textId="77777777" w:rsidR="009A7530" w:rsidRPr="009B72B3" w:rsidRDefault="009A7530" w:rsidP="009A7530">
            <w:r w:rsidRPr="009B72B3">
              <w:t xml:space="preserve">Abdul </w:t>
            </w:r>
            <w:proofErr w:type="spellStart"/>
            <w:r w:rsidRPr="009B72B3">
              <w:t>Kayum</w:t>
            </w:r>
            <w:proofErr w:type="spellEnd"/>
            <w:r w:rsidRPr="009B72B3">
              <w:br/>
              <w:t>Telecommunication Engineering Centre,</w:t>
            </w:r>
            <w:r w:rsidRPr="009B72B3">
              <w:br/>
              <w:t>Ministry of Communications</w:t>
            </w:r>
            <w:r w:rsidRPr="009B72B3">
              <w:br/>
              <w:t>India</w:t>
            </w:r>
          </w:p>
        </w:tc>
        <w:tc>
          <w:tcPr>
            <w:tcW w:w="4111" w:type="dxa"/>
            <w:tcBorders>
              <w:top w:val="single" w:sz="6" w:space="0" w:color="auto"/>
              <w:bottom w:val="single" w:sz="6" w:space="0" w:color="auto"/>
            </w:tcBorders>
          </w:tcPr>
          <w:p w14:paraId="19B898AB" w14:textId="77777777" w:rsidR="009A7530" w:rsidRPr="009B72B3" w:rsidRDefault="009A7530" w:rsidP="009A7530">
            <w:pPr>
              <w:tabs>
                <w:tab w:val="left" w:pos="794"/>
              </w:tabs>
              <w:rPr>
                <w:lang w:val="fr-FR"/>
              </w:rPr>
            </w:pPr>
            <w:proofErr w:type="gramStart"/>
            <w:r w:rsidRPr="009B72B3">
              <w:rPr>
                <w:lang w:val="fr-FR"/>
              </w:rPr>
              <w:t>Tel:</w:t>
            </w:r>
            <w:proofErr w:type="gramEnd"/>
            <w:r w:rsidRPr="009B72B3">
              <w:rPr>
                <w:lang w:val="fr-FR"/>
              </w:rPr>
              <w:t xml:space="preserve"> </w:t>
            </w:r>
            <w:r w:rsidRPr="009B72B3">
              <w:rPr>
                <w:lang w:val="fr-FR"/>
              </w:rPr>
              <w:tab/>
              <w:t>+ 91 9868134010</w:t>
            </w:r>
            <w:r w:rsidRPr="009B72B3">
              <w:rPr>
                <w:lang w:val="fr-FR"/>
              </w:rPr>
              <w:br/>
              <w:t xml:space="preserve">E-mail: </w:t>
            </w:r>
            <w:hyperlink r:id="rId13" w:history="1">
              <w:r w:rsidRPr="009B72B3">
                <w:rPr>
                  <w:rStyle w:val="Hyperlink"/>
                  <w:lang w:val="fr-FR"/>
                </w:rPr>
                <w:t>Abdul.kayum@gov.in</w:t>
              </w:r>
            </w:hyperlink>
            <w:r w:rsidRPr="009B72B3">
              <w:rPr>
                <w:lang w:val="fr-FR"/>
              </w:rPr>
              <w:t xml:space="preserve"> </w:t>
            </w:r>
          </w:p>
        </w:tc>
      </w:tr>
    </w:tbl>
    <w:p w14:paraId="5673E6E6" w14:textId="77777777" w:rsidR="00901948" w:rsidRPr="009B72B3" w:rsidRDefault="00901948" w:rsidP="0089088E">
      <w:pPr>
        <w:rPr>
          <w:lang w:val="fr-FR"/>
        </w:rPr>
      </w:pPr>
    </w:p>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151DBE" w:rsidRPr="0037415F" w14:paraId="13A9F447" w14:textId="77777777" w:rsidTr="00D57D7F">
        <w:trPr>
          <w:cantSplit/>
          <w:jc w:val="center"/>
        </w:trPr>
        <w:tc>
          <w:tcPr>
            <w:tcW w:w="1418" w:type="dxa"/>
          </w:tcPr>
          <w:p w14:paraId="376DEE9B" w14:textId="77777777" w:rsidR="00151DBE" w:rsidRPr="009B72B3" w:rsidRDefault="00151DBE" w:rsidP="00A54E14">
            <w:pPr>
              <w:rPr>
                <w:b/>
                <w:bCs/>
              </w:rPr>
            </w:pPr>
            <w:r w:rsidRPr="009B72B3">
              <w:rPr>
                <w:b/>
                <w:bCs/>
              </w:rPr>
              <w:t>Abstract:</w:t>
            </w:r>
          </w:p>
        </w:tc>
        <w:tc>
          <w:tcPr>
            <w:tcW w:w="8222" w:type="dxa"/>
          </w:tcPr>
          <w:p w14:paraId="0F67941E" w14:textId="679FDA8C" w:rsidR="00151DBE" w:rsidRPr="009B72B3" w:rsidRDefault="009A7530" w:rsidP="0023078B">
            <w:pPr>
              <w:pStyle w:val="TSBHeaderSummary"/>
              <w:jc w:val="both"/>
            </w:pPr>
            <w:r w:rsidRPr="009B72B3">
              <w:t xml:space="preserve">This </w:t>
            </w:r>
            <w:r w:rsidR="00F75E56" w:rsidRPr="009B72B3">
              <w:t>contribution p</w:t>
            </w:r>
            <w:r w:rsidR="00FA7C5D" w:rsidRPr="009B72B3">
              <w:t xml:space="preserve">roposes improved text of the E.AIQ based on the base text available in TD119R1. Updates were done </w:t>
            </w:r>
            <w:proofErr w:type="gramStart"/>
            <w:r w:rsidR="00FA7C5D" w:rsidRPr="009B72B3">
              <w:t xml:space="preserve">in </w:t>
            </w:r>
            <w:r w:rsidR="00F75E56" w:rsidRPr="009B72B3">
              <w:t xml:space="preserve"> different</w:t>
            </w:r>
            <w:proofErr w:type="gramEnd"/>
            <w:r w:rsidR="00F75E56" w:rsidRPr="009B72B3">
              <w:t xml:space="preserve"> sections </w:t>
            </w:r>
            <w:r w:rsidR="00FA7C5D" w:rsidRPr="009B72B3">
              <w:t xml:space="preserve">of the draft recommendation. </w:t>
            </w:r>
          </w:p>
        </w:tc>
      </w:tr>
    </w:tbl>
    <w:p w14:paraId="7A0D162A" w14:textId="77777777" w:rsidR="00151DBE" w:rsidRDefault="00151DBE" w:rsidP="0089088E"/>
    <w:p w14:paraId="6318494F" w14:textId="77777777" w:rsidR="00BB1912" w:rsidRDefault="00BB1912" w:rsidP="00BB1912">
      <w:pPr>
        <w:pStyle w:val="Body"/>
        <w:spacing w:before="0" w:after="160" w:line="259" w:lineRule="auto"/>
        <w:jc w:val="both"/>
        <w:rPr>
          <w:b/>
          <w:bCs/>
          <w:sz w:val="28"/>
          <w:szCs w:val="28"/>
        </w:rPr>
      </w:pPr>
    </w:p>
    <w:p w14:paraId="35C145E0" w14:textId="77777777" w:rsidR="00BB1912" w:rsidRPr="00901948" w:rsidRDefault="00BB1912" w:rsidP="00BB1912">
      <w:pPr>
        <w:pStyle w:val="RecNo"/>
        <w:rPr>
          <w:lang w:val="fr-FR"/>
        </w:rPr>
      </w:pPr>
      <w:r w:rsidRPr="00901948">
        <w:rPr>
          <w:lang w:val="fr-FR"/>
        </w:rPr>
        <w:t xml:space="preserve">Draft </w:t>
      </w:r>
      <w:proofErr w:type="spellStart"/>
      <w:r w:rsidRPr="00901948">
        <w:rPr>
          <w:lang w:val="fr-FR"/>
        </w:rPr>
        <w:t>Recommendation</w:t>
      </w:r>
      <w:proofErr w:type="spellEnd"/>
      <w:r w:rsidRPr="00901948">
        <w:rPr>
          <w:lang w:val="fr-FR"/>
        </w:rPr>
        <w:t xml:space="preserve"> ITU-T E.AIQ</w:t>
      </w:r>
    </w:p>
    <w:p w14:paraId="52A2649C" w14:textId="77777777" w:rsidR="00BB1912" w:rsidRDefault="00630D90" w:rsidP="00BB1912">
      <w:pPr>
        <w:pStyle w:val="Rectitle"/>
        <w:rPr>
          <w:ins w:id="8" w:author="Umutoni Yvonne" w:date="2022-06-13T16:59:00Z"/>
        </w:rPr>
      </w:pPr>
      <w:ins w:id="9" w:author="abdul kayum" w:date="2022-11-28T15:45:00Z">
        <w:r>
          <w:t xml:space="preserve">Objective Quality evaluation of voice based chatbots </w:t>
        </w:r>
      </w:ins>
      <w:del w:id="10" w:author="abdul kayum" w:date="2022-11-28T15:44:00Z">
        <w:r w:rsidR="00BB1912" w:rsidRPr="00BB1912" w:rsidDel="00630D90">
          <w:delText>A</w:delText>
        </w:r>
      </w:del>
      <w:del w:id="11" w:author="abdul kayum" w:date="2022-11-28T15:45:00Z">
        <w:r w:rsidR="00BB1912" w:rsidRPr="00BB1912" w:rsidDel="00630D90">
          <w:delText xml:space="preserve">rtificial Intelligence Quotient (AI-Q) </w:delText>
        </w:r>
      </w:del>
      <w:ins w:id="12" w:author="Piyush Chetiya" w:date="2022-11-27T15:06:00Z">
        <w:del w:id="13" w:author="abdul kayum" w:date="2022-11-28T15:45:00Z">
          <w:r w:rsidR="00E0525B" w:rsidDel="00630D90">
            <w:delText>of</w:delText>
          </w:r>
        </w:del>
      </w:ins>
      <w:del w:id="14" w:author="abdul kayum" w:date="2022-11-28T15:45:00Z">
        <w:r w:rsidR="00BB1912" w:rsidRPr="00BB1912" w:rsidDel="00630D90">
          <w:delText xml:space="preserve">for </w:delText>
        </w:r>
      </w:del>
      <w:ins w:id="15" w:author="Piyush Chetiya" w:date="2022-11-27T12:05:00Z">
        <w:del w:id="16" w:author="abdul kayum" w:date="2022-11-28T15:45:00Z">
          <w:r w:rsidR="00925130" w:rsidDel="00630D90">
            <w:delText xml:space="preserve">Conversational AI bots deployed for </w:delText>
          </w:r>
        </w:del>
      </w:ins>
      <w:ins w:id="17" w:author="Piyush Chetiya" w:date="2022-11-27T12:06:00Z">
        <w:del w:id="18" w:author="abdul kayum" w:date="2022-11-28T15:45:00Z">
          <w:r w:rsidR="00925130" w:rsidDel="00630D90">
            <w:delText>customer service management</w:delText>
          </w:r>
        </w:del>
      </w:ins>
      <w:del w:id="19" w:author="abdul kayum" w:date="2022-11-28T15:45:00Z">
        <w:r w:rsidR="00BB1912" w:rsidRPr="00BB1912" w:rsidDel="00630D90">
          <w:delText>in</w:delText>
        </w:r>
      </w:del>
      <w:del w:id="20" w:author="Piyush Chetiya" w:date="2022-11-27T12:06:00Z">
        <w:r w:rsidR="00BB1912" w:rsidRPr="00BB1912" w:rsidDel="00925130">
          <w:delText>dexing and rating AI algorithms used in conversational AI systems employed for customer service management, service optimization and management as part of service quality assessment methodologies</w:delText>
        </w:r>
      </w:del>
    </w:p>
    <w:p w14:paraId="3AFAA464" w14:textId="77777777" w:rsidR="00B95D87" w:rsidRDefault="00B95D87" w:rsidP="00B95D87">
      <w:pPr>
        <w:rPr>
          <w:ins w:id="21" w:author="Umutoni Yvonne" w:date="2022-06-13T16:59:00Z"/>
        </w:rPr>
      </w:pPr>
    </w:p>
    <w:p w14:paraId="3C816380" w14:textId="294ED7BD" w:rsidR="00B95D87" w:rsidRPr="00B95D87" w:rsidRDefault="00B95D87" w:rsidP="00B95D87">
      <w:pPr>
        <w:rPr>
          <w:ins w:id="22" w:author="Piyush Chetiya" w:date="2022-06-10T07:28:00Z"/>
        </w:rPr>
      </w:pPr>
      <w:ins w:id="23" w:author="Umutoni Yvonne" w:date="2022-06-13T16:59:00Z">
        <w:del w:id="24" w:author="Piyush Chetiya" w:date="2022-11-28T09:50:00Z">
          <w:r w:rsidDel="00610892">
            <w:delText xml:space="preserve">Editor Note: Editors were recommended to shorten </w:delText>
          </w:r>
        </w:del>
      </w:ins>
      <w:ins w:id="25" w:author="Umutoni Yvonne" w:date="2022-06-13T17:00:00Z">
        <w:del w:id="26" w:author="Piyush Chetiya" w:date="2022-11-28T09:50:00Z">
          <w:r w:rsidDel="00610892">
            <w:delText xml:space="preserve">the Title. </w:delText>
          </w:r>
        </w:del>
      </w:ins>
    </w:p>
    <w:p w14:paraId="4AD2F0CD" w14:textId="77777777" w:rsidR="0085661B" w:rsidRDefault="0085661B" w:rsidP="0085661B">
      <w:pPr>
        <w:rPr>
          <w:ins w:id="27" w:author="Piyush Chetiya" w:date="2022-06-10T07:28:00Z"/>
        </w:rPr>
      </w:pPr>
    </w:p>
    <w:p w14:paraId="196CD75F" w14:textId="77777777" w:rsidR="0085661B" w:rsidRDefault="0085661B" w:rsidP="0085661B">
      <w:pPr>
        <w:rPr>
          <w:b/>
          <w:bCs/>
        </w:rPr>
      </w:pPr>
      <w:ins w:id="28" w:author="Piyush Chetiya" w:date="2022-06-10T07:28:00Z">
        <w:r w:rsidRPr="00C23A12">
          <w:rPr>
            <w:b/>
            <w:bCs/>
          </w:rPr>
          <w:t>Summary</w:t>
        </w:r>
      </w:ins>
    </w:p>
    <w:p w14:paraId="7F8F0464" w14:textId="4848D8ED" w:rsidR="00DA1384" w:rsidRDefault="00DA1384" w:rsidP="0085661B">
      <w:pPr>
        <w:rPr>
          <w:ins w:id="29" w:author="hp" w:date="2022-12-21T11:46:00Z"/>
          <w:b/>
          <w:bCs/>
        </w:rPr>
      </w:pPr>
      <w:del w:id="30" w:author="hp" w:date="2022-12-21T11:47:00Z">
        <w:r w:rsidDel="00D12148">
          <w:rPr>
            <w:b/>
            <w:bCs/>
          </w:rPr>
          <w:delText>With the growing popularity of chatbots, there is also a need for targeted objective evaluation criteria and metrics to access their efficacy. Chatbots have recently become the focus of academic and industrial research due to the rise of digital assistants and socialbots, but also due to the advances in artificial intelligence, machine learning and related technologies. A chatbot is a software that interacts with users with natural language using voice inputs or text.  Nowadays,  chatbots are almost a reality in people’s lives, which is becoming more and more popular as the time passes</w:delText>
        </w:r>
      </w:del>
    </w:p>
    <w:p w14:paraId="7575BAC0" w14:textId="77777777" w:rsidR="00D12148" w:rsidRPr="00C23A12" w:rsidRDefault="00D12148" w:rsidP="007F2EA1">
      <w:pPr>
        <w:jc w:val="both"/>
        <w:rPr>
          <w:ins w:id="31" w:author="hp" w:date="2022-12-21T11:46:00Z"/>
          <w:b/>
          <w:bCs/>
        </w:rPr>
      </w:pPr>
      <w:ins w:id="32" w:author="hp" w:date="2022-12-21T11:46:00Z">
        <w:r w:rsidRPr="00EE60AB">
          <w:t xml:space="preserve">Driven by </w:t>
        </w:r>
        <w:r w:rsidRPr="00EE60AB">
          <w:rPr>
            <w:color w:val="000000" w:themeColor="text1"/>
          </w:rPr>
          <w:t>Artificial Intelligence (AI)</w:t>
        </w:r>
        <w:r w:rsidRPr="00EE60AB">
          <w:t xml:space="preserve">, automated rules, natural-language processing (NLP), and machine learning (ML), of late the chatbots technology has flourished and become popular especially post-pandemic. The rising </w:t>
        </w:r>
        <w:proofErr w:type="spellStart"/>
        <w:r w:rsidRPr="00EE60AB">
          <w:t>poulairty</w:t>
        </w:r>
        <w:proofErr w:type="spellEnd"/>
        <w:r w:rsidRPr="00EE60AB">
          <w:t xml:space="preserve"> of message aps and higher customer demands across the spectrum of industries is giving chatbots a boost. Also, </w:t>
        </w:r>
        <w:proofErr w:type="spellStart"/>
        <w:r w:rsidRPr="00EE60AB">
          <w:t>charbots</w:t>
        </w:r>
        <w:proofErr w:type="spellEnd"/>
        <w:r w:rsidRPr="00EE60AB">
          <w:t xml:space="preserve"> have recently become the </w:t>
        </w:r>
        <w:proofErr w:type="spellStart"/>
        <w:r w:rsidRPr="00EE60AB">
          <w:t>foucs</w:t>
        </w:r>
        <w:proofErr w:type="spellEnd"/>
        <w:r w:rsidRPr="00EE60AB">
          <w:t xml:space="preserve"> of academic and industrial research as well. Now, chatbots have finally moved from their </w:t>
        </w:r>
        <w:proofErr w:type="gramStart"/>
        <w:r w:rsidRPr="00EE60AB">
          <w:t>text based</w:t>
        </w:r>
        <w:proofErr w:type="gramEnd"/>
        <w:r w:rsidRPr="00EE60AB">
          <w:t xml:space="preserve"> interface to Voice.</w:t>
        </w:r>
        <w:r w:rsidRPr="00EE60AB">
          <w:rPr>
            <w:color w:val="000000" w:themeColor="text1"/>
          </w:rPr>
          <w:t xml:space="preserve"> AI enabled voice based chatbot is considered as one of the promising technologies to address current day problems and an imperative to improve the quality of life. </w:t>
        </w:r>
        <w:r w:rsidRPr="00EE60AB">
          <w:t xml:space="preserve">Since chatbot technology is almost everywhere these days, there is an urgent need to objectively evaluate its efficacy by </w:t>
        </w:r>
        <w:proofErr w:type="spellStart"/>
        <w:r w:rsidRPr="00EE60AB">
          <w:t>by</w:t>
        </w:r>
        <w:proofErr w:type="spellEnd"/>
        <w:r w:rsidRPr="00EE60AB">
          <w:t xml:space="preserve"> means of measurable metrics or KPIs.  This recommendation focuses on quality validation of </w:t>
        </w:r>
        <w:bookmarkStart w:id="33" w:name="_Hlk121926827"/>
        <w:r w:rsidRPr="00EE60AB">
          <w:t xml:space="preserve">conversational AI (C-AI) or voice-based chatbots performance </w:t>
        </w:r>
        <w:bookmarkEnd w:id="33"/>
        <w:r w:rsidRPr="00EE60AB">
          <w:t>in terms of defined KPIs/metrics.</w:t>
        </w:r>
      </w:ins>
    </w:p>
    <w:p w14:paraId="4789B740" w14:textId="265E89DC" w:rsidR="00D12148" w:rsidRPr="00C23A12" w:rsidRDefault="00D12148" w:rsidP="0085661B">
      <w:pPr>
        <w:rPr>
          <w:ins w:id="34" w:author="Piyush Chetiya" w:date="2022-06-10T07:28:00Z"/>
          <w:b/>
          <w:bCs/>
        </w:rPr>
      </w:pPr>
    </w:p>
    <w:p w14:paraId="2CA868F7" w14:textId="6850387B" w:rsidR="0085661B" w:rsidRPr="004432D0" w:rsidDel="00D12148" w:rsidRDefault="0085661B" w:rsidP="0085661B">
      <w:pPr>
        <w:jc w:val="both"/>
        <w:rPr>
          <w:del w:id="35" w:author="hp" w:date="2022-12-21T11:47:00Z"/>
          <w:color w:val="000000" w:themeColor="text1"/>
        </w:rPr>
      </w:pPr>
      <w:del w:id="36" w:author="hp" w:date="2022-12-21T11:47:00Z">
        <w:r w:rsidRPr="004432D0" w:rsidDel="00D12148">
          <w:rPr>
            <w:color w:val="000000" w:themeColor="text1"/>
          </w:rPr>
          <w:delText xml:space="preserve">Artificial Intelligence (AI) is advanced computing that enables a machine to interact with its environment intelligently. AI </w:delText>
        </w:r>
        <w:r w:rsidR="00753FE3" w:rsidDel="00D12148">
          <w:rPr>
            <w:color w:val="000000" w:themeColor="text1"/>
          </w:rPr>
          <w:delText xml:space="preserve">enabled voice based chatbot </w:delText>
        </w:r>
        <w:r w:rsidRPr="004432D0" w:rsidDel="00D12148">
          <w:rPr>
            <w:color w:val="000000" w:themeColor="text1"/>
          </w:rPr>
          <w:delText xml:space="preserve">is considered as one of the promising technologies to address current day problems and an imperative to improve the quality of life. AI technology is evolving rapidly due to high-performance chips and computing prowess, cloud technologies, ultra-fast low-latency networking technologies, and massive machine communications, including IMT-2020 and Future Network 2030.  Advancements in areas such as deep learning neural networks, Natural Language Processing (NLP), facial recognition, sentiments &amp; gesture analysis are making AI an important tool for hitherto human centric roles such as customer service relations, quality of service and overall quality of experiences. This recommendation focuses on </w:delText>
        </w:r>
        <w:r w:rsidR="00143EE3" w:rsidDel="00D12148">
          <w:rPr>
            <w:color w:val="000000" w:themeColor="text1"/>
          </w:rPr>
          <w:delText xml:space="preserve">objective quality evaluation of </w:delText>
        </w:r>
        <w:r w:rsidRPr="004432D0" w:rsidDel="00D12148">
          <w:rPr>
            <w:color w:val="000000" w:themeColor="text1"/>
          </w:rPr>
          <w:delText xml:space="preserve"> conversational AI (C-AI)</w:delText>
        </w:r>
        <w:r w:rsidR="00753FE3" w:rsidDel="00D12148">
          <w:rPr>
            <w:color w:val="000000" w:themeColor="text1"/>
          </w:rPr>
          <w:delText xml:space="preserve"> chatbot</w:delText>
        </w:r>
        <w:r w:rsidRPr="004432D0" w:rsidDel="00D12148">
          <w:rPr>
            <w:color w:val="000000" w:themeColor="text1"/>
          </w:rPr>
          <w:delText xml:space="preserve"> assistants’ capabilities in terms of its </w:delText>
        </w:r>
        <w:r w:rsidR="00143EE3" w:rsidDel="00D12148">
          <w:rPr>
            <w:color w:val="000000" w:themeColor="text1"/>
          </w:rPr>
          <w:delText xml:space="preserve">KPIs </w:delText>
        </w:r>
        <w:r w:rsidR="008200FA" w:rsidDel="00D12148">
          <w:rPr>
            <w:color w:val="000000" w:themeColor="text1"/>
          </w:rPr>
          <w:delText xml:space="preserve">and </w:delText>
        </w:r>
        <w:r w:rsidRPr="004432D0" w:rsidDel="00D12148">
          <w:rPr>
            <w:color w:val="000000" w:themeColor="text1"/>
          </w:rPr>
          <w:delText>Artificial Intelligence Quotients.</w:delText>
        </w:r>
      </w:del>
    </w:p>
    <w:p w14:paraId="53CF904A" w14:textId="6893A311" w:rsidR="0085661B" w:rsidRPr="0085661B" w:rsidDel="00D12148" w:rsidRDefault="0085661B" w:rsidP="00BD4927">
      <w:pPr>
        <w:rPr>
          <w:del w:id="37" w:author="hp" w:date="2022-12-21T11:47:00Z"/>
        </w:rPr>
      </w:pPr>
    </w:p>
    <w:p w14:paraId="5CDF4870" w14:textId="77777777" w:rsidR="00BB1912" w:rsidRPr="004432D0" w:rsidRDefault="009A7530" w:rsidP="00102F60">
      <w:pPr>
        <w:pStyle w:val="Headingb"/>
        <w:rPr>
          <w:color w:val="000000" w:themeColor="text1"/>
        </w:rPr>
      </w:pPr>
      <w:r w:rsidRPr="004432D0">
        <w:rPr>
          <w:color w:val="000000" w:themeColor="text1"/>
        </w:rPr>
        <w:t>Keywords</w:t>
      </w:r>
      <w:r w:rsidR="00102F60" w:rsidRPr="004432D0">
        <w:rPr>
          <w:color w:val="000000" w:themeColor="text1"/>
        </w:rPr>
        <w:t xml:space="preserve"> </w:t>
      </w:r>
    </w:p>
    <w:p w14:paraId="7CEADD8E" w14:textId="77777777" w:rsidR="00102F60" w:rsidRPr="00BB1912" w:rsidRDefault="00102F60" w:rsidP="00BB1912">
      <w:pPr>
        <w:jc w:val="both"/>
      </w:pPr>
      <w:r w:rsidRPr="00102F60">
        <w:t>Artificial Intelligence; Machine Learning; Artificial Intelligence Quotient; Quality of Services, Algorithm</w:t>
      </w:r>
    </w:p>
    <w:p w14:paraId="59428DDD" w14:textId="2BCC4F3B" w:rsidR="0085661B" w:rsidRPr="004432D0" w:rsidRDefault="00BB1912" w:rsidP="0085661B">
      <w:pPr>
        <w:pStyle w:val="Heading1"/>
        <w:rPr>
          <w:ins w:id="38" w:author="Piyush Chetiya" w:date="2022-06-10T07:29:00Z"/>
        </w:rPr>
      </w:pPr>
      <w:r w:rsidRPr="004432D0">
        <w:t>1</w:t>
      </w:r>
      <w:r w:rsidR="009B72B3">
        <w:tab/>
      </w:r>
      <w:ins w:id="39" w:author="Piyush Chetiya" w:date="2022-06-10T07:29:00Z">
        <w:r w:rsidR="0085661B" w:rsidRPr="004432D0">
          <w:t xml:space="preserve">Scope </w:t>
        </w:r>
      </w:ins>
    </w:p>
    <w:p w14:paraId="02E3C1F5" w14:textId="00C36B7B" w:rsidR="00D12148" w:rsidDel="00D12148" w:rsidRDefault="0085661B" w:rsidP="00925130">
      <w:pPr>
        <w:jc w:val="both"/>
        <w:rPr>
          <w:del w:id="40" w:author="hp" w:date="2022-12-21T11:48:00Z"/>
        </w:rPr>
      </w:pPr>
      <w:ins w:id="41" w:author="Piyush Chetiya" w:date="2022-06-10T07:29:00Z">
        <w:del w:id="42" w:author="hp" w:date="2022-12-21T11:48:00Z">
          <w:r w:rsidRPr="004432D0" w:rsidDel="00D12148">
            <w:delText xml:space="preserve">The eventual goal of this recommendation is to define the KPIs for </w:delText>
          </w:r>
        </w:del>
        <w:del w:id="43" w:author="hp" w:date="2022-12-07T09:56:00Z">
          <w:r w:rsidRPr="004432D0" w:rsidDel="00FE3002">
            <w:delText>fair</w:delText>
          </w:r>
        </w:del>
        <w:del w:id="44" w:author="hp" w:date="2022-12-07T09:57:00Z">
          <w:r w:rsidRPr="004432D0" w:rsidDel="00FE3002">
            <w:delText xml:space="preserve"> comparison of various C-AI solutions.</w:delText>
          </w:r>
        </w:del>
        <w:del w:id="45" w:author="hp" w:date="2022-12-21T11:48:00Z">
          <w:r w:rsidRPr="004432D0" w:rsidDel="00D12148">
            <w:delText xml:space="preserve"> The present recommendation provides an analysis of how these KPIs may be identified and standardized. </w:delText>
          </w:r>
        </w:del>
      </w:ins>
      <w:ins w:id="46" w:author="Piyush Chetiya" w:date="2022-11-27T12:08:00Z">
        <w:del w:id="47" w:author="hp" w:date="2022-12-21T11:48:00Z">
          <w:r w:rsidR="00925130" w:rsidDel="00D12148">
            <w:delText>Evaluation methods:</w:delText>
          </w:r>
        </w:del>
      </w:ins>
    </w:p>
    <w:p w14:paraId="6142AFDC" w14:textId="36E6E5A1" w:rsidR="00D12148" w:rsidRDefault="00D12148" w:rsidP="00D12148">
      <w:pPr>
        <w:jc w:val="both"/>
        <w:rPr>
          <w:ins w:id="48" w:author="hp" w:date="2022-12-21T11:48:00Z"/>
        </w:rPr>
      </w:pPr>
      <w:ins w:id="49" w:author="hp" w:date="2022-12-21T11:48:00Z">
        <w:r w:rsidRPr="00EE60AB">
          <w:t xml:space="preserve">This recommendation seeks to objectively make </w:t>
        </w:r>
        <w:proofErr w:type="spellStart"/>
        <w:r w:rsidRPr="00EE60AB">
          <w:t>qualiy</w:t>
        </w:r>
        <w:proofErr w:type="spellEnd"/>
        <w:r w:rsidRPr="00EE60AB">
          <w:t xml:space="preserve"> evaluation of Conversational AI (C-AI) performance. The framework for such an evaluation will comprise of a list of measurable KPIs/metrics to analyse the capabilities of C-AI in terms of </w:t>
        </w:r>
        <w:proofErr w:type="spellStart"/>
        <w:r>
          <w:t>Qos</w:t>
        </w:r>
      </w:ins>
      <w:proofErr w:type="spellEnd"/>
      <w:ins w:id="50" w:author="hp" w:date="2022-12-21T11:49:00Z">
        <w:r>
          <w:t>,</w:t>
        </w:r>
      </w:ins>
      <w:ins w:id="51" w:author="hp" w:date="2022-12-21T11:48:00Z">
        <w:r w:rsidRPr="00EE60AB">
          <w:t xml:space="preserve"> QoE</w:t>
        </w:r>
      </w:ins>
      <w:ins w:id="52" w:author="hp" w:date="2022-12-21T11:49:00Z">
        <w:r>
          <w:t xml:space="preserve"> and to prepare a global index</w:t>
        </w:r>
      </w:ins>
      <w:ins w:id="53" w:author="hp" w:date="2022-12-21T11:50:00Z">
        <w:r>
          <w:t xml:space="preserve"> (AI Quotient) combining the KPIs</w:t>
        </w:r>
      </w:ins>
      <w:ins w:id="54" w:author="hp" w:date="2022-12-21T11:48:00Z">
        <w:r w:rsidRPr="00EE60AB">
          <w:t>.</w:t>
        </w:r>
      </w:ins>
    </w:p>
    <w:p w14:paraId="63FEED74" w14:textId="77777777" w:rsidR="00D12148" w:rsidRDefault="00D12148" w:rsidP="00925130">
      <w:pPr>
        <w:jc w:val="both"/>
        <w:rPr>
          <w:ins w:id="55" w:author="hp" w:date="2022-12-21T11:48:00Z"/>
        </w:rPr>
      </w:pPr>
    </w:p>
    <w:p w14:paraId="3BF93BBD" w14:textId="2B5CF794" w:rsidR="0085661B" w:rsidDel="00D12148" w:rsidRDefault="0085661B" w:rsidP="009B72B3">
      <w:pPr>
        <w:rPr>
          <w:ins w:id="56" w:author="Piyush Chetiya" w:date="2022-11-27T12:09:00Z"/>
          <w:del w:id="57" w:author="hp" w:date="2022-12-21T11:50:00Z"/>
        </w:rPr>
      </w:pPr>
      <w:ins w:id="58" w:author="Piyush Chetiya" w:date="2022-06-10T07:29:00Z">
        <w:del w:id="59" w:author="hp" w:date="2022-12-21T11:50:00Z">
          <w:r w:rsidRPr="00C23A12" w:rsidDel="00D12148">
            <w:delText>to set a criterion for the ranking and selection of AI and ML methods</w:delText>
          </w:r>
        </w:del>
      </w:ins>
      <w:ins w:id="60" w:author="Piyush Chetiya" w:date="2022-11-27T12:10:00Z">
        <w:del w:id="61" w:author="hp" w:date="2022-12-21T11:50:00Z">
          <w:r w:rsidR="00925130" w:rsidDel="00D12148">
            <w:delText>.</w:delText>
          </w:r>
        </w:del>
      </w:ins>
    </w:p>
    <w:p w14:paraId="6375A7A3" w14:textId="6BC780FA" w:rsidR="0085661B" w:rsidDel="00D12148" w:rsidRDefault="0085661B" w:rsidP="009B72B3">
      <w:pPr>
        <w:rPr>
          <w:ins w:id="62" w:author="Piyush Chetiya" w:date="2022-11-27T12:10:00Z"/>
          <w:del w:id="63" w:author="hp" w:date="2022-12-21T11:50:00Z"/>
        </w:rPr>
      </w:pPr>
      <w:ins w:id="64" w:author="Piyush Chetiya" w:date="2022-06-10T07:29:00Z">
        <w:del w:id="65" w:author="hp" w:date="2022-12-21T11:50:00Z">
          <w:r w:rsidRPr="00C23A12" w:rsidDel="00D12148">
            <w:delText>to set standard measurements and definitions in the form of a list of Key Performance Indicators (KPIs)/metrics for indexing and rating AI algorithms for their capabilities in quality of service and quality of experience improvement according to the criteria</w:delText>
          </w:r>
        </w:del>
      </w:ins>
      <w:ins w:id="66" w:author="Piyush Chetiya" w:date="2022-11-27T12:10:00Z">
        <w:del w:id="67" w:author="hp" w:date="2022-12-21T11:50:00Z">
          <w:r w:rsidR="00925130" w:rsidDel="00D12148">
            <w:delText>.</w:delText>
          </w:r>
        </w:del>
      </w:ins>
    </w:p>
    <w:p w14:paraId="69C005F2" w14:textId="7B84B677" w:rsidR="00B95D87" w:rsidRPr="00C23A12" w:rsidRDefault="00AA1162" w:rsidP="00430263">
      <w:pPr>
        <w:rPr>
          <w:ins w:id="68" w:author="Piyush Chetiya" w:date="2022-06-10T07:29:00Z"/>
        </w:rPr>
      </w:pPr>
      <w:ins w:id="69" w:author="AK" w:date="2022-06-10T05:54:00Z">
        <w:del w:id="70" w:author="hp" w:date="2022-11-30T12:04:00Z">
          <w:r w:rsidDel="00143EE3">
            <w:delText xml:space="preserve">to </w:delText>
          </w:r>
        </w:del>
      </w:ins>
      <w:ins w:id="71" w:author="Piyush Chetiya" w:date="2022-06-10T07:29:00Z">
        <w:del w:id="72" w:author="hp" w:date="2022-11-30T12:04:00Z">
          <w:r w:rsidR="0085661B" w:rsidRPr="00C23A12" w:rsidDel="00143EE3">
            <w:delText>prepare a global index (AI Quotient) combining the KPIs</w:delText>
          </w:r>
        </w:del>
      </w:ins>
      <w:ins w:id="73" w:author="Umutoni Yvonne" w:date="2022-06-13T17:00:00Z">
        <w:del w:id="74" w:author="Piyush Chetiya" w:date="2022-11-28T09:50:00Z">
          <w:r w:rsidR="00B95D87" w:rsidDel="00610892">
            <w:delText>Editor Note: Edito</w:delText>
          </w:r>
        </w:del>
      </w:ins>
      <w:ins w:id="75" w:author="Umutoni Yvonne" w:date="2022-06-13T17:01:00Z">
        <w:del w:id="76" w:author="Piyush Chetiya" w:date="2022-11-28T09:50:00Z">
          <w:r w:rsidR="00B95D87" w:rsidDel="00610892">
            <w:delText xml:space="preserve">rs were recommended to avoid the use of the bullets in the scope section. </w:delText>
          </w:r>
        </w:del>
      </w:ins>
    </w:p>
    <w:p w14:paraId="06B10BFB" w14:textId="43622292" w:rsidR="0085661B" w:rsidRPr="009B72B3" w:rsidRDefault="009B72B3" w:rsidP="009B72B3">
      <w:pPr>
        <w:pStyle w:val="Heading1"/>
        <w:rPr>
          <w:ins w:id="77" w:author="Piyush Chetiya" w:date="2022-06-10T07:30:00Z"/>
        </w:rPr>
      </w:pPr>
      <w:r>
        <w:t>2</w:t>
      </w:r>
      <w:r>
        <w:tab/>
      </w:r>
      <w:ins w:id="78" w:author="Piyush Chetiya" w:date="2022-06-10T07:30:00Z">
        <w:r w:rsidR="0085661B" w:rsidRPr="009B72B3">
          <w:t xml:space="preserve">References </w:t>
        </w:r>
      </w:ins>
    </w:p>
    <w:p w14:paraId="51254159" w14:textId="77777777" w:rsidR="0085661B" w:rsidDel="00430263" w:rsidRDefault="0085661B" w:rsidP="0085661B">
      <w:pPr>
        <w:pStyle w:val="Reftext"/>
        <w:rPr>
          <w:ins w:id="79" w:author="Piyush Chetiya" w:date="2022-06-10T07:30:00Z"/>
          <w:i/>
          <w:iCs/>
        </w:rPr>
      </w:pPr>
      <w:moveFromRangeStart w:id="80" w:author="Umutoni Yvonne" w:date="2022-06-13T17:03:00Z" w:name="move106032226"/>
      <w:moveFrom w:id="81" w:author="Umutoni Yvonne" w:date="2022-06-13T17:03:00Z">
        <w:ins w:id="82" w:author="Piyush Chetiya" w:date="2022-06-10T07:30:00Z">
          <w:r w:rsidDel="00430263">
            <w:rPr>
              <w:lang w:val="en-US"/>
            </w:rPr>
            <w:t>[ITU-D Manual]:</w:t>
          </w:r>
          <w:r w:rsidDel="00430263">
            <w:rPr>
              <w:lang w:val="en-US"/>
            </w:rPr>
            <w:tab/>
            <w:t xml:space="preserve">Recommendation ITU-D (2017), </w:t>
          </w:r>
          <w:r w:rsidDel="00430263">
            <w:rPr>
              <w:i/>
              <w:iCs/>
              <w:lang w:val="en-US"/>
            </w:rPr>
            <w:t xml:space="preserve">Quality of Service Regulation Manual </w:t>
          </w:r>
        </w:ins>
      </w:moveFrom>
    </w:p>
    <w:moveFromRangeEnd w:id="80"/>
    <w:p w14:paraId="1D48D0C5" w14:textId="77777777" w:rsidR="0085661B" w:rsidDel="00430263" w:rsidRDefault="0085661B" w:rsidP="0085661B">
      <w:pPr>
        <w:pStyle w:val="Reftext"/>
        <w:rPr>
          <w:ins w:id="83" w:author="Piyush Chetiya" w:date="2022-06-10T07:30:00Z"/>
          <w:del w:id="84" w:author="Umutoni Yvonne" w:date="2022-06-13T17:03:00Z"/>
        </w:rPr>
      </w:pPr>
      <w:ins w:id="85" w:author="Piyush Chetiya" w:date="2022-06-10T07:30:00Z">
        <w:del w:id="86" w:author="Umutoni Yvonne" w:date="2022-06-13T17:03:00Z">
          <w:r w:rsidDel="00430263">
            <w:rPr>
              <w:lang w:val="en-US"/>
            </w:rPr>
            <w:delText xml:space="preserve">[ITU-T SG 12-TD1599R1]:  Contribution, </w:delText>
          </w:r>
          <w:r w:rsidDel="00430263">
            <w:rPr>
              <w:i/>
              <w:iCs/>
              <w:lang w:val="en-US"/>
            </w:rPr>
            <w:delText>KPI for Radio Access Mobile Networks</w:delText>
          </w:r>
          <w:r w:rsidDel="00430263">
            <w:rPr>
              <w:lang w:val="en-US"/>
            </w:rPr>
            <w:delText>.</w:delText>
          </w:r>
        </w:del>
      </w:ins>
    </w:p>
    <w:p w14:paraId="0D7DDC74" w14:textId="77777777" w:rsidR="00430263" w:rsidRDefault="0085661B" w:rsidP="0085661B">
      <w:pPr>
        <w:pStyle w:val="Reftext"/>
        <w:rPr>
          <w:ins w:id="87" w:author="Umutoni Yvonne" w:date="2022-06-13T17:04:00Z"/>
        </w:rPr>
      </w:pPr>
      <w:ins w:id="88" w:author="Piyush Chetiya" w:date="2022-06-10T07:30:00Z">
        <w:del w:id="89" w:author="Umutoni Yvonne" w:date="2022-06-13T17:07:00Z">
          <w:r w:rsidDel="008734A0">
            <w:rPr>
              <w:lang w:val="de-DE"/>
            </w:rPr>
            <w:delText>[ETSI TR 32.814]:</w:delText>
          </w:r>
          <w:r w:rsidDel="008734A0">
            <w:rPr>
              <w:lang w:val="de-DE"/>
            </w:rPr>
            <w:tab/>
            <w:delText xml:space="preserve">ETSI TR 32.814 V7.00 (2007), </w:delText>
          </w:r>
          <w:r w:rsidDel="008734A0">
            <w:rPr>
              <w:i/>
              <w:iCs/>
              <w:lang w:val="en-US"/>
            </w:rPr>
            <w:delText>Technical Specification Group Services and System Aspects: Telecommunication Management: UTRAN and GERAN Key Performance Indicator (KPI).</w:delText>
          </w:r>
        </w:del>
      </w:ins>
    </w:p>
    <w:p w14:paraId="307EFB2C" w14:textId="77777777" w:rsidR="00C355C3" w:rsidRPr="00C355C3" w:rsidRDefault="00C355C3" w:rsidP="00C355C3">
      <w:pPr>
        <w:pStyle w:val="Reftext"/>
        <w:rPr>
          <w:ins w:id="90" w:author="Umutoni Yvonne" w:date="2022-06-13T17:10:00Z"/>
          <w:i/>
          <w:iCs/>
        </w:rPr>
      </w:pPr>
      <w:ins w:id="91" w:author="Umutoni Yvonne" w:date="2022-06-13T17:10:00Z">
        <w:r>
          <w:t>ITU-T Recommendation P.851 (2003</w:t>
        </w:r>
        <w:proofErr w:type="gramStart"/>
        <w:r>
          <w:t xml:space="preserve">), </w:t>
        </w:r>
      </w:ins>
      <w:ins w:id="92" w:author="Umutoni Yvonne" w:date="2022-06-13T17:08:00Z">
        <w:r>
          <w:t xml:space="preserve"> </w:t>
        </w:r>
      </w:ins>
      <w:ins w:id="93" w:author="Umutoni Yvonne" w:date="2022-06-13T17:10:00Z">
        <w:r w:rsidRPr="00C355C3">
          <w:rPr>
            <w:i/>
            <w:iCs/>
          </w:rPr>
          <w:t>Subjective</w:t>
        </w:r>
        <w:proofErr w:type="gramEnd"/>
        <w:r w:rsidRPr="00C355C3">
          <w:rPr>
            <w:i/>
            <w:iCs/>
          </w:rPr>
          <w:t xml:space="preserve"> quality evaluation of telephone services</w:t>
        </w:r>
      </w:ins>
    </w:p>
    <w:p w14:paraId="1276A732" w14:textId="77777777" w:rsidR="00430263" w:rsidRDefault="00C355C3" w:rsidP="00C355C3">
      <w:pPr>
        <w:pStyle w:val="Reftext"/>
        <w:ind w:left="0" w:firstLine="0"/>
        <w:rPr>
          <w:ins w:id="94" w:author="Piyush Chetiya" w:date="2022-06-10T07:30:00Z"/>
        </w:rPr>
      </w:pPr>
      <w:ins w:id="95" w:author="Umutoni Yvonne" w:date="2022-06-13T17:10:00Z">
        <w:r w:rsidRPr="00C355C3">
          <w:rPr>
            <w:i/>
            <w:iCs/>
          </w:rPr>
          <w:t>based on spoken dialogue system</w:t>
        </w:r>
      </w:ins>
      <w:ins w:id="96" w:author="Umutoni Yvonne" w:date="2022-06-13T17:11:00Z">
        <w:r w:rsidRPr="00C355C3">
          <w:rPr>
            <w:i/>
            <w:iCs/>
          </w:rPr>
          <w:t>s</w:t>
        </w:r>
        <w:r>
          <w:t xml:space="preserve">. </w:t>
        </w:r>
      </w:ins>
      <w:ins w:id="97" w:author="Umutoni Yvonne" w:date="2022-06-13T17:08:00Z">
        <w:r>
          <w:t xml:space="preserve">    </w:t>
        </w:r>
      </w:ins>
    </w:p>
    <w:p w14:paraId="6CF8E554" w14:textId="77777777" w:rsidR="00BB1912" w:rsidRDefault="00BB1912" w:rsidP="009B72B3">
      <w:r w:rsidRPr="004432D0">
        <w:tab/>
      </w:r>
    </w:p>
    <w:p w14:paraId="2382C240" w14:textId="51580E02" w:rsidR="0085661B" w:rsidRPr="00C23A12" w:rsidRDefault="00BB1912" w:rsidP="009B72B3">
      <w:pPr>
        <w:pStyle w:val="Heading1"/>
        <w:rPr>
          <w:ins w:id="98" w:author="Piyush Chetiya" w:date="2022-06-10T07:31:00Z"/>
        </w:rPr>
      </w:pPr>
      <w:del w:id="99" w:author="Piyush Chetiya" w:date="2022-06-10T07:37:00Z">
        <w:r w:rsidRPr="00C23A12" w:rsidDel="00231A74">
          <w:delText>3</w:delText>
        </w:r>
      </w:del>
      <w:ins w:id="100" w:author="Piyush Chetiya" w:date="2022-06-10T07:31:00Z">
        <w:r w:rsidR="0085661B" w:rsidRPr="00C23A12">
          <w:t>3</w:t>
        </w:r>
        <w:r w:rsidR="0085661B" w:rsidRPr="00C23A12">
          <w:tab/>
          <w:t>Definitions</w:t>
        </w:r>
      </w:ins>
    </w:p>
    <w:p w14:paraId="6A62D91B" w14:textId="236826F6" w:rsidR="0085661B" w:rsidRDefault="00E87580" w:rsidP="0085661B">
      <w:pPr>
        <w:rPr>
          <w:ins w:id="101" w:author="hp" w:date="2022-12-13T15:08:00Z"/>
          <w:b/>
          <w:bCs/>
        </w:rPr>
      </w:pPr>
      <w:ins w:id="102" w:author="hp" w:date="2022-12-13T15:08:00Z">
        <w:r>
          <w:rPr>
            <w:b/>
            <w:bCs/>
          </w:rPr>
          <w:t>This recommendation defines the following terms:</w:t>
        </w:r>
      </w:ins>
    </w:p>
    <w:p w14:paraId="1725CBB1" w14:textId="77777777" w:rsidR="00E87580" w:rsidRPr="000D432F" w:rsidRDefault="00E87580" w:rsidP="00E87580">
      <w:pPr>
        <w:jc w:val="both"/>
        <w:rPr>
          <w:rFonts w:eastAsia="Times New Roman"/>
          <w:lang w:eastAsia="en-GB"/>
        </w:rPr>
      </w:pPr>
      <w:ins w:id="103" w:author="hp" w:date="2022-12-13T15:08:00Z">
        <w:r w:rsidRPr="000D432F">
          <w:rPr>
            <w:b/>
            <w:bCs/>
          </w:rPr>
          <w:t xml:space="preserve">3.1 </w:t>
        </w:r>
      </w:ins>
      <w:ins w:id="104" w:author="hp" w:date="2022-12-13T15:10:00Z">
        <w:r w:rsidRPr="000D432F">
          <w:rPr>
            <w:b/>
            <w:bCs/>
          </w:rPr>
          <w:t xml:space="preserve">Bot messages: </w:t>
        </w:r>
      </w:ins>
      <w:r w:rsidRPr="000D432F">
        <w:rPr>
          <w:rFonts w:eastAsia="Times New Roman"/>
          <w:lang w:eastAsia="en-GB"/>
        </w:rPr>
        <w:t xml:space="preserve">Bot messages is the total number of messages sent by the bot </w:t>
      </w:r>
      <w:proofErr w:type="gramStart"/>
      <w:r w:rsidRPr="000D432F">
        <w:rPr>
          <w:rFonts w:eastAsia="Times New Roman"/>
          <w:lang w:eastAsia="en-GB"/>
        </w:rPr>
        <w:t>during the course of</w:t>
      </w:r>
      <w:proofErr w:type="gramEnd"/>
      <w:r w:rsidRPr="000D432F">
        <w:rPr>
          <w:rFonts w:eastAsia="Times New Roman"/>
          <w:lang w:eastAsia="en-GB"/>
        </w:rPr>
        <w:t xml:space="preserve"> a conversation forms the basis of this metric. This metric measures the length of the conversation between the customer and the bot, and we generally want this number to be high. An important caveat to note, we </w:t>
      </w:r>
      <w:proofErr w:type="gramStart"/>
      <w:r w:rsidRPr="000D432F">
        <w:rPr>
          <w:rFonts w:eastAsia="Times New Roman"/>
          <w:lang w:eastAsia="en-GB"/>
        </w:rPr>
        <w:t>don’t</w:t>
      </w:r>
      <w:proofErr w:type="gramEnd"/>
      <w:r w:rsidRPr="000D432F">
        <w:rPr>
          <w:rFonts w:eastAsia="Times New Roman"/>
          <w:lang w:eastAsia="en-GB"/>
        </w:rPr>
        <w:t xml:space="preserve"> want this metric to be high for the wrong reasons, like, for instance, if the bot gives the same answer over and over again to a query it doesn’t understand.</w:t>
      </w:r>
    </w:p>
    <w:p w14:paraId="4F69EE7A" w14:textId="77777777" w:rsidR="00E87580" w:rsidRPr="000D432F" w:rsidRDefault="00E87580" w:rsidP="007F2EA1">
      <w:pPr>
        <w:spacing w:before="0"/>
        <w:jc w:val="both"/>
        <w:textAlignment w:val="baseline"/>
        <w:rPr>
          <w:ins w:id="105" w:author="hp" w:date="2022-12-13T15:14:00Z"/>
          <w:rFonts w:eastAsia="Times New Roman"/>
          <w:lang w:eastAsia="en-GB"/>
        </w:rPr>
      </w:pPr>
      <w:ins w:id="106" w:author="hp" w:date="2022-12-13T15:11:00Z">
        <w:r w:rsidRPr="000D432F">
          <w:rPr>
            <w:b/>
            <w:bCs/>
          </w:rPr>
          <w:t xml:space="preserve">3.2 </w:t>
        </w:r>
      </w:ins>
      <w:ins w:id="107" w:author="hp" w:date="2022-12-13T15:13:00Z">
        <w:r w:rsidRPr="000D432F">
          <w:rPr>
            <w:b/>
            <w:bCs/>
          </w:rPr>
          <w:t xml:space="preserve">Bounce rate: </w:t>
        </w:r>
      </w:ins>
      <w:r w:rsidRPr="000D432F">
        <w:rPr>
          <w:rFonts w:eastAsia="Times New Roman"/>
          <w:lang w:eastAsia="en-GB"/>
        </w:rPr>
        <w:t xml:space="preserve">Bounce rate is an important metric to track, not just to measure the effectiveness of the chatbot, but to measure how well the website/customer service management system is </w:t>
      </w:r>
      <w:proofErr w:type="gramStart"/>
      <w:r w:rsidRPr="000D432F">
        <w:rPr>
          <w:rFonts w:eastAsia="Times New Roman"/>
          <w:lang w:eastAsia="en-GB"/>
        </w:rPr>
        <w:t>performing as a whole</w:t>
      </w:r>
      <w:proofErr w:type="gramEnd"/>
      <w:r w:rsidRPr="000D432F">
        <w:rPr>
          <w:rFonts w:eastAsia="Times New Roman"/>
          <w:lang w:eastAsia="en-GB"/>
        </w:rPr>
        <w:t xml:space="preserve">. The bounce rate represents how many people are visiting the </w:t>
      </w:r>
      <w:proofErr w:type="gramStart"/>
      <w:r w:rsidRPr="000D432F">
        <w:rPr>
          <w:rFonts w:eastAsia="Times New Roman"/>
          <w:lang w:eastAsia="en-GB"/>
        </w:rPr>
        <w:t>website, and</w:t>
      </w:r>
      <w:proofErr w:type="gramEnd"/>
      <w:r w:rsidRPr="000D432F">
        <w:rPr>
          <w:rFonts w:eastAsia="Times New Roman"/>
          <w:lang w:eastAsia="en-GB"/>
        </w:rPr>
        <w:t xml:space="preserve"> leaving without interacting with the chatbot. We want to keep this number as low as possible since there is no point in </w:t>
      </w:r>
      <w:proofErr w:type="gramStart"/>
      <w:r w:rsidRPr="000D432F">
        <w:rPr>
          <w:rFonts w:eastAsia="Times New Roman"/>
          <w:lang w:eastAsia="en-GB"/>
        </w:rPr>
        <w:t>making  the</w:t>
      </w:r>
      <w:proofErr w:type="gramEnd"/>
      <w:r w:rsidRPr="000D432F">
        <w:rPr>
          <w:rFonts w:eastAsia="Times New Roman"/>
          <w:lang w:eastAsia="en-GB"/>
        </w:rPr>
        <w:t xml:space="preserve"> bot smart and able to answer all those complicated queries if no one is interacting with it. There are a wide variety of reasons why bounce rates are high, including poor UX, website design, longer loading times etc.</w:t>
      </w:r>
    </w:p>
    <w:p w14:paraId="6AABED30" w14:textId="77777777" w:rsidR="00E87580" w:rsidRPr="000D432F" w:rsidRDefault="00E87580" w:rsidP="00E87580">
      <w:pPr>
        <w:spacing w:before="0"/>
        <w:textAlignment w:val="baseline"/>
        <w:rPr>
          <w:ins w:id="108" w:author="hp" w:date="2022-12-13T15:14:00Z"/>
          <w:rFonts w:eastAsia="Times New Roman"/>
          <w:lang w:eastAsia="en-GB"/>
        </w:rPr>
      </w:pPr>
    </w:p>
    <w:p w14:paraId="07E4859D" w14:textId="77777777" w:rsidR="00E87580" w:rsidRPr="000D432F" w:rsidRDefault="00E87580" w:rsidP="006F6D78">
      <w:pPr>
        <w:spacing w:before="0"/>
        <w:jc w:val="both"/>
        <w:textAlignment w:val="baseline"/>
        <w:rPr>
          <w:ins w:id="109" w:author="hp" w:date="2022-12-13T15:14:00Z"/>
          <w:rFonts w:eastAsia="Times New Roman"/>
          <w:lang w:eastAsia="en-GB"/>
        </w:rPr>
      </w:pPr>
      <w:ins w:id="110" w:author="hp" w:date="2022-12-13T15:14:00Z">
        <w:r w:rsidRPr="00AB2AD5">
          <w:rPr>
            <w:rFonts w:eastAsia="Times New Roman"/>
            <w:b/>
            <w:lang w:eastAsia="en-GB"/>
          </w:rPr>
          <w:t>3.3 Fall back response</w:t>
        </w:r>
        <w:r w:rsidRPr="000D432F">
          <w:rPr>
            <w:rFonts w:eastAsia="Times New Roman"/>
            <w:lang w:eastAsia="en-GB"/>
          </w:rPr>
          <w:t xml:space="preserve">: A </w:t>
        </w:r>
        <w:proofErr w:type="spellStart"/>
        <w:r w:rsidRPr="000D432F">
          <w:rPr>
            <w:rFonts w:eastAsia="Times New Roman"/>
            <w:lang w:eastAsia="en-GB"/>
          </w:rPr>
          <w:t>FallBack</w:t>
        </w:r>
        <w:proofErr w:type="spellEnd"/>
        <w:r w:rsidRPr="000D432F">
          <w:rPr>
            <w:rFonts w:eastAsia="Times New Roman"/>
            <w:lang w:eastAsia="en-GB"/>
          </w:rPr>
          <w:t xml:space="preserve"> response is a </w:t>
        </w:r>
        <w:proofErr w:type="gramStart"/>
        <w:r w:rsidRPr="000D432F">
          <w:rPr>
            <w:rFonts w:eastAsia="Times New Roman"/>
            <w:lang w:eastAsia="en-GB"/>
          </w:rPr>
          <w:t>metric  in</w:t>
        </w:r>
        <w:proofErr w:type="gramEnd"/>
        <w:r w:rsidRPr="000D432F">
          <w:rPr>
            <w:rFonts w:eastAsia="Times New Roman"/>
            <w:lang w:eastAsia="en-GB"/>
          </w:rPr>
          <w:t xml:space="preserve"> which the bot does not understand the query from a user and gives a canned response that has been set by the bot designer. The rate of occurrence of this Fallback response is called the Fallback Rate and to effectively design a chatbot, we should know the user messages that trigger these fallbacks. If the chatbot is placed wrongly, then the FBR is bound to go up, or it could also be a fault in the NLP engine if the bot is not able to understand what the user is looking for.</w:t>
        </w:r>
      </w:ins>
    </w:p>
    <w:p w14:paraId="3A8B1B59" w14:textId="5D93BDC8" w:rsidR="00E87580" w:rsidRPr="000D432F" w:rsidRDefault="00E87580" w:rsidP="00E87580">
      <w:pPr>
        <w:spacing w:before="0"/>
        <w:textAlignment w:val="baseline"/>
        <w:rPr>
          <w:rFonts w:eastAsia="Times New Roman"/>
          <w:lang w:eastAsia="en-GB"/>
        </w:rPr>
      </w:pPr>
    </w:p>
    <w:p w14:paraId="45D5A260" w14:textId="77777777" w:rsidR="009115CA" w:rsidRPr="000D432F" w:rsidRDefault="009115CA" w:rsidP="009115CA">
      <w:pPr>
        <w:jc w:val="both"/>
        <w:rPr>
          <w:ins w:id="111" w:author="hp" w:date="2022-12-14T15:46:00Z"/>
          <w:rFonts w:eastAsia="MS Mincho"/>
          <w:iCs/>
          <w:color w:val="000000"/>
        </w:rPr>
      </w:pPr>
    </w:p>
    <w:p w14:paraId="2FC31D3C" w14:textId="38F3E97A" w:rsidR="009115CA" w:rsidRDefault="009115CA" w:rsidP="009115CA">
      <w:pPr>
        <w:jc w:val="both"/>
        <w:rPr>
          <w:ins w:id="112" w:author="hp" w:date="2022-12-14T15:46:00Z"/>
          <w:rFonts w:eastAsia="MS Mincho"/>
          <w:iCs/>
          <w:color w:val="000000"/>
        </w:rPr>
      </w:pPr>
      <w:ins w:id="113" w:author="hp" w:date="2022-12-14T15:46:00Z">
        <w:r>
          <w:rPr>
            <w:rFonts w:eastAsia="MS Mincho"/>
            <w:iCs/>
            <w:color w:val="000000"/>
          </w:rPr>
          <w:t>3.</w:t>
        </w:r>
      </w:ins>
      <w:ins w:id="114" w:author="hp" w:date="2022-12-14T15:55:00Z">
        <w:r w:rsidR="00632DAF">
          <w:rPr>
            <w:rFonts w:eastAsia="MS Mincho"/>
            <w:iCs/>
            <w:color w:val="000000"/>
          </w:rPr>
          <w:t>4</w:t>
        </w:r>
      </w:ins>
      <w:ins w:id="115" w:author="hp" w:date="2022-12-14T15:46:00Z">
        <w:r>
          <w:rPr>
            <w:rFonts w:eastAsia="MS Mincho"/>
            <w:iCs/>
            <w:color w:val="000000"/>
          </w:rPr>
          <w:t xml:space="preserve"> Retention Rate</w:t>
        </w:r>
      </w:ins>
    </w:p>
    <w:p w14:paraId="6B4550E6" w14:textId="77777777" w:rsidR="009115CA" w:rsidRDefault="009115CA" w:rsidP="009115CA">
      <w:pPr>
        <w:jc w:val="both"/>
        <w:rPr>
          <w:ins w:id="116" w:author="hp" w:date="2022-12-14T15:46:00Z"/>
          <w:rFonts w:eastAsia="MS Mincho"/>
          <w:iCs/>
          <w:color w:val="000000"/>
        </w:rPr>
      </w:pPr>
      <w:ins w:id="117" w:author="hp" w:date="2022-12-14T15:46:00Z">
        <w:r>
          <w:rPr>
            <w:rFonts w:eastAsia="MS Mincho"/>
            <w:iCs/>
            <w:color w:val="000000"/>
          </w:rPr>
          <w:lastRenderedPageBreak/>
          <w:t xml:space="preserve">This chatbot KPI helps to record the percentage of users who return to interact with the chatbot within a specific </w:t>
        </w:r>
        <w:proofErr w:type="gramStart"/>
        <w:r>
          <w:rPr>
            <w:rFonts w:eastAsia="MS Mincho"/>
            <w:iCs/>
            <w:color w:val="000000"/>
          </w:rPr>
          <w:t>period of time</w:t>
        </w:r>
        <w:proofErr w:type="gramEnd"/>
        <w:r>
          <w:rPr>
            <w:rFonts w:eastAsia="MS Mincho"/>
            <w:iCs/>
            <w:color w:val="000000"/>
          </w:rPr>
          <w:t>. The more frequently people come back to use the bot, the greater is the retention rate. Apart from new users, it indicates that there are customers enjoying it enough and finding it useful enough to come back.</w:t>
        </w:r>
      </w:ins>
    </w:p>
    <w:p w14:paraId="5D3D7A0B" w14:textId="77777777" w:rsidR="009115CA" w:rsidRDefault="009115CA" w:rsidP="009115CA">
      <w:pPr>
        <w:jc w:val="both"/>
        <w:rPr>
          <w:ins w:id="118" w:author="hp" w:date="2022-12-14T15:46:00Z"/>
          <w:rFonts w:eastAsia="MS Mincho"/>
          <w:iCs/>
          <w:color w:val="000000"/>
        </w:rPr>
      </w:pPr>
    </w:p>
    <w:p w14:paraId="1A7FE6D1" w14:textId="3503CC6E" w:rsidR="009115CA" w:rsidRDefault="009115CA" w:rsidP="009115CA">
      <w:pPr>
        <w:jc w:val="both"/>
        <w:rPr>
          <w:ins w:id="119" w:author="hp" w:date="2022-12-14T15:46:00Z"/>
          <w:rFonts w:eastAsia="MS Mincho"/>
          <w:iCs/>
          <w:color w:val="000000"/>
        </w:rPr>
      </w:pPr>
      <w:ins w:id="120" w:author="hp" w:date="2022-12-14T15:46:00Z">
        <w:r>
          <w:rPr>
            <w:rFonts w:eastAsia="MS Mincho"/>
            <w:iCs/>
            <w:color w:val="000000"/>
          </w:rPr>
          <w:t>3.</w:t>
        </w:r>
      </w:ins>
      <w:ins w:id="121" w:author="hp" w:date="2022-12-14T15:55:00Z">
        <w:r w:rsidR="00632DAF">
          <w:rPr>
            <w:rFonts w:eastAsia="MS Mincho"/>
            <w:iCs/>
            <w:color w:val="000000"/>
          </w:rPr>
          <w:t>5</w:t>
        </w:r>
      </w:ins>
      <w:ins w:id="122" w:author="hp" w:date="2022-12-14T15:46:00Z">
        <w:r>
          <w:rPr>
            <w:rFonts w:eastAsia="MS Mincho"/>
            <w:iCs/>
            <w:color w:val="000000"/>
          </w:rPr>
          <w:t xml:space="preserve"> Escalation Rate</w:t>
        </w:r>
      </w:ins>
    </w:p>
    <w:p w14:paraId="37C6AC34" w14:textId="77777777" w:rsidR="009115CA" w:rsidRPr="008A28E2" w:rsidRDefault="009115CA" w:rsidP="009115CA">
      <w:pPr>
        <w:jc w:val="both"/>
        <w:rPr>
          <w:ins w:id="123" w:author="hp" w:date="2022-12-14T15:46:00Z"/>
          <w:rFonts w:eastAsia="MS Mincho"/>
          <w:iCs/>
          <w:color w:val="000000"/>
        </w:rPr>
      </w:pPr>
      <w:ins w:id="124" w:author="hp" w:date="2022-12-14T15:46:00Z">
        <w:r>
          <w:rPr>
            <w:rFonts w:eastAsia="MS Mincho"/>
            <w:iCs/>
            <w:color w:val="000000"/>
          </w:rPr>
          <w:t xml:space="preserve">There are some situations in which a chatbot will need to escalate a conversation to a human agent. This could be for several reasons such as, it does not understand a user’s input, has </w:t>
        </w:r>
        <w:proofErr w:type="gramStart"/>
        <w:r>
          <w:rPr>
            <w:rFonts w:eastAsia="MS Mincho"/>
            <w:iCs/>
            <w:color w:val="000000"/>
          </w:rPr>
          <w:t>not  been</w:t>
        </w:r>
        <w:proofErr w:type="gramEnd"/>
        <w:r>
          <w:rPr>
            <w:rFonts w:eastAsia="MS Mincho"/>
            <w:iCs/>
            <w:color w:val="000000"/>
          </w:rPr>
          <w:t xml:space="preserve"> trained on a specific topic or a user explicitly asks for a human agent. If experiencing high escalation rate, it might be worth conducting additional training and increasing the chatbot’s scope to deliver a boost in performance.</w:t>
        </w:r>
      </w:ins>
    </w:p>
    <w:p w14:paraId="6DAB838E" w14:textId="7119E4C1" w:rsidR="00E87580" w:rsidRDefault="009115CA" w:rsidP="0085661B">
      <w:pPr>
        <w:rPr>
          <w:ins w:id="125" w:author="hp" w:date="2022-12-14T15:48:00Z"/>
        </w:rPr>
      </w:pPr>
      <w:ins w:id="126" w:author="hp" w:date="2022-12-14T15:48:00Z">
        <w:r>
          <w:rPr>
            <w:b/>
            <w:bCs/>
          </w:rPr>
          <w:t>3.</w:t>
        </w:r>
      </w:ins>
      <w:ins w:id="127" w:author="hp" w:date="2022-12-14T15:55:00Z">
        <w:r w:rsidR="00632DAF">
          <w:rPr>
            <w:b/>
            <w:bCs/>
          </w:rPr>
          <w:t>6</w:t>
        </w:r>
      </w:ins>
      <w:ins w:id="128" w:author="hp" w:date="2022-12-14T15:48:00Z">
        <w:r>
          <w:rPr>
            <w:b/>
            <w:bCs/>
          </w:rPr>
          <w:t xml:space="preserve"> </w:t>
        </w:r>
        <w:r w:rsidRPr="008A28E2">
          <w:t>Bot intent analytics</w:t>
        </w:r>
      </w:ins>
    </w:p>
    <w:p w14:paraId="660D7ADA" w14:textId="222289A6" w:rsidR="009115CA" w:rsidRDefault="009115CA" w:rsidP="0085661B">
      <w:pPr>
        <w:rPr>
          <w:ins w:id="129" w:author="hp" w:date="2022-12-14T15:50:00Z"/>
        </w:rPr>
      </w:pPr>
      <w:ins w:id="130" w:author="hp" w:date="2022-12-14T15:49:00Z">
        <w:r w:rsidRPr="008A28E2">
          <w:t>Helps developers assess how their messages are mapped to specific intent categories</w:t>
        </w:r>
      </w:ins>
    </w:p>
    <w:p w14:paraId="33DBDC0F" w14:textId="3485E8E7" w:rsidR="009115CA" w:rsidRDefault="009115CA" w:rsidP="0085661B">
      <w:pPr>
        <w:rPr>
          <w:ins w:id="131" w:author="hp" w:date="2022-12-14T15:50:00Z"/>
        </w:rPr>
      </w:pPr>
      <w:ins w:id="132" w:author="hp" w:date="2022-12-14T15:50:00Z">
        <w:r>
          <w:t>3.</w:t>
        </w:r>
      </w:ins>
      <w:ins w:id="133" w:author="hp" w:date="2022-12-14T15:55:00Z">
        <w:r w:rsidR="00632DAF">
          <w:t>7</w:t>
        </w:r>
      </w:ins>
      <w:ins w:id="134" w:author="hp" w:date="2022-12-14T15:50:00Z">
        <w:r>
          <w:t xml:space="preserve"> Number of bot messages</w:t>
        </w:r>
      </w:ins>
    </w:p>
    <w:p w14:paraId="1AD76819" w14:textId="35397B70" w:rsidR="009115CA" w:rsidRDefault="00576D14" w:rsidP="0085661B">
      <w:pPr>
        <w:rPr>
          <w:ins w:id="135" w:author="hp" w:date="2022-12-14T15:51:00Z"/>
        </w:rPr>
      </w:pPr>
      <w:ins w:id="136" w:author="hp" w:date="2022-12-14T15:51:00Z">
        <w:r>
          <w:t xml:space="preserve">Total number of messages sent by the bot </w:t>
        </w:r>
        <w:proofErr w:type="gramStart"/>
        <w:r>
          <w:t>during the course of</w:t>
        </w:r>
        <w:proofErr w:type="gramEnd"/>
        <w:r>
          <w:t xml:space="preserve"> conversation.</w:t>
        </w:r>
      </w:ins>
    </w:p>
    <w:p w14:paraId="79414CF4" w14:textId="77777777" w:rsidR="00576D14" w:rsidRDefault="00576D14" w:rsidP="0085661B">
      <w:pPr>
        <w:rPr>
          <w:ins w:id="137" w:author="hp" w:date="2022-12-14T15:51:00Z"/>
        </w:rPr>
      </w:pPr>
    </w:p>
    <w:p w14:paraId="5932219A" w14:textId="39495DF8" w:rsidR="00576D14" w:rsidRDefault="00576D14" w:rsidP="0085661B">
      <w:pPr>
        <w:rPr>
          <w:ins w:id="138" w:author="hp" w:date="2022-12-14T15:52:00Z"/>
        </w:rPr>
      </w:pPr>
      <w:ins w:id="139" w:author="hp" w:date="2022-12-14T15:51:00Z">
        <w:r>
          <w:t>3.</w:t>
        </w:r>
      </w:ins>
      <w:ins w:id="140" w:author="hp" w:date="2022-12-14T15:56:00Z">
        <w:r w:rsidR="00632DAF">
          <w:t>8</w:t>
        </w:r>
      </w:ins>
      <w:ins w:id="141" w:author="hp" w:date="2022-12-14T15:52:00Z">
        <w:r w:rsidR="00BA2F1D">
          <w:t xml:space="preserve"> Integrity</w:t>
        </w:r>
      </w:ins>
    </w:p>
    <w:p w14:paraId="7C80F259" w14:textId="2A090EB0" w:rsidR="00BA2F1D" w:rsidRDefault="00BA2F1D" w:rsidP="007F2EA1">
      <w:pPr>
        <w:jc w:val="both"/>
        <w:rPr>
          <w:ins w:id="142" w:author="hp" w:date="2022-12-14T15:57:00Z"/>
        </w:rPr>
      </w:pPr>
      <w:ins w:id="143" w:author="hp" w:date="2022-12-14T15:53:00Z">
        <w:r w:rsidRPr="00C23A12">
          <w:t xml:space="preserve">The AI agent </w:t>
        </w:r>
        <w:r>
          <w:t xml:space="preserve">should </w:t>
        </w:r>
        <w:r w:rsidRPr="00C23A12">
          <w:t>provide relevant answer to the input</w:t>
        </w:r>
        <w:r>
          <w:t>.</w:t>
        </w:r>
      </w:ins>
      <w:ins w:id="144" w:author="hp" w:date="2022-12-14T15:54:00Z">
        <w:r w:rsidR="00850F12">
          <w:t xml:space="preserve"> </w:t>
        </w:r>
        <w:r w:rsidR="00850F12" w:rsidRPr="00C23A12">
          <w:t xml:space="preserve">Sometimes the chatbots/ AI assistant answers without context which it does not realize </w:t>
        </w:r>
        <w:proofErr w:type="gramStart"/>
        <w:r w:rsidR="00850F12" w:rsidRPr="00C23A12">
          <w:t>i.e.</w:t>
        </w:r>
        <w:proofErr w:type="gramEnd"/>
        <w:r w:rsidR="00850F12" w:rsidRPr="00C23A12">
          <w:t xml:space="preserve"> answering irrelevant to the question</w:t>
        </w:r>
        <w:r w:rsidR="00850F12">
          <w:t xml:space="preserve"> which compromises the integrity</w:t>
        </w:r>
        <w:r w:rsidR="00850F12" w:rsidRPr="00C23A12">
          <w:t>.</w:t>
        </w:r>
      </w:ins>
    </w:p>
    <w:p w14:paraId="6BBA68F8" w14:textId="18848B38" w:rsidR="005904F3" w:rsidRDefault="005904F3" w:rsidP="007F2EA1">
      <w:pPr>
        <w:jc w:val="both"/>
        <w:rPr>
          <w:ins w:id="145" w:author="hp" w:date="2022-12-14T15:57:00Z"/>
        </w:rPr>
      </w:pPr>
      <w:ins w:id="146" w:author="hp" w:date="2022-12-14T15:57:00Z">
        <w:r>
          <w:t>3.9 Fairness</w:t>
        </w:r>
      </w:ins>
    </w:p>
    <w:p w14:paraId="2FDD9F36" w14:textId="0E416A60" w:rsidR="005904F3" w:rsidRDefault="005904F3" w:rsidP="007F2EA1">
      <w:pPr>
        <w:jc w:val="both"/>
        <w:rPr>
          <w:ins w:id="147" w:author="hp" w:date="2022-12-14T15:59:00Z"/>
        </w:rPr>
      </w:pPr>
      <w:ins w:id="148" w:author="hp" w:date="2022-12-14T15:57:00Z">
        <w:r w:rsidRPr="00C23A12">
          <w:t>The AI</w:t>
        </w:r>
      </w:ins>
      <w:ins w:id="149" w:author="hp" w:date="2022-12-14T15:58:00Z">
        <w:r>
          <w:t xml:space="preserve"> chatbot</w:t>
        </w:r>
      </w:ins>
      <w:ins w:id="150" w:author="hp" w:date="2022-12-14T15:57:00Z">
        <w:r w:rsidRPr="00C23A12">
          <w:t xml:space="preserve"> system should not discriminate </w:t>
        </w:r>
        <w:proofErr w:type="gramStart"/>
        <w:r w:rsidRPr="00C23A12">
          <w:t>on the basis of</w:t>
        </w:r>
        <w:proofErr w:type="gramEnd"/>
        <w:r w:rsidRPr="00C23A12">
          <w:t xml:space="preserve"> protected attributes alone.</w:t>
        </w:r>
      </w:ins>
      <w:ins w:id="151" w:author="hp" w:date="2022-12-14T15:58:00Z">
        <w:r>
          <w:t xml:space="preserve"> </w:t>
        </w:r>
        <w:r w:rsidRPr="00C23A12">
          <w:t>Model should be fair. There should be no discrimination based on caste, religion, race, gender, etc</w:t>
        </w:r>
      </w:ins>
    </w:p>
    <w:p w14:paraId="0136FE57" w14:textId="77777777" w:rsidR="002F779A" w:rsidRDefault="002F779A" w:rsidP="007F2EA1">
      <w:pPr>
        <w:jc w:val="both"/>
        <w:rPr>
          <w:ins w:id="152" w:author="hp" w:date="2022-12-14T15:59:00Z"/>
        </w:rPr>
      </w:pPr>
    </w:p>
    <w:p w14:paraId="35C808ED" w14:textId="59E5FFDF" w:rsidR="002F779A" w:rsidRDefault="002F779A" w:rsidP="007F2EA1">
      <w:pPr>
        <w:jc w:val="both"/>
        <w:rPr>
          <w:ins w:id="153" w:author="hp" w:date="2022-12-14T15:59:00Z"/>
        </w:rPr>
      </w:pPr>
      <w:ins w:id="154" w:author="hp" w:date="2022-12-14T15:59:00Z">
        <w:r>
          <w:t xml:space="preserve">3.10 Accuracy </w:t>
        </w:r>
      </w:ins>
    </w:p>
    <w:p w14:paraId="6795E2AE" w14:textId="112865D9" w:rsidR="002F779A" w:rsidRDefault="002F779A" w:rsidP="007F2EA1">
      <w:pPr>
        <w:jc w:val="both"/>
        <w:rPr>
          <w:ins w:id="155" w:author="hp" w:date="2022-12-14T16:01:00Z"/>
        </w:rPr>
      </w:pPr>
      <w:ins w:id="156" w:author="hp" w:date="2022-12-14T15:59:00Z">
        <w:r w:rsidRPr="00C23A12">
          <w:t>Deep reinforcement learning follows a reward system that enables the bot to differentiate between right and wrong.</w:t>
        </w:r>
      </w:ins>
      <w:ins w:id="157" w:author="hp" w:date="2022-12-14T16:00:00Z">
        <w:r w:rsidR="00E2097B" w:rsidRPr="00E2097B">
          <w:t xml:space="preserve"> </w:t>
        </w:r>
        <w:r w:rsidR="00E2097B" w:rsidRPr="00C23A12">
          <w:t xml:space="preserve">Some Deep reinforcement learning algorithms used in </w:t>
        </w:r>
        <w:r w:rsidR="00E2097B">
          <w:t xml:space="preserve">such </w:t>
        </w:r>
        <w:r w:rsidR="00E2097B" w:rsidRPr="00C23A12">
          <w:t>conversational AI are Q-Learning, Deep Q Neural Network (DQN) and Distributed Reinforcement Learning, Quantile Regression (QR-DQN).</w:t>
        </w:r>
      </w:ins>
    </w:p>
    <w:p w14:paraId="3BF5327B" w14:textId="7A368036" w:rsidR="00C72297" w:rsidRDefault="00C72297" w:rsidP="007F2EA1">
      <w:pPr>
        <w:jc w:val="both"/>
        <w:rPr>
          <w:ins w:id="158" w:author="hp" w:date="2022-12-14T16:01:00Z"/>
        </w:rPr>
      </w:pPr>
      <w:ins w:id="159" w:author="hp" w:date="2022-12-14T16:01:00Z">
        <w:r>
          <w:t xml:space="preserve">3.11 </w:t>
        </w:r>
        <w:r w:rsidR="0059378F">
          <w:t>Learning</w:t>
        </w:r>
      </w:ins>
    </w:p>
    <w:p w14:paraId="17E182B1" w14:textId="415F8982" w:rsidR="0059378F" w:rsidRDefault="0059378F" w:rsidP="007F2EA1">
      <w:pPr>
        <w:jc w:val="both"/>
        <w:rPr>
          <w:ins w:id="160" w:author="hp" w:date="2022-12-14T16:02:00Z"/>
        </w:rPr>
      </w:pPr>
      <w:ins w:id="161" w:author="hp" w:date="2022-12-14T16:01:00Z">
        <w:r w:rsidRPr="00C23A12">
          <w:t>AI assistant capability to learn from unstructured data set and taking decision on what actions to perform to optimize the performance.</w:t>
        </w:r>
      </w:ins>
    </w:p>
    <w:p w14:paraId="6D6ADE2B" w14:textId="7C44EC03" w:rsidR="0059378F" w:rsidRDefault="0059378F" w:rsidP="007F2EA1">
      <w:pPr>
        <w:jc w:val="both"/>
        <w:rPr>
          <w:ins w:id="162" w:author="hp" w:date="2022-12-14T16:02:00Z"/>
        </w:rPr>
      </w:pPr>
      <w:ins w:id="163" w:author="hp" w:date="2022-12-14T16:02:00Z">
        <w:r>
          <w:t>3.12 Censoring</w:t>
        </w:r>
      </w:ins>
    </w:p>
    <w:p w14:paraId="7B1F17C3" w14:textId="1AB55248" w:rsidR="0059378F" w:rsidRDefault="0059378F" w:rsidP="007F2EA1">
      <w:pPr>
        <w:jc w:val="both"/>
        <w:rPr>
          <w:ins w:id="164" w:author="hp" w:date="2022-12-14T16:04:00Z"/>
        </w:rPr>
      </w:pPr>
      <w:ins w:id="165" w:author="hp" w:date="2022-12-14T16:03:00Z">
        <w:r w:rsidRPr="00C23A12">
          <w:t>Algorithms of chatbots model should be able to censor the inappropriate utterances in the text using a negative reward system.</w:t>
        </w:r>
      </w:ins>
    </w:p>
    <w:p w14:paraId="61FA969E" w14:textId="3CDBB66B" w:rsidR="00920423" w:rsidRDefault="00920423" w:rsidP="0085661B">
      <w:pPr>
        <w:rPr>
          <w:ins w:id="166" w:author="hp" w:date="2022-12-14T16:04:00Z"/>
        </w:rPr>
      </w:pPr>
      <w:ins w:id="167" w:author="hp" w:date="2022-12-14T16:04:00Z">
        <w:r>
          <w:t>3.13 Loops</w:t>
        </w:r>
      </w:ins>
    </w:p>
    <w:p w14:paraId="53F1E92F" w14:textId="028B8067" w:rsidR="00920423" w:rsidRDefault="00920423" w:rsidP="007F2EA1">
      <w:pPr>
        <w:jc w:val="both"/>
        <w:rPr>
          <w:ins w:id="168" w:author="hp" w:date="2022-12-14T16:05:00Z"/>
        </w:rPr>
      </w:pPr>
      <w:ins w:id="169" w:author="hp" w:date="2022-12-14T16:04:00Z">
        <w:r w:rsidRPr="00C23A12">
          <w:t>ML should be able to give propelled information retrieval with capability to check the spelling, parse the input and avoid loops in dialogue.</w:t>
        </w:r>
      </w:ins>
    </w:p>
    <w:p w14:paraId="34A4AD2C" w14:textId="6AB685B6" w:rsidR="00920423" w:rsidRDefault="00920423" w:rsidP="007F2EA1">
      <w:pPr>
        <w:jc w:val="both"/>
        <w:rPr>
          <w:ins w:id="170" w:author="hp" w:date="2022-12-14T16:05:00Z"/>
        </w:rPr>
      </w:pPr>
      <w:ins w:id="171" w:author="hp" w:date="2022-12-14T16:05:00Z">
        <w:r>
          <w:t>3.14 Data</w:t>
        </w:r>
      </w:ins>
    </w:p>
    <w:p w14:paraId="77348243" w14:textId="34763ACD" w:rsidR="00920423" w:rsidRDefault="00920423" w:rsidP="007F2EA1">
      <w:pPr>
        <w:jc w:val="both"/>
        <w:rPr>
          <w:ins w:id="172" w:author="hp" w:date="2022-12-14T16:06:00Z"/>
        </w:rPr>
      </w:pPr>
      <w:ins w:id="173" w:author="hp" w:date="2022-12-14T16:05:00Z">
        <w:r w:rsidRPr="00C23A12">
          <w:t>ML algorithms need to work with the information which is crude and unstructured and never in the correct form as needed for actual processing.</w:t>
        </w:r>
      </w:ins>
    </w:p>
    <w:p w14:paraId="6D5C5B38" w14:textId="00B5EA35" w:rsidR="00920423" w:rsidRDefault="00920423" w:rsidP="007F2EA1">
      <w:pPr>
        <w:jc w:val="both"/>
        <w:rPr>
          <w:ins w:id="174" w:author="hp" w:date="2022-12-14T16:06:00Z"/>
        </w:rPr>
      </w:pPr>
      <w:ins w:id="175" w:author="hp" w:date="2022-12-14T16:06:00Z">
        <w:r>
          <w:t xml:space="preserve">3.15 </w:t>
        </w:r>
        <w:r w:rsidRPr="00C23A12">
          <w:t>Relational database and SQL</w:t>
        </w:r>
      </w:ins>
    </w:p>
    <w:p w14:paraId="5DE6998A" w14:textId="436858B4" w:rsidR="00920423" w:rsidRDefault="00920423" w:rsidP="007F2EA1">
      <w:pPr>
        <w:jc w:val="both"/>
        <w:rPr>
          <w:ins w:id="176" w:author="hp" w:date="2022-12-14T16:07:00Z"/>
        </w:rPr>
      </w:pPr>
      <w:ins w:id="177" w:author="hp" w:date="2022-12-14T16:06:00Z">
        <w:r w:rsidRPr="00C23A12">
          <w:lastRenderedPageBreak/>
          <w:t xml:space="preserve">It is a strategy used in chatbots design </w:t>
        </w:r>
        <w:proofErr w:type="gramStart"/>
        <w:r w:rsidRPr="00C23A12">
          <w:t>in order to</w:t>
        </w:r>
        <w:proofErr w:type="gramEnd"/>
        <w:r w:rsidRPr="00C23A12">
          <w:t xml:space="preserve"> make the Chatbots to remember previous conversation.</w:t>
        </w:r>
      </w:ins>
    </w:p>
    <w:p w14:paraId="151FC90F" w14:textId="76F130E4" w:rsidR="00920423" w:rsidRDefault="00920423" w:rsidP="007F2EA1">
      <w:pPr>
        <w:jc w:val="both"/>
        <w:rPr>
          <w:ins w:id="178" w:author="hp" w:date="2022-12-14T16:08:00Z"/>
        </w:rPr>
      </w:pPr>
      <w:ins w:id="179" w:author="hp" w:date="2022-12-14T16:07:00Z">
        <w:r>
          <w:t>3.16</w:t>
        </w:r>
      </w:ins>
      <w:ins w:id="180" w:author="hp" w:date="2022-12-14T16:08:00Z">
        <w:r>
          <w:t xml:space="preserve"> NLP</w:t>
        </w:r>
      </w:ins>
    </w:p>
    <w:p w14:paraId="1DED8800" w14:textId="5A26BB0D" w:rsidR="00920423" w:rsidRDefault="00920423" w:rsidP="007F2EA1">
      <w:pPr>
        <w:jc w:val="both"/>
        <w:rPr>
          <w:ins w:id="181" w:author="hp" w:date="2022-12-14T16:09:00Z"/>
        </w:rPr>
      </w:pPr>
      <w:ins w:id="182" w:author="hp" w:date="2022-12-14T16:08:00Z">
        <w:r w:rsidRPr="00C23A12">
          <w:t>NLP (Natural Language Processing) includes influencing machines to perform helpful undertakings with the natural languages which people generally apply.</w:t>
        </w:r>
      </w:ins>
      <w:ins w:id="183" w:author="hp" w:date="2022-12-14T16:09:00Z">
        <w:r>
          <w:t xml:space="preserve"> It is an </w:t>
        </w:r>
      </w:ins>
      <w:ins w:id="184" w:author="hp" w:date="2022-12-14T16:08:00Z">
        <w:r w:rsidRPr="00C23A12">
          <w:t xml:space="preserve">AI technique for speaking with smart frameworks applying a specific language, for </w:t>
        </w:r>
        <w:proofErr w:type="gramStart"/>
        <w:r w:rsidRPr="00C23A12">
          <w:t>e.g.</w:t>
        </w:r>
        <w:proofErr w:type="gramEnd"/>
        <w:r w:rsidRPr="00C23A12">
          <w:t xml:space="preserve"> English.</w:t>
        </w:r>
      </w:ins>
    </w:p>
    <w:p w14:paraId="1AE2BE90" w14:textId="55FBCFB2" w:rsidR="00920423" w:rsidRDefault="00920423" w:rsidP="007F2EA1">
      <w:pPr>
        <w:jc w:val="both"/>
        <w:rPr>
          <w:ins w:id="185" w:author="hp" w:date="2022-12-14T16:09:00Z"/>
        </w:rPr>
      </w:pPr>
      <w:ins w:id="186" w:author="hp" w:date="2022-12-14T16:09:00Z">
        <w:r>
          <w:t xml:space="preserve">3.17 </w:t>
        </w:r>
        <w:r w:rsidR="00D95C90" w:rsidRPr="00C23A12">
          <w:t>Deadline/Timeline of the algorithm</w:t>
        </w:r>
      </w:ins>
    </w:p>
    <w:p w14:paraId="385BD035" w14:textId="6690461A" w:rsidR="00D95C90" w:rsidRDefault="00D95C90" w:rsidP="007F2EA1">
      <w:pPr>
        <w:jc w:val="both"/>
        <w:rPr>
          <w:ins w:id="187" w:author="hp" w:date="2022-12-14T16:11:00Z"/>
        </w:rPr>
      </w:pPr>
      <w:ins w:id="188" w:author="hp" w:date="2022-12-14T16:10:00Z">
        <w:r w:rsidRPr="00C23A12">
          <w:t>Conversational AI algorithms are subjected to real-time constraints, with few seconds allowable.</w:t>
        </w:r>
      </w:ins>
    </w:p>
    <w:p w14:paraId="604CE20B" w14:textId="2513C6F9" w:rsidR="00D95C90" w:rsidRDefault="00D95C90" w:rsidP="007F2EA1">
      <w:pPr>
        <w:jc w:val="both"/>
        <w:rPr>
          <w:ins w:id="189" w:author="hp" w:date="2022-12-14T16:12:00Z"/>
        </w:rPr>
      </w:pPr>
      <w:ins w:id="190" w:author="hp" w:date="2022-12-14T16:11:00Z">
        <w:r>
          <w:t>3.18 CPU Consumptio</w:t>
        </w:r>
      </w:ins>
      <w:ins w:id="191" w:author="hp" w:date="2022-12-14T16:12:00Z">
        <w:r>
          <w:t>n</w:t>
        </w:r>
      </w:ins>
    </w:p>
    <w:p w14:paraId="02C51621" w14:textId="5DEE9C88" w:rsidR="00D95C90" w:rsidRDefault="00D95C90" w:rsidP="007F2EA1">
      <w:pPr>
        <w:jc w:val="both"/>
        <w:rPr>
          <w:ins w:id="192" w:author="hp" w:date="2022-12-14T16:12:00Z"/>
        </w:rPr>
      </w:pPr>
      <w:ins w:id="193" w:author="hp" w:date="2022-12-14T16:12:00Z">
        <w:r w:rsidRPr="00C23A12">
          <w:t>A too greedy algorithm will not produce an optimal solution. It can lead to unnecessary CPU consumption.</w:t>
        </w:r>
      </w:ins>
    </w:p>
    <w:p w14:paraId="25F7F9DF" w14:textId="3B3048CC" w:rsidR="00D95C90" w:rsidRDefault="00D95C90" w:rsidP="007F2EA1">
      <w:pPr>
        <w:jc w:val="both"/>
        <w:rPr>
          <w:ins w:id="194" w:author="hp" w:date="2022-12-14T16:13:00Z"/>
        </w:rPr>
      </w:pPr>
      <w:ins w:id="195" w:author="hp" w:date="2022-12-14T16:12:00Z">
        <w:r>
          <w:t xml:space="preserve">3.19 </w:t>
        </w:r>
      </w:ins>
      <w:ins w:id="196" w:author="hp" w:date="2022-12-14T16:13:00Z">
        <w:r>
          <w:t>Error Learning</w:t>
        </w:r>
      </w:ins>
    </w:p>
    <w:p w14:paraId="46658EA1" w14:textId="4FD9D29D" w:rsidR="00D95C90" w:rsidRDefault="00D95C90" w:rsidP="007F2EA1">
      <w:pPr>
        <w:jc w:val="both"/>
        <w:rPr>
          <w:ins w:id="197" w:author="hp" w:date="2022-12-14T16:13:00Z"/>
        </w:rPr>
      </w:pPr>
      <w:ins w:id="198" w:author="hp" w:date="2022-12-14T16:13:00Z">
        <w:r w:rsidRPr="00C23A12">
          <w:t xml:space="preserve">Error correction learning is used with supervised learning, by comparing the system output to the desired output </w:t>
        </w:r>
        <w:proofErr w:type="gramStart"/>
        <w:r w:rsidRPr="00C23A12">
          <w:t>value, and</w:t>
        </w:r>
        <w:proofErr w:type="gramEnd"/>
        <w:r w:rsidRPr="00C23A12">
          <w:t xml:space="preserve"> using that error to direct the training.</w:t>
        </w:r>
      </w:ins>
    </w:p>
    <w:p w14:paraId="7271A002" w14:textId="71C95F8F" w:rsidR="00D95C90" w:rsidRDefault="00D95C90" w:rsidP="007F2EA1">
      <w:pPr>
        <w:jc w:val="both"/>
        <w:rPr>
          <w:ins w:id="199" w:author="hp" w:date="2022-12-14T16:14:00Z"/>
        </w:rPr>
      </w:pPr>
      <w:ins w:id="200" w:author="hp" w:date="2022-12-14T16:13:00Z">
        <w:r>
          <w:t xml:space="preserve">3.20 </w:t>
        </w:r>
      </w:ins>
      <w:ins w:id="201" w:author="hp" w:date="2022-12-14T16:14:00Z">
        <w:r w:rsidR="002E109C">
          <w:t>Training Data</w:t>
        </w:r>
      </w:ins>
    </w:p>
    <w:p w14:paraId="5563F160" w14:textId="762FD699" w:rsidR="002E109C" w:rsidRPr="00C23A12" w:rsidRDefault="002E109C" w:rsidP="007F2EA1">
      <w:pPr>
        <w:jc w:val="both"/>
        <w:rPr>
          <w:ins w:id="202" w:author="Piyush Chetiya" w:date="2022-06-10T07:31:00Z"/>
          <w:b/>
          <w:bCs/>
        </w:rPr>
      </w:pPr>
      <w:ins w:id="203" w:author="hp" w:date="2022-12-14T16:14:00Z">
        <w:r w:rsidRPr="00C23A12">
          <w:t>Adequate domain-specific data is required for the training purpose.</w:t>
        </w:r>
      </w:ins>
    </w:p>
    <w:p w14:paraId="6D2FC210" w14:textId="1DADCD32" w:rsidR="0085661B" w:rsidRDefault="00EF7DE1" w:rsidP="007F2EA1">
      <w:pPr>
        <w:jc w:val="both"/>
        <w:rPr>
          <w:ins w:id="204" w:author="hp" w:date="2022-12-13T16:25:00Z"/>
          <w:b/>
          <w:bCs/>
        </w:rPr>
      </w:pPr>
      <w:ins w:id="205" w:author="hp" w:date="2022-12-13T16:24:00Z">
        <w:r>
          <w:rPr>
            <w:b/>
            <w:bCs/>
          </w:rPr>
          <w:t>4.</w:t>
        </w:r>
      </w:ins>
      <w:ins w:id="206" w:author="Piyush Chetiya" w:date="2022-06-10T07:31:00Z">
        <w:del w:id="207" w:author="hp" w:date="2022-12-13T16:24:00Z">
          <w:r w:rsidR="0085661B" w:rsidRPr="00C23A12" w:rsidDel="00EF7DE1">
            <w:rPr>
              <w:b/>
              <w:bCs/>
            </w:rPr>
            <w:delText>3.1</w:delText>
          </w:r>
        </w:del>
        <w:r w:rsidR="0085661B" w:rsidRPr="00C23A12">
          <w:rPr>
            <w:b/>
            <w:bCs/>
          </w:rPr>
          <w:tab/>
          <w:t>Terms defined elsewhere</w:t>
        </w:r>
      </w:ins>
    </w:p>
    <w:p w14:paraId="047B85A1" w14:textId="09F37BF8" w:rsidR="00EF7DE1" w:rsidRPr="00C23A12" w:rsidDel="005904F3" w:rsidRDefault="00EF7DE1" w:rsidP="007F2EA1">
      <w:pPr>
        <w:jc w:val="both"/>
        <w:rPr>
          <w:ins w:id="208" w:author="Piyush Chetiya" w:date="2022-06-10T07:31:00Z"/>
          <w:del w:id="209" w:author="hp" w:date="2022-12-14T15:58:00Z"/>
          <w:b/>
          <w:bCs/>
        </w:rPr>
      </w:pPr>
    </w:p>
    <w:p w14:paraId="5C34D72C" w14:textId="7E40E40D" w:rsidR="0085661B" w:rsidRDefault="00EF7DE1" w:rsidP="00AB2AD5">
      <w:pPr>
        <w:pStyle w:val="Heading"/>
        <w:ind w:left="0" w:firstLine="0"/>
        <w:jc w:val="both"/>
        <w:rPr>
          <w:ins w:id="210" w:author="Piyush Chetiya" w:date="2022-06-10T07:31:00Z"/>
        </w:rPr>
      </w:pPr>
      <w:ins w:id="211" w:author="hp" w:date="2022-12-13T16:25:00Z">
        <w:r>
          <w:t>5</w:t>
        </w:r>
      </w:ins>
      <w:ins w:id="212" w:author="Piyush Chetiya" w:date="2022-06-10T07:31:00Z">
        <w:r w:rsidR="0085661B" w:rsidRPr="004432D0">
          <w:tab/>
          <w:t>Abbreviations and acronyms</w:t>
        </w:r>
      </w:ins>
    </w:p>
    <w:p w14:paraId="722F9A75" w14:textId="77777777" w:rsidR="0085661B" w:rsidRPr="00C23A12" w:rsidRDefault="0085661B" w:rsidP="007F2EA1">
      <w:pPr>
        <w:pStyle w:val="Body"/>
        <w:jc w:val="both"/>
        <w:rPr>
          <w:ins w:id="213" w:author="Piyush Chetiya" w:date="2022-06-10T07:31:00Z"/>
          <w:lang w:val="en-US"/>
        </w:rPr>
      </w:pPr>
    </w:p>
    <w:p w14:paraId="274574CA" w14:textId="4BD44F3A" w:rsidR="0085661B" w:rsidRDefault="00637300" w:rsidP="009B72B3">
      <w:pPr>
        <w:pStyle w:val="Heading1"/>
        <w:rPr>
          <w:ins w:id="214" w:author="Piyush Chetiya" w:date="2022-06-10T07:31:00Z"/>
        </w:rPr>
      </w:pPr>
      <w:r>
        <w:t>6</w:t>
      </w:r>
      <w:ins w:id="215" w:author="Piyush Chetiya" w:date="2022-06-10T07:31:00Z">
        <w:r w:rsidR="0085661B" w:rsidRPr="00C23A12">
          <w:tab/>
          <w:t>Conventions</w:t>
        </w:r>
      </w:ins>
    </w:p>
    <w:p w14:paraId="2E9E2DA5" w14:textId="77777777" w:rsidR="0085661B" w:rsidRPr="00C23A12" w:rsidRDefault="0085661B" w:rsidP="007F2EA1">
      <w:pPr>
        <w:jc w:val="both"/>
        <w:rPr>
          <w:ins w:id="216" w:author="Piyush Chetiya" w:date="2022-06-10T07:31:00Z"/>
          <w:b/>
          <w:bCs/>
        </w:rPr>
      </w:pPr>
    </w:p>
    <w:p w14:paraId="0549D8A1" w14:textId="5B591E46" w:rsidR="0085661B" w:rsidRPr="004432D0" w:rsidRDefault="00637300" w:rsidP="009B72B3">
      <w:pPr>
        <w:pStyle w:val="Heading1"/>
        <w:rPr>
          <w:ins w:id="217" w:author="Piyush Chetiya" w:date="2022-06-10T07:31:00Z"/>
        </w:rPr>
      </w:pPr>
      <w:r>
        <w:t>7</w:t>
      </w:r>
      <w:ins w:id="218" w:author="Piyush Chetiya" w:date="2022-06-10T07:31:00Z">
        <w:r w:rsidR="0085661B" w:rsidRPr="00C23A12">
          <w:tab/>
          <w:t>Introduction</w:t>
        </w:r>
      </w:ins>
    </w:p>
    <w:p w14:paraId="7D08491D" w14:textId="77777777" w:rsidR="0085661B" w:rsidRPr="00BB1912" w:rsidRDefault="0085661B" w:rsidP="007F2EA1">
      <w:pPr>
        <w:jc w:val="both"/>
        <w:rPr>
          <w:ins w:id="219" w:author="Piyush Chetiya" w:date="2022-06-10T07:31:00Z"/>
        </w:rPr>
      </w:pPr>
      <w:ins w:id="220" w:author="Piyush Chetiya" w:date="2022-06-10T07:31:00Z">
        <w:r w:rsidRPr="004432D0">
          <w:t xml:space="preserve">Advancements in areas such as deep learning neural networks, Natural Language Processing (NLP), facial recognition, sentiments &amp; gesture analysis are making AI an important tool for hitherto human centric roles such as customer service relations, quality of service and overall quality of experiences. This recommendation focuses on measuring conversational AI (C-AI) assistants’ capabilities in terms </w:t>
        </w:r>
        <w:proofErr w:type="gramStart"/>
        <w:r w:rsidRPr="004432D0">
          <w:t xml:space="preserve">of </w:t>
        </w:r>
      </w:ins>
      <w:ins w:id="221" w:author="hp" w:date="2022-11-30T10:53:00Z">
        <w:r w:rsidR="00414854">
          <w:t xml:space="preserve"> Key</w:t>
        </w:r>
        <w:proofErr w:type="gramEnd"/>
        <w:r w:rsidR="00414854">
          <w:t xml:space="preserve"> Performance Indicators </w:t>
        </w:r>
      </w:ins>
      <w:ins w:id="222" w:author="Piyush Chetiya" w:date="2022-06-10T07:31:00Z">
        <w:del w:id="223" w:author="hp" w:date="2022-11-30T10:53:00Z">
          <w:r w:rsidRPr="004432D0" w:rsidDel="00414854">
            <w:delText>Artificial Intelligence Quotients.</w:delText>
          </w:r>
        </w:del>
      </w:ins>
    </w:p>
    <w:p w14:paraId="41E9D951" w14:textId="77777777" w:rsidR="00BB1912" w:rsidRPr="00BB1912" w:rsidRDefault="00BB1912" w:rsidP="007F2EA1">
      <w:pPr>
        <w:jc w:val="both"/>
      </w:pPr>
    </w:p>
    <w:p w14:paraId="4342D4F6" w14:textId="77777777" w:rsidR="00BB1912" w:rsidRPr="00BB1912" w:rsidRDefault="00BB1912" w:rsidP="007F2EA1">
      <w:pPr>
        <w:jc w:val="both"/>
      </w:pPr>
      <w:r w:rsidRPr="00BB1912">
        <w:t xml:space="preserve">AI is also being considered a key enabler that can dramatically improve the performance and quality of services for ICT services and its applications in various fields by efficiently processing huge amount of data generated in each field. </w:t>
      </w:r>
    </w:p>
    <w:p w14:paraId="75F0C7B7" w14:textId="77777777" w:rsidR="00BB1912" w:rsidRPr="00BB1912" w:rsidRDefault="00BB1912" w:rsidP="007F2EA1">
      <w:pPr>
        <w:jc w:val="both"/>
      </w:pPr>
      <w:r w:rsidRPr="00BB1912">
        <w:t xml:space="preserve">Currently, many AI-assisted applications and/ or Virtual Assistants are being developed to automate and scale one-on-one conversations with consumers, support requests for installation; setup troubleshooting and maintenance, maximize sales, product improvements, and supply chain optimization to enhance customer service efficacy.  </w:t>
      </w:r>
    </w:p>
    <w:p w14:paraId="312ABC54" w14:textId="77777777" w:rsidR="00BB1912" w:rsidRDefault="00BB1912" w:rsidP="007F2EA1">
      <w:pPr>
        <w:jc w:val="both"/>
        <w:rPr>
          <w:ins w:id="224" w:author="hp" w:date="2022-11-29T15:22:00Z"/>
        </w:rPr>
      </w:pPr>
      <w:r w:rsidRPr="00BB1912">
        <w:t xml:space="preserve">Many of the tasks done by the AI enabled assistants will require a certain amount of situational self-learning intelligence to acquire knowledge and apply it to achieve some outcome. If AI-assistants’ capabilities could be adjudged in terms of </w:t>
      </w:r>
      <w:del w:id="225" w:author="hp" w:date="2022-11-30T12:04:00Z">
        <w:r w:rsidRPr="00BB1912" w:rsidDel="00143EE3">
          <w:delText>Artificial Intelligence Quotients, based on</w:delText>
        </w:r>
      </w:del>
      <w:r w:rsidRPr="00BB1912">
        <w:t xml:space="preserve"> some predefined Key Performance Indicator (KPI), it will help service providers (Telecom Service Providers being one of them) to do a cost-benefit analysis of such systems and can help them taking investment decisions before employing such systems. The machine learning method, which can automatically drive algorithm optimization through data, has </w:t>
      </w:r>
      <w:r w:rsidRPr="00BB1912">
        <w:lastRenderedPageBreak/>
        <w:t>achieved great success in the fields of image/speech recognition, and automatic driving. To improve the network performance and enhance users</w:t>
      </w:r>
      <w:r w:rsidRPr="00BB1912">
        <w:rPr>
          <w:rtl/>
        </w:rPr>
        <w:t xml:space="preserve">’ </w:t>
      </w:r>
      <w:r w:rsidRPr="00BB1912">
        <w:t xml:space="preserve">experiences, new machine learning methods for big data analytics in communication networks can extract relevant information from the network data while </w:t>
      </w:r>
      <w:proofErr w:type="gramStart"/>
      <w:r w:rsidRPr="00BB1912">
        <w:t>taking into account</w:t>
      </w:r>
      <w:proofErr w:type="gramEnd"/>
      <w:r w:rsidRPr="00BB1912">
        <w:t xml:space="preserve"> of limited communication resources, and then leverage the derived knowledge for autonomic network control and management as well as service provisioning.</w:t>
      </w:r>
    </w:p>
    <w:p w14:paraId="4F87BE4D" w14:textId="77777777" w:rsidR="00D41803" w:rsidRDefault="00D41803" w:rsidP="00BB1912">
      <w:pPr>
        <w:jc w:val="both"/>
        <w:rPr>
          <w:ins w:id="226" w:author="hp" w:date="2022-11-29T15:22:00Z"/>
        </w:rPr>
      </w:pPr>
    </w:p>
    <w:p w14:paraId="259C7D5F" w14:textId="2E0A47C4" w:rsidR="00D41803" w:rsidRDefault="00637300" w:rsidP="009B72B3">
      <w:pPr>
        <w:pStyle w:val="Heading1"/>
        <w:rPr>
          <w:ins w:id="227" w:author="hp" w:date="2022-11-29T15:23:00Z"/>
        </w:rPr>
      </w:pPr>
      <w:r>
        <w:t>8</w:t>
      </w:r>
      <w:r w:rsidR="009B72B3">
        <w:tab/>
      </w:r>
      <w:ins w:id="228" w:author="hp" w:date="2022-11-29T15:22:00Z">
        <w:r w:rsidR="00D41803" w:rsidRPr="00637300">
          <w:t>Chatbots</w:t>
        </w:r>
      </w:ins>
    </w:p>
    <w:p w14:paraId="7F82607A" w14:textId="77777777" w:rsidR="004719D6" w:rsidRDefault="00D41803" w:rsidP="00BB1912">
      <w:pPr>
        <w:jc w:val="both"/>
        <w:rPr>
          <w:ins w:id="229" w:author="hp" w:date="2022-11-29T15:43:00Z"/>
        </w:rPr>
      </w:pPr>
      <w:ins w:id="230" w:author="hp" w:date="2022-11-29T15:23:00Z">
        <w:r>
          <w:t xml:space="preserve">Chatbots are becoming more and more common </w:t>
        </w:r>
        <w:proofErr w:type="gramStart"/>
        <w:r>
          <w:t>as a way to</w:t>
        </w:r>
        <w:proofErr w:type="gramEnd"/>
        <w:r>
          <w:t xml:space="preserve"> interact between humans and computers. </w:t>
        </w:r>
      </w:ins>
      <w:ins w:id="231" w:author="hp" w:date="2022-11-29T15:27:00Z">
        <w:r>
          <w:t xml:space="preserve">Instead of traditional chatbots that focused on maintaining a language-based informal interaction for its own sake (sometimes called chitchat bots) or non-task driven but still serious applications (e.g., </w:t>
        </w:r>
        <w:proofErr w:type="spellStart"/>
        <w:r>
          <w:t>Weizenbaum's</w:t>
        </w:r>
        <w:proofErr w:type="spellEnd"/>
        <w:r>
          <w:t xml:space="preserve"> ELIZA), most commercial chatbots now focus on question answering or on providing information through a multi-turn natural language interaction between user and computer. They are used by telecommunication service providers as tools for customer care self-services, pre-sorting in rather complex support requests or for selling new services. </w:t>
        </w:r>
      </w:ins>
      <w:proofErr w:type="gramStart"/>
      <w:ins w:id="232" w:author="hp" w:date="2022-11-29T15:28:00Z">
        <w:r>
          <w:t xml:space="preserve">Many </w:t>
        </w:r>
      </w:ins>
      <w:ins w:id="233" w:author="hp" w:date="2022-11-29T15:27:00Z">
        <w:r>
          <w:t xml:space="preserve"> such</w:t>
        </w:r>
        <w:proofErr w:type="gramEnd"/>
        <w:r>
          <w:t xml:space="preserve"> services allow for a spoken interaction and include speech recognition and speech synthesis.  [ITU-T P.851] provides guidelines regarding quality aspects and influencing factors, as well as subjective evaluation methods, including experimental set-ups, </w:t>
        </w:r>
        <w:proofErr w:type="gramStart"/>
        <w:r>
          <w:t>questionnaires</w:t>
        </w:r>
        <w:proofErr w:type="gramEnd"/>
        <w:r>
          <w:t xml:space="preserve"> and result analysis. Whereas some aspects of text- and speech-based interactive systems are similar, many others require the specification of separate aspects to be considered in the evaluation. This Recommendation provides guidance on how to </w:t>
        </w:r>
      </w:ins>
      <w:ins w:id="234" w:author="hp" w:date="2022-11-29T15:30:00Z">
        <w:r>
          <w:t xml:space="preserve">objectively </w:t>
        </w:r>
      </w:ins>
      <w:ins w:id="235" w:author="hp" w:date="2022-11-29T15:27:00Z">
        <w:r>
          <w:t xml:space="preserve">evaluate </w:t>
        </w:r>
      </w:ins>
      <w:ins w:id="236" w:author="hp" w:date="2022-11-29T15:30:00Z">
        <w:r>
          <w:t>voice</w:t>
        </w:r>
      </w:ins>
      <w:ins w:id="237" w:author="hp" w:date="2022-11-29T15:27:00Z">
        <w:r>
          <w:t>-based chatbots from a user-centred point of view</w:t>
        </w:r>
      </w:ins>
      <w:ins w:id="238" w:author="hp" w:date="2022-11-29T15:30:00Z">
        <w:r>
          <w:t xml:space="preserve"> by identifying the KPIs and</w:t>
        </w:r>
      </w:ins>
      <w:ins w:id="239" w:author="hp" w:date="2022-11-29T15:31:00Z">
        <w:r>
          <w:t xml:space="preserve"> arriving at the intelligence quotient of these AI driven voice based chatbots.</w:t>
        </w:r>
      </w:ins>
    </w:p>
    <w:p w14:paraId="47BC26A6" w14:textId="77777777" w:rsidR="00D41803" w:rsidRDefault="00D41803" w:rsidP="00BB1912">
      <w:pPr>
        <w:jc w:val="both"/>
        <w:rPr>
          <w:ins w:id="240" w:author="hp" w:date="2022-11-29T15:46:00Z"/>
        </w:rPr>
      </w:pPr>
      <w:ins w:id="241" w:author="hp" w:date="2022-11-29T15:27:00Z">
        <w:r>
          <w:t xml:space="preserve"> In addition, there is a need to specify parametric descriptions of text-based interactions, in a way </w:t>
        </w:r>
        <w:proofErr w:type="gramStart"/>
        <w:r>
          <w:t>similar to</w:t>
        </w:r>
        <w:proofErr w:type="gramEnd"/>
        <w:r>
          <w:t xml:space="preserve"> the parameters specified in [b-ITU-T P-Suppl.24]. These parametric descriptions are for further study.</w:t>
        </w:r>
      </w:ins>
    </w:p>
    <w:p w14:paraId="182391BD" w14:textId="77777777" w:rsidR="004719D6" w:rsidRDefault="004719D6" w:rsidP="00BB1912">
      <w:pPr>
        <w:jc w:val="both"/>
        <w:rPr>
          <w:ins w:id="242" w:author="hp" w:date="2022-11-29T15:46:00Z"/>
        </w:rPr>
      </w:pPr>
    </w:p>
    <w:p w14:paraId="279AB490" w14:textId="259DE6AF" w:rsidR="004719D6" w:rsidRDefault="00637300" w:rsidP="009B72B3">
      <w:pPr>
        <w:pStyle w:val="Heading1"/>
        <w:rPr>
          <w:ins w:id="243" w:author="hp" w:date="2022-11-29T15:47:00Z"/>
        </w:rPr>
      </w:pPr>
      <w:r>
        <w:t>9</w:t>
      </w:r>
      <w:r w:rsidR="009B72B3">
        <w:tab/>
      </w:r>
      <w:ins w:id="244" w:author="hp" w:date="2022-11-29T15:46:00Z">
        <w:r w:rsidR="004719D6" w:rsidRPr="00637300">
          <w:t>Components of a spoken di</w:t>
        </w:r>
      </w:ins>
      <w:ins w:id="245" w:author="hp" w:date="2022-11-29T15:47:00Z">
        <w:r w:rsidR="004719D6" w:rsidRPr="00637300">
          <w:t>alogue system</w:t>
        </w:r>
      </w:ins>
    </w:p>
    <w:p w14:paraId="750DB4ED" w14:textId="77777777" w:rsidR="004719D6" w:rsidRDefault="004719D6" w:rsidP="00BB1912">
      <w:pPr>
        <w:jc w:val="both"/>
        <w:rPr>
          <w:ins w:id="246" w:author="hp" w:date="2022-11-29T15:47:00Z"/>
        </w:rPr>
      </w:pPr>
    </w:p>
    <w:p w14:paraId="29E2E647" w14:textId="77777777" w:rsidR="004719D6" w:rsidRDefault="004719D6" w:rsidP="00AB2AD5">
      <w:pPr>
        <w:pStyle w:val="BodyText"/>
        <w:spacing w:before="70"/>
        <w:ind w:right="181"/>
        <w:jc w:val="both"/>
        <w:rPr>
          <w:ins w:id="247" w:author="hp" w:date="2022-11-29T15:48:00Z"/>
        </w:rPr>
      </w:pPr>
      <w:ins w:id="248" w:author="hp" w:date="2022-11-29T15:47:00Z">
        <w:r>
          <w:t>As per ITU-T P.851 from a technical point of view, the components of a spoken dialogue system, operated over the</w:t>
        </w:r>
        <w:r>
          <w:rPr>
            <w:spacing w:val="1"/>
          </w:rPr>
          <w:t xml:space="preserve"> </w:t>
        </w:r>
        <w:r>
          <w:t>telephone network, can be best displayed in a sequential structure. An example of such a structure is</w:t>
        </w:r>
        <w:r>
          <w:rPr>
            <w:spacing w:val="-57"/>
          </w:rPr>
          <w:t xml:space="preserve"> </w:t>
        </w:r>
        <w:r>
          <w:t>depicted in Figure 1. It consists of six major components which are accessed by the user via a phone</w:t>
        </w:r>
        <w:r>
          <w:rPr>
            <w:spacing w:val="-57"/>
          </w:rPr>
          <w:t xml:space="preserve"> </w:t>
        </w:r>
        <w:r>
          <w:t>server interface. The speech signal from the user is first processed by the speech recognizer. During</w:t>
        </w:r>
        <w:r>
          <w:rPr>
            <w:spacing w:val="1"/>
          </w:rPr>
          <w:t xml:space="preserve"> </w:t>
        </w:r>
        <w:r>
          <w:t>the</w:t>
        </w:r>
        <w:r>
          <w:rPr>
            <w:spacing w:val="24"/>
          </w:rPr>
          <w:t xml:space="preserve"> </w:t>
        </w:r>
        <w:r>
          <w:t>recognition</w:t>
        </w:r>
        <w:r>
          <w:rPr>
            <w:spacing w:val="25"/>
          </w:rPr>
          <w:t xml:space="preserve"> </w:t>
        </w:r>
        <w:r>
          <w:t>process,</w:t>
        </w:r>
        <w:r>
          <w:rPr>
            <w:spacing w:val="25"/>
          </w:rPr>
          <w:t xml:space="preserve"> </w:t>
        </w:r>
        <w:r>
          <w:t>it</w:t>
        </w:r>
        <w:r>
          <w:rPr>
            <w:spacing w:val="25"/>
          </w:rPr>
          <w:t xml:space="preserve"> </w:t>
        </w:r>
        <w:r>
          <w:t>is</w:t>
        </w:r>
        <w:r>
          <w:rPr>
            <w:spacing w:val="25"/>
          </w:rPr>
          <w:t xml:space="preserve"> </w:t>
        </w:r>
        <w:r>
          <w:t>transformed</w:t>
        </w:r>
        <w:r>
          <w:rPr>
            <w:spacing w:val="25"/>
          </w:rPr>
          <w:t xml:space="preserve"> </w:t>
        </w:r>
        <w:r>
          <w:t>into</w:t>
        </w:r>
        <w:r>
          <w:rPr>
            <w:spacing w:val="25"/>
          </w:rPr>
          <w:t xml:space="preserve"> </w:t>
        </w:r>
        <w:r>
          <w:t>a</w:t>
        </w:r>
        <w:r>
          <w:rPr>
            <w:spacing w:val="25"/>
          </w:rPr>
          <w:t xml:space="preserve"> </w:t>
        </w:r>
        <w:r>
          <w:t>word</w:t>
        </w:r>
        <w:r>
          <w:rPr>
            <w:spacing w:val="25"/>
          </w:rPr>
          <w:t xml:space="preserve"> </w:t>
        </w:r>
        <w:r>
          <w:t>string</w:t>
        </w:r>
        <w:r>
          <w:rPr>
            <w:spacing w:val="25"/>
          </w:rPr>
          <w:t xml:space="preserve"> </w:t>
        </w:r>
        <w:r>
          <w:t>or</w:t>
        </w:r>
        <w:r>
          <w:rPr>
            <w:spacing w:val="25"/>
          </w:rPr>
          <w:t xml:space="preserve"> </w:t>
        </w:r>
        <w:r>
          <w:t>a</w:t>
        </w:r>
        <w:r>
          <w:rPr>
            <w:spacing w:val="25"/>
          </w:rPr>
          <w:t xml:space="preserve"> </w:t>
        </w:r>
        <w:r>
          <w:t>word</w:t>
        </w:r>
        <w:r>
          <w:rPr>
            <w:spacing w:val="25"/>
          </w:rPr>
          <w:t xml:space="preserve"> </w:t>
        </w:r>
        <w:r>
          <w:t>hypothesis</w:t>
        </w:r>
        <w:r>
          <w:rPr>
            <w:spacing w:val="25"/>
          </w:rPr>
          <w:t xml:space="preserve"> </w:t>
        </w:r>
        <w:r>
          <w:t>graph</w:t>
        </w:r>
        <w:r>
          <w:rPr>
            <w:spacing w:val="25"/>
          </w:rPr>
          <w:t xml:space="preserve"> </w:t>
        </w:r>
        <w:r>
          <w:t>which</w:t>
        </w:r>
        <w:r>
          <w:rPr>
            <w:spacing w:val="25"/>
          </w:rPr>
          <w:t xml:space="preserve"> </w:t>
        </w:r>
        <w:r>
          <w:t>is</w:t>
        </w:r>
        <w:r>
          <w:rPr>
            <w:spacing w:val="-58"/>
          </w:rPr>
          <w:t xml:space="preserve"> </w:t>
        </w:r>
        <w:r>
          <w:t>then</w:t>
        </w:r>
        <w:r>
          <w:rPr>
            <w:spacing w:val="1"/>
          </w:rPr>
          <w:t xml:space="preserve"> </w:t>
        </w:r>
        <w:r>
          <w:t>semantically</w:t>
        </w:r>
        <w:r>
          <w:rPr>
            <w:spacing w:val="1"/>
          </w:rPr>
          <w:t xml:space="preserve"> </w:t>
        </w:r>
        <w:r>
          <w:t>analysed.</w:t>
        </w:r>
        <w:r>
          <w:rPr>
            <w:spacing w:val="1"/>
          </w:rPr>
          <w:t xml:space="preserve"> </w:t>
        </w:r>
        <w:r>
          <w:t>The</w:t>
        </w:r>
        <w:r>
          <w:rPr>
            <w:spacing w:val="1"/>
          </w:rPr>
          <w:t xml:space="preserve"> </w:t>
        </w:r>
        <w:r>
          <w:t>output</w:t>
        </w:r>
        <w:r>
          <w:rPr>
            <w:spacing w:val="1"/>
          </w:rPr>
          <w:t xml:space="preserve"> </w:t>
        </w:r>
        <w:r>
          <w:t>is</w:t>
        </w:r>
        <w:r>
          <w:rPr>
            <w:spacing w:val="1"/>
          </w:rPr>
          <w:t xml:space="preserve"> </w:t>
        </w:r>
        <w:r>
          <w:t>a</w:t>
        </w:r>
        <w:r>
          <w:rPr>
            <w:spacing w:val="1"/>
          </w:rPr>
          <w:t xml:space="preserve"> </w:t>
        </w:r>
        <w:r>
          <w:t>semantic</w:t>
        </w:r>
        <w:r>
          <w:rPr>
            <w:spacing w:val="1"/>
          </w:rPr>
          <w:t xml:space="preserve"> </w:t>
        </w:r>
        <w:r>
          <w:t>frame</w:t>
        </w:r>
        <w:r>
          <w:rPr>
            <w:spacing w:val="1"/>
          </w:rPr>
          <w:t xml:space="preserve"> </w:t>
        </w:r>
        <w:r>
          <w:t>representing</w:t>
        </w:r>
        <w:r>
          <w:rPr>
            <w:spacing w:val="1"/>
          </w:rPr>
          <w:t xml:space="preserve"> </w:t>
        </w:r>
        <w:r>
          <w:t>what</w:t>
        </w:r>
        <w:r>
          <w:rPr>
            <w:spacing w:val="1"/>
          </w:rPr>
          <w:t xml:space="preserve"> </w:t>
        </w:r>
        <w:r>
          <w:t>has</w:t>
        </w:r>
        <w:r>
          <w:rPr>
            <w:spacing w:val="60"/>
          </w:rPr>
          <w:t xml:space="preserve"> </w:t>
        </w:r>
        <w:r>
          <w:t>been</w:t>
        </w:r>
        <w:r>
          <w:rPr>
            <w:spacing w:val="1"/>
          </w:rPr>
          <w:t xml:space="preserve"> </w:t>
        </w:r>
        <w:r>
          <w:t>"understood" from the user's utterance. It is the task of the dialogue manager to interpret the</w:t>
        </w:r>
        <w:r>
          <w:rPr>
            <w:spacing w:val="1"/>
          </w:rPr>
          <w:t xml:space="preserve"> </w:t>
        </w:r>
        <w:r>
          <w:t>semantic frame in the context of the dialogue and the task, and to keep track of the dialogue history.</w:t>
        </w:r>
        <w:r>
          <w:rPr>
            <w:spacing w:val="-57"/>
          </w:rPr>
          <w:t xml:space="preserve"> </w:t>
        </w:r>
        <w:r>
          <w:t>When</w:t>
        </w:r>
        <w:r>
          <w:rPr>
            <w:spacing w:val="14"/>
          </w:rPr>
          <w:t xml:space="preserve"> </w:t>
        </w:r>
        <w:r>
          <w:t>all</w:t>
        </w:r>
        <w:r>
          <w:rPr>
            <w:spacing w:val="14"/>
          </w:rPr>
          <w:t xml:space="preserve"> </w:t>
        </w:r>
        <w:r>
          <w:t>relevant</w:t>
        </w:r>
        <w:r>
          <w:rPr>
            <w:spacing w:val="14"/>
          </w:rPr>
          <w:t xml:space="preserve"> </w:t>
        </w:r>
        <w:r>
          <w:t>information</w:t>
        </w:r>
        <w:r>
          <w:rPr>
            <w:spacing w:val="14"/>
          </w:rPr>
          <w:t xml:space="preserve"> </w:t>
        </w:r>
        <w:r>
          <w:t>has</w:t>
        </w:r>
        <w:r>
          <w:rPr>
            <w:spacing w:val="14"/>
          </w:rPr>
          <w:t xml:space="preserve"> </w:t>
        </w:r>
        <w:r>
          <w:t>been</w:t>
        </w:r>
        <w:r>
          <w:rPr>
            <w:spacing w:val="14"/>
          </w:rPr>
          <w:t xml:space="preserve"> </w:t>
        </w:r>
        <w:r>
          <w:t>collected</w:t>
        </w:r>
        <w:r>
          <w:rPr>
            <w:spacing w:val="14"/>
          </w:rPr>
          <w:t xml:space="preserve"> </w:t>
        </w:r>
        <w:r>
          <w:t>from</w:t>
        </w:r>
        <w:r>
          <w:rPr>
            <w:spacing w:val="14"/>
          </w:rPr>
          <w:t xml:space="preserve"> </w:t>
        </w:r>
        <w:r>
          <w:t>the</w:t>
        </w:r>
        <w:r>
          <w:rPr>
            <w:spacing w:val="14"/>
          </w:rPr>
          <w:t xml:space="preserve"> </w:t>
        </w:r>
        <w:r>
          <w:t>user,</w:t>
        </w:r>
        <w:r>
          <w:rPr>
            <w:spacing w:val="14"/>
          </w:rPr>
          <w:t xml:space="preserve"> </w:t>
        </w:r>
        <w:r>
          <w:t>a</w:t>
        </w:r>
        <w:r>
          <w:rPr>
            <w:spacing w:val="14"/>
          </w:rPr>
          <w:t xml:space="preserve"> </w:t>
        </w:r>
        <w:r>
          <w:t>query</w:t>
        </w:r>
        <w:r>
          <w:rPr>
            <w:spacing w:val="14"/>
          </w:rPr>
          <w:t xml:space="preserve"> </w:t>
        </w:r>
        <w:r>
          <w:t>to</w:t>
        </w:r>
        <w:r>
          <w:rPr>
            <w:spacing w:val="14"/>
          </w:rPr>
          <w:t xml:space="preserve"> </w:t>
        </w:r>
        <w:r>
          <w:t>the</w:t>
        </w:r>
        <w:r>
          <w:rPr>
            <w:spacing w:val="14"/>
          </w:rPr>
          <w:t xml:space="preserve"> </w:t>
        </w:r>
        <w:r>
          <w:t>underlying application (in this example a database) can be launched. The information originating from the</w:t>
        </w:r>
        <w:r>
          <w:rPr>
            <w:spacing w:val="1"/>
          </w:rPr>
          <w:t xml:space="preserve"> </w:t>
        </w:r>
        <w:r>
          <w:t xml:space="preserve">application program, as well as other communicative goals of the dialogue manager, </w:t>
        </w:r>
        <w:proofErr w:type="gramStart"/>
        <w:r>
          <w:t>has to</w:t>
        </w:r>
        <w:proofErr w:type="gramEnd"/>
        <w:r>
          <w:t xml:space="preserve"> be</w:t>
        </w:r>
        <w:r>
          <w:rPr>
            <w:spacing w:val="1"/>
          </w:rPr>
          <w:t xml:space="preserve"> </w:t>
        </w:r>
        <w:r>
          <w:t>transformed into a response for the user. This is the task of the response generation module. It</w:t>
        </w:r>
        <w:r>
          <w:rPr>
            <w:spacing w:val="1"/>
          </w:rPr>
          <w:t xml:space="preserve"> </w:t>
        </w:r>
        <w:r>
          <w:t>generates a response in text form, which is then transformed by the speech synthesizer into a speech</w:t>
        </w:r>
        <w:r>
          <w:rPr>
            <w:spacing w:val="-57"/>
          </w:rPr>
          <w:t xml:space="preserve"> </w:t>
        </w:r>
        <w:r>
          <w:t>signal which is transmitted to the human user. Sometimes, response generation and speech synthesis</w:t>
        </w:r>
        <w:r>
          <w:rPr>
            <w:spacing w:val="-57"/>
          </w:rPr>
          <w:t xml:space="preserve"> </w:t>
        </w:r>
        <w:r>
          <w:t>are</w:t>
        </w:r>
        <w:r>
          <w:rPr>
            <w:spacing w:val="1"/>
          </w:rPr>
          <w:t xml:space="preserve"> </w:t>
        </w:r>
        <w:r>
          <w:t>implemented</w:t>
        </w:r>
        <w:r>
          <w:rPr>
            <w:spacing w:val="1"/>
          </w:rPr>
          <w:t xml:space="preserve"> </w:t>
        </w:r>
        <w:r>
          <w:t>as</w:t>
        </w:r>
        <w:r>
          <w:rPr>
            <w:spacing w:val="1"/>
          </w:rPr>
          <w:t xml:space="preserve"> </w:t>
        </w:r>
        <w:r>
          <w:t>a</w:t>
        </w:r>
        <w:r>
          <w:rPr>
            <w:spacing w:val="1"/>
          </w:rPr>
          <w:t xml:space="preserve"> </w:t>
        </w:r>
        <w:r>
          <w:t>single</w:t>
        </w:r>
        <w:r>
          <w:rPr>
            <w:spacing w:val="1"/>
          </w:rPr>
          <w:t xml:space="preserve"> </w:t>
        </w:r>
        <w:r>
          <w:t>module</w:t>
        </w:r>
        <w:r>
          <w:rPr>
            <w:spacing w:val="1"/>
          </w:rPr>
          <w:t xml:space="preserve"> </w:t>
        </w:r>
        <w:r>
          <w:t>(without</w:t>
        </w:r>
        <w:r>
          <w:rPr>
            <w:spacing w:val="1"/>
          </w:rPr>
          <w:t xml:space="preserve"> </w:t>
        </w:r>
        <w:r>
          <w:t>stepping</w:t>
        </w:r>
        <w:r>
          <w:rPr>
            <w:spacing w:val="1"/>
          </w:rPr>
          <w:t xml:space="preserve"> </w:t>
        </w:r>
        <w:r>
          <w:t>to</w:t>
        </w:r>
        <w:r>
          <w:rPr>
            <w:spacing w:val="1"/>
          </w:rPr>
          <w:t xml:space="preserve"> </w:t>
        </w:r>
        <w:r>
          <w:t>the</w:t>
        </w:r>
        <w:r>
          <w:rPr>
            <w:spacing w:val="1"/>
          </w:rPr>
          <w:t xml:space="preserve"> </w:t>
        </w:r>
        <w:r>
          <w:t>textual</w:t>
        </w:r>
        <w:r>
          <w:rPr>
            <w:spacing w:val="1"/>
          </w:rPr>
          <w:t xml:space="preserve"> </w:t>
        </w:r>
        <w:r>
          <w:t>representation),</w:t>
        </w:r>
        <w:r>
          <w:rPr>
            <w:spacing w:val="1"/>
          </w:rPr>
          <w:t xml:space="preserve"> </w:t>
        </w:r>
        <w:r>
          <w:t>and</w:t>
        </w:r>
        <w:r>
          <w:rPr>
            <w:spacing w:val="1"/>
          </w:rPr>
          <w:t xml:space="preserve"> </w:t>
        </w:r>
        <w:r>
          <w:t>pre-recorded</w:t>
        </w:r>
        <w:r>
          <w:rPr>
            <w:spacing w:val="-2"/>
          </w:rPr>
          <w:t xml:space="preserve"> </w:t>
        </w:r>
        <w:r>
          <w:t>messages are used instead of synthesized speech.</w:t>
        </w:r>
      </w:ins>
      <w:ins w:id="249" w:author="hp" w:date="2022-11-29T15:50:00Z">
        <w:r w:rsidRPr="004719D6">
          <w:t xml:space="preserve"> </w:t>
        </w:r>
        <w:r>
          <w:t xml:space="preserve">This </w:t>
        </w:r>
        <w:proofErr w:type="gramStart"/>
        <w:r>
          <w:t>principle</w:t>
        </w:r>
        <w:proofErr w:type="gramEnd"/>
        <w:r>
          <w:t xml:space="preserve"> structure may be implemented in different ways</w:t>
        </w:r>
      </w:ins>
    </w:p>
    <w:p w14:paraId="00A90724" w14:textId="77777777" w:rsidR="004719D6" w:rsidRDefault="004719D6" w:rsidP="00AB2AD5">
      <w:pPr>
        <w:pStyle w:val="BodyText"/>
        <w:spacing w:before="70"/>
        <w:ind w:right="181"/>
        <w:jc w:val="both"/>
        <w:rPr>
          <w:ins w:id="250" w:author="hp" w:date="2022-11-29T15:48:00Z"/>
        </w:rPr>
      </w:pPr>
    </w:p>
    <w:p w14:paraId="6F839F48" w14:textId="77777777" w:rsidR="004719D6" w:rsidRDefault="004719D6" w:rsidP="00AB2AD5">
      <w:pPr>
        <w:pStyle w:val="BodyText"/>
        <w:spacing w:before="70"/>
        <w:ind w:right="181"/>
        <w:jc w:val="both"/>
        <w:rPr>
          <w:ins w:id="251" w:author="hp" w:date="2022-11-29T15:48:00Z"/>
        </w:rPr>
      </w:pPr>
    </w:p>
    <w:p w14:paraId="278277A2" w14:textId="77777777" w:rsidR="004719D6" w:rsidRDefault="004719D6" w:rsidP="00AB2AD5">
      <w:pPr>
        <w:pStyle w:val="BodyText"/>
        <w:spacing w:before="70"/>
        <w:ind w:right="181"/>
        <w:jc w:val="both"/>
        <w:rPr>
          <w:ins w:id="252" w:author="hp" w:date="2022-11-29T15:48:00Z"/>
        </w:rPr>
      </w:pPr>
    </w:p>
    <w:p w14:paraId="53344536" w14:textId="77777777" w:rsidR="004719D6" w:rsidRDefault="004719D6" w:rsidP="00AB2AD5">
      <w:pPr>
        <w:pStyle w:val="BodyText"/>
        <w:spacing w:before="70"/>
        <w:ind w:right="181"/>
        <w:jc w:val="both"/>
        <w:rPr>
          <w:ins w:id="253" w:author="hp" w:date="2022-11-29T15:48:00Z"/>
        </w:rPr>
      </w:pPr>
    </w:p>
    <w:p w14:paraId="17500DC6" w14:textId="77777777" w:rsidR="004719D6" w:rsidRDefault="004719D6" w:rsidP="00AB2AD5">
      <w:pPr>
        <w:pStyle w:val="BodyText"/>
        <w:spacing w:before="70"/>
        <w:ind w:right="181"/>
        <w:jc w:val="both"/>
        <w:rPr>
          <w:ins w:id="254" w:author="hp" w:date="2022-11-29T15:48:00Z"/>
        </w:rPr>
      </w:pPr>
    </w:p>
    <w:p w14:paraId="752D20A5" w14:textId="0665E7EA" w:rsidR="004719D6" w:rsidRDefault="00C835D9" w:rsidP="00AB2AD5">
      <w:pPr>
        <w:pStyle w:val="BodyText"/>
        <w:spacing w:before="70"/>
        <w:ind w:right="181"/>
        <w:jc w:val="both"/>
        <w:rPr>
          <w:ins w:id="255" w:author="hp" w:date="2022-11-29T15:48:00Z"/>
        </w:rPr>
      </w:pPr>
      <w:ins w:id="256" w:author="hp" w:date="2022-11-29T15:48:00Z">
        <w:r>
          <w:rPr>
            <w:noProof/>
            <w:lang w:val="en-IN" w:eastAsia="en-IN"/>
          </w:rPr>
          <mc:AlternateContent>
            <mc:Choice Requires="wpg">
              <w:drawing>
                <wp:anchor distT="0" distB="0" distL="0" distR="0" simplePos="0" relativeHeight="251661312" behindDoc="1" locked="0" layoutInCell="1" allowOverlap="1" wp14:anchorId="0E7E9DA7" wp14:editId="2A72D880">
                  <wp:simplePos x="0" y="0"/>
                  <wp:positionH relativeFrom="page">
                    <wp:posOffset>720090</wp:posOffset>
                  </wp:positionH>
                  <wp:positionV relativeFrom="paragraph">
                    <wp:posOffset>247015</wp:posOffset>
                  </wp:positionV>
                  <wp:extent cx="6073140" cy="3716020"/>
                  <wp:effectExtent l="0" t="0" r="381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140" cy="3716020"/>
                            <a:chOff x="1180" y="244"/>
                            <a:chExt cx="9564" cy="3932"/>
                          </a:xfrm>
                        </wpg:grpSpPr>
                        <pic:pic xmlns:pic="http://schemas.openxmlformats.org/drawingml/2006/picture">
                          <pic:nvPicPr>
                            <pic:cNvPr id="27"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180" y="244"/>
                              <a:ext cx="9515" cy="39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8" name="Text Box 26"/>
                          <wps:cNvSpPr txBox="1">
                            <a:spLocks noChangeArrowheads="1"/>
                          </wps:cNvSpPr>
                          <wps:spPr bwMode="auto">
                            <a:xfrm>
                              <a:off x="2731" y="479"/>
                              <a:ext cx="623"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0315A" w14:textId="77777777" w:rsidR="00C835D9" w:rsidRDefault="00C835D9" w:rsidP="00C835D9">
                                <w:pPr>
                                  <w:spacing w:line="242" w:lineRule="auto"/>
                                  <w:ind w:left="57" w:hanging="58"/>
                                  <w:rPr>
                                    <w:sz w:val="17"/>
                                  </w:rPr>
                                </w:pPr>
                                <w:r>
                                  <w:rPr>
                                    <w:w w:val="95"/>
                                    <w:sz w:val="17"/>
                                  </w:rPr>
                                  <w:t>Acoustic</w:t>
                                </w:r>
                                <w:r>
                                  <w:rPr>
                                    <w:spacing w:val="-38"/>
                                    <w:w w:val="95"/>
                                    <w:sz w:val="17"/>
                                  </w:rPr>
                                  <w:t xml:space="preserve"> </w:t>
                                </w:r>
                                <w:r>
                                  <w:rPr>
                                    <w:sz w:val="17"/>
                                  </w:rPr>
                                  <w:t>models</w:t>
                                </w:r>
                              </w:p>
                            </w:txbxContent>
                          </wps:txbx>
                          <wps:bodyPr rot="0" vert="horz" wrap="square" lIns="0" tIns="0" rIns="0" bIns="0" anchor="t" anchorCtr="0" upright="1">
                            <a:noAutofit/>
                          </wps:bodyPr>
                        </wps:wsp>
                        <wps:wsp>
                          <wps:cNvPr id="29" name="Text Box 27"/>
                          <wps:cNvSpPr txBox="1">
                            <a:spLocks noChangeArrowheads="1"/>
                          </wps:cNvSpPr>
                          <wps:spPr bwMode="auto">
                            <a:xfrm>
                              <a:off x="3830" y="575"/>
                              <a:ext cx="575"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91F801" w14:textId="77777777" w:rsidR="00C835D9" w:rsidRDefault="00C835D9" w:rsidP="00C835D9">
                                <w:pPr>
                                  <w:spacing w:line="186" w:lineRule="exact"/>
                                  <w:rPr>
                                    <w:sz w:val="17"/>
                                  </w:rPr>
                                </w:pPr>
                                <w:r>
                                  <w:rPr>
                                    <w:sz w:val="17"/>
                                  </w:rPr>
                                  <w:t>Lexicon</w:t>
                                </w:r>
                              </w:p>
                            </w:txbxContent>
                          </wps:txbx>
                          <wps:bodyPr rot="0" vert="horz" wrap="square" lIns="0" tIns="0" rIns="0" bIns="0" anchor="t" anchorCtr="0" upright="1">
                            <a:noAutofit/>
                          </wps:bodyPr>
                        </wps:wsp>
                        <wps:wsp>
                          <wps:cNvPr id="30" name="Text Box 28"/>
                          <wps:cNvSpPr txBox="1">
                            <a:spLocks noChangeArrowheads="1"/>
                          </wps:cNvSpPr>
                          <wps:spPr bwMode="auto">
                            <a:xfrm>
                              <a:off x="4848" y="479"/>
                              <a:ext cx="1739"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E3FB95" w14:textId="77777777" w:rsidR="00C835D9" w:rsidRDefault="00C835D9" w:rsidP="00C835D9">
                                <w:pPr>
                                  <w:spacing w:line="137" w:lineRule="exact"/>
                                  <w:rPr>
                                    <w:sz w:val="17"/>
                                  </w:rPr>
                                </w:pPr>
                                <w:r>
                                  <w:rPr>
                                    <w:sz w:val="17"/>
                                  </w:rPr>
                                  <w:t>Language</w:t>
                                </w:r>
                              </w:p>
                              <w:p w14:paraId="153745F8" w14:textId="77777777" w:rsidR="00C835D9" w:rsidRDefault="00C835D9" w:rsidP="00C835D9">
                                <w:pPr>
                                  <w:tabs>
                                    <w:tab w:val="left" w:pos="1066"/>
                                  </w:tabs>
                                  <w:spacing w:line="163" w:lineRule="auto"/>
                                  <w:ind w:left="86"/>
                                  <w:rPr>
                                    <w:sz w:val="17"/>
                                  </w:rPr>
                                </w:pPr>
                                <w:r>
                                  <w:rPr>
                                    <w:position w:val="-9"/>
                                    <w:sz w:val="17"/>
                                  </w:rPr>
                                  <w:t>models</w:t>
                                </w:r>
                                <w:r>
                                  <w:rPr>
                                    <w:position w:val="-9"/>
                                    <w:sz w:val="17"/>
                                  </w:rPr>
                                  <w:tab/>
                                </w:r>
                                <w:r>
                                  <w:rPr>
                                    <w:sz w:val="17"/>
                                  </w:rPr>
                                  <w:t>Grammar</w:t>
                                </w:r>
                              </w:p>
                            </w:txbxContent>
                          </wps:txbx>
                          <wps:bodyPr rot="0" vert="horz" wrap="square" lIns="0" tIns="0" rIns="0" bIns="0" anchor="t" anchorCtr="0" upright="1">
                            <a:noAutofit/>
                          </wps:bodyPr>
                        </wps:wsp>
                        <wps:wsp>
                          <wps:cNvPr id="31" name="Text Box 29"/>
                          <wps:cNvSpPr txBox="1">
                            <a:spLocks noChangeArrowheads="1"/>
                          </wps:cNvSpPr>
                          <wps:spPr bwMode="auto">
                            <a:xfrm>
                              <a:off x="7820" y="479"/>
                              <a:ext cx="645"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3EF79" w14:textId="77777777" w:rsidR="00C835D9" w:rsidRDefault="00C835D9" w:rsidP="00C835D9">
                                <w:pPr>
                                  <w:spacing w:line="242" w:lineRule="auto"/>
                                  <w:ind w:left="76" w:right="2" w:hanging="77"/>
                                  <w:rPr>
                                    <w:sz w:val="17"/>
                                  </w:rPr>
                                </w:pPr>
                                <w:r>
                                  <w:rPr>
                                    <w:sz w:val="17"/>
                                  </w:rPr>
                                  <w:t>Dialogue</w:t>
                                </w:r>
                                <w:r>
                                  <w:rPr>
                                    <w:spacing w:val="-40"/>
                                    <w:sz w:val="17"/>
                                  </w:rPr>
                                  <w:t xml:space="preserve"> </w:t>
                                </w:r>
                                <w:r>
                                  <w:rPr>
                                    <w:sz w:val="17"/>
                                  </w:rPr>
                                  <w:t>history</w:t>
                                </w:r>
                              </w:p>
                            </w:txbxContent>
                          </wps:txbx>
                          <wps:bodyPr rot="0" vert="horz" wrap="square" lIns="0" tIns="0" rIns="0" bIns="0" anchor="t" anchorCtr="0" upright="1">
                            <a:noAutofit/>
                          </wps:bodyPr>
                        </wps:wsp>
                        <wps:wsp>
                          <wps:cNvPr id="32" name="Text Box 30"/>
                          <wps:cNvSpPr txBox="1">
                            <a:spLocks noChangeArrowheads="1"/>
                          </wps:cNvSpPr>
                          <wps:spPr bwMode="auto">
                            <a:xfrm>
                              <a:off x="9745" y="575"/>
                              <a:ext cx="642"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6A728" w14:textId="77777777" w:rsidR="00C835D9" w:rsidRDefault="00C835D9" w:rsidP="00C835D9">
                                <w:pPr>
                                  <w:spacing w:line="186" w:lineRule="exact"/>
                                  <w:rPr>
                                    <w:sz w:val="17"/>
                                  </w:rPr>
                                </w:pPr>
                                <w:r>
                                  <w:rPr>
                                    <w:sz w:val="17"/>
                                  </w:rPr>
                                  <w:t>Database</w:t>
                                </w:r>
                              </w:p>
                            </w:txbxContent>
                          </wps:txbx>
                          <wps:bodyPr rot="0" vert="horz" wrap="square" lIns="0" tIns="0" rIns="0" bIns="0" anchor="t" anchorCtr="0" upright="1">
                            <a:noAutofit/>
                          </wps:bodyPr>
                        </wps:wsp>
                        <wps:wsp>
                          <wps:cNvPr id="33" name="Text Box 31"/>
                          <wps:cNvSpPr txBox="1">
                            <a:spLocks noChangeArrowheads="1"/>
                          </wps:cNvSpPr>
                          <wps:spPr bwMode="auto">
                            <a:xfrm>
                              <a:off x="2025" y="1339"/>
                              <a:ext cx="498"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C79E32" w14:textId="77777777" w:rsidR="00C835D9" w:rsidRDefault="00C835D9" w:rsidP="00C835D9">
                                <w:pPr>
                                  <w:spacing w:line="235" w:lineRule="auto"/>
                                  <w:ind w:left="28" w:hanging="29"/>
                                  <w:rPr>
                                    <w:i/>
                                    <w:sz w:val="17"/>
                                  </w:rPr>
                                </w:pPr>
                                <w:r>
                                  <w:rPr>
                                    <w:i/>
                                    <w:w w:val="95"/>
                                    <w:sz w:val="17"/>
                                  </w:rPr>
                                  <w:t>Speech</w:t>
                                </w:r>
                                <w:r>
                                  <w:rPr>
                                    <w:i/>
                                    <w:spacing w:val="-38"/>
                                    <w:w w:val="95"/>
                                    <w:sz w:val="17"/>
                                  </w:rPr>
                                  <w:t xml:space="preserve"> </w:t>
                                </w:r>
                                <w:r>
                                  <w:rPr>
                                    <w:i/>
                                    <w:sz w:val="17"/>
                                  </w:rPr>
                                  <w:t>signal</w:t>
                                </w:r>
                              </w:p>
                            </w:txbxContent>
                          </wps:txbx>
                          <wps:bodyPr rot="0" vert="horz" wrap="square" lIns="0" tIns="0" rIns="0" bIns="0" anchor="t" anchorCtr="0" upright="1">
                            <a:noAutofit/>
                          </wps:bodyPr>
                        </wps:wsp>
                        <wps:wsp>
                          <wps:cNvPr id="34" name="Text Box 32"/>
                          <wps:cNvSpPr txBox="1">
                            <a:spLocks noChangeArrowheads="1"/>
                          </wps:cNvSpPr>
                          <wps:spPr bwMode="auto">
                            <a:xfrm>
                              <a:off x="3753" y="1584"/>
                              <a:ext cx="734"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CB6E3" w14:textId="77777777" w:rsidR="00C835D9" w:rsidRDefault="00C835D9" w:rsidP="00C835D9">
                                <w:pPr>
                                  <w:spacing w:line="242" w:lineRule="auto"/>
                                  <w:ind w:right="6" w:firstLine="110"/>
                                  <w:rPr>
                                    <w:sz w:val="17"/>
                                  </w:rPr>
                                </w:pPr>
                                <w:r>
                                  <w:rPr>
                                    <w:sz w:val="17"/>
                                  </w:rPr>
                                  <w:t>Speech</w:t>
                                </w:r>
                                <w:r>
                                  <w:rPr>
                                    <w:spacing w:val="1"/>
                                    <w:sz w:val="17"/>
                                  </w:rPr>
                                  <w:t xml:space="preserve"> </w:t>
                                </w:r>
                                <w:r>
                                  <w:rPr>
                                    <w:spacing w:val="-1"/>
                                    <w:sz w:val="17"/>
                                  </w:rPr>
                                  <w:t>recognizer</w:t>
                                </w:r>
                              </w:p>
                            </w:txbxContent>
                          </wps:txbx>
                          <wps:bodyPr rot="0" vert="horz" wrap="square" lIns="0" tIns="0" rIns="0" bIns="0" anchor="t" anchorCtr="0" upright="1">
                            <a:noAutofit/>
                          </wps:bodyPr>
                        </wps:wsp>
                        <wps:wsp>
                          <wps:cNvPr id="35" name="Text Box 33"/>
                          <wps:cNvSpPr txBox="1">
                            <a:spLocks noChangeArrowheads="1"/>
                          </wps:cNvSpPr>
                          <wps:spPr bwMode="auto">
                            <a:xfrm>
                              <a:off x="4992" y="1320"/>
                              <a:ext cx="419"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0EA51" w14:textId="77777777" w:rsidR="00C835D9" w:rsidRDefault="00C835D9" w:rsidP="00C835D9">
                                <w:pPr>
                                  <w:spacing w:line="242" w:lineRule="auto"/>
                                  <w:ind w:right="2" w:firstLine="4"/>
                                  <w:rPr>
                                    <w:i/>
                                    <w:sz w:val="17"/>
                                  </w:rPr>
                                </w:pPr>
                                <w:r>
                                  <w:rPr>
                                    <w:i/>
                                    <w:sz w:val="17"/>
                                  </w:rPr>
                                  <w:t>Word</w:t>
                                </w:r>
                                <w:r>
                                  <w:rPr>
                                    <w:i/>
                                    <w:spacing w:val="-40"/>
                                    <w:sz w:val="17"/>
                                  </w:rPr>
                                  <w:t xml:space="preserve"> </w:t>
                                </w:r>
                                <w:r>
                                  <w:rPr>
                                    <w:i/>
                                    <w:sz w:val="17"/>
                                  </w:rPr>
                                  <w:t>string</w:t>
                                </w:r>
                              </w:p>
                            </w:txbxContent>
                          </wps:txbx>
                          <wps:bodyPr rot="0" vert="horz" wrap="square" lIns="0" tIns="0" rIns="0" bIns="0" anchor="t" anchorCtr="0" upright="1">
                            <a:noAutofit/>
                          </wps:bodyPr>
                        </wps:wsp>
                        <wps:wsp>
                          <wps:cNvPr id="36" name="Text Box 34"/>
                          <wps:cNvSpPr txBox="1">
                            <a:spLocks noChangeArrowheads="1"/>
                          </wps:cNvSpPr>
                          <wps:spPr bwMode="auto">
                            <a:xfrm>
                              <a:off x="5929" y="1584"/>
                              <a:ext cx="653"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A2D0D" w14:textId="77777777" w:rsidR="00C835D9" w:rsidRDefault="00C835D9" w:rsidP="00C835D9">
                                <w:pPr>
                                  <w:spacing w:line="242" w:lineRule="auto"/>
                                  <w:ind w:left="33" w:right="1" w:hanging="34"/>
                                  <w:rPr>
                                    <w:sz w:val="17"/>
                                  </w:rPr>
                                </w:pPr>
                                <w:r>
                                  <w:rPr>
                                    <w:sz w:val="17"/>
                                  </w:rPr>
                                  <w:t>Semantic</w:t>
                                </w:r>
                                <w:r>
                                  <w:rPr>
                                    <w:spacing w:val="-40"/>
                                    <w:sz w:val="17"/>
                                  </w:rPr>
                                  <w:t xml:space="preserve"> </w:t>
                                </w:r>
                                <w:r>
                                  <w:rPr>
                                    <w:sz w:val="17"/>
                                  </w:rPr>
                                  <w:t>analyser</w:t>
                                </w:r>
                              </w:p>
                            </w:txbxContent>
                          </wps:txbx>
                          <wps:bodyPr rot="0" vert="horz" wrap="square" lIns="0" tIns="0" rIns="0" bIns="0" anchor="t" anchorCtr="0" upright="1">
                            <a:noAutofit/>
                          </wps:bodyPr>
                        </wps:wsp>
                        <wps:wsp>
                          <wps:cNvPr id="37" name="Text Box 35"/>
                          <wps:cNvSpPr txBox="1">
                            <a:spLocks noChangeArrowheads="1"/>
                          </wps:cNvSpPr>
                          <wps:spPr bwMode="auto">
                            <a:xfrm>
                              <a:off x="7052" y="1349"/>
                              <a:ext cx="644"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EF681" w14:textId="77777777" w:rsidR="00C835D9" w:rsidRDefault="00C835D9" w:rsidP="00C835D9">
                                <w:pPr>
                                  <w:spacing w:line="242" w:lineRule="auto"/>
                                  <w:ind w:left="115" w:right="1" w:hanging="116"/>
                                  <w:rPr>
                                    <w:i/>
                                    <w:sz w:val="17"/>
                                  </w:rPr>
                                </w:pPr>
                                <w:r>
                                  <w:rPr>
                                    <w:i/>
                                    <w:sz w:val="17"/>
                                  </w:rPr>
                                  <w:t>Semantic</w:t>
                                </w:r>
                                <w:r>
                                  <w:rPr>
                                    <w:i/>
                                    <w:spacing w:val="-40"/>
                                    <w:sz w:val="17"/>
                                  </w:rPr>
                                  <w:t xml:space="preserve"> </w:t>
                                </w:r>
                                <w:r>
                                  <w:rPr>
                                    <w:i/>
                                    <w:sz w:val="17"/>
                                  </w:rPr>
                                  <w:t>frame</w:t>
                                </w:r>
                              </w:p>
                            </w:txbxContent>
                          </wps:txbx>
                          <wps:bodyPr rot="0" vert="horz" wrap="square" lIns="0" tIns="0" rIns="0" bIns="0" anchor="t" anchorCtr="0" upright="1">
                            <a:noAutofit/>
                          </wps:bodyPr>
                        </wps:wsp>
                        <wps:wsp>
                          <wps:cNvPr id="38" name="Text Box 36"/>
                          <wps:cNvSpPr txBox="1">
                            <a:spLocks noChangeArrowheads="1"/>
                          </wps:cNvSpPr>
                          <wps:spPr bwMode="auto">
                            <a:xfrm>
                              <a:off x="8775" y="1671"/>
                              <a:ext cx="644"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3A834" w14:textId="77777777" w:rsidR="00C835D9" w:rsidRDefault="00C835D9" w:rsidP="00C835D9">
                                <w:pPr>
                                  <w:spacing w:line="237" w:lineRule="auto"/>
                                  <w:ind w:left="115" w:right="1" w:hanging="116"/>
                                  <w:rPr>
                                    <w:i/>
                                    <w:sz w:val="17"/>
                                  </w:rPr>
                                </w:pPr>
                                <w:r>
                                  <w:rPr>
                                    <w:i/>
                                    <w:sz w:val="17"/>
                                  </w:rPr>
                                  <w:t>Semantic</w:t>
                                </w:r>
                                <w:r>
                                  <w:rPr>
                                    <w:i/>
                                    <w:spacing w:val="-40"/>
                                    <w:sz w:val="17"/>
                                  </w:rPr>
                                  <w:t xml:space="preserve"> </w:t>
                                </w:r>
                                <w:r>
                                  <w:rPr>
                                    <w:i/>
                                    <w:sz w:val="17"/>
                                  </w:rPr>
                                  <w:t>frame</w:t>
                                </w:r>
                              </w:p>
                            </w:txbxContent>
                          </wps:txbx>
                          <wps:bodyPr rot="0" vert="horz" wrap="square" lIns="0" tIns="0" rIns="0" bIns="0" anchor="t" anchorCtr="0" upright="1">
                            <a:noAutofit/>
                          </wps:bodyPr>
                        </wps:wsp>
                        <wps:wsp>
                          <wps:cNvPr id="39" name="Text Box 37"/>
                          <wps:cNvSpPr txBox="1">
                            <a:spLocks noChangeArrowheads="1"/>
                          </wps:cNvSpPr>
                          <wps:spPr bwMode="auto">
                            <a:xfrm>
                              <a:off x="2025" y="2099"/>
                              <a:ext cx="6440" cy="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F8979A" w14:textId="77777777" w:rsidR="00C835D9" w:rsidRDefault="00C835D9" w:rsidP="00C835D9">
                                <w:pPr>
                                  <w:tabs>
                                    <w:tab w:val="left" w:pos="5765"/>
                                  </w:tabs>
                                  <w:spacing w:line="195" w:lineRule="exact"/>
                                  <w:rPr>
                                    <w:sz w:val="17"/>
                                  </w:rPr>
                                </w:pPr>
                                <w:r>
                                  <w:rPr>
                                    <w:position w:val="1"/>
                                    <w:sz w:val="17"/>
                                  </w:rPr>
                                  <w:t>Phone</w:t>
                                </w:r>
                                <w:r>
                                  <w:rPr>
                                    <w:position w:val="1"/>
                                    <w:sz w:val="17"/>
                                  </w:rPr>
                                  <w:tab/>
                                </w:r>
                                <w:r>
                                  <w:rPr>
                                    <w:sz w:val="17"/>
                                  </w:rPr>
                                  <w:t>Dialogue</w:t>
                                </w:r>
                              </w:p>
                              <w:p w14:paraId="1CDCB814" w14:textId="77777777" w:rsidR="00C835D9" w:rsidRDefault="00C835D9" w:rsidP="00C835D9">
                                <w:pPr>
                                  <w:tabs>
                                    <w:tab w:val="left" w:pos="5785"/>
                                  </w:tabs>
                                  <w:spacing w:line="193" w:lineRule="exact"/>
                                  <w:ind w:left="4"/>
                                  <w:rPr>
                                    <w:sz w:val="17"/>
                                  </w:rPr>
                                </w:pPr>
                                <w:r>
                                  <w:rPr>
                                    <w:sz w:val="17"/>
                                  </w:rPr>
                                  <w:t>server</w:t>
                                </w:r>
                                <w:r>
                                  <w:rPr>
                                    <w:sz w:val="17"/>
                                  </w:rPr>
                                  <w:tab/>
                                  <w:t>manager</w:t>
                                </w:r>
                              </w:p>
                            </w:txbxContent>
                          </wps:txbx>
                          <wps:bodyPr rot="0" vert="horz" wrap="square" lIns="0" tIns="0" rIns="0" bIns="0" anchor="t" anchorCtr="0" upright="1">
                            <a:noAutofit/>
                          </wps:bodyPr>
                        </wps:wsp>
                        <wps:wsp>
                          <wps:cNvPr id="40" name="Text Box 38"/>
                          <wps:cNvSpPr txBox="1">
                            <a:spLocks noChangeArrowheads="1"/>
                          </wps:cNvSpPr>
                          <wps:spPr bwMode="auto">
                            <a:xfrm>
                              <a:off x="2035" y="2844"/>
                              <a:ext cx="498"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E9588" w14:textId="77777777" w:rsidR="00C835D9" w:rsidRDefault="00C835D9" w:rsidP="00C835D9">
                                <w:pPr>
                                  <w:spacing w:line="235" w:lineRule="auto"/>
                                  <w:ind w:left="33" w:hanging="34"/>
                                  <w:rPr>
                                    <w:i/>
                                    <w:sz w:val="17"/>
                                  </w:rPr>
                                </w:pPr>
                                <w:r>
                                  <w:rPr>
                                    <w:i/>
                                    <w:w w:val="95"/>
                                    <w:sz w:val="17"/>
                                  </w:rPr>
                                  <w:t>Speech</w:t>
                                </w:r>
                                <w:r>
                                  <w:rPr>
                                    <w:i/>
                                    <w:spacing w:val="-38"/>
                                    <w:w w:val="95"/>
                                    <w:sz w:val="17"/>
                                  </w:rPr>
                                  <w:t xml:space="preserve"> </w:t>
                                </w:r>
                                <w:r>
                                  <w:rPr>
                                    <w:i/>
                                    <w:sz w:val="17"/>
                                  </w:rPr>
                                  <w:t>signal</w:t>
                                </w:r>
                              </w:p>
                            </w:txbxContent>
                          </wps:txbx>
                          <wps:bodyPr rot="0" vert="horz" wrap="square" lIns="0" tIns="0" rIns="0" bIns="0" anchor="t" anchorCtr="0" upright="1">
                            <a:noAutofit/>
                          </wps:bodyPr>
                        </wps:wsp>
                        <wps:wsp>
                          <wps:cNvPr id="41" name="Text Box 39"/>
                          <wps:cNvSpPr txBox="1">
                            <a:spLocks noChangeArrowheads="1"/>
                          </wps:cNvSpPr>
                          <wps:spPr bwMode="auto">
                            <a:xfrm>
                              <a:off x="3720" y="2617"/>
                              <a:ext cx="782"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0B5A13" w14:textId="77777777" w:rsidR="00C835D9" w:rsidRDefault="00C835D9" w:rsidP="00C835D9">
                                <w:pPr>
                                  <w:spacing w:line="242" w:lineRule="auto"/>
                                  <w:ind w:firstLine="134"/>
                                  <w:rPr>
                                    <w:sz w:val="17"/>
                                  </w:rPr>
                                </w:pPr>
                                <w:r>
                                  <w:rPr>
                                    <w:sz w:val="17"/>
                                  </w:rPr>
                                  <w:t>Speech</w:t>
                                </w:r>
                                <w:r>
                                  <w:rPr>
                                    <w:spacing w:val="1"/>
                                    <w:sz w:val="17"/>
                                  </w:rPr>
                                  <w:t xml:space="preserve"> </w:t>
                                </w:r>
                                <w:r>
                                  <w:rPr>
                                    <w:w w:val="95"/>
                                    <w:sz w:val="17"/>
                                  </w:rPr>
                                  <w:t>synthesizer</w:t>
                                </w:r>
                              </w:p>
                            </w:txbxContent>
                          </wps:txbx>
                          <wps:bodyPr rot="0" vert="horz" wrap="square" lIns="0" tIns="0" rIns="0" bIns="0" anchor="t" anchorCtr="0" upright="1">
                            <a:noAutofit/>
                          </wps:bodyPr>
                        </wps:wsp>
                        <wps:wsp>
                          <wps:cNvPr id="42" name="Text Box 40"/>
                          <wps:cNvSpPr txBox="1">
                            <a:spLocks noChangeArrowheads="1"/>
                          </wps:cNvSpPr>
                          <wps:spPr bwMode="auto">
                            <a:xfrm>
                              <a:off x="5049" y="2902"/>
                              <a:ext cx="314"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8B524E" w14:textId="77777777" w:rsidR="00C835D9" w:rsidRDefault="00C835D9" w:rsidP="00C835D9">
                                <w:pPr>
                                  <w:spacing w:line="186" w:lineRule="exact"/>
                                  <w:rPr>
                                    <w:i/>
                                    <w:sz w:val="17"/>
                                  </w:rPr>
                                </w:pPr>
                                <w:r>
                                  <w:rPr>
                                    <w:i/>
                                    <w:sz w:val="17"/>
                                  </w:rPr>
                                  <w:t>Text</w:t>
                                </w:r>
                              </w:p>
                            </w:txbxContent>
                          </wps:txbx>
                          <wps:bodyPr rot="0" vert="horz" wrap="square" lIns="0" tIns="0" rIns="0" bIns="0" anchor="t" anchorCtr="0" upright="1">
                            <a:noAutofit/>
                          </wps:bodyPr>
                        </wps:wsp>
                        <wps:wsp>
                          <wps:cNvPr id="43" name="Text Box 41"/>
                          <wps:cNvSpPr txBox="1">
                            <a:spLocks noChangeArrowheads="1"/>
                          </wps:cNvSpPr>
                          <wps:spPr bwMode="auto">
                            <a:xfrm>
                              <a:off x="5919" y="2617"/>
                              <a:ext cx="673"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17E83" w14:textId="77777777" w:rsidR="00C835D9" w:rsidRDefault="00C835D9" w:rsidP="00C835D9">
                                <w:pPr>
                                  <w:spacing w:line="242" w:lineRule="auto"/>
                                  <w:ind w:left="4" w:right="2" w:hanging="5"/>
                                  <w:rPr>
                                    <w:sz w:val="17"/>
                                  </w:rPr>
                                </w:pPr>
                                <w:r>
                                  <w:rPr>
                                    <w:sz w:val="17"/>
                                  </w:rPr>
                                  <w:t>Response</w:t>
                                </w:r>
                                <w:r>
                                  <w:rPr>
                                    <w:spacing w:val="-40"/>
                                    <w:sz w:val="17"/>
                                  </w:rPr>
                                  <w:t xml:space="preserve"> </w:t>
                                </w:r>
                                <w:r>
                                  <w:rPr>
                                    <w:sz w:val="17"/>
                                  </w:rPr>
                                  <w:t>generator</w:t>
                                </w:r>
                              </w:p>
                            </w:txbxContent>
                          </wps:txbx>
                          <wps:bodyPr rot="0" vert="horz" wrap="square" lIns="0" tIns="0" rIns="0" bIns="0" anchor="t" anchorCtr="0" upright="1">
                            <a:noAutofit/>
                          </wps:bodyPr>
                        </wps:wsp>
                        <wps:wsp>
                          <wps:cNvPr id="44" name="Text Box 42"/>
                          <wps:cNvSpPr txBox="1">
                            <a:spLocks noChangeArrowheads="1"/>
                          </wps:cNvSpPr>
                          <wps:spPr bwMode="auto">
                            <a:xfrm>
                              <a:off x="8746" y="2584"/>
                              <a:ext cx="671"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F2AF4" w14:textId="77777777" w:rsidR="00C835D9" w:rsidRDefault="00C835D9" w:rsidP="00C835D9">
                                <w:pPr>
                                  <w:spacing w:line="237" w:lineRule="auto"/>
                                  <w:ind w:left="192" w:hanging="192"/>
                                  <w:rPr>
                                    <w:i/>
                                    <w:sz w:val="17"/>
                                  </w:rPr>
                                </w:pPr>
                                <w:r>
                                  <w:rPr>
                                    <w:i/>
                                    <w:w w:val="95"/>
                                    <w:sz w:val="17"/>
                                  </w:rPr>
                                  <w:t>Database</w:t>
                                </w:r>
                                <w:r>
                                  <w:rPr>
                                    <w:i/>
                                    <w:spacing w:val="-38"/>
                                    <w:w w:val="95"/>
                                    <w:sz w:val="17"/>
                                  </w:rPr>
                                  <w:t xml:space="preserve"> </w:t>
                                </w:r>
                                <w:r>
                                  <w:rPr>
                                    <w:i/>
                                    <w:sz w:val="17"/>
                                  </w:rPr>
                                  <w:t>info</w:t>
                                </w:r>
                              </w:p>
                            </w:txbxContent>
                          </wps:txbx>
                          <wps:bodyPr rot="0" vert="horz" wrap="square" lIns="0" tIns="0" rIns="0" bIns="0" anchor="t" anchorCtr="0" upright="1">
                            <a:noAutofit/>
                          </wps:bodyPr>
                        </wps:wsp>
                        <wps:wsp>
                          <wps:cNvPr id="45" name="Text Box 43"/>
                          <wps:cNvSpPr txBox="1">
                            <a:spLocks noChangeArrowheads="1"/>
                          </wps:cNvSpPr>
                          <wps:spPr bwMode="auto">
                            <a:xfrm>
                              <a:off x="9735" y="2099"/>
                              <a:ext cx="1009" cy="6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DF916F" w14:textId="77777777" w:rsidR="00C835D9" w:rsidRDefault="00C835D9" w:rsidP="00C835D9">
                                <w:pPr>
                                  <w:spacing w:line="242" w:lineRule="auto"/>
                                  <w:ind w:left="95" w:right="367" w:hanging="96"/>
                                  <w:rPr>
                                    <w:sz w:val="17"/>
                                  </w:rPr>
                                </w:pPr>
                                <w:r>
                                  <w:rPr>
                                    <w:sz w:val="17"/>
                                  </w:rPr>
                                  <w:t>Database</w:t>
                                </w:r>
                                <w:r>
                                  <w:rPr>
                                    <w:spacing w:val="-40"/>
                                    <w:sz w:val="17"/>
                                  </w:rPr>
                                  <w:t xml:space="preserve"> </w:t>
                                </w:r>
                                <w:r>
                                  <w:rPr>
                                    <w:sz w:val="17"/>
                                  </w:rPr>
                                  <w:t>access</w:t>
                                </w:r>
                              </w:p>
                              <w:p w14:paraId="0CDB0B0C" w14:textId="77777777" w:rsidR="00C835D9" w:rsidRDefault="00C835D9" w:rsidP="00C835D9">
                                <w:pPr>
                                  <w:spacing w:before="80"/>
                                  <w:ind w:left="403"/>
                                  <w:rPr>
                                    <w:rFonts w:ascii="Arial MT"/>
                                    <w:sz w:val="12"/>
                                  </w:rPr>
                                </w:pPr>
                                <w:r>
                                  <w:rPr>
                                    <w:rFonts w:ascii="Arial MT"/>
                                    <w:sz w:val="12"/>
                                  </w:rPr>
                                  <w:t>P.851_F01</w:t>
                                </w:r>
                              </w:p>
                            </w:txbxContent>
                          </wps:txbx>
                          <wps:bodyPr rot="0" vert="horz" wrap="square" lIns="0" tIns="0" rIns="0" bIns="0" anchor="t" anchorCtr="0" upright="1">
                            <a:noAutofit/>
                          </wps:bodyPr>
                        </wps:wsp>
                        <wps:wsp>
                          <wps:cNvPr id="46" name="Text Box 44"/>
                          <wps:cNvSpPr txBox="1">
                            <a:spLocks noChangeArrowheads="1"/>
                          </wps:cNvSpPr>
                          <wps:spPr bwMode="auto">
                            <a:xfrm>
                              <a:off x="3753" y="3555"/>
                              <a:ext cx="711"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4375EB" w14:textId="77777777" w:rsidR="00C835D9" w:rsidRDefault="00C835D9" w:rsidP="00C835D9">
                                <w:pPr>
                                  <w:spacing w:line="242" w:lineRule="auto"/>
                                  <w:ind w:right="1" w:firstLine="192"/>
                                  <w:rPr>
                                    <w:sz w:val="17"/>
                                  </w:rPr>
                                </w:pPr>
                                <w:r>
                                  <w:rPr>
                                    <w:sz w:val="17"/>
                                  </w:rPr>
                                  <w:t>Unit</w:t>
                                </w:r>
                                <w:r>
                                  <w:rPr>
                                    <w:spacing w:val="1"/>
                                    <w:sz w:val="17"/>
                                  </w:rPr>
                                  <w:t xml:space="preserve"> </w:t>
                                </w:r>
                                <w:r>
                                  <w:rPr>
                                    <w:sz w:val="17"/>
                                  </w:rPr>
                                  <w:t>dictionary</w:t>
                                </w:r>
                              </w:p>
                            </w:txbxContent>
                          </wps:txbx>
                          <wps:bodyPr rot="0" vert="horz" wrap="square" lIns="0" tIns="0" rIns="0" bIns="0" anchor="t" anchorCtr="0" upright="1">
                            <a:noAutofit/>
                          </wps:bodyPr>
                        </wps:wsp>
                        <wps:wsp>
                          <wps:cNvPr id="47" name="Text Box 45"/>
                          <wps:cNvSpPr txBox="1">
                            <a:spLocks noChangeArrowheads="1"/>
                          </wps:cNvSpPr>
                          <wps:spPr bwMode="auto">
                            <a:xfrm>
                              <a:off x="6054" y="3646"/>
                              <a:ext cx="40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F98CE" w14:textId="77777777" w:rsidR="00C835D9" w:rsidRDefault="00C835D9" w:rsidP="00C835D9">
                                <w:pPr>
                                  <w:spacing w:line="186" w:lineRule="exact"/>
                                  <w:rPr>
                                    <w:sz w:val="17"/>
                                  </w:rPr>
                                </w:pPr>
                                <w:r>
                                  <w:rPr>
                                    <w:sz w:val="17"/>
                                  </w:rPr>
                                  <w:t>Rules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0E7E9DA7" id="Group 26" o:spid="_x0000_s1026" style="position:absolute;left:0;text-align:left;margin-left:56.7pt;margin-top:19.45pt;width:478.2pt;height:292.6pt;z-index:-251655168;mso-wrap-distance-left:0;mso-wrap-distance-right:0;mso-position-horizontal-relative:page" coordorigin="1180,244" coordsize="9564,39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27" type="#_x0000_t75" style="position:absolute;left:1180;top:244;width:9515;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">
                    <v:imagedata r:id="rId15" o:title=""/>
                  </v:shape>
                  <v:shapetype id="_x0000_t202" coordsize="21600,21600" o:spt="202" path="m,l,21600r21600,l21600,xe">
                    <v:stroke joinstyle="miter"/>
                    <v:path gradientshapeok="t" o:connecttype="rect"/>
                  </v:shapetype>
                  <v:shape id="Text Box 26" o:spid="_x0000_s1028" type="#_x0000_t202" style="position:absolute;left:2731;top:479;width:623;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1AA0315A" w14:textId="77777777" w:rsidR="00C835D9" w:rsidRDefault="00C835D9" w:rsidP="00C835D9">
                          <w:pPr>
                            <w:spacing w:line="242" w:lineRule="auto"/>
                            <w:ind w:left="57" w:hanging="58"/>
                            <w:rPr>
                              <w:sz w:val="17"/>
                            </w:rPr>
                          </w:pPr>
                          <w:r>
                            <w:rPr>
                              <w:w w:val="95"/>
                              <w:sz w:val="17"/>
                            </w:rPr>
                            <w:t>Acoustic</w:t>
                          </w:r>
                          <w:r>
                            <w:rPr>
                              <w:spacing w:val="-38"/>
                              <w:w w:val="95"/>
                              <w:sz w:val="17"/>
                            </w:rPr>
                            <w:t xml:space="preserve"> </w:t>
                          </w:r>
                          <w:r>
                            <w:rPr>
                              <w:sz w:val="17"/>
                            </w:rPr>
                            <w:t>models</w:t>
                          </w:r>
                        </w:p>
                      </w:txbxContent>
                    </v:textbox>
                  </v:shape>
                  <v:shape id="Text Box 27" o:spid="_x0000_s1029" type="#_x0000_t202" style="position:absolute;left:3830;top:575;width:575;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0E91F801" w14:textId="77777777" w:rsidR="00C835D9" w:rsidRDefault="00C835D9" w:rsidP="00C835D9">
                          <w:pPr>
                            <w:spacing w:line="186" w:lineRule="exact"/>
                            <w:rPr>
                              <w:sz w:val="17"/>
                            </w:rPr>
                          </w:pPr>
                          <w:r>
                            <w:rPr>
                              <w:sz w:val="17"/>
                            </w:rPr>
                            <w:t>Lexicon</w:t>
                          </w:r>
                        </w:p>
                      </w:txbxContent>
                    </v:textbox>
                  </v:shape>
                  <v:shape id="Text Box 28" o:spid="_x0000_s1030" type="#_x0000_t202" style="position:absolute;left:4848;top:479;width:1739;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10E3FB95" w14:textId="77777777" w:rsidR="00C835D9" w:rsidRDefault="00C835D9" w:rsidP="00C835D9">
                          <w:pPr>
                            <w:spacing w:line="137" w:lineRule="exact"/>
                            <w:rPr>
                              <w:sz w:val="17"/>
                            </w:rPr>
                          </w:pPr>
                          <w:r>
                            <w:rPr>
                              <w:sz w:val="17"/>
                            </w:rPr>
                            <w:t>Language</w:t>
                          </w:r>
                        </w:p>
                        <w:p w14:paraId="153745F8" w14:textId="77777777" w:rsidR="00C835D9" w:rsidRDefault="00C835D9" w:rsidP="00C835D9">
                          <w:pPr>
                            <w:tabs>
                              <w:tab w:val="left" w:pos="1066"/>
                            </w:tabs>
                            <w:spacing w:line="163" w:lineRule="auto"/>
                            <w:ind w:left="86"/>
                            <w:rPr>
                              <w:sz w:val="17"/>
                            </w:rPr>
                          </w:pPr>
                          <w:r>
                            <w:rPr>
                              <w:position w:val="-9"/>
                              <w:sz w:val="17"/>
                            </w:rPr>
                            <w:t>models</w:t>
                          </w:r>
                          <w:r>
                            <w:rPr>
                              <w:position w:val="-9"/>
                              <w:sz w:val="17"/>
                            </w:rPr>
                            <w:tab/>
                          </w:r>
                          <w:r>
                            <w:rPr>
                              <w:sz w:val="17"/>
                            </w:rPr>
                            <w:t>Grammar</w:t>
                          </w:r>
                        </w:p>
                      </w:txbxContent>
                    </v:textbox>
                  </v:shape>
                  <v:shape id="Text Box 29" o:spid="_x0000_s1031" type="#_x0000_t202" style="position:absolute;left:7820;top:479;width:645;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0483EF79" w14:textId="77777777" w:rsidR="00C835D9" w:rsidRDefault="00C835D9" w:rsidP="00C835D9">
                          <w:pPr>
                            <w:spacing w:line="242" w:lineRule="auto"/>
                            <w:ind w:left="76" w:right="2" w:hanging="77"/>
                            <w:rPr>
                              <w:sz w:val="17"/>
                            </w:rPr>
                          </w:pPr>
                          <w:r>
                            <w:rPr>
                              <w:sz w:val="17"/>
                            </w:rPr>
                            <w:t>Dialogue</w:t>
                          </w:r>
                          <w:r>
                            <w:rPr>
                              <w:spacing w:val="-40"/>
                              <w:sz w:val="17"/>
                            </w:rPr>
                            <w:t xml:space="preserve"> </w:t>
                          </w:r>
                          <w:r>
                            <w:rPr>
                              <w:sz w:val="17"/>
                            </w:rPr>
                            <w:t>history</w:t>
                          </w:r>
                        </w:p>
                      </w:txbxContent>
                    </v:textbox>
                  </v:shape>
                  <v:shape id="Text Box 30" o:spid="_x0000_s1032" type="#_x0000_t202" style="position:absolute;left:9745;top:575;width:642;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5486A728" w14:textId="77777777" w:rsidR="00C835D9" w:rsidRDefault="00C835D9" w:rsidP="00C835D9">
                          <w:pPr>
                            <w:spacing w:line="186" w:lineRule="exact"/>
                            <w:rPr>
                              <w:sz w:val="17"/>
                            </w:rPr>
                          </w:pPr>
                          <w:r>
                            <w:rPr>
                              <w:sz w:val="17"/>
                            </w:rPr>
                            <w:t>Database</w:t>
                          </w:r>
                        </w:p>
                      </w:txbxContent>
                    </v:textbox>
                  </v:shape>
                  <v:shape id="Text Box 31" o:spid="_x0000_s1033" type="#_x0000_t202" style="position:absolute;left:2025;top:1339;width:498;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4CC79E32" w14:textId="77777777" w:rsidR="00C835D9" w:rsidRDefault="00C835D9" w:rsidP="00C835D9">
                          <w:pPr>
                            <w:spacing w:line="235" w:lineRule="auto"/>
                            <w:ind w:left="28" w:hanging="29"/>
                            <w:rPr>
                              <w:i/>
                              <w:sz w:val="17"/>
                            </w:rPr>
                          </w:pPr>
                          <w:r>
                            <w:rPr>
                              <w:i/>
                              <w:w w:val="95"/>
                              <w:sz w:val="17"/>
                            </w:rPr>
                            <w:t>Speech</w:t>
                          </w:r>
                          <w:r>
                            <w:rPr>
                              <w:i/>
                              <w:spacing w:val="-38"/>
                              <w:w w:val="95"/>
                              <w:sz w:val="17"/>
                            </w:rPr>
                            <w:t xml:space="preserve"> </w:t>
                          </w:r>
                          <w:r>
                            <w:rPr>
                              <w:i/>
                              <w:sz w:val="17"/>
                            </w:rPr>
                            <w:t>signal</w:t>
                          </w:r>
                        </w:p>
                      </w:txbxContent>
                    </v:textbox>
                  </v:shape>
                  <v:shape id="Text Box 32" o:spid="_x0000_s1034" type="#_x0000_t202" style="position:absolute;left:3753;top:1584;width:734;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210CB6E3" w14:textId="77777777" w:rsidR="00C835D9" w:rsidRDefault="00C835D9" w:rsidP="00C835D9">
                          <w:pPr>
                            <w:spacing w:line="242" w:lineRule="auto"/>
                            <w:ind w:right="6" w:firstLine="110"/>
                            <w:rPr>
                              <w:sz w:val="17"/>
                            </w:rPr>
                          </w:pPr>
                          <w:r>
                            <w:rPr>
                              <w:sz w:val="17"/>
                            </w:rPr>
                            <w:t>Speech</w:t>
                          </w:r>
                          <w:r>
                            <w:rPr>
                              <w:spacing w:val="1"/>
                              <w:sz w:val="17"/>
                            </w:rPr>
                            <w:t xml:space="preserve"> </w:t>
                          </w:r>
                          <w:r>
                            <w:rPr>
                              <w:spacing w:val="-1"/>
                              <w:sz w:val="17"/>
                            </w:rPr>
                            <w:t>recognizer</w:t>
                          </w:r>
                        </w:p>
                      </w:txbxContent>
                    </v:textbox>
                  </v:shape>
                  <v:shape id="Text Box 33" o:spid="_x0000_s1035" type="#_x0000_t202" style="position:absolute;left:4992;top:1320;width:419;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7FD0EA51" w14:textId="77777777" w:rsidR="00C835D9" w:rsidRDefault="00C835D9" w:rsidP="00C835D9">
                          <w:pPr>
                            <w:spacing w:line="242" w:lineRule="auto"/>
                            <w:ind w:right="2" w:firstLine="4"/>
                            <w:rPr>
                              <w:i/>
                              <w:sz w:val="17"/>
                            </w:rPr>
                          </w:pPr>
                          <w:r>
                            <w:rPr>
                              <w:i/>
                              <w:sz w:val="17"/>
                            </w:rPr>
                            <w:t>Word</w:t>
                          </w:r>
                          <w:r>
                            <w:rPr>
                              <w:i/>
                              <w:spacing w:val="-40"/>
                              <w:sz w:val="17"/>
                            </w:rPr>
                            <w:t xml:space="preserve"> </w:t>
                          </w:r>
                          <w:r>
                            <w:rPr>
                              <w:i/>
                              <w:sz w:val="17"/>
                            </w:rPr>
                            <w:t>string</w:t>
                          </w:r>
                        </w:p>
                      </w:txbxContent>
                    </v:textbox>
                  </v:shape>
                  <v:shape id="Text Box 34" o:spid="_x0000_s1036" type="#_x0000_t202" style="position:absolute;left:5929;top:1584;width:653;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0CBA2D0D" w14:textId="77777777" w:rsidR="00C835D9" w:rsidRDefault="00C835D9" w:rsidP="00C835D9">
                          <w:pPr>
                            <w:spacing w:line="242" w:lineRule="auto"/>
                            <w:ind w:left="33" w:right="1" w:hanging="34"/>
                            <w:rPr>
                              <w:sz w:val="17"/>
                            </w:rPr>
                          </w:pPr>
                          <w:r>
                            <w:rPr>
                              <w:sz w:val="17"/>
                            </w:rPr>
                            <w:t>Semantic</w:t>
                          </w:r>
                          <w:r>
                            <w:rPr>
                              <w:spacing w:val="-40"/>
                              <w:sz w:val="17"/>
                            </w:rPr>
                            <w:t xml:space="preserve"> </w:t>
                          </w:r>
                          <w:r>
                            <w:rPr>
                              <w:sz w:val="17"/>
                            </w:rPr>
                            <w:t>analyser</w:t>
                          </w:r>
                        </w:p>
                      </w:txbxContent>
                    </v:textbox>
                  </v:shape>
                  <v:shape id="Text Box 35" o:spid="_x0000_s1037" type="#_x0000_t202" style="position:absolute;left:7052;top:1349;width:644;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5D5EF681" w14:textId="77777777" w:rsidR="00C835D9" w:rsidRDefault="00C835D9" w:rsidP="00C835D9">
                          <w:pPr>
                            <w:spacing w:line="242" w:lineRule="auto"/>
                            <w:ind w:left="115" w:right="1" w:hanging="116"/>
                            <w:rPr>
                              <w:i/>
                              <w:sz w:val="17"/>
                            </w:rPr>
                          </w:pPr>
                          <w:r>
                            <w:rPr>
                              <w:i/>
                              <w:sz w:val="17"/>
                            </w:rPr>
                            <w:t>Semantic</w:t>
                          </w:r>
                          <w:r>
                            <w:rPr>
                              <w:i/>
                              <w:spacing w:val="-40"/>
                              <w:sz w:val="17"/>
                            </w:rPr>
                            <w:t xml:space="preserve"> </w:t>
                          </w:r>
                          <w:r>
                            <w:rPr>
                              <w:i/>
                              <w:sz w:val="17"/>
                            </w:rPr>
                            <w:t>frame</w:t>
                          </w:r>
                        </w:p>
                      </w:txbxContent>
                    </v:textbox>
                  </v:shape>
                  <v:shape id="Text Box 36" o:spid="_x0000_s1038" type="#_x0000_t202" style="position:absolute;left:8775;top:1671;width:644;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1F23A834" w14:textId="77777777" w:rsidR="00C835D9" w:rsidRDefault="00C835D9" w:rsidP="00C835D9">
                          <w:pPr>
                            <w:spacing w:line="237" w:lineRule="auto"/>
                            <w:ind w:left="115" w:right="1" w:hanging="116"/>
                            <w:rPr>
                              <w:i/>
                              <w:sz w:val="17"/>
                            </w:rPr>
                          </w:pPr>
                          <w:r>
                            <w:rPr>
                              <w:i/>
                              <w:sz w:val="17"/>
                            </w:rPr>
                            <w:t>Semantic</w:t>
                          </w:r>
                          <w:r>
                            <w:rPr>
                              <w:i/>
                              <w:spacing w:val="-40"/>
                              <w:sz w:val="17"/>
                            </w:rPr>
                            <w:t xml:space="preserve"> </w:t>
                          </w:r>
                          <w:r>
                            <w:rPr>
                              <w:i/>
                              <w:sz w:val="17"/>
                            </w:rPr>
                            <w:t>frame</w:t>
                          </w:r>
                        </w:p>
                      </w:txbxContent>
                    </v:textbox>
                  </v:shape>
                  <v:shape id="Text Box 37" o:spid="_x0000_s1039" type="#_x0000_t202" style="position:absolute;left:2025;top:2099;width:6440;height: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35F8979A" w14:textId="77777777" w:rsidR="00C835D9" w:rsidRDefault="00C835D9" w:rsidP="00C835D9">
                          <w:pPr>
                            <w:tabs>
                              <w:tab w:val="left" w:pos="5765"/>
                            </w:tabs>
                            <w:spacing w:line="195" w:lineRule="exact"/>
                            <w:rPr>
                              <w:sz w:val="17"/>
                            </w:rPr>
                          </w:pPr>
                          <w:r>
                            <w:rPr>
                              <w:position w:val="1"/>
                              <w:sz w:val="17"/>
                            </w:rPr>
                            <w:t>Phone</w:t>
                          </w:r>
                          <w:r>
                            <w:rPr>
                              <w:position w:val="1"/>
                              <w:sz w:val="17"/>
                            </w:rPr>
                            <w:tab/>
                          </w:r>
                          <w:r>
                            <w:rPr>
                              <w:sz w:val="17"/>
                            </w:rPr>
                            <w:t>Dialogue</w:t>
                          </w:r>
                        </w:p>
                        <w:p w14:paraId="1CDCB814" w14:textId="77777777" w:rsidR="00C835D9" w:rsidRDefault="00C835D9" w:rsidP="00C835D9">
                          <w:pPr>
                            <w:tabs>
                              <w:tab w:val="left" w:pos="5785"/>
                            </w:tabs>
                            <w:spacing w:line="193" w:lineRule="exact"/>
                            <w:ind w:left="4"/>
                            <w:rPr>
                              <w:sz w:val="17"/>
                            </w:rPr>
                          </w:pPr>
                          <w:r>
                            <w:rPr>
                              <w:sz w:val="17"/>
                            </w:rPr>
                            <w:t>server</w:t>
                          </w:r>
                          <w:r>
                            <w:rPr>
                              <w:sz w:val="17"/>
                            </w:rPr>
                            <w:tab/>
                            <w:t>manager</w:t>
                          </w:r>
                        </w:p>
                      </w:txbxContent>
                    </v:textbox>
                  </v:shape>
                  <v:shape id="Text Box 38" o:spid="_x0000_s1040" type="#_x0000_t202" style="position:absolute;left:2035;top:2844;width:498;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5A8E9588" w14:textId="77777777" w:rsidR="00C835D9" w:rsidRDefault="00C835D9" w:rsidP="00C835D9">
                          <w:pPr>
                            <w:spacing w:line="235" w:lineRule="auto"/>
                            <w:ind w:left="33" w:hanging="34"/>
                            <w:rPr>
                              <w:i/>
                              <w:sz w:val="17"/>
                            </w:rPr>
                          </w:pPr>
                          <w:r>
                            <w:rPr>
                              <w:i/>
                              <w:w w:val="95"/>
                              <w:sz w:val="17"/>
                            </w:rPr>
                            <w:t>Speech</w:t>
                          </w:r>
                          <w:r>
                            <w:rPr>
                              <w:i/>
                              <w:spacing w:val="-38"/>
                              <w:w w:val="95"/>
                              <w:sz w:val="17"/>
                            </w:rPr>
                            <w:t xml:space="preserve"> </w:t>
                          </w:r>
                          <w:r>
                            <w:rPr>
                              <w:i/>
                              <w:sz w:val="17"/>
                            </w:rPr>
                            <w:t>signal</w:t>
                          </w:r>
                        </w:p>
                      </w:txbxContent>
                    </v:textbox>
                  </v:shape>
                  <v:shape id="Text Box 39" o:spid="_x0000_s1041" type="#_x0000_t202" style="position:absolute;left:3720;top:2617;width:782;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B0B5A13" w14:textId="77777777" w:rsidR="00C835D9" w:rsidRDefault="00C835D9" w:rsidP="00C835D9">
                          <w:pPr>
                            <w:spacing w:line="242" w:lineRule="auto"/>
                            <w:ind w:firstLine="134"/>
                            <w:rPr>
                              <w:sz w:val="17"/>
                            </w:rPr>
                          </w:pPr>
                          <w:r>
                            <w:rPr>
                              <w:sz w:val="17"/>
                            </w:rPr>
                            <w:t>Speech</w:t>
                          </w:r>
                          <w:r>
                            <w:rPr>
                              <w:spacing w:val="1"/>
                              <w:sz w:val="17"/>
                            </w:rPr>
                            <w:t xml:space="preserve"> </w:t>
                          </w:r>
                          <w:r>
                            <w:rPr>
                              <w:w w:val="95"/>
                              <w:sz w:val="17"/>
                            </w:rPr>
                            <w:t>synthesizer</w:t>
                          </w:r>
                        </w:p>
                      </w:txbxContent>
                    </v:textbox>
                  </v:shape>
                  <v:shape id="Text Box 40" o:spid="_x0000_s1042" type="#_x0000_t202" style="position:absolute;left:5049;top:2902;width:314;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6D8B524E" w14:textId="77777777" w:rsidR="00C835D9" w:rsidRDefault="00C835D9" w:rsidP="00C835D9">
                          <w:pPr>
                            <w:spacing w:line="186" w:lineRule="exact"/>
                            <w:rPr>
                              <w:i/>
                              <w:sz w:val="17"/>
                            </w:rPr>
                          </w:pPr>
                          <w:r>
                            <w:rPr>
                              <w:i/>
                              <w:sz w:val="17"/>
                            </w:rPr>
                            <w:t>Text</w:t>
                          </w:r>
                        </w:p>
                      </w:txbxContent>
                    </v:textbox>
                  </v:shape>
                  <v:shape id="Text Box 41" o:spid="_x0000_s1043" type="#_x0000_t202" style="position:absolute;left:5919;top:2617;width:673;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14E17E83" w14:textId="77777777" w:rsidR="00C835D9" w:rsidRDefault="00C835D9" w:rsidP="00C835D9">
                          <w:pPr>
                            <w:spacing w:line="242" w:lineRule="auto"/>
                            <w:ind w:left="4" w:right="2" w:hanging="5"/>
                            <w:rPr>
                              <w:sz w:val="17"/>
                            </w:rPr>
                          </w:pPr>
                          <w:r>
                            <w:rPr>
                              <w:sz w:val="17"/>
                            </w:rPr>
                            <w:t>Response</w:t>
                          </w:r>
                          <w:r>
                            <w:rPr>
                              <w:spacing w:val="-40"/>
                              <w:sz w:val="17"/>
                            </w:rPr>
                            <w:t xml:space="preserve"> </w:t>
                          </w:r>
                          <w:r>
                            <w:rPr>
                              <w:sz w:val="17"/>
                            </w:rPr>
                            <w:t>generator</w:t>
                          </w:r>
                        </w:p>
                      </w:txbxContent>
                    </v:textbox>
                  </v:shape>
                  <v:shape id="Text Box 42" o:spid="_x0000_s1044" type="#_x0000_t202" style="position:absolute;left:8746;top:2584;width:671;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29BF2AF4" w14:textId="77777777" w:rsidR="00C835D9" w:rsidRDefault="00C835D9" w:rsidP="00C835D9">
                          <w:pPr>
                            <w:spacing w:line="237" w:lineRule="auto"/>
                            <w:ind w:left="192" w:hanging="192"/>
                            <w:rPr>
                              <w:i/>
                              <w:sz w:val="17"/>
                            </w:rPr>
                          </w:pPr>
                          <w:r>
                            <w:rPr>
                              <w:i/>
                              <w:w w:val="95"/>
                              <w:sz w:val="17"/>
                            </w:rPr>
                            <w:t>Database</w:t>
                          </w:r>
                          <w:r>
                            <w:rPr>
                              <w:i/>
                              <w:spacing w:val="-38"/>
                              <w:w w:val="95"/>
                              <w:sz w:val="17"/>
                            </w:rPr>
                            <w:t xml:space="preserve"> </w:t>
                          </w:r>
                          <w:r>
                            <w:rPr>
                              <w:i/>
                              <w:sz w:val="17"/>
                            </w:rPr>
                            <w:t>info</w:t>
                          </w:r>
                        </w:p>
                      </w:txbxContent>
                    </v:textbox>
                  </v:shape>
                  <v:shape id="Text Box 43" o:spid="_x0000_s1045" type="#_x0000_t202" style="position:absolute;left:9735;top:2099;width:1009;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25DF916F" w14:textId="77777777" w:rsidR="00C835D9" w:rsidRDefault="00C835D9" w:rsidP="00C835D9">
                          <w:pPr>
                            <w:spacing w:line="242" w:lineRule="auto"/>
                            <w:ind w:left="95" w:right="367" w:hanging="96"/>
                            <w:rPr>
                              <w:sz w:val="17"/>
                            </w:rPr>
                          </w:pPr>
                          <w:r>
                            <w:rPr>
                              <w:sz w:val="17"/>
                            </w:rPr>
                            <w:t>Database</w:t>
                          </w:r>
                          <w:r>
                            <w:rPr>
                              <w:spacing w:val="-40"/>
                              <w:sz w:val="17"/>
                            </w:rPr>
                            <w:t xml:space="preserve"> </w:t>
                          </w:r>
                          <w:r>
                            <w:rPr>
                              <w:sz w:val="17"/>
                            </w:rPr>
                            <w:t>access</w:t>
                          </w:r>
                        </w:p>
                        <w:p w14:paraId="0CDB0B0C" w14:textId="77777777" w:rsidR="00C835D9" w:rsidRDefault="00C835D9" w:rsidP="00C835D9">
                          <w:pPr>
                            <w:spacing w:before="80"/>
                            <w:ind w:left="403"/>
                            <w:rPr>
                              <w:rFonts w:ascii="Arial MT"/>
                              <w:sz w:val="12"/>
                            </w:rPr>
                          </w:pPr>
                          <w:r>
                            <w:rPr>
                              <w:rFonts w:ascii="Arial MT"/>
                              <w:sz w:val="12"/>
                            </w:rPr>
                            <w:t>P.851_F01</w:t>
                          </w:r>
                        </w:p>
                      </w:txbxContent>
                    </v:textbox>
                  </v:shape>
                  <v:shape id="Text Box 44" o:spid="_x0000_s1046" type="#_x0000_t202" style="position:absolute;left:3753;top:3555;width:711;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4A4375EB" w14:textId="77777777" w:rsidR="00C835D9" w:rsidRDefault="00C835D9" w:rsidP="00C835D9">
                          <w:pPr>
                            <w:spacing w:line="242" w:lineRule="auto"/>
                            <w:ind w:right="1" w:firstLine="192"/>
                            <w:rPr>
                              <w:sz w:val="17"/>
                            </w:rPr>
                          </w:pPr>
                          <w:r>
                            <w:rPr>
                              <w:sz w:val="17"/>
                            </w:rPr>
                            <w:t>Unit</w:t>
                          </w:r>
                          <w:r>
                            <w:rPr>
                              <w:spacing w:val="1"/>
                              <w:sz w:val="17"/>
                            </w:rPr>
                            <w:t xml:space="preserve"> </w:t>
                          </w:r>
                          <w:r>
                            <w:rPr>
                              <w:sz w:val="17"/>
                            </w:rPr>
                            <w:t>dictionary</w:t>
                          </w:r>
                        </w:p>
                      </w:txbxContent>
                    </v:textbox>
                  </v:shape>
                  <v:shape id="Text Box 45" o:spid="_x0000_s1047" type="#_x0000_t202" style="position:absolute;left:6054;top:3646;width:408;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190F98CE" w14:textId="77777777" w:rsidR="00C835D9" w:rsidRDefault="00C835D9" w:rsidP="00C835D9">
                          <w:pPr>
                            <w:spacing w:line="186" w:lineRule="exact"/>
                            <w:rPr>
                              <w:sz w:val="17"/>
                            </w:rPr>
                          </w:pPr>
                          <w:r>
                            <w:rPr>
                              <w:sz w:val="17"/>
                            </w:rPr>
                            <w:t>Rules</w:t>
                          </w:r>
                        </w:p>
                      </w:txbxContent>
                    </v:textbox>
                  </v:shape>
                  <w10:wrap type="topAndBottom" anchorx="page"/>
                </v:group>
              </w:pict>
            </mc:Fallback>
          </mc:AlternateContent>
        </w:r>
      </w:ins>
    </w:p>
    <w:p w14:paraId="5F4A513A" w14:textId="77777777" w:rsidR="004719D6" w:rsidRDefault="004719D6" w:rsidP="00AB2AD5">
      <w:pPr>
        <w:pStyle w:val="BodyText"/>
        <w:spacing w:before="70"/>
        <w:ind w:right="181"/>
        <w:jc w:val="both"/>
        <w:rPr>
          <w:ins w:id="257" w:author="hp" w:date="2022-11-29T15:48:00Z"/>
        </w:rPr>
      </w:pPr>
    </w:p>
    <w:p w14:paraId="411AFE81" w14:textId="77777777" w:rsidR="004719D6" w:rsidRDefault="004719D6" w:rsidP="00AB2AD5">
      <w:pPr>
        <w:pStyle w:val="FigureNotitle"/>
        <w:rPr>
          <w:ins w:id="258" w:author="hp" w:date="2022-11-29T15:48:00Z"/>
        </w:rPr>
      </w:pPr>
      <w:ins w:id="259" w:author="hp" w:date="2022-11-29T15:51:00Z">
        <w:r>
          <w:t>Figure</w:t>
        </w:r>
        <w:r>
          <w:rPr>
            <w:spacing w:val="-3"/>
          </w:rPr>
          <w:t xml:space="preserve"> </w:t>
        </w:r>
        <w:r>
          <w:t>1/P.851</w:t>
        </w:r>
        <w:r>
          <w:rPr>
            <w:spacing w:val="-4"/>
          </w:rPr>
          <w:t xml:space="preserve"> </w:t>
        </w:r>
        <w:r>
          <w:t>–</w:t>
        </w:r>
        <w:r>
          <w:rPr>
            <w:spacing w:val="-3"/>
          </w:rPr>
          <w:t xml:space="preserve"> </w:t>
        </w:r>
        <w:r>
          <w:t>Sequential</w:t>
        </w:r>
        <w:r>
          <w:rPr>
            <w:spacing w:val="-4"/>
          </w:rPr>
          <w:t xml:space="preserve"> </w:t>
        </w:r>
        <w:r>
          <w:t>structure</w:t>
        </w:r>
        <w:r>
          <w:rPr>
            <w:spacing w:val="-3"/>
          </w:rPr>
          <w:t xml:space="preserve"> </w:t>
        </w:r>
        <w:r>
          <w:t>of</w:t>
        </w:r>
        <w:r>
          <w:rPr>
            <w:spacing w:val="-4"/>
          </w:rPr>
          <w:t xml:space="preserve"> </w:t>
        </w:r>
        <w:r>
          <w:t>a</w:t>
        </w:r>
        <w:r>
          <w:rPr>
            <w:spacing w:val="-3"/>
          </w:rPr>
          <w:t xml:space="preserve"> </w:t>
        </w:r>
        <w:r>
          <w:t>telephone-based</w:t>
        </w:r>
        <w:r>
          <w:rPr>
            <w:spacing w:val="-4"/>
          </w:rPr>
          <w:t xml:space="preserve"> </w:t>
        </w:r>
        <w:r>
          <w:t>spoken</w:t>
        </w:r>
        <w:r>
          <w:rPr>
            <w:spacing w:val="-3"/>
          </w:rPr>
          <w:t xml:space="preserve"> </w:t>
        </w:r>
        <w:r>
          <w:t>dialogue</w:t>
        </w:r>
        <w:r>
          <w:rPr>
            <w:spacing w:val="-4"/>
          </w:rPr>
          <w:t xml:space="preserve"> </w:t>
        </w:r>
        <w:r>
          <w:t>system</w:t>
        </w:r>
      </w:ins>
    </w:p>
    <w:p w14:paraId="43A26BF0" w14:textId="77777777" w:rsidR="004719D6" w:rsidRDefault="004719D6" w:rsidP="00AB2AD5">
      <w:pPr>
        <w:pStyle w:val="BodyText"/>
        <w:spacing w:before="70"/>
        <w:ind w:right="181"/>
        <w:jc w:val="both"/>
        <w:rPr>
          <w:ins w:id="260" w:author="hp" w:date="2022-11-29T15:48:00Z"/>
        </w:rPr>
      </w:pPr>
    </w:p>
    <w:p w14:paraId="49139E32" w14:textId="77777777" w:rsidR="004719D6" w:rsidRDefault="004719D6" w:rsidP="00AB2AD5">
      <w:pPr>
        <w:pStyle w:val="BodyText"/>
        <w:spacing w:before="70"/>
        <w:ind w:right="181"/>
        <w:jc w:val="both"/>
        <w:rPr>
          <w:ins w:id="261" w:author="hp" w:date="2022-11-29T15:48:00Z"/>
        </w:rPr>
      </w:pPr>
    </w:p>
    <w:p w14:paraId="10A8ACFF" w14:textId="77777777" w:rsidR="004719D6" w:rsidRDefault="004719D6" w:rsidP="00AB2AD5">
      <w:pPr>
        <w:pStyle w:val="BodyText"/>
        <w:spacing w:before="70"/>
        <w:ind w:right="181"/>
        <w:jc w:val="both"/>
        <w:rPr>
          <w:ins w:id="262" w:author="hp" w:date="2022-11-29T15:48:00Z"/>
        </w:rPr>
      </w:pPr>
    </w:p>
    <w:p w14:paraId="32017B65" w14:textId="77777777" w:rsidR="004719D6" w:rsidRDefault="004719D6" w:rsidP="00AB2AD5">
      <w:pPr>
        <w:pStyle w:val="BodyText"/>
        <w:spacing w:before="70"/>
        <w:ind w:right="181"/>
        <w:jc w:val="both"/>
        <w:rPr>
          <w:ins w:id="263" w:author="hp" w:date="2022-11-29T15:48:00Z"/>
        </w:rPr>
      </w:pPr>
    </w:p>
    <w:p w14:paraId="7DE7937A" w14:textId="77777777" w:rsidR="004719D6" w:rsidRDefault="004719D6" w:rsidP="00AB2AD5">
      <w:pPr>
        <w:pStyle w:val="BodyText"/>
        <w:spacing w:before="70"/>
        <w:ind w:right="181"/>
        <w:jc w:val="both"/>
        <w:rPr>
          <w:ins w:id="264" w:author="hp" w:date="2022-11-29T15:48:00Z"/>
        </w:rPr>
      </w:pPr>
    </w:p>
    <w:p w14:paraId="38119B98" w14:textId="77777777" w:rsidR="004719D6" w:rsidRDefault="004719D6" w:rsidP="00AB2AD5">
      <w:pPr>
        <w:pStyle w:val="BodyText"/>
        <w:spacing w:before="70"/>
        <w:ind w:right="181"/>
        <w:jc w:val="both"/>
        <w:rPr>
          <w:ins w:id="265" w:author="hp" w:date="2022-11-29T15:47:00Z"/>
        </w:rPr>
      </w:pPr>
    </w:p>
    <w:p w14:paraId="168ADBD4" w14:textId="77777777" w:rsidR="004719D6" w:rsidRDefault="004719D6" w:rsidP="00AB2AD5">
      <w:pPr>
        <w:pStyle w:val="BodyText"/>
        <w:spacing w:before="118"/>
        <w:ind w:right="177"/>
        <w:jc w:val="both"/>
        <w:rPr>
          <w:ins w:id="266" w:author="hp" w:date="2022-11-29T15:49:00Z"/>
        </w:rPr>
      </w:pPr>
    </w:p>
    <w:p w14:paraId="68202409" w14:textId="77777777" w:rsidR="004719D6" w:rsidRDefault="004719D6" w:rsidP="00AB2AD5">
      <w:pPr>
        <w:pStyle w:val="BodyText"/>
        <w:spacing w:before="118"/>
        <w:ind w:right="177"/>
        <w:jc w:val="both"/>
        <w:rPr>
          <w:ins w:id="267" w:author="hp" w:date="2022-11-29T15:49:00Z"/>
        </w:rPr>
      </w:pPr>
    </w:p>
    <w:p w14:paraId="34136D2C" w14:textId="77777777" w:rsidR="004719D6" w:rsidRDefault="004719D6" w:rsidP="00AB2AD5">
      <w:pPr>
        <w:pStyle w:val="BodyText"/>
        <w:spacing w:before="118"/>
        <w:ind w:right="177"/>
        <w:jc w:val="both"/>
        <w:rPr>
          <w:ins w:id="268" w:author="hp" w:date="2022-11-29T15:49:00Z"/>
        </w:rPr>
      </w:pPr>
    </w:p>
    <w:p w14:paraId="68500D25" w14:textId="77777777" w:rsidR="004719D6" w:rsidRDefault="004719D6" w:rsidP="00AB2AD5">
      <w:pPr>
        <w:pStyle w:val="BodyText"/>
        <w:spacing w:before="118"/>
        <w:ind w:right="177"/>
        <w:jc w:val="both"/>
        <w:rPr>
          <w:ins w:id="269" w:author="hp" w:date="2022-11-29T15:49:00Z"/>
        </w:rPr>
      </w:pPr>
    </w:p>
    <w:p w14:paraId="62152E50" w14:textId="77777777" w:rsidR="004719D6" w:rsidRDefault="004719D6" w:rsidP="00AB2AD5">
      <w:pPr>
        <w:pStyle w:val="BodyText"/>
        <w:spacing w:before="118"/>
        <w:ind w:right="177"/>
        <w:jc w:val="both"/>
        <w:rPr>
          <w:ins w:id="270" w:author="hp" w:date="2022-11-29T15:49:00Z"/>
        </w:rPr>
      </w:pPr>
    </w:p>
    <w:p w14:paraId="619EA627" w14:textId="77777777" w:rsidR="004719D6" w:rsidRDefault="004719D6" w:rsidP="00AB2AD5">
      <w:pPr>
        <w:pStyle w:val="BodyText"/>
        <w:spacing w:before="118"/>
        <w:ind w:right="177"/>
        <w:jc w:val="both"/>
        <w:rPr>
          <w:ins w:id="271" w:author="hp" w:date="2022-11-29T15:49:00Z"/>
        </w:rPr>
      </w:pPr>
    </w:p>
    <w:p w14:paraId="1E590002" w14:textId="77777777" w:rsidR="004719D6" w:rsidRDefault="004719D6" w:rsidP="00AB2AD5">
      <w:pPr>
        <w:pStyle w:val="BodyText"/>
        <w:spacing w:before="118"/>
        <w:ind w:right="177"/>
        <w:jc w:val="both"/>
        <w:rPr>
          <w:ins w:id="272" w:author="hp" w:date="2022-11-29T15:49:00Z"/>
        </w:rPr>
      </w:pPr>
    </w:p>
    <w:p w14:paraId="57621E66" w14:textId="77777777" w:rsidR="004719D6" w:rsidRDefault="004719D6" w:rsidP="00AB2AD5">
      <w:pPr>
        <w:pStyle w:val="BodyText"/>
        <w:spacing w:before="118"/>
        <w:ind w:right="177"/>
        <w:jc w:val="both"/>
        <w:rPr>
          <w:ins w:id="273" w:author="hp" w:date="2022-11-29T15:47:00Z"/>
        </w:rPr>
      </w:pPr>
    </w:p>
    <w:p w14:paraId="6A350871" w14:textId="77777777" w:rsidR="004719D6" w:rsidRDefault="004719D6" w:rsidP="00BB1912">
      <w:pPr>
        <w:jc w:val="both"/>
        <w:rPr>
          <w:ins w:id="274" w:author="AK" w:date="2022-06-10T05:35:00Z"/>
        </w:rPr>
      </w:pPr>
    </w:p>
    <w:p w14:paraId="0F91CBA4" w14:textId="77777777" w:rsidR="008C2A21" w:rsidRPr="00DF261C" w:rsidDel="008C2A21" w:rsidRDefault="008C2A21" w:rsidP="008C2A21">
      <w:pPr>
        <w:pStyle w:val="ListParagraph"/>
        <w:numPr>
          <w:ilvl w:val="0"/>
          <w:numId w:val="40"/>
        </w:numPr>
        <w:ind w:left="540"/>
        <w:jc w:val="both"/>
        <w:rPr>
          <w:del w:id="275" w:author="AK" w:date="2022-06-10T05:36:00Z"/>
          <w:b/>
          <w:sz w:val="28"/>
          <w:szCs w:val="28"/>
        </w:rPr>
      </w:pPr>
      <w:del w:id="276" w:author="AK" w:date="2022-06-10T05:36:00Z">
        <w:r w:rsidRPr="00DF261C" w:rsidDel="008C2A21">
          <w:rPr>
            <w:b/>
            <w:sz w:val="28"/>
            <w:szCs w:val="28"/>
          </w:rPr>
          <w:delText xml:space="preserve">Rationale </w:delText>
        </w:r>
      </w:del>
    </w:p>
    <w:p w14:paraId="673E1E54" w14:textId="77777777" w:rsidR="008C2A21" w:rsidRPr="00A92723" w:rsidDel="008C2A21" w:rsidRDefault="008C2A21" w:rsidP="008C2A21">
      <w:pPr>
        <w:spacing w:line="276" w:lineRule="auto"/>
        <w:jc w:val="both"/>
        <w:rPr>
          <w:del w:id="277" w:author="AK" w:date="2022-06-10T05:36:00Z"/>
          <w:rFonts w:eastAsia="MS Mincho"/>
          <w:lang w:eastAsia="en-US"/>
        </w:rPr>
      </w:pPr>
      <w:del w:id="278" w:author="AK" w:date="2022-06-10T05:36:00Z">
        <w:r w:rsidRPr="00A92723" w:rsidDel="008C2A21">
          <w:rPr>
            <w:rFonts w:eastAsia="MS Mincho"/>
            <w:lang w:eastAsia="en-US"/>
          </w:rPr>
          <w:delText xml:space="preserve">Artificial Intelligence (AI) is advanced computing that enables a machine to interact with its environment intelligently. AI is considered as one of the promising technologies to address current day problems and an imperative to improve the quality of life. AI technology is evolving rapidly due to high-performance chips and computing prowess, cloud technologies, ultra-fast low-latency networking technologies, and massive machine communications, including IMT-2020 and Future Network 2030.  </w:delText>
        </w:r>
      </w:del>
    </w:p>
    <w:p w14:paraId="551E6EDB" w14:textId="77777777" w:rsidR="008C2A21" w:rsidRPr="000D3E3C" w:rsidDel="008C2A21" w:rsidRDefault="008C2A21" w:rsidP="008C2A21">
      <w:pPr>
        <w:spacing w:line="276" w:lineRule="auto"/>
        <w:jc w:val="both"/>
        <w:rPr>
          <w:del w:id="279" w:author="AK" w:date="2022-06-10T05:36:00Z"/>
          <w:u w:val="single"/>
        </w:rPr>
      </w:pPr>
      <w:del w:id="280" w:author="AK" w:date="2022-06-10T05:36:00Z">
        <w:r w:rsidRPr="00A92723" w:rsidDel="008C2A21">
          <w:rPr>
            <w:rFonts w:eastAsia="MS Mincho"/>
            <w:color w:val="000000" w:themeColor="text1"/>
            <w:lang w:eastAsia="en-US"/>
          </w:rPr>
          <w:delText xml:space="preserve">Advancements in areas such as </w:delText>
        </w:r>
        <w:r w:rsidRPr="00A92723" w:rsidDel="008C2A21">
          <w:rPr>
            <w:rFonts w:eastAsia="MS Mincho"/>
            <w:lang w:eastAsia="en-US"/>
          </w:rPr>
          <w:delText xml:space="preserve">deep learning neural networks, Natural Language Processing (NLP), facial recognition, sentiments &amp; gesture analysis are making AI an important tool for hitherto human centric roles such as customer service relations, quality of service and overall quality of experiences. </w:delText>
        </w:r>
        <w:r w:rsidRPr="000D3E3C" w:rsidDel="008C2A21">
          <w:rPr>
            <w:u w:val="single"/>
          </w:rPr>
          <w:delText>It’s in this context that AI solutions can be investigated as a part of SG-12. In particular, in this proposal we focus on conversational AI (C-AI).</w:delText>
        </w:r>
      </w:del>
    </w:p>
    <w:p w14:paraId="0B8FA872" w14:textId="77777777" w:rsidR="008C2A21" w:rsidRPr="00A92723" w:rsidDel="008C2A21" w:rsidRDefault="008C2A21" w:rsidP="008C2A21">
      <w:pPr>
        <w:spacing w:line="276" w:lineRule="auto"/>
        <w:jc w:val="both"/>
        <w:rPr>
          <w:del w:id="281" w:author="AK" w:date="2022-06-10T05:36:00Z"/>
          <w:color w:val="000000" w:themeColor="text1"/>
          <w:lang w:val="en-US" w:eastAsia="ko-KR"/>
        </w:rPr>
      </w:pPr>
      <w:del w:id="282" w:author="AK" w:date="2022-06-10T05:36:00Z">
        <w:r w:rsidRPr="00A92723" w:rsidDel="008C2A21">
          <w:rPr>
            <w:color w:val="000000" w:themeColor="text1"/>
            <w:lang w:eastAsia="ko-KR"/>
          </w:rPr>
          <w:delText>AI is also being considered a key enabler that can dramatically improve the performance and quality of services for ICT services and its applications in various fields by efficiently processing huge amount of data generated in each field.</w:delText>
        </w:r>
        <w:r w:rsidRPr="00A92723" w:rsidDel="008C2A21">
          <w:rPr>
            <w:color w:val="000000" w:themeColor="text1"/>
            <w:lang w:val="en-US" w:eastAsia="ko-KR"/>
          </w:rPr>
          <w:delText xml:space="preserve"> </w:delText>
        </w:r>
      </w:del>
    </w:p>
    <w:p w14:paraId="213DCB92" w14:textId="77777777" w:rsidR="008C2A21" w:rsidRPr="00A92723" w:rsidDel="008C2A21" w:rsidRDefault="008C2A21" w:rsidP="008C2A21">
      <w:pPr>
        <w:spacing w:line="276" w:lineRule="auto"/>
        <w:jc w:val="both"/>
        <w:rPr>
          <w:del w:id="283" w:author="AK" w:date="2022-06-10T05:36:00Z"/>
          <w:color w:val="000000" w:themeColor="text1"/>
          <w:lang w:val="en-US" w:eastAsia="ko-KR"/>
        </w:rPr>
      </w:pPr>
      <w:del w:id="284" w:author="AK" w:date="2022-06-10T05:36:00Z">
        <w:r w:rsidRPr="00A92723" w:rsidDel="008C2A21">
          <w:rPr>
            <w:color w:val="000000" w:themeColor="text1"/>
            <w:lang w:val="en-US" w:eastAsia="ko-KR"/>
          </w:rPr>
          <w:delText xml:space="preserve">Currently, many AI-assisted applications and or Virtual Assistants are being developed to automate and scale one-on-one conversations with consumers, support requests for installation; setup troubleshooting and maintenance, maximize sales, product improvements, and supply chain optimization to enhance customer service efficacy.  </w:delText>
        </w:r>
      </w:del>
    </w:p>
    <w:p w14:paraId="5AB775AE" w14:textId="77777777" w:rsidR="008C2A21" w:rsidRPr="000C54C6" w:rsidDel="008C2A21" w:rsidRDefault="008C2A21" w:rsidP="008C2A21">
      <w:pPr>
        <w:spacing w:line="276" w:lineRule="auto"/>
        <w:jc w:val="both"/>
        <w:rPr>
          <w:del w:id="285" w:author="AK" w:date="2022-06-10T05:36:00Z"/>
          <w:color w:val="7030A0"/>
          <w:u w:val="single"/>
        </w:rPr>
      </w:pPr>
      <w:del w:id="286" w:author="AK" w:date="2022-06-10T05:36:00Z">
        <w:r w:rsidRPr="00A92723" w:rsidDel="008C2A21">
          <w:rPr>
            <w:color w:val="000000" w:themeColor="text1"/>
            <w:lang w:eastAsia="ko-KR"/>
          </w:rPr>
          <w:delText>Many of the tasks done by the AI enabled assistants will require a certain amount of situational self-learning intelligence to acquire knowledge and apply it to achieve some outcome. I</w:delText>
        </w:r>
        <w:r w:rsidRPr="00A92723" w:rsidDel="008C2A21">
          <w:rPr>
            <w:color w:val="000000" w:themeColor="text1"/>
            <w:lang w:val="en-US" w:eastAsia="ko-KR"/>
          </w:rPr>
          <w:delText xml:space="preserve">f AI-assistants’ capabilities could be adjudged in terms of Artificial Intelligence Quotients, based on some predefined </w:delText>
        </w:r>
        <w:r w:rsidRPr="00A92723" w:rsidDel="008C2A21">
          <w:rPr>
            <w:color w:val="000000" w:themeColor="text1"/>
            <w:lang w:eastAsia="ko-KR"/>
          </w:rPr>
          <w:delText>Key Performance Indicator (KPI), it will help service providers (Telecom Service Providers being one of them) to do a cost-benefit analysis of such systems and can help them taking investment decisions before employing such systems.</w:delText>
        </w:r>
        <w:r w:rsidDel="008C2A21">
          <w:rPr>
            <w:color w:val="000000" w:themeColor="text1"/>
            <w:lang w:eastAsia="ko-KR"/>
          </w:rPr>
          <w:delText xml:space="preserve"> </w:delText>
        </w:r>
        <w:r w:rsidRPr="000C54C6" w:rsidDel="008C2A21">
          <w:rPr>
            <w:color w:val="7030A0"/>
            <w:u w:val="single"/>
          </w:rPr>
          <w:delText>The machine learning method, which can automatically drives algorithm optimization through data, has achieved great success in the fields of image/speech recognition, and automatic driving. To improve the network performance and enhance users’ experiences, new machine learning methods for big data analytics in communication networks can extract relevant information from the network data while taking into account of limited communication resources, and then leverage the derived knowledge for autonomic network control and management as well as service provisioning.</w:delText>
        </w:r>
      </w:del>
    </w:p>
    <w:p w14:paraId="4B2A85A7" w14:textId="77777777" w:rsidR="008C2A21" w:rsidRPr="000C54C6" w:rsidDel="008C2A21" w:rsidRDefault="008C2A21" w:rsidP="008C2A21">
      <w:pPr>
        <w:spacing w:line="276" w:lineRule="auto"/>
        <w:jc w:val="both"/>
        <w:rPr>
          <w:del w:id="287" w:author="AK" w:date="2022-06-10T05:36:00Z"/>
          <w:color w:val="7030A0"/>
          <w:u w:val="single"/>
        </w:rPr>
      </w:pPr>
      <w:del w:id="288" w:author="AK" w:date="2022-06-10T05:36:00Z">
        <w:r w:rsidRPr="000C54C6" w:rsidDel="008C2A21">
          <w:rPr>
            <w:color w:val="7030A0"/>
            <w:u w:val="single"/>
          </w:rPr>
          <w:delText xml:space="preserve">The eventual goal of this exercise is to define the KPIS for fair comparison of various C-AI solutions. The present document provides an initial analysis of how these KPIS may be identified and standardized. </w:delText>
        </w:r>
      </w:del>
    </w:p>
    <w:p w14:paraId="395631A8" w14:textId="77777777" w:rsidR="008C2A21" w:rsidDel="008C2A21" w:rsidRDefault="008C2A21" w:rsidP="008C2A21">
      <w:pPr>
        <w:rPr>
          <w:del w:id="289" w:author="AK" w:date="2022-06-10T05:36:00Z"/>
          <w:color w:val="000000" w:themeColor="text1"/>
          <w:lang w:eastAsia="ko-KR"/>
        </w:rPr>
      </w:pPr>
    </w:p>
    <w:p w14:paraId="3ABBD9A4" w14:textId="77777777" w:rsidR="008C2A21" w:rsidRPr="00BB1912" w:rsidRDefault="008C2A21" w:rsidP="00BB1912">
      <w:pPr>
        <w:jc w:val="both"/>
      </w:pPr>
    </w:p>
    <w:p w14:paraId="539939B9" w14:textId="3500BE73" w:rsidR="00BB1912" w:rsidRPr="009B72B3" w:rsidRDefault="00637300" w:rsidP="009B72B3">
      <w:pPr>
        <w:pStyle w:val="Heading1"/>
        <w:rPr>
          <w:ins w:id="290" w:author="hp" w:date="2022-12-21T11:51:00Z"/>
          <w:lang w:val="fr-FR"/>
        </w:rPr>
      </w:pPr>
      <w:r w:rsidRPr="009B72B3">
        <w:rPr>
          <w:lang w:val="fr-FR"/>
        </w:rPr>
        <w:lastRenderedPageBreak/>
        <w:t>10</w:t>
      </w:r>
      <w:r w:rsidR="009B72B3" w:rsidRPr="009B72B3">
        <w:rPr>
          <w:lang w:val="fr-FR"/>
        </w:rPr>
        <w:tab/>
      </w:r>
      <w:proofErr w:type="spellStart"/>
      <w:ins w:id="291" w:author="hp" w:date="2022-12-21T11:53:00Z">
        <w:r w:rsidR="00D12148" w:rsidRPr="00AB2AD5">
          <w:rPr>
            <w:lang w:val="fr-FR"/>
          </w:rPr>
          <w:t>Conversational</w:t>
        </w:r>
        <w:proofErr w:type="spellEnd"/>
        <w:r w:rsidR="00D12148" w:rsidRPr="00AB2AD5">
          <w:rPr>
            <w:lang w:val="fr-FR"/>
          </w:rPr>
          <w:t xml:space="preserve"> AI (C-AI) or </w:t>
        </w:r>
        <w:proofErr w:type="spellStart"/>
        <w:r w:rsidR="00D12148" w:rsidRPr="00AB2AD5">
          <w:rPr>
            <w:lang w:val="fr-FR"/>
          </w:rPr>
          <w:t>chatbots</w:t>
        </w:r>
        <w:proofErr w:type="spellEnd"/>
        <w:r w:rsidR="00D12148" w:rsidRPr="009B72B3">
          <w:rPr>
            <w:lang w:val="fr-FR"/>
          </w:rPr>
          <w:t xml:space="preserve"> </w:t>
        </w:r>
      </w:ins>
      <w:del w:id="292" w:author="hp" w:date="2022-12-21T11:54:00Z">
        <w:r w:rsidR="00BB1912" w:rsidRPr="009B72B3" w:rsidDel="00D12148">
          <w:rPr>
            <w:lang w:val="fr-FR"/>
          </w:rPr>
          <w:delText>Classification of C-AI</w:delText>
        </w:r>
      </w:del>
    </w:p>
    <w:p w14:paraId="78EA9384" w14:textId="52C864F9" w:rsidR="00D12148" w:rsidRPr="009B72B3" w:rsidRDefault="00D12148" w:rsidP="009B72B3">
      <w:pPr>
        <w:jc w:val="both"/>
        <w:rPr>
          <w:ins w:id="293" w:author="hp" w:date="2022-12-21T11:53:00Z"/>
        </w:rPr>
      </w:pPr>
      <w:ins w:id="294" w:author="hp" w:date="2022-12-21T11:53:00Z">
        <w:r w:rsidRPr="009B72B3">
          <w:t xml:space="preserve">Conversational artificial intelligence (AI) or chatbots or virtual assistants or digital assistants are technologies that enable people and computers to effectively communicate through text or speech. Based on number of participants (both human and machine/computer), C-AI can be classified into different categories. However, this recommendation focuses </w:t>
        </w:r>
        <w:proofErr w:type="gramStart"/>
        <w:r w:rsidRPr="009B72B3">
          <w:t>on  C</w:t>
        </w:r>
        <w:proofErr w:type="gramEnd"/>
        <w:r w:rsidRPr="009B72B3">
          <w:t xml:space="preserve">-AI Category involving a Human Client and Machine Server </w:t>
        </w:r>
        <w:proofErr w:type="spellStart"/>
        <w:r w:rsidRPr="009B72B3">
          <w:t>Convesation</w:t>
        </w:r>
        <w:proofErr w:type="spellEnd"/>
        <w:r w:rsidRPr="009B72B3">
          <w:t>. The basic C-AI application is depicted Figure-</w:t>
        </w:r>
        <w:proofErr w:type="gramStart"/>
        <w:r w:rsidRPr="009B72B3">
          <w:t>1  below</w:t>
        </w:r>
        <w:proofErr w:type="gramEnd"/>
        <w:r w:rsidRPr="009B72B3">
          <w:t>:</w:t>
        </w:r>
      </w:ins>
    </w:p>
    <w:p w14:paraId="5FABD886" w14:textId="77777777" w:rsidR="00D12148" w:rsidRPr="00AB2AD5" w:rsidRDefault="00D12148" w:rsidP="00AB2AD5">
      <w:pPr>
        <w:rPr>
          <w:lang w:val="en-US"/>
        </w:rPr>
      </w:pPr>
    </w:p>
    <w:p w14:paraId="3848638C" w14:textId="512ED895" w:rsidR="00BB1912" w:rsidRPr="009B72B3" w:rsidDel="00D12148" w:rsidRDefault="00BB1912" w:rsidP="009B72B3">
      <w:pPr>
        <w:pStyle w:val="Figure"/>
        <w:rPr>
          <w:del w:id="295" w:author="hp" w:date="2022-12-21T11:54:00Z"/>
        </w:rPr>
      </w:pPr>
      <w:del w:id="296" w:author="hp" w:date="2022-12-21T11:54:00Z">
        <w:r w:rsidRPr="009B72B3" w:rsidDel="00D12148">
          <w:delText>This section of recommendation discusses different categories of C-AI solutions. Classification is based on number of participants in a C-AI solution. As of now only the first (Category-A) is being deployed. However, more complex conversation scenarios may be supported in future.</w:delText>
        </w:r>
      </w:del>
    </w:p>
    <w:p w14:paraId="4C1FB691" w14:textId="77777777" w:rsidR="00BB1912" w:rsidRPr="009B72B3" w:rsidRDefault="00BB1912" w:rsidP="009B72B3">
      <w:pPr>
        <w:pStyle w:val="Figure"/>
      </w:pPr>
      <w:r w:rsidRPr="009B72B3">
        <w:rPr>
          <w:noProof/>
        </w:rPr>
        <w:drawing>
          <wp:inline distT="0" distB="0" distL="0" distR="0" wp14:anchorId="69E3AD10" wp14:editId="5E734190">
            <wp:extent cx="5892165" cy="2385695"/>
            <wp:effectExtent l="0" t="0" r="0" b="0"/>
            <wp:docPr id="1073741826" name="officeArt object" descr="A picture containing char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picture containing chartDescription automatically generated" descr="A picture containing chartDescription automatically generated"/>
                    <pic:cNvPicPr>
                      <a:picLocks noChangeAspect="1"/>
                    </pic:cNvPicPr>
                  </pic:nvPicPr>
                  <pic:blipFill>
                    <a:blip r:embed="rId16"/>
                    <a:stretch>
                      <a:fillRect/>
                    </a:stretch>
                  </pic:blipFill>
                  <pic:spPr>
                    <a:xfrm>
                      <a:off x="0" y="0"/>
                      <a:ext cx="5892165" cy="2385695"/>
                    </a:xfrm>
                    <a:prstGeom prst="rect">
                      <a:avLst/>
                    </a:prstGeom>
                    <a:ln w="12700" cap="flat">
                      <a:noFill/>
                      <a:miter lim="400000"/>
                    </a:ln>
                    <a:effectLst/>
                  </pic:spPr>
                </pic:pic>
              </a:graphicData>
            </a:graphic>
          </wp:inline>
        </w:drawing>
      </w:r>
    </w:p>
    <w:p w14:paraId="77ABC82A" w14:textId="25CB5BA1" w:rsidR="00BB1912" w:rsidRDefault="00D12148" w:rsidP="009A7530">
      <w:pPr>
        <w:pStyle w:val="FigureNotitle"/>
      </w:pPr>
      <w:ins w:id="297" w:author="hp" w:date="2022-12-21T11:52:00Z">
        <w:r>
          <w:rPr>
            <w:lang w:val="en-US"/>
          </w:rPr>
          <w:t xml:space="preserve">Figure 2: </w:t>
        </w:r>
      </w:ins>
      <w:r w:rsidR="00BB1912">
        <w:rPr>
          <w:lang w:val="en-US"/>
        </w:rPr>
        <w:t>Basic Conversational AI Application</w:t>
      </w:r>
    </w:p>
    <w:p w14:paraId="142AFE41" w14:textId="26AE3E97" w:rsidR="00BB1912" w:rsidRDefault="00637300" w:rsidP="00C106DC">
      <w:pPr>
        <w:pStyle w:val="Heading2"/>
        <w:jc w:val="both"/>
        <w:rPr>
          <w:bCs/>
        </w:rPr>
      </w:pPr>
      <w:r>
        <w:rPr>
          <w:bCs/>
          <w:lang w:val="en-US"/>
        </w:rPr>
        <w:t>10</w:t>
      </w:r>
      <w:r w:rsidR="001960C1">
        <w:rPr>
          <w:bCs/>
          <w:lang w:val="en-US"/>
        </w:rPr>
        <w:t>.1</w:t>
      </w:r>
      <w:r w:rsidR="001960C1">
        <w:rPr>
          <w:bCs/>
          <w:lang w:val="en-US"/>
        </w:rPr>
        <w:tab/>
      </w:r>
      <w:del w:id="298" w:author="hp" w:date="2022-12-21T11:55:00Z">
        <w:r w:rsidR="00BB1912" w:rsidDel="00D12148">
          <w:rPr>
            <w:bCs/>
            <w:lang w:val="en-US"/>
          </w:rPr>
          <w:delText>Category</w:delText>
        </w:r>
        <w:r w:rsidR="001960C1" w:rsidDel="00D12148">
          <w:rPr>
            <w:bCs/>
            <w:lang w:val="en-US"/>
          </w:rPr>
          <w:delText xml:space="preserve"> </w:delText>
        </w:r>
        <w:r w:rsidR="00BB1912" w:rsidDel="00D12148">
          <w:rPr>
            <w:bCs/>
            <w:lang w:val="en-US"/>
          </w:rPr>
          <w:delText>A:</w:delText>
        </w:r>
      </w:del>
      <w:r w:rsidR="00BB1912">
        <w:rPr>
          <w:bCs/>
          <w:lang w:val="en-US"/>
        </w:rPr>
        <w:t xml:space="preserve"> </w:t>
      </w:r>
      <w:r w:rsidR="00BB1912">
        <w:rPr>
          <w:lang w:val="en-US"/>
        </w:rPr>
        <w:t xml:space="preserve">(Human Client &amp; Machine Server Conversation) </w:t>
      </w:r>
      <w:ins w:id="299" w:author="hp" w:date="2022-12-21T11:55:00Z">
        <w:r w:rsidR="00D12148">
          <w:rPr>
            <w:lang w:val="en-US"/>
          </w:rPr>
          <w:t>Chatbot Category</w:t>
        </w:r>
      </w:ins>
    </w:p>
    <w:p w14:paraId="5068B4FE" w14:textId="77777777" w:rsidR="00BB1912" w:rsidRPr="001960C1" w:rsidRDefault="00BB1912" w:rsidP="001960C1">
      <w:pPr>
        <w:jc w:val="both"/>
      </w:pPr>
      <w:r w:rsidRPr="001960C1">
        <w:t>Salient characteristics of this category are as follows:</w:t>
      </w:r>
    </w:p>
    <w:p w14:paraId="5BF442A6" w14:textId="77777777" w:rsidR="00BB1912" w:rsidRDefault="00BB1912" w:rsidP="001115B5">
      <w:pPr>
        <w:pStyle w:val="ListParagraph"/>
        <w:numPr>
          <w:ilvl w:val="1"/>
          <w:numId w:val="16"/>
        </w:numPr>
        <w:pBdr>
          <w:top w:val="nil"/>
          <w:left w:val="nil"/>
          <w:bottom w:val="nil"/>
          <w:right w:val="nil"/>
          <w:between w:val="nil"/>
          <w:bar w:val="nil"/>
        </w:pBdr>
        <w:contextualSpacing w:val="0"/>
        <w:jc w:val="both"/>
      </w:pPr>
      <w:r>
        <w:rPr>
          <w:lang w:val="en-US"/>
        </w:rPr>
        <w:t>It involves a duplex conversation between a human client and a machine at the other end throughout the conversation.</w:t>
      </w:r>
    </w:p>
    <w:p w14:paraId="44ADB3FE" w14:textId="77777777" w:rsidR="00BB1912" w:rsidRDefault="00BB1912" w:rsidP="001115B5">
      <w:pPr>
        <w:pStyle w:val="ListParagraph"/>
        <w:numPr>
          <w:ilvl w:val="1"/>
          <w:numId w:val="16"/>
        </w:numPr>
        <w:pBdr>
          <w:top w:val="nil"/>
          <w:left w:val="nil"/>
          <w:bottom w:val="nil"/>
          <w:right w:val="nil"/>
          <w:between w:val="nil"/>
          <w:bar w:val="nil"/>
        </w:pBdr>
        <w:contextualSpacing w:val="0"/>
        <w:jc w:val="both"/>
      </w:pPr>
      <w:proofErr w:type="gramStart"/>
      <w:r>
        <w:rPr>
          <w:lang w:val="en-US"/>
        </w:rPr>
        <w:t>It’s</w:t>
      </w:r>
      <w:proofErr w:type="gramEnd"/>
      <w:r>
        <w:rPr>
          <w:lang w:val="en-US"/>
        </w:rPr>
        <w:t xml:space="preserve"> a very basic use case that’s widely deployed in various application domains today (shown in the figure above).</w:t>
      </w:r>
    </w:p>
    <w:p w14:paraId="56DF015F" w14:textId="77777777" w:rsidR="00BB1912" w:rsidRDefault="00BB1912" w:rsidP="001115B5">
      <w:pPr>
        <w:pStyle w:val="ListParagraph"/>
        <w:numPr>
          <w:ilvl w:val="1"/>
          <w:numId w:val="16"/>
        </w:numPr>
        <w:pBdr>
          <w:top w:val="nil"/>
          <w:left w:val="nil"/>
          <w:bottom w:val="nil"/>
          <w:right w:val="nil"/>
          <w:between w:val="nil"/>
          <w:bar w:val="nil"/>
        </w:pBdr>
        <w:contextualSpacing w:val="0"/>
        <w:jc w:val="both"/>
      </w:pPr>
      <w:r>
        <w:rPr>
          <w:lang w:val="en-US"/>
        </w:rPr>
        <w:t xml:space="preserve">Conversation need not be limited to speech alone. Supported conversation capabilities could include a combination of speech/ audio, </w:t>
      </w:r>
      <w:proofErr w:type="gramStart"/>
      <w:r>
        <w:rPr>
          <w:lang w:val="en-US"/>
        </w:rPr>
        <w:t>text</w:t>
      </w:r>
      <w:proofErr w:type="gramEnd"/>
      <w:r>
        <w:rPr>
          <w:lang w:val="en-US"/>
        </w:rPr>
        <w:t xml:space="preserve"> and other multimedia data.</w:t>
      </w:r>
    </w:p>
    <w:p w14:paraId="44447B25" w14:textId="77777777" w:rsidR="00BB1912" w:rsidRDefault="00BB1912" w:rsidP="001115B5">
      <w:pPr>
        <w:pStyle w:val="ListParagraph"/>
        <w:numPr>
          <w:ilvl w:val="1"/>
          <w:numId w:val="16"/>
        </w:numPr>
        <w:pBdr>
          <w:top w:val="nil"/>
          <w:left w:val="nil"/>
          <w:bottom w:val="nil"/>
          <w:right w:val="nil"/>
          <w:between w:val="nil"/>
          <w:bar w:val="nil"/>
        </w:pBdr>
        <w:contextualSpacing w:val="0"/>
        <w:jc w:val="both"/>
      </w:pPr>
      <w:r>
        <w:rPr>
          <w:lang w:val="en-US"/>
        </w:rPr>
        <w:t>The AI application needs to understand/ classify questions raised by the humans and provide appropriate responses through audio, video, text etc.</w:t>
      </w:r>
    </w:p>
    <w:p w14:paraId="123507EC" w14:textId="77777777" w:rsidR="00BB1912" w:rsidRDefault="00BB1912" w:rsidP="001115B5">
      <w:pPr>
        <w:pStyle w:val="ListParagraph"/>
        <w:numPr>
          <w:ilvl w:val="1"/>
          <w:numId w:val="16"/>
        </w:numPr>
        <w:pBdr>
          <w:top w:val="nil"/>
          <w:left w:val="nil"/>
          <w:bottom w:val="nil"/>
          <w:right w:val="nil"/>
          <w:between w:val="nil"/>
          <w:bar w:val="nil"/>
        </w:pBdr>
        <w:contextualSpacing w:val="0"/>
        <w:jc w:val="both"/>
      </w:pPr>
      <w:r>
        <w:rPr>
          <w:lang w:val="en-US"/>
        </w:rPr>
        <w:t xml:space="preserve">The C-AI solution may be capable of human sentiment estimation, gender, geographic location, </w:t>
      </w:r>
      <w:proofErr w:type="gramStart"/>
      <w:r>
        <w:rPr>
          <w:lang w:val="en-US"/>
        </w:rPr>
        <w:t>dialect</w:t>
      </w:r>
      <w:proofErr w:type="gramEnd"/>
      <w:r>
        <w:rPr>
          <w:lang w:val="en-US"/>
        </w:rPr>
        <w:t xml:space="preserve"> and accent modulation for better user experience.</w:t>
      </w:r>
    </w:p>
    <w:p w14:paraId="177D952B" w14:textId="75BD34E6" w:rsidR="00BB1912" w:rsidRPr="009B72B3" w:rsidDel="00D12148" w:rsidRDefault="00BB1912" w:rsidP="009B72B3">
      <w:pPr>
        <w:pStyle w:val="Heading2"/>
        <w:rPr>
          <w:del w:id="300" w:author="hp" w:date="2022-12-21T11:55:00Z"/>
        </w:rPr>
      </w:pPr>
      <w:del w:id="301" w:author="hp" w:date="2022-12-21T11:55:00Z">
        <w:r w:rsidRPr="009B72B3" w:rsidDel="00D12148">
          <w:delText>Category B: (Human Client &amp; Machine Augmented Human Server Conversation)</w:delText>
        </w:r>
      </w:del>
    </w:p>
    <w:p w14:paraId="47D06172" w14:textId="2C598D44" w:rsidR="00BB1912" w:rsidRPr="009B72B3" w:rsidDel="00D12148" w:rsidRDefault="00BB1912">
      <w:pPr>
        <w:pStyle w:val="Heading2"/>
        <w:rPr>
          <w:del w:id="302" w:author="hp" w:date="2022-12-21T11:55:00Z"/>
        </w:rPr>
        <w:pPrChange w:id="303" w:author="hp" w:date="2022-12-21T11:55:00Z">
          <w:pPr>
            <w:jc w:val="both"/>
          </w:pPr>
        </w:pPrChange>
      </w:pPr>
      <w:del w:id="304" w:author="hp" w:date="2022-12-21T11:55:00Z">
        <w:r w:rsidRPr="009B72B3" w:rsidDel="00D12148">
          <w:delText xml:space="preserve">A machine augmented human server conversation has more than 2 players. </w:delText>
        </w:r>
      </w:del>
    </w:p>
    <w:p w14:paraId="20372F8D" w14:textId="45309A41" w:rsidR="00BB1912" w:rsidRPr="009B72B3" w:rsidDel="00D12148" w:rsidRDefault="00BB1912" w:rsidP="00AB2AD5">
      <w:pPr>
        <w:pStyle w:val="Heading2"/>
        <w:rPr>
          <w:del w:id="305" w:author="hp" w:date="2022-12-21T11:55:00Z"/>
        </w:rPr>
      </w:pPr>
      <w:del w:id="306" w:author="hp" w:date="2022-12-21T11:55:00Z">
        <w:r w:rsidRPr="009B72B3" w:rsidDel="00D12148">
          <w:delText>A typical conversation may start between a human client and a machine but the conversation may ‘invite’ a human server to address more complex problems. However, at that point the machine-assistant may remain on-line and assist both the human client and human server to avoid repetitions and generally aid the conversation.</w:delText>
        </w:r>
      </w:del>
    </w:p>
    <w:p w14:paraId="00280599" w14:textId="668CA4D6" w:rsidR="00BB1912" w:rsidRPr="009B72B3" w:rsidDel="00D12148" w:rsidRDefault="00BB1912" w:rsidP="00AB2AD5">
      <w:pPr>
        <w:pStyle w:val="Heading2"/>
        <w:rPr>
          <w:del w:id="307" w:author="hp" w:date="2022-12-21T11:55:00Z"/>
        </w:rPr>
      </w:pPr>
      <w:del w:id="308" w:author="hp" w:date="2022-12-21T11:55:00Z">
        <w:r w:rsidRPr="009B72B3" w:rsidDel="00D12148">
          <w:delText>In this category the flow of information isn’t duplex. It’s similar to conferencing paradigm comprising of flow of information between 3 parties.</w:delText>
        </w:r>
      </w:del>
    </w:p>
    <w:p w14:paraId="1A6B7C1A" w14:textId="4E245EF9" w:rsidR="00BB1912" w:rsidRPr="009B72B3" w:rsidDel="00D12148" w:rsidRDefault="00BB1912" w:rsidP="00AB2AD5">
      <w:pPr>
        <w:pStyle w:val="Heading2"/>
        <w:rPr>
          <w:del w:id="309" w:author="hp" w:date="2022-12-21T11:55:00Z"/>
        </w:rPr>
      </w:pPr>
      <w:del w:id="310" w:author="hp" w:date="2022-12-21T11:55:00Z">
        <w:r w:rsidRPr="009B72B3" w:rsidDel="00D12148">
          <w:delText xml:space="preserve">The machine in this case could adapt to both the human client and human servers that may be based in different geographies and may use machine as a facilitator to conduct their business. </w:delText>
        </w:r>
      </w:del>
    </w:p>
    <w:p w14:paraId="2884A9CB" w14:textId="7662B719" w:rsidR="001960C1" w:rsidRPr="009B72B3" w:rsidDel="00D12148" w:rsidRDefault="00637300" w:rsidP="009B72B3">
      <w:pPr>
        <w:pStyle w:val="Heading2"/>
        <w:rPr>
          <w:del w:id="311" w:author="hp" w:date="2022-12-21T11:55:00Z"/>
        </w:rPr>
      </w:pPr>
      <w:del w:id="312" w:author="hp" w:date="2022-12-21T11:55:00Z">
        <w:r w:rsidRPr="009B72B3" w:rsidDel="00D12148">
          <w:delText>10</w:delText>
        </w:r>
        <w:r w:rsidR="001960C1" w:rsidRPr="009B72B3" w:rsidDel="00D12148">
          <w:delText>.3</w:delText>
        </w:r>
        <w:r w:rsidR="001960C1" w:rsidRPr="009B72B3" w:rsidDel="00D12148">
          <w:tab/>
        </w:r>
        <w:r w:rsidR="00BB1912" w:rsidRPr="009B72B3" w:rsidDel="00D12148">
          <w:delText xml:space="preserve">Category C: (Machine Augmented Human Client &amp; Human Server) </w:delText>
        </w:r>
      </w:del>
    </w:p>
    <w:p w14:paraId="0472A95F" w14:textId="6B68A6FA" w:rsidR="00BB1912" w:rsidRPr="009B72B3" w:rsidDel="00D12148" w:rsidRDefault="00BB1912" w:rsidP="00AB2AD5">
      <w:pPr>
        <w:pStyle w:val="Heading2"/>
        <w:rPr>
          <w:del w:id="313" w:author="hp" w:date="2022-12-21T11:55:00Z"/>
        </w:rPr>
      </w:pPr>
      <w:del w:id="314" w:author="hp" w:date="2022-12-21T11:55:00Z">
        <w:r w:rsidRPr="009B72B3" w:rsidDel="00D12148">
          <w:delText xml:space="preserve">This covers more complex interactions between two humans and two machines. </w:delText>
        </w:r>
      </w:del>
    </w:p>
    <w:p w14:paraId="3DD85849" w14:textId="66B7C31F" w:rsidR="00BB1912" w:rsidRPr="009B72B3" w:rsidDel="00D12148" w:rsidRDefault="00BB1912" w:rsidP="00AB2AD5">
      <w:pPr>
        <w:pStyle w:val="Heading2"/>
        <w:rPr>
          <w:del w:id="315" w:author="hp" w:date="2022-12-21T11:55:00Z"/>
        </w:rPr>
      </w:pPr>
      <w:del w:id="316" w:author="hp" w:date="2022-12-21T11:55:00Z">
        <w:r w:rsidRPr="009B72B3" w:rsidDel="00D12148">
          <w:delText xml:space="preserve">In this case, the human client seeking some service from a server may local employ a machine at it’s local end for preliminary conversations. </w:delText>
        </w:r>
      </w:del>
    </w:p>
    <w:p w14:paraId="2FBFB9E5" w14:textId="5A73335D" w:rsidR="00BB1912" w:rsidRPr="009B72B3" w:rsidDel="00D12148" w:rsidRDefault="00BB1912" w:rsidP="00AB2AD5">
      <w:pPr>
        <w:pStyle w:val="Heading2"/>
        <w:rPr>
          <w:del w:id="317" w:author="hp" w:date="2022-12-21T11:55:00Z"/>
        </w:rPr>
      </w:pPr>
      <w:del w:id="318" w:author="hp" w:date="2022-12-21T11:55:00Z">
        <w:r w:rsidRPr="009B72B3" w:rsidDel="00D12148">
          <w:delText xml:space="preserve">The human and machine at the client end may interact with a machine and possibility even a human at the server end. </w:delText>
        </w:r>
      </w:del>
    </w:p>
    <w:p w14:paraId="694B43B5" w14:textId="29076F3E" w:rsidR="00BB1912" w:rsidRPr="00AB2AD5" w:rsidRDefault="00BB1912" w:rsidP="00AB2AD5">
      <w:pPr>
        <w:pStyle w:val="Heading2"/>
        <w:rPr>
          <w:ins w:id="319" w:author="Piyush Chetiya" w:date="2022-06-10T07:32:00Z"/>
        </w:rPr>
      </w:pPr>
      <w:del w:id="320" w:author="hp" w:date="2022-12-21T11:55:00Z">
        <w:r w:rsidRPr="009B72B3" w:rsidDel="00D12148">
          <w:delText>Offloading some of the conversation to a local machine allows the human client to save/ minimize time &amp; effort spent in achieving their final objective</w:delText>
        </w:r>
      </w:del>
      <w:r w:rsidR="009B72B3">
        <w:rPr>
          <w:rFonts w:eastAsiaTheme="minorEastAsia"/>
        </w:rPr>
        <w:t>10.2</w:t>
      </w:r>
      <w:r w:rsidR="009B72B3">
        <w:rPr>
          <w:rFonts w:eastAsiaTheme="minorEastAsia"/>
        </w:rPr>
        <w:tab/>
        <w:t>A</w:t>
      </w:r>
      <w:ins w:id="321" w:author="hp" w:date="2022-12-21T11:55:00Z">
        <w:r w:rsidR="00D12148" w:rsidRPr="00AB2AD5">
          <w:rPr>
            <w:rFonts w:eastAsiaTheme="minorEastAsia"/>
          </w:rPr>
          <w:t>lgorithms relevant to</w:t>
        </w:r>
      </w:ins>
      <w:ins w:id="322" w:author="hp" w:date="2022-12-21T11:56:00Z">
        <w:r w:rsidR="00D12148" w:rsidRPr="00AB2AD5">
          <w:rPr>
            <w:rFonts w:eastAsiaTheme="minorEastAsia"/>
          </w:rPr>
          <w:t xml:space="preserve"> C-AI application and their functions</w:t>
        </w:r>
      </w:ins>
      <w:del w:id="323" w:author="hp" w:date="2022-12-21T11:55:00Z">
        <w:r w:rsidRPr="00AB2AD5" w:rsidDel="00D12148">
          <w:rPr>
            <w:rFonts w:eastAsiaTheme="minorEastAsia"/>
          </w:rPr>
          <w:delText>.</w:delText>
        </w:r>
      </w:del>
    </w:p>
    <w:p w14:paraId="07715578" w14:textId="1FA335CC" w:rsidR="0085661B" w:rsidRDefault="0085661B" w:rsidP="009B72B3">
      <w:pPr>
        <w:pStyle w:val="ListParagraph"/>
        <w:ind w:left="0"/>
        <w:jc w:val="both"/>
        <w:rPr>
          <w:ins w:id="324" w:author="Piyush Chetiya" w:date="2022-06-10T07:38:00Z"/>
        </w:rPr>
      </w:pPr>
      <w:ins w:id="325" w:author="Piyush Chetiya" w:date="2022-06-10T07:32:00Z">
        <w:del w:id="326" w:author="hp" w:date="2022-12-21T11:56:00Z">
          <w:r w:rsidRPr="004432D0" w:rsidDel="00D12148">
            <w:delText xml:space="preserve">Although only three categories of conversational AI application have been shown above, there can be numerous such C.AI applications. Whatever be the C.AI application, </w:delText>
          </w:r>
        </w:del>
        <w:del w:id="327" w:author="hp" w:date="2022-12-21T11:57:00Z">
          <w:r w:rsidRPr="004432D0" w:rsidDel="00D12148">
            <w:delText xml:space="preserve">the most popular </w:delText>
          </w:r>
        </w:del>
      </w:ins>
      <w:r w:rsidR="009B72B3">
        <w:t>A</w:t>
      </w:r>
      <w:ins w:id="328" w:author="Piyush Chetiya" w:date="2022-06-10T07:32:00Z">
        <w:r w:rsidRPr="004432D0">
          <w:t xml:space="preserve">lgorithms </w:t>
        </w:r>
      </w:ins>
      <w:ins w:id="329" w:author="hp" w:date="2022-12-21T11:57:00Z">
        <w:r w:rsidR="00D12148">
          <w:t xml:space="preserve">commonly  used </w:t>
        </w:r>
      </w:ins>
      <w:ins w:id="330" w:author="Piyush Chetiya" w:date="2022-06-10T07:32:00Z">
        <w:del w:id="331" w:author="hp" w:date="2022-12-21T11:57:00Z">
          <w:r w:rsidRPr="004432D0" w:rsidDel="00D12148">
            <w:delText>which will be used</w:delText>
          </w:r>
        </w:del>
        <w:r w:rsidRPr="004432D0">
          <w:t xml:space="preserve"> in any type of </w:t>
        </w:r>
        <w:del w:id="332" w:author="hp" w:date="2022-12-21T11:58:00Z">
          <w:r w:rsidRPr="004432D0" w:rsidDel="00D12148">
            <w:delText>conventional</w:delText>
          </w:r>
        </w:del>
        <w:r w:rsidRPr="004432D0">
          <w:t xml:space="preserve"> C.AI application </w:t>
        </w:r>
      </w:ins>
      <w:ins w:id="333" w:author="hp" w:date="2022-12-21T11:58:00Z">
        <w:r w:rsidR="00D12148">
          <w:t xml:space="preserve">are </w:t>
        </w:r>
      </w:ins>
      <w:ins w:id="334" w:author="Piyush Chetiya" w:date="2022-06-10T07:32:00Z">
        <w:del w:id="335" w:author="hp" w:date="2022-12-21T11:58:00Z">
          <w:r w:rsidRPr="004432D0" w:rsidDel="00D12148">
            <w:delText>will be</w:delText>
          </w:r>
        </w:del>
        <w:r w:rsidRPr="004432D0">
          <w:t xml:space="preserve"> Naïve Bayes, Decision Trees, Support Vector Machines, Recurrent Neural Networks (RNN), Markov Chains, Long Short Term Memory (LSTM) and </w:t>
        </w:r>
        <w:del w:id="336" w:author="hp" w:date="2022-12-21T11:58:00Z">
          <w:r w:rsidRPr="004432D0" w:rsidDel="00D12148">
            <w:delText>Natural Language</w:delText>
          </w:r>
        </w:del>
        <w:r w:rsidRPr="004432D0">
          <w:t xml:space="preserve"> </w:t>
        </w:r>
        <w:del w:id="337" w:author="hp" w:date="2022-12-21T11:58:00Z">
          <w:r w:rsidRPr="004432D0" w:rsidDel="00D12148">
            <w:delText xml:space="preserve">Processing </w:delText>
          </w:r>
        </w:del>
        <w:r w:rsidRPr="004432D0">
          <w:t>(NLP). Classification algorithms are used by conversational AI bots primarily to identify the intent in phrases. This helps in deriving context pertaining to that intended by the user in the input. Top Modelling using algorithms such as LDA and feature extraction (NLP) is useful in extracting the overall topic or domain of conversation. Naïve Bayes is useful for determining how confident that chatbots is in its prediction and Decision Trees are more appropriate for determining how the conversational AI application arrived at the classification prediction that it did. RNN and LSTMs are excellent algorithms to process textual data efficiently [3].</w:t>
        </w:r>
      </w:ins>
    </w:p>
    <w:p w14:paraId="21E8807D" w14:textId="77777777" w:rsidR="000E1A62" w:rsidRPr="004432D0" w:rsidRDefault="000E1A62" w:rsidP="009B72B3">
      <w:pPr>
        <w:pStyle w:val="ListParagraph"/>
        <w:ind w:left="0"/>
        <w:jc w:val="both"/>
        <w:rPr>
          <w:ins w:id="338" w:author="Piyush Chetiya" w:date="2022-06-10T07:32:00Z"/>
        </w:rPr>
      </w:pPr>
    </w:p>
    <w:p w14:paraId="6F95EF1C" w14:textId="337CFC46" w:rsidR="0085661B" w:rsidRDefault="0085661B" w:rsidP="009B72B3">
      <w:pPr>
        <w:pStyle w:val="ListParagraph"/>
        <w:ind w:left="0"/>
        <w:jc w:val="both"/>
        <w:rPr>
          <w:ins w:id="339" w:author="Piyush Chetiya" w:date="2022-06-10T07:38:00Z"/>
        </w:rPr>
      </w:pPr>
      <w:ins w:id="340" w:author="Piyush Chetiya" w:date="2022-06-10T07:32:00Z">
        <w:r w:rsidRPr="004432D0">
          <w:lastRenderedPageBreak/>
          <w:t>By far the most common and appropriate testing procedure for these algorithms is cross validation.</w:t>
        </w:r>
        <w:del w:id="341" w:author="hp" w:date="2022-12-21T11:59:00Z">
          <w:r w:rsidRPr="004432D0" w:rsidDel="005E379E">
            <w:delText xml:space="preserve"> This essentially uses a dataset split into training and test sets to assess how effectively an algorithm has learned to correctly perform its function. Based on this, we can get an effective measure of performance for each part of the conversational AI application</w:delText>
          </w:r>
        </w:del>
        <w:r w:rsidRPr="004432D0">
          <w:t xml:space="preserve">. </w:t>
        </w:r>
        <w:del w:id="342" w:author="hp" w:date="2022-12-21T12:00:00Z">
          <w:r w:rsidRPr="004432D0" w:rsidDel="005E379E">
            <w:delText xml:space="preserve">Cross validation starts by taking a dataset and splitting it </w:delText>
          </w:r>
        </w:del>
      </w:ins>
      <w:ins w:id="343" w:author="hp" w:date="2022-12-21T12:00:00Z">
        <w:r w:rsidR="005E379E">
          <w:t xml:space="preserve"> This method splits the datasets </w:t>
        </w:r>
      </w:ins>
      <w:ins w:id="344" w:author="Piyush Chetiya" w:date="2022-06-10T07:32:00Z">
        <w:r w:rsidRPr="004432D0">
          <w:t>into two parts:</w:t>
        </w:r>
      </w:ins>
      <w:ins w:id="345" w:author="hp" w:date="2022-12-21T12:00:00Z">
        <w:r w:rsidR="005E379E">
          <w:t xml:space="preserve"> namely </w:t>
        </w:r>
      </w:ins>
      <w:ins w:id="346" w:author="Piyush Chetiya" w:date="2022-06-10T07:32:00Z">
        <w:del w:id="347" w:author="hp" w:date="2022-12-21T12:00:00Z">
          <w:r w:rsidRPr="004432D0" w:rsidDel="005E379E">
            <w:delText xml:space="preserve"> </w:delText>
          </w:r>
        </w:del>
        <w:r w:rsidRPr="004432D0">
          <w:t xml:space="preserve">training and test (typically the split is around 70-30 respectively). An algorithm is trained using the training data and it is evaluated using the test set. Based on the input given to the algorithm it makes prediction and performs intent classification. The number of correct predictions is indicative of the </w:t>
        </w:r>
        <w:proofErr w:type="gramStart"/>
        <w:r w:rsidRPr="004432D0">
          <w:t>algorithms</w:t>
        </w:r>
        <w:proofErr w:type="gramEnd"/>
        <w:r w:rsidRPr="004432D0">
          <w:t xml:space="preserve"> accuracy and performance. K-fold cross validation is one of the most common cross validation techniques where the model trained on the training set is tested on the test set iteratively for k number of times. The train and test sets are split either using random splits or stratified splits. Through k-fold cross validation, the performance of prediction algorithms can be determined, and adjustments can be made if necessary [3].</w:t>
        </w:r>
      </w:ins>
    </w:p>
    <w:p w14:paraId="6602EBBF" w14:textId="77777777" w:rsidR="000E1A62" w:rsidRPr="004432D0" w:rsidRDefault="000E1A62" w:rsidP="009B72B3">
      <w:pPr>
        <w:pStyle w:val="ListParagraph"/>
        <w:ind w:left="0"/>
        <w:jc w:val="both"/>
        <w:rPr>
          <w:ins w:id="348" w:author="Piyush Chetiya" w:date="2022-06-10T07:32:00Z"/>
        </w:rPr>
      </w:pPr>
    </w:p>
    <w:p w14:paraId="191AF1DB" w14:textId="23282B2B" w:rsidR="0085661B" w:rsidRPr="004432D0" w:rsidRDefault="0085661B" w:rsidP="009B72B3">
      <w:pPr>
        <w:pStyle w:val="ListParagraph"/>
        <w:ind w:left="0"/>
        <w:jc w:val="both"/>
        <w:rPr>
          <w:ins w:id="349" w:author="Piyush Chetiya" w:date="2022-06-10T07:32:00Z"/>
        </w:rPr>
      </w:pPr>
      <w:ins w:id="350" w:author="Piyush Chetiya" w:date="2022-06-10T07:32:00Z">
        <w:r w:rsidRPr="004432D0">
          <w:t xml:space="preserve">The most significant of these algorithms </w:t>
        </w:r>
        <w:del w:id="351" w:author="hp" w:date="2022-12-21T12:02:00Z">
          <w:r w:rsidRPr="004432D0" w:rsidDel="005E379E">
            <w:delText xml:space="preserve">with the most important technique in conversational AI is Natural Language Processing (NLP). NLP </w:delText>
          </w:r>
        </w:del>
      </w:ins>
      <w:ins w:id="352" w:author="hp" w:date="2022-12-21T12:02:00Z">
        <w:r w:rsidR="005E379E">
          <w:t xml:space="preserve"> which </w:t>
        </w:r>
      </w:ins>
      <w:ins w:id="353" w:author="Piyush Chetiya" w:date="2022-06-10T07:32:00Z">
        <w:r w:rsidRPr="004432D0">
          <w:t xml:space="preserve">is responsible for how well a </w:t>
        </w:r>
        <w:del w:id="354" w:author="hp" w:date="2022-12-21T12:02:00Z">
          <w:r w:rsidRPr="004432D0" w:rsidDel="005E379E">
            <w:delText xml:space="preserve">conversational </w:delText>
          </w:r>
        </w:del>
      </w:ins>
      <w:ins w:id="355" w:author="hp" w:date="2022-12-21T12:02:00Z">
        <w:r w:rsidR="005E379E">
          <w:t xml:space="preserve"> C-</w:t>
        </w:r>
      </w:ins>
      <w:ins w:id="356" w:author="Piyush Chetiya" w:date="2022-06-10T07:32:00Z">
        <w:r w:rsidRPr="004432D0">
          <w:t xml:space="preserve">AI application is able to understand human language, and therefore how well it can generate valid responses. The algorithm must be functioning efficiently, if the C.AI application is going to have meaningful conversations with the user, which is its primary goal. Although the performance of NLP base C.AI application is subjective, a promising way in which they are often assessed is through some version of the infamous Turing Test. In this, a human convers both with the C.AI application and a </w:t>
        </w:r>
        <w:proofErr w:type="gramStart"/>
        <w:r w:rsidRPr="004432D0">
          <w:t>human, and</w:t>
        </w:r>
        <w:proofErr w:type="gramEnd"/>
        <w:r w:rsidRPr="004432D0">
          <w:t xml:space="preserve"> tries to distinguish between the two. If through the Turing Test a human is unable to identify the C.AI bot, then we can assume its NLP algorithm is functioning appropriately</w:t>
        </w:r>
        <w:del w:id="357" w:author="hp" w:date="2022-12-21T12:03:00Z">
          <w:r w:rsidRPr="004432D0" w:rsidDel="005E379E">
            <w:delText>. Although this is an option, it may not be desirable to test the performance of a C.AI application built for banking domain with questions related to telecommunication service or e-commerce. Such scenarios will be outside the intended operating premises of the C.AI application bot</w:delText>
          </w:r>
        </w:del>
        <w:r w:rsidRPr="004432D0">
          <w:t xml:space="preserve"> [3]. </w:t>
        </w:r>
      </w:ins>
    </w:p>
    <w:p w14:paraId="39BD0E83" w14:textId="77777777" w:rsidR="0085661B" w:rsidRPr="001960C1" w:rsidRDefault="0085661B" w:rsidP="009B72B3">
      <w:pPr>
        <w:pStyle w:val="ListParagraph"/>
        <w:pBdr>
          <w:top w:val="nil"/>
          <w:left w:val="nil"/>
          <w:bottom w:val="nil"/>
          <w:right w:val="nil"/>
          <w:between w:val="nil"/>
          <w:bar w:val="nil"/>
        </w:pBdr>
        <w:ind w:left="0"/>
        <w:contextualSpacing w:val="0"/>
        <w:jc w:val="both"/>
        <w:rPr>
          <w:lang w:val="en-US"/>
        </w:rPr>
      </w:pPr>
    </w:p>
    <w:p w14:paraId="24E29B06" w14:textId="59B08763" w:rsidR="00BB1912" w:rsidRPr="004432D0" w:rsidRDefault="00637300" w:rsidP="00C106DC">
      <w:pPr>
        <w:pStyle w:val="Heading1"/>
        <w:jc w:val="both"/>
      </w:pPr>
      <w:r>
        <w:rPr>
          <w:lang w:val="en-US"/>
        </w:rPr>
        <w:t>11</w:t>
      </w:r>
      <w:r w:rsidR="009B72B3">
        <w:rPr>
          <w:lang w:val="en-US"/>
        </w:rPr>
        <w:tab/>
      </w:r>
      <w:r w:rsidR="00BB1912" w:rsidRPr="004432D0">
        <w:rPr>
          <w:lang w:val="en-US"/>
        </w:rPr>
        <w:t>Presentation of the KPI framework</w:t>
      </w:r>
    </w:p>
    <w:p w14:paraId="3C0A1CB4" w14:textId="61E2A7B8" w:rsidR="0085661B" w:rsidRDefault="0085661B" w:rsidP="001960C1">
      <w:pPr>
        <w:jc w:val="both"/>
        <w:rPr>
          <w:ins w:id="358" w:author="Piyush Chetiya" w:date="2022-06-10T07:32:00Z"/>
        </w:rPr>
      </w:pPr>
      <w:ins w:id="359" w:author="Piyush Chetiya" w:date="2022-06-10T07:32:00Z">
        <w:r w:rsidRPr="004432D0">
          <w:t xml:space="preserve">Different </w:t>
        </w:r>
        <w:del w:id="360" w:author="hp" w:date="2022-12-21T12:03:00Z">
          <w:r w:rsidRPr="004432D0" w:rsidDel="005E379E">
            <w:delText xml:space="preserve">conversational </w:delText>
          </w:r>
        </w:del>
      </w:ins>
      <w:ins w:id="361" w:author="hp" w:date="2022-12-21T12:03:00Z">
        <w:r w:rsidR="005E379E">
          <w:t xml:space="preserve"> C-</w:t>
        </w:r>
      </w:ins>
      <w:ins w:id="362" w:author="Piyush Chetiya" w:date="2022-06-10T07:32:00Z">
        <w:r w:rsidRPr="004432D0">
          <w:t>AI systems require different algorithms to perform individual tasks. The framework of KPI should be defined in such a manner that it involves a set of standard definitions and criteria for ranking and selection of different methods.</w:t>
        </w:r>
      </w:ins>
    </w:p>
    <w:p w14:paraId="6AFBFABB" w14:textId="77777777" w:rsidR="00BB1912" w:rsidRPr="001960C1" w:rsidRDefault="00BB1912" w:rsidP="001960C1">
      <w:pPr>
        <w:jc w:val="both"/>
      </w:pPr>
      <w:r w:rsidRPr="004432D0">
        <w:t>For each category of algorithms, the KPI framework consists in:</w:t>
      </w:r>
    </w:p>
    <w:p w14:paraId="5FCED3DD" w14:textId="77777777" w:rsidR="00BB1912" w:rsidRPr="001960C1" w:rsidRDefault="00BB1912" w:rsidP="001115B5">
      <w:pPr>
        <w:pStyle w:val="ListParagraph"/>
        <w:numPr>
          <w:ilvl w:val="0"/>
          <w:numId w:val="36"/>
        </w:numPr>
        <w:jc w:val="both"/>
      </w:pPr>
      <w:bookmarkStart w:id="363" w:name="_Hlk103375231"/>
      <w:r w:rsidRPr="001960C1">
        <w:t>A set of criteria for the ranking and selection of AI and ML methods</w:t>
      </w:r>
    </w:p>
    <w:p w14:paraId="1CA2AFE9" w14:textId="77777777" w:rsidR="00BB1912" w:rsidRPr="001960C1" w:rsidRDefault="00BB1912" w:rsidP="001115B5">
      <w:pPr>
        <w:pStyle w:val="ListParagraph"/>
        <w:numPr>
          <w:ilvl w:val="0"/>
          <w:numId w:val="36"/>
        </w:numPr>
        <w:jc w:val="both"/>
      </w:pPr>
      <w:r w:rsidRPr="001960C1">
        <w:t>A set of standard measurements and definitions in the form of a list of Key Performance Indicators (KPIs)/metrics for indexing and rating AI algorithms for their capabilities in quality of service and quality of experience improvement according to the criteria</w:t>
      </w:r>
    </w:p>
    <w:p w14:paraId="28434354" w14:textId="77777777" w:rsidR="00BB1912" w:rsidRDefault="00BB1912" w:rsidP="001115B5">
      <w:pPr>
        <w:pStyle w:val="ListParagraph"/>
        <w:numPr>
          <w:ilvl w:val="0"/>
          <w:numId w:val="36"/>
        </w:numPr>
        <w:jc w:val="both"/>
      </w:pPr>
      <w:r w:rsidRPr="001960C1">
        <w:t>A global index (AI Quotient) combining the KPIs defined above</w:t>
      </w:r>
      <w:bookmarkEnd w:id="363"/>
    </w:p>
    <w:p w14:paraId="377AC482" w14:textId="44FEE82F" w:rsidR="00BB1912" w:rsidRDefault="00637300" w:rsidP="00C106DC">
      <w:pPr>
        <w:pStyle w:val="Heading1"/>
        <w:jc w:val="both"/>
      </w:pPr>
      <w:r>
        <w:rPr>
          <w:lang w:val="en-US"/>
        </w:rPr>
        <w:t>12</w:t>
      </w:r>
      <w:r w:rsidR="009B72B3">
        <w:rPr>
          <w:lang w:val="en-US"/>
        </w:rPr>
        <w:tab/>
      </w:r>
      <w:r w:rsidR="00BB1912">
        <w:rPr>
          <w:lang w:val="en-US"/>
        </w:rPr>
        <w:t>Desired Characteristics of KPI</w:t>
      </w:r>
    </w:p>
    <w:p w14:paraId="7BD184A4" w14:textId="77777777" w:rsidR="00BB1912" w:rsidRPr="001960C1" w:rsidRDefault="00BB1912" w:rsidP="001960C1">
      <w:pPr>
        <w:jc w:val="both"/>
      </w:pPr>
      <w:r w:rsidRPr="001960C1">
        <w:t xml:space="preserve">A plethora of algorithms, application frameworks and tool chains exist in the AI domain. The same are deployed to solve problems in various problem domains. For example, [1] &amp; [2] discuss parameters such as Accuracy, Precision, Recall &amp; F-Score that can be easily measured in several applications. </w:t>
      </w:r>
    </w:p>
    <w:p w14:paraId="2FDA8A7B" w14:textId="06300C22" w:rsidR="00BB1912" w:rsidRPr="001960C1" w:rsidRDefault="00BB1912" w:rsidP="001960C1">
      <w:pPr>
        <w:jc w:val="both"/>
      </w:pPr>
      <w:del w:id="364" w:author="hp" w:date="2022-12-21T12:04:00Z">
        <w:r w:rsidRPr="001960C1" w:rsidDel="005E379E">
          <w:delText xml:space="preserve">We propose </w:delText>
        </w:r>
      </w:del>
      <w:ins w:id="365" w:author="hp" w:date="2022-12-21T12:04:00Z">
        <w:r w:rsidR="005E379E">
          <w:t xml:space="preserve"> it is proposed </w:t>
        </w:r>
      </w:ins>
      <w:r w:rsidRPr="001960C1">
        <w:t>that a subset of such widely used parameters either isolated or in conjunction with certain normalizing parameters be used as KPIs in the C-AI domain. For example, accurate classification of a speaker</w:t>
      </w:r>
      <w:r w:rsidRPr="001960C1">
        <w:rPr>
          <w:rtl/>
        </w:rPr>
        <w:t>’</w:t>
      </w:r>
      <w:r w:rsidRPr="001960C1">
        <w:t>s locale/ dialect/ gender is important but achieving that over a short segment during a conversation is equally important for the overall solution to be effective. Therefore, classification accuracy normalized by the measurement period in seconds can be a more meaningful metric in the C-AI context.</w:t>
      </w:r>
    </w:p>
    <w:p w14:paraId="6DFF50BF" w14:textId="77777777" w:rsidR="00BB1912" w:rsidRPr="001960C1" w:rsidRDefault="00BB1912" w:rsidP="001960C1">
      <w:pPr>
        <w:jc w:val="both"/>
      </w:pPr>
      <w:r w:rsidRPr="001960C1">
        <w:t xml:space="preserve">The amount of energy, </w:t>
      </w:r>
      <w:proofErr w:type="gramStart"/>
      <w:r w:rsidRPr="001960C1">
        <w:t>time</w:t>
      </w:r>
      <w:proofErr w:type="gramEnd"/>
      <w:r w:rsidRPr="001960C1">
        <w:t xml:space="preserve"> or compute resources such as memory in training and execution of an AI application may also be used as normalizers to define the KPIs.</w:t>
      </w:r>
    </w:p>
    <w:p w14:paraId="2FDCE920" w14:textId="76D17BA9" w:rsidR="00F51E24" w:rsidRPr="009B72B3" w:rsidRDefault="00BB1912" w:rsidP="009B72B3">
      <w:pPr>
        <w:jc w:val="both"/>
        <w:rPr>
          <w:ins w:id="366" w:author="Piyush Chetiya" w:date="2022-06-10T07:34:00Z"/>
        </w:rPr>
      </w:pPr>
      <w:r w:rsidRPr="001960C1">
        <w:t>A standardized AI-Q (Artificial Intelligence Quotient) as an overarching metric for various KPIs may be developed as a part of standardization effort.</w:t>
      </w:r>
      <w:del w:id="367" w:author="Piyush Chetiya" w:date="2022-11-27T14:56:00Z">
        <w:r w:rsidRPr="00A87A30" w:rsidDel="00A87A30">
          <w:rPr>
            <w:lang w:val="en-US"/>
          </w:rPr>
          <w:delText>RangAcceptability threshold</w:delText>
        </w:r>
      </w:del>
    </w:p>
    <w:p w14:paraId="48E82BF8" w14:textId="5C139086" w:rsidR="00F51E24" w:rsidRPr="00AB2AD5" w:rsidDel="00DC1025" w:rsidRDefault="00F51E24" w:rsidP="00AB2AD5">
      <w:pPr>
        <w:pStyle w:val="Heading1"/>
        <w:rPr>
          <w:ins w:id="368" w:author="Piyush Chetiya" w:date="2022-06-10T07:36:00Z"/>
          <w:del w:id="369" w:author="hp" w:date="2022-12-21T12:07:00Z"/>
        </w:rPr>
      </w:pPr>
      <w:ins w:id="370" w:author="Piyush Chetiya" w:date="2022-06-10T07:36:00Z">
        <w:del w:id="371" w:author="hp" w:date="2022-12-21T12:07:00Z">
          <w:r w:rsidRPr="00AB2AD5" w:rsidDel="00DC1025">
            <w:lastRenderedPageBreak/>
            <w:delText xml:space="preserve">Rules are required to be laid down </w:delText>
          </w:r>
        </w:del>
      </w:ins>
      <w:ins w:id="372" w:author="Piyush Chetiya" w:date="2022-11-27T14:57:00Z">
        <w:del w:id="373" w:author="hp" w:date="2022-12-21T12:07:00Z">
          <w:r w:rsidR="00A87A30" w:rsidRPr="00AB2AD5" w:rsidDel="00DC1025">
            <w:delText>to determine the metrics t</w:delText>
          </w:r>
        </w:del>
      </w:ins>
      <w:ins w:id="374" w:author="Piyush Chetiya" w:date="2022-11-27T14:58:00Z">
        <w:del w:id="375" w:author="hp" w:date="2022-12-21T12:07:00Z">
          <w:r w:rsidR="00A87A30" w:rsidRPr="00AB2AD5" w:rsidDel="00DC1025">
            <w:delText xml:space="preserve">o measure the chatbot performance sine the </w:delText>
          </w:r>
        </w:del>
      </w:ins>
      <w:ins w:id="376" w:author="Piyush Chetiya" w:date="2022-06-10T07:36:00Z">
        <w:del w:id="377" w:author="hp" w:date="2022-12-21T12:07:00Z">
          <w:r w:rsidRPr="00AB2AD5" w:rsidDel="00DC1025">
            <w:delText>performance of C.AI should meet the requirement of end users. In order to achieve this for a user enhanced experience (which depends on QoS and QoE) a key tool for this objective is to establish a set of KPIs and the targets to be met.</w:delText>
          </w:r>
        </w:del>
      </w:ins>
    </w:p>
    <w:p w14:paraId="0DEB9D8B" w14:textId="449CAAF9" w:rsidR="00F51E24" w:rsidRPr="00AB2AD5" w:rsidDel="00DC1025" w:rsidRDefault="00F51E24" w:rsidP="00AB2AD5">
      <w:pPr>
        <w:pStyle w:val="Heading1"/>
        <w:rPr>
          <w:ins w:id="378" w:author="Piyush Chetiya" w:date="2022-06-10T07:36:00Z"/>
          <w:del w:id="379" w:author="hp" w:date="2022-12-21T12:07:00Z"/>
        </w:rPr>
      </w:pPr>
      <w:ins w:id="380" w:author="Piyush Chetiya" w:date="2022-06-10T07:36:00Z">
        <w:del w:id="381" w:author="hp" w:date="2022-12-21T12:07:00Z">
          <w:r w:rsidRPr="00AB2AD5" w:rsidDel="00DC1025">
            <w:delText>QoS delivered by the Conversational AI Algorithm through the means of setting KPIs is a useful way to monitor the possible deficiencies on the Algorithm performance, which can affect the end users i.e the customer and lead to a perception of poor quality. For this purpose, not only it is important to set the KPIs but also to establish the targets, so that a desired level of QoS is achieved and thereby enhancing the QoE.</w:delText>
          </w:r>
        </w:del>
      </w:ins>
    </w:p>
    <w:p w14:paraId="230785CF" w14:textId="6532D300" w:rsidR="00F51E24" w:rsidRPr="00AB2AD5" w:rsidDel="00DC1025" w:rsidRDefault="00F51E24" w:rsidP="00AB2AD5">
      <w:pPr>
        <w:pStyle w:val="Heading1"/>
        <w:rPr>
          <w:ins w:id="382" w:author="Piyush Chetiya" w:date="2022-06-10T07:36:00Z"/>
          <w:del w:id="383" w:author="hp" w:date="2022-12-21T12:07:00Z"/>
        </w:rPr>
      </w:pPr>
      <w:ins w:id="384" w:author="Piyush Chetiya" w:date="2022-06-10T07:36:00Z">
        <w:del w:id="385" w:author="hp" w:date="2022-12-21T12:07:00Z">
          <w:r w:rsidRPr="00AB2AD5" w:rsidDel="00DC1025">
            <w:delText>Not only selecting the KPIs for the ML Algorithm can be a very complex task, but also setting the targets for the conversational AI as there are numerous Algorithms which can be made applicable for the conversational AI performance.</w:delText>
          </w:r>
        </w:del>
      </w:ins>
    </w:p>
    <w:p w14:paraId="72A52565" w14:textId="6560CB87" w:rsidR="00F51E24" w:rsidRPr="00AB2AD5" w:rsidDel="00DC1025" w:rsidRDefault="00F51E24" w:rsidP="00AB2AD5">
      <w:pPr>
        <w:pStyle w:val="Heading1"/>
        <w:rPr>
          <w:ins w:id="386" w:author="Piyush Chetiya" w:date="2022-06-10T07:39:00Z"/>
          <w:del w:id="387" w:author="hp" w:date="2022-12-21T12:07:00Z"/>
        </w:rPr>
      </w:pPr>
      <w:ins w:id="388" w:author="Piyush Chetiya" w:date="2022-06-10T07:36:00Z">
        <w:del w:id="389" w:author="hp" w:date="2022-12-21T12:07:00Z">
          <w:r w:rsidRPr="00AB2AD5" w:rsidDel="00DC1025">
            <w:delText xml:space="preserve">The main purpose of this contribution is to provide suggestions to identify the KPIs and provide an idea about the related targets which can be made applicable for determining the KPIs. KPIs are meant to determine the Algorithm performance </w:delText>
          </w:r>
        </w:del>
      </w:ins>
      <w:ins w:id="390" w:author="Piyush Chetiya" w:date="2022-11-27T14:54:00Z">
        <w:del w:id="391" w:author="hp" w:date="2022-12-21T12:07:00Z">
          <w:r w:rsidR="00A87A30" w:rsidRPr="00AB2AD5" w:rsidDel="00DC1025">
            <w:delText xml:space="preserve">of the </w:delText>
          </w:r>
        </w:del>
      </w:ins>
      <w:ins w:id="392" w:author="Piyush Chetiya" w:date="2022-11-27T14:55:00Z">
        <w:del w:id="393" w:author="hp" w:date="2022-12-21T12:07:00Z">
          <w:r w:rsidR="00A87A30" w:rsidRPr="00AB2AD5" w:rsidDel="00DC1025">
            <w:delText xml:space="preserve">bots </w:delText>
          </w:r>
        </w:del>
      </w:ins>
      <w:ins w:id="394" w:author="Piyush Chetiya" w:date="2022-06-10T07:36:00Z">
        <w:del w:id="395" w:author="hp" w:date="2022-12-21T12:07:00Z">
          <w:r w:rsidRPr="00AB2AD5" w:rsidDel="00DC1025">
            <w:delText>which is the basis for the provided quality of service to the consumer/end user and their values and triggers for identifiable problems or improvement actions.</w:delText>
          </w:r>
        </w:del>
      </w:ins>
    </w:p>
    <w:p w14:paraId="449893AB" w14:textId="4D6CE304" w:rsidR="000E1A62" w:rsidRPr="00AB2AD5" w:rsidDel="00DC1025" w:rsidRDefault="000E1A62" w:rsidP="00AB2AD5">
      <w:pPr>
        <w:pStyle w:val="Heading1"/>
        <w:rPr>
          <w:ins w:id="396" w:author="Piyush Chetiya" w:date="2022-06-10T07:36:00Z"/>
          <w:del w:id="397" w:author="hp" w:date="2022-12-21T12:07:00Z"/>
        </w:rPr>
      </w:pPr>
    </w:p>
    <w:p w14:paraId="2C65EA41" w14:textId="4EF1CC72" w:rsidR="00F51E24" w:rsidRPr="00AB2AD5" w:rsidDel="00DC1025" w:rsidRDefault="00F51E24" w:rsidP="00AB2AD5">
      <w:pPr>
        <w:pStyle w:val="Heading1"/>
        <w:rPr>
          <w:ins w:id="398" w:author="Piyush Chetiya" w:date="2022-06-10T07:39:00Z"/>
          <w:del w:id="399" w:author="hp" w:date="2022-12-21T12:07:00Z"/>
        </w:rPr>
      </w:pPr>
      <w:ins w:id="400" w:author="Piyush Chetiya" w:date="2022-06-10T07:36:00Z">
        <w:del w:id="401" w:author="hp" w:date="2022-12-21T12:07:00Z">
          <w:r w:rsidRPr="00AB2AD5" w:rsidDel="00DC1025">
            <w:delText>The criterion for KPI selection for the purpose of conversational AI are:</w:delText>
          </w:r>
        </w:del>
      </w:ins>
    </w:p>
    <w:p w14:paraId="5CD87F00" w14:textId="2D3D1FA3" w:rsidR="000E1A62" w:rsidRPr="00AB2AD5" w:rsidDel="00DC1025" w:rsidRDefault="000E1A62" w:rsidP="00AB2AD5">
      <w:pPr>
        <w:pStyle w:val="Heading1"/>
        <w:rPr>
          <w:ins w:id="402" w:author="Piyush Chetiya" w:date="2022-06-10T07:36:00Z"/>
          <w:del w:id="403" w:author="hp" w:date="2022-12-21T12:07:00Z"/>
        </w:rPr>
      </w:pPr>
    </w:p>
    <w:p w14:paraId="788D1676" w14:textId="4A367A21" w:rsidR="00F51E24" w:rsidRPr="00AB2AD5" w:rsidDel="00DC1025" w:rsidRDefault="00F51E24">
      <w:pPr>
        <w:pStyle w:val="Heading1"/>
        <w:rPr>
          <w:ins w:id="404" w:author="Piyush Chetiya" w:date="2022-06-10T07:36:00Z"/>
          <w:del w:id="405" w:author="hp" w:date="2022-12-21T12:07:00Z"/>
        </w:rPr>
        <w:pPrChange w:id="406" w:author="Piyush Chetiya" w:date="2022-06-10T07:39:00Z">
          <w:pPr/>
        </w:pPrChange>
      </w:pPr>
      <w:ins w:id="407" w:author="Piyush Chetiya" w:date="2022-06-10T07:36:00Z">
        <w:del w:id="408" w:author="hp" w:date="2022-12-21T12:07:00Z">
          <w:r w:rsidRPr="00AB2AD5" w:rsidDel="00DC1025">
            <w:delText>Whether the performance of the algorithm is enhancing the quality of the response or degrading it. The quality of the provided service or response by the conversational AI algorithm depends on the training data. Due to the complexity of the ML algorithm, there is no exact linear relationship between the KPIs and QoS. Even then the KPI can give some indication about the enhancement or degradation of QoS offered.</w:delText>
          </w:r>
        </w:del>
      </w:ins>
    </w:p>
    <w:p w14:paraId="57A3A98C" w14:textId="28822D2B" w:rsidR="00F51E24" w:rsidRPr="00AB2AD5" w:rsidDel="00DC1025" w:rsidRDefault="00F51E24">
      <w:pPr>
        <w:pStyle w:val="Heading1"/>
        <w:rPr>
          <w:ins w:id="409" w:author="Piyush Chetiya" w:date="2022-06-10T07:36:00Z"/>
          <w:del w:id="410" w:author="hp" w:date="2022-12-21T12:07:00Z"/>
        </w:rPr>
        <w:pPrChange w:id="411" w:author="Piyush Chetiya" w:date="2022-06-10T07:39:00Z">
          <w:pPr/>
        </w:pPrChange>
      </w:pPr>
      <w:ins w:id="412" w:author="Piyush Chetiya" w:date="2022-06-10T07:36:00Z">
        <w:del w:id="413" w:author="hp" w:date="2022-12-21T12:07:00Z">
          <w:r w:rsidRPr="00AB2AD5" w:rsidDel="00DC1025">
            <w:delText>It is to be determined to some extent in conversational AI about, how measurable/ assessable the KPIs are. It is to be understood that not all KPIs are quantifiable or measurable. It is quite a complex task to identify the KPIs and then consider those KPIs that can be determined to ensure effective regulation and mitigation of eventual disputes in conversational AI with the sole intention that the customer is ultimately satisfied by the response of the Conversational AI agent</w:delText>
          </w:r>
        </w:del>
      </w:ins>
      <w:ins w:id="414" w:author="Piyush Chetiya" w:date="2022-06-10T07:40:00Z">
        <w:del w:id="415" w:author="hp" w:date="2022-06-10T11:05:00Z">
          <w:r w:rsidR="000E1A62" w:rsidRPr="00AB2AD5" w:rsidDel="00500179">
            <w:delText>.</w:delText>
          </w:r>
        </w:del>
      </w:ins>
      <w:ins w:id="416" w:author="Piyush Chetiya" w:date="2022-11-27T12:15:00Z">
        <w:del w:id="417" w:author="hp" w:date="2022-12-21T12:07:00Z">
          <w:r w:rsidR="005B501A" w:rsidRPr="00AB2AD5" w:rsidDel="00DC1025">
            <w:delText>.</w:delText>
          </w:r>
        </w:del>
      </w:ins>
    </w:p>
    <w:p w14:paraId="3CAC434A" w14:textId="35139A44" w:rsidR="00F51E24" w:rsidRPr="00AB2AD5" w:rsidDel="00DC1025" w:rsidRDefault="00F51E24" w:rsidP="00AB2AD5">
      <w:pPr>
        <w:pStyle w:val="Heading1"/>
        <w:rPr>
          <w:ins w:id="418" w:author="Piyush Chetiya" w:date="2022-06-10T07:36:00Z"/>
          <w:del w:id="419" w:author="hp" w:date="2022-12-21T12:07:00Z"/>
        </w:rPr>
      </w:pPr>
      <w:ins w:id="420" w:author="Piyush Chetiya" w:date="2022-06-10T07:36:00Z">
        <w:del w:id="421" w:author="hp" w:date="2022-12-21T12:07:00Z">
          <w:r w:rsidRPr="00AB2AD5" w:rsidDel="00DC1025">
            <w:delText>Given that measuring performance indicators for a ML algorithm for conversational AI is not always an easy or feasible process, it is advisable to select the indicator(s) by following some generic rules:</w:delText>
          </w:r>
        </w:del>
      </w:ins>
    </w:p>
    <w:p w14:paraId="379E4925" w14:textId="4C11F1C1" w:rsidR="00F51E24" w:rsidRPr="00AB2AD5" w:rsidDel="00DC1025" w:rsidRDefault="00F51E24">
      <w:pPr>
        <w:pStyle w:val="Heading1"/>
        <w:rPr>
          <w:ins w:id="422" w:author="Piyush Chetiya" w:date="2022-06-10T07:36:00Z"/>
          <w:del w:id="423" w:author="hp" w:date="2022-12-21T12:07:00Z"/>
        </w:rPr>
        <w:pPrChange w:id="424" w:author="Piyush Chetiya" w:date="2022-06-10T07:40:00Z">
          <w:pPr/>
        </w:pPrChange>
      </w:pPr>
      <w:ins w:id="425" w:author="Piyush Chetiya" w:date="2022-06-10T07:36:00Z">
        <w:del w:id="426" w:author="hp" w:date="2022-12-21T12:07:00Z">
          <w:r w:rsidRPr="00AB2AD5" w:rsidDel="00DC1025">
            <w:delText>The KPI must offer the highest possible accuracy with a reasonable cost, or</w:delText>
          </w:r>
        </w:del>
      </w:ins>
    </w:p>
    <w:p w14:paraId="4E68F36C" w14:textId="677444CA" w:rsidR="00F51E24" w:rsidRPr="00AB2AD5" w:rsidDel="00DC1025" w:rsidRDefault="00F51E24">
      <w:pPr>
        <w:pStyle w:val="Heading1"/>
        <w:rPr>
          <w:ins w:id="427" w:author="Piyush Chetiya" w:date="2022-06-10T07:36:00Z"/>
          <w:del w:id="428" w:author="hp" w:date="2022-12-21T12:07:00Z"/>
        </w:rPr>
        <w:pPrChange w:id="429" w:author="Piyush Chetiya" w:date="2022-06-10T07:40:00Z">
          <w:pPr/>
        </w:pPrChange>
      </w:pPr>
      <w:ins w:id="430" w:author="Piyush Chetiya" w:date="2022-06-10T07:36:00Z">
        <w:del w:id="431" w:author="hp" w:date="2022-12-21T12:07:00Z">
          <w:r w:rsidRPr="00AB2AD5" w:rsidDel="00DC1025">
            <w:delText>The availability and cost of the appropriate measuring tool for the KPI.</w:delText>
          </w:r>
        </w:del>
      </w:ins>
    </w:p>
    <w:p w14:paraId="2B4F4E0D" w14:textId="0A6F282B" w:rsidR="00F51E24" w:rsidRPr="00AB2AD5" w:rsidDel="00DC1025" w:rsidRDefault="000E1A62" w:rsidP="00AB2AD5">
      <w:pPr>
        <w:pStyle w:val="Heading1"/>
        <w:rPr>
          <w:ins w:id="432" w:author="Piyush Chetiya" w:date="2022-06-10T07:36:00Z"/>
          <w:del w:id="433" w:author="hp" w:date="2022-12-21T12:07:00Z"/>
        </w:rPr>
      </w:pPr>
      <w:ins w:id="434" w:author="Piyush Chetiya" w:date="2022-06-10T07:40:00Z">
        <w:del w:id="435" w:author="hp" w:date="2022-12-21T12:07:00Z">
          <w:r w:rsidRPr="00AB2AD5" w:rsidDel="00DC1025">
            <w:delText xml:space="preserve">c) </w:delText>
          </w:r>
        </w:del>
      </w:ins>
      <w:ins w:id="436" w:author="Piyush Chetiya" w:date="2022-06-10T07:36:00Z">
        <w:del w:id="437" w:author="hp" w:date="2022-12-21T12:07:00Z">
          <w:r w:rsidR="00F51E24" w:rsidRPr="00AB2AD5" w:rsidDel="00DC1025">
            <w:delText xml:space="preserve">The intended use and purpose of the KPI is essential. This has a direct bearing with the usefulness and suitability of the KPI which is important. The categorization of KPIs (i.e. into parameters such as, </w:delText>
          </w:r>
        </w:del>
      </w:ins>
      <w:ins w:id="438" w:author="Piyush Chetiya" w:date="2022-11-27T14:52:00Z">
        <w:del w:id="439" w:author="hp" w:date="2022-12-21T12:07:00Z">
          <w:r w:rsidR="00A87A30" w:rsidRPr="00AB2AD5" w:rsidDel="00DC1025">
            <w:delText>fairness, accuracy</w:delText>
          </w:r>
        </w:del>
      </w:ins>
      <w:ins w:id="440" w:author="Piyush Chetiya" w:date="2022-06-10T07:36:00Z">
        <w:del w:id="441" w:author="hp" w:date="2022-12-21T12:07:00Z">
          <w:r w:rsidR="00F51E24" w:rsidRPr="00AB2AD5" w:rsidDel="00DC1025">
            <w:delText>, integrity, etc.) gives better insight into the application of KPIs.</w:delText>
          </w:r>
        </w:del>
      </w:ins>
    </w:p>
    <w:p w14:paraId="1C721E12" w14:textId="516C1A3A" w:rsidR="00F51E24" w:rsidRPr="00AB2AD5" w:rsidRDefault="00500179" w:rsidP="00AB2AD5">
      <w:pPr>
        <w:pStyle w:val="Heading1"/>
        <w:rPr>
          <w:ins w:id="442" w:author="Piyush Chetiya" w:date="2022-06-10T07:36:00Z"/>
          <w:rPrChange w:id="443" w:author="Piyush Chetiya" w:date="2022-06-10T07:41:00Z">
            <w:rPr>
              <w:ins w:id="444" w:author="Piyush Chetiya" w:date="2022-06-10T07:36:00Z"/>
              <w:b w:val="0"/>
              <w:bCs/>
            </w:rPr>
          </w:rPrChange>
        </w:rPr>
      </w:pPr>
      <w:ins w:id="445" w:author="hp" w:date="2022-06-10T11:06:00Z">
        <w:del w:id="446" w:author="Piyush Chetiya" w:date="2022-11-27T12:20:00Z">
          <w:r w:rsidRPr="00AB2AD5" w:rsidDel="005B501A">
            <w:delText>[9]</w:delText>
          </w:r>
        </w:del>
      </w:ins>
      <w:ins w:id="447" w:author="Piyush Chetiya" w:date="2022-11-27T12:20:00Z">
        <w:r w:rsidR="005B501A" w:rsidRPr="00AB2AD5">
          <w:t>1</w:t>
        </w:r>
      </w:ins>
      <w:r w:rsidR="00637300" w:rsidRPr="00AB2AD5">
        <w:t>3</w:t>
      </w:r>
      <w:ins w:id="448" w:author="Piyush Chetiya" w:date="2022-06-10T07:36:00Z">
        <w:r w:rsidR="00F51E24" w:rsidRPr="00AB2AD5">
          <w:rPr>
            <w:rPrChange w:id="449" w:author="Piyush Chetiya" w:date="2022-06-10T07:41:00Z">
              <w:rPr>
                <w:b w:val="0"/>
                <w:bCs/>
              </w:rPr>
            </w:rPrChange>
          </w:rPr>
          <w:tab/>
          <w:t>Measurement approach</w:t>
        </w:r>
      </w:ins>
    </w:p>
    <w:p w14:paraId="60F847BE" w14:textId="521878B7" w:rsidR="00F51E24" w:rsidRDefault="00F51E24" w:rsidP="00F51E24">
      <w:pPr>
        <w:jc w:val="both"/>
        <w:rPr>
          <w:ins w:id="450" w:author="Piyush Chetiya" w:date="2022-11-27T14:59:00Z"/>
        </w:rPr>
      </w:pPr>
      <w:ins w:id="451" w:author="Piyush Chetiya" w:date="2022-06-10T07:36:00Z">
        <w:r w:rsidRPr="004432D0">
          <w:t xml:space="preserve">Measurement can only be done </w:t>
        </w:r>
      </w:ins>
      <w:ins w:id="452" w:author="Piyush Chetiya" w:date="2022-12-11T15:46:00Z">
        <w:r w:rsidR="001F015B">
          <w:t>by conducting conversation tests to evaluate the communication quality via the crowdsourcing approach.</w:t>
        </w:r>
      </w:ins>
      <w:ins w:id="453" w:author="Piyush Chetiya" w:date="2022-12-11T15:47:00Z">
        <w:r w:rsidR="001F015B">
          <w:t xml:space="preserve"> Conversation tests allow the simulation of more realistic situations that are close to the actual service conditions experienced</w:t>
        </w:r>
      </w:ins>
      <w:ins w:id="454" w:author="Piyush Chetiya" w:date="2022-12-11T15:48:00Z">
        <w:r w:rsidR="001F015B">
          <w:t xml:space="preserve"> by the customers and are designed to access the effects of </w:t>
        </w:r>
        <w:proofErr w:type="spellStart"/>
        <w:r w:rsidR="001F015B">
          <w:t>imapirments</w:t>
        </w:r>
        <w:proofErr w:type="spellEnd"/>
        <w:r w:rsidR="001F015B">
          <w:t xml:space="preserve"> that can cause</w:t>
        </w:r>
      </w:ins>
      <w:ins w:id="455" w:author="Piyush Chetiya" w:date="2022-12-11T15:49:00Z">
        <w:r w:rsidR="001F015B">
          <w:t xml:space="preserve"> difficulty in conversation. In comparison to the laboratory test described in ITU.T Rec P.805, using the crowd sourci</w:t>
        </w:r>
      </w:ins>
      <w:ins w:id="456" w:author="Piyush Chetiya" w:date="2022-12-11T15:50:00Z">
        <w:r w:rsidR="001F015B">
          <w:t xml:space="preserve">ng approach relies on participants who are connected via an online platform, use their own </w:t>
        </w:r>
        <w:proofErr w:type="gramStart"/>
        <w:r w:rsidR="001F015B">
          <w:t>devices  and</w:t>
        </w:r>
        <w:proofErr w:type="gramEnd"/>
        <w:r w:rsidR="001F015B">
          <w:t xml:space="preserve"> perform their tasks in their environment. </w:t>
        </w:r>
      </w:ins>
      <w:ins w:id="457" w:author="Piyush Chetiya" w:date="2022-06-10T07:36:00Z">
        <w:r w:rsidRPr="004432D0">
          <w:t xml:space="preserve">using test sample. It should </w:t>
        </w:r>
      </w:ins>
      <w:ins w:id="458" w:author="Piyush Chetiya" w:date="2022-12-11T15:51:00Z">
        <w:r w:rsidR="001F015B">
          <w:t xml:space="preserve">also </w:t>
        </w:r>
      </w:ins>
      <w:ins w:id="459" w:author="Piyush Chetiya" w:date="2022-06-10T07:36:00Z">
        <w:r w:rsidRPr="004432D0">
          <w:t xml:space="preserve">be possible to measure </w:t>
        </w:r>
      </w:ins>
      <w:ins w:id="460" w:author="Piyush Chetiya" w:date="2022-11-27T15:00:00Z">
        <w:r w:rsidR="00A87A30">
          <w:t xml:space="preserve">the metrics </w:t>
        </w:r>
      </w:ins>
      <w:ins w:id="461" w:author="Piyush Chetiya" w:date="2022-06-10T07:36:00Z">
        <w:r w:rsidRPr="004432D0">
          <w:t>using automatic data collection system which captures the actual response given by the conversational AI system to the customers. Measurements must be sampled to be representative of the situation on the ground.</w:t>
        </w:r>
      </w:ins>
    </w:p>
    <w:p w14:paraId="2FE52E7F" w14:textId="77777777" w:rsidR="00A87A30" w:rsidRDefault="00A87A30" w:rsidP="00F51E24">
      <w:pPr>
        <w:jc w:val="both"/>
        <w:rPr>
          <w:ins w:id="462" w:author="Piyush Chetiya" w:date="2022-11-27T19:32:00Z"/>
        </w:rPr>
      </w:pPr>
      <w:ins w:id="463" w:author="Piyush Chetiya" w:date="2022-11-27T14:59:00Z">
        <w:r>
          <w:t>Interactions between the bot and the customer is a two-way p</w:t>
        </w:r>
      </w:ins>
      <w:ins w:id="464" w:author="Piyush Chetiya" w:date="2022-11-27T15:00:00Z">
        <w:r>
          <w:t>rocess, and the number of times the bot initiates the conversation forms the basis of the next metric</w:t>
        </w:r>
      </w:ins>
      <w:ins w:id="465" w:author="Piyush Chetiya" w:date="2022-11-27T15:01:00Z">
        <w:r>
          <w:t>. Customer satisfaction scores</w:t>
        </w:r>
      </w:ins>
      <w:ins w:id="466" w:author="Piyush Chetiya" w:date="2022-11-27T15:02:00Z">
        <w:r w:rsidR="00E0525B">
          <w:t xml:space="preserve"> (CSAT)</w:t>
        </w:r>
      </w:ins>
      <w:ins w:id="467" w:author="Piyush Chetiya" w:date="2022-11-27T15:01:00Z">
        <w:r>
          <w:t xml:space="preserve"> are an important metric t</w:t>
        </w:r>
      </w:ins>
      <w:ins w:id="468" w:author="Piyush Chetiya" w:date="2022-11-27T15:02:00Z">
        <w:r>
          <w:t>o measure</w:t>
        </w:r>
        <w:r w:rsidR="00E0525B">
          <w:t xml:space="preserve"> since all business/conversational system want happy customers</w:t>
        </w:r>
      </w:ins>
      <w:ins w:id="469" w:author="Piyush Chetiya" w:date="2022-11-27T15:03:00Z">
        <w:r w:rsidR="00E0525B">
          <w:t xml:space="preserve"> who will keep coming back. To measure customer satisfaction with the Chatbot, all that is required to do is to ask the</w:t>
        </w:r>
      </w:ins>
      <w:ins w:id="470" w:author="Piyush Chetiya" w:date="2022-11-27T15:04:00Z">
        <w:r w:rsidR="00E0525B">
          <w:t xml:space="preserve"> customer to leave a “like” or a thumbs up” or leave a score out of 10.</w:t>
        </w:r>
      </w:ins>
    </w:p>
    <w:p w14:paraId="51B7FC1F" w14:textId="77777777" w:rsidR="00D639D6" w:rsidRDefault="00D639D6" w:rsidP="00F51E24">
      <w:pPr>
        <w:jc w:val="both"/>
        <w:rPr>
          <w:ins w:id="471" w:author="Piyush Chetiya" w:date="2022-11-27T19:34:00Z"/>
          <w:rFonts w:ascii="inherit" w:eastAsia="Times New Roman" w:hAnsi="inherit" w:cs="Segoe UI"/>
          <w:lang w:eastAsia="en-GB"/>
        </w:rPr>
      </w:pPr>
    </w:p>
    <w:p w14:paraId="1A5005EF" w14:textId="77777777" w:rsidR="00D639D6" w:rsidRPr="009B72B3" w:rsidRDefault="00D639D6" w:rsidP="009B72B3">
      <w:pPr>
        <w:jc w:val="both"/>
        <w:rPr>
          <w:ins w:id="472" w:author="Piyush Chetiya" w:date="2022-11-27T19:37:00Z"/>
        </w:rPr>
      </w:pPr>
      <w:ins w:id="473" w:author="Piyush Chetiya" w:date="2022-11-27T19:34:00Z">
        <w:r w:rsidRPr="009B72B3">
          <w:t xml:space="preserve">The number of new users who have interacted with the chatbot helps </w:t>
        </w:r>
      </w:ins>
      <w:ins w:id="474" w:author="Piyush Chetiya" w:date="2022-11-27T19:35:00Z">
        <w:r w:rsidRPr="009B72B3">
          <w:t xml:space="preserve">to </w:t>
        </w:r>
      </w:ins>
      <w:ins w:id="475" w:author="Piyush Chetiya" w:date="2022-11-27T19:34:00Z">
        <w:r w:rsidRPr="009B72B3">
          <w:t xml:space="preserve">gauge how popular </w:t>
        </w:r>
      </w:ins>
      <w:ins w:id="476" w:author="Piyush Chetiya" w:date="2022-11-27T19:35:00Z">
        <w:r w:rsidRPr="009B72B3">
          <w:t xml:space="preserve">the </w:t>
        </w:r>
      </w:ins>
      <w:ins w:id="477" w:author="Piyush Chetiya" w:date="2022-11-27T19:34:00Z">
        <w:r w:rsidRPr="009B72B3">
          <w:t xml:space="preserve">chatbot really is, which will then drive </w:t>
        </w:r>
      </w:ins>
      <w:ins w:id="478" w:author="Piyush Chetiya" w:date="2022-11-27T19:35:00Z">
        <w:r w:rsidRPr="009B72B3">
          <w:t>the</w:t>
        </w:r>
      </w:ins>
      <w:ins w:id="479" w:author="Piyush Chetiya" w:date="2022-11-27T19:34:00Z">
        <w:r w:rsidRPr="009B72B3">
          <w:t xml:space="preserve"> </w:t>
        </w:r>
      </w:ins>
      <w:ins w:id="480" w:author="Piyush Chetiya" w:date="2022-11-27T19:35:00Z">
        <w:r w:rsidRPr="009B72B3">
          <w:t xml:space="preserve">customer </w:t>
        </w:r>
        <w:proofErr w:type="spellStart"/>
        <w:r w:rsidRPr="009B72B3">
          <w:t>relationaship</w:t>
        </w:r>
        <w:proofErr w:type="spellEnd"/>
        <w:r w:rsidRPr="009B72B3">
          <w:t xml:space="preserve"> </w:t>
        </w:r>
      </w:ins>
      <w:ins w:id="481" w:author="Piyush Chetiya" w:date="2022-11-27T19:34:00Z">
        <w:r w:rsidRPr="009B72B3">
          <w:t xml:space="preserve">decisions on making the chatbot handle more things. As with any new fancy technological advancement, customers’ interest is bound to decrease over time in </w:t>
        </w:r>
      </w:ins>
      <w:ins w:id="482" w:author="Piyush Chetiya" w:date="2022-11-27T19:36:00Z">
        <w:r w:rsidRPr="009B72B3">
          <w:t>the</w:t>
        </w:r>
      </w:ins>
      <w:ins w:id="483" w:author="Piyush Chetiya" w:date="2022-11-27T19:34:00Z">
        <w:r w:rsidRPr="009B72B3">
          <w:t xml:space="preserve"> chatbot, and if </w:t>
        </w:r>
      </w:ins>
      <w:ins w:id="484" w:author="Piyush Chetiya" w:date="2022-11-27T19:36:00Z">
        <w:r w:rsidRPr="009B72B3">
          <w:t>we</w:t>
        </w:r>
      </w:ins>
      <w:ins w:id="485" w:author="Piyush Chetiya" w:date="2022-11-27T19:34:00Z">
        <w:r w:rsidRPr="009B72B3">
          <w:t xml:space="preserve"> </w:t>
        </w:r>
        <w:proofErr w:type="gramStart"/>
        <w:r w:rsidRPr="009B72B3">
          <w:t>are able to</w:t>
        </w:r>
        <w:proofErr w:type="gramEnd"/>
        <w:r w:rsidRPr="009B72B3">
          <w:t xml:space="preserve"> attract a good pool of new users to </w:t>
        </w:r>
      </w:ins>
      <w:ins w:id="486" w:author="Piyush Chetiya" w:date="2022-11-27T19:36:00Z">
        <w:r w:rsidRPr="009B72B3">
          <w:t xml:space="preserve">the </w:t>
        </w:r>
      </w:ins>
      <w:ins w:id="487" w:author="Piyush Chetiya" w:date="2022-11-27T19:34:00Z">
        <w:r w:rsidRPr="009B72B3">
          <w:t xml:space="preserve">chatbot, </w:t>
        </w:r>
      </w:ins>
      <w:ins w:id="488" w:author="Piyush Chetiya" w:date="2022-11-27T19:36:00Z">
        <w:r w:rsidRPr="009B72B3">
          <w:t>we</w:t>
        </w:r>
      </w:ins>
      <w:ins w:id="489" w:author="Piyush Chetiya" w:date="2022-11-27T19:34:00Z">
        <w:r w:rsidRPr="009B72B3">
          <w:t xml:space="preserve"> can </w:t>
        </w:r>
      </w:ins>
      <w:ins w:id="490" w:author="Piyush Chetiya" w:date="2022-11-27T19:36:00Z">
        <w:r w:rsidRPr="009B72B3">
          <w:t xml:space="preserve">then </w:t>
        </w:r>
      </w:ins>
      <w:ins w:id="491" w:author="Piyush Chetiya" w:date="2022-11-27T19:34:00Z">
        <w:r w:rsidRPr="009B72B3">
          <w:t>keep the momentum going.</w:t>
        </w:r>
      </w:ins>
    </w:p>
    <w:p w14:paraId="16937321" w14:textId="77777777" w:rsidR="00BD4E39" w:rsidRPr="009B72B3" w:rsidRDefault="00BD4E39" w:rsidP="00AB2AD5">
      <w:pPr>
        <w:jc w:val="both"/>
        <w:rPr>
          <w:ins w:id="492" w:author="Piyush Chetiya" w:date="2022-11-27T19:40:00Z"/>
        </w:rPr>
      </w:pPr>
    </w:p>
    <w:p w14:paraId="31B480D9" w14:textId="77777777" w:rsidR="00BD4E39" w:rsidRPr="009B72B3" w:rsidDel="00A54E14" w:rsidRDefault="00BD4E39" w:rsidP="00AB2AD5">
      <w:pPr>
        <w:jc w:val="both"/>
        <w:rPr>
          <w:del w:id="493" w:author="hp" w:date="2022-11-30T12:41:00Z"/>
        </w:rPr>
      </w:pPr>
      <w:ins w:id="494" w:author="Piyush Chetiya" w:date="2022-11-27T19:42:00Z">
        <w:r w:rsidRPr="009B72B3">
          <w:t xml:space="preserve">Conversation duration is an important factor </w:t>
        </w:r>
      </w:ins>
      <w:ins w:id="495" w:author="Piyush Chetiya" w:date="2022-11-27T19:43:00Z">
        <w:r w:rsidRPr="009B72B3">
          <w:t xml:space="preserve">which is a bit </w:t>
        </w:r>
      </w:ins>
      <w:ins w:id="496" w:author="Piyush Chetiya" w:date="2022-11-27T19:42:00Z">
        <w:r w:rsidRPr="009B72B3">
          <w:t xml:space="preserve">tricky to quantify since there are </w:t>
        </w:r>
      </w:ins>
      <w:ins w:id="497" w:author="Piyush Chetiya" w:date="2022-11-27T19:43:00Z">
        <w:r w:rsidRPr="009B72B3">
          <w:t xml:space="preserve">two aspects to </w:t>
        </w:r>
        <w:proofErr w:type="gramStart"/>
        <w:r w:rsidRPr="009B72B3">
          <w:t xml:space="preserve">this </w:t>
        </w:r>
      </w:ins>
      <w:ins w:id="498" w:author="Piyush Chetiya" w:date="2022-11-27T19:42:00Z">
        <w:r w:rsidRPr="009B72B3">
          <w:t>.</w:t>
        </w:r>
        <w:proofErr w:type="gramEnd"/>
        <w:r w:rsidRPr="009B72B3">
          <w:t xml:space="preserve"> The conversation duration between </w:t>
        </w:r>
      </w:ins>
      <w:ins w:id="499" w:author="Piyush Chetiya" w:date="2022-11-27T19:43:00Z">
        <w:r w:rsidRPr="009B72B3">
          <w:t>the</w:t>
        </w:r>
      </w:ins>
      <w:ins w:id="500" w:author="Piyush Chetiya" w:date="2022-11-27T19:42:00Z">
        <w:r w:rsidRPr="009B72B3">
          <w:t xml:space="preserve"> chatbot and the user needs to be just right, neither too long nor too short. If the conversation duration is too long, it means the user is having a tough time finding what they are looking </w:t>
        </w:r>
        <w:proofErr w:type="gramStart"/>
        <w:r w:rsidRPr="009B72B3">
          <w:t>for, and</w:t>
        </w:r>
        <w:proofErr w:type="gramEnd"/>
        <w:r w:rsidRPr="009B72B3">
          <w:t xml:space="preserve"> will most likely navigate away from the website. If the conversation duration is too short, it means the bot has effectively failed to engage the user, and they have moved out of the website without staying too long. Either way, it is very important that </w:t>
        </w:r>
      </w:ins>
      <w:ins w:id="501" w:author="Piyush Chetiya" w:date="2022-11-27T19:43:00Z">
        <w:r w:rsidRPr="009B72B3">
          <w:t xml:space="preserve">we </w:t>
        </w:r>
      </w:ins>
      <w:ins w:id="502" w:author="Piyush Chetiya" w:date="2022-11-27T19:42:00Z">
        <w:r w:rsidRPr="009B72B3">
          <w:t xml:space="preserve">keep a close eye on the conversation duration since it will help </w:t>
        </w:r>
      </w:ins>
      <w:ins w:id="503" w:author="Piyush Chetiya" w:date="2022-11-27T19:44:00Z">
        <w:r w:rsidRPr="009B72B3">
          <w:t xml:space="preserve">in making </w:t>
        </w:r>
      </w:ins>
      <w:ins w:id="504" w:author="Piyush Chetiya" w:date="2022-11-27T19:42:00Z">
        <w:r w:rsidRPr="009B72B3">
          <w:t xml:space="preserve">subtle changes to </w:t>
        </w:r>
      </w:ins>
      <w:ins w:id="505" w:author="Piyush Chetiya" w:date="2022-11-27T19:44:00Z">
        <w:r w:rsidRPr="009B72B3">
          <w:t>the</w:t>
        </w:r>
      </w:ins>
      <w:ins w:id="506" w:author="Piyush Chetiya" w:date="2022-11-27T19:42:00Z">
        <w:r w:rsidRPr="009B72B3">
          <w:t xml:space="preserve"> chatbot design and keep </w:t>
        </w:r>
      </w:ins>
      <w:ins w:id="507" w:author="Piyush Chetiya" w:date="2022-11-27T19:44:00Z">
        <w:r w:rsidRPr="009B72B3">
          <w:t xml:space="preserve">the </w:t>
        </w:r>
      </w:ins>
      <w:ins w:id="508" w:author="Piyush Chetiya" w:date="2022-11-27T19:42:00Z">
        <w:r w:rsidRPr="009B72B3">
          <w:t>customers engaged.</w:t>
        </w:r>
      </w:ins>
    </w:p>
    <w:p w14:paraId="74BFBFB9" w14:textId="77777777" w:rsidR="00A54E14" w:rsidRPr="00AB2AD5" w:rsidRDefault="00A54E14" w:rsidP="00AB2AD5">
      <w:pPr>
        <w:jc w:val="both"/>
        <w:rPr>
          <w:ins w:id="509" w:author="hp" w:date="2022-11-30T12:41:00Z"/>
        </w:rPr>
      </w:pPr>
    </w:p>
    <w:p w14:paraId="3E9A8927" w14:textId="041BEB8E" w:rsidR="00A54E14" w:rsidRPr="009B72B3" w:rsidRDefault="00A54E14" w:rsidP="00AB2AD5">
      <w:pPr>
        <w:pStyle w:val="Heading1"/>
        <w:rPr>
          <w:ins w:id="510" w:author="hp" w:date="2022-11-30T12:43:00Z"/>
        </w:rPr>
      </w:pPr>
      <w:ins w:id="511" w:author="hp" w:date="2022-11-30T12:41:00Z">
        <w:r w:rsidRPr="00AB2AD5">
          <w:t>1</w:t>
        </w:r>
      </w:ins>
      <w:r w:rsidR="00637300">
        <w:t>4</w:t>
      </w:r>
      <w:r w:rsidR="009B72B3">
        <w:tab/>
      </w:r>
      <w:ins w:id="512" w:author="hp" w:date="2022-11-30T12:41:00Z">
        <w:r w:rsidRPr="00AB2AD5">
          <w:t xml:space="preserve">Core technical abilities </w:t>
        </w:r>
        <w:proofErr w:type="gramStart"/>
        <w:r w:rsidRPr="00AB2AD5">
          <w:t xml:space="preserve">of </w:t>
        </w:r>
      </w:ins>
      <w:ins w:id="513" w:author="hp" w:date="2022-11-30T12:42:00Z">
        <w:r w:rsidRPr="00AB2AD5">
          <w:t xml:space="preserve"> voice</w:t>
        </w:r>
        <w:proofErr w:type="gramEnd"/>
        <w:r w:rsidRPr="00AB2AD5">
          <w:t xml:space="preserve"> based chatbots</w:t>
        </w:r>
      </w:ins>
    </w:p>
    <w:p w14:paraId="498C712A" w14:textId="06320952" w:rsidR="00A54E14" w:rsidRPr="00AB2AD5" w:rsidRDefault="00637300" w:rsidP="00AB2AD5">
      <w:pPr>
        <w:pStyle w:val="Heading2"/>
        <w:rPr>
          <w:ins w:id="514" w:author="hp" w:date="2022-11-30T12:42:00Z"/>
        </w:rPr>
      </w:pPr>
      <w:r>
        <w:t>14.1</w:t>
      </w:r>
      <w:r w:rsidR="009B72B3">
        <w:tab/>
      </w:r>
      <w:ins w:id="515" w:author="hp" w:date="2022-11-30T12:43:00Z">
        <w:r w:rsidR="00A54E14" w:rsidRPr="00AB2AD5">
          <w:t>Speech Recognition</w:t>
        </w:r>
      </w:ins>
    </w:p>
    <w:p w14:paraId="2BDE237D" w14:textId="77777777" w:rsidR="00A54E14" w:rsidRPr="00294963" w:rsidRDefault="00A54E14" w:rsidP="00A54E14">
      <w:pPr>
        <w:jc w:val="both"/>
        <w:rPr>
          <w:ins w:id="516" w:author="hp" w:date="2022-11-30T12:43:00Z"/>
          <w:rFonts w:eastAsia="Calibri"/>
          <w:lang w:eastAsia="zh-CN"/>
        </w:rPr>
      </w:pPr>
      <w:ins w:id="517" w:author="hp" w:date="2022-11-30T12:43:00Z">
        <w:r w:rsidRPr="00294963">
          <w:rPr>
            <w:rFonts w:eastAsia="Calibri"/>
            <w:lang w:eastAsia="zh-CN"/>
          </w:rPr>
          <w:t xml:space="preserve">This indicator is to test whether </w:t>
        </w:r>
        <w:r>
          <w:rPr>
            <w:rFonts w:eastAsia="Calibri"/>
            <w:lang w:eastAsia="zh-CN"/>
          </w:rPr>
          <w:t xml:space="preserve">the </w:t>
        </w:r>
      </w:ins>
      <w:proofErr w:type="gramStart"/>
      <w:ins w:id="518" w:author="hp" w:date="2022-11-30T12:44:00Z">
        <w:r>
          <w:rPr>
            <w:rFonts w:eastAsia="Calibri"/>
            <w:lang w:eastAsia="zh-CN"/>
          </w:rPr>
          <w:t xml:space="preserve">chatbot </w:t>
        </w:r>
      </w:ins>
      <w:ins w:id="519" w:author="hp" w:date="2022-11-30T12:43:00Z">
        <w:r w:rsidRPr="00294963">
          <w:rPr>
            <w:rFonts w:eastAsia="Calibri"/>
            <w:lang w:eastAsia="zh-CN"/>
          </w:rPr>
          <w:t xml:space="preserve"> has</w:t>
        </w:r>
        <w:proofErr w:type="gramEnd"/>
        <w:r w:rsidRPr="00294963">
          <w:rPr>
            <w:rFonts w:eastAsia="Calibri"/>
            <w:lang w:eastAsia="zh-CN"/>
          </w:rPr>
          <w:t xml:space="preserve"> the ability of speech recognition, This ability is</w:t>
        </w:r>
      </w:ins>
      <w:ins w:id="520" w:author="hp" w:date="2022-11-30T12:44:00Z">
        <w:r>
          <w:rPr>
            <w:rFonts w:eastAsia="Calibri"/>
            <w:lang w:eastAsia="zh-CN"/>
          </w:rPr>
          <w:t xml:space="preserve"> </w:t>
        </w:r>
      </w:ins>
      <w:ins w:id="521" w:author="hp" w:date="2022-11-30T12:43:00Z">
        <w:r w:rsidRPr="00294963">
          <w:rPr>
            <w:rFonts w:eastAsia="Calibri"/>
            <w:lang w:eastAsia="zh-CN"/>
          </w:rPr>
          <w:t xml:space="preserve">to test the accuracy of the </w:t>
        </w:r>
      </w:ins>
      <w:ins w:id="522" w:author="hp" w:date="2022-11-30T12:44:00Z">
        <w:r>
          <w:rPr>
            <w:rFonts w:eastAsia="Calibri"/>
            <w:lang w:eastAsia="zh-CN"/>
          </w:rPr>
          <w:t xml:space="preserve">voice based </w:t>
        </w:r>
      </w:ins>
      <w:ins w:id="523" w:author="hp" w:date="2022-11-30T12:50:00Z">
        <w:r>
          <w:rPr>
            <w:rFonts w:eastAsia="Calibri"/>
            <w:lang w:eastAsia="zh-CN"/>
          </w:rPr>
          <w:t>chatbot</w:t>
        </w:r>
      </w:ins>
      <w:ins w:id="524" w:author="hp" w:date="2022-11-30T12:43:00Z">
        <w:r w:rsidRPr="00294963">
          <w:rPr>
            <w:rFonts w:eastAsia="Calibri"/>
            <w:lang w:eastAsia="zh-CN"/>
          </w:rPr>
          <w:t>'s speech recognition mainly through the technical test method. Through recognition and understanding, the voice signal is converted into corresponding text or commands.</w:t>
        </w:r>
      </w:ins>
    </w:p>
    <w:p w14:paraId="040433FA" w14:textId="77777777" w:rsidR="00A54E14" w:rsidRPr="00294963" w:rsidRDefault="00A54E14" w:rsidP="00A54E14">
      <w:pPr>
        <w:jc w:val="both"/>
        <w:rPr>
          <w:ins w:id="525" w:author="hp" w:date="2022-11-30T12:43:00Z"/>
          <w:rFonts w:eastAsia="Yu Mincho"/>
          <w:color w:val="000000"/>
        </w:rPr>
      </w:pPr>
      <w:ins w:id="526" w:author="hp" w:date="2022-11-30T12:43:00Z">
        <w:r w:rsidRPr="00294963">
          <w:rPr>
            <w:rFonts w:eastAsia="Calibri"/>
            <w:color w:val="000000"/>
          </w:rPr>
          <w:t>Evaluation methods:</w:t>
        </w:r>
      </w:ins>
    </w:p>
    <w:p w14:paraId="304AAED3" w14:textId="77777777" w:rsidR="00A54E14" w:rsidRPr="00294963" w:rsidRDefault="00A54E14" w:rsidP="00AB2AD5">
      <w:pPr>
        <w:numPr>
          <w:ilvl w:val="0"/>
          <w:numId w:val="47"/>
        </w:numPr>
        <w:overflowPunct w:val="0"/>
        <w:autoSpaceDE w:val="0"/>
        <w:autoSpaceDN w:val="0"/>
        <w:adjustRightInd w:val="0"/>
        <w:ind w:left="567" w:hanging="567"/>
        <w:textAlignment w:val="baseline"/>
        <w:rPr>
          <w:ins w:id="527" w:author="hp" w:date="2022-11-30T12:43:00Z"/>
          <w:rFonts w:eastAsia="Calibri"/>
          <w:color w:val="000000"/>
        </w:rPr>
      </w:pPr>
      <w:ins w:id="528" w:author="hp" w:date="2022-11-30T12:43:00Z">
        <w:r w:rsidRPr="00294963">
          <w:rPr>
            <w:rFonts w:eastAsia="Calibri"/>
            <w:color w:val="000000"/>
          </w:rPr>
          <w:t>Construct a speech data set, obtain the text of speech recognition, and separately count the word accuracy and sentence accuracy of speech recognition.</w:t>
        </w:r>
      </w:ins>
    </w:p>
    <w:p w14:paraId="3C21A68D" w14:textId="77777777" w:rsidR="00A54E14" w:rsidRPr="00294963" w:rsidRDefault="00A54E14" w:rsidP="00AB2AD5">
      <w:pPr>
        <w:numPr>
          <w:ilvl w:val="0"/>
          <w:numId w:val="47"/>
        </w:numPr>
        <w:overflowPunct w:val="0"/>
        <w:autoSpaceDE w:val="0"/>
        <w:autoSpaceDN w:val="0"/>
        <w:adjustRightInd w:val="0"/>
        <w:ind w:left="567" w:hanging="567"/>
        <w:textAlignment w:val="baseline"/>
        <w:rPr>
          <w:ins w:id="529" w:author="hp" w:date="2022-11-30T12:43:00Z"/>
          <w:rFonts w:eastAsia="Calibri"/>
          <w:color w:val="000000"/>
        </w:rPr>
      </w:pPr>
      <w:ins w:id="530" w:author="hp" w:date="2022-11-30T12:43:00Z">
        <w:r w:rsidRPr="00294963">
          <w:rPr>
            <w:rFonts w:eastAsia="Calibri"/>
            <w:color w:val="000000"/>
          </w:rPr>
          <w:t xml:space="preserve">WER (Word Error Rate): Compare the recognized sequence with the </w:t>
        </w:r>
        <w:r w:rsidRPr="00294963">
          <w:rPr>
            <w:color w:val="000000"/>
            <w:lang w:eastAsia="zh-CN"/>
          </w:rPr>
          <w:t>label</w:t>
        </w:r>
        <w:r w:rsidRPr="00294963">
          <w:rPr>
            <w:rFonts w:eastAsia="Calibri"/>
            <w:color w:val="000000"/>
          </w:rPr>
          <w:t xml:space="preserve"> sequence of characters, insert, replace, and delete the total number of characters, divided by the percentage of the total number of words in the </w:t>
        </w:r>
        <w:r w:rsidRPr="00294963">
          <w:rPr>
            <w:color w:val="000000"/>
            <w:lang w:eastAsia="zh-CN"/>
          </w:rPr>
          <w:t xml:space="preserve">label </w:t>
        </w:r>
        <w:r w:rsidRPr="00294963">
          <w:rPr>
            <w:rFonts w:eastAsia="Calibri"/>
            <w:color w:val="000000"/>
          </w:rPr>
          <w:t>sequence. Each test data will get a word error rate, and the average value is the word error rate of the test set.</w:t>
        </w:r>
      </w:ins>
    </w:p>
    <w:p w14:paraId="71FF3727" w14:textId="77777777" w:rsidR="00A54E14" w:rsidRPr="00294963" w:rsidRDefault="00A54E14" w:rsidP="00A54E14">
      <w:pPr>
        <w:ind w:leftChars="150" w:left="360"/>
        <w:jc w:val="both"/>
        <w:rPr>
          <w:ins w:id="531" w:author="hp" w:date="2022-11-30T12:43:00Z"/>
          <w:rFonts w:eastAsia="MS Mincho"/>
          <w:i/>
          <w:color w:val="000000"/>
        </w:rPr>
      </w:pPr>
      <m:oMathPara>
        <m:oMath>
          <m:r>
            <w:ins w:id="532" w:author="hp" w:date="2022-11-30T12:43:00Z">
              <w:rPr>
                <w:rFonts w:ascii="Cambria Math" w:eastAsia="Calibri" w:hAnsi="Cambria Math"/>
                <w:color w:val="000000"/>
              </w:rPr>
              <w:lastRenderedPageBreak/>
              <m:t xml:space="preserve">WER= </m:t>
            </w:ins>
          </m:r>
          <m:f>
            <m:fPr>
              <m:ctrlPr>
                <w:ins w:id="533" w:author="hp" w:date="2022-11-30T12:43:00Z">
                  <w:rPr>
                    <w:rFonts w:ascii="Cambria Math" w:eastAsia="Calibri" w:hAnsi="Cambria Math"/>
                    <w:i/>
                    <w:color w:val="000000"/>
                  </w:rPr>
                </w:ins>
              </m:ctrlPr>
            </m:fPr>
            <m:num>
              <m:sSub>
                <m:sSubPr>
                  <m:ctrlPr>
                    <w:ins w:id="534" w:author="hp" w:date="2022-11-30T12:43:00Z">
                      <w:rPr>
                        <w:rFonts w:ascii="Cambria Math" w:eastAsia="Calibri" w:hAnsi="Cambria Math"/>
                        <w:i/>
                        <w:color w:val="000000"/>
                      </w:rPr>
                    </w:ins>
                  </m:ctrlPr>
                </m:sSubPr>
                <m:e>
                  <m:r>
                    <w:ins w:id="535" w:author="hp" w:date="2022-11-30T12:43:00Z">
                      <w:rPr>
                        <w:rFonts w:ascii="Cambria Math" w:eastAsia="Calibri" w:hAnsi="Cambria Math"/>
                        <w:color w:val="000000"/>
                      </w:rPr>
                      <m:t>NW</m:t>
                    </w:ins>
                  </m:r>
                </m:e>
                <m:sub>
                  <m:r>
                    <w:ins w:id="536" w:author="hp" w:date="2022-11-30T12:43:00Z">
                      <w:rPr>
                        <w:rFonts w:ascii="Cambria Math" w:eastAsia="Calibri" w:hAnsi="Cambria Math"/>
                        <w:color w:val="000000"/>
                      </w:rPr>
                      <m:t>misrecognized</m:t>
                    </w:ins>
                  </m:r>
                </m:sub>
              </m:sSub>
            </m:num>
            <m:den>
              <m:sSub>
                <m:sSubPr>
                  <m:ctrlPr>
                    <w:ins w:id="537" w:author="hp" w:date="2022-11-30T12:43:00Z">
                      <w:rPr>
                        <w:rFonts w:ascii="Cambria Math" w:eastAsia="Calibri" w:hAnsi="Cambria Math"/>
                        <w:i/>
                        <w:color w:val="000000"/>
                      </w:rPr>
                    </w:ins>
                  </m:ctrlPr>
                </m:sSubPr>
                <m:e>
                  <m:r>
                    <w:ins w:id="538" w:author="hp" w:date="2022-11-30T12:43:00Z">
                      <w:rPr>
                        <w:rFonts w:ascii="Cambria Math" w:eastAsia="Calibri" w:hAnsi="Cambria Math"/>
                        <w:color w:val="000000"/>
                      </w:rPr>
                      <m:t>NW</m:t>
                    </w:ins>
                  </m:r>
                </m:e>
                <m:sub>
                  <m:r>
                    <w:ins w:id="539" w:author="hp" w:date="2022-11-30T12:43:00Z">
                      <w:rPr>
                        <w:rFonts w:ascii="Cambria Math" w:eastAsia="Calibri" w:hAnsi="Cambria Math"/>
                        <w:color w:val="000000"/>
                      </w:rPr>
                      <m:t>total</m:t>
                    </w:ins>
                  </m:r>
                </m:sub>
              </m:sSub>
            </m:den>
          </m:f>
        </m:oMath>
      </m:oMathPara>
    </w:p>
    <w:p w14:paraId="66F3BB64" w14:textId="77777777" w:rsidR="00A54E14" w:rsidRPr="00AB2AD5" w:rsidRDefault="00EB4498" w:rsidP="00A54E14">
      <w:pPr>
        <w:ind w:leftChars="75" w:left="180"/>
        <w:jc w:val="both"/>
        <w:rPr>
          <w:ins w:id="540" w:author="hp" w:date="2022-11-30T12:43:00Z"/>
          <w:rFonts w:eastAsia="Calibri"/>
          <w:i/>
          <w:color w:val="000000"/>
        </w:rPr>
      </w:pPr>
      <m:oMathPara>
        <m:oMath>
          <m:sSub>
            <m:sSubPr>
              <m:ctrlPr>
                <w:ins w:id="541" w:author="hp" w:date="2022-11-30T12:43:00Z">
                  <w:rPr>
                    <w:rFonts w:ascii="Cambria Math" w:eastAsia="Calibri" w:hAnsi="Cambria Math"/>
                    <w:i/>
                    <w:color w:val="000000"/>
                  </w:rPr>
                </w:ins>
              </m:ctrlPr>
            </m:sSubPr>
            <m:e>
              <m:r>
                <w:ins w:id="542" w:author="hp" w:date="2022-11-30T12:43:00Z">
                  <w:rPr>
                    <w:rFonts w:ascii="Cambria Math" w:eastAsia="Calibri" w:hAnsi="Cambria Math"/>
                    <w:color w:val="000000"/>
                  </w:rPr>
                  <m:t>NW</m:t>
                </w:ins>
              </m:r>
            </m:e>
            <m:sub>
              <m:r>
                <w:ins w:id="543" w:author="hp" w:date="2022-11-30T12:43:00Z">
                  <w:rPr>
                    <w:rFonts w:ascii="Cambria Math" w:eastAsia="Calibri" w:hAnsi="Cambria Math"/>
                    <w:color w:val="000000"/>
                  </w:rPr>
                  <m:t>misrecognized</m:t>
                </w:ins>
              </m:r>
            </m:sub>
          </m:sSub>
          <m:r>
            <w:ins w:id="544" w:author="hp" w:date="2022-11-30T12:43:00Z">
              <w:rPr>
                <w:rFonts w:ascii="Cambria Math" w:eastAsia="Calibri" w:hAnsi="Cambria Math"/>
                <w:color w:val="000000"/>
              </w:rPr>
              <m:t xml:space="preserve">: </m:t>
            </w:ins>
          </m:r>
          <m:r>
            <w:ins w:id="545" w:author="hp" w:date="2022-11-30T12:43:00Z">
              <w:rPr>
                <w:rFonts w:ascii="Cambria Math" w:hAnsi="Cambria Math"/>
                <w:color w:val="000000"/>
                <w:lang w:eastAsia="zh-CN"/>
              </w:rPr>
              <m:t>t</m:t>
            </w:ins>
          </m:r>
          <m:r>
            <w:ins w:id="546" w:author="hp" w:date="2022-11-30T12:43:00Z">
              <w:rPr>
                <w:rFonts w:ascii="Cambria Math" w:eastAsia="MS Mincho" w:hAnsi="Cambria Math"/>
                <w:color w:val="000000"/>
                <w:lang w:eastAsia="zh-CN"/>
              </w:rPr>
              <m:t>h</m:t>
            </w:ins>
          </m:r>
          <m:r>
            <w:ins w:id="547" w:author="hp" w:date="2022-11-30T12:43:00Z">
              <w:rPr>
                <w:rFonts w:ascii="Cambria Math" w:hAnsi="Cambria Math"/>
                <w:color w:val="000000"/>
                <w:lang w:eastAsia="zh-CN"/>
              </w:rPr>
              <m:t>e</m:t>
            </w:ins>
          </m:r>
          <m:r>
            <w:ins w:id="548" w:author="hp" w:date="2022-11-30T12:43:00Z">
              <w:rPr>
                <w:rFonts w:ascii="Cambria Math" w:eastAsia="Calibri" w:hAnsi="Cambria Math"/>
                <w:color w:val="000000"/>
              </w:rPr>
              <m:t xml:space="preserve"> number of misrecognized words.</m:t>
            </w:ins>
          </m:r>
        </m:oMath>
      </m:oMathPara>
    </w:p>
    <w:p w14:paraId="2F68DEA5" w14:textId="77777777" w:rsidR="00A54E14" w:rsidRPr="00AB2AD5" w:rsidRDefault="00EB4498" w:rsidP="00A54E14">
      <w:pPr>
        <w:ind w:leftChars="75" w:left="180"/>
        <w:jc w:val="both"/>
        <w:rPr>
          <w:ins w:id="549" w:author="hp" w:date="2022-11-30T12:43:00Z"/>
          <w:rFonts w:eastAsia="Calibri"/>
          <w:color w:val="000000"/>
        </w:rPr>
      </w:pPr>
      <m:oMathPara>
        <m:oMath>
          <m:sSub>
            <m:sSubPr>
              <m:ctrlPr>
                <w:ins w:id="550" w:author="hp" w:date="2022-11-30T12:43:00Z">
                  <w:rPr>
                    <w:rFonts w:ascii="Cambria Math" w:eastAsia="Calibri" w:hAnsi="Cambria Math"/>
                    <w:i/>
                    <w:color w:val="000000"/>
                  </w:rPr>
                </w:ins>
              </m:ctrlPr>
            </m:sSubPr>
            <m:e>
              <m:r>
                <w:ins w:id="551" w:author="hp" w:date="2022-11-30T12:43:00Z">
                  <w:rPr>
                    <w:rFonts w:ascii="Cambria Math" w:eastAsia="Calibri" w:hAnsi="Cambria Math"/>
                    <w:color w:val="000000"/>
                  </w:rPr>
                  <m:t>NW</m:t>
                </w:ins>
              </m:r>
            </m:e>
            <m:sub>
              <m:r>
                <w:ins w:id="552" w:author="hp" w:date="2022-11-30T12:43:00Z">
                  <w:rPr>
                    <w:rFonts w:ascii="Cambria Math" w:eastAsia="Calibri" w:hAnsi="Cambria Math"/>
                    <w:color w:val="000000"/>
                  </w:rPr>
                  <m:t>total</m:t>
                </w:ins>
              </m:r>
            </m:sub>
          </m:sSub>
          <m:r>
            <w:ins w:id="553" w:author="hp" w:date="2022-11-30T12:43:00Z">
              <w:rPr>
                <w:rFonts w:ascii="Cambria Math" w:eastAsia="Calibri" w:hAnsi="Cambria Math"/>
                <w:color w:val="000000"/>
              </w:rPr>
              <m:t>: Total words.</m:t>
            </w:ins>
          </m:r>
        </m:oMath>
      </m:oMathPara>
    </w:p>
    <w:p w14:paraId="65322852" w14:textId="77777777" w:rsidR="00A54E14" w:rsidRPr="00294963" w:rsidRDefault="00A54E14" w:rsidP="00A54E14">
      <w:pPr>
        <w:numPr>
          <w:ilvl w:val="0"/>
          <w:numId w:val="47"/>
        </w:numPr>
        <w:overflowPunct w:val="0"/>
        <w:autoSpaceDE w:val="0"/>
        <w:autoSpaceDN w:val="0"/>
        <w:adjustRightInd w:val="0"/>
        <w:ind w:left="567" w:hanging="567"/>
        <w:textAlignment w:val="baseline"/>
        <w:rPr>
          <w:ins w:id="554" w:author="hp" w:date="2022-11-30T12:43:00Z"/>
          <w:rFonts w:eastAsia="Calibri"/>
          <w:color w:val="000000"/>
        </w:rPr>
      </w:pPr>
      <w:ins w:id="555" w:author="hp" w:date="2022-11-30T12:43:00Z">
        <w:r w:rsidRPr="00294963">
          <w:rPr>
            <w:rFonts w:eastAsia="Calibri"/>
            <w:color w:val="000000"/>
          </w:rPr>
          <w:t>SER</w:t>
        </w:r>
        <w:r w:rsidRPr="00294963">
          <w:rPr>
            <w:rFonts w:ascii="SimSun" w:eastAsia="SimSun" w:hAnsi="SimSun" w:cs="SimSun" w:hint="eastAsia"/>
            <w:color w:val="000000"/>
          </w:rPr>
          <w:t>（</w:t>
        </w:r>
        <w:r w:rsidRPr="00294963">
          <w:rPr>
            <w:rFonts w:eastAsia="Calibri"/>
            <w:color w:val="000000"/>
          </w:rPr>
          <w:t>Sentence Error Rate</w:t>
        </w:r>
        <w:r w:rsidRPr="00294963">
          <w:rPr>
            <w:rFonts w:ascii="SimSun" w:eastAsia="SimSun" w:hAnsi="SimSun" w:cs="SimSun" w:hint="eastAsia"/>
            <w:color w:val="000000"/>
          </w:rPr>
          <w:t>）：</w:t>
        </w:r>
        <w:r w:rsidRPr="00294963">
          <w:rPr>
            <w:rFonts w:eastAsia="Calibri"/>
            <w:color w:val="000000"/>
          </w:rPr>
          <w:t xml:space="preserve">If there is a misrecognition of a word or character in a sentence, the sentence </w:t>
        </w:r>
        <w:proofErr w:type="gramStart"/>
        <w:r w:rsidRPr="00294963">
          <w:rPr>
            <w:rFonts w:eastAsia="Calibri"/>
            <w:color w:val="000000"/>
          </w:rPr>
          <w:t>is considered to be</w:t>
        </w:r>
        <w:proofErr w:type="gramEnd"/>
        <w:r w:rsidRPr="00294963">
          <w:rPr>
            <w:rFonts w:eastAsia="Calibri"/>
            <w:color w:val="000000"/>
          </w:rPr>
          <w:t xml:space="preserve"> misrecognized. The number of sentence recognition errors divided by the total number of sentences is the sentence error rate.</w:t>
        </w:r>
      </w:ins>
    </w:p>
    <w:p w14:paraId="5041BD76" w14:textId="77777777" w:rsidR="00A54E14" w:rsidRPr="00294963" w:rsidRDefault="00A54E14" w:rsidP="00A54E14">
      <w:pPr>
        <w:ind w:leftChars="75" w:left="180"/>
        <w:jc w:val="both"/>
        <w:rPr>
          <w:ins w:id="556" w:author="hp" w:date="2022-11-30T12:43:00Z"/>
          <w:rFonts w:eastAsia="MS Mincho"/>
          <w:i/>
          <w:color w:val="000000"/>
        </w:rPr>
      </w:pPr>
      <m:oMathPara>
        <m:oMath>
          <m:r>
            <w:ins w:id="557" w:author="hp" w:date="2022-11-30T12:43:00Z">
              <w:rPr>
                <w:rFonts w:ascii="Cambria Math" w:eastAsia="Calibri" w:hAnsi="Cambria Math"/>
                <w:color w:val="000000"/>
              </w:rPr>
              <m:t xml:space="preserve">SER= </m:t>
            </w:ins>
          </m:r>
          <m:f>
            <m:fPr>
              <m:ctrlPr>
                <w:ins w:id="558" w:author="hp" w:date="2022-11-30T12:43:00Z">
                  <w:rPr>
                    <w:rFonts w:ascii="Cambria Math" w:eastAsia="Calibri" w:hAnsi="Cambria Math"/>
                    <w:i/>
                    <w:color w:val="000000"/>
                  </w:rPr>
                </w:ins>
              </m:ctrlPr>
            </m:fPr>
            <m:num>
              <m:sSub>
                <m:sSubPr>
                  <m:ctrlPr>
                    <w:ins w:id="559" w:author="hp" w:date="2022-11-30T12:43:00Z">
                      <w:rPr>
                        <w:rFonts w:ascii="Cambria Math" w:eastAsia="Calibri" w:hAnsi="Cambria Math"/>
                        <w:i/>
                        <w:color w:val="000000"/>
                      </w:rPr>
                    </w:ins>
                  </m:ctrlPr>
                </m:sSubPr>
                <m:e>
                  <m:r>
                    <w:ins w:id="560" w:author="hp" w:date="2022-11-30T12:43:00Z">
                      <w:rPr>
                        <w:rFonts w:ascii="Cambria Math" w:eastAsia="Calibri" w:hAnsi="Cambria Math"/>
                        <w:color w:val="000000"/>
                      </w:rPr>
                      <m:t>NS</m:t>
                    </w:ins>
                  </m:r>
                </m:e>
                <m:sub>
                  <m:r>
                    <w:ins w:id="561" w:author="hp" w:date="2022-11-30T12:43:00Z">
                      <w:rPr>
                        <w:rFonts w:ascii="Cambria Math" w:eastAsia="Calibri" w:hAnsi="Cambria Math"/>
                        <w:color w:val="000000"/>
                      </w:rPr>
                      <m:t>misrecognized</m:t>
                    </w:ins>
                  </m:r>
                </m:sub>
              </m:sSub>
            </m:num>
            <m:den>
              <m:sSub>
                <m:sSubPr>
                  <m:ctrlPr>
                    <w:ins w:id="562" w:author="hp" w:date="2022-11-30T12:43:00Z">
                      <w:rPr>
                        <w:rFonts w:ascii="Cambria Math" w:eastAsia="Calibri" w:hAnsi="Cambria Math"/>
                        <w:i/>
                        <w:color w:val="000000"/>
                      </w:rPr>
                    </w:ins>
                  </m:ctrlPr>
                </m:sSubPr>
                <m:e>
                  <m:r>
                    <w:ins w:id="563" w:author="hp" w:date="2022-11-30T12:43:00Z">
                      <w:rPr>
                        <w:rFonts w:ascii="Cambria Math" w:eastAsia="Calibri" w:hAnsi="Cambria Math"/>
                        <w:color w:val="000000"/>
                      </w:rPr>
                      <m:t>NS</m:t>
                    </w:ins>
                  </m:r>
                </m:e>
                <m:sub>
                  <m:r>
                    <w:ins w:id="564" w:author="hp" w:date="2022-11-30T12:43:00Z">
                      <w:rPr>
                        <w:rFonts w:ascii="Cambria Math" w:eastAsia="Calibri" w:hAnsi="Cambria Math"/>
                        <w:color w:val="000000"/>
                      </w:rPr>
                      <m:t>total</m:t>
                    </w:ins>
                  </m:r>
                </m:sub>
              </m:sSub>
            </m:den>
          </m:f>
        </m:oMath>
      </m:oMathPara>
    </w:p>
    <w:p w14:paraId="050E3262" w14:textId="77777777" w:rsidR="00A54E14" w:rsidRPr="00AB2AD5" w:rsidRDefault="00EB4498" w:rsidP="00A54E14">
      <w:pPr>
        <w:ind w:leftChars="75" w:left="180"/>
        <w:jc w:val="both"/>
        <w:rPr>
          <w:ins w:id="565" w:author="hp" w:date="2022-11-30T12:43:00Z"/>
          <w:rFonts w:eastAsia="Calibri"/>
          <w:i/>
          <w:color w:val="000000"/>
        </w:rPr>
      </w:pPr>
      <m:oMathPara>
        <m:oMath>
          <m:sSub>
            <m:sSubPr>
              <m:ctrlPr>
                <w:ins w:id="566" w:author="hp" w:date="2022-11-30T12:43:00Z">
                  <w:rPr>
                    <w:rFonts w:ascii="Cambria Math" w:eastAsia="Calibri" w:hAnsi="Cambria Math"/>
                    <w:i/>
                    <w:color w:val="000000"/>
                  </w:rPr>
                </w:ins>
              </m:ctrlPr>
            </m:sSubPr>
            <m:e>
              <m:r>
                <w:ins w:id="567" w:author="hp" w:date="2022-11-30T12:43:00Z">
                  <w:rPr>
                    <w:rFonts w:ascii="Cambria Math" w:eastAsia="Calibri" w:hAnsi="Cambria Math"/>
                    <w:color w:val="000000"/>
                  </w:rPr>
                  <m:t>NS</m:t>
                </w:ins>
              </m:r>
            </m:e>
            <m:sub>
              <m:r>
                <w:ins w:id="568" w:author="hp" w:date="2022-11-30T12:43:00Z">
                  <w:rPr>
                    <w:rFonts w:ascii="Cambria Math" w:eastAsia="Calibri" w:hAnsi="Cambria Math"/>
                    <w:color w:val="000000"/>
                  </w:rPr>
                  <m:t>misrecognized</m:t>
                </w:ins>
              </m:r>
            </m:sub>
          </m:sSub>
          <m:r>
            <w:ins w:id="569" w:author="hp" w:date="2022-11-30T12:43:00Z">
              <w:rPr>
                <w:rFonts w:ascii="Cambria Math" w:eastAsia="Calibri" w:hAnsi="Cambria Math"/>
                <w:color w:val="000000"/>
              </w:rPr>
              <m:t xml:space="preserve">: </m:t>
            </w:ins>
          </m:r>
          <m:r>
            <w:ins w:id="570" w:author="hp" w:date="2022-11-30T12:43:00Z">
              <w:rPr>
                <w:rFonts w:ascii="Cambria Math" w:hAnsi="Cambria Math"/>
                <w:color w:val="000000"/>
                <w:lang w:eastAsia="zh-CN"/>
              </w:rPr>
              <m:t>t</m:t>
            </w:ins>
          </m:r>
          <m:r>
            <w:ins w:id="571" w:author="hp" w:date="2022-11-30T12:43:00Z">
              <w:rPr>
                <w:rFonts w:ascii="Cambria Math" w:eastAsia="MS Mincho" w:hAnsi="Cambria Math"/>
                <w:color w:val="000000"/>
                <w:lang w:eastAsia="zh-CN"/>
              </w:rPr>
              <m:t>h</m:t>
            </w:ins>
          </m:r>
          <m:r>
            <w:ins w:id="572" w:author="hp" w:date="2022-11-30T12:43:00Z">
              <w:rPr>
                <w:rFonts w:ascii="Cambria Math" w:hAnsi="Cambria Math"/>
                <w:color w:val="000000"/>
                <w:lang w:eastAsia="zh-CN"/>
              </w:rPr>
              <m:t>e</m:t>
            </w:ins>
          </m:r>
          <m:r>
            <w:ins w:id="573" w:author="hp" w:date="2022-11-30T12:43:00Z">
              <w:rPr>
                <w:rFonts w:ascii="Cambria Math" w:eastAsia="Calibri" w:hAnsi="Cambria Math"/>
                <w:color w:val="000000"/>
              </w:rPr>
              <m:t xml:space="preserve"> number of misrecognized sentences.</m:t>
            </w:ins>
          </m:r>
        </m:oMath>
      </m:oMathPara>
    </w:p>
    <w:p w14:paraId="0CAF9D44" w14:textId="77777777" w:rsidR="00A54E14" w:rsidRPr="00294963" w:rsidRDefault="00EB4498" w:rsidP="00A54E14">
      <w:pPr>
        <w:ind w:leftChars="75" w:left="180"/>
        <w:jc w:val="both"/>
        <w:rPr>
          <w:ins w:id="574" w:author="hp" w:date="2022-11-30T12:43:00Z"/>
          <w:rFonts w:eastAsia="Calibri"/>
          <w:color w:val="000000"/>
        </w:rPr>
      </w:pPr>
      <m:oMathPara>
        <m:oMath>
          <m:sSub>
            <m:sSubPr>
              <m:ctrlPr>
                <w:ins w:id="575" w:author="hp" w:date="2022-11-30T12:43:00Z">
                  <w:rPr>
                    <w:rFonts w:ascii="Cambria Math" w:eastAsia="Calibri" w:hAnsi="Cambria Math"/>
                    <w:i/>
                    <w:color w:val="000000"/>
                  </w:rPr>
                </w:ins>
              </m:ctrlPr>
            </m:sSubPr>
            <m:e>
              <m:r>
                <w:ins w:id="576" w:author="hp" w:date="2022-11-30T12:43:00Z">
                  <w:rPr>
                    <w:rFonts w:ascii="Cambria Math" w:eastAsia="Calibri" w:hAnsi="Cambria Math"/>
                    <w:color w:val="000000"/>
                  </w:rPr>
                  <m:t>NS</m:t>
                </w:ins>
              </m:r>
            </m:e>
            <m:sub>
              <m:r>
                <w:ins w:id="577" w:author="hp" w:date="2022-11-30T12:43:00Z">
                  <w:rPr>
                    <w:rFonts w:ascii="Cambria Math" w:eastAsia="Calibri" w:hAnsi="Cambria Math"/>
                    <w:color w:val="000000"/>
                  </w:rPr>
                  <m:t>total</m:t>
                </w:ins>
              </m:r>
            </m:sub>
          </m:sSub>
          <m:r>
            <w:ins w:id="578" w:author="hp" w:date="2022-11-30T12:43:00Z">
              <w:rPr>
                <w:rFonts w:ascii="Cambria Math" w:eastAsia="Calibri" w:hAnsi="Cambria Math"/>
                <w:color w:val="000000"/>
              </w:rPr>
              <m:t>: Total sentences.</m:t>
            </w:ins>
          </m:r>
        </m:oMath>
      </m:oMathPara>
    </w:p>
    <w:p w14:paraId="4830EE01" w14:textId="77777777" w:rsidR="00A54E14" w:rsidRPr="00CA2344" w:rsidRDefault="00A54E14" w:rsidP="00AB2AD5">
      <w:pPr>
        <w:spacing w:before="0"/>
        <w:textAlignment w:val="baseline"/>
        <w:rPr>
          <w:ins w:id="579" w:author="Piyush Chetiya" w:date="2022-11-27T19:37:00Z"/>
          <w:rFonts w:ascii="inherit" w:eastAsia="Times New Roman" w:hAnsi="inherit" w:cs="Segoe UI"/>
          <w:lang w:eastAsia="en-GB"/>
        </w:rPr>
      </w:pPr>
    </w:p>
    <w:p w14:paraId="18276DF7" w14:textId="6F68B263" w:rsidR="00E07AF2" w:rsidRPr="009B72B3" w:rsidRDefault="00E07AF2" w:rsidP="009B72B3">
      <w:pPr>
        <w:pStyle w:val="Heading2"/>
        <w:rPr>
          <w:ins w:id="580" w:author="hp" w:date="2022-11-30T12:58:00Z"/>
          <w:rFonts w:eastAsia="Calibri"/>
        </w:rPr>
      </w:pPr>
      <w:ins w:id="581" w:author="hp" w:date="2022-11-30T12:57:00Z">
        <w:r w:rsidRPr="009B72B3">
          <w:t>1</w:t>
        </w:r>
      </w:ins>
      <w:r w:rsidR="00637300" w:rsidRPr="009B72B3">
        <w:t>4</w:t>
      </w:r>
      <w:ins w:id="582" w:author="hp" w:date="2022-11-30T12:57:00Z">
        <w:r w:rsidRPr="009B72B3">
          <w:t>.2</w:t>
        </w:r>
      </w:ins>
      <w:r w:rsidR="009B72B3">
        <w:tab/>
      </w:r>
      <w:ins w:id="583" w:author="hp" w:date="2022-11-30T12:58:00Z">
        <w:r w:rsidRPr="009B72B3">
          <w:rPr>
            <w:rFonts w:eastAsia="Calibri"/>
          </w:rPr>
          <w:t>Single-round dialogue</w:t>
        </w:r>
      </w:ins>
    </w:p>
    <w:p w14:paraId="3BB248CA" w14:textId="77777777" w:rsidR="00E07AF2" w:rsidRPr="00294963" w:rsidRDefault="00E07AF2" w:rsidP="00E07AF2">
      <w:pPr>
        <w:jc w:val="both"/>
        <w:rPr>
          <w:ins w:id="584" w:author="hp" w:date="2022-11-30T12:58:00Z"/>
          <w:rFonts w:eastAsia="Calibri"/>
          <w:lang w:eastAsia="zh-CN"/>
        </w:rPr>
      </w:pPr>
      <w:ins w:id="585" w:author="hp" w:date="2022-11-30T12:58:00Z">
        <w:r w:rsidRPr="00294963">
          <w:rPr>
            <w:rFonts w:eastAsia="Calibri"/>
            <w:lang w:eastAsia="zh-CN"/>
          </w:rPr>
          <w:t xml:space="preserve">Evaluate whether the </w:t>
        </w:r>
        <w:r>
          <w:rPr>
            <w:rFonts w:eastAsia="Calibri"/>
            <w:lang w:eastAsia="zh-CN"/>
          </w:rPr>
          <w:t>voice based chatbot</w:t>
        </w:r>
        <w:r w:rsidRPr="00294963">
          <w:rPr>
            <w:rFonts w:eastAsia="Calibri"/>
            <w:lang w:eastAsia="zh-CN"/>
          </w:rPr>
          <w:t xml:space="preserve"> has the ability of single- round conversation. A single </w:t>
        </w:r>
        <w:r w:rsidRPr="00294963">
          <w:rPr>
            <w:rFonts w:eastAsia="Calibri" w:hint="eastAsia"/>
            <w:lang w:eastAsia="zh-CN"/>
          </w:rPr>
          <w:t>turn</w:t>
        </w:r>
        <w:r w:rsidRPr="00294963">
          <w:rPr>
            <w:rFonts w:eastAsia="Calibri"/>
            <w:lang w:eastAsia="zh-CN"/>
          </w:rPr>
          <w:t xml:space="preserve"> of conversation refers to a simple question and answer. The question can be described in one sentence and does not depend on the context.</w:t>
        </w:r>
      </w:ins>
    </w:p>
    <w:p w14:paraId="419F3FBB" w14:textId="77777777" w:rsidR="00E07AF2" w:rsidRPr="00294963" w:rsidRDefault="00E07AF2" w:rsidP="00E07AF2">
      <w:pPr>
        <w:jc w:val="both"/>
        <w:rPr>
          <w:ins w:id="586" w:author="hp" w:date="2022-11-30T12:58:00Z"/>
          <w:rFonts w:eastAsia="Calibri"/>
          <w:color w:val="000000"/>
        </w:rPr>
      </w:pPr>
      <w:ins w:id="587" w:author="hp" w:date="2022-11-30T12:58:00Z">
        <w:r w:rsidRPr="00294963">
          <w:rPr>
            <w:rFonts w:eastAsia="Calibri"/>
            <w:color w:val="000000"/>
          </w:rPr>
          <w:t>Evaluation methods:</w:t>
        </w:r>
      </w:ins>
    </w:p>
    <w:p w14:paraId="155CB450" w14:textId="77777777" w:rsidR="00E07AF2" w:rsidRPr="00294963" w:rsidRDefault="00E07AF2" w:rsidP="00AB2AD5">
      <w:pPr>
        <w:numPr>
          <w:ilvl w:val="0"/>
          <w:numId w:val="50"/>
        </w:numPr>
        <w:overflowPunct w:val="0"/>
        <w:autoSpaceDE w:val="0"/>
        <w:autoSpaceDN w:val="0"/>
        <w:adjustRightInd w:val="0"/>
        <w:ind w:left="567" w:hanging="567"/>
        <w:textAlignment w:val="baseline"/>
        <w:rPr>
          <w:ins w:id="588" w:author="hp" w:date="2022-11-30T12:58:00Z"/>
          <w:rFonts w:eastAsia="Calibri"/>
          <w:color w:val="000000"/>
        </w:rPr>
      </w:pPr>
      <w:ins w:id="589" w:author="hp" w:date="2022-11-30T12:58:00Z">
        <w:r w:rsidRPr="00294963">
          <w:rPr>
            <w:rFonts w:eastAsia="Calibri" w:hint="eastAsia"/>
            <w:color w:val="000000"/>
          </w:rPr>
          <w:t>A</w:t>
        </w:r>
        <w:r w:rsidRPr="00294963">
          <w:rPr>
            <w:rFonts w:eastAsia="Calibri"/>
            <w:color w:val="000000"/>
          </w:rPr>
          <w:t xml:space="preserve"> single round of dialog test data set was used to observe the dialogue and question answering effects of</w:t>
        </w:r>
        <w:r>
          <w:rPr>
            <w:rFonts w:eastAsia="Calibri"/>
            <w:color w:val="000000"/>
          </w:rPr>
          <w:t xml:space="preserve"> the chatbot</w:t>
        </w:r>
        <w:r w:rsidRPr="00294963">
          <w:rPr>
            <w:rFonts w:eastAsia="Calibri"/>
            <w:color w:val="000000"/>
          </w:rPr>
          <w:t>.</w:t>
        </w:r>
      </w:ins>
    </w:p>
    <w:p w14:paraId="207E3090" w14:textId="77777777" w:rsidR="00E07AF2" w:rsidRPr="00294963" w:rsidRDefault="00E07AF2" w:rsidP="00AB2AD5">
      <w:pPr>
        <w:numPr>
          <w:ilvl w:val="0"/>
          <w:numId w:val="50"/>
        </w:numPr>
        <w:overflowPunct w:val="0"/>
        <w:autoSpaceDE w:val="0"/>
        <w:autoSpaceDN w:val="0"/>
        <w:adjustRightInd w:val="0"/>
        <w:ind w:left="567" w:hanging="567"/>
        <w:textAlignment w:val="baseline"/>
        <w:rPr>
          <w:ins w:id="590" w:author="hp" w:date="2022-11-30T12:58:00Z"/>
          <w:rFonts w:eastAsia="Calibri"/>
          <w:color w:val="000000"/>
        </w:rPr>
      </w:pPr>
      <w:ins w:id="591" w:author="hp" w:date="2022-11-30T12:58:00Z">
        <w:r w:rsidRPr="00294963">
          <w:rPr>
            <w:rFonts w:eastAsia="Calibri"/>
            <w:color w:val="000000"/>
          </w:rPr>
          <w:t xml:space="preserve">The recognition situation is divided </w:t>
        </w:r>
        <w:proofErr w:type="gramStart"/>
        <w:r w:rsidRPr="00294963">
          <w:rPr>
            <w:rFonts w:eastAsia="Calibri"/>
            <w:color w:val="000000"/>
          </w:rPr>
          <w:t>into:</w:t>
        </w:r>
        <w:proofErr w:type="gramEnd"/>
        <w:r w:rsidRPr="00294963">
          <w:rPr>
            <w:rFonts w:eastAsia="Calibri"/>
            <w:color w:val="000000"/>
          </w:rPr>
          <w:t xml:space="preserve"> accurate recognition, fuzzy recommendation is correct, fuzzy recommendation is wrong, not recognized;</w:t>
        </w:r>
      </w:ins>
    </w:p>
    <w:p w14:paraId="2419D370" w14:textId="77777777" w:rsidR="00E07AF2" w:rsidRPr="00294963" w:rsidRDefault="00E07AF2" w:rsidP="00AB2AD5">
      <w:pPr>
        <w:numPr>
          <w:ilvl w:val="0"/>
          <w:numId w:val="50"/>
        </w:numPr>
        <w:overflowPunct w:val="0"/>
        <w:autoSpaceDE w:val="0"/>
        <w:autoSpaceDN w:val="0"/>
        <w:adjustRightInd w:val="0"/>
        <w:ind w:left="567" w:hanging="567"/>
        <w:textAlignment w:val="baseline"/>
        <w:rPr>
          <w:ins w:id="592" w:author="hp" w:date="2022-11-30T12:58:00Z"/>
          <w:rFonts w:eastAsia="Calibri"/>
          <w:color w:val="000000"/>
        </w:rPr>
      </w:pPr>
      <w:ins w:id="593" w:author="hp" w:date="2022-11-30T12:58:00Z">
        <w:r w:rsidRPr="00294963">
          <w:rPr>
            <w:rFonts w:eastAsia="Calibri"/>
            <w:color w:val="000000"/>
          </w:rPr>
          <w:t>Accurate recognition and fuzzy recommendation are regarded as successful intention recognition, the ratio of successful recognition to total tests is intention recognition rate. The ratio of accurate recognition to total tests is the accurate recognition rate.</w:t>
        </w:r>
      </w:ins>
    </w:p>
    <w:p w14:paraId="0DD14256" w14:textId="77777777" w:rsidR="00E07AF2" w:rsidRPr="00294963" w:rsidRDefault="00E07AF2" w:rsidP="00E07AF2">
      <w:pPr>
        <w:ind w:leftChars="150" w:left="360"/>
        <w:jc w:val="both"/>
        <w:rPr>
          <w:ins w:id="594" w:author="hp" w:date="2022-11-30T12:58:00Z"/>
          <w:rFonts w:eastAsia="Yu Mincho"/>
          <w:i/>
          <w:iCs/>
          <w:color w:val="000000"/>
        </w:rPr>
      </w:pPr>
      <m:oMathPara>
        <m:oMath>
          <m:r>
            <w:ins w:id="595" w:author="hp" w:date="2022-11-30T12:58:00Z">
              <w:rPr>
                <w:rFonts w:ascii="Cambria Math" w:eastAsia="Calibri" w:hAnsi="Cambria Math"/>
                <w:color w:val="000000"/>
              </w:rPr>
              <m:t xml:space="preserve">Intent Recognition Rate= </m:t>
            </w:ins>
          </m:r>
          <m:f>
            <m:fPr>
              <m:ctrlPr>
                <w:ins w:id="596" w:author="hp" w:date="2022-11-30T12:58:00Z">
                  <w:rPr>
                    <w:rFonts w:ascii="Cambria Math" w:eastAsia="Calibri" w:hAnsi="Cambria Math"/>
                    <w:i/>
                    <w:iCs/>
                    <w:color w:val="000000"/>
                  </w:rPr>
                </w:ins>
              </m:ctrlPr>
            </m:fPr>
            <m:num>
              <m:sSub>
                <m:sSubPr>
                  <m:ctrlPr>
                    <w:ins w:id="597" w:author="hp" w:date="2022-11-30T12:58:00Z">
                      <w:rPr>
                        <w:rFonts w:ascii="Cambria Math" w:eastAsia="Calibri" w:hAnsi="Cambria Math"/>
                        <w:i/>
                        <w:color w:val="000000"/>
                      </w:rPr>
                    </w:ins>
                  </m:ctrlPr>
                </m:sSubPr>
                <m:e>
                  <m:r>
                    <w:ins w:id="598" w:author="hp" w:date="2022-11-30T12:58:00Z">
                      <w:rPr>
                        <w:rFonts w:ascii="Cambria Math" w:eastAsia="Calibri" w:hAnsi="Cambria Math"/>
                        <w:color w:val="000000"/>
                      </w:rPr>
                      <m:t>NT</m:t>
                    </w:ins>
                  </m:r>
                </m:e>
                <m:sub>
                  <m:r>
                    <w:ins w:id="599" w:author="hp" w:date="2022-11-30T12:58:00Z">
                      <w:rPr>
                        <w:rFonts w:ascii="Cambria Math" w:eastAsia="Calibri" w:hAnsi="Cambria Math"/>
                        <w:color w:val="000000"/>
                      </w:rPr>
                      <m:t>true&amp;vague</m:t>
                    </w:ins>
                  </m:r>
                </m:sub>
              </m:sSub>
            </m:num>
            <m:den>
              <m:sSub>
                <m:sSubPr>
                  <m:ctrlPr>
                    <w:ins w:id="600" w:author="hp" w:date="2022-11-30T12:58:00Z">
                      <w:rPr>
                        <w:rFonts w:ascii="Cambria Math" w:eastAsia="Calibri" w:hAnsi="Cambria Math"/>
                        <w:i/>
                        <w:color w:val="000000"/>
                      </w:rPr>
                    </w:ins>
                  </m:ctrlPr>
                </m:sSubPr>
                <m:e>
                  <m:r>
                    <w:ins w:id="601" w:author="hp" w:date="2022-11-30T12:58:00Z">
                      <w:rPr>
                        <w:rFonts w:ascii="Cambria Math" w:eastAsia="Calibri" w:hAnsi="Cambria Math"/>
                        <w:color w:val="000000"/>
                      </w:rPr>
                      <m:t>NT</m:t>
                    </w:ins>
                  </m:r>
                </m:e>
                <m:sub>
                  <m:r>
                    <w:ins w:id="602" w:author="hp" w:date="2022-11-30T12:58:00Z">
                      <w:rPr>
                        <w:rFonts w:ascii="Cambria Math" w:eastAsia="Calibri" w:hAnsi="Cambria Math"/>
                        <w:color w:val="000000"/>
                      </w:rPr>
                      <m:t>total</m:t>
                    </w:ins>
                  </m:r>
                </m:sub>
              </m:sSub>
            </m:den>
          </m:f>
        </m:oMath>
      </m:oMathPara>
    </w:p>
    <w:p w14:paraId="2FEA9E22" w14:textId="77777777" w:rsidR="00E07AF2" w:rsidRPr="00294963" w:rsidRDefault="00EB4498" w:rsidP="00E07AF2">
      <w:pPr>
        <w:ind w:leftChars="150" w:left="360"/>
        <w:jc w:val="both"/>
        <w:rPr>
          <w:ins w:id="603" w:author="hp" w:date="2022-11-30T12:58:00Z"/>
          <w:rFonts w:eastAsia="Yu Mincho"/>
          <w:i/>
          <w:color w:val="000000"/>
        </w:rPr>
      </w:pPr>
      <m:oMathPara>
        <m:oMath>
          <m:sSub>
            <m:sSubPr>
              <m:ctrlPr>
                <w:ins w:id="604" w:author="hp" w:date="2022-11-30T12:58:00Z">
                  <w:rPr>
                    <w:rFonts w:ascii="Cambria Math" w:eastAsia="Calibri" w:hAnsi="Cambria Math"/>
                    <w:i/>
                    <w:color w:val="000000"/>
                  </w:rPr>
                </w:ins>
              </m:ctrlPr>
            </m:sSubPr>
            <m:e>
              <m:r>
                <w:ins w:id="605" w:author="hp" w:date="2022-11-30T12:58:00Z">
                  <w:rPr>
                    <w:rFonts w:ascii="Cambria Math" w:eastAsia="Calibri" w:hAnsi="Cambria Math"/>
                    <w:color w:val="000000"/>
                  </w:rPr>
                  <m:t>NT</m:t>
                </w:ins>
              </m:r>
            </m:e>
            <m:sub>
              <m:r>
                <w:ins w:id="606" w:author="hp" w:date="2022-11-30T12:58:00Z">
                  <w:rPr>
                    <w:rFonts w:ascii="Cambria Math" w:eastAsia="Calibri" w:hAnsi="Cambria Math"/>
                    <w:color w:val="000000"/>
                  </w:rPr>
                  <m:t>true&amp;vague</m:t>
                </w:ins>
              </m:r>
            </m:sub>
          </m:sSub>
          <m:r>
            <w:ins w:id="607" w:author="hp" w:date="2022-11-30T12:58:00Z">
              <w:rPr>
                <w:rFonts w:ascii="Cambria Math" w:eastAsia="Calibri" w:hAnsi="Cambria Math"/>
                <w:color w:val="000000"/>
              </w:rPr>
              <m:t>:Accurately identify or indistinctly recommend the correct quantity</m:t>
            </w:ins>
          </m:r>
        </m:oMath>
      </m:oMathPara>
    </w:p>
    <w:p w14:paraId="56C13D5D" w14:textId="77777777" w:rsidR="00E07AF2" w:rsidRPr="00294963" w:rsidRDefault="00EB4498" w:rsidP="00E07AF2">
      <w:pPr>
        <w:ind w:leftChars="150" w:left="360"/>
        <w:jc w:val="both"/>
        <w:rPr>
          <w:ins w:id="608" w:author="hp" w:date="2022-11-30T12:58:00Z"/>
          <w:rFonts w:eastAsia="Yu Mincho"/>
          <w:i/>
          <w:iCs/>
          <w:color w:val="000000"/>
        </w:rPr>
      </w:pPr>
      <m:oMathPara>
        <m:oMath>
          <m:sSub>
            <m:sSubPr>
              <m:ctrlPr>
                <w:ins w:id="609" w:author="hp" w:date="2022-11-30T12:58:00Z">
                  <w:rPr>
                    <w:rFonts w:ascii="Cambria Math" w:eastAsia="Calibri" w:hAnsi="Cambria Math"/>
                    <w:i/>
                    <w:color w:val="000000"/>
                  </w:rPr>
                </w:ins>
              </m:ctrlPr>
            </m:sSubPr>
            <m:e>
              <m:r>
                <w:ins w:id="610" w:author="hp" w:date="2022-11-30T12:58:00Z">
                  <w:rPr>
                    <w:rFonts w:ascii="Cambria Math" w:eastAsia="Calibri" w:hAnsi="Cambria Math"/>
                    <w:color w:val="000000"/>
                  </w:rPr>
                  <m:t>NT</m:t>
                </w:ins>
              </m:r>
            </m:e>
            <m:sub>
              <m:r>
                <w:ins w:id="611" w:author="hp" w:date="2022-11-30T12:58:00Z">
                  <w:rPr>
                    <w:rFonts w:ascii="Cambria Math" w:eastAsia="Calibri" w:hAnsi="Cambria Math"/>
                    <w:color w:val="000000"/>
                  </w:rPr>
                  <m:t>total</m:t>
                </w:ins>
              </m:r>
            </m:sub>
          </m:sSub>
          <m:r>
            <w:ins w:id="612" w:author="hp" w:date="2022-11-30T12:58:00Z">
              <w:rPr>
                <w:rFonts w:ascii="Cambria Math" w:eastAsia="Calibri" w:hAnsi="Cambria Math"/>
                <w:color w:val="000000"/>
              </w:rPr>
              <m:t>:Total task</m:t>
            </w:ins>
          </m:r>
        </m:oMath>
      </m:oMathPara>
    </w:p>
    <w:p w14:paraId="4E5C0FC5" w14:textId="77777777" w:rsidR="00E07AF2" w:rsidRPr="00294963" w:rsidRDefault="00E07AF2" w:rsidP="00E07AF2">
      <w:pPr>
        <w:ind w:leftChars="75" w:left="180"/>
        <w:jc w:val="both"/>
        <w:rPr>
          <w:ins w:id="613" w:author="hp" w:date="2022-11-30T12:58:00Z"/>
          <w:rFonts w:eastAsia="MS Mincho"/>
          <w:i/>
          <w:iCs/>
          <w:color w:val="000000"/>
        </w:rPr>
      </w:pPr>
      <m:oMathPara>
        <m:oMath>
          <m:r>
            <w:ins w:id="614" w:author="hp" w:date="2022-11-30T12:58:00Z">
              <w:rPr>
                <w:rFonts w:ascii="Cambria Math" w:eastAsia="Calibri" w:hAnsi="Cambria Math"/>
                <w:color w:val="000000"/>
              </w:rPr>
              <m:t xml:space="preserve">Accurate Recognition Rate= </m:t>
            </w:ins>
          </m:r>
          <m:f>
            <m:fPr>
              <m:ctrlPr>
                <w:ins w:id="615" w:author="hp" w:date="2022-11-30T12:58:00Z">
                  <w:rPr>
                    <w:rFonts w:ascii="Cambria Math" w:eastAsia="Calibri" w:hAnsi="Cambria Math"/>
                    <w:i/>
                    <w:iCs/>
                    <w:color w:val="000000"/>
                  </w:rPr>
                </w:ins>
              </m:ctrlPr>
            </m:fPr>
            <m:num>
              <m:sSub>
                <m:sSubPr>
                  <m:ctrlPr>
                    <w:ins w:id="616" w:author="hp" w:date="2022-11-30T12:58:00Z">
                      <w:rPr>
                        <w:rFonts w:ascii="Cambria Math" w:eastAsia="Calibri" w:hAnsi="Cambria Math"/>
                        <w:i/>
                        <w:color w:val="000000"/>
                      </w:rPr>
                    </w:ins>
                  </m:ctrlPr>
                </m:sSubPr>
                <m:e>
                  <m:r>
                    <w:ins w:id="617" w:author="hp" w:date="2022-11-30T12:58:00Z">
                      <w:rPr>
                        <w:rFonts w:ascii="Cambria Math" w:eastAsia="Calibri" w:hAnsi="Cambria Math"/>
                        <w:color w:val="000000"/>
                      </w:rPr>
                      <m:t>NT</m:t>
                    </w:ins>
                  </m:r>
                </m:e>
                <m:sub>
                  <m:r>
                    <w:ins w:id="618" w:author="hp" w:date="2022-11-30T12:58:00Z">
                      <w:rPr>
                        <w:rFonts w:ascii="Cambria Math" w:eastAsia="Calibri" w:hAnsi="Cambria Math"/>
                        <w:color w:val="000000"/>
                      </w:rPr>
                      <m:t>true</m:t>
                    </w:ins>
                  </m:r>
                </m:sub>
              </m:sSub>
              <m:r>
                <w:ins w:id="619" w:author="hp" w:date="2022-11-30T12:58:00Z">
                  <w:rPr>
                    <w:rFonts w:ascii="Cambria Math" w:eastAsia="Calibri" w:hAnsi="Cambria Math"/>
                    <w:color w:val="000000"/>
                  </w:rPr>
                  <m:t xml:space="preserve"> </m:t>
                </w:ins>
              </m:r>
            </m:num>
            <m:den>
              <m:sSub>
                <m:sSubPr>
                  <m:ctrlPr>
                    <w:ins w:id="620" w:author="hp" w:date="2022-11-30T12:58:00Z">
                      <w:rPr>
                        <w:rFonts w:ascii="Cambria Math" w:eastAsia="Calibri" w:hAnsi="Cambria Math"/>
                        <w:i/>
                        <w:color w:val="000000"/>
                      </w:rPr>
                    </w:ins>
                  </m:ctrlPr>
                </m:sSubPr>
                <m:e>
                  <m:r>
                    <w:ins w:id="621" w:author="hp" w:date="2022-11-30T12:58:00Z">
                      <w:rPr>
                        <w:rFonts w:ascii="Cambria Math" w:eastAsia="Calibri" w:hAnsi="Cambria Math"/>
                        <w:color w:val="000000"/>
                      </w:rPr>
                      <m:t>NT</m:t>
                    </w:ins>
                  </m:r>
                </m:e>
                <m:sub>
                  <m:r>
                    <w:ins w:id="622" w:author="hp" w:date="2022-11-30T12:58:00Z">
                      <w:rPr>
                        <w:rFonts w:ascii="Cambria Math" w:eastAsia="Calibri" w:hAnsi="Cambria Math"/>
                        <w:color w:val="000000"/>
                      </w:rPr>
                      <m:t>total</m:t>
                    </w:ins>
                  </m:r>
                </m:sub>
              </m:sSub>
            </m:den>
          </m:f>
        </m:oMath>
      </m:oMathPara>
    </w:p>
    <w:p w14:paraId="3CD5E37D" w14:textId="77777777" w:rsidR="00E07AF2" w:rsidRPr="00AB2AD5" w:rsidRDefault="00EB4498" w:rsidP="00E07AF2">
      <w:pPr>
        <w:jc w:val="both"/>
        <w:rPr>
          <w:ins w:id="623" w:author="hp" w:date="2022-11-30T12:58:00Z"/>
          <w:rFonts w:eastAsia="MS Mincho"/>
          <w:i/>
          <w:iCs/>
          <w:color w:val="000000"/>
          <w:lang w:eastAsia="zh-CN"/>
        </w:rPr>
      </w:pPr>
      <m:oMathPara>
        <m:oMath>
          <m:sSub>
            <m:sSubPr>
              <m:ctrlPr>
                <w:ins w:id="624" w:author="hp" w:date="2022-11-30T12:58:00Z">
                  <w:rPr>
                    <w:rFonts w:ascii="Cambria Math" w:eastAsia="Calibri" w:hAnsi="Cambria Math"/>
                    <w:i/>
                    <w:color w:val="000000"/>
                  </w:rPr>
                </w:ins>
              </m:ctrlPr>
            </m:sSubPr>
            <m:e>
              <m:r>
                <w:ins w:id="625" w:author="hp" w:date="2022-11-30T12:58:00Z">
                  <w:rPr>
                    <w:rFonts w:ascii="Cambria Math" w:eastAsia="Calibri" w:hAnsi="Cambria Math"/>
                    <w:color w:val="000000"/>
                  </w:rPr>
                  <m:t>NT</m:t>
                </w:ins>
              </m:r>
            </m:e>
            <m:sub>
              <m:r>
                <w:ins w:id="626" w:author="hp" w:date="2022-11-30T12:58:00Z">
                  <w:rPr>
                    <w:rFonts w:ascii="Cambria Math" w:eastAsia="Calibri" w:hAnsi="Cambria Math"/>
                    <w:color w:val="000000"/>
                  </w:rPr>
                  <m:t>true</m:t>
                </w:ins>
              </m:r>
            </m:sub>
          </m:sSub>
          <m:r>
            <w:ins w:id="627" w:author="hp" w:date="2022-11-30T12:58:00Z">
              <w:rPr>
                <w:rFonts w:ascii="Cambria Math" w:eastAsia="Calibri" w:hAnsi="Cambria Math"/>
                <w:color w:val="000000"/>
              </w:rPr>
              <m:t>:The number of accurate identifications.</m:t>
            </w:ins>
          </m:r>
        </m:oMath>
      </m:oMathPara>
    </w:p>
    <w:p w14:paraId="748513F7" w14:textId="77777777" w:rsidR="00403AAA" w:rsidRPr="00CA2344" w:rsidRDefault="00403AAA" w:rsidP="00AB2AD5">
      <w:pPr>
        <w:spacing w:before="0"/>
        <w:textAlignment w:val="baseline"/>
        <w:rPr>
          <w:ins w:id="628" w:author="Piyush Chetiya" w:date="2022-11-27T19:34:00Z"/>
          <w:rFonts w:ascii="inherit" w:eastAsia="Times New Roman" w:hAnsi="inherit" w:cs="Segoe UI"/>
          <w:lang w:eastAsia="en-GB"/>
        </w:rPr>
      </w:pPr>
    </w:p>
    <w:p w14:paraId="305BD79A" w14:textId="0B7706F2" w:rsidR="00E07AF2" w:rsidRPr="00294963" w:rsidRDefault="00E07AF2" w:rsidP="00E07AF2">
      <w:pPr>
        <w:pStyle w:val="Heading2"/>
        <w:rPr>
          <w:ins w:id="629" w:author="hp" w:date="2022-11-30T12:59:00Z"/>
          <w:rFonts w:eastAsia="Calibri"/>
        </w:rPr>
      </w:pPr>
      <w:ins w:id="630" w:author="hp" w:date="2022-11-30T12:59:00Z">
        <w:r>
          <w:t>1</w:t>
        </w:r>
      </w:ins>
      <w:r w:rsidR="00637300">
        <w:t>4</w:t>
      </w:r>
      <w:ins w:id="631" w:author="hp" w:date="2022-11-30T12:59:00Z">
        <w:r>
          <w:t>.3</w:t>
        </w:r>
      </w:ins>
      <w:r w:rsidR="009B72B3">
        <w:tab/>
      </w:r>
      <w:proofErr w:type="gramStart"/>
      <w:ins w:id="632" w:author="hp" w:date="2022-11-30T12:59:00Z">
        <w:r w:rsidRPr="00294963">
          <w:rPr>
            <w:rFonts w:eastAsia="Calibri"/>
          </w:rPr>
          <w:t>Multi-round</w:t>
        </w:r>
        <w:proofErr w:type="gramEnd"/>
        <w:r w:rsidRPr="00294963">
          <w:rPr>
            <w:rFonts w:eastAsia="Calibri"/>
          </w:rPr>
          <w:t xml:space="preserve"> dialogue</w:t>
        </w:r>
      </w:ins>
    </w:p>
    <w:p w14:paraId="4E6B05F0" w14:textId="77777777" w:rsidR="00E07AF2" w:rsidRPr="00294963" w:rsidRDefault="00E07AF2" w:rsidP="00E07AF2">
      <w:pPr>
        <w:jc w:val="both"/>
        <w:rPr>
          <w:ins w:id="633" w:author="hp" w:date="2022-11-30T12:59:00Z"/>
          <w:rFonts w:eastAsia="Calibri"/>
          <w:lang w:eastAsia="zh-CN"/>
        </w:rPr>
      </w:pPr>
      <w:ins w:id="634" w:author="hp" w:date="2022-11-30T12:59:00Z">
        <w:r w:rsidRPr="00294963">
          <w:rPr>
            <w:rFonts w:eastAsia="Calibri"/>
            <w:lang w:eastAsia="zh-CN"/>
          </w:rPr>
          <w:t>This indicator is to evaluate the ability of</w:t>
        </w:r>
        <w:r>
          <w:rPr>
            <w:rFonts w:eastAsia="Calibri"/>
            <w:lang w:eastAsia="zh-CN"/>
          </w:rPr>
          <w:t xml:space="preserve"> the chatbot</w:t>
        </w:r>
        <w:r w:rsidRPr="00294963">
          <w:rPr>
            <w:rFonts w:eastAsia="Calibri"/>
            <w:lang w:eastAsia="zh-CN"/>
          </w:rPr>
          <w:t xml:space="preserve"> to support multiple </w:t>
        </w:r>
        <w:r w:rsidRPr="00294963">
          <w:rPr>
            <w:rFonts w:eastAsia="Calibri" w:hint="eastAsia"/>
            <w:lang w:eastAsia="zh-CN"/>
          </w:rPr>
          <w:t>turn</w:t>
        </w:r>
        <w:r w:rsidRPr="00294963">
          <w:rPr>
            <w:rFonts w:eastAsia="Calibri"/>
            <w:lang w:eastAsia="zh-CN"/>
          </w:rPr>
          <w:t xml:space="preserve">s of dialogue. In the customer service scenario, many problems cannot be solved by simple question and answer in a single </w:t>
        </w:r>
        <w:r w:rsidRPr="00294963">
          <w:rPr>
            <w:rFonts w:eastAsia="Calibri" w:hint="eastAsia"/>
            <w:lang w:eastAsia="zh-CN"/>
          </w:rPr>
          <w:t>turn</w:t>
        </w:r>
        <w:r w:rsidRPr="00294963">
          <w:rPr>
            <w:rFonts w:eastAsia="Calibri"/>
            <w:lang w:eastAsia="zh-CN"/>
          </w:rPr>
          <w:t xml:space="preserve"> of conversation. When the user's needs are more complex and may need to be presented in multiple </w:t>
        </w:r>
        <w:r w:rsidRPr="00294963">
          <w:rPr>
            <w:rFonts w:eastAsia="Calibri" w:hint="eastAsia"/>
            <w:lang w:eastAsia="zh-CN"/>
          </w:rPr>
          <w:t>turn</w:t>
        </w:r>
        <w:r w:rsidRPr="00294963">
          <w:rPr>
            <w:rFonts w:eastAsia="Calibri"/>
            <w:lang w:eastAsia="zh-CN"/>
          </w:rPr>
          <w:t>s, the machine can help the user find satisfactory results by asking, clarifying, or confirming. Such a round-trip interactive session is called the</w:t>
        </w:r>
        <w:del w:id="635" w:author="孟 悦" w:date="2022-09-21T22:14:00Z">
          <w:r w:rsidRPr="00294963" w:rsidDel="00C439D9">
            <w:rPr>
              <w:rFonts w:eastAsia="Calibri"/>
              <w:lang w:eastAsia="zh-CN"/>
            </w:rPr>
            <w:delText>a</w:delText>
          </w:r>
        </w:del>
        <w:r w:rsidRPr="00294963">
          <w:rPr>
            <w:rFonts w:eastAsia="Calibri"/>
            <w:lang w:eastAsia="zh-CN"/>
          </w:rPr>
          <w:t xml:space="preserve"> multi-round dialogue.</w:t>
        </w:r>
      </w:ins>
    </w:p>
    <w:p w14:paraId="7ACF9D9A" w14:textId="77777777" w:rsidR="00E07AF2" w:rsidRPr="00294963" w:rsidRDefault="00E07AF2" w:rsidP="00E07AF2">
      <w:pPr>
        <w:jc w:val="both"/>
        <w:rPr>
          <w:ins w:id="636" w:author="hp" w:date="2022-11-30T12:59:00Z"/>
          <w:rFonts w:eastAsia="Calibri"/>
          <w:color w:val="000000"/>
        </w:rPr>
      </w:pPr>
      <w:ins w:id="637" w:author="hp" w:date="2022-11-30T12:59:00Z">
        <w:r w:rsidRPr="00294963">
          <w:rPr>
            <w:rFonts w:eastAsia="Calibri"/>
            <w:color w:val="000000"/>
          </w:rPr>
          <w:t>Evaluation methods:</w:t>
        </w:r>
      </w:ins>
    </w:p>
    <w:p w14:paraId="09DE1FD9" w14:textId="3C29C162" w:rsidR="00E07AF2" w:rsidRPr="00294963" w:rsidRDefault="00E07AF2" w:rsidP="00AB2AD5">
      <w:pPr>
        <w:numPr>
          <w:ilvl w:val="0"/>
          <w:numId w:val="51"/>
        </w:numPr>
        <w:overflowPunct w:val="0"/>
        <w:autoSpaceDE w:val="0"/>
        <w:autoSpaceDN w:val="0"/>
        <w:adjustRightInd w:val="0"/>
        <w:ind w:left="567" w:hanging="567"/>
        <w:textAlignment w:val="baseline"/>
        <w:rPr>
          <w:ins w:id="638" w:author="hp" w:date="2022-11-30T12:59:00Z"/>
          <w:rFonts w:eastAsia="Calibri"/>
          <w:color w:val="000000"/>
        </w:rPr>
      </w:pPr>
      <w:ins w:id="639" w:author="hp" w:date="2022-11-30T12:59:00Z">
        <w:r w:rsidRPr="00294963">
          <w:rPr>
            <w:rFonts w:eastAsia="Calibri"/>
            <w:color w:val="000000"/>
          </w:rPr>
          <w:lastRenderedPageBreak/>
          <w:t xml:space="preserve">Use multiple rounds of dialogue to test the data sets. Before the </w:t>
        </w:r>
      </w:ins>
      <w:proofErr w:type="gramStart"/>
      <w:ins w:id="640" w:author="hp" w:date="2022-11-30T13:00:00Z">
        <w:r>
          <w:rPr>
            <w:rFonts w:eastAsia="Calibri"/>
            <w:color w:val="000000"/>
          </w:rPr>
          <w:t xml:space="preserve">chatbot </w:t>
        </w:r>
      </w:ins>
      <w:ins w:id="641" w:author="hp" w:date="2022-11-30T12:59:00Z">
        <w:r w:rsidRPr="00294963">
          <w:rPr>
            <w:rFonts w:eastAsia="Calibri"/>
            <w:color w:val="000000"/>
          </w:rPr>
          <w:t xml:space="preserve"> gives</w:t>
        </w:r>
        <w:proofErr w:type="gramEnd"/>
        <w:r w:rsidRPr="00294963">
          <w:rPr>
            <w:rFonts w:eastAsia="Calibri"/>
            <w:color w:val="000000"/>
          </w:rPr>
          <w:t xml:space="preserve"> the user</w:t>
        </w:r>
      </w:ins>
      <w:r w:rsidR="00C06AB6">
        <w:rPr>
          <w:rFonts w:eastAsia="Calibri"/>
          <w:color w:val="000000"/>
        </w:rPr>
        <w:t xml:space="preserve"> </w:t>
      </w:r>
      <w:ins w:id="642" w:author="hp" w:date="2022-11-30T12:59:00Z">
        <w:r w:rsidRPr="00294963">
          <w:rPr>
            <w:rFonts w:eastAsia="Calibri"/>
            <w:color w:val="000000"/>
          </w:rPr>
          <w:t>accurate results, the system will ask diverging questions, add details and repeatedly ask</w:t>
        </w:r>
      </w:ins>
      <w:r w:rsidR="00C06AB6">
        <w:rPr>
          <w:rFonts w:eastAsia="Calibri"/>
          <w:color w:val="000000"/>
        </w:rPr>
        <w:t xml:space="preserve"> </w:t>
      </w:r>
      <w:ins w:id="643" w:author="hp" w:date="2022-11-30T12:59:00Z">
        <w:r w:rsidRPr="00294963">
          <w:rPr>
            <w:rFonts w:eastAsia="Calibri"/>
            <w:color w:val="000000"/>
          </w:rPr>
          <w:t>questions based on the results to see whether it can be accurately identified;</w:t>
        </w:r>
      </w:ins>
    </w:p>
    <w:p w14:paraId="297887E6" w14:textId="77777777" w:rsidR="00E07AF2" w:rsidRPr="00294963" w:rsidRDefault="00E07AF2" w:rsidP="00E07AF2">
      <w:pPr>
        <w:numPr>
          <w:ilvl w:val="0"/>
          <w:numId w:val="51"/>
        </w:numPr>
        <w:overflowPunct w:val="0"/>
        <w:autoSpaceDE w:val="0"/>
        <w:autoSpaceDN w:val="0"/>
        <w:adjustRightInd w:val="0"/>
        <w:ind w:left="567" w:hanging="567"/>
        <w:textAlignment w:val="baseline"/>
        <w:rPr>
          <w:ins w:id="644" w:author="hp" w:date="2022-11-30T12:59:00Z"/>
          <w:rFonts w:eastAsia="Calibri"/>
          <w:color w:val="000000"/>
        </w:rPr>
      </w:pPr>
      <w:ins w:id="645" w:author="hp" w:date="2022-11-30T12:59:00Z">
        <w:r w:rsidRPr="00294963">
          <w:rPr>
            <w:rFonts w:eastAsia="Calibri"/>
            <w:color w:val="000000"/>
          </w:rPr>
          <w:t xml:space="preserve">Multiple rounds of test data sets covering 2-4 </w:t>
        </w:r>
        <w:proofErr w:type="gramStart"/>
        <w:r w:rsidRPr="00294963">
          <w:rPr>
            <w:rFonts w:eastAsia="Calibri"/>
            <w:color w:val="000000"/>
          </w:rPr>
          <w:t>rounds;</w:t>
        </w:r>
        <w:proofErr w:type="gramEnd"/>
      </w:ins>
    </w:p>
    <w:p w14:paraId="100241A6" w14:textId="77777777" w:rsidR="00E07AF2" w:rsidRPr="00294963" w:rsidRDefault="00E07AF2" w:rsidP="00E07AF2">
      <w:pPr>
        <w:numPr>
          <w:ilvl w:val="0"/>
          <w:numId w:val="51"/>
        </w:numPr>
        <w:overflowPunct w:val="0"/>
        <w:autoSpaceDE w:val="0"/>
        <w:autoSpaceDN w:val="0"/>
        <w:adjustRightInd w:val="0"/>
        <w:ind w:left="567" w:hanging="567"/>
        <w:textAlignment w:val="baseline"/>
        <w:rPr>
          <w:ins w:id="646" w:author="hp" w:date="2022-11-30T12:59:00Z"/>
          <w:rFonts w:eastAsia="Calibri"/>
          <w:color w:val="000000"/>
        </w:rPr>
      </w:pPr>
      <w:ins w:id="647" w:author="hp" w:date="2022-11-30T12:59:00Z">
        <w:r w:rsidRPr="00294963">
          <w:rPr>
            <w:rFonts w:eastAsia="Calibri"/>
            <w:color w:val="000000"/>
          </w:rPr>
          <w:t xml:space="preserve">All rounds of multiple dialogues were successfully identified as task completion, and the ratio of test data volume to task completion </w:t>
        </w:r>
        <w:proofErr w:type="gramStart"/>
        <w:r w:rsidRPr="00294963">
          <w:rPr>
            <w:rFonts w:eastAsia="Calibri"/>
            <w:color w:val="000000"/>
          </w:rPr>
          <w:t>rate;</w:t>
        </w:r>
        <w:proofErr w:type="gramEnd"/>
      </w:ins>
    </w:p>
    <w:p w14:paraId="419D2E88" w14:textId="77777777" w:rsidR="00E07AF2" w:rsidRPr="00294963" w:rsidRDefault="00E07AF2" w:rsidP="00E07AF2">
      <w:pPr>
        <w:ind w:leftChars="150" w:left="360"/>
        <w:jc w:val="both"/>
        <w:rPr>
          <w:ins w:id="648" w:author="hp" w:date="2022-11-30T12:59:00Z"/>
          <w:rFonts w:eastAsia="MS Mincho"/>
          <w:i/>
          <w:iCs/>
          <w:color w:val="000000"/>
        </w:rPr>
      </w:pPr>
      <m:oMathPara>
        <m:oMath>
          <m:r>
            <w:ins w:id="649" w:author="hp" w:date="2022-11-30T12:59:00Z">
              <w:rPr>
                <w:rFonts w:ascii="Cambria Math" w:eastAsia="Calibri" w:hAnsi="Cambria Math"/>
                <w:color w:val="000000"/>
              </w:rPr>
              <m:t xml:space="preserve">Task Completion Rate= </m:t>
            </w:ins>
          </m:r>
          <m:f>
            <m:fPr>
              <m:ctrlPr>
                <w:ins w:id="650" w:author="hp" w:date="2022-11-30T12:59:00Z">
                  <w:rPr>
                    <w:rFonts w:ascii="Cambria Math" w:eastAsia="Calibri" w:hAnsi="Cambria Math"/>
                    <w:i/>
                    <w:iCs/>
                    <w:color w:val="000000"/>
                  </w:rPr>
                </w:ins>
              </m:ctrlPr>
            </m:fPr>
            <m:num>
              <m:sSub>
                <m:sSubPr>
                  <m:ctrlPr>
                    <w:ins w:id="651" w:author="hp" w:date="2022-11-30T12:59:00Z">
                      <w:rPr>
                        <w:rFonts w:ascii="Cambria Math" w:eastAsia="Calibri" w:hAnsi="Cambria Math"/>
                        <w:i/>
                        <w:color w:val="000000"/>
                      </w:rPr>
                    </w:ins>
                  </m:ctrlPr>
                </m:sSubPr>
                <m:e>
                  <m:r>
                    <w:ins w:id="652" w:author="hp" w:date="2022-11-30T12:59:00Z">
                      <w:rPr>
                        <w:rFonts w:ascii="Cambria Math" w:eastAsia="Calibri" w:hAnsi="Cambria Math"/>
                        <w:color w:val="000000"/>
                      </w:rPr>
                      <m:t>T</m:t>
                    </w:ins>
                  </m:r>
                </m:e>
                <m:sub>
                  <m:r>
                    <w:ins w:id="653" w:author="hp" w:date="2022-11-30T12:59:00Z">
                      <w:rPr>
                        <w:rFonts w:ascii="Cambria Math" w:eastAsia="Calibri" w:hAnsi="Cambria Math"/>
                        <w:color w:val="000000"/>
                      </w:rPr>
                      <m:t>completed</m:t>
                    </w:ins>
                  </m:r>
                </m:sub>
              </m:sSub>
            </m:num>
            <m:den>
              <m:sSub>
                <m:sSubPr>
                  <m:ctrlPr>
                    <w:ins w:id="654" w:author="hp" w:date="2022-11-30T12:59:00Z">
                      <w:rPr>
                        <w:rFonts w:ascii="Cambria Math" w:eastAsia="Calibri" w:hAnsi="Cambria Math"/>
                        <w:i/>
                        <w:color w:val="000000"/>
                      </w:rPr>
                    </w:ins>
                  </m:ctrlPr>
                </m:sSubPr>
                <m:e>
                  <m:r>
                    <w:ins w:id="655" w:author="hp" w:date="2022-11-30T12:59:00Z">
                      <w:rPr>
                        <w:rFonts w:ascii="Cambria Math" w:eastAsia="Calibri" w:hAnsi="Cambria Math"/>
                        <w:color w:val="000000"/>
                      </w:rPr>
                      <m:t>T</m:t>
                    </w:ins>
                  </m:r>
                </m:e>
                <m:sub>
                  <m:r>
                    <w:ins w:id="656" w:author="hp" w:date="2022-11-30T12:59:00Z">
                      <w:rPr>
                        <w:rFonts w:ascii="Cambria Math" w:eastAsia="Calibri" w:hAnsi="Cambria Math"/>
                        <w:color w:val="000000"/>
                      </w:rPr>
                      <m:t>total</m:t>
                    </w:ins>
                  </m:r>
                </m:sub>
              </m:sSub>
            </m:den>
          </m:f>
        </m:oMath>
      </m:oMathPara>
    </w:p>
    <w:p w14:paraId="460EFE35" w14:textId="77777777" w:rsidR="00E07AF2" w:rsidRPr="00294963" w:rsidRDefault="00EB4498" w:rsidP="00E07AF2">
      <w:pPr>
        <w:ind w:leftChars="150" w:left="360"/>
        <w:jc w:val="both"/>
        <w:rPr>
          <w:ins w:id="657" w:author="hp" w:date="2022-11-30T12:59:00Z"/>
          <w:rFonts w:eastAsia="MS Mincho"/>
          <w:i/>
          <w:color w:val="000000"/>
        </w:rPr>
      </w:pPr>
      <m:oMathPara>
        <m:oMath>
          <m:sSub>
            <m:sSubPr>
              <m:ctrlPr>
                <w:ins w:id="658" w:author="hp" w:date="2022-11-30T12:59:00Z">
                  <w:rPr>
                    <w:rFonts w:ascii="Cambria Math" w:eastAsia="Calibri" w:hAnsi="Cambria Math"/>
                    <w:i/>
                    <w:color w:val="000000"/>
                  </w:rPr>
                </w:ins>
              </m:ctrlPr>
            </m:sSubPr>
            <m:e>
              <m:r>
                <w:ins w:id="659" w:author="hp" w:date="2022-11-30T12:59:00Z">
                  <w:rPr>
                    <w:rFonts w:ascii="Cambria Math" w:eastAsia="Calibri" w:hAnsi="Cambria Math"/>
                    <w:color w:val="000000"/>
                  </w:rPr>
                  <m:t>T</m:t>
                </w:ins>
              </m:r>
            </m:e>
            <m:sub>
              <m:r>
                <w:ins w:id="660" w:author="hp" w:date="2022-11-30T12:59:00Z">
                  <w:rPr>
                    <w:rFonts w:ascii="Cambria Math" w:eastAsia="Calibri" w:hAnsi="Cambria Math"/>
                    <w:color w:val="000000"/>
                  </w:rPr>
                  <m:t>completed</m:t>
                </w:ins>
              </m:r>
            </m:sub>
          </m:sSub>
          <m:r>
            <w:ins w:id="661" w:author="hp" w:date="2022-11-30T12:59:00Z">
              <w:rPr>
                <w:rFonts w:ascii="Cambria Math" w:eastAsia="Calibri" w:hAnsi="Cambria Math"/>
                <w:color w:val="000000"/>
              </w:rPr>
              <m:t>:the number of completed task.</m:t>
            </w:ins>
          </m:r>
        </m:oMath>
      </m:oMathPara>
    </w:p>
    <w:p w14:paraId="483B192F" w14:textId="77777777" w:rsidR="00E07AF2" w:rsidRPr="00AB2AD5" w:rsidRDefault="00EB4498" w:rsidP="00E07AF2">
      <w:pPr>
        <w:ind w:leftChars="150" w:left="360"/>
        <w:jc w:val="both"/>
        <w:rPr>
          <w:ins w:id="662" w:author="hp" w:date="2022-11-30T12:59:00Z"/>
          <w:rFonts w:eastAsia="MS Mincho"/>
          <w:i/>
          <w:iCs/>
          <w:color w:val="000000"/>
          <w:lang w:eastAsia="zh-CN"/>
        </w:rPr>
      </w:pPr>
      <m:oMathPara>
        <m:oMath>
          <m:sSub>
            <m:sSubPr>
              <m:ctrlPr>
                <w:ins w:id="663" w:author="hp" w:date="2022-11-30T12:59:00Z">
                  <w:rPr>
                    <w:rFonts w:ascii="Cambria Math" w:eastAsia="Calibri" w:hAnsi="Cambria Math"/>
                    <w:i/>
                    <w:color w:val="000000"/>
                  </w:rPr>
                </w:ins>
              </m:ctrlPr>
            </m:sSubPr>
            <m:e>
              <m:r>
                <w:ins w:id="664" w:author="hp" w:date="2022-11-30T12:59:00Z">
                  <w:rPr>
                    <w:rFonts w:ascii="Cambria Math" w:eastAsia="Calibri" w:hAnsi="Cambria Math"/>
                    <w:color w:val="000000"/>
                  </w:rPr>
                  <m:t>T</m:t>
                </w:ins>
              </m:r>
            </m:e>
            <m:sub>
              <m:r>
                <w:ins w:id="665" w:author="hp" w:date="2022-11-30T12:59:00Z">
                  <w:rPr>
                    <w:rFonts w:ascii="Cambria Math" w:eastAsia="Calibri" w:hAnsi="Cambria Math"/>
                    <w:color w:val="000000"/>
                  </w:rPr>
                  <m:t>total</m:t>
                </w:ins>
              </m:r>
            </m:sub>
          </m:sSub>
          <m:r>
            <w:ins w:id="666" w:author="hp" w:date="2022-11-30T12:59:00Z">
              <w:rPr>
                <w:rFonts w:ascii="Cambria Math" w:eastAsia="Calibri" w:hAnsi="Cambria Math"/>
                <w:color w:val="000000"/>
              </w:rPr>
              <m:t>:the number of Total task.</m:t>
            </w:ins>
          </m:r>
        </m:oMath>
      </m:oMathPara>
    </w:p>
    <w:p w14:paraId="1E42096D" w14:textId="77777777" w:rsidR="00E07AF2" w:rsidRPr="00294963" w:rsidRDefault="00E07AF2" w:rsidP="00E07AF2">
      <w:pPr>
        <w:numPr>
          <w:ilvl w:val="0"/>
          <w:numId w:val="51"/>
        </w:numPr>
        <w:overflowPunct w:val="0"/>
        <w:autoSpaceDE w:val="0"/>
        <w:autoSpaceDN w:val="0"/>
        <w:adjustRightInd w:val="0"/>
        <w:ind w:left="567" w:hanging="567"/>
        <w:textAlignment w:val="baseline"/>
        <w:rPr>
          <w:ins w:id="667" w:author="hp" w:date="2022-11-30T12:59:00Z"/>
          <w:rFonts w:eastAsia="Calibri"/>
          <w:color w:val="000000"/>
        </w:rPr>
      </w:pPr>
      <w:ins w:id="668" w:author="hp" w:date="2022-11-30T12:59:00Z">
        <w:r w:rsidRPr="00294963">
          <w:rPr>
            <w:rFonts w:eastAsia="Calibri"/>
            <w:color w:val="000000"/>
          </w:rPr>
          <w:t xml:space="preserve">The ratio of the number of successful rounds identified in the multi-round test to the total number of test rounds is the recognition rate </w:t>
        </w:r>
        <w:proofErr w:type="gramStart"/>
        <w:r w:rsidRPr="00294963">
          <w:rPr>
            <w:rFonts w:eastAsia="Calibri"/>
            <w:color w:val="000000"/>
          </w:rPr>
          <w:t>below;</w:t>
        </w:r>
        <w:proofErr w:type="gramEnd"/>
      </w:ins>
    </w:p>
    <w:p w14:paraId="66705CE8" w14:textId="77777777" w:rsidR="00E07AF2" w:rsidRPr="00294963" w:rsidRDefault="00E07AF2" w:rsidP="00E07AF2">
      <w:pPr>
        <w:ind w:leftChars="75" w:left="180"/>
        <w:jc w:val="both"/>
        <w:rPr>
          <w:ins w:id="669" w:author="hp" w:date="2022-11-30T12:59:00Z"/>
          <w:rFonts w:eastAsia="MS Mincho"/>
          <w:i/>
          <w:iCs/>
          <w:color w:val="000000"/>
        </w:rPr>
      </w:pPr>
      <m:oMathPara>
        <m:oMath>
          <m:r>
            <w:ins w:id="670" w:author="hp" w:date="2022-11-30T12:59:00Z">
              <w:rPr>
                <w:rFonts w:ascii="Cambria Math" w:eastAsia="Calibri" w:hAnsi="Cambria Math"/>
                <w:color w:val="000000"/>
              </w:rPr>
              <m:t xml:space="preserve">Below Recognition Rate= </m:t>
            </w:ins>
          </m:r>
          <m:f>
            <m:fPr>
              <m:ctrlPr>
                <w:ins w:id="671" w:author="hp" w:date="2022-11-30T12:59:00Z">
                  <w:rPr>
                    <w:rFonts w:ascii="Cambria Math" w:eastAsia="Calibri" w:hAnsi="Cambria Math"/>
                    <w:i/>
                    <w:iCs/>
                    <w:color w:val="000000"/>
                  </w:rPr>
                </w:ins>
              </m:ctrlPr>
            </m:fPr>
            <m:num>
              <m:sSub>
                <m:sSubPr>
                  <m:ctrlPr>
                    <w:ins w:id="672" w:author="hp" w:date="2022-11-30T12:59:00Z">
                      <w:rPr>
                        <w:rFonts w:ascii="Cambria Math" w:eastAsia="Calibri" w:hAnsi="Cambria Math"/>
                        <w:i/>
                        <w:color w:val="000000"/>
                      </w:rPr>
                    </w:ins>
                  </m:ctrlPr>
                </m:sSubPr>
                <m:e>
                  <m:r>
                    <w:ins w:id="673" w:author="hp" w:date="2022-11-30T12:59:00Z">
                      <w:rPr>
                        <w:rFonts w:ascii="Cambria Math" w:eastAsia="Calibri" w:hAnsi="Cambria Math"/>
                        <w:color w:val="000000"/>
                      </w:rPr>
                      <m:t>T</m:t>
                    </w:ins>
                  </m:r>
                </m:e>
                <m:sub>
                  <m:r>
                    <w:ins w:id="674" w:author="hp" w:date="2022-11-30T12:59:00Z">
                      <w:rPr>
                        <w:rFonts w:ascii="Cambria Math" w:eastAsia="Calibri" w:hAnsi="Cambria Math"/>
                        <w:color w:val="000000"/>
                      </w:rPr>
                      <m:t>co-i</m:t>
                    </w:ins>
                  </m:r>
                </m:sub>
              </m:sSub>
            </m:num>
            <m:den>
              <m:sSub>
                <m:sSubPr>
                  <m:ctrlPr>
                    <w:ins w:id="675" w:author="hp" w:date="2022-11-30T12:59:00Z">
                      <w:rPr>
                        <w:rFonts w:ascii="Cambria Math" w:eastAsia="Calibri" w:hAnsi="Cambria Math"/>
                        <w:i/>
                        <w:color w:val="000000"/>
                      </w:rPr>
                    </w:ins>
                  </m:ctrlPr>
                </m:sSubPr>
                <m:e>
                  <m:r>
                    <w:ins w:id="676" w:author="hp" w:date="2022-11-30T12:59:00Z">
                      <w:rPr>
                        <w:rFonts w:ascii="Cambria Math" w:eastAsia="Calibri" w:hAnsi="Cambria Math"/>
                        <w:color w:val="000000"/>
                      </w:rPr>
                      <m:t>T</m:t>
                    </w:ins>
                  </m:r>
                </m:e>
                <m:sub>
                  <m:r>
                    <w:ins w:id="677" w:author="hp" w:date="2022-11-30T12:59:00Z">
                      <w:rPr>
                        <w:rFonts w:ascii="Cambria Math" w:eastAsia="Calibri" w:hAnsi="Cambria Math"/>
                        <w:color w:val="000000"/>
                      </w:rPr>
                      <m:t>total</m:t>
                    </w:ins>
                  </m:r>
                </m:sub>
              </m:sSub>
            </m:den>
          </m:f>
        </m:oMath>
      </m:oMathPara>
    </w:p>
    <w:p w14:paraId="7FA926F7" w14:textId="77777777" w:rsidR="00E07AF2" w:rsidRPr="00AB2AD5" w:rsidRDefault="00EB4498" w:rsidP="00E07AF2">
      <w:pPr>
        <w:jc w:val="both"/>
        <w:rPr>
          <w:ins w:id="678" w:author="hp" w:date="2022-11-30T12:59:00Z"/>
          <w:rFonts w:eastAsia="MS Mincho"/>
          <w:i/>
          <w:iCs/>
          <w:color w:val="000000"/>
          <w:lang w:eastAsia="zh-CN"/>
        </w:rPr>
      </w:pPr>
      <m:oMathPara>
        <m:oMath>
          <m:sSub>
            <m:sSubPr>
              <m:ctrlPr>
                <w:ins w:id="679" w:author="hp" w:date="2022-11-30T12:59:00Z">
                  <w:rPr>
                    <w:rFonts w:ascii="Cambria Math" w:eastAsia="Calibri" w:hAnsi="Cambria Math"/>
                    <w:i/>
                    <w:color w:val="000000"/>
                  </w:rPr>
                </w:ins>
              </m:ctrlPr>
            </m:sSubPr>
            <m:e>
              <m:r>
                <w:ins w:id="680" w:author="hp" w:date="2022-11-30T12:59:00Z">
                  <w:rPr>
                    <w:rFonts w:ascii="Cambria Math" w:eastAsia="Calibri" w:hAnsi="Cambria Math"/>
                    <w:color w:val="000000"/>
                  </w:rPr>
                  <m:t>T</m:t>
                </w:ins>
              </m:r>
            </m:e>
            <m:sub>
              <m:r>
                <w:ins w:id="681" w:author="hp" w:date="2022-11-30T12:59:00Z">
                  <w:rPr>
                    <w:rFonts w:ascii="Cambria Math" w:eastAsia="Calibri" w:hAnsi="Cambria Math"/>
                    <w:color w:val="000000"/>
                  </w:rPr>
                  <m:t>co-i</m:t>
                </w:ins>
              </m:r>
            </m:sub>
          </m:sSub>
          <m:r>
            <w:ins w:id="682" w:author="hp" w:date="2022-11-30T12:59:00Z">
              <w:rPr>
                <w:rFonts w:ascii="Cambria Math" w:eastAsia="Calibri" w:hAnsi="Cambria Math"/>
                <w:color w:val="000000"/>
              </w:rPr>
              <m:t>:The number of correctly identified.</m:t>
            </w:ins>
          </m:r>
        </m:oMath>
      </m:oMathPara>
    </w:p>
    <w:p w14:paraId="3C75A23D" w14:textId="77777777" w:rsidR="00D639D6" w:rsidRDefault="00D639D6" w:rsidP="00F51E24">
      <w:pPr>
        <w:jc w:val="both"/>
        <w:rPr>
          <w:ins w:id="683" w:author="hp" w:date="2022-12-01T12:40:00Z"/>
        </w:rPr>
      </w:pPr>
    </w:p>
    <w:p w14:paraId="271F0CCD" w14:textId="4FB929E9" w:rsidR="00F51E24" w:rsidRPr="000D432F" w:rsidRDefault="00500179" w:rsidP="009B72B3">
      <w:pPr>
        <w:pStyle w:val="Heading1"/>
        <w:rPr>
          <w:ins w:id="684" w:author="Piyush Chetiya" w:date="2022-06-10T07:36:00Z"/>
        </w:rPr>
      </w:pPr>
      <w:ins w:id="685" w:author="hp" w:date="2022-06-10T11:06:00Z">
        <w:del w:id="686" w:author="Piyush Chetiya" w:date="2022-11-27T12:16:00Z">
          <w:r w:rsidRPr="009B72B3" w:rsidDel="005B501A">
            <w:delText>[9]</w:delText>
          </w:r>
        </w:del>
      </w:ins>
      <w:commentRangeStart w:id="687"/>
      <w:ins w:id="688" w:author="hp" w:date="2022-06-10T11:07:00Z">
        <w:del w:id="689" w:author="Piyush Chetiya" w:date="2022-11-27T12:16:00Z">
          <w:r w:rsidRPr="009B72B3" w:rsidDel="005B501A">
            <w:delText>[9][9]</w:delText>
          </w:r>
        </w:del>
      </w:ins>
      <w:commentRangeEnd w:id="687"/>
      <w:del w:id="690" w:author="Piyush Chetiya" w:date="2022-11-27T12:16:00Z">
        <w:r w:rsidR="00531D48" w:rsidRPr="009B72B3" w:rsidDel="005B501A">
          <w:rPr>
            <w:rStyle w:val="CommentReference"/>
            <w:sz w:val="24"/>
            <w:szCs w:val="20"/>
          </w:rPr>
          <w:commentReference w:id="687"/>
        </w:r>
      </w:del>
      <w:ins w:id="691" w:author="Piyush Chetiya" w:date="2022-06-10T07:36:00Z">
        <w:r w:rsidR="00F51E24" w:rsidRPr="00AB2AD5">
          <w:rPr>
            <w:rFonts w:eastAsiaTheme="minorEastAsia"/>
          </w:rPr>
          <w:t>1</w:t>
        </w:r>
      </w:ins>
      <w:r w:rsidR="00637300" w:rsidRPr="009B72B3">
        <w:t>5</w:t>
      </w:r>
      <w:r w:rsidR="009B72B3">
        <w:rPr>
          <w:rFonts w:eastAsiaTheme="minorEastAsia"/>
        </w:rPr>
        <w:tab/>
      </w:r>
      <w:ins w:id="692" w:author="Piyush Chetiya" w:date="2022-06-10T07:36:00Z">
        <w:r w:rsidR="00F51E24" w:rsidRPr="00AB2AD5">
          <w:rPr>
            <w:rFonts w:eastAsiaTheme="minorEastAsia"/>
          </w:rPr>
          <w:t>Construction of the</w:t>
        </w:r>
      </w:ins>
      <w:ins w:id="693" w:author="hp" w:date="2022-11-30T12:07:00Z">
        <w:r w:rsidR="00143EE3" w:rsidRPr="009B72B3">
          <w:t xml:space="preserve"> KPI’s </w:t>
        </w:r>
      </w:ins>
      <w:ins w:id="694" w:author="Piyush Chetiya" w:date="2022-06-10T07:36:00Z">
        <w:del w:id="695" w:author="hp" w:date="2022-11-30T12:07:00Z">
          <w:r w:rsidR="00F51E24" w:rsidRPr="009B72B3" w:rsidDel="00143EE3">
            <w:rPr>
              <w:rFonts w:eastAsiaTheme="minorEastAsia"/>
              <w:rPrChange w:id="696" w:author="Piyush Chetiya" w:date="2022-06-10T07:41:00Z">
                <w:rPr>
                  <w:rFonts w:eastAsiaTheme="minorEastAsia"/>
                  <w:b w:val="0"/>
                  <w:szCs w:val="24"/>
                  <w:lang w:val="en-US" w:eastAsia="ja-JP"/>
                </w:rPr>
              </w:rPrChange>
            </w:rPr>
            <w:delText xml:space="preserve"> global AI-Q</w:delText>
          </w:r>
        </w:del>
      </w:ins>
    </w:p>
    <w:p w14:paraId="6D3AEC23" w14:textId="77777777" w:rsidR="00F51E24" w:rsidRPr="00C23A12" w:rsidRDefault="00F51E24" w:rsidP="00F51E24">
      <w:pPr>
        <w:rPr>
          <w:ins w:id="697" w:author="Piyush Chetiya" w:date="2022-06-10T07:36:00Z"/>
        </w:rPr>
      </w:pPr>
      <w:ins w:id="698" w:author="Piyush Chetiya" w:date="2022-06-10T07:36:00Z">
        <w:r w:rsidRPr="00C23A12">
          <w:t>Desired KPIs for the conversational AI algorithm is proposed as below</w:t>
        </w:r>
      </w:ins>
      <w:ins w:id="699" w:author="hp" w:date="2022-06-10T10:50:00Z">
        <w:r w:rsidR="00A02624">
          <w:t xml:space="preserve"> </w:t>
        </w:r>
        <w:del w:id="700" w:author="Piyush Chetiya" w:date="2022-11-27T12:20:00Z">
          <w:r w:rsidR="00A02624" w:rsidDel="005B501A">
            <w:delText>[9]</w:delText>
          </w:r>
        </w:del>
      </w:ins>
      <w:ins w:id="701" w:author="Piyush Chetiya" w:date="2022-06-10T07:36:00Z">
        <w:r w:rsidRPr="00C23A12">
          <w:t>;</w:t>
        </w:r>
      </w:ins>
    </w:p>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ook w:val="04A0" w:firstRow="1" w:lastRow="0" w:firstColumn="1" w:lastColumn="0" w:noHBand="0" w:noVBand="1"/>
      </w:tblPr>
      <w:tblGrid>
        <w:gridCol w:w="1657"/>
        <w:gridCol w:w="1367"/>
        <w:gridCol w:w="1335"/>
        <w:gridCol w:w="1323"/>
        <w:gridCol w:w="1522"/>
        <w:gridCol w:w="1588"/>
        <w:gridCol w:w="837"/>
      </w:tblGrid>
      <w:tr w:rsidR="00C06AB6" w:rsidRPr="004432D0" w14:paraId="0976382E" w14:textId="77777777" w:rsidTr="00096EA5">
        <w:trPr>
          <w:trHeight w:val="900"/>
          <w:tblHeader/>
          <w:ins w:id="702"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81E87D" w14:textId="77777777" w:rsidR="00AD4B95" w:rsidRPr="00C23A12" w:rsidRDefault="00AD4B95" w:rsidP="009B72B3">
            <w:pPr>
              <w:pStyle w:val="Tablehead"/>
              <w:rPr>
                <w:ins w:id="703" w:author="Piyush Chetiya" w:date="2022-06-10T07:36:00Z"/>
              </w:rPr>
            </w:pPr>
            <w:ins w:id="704" w:author="Piyush Chetiya" w:date="2022-06-10T07:36:00Z">
              <w:r w:rsidRPr="00C23A12">
                <w:lastRenderedPageBreak/>
                <w:t>KPI Indicators</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C0BAEE" w14:textId="2F00FABA" w:rsidR="00AD4B95" w:rsidRPr="00C23A12" w:rsidRDefault="00AD4B95" w:rsidP="009B72B3">
            <w:pPr>
              <w:pStyle w:val="Tablehead"/>
              <w:rPr>
                <w:ins w:id="705" w:author="Piyush Chetiya" w:date="2022-06-10T07:36:00Z"/>
              </w:rPr>
            </w:pPr>
            <w:ins w:id="706" w:author="Piyush Chetiya" w:date="2022-06-10T07:36:00Z">
              <w:del w:id="707" w:author="hp" w:date="2022-12-14T12:32:00Z">
                <w:r w:rsidRPr="00C23A12" w:rsidDel="00A04971">
                  <w:delText>Definition</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D02D27" w14:textId="77777777" w:rsidR="00AD4B95" w:rsidRPr="00C23A12" w:rsidRDefault="00AD4B95" w:rsidP="009B72B3">
            <w:pPr>
              <w:pStyle w:val="Tablehead"/>
              <w:rPr>
                <w:ins w:id="708" w:author="Piyush Chetiya" w:date="2022-06-10T07:36:00Z"/>
              </w:rPr>
            </w:pPr>
            <w:ins w:id="709" w:author="Piyush Chetiya" w:date="2022-06-10T07:36:00Z">
              <w:r w:rsidRPr="00C23A12">
                <w:t>Measurement Approach</w:t>
              </w:r>
            </w:ins>
            <w:ins w:id="710" w:author="hp" w:date="2022-06-10T10:51:00Z">
              <w:del w:id="711" w:author="Piyush Chetiya" w:date="2022-11-27T12:21:00Z">
                <w:r w:rsidR="00A02624" w:rsidDel="005B501A">
                  <w:delText>[9]</w:delText>
                </w:r>
              </w:del>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611234" w14:textId="77777777" w:rsidR="00AD4B95" w:rsidRPr="00C23A12" w:rsidRDefault="00AD4B95" w:rsidP="009B72B3">
            <w:pPr>
              <w:pStyle w:val="Tablehead"/>
              <w:rPr>
                <w:ins w:id="712" w:author="Piyush Chetiya" w:date="2022-06-10T07:36:00Z"/>
              </w:rPr>
            </w:pPr>
            <w:ins w:id="713" w:author="Piyush Chetiya" w:date="2022-06-10T07:36:00Z">
              <w:r w:rsidRPr="00C23A12">
                <w:t>Key Performance evaluation</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0410FB" w14:textId="77777777" w:rsidR="00AD4B95" w:rsidRPr="00C23A12" w:rsidRDefault="00AD4B95" w:rsidP="009B72B3">
            <w:pPr>
              <w:pStyle w:val="Tablehead"/>
              <w:rPr>
                <w:ins w:id="714" w:author="Piyush Chetiya" w:date="2022-06-10T07:36:00Z"/>
              </w:rPr>
            </w:pPr>
            <w:ins w:id="715" w:author="Piyush Chetiya" w:date="2022-06-10T07:36:00Z">
              <w:r w:rsidRPr="00C23A12">
                <w:t>Explanation</w:t>
              </w:r>
            </w:ins>
          </w:p>
        </w:tc>
        <w:tc>
          <w:tcPr>
            <w:tcW w:w="973" w:type="pct"/>
            <w:tcBorders>
              <w:top w:val="single" w:sz="4" w:space="0" w:color="000000"/>
              <w:left w:val="single" w:sz="4" w:space="0" w:color="000000"/>
              <w:bottom w:val="single" w:sz="4" w:space="0" w:color="000000"/>
              <w:right w:val="single" w:sz="4" w:space="0" w:color="000000"/>
            </w:tcBorders>
          </w:tcPr>
          <w:p w14:paraId="5D0C60F2" w14:textId="77777777" w:rsidR="00090289" w:rsidRPr="000D432F" w:rsidRDefault="00090289" w:rsidP="009B72B3">
            <w:pPr>
              <w:pStyle w:val="Tablehead"/>
              <w:rPr>
                <w:ins w:id="716" w:author="AK" w:date="2022-06-10T05:52:00Z"/>
                <w:lang w:val="en-US"/>
              </w:rPr>
            </w:pPr>
            <w:commentRangeStart w:id="717"/>
            <w:commentRangeStart w:id="718"/>
            <w:ins w:id="719" w:author="AK" w:date="2022-06-10T05:52:00Z">
              <w:r w:rsidRPr="000D432F">
                <w:rPr>
                  <w:lang w:val="en-US"/>
                </w:rPr>
                <w:t>Range</w:t>
              </w:r>
            </w:ins>
            <w:commentRangeEnd w:id="717"/>
            <w:ins w:id="720" w:author="AK" w:date="2022-06-10T07:55:00Z">
              <w:r w:rsidR="00531D48">
                <w:rPr>
                  <w:rStyle w:val="CommentReference"/>
                </w:rPr>
                <w:commentReference w:id="717"/>
              </w:r>
              <w:commentRangeEnd w:id="718"/>
              <w:r w:rsidR="00531D48">
                <w:rPr>
                  <w:rStyle w:val="CommentReference"/>
                </w:rPr>
                <w:commentReference w:id="718"/>
              </w:r>
            </w:ins>
            <w:ins w:id="721" w:author="AK" w:date="2022-06-10T05:52:00Z">
              <w:r w:rsidRPr="000D432F">
                <w:rPr>
                  <w:lang w:val="en-US"/>
                </w:rPr>
                <w:t>/</w:t>
              </w:r>
            </w:ins>
          </w:p>
          <w:p w14:paraId="3EF0161B" w14:textId="77777777" w:rsidR="00090289" w:rsidRPr="00AB2AD5" w:rsidRDefault="00090289" w:rsidP="00AB2AD5">
            <w:pPr>
              <w:pStyle w:val="Tablehead"/>
              <w:rPr>
                <w:ins w:id="722" w:author="AK" w:date="2022-06-10T05:52:00Z"/>
              </w:rPr>
            </w:pPr>
            <w:ins w:id="723" w:author="AK" w:date="2022-06-10T05:52:00Z">
              <w:r w:rsidRPr="000D432F">
                <w:rPr>
                  <w:lang w:val="en-US"/>
                </w:rPr>
                <w:t>Acceptability threshold</w:t>
              </w:r>
            </w:ins>
          </w:p>
          <w:p w14:paraId="1B8CDCC2" w14:textId="77777777" w:rsidR="00AD4B95" w:rsidRPr="00C23A12" w:rsidRDefault="00AD4B95" w:rsidP="009B72B3">
            <w:pPr>
              <w:pStyle w:val="Tablehead"/>
              <w:rPr>
                <w:ins w:id="724" w:author="AK" w:date="2022-06-10T05:51:00Z"/>
              </w:rPr>
            </w:pPr>
          </w:p>
        </w:tc>
        <w:tc>
          <w:tcPr>
            <w:tcW w:w="420" w:type="pct"/>
            <w:tcBorders>
              <w:top w:val="single" w:sz="4" w:space="0" w:color="000000"/>
              <w:left w:val="single" w:sz="4" w:space="0" w:color="000000"/>
              <w:bottom w:val="single" w:sz="4" w:space="0" w:color="000000"/>
              <w:right w:val="single" w:sz="4" w:space="0" w:color="000000"/>
            </w:tcBorders>
          </w:tcPr>
          <w:p w14:paraId="05FDB4E1" w14:textId="77777777" w:rsidR="00AD4B95" w:rsidRPr="00C23A12" w:rsidRDefault="00090289" w:rsidP="009B72B3">
            <w:pPr>
              <w:pStyle w:val="Tablehead"/>
              <w:rPr>
                <w:ins w:id="725" w:author="AK" w:date="2022-06-10T05:51:00Z"/>
              </w:rPr>
            </w:pPr>
            <w:ins w:id="726" w:author="AK" w:date="2022-06-10T05:52:00Z">
              <w:r>
                <w:t>Weig</w:t>
              </w:r>
            </w:ins>
            <w:ins w:id="727" w:author="AK" w:date="2022-06-10T05:53:00Z">
              <w:r>
                <w:t>ht</w:t>
              </w:r>
            </w:ins>
          </w:p>
        </w:tc>
      </w:tr>
      <w:tr w:rsidR="00C06AB6" w:rsidRPr="004432D0" w14:paraId="4FA19D3D" w14:textId="77777777" w:rsidTr="00096EA5">
        <w:trPr>
          <w:trHeight w:val="900"/>
          <w:tblHeader/>
          <w:ins w:id="728" w:author="Piyush Chetiya" w:date="2022-11-27T16:34: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2C8B30" w14:textId="77777777" w:rsidR="002730CC" w:rsidRPr="00AB2AD5" w:rsidRDefault="002730CC" w:rsidP="009B72B3">
            <w:pPr>
              <w:pStyle w:val="Tabletext"/>
              <w:rPr>
                <w:ins w:id="729" w:author="Piyush Chetiya" w:date="2022-11-27T16:34:00Z"/>
              </w:rPr>
            </w:pPr>
            <w:ins w:id="730" w:author="Piyush Chetiya" w:date="2022-11-27T16:34:00Z">
              <w:r w:rsidRPr="00AB2AD5">
                <w:t>Bot intent analytics</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E48D46" w14:textId="4A772EBC" w:rsidR="002730CC" w:rsidRPr="00AB2AD5" w:rsidRDefault="00E5614B" w:rsidP="009B72B3">
            <w:pPr>
              <w:pStyle w:val="Tabletext"/>
              <w:rPr>
                <w:ins w:id="731" w:author="Piyush Chetiya" w:date="2022-11-27T16:34:00Z"/>
              </w:rPr>
            </w:pPr>
            <w:ins w:id="732" w:author="Piyush Chetiya" w:date="2022-11-27T18:06:00Z">
              <w:del w:id="733" w:author="hp" w:date="2022-12-14T15:50:00Z">
                <w:r w:rsidRPr="00AB2AD5" w:rsidDel="009115CA">
                  <w:delText>Helps develope</w:delText>
                </w:r>
              </w:del>
            </w:ins>
            <w:ins w:id="734" w:author="Piyush Chetiya" w:date="2022-11-27T18:07:00Z">
              <w:del w:id="735" w:author="hp" w:date="2022-12-14T15:50:00Z">
                <w:r w:rsidRPr="00AB2AD5" w:rsidDel="009115CA">
                  <w:delText>rs assess how their messages are mapped to specific intent categories</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0C924B" w14:textId="77777777" w:rsidR="002730CC" w:rsidRPr="00AB2AD5" w:rsidRDefault="00E5614B" w:rsidP="009B72B3">
            <w:pPr>
              <w:pStyle w:val="Tabletext"/>
              <w:rPr>
                <w:ins w:id="736" w:author="Piyush Chetiya" w:date="2022-11-27T16:34:00Z"/>
              </w:rPr>
            </w:pPr>
            <w:ins w:id="737" w:author="Piyush Chetiya" w:date="2022-11-27T18:07:00Z">
              <w:r w:rsidRPr="00AB2AD5">
                <w:t>Coun</w:t>
              </w:r>
            </w:ins>
            <w:ins w:id="738" w:author="Piyush Chetiya" w:date="2022-11-27T18:08:00Z">
              <w:r w:rsidRPr="00AB2AD5">
                <w:t>t of the intent such as “welcome”, “hello” messages</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551540" w14:textId="77777777" w:rsidR="002730CC" w:rsidRPr="00AB2AD5" w:rsidRDefault="00E5614B" w:rsidP="009B72B3">
            <w:pPr>
              <w:pStyle w:val="Tabletext"/>
              <w:rPr>
                <w:ins w:id="739" w:author="Piyush Chetiya" w:date="2022-11-27T16:34:00Z"/>
              </w:rPr>
            </w:pPr>
            <w:ins w:id="740" w:author="Piyush Chetiya" w:date="2022-11-27T18:08:00Z">
              <w:r w:rsidRPr="00AB2AD5">
                <w:t>It is a measure of how smart</w:t>
              </w:r>
            </w:ins>
            <w:ins w:id="741" w:author="Piyush Chetiya" w:date="2022-11-27T18:09:00Z">
              <w:r w:rsidRPr="00AB2AD5">
                <w:t xml:space="preserve"> the bot currently is and how it can be improved</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1CEF1A" w14:textId="77777777" w:rsidR="002730CC" w:rsidRPr="00AB2AD5" w:rsidRDefault="00E5614B" w:rsidP="009B72B3">
            <w:pPr>
              <w:pStyle w:val="Tabletext"/>
              <w:rPr>
                <w:ins w:id="742" w:author="Piyush Chetiya" w:date="2022-11-27T16:34:00Z"/>
              </w:rPr>
            </w:pPr>
            <w:ins w:id="743" w:author="Piyush Chetiya" w:date="2022-11-27T18:10:00Z">
              <w:r>
                <w:t xml:space="preserve">It gives </w:t>
              </w:r>
              <w:proofErr w:type="spellStart"/>
              <w:r>
                <w:t>and</w:t>
              </w:r>
              <w:proofErr w:type="spellEnd"/>
              <w:r>
                <w:t xml:space="preserve"> indication of how the visitors started their q</w:t>
              </w:r>
            </w:ins>
            <w:ins w:id="744" w:author="Piyush Chetiya" w:date="2022-11-27T18:11:00Z">
              <w:r>
                <w:t xml:space="preserve">uestion </w:t>
              </w:r>
              <w:proofErr w:type="spellStart"/>
              <w:r>
                <w:t>e.g</w:t>
              </w:r>
              <w:proofErr w:type="spellEnd"/>
              <w:r>
                <w:t xml:space="preserve"> with say “hi” or “hello” and the bot responded accordingly</w:t>
              </w:r>
            </w:ins>
          </w:p>
        </w:tc>
        <w:tc>
          <w:tcPr>
            <w:tcW w:w="973" w:type="pct"/>
            <w:tcBorders>
              <w:top w:val="single" w:sz="4" w:space="0" w:color="000000"/>
              <w:left w:val="single" w:sz="4" w:space="0" w:color="000000"/>
              <w:bottom w:val="single" w:sz="4" w:space="0" w:color="000000"/>
              <w:right w:val="single" w:sz="4" w:space="0" w:color="000000"/>
            </w:tcBorders>
          </w:tcPr>
          <w:p w14:paraId="1F0D6A6D" w14:textId="77777777" w:rsidR="002730CC" w:rsidRPr="00AB2AD5" w:rsidRDefault="00E5614B" w:rsidP="00090289">
            <w:pPr>
              <w:pBdr>
                <w:top w:val="nil"/>
                <w:left w:val="nil"/>
                <w:bottom w:val="nil"/>
                <w:right w:val="nil"/>
                <w:between w:val="nil"/>
                <w:bar w:val="nil"/>
              </w:pBdr>
              <w:jc w:val="both"/>
              <w:rPr>
                <w:ins w:id="745" w:author="Piyush Chetiya" w:date="2022-11-27T16:34:00Z"/>
                <w:lang w:val="en-US"/>
              </w:rPr>
            </w:pPr>
            <w:ins w:id="746" w:author="Piyush Chetiya" w:date="2022-11-27T18:11:00Z">
              <w:r w:rsidRPr="00AB2AD5">
                <w:rPr>
                  <w:lang w:val="en-US"/>
                </w:rPr>
                <w:t>&lt;8</w:t>
              </w:r>
            </w:ins>
          </w:p>
        </w:tc>
        <w:tc>
          <w:tcPr>
            <w:tcW w:w="420" w:type="pct"/>
            <w:tcBorders>
              <w:top w:val="single" w:sz="4" w:space="0" w:color="000000"/>
              <w:left w:val="single" w:sz="4" w:space="0" w:color="000000"/>
              <w:bottom w:val="single" w:sz="4" w:space="0" w:color="000000"/>
              <w:right w:val="single" w:sz="4" w:space="0" w:color="000000"/>
            </w:tcBorders>
          </w:tcPr>
          <w:p w14:paraId="60B890FE" w14:textId="56494A79" w:rsidR="002730CC" w:rsidRPr="00AB2AD5" w:rsidRDefault="00A04971" w:rsidP="00A54E14">
            <w:pPr>
              <w:rPr>
                <w:ins w:id="747" w:author="Piyush Chetiya" w:date="2022-11-27T16:34:00Z"/>
              </w:rPr>
            </w:pPr>
            <w:ins w:id="748" w:author="hp" w:date="2022-12-14T12:33:00Z">
              <w:r>
                <w:t>6%</w:t>
              </w:r>
            </w:ins>
          </w:p>
        </w:tc>
      </w:tr>
      <w:tr w:rsidR="00C06AB6" w:rsidRPr="004432D0" w14:paraId="6261F347" w14:textId="77777777" w:rsidTr="00096EA5">
        <w:trPr>
          <w:trHeight w:val="900"/>
          <w:tblHeader/>
          <w:ins w:id="749" w:author="Piyush Chetiya" w:date="2022-11-27T18:12: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4E7328" w14:textId="77777777" w:rsidR="003E1009" w:rsidRPr="003E1009" w:rsidRDefault="003E1009" w:rsidP="009B72B3">
            <w:pPr>
              <w:pStyle w:val="Tabletext"/>
              <w:rPr>
                <w:ins w:id="750" w:author="Piyush Chetiya" w:date="2022-11-27T18:12:00Z"/>
              </w:rPr>
            </w:pPr>
            <w:ins w:id="751" w:author="Piyush Chetiya" w:date="2022-11-27T18:13:00Z">
              <w:r>
                <w:t>Number of bot messages</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A48AFD" w14:textId="3E662D72" w:rsidR="003E1009" w:rsidRPr="003E1009" w:rsidRDefault="003E1009" w:rsidP="009B72B3">
            <w:pPr>
              <w:pStyle w:val="Tabletext"/>
              <w:rPr>
                <w:ins w:id="752" w:author="Piyush Chetiya" w:date="2022-11-27T18:12:00Z"/>
              </w:rPr>
            </w:pPr>
            <w:ins w:id="753" w:author="Piyush Chetiya" w:date="2022-11-27T18:13:00Z">
              <w:del w:id="754" w:author="hp" w:date="2022-12-14T15:52:00Z">
                <w:r w:rsidDel="00BA2F1D">
                  <w:delText>Total numbe</w:delText>
                </w:r>
              </w:del>
            </w:ins>
            <w:ins w:id="755" w:author="Piyush Chetiya" w:date="2022-11-27T18:14:00Z">
              <w:del w:id="756" w:author="hp" w:date="2022-12-14T15:52:00Z">
                <w:r w:rsidDel="00BA2F1D">
                  <w:delText>r of messages sent by the bot during the course of conversation.</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74F45D" w14:textId="77777777" w:rsidR="003E1009" w:rsidRPr="003E1009" w:rsidRDefault="003E1009" w:rsidP="009B72B3">
            <w:pPr>
              <w:pStyle w:val="Tabletext"/>
              <w:rPr>
                <w:ins w:id="757" w:author="Piyush Chetiya" w:date="2022-11-27T18:12:00Z"/>
              </w:rPr>
            </w:pPr>
            <w:ins w:id="758" w:author="Piyush Chetiya" w:date="2022-11-27T18:14:00Z">
              <w:r>
                <w:t>This metric measures the length of the conversation between the customer</w:t>
              </w:r>
            </w:ins>
            <w:ins w:id="759" w:author="Piyush Chetiya" w:date="2022-11-27T18:15:00Z">
              <w:r>
                <w:t xml:space="preserve"> and the bot.</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CF4F5B" w14:textId="77777777" w:rsidR="003E1009" w:rsidRPr="003E1009" w:rsidRDefault="003E1009" w:rsidP="009B72B3">
            <w:pPr>
              <w:pStyle w:val="Tabletext"/>
              <w:rPr>
                <w:ins w:id="760" w:author="Piyush Chetiya" w:date="2022-11-27T18:12:00Z"/>
              </w:rPr>
            </w:pPr>
            <w:ins w:id="761" w:author="Piyush Chetiya" w:date="2022-11-27T18:15:00Z">
              <w:r>
                <w:t xml:space="preserve">We generally want this number to be high, but we </w:t>
              </w:r>
              <w:proofErr w:type="gramStart"/>
              <w:r>
                <w:t>don’t</w:t>
              </w:r>
              <w:proofErr w:type="gramEnd"/>
              <w:r>
                <w:t xml:space="preserve"> want the metric </w:t>
              </w:r>
            </w:ins>
            <w:ins w:id="762" w:author="Piyush Chetiya" w:date="2022-11-27T18:16:00Z">
              <w:r>
                <w:t>to be high for the wrong reasons.</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24190B" w14:textId="77777777" w:rsidR="003E1009" w:rsidRDefault="00BB4448" w:rsidP="009B72B3">
            <w:pPr>
              <w:pStyle w:val="Tabletext"/>
              <w:rPr>
                <w:ins w:id="763" w:author="Piyush Chetiya" w:date="2022-11-27T18:12:00Z"/>
              </w:rPr>
            </w:pPr>
            <w:ins w:id="764" w:author="Piyush Chetiya" w:date="2022-11-27T18:17:00Z">
              <w:r>
                <w:t xml:space="preserve">Although this number should be </w:t>
              </w:r>
              <w:proofErr w:type="gramStart"/>
              <w:r>
                <w:t>high</w:t>
              </w:r>
              <w:proofErr w:type="gramEnd"/>
              <w:r>
                <w:t xml:space="preserve"> but the bot should not give the same answer over and over again</w:t>
              </w:r>
            </w:ins>
            <w:ins w:id="765" w:author="Piyush Chetiya" w:date="2022-11-27T18:18:00Z">
              <w:r>
                <w:t xml:space="preserve"> to a query it doesn’t understand.</w:t>
              </w:r>
            </w:ins>
          </w:p>
        </w:tc>
        <w:tc>
          <w:tcPr>
            <w:tcW w:w="973" w:type="pct"/>
            <w:tcBorders>
              <w:top w:val="single" w:sz="4" w:space="0" w:color="000000"/>
              <w:left w:val="single" w:sz="4" w:space="0" w:color="000000"/>
              <w:bottom w:val="single" w:sz="4" w:space="0" w:color="000000"/>
              <w:right w:val="single" w:sz="4" w:space="0" w:color="000000"/>
            </w:tcBorders>
          </w:tcPr>
          <w:p w14:paraId="56E1A3AB" w14:textId="77777777" w:rsidR="003E1009" w:rsidRPr="003E1009" w:rsidRDefault="00BB4448" w:rsidP="00090289">
            <w:pPr>
              <w:pBdr>
                <w:top w:val="nil"/>
                <w:left w:val="nil"/>
                <w:bottom w:val="nil"/>
                <w:right w:val="nil"/>
                <w:between w:val="nil"/>
                <w:bar w:val="nil"/>
              </w:pBdr>
              <w:jc w:val="both"/>
              <w:rPr>
                <w:ins w:id="766" w:author="Piyush Chetiya" w:date="2022-11-27T18:12:00Z"/>
                <w:lang w:val="en-US"/>
              </w:rPr>
            </w:pPr>
            <w:ins w:id="767" w:author="Piyush Chetiya" w:date="2022-11-27T18:18:00Z">
              <w:r>
                <w:rPr>
                  <w:lang w:val="en-US"/>
                </w:rPr>
                <w:t>&lt;8</w:t>
              </w:r>
            </w:ins>
          </w:p>
        </w:tc>
        <w:tc>
          <w:tcPr>
            <w:tcW w:w="420" w:type="pct"/>
            <w:tcBorders>
              <w:top w:val="single" w:sz="4" w:space="0" w:color="000000"/>
              <w:left w:val="single" w:sz="4" w:space="0" w:color="000000"/>
              <w:bottom w:val="single" w:sz="4" w:space="0" w:color="000000"/>
              <w:right w:val="single" w:sz="4" w:space="0" w:color="000000"/>
            </w:tcBorders>
          </w:tcPr>
          <w:p w14:paraId="2950CDE2" w14:textId="2342D44B" w:rsidR="003E1009" w:rsidRPr="003E1009" w:rsidRDefault="00A04971" w:rsidP="00A54E14">
            <w:pPr>
              <w:rPr>
                <w:ins w:id="768" w:author="Piyush Chetiya" w:date="2022-11-27T18:12:00Z"/>
              </w:rPr>
            </w:pPr>
            <w:ins w:id="769" w:author="hp" w:date="2022-12-14T12:34:00Z">
              <w:r>
                <w:t>6%</w:t>
              </w:r>
            </w:ins>
          </w:p>
        </w:tc>
      </w:tr>
      <w:tr w:rsidR="00C06AB6" w:rsidRPr="004432D0" w14:paraId="5F643DEF" w14:textId="77777777" w:rsidTr="00096EA5">
        <w:trPr>
          <w:trHeight w:val="900"/>
          <w:tblHeader/>
          <w:ins w:id="770" w:author="Piyush Chetiya" w:date="2022-11-27T21:44: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8AC5D1" w14:textId="77777777" w:rsidR="00C32045" w:rsidRDefault="00C32045" w:rsidP="009B72B3">
            <w:pPr>
              <w:pStyle w:val="Tabletext"/>
              <w:rPr>
                <w:ins w:id="771" w:author="Piyush Chetiya" w:date="2022-11-27T21:44:00Z"/>
              </w:rPr>
            </w:pPr>
            <w:ins w:id="772" w:author="Piyush Chetiya" w:date="2022-11-27T21:47:00Z">
              <w:r>
                <w:t>Bounce Rate</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D3CEAD" w14:textId="69DFF6BC" w:rsidR="00C32045" w:rsidRDefault="00C32045" w:rsidP="009B72B3">
            <w:pPr>
              <w:pStyle w:val="Tabletext"/>
              <w:rPr>
                <w:ins w:id="773" w:author="Piyush Chetiya" w:date="2022-11-27T21:44:00Z"/>
              </w:rPr>
            </w:pPr>
            <w:ins w:id="774" w:author="Piyush Chetiya" w:date="2022-11-27T21:47:00Z">
              <w:del w:id="775" w:author="hp" w:date="2022-12-14T12:33:00Z">
                <w:r w:rsidDel="00A04971">
                  <w:delText>No of customers visiting the website w</w:delText>
                </w:r>
              </w:del>
            </w:ins>
            <w:ins w:id="776" w:author="Piyush Chetiya" w:date="2022-11-27T21:48:00Z">
              <w:del w:id="777" w:author="hp" w:date="2022-12-14T12:33:00Z">
                <w:r w:rsidDel="00A04971">
                  <w:delText>ithout interacting with the Chatbot</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AC7E1D" w14:textId="77777777" w:rsidR="00C32045" w:rsidRDefault="00C32045" w:rsidP="009B72B3">
            <w:pPr>
              <w:pStyle w:val="Tabletext"/>
              <w:rPr>
                <w:ins w:id="778" w:author="Piyush Chetiya" w:date="2022-11-27T21:44:00Z"/>
              </w:rPr>
            </w:pPr>
            <w:ins w:id="779" w:author="Piyush Chetiya" w:date="2022-11-27T21:48:00Z">
              <w:r>
                <w:t>This metric is a measure of the effectiveness of the chatbot</w:t>
              </w:r>
            </w:ins>
            <w:ins w:id="780" w:author="Piyush Chetiya" w:date="2022-11-27T21:49:00Z">
              <w:r>
                <w:t>.</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6F1260" w14:textId="77777777" w:rsidR="00C32045" w:rsidRDefault="00C32045" w:rsidP="009B72B3">
            <w:pPr>
              <w:pStyle w:val="Tabletext"/>
              <w:rPr>
                <w:ins w:id="781" w:author="Piyush Chetiya" w:date="2022-11-27T21:44:00Z"/>
              </w:rPr>
            </w:pPr>
            <w:ins w:id="782" w:author="Piyush Chetiya" w:date="2022-11-27T21:49:00Z">
              <w:r>
                <w:t>We generally want this number to be as low as possible.</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20BFD2" w14:textId="77777777" w:rsidR="00C32045" w:rsidRDefault="00C32045" w:rsidP="009B72B3">
            <w:pPr>
              <w:pStyle w:val="Tabletext"/>
              <w:rPr>
                <w:ins w:id="783" w:author="Piyush Chetiya" w:date="2022-11-27T21:44:00Z"/>
              </w:rPr>
            </w:pPr>
            <w:ins w:id="784" w:author="Piyush Chetiya" w:date="2022-11-27T21:49:00Z">
              <w:r>
                <w:t>Bounc</w:t>
              </w:r>
            </w:ins>
            <w:ins w:id="785" w:author="Piyush Chetiya" w:date="2022-11-27T21:50:00Z">
              <w:r>
                <w:t>e rate can be high due to longer loading time, poor website design.</w:t>
              </w:r>
            </w:ins>
          </w:p>
        </w:tc>
        <w:tc>
          <w:tcPr>
            <w:tcW w:w="973" w:type="pct"/>
            <w:tcBorders>
              <w:top w:val="single" w:sz="4" w:space="0" w:color="000000"/>
              <w:left w:val="single" w:sz="4" w:space="0" w:color="000000"/>
              <w:bottom w:val="single" w:sz="4" w:space="0" w:color="000000"/>
              <w:right w:val="single" w:sz="4" w:space="0" w:color="000000"/>
            </w:tcBorders>
          </w:tcPr>
          <w:p w14:paraId="396BB80D" w14:textId="77777777" w:rsidR="00C32045" w:rsidRDefault="00C32045" w:rsidP="00090289">
            <w:pPr>
              <w:pBdr>
                <w:top w:val="nil"/>
                <w:left w:val="nil"/>
                <w:bottom w:val="nil"/>
                <w:right w:val="nil"/>
                <w:between w:val="nil"/>
                <w:bar w:val="nil"/>
              </w:pBdr>
              <w:jc w:val="both"/>
              <w:rPr>
                <w:ins w:id="786" w:author="Piyush Chetiya" w:date="2022-11-27T21:44:00Z"/>
                <w:lang w:val="en-US"/>
              </w:rPr>
            </w:pPr>
            <w:ins w:id="787" w:author="Piyush Chetiya" w:date="2022-11-27T21:50:00Z">
              <w:r>
                <w:rPr>
                  <w:lang w:val="en-US"/>
                </w:rPr>
                <w:t>&gt;2</w:t>
              </w:r>
            </w:ins>
          </w:p>
        </w:tc>
        <w:tc>
          <w:tcPr>
            <w:tcW w:w="420" w:type="pct"/>
            <w:tcBorders>
              <w:top w:val="single" w:sz="4" w:space="0" w:color="000000"/>
              <w:left w:val="single" w:sz="4" w:space="0" w:color="000000"/>
              <w:bottom w:val="single" w:sz="4" w:space="0" w:color="000000"/>
              <w:right w:val="single" w:sz="4" w:space="0" w:color="000000"/>
            </w:tcBorders>
          </w:tcPr>
          <w:p w14:paraId="74809F9D" w14:textId="4E539288" w:rsidR="00C32045" w:rsidRDefault="00A04971" w:rsidP="00A54E14">
            <w:pPr>
              <w:rPr>
                <w:ins w:id="788" w:author="Piyush Chetiya" w:date="2022-11-27T21:44:00Z"/>
              </w:rPr>
            </w:pPr>
            <w:ins w:id="789" w:author="hp" w:date="2022-12-14T12:34:00Z">
              <w:r>
                <w:t>6%</w:t>
              </w:r>
            </w:ins>
          </w:p>
        </w:tc>
      </w:tr>
      <w:tr w:rsidR="00C06AB6" w:rsidRPr="004432D0" w14:paraId="3E25F153" w14:textId="77777777" w:rsidTr="00096EA5">
        <w:trPr>
          <w:trHeight w:val="900"/>
          <w:tblHeader/>
          <w:ins w:id="790" w:author="Piyush Chetiya" w:date="2022-11-27T21:52: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9CC526" w14:textId="77777777" w:rsidR="00A8689D" w:rsidRDefault="00A8689D" w:rsidP="009B72B3">
            <w:pPr>
              <w:pStyle w:val="Tabletext"/>
              <w:rPr>
                <w:ins w:id="791" w:author="Piyush Chetiya" w:date="2022-11-27T21:52:00Z"/>
              </w:rPr>
            </w:pPr>
            <w:ins w:id="792" w:author="Piyush Chetiya" w:date="2022-11-27T21:52:00Z">
              <w:r>
                <w:t>Fallback Rate</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444508" w14:textId="50096B67" w:rsidR="00A8689D" w:rsidRDefault="00A8689D" w:rsidP="009B72B3">
            <w:pPr>
              <w:pStyle w:val="Tabletext"/>
              <w:rPr>
                <w:ins w:id="793" w:author="Piyush Chetiya" w:date="2022-11-27T21:52:00Z"/>
              </w:rPr>
            </w:pPr>
            <w:ins w:id="794" w:author="Piyush Chetiya" w:date="2022-11-27T21:52:00Z">
              <w:del w:id="795" w:author="hp" w:date="2022-12-14T12:33:00Z">
                <w:r w:rsidDel="00A04971">
                  <w:delText>Bot does not understand the query and gives a canned reply.</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19120F" w14:textId="77777777" w:rsidR="00A8689D" w:rsidRDefault="00A8689D" w:rsidP="009B72B3">
            <w:pPr>
              <w:pStyle w:val="Tabletext"/>
              <w:rPr>
                <w:ins w:id="796" w:author="Piyush Chetiya" w:date="2022-11-27T21:52:00Z"/>
              </w:rPr>
            </w:pPr>
            <w:ins w:id="797" w:author="Piyush Chetiya" w:date="2022-11-27T21:53:00Z">
              <w:r>
                <w:t xml:space="preserve">This canned </w:t>
              </w:r>
              <w:proofErr w:type="spellStart"/>
              <w:r>
                <w:t>reponse</w:t>
              </w:r>
              <w:proofErr w:type="spellEnd"/>
              <w:r>
                <w:t xml:space="preserve"> is given based upon the reply set by the bot designer.</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D68E3B" w14:textId="77777777" w:rsidR="00A8689D" w:rsidRDefault="00A8689D" w:rsidP="009B72B3">
            <w:pPr>
              <w:pStyle w:val="Tabletext"/>
              <w:rPr>
                <w:ins w:id="798" w:author="Piyush Chetiya" w:date="2022-11-27T21:52:00Z"/>
              </w:rPr>
            </w:pPr>
            <w:ins w:id="799" w:author="Piyush Chetiya" w:date="2022-11-27T21:54:00Z">
              <w:r>
                <w:t>Rate of occurrence of the Fallback should be low.</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1B63E4" w14:textId="77777777" w:rsidR="00A8689D" w:rsidRDefault="00A8689D" w:rsidP="009B72B3">
            <w:pPr>
              <w:pStyle w:val="Tabletext"/>
              <w:rPr>
                <w:ins w:id="800" w:author="Piyush Chetiya" w:date="2022-11-27T21:52:00Z"/>
              </w:rPr>
            </w:pPr>
            <w:ins w:id="801" w:author="Piyush Chetiya" w:date="2022-11-27T21:55:00Z">
              <w:r>
                <w:t>We should know the user messages that is generating the fallback response.</w:t>
              </w:r>
            </w:ins>
            <w:ins w:id="802" w:author="Piyush Chetiya" w:date="2022-11-27T21:56:00Z">
              <w:r>
                <w:t xml:space="preserve"> It could be a fault in the NLP engine as the bot is not able </w:t>
              </w:r>
            </w:ins>
            <w:ins w:id="803" w:author="Piyush Chetiya" w:date="2022-11-27T21:57:00Z">
              <w:r>
                <w:t>to understand what the user is looking at.</w:t>
              </w:r>
            </w:ins>
          </w:p>
        </w:tc>
        <w:tc>
          <w:tcPr>
            <w:tcW w:w="973" w:type="pct"/>
            <w:tcBorders>
              <w:top w:val="single" w:sz="4" w:space="0" w:color="000000"/>
              <w:left w:val="single" w:sz="4" w:space="0" w:color="000000"/>
              <w:bottom w:val="single" w:sz="4" w:space="0" w:color="000000"/>
              <w:right w:val="single" w:sz="4" w:space="0" w:color="000000"/>
            </w:tcBorders>
          </w:tcPr>
          <w:p w14:paraId="1FD428C7" w14:textId="77777777" w:rsidR="00A8689D" w:rsidRDefault="00A8689D" w:rsidP="00090289">
            <w:pPr>
              <w:pBdr>
                <w:top w:val="nil"/>
                <w:left w:val="nil"/>
                <w:bottom w:val="nil"/>
                <w:right w:val="nil"/>
                <w:between w:val="nil"/>
                <w:bar w:val="nil"/>
              </w:pBdr>
              <w:jc w:val="both"/>
              <w:rPr>
                <w:ins w:id="804" w:author="Piyush Chetiya" w:date="2022-11-27T21:52:00Z"/>
                <w:lang w:val="en-US"/>
              </w:rPr>
            </w:pPr>
            <w:ins w:id="805" w:author="Piyush Chetiya" w:date="2022-11-27T21:55:00Z">
              <w:r>
                <w:rPr>
                  <w:lang w:val="en-US"/>
                </w:rPr>
                <w:t>&gt;2</w:t>
              </w:r>
            </w:ins>
          </w:p>
        </w:tc>
        <w:tc>
          <w:tcPr>
            <w:tcW w:w="420" w:type="pct"/>
            <w:tcBorders>
              <w:top w:val="single" w:sz="4" w:space="0" w:color="000000"/>
              <w:left w:val="single" w:sz="4" w:space="0" w:color="000000"/>
              <w:bottom w:val="single" w:sz="4" w:space="0" w:color="000000"/>
              <w:right w:val="single" w:sz="4" w:space="0" w:color="000000"/>
            </w:tcBorders>
          </w:tcPr>
          <w:p w14:paraId="292D1304" w14:textId="6FA4E59B" w:rsidR="00A8689D" w:rsidRDefault="00A04971" w:rsidP="00A54E14">
            <w:pPr>
              <w:rPr>
                <w:ins w:id="806" w:author="Piyush Chetiya" w:date="2022-11-27T21:52:00Z"/>
              </w:rPr>
            </w:pPr>
            <w:ins w:id="807" w:author="hp" w:date="2022-12-14T12:34:00Z">
              <w:r>
                <w:t>6%</w:t>
              </w:r>
            </w:ins>
          </w:p>
        </w:tc>
      </w:tr>
      <w:tr w:rsidR="00C06AB6" w:rsidRPr="004432D0" w14:paraId="12E84251" w14:textId="77777777" w:rsidTr="00096EA5">
        <w:trPr>
          <w:trHeight w:val="2100"/>
          <w:ins w:id="808"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9AC1E6" w14:textId="77777777" w:rsidR="00AD4B95" w:rsidRPr="00C23A12" w:rsidRDefault="00AD4B95" w:rsidP="009B72B3">
            <w:pPr>
              <w:pStyle w:val="Tabletext"/>
              <w:rPr>
                <w:ins w:id="809" w:author="Piyush Chetiya" w:date="2022-06-10T07:36:00Z"/>
              </w:rPr>
            </w:pPr>
            <w:ins w:id="810" w:author="Piyush Chetiya" w:date="2022-06-10T07:36:00Z">
              <w:r w:rsidRPr="00C23A12">
                <w:t>Integrity</w:t>
              </w:r>
            </w:ins>
            <w:ins w:id="811" w:author="hp" w:date="2022-06-10T10:53:00Z">
              <w:r w:rsidR="00A02624">
                <w:t xml:space="preserve"> [3]</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0D56A4" w14:textId="4795AF90" w:rsidR="00AD4B95" w:rsidRPr="00C23A12" w:rsidRDefault="00AD4B95" w:rsidP="009B72B3">
            <w:pPr>
              <w:pStyle w:val="Tabletext"/>
              <w:rPr>
                <w:ins w:id="812" w:author="Piyush Chetiya" w:date="2022-06-10T07:36:00Z"/>
              </w:rPr>
            </w:pPr>
            <w:ins w:id="813" w:author="Piyush Chetiya" w:date="2022-06-10T07:36:00Z">
              <w:del w:id="814" w:author="hp" w:date="2022-12-14T15:53:00Z">
                <w:r w:rsidRPr="00C23A12" w:rsidDel="00850F12">
                  <w:delText>The AI agent provides relevant answer to the input.</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C1B35C" w14:textId="77777777" w:rsidR="00AD4B95" w:rsidRPr="00C23A12" w:rsidRDefault="00AD4B95" w:rsidP="009B72B3">
            <w:pPr>
              <w:pStyle w:val="Tabletext"/>
              <w:rPr>
                <w:ins w:id="815" w:author="Piyush Chetiya" w:date="2022-06-10T07:36:00Z"/>
              </w:rPr>
            </w:pPr>
            <w:proofErr w:type="gramStart"/>
            <w:ins w:id="816" w:author="Piyush Chetiya" w:date="2022-06-10T07:36:00Z">
              <w:r w:rsidRPr="00C23A12">
                <w:t>Users</w:t>
              </w:r>
              <w:proofErr w:type="gramEnd"/>
              <w:r w:rsidRPr="00C23A12">
                <w:t xml:space="preserve"> feedback</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0AABD6" w14:textId="77777777" w:rsidR="00AD4B95" w:rsidRPr="00C23A12" w:rsidRDefault="00AD4B95" w:rsidP="009B72B3">
            <w:pPr>
              <w:pStyle w:val="Tabletext"/>
              <w:rPr>
                <w:ins w:id="817" w:author="Piyush Chetiya" w:date="2022-06-10T07:36:00Z"/>
              </w:rPr>
            </w:pPr>
            <w:ins w:id="818" w:author="Piyush Chetiya" w:date="2022-06-10T07:36:00Z">
              <w:r w:rsidRPr="00C23A12">
                <w:t>Relevance of the answer provided by the C.AI bot.</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6EFB4C" w14:textId="77777777" w:rsidR="00AD4B95" w:rsidRPr="00C23A12" w:rsidRDefault="00AD4B95" w:rsidP="009B72B3">
            <w:pPr>
              <w:pStyle w:val="Tabletext"/>
              <w:rPr>
                <w:ins w:id="819" w:author="Piyush Chetiya" w:date="2022-06-10T07:36:00Z"/>
              </w:rPr>
            </w:pPr>
            <w:ins w:id="820" w:author="Piyush Chetiya" w:date="2022-06-10T07:36:00Z">
              <w:r w:rsidRPr="00C23A12">
                <w:t xml:space="preserve">Sometimes the chatbots/ AI assistant answers without context which it does not realize </w:t>
              </w:r>
              <w:proofErr w:type="gramStart"/>
              <w:r w:rsidRPr="00C23A12">
                <w:t>i.e.</w:t>
              </w:r>
              <w:proofErr w:type="gramEnd"/>
              <w:r w:rsidRPr="00C23A12">
                <w:t xml:space="preserve"> answering irrelevant to the question.</w:t>
              </w:r>
            </w:ins>
          </w:p>
        </w:tc>
        <w:tc>
          <w:tcPr>
            <w:tcW w:w="973" w:type="pct"/>
            <w:tcBorders>
              <w:top w:val="single" w:sz="4" w:space="0" w:color="000000"/>
              <w:left w:val="single" w:sz="4" w:space="0" w:color="000000"/>
              <w:bottom w:val="single" w:sz="4" w:space="0" w:color="000000"/>
              <w:right w:val="single" w:sz="4" w:space="0" w:color="000000"/>
            </w:tcBorders>
          </w:tcPr>
          <w:p w14:paraId="17AB6230" w14:textId="77777777" w:rsidR="00AD4B95" w:rsidRPr="00C23A12" w:rsidRDefault="00744044" w:rsidP="00A54E14">
            <w:pPr>
              <w:rPr>
                <w:ins w:id="821" w:author="AK" w:date="2022-06-10T05:51:00Z"/>
              </w:rPr>
            </w:pPr>
            <w:ins w:id="822" w:author="hp" w:date="2022-06-10T11:02:00Z">
              <w:r>
                <w:t>&lt;</w:t>
              </w:r>
              <w:commentRangeStart w:id="823"/>
              <w:r>
                <w:t>8</w:t>
              </w:r>
            </w:ins>
            <w:commentRangeEnd w:id="823"/>
            <w:r w:rsidR="00531D48">
              <w:rPr>
                <w:rStyle w:val="CommentReference"/>
              </w:rPr>
              <w:commentReference w:id="823"/>
            </w:r>
          </w:p>
        </w:tc>
        <w:tc>
          <w:tcPr>
            <w:tcW w:w="420" w:type="pct"/>
            <w:tcBorders>
              <w:top w:val="single" w:sz="4" w:space="0" w:color="000000"/>
              <w:left w:val="single" w:sz="4" w:space="0" w:color="000000"/>
              <w:bottom w:val="single" w:sz="4" w:space="0" w:color="000000"/>
              <w:right w:val="single" w:sz="4" w:space="0" w:color="000000"/>
            </w:tcBorders>
          </w:tcPr>
          <w:p w14:paraId="24E27B2B" w14:textId="4BA5F8A9" w:rsidR="00AD4B95" w:rsidRPr="00C23A12" w:rsidRDefault="00A04971" w:rsidP="00A54E14">
            <w:pPr>
              <w:rPr>
                <w:ins w:id="824" w:author="AK" w:date="2022-06-10T05:51:00Z"/>
              </w:rPr>
            </w:pPr>
            <w:ins w:id="825" w:author="hp" w:date="2022-12-14T12:34:00Z">
              <w:r>
                <w:t>6%</w:t>
              </w:r>
            </w:ins>
          </w:p>
        </w:tc>
      </w:tr>
      <w:tr w:rsidR="00C06AB6" w:rsidRPr="004432D0" w14:paraId="0602E53C" w14:textId="77777777" w:rsidTr="00096EA5">
        <w:trPr>
          <w:trHeight w:val="1800"/>
          <w:ins w:id="826"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324611" w14:textId="77777777" w:rsidR="00AD4B95" w:rsidRPr="00C23A12" w:rsidRDefault="00AD4B95" w:rsidP="009B72B3">
            <w:pPr>
              <w:pStyle w:val="Tabletext"/>
              <w:rPr>
                <w:ins w:id="827" w:author="Piyush Chetiya" w:date="2022-06-10T07:36:00Z"/>
              </w:rPr>
            </w:pPr>
            <w:ins w:id="828" w:author="Piyush Chetiya" w:date="2022-06-10T07:36:00Z">
              <w:r w:rsidRPr="00C23A12">
                <w:t>Fairness</w:t>
              </w:r>
            </w:ins>
            <w:ins w:id="829" w:author="hp" w:date="2022-06-10T10:53:00Z">
              <w:r w:rsidR="00A02624">
                <w:t xml:space="preserve"> [4]</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B6DC08" w14:textId="6F3253EC" w:rsidR="00AD4B95" w:rsidRPr="00C23A12" w:rsidRDefault="00AD4B95" w:rsidP="009B72B3">
            <w:pPr>
              <w:pStyle w:val="Tabletext"/>
              <w:rPr>
                <w:ins w:id="830" w:author="Piyush Chetiya" w:date="2022-06-10T07:36:00Z"/>
              </w:rPr>
            </w:pPr>
            <w:ins w:id="831" w:author="Piyush Chetiya" w:date="2022-06-10T07:36:00Z">
              <w:del w:id="832" w:author="hp" w:date="2022-12-14T15:57:00Z">
                <w:r w:rsidRPr="00C23A12" w:rsidDel="005904F3">
                  <w:delText>The AI system should not discriminate on the basis of protected attributes alone.</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240149" w14:textId="77777777" w:rsidR="00AD4B95" w:rsidRPr="00C23A12" w:rsidRDefault="00AD4B95" w:rsidP="009B72B3">
            <w:pPr>
              <w:pStyle w:val="Tabletext"/>
              <w:rPr>
                <w:ins w:id="833" w:author="Piyush Chetiya" w:date="2022-06-10T07:36:00Z"/>
              </w:rPr>
            </w:pPr>
            <w:ins w:id="834" w:author="Piyush Chetiya" w:date="2022-06-10T07:36:00Z">
              <w:r w:rsidRPr="00C23A12">
                <w:t>Evaluation of training set and the model outcomes with the expected results</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523A63" w14:textId="77777777" w:rsidR="00AD4B95" w:rsidRPr="00C23A12" w:rsidRDefault="00AD4B95" w:rsidP="009B72B3">
            <w:pPr>
              <w:pStyle w:val="Tabletext"/>
              <w:rPr>
                <w:ins w:id="835" w:author="Piyush Chetiya" w:date="2022-06-10T07:36:00Z"/>
              </w:rPr>
            </w:pPr>
            <w:ins w:id="836" w:author="Piyush Chetiya" w:date="2022-06-10T07:36:00Z">
              <w:r w:rsidRPr="00C23A12">
                <w:t>Overall fairness indicators, such as Fairness Score, Bias Index [4]</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96E53F" w14:textId="77777777" w:rsidR="00AD4B95" w:rsidRPr="00C23A12" w:rsidRDefault="00AD4B95" w:rsidP="009B72B3">
            <w:pPr>
              <w:pStyle w:val="Tabletext"/>
              <w:rPr>
                <w:ins w:id="837" w:author="Piyush Chetiya" w:date="2022-06-10T07:36:00Z"/>
              </w:rPr>
            </w:pPr>
            <w:ins w:id="838" w:author="Piyush Chetiya" w:date="2022-06-10T07:36:00Z">
              <w:r w:rsidRPr="00C23A12">
                <w:t>Model should be fair. There should be no discrimination based on caste, religion, race, gender, etc.</w:t>
              </w:r>
            </w:ins>
          </w:p>
        </w:tc>
        <w:tc>
          <w:tcPr>
            <w:tcW w:w="973" w:type="pct"/>
            <w:tcBorders>
              <w:top w:val="single" w:sz="4" w:space="0" w:color="000000"/>
              <w:left w:val="single" w:sz="4" w:space="0" w:color="000000"/>
              <w:bottom w:val="single" w:sz="4" w:space="0" w:color="000000"/>
              <w:right w:val="single" w:sz="4" w:space="0" w:color="000000"/>
            </w:tcBorders>
          </w:tcPr>
          <w:p w14:paraId="79E57055" w14:textId="77777777" w:rsidR="00AD4B95" w:rsidRPr="00C23A12" w:rsidRDefault="00744044" w:rsidP="00A54E14">
            <w:pPr>
              <w:rPr>
                <w:ins w:id="839" w:author="AK" w:date="2022-06-10T05:51:00Z"/>
              </w:rPr>
            </w:pPr>
            <w:ins w:id="840" w:author="hp" w:date="2022-06-10T11:02:00Z">
              <w:r>
                <w:t>&lt;7</w:t>
              </w:r>
            </w:ins>
          </w:p>
        </w:tc>
        <w:tc>
          <w:tcPr>
            <w:tcW w:w="420" w:type="pct"/>
            <w:tcBorders>
              <w:top w:val="single" w:sz="4" w:space="0" w:color="000000"/>
              <w:left w:val="single" w:sz="4" w:space="0" w:color="000000"/>
              <w:bottom w:val="single" w:sz="4" w:space="0" w:color="000000"/>
              <w:right w:val="single" w:sz="4" w:space="0" w:color="000000"/>
            </w:tcBorders>
          </w:tcPr>
          <w:p w14:paraId="721373E6" w14:textId="16843746" w:rsidR="00AD4B95" w:rsidRPr="00C23A12" w:rsidRDefault="00A04971" w:rsidP="00A54E14">
            <w:pPr>
              <w:rPr>
                <w:ins w:id="841" w:author="AK" w:date="2022-06-10T05:51:00Z"/>
              </w:rPr>
            </w:pPr>
            <w:ins w:id="842" w:author="hp" w:date="2022-12-14T12:35:00Z">
              <w:r>
                <w:t>6%</w:t>
              </w:r>
            </w:ins>
          </w:p>
        </w:tc>
      </w:tr>
      <w:tr w:rsidR="00C06AB6" w:rsidRPr="004432D0" w14:paraId="116C2728" w14:textId="77777777" w:rsidTr="00096EA5">
        <w:trPr>
          <w:trHeight w:val="3900"/>
          <w:ins w:id="843"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56173B" w14:textId="77777777" w:rsidR="00AD4B95" w:rsidRPr="00C23A12" w:rsidRDefault="00AD4B95" w:rsidP="009B72B3">
            <w:pPr>
              <w:pStyle w:val="Tabletext"/>
              <w:rPr>
                <w:ins w:id="844" w:author="Piyush Chetiya" w:date="2022-06-10T07:36:00Z"/>
              </w:rPr>
            </w:pPr>
            <w:ins w:id="845" w:author="Piyush Chetiya" w:date="2022-06-10T07:36:00Z">
              <w:r w:rsidRPr="00C23A12">
                <w:t>Accuracy</w:t>
              </w:r>
            </w:ins>
            <w:ins w:id="846" w:author="hp" w:date="2022-06-10T10:53:00Z">
              <w:r w:rsidR="00A02624">
                <w:t xml:space="preserve"> [5]</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C5FB31" w14:textId="7BE1FE14" w:rsidR="00AD4B95" w:rsidRPr="00C23A12" w:rsidRDefault="00AD4B95" w:rsidP="009B72B3">
            <w:pPr>
              <w:pStyle w:val="Tabletext"/>
              <w:rPr>
                <w:ins w:id="847" w:author="Piyush Chetiya" w:date="2022-06-10T07:36:00Z"/>
              </w:rPr>
            </w:pPr>
            <w:ins w:id="848" w:author="Piyush Chetiya" w:date="2022-06-10T07:36:00Z">
              <w:del w:id="849" w:author="hp" w:date="2022-12-14T16:00:00Z">
                <w:r w:rsidRPr="00C23A12" w:rsidDel="00E2097B">
                  <w:delText>Deep reinforcement learning follows a reward system that enables the bot to differentiate between right and wrong.</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424897" w14:textId="77777777" w:rsidR="00AD4B95" w:rsidRPr="00C23A12" w:rsidRDefault="00AD4B95" w:rsidP="009B72B3">
            <w:pPr>
              <w:pStyle w:val="Tabletext"/>
              <w:rPr>
                <w:ins w:id="850" w:author="Piyush Chetiya" w:date="2022-06-10T07:36:00Z"/>
              </w:rPr>
            </w:pPr>
            <w:ins w:id="851" w:author="Piyush Chetiya" w:date="2022-06-10T07:36:00Z">
              <w:r w:rsidRPr="00C23A12">
                <w:t>Evaluated by the user experience</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E78EC3" w14:textId="77777777" w:rsidR="00AD4B95" w:rsidRPr="00C23A12" w:rsidRDefault="00AD4B95" w:rsidP="009B72B3">
            <w:pPr>
              <w:pStyle w:val="Tabletext"/>
              <w:rPr>
                <w:ins w:id="852" w:author="Piyush Chetiya" w:date="2022-06-10T07:36:00Z"/>
              </w:rPr>
            </w:pPr>
            <w:ins w:id="853" w:author="Piyush Chetiya" w:date="2022-06-10T07:36:00Z">
              <w:r w:rsidRPr="00C23A12">
                <w:t>Reward system</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5CBABC" w14:textId="77777777" w:rsidR="00AD4B95" w:rsidRPr="00C23A12" w:rsidRDefault="00AD4B95" w:rsidP="009B72B3">
            <w:pPr>
              <w:pStyle w:val="Tabletext"/>
              <w:rPr>
                <w:ins w:id="854" w:author="Piyush Chetiya" w:date="2022-06-10T07:36:00Z"/>
              </w:rPr>
            </w:pPr>
            <w:ins w:id="855" w:author="Piyush Chetiya" w:date="2022-06-10T07:36:00Z">
              <w:r w:rsidRPr="00C23A12">
                <w:t>Some Deep reinforcement learning algorithms used in conversational AI are Q-Learning, Deep Q Neural Network (DQN) and Distributed Reinforcement Learning, Quantile Regression (QR-DQN).</w:t>
              </w:r>
            </w:ins>
          </w:p>
        </w:tc>
        <w:tc>
          <w:tcPr>
            <w:tcW w:w="973" w:type="pct"/>
            <w:tcBorders>
              <w:top w:val="single" w:sz="4" w:space="0" w:color="000000"/>
              <w:left w:val="single" w:sz="4" w:space="0" w:color="000000"/>
              <w:bottom w:val="single" w:sz="4" w:space="0" w:color="000000"/>
              <w:right w:val="single" w:sz="4" w:space="0" w:color="000000"/>
            </w:tcBorders>
          </w:tcPr>
          <w:p w14:paraId="0F74ADB8" w14:textId="77777777" w:rsidR="00AD4B95" w:rsidRPr="00C23A12" w:rsidRDefault="00744044" w:rsidP="00A54E14">
            <w:pPr>
              <w:rPr>
                <w:ins w:id="856" w:author="AK" w:date="2022-06-10T05:51:00Z"/>
              </w:rPr>
            </w:pPr>
            <w:ins w:id="857" w:author="hp" w:date="2022-06-10T11:02:00Z">
              <w:r>
                <w:t>&lt;8</w:t>
              </w:r>
            </w:ins>
          </w:p>
        </w:tc>
        <w:tc>
          <w:tcPr>
            <w:tcW w:w="420" w:type="pct"/>
            <w:tcBorders>
              <w:top w:val="single" w:sz="4" w:space="0" w:color="000000"/>
              <w:left w:val="single" w:sz="4" w:space="0" w:color="000000"/>
              <w:bottom w:val="single" w:sz="4" w:space="0" w:color="000000"/>
              <w:right w:val="single" w:sz="4" w:space="0" w:color="000000"/>
            </w:tcBorders>
          </w:tcPr>
          <w:p w14:paraId="0A392325" w14:textId="6A93CCDE" w:rsidR="00AD4B95" w:rsidRPr="00C23A12" w:rsidRDefault="00A04971" w:rsidP="00A02624">
            <w:pPr>
              <w:rPr>
                <w:ins w:id="858" w:author="AK" w:date="2022-06-10T05:51:00Z"/>
              </w:rPr>
            </w:pPr>
            <w:ins w:id="859" w:author="hp" w:date="2022-12-14T12:35:00Z">
              <w:r>
                <w:t>6%</w:t>
              </w:r>
            </w:ins>
          </w:p>
        </w:tc>
      </w:tr>
      <w:tr w:rsidR="00C06AB6" w:rsidRPr="004432D0" w14:paraId="561A37A5" w14:textId="77777777" w:rsidTr="00096EA5">
        <w:trPr>
          <w:trHeight w:val="3000"/>
          <w:ins w:id="860"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02C6AD" w14:textId="77777777" w:rsidR="00AD4B95" w:rsidRPr="00C23A12" w:rsidRDefault="00AD4B95" w:rsidP="009B72B3">
            <w:pPr>
              <w:pStyle w:val="Tabletext"/>
              <w:rPr>
                <w:ins w:id="861" w:author="Piyush Chetiya" w:date="2022-06-10T07:36:00Z"/>
              </w:rPr>
            </w:pPr>
            <w:ins w:id="862" w:author="Piyush Chetiya" w:date="2022-06-10T07:36:00Z">
              <w:r w:rsidRPr="00C23A12">
                <w:t>Learning</w:t>
              </w:r>
            </w:ins>
            <w:ins w:id="863" w:author="hp" w:date="2022-06-10T10:53:00Z">
              <w:r w:rsidR="00A02624">
                <w:t xml:space="preserve"> [3]</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8CE28A" w14:textId="092B0577" w:rsidR="00AD4B95" w:rsidRPr="00C23A12" w:rsidRDefault="00AD4B95" w:rsidP="009B72B3">
            <w:pPr>
              <w:pStyle w:val="Tabletext"/>
              <w:rPr>
                <w:ins w:id="864" w:author="Piyush Chetiya" w:date="2022-06-10T07:36:00Z"/>
              </w:rPr>
            </w:pPr>
            <w:ins w:id="865" w:author="Piyush Chetiya" w:date="2022-06-10T07:36:00Z">
              <w:del w:id="866" w:author="hp" w:date="2022-12-14T16:02:00Z">
                <w:r w:rsidRPr="00C23A12" w:rsidDel="0059378F">
                  <w:delText>AI assistant capability to learn from unstructured data set and taking decision on what actions to perform to optimize the performance.</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DBC68A" w14:textId="77777777" w:rsidR="00AD4B95" w:rsidRPr="00C23A12" w:rsidRDefault="00AD4B95" w:rsidP="009B72B3">
            <w:pPr>
              <w:pStyle w:val="Tabletext"/>
              <w:rPr>
                <w:ins w:id="867" w:author="Piyush Chetiya" w:date="2022-06-10T07:36:00Z"/>
              </w:rPr>
            </w:pPr>
            <w:ins w:id="868" w:author="Piyush Chetiya" w:date="2022-06-10T07:36:00Z">
              <w:r w:rsidRPr="00C23A12">
                <w:t>Relevancy between the Question and Answer as perceived by the user.</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5C6018" w14:textId="77777777" w:rsidR="00AD4B95" w:rsidRPr="00C23A12" w:rsidRDefault="00AD4B95" w:rsidP="009B72B3">
            <w:pPr>
              <w:pStyle w:val="Tabletext"/>
              <w:rPr>
                <w:ins w:id="869" w:author="Piyush Chetiya" w:date="2022-06-10T07:36:00Z"/>
              </w:rPr>
            </w:pPr>
            <w:ins w:id="870" w:author="Piyush Chetiya" w:date="2022-06-10T07:36:00Z">
              <w:r w:rsidRPr="00C23A12">
                <w:t>Decision on action.</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DF48E5" w14:textId="77777777" w:rsidR="00AD4B95" w:rsidRPr="00C23A12" w:rsidRDefault="00AD4B95" w:rsidP="009B72B3">
            <w:pPr>
              <w:pStyle w:val="Tabletext"/>
              <w:rPr>
                <w:ins w:id="871" w:author="Piyush Chetiya" w:date="2022-06-10T07:36:00Z"/>
              </w:rPr>
            </w:pPr>
            <w:ins w:id="872" w:author="Piyush Chetiya" w:date="2022-06-10T07:36:00Z">
              <w:r w:rsidRPr="00C23A12">
                <w:t>Deep reinforcement learning from unstructured data.</w:t>
              </w:r>
            </w:ins>
          </w:p>
        </w:tc>
        <w:tc>
          <w:tcPr>
            <w:tcW w:w="973" w:type="pct"/>
            <w:tcBorders>
              <w:top w:val="single" w:sz="4" w:space="0" w:color="000000"/>
              <w:left w:val="single" w:sz="4" w:space="0" w:color="000000"/>
              <w:bottom w:val="single" w:sz="4" w:space="0" w:color="000000"/>
              <w:right w:val="single" w:sz="4" w:space="0" w:color="000000"/>
            </w:tcBorders>
          </w:tcPr>
          <w:p w14:paraId="01FC3A4F" w14:textId="77777777" w:rsidR="00AD4B95" w:rsidRPr="00C23A12" w:rsidRDefault="00744044" w:rsidP="00A54E14">
            <w:pPr>
              <w:rPr>
                <w:ins w:id="873" w:author="AK" w:date="2022-06-10T05:51:00Z"/>
              </w:rPr>
            </w:pPr>
            <w:ins w:id="874" w:author="hp" w:date="2022-06-10T11:02:00Z">
              <w:r>
                <w:t>&lt;7</w:t>
              </w:r>
            </w:ins>
          </w:p>
        </w:tc>
        <w:tc>
          <w:tcPr>
            <w:tcW w:w="420" w:type="pct"/>
            <w:tcBorders>
              <w:top w:val="single" w:sz="4" w:space="0" w:color="000000"/>
              <w:left w:val="single" w:sz="4" w:space="0" w:color="000000"/>
              <w:bottom w:val="single" w:sz="4" w:space="0" w:color="000000"/>
              <w:right w:val="single" w:sz="4" w:space="0" w:color="000000"/>
            </w:tcBorders>
          </w:tcPr>
          <w:p w14:paraId="44559641" w14:textId="60401ED3" w:rsidR="00AD4B95" w:rsidRPr="00C23A12" w:rsidRDefault="00A04971" w:rsidP="00A54E14">
            <w:pPr>
              <w:rPr>
                <w:ins w:id="875" w:author="AK" w:date="2022-06-10T05:51:00Z"/>
              </w:rPr>
            </w:pPr>
            <w:ins w:id="876" w:author="hp" w:date="2022-12-14T12:35:00Z">
              <w:r>
                <w:t>6%</w:t>
              </w:r>
            </w:ins>
          </w:p>
        </w:tc>
      </w:tr>
      <w:tr w:rsidR="00C06AB6" w:rsidRPr="004432D0" w14:paraId="3BC84E59" w14:textId="77777777" w:rsidTr="00096EA5">
        <w:trPr>
          <w:trHeight w:val="3900"/>
          <w:ins w:id="877"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31CEDA" w14:textId="77777777" w:rsidR="00AD4B95" w:rsidRPr="00C23A12" w:rsidRDefault="00AD4B95" w:rsidP="009B72B3">
            <w:pPr>
              <w:pStyle w:val="Tabletext"/>
              <w:rPr>
                <w:ins w:id="878" w:author="Piyush Chetiya" w:date="2022-06-10T07:36:00Z"/>
              </w:rPr>
            </w:pPr>
            <w:ins w:id="879" w:author="Piyush Chetiya" w:date="2022-06-10T07:36:00Z">
              <w:r w:rsidRPr="00C23A12">
                <w:lastRenderedPageBreak/>
                <w:t>Censoring</w:t>
              </w:r>
            </w:ins>
            <w:ins w:id="880" w:author="hp" w:date="2022-06-10T10:53:00Z">
              <w:r w:rsidR="00A02624">
                <w:t xml:space="preserve"> [6]</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D928C1" w14:textId="6A977BE9" w:rsidR="00AD4B95" w:rsidRPr="00C23A12" w:rsidRDefault="00AD4B95" w:rsidP="009B72B3">
            <w:pPr>
              <w:pStyle w:val="Tabletext"/>
              <w:rPr>
                <w:ins w:id="881" w:author="Piyush Chetiya" w:date="2022-06-10T07:36:00Z"/>
              </w:rPr>
            </w:pPr>
            <w:ins w:id="882" w:author="Piyush Chetiya" w:date="2022-06-10T07:36:00Z">
              <w:del w:id="883" w:author="hp" w:date="2022-12-14T16:03:00Z">
                <w:r w:rsidRPr="00C23A12" w:rsidDel="00920423">
                  <w:delText>Algorithms of chatbots model should be able to censor the inappropriate utterances in the text using a negative reward system.</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FD70B8" w14:textId="77777777" w:rsidR="00AD4B95" w:rsidRPr="00C23A12" w:rsidRDefault="00AD4B95" w:rsidP="009B72B3">
            <w:pPr>
              <w:pStyle w:val="Tabletext"/>
              <w:rPr>
                <w:ins w:id="884" w:author="Piyush Chetiya" w:date="2022-06-10T07:36:00Z"/>
              </w:rPr>
            </w:pPr>
            <w:ins w:id="885" w:author="Piyush Chetiya" w:date="2022-06-10T07:36:00Z">
              <w:r w:rsidRPr="00C23A12">
                <w:t xml:space="preserve">LSTM model (Long </w:t>
              </w:r>
              <w:proofErr w:type="gramStart"/>
              <w:r w:rsidRPr="00C23A12">
                <w:t>Short Term</w:t>
              </w:r>
              <w:proofErr w:type="gramEnd"/>
              <w:r w:rsidRPr="00C23A12">
                <w:t xml:space="preserve"> Memory).</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DA1F4E" w14:textId="77777777" w:rsidR="00AD4B95" w:rsidRPr="00C23A12" w:rsidRDefault="00AD4B95" w:rsidP="009B72B3">
            <w:pPr>
              <w:pStyle w:val="Tabletext"/>
              <w:rPr>
                <w:ins w:id="886" w:author="Piyush Chetiya" w:date="2022-06-10T07:36:00Z"/>
              </w:rPr>
            </w:pPr>
            <w:ins w:id="887" w:author="Piyush Chetiya" w:date="2022-06-10T07:36:00Z">
              <w:r w:rsidRPr="00C23A12">
                <w:t>Negative reward system.</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EFD2B8" w14:textId="77777777" w:rsidR="00AD4B95" w:rsidRPr="00C23A12" w:rsidRDefault="00AD4B95" w:rsidP="009B72B3">
            <w:pPr>
              <w:pStyle w:val="Tabletext"/>
              <w:rPr>
                <w:ins w:id="888" w:author="Piyush Chetiya" w:date="2022-06-10T07:36:00Z"/>
              </w:rPr>
            </w:pPr>
            <w:ins w:id="889" w:author="Piyush Chetiya" w:date="2022-06-10T07:36:00Z">
              <w:r w:rsidRPr="00C23A12">
                <w:t xml:space="preserve">LSTM model </w:t>
              </w:r>
              <w:proofErr w:type="gramStart"/>
              <w:r w:rsidRPr="00C23A12">
                <w:t>is able to</w:t>
              </w:r>
              <w:proofErr w:type="gramEnd"/>
              <w:r w:rsidRPr="00C23A12">
                <w:t xml:space="preserve"> increase the memory of recurrent neural networks. LSTM model along with DRL (Deep Reinforcement Learning) Algorithm </w:t>
              </w:r>
              <w:proofErr w:type="gramStart"/>
              <w:r w:rsidRPr="00C23A12">
                <w:t>is able to</w:t>
              </w:r>
              <w:proofErr w:type="gramEnd"/>
              <w:r w:rsidRPr="00C23A12">
                <w:t xml:space="preserve"> censor the inappropriate utterances in a text using a negative reward system.</w:t>
              </w:r>
            </w:ins>
          </w:p>
        </w:tc>
        <w:tc>
          <w:tcPr>
            <w:tcW w:w="973" w:type="pct"/>
            <w:tcBorders>
              <w:top w:val="single" w:sz="4" w:space="0" w:color="000000"/>
              <w:left w:val="single" w:sz="4" w:space="0" w:color="000000"/>
              <w:bottom w:val="single" w:sz="4" w:space="0" w:color="000000"/>
              <w:right w:val="single" w:sz="4" w:space="0" w:color="000000"/>
            </w:tcBorders>
          </w:tcPr>
          <w:p w14:paraId="5473BF73" w14:textId="77777777" w:rsidR="00AD4B95" w:rsidRPr="00C23A12" w:rsidRDefault="00744044" w:rsidP="00A54E14">
            <w:pPr>
              <w:rPr>
                <w:ins w:id="890" w:author="AK" w:date="2022-06-10T05:51:00Z"/>
              </w:rPr>
            </w:pPr>
            <w:ins w:id="891" w:author="hp" w:date="2022-06-10T11:02:00Z">
              <w:r>
                <w:t>&lt;6</w:t>
              </w:r>
            </w:ins>
          </w:p>
        </w:tc>
        <w:tc>
          <w:tcPr>
            <w:tcW w:w="420" w:type="pct"/>
            <w:tcBorders>
              <w:top w:val="single" w:sz="4" w:space="0" w:color="000000"/>
              <w:left w:val="single" w:sz="4" w:space="0" w:color="000000"/>
              <w:bottom w:val="single" w:sz="4" w:space="0" w:color="000000"/>
              <w:right w:val="single" w:sz="4" w:space="0" w:color="000000"/>
            </w:tcBorders>
          </w:tcPr>
          <w:p w14:paraId="77847A1D" w14:textId="38E9A7C0" w:rsidR="00AD4B95" w:rsidRPr="00C23A12" w:rsidRDefault="00A04971" w:rsidP="00A02624">
            <w:pPr>
              <w:rPr>
                <w:ins w:id="892" w:author="AK" w:date="2022-06-10T05:51:00Z"/>
              </w:rPr>
            </w:pPr>
            <w:ins w:id="893" w:author="hp" w:date="2022-12-14T12:35:00Z">
              <w:r>
                <w:t>6%</w:t>
              </w:r>
            </w:ins>
          </w:p>
        </w:tc>
      </w:tr>
      <w:tr w:rsidR="00C06AB6" w:rsidRPr="004432D0" w14:paraId="4F82C264" w14:textId="77777777" w:rsidTr="00096EA5">
        <w:trPr>
          <w:trHeight w:val="2400"/>
          <w:ins w:id="894"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462CE5" w14:textId="370BE62B" w:rsidR="00AD4B95" w:rsidRPr="00C23A12" w:rsidRDefault="00AD4B95" w:rsidP="009B72B3">
            <w:pPr>
              <w:pStyle w:val="Tabletext"/>
              <w:rPr>
                <w:ins w:id="895" w:author="Piyush Chetiya" w:date="2022-06-10T07:36:00Z"/>
              </w:rPr>
            </w:pPr>
            <w:ins w:id="896" w:author="Piyush Chetiya" w:date="2022-06-10T07:36:00Z">
              <w:del w:id="897" w:author="hp" w:date="2022-12-14T12:36:00Z">
                <w:r w:rsidRPr="00C23A12" w:rsidDel="00A04971">
                  <w:delText>Metrics</w:delText>
                </w:r>
              </w:del>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350A7C" w14:textId="1F327BE2" w:rsidR="00AD4B95" w:rsidRPr="00C23A12" w:rsidRDefault="00AD4B95" w:rsidP="009B72B3">
            <w:pPr>
              <w:pStyle w:val="Tabletext"/>
              <w:rPr>
                <w:ins w:id="898" w:author="Piyush Chetiya" w:date="2022-06-10T07:36:00Z"/>
              </w:rPr>
            </w:pPr>
            <w:ins w:id="899" w:author="Piyush Chetiya" w:date="2022-06-10T07:36:00Z">
              <w:del w:id="900" w:author="hp" w:date="2022-12-14T12:33:00Z">
                <w:r w:rsidRPr="00C23A12" w:rsidDel="00A04971">
                  <w:delText>It depends on concepts such as True Positive (TP), False Positive (FP), True Negative (TN), False Negative (FN)</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E000DB" w14:textId="65347206" w:rsidR="00AD4B95" w:rsidRPr="00C23A12" w:rsidRDefault="00AD4B95" w:rsidP="009B72B3">
            <w:pPr>
              <w:pStyle w:val="Tabletext"/>
              <w:rPr>
                <w:ins w:id="901" w:author="Piyush Chetiya" w:date="2022-06-10T07:36:00Z"/>
              </w:rPr>
            </w:pPr>
            <w:ins w:id="902" w:author="Piyush Chetiya" w:date="2022-06-10T07:36:00Z">
              <w:del w:id="903" w:author="hp" w:date="2022-12-14T12:36:00Z">
                <w:r w:rsidRPr="00C23A12" w:rsidDel="00A04971">
                  <w:delText>Positive or Negative (these represent the classes)</w:delText>
                </w:r>
              </w:del>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8D81D1" w14:textId="434FBDE2" w:rsidR="00AD4B95" w:rsidRPr="00C23A12" w:rsidRDefault="00AD4B95" w:rsidP="009B72B3">
            <w:pPr>
              <w:pStyle w:val="Tabletext"/>
              <w:rPr>
                <w:ins w:id="904" w:author="Piyush Chetiya" w:date="2022-06-10T07:36:00Z"/>
              </w:rPr>
            </w:pPr>
            <w:ins w:id="905" w:author="Piyush Chetiya" w:date="2022-06-10T07:36:00Z">
              <w:del w:id="906" w:author="hp" w:date="2022-12-14T12:36:00Z">
                <w:r w:rsidRPr="00C23A12" w:rsidDel="00A04971">
                  <w:delText>Metrics of classifier performance.</w:delText>
                </w:r>
              </w:del>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B9E181" w14:textId="6C98F72F" w:rsidR="00AD4B95" w:rsidRPr="00C23A12" w:rsidRDefault="00AD4B95" w:rsidP="009B72B3">
            <w:pPr>
              <w:pStyle w:val="Tabletext"/>
              <w:rPr>
                <w:ins w:id="907" w:author="Piyush Chetiya" w:date="2022-06-10T07:36:00Z"/>
              </w:rPr>
            </w:pPr>
            <w:ins w:id="908" w:author="Piyush Chetiya" w:date="2022-06-10T07:36:00Z">
              <w:del w:id="909" w:author="hp" w:date="2022-12-14T12:36:00Z">
                <w:r w:rsidRPr="00C23A12" w:rsidDel="00A04971">
                  <w:delText>Algorithms are tested and compared based on their resulting accuracies. True and False labels decide whether a predicted class is a true class or not.</w:delText>
                </w:r>
              </w:del>
            </w:ins>
          </w:p>
        </w:tc>
        <w:tc>
          <w:tcPr>
            <w:tcW w:w="973" w:type="pct"/>
            <w:tcBorders>
              <w:top w:val="single" w:sz="4" w:space="0" w:color="000000"/>
              <w:left w:val="single" w:sz="4" w:space="0" w:color="000000"/>
              <w:bottom w:val="single" w:sz="4" w:space="0" w:color="000000"/>
              <w:right w:val="single" w:sz="4" w:space="0" w:color="000000"/>
            </w:tcBorders>
          </w:tcPr>
          <w:p w14:paraId="140CDCA5" w14:textId="77777777" w:rsidR="00AD4B95" w:rsidRPr="00C23A12" w:rsidRDefault="00744044" w:rsidP="00A54E14">
            <w:pPr>
              <w:rPr>
                <w:ins w:id="910" w:author="AK" w:date="2022-06-10T05:51:00Z"/>
              </w:rPr>
            </w:pPr>
            <w:ins w:id="911" w:author="hp" w:date="2022-06-10T11:02:00Z">
              <w:r>
                <w:t>&lt;8</w:t>
              </w:r>
            </w:ins>
          </w:p>
        </w:tc>
        <w:tc>
          <w:tcPr>
            <w:tcW w:w="420" w:type="pct"/>
            <w:tcBorders>
              <w:top w:val="single" w:sz="4" w:space="0" w:color="000000"/>
              <w:left w:val="single" w:sz="4" w:space="0" w:color="000000"/>
              <w:bottom w:val="single" w:sz="4" w:space="0" w:color="000000"/>
              <w:right w:val="single" w:sz="4" w:space="0" w:color="000000"/>
            </w:tcBorders>
          </w:tcPr>
          <w:p w14:paraId="4C79640E" w14:textId="77777777" w:rsidR="00AD4B95" w:rsidRPr="00C23A12" w:rsidRDefault="00A02624" w:rsidP="00A54E14">
            <w:pPr>
              <w:rPr>
                <w:ins w:id="912" w:author="AK" w:date="2022-06-10T05:51:00Z"/>
              </w:rPr>
            </w:pPr>
            <w:ins w:id="913" w:author="hp" w:date="2022-06-10T10:56:00Z">
              <w:r>
                <w:t>8%</w:t>
              </w:r>
            </w:ins>
          </w:p>
        </w:tc>
      </w:tr>
      <w:tr w:rsidR="00C06AB6" w:rsidRPr="004432D0" w14:paraId="5B5E8FC9" w14:textId="77777777" w:rsidTr="00096EA5">
        <w:trPr>
          <w:trHeight w:val="3300"/>
          <w:ins w:id="914"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037D5B" w14:textId="77777777" w:rsidR="00AD4B95" w:rsidRPr="00C23A12" w:rsidRDefault="00AD4B95" w:rsidP="009B72B3">
            <w:pPr>
              <w:pStyle w:val="Tabletext"/>
              <w:rPr>
                <w:ins w:id="915" w:author="Piyush Chetiya" w:date="2022-06-10T07:36:00Z"/>
              </w:rPr>
            </w:pPr>
            <w:ins w:id="916" w:author="Piyush Chetiya" w:date="2022-06-10T07:36:00Z">
              <w:r w:rsidRPr="00C23A12">
                <w:t xml:space="preserve">Loops </w:t>
              </w:r>
            </w:ins>
            <w:ins w:id="917" w:author="hp" w:date="2022-06-10T10:53:00Z">
              <w:r w:rsidR="00A02624">
                <w:t>[5]</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ED0F7C" w14:textId="3CC9981B" w:rsidR="00AD4B95" w:rsidRPr="00C23A12" w:rsidRDefault="00AD4B95" w:rsidP="009B72B3">
            <w:pPr>
              <w:pStyle w:val="Tabletext"/>
              <w:rPr>
                <w:ins w:id="918" w:author="Piyush Chetiya" w:date="2022-06-10T07:36:00Z"/>
              </w:rPr>
            </w:pPr>
            <w:ins w:id="919" w:author="Piyush Chetiya" w:date="2022-06-10T07:36:00Z">
              <w:del w:id="920" w:author="hp" w:date="2022-12-14T16:04:00Z">
                <w:r w:rsidRPr="00C23A12" w:rsidDel="00920423">
                  <w:delText>ML should be able to give propelled information retrieval with capability to check the spelling, parse the input and avoid loops in dialogue.</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77D299" w14:textId="77777777" w:rsidR="00AD4B95" w:rsidRPr="00C23A12" w:rsidRDefault="00AD4B95" w:rsidP="009B72B3">
            <w:pPr>
              <w:pStyle w:val="Tabletext"/>
              <w:rPr>
                <w:ins w:id="921" w:author="Piyush Chetiya" w:date="2022-06-10T07:36:00Z"/>
              </w:rPr>
            </w:pPr>
            <w:ins w:id="922" w:author="Piyush Chetiya" w:date="2022-06-10T07:36:00Z">
              <w:r w:rsidRPr="00C23A12">
                <w:t>User should not perceive too many loops in the dialogue.</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D72D84" w14:textId="77777777" w:rsidR="00AD4B95" w:rsidRPr="00C23A12" w:rsidRDefault="00AD4B95" w:rsidP="009B72B3">
            <w:pPr>
              <w:pStyle w:val="Tabletext"/>
              <w:rPr>
                <w:ins w:id="923" w:author="Piyush Chetiya" w:date="2022-06-10T07:36:00Z"/>
              </w:rPr>
            </w:pPr>
            <w:ins w:id="924" w:author="Piyush Chetiya" w:date="2022-06-10T07:36:00Z">
              <w:r w:rsidRPr="00C23A12">
                <w:t>Loops in dialogue</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FA1D90" w14:textId="77777777" w:rsidR="00AD4B95" w:rsidRPr="00C23A12" w:rsidRDefault="00AD4B95" w:rsidP="009B72B3">
            <w:pPr>
              <w:pStyle w:val="Tabletext"/>
              <w:rPr>
                <w:ins w:id="925" w:author="Piyush Chetiya" w:date="2022-06-10T07:36:00Z"/>
              </w:rPr>
            </w:pPr>
            <w:ins w:id="926" w:author="Piyush Chetiya" w:date="2022-06-10T07:36:00Z">
              <w:r w:rsidRPr="00C23A12">
                <w:t>AIML (Artificial Intelligence Markup Language) is being used for this purpose. If the loop is not withdrawn, it will lead to a perception of bad QoS and QoE.</w:t>
              </w:r>
            </w:ins>
          </w:p>
        </w:tc>
        <w:tc>
          <w:tcPr>
            <w:tcW w:w="973" w:type="pct"/>
            <w:tcBorders>
              <w:top w:val="single" w:sz="4" w:space="0" w:color="000000"/>
              <w:left w:val="single" w:sz="4" w:space="0" w:color="000000"/>
              <w:bottom w:val="single" w:sz="4" w:space="0" w:color="000000"/>
              <w:right w:val="single" w:sz="4" w:space="0" w:color="000000"/>
            </w:tcBorders>
          </w:tcPr>
          <w:p w14:paraId="144CD36A" w14:textId="77777777" w:rsidR="00AD4B95" w:rsidRPr="00C23A12" w:rsidRDefault="00744044" w:rsidP="00A54E14">
            <w:pPr>
              <w:rPr>
                <w:ins w:id="927" w:author="AK" w:date="2022-06-10T05:51:00Z"/>
              </w:rPr>
            </w:pPr>
            <w:ins w:id="928" w:author="hp" w:date="2022-06-10T11:02:00Z">
              <w:r>
                <w:t>&lt;</w:t>
              </w:r>
            </w:ins>
            <w:ins w:id="929" w:author="hp" w:date="2022-06-10T11:03:00Z">
              <w:r>
                <w:t>6</w:t>
              </w:r>
            </w:ins>
          </w:p>
        </w:tc>
        <w:tc>
          <w:tcPr>
            <w:tcW w:w="420" w:type="pct"/>
            <w:tcBorders>
              <w:top w:val="single" w:sz="4" w:space="0" w:color="000000"/>
              <w:left w:val="single" w:sz="4" w:space="0" w:color="000000"/>
              <w:bottom w:val="single" w:sz="4" w:space="0" w:color="000000"/>
              <w:right w:val="single" w:sz="4" w:space="0" w:color="000000"/>
            </w:tcBorders>
          </w:tcPr>
          <w:p w14:paraId="62574287" w14:textId="77777777" w:rsidR="00AD4B95" w:rsidRPr="00C23A12" w:rsidRDefault="00A02624" w:rsidP="00A54E14">
            <w:pPr>
              <w:rPr>
                <w:ins w:id="930" w:author="AK" w:date="2022-06-10T05:51:00Z"/>
              </w:rPr>
            </w:pPr>
            <w:ins w:id="931" w:author="hp" w:date="2022-06-10T10:59:00Z">
              <w:r>
                <w:t>5</w:t>
              </w:r>
            </w:ins>
            <w:ins w:id="932" w:author="hp" w:date="2022-06-10T10:56:00Z">
              <w:r>
                <w:t>%</w:t>
              </w:r>
            </w:ins>
          </w:p>
        </w:tc>
      </w:tr>
      <w:tr w:rsidR="00C06AB6" w:rsidRPr="004432D0" w14:paraId="7D9CE05A" w14:textId="77777777" w:rsidTr="00096EA5">
        <w:trPr>
          <w:trHeight w:val="3900"/>
          <w:ins w:id="933"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B816A4" w14:textId="77777777" w:rsidR="00AD4B95" w:rsidRPr="00C23A12" w:rsidRDefault="00AD4B95" w:rsidP="009B72B3">
            <w:pPr>
              <w:pStyle w:val="Tabletext"/>
              <w:rPr>
                <w:ins w:id="934" w:author="Piyush Chetiya" w:date="2022-06-10T07:36:00Z"/>
              </w:rPr>
            </w:pPr>
            <w:proofErr w:type="gramStart"/>
            <w:ins w:id="935" w:author="Piyush Chetiya" w:date="2022-06-10T07:36:00Z">
              <w:r w:rsidRPr="00C23A12">
                <w:lastRenderedPageBreak/>
                <w:t>Data</w:t>
              </w:r>
            </w:ins>
            <w:ins w:id="936" w:author="hp" w:date="2022-06-10T10:53:00Z">
              <w:r w:rsidR="00A02624">
                <w:t>[</w:t>
              </w:r>
              <w:proofErr w:type="gramEnd"/>
              <w:r w:rsidR="00A02624">
                <w:t>6]</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497B86" w14:textId="32411719" w:rsidR="00AD4B95" w:rsidRPr="00C23A12" w:rsidRDefault="00AD4B95" w:rsidP="009B72B3">
            <w:pPr>
              <w:pStyle w:val="Tabletext"/>
              <w:rPr>
                <w:ins w:id="937" w:author="Piyush Chetiya" w:date="2022-06-10T07:36:00Z"/>
              </w:rPr>
            </w:pPr>
            <w:ins w:id="938" w:author="Piyush Chetiya" w:date="2022-06-10T07:36:00Z">
              <w:del w:id="939" w:author="hp" w:date="2022-12-14T16:05:00Z">
                <w:r w:rsidRPr="00C23A12" w:rsidDel="00920423">
                  <w:delText>ML algorithms need to work with the information which is crude and unstructured and never in the correct form as needed for actual processing.</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14BDBD" w14:textId="77777777" w:rsidR="00AD4B95" w:rsidRPr="00C23A12" w:rsidRDefault="00AD4B95" w:rsidP="009B72B3">
            <w:pPr>
              <w:pStyle w:val="Tabletext"/>
              <w:rPr>
                <w:ins w:id="940" w:author="Piyush Chetiya" w:date="2022-06-10T07:36:00Z"/>
              </w:rPr>
            </w:pPr>
            <w:ins w:id="941" w:author="Piyush Chetiya" w:date="2022-06-10T07:36:00Z">
              <w:r w:rsidRPr="00C23A12">
                <w:t xml:space="preserve">Time is required to work on the data to make it structured, clean, </w:t>
              </w:r>
              <w:proofErr w:type="gramStart"/>
              <w:r w:rsidRPr="00C23A12">
                <w:t>ready</w:t>
              </w:r>
              <w:proofErr w:type="gramEnd"/>
              <w:r w:rsidRPr="00C23A12">
                <w:t xml:space="preserve"> and available. Quality of the organized information /data is the benchmark that is applied to the ML algorithm</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BFD174" w14:textId="77777777" w:rsidR="00AD4B95" w:rsidRPr="00C23A12" w:rsidRDefault="00AD4B95" w:rsidP="009B72B3">
            <w:pPr>
              <w:pStyle w:val="Tabletext"/>
              <w:rPr>
                <w:ins w:id="942" w:author="Piyush Chetiya" w:date="2022-06-10T07:36:00Z"/>
              </w:rPr>
            </w:pPr>
            <w:ins w:id="943" w:author="Piyush Chetiya" w:date="2022-06-10T07:36:00Z">
              <w:r w:rsidRPr="00C23A12">
                <w:t>Availability of Structured and clean data</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D32828" w14:textId="77777777" w:rsidR="00AD4B95" w:rsidRPr="00C23A12" w:rsidRDefault="00AD4B95" w:rsidP="009B72B3">
            <w:pPr>
              <w:pStyle w:val="Tabletext"/>
              <w:rPr>
                <w:ins w:id="944" w:author="Piyush Chetiya" w:date="2022-06-10T07:36:00Z"/>
              </w:rPr>
            </w:pPr>
            <w:ins w:id="945" w:author="Piyush Chetiya" w:date="2022-06-10T07:36:00Z">
              <w:r w:rsidRPr="00C23A12">
                <w:t>Structured data is the organized information, and this information is the most valuable contributor for machine learning in conversational AI.</w:t>
              </w:r>
            </w:ins>
          </w:p>
        </w:tc>
        <w:tc>
          <w:tcPr>
            <w:tcW w:w="973" w:type="pct"/>
            <w:tcBorders>
              <w:top w:val="single" w:sz="4" w:space="0" w:color="000000"/>
              <w:left w:val="single" w:sz="4" w:space="0" w:color="000000"/>
              <w:bottom w:val="single" w:sz="4" w:space="0" w:color="000000"/>
              <w:right w:val="single" w:sz="4" w:space="0" w:color="000000"/>
            </w:tcBorders>
          </w:tcPr>
          <w:p w14:paraId="51B85847" w14:textId="77777777" w:rsidR="00AD4B95" w:rsidRPr="00C23A12" w:rsidRDefault="00744044" w:rsidP="00A54E14">
            <w:pPr>
              <w:rPr>
                <w:ins w:id="946" w:author="AK" w:date="2022-06-10T05:51:00Z"/>
              </w:rPr>
            </w:pPr>
            <w:ins w:id="947" w:author="hp" w:date="2022-06-10T11:03:00Z">
              <w:r>
                <w:t>&lt;9</w:t>
              </w:r>
            </w:ins>
          </w:p>
        </w:tc>
        <w:tc>
          <w:tcPr>
            <w:tcW w:w="420" w:type="pct"/>
            <w:tcBorders>
              <w:top w:val="single" w:sz="4" w:space="0" w:color="000000"/>
              <w:left w:val="single" w:sz="4" w:space="0" w:color="000000"/>
              <w:bottom w:val="single" w:sz="4" w:space="0" w:color="000000"/>
              <w:right w:val="single" w:sz="4" w:space="0" w:color="000000"/>
            </w:tcBorders>
          </w:tcPr>
          <w:p w14:paraId="281F7C27" w14:textId="4DC852EE" w:rsidR="00AD4B95" w:rsidRPr="00C23A12" w:rsidRDefault="00A04971" w:rsidP="00A02624">
            <w:pPr>
              <w:rPr>
                <w:ins w:id="948" w:author="AK" w:date="2022-06-10T05:51:00Z"/>
              </w:rPr>
            </w:pPr>
            <w:r>
              <w:t>7%</w:t>
            </w:r>
          </w:p>
        </w:tc>
      </w:tr>
      <w:tr w:rsidR="00C06AB6" w:rsidRPr="004432D0" w14:paraId="674F82D1" w14:textId="77777777" w:rsidTr="00096EA5">
        <w:trPr>
          <w:trHeight w:val="2400"/>
          <w:ins w:id="949"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2C7F8E" w14:textId="77777777" w:rsidR="00AD4B95" w:rsidRPr="00C23A12" w:rsidRDefault="00AD4B95" w:rsidP="009B72B3">
            <w:pPr>
              <w:pStyle w:val="Tabletext"/>
              <w:rPr>
                <w:ins w:id="950" w:author="Piyush Chetiya" w:date="2022-06-10T07:36:00Z"/>
              </w:rPr>
            </w:pPr>
            <w:ins w:id="951" w:author="Piyush Chetiya" w:date="2022-06-10T07:36:00Z">
              <w:r w:rsidRPr="00C23A12">
                <w:t xml:space="preserve">Relational database and </w:t>
              </w:r>
              <w:proofErr w:type="gramStart"/>
              <w:r w:rsidRPr="00C23A12">
                <w:t>SQL</w:t>
              </w:r>
            </w:ins>
            <w:ins w:id="952" w:author="hp" w:date="2022-06-10T10:53:00Z">
              <w:r w:rsidR="00A02624">
                <w:t>[</w:t>
              </w:r>
              <w:proofErr w:type="gramEnd"/>
              <w:r w:rsidR="00A02624">
                <w:t>6]</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265967" w14:textId="2E8EDA7D" w:rsidR="00AD4B95" w:rsidRPr="00C23A12" w:rsidRDefault="00AD4B95" w:rsidP="009B72B3">
            <w:pPr>
              <w:pStyle w:val="Tabletext"/>
              <w:rPr>
                <w:ins w:id="953" w:author="Piyush Chetiya" w:date="2022-06-10T07:36:00Z"/>
              </w:rPr>
            </w:pPr>
            <w:ins w:id="954" w:author="Piyush Chetiya" w:date="2022-06-10T07:36:00Z">
              <w:del w:id="955" w:author="hp" w:date="2022-12-14T16:07:00Z">
                <w:r w:rsidRPr="00C23A12" w:rsidDel="00920423">
                  <w:delText>It is a strategy used in chatbots design in order to make the Chatbots to remember previous conversation.</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40B723" w14:textId="77777777" w:rsidR="00AD4B95" w:rsidRPr="00C23A12" w:rsidRDefault="00AD4B95" w:rsidP="009B72B3">
            <w:pPr>
              <w:pStyle w:val="Tabletext"/>
              <w:rPr>
                <w:ins w:id="956" w:author="Piyush Chetiya" w:date="2022-06-10T07:36:00Z"/>
              </w:rPr>
            </w:pPr>
            <w:ins w:id="957" w:author="Piyush Chetiya" w:date="2022-06-10T07:36:00Z">
              <w:r w:rsidRPr="00C23A12">
                <w:t xml:space="preserve">User experience. This approach </w:t>
              </w:r>
              <w:proofErr w:type="gramStart"/>
              <w:r w:rsidRPr="00C23A12">
                <w:t>lead</w:t>
              </w:r>
              <w:proofErr w:type="gramEnd"/>
              <w:r w:rsidRPr="00C23A12">
                <w:t xml:space="preserve"> to increased load on processor and system requirements.</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BE70B6" w14:textId="77777777" w:rsidR="00AD4B95" w:rsidRPr="00C23A12" w:rsidRDefault="00AD4B95" w:rsidP="009B72B3">
            <w:pPr>
              <w:pStyle w:val="Tabletext"/>
              <w:rPr>
                <w:ins w:id="958" w:author="Piyush Chetiya" w:date="2022-06-10T07:36:00Z"/>
              </w:rPr>
            </w:pPr>
            <w:ins w:id="959" w:author="Piyush Chetiya" w:date="2022-06-10T07:36:00Z">
              <w:r w:rsidRPr="00C23A12">
                <w:t>C.AI agent/chatbots capability to remember the previous conversation.</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F6DC66" w14:textId="77777777" w:rsidR="00AD4B95" w:rsidRPr="00C23A12" w:rsidRDefault="00AD4B95" w:rsidP="009B72B3">
            <w:pPr>
              <w:pStyle w:val="Tabletext"/>
              <w:rPr>
                <w:ins w:id="960" w:author="Piyush Chetiya" w:date="2022-06-10T07:36:00Z"/>
              </w:rPr>
            </w:pPr>
            <w:ins w:id="961" w:author="Piyush Chetiya" w:date="2022-06-10T07:36:00Z">
              <w:r w:rsidRPr="00C23A12">
                <w:t>Concept of MongoDB, which offers faster query processing but with an increased load and system requirements.</w:t>
              </w:r>
            </w:ins>
          </w:p>
        </w:tc>
        <w:tc>
          <w:tcPr>
            <w:tcW w:w="973" w:type="pct"/>
            <w:tcBorders>
              <w:top w:val="single" w:sz="4" w:space="0" w:color="000000"/>
              <w:left w:val="single" w:sz="4" w:space="0" w:color="000000"/>
              <w:bottom w:val="single" w:sz="4" w:space="0" w:color="000000"/>
              <w:right w:val="single" w:sz="4" w:space="0" w:color="000000"/>
            </w:tcBorders>
          </w:tcPr>
          <w:p w14:paraId="2271F499" w14:textId="77777777" w:rsidR="00AD4B95" w:rsidRPr="00C23A12" w:rsidRDefault="00744044" w:rsidP="00A54E14">
            <w:pPr>
              <w:rPr>
                <w:ins w:id="962" w:author="AK" w:date="2022-06-10T05:51:00Z"/>
              </w:rPr>
            </w:pPr>
            <w:ins w:id="963" w:author="hp" w:date="2022-06-10T11:03:00Z">
              <w:r>
                <w:t>&lt;8</w:t>
              </w:r>
            </w:ins>
          </w:p>
        </w:tc>
        <w:tc>
          <w:tcPr>
            <w:tcW w:w="420" w:type="pct"/>
            <w:tcBorders>
              <w:top w:val="single" w:sz="4" w:space="0" w:color="000000"/>
              <w:left w:val="single" w:sz="4" w:space="0" w:color="000000"/>
              <w:bottom w:val="single" w:sz="4" w:space="0" w:color="000000"/>
              <w:right w:val="single" w:sz="4" w:space="0" w:color="000000"/>
            </w:tcBorders>
          </w:tcPr>
          <w:p w14:paraId="08C14643" w14:textId="7740D381" w:rsidR="00AD4B95" w:rsidRPr="00C23A12" w:rsidRDefault="00A04971" w:rsidP="00A54E14">
            <w:pPr>
              <w:rPr>
                <w:ins w:id="964" w:author="AK" w:date="2022-06-10T05:51:00Z"/>
              </w:rPr>
            </w:pPr>
            <w:r>
              <w:t>5%</w:t>
            </w:r>
          </w:p>
        </w:tc>
      </w:tr>
      <w:tr w:rsidR="00C06AB6" w:rsidRPr="004432D0" w14:paraId="5E431EA1" w14:textId="77777777" w:rsidTr="00096EA5">
        <w:trPr>
          <w:trHeight w:val="3000"/>
          <w:ins w:id="965"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2776E8" w14:textId="77777777" w:rsidR="00AD4B95" w:rsidRPr="00C23A12" w:rsidRDefault="00AD4B95" w:rsidP="009B72B3">
            <w:pPr>
              <w:pStyle w:val="Tabletext"/>
              <w:rPr>
                <w:ins w:id="966" w:author="Piyush Chetiya" w:date="2022-06-10T07:36:00Z"/>
              </w:rPr>
            </w:pPr>
            <w:proofErr w:type="gramStart"/>
            <w:ins w:id="967" w:author="Piyush Chetiya" w:date="2022-06-10T07:36:00Z">
              <w:r w:rsidRPr="00C23A12">
                <w:t>NLP</w:t>
              </w:r>
            </w:ins>
            <w:ins w:id="968" w:author="hp" w:date="2022-06-10T10:54:00Z">
              <w:r w:rsidR="00A02624">
                <w:t>[</w:t>
              </w:r>
              <w:proofErr w:type="gramEnd"/>
              <w:r w:rsidR="00A02624">
                <w:t>3]</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095036" w14:textId="3AF547B4" w:rsidR="00AD4B95" w:rsidRPr="00C23A12" w:rsidRDefault="00AD4B95" w:rsidP="009B72B3">
            <w:pPr>
              <w:pStyle w:val="Tabletext"/>
              <w:rPr>
                <w:ins w:id="969" w:author="Piyush Chetiya" w:date="2022-06-10T07:36:00Z"/>
              </w:rPr>
            </w:pPr>
            <w:ins w:id="970" w:author="Piyush Chetiya" w:date="2022-06-10T07:36:00Z">
              <w:del w:id="971" w:author="hp" w:date="2022-12-14T16:08:00Z">
                <w:r w:rsidRPr="00C23A12" w:rsidDel="00920423">
                  <w:delText>AI technique for speaking with smart frameworks applying a specific language, for e.g. English.</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570EB9" w14:textId="77777777" w:rsidR="00AD4B95" w:rsidRPr="00AB2AD5" w:rsidRDefault="00AD4B95" w:rsidP="009B72B3">
            <w:pPr>
              <w:pStyle w:val="Tabletext"/>
              <w:rPr>
                <w:ins w:id="972" w:author="Piyush Chetiya" w:date="2022-06-10T07:36:00Z"/>
                <w:lang w:val="fr-FR"/>
              </w:rPr>
            </w:pPr>
            <w:ins w:id="973" w:author="Piyush Chetiya" w:date="2022-06-10T07:36:00Z">
              <w:r w:rsidRPr="00AB2AD5">
                <w:rPr>
                  <w:lang w:val="fr-FR"/>
                </w:rPr>
                <w:t xml:space="preserve">User </w:t>
              </w:r>
              <w:proofErr w:type="spellStart"/>
              <w:r w:rsidRPr="00AB2AD5">
                <w:rPr>
                  <w:lang w:val="fr-FR"/>
                </w:rPr>
                <w:t>experience</w:t>
              </w:r>
              <w:proofErr w:type="spellEnd"/>
              <w:r w:rsidRPr="00AB2AD5">
                <w:rPr>
                  <w:lang w:val="fr-FR"/>
                </w:rPr>
                <w:t xml:space="preserve"> in dialogue recognition.</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DC804A" w14:textId="77777777" w:rsidR="00AD4B95" w:rsidRPr="00C23A12" w:rsidRDefault="00AD4B95" w:rsidP="009B72B3">
            <w:pPr>
              <w:pStyle w:val="Tabletext"/>
              <w:rPr>
                <w:ins w:id="974" w:author="Piyush Chetiya" w:date="2022-06-10T07:36:00Z"/>
              </w:rPr>
            </w:pPr>
            <w:ins w:id="975" w:author="Piyush Chetiya" w:date="2022-06-10T07:36:00Z">
              <w:r w:rsidRPr="00C23A12">
                <w:t>Quality of Information and output provided by NLP in the form of- a) Speech, b) written text.</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324963" w14:textId="77777777" w:rsidR="00AD4B95" w:rsidRPr="00C23A12" w:rsidRDefault="00AD4B95" w:rsidP="009B72B3">
            <w:pPr>
              <w:pStyle w:val="Tabletext"/>
              <w:rPr>
                <w:ins w:id="976" w:author="Piyush Chetiya" w:date="2022-06-10T07:36:00Z"/>
              </w:rPr>
            </w:pPr>
            <w:ins w:id="977" w:author="Piyush Chetiya" w:date="2022-06-10T07:36:00Z">
              <w:r w:rsidRPr="00C23A12">
                <w:t>NLP (Natural Language Processing) includes influencing machines to perform helpful undertakings with the natural languages which people generally apply.</w:t>
              </w:r>
            </w:ins>
          </w:p>
        </w:tc>
        <w:tc>
          <w:tcPr>
            <w:tcW w:w="973" w:type="pct"/>
            <w:tcBorders>
              <w:top w:val="single" w:sz="4" w:space="0" w:color="000000"/>
              <w:left w:val="single" w:sz="4" w:space="0" w:color="000000"/>
              <w:bottom w:val="single" w:sz="4" w:space="0" w:color="000000"/>
              <w:right w:val="single" w:sz="4" w:space="0" w:color="000000"/>
            </w:tcBorders>
          </w:tcPr>
          <w:p w14:paraId="5C361EC6" w14:textId="77777777" w:rsidR="00AD4B95" w:rsidRPr="00C23A12" w:rsidRDefault="00744044" w:rsidP="00A54E14">
            <w:pPr>
              <w:rPr>
                <w:ins w:id="978" w:author="AK" w:date="2022-06-10T05:51:00Z"/>
              </w:rPr>
            </w:pPr>
            <w:ins w:id="979" w:author="hp" w:date="2022-06-10T11:03:00Z">
              <w:r>
                <w:t>&lt;8</w:t>
              </w:r>
            </w:ins>
          </w:p>
        </w:tc>
        <w:tc>
          <w:tcPr>
            <w:tcW w:w="420" w:type="pct"/>
            <w:tcBorders>
              <w:top w:val="single" w:sz="4" w:space="0" w:color="000000"/>
              <w:left w:val="single" w:sz="4" w:space="0" w:color="000000"/>
              <w:bottom w:val="single" w:sz="4" w:space="0" w:color="000000"/>
              <w:right w:val="single" w:sz="4" w:space="0" w:color="000000"/>
            </w:tcBorders>
          </w:tcPr>
          <w:p w14:paraId="23477A88" w14:textId="77777777" w:rsidR="00AD4B95" w:rsidRPr="00C23A12" w:rsidRDefault="00A02624" w:rsidP="00A54E14">
            <w:pPr>
              <w:rPr>
                <w:ins w:id="980" w:author="AK" w:date="2022-06-10T05:51:00Z"/>
              </w:rPr>
            </w:pPr>
            <w:ins w:id="981" w:author="hp" w:date="2022-06-10T10:59:00Z">
              <w:r>
                <w:t>6</w:t>
              </w:r>
            </w:ins>
            <w:ins w:id="982" w:author="hp" w:date="2022-06-10T10:56:00Z">
              <w:r>
                <w:t>%</w:t>
              </w:r>
            </w:ins>
          </w:p>
        </w:tc>
      </w:tr>
      <w:tr w:rsidR="00C06AB6" w:rsidRPr="004432D0" w14:paraId="0F12904E" w14:textId="77777777" w:rsidTr="00096EA5">
        <w:trPr>
          <w:trHeight w:val="2100"/>
          <w:ins w:id="983"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A31802" w14:textId="77777777" w:rsidR="00AD4B95" w:rsidRPr="00C23A12" w:rsidRDefault="00AD4B95" w:rsidP="009B72B3">
            <w:pPr>
              <w:pStyle w:val="Tabletext"/>
              <w:rPr>
                <w:ins w:id="984" w:author="Piyush Chetiya" w:date="2022-06-10T07:36:00Z"/>
              </w:rPr>
            </w:pPr>
            <w:ins w:id="985" w:author="Piyush Chetiya" w:date="2022-06-10T07:36:00Z">
              <w:r w:rsidRPr="00C23A12">
                <w:t>Deadline/Timeline of the algorithm</w:t>
              </w:r>
            </w:ins>
            <w:ins w:id="986" w:author="hp" w:date="2022-06-10T10:54:00Z">
              <w:r w:rsidR="00A02624">
                <w:t xml:space="preserve"> [5]</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DCF664" w14:textId="47DE4377" w:rsidR="00AD4B95" w:rsidRPr="00C23A12" w:rsidRDefault="00AD4B95" w:rsidP="009B72B3">
            <w:pPr>
              <w:pStyle w:val="Tabletext"/>
              <w:rPr>
                <w:ins w:id="987" w:author="Piyush Chetiya" w:date="2022-06-10T07:36:00Z"/>
              </w:rPr>
            </w:pPr>
            <w:ins w:id="988" w:author="Piyush Chetiya" w:date="2022-06-10T07:36:00Z">
              <w:del w:id="989" w:author="hp" w:date="2022-12-14T16:11:00Z">
                <w:r w:rsidRPr="00C23A12" w:rsidDel="00D95C90">
                  <w:delText>Conversational AI algorithms are subjected to real-time constraints, with few seconds allowable.</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E5493A" w14:textId="77777777" w:rsidR="00AD4B95" w:rsidRPr="00C23A12" w:rsidRDefault="00AD4B95" w:rsidP="009B72B3">
            <w:pPr>
              <w:pStyle w:val="Tabletext"/>
              <w:rPr>
                <w:ins w:id="990" w:author="Piyush Chetiya" w:date="2022-06-10T07:36:00Z"/>
              </w:rPr>
            </w:pPr>
            <w:ins w:id="991" w:author="Piyush Chetiya" w:date="2022-06-10T07:36:00Z">
              <w:r w:rsidRPr="00C23A12">
                <w:t>User should be guaranteed a response within a few seconds.</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36E2F3" w14:textId="77777777" w:rsidR="00AD4B95" w:rsidRPr="00C23A12" w:rsidRDefault="00AD4B95" w:rsidP="009B72B3">
            <w:pPr>
              <w:pStyle w:val="Tabletext"/>
              <w:rPr>
                <w:ins w:id="992" w:author="Piyush Chetiya" w:date="2022-06-10T07:36:00Z"/>
              </w:rPr>
            </w:pPr>
            <w:ins w:id="993" w:author="Piyush Chetiya" w:date="2022-06-10T07:36:00Z">
              <w:r w:rsidRPr="00C23A12">
                <w:t>Response provided by algorithm within specified time constraint.</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AD7CE9" w14:textId="77777777" w:rsidR="00AD4B95" w:rsidRPr="00C23A12" w:rsidRDefault="00AD4B95" w:rsidP="009B72B3">
            <w:pPr>
              <w:pStyle w:val="Tabletext"/>
              <w:rPr>
                <w:ins w:id="994" w:author="Piyush Chetiya" w:date="2022-06-10T07:36:00Z"/>
              </w:rPr>
            </w:pPr>
            <w:ins w:id="995" w:author="Piyush Chetiya" w:date="2022-06-10T07:36:00Z">
              <w:r w:rsidRPr="00C23A12">
                <w:t xml:space="preserve">If the algorithm is not specified as operating in real-time, it cannot guarantee a response </w:t>
              </w:r>
              <w:r w:rsidRPr="00C23A12">
                <w:lastRenderedPageBreak/>
                <w:t>within any timeframe.</w:t>
              </w:r>
            </w:ins>
          </w:p>
        </w:tc>
        <w:tc>
          <w:tcPr>
            <w:tcW w:w="973" w:type="pct"/>
            <w:tcBorders>
              <w:top w:val="single" w:sz="4" w:space="0" w:color="000000"/>
              <w:left w:val="single" w:sz="4" w:space="0" w:color="000000"/>
              <w:bottom w:val="single" w:sz="4" w:space="0" w:color="000000"/>
              <w:right w:val="single" w:sz="4" w:space="0" w:color="000000"/>
            </w:tcBorders>
          </w:tcPr>
          <w:p w14:paraId="7B9DE190" w14:textId="77777777" w:rsidR="00AD4B95" w:rsidRPr="00C23A12" w:rsidRDefault="00744044" w:rsidP="00A54E14">
            <w:pPr>
              <w:rPr>
                <w:ins w:id="996" w:author="AK" w:date="2022-06-10T05:51:00Z"/>
              </w:rPr>
            </w:pPr>
            <w:ins w:id="997" w:author="hp" w:date="2022-06-10T11:03:00Z">
              <w:r>
                <w:lastRenderedPageBreak/>
                <w:t>&lt;8</w:t>
              </w:r>
            </w:ins>
          </w:p>
        </w:tc>
        <w:tc>
          <w:tcPr>
            <w:tcW w:w="420" w:type="pct"/>
            <w:tcBorders>
              <w:top w:val="single" w:sz="4" w:space="0" w:color="000000"/>
              <w:left w:val="single" w:sz="4" w:space="0" w:color="000000"/>
              <w:bottom w:val="single" w:sz="4" w:space="0" w:color="000000"/>
              <w:right w:val="single" w:sz="4" w:space="0" w:color="000000"/>
            </w:tcBorders>
          </w:tcPr>
          <w:p w14:paraId="72E3593B" w14:textId="1883BDE7" w:rsidR="00AD4B95" w:rsidRPr="00C23A12" w:rsidRDefault="00A04971" w:rsidP="00A54E14">
            <w:pPr>
              <w:rPr>
                <w:ins w:id="998" w:author="AK" w:date="2022-06-10T05:51:00Z"/>
              </w:rPr>
            </w:pPr>
            <w:r>
              <w:t>6%</w:t>
            </w:r>
          </w:p>
        </w:tc>
      </w:tr>
      <w:tr w:rsidR="00C06AB6" w:rsidRPr="004432D0" w14:paraId="7ABB94DB" w14:textId="77777777" w:rsidTr="00096EA5">
        <w:trPr>
          <w:trHeight w:val="2400"/>
          <w:ins w:id="999"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545C12" w14:textId="77777777" w:rsidR="00AD4B95" w:rsidRPr="00C23A12" w:rsidRDefault="00AD4B95" w:rsidP="009B72B3">
            <w:pPr>
              <w:pStyle w:val="Tabletext"/>
              <w:rPr>
                <w:ins w:id="1000" w:author="Piyush Chetiya" w:date="2022-06-10T07:36:00Z"/>
              </w:rPr>
            </w:pPr>
            <w:ins w:id="1001" w:author="Piyush Chetiya" w:date="2022-06-10T07:36:00Z">
              <w:r w:rsidRPr="00C23A12">
                <w:t>CPU consumption</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5CEBB7" w14:textId="2A7E5196" w:rsidR="00AD4B95" w:rsidRPr="00C23A12" w:rsidRDefault="00AD4B95" w:rsidP="009B72B3">
            <w:pPr>
              <w:pStyle w:val="Tabletext"/>
              <w:rPr>
                <w:ins w:id="1002" w:author="Piyush Chetiya" w:date="2022-06-10T07:36:00Z"/>
              </w:rPr>
            </w:pPr>
            <w:ins w:id="1003" w:author="Piyush Chetiya" w:date="2022-06-10T07:36:00Z">
              <w:del w:id="1004" w:author="hp" w:date="2022-12-14T16:12:00Z">
                <w:r w:rsidRPr="00C23A12" w:rsidDel="00D95C90">
                  <w:delText>A too greedy algorithm will not produce an optimal solution. It can lead to unnecessary CPU consumption.</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CBA8C4" w14:textId="77777777" w:rsidR="00AD4B95" w:rsidRPr="00C23A12" w:rsidRDefault="00AD4B95" w:rsidP="009B72B3">
            <w:pPr>
              <w:pStyle w:val="Tabletext"/>
              <w:rPr>
                <w:ins w:id="1005" w:author="Piyush Chetiya" w:date="2022-06-10T07:36:00Z"/>
              </w:rPr>
            </w:pPr>
            <w:ins w:id="1006" w:author="Piyush Chetiya" w:date="2022-06-10T07:36:00Z">
              <w:r w:rsidRPr="00C23A12">
                <w:t>User perceives a degraded QoS.</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164683" w14:textId="77777777" w:rsidR="00AD4B95" w:rsidRPr="00C23A12" w:rsidRDefault="00AD4B95" w:rsidP="009B72B3">
            <w:pPr>
              <w:pStyle w:val="Tabletext"/>
              <w:rPr>
                <w:ins w:id="1007" w:author="Piyush Chetiya" w:date="2022-06-10T07:36:00Z"/>
              </w:rPr>
            </w:pPr>
            <w:ins w:id="1008" w:author="Piyush Chetiya" w:date="2022-06-10T07:36:00Z">
              <w:r w:rsidRPr="00C23A12">
                <w:t>Footprint of the conversational AI algorithm.</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9BEB3A" w14:textId="77777777" w:rsidR="00AD4B95" w:rsidRPr="00C23A12" w:rsidRDefault="00AD4B95" w:rsidP="009B72B3">
            <w:pPr>
              <w:pStyle w:val="Tabletext"/>
              <w:rPr>
                <w:ins w:id="1009" w:author="Piyush Chetiya" w:date="2022-06-10T07:36:00Z"/>
              </w:rPr>
            </w:pPr>
            <w:ins w:id="1010" w:author="Piyush Chetiya" w:date="2022-06-10T07:36:00Z">
              <w:r w:rsidRPr="00C23A12">
                <w:t xml:space="preserve">A greedy algorithm does not consider the larger </w:t>
              </w:r>
              <w:proofErr w:type="gramStart"/>
              <w:r w:rsidRPr="00C23A12">
                <w:t>problem as a whole</w:t>
              </w:r>
              <w:proofErr w:type="gramEnd"/>
              <w:r w:rsidRPr="00C23A12">
                <w:t>. It only provides an immediate output which may not be an optimal solution.</w:t>
              </w:r>
            </w:ins>
          </w:p>
        </w:tc>
        <w:tc>
          <w:tcPr>
            <w:tcW w:w="973" w:type="pct"/>
            <w:tcBorders>
              <w:top w:val="single" w:sz="4" w:space="0" w:color="000000"/>
              <w:left w:val="single" w:sz="4" w:space="0" w:color="000000"/>
              <w:bottom w:val="single" w:sz="4" w:space="0" w:color="000000"/>
              <w:right w:val="single" w:sz="4" w:space="0" w:color="000000"/>
            </w:tcBorders>
          </w:tcPr>
          <w:p w14:paraId="449BEF87" w14:textId="77777777" w:rsidR="00AD4B95" w:rsidRPr="00C23A12" w:rsidRDefault="00744044" w:rsidP="00A54E14">
            <w:pPr>
              <w:rPr>
                <w:ins w:id="1011" w:author="AK" w:date="2022-06-10T05:51:00Z"/>
              </w:rPr>
            </w:pPr>
            <w:ins w:id="1012" w:author="hp" w:date="2022-06-10T11:03:00Z">
              <w:r>
                <w:t>&lt;8</w:t>
              </w:r>
            </w:ins>
          </w:p>
        </w:tc>
        <w:tc>
          <w:tcPr>
            <w:tcW w:w="420" w:type="pct"/>
            <w:tcBorders>
              <w:top w:val="single" w:sz="4" w:space="0" w:color="000000"/>
              <w:left w:val="single" w:sz="4" w:space="0" w:color="000000"/>
              <w:bottom w:val="single" w:sz="4" w:space="0" w:color="000000"/>
              <w:right w:val="single" w:sz="4" w:space="0" w:color="000000"/>
            </w:tcBorders>
          </w:tcPr>
          <w:p w14:paraId="2D40F79E" w14:textId="77777777" w:rsidR="00AD4B95" w:rsidRPr="00C23A12" w:rsidRDefault="00A02624" w:rsidP="00A54E14">
            <w:pPr>
              <w:rPr>
                <w:ins w:id="1013" w:author="AK" w:date="2022-06-10T05:51:00Z"/>
              </w:rPr>
            </w:pPr>
            <w:ins w:id="1014" w:author="hp" w:date="2022-06-10T10:56:00Z">
              <w:r>
                <w:t>5%</w:t>
              </w:r>
            </w:ins>
          </w:p>
        </w:tc>
      </w:tr>
      <w:tr w:rsidR="00C06AB6" w:rsidRPr="004432D0" w14:paraId="767F35E3" w14:textId="77777777" w:rsidTr="00096EA5">
        <w:trPr>
          <w:trHeight w:val="3300"/>
          <w:ins w:id="1015"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5D545C" w14:textId="77777777" w:rsidR="00AD4B95" w:rsidRPr="00C23A12" w:rsidRDefault="00AD4B95" w:rsidP="009B72B3">
            <w:pPr>
              <w:pStyle w:val="Tabletext"/>
              <w:rPr>
                <w:ins w:id="1016" w:author="Piyush Chetiya" w:date="2022-06-10T07:36:00Z"/>
              </w:rPr>
            </w:pPr>
            <w:ins w:id="1017" w:author="Piyush Chetiya" w:date="2022-06-10T07:36:00Z">
              <w:r w:rsidRPr="00C23A12">
                <w:t xml:space="preserve">Error </w:t>
              </w:r>
              <w:proofErr w:type="gramStart"/>
              <w:r w:rsidRPr="00C23A12">
                <w:t>learning</w:t>
              </w:r>
            </w:ins>
            <w:ins w:id="1018" w:author="hp" w:date="2022-06-10T10:54:00Z">
              <w:r w:rsidR="00A02624">
                <w:t>[</w:t>
              </w:r>
              <w:proofErr w:type="gramEnd"/>
              <w:r w:rsidR="00A02624">
                <w:t>6]</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7A1D98" w14:textId="58255949" w:rsidR="00AD4B95" w:rsidRPr="00C23A12" w:rsidRDefault="00AD4B95" w:rsidP="009B72B3">
            <w:pPr>
              <w:pStyle w:val="Tabletext"/>
              <w:rPr>
                <w:ins w:id="1019" w:author="Piyush Chetiya" w:date="2022-06-10T07:36:00Z"/>
              </w:rPr>
            </w:pPr>
            <w:ins w:id="1020" w:author="Piyush Chetiya" w:date="2022-06-10T07:36:00Z">
              <w:del w:id="1021" w:author="hp" w:date="2022-12-14T16:13:00Z">
                <w:r w:rsidRPr="00C23A12" w:rsidDel="002E109C">
                  <w:delText>Error correction learning is used with supervised learning, by comparing the system output to the desired output value, and using that error to direct the training.</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CE37B2" w14:textId="77777777" w:rsidR="00AD4B95" w:rsidRPr="00C23A12" w:rsidRDefault="00AD4B95" w:rsidP="009B72B3">
            <w:pPr>
              <w:pStyle w:val="Tabletext"/>
              <w:rPr>
                <w:ins w:id="1022" w:author="Piyush Chetiya" w:date="2022-06-10T07:36:00Z"/>
              </w:rPr>
            </w:pPr>
            <w:ins w:id="1023" w:author="Piyush Chetiya" w:date="2022-06-10T07:36:00Z">
              <w:r w:rsidRPr="00C23A12">
                <w:t>Users’ perception of minimum error and improved QoS and QoE.</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3B7B95" w14:textId="77777777" w:rsidR="00AD4B95" w:rsidRPr="00C23A12" w:rsidRDefault="00AD4B95" w:rsidP="009B72B3">
            <w:pPr>
              <w:pStyle w:val="Tabletext"/>
              <w:rPr>
                <w:ins w:id="1024" w:author="Piyush Chetiya" w:date="2022-06-10T07:36:00Z"/>
              </w:rPr>
            </w:pPr>
            <w:ins w:id="1025" w:author="Piyush Chetiya" w:date="2022-06-10T07:36:00Z">
              <w:r w:rsidRPr="00C23A12">
                <w:t>Ability of the conversational AI to learn from errors.</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00EDC0" w14:textId="77777777" w:rsidR="00AD4B95" w:rsidRPr="00C23A12" w:rsidRDefault="00AD4B95" w:rsidP="009B72B3">
            <w:pPr>
              <w:pStyle w:val="Tabletext"/>
              <w:rPr>
                <w:ins w:id="1026" w:author="Piyush Chetiya" w:date="2022-06-10T07:36:00Z"/>
              </w:rPr>
            </w:pPr>
            <w:ins w:id="1027" w:author="Piyush Chetiya" w:date="2022-06-10T07:36:00Z">
              <w:r w:rsidRPr="00C23A12">
                <w:t>Backpropagation algorithms are used as supervised error correction learning rule in the training of artificial neural networks.</w:t>
              </w:r>
            </w:ins>
          </w:p>
        </w:tc>
        <w:tc>
          <w:tcPr>
            <w:tcW w:w="973" w:type="pct"/>
            <w:tcBorders>
              <w:top w:val="single" w:sz="4" w:space="0" w:color="000000"/>
              <w:left w:val="single" w:sz="4" w:space="0" w:color="000000"/>
              <w:bottom w:val="single" w:sz="4" w:space="0" w:color="000000"/>
              <w:right w:val="single" w:sz="4" w:space="0" w:color="000000"/>
            </w:tcBorders>
          </w:tcPr>
          <w:p w14:paraId="4DADCACC" w14:textId="77777777" w:rsidR="00AD4B95" w:rsidRPr="00C23A12" w:rsidRDefault="00744044" w:rsidP="00A54E14">
            <w:pPr>
              <w:rPr>
                <w:ins w:id="1028" w:author="AK" w:date="2022-06-10T05:51:00Z"/>
              </w:rPr>
            </w:pPr>
            <w:ins w:id="1029" w:author="hp" w:date="2022-06-10T11:03:00Z">
              <w:r>
                <w:t>&lt;8</w:t>
              </w:r>
            </w:ins>
          </w:p>
        </w:tc>
        <w:tc>
          <w:tcPr>
            <w:tcW w:w="420" w:type="pct"/>
            <w:tcBorders>
              <w:top w:val="single" w:sz="4" w:space="0" w:color="000000"/>
              <w:left w:val="single" w:sz="4" w:space="0" w:color="000000"/>
              <w:bottom w:val="single" w:sz="4" w:space="0" w:color="000000"/>
              <w:right w:val="single" w:sz="4" w:space="0" w:color="000000"/>
            </w:tcBorders>
          </w:tcPr>
          <w:p w14:paraId="1F49CB1A" w14:textId="77777777" w:rsidR="00AD4B95" w:rsidRPr="00C23A12" w:rsidRDefault="00E44403" w:rsidP="00A54E14">
            <w:pPr>
              <w:rPr>
                <w:ins w:id="1030" w:author="AK" w:date="2022-06-10T05:51:00Z"/>
              </w:rPr>
            </w:pPr>
            <w:ins w:id="1031" w:author="hp" w:date="2022-06-10T11:04:00Z">
              <w:r>
                <w:t>7</w:t>
              </w:r>
            </w:ins>
            <w:ins w:id="1032" w:author="hp" w:date="2022-06-10T10:56:00Z">
              <w:r w:rsidR="00A02624">
                <w:t>%</w:t>
              </w:r>
            </w:ins>
          </w:p>
        </w:tc>
      </w:tr>
      <w:tr w:rsidR="00C06AB6" w:rsidRPr="004432D0" w14:paraId="2E288E79" w14:textId="77777777" w:rsidTr="00C06AB6">
        <w:trPr>
          <w:trHeight w:val="2886"/>
          <w:ins w:id="1033" w:author="Piyush Chetiya" w:date="2022-06-10T07:36:00Z"/>
        </w:trPr>
        <w:tc>
          <w:tcPr>
            <w:tcW w:w="829"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ACEFD2" w14:textId="77777777" w:rsidR="00AD4B95" w:rsidRPr="00C23A12" w:rsidRDefault="00AD4B95" w:rsidP="009B72B3">
            <w:pPr>
              <w:pStyle w:val="Tabletext"/>
              <w:rPr>
                <w:ins w:id="1034" w:author="Piyush Chetiya" w:date="2022-06-10T07:36:00Z"/>
              </w:rPr>
            </w:pPr>
            <w:ins w:id="1035" w:author="Piyush Chetiya" w:date="2022-06-10T07:36:00Z">
              <w:r w:rsidRPr="00C23A12">
                <w:t>Training data</w:t>
              </w:r>
            </w:ins>
          </w:p>
        </w:tc>
        <w:tc>
          <w:tcPr>
            <w:tcW w:w="68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7931B7" w14:textId="12E06FAC" w:rsidR="00AD4B95" w:rsidRPr="00C23A12" w:rsidRDefault="00AD4B95" w:rsidP="009B72B3">
            <w:pPr>
              <w:pStyle w:val="Tabletext"/>
              <w:rPr>
                <w:ins w:id="1036" w:author="Piyush Chetiya" w:date="2022-06-10T07:36:00Z"/>
              </w:rPr>
            </w:pPr>
            <w:ins w:id="1037" w:author="Piyush Chetiya" w:date="2022-06-10T07:36:00Z">
              <w:del w:id="1038" w:author="hp" w:date="2022-12-14T16:14:00Z">
                <w:r w:rsidRPr="00C23A12" w:rsidDel="002633A0">
                  <w:delText>Adequate domain-specific data is required for the training purpose.</w:delText>
                </w:r>
              </w:del>
            </w:ins>
          </w:p>
        </w:tc>
        <w:tc>
          <w:tcPr>
            <w:tcW w:w="668"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751F02" w14:textId="77777777" w:rsidR="00AD4B95" w:rsidRPr="00C23A12" w:rsidRDefault="00AD4B95" w:rsidP="009B72B3">
            <w:pPr>
              <w:pStyle w:val="Tabletext"/>
              <w:rPr>
                <w:ins w:id="1039" w:author="Piyush Chetiya" w:date="2022-06-10T07:36:00Z"/>
              </w:rPr>
            </w:pPr>
            <w:ins w:id="1040" w:author="Piyush Chetiya" w:date="2022-06-10T07:36:00Z">
              <w:r w:rsidRPr="00C23A12">
                <w:t>Acceptable accuracy can be between the range of 70% to 90%.</w:t>
              </w:r>
            </w:ins>
          </w:p>
        </w:tc>
        <w:tc>
          <w:tcPr>
            <w:tcW w:w="6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336E49" w14:textId="77777777" w:rsidR="00AD4B95" w:rsidRPr="00C23A12" w:rsidRDefault="00AD4B95" w:rsidP="009B72B3">
            <w:pPr>
              <w:pStyle w:val="Tabletext"/>
              <w:rPr>
                <w:ins w:id="1041" w:author="Piyush Chetiya" w:date="2022-06-10T07:36:00Z"/>
              </w:rPr>
            </w:pPr>
            <w:ins w:id="1042" w:author="Piyush Chetiya" w:date="2022-06-10T07:36:00Z">
              <w:r w:rsidRPr="00C23A12">
                <w:t>Features of the data for acceptable accuracy</w:t>
              </w:r>
            </w:ins>
          </w:p>
        </w:tc>
        <w:tc>
          <w:tcPr>
            <w:tcW w:w="76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1AC934" w14:textId="77777777" w:rsidR="00AD4B95" w:rsidRPr="00C23A12" w:rsidRDefault="00AD4B95" w:rsidP="009B72B3">
            <w:pPr>
              <w:pStyle w:val="Tabletext"/>
              <w:rPr>
                <w:ins w:id="1043" w:author="Piyush Chetiya" w:date="2022-06-10T07:36:00Z"/>
              </w:rPr>
            </w:pPr>
            <w:ins w:id="1044" w:author="Piyush Chetiya" w:date="2022-06-10T07:36:00Z">
              <w:r w:rsidRPr="00C23A12">
                <w:t xml:space="preserve">Industry level dataset size </w:t>
              </w:r>
              <w:proofErr w:type="gramStart"/>
              <w:r w:rsidRPr="00C23A12">
                <w:t>has to</w:t>
              </w:r>
              <w:proofErr w:type="gramEnd"/>
              <w:r w:rsidRPr="00C23A12">
                <w:t xml:space="preserve"> be very large. If the Training and Test sets are small, which once fed to the Model of most algorithms will confidently predict the label/target value for the supplied test case giving 100% accuracy. However, </w:t>
              </w:r>
              <w:proofErr w:type="gramStart"/>
              <w:r w:rsidRPr="00C23A12">
                <w:t>these small dataset size</w:t>
              </w:r>
              <w:proofErr w:type="gramEnd"/>
              <w:r w:rsidRPr="00C23A12">
                <w:t xml:space="preserve"> is </w:t>
              </w:r>
              <w:r w:rsidRPr="00C23A12">
                <w:lastRenderedPageBreak/>
                <w:t>insufficient at a professional level. Once the dataset is very large, the accuracy can never reach 100%. So, 70% to 90% can be considered as acceptable for conversational AI.</w:t>
              </w:r>
            </w:ins>
          </w:p>
        </w:tc>
        <w:tc>
          <w:tcPr>
            <w:tcW w:w="973" w:type="pct"/>
            <w:tcBorders>
              <w:top w:val="single" w:sz="4" w:space="0" w:color="000000"/>
              <w:left w:val="single" w:sz="4" w:space="0" w:color="000000"/>
              <w:bottom w:val="single" w:sz="4" w:space="0" w:color="000000"/>
              <w:right w:val="single" w:sz="4" w:space="0" w:color="000000"/>
            </w:tcBorders>
          </w:tcPr>
          <w:p w14:paraId="7BA58BD4" w14:textId="77777777" w:rsidR="00AD4B95" w:rsidRPr="00C23A12" w:rsidRDefault="00744044" w:rsidP="00A54E14">
            <w:pPr>
              <w:rPr>
                <w:ins w:id="1045" w:author="AK" w:date="2022-06-10T05:51:00Z"/>
              </w:rPr>
            </w:pPr>
            <w:ins w:id="1046" w:author="hp" w:date="2022-06-10T11:03:00Z">
              <w:r>
                <w:lastRenderedPageBreak/>
                <w:t>&lt;9</w:t>
              </w:r>
            </w:ins>
          </w:p>
        </w:tc>
        <w:tc>
          <w:tcPr>
            <w:tcW w:w="420" w:type="pct"/>
            <w:tcBorders>
              <w:top w:val="single" w:sz="4" w:space="0" w:color="000000"/>
              <w:left w:val="single" w:sz="4" w:space="0" w:color="000000"/>
              <w:bottom w:val="single" w:sz="4" w:space="0" w:color="000000"/>
              <w:right w:val="single" w:sz="4" w:space="0" w:color="000000"/>
            </w:tcBorders>
          </w:tcPr>
          <w:p w14:paraId="18F25036" w14:textId="5CA3EAD0" w:rsidR="00AD4B95" w:rsidRPr="00C23A12" w:rsidRDefault="000134D1" w:rsidP="00A54E14">
            <w:pPr>
              <w:rPr>
                <w:ins w:id="1047" w:author="AK" w:date="2022-06-10T05:51:00Z"/>
              </w:rPr>
            </w:pPr>
            <w:r>
              <w:t>6%</w:t>
            </w:r>
          </w:p>
        </w:tc>
      </w:tr>
    </w:tbl>
    <w:p w14:paraId="33F12F4E" w14:textId="59462F7F" w:rsidR="00096EA5" w:rsidRDefault="00063311" w:rsidP="007F2EA1">
      <w:pPr>
        <w:jc w:val="both"/>
      </w:pPr>
      <w:r>
        <w:lastRenderedPageBreak/>
        <w:t>B</w:t>
      </w:r>
      <w:r w:rsidR="00096EA5">
        <w:t>ased upon the above cited KPIs, for construction of the global A.IQ a conversational AI system should have the following intelligence quotient characteristics [8]</w:t>
      </w:r>
      <w:r w:rsidR="00D60FB9">
        <w:t>:</w:t>
      </w:r>
    </w:p>
    <w:p w14:paraId="46E3CD00" w14:textId="6E1D9A38" w:rsidR="00096EA5" w:rsidRDefault="00096EA5" w:rsidP="007F2EA1">
      <w:pPr>
        <w:jc w:val="both"/>
      </w:pPr>
      <w:r>
        <w:t>Characteristic 1: the system has the ability to obtain data, information, and knowledge</w:t>
      </w:r>
      <w:r w:rsidR="007F2EA1">
        <w:t xml:space="preserve"> </w:t>
      </w:r>
      <w:r>
        <w:t>from the outside world from aural, image, and/or textual input (such knowledge</w:t>
      </w:r>
      <w:r w:rsidR="007F2EA1">
        <w:t xml:space="preserve"> </w:t>
      </w:r>
      <w:r>
        <w:t xml:space="preserve">transfer includes, but is not limited to, these three </w:t>
      </w:r>
      <w:proofErr w:type="gramStart"/>
      <w:r>
        <w:t>modes)[</w:t>
      </w:r>
      <w:proofErr w:type="gramEnd"/>
      <w:r>
        <w:t>8];</w:t>
      </w:r>
    </w:p>
    <w:p w14:paraId="2242A845" w14:textId="15C7C929" w:rsidR="00096EA5" w:rsidRDefault="00096EA5" w:rsidP="007F2EA1">
      <w:pPr>
        <w:jc w:val="both"/>
      </w:pPr>
      <w:r>
        <w:t>Characteristic 2: the system has the ability to transform such external data, information, and knowledge into internal knowledge that the system can master [8</w:t>
      </w:r>
      <w:proofErr w:type="gramStart"/>
      <w:r>
        <w:t>];</w:t>
      </w:r>
      <w:proofErr w:type="gramEnd"/>
    </w:p>
    <w:p w14:paraId="723E22F3" w14:textId="2C7CE803" w:rsidR="00096EA5" w:rsidRDefault="00096EA5" w:rsidP="007F2EA1">
      <w:pPr>
        <w:jc w:val="both"/>
      </w:pPr>
    </w:p>
    <w:p w14:paraId="173606E2" w14:textId="039CA1C5" w:rsidR="00096EA5" w:rsidRDefault="00096EA5" w:rsidP="007F2EA1">
      <w:pPr>
        <w:jc w:val="both"/>
      </w:pPr>
      <w:r>
        <w:t>Characteristic 3: based on demand generated by external data, information, and</w:t>
      </w:r>
      <w:r w:rsidR="007F2EA1">
        <w:t xml:space="preserve"> </w:t>
      </w:r>
      <w:r>
        <w:t xml:space="preserve">knowledge, the system </w:t>
      </w:r>
      <w:proofErr w:type="gramStart"/>
      <w:r>
        <w:t>has the ability to</w:t>
      </w:r>
      <w:proofErr w:type="gramEnd"/>
      <w:r>
        <w:t xml:space="preserve"> use its own knowledge in an innovative</w:t>
      </w:r>
      <w:r w:rsidR="007F2EA1">
        <w:t xml:space="preserve"> </w:t>
      </w:r>
      <w:r>
        <w:t>manner. This innovative ability includes, but is not limited to, the ability to associate, create, imagine, discover, etc. New knowledge can be formed and obtained by the</w:t>
      </w:r>
      <w:r w:rsidR="007F2EA1">
        <w:t xml:space="preserve"> </w:t>
      </w:r>
      <w:r>
        <w:t>system through the use of this ability [8</w:t>
      </w:r>
      <w:proofErr w:type="gramStart"/>
      <w:r>
        <w:t>];</w:t>
      </w:r>
      <w:proofErr w:type="gramEnd"/>
    </w:p>
    <w:p w14:paraId="0EB2C068" w14:textId="36A3ED1B" w:rsidR="00096EA5" w:rsidRDefault="00096EA5" w:rsidP="007F2EA1">
      <w:pPr>
        <w:jc w:val="both"/>
      </w:pPr>
    </w:p>
    <w:p w14:paraId="70C08395" w14:textId="69356280" w:rsidR="00096EA5" w:rsidRDefault="00096EA5" w:rsidP="007F2EA1">
      <w:pPr>
        <w:jc w:val="both"/>
      </w:pPr>
      <w:r>
        <w:t xml:space="preserve">Characteristic 4: the system </w:t>
      </w:r>
      <w:proofErr w:type="gramStart"/>
      <w:r>
        <w:t>has the ability to</w:t>
      </w:r>
      <w:proofErr w:type="gramEnd"/>
      <w:r>
        <w:t xml:space="preserve"> feed data, information, and knowledge</w:t>
      </w:r>
      <w:r w:rsidR="007F2EA1">
        <w:t xml:space="preserve"> </w:t>
      </w:r>
      <w:r>
        <w:t>produced by the system feedback the outside world through aural, image, or textual</w:t>
      </w:r>
      <w:r w:rsidR="007F2EA1">
        <w:t xml:space="preserve"> </w:t>
      </w:r>
      <w:r>
        <w:t>output (in ways that include, but are not limited to, these three modes), allowing the</w:t>
      </w:r>
      <w:r w:rsidR="007F2EA1">
        <w:t xml:space="preserve"> </w:t>
      </w:r>
      <w:r>
        <w:t>system to amend the outside world [8].</w:t>
      </w:r>
    </w:p>
    <w:p w14:paraId="18B83F7A" w14:textId="1DCD4B41" w:rsidR="00096EA5" w:rsidRPr="00DF66D0" w:rsidRDefault="00096EA5" w:rsidP="00096EA5">
      <w:pPr>
        <w:rPr>
          <w:b/>
          <w:bCs/>
        </w:rPr>
      </w:pPr>
      <w:r w:rsidRPr="00DF66D0">
        <w:rPr>
          <w:b/>
          <w:bCs/>
        </w:rPr>
        <w:t>Mathematical model of the intelligence quotient of artificial intelligence:</w:t>
      </w:r>
    </w:p>
    <w:p w14:paraId="6F67DE92" w14:textId="67CCB2DC" w:rsidR="00096EA5" w:rsidRPr="00DF66D0" w:rsidRDefault="00096EA5" w:rsidP="00096EA5">
      <w:pPr>
        <w:rPr>
          <w:b/>
          <w:bCs/>
        </w:rPr>
      </w:pPr>
    </w:p>
    <w:p w14:paraId="5185E4EC" w14:textId="336C4D2C" w:rsidR="00096EA5" w:rsidRDefault="00096EA5" w:rsidP="00096EA5">
      <w:r>
        <w:t xml:space="preserve">From the </w:t>
      </w:r>
      <w:proofErr w:type="gramStart"/>
      <w:r>
        <w:t>above mentioned</w:t>
      </w:r>
      <w:proofErr w:type="gramEnd"/>
      <w:r>
        <w:t xml:space="preserve"> characteristics of the intelligence system and the</w:t>
      </w:r>
      <w:r w:rsidR="007F2EA1">
        <w:t xml:space="preserve"> </w:t>
      </w:r>
      <w:r>
        <w:t>intelligence quotient of artificial intelligence, we can schematically derive a</w:t>
      </w:r>
      <w:r w:rsidR="007F2EA1">
        <w:t xml:space="preserve"> </w:t>
      </w:r>
      <w:r>
        <w:t>mathematical formula for AI IQ [8]:</w:t>
      </w:r>
    </w:p>
    <w:p w14:paraId="1B2AF93E" w14:textId="1373944B" w:rsidR="008579C5" w:rsidRDefault="008579C5" w:rsidP="00096EA5">
      <w:r>
        <w:rPr>
          <w:noProof/>
          <w:lang w:val="en-IN" w:eastAsia="en-IN"/>
        </w:rPr>
        <mc:AlternateContent>
          <mc:Choice Requires="wps">
            <w:drawing>
              <wp:anchor distT="0" distB="0" distL="114300" distR="114300" simplePos="0" relativeHeight="251659264" behindDoc="0" locked="0" layoutInCell="1" allowOverlap="1" wp14:anchorId="7CE6A894" wp14:editId="37DE1E71">
                <wp:simplePos x="0" y="0"/>
                <wp:positionH relativeFrom="column">
                  <wp:posOffset>203835</wp:posOffset>
                </wp:positionH>
                <wp:positionV relativeFrom="paragraph">
                  <wp:posOffset>153670</wp:posOffset>
                </wp:positionV>
                <wp:extent cx="609600" cy="57150"/>
                <wp:effectExtent l="0" t="0" r="0" b="0"/>
                <wp:wrapNone/>
                <wp:docPr id="2" name="Arrow: Right 2"/>
                <wp:cNvGraphicFramePr/>
                <a:graphic xmlns:a="http://schemas.openxmlformats.org/drawingml/2006/main">
                  <a:graphicData uri="http://schemas.microsoft.com/office/word/2010/wordprocessingShape">
                    <wps:wsp>
                      <wps:cNvSpPr/>
                      <wps:spPr>
                        <a:xfrm>
                          <a:off x="0" y="0"/>
                          <a:ext cx="609600" cy="57150"/>
                        </a:xfrm>
                        <a:prstGeom prst="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shapetype w14:anchorId="10EAD08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16.05pt;margin-top:12.1pt;width:48pt;height: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" adj="20588" fillcolor="black [3213]" stroked="f" strokeweight="1pt"/>
            </w:pict>
          </mc:Fallback>
        </mc:AlternateContent>
      </w:r>
      <w:r>
        <w:t>M</w:t>
      </w:r>
      <w:r>
        <w:tab/>
      </w:r>
      <w:r>
        <w:tab/>
        <w:t>Q, Q=f(M)</w:t>
      </w:r>
    </w:p>
    <w:p w14:paraId="5AA87146" w14:textId="540CC462" w:rsidR="008579C5" w:rsidRDefault="008579C5" w:rsidP="00096EA5"/>
    <w:p w14:paraId="4CEE5633" w14:textId="06ED9EF3" w:rsidR="007F2EA1" w:rsidRDefault="00096EA5" w:rsidP="00096EA5">
      <w:proofErr w:type="gramStart"/>
      <w:r>
        <w:t xml:space="preserve">Here, </w:t>
      </w:r>
      <w:r w:rsidR="007F2EA1">
        <w:t xml:space="preserve">  </w:t>
      </w:r>
      <w:proofErr w:type="gramEnd"/>
      <w:r w:rsidR="007F2EA1">
        <w:t xml:space="preserve"> </w:t>
      </w:r>
      <w:r>
        <w:t xml:space="preserve">M represents an intelligent system, </w:t>
      </w:r>
    </w:p>
    <w:p w14:paraId="2393ED18" w14:textId="77777777" w:rsidR="007F2EA1" w:rsidRDefault="00096EA5" w:rsidP="007F2EA1">
      <w:pPr>
        <w:ind w:firstLine="720"/>
      </w:pPr>
      <w:r>
        <w:t xml:space="preserve">Q is the IQ of the intelligent system, and </w:t>
      </w:r>
    </w:p>
    <w:p w14:paraId="0174FC7F" w14:textId="77777777" w:rsidR="007F2EA1" w:rsidRDefault="00096EA5" w:rsidP="007F2EA1">
      <w:pPr>
        <w:ind w:firstLine="720"/>
      </w:pPr>
      <w:r>
        <w:t>f is</w:t>
      </w:r>
      <w:r w:rsidR="007F2EA1">
        <w:t xml:space="preserve"> </w:t>
      </w:r>
      <w:r>
        <w:t xml:space="preserve">a function of the IQ. </w:t>
      </w:r>
    </w:p>
    <w:p w14:paraId="327445F0" w14:textId="47FCAD45" w:rsidR="00096EA5" w:rsidRDefault="00096EA5" w:rsidP="007F2EA1">
      <w:pPr>
        <w:ind w:firstLine="720"/>
      </w:pPr>
      <w:r>
        <w:t>Generally speaking, an intelligent system M should have four kinds of ability:</w:t>
      </w:r>
      <w:r w:rsidR="007F2EA1">
        <w:t xml:space="preserve"> </w:t>
      </w:r>
      <w:r>
        <w:t xml:space="preserve">knowledge acquisition (information acceptance ability), which we denote as </w:t>
      </w:r>
      <w:proofErr w:type="gramStart"/>
      <w:r>
        <w:t>I;</w:t>
      </w:r>
      <w:proofErr w:type="gramEnd"/>
    </w:p>
    <w:p w14:paraId="31ABD836" w14:textId="66550E18" w:rsidR="00096EA5" w:rsidRDefault="00096EA5" w:rsidP="00096EA5">
      <w:r>
        <w:t>knowledge output ability, or O; knowledge mastery and storage ability, S; and</w:t>
      </w:r>
    </w:p>
    <w:p w14:paraId="28926929" w14:textId="79C9293A" w:rsidR="00096EA5" w:rsidRDefault="00096EA5" w:rsidP="00096EA5">
      <w:r>
        <w:t>knowledge creation ability, C. The AI IQ of a system is determined based upon a</w:t>
      </w:r>
    </w:p>
    <w:p w14:paraId="5DAA7213" w14:textId="50F2A02E" w:rsidR="00096EA5" w:rsidRDefault="00096EA5" w:rsidP="00096EA5">
      <w:r>
        <w:t>comprehensive evaluation of these four types of ability. As these four ability</w:t>
      </w:r>
      <w:r w:rsidR="007F2EA1">
        <w:t xml:space="preserve"> </w:t>
      </w:r>
      <w:r>
        <w:t>parameters can have different weights, a linear decomposition of IQ function can be</w:t>
      </w:r>
      <w:r w:rsidR="007F2EA1">
        <w:t xml:space="preserve"> </w:t>
      </w:r>
      <w:r>
        <w:t>expressed as follows [8]:</w:t>
      </w:r>
    </w:p>
    <w:p w14:paraId="4C9F01E8" w14:textId="77777777" w:rsidR="009B72B3" w:rsidRDefault="009B72B3">
      <w:pPr>
        <w:spacing w:before="0" w:after="160" w:line="259" w:lineRule="auto"/>
        <w:rPr>
          <w:b/>
          <w:szCs w:val="20"/>
        </w:rPr>
      </w:pPr>
      <w:r>
        <w:br w:type="page"/>
      </w:r>
    </w:p>
    <w:p w14:paraId="6EE71CBD" w14:textId="6286134B" w:rsidR="00096EA5" w:rsidRPr="00096EA5" w:rsidDel="000437A5" w:rsidRDefault="00096EA5">
      <w:pPr>
        <w:pStyle w:val="Headingb"/>
        <w:rPr>
          <w:del w:id="1048" w:author="hp" w:date="2022-12-07T10:06:00Z"/>
          <w:rPrChange w:id="1049" w:author="hp" w:date="2022-06-10T10:42:00Z">
            <w:rPr>
              <w:del w:id="1050" w:author="hp" w:date="2022-12-07T10:06:00Z"/>
              <w:color w:val="FF0000"/>
            </w:rPr>
          </w:rPrChange>
        </w:rPr>
        <w:pPrChange w:id="1051" w:author="hp" w:date="2022-06-10T10:42:00Z">
          <w:pPr>
            <w:pStyle w:val="ListParagraph"/>
            <w:numPr>
              <w:ilvl w:val="2"/>
              <w:numId w:val="24"/>
            </w:numPr>
            <w:pBdr>
              <w:top w:val="nil"/>
              <w:left w:val="nil"/>
              <w:bottom w:val="nil"/>
              <w:right w:val="nil"/>
              <w:between w:val="nil"/>
              <w:bar w:val="nil"/>
            </w:pBdr>
            <w:contextualSpacing w:val="0"/>
            <w:jc w:val="both"/>
          </w:pPr>
        </w:pPrChange>
      </w:pPr>
      <w:del w:id="1052" w:author="hp" w:date="2022-12-07T10:06:00Z">
        <w:r w:rsidDel="00063311">
          <w:rPr>
            <w:b w:val="0"/>
            <w:noProof/>
            <w:lang w:val="en-IN" w:eastAsia="en-IN"/>
          </w:rPr>
          <w:lastRenderedPageBreak/>
          <w:drawing>
            <wp:inline distT="0" distB="0" distL="0" distR="0" wp14:anchorId="5F42A572" wp14:editId="3828B672">
              <wp:extent cx="6120765" cy="7550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6120765" cy="755015"/>
                      </a:xfrm>
                      <a:prstGeom prst="rect">
                        <a:avLst/>
                      </a:prstGeom>
                    </pic:spPr>
                  </pic:pic>
                </a:graphicData>
              </a:graphic>
            </wp:inline>
          </w:drawing>
        </w:r>
      </w:del>
    </w:p>
    <w:p w14:paraId="334676B2" w14:textId="77777777" w:rsidR="00BB1912" w:rsidRPr="00C106DC" w:rsidRDefault="00BB1912" w:rsidP="000D432F">
      <w:pPr>
        <w:pStyle w:val="Headingb"/>
      </w:pPr>
      <w:r w:rsidRPr="004432D0">
        <w:t>Bibliography</w:t>
      </w:r>
    </w:p>
    <w:p w14:paraId="31446434" w14:textId="77777777" w:rsidR="00BB1912" w:rsidRDefault="00BB1912" w:rsidP="001115B5">
      <w:pPr>
        <w:pStyle w:val="ListParagraph"/>
        <w:numPr>
          <w:ilvl w:val="0"/>
          <w:numId w:val="34"/>
        </w:numPr>
        <w:pBdr>
          <w:top w:val="nil"/>
          <w:left w:val="nil"/>
          <w:bottom w:val="nil"/>
          <w:right w:val="nil"/>
          <w:between w:val="nil"/>
          <w:bar w:val="nil"/>
        </w:pBdr>
        <w:contextualSpacing w:val="0"/>
        <w:jc w:val="both"/>
        <w:rPr>
          <w:sz w:val="22"/>
          <w:szCs w:val="22"/>
        </w:rPr>
      </w:pPr>
      <w:r>
        <w:rPr>
          <w:sz w:val="22"/>
          <w:szCs w:val="22"/>
          <w:lang w:val="en-US"/>
        </w:rPr>
        <w:t xml:space="preserve">Kunal, Mohit </w:t>
      </w:r>
      <w:proofErr w:type="spellStart"/>
      <w:r>
        <w:rPr>
          <w:sz w:val="22"/>
          <w:szCs w:val="22"/>
          <w:lang w:val="en-US"/>
        </w:rPr>
        <w:t>Dua</w:t>
      </w:r>
      <w:proofErr w:type="spellEnd"/>
      <w:r>
        <w:rPr>
          <w:sz w:val="22"/>
          <w:szCs w:val="22"/>
          <w:lang w:val="en-US"/>
        </w:rPr>
        <w:t>, “Attribute Selection and Ensemble Classifier based Novel Approach to Intrusion Detection System “, ICCIDS 2019.</w:t>
      </w:r>
    </w:p>
    <w:p w14:paraId="27C4FB0E" w14:textId="77777777" w:rsidR="00BB1912" w:rsidRDefault="00BB1912" w:rsidP="001115B5">
      <w:pPr>
        <w:pStyle w:val="ListParagraph"/>
        <w:numPr>
          <w:ilvl w:val="0"/>
          <w:numId w:val="34"/>
        </w:numPr>
        <w:pBdr>
          <w:top w:val="nil"/>
          <w:left w:val="nil"/>
          <w:bottom w:val="nil"/>
          <w:right w:val="nil"/>
          <w:between w:val="nil"/>
          <w:bar w:val="nil"/>
        </w:pBdr>
        <w:contextualSpacing w:val="0"/>
        <w:jc w:val="both"/>
        <w:rPr>
          <w:sz w:val="22"/>
          <w:szCs w:val="22"/>
        </w:rPr>
      </w:pPr>
      <w:r>
        <w:rPr>
          <w:sz w:val="22"/>
          <w:szCs w:val="22"/>
          <w:lang w:val="en-US"/>
        </w:rPr>
        <w:t>T. Saranya et al, “Performance Analysis of Machine Learning Algorithm in Intrusion Detection System: A Review”, CoCoNet-2019</w:t>
      </w:r>
    </w:p>
    <w:p w14:paraId="4AE00B99" w14:textId="77777777" w:rsidR="00F51E24" w:rsidRDefault="00F51E24" w:rsidP="00F51E24">
      <w:pPr>
        <w:pStyle w:val="ListParagraph"/>
        <w:numPr>
          <w:ilvl w:val="0"/>
          <w:numId w:val="34"/>
        </w:numPr>
        <w:pBdr>
          <w:top w:val="nil"/>
          <w:left w:val="nil"/>
          <w:bottom w:val="nil"/>
          <w:right w:val="nil"/>
          <w:between w:val="nil"/>
          <w:bar w:val="nil"/>
        </w:pBdr>
        <w:contextualSpacing w:val="0"/>
        <w:jc w:val="both"/>
        <w:rPr>
          <w:ins w:id="1053" w:author="Piyush Chetiya" w:date="2022-06-10T07:36:00Z"/>
          <w:sz w:val="22"/>
          <w:szCs w:val="22"/>
        </w:rPr>
      </w:pPr>
      <w:proofErr w:type="spellStart"/>
      <w:ins w:id="1054" w:author="Piyush Chetiya" w:date="2022-06-10T07:36:00Z">
        <w:r>
          <w:rPr>
            <w:sz w:val="22"/>
            <w:szCs w:val="22"/>
            <w:lang w:val="en-US"/>
          </w:rPr>
          <w:t>Vijayaraghavan</w:t>
        </w:r>
        <w:proofErr w:type="spellEnd"/>
        <w:r>
          <w:rPr>
            <w:sz w:val="22"/>
            <w:szCs w:val="22"/>
            <w:lang w:val="en-US"/>
          </w:rPr>
          <w:t xml:space="preserve"> v, Jack Brian Cooper, Rian </w:t>
        </w:r>
        <w:proofErr w:type="spellStart"/>
        <w:r>
          <w:rPr>
            <w:sz w:val="22"/>
            <w:szCs w:val="22"/>
            <w:lang w:val="en-US"/>
          </w:rPr>
          <w:t>Leevinson</w:t>
        </w:r>
        <w:proofErr w:type="spellEnd"/>
        <w:r>
          <w:rPr>
            <w:sz w:val="22"/>
            <w:szCs w:val="22"/>
            <w:lang w:val="en-US"/>
          </w:rPr>
          <w:t xml:space="preserve"> J, “Algorithm Inspection for Chatbot Performance Evaluation”, Third International Conference on Computing and Network Communications (CoCoNet’19)</w:t>
        </w:r>
      </w:ins>
    </w:p>
    <w:p w14:paraId="1029B950" w14:textId="77777777" w:rsidR="00F51E24" w:rsidRDefault="00F51E24" w:rsidP="00F51E24">
      <w:pPr>
        <w:pStyle w:val="ListParagraph"/>
        <w:numPr>
          <w:ilvl w:val="0"/>
          <w:numId w:val="34"/>
        </w:numPr>
        <w:pBdr>
          <w:top w:val="nil"/>
          <w:left w:val="nil"/>
          <w:bottom w:val="nil"/>
          <w:right w:val="nil"/>
          <w:between w:val="nil"/>
          <w:bar w:val="nil"/>
        </w:pBdr>
        <w:contextualSpacing w:val="0"/>
        <w:jc w:val="both"/>
        <w:rPr>
          <w:ins w:id="1055" w:author="Piyush Chetiya" w:date="2022-06-10T07:36:00Z"/>
          <w:sz w:val="22"/>
          <w:szCs w:val="22"/>
        </w:rPr>
      </w:pPr>
      <w:ins w:id="1056" w:author="Piyush Chetiya" w:date="2022-06-10T07:36:00Z">
        <w:r>
          <w:rPr>
            <w:sz w:val="22"/>
            <w:szCs w:val="22"/>
            <w:lang w:val="en-US"/>
          </w:rPr>
          <w:t xml:space="preserve">Agarwal, A., Agarwal, H. &amp; Agarwal, N. Fairness </w:t>
        </w:r>
        <w:proofErr w:type="gramStart"/>
        <w:r>
          <w:rPr>
            <w:sz w:val="22"/>
            <w:szCs w:val="22"/>
            <w:lang w:val="en-US"/>
          </w:rPr>
          <w:t>Score</w:t>
        </w:r>
        <w:proofErr w:type="gramEnd"/>
        <w:r>
          <w:rPr>
            <w:sz w:val="22"/>
            <w:szCs w:val="22"/>
            <w:lang w:val="en-US"/>
          </w:rPr>
          <w:t xml:space="preserve"> and process standardization: framework for fairness certification in artificial intelligence systems. AI Ethics (2022). https://doi.org/10.1007/s43681-022-00147-7</w:t>
        </w:r>
      </w:ins>
    </w:p>
    <w:p w14:paraId="2BB6E58A" w14:textId="77777777" w:rsidR="00F51E24" w:rsidRDefault="00F51E24" w:rsidP="00F51E24">
      <w:pPr>
        <w:pStyle w:val="ListParagraph"/>
        <w:numPr>
          <w:ilvl w:val="0"/>
          <w:numId w:val="34"/>
        </w:numPr>
        <w:pBdr>
          <w:top w:val="nil"/>
          <w:left w:val="nil"/>
          <w:bottom w:val="nil"/>
          <w:right w:val="nil"/>
          <w:between w:val="nil"/>
          <w:bar w:val="nil"/>
        </w:pBdr>
        <w:contextualSpacing w:val="0"/>
        <w:jc w:val="both"/>
        <w:rPr>
          <w:ins w:id="1057" w:author="Piyush Chetiya" w:date="2022-06-10T07:36:00Z"/>
          <w:sz w:val="22"/>
          <w:szCs w:val="22"/>
        </w:rPr>
      </w:pPr>
      <w:ins w:id="1058" w:author="Piyush Chetiya" w:date="2022-06-10T07:36:00Z">
        <w:r>
          <w:rPr>
            <w:sz w:val="22"/>
            <w:szCs w:val="22"/>
            <w:lang w:val="en-US"/>
          </w:rPr>
          <w:t xml:space="preserve">Sherwin Fernandes, </w:t>
        </w:r>
        <w:proofErr w:type="spellStart"/>
        <w:r>
          <w:rPr>
            <w:sz w:val="22"/>
            <w:szCs w:val="22"/>
            <w:lang w:val="en-US"/>
          </w:rPr>
          <w:t>Rutvij</w:t>
        </w:r>
        <w:proofErr w:type="spellEnd"/>
        <w:r>
          <w:rPr>
            <w:sz w:val="22"/>
            <w:szCs w:val="22"/>
            <w:lang w:val="en-US"/>
          </w:rPr>
          <w:t xml:space="preserve"> </w:t>
        </w:r>
        <w:proofErr w:type="spellStart"/>
        <w:r>
          <w:rPr>
            <w:sz w:val="22"/>
            <w:szCs w:val="22"/>
            <w:lang w:val="en-US"/>
          </w:rPr>
          <w:t>Gawas</w:t>
        </w:r>
        <w:proofErr w:type="spellEnd"/>
        <w:r>
          <w:rPr>
            <w:sz w:val="22"/>
            <w:szCs w:val="22"/>
            <w:lang w:val="en-US"/>
          </w:rPr>
          <w:t xml:space="preserve">, Preston </w:t>
        </w:r>
        <w:proofErr w:type="spellStart"/>
        <w:r>
          <w:rPr>
            <w:sz w:val="22"/>
            <w:szCs w:val="22"/>
            <w:lang w:val="en-US"/>
          </w:rPr>
          <w:t>Alvares</w:t>
        </w:r>
        <w:proofErr w:type="spellEnd"/>
        <w:r>
          <w:rPr>
            <w:sz w:val="22"/>
            <w:szCs w:val="22"/>
            <w:lang w:val="en-US"/>
          </w:rPr>
          <w:t xml:space="preserve">, </w:t>
        </w:r>
        <w:proofErr w:type="spellStart"/>
        <w:r>
          <w:rPr>
            <w:sz w:val="22"/>
            <w:szCs w:val="22"/>
            <w:lang w:val="en-US"/>
          </w:rPr>
          <w:t>Macklon</w:t>
        </w:r>
        <w:proofErr w:type="spellEnd"/>
        <w:r>
          <w:rPr>
            <w:sz w:val="22"/>
            <w:szCs w:val="22"/>
            <w:lang w:val="en-US"/>
          </w:rPr>
          <w:t xml:space="preserve"> Fernandes, </w:t>
        </w:r>
        <w:proofErr w:type="spellStart"/>
        <w:r>
          <w:rPr>
            <w:sz w:val="22"/>
            <w:szCs w:val="22"/>
            <w:lang w:val="en-US"/>
          </w:rPr>
          <w:t>Deepmala</w:t>
        </w:r>
        <w:proofErr w:type="spellEnd"/>
        <w:r>
          <w:rPr>
            <w:sz w:val="22"/>
            <w:szCs w:val="22"/>
            <w:lang w:val="en-US"/>
          </w:rPr>
          <w:t xml:space="preserve"> Kale, Shailendra </w:t>
        </w:r>
        <w:proofErr w:type="spellStart"/>
        <w:r>
          <w:rPr>
            <w:sz w:val="22"/>
            <w:szCs w:val="22"/>
            <w:lang w:val="en-US"/>
          </w:rPr>
          <w:t>Aswale</w:t>
        </w:r>
        <w:proofErr w:type="spellEnd"/>
        <w:r>
          <w:rPr>
            <w:sz w:val="22"/>
            <w:szCs w:val="22"/>
            <w:lang w:val="en-US"/>
          </w:rPr>
          <w:t>, “Survey on Various Conversational Systems” :2020 International Conference on Emerging Trends in Information Technology and Engineering (</w:t>
        </w:r>
        <w:proofErr w:type="spellStart"/>
        <w:r>
          <w:rPr>
            <w:sz w:val="22"/>
            <w:szCs w:val="22"/>
            <w:lang w:val="en-US"/>
          </w:rPr>
          <w:t>ic</w:t>
        </w:r>
        <w:proofErr w:type="spellEnd"/>
        <w:r>
          <w:rPr>
            <w:sz w:val="22"/>
            <w:szCs w:val="22"/>
            <w:lang w:val="en-US"/>
          </w:rPr>
          <w:t>-ETITE).</w:t>
        </w:r>
      </w:ins>
    </w:p>
    <w:p w14:paraId="2290B0CF" w14:textId="77777777" w:rsidR="00F51E24" w:rsidRDefault="00F51E24" w:rsidP="00F51E24">
      <w:pPr>
        <w:pStyle w:val="ListParagraph"/>
        <w:numPr>
          <w:ilvl w:val="0"/>
          <w:numId w:val="34"/>
        </w:numPr>
        <w:pBdr>
          <w:top w:val="nil"/>
          <w:left w:val="nil"/>
          <w:bottom w:val="nil"/>
          <w:right w:val="nil"/>
          <w:between w:val="nil"/>
          <w:bar w:val="nil"/>
        </w:pBdr>
        <w:contextualSpacing w:val="0"/>
        <w:jc w:val="both"/>
        <w:rPr>
          <w:ins w:id="1059" w:author="Piyush Chetiya" w:date="2022-06-10T07:36:00Z"/>
          <w:sz w:val="22"/>
          <w:szCs w:val="22"/>
        </w:rPr>
      </w:pPr>
      <w:proofErr w:type="spellStart"/>
      <w:ins w:id="1060" w:author="Piyush Chetiya" w:date="2022-06-10T07:36:00Z">
        <w:r>
          <w:rPr>
            <w:sz w:val="22"/>
            <w:szCs w:val="22"/>
            <w:lang w:val="en-US"/>
          </w:rPr>
          <w:t>Suprita</w:t>
        </w:r>
        <w:proofErr w:type="spellEnd"/>
        <w:r>
          <w:rPr>
            <w:sz w:val="22"/>
            <w:szCs w:val="22"/>
            <w:lang w:val="en-US"/>
          </w:rPr>
          <w:t xml:space="preserve"> Das, Ela Kumar, “Determining Accuracy of Chatbot by applying Algorithm Design and Defined process</w:t>
        </w:r>
        <w:proofErr w:type="gramStart"/>
        <w:r>
          <w:rPr>
            <w:sz w:val="22"/>
            <w:szCs w:val="22"/>
            <w:lang w:val="en-US"/>
          </w:rPr>
          <w:t>” :</w:t>
        </w:r>
        <w:proofErr w:type="gramEnd"/>
        <w:r>
          <w:rPr>
            <w:sz w:val="22"/>
            <w:szCs w:val="22"/>
            <w:lang w:val="en-US"/>
          </w:rPr>
          <w:t xml:space="preserve"> 2018, 4</w:t>
        </w:r>
        <w:r>
          <w:rPr>
            <w:sz w:val="22"/>
            <w:szCs w:val="22"/>
            <w:vertAlign w:val="superscript"/>
            <w:lang w:val="en-US"/>
          </w:rPr>
          <w:t>th</w:t>
        </w:r>
        <w:r>
          <w:rPr>
            <w:sz w:val="22"/>
            <w:szCs w:val="22"/>
            <w:lang w:val="en-US"/>
          </w:rPr>
          <w:t xml:space="preserve"> International Conference on Computing Communication and Automation (ICCCA).</w:t>
        </w:r>
      </w:ins>
    </w:p>
    <w:p w14:paraId="23DBA83A" w14:textId="77777777" w:rsidR="00F51E24" w:rsidRDefault="00F51E24" w:rsidP="00F51E24">
      <w:pPr>
        <w:pStyle w:val="ListParagraph"/>
        <w:numPr>
          <w:ilvl w:val="0"/>
          <w:numId w:val="34"/>
        </w:numPr>
        <w:pBdr>
          <w:top w:val="nil"/>
          <w:left w:val="nil"/>
          <w:bottom w:val="nil"/>
          <w:right w:val="nil"/>
          <w:between w:val="nil"/>
          <w:bar w:val="nil"/>
        </w:pBdr>
        <w:contextualSpacing w:val="0"/>
        <w:jc w:val="both"/>
        <w:rPr>
          <w:ins w:id="1061" w:author="Piyush Chetiya" w:date="2022-06-10T07:36:00Z"/>
          <w:sz w:val="22"/>
          <w:szCs w:val="22"/>
        </w:rPr>
      </w:pPr>
      <w:proofErr w:type="spellStart"/>
      <w:ins w:id="1062" w:author="Piyush Chetiya" w:date="2022-06-10T07:36:00Z">
        <w:r>
          <w:rPr>
            <w:sz w:val="22"/>
            <w:szCs w:val="22"/>
            <w:lang w:val="en-US"/>
          </w:rPr>
          <w:t>Rajamalli</w:t>
        </w:r>
        <w:proofErr w:type="spellEnd"/>
        <w:r>
          <w:rPr>
            <w:sz w:val="22"/>
            <w:szCs w:val="22"/>
            <w:lang w:val="en-US"/>
          </w:rPr>
          <w:t xml:space="preserve"> </w:t>
        </w:r>
        <w:proofErr w:type="spellStart"/>
        <w:r>
          <w:rPr>
            <w:sz w:val="22"/>
            <w:szCs w:val="22"/>
            <w:lang w:val="en-US"/>
          </w:rPr>
          <w:t>Keerthana</w:t>
        </w:r>
        <w:proofErr w:type="spellEnd"/>
        <w:r>
          <w:rPr>
            <w:sz w:val="22"/>
            <w:szCs w:val="22"/>
            <w:lang w:val="en-US"/>
          </w:rPr>
          <w:t xml:space="preserve"> R, Fathima G, Lilly Florence, “Evaluating the Performance of Various Deep Reinforcement Learning Algorithms for a Conversational Chatbot”: 2021, 2</w:t>
        </w:r>
        <w:r>
          <w:rPr>
            <w:sz w:val="22"/>
            <w:szCs w:val="22"/>
            <w:vertAlign w:val="superscript"/>
            <w:lang w:val="en-US"/>
          </w:rPr>
          <w:t>nd</w:t>
        </w:r>
        <w:r>
          <w:rPr>
            <w:sz w:val="22"/>
            <w:szCs w:val="22"/>
            <w:lang w:val="en-US"/>
          </w:rPr>
          <w:t xml:space="preserve"> International Conference for Emerging Technology (INCET).</w:t>
        </w:r>
      </w:ins>
    </w:p>
    <w:p w14:paraId="3CD1874C" w14:textId="6F15B2FA" w:rsidR="00F51E24" w:rsidRPr="007F2EA1" w:rsidRDefault="00F51E24" w:rsidP="00F51E24">
      <w:pPr>
        <w:pStyle w:val="ListParagraph"/>
        <w:numPr>
          <w:ilvl w:val="0"/>
          <w:numId w:val="34"/>
        </w:numPr>
        <w:pBdr>
          <w:top w:val="nil"/>
          <w:left w:val="nil"/>
          <w:bottom w:val="nil"/>
          <w:right w:val="nil"/>
          <w:between w:val="nil"/>
          <w:bar w:val="nil"/>
        </w:pBdr>
        <w:contextualSpacing w:val="0"/>
        <w:jc w:val="both"/>
        <w:rPr>
          <w:sz w:val="22"/>
          <w:szCs w:val="22"/>
        </w:rPr>
      </w:pPr>
      <w:ins w:id="1063" w:author="Piyush Chetiya" w:date="2022-06-10T07:36:00Z">
        <w:r>
          <w:rPr>
            <w:sz w:val="22"/>
            <w:szCs w:val="22"/>
            <w:lang w:val="en-US"/>
          </w:rPr>
          <w:t>Feng Liu, Yong Shi, Ying Liu, “Intelligence Quotient and Intelligence Grade of Artificial Intelligence.</w:t>
        </w:r>
      </w:ins>
    </w:p>
    <w:p w14:paraId="2E8025D2" w14:textId="38A6BFB1" w:rsidR="007F2EA1" w:rsidRPr="007F2EA1" w:rsidRDefault="007F2EA1" w:rsidP="00F51E24">
      <w:pPr>
        <w:pStyle w:val="ListParagraph"/>
        <w:numPr>
          <w:ilvl w:val="0"/>
          <w:numId w:val="34"/>
        </w:numPr>
        <w:pBdr>
          <w:top w:val="nil"/>
          <w:left w:val="nil"/>
          <w:bottom w:val="nil"/>
          <w:right w:val="nil"/>
          <w:between w:val="nil"/>
          <w:bar w:val="nil"/>
        </w:pBdr>
        <w:contextualSpacing w:val="0"/>
        <w:jc w:val="both"/>
        <w:rPr>
          <w:sz w:val="22"/>
          <w:szCs w:val="22"/>
        </w:rPr>
      </w:pPr>
      <w:ins w:id="1064" w:author="Umutoni Yvonne" w:date="2022-06-13T17:03:00Z">
        <w:r w:rsidRPr="007F2EA1">
          <w:rPr>
            <w:lang w:val="en-US"/>
          </w:rPr>
          <w:t>[ITU-D Manual]:</w:t>
        </w:r>
        <w:r w:rsidRPr="007F2EA1">
          <w:rPr>
            <w:lang w:val="en-US"/>
          </w:rPr>
          <w:tab/>
          <w:t>Recommendation ITU-D (2017)</w:t>
        </w:r>
      </w:ins>
    </w:p>
    <w:p w14:paraId="7014AC82" w14:textId="0258AA7E" w:rsidR="007F2EA1" w:rsidRPr="00AB2AD5" w:rsidRDefault="007F2EA1" w:rsidP="00F51E24">
      <w:pPr>
        <w:pStyle w:val="ListParagraph"/>
        <w:numPr>
          <w:ilvl w:val="0"/>
          <w:numId w:val="34"/>
        </w:numPr>
        <w:pBdr>
          <w:top w:val="nil"/>
          <w:left w:val="nil"/>
          <w:bottom w:val="nil"/>
          <w:right w:val="nil"/>
          <w:between w:val="nil"/>
          <w:bar w:val="nil"/>
        </w:pBdr>
        <w:contextualSpacing w:val="0"/>
        <w:jc w:val="both"/>
        <w:rPr>
          <w:ins w:id="1065" w:author="hp" w:date="2022-06-10T10:50:00Z"/>
          <w:sz w:val="22"/>
          <w:szCs w:val="22"/>
        </w:rPr>
      </w:pPr>
      <w:ins w:id="1066" w:author="Umutoni Yvonne" w:date="2022-06-13T17:03:00Z">
        <w:r w:rsidRPr="007F2EA1">
          <w:rPr>
            <w:i/>
            <w:iCs/>
            <w:lang w:val="en-US"/>
          </w:rPr>
          <w:t>Quality of Service Regulation Manual</w:t>
        </w:r>
      </w:ins>
    </w:p>
    <w:p w14:paraId="340BCDC3" w14:textId="72175B4D" w:rsidR="00430263" w:rsidRPr="007F2EA1" w:rsidRDefault="00A02624" w:rsidP="007F2EA1">
      <w:pPr>
        <w:pStyle w:val="Reftext"/>
        <w:ind w:firstLine="0"/>
        <w:rPr>
          <w:i/>
          <w:iCs/>
        </w:rPr>
      </w:pPr>
      <w:ins w:id="1067" w:author="hp" w:date="2022-06-10T10:50:00Z">
        <w:del w:id="1068" w:author="Umutoni Yvonne" w:date="2022-06-13T17:03:00Z">
          <w:r w:rsidDel="00430263">
            <w:rPr>
              <w:lang w:val="en-US"/>
            </w:rPr>
            <w:delText xml:space="preserve">[ITU-T SG 12-TD1599R1]:  Contribution, </w:delText>
          </w:r>
          <w:r w:rsidDel="00430263">
            <w:rPr>
              <w:i/>
              <w:iCs/>
              <w:lang w:val="en-US"/>
            </w:rPr>
            <w:delText>KPI for Radio Access Mobile N</w:delText>
          </w:r>
        </w:del>
      </w:ins>
      <w:moveToRangeStart w:id="1069" w:author="Umutoni Yvonne" w:date="2022-06-13T17:03:00Z" w:name="move106032226"/>
      <w:moveTo w:id="1070" w:author="Umutoni Yvonne" w:date="2022-06-13T17:03:00Z">
        <w:r w:rsidR="00430263" w:rsidRPr="007F2EA1">
          <w:rPr>
            <w:i/>
            <w:iCs/>
            <w:lang w:val="en-US"/>
          </w:rPr>
          <w:t xml:space="preserve"> </w:t>
        </w:r>
      </w:moveTo>
    </w:p>
    <w:moveToRangeEnd w:id="1069"/>
    <w:p w14:paraId="3FC697BA" w14:textId="1B455993" w:rsidR="00A02624" w:rsidRDefault="00A02624" w:rsidP="00AB2AD5">
      <w:pPr>
        <w:pStyle w:val="ListParagraph"/>
        <w:pBdr>
          <w:top w:val="nil"/>
          <w:left w:val="nil"/>
          <w:bottom w:val="nil"/>
          <w:right w:val="nil"/>
          <w:between w:val="nil"/>
          <w:bar w:val="nil"/>
        </w:pBdr>
        <w:ind w:left="900"/>
        <w:contextualSpacing w:val="0"/>
        <w:jc w:val="both"/>
        <w:rPr>
          <w:ins w:id="1071" w:author="Piyush Chetiya" w:date="2022-06-10T07:36:00Z"/>
          <w:sz w:val="22"/>
          <w:szCs w:val="22"/>
        </w:rPr>
      </w:pPr>
    </w:p>
    <w:p w14:paraId="40B79037" w14:textId="77777777" w:rsidR="00151DBE" w:rsidRDefault="00151DBE" w:rsidP="00DE3062"/>
    <w:p w14:paraId="5D24590F" w14:textId="77777777" w:rsidR="00151DBE" w:rsidRDefault="00151DBE" w:rsidP="00394DBF">
      <w:pPr>
        <w:jc w:val="center"/>
      </w:pPr>
      <w:r>
        <w:t>_______________________</w:t>
      </w:r>
    </w:p>
    <w:p w14:paraId="56796E70" w14:textId="77777777" w:rsidR="00151DBE" w:rsidRDefault="00151DBE" w:rsidP="0089088E"/>
    <w:sectPr w:rsidR="00151DBE" w:rsidSect="00E370CD">
      <w:headerReference w:type="default" r:id="rId21"/>
      <w:pgSz w:w="11907" w:h="16840" w:code="9"/>
      <w:pgMar w:top="1134" w:right="1134" w:bottom="1134" w:left="1134" w:header="425" w:footer="709"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87" w:author="AK" w:date="2022-06-10T07:53:00Z" w:initials="AK">
    <w:p w14:paraId="7C11B4BD" w14:textId="77777777" w:rsidR="005E379E" w:rsidRDefault="005E379E">
      <w:pPr>
        <w:pStyle w:val="CommentText"/>
      </w:pPr>
      <w:r>
        <w:rPr>
          <w:rStyle w:val="CommentReference"/>
        </w:rPr>
        <w:annotationRef/>
      </w:r>
      <w:r>
        <w:t>May have to see whether this is improving the document</w:t>
      </w:r>
    </w:p>
  </w:comment>
  <w:comment w:id="717" w:author="AK" w:date="2022-06-10T07:55:00Z" w:initials="AK">
    <w:p w14:paraId="4E4FA780" w14:textId="77777777" w:rsidR="005E379E" w:rsidRDefault="005E379E">
      <w:pPr>
        <w:pStyle w:val="CommentText"/>
      </w:pPr>
      <w:r>
        <w:rPr>
          <w:rStyle w:val="CommentReference"/>
        </w:rPr>
        <w:annotationRef/>
      </w:r>
    </w:p>
  </w:comment>
  <w:comment w:id="718" w:author="AK" w:date="2022-06-10T07:55:00Z" w:initials="AK">
    <w:p w14:paraId="60D9C89E" w14:textId="77777777" w:rsidR="005E379E" w:rsidRDefault="005E379E">
      <w:pPr>
        <w:pStyle w:val="CommentText"/>
      </w:pPr>
      <w:r>
        <w:rPr>
          <w:rStyle w:val="CommentReference"/>
        </w:rPr>
        <w:annotationRef/>
      </w:r>
      <w:r>
        <w:t>Survey may be required for ascertaining range, acceptability threshold and weight from user, service providers and C-AI developers</w:t>
      </w:r>
    </w:p>
  </w:comment>
  <w:comment w:id="823" w:author="AK" w:date="2022-06-10T07:58:00Z" w:initials="AK">
    <w:p w14:paraId="1DF23D8D" w14:textId="77777777" w:rsidR="005E379E" w:rsidRDefault="005E379E">
      <w:pPr>
        <w:pStyle w:val="CommentText"/>
      </w:pPr>
      <w:r>
        <w:rPr>
          <w:rStyle w:val="CommentReference"/>
        </w:rPr>
        <w:annotationRef/>
      </w:r>
      <w:r>
        <w:t>These are just random values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11B4BD" w15:done="0"/>
  <w15:commentEx w15:paraId="4E4FA780" w15:done="0"/>
  <w15:commentEx w15:paraId="60D9C89E" w15:done="0"/>
  <w15:commentEx w15:paraId="1DF23D8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11B4BD" w16cid:durableId="27339DF0"/>
  <w16cid:commentId w16cid:paraId="4E4FA780" w16cid:durableId="27339DF1"/>
  <w16cid:commentId w16cid:paraId="60D9C89E" w16cid:durableId="27339DF2"/>
  <w16cid:commentId w16cid:paraId="1DF23D8D" w16cid:durableId="27339D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FDBC5" w14:textId="77777777" w:rsidR="00FB7CEB" w:rsidRDefault="00FB7CEB" w:rsidP="00C42125">
      <w:pPr>
        <w:spacing w:before="0"/>
      </w:pPr>
      <w:r>
        <w:separator/>
      </w:r>
    </w:p>
  </w:endnote>
  <w:endnote w:type="continuationSeparator" w:id="0">
    <w:p w14:paraId="7BB1345B" w14:textId="77777777" w:rsidR="00FB7CEB" w:rsidRDefault="00FB7CEB"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MS Gothic"/>
    <w:panose1 w:val="00000000000000000000"/>
    <w:charset w:val="80"/>
    <w:family w:val="auto"/>
    <w:notTrueType/>
    <w:pitch w:val="variable"/>
    <w:sig w:usb0="00000000"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MT">
    <w:altName w:val="Arial"/>
    <w:charset w:val="01"/>
    <w:family w:val="swiss"/>
    <w:pitch w:val="variable"/>
  </w:font>
  <w:font w:name="inherit">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80AB9" w14:textId="77777777" w:rsidR="00FB7CEB" w:rsidRDefault="00FB7CEB" w:rsidP="00C42125">
      <w:pPr>
        <w:spacing w:before="0"/>
      </w:pPr>
      <w:r>
        <w:separator/>
      </w:r>
    </w:p>
  </w:footnote>
  <w:footnote w:type="continuationSeparator" w:id="0">
    <w:p w14:paraId="4978B675" w14:textId="77777777" w:rsidR="00FB7CEB" w:rsidRDefault="00FB7CEB"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CB9C5" w14:textId="77777777" w:rsidR="005E379E" w:rsidRPr="00C42125" w:rsidRDefault="005E379E"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DC1025">
      <w:rPr>
        <w:noProof/>
      </w:rPr>
      <w:t>25</w:t>
    </w:r>
    <w:r w:rsidRPr="00C42125">
      <w:fldChar w:fldCharType="end"/>
    </w:r>
    <w:r w:rsidRPr="00C42125">
      <w:t xml:space="preserve"> -</w:t>
    </w:r>
  </w:p>
  <w:p w14:paraId="764F9D8B" w14:textId="7F479FEF" w:rsidR="005E379E" w:rsidRPr="00C42125" w:rsidRDefault="005E379E" w:rsidP="007E53E4">
    <w:pPr>
      <w:pStyle w:val="Header"/>
    </w:pPr>
    <w:r>
      <w:fldChar w:fldCharType="begin"/>
    </w:r>
    <w:r>
      <w:instrText xml:space="preserve"> STYLEREF  Docnumber  </w:instrText>
    </w:r>
    <w:r>
      <w:fldChar w:fldCharType="separate"/>
    </w:r>
    <w:r w:rsidR="00EB4498">
      <w:rPr>
        <w:noProof/>
      </w:rPr>
      <w:t>SG12-C094R1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9D3328"/>
    <w:multiLevelType w:val="hybridMultilevel"/>
    <w:tmpl w:val="6AEEA922"/>
    <w:numStyleLink w:val="ImportedStyle11"/>
  </w:abstractNum>
  <w:abstractNum w:abstractNumId="11" w15:restartNumberingAfterBreak="0">
    <w:nsid w:val="037B3CC4"/>
    <w:multiLevelType w:val="hybridMultilevel"/>
    <w:tmpl w:val="B5F4ED66"/>
    <w:lvl w:ilvl="0" w:tplc="AA62DAE2">
      <w:start w:val="1"/>
      <w:numFmt w:val="lowerLetter"/>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D6E74D0"/>
    <w:multiLevelType w:val="hybridMultilevel"/>
    <w:tmpl w:val="C6BE0804"/>
    <w:lvl w:ilvl="0" w:tplc="AA62DAE2">
      <w:start w:val="1"/>
      <w:numFmt w:val="lowerLetter"/>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010658F"/>
    <w:multiLevelType w:val="multilevel"/>
    <w:tmpl w:val="B900D39E"/>
    <w:styleLink w:val="ImportedStyle1"/>
    <w:lvl w:ilvl="0">
      <w:start w:val="1"/>
      <w:numFmt w:val="decimal"/>
      <w:lvlText w:val="%1."/>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15145FB5"/>
    <w:multiLevelType w:val="hybridMultilevel"/>
    <w:tmpl w:val="DB2A93B4"/>
    <w:lvl w:ilvl="0" w:tplc="5CD0212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19FA4B18"/>
    <w:multiLevelType w:val="hybridMultilevel"/>
    <w:tmpl w:val="6BEE0696"/>
    <w:numStyleLink w:val="ImportedStyle15"/>
  </w:abstractNum>
  <w:abstractNum w:abstractNumId="16" w15:restartNumberingAfterBreak="0">
    <w:nsid w:val="21A90B4B"/>
    <w:multiLevelType w:val="hybridMultilevel"/>
    <w:tmpl w:val="62B42A1E"/>
    <w:numStyleLink w:val="ImportedStyle2"/>
  </w:abstractNum>
  <w:abstractNum w:abstractNumId="17" w15:restartNumberingAfterBreak="0">
    <w:nsid w:val="237E5E7A"/>
    <w:multiLevelType w:val="multilevel"/>
    <w:tmpl w:val="91502CB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E020B"/>
    <w:multiLevelType w:val="hybridMultilevel"/>
    <w:tmpl w:val="CFA695AC"/>
    <w:lvl w:ilvl="0" w:tplc="22CE7C04">
      <w:start w:val="1"/>
      <w:numFmt w:val="decimal"/>
      <w:lvlText w:val="%1."/>
      <w:lvlJc w:val="left"/>
      <w:pPr>
        <w:ind w:left="900" w:hanging="540"/>
      </w:pPr>
      <w:rPr>
        <w:rFonts w:hint="default"/>
      </w:rPr>
    </w:lvl>
    <w:lvl w:ilvl="1" w:tplc="6BF4008C">
      <w:start w:val="1"/>
      <w:numFmt w:val="lowerLetter"/>
      <w:lvlText w:val="%2."/>
      <w:lvlJc w:val="left"/>
      <w:pPr>
        <w:ind w:left="1440" w:hanging="360"/>
      </w:pPr>
      <w:rPr>
        <w:b/>
        <w:bCs/>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81A19AE"/>
    <w:multiLevelType w:val="hybridMultilevel"/>
    <w:tmpl w:val="D0920A62"/>
    <w:styleLink w:val="ImportedStyle10"/>
    <w:lvl w:ilvl="0" w:tplc="D61455A8">
      <w:start w:val="1"/>
      <w:numFmt w:val="lowerLetter"/>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186BEF4">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D569E20">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19E72A4">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30A5A30">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4D6F15C">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324F172">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0F80ABA">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DD01212">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29241078"/>
    <w:multiLevelType w:val="multilevel"/>
    <w:tmpl w:val="D8F4997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DD1284"/>
    <w:multiLevelType w:val="multilevel"/>
    <w:tmpl w:val="13064840"/>
    <w:lvl w:ilvl="0">
      <w:start w:val="12"/>
      <w:numFmt w:val="decimal"/>
      <w:lvlText w:val="%1"/>
      <w:lvlJc w:val="left"/>
      <w:pPr>
        <w:ind w:left="555" w:hanging="555"/>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22" w15:restartNumberingAfterBreak="0">
    <w:nsid w:val="2EBE60C2"/>
    <w:multiLevelType w:val="multilevel"/>
    <w:tmpl w:val="70EEF64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A36F48"/>
    <w:multiLevelType w:val="hybridMultilevel"/>
    <w:tmpl w:val="D0FAA18E"/>
    <w:styleLink w:val="ImportedStyle7"/>
    <w:lvl w:ilvl="0" w:tplc="2E48D57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7B61B00">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B18A12C">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9BCF9B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E5674FA">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1BED376">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00E6A0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6CE9426">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85898C2">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31E84BCA"/>
    <w:multiLevelType w:val="hybridMultilevel"/>
    <w:tmpl w:val="B0C2B420"/>
    <w:styleLink w:val="ImportedStyle9"/>
    <w:lvl w:ilvl="0" w:tplc="AAAE5206">
      <w:start w:val="1"/>
      <w:numFmt w:val="bullet"/>
      <w:lvlText w:val="•"/>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0C6C06E">
      <w:start w:val="1"/>
      <w:numFmt w:val="bullet"/>
      <w:lvlText w:val="•"/>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FFCD52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1BE1DF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38EBB6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002F13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26A78B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5A8CD8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09A6ED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340C60BB"/>
    <w:multiLevelType w:val="hybridMultilevel"/>
    <w:tmpl w:val="2FE0FDA0"/>
    <w:lvl w:ilvl="0" w:tplc="191CB19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52B6886"/>
    <w:multiLevelType w:val="hybridMultilevel"/>
    <w:tmpl w:val="78E4218C"/>
    <w:styleLink w:val="ImportedStyle8"/>
    <w:lvl w:ilvl="0" w:tplc="6E703EA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AC0F5E2">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5C0E38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19AC17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4426704">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27648B6">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646987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C423A6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EF82B7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7" w15:restartNumberingAfterBreak="0">
    <w:nsid w:val="362D2AFF"/>
    <w:multiLevelType w:val="hybridMultilevel"/>
    <w:tmpl w:val="44945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70032B2"/>
    <w:multiLevelType w:val="hybridMultilevel"/>
    <w:tmpl w:val="3C2E2B4C"/>
    <w:styleLink w:val="ImportedStyle4"/>
    <w:lvl w:ilvl="0" w:tplc="56AA1CF8">
      <w:start w:val="1"/>
      <w:numFmt w:val="decimal"/>
      <w:lvlText w:val="%1."/>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FA287EC">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5BC23EA">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DBCC2AA">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27ABDA0">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B68E55E">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C567434">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A922CD0">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A08F2BA">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38E86018"/>
    <w:multiLevelType w:val="hybridMultilevel"/>
    <w:tmpl w:val="7952C286"/>
    <w:styleLink w:val="ImportedStyle13"/>
    <w:lvl w:ilvl="0" w:tplc="000AF432">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AA68A80">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69A2624">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228C51C">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8A61476">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AAE55B6">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2C07C32">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E34F12A">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C00BF06">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43C2335B"/>
    <w:multiLevelType w:val="hybridMultilevel"/>
    <w:tmpl w:val="DC5AEE1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4AF2726"/>
    <w:multiLevelType w:val="hybridMultilevel"/>
    <w:tmpl w:val="D0920A62"/>
    <w:numStyleLink w:val="ImportedStyle10"/>
  </w:abstractNum>
  <w:abstractNum w:abstractNumId="32" w15:restartNumberingAfterBreak="0">
    <w:nsid w:val="46B54D00"/>
    <w:multiLevelType w:val="hybridMultilevel"/>
    <w:tmpl w:val="6B4E0ABE"/>
    <w:styleLink w:val="ImportedStyle6"/>
    <w:lvl w:ilvl="0" w:tplc="A1106FFE">
      <w:start w:val="1"/>
      <w:numFmt w:val="lowerLetter"/>
      <w:suff w:val="nothing"/>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79CE446">
      <w:start w:val="1"/>
      <w:numFmt w:val="lowerLetter"/>
      <w:suff w:val="nothing"/>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0141DC0">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DF0B8E8">
      <w:start w:val="1"/>
      <w:numFmt w:val="decimal"/>
      <w:suff w:val="nothing"/>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90A7794">
      <w:start w:val="1"/>
      <w:numFmt w:val="lowerLetter"/>
      <w:suff w:val="nothing"/>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4BCCDEC">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6B0FE60">
      <w:start w:val="1"/>
      <w:numFmt w:val="decimal"/>
      <w:suff w:val="nothing"/>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170F8EA">
      <w:start w:val="1"/>
      <w:numFmt w:val="lowerLetter"/>
      <w:suff w:val="nothing"/>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2BE06A4">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3" w15:restartNumberingAfterBreak="0">
    <w:nsid w:val="4B105670"/>
    <w:multiLevelType w:val="hybridMultilevel"/>
    <w:tmpl w:val="A92806D8"/>
    <w:styleLink w:val="ImportedStyle5"/>
    <w:lvl w:ilvl="0" w:tplc="C87A7FE6">
      <w:start w:val="1"/>
      <w:numFmt w:val="lowerLetter"/>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05CA9DE">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4BA3A5C">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86293CE">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1982DE6">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8C4008C">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8CAAA4C">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F223376">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F9666C0">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4" w15:restartNumberingAfterBreak="0">
    <w:nsid w:val="51C41BB5"/>
    <w:multiLevelType w:val="hybridMultilevel"/>
    <w:tmpl w:val="6898F862"/>
    <w:lvl w:ilvl="0" w:tplc="AA62DAE2">
      <w:start w:val="1"/>
      <w:numFmt w:val="lowerLetter"/>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3151FB6"/>
    <w:multiLevelType w:val="hybridMultilevel"/>
    <w:tmpl w:val="78E4218C"/>
    <w:numStyleLink w:val="ImportedStyle8"/>
  </w:abstractNum>
  <w:abstractNum w:abstractNumId="36" w15:restartNumberingAfterBreak="0">
    <w:nsid w:val="533A11ED"/>
    <w:multiLevelType w:val="hybridMultilevel"/>
    <w:tmpl w:val="A92806D8"/>
    <w:numStyleLink w:val="ImportedStyle5"/>
  </w:abstractNum>
  <w:abstractNum w:abstractNumId="37" w15:restartNumberingAfterBreak="0">
    <w:nsid w:val="54AE64DB"/>
    <w:multiLevelType w:val="hybridMultilevel"/>
    <w:tmpl w:val="3C2E2B4C"/>
    <w:numStyleLink w:val="ImportedStyle4"/>
  </w:abstractNum>
  <w:abstractNum w:abstractNumId="38" w15:restartNumberingAfterBreak="0">
    <w:nsid w:val="58AB58A3"/>
    <w:multiLevelType w:val="hybridMultilevel"/>
    <w:tmpl w:val="6BEE0696"/>
    <w:styleLink w:val="ImportedStyle15"/>
    <w:lvl w:ilvl="0" w:tplc="E8C0D29A">
      <w:start w:val="1"/>
      <w:numFmt w:val="decimal"/>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8F84464">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5C66F8C">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B8A14BC">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C068F14">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65E9794">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3D6C2F6">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5AE5A04">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4809832">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9" w15:restartNumberingAfterBreak="0">
    <w:nsid w:val="5AD44887"/>
    <w:multiLevelType w:val="hybridMultilevel"/>
    <w:tmpl w:val="6AEEA922"/>
    <w:styleLink w:val="ImportedStyle11"/>
    <w:lvl w:ilvl="0" w:tplc="F02ECDB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C4C5C2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6634C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D1C5B2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A7E6B2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7A67F8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AF4EE5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B666AF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5F6705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0" w15:restartNumberingAfterBreak="0">
    <w:nsid w:val="5F1F726B"/>
    <w:multiLevelType w:val="hybridMultilevel"/>
    <w:tmpl w:val="683653D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12351AE"/>
    <w:multiLevelType w:val="hybridMultilevel"/>
    <w:tmpl w:val="B0C2B420"/>
    <w:numStyleLink w:val="ImportedStyle9"/>
  </w:abstractNum>
  <w:abstractNum w:abstractNumId="42" w15:restartNumberingAfterBreak="0">
    <w:nsid w:val="663A09E5"/>
    <w:multiLevelType w:val="multilevel"/>
    <w:tmpl w:val="6E5E7F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A10B02"/>
    <w:multiLevelType w:val="hybridMultilevel"/>
    <w:tmpl w:val="C246713C"/>
    <w:lvl w:ilvl="0" w:tplc="9EE40A8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6A417AD1"/>
    <w:multiLevelType w:val="multilevel"/>
    <w:tmpl w:val="0958D600"/>
    <w:styleLink w:val="ImportedStyle14"/>
    <w:lvl w:ilvl="0">
      <w:start w:val="1"/>
      <w:numFmt w:val="decimal"/>
      <w:lvlText w:val="%1."/>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5" w15:restartNumberingAfterBreak="0">
    <w:nsid w:val="72BC7528"/>
    <w:multiLevelType w:val="multilevel"/>
    <w:tmpl w:val="C4801246"/>
    <w:styleLink w:val="ImportedStyle3"/>
    <w:lvl w:ilvl="0">
      <w:start w:val="1"/>
      <w:numFmt w:val="decimal"/>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2.%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2.%3.%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2.%3.%4.%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2.%3.%4.%5.%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2.%3.%4.%5.%6.%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2.%3.%4.%5.%6.%7.%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2.%3.%4.%5.%6.%7.%8.%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6" w15:restartNumberingAfterBreak="0">
    <w:nsid w:val="750C18B3"/>
    <w:multiLevelType w:val="hybridMultilevel"/>
    <w:tmpl w:val="B66488F2"/>
    <w:lvl w:ilvl="0" w:tplc="FFFFFFFF">
      <w:start w:val="1"/>
      <w:numFmt w:val="lowerLetter"/>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FFFFFFF">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FFFFFFF">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FFFFFFF">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FFFFFF">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FFFFFFF">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FFFFFFF">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7" w15:restartNumberingAfterBreak="0">
    <w:nsid w:val="76CC4E1F"/>
    <w:multiLevelType w:val="hybridMultilevel"/>
    <w:tmpl w:val="62B42A1E"/>
    <w:styleLink w:val="ImportedStyle2"/>
    <w:lvl w:ilvl="0" w:tplc="4B5A502C">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15C6ABC">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19475FA">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A0205A0">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B16C8BE">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DA4A710">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214A674">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28CC582">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28E5FA2">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8" w15:restartNumberingAfterBreak="0">
    <w:nsid w:val="783A294F"/>
    <w:multiLevelType w:val="hybridMultilevel"/>
    <w:tmpl w:val="F22C0D8C"/>
    <w:lvl w:ilvl="0" w:tplc="D908A96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863320D"/>
    <w:multiLevelType w:val="hybridMultilevel"/>
    <w:tmpl w:val="AE823CF0"/>
    <w:styleLink w:val="ImportedStyle12"/>
    <w:lvl w:ilvl="0" w:tplc="3DA06BF0">
      <w:start w:val="1"/>
      <w:numFmt w:val="decimal"/>
      <w:lvlText w:val="%1."/>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EFCD328">
      <w:start w:val="1"/>
      <w:numFmt w:val="lowerLetter"/>
      <w:lvlText w:val="%2."/>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B94F2BE">
      <w:start w:val="1"/>
      <w:numFmt w:val="lowerRoman"/>
      <w:lvlText w:val="%3."/>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4F86C98">
      <w:start w:val="1"/>
      <w:numFmt w:val="decimal"/>
      <w:lvlText w:val="%4."/>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CE40D2E">
      <w:start w:val="1"/>
      <w:numFmt w:val="lowerLetter"/>
      <w:lvlText w:val="%5."/>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A5828BA">
      <w:start w:val="1"/>
      <w:numFmt w:val="lowerRoman"/>
      <w:lvlText w:val="%6."/>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B8C9DD8">
      <w:start w:val="1"/>
      <w:numFmt w:val="decimal"/>
      <w:lvlText w:val="%7."/>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9C019D0">
      <w:start w:val="1"/>
      <w:numFmt w:val="lowerLetter"/>
      <w:lvlText w:val="%8."/>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06A37FC">
      <w:start w:val="1"/>
      <w:numFmt w:val="lowerRoman"/>
      <w:lvlText w:val="%9."/>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0" w15:restartNumberingAfterBreak="0">
    <w:nsid w:val="7CB03FE7"/>
    <w:multiLevelType w:val="hybridMultilevel"/>
    <w:tmpl w:val="A98843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47"/>
  </w:num>
  <w:num w:numId="13">
    <w:abstractNumId w:val="16"/>
  </w:num>
  <w:num w:numId="14">
    <w:abstractNumId w:val="45"/>
  </w:num>
  <w:num w:numId="15">
    <w:abstractNumId w:val="28"/>
  </w:num>
  <w:num w:numId="16">
    <w:abstractNumId w:val="37"/>
  </w:num>
  <w:num w:numId="17">
    <w:abstractNumId w:val="33"/>
  </w:num>
  <w:num w:numId="18">
    <w:abstractNumId w:val="36"/>
  </w:num>
  <w:num w:numId="19">
    <w:abstractNumId w:val="32"/>
  </w:num>
  <w:num w:numId="20">
    <w:abstractNumId w:val="23"/>
  </w:num>
  <w:num w:numId="21">
    <w:abstractNumId w:val="26"/>
  </w:num>
  <w:num w:numId="22">
    <w:abstractNumId w:val="35"/>
  </w:num>
  <w:num w:numId="23">
    <w:abstractNumId w:val="24"/>
  </w:num>
  <w:num w:numId="24">
    <w:abstractNumId w:val="41"/>
  </w:num>
  <w:num w:numId="25">
    <w:abstractNumId w:val="19"/>
  </w:num>
  <w:num w:numId="26">
    <w:abstractNumId w:val="31"/>
  </w:num>
  <w:num w:numId="27">
    <w:abstractNumId w:val="39"/>
  </w:num>
  <w:num w:numId="28">
    <w:abstractNumId w:val="10"/>
  </w:num>
  <w:num w:numId="29">
    <w:abstractNumId w:val="31"/>
    <w:lvlOverride w:ilvl="0">
      <w:startOverride w:val="3"/>
    </w:lvlOverride>
  </w:num>
  <w:num w:numId="30">
    <w:abstractNumId w:val="49"/>
  </w:num>
  <w:num w:numId="31">
    <w:abstractNumId w:val="29"/>
  </w:num>
  <w:num w:numId="32">
    <w:abstractNumId w:val="44"/>
  </w:num>
  <w:num w:numId="33">
    <w:abstractNumId w:val="38"/>
  </w:num>
  <w:num w:numId="34">
    <w:abstractNumId w:val="15"/>
  </w:num>
  <w:num w:numId="35">
    <w:abstractNumId w:val="46"/>
  </w:num>
  <w:num w:numId="36">
    <w:abstractNumId w:val="50"/>
  </w:num>
  <w:num w:numId="37">
    <w:abstractNumId w:val="48"/>
  </w:num>
  <w:num w:numId="38">
    <w:abstractNumId w:val="25"/>
  </w:num>
  <w:num w:numId="39">
    <w:abstractNumId w:val="27"/>
  </w:num>
  <w:num w:numId="40">
    <w:abstractNumId w:val="18"/>
  </w:num>
  <w:num w:numId="41">
    <w:abstractNumId w:val="40"/>
  </w:num>
  <w:num w:numId="42">
    <w:abstractNumId w:val="42"/>
  </w:num>
  <w:num w:numId="43">
    <w:abstractNumId w:val="22"/>
  </w:num>
  <w:num w:numId="44">
    <w:abstractNumId w:val="20"/>
  </w:num>
  <w:num w:numId="45">
    <w:abstractNumId w:val="17"/>
  </w:num>
  <w:num w:numId="46">
    <w:abstractNumId w:val="14"/>
  </w:num>
  <w:num w:numId="47">
    <w:abstractNumId w:val="11"/>
  </w:num>
  <w:num w:numId="48">
    <w:abstractNumId w:val="43"/>
  </w:num>
  <w:num w:numId="49">
    <w:abstractNumId w:val="21"/>
  </w:num>
  <w:num w:numId="50">
    <w:abstractNumId w:val="34"/>
  </w:num>
  <w:num w:numId="51">
    <w:abstractNumId w:val="12"/>
  </w:num>
  <w:num w:numId="52">
    <w:abstractNumId w:val="30"/>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mutoni Yvonne">
    <w15:presenceInfo w15:providerId="None" w15:userId="Umutoni Yvonne"/>
  </w15:person>
  <w15:person w15:author="abdul kayum">
    <w15:presenceInfo w15:providerId="Windows Live" w15:userId="3ac2cec4713c57f3"/>
  </w15:person>
  <w15:person w15:author="Piyush Chetiya">
    <w15:presenceInfo w15:providerId="Windows Live" w15:userId="3a0781f7308e984d"/>
  </w15:person>
  <w15:person w15:author="AK">
    <w15:presenceInfo w15:providerId="None" w15:userId="AK"/>
  </w15:person>
  <w15:person w15:author="孟 悦">
    <w15:presenceInfo w15:providerId="Windows Live" w15:userId="e809887a6edd81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300"/>
    <w:rsid w:val="000134D1"/>
    <w:rsid w:val="00016562"/>
    <w:rsid w:val="000171DB"/>
    <w:rsid w:val="00023D9A"/>
    <w:rsid w:val="0002490E"/>
    <w:rsid w:val="00033899"/>
    <w:rsid w:val="00037538"/>
    <w:rsid w:val="0004140B"/>
    <w:rsid w:val="000437A5"/>
    <w:rsid w:val="00043D75"/>
    <w:rsid w:val="00047872"/>
    <w:rsid w:val="00054813"/>
    <w:rsid w:val="00057000"/>
    <w:rsid w:val="00063311"/>
    <w:rsid w:val="000640E0"/>
    <w:rsid w:val="00064226"/>
    <w:rsid w:val="00072FAA"/>
    <w:rsid w:val="00090289"/>
    <w:rsid w:val="00096A67"/>
    <w:rsid w:val="00096EA5"/>
    <w:rsid w:val="000A5CA2"/>
    <w:rsid w:val="000A7B9B"/>
    <w:rsid w:val="000B25B1"/>
    <w:rsid w:val="000B4523"/>
    <w:rsid w:val="000C3DDD"/>
    <w:rsid w:val="000D2AF0"/>
    <w:rsid w:val="000D432F"/>
    <w:rsid w:val="000E1A62"/>
    <w:rsid w:val="00102F60"/>
    <w:rsid w:val="0010318C"/>
    <w:rsid w:val="001115B5"/>
    <w:rsid w:val="001251DA"/>
    <w:rsid w:val="00125432"/>
    <w:rsid w:val="00137F40"/>
    <w:rsid w:val="00140F80"/>
    <w:rsid w:val="001438D4"/>
    <w:rsid w:val="00143EE3"/>
    <w:rsid w:val="00151DBE"/>
    <w:rsid w:val="00165942"/>
    <w:rsid w:val="0017240B"/>
    <w:rsid w:val="00177690"/>
    <w:rsid w:val="001871EC"/>
    <w:rsid w:val="001960C1"/>
    <w:rsid w:val="001979B7"/>
    <w:rsid w:val="001A19B8"/>
    <w:rsid w:val="001A670F"/>
    <w:rsid w:val="001C3FE2"/>
    <w:rsid w:val="001C62B8"/>
    <w:rsid w:val="001C6CC2"/>
    <w:rsid w:val="001E7B0E"/>
    <w:rsid w:val="001F015B"/>
    <w:rsid w:val="001F141D"/>
    <w:rsid w:val="00200A06"/>
    <w:rsid w:val="00225175"/>
    <w:rsid w:val="0023078B"/>
    <w:rsid w:val="00231A74"/>
    <w:rsid w:val="00231DC5"/>
    <w:rsid w:val="00235758"/>
    <w:rsid w:val="00241832"/>
    <w:rsid w:val="00241CAD"/>
    <w:rsid w:val="002534C9"/>
    <w:rsid w:val="00253DBE"/>
    <w:rsid w:val="002622FA"/>
    <w:rsid w:val="002633A0"/>
    <w:rsid w:val="00263518"/>
    <w:rsid w:val="002730CC"/>
    <w:rsid w:val="002752C6"/>
    <w:rsid w:val="002759E7"/>
    <w:rsid w:val="00275ED1"/>
    <w:rsid w:val="00277326"/>
    <w:rsid w:val="002A1F59"/>
    <w:rsid w:val="002A49E0"/>
    <w:rsid w:val="002A4A77"/>
    <w:rsid w:val="002C015C"/>
    <w:rsid w:val="002C26C0"/>
    <w:rsid w:val="002C2BC5"/>
    <w:rsid w:val="002C7FFB"/>
    <w:rsid w:val="002E109C"/>
    <w:rsid w:val="002E2053"/>
    <w:rsid w:val="002E79CB"/>
    <w:rsid w:val="002F1CFE"/>
    <w:rsid w:val="002F779A"/>
    <w:rsid w:val="002F7F55"/>
    <w:rsid w:val="003068E3"/>
    <w:rsid w:val="0030745F"/>
    <w:rsid w:val="00311CD4"/>
    <w:rsid w:val="00314630"/>
    <w:rsid w:val="00315090"/>
    <w:rsid w:val="0032090A"/>
    <w:rsid w:val="00321CDE"/>
    <w:rsid w:val="003307C7"/>
    <w:rsid w:val="00333E15"/>
    <w:rsid w:val="00336046"/>
    <w:rsid w:val="0033764B"/>
    <w:rsid w:val="00345FDC"/>
    <w:rsid w:val="00350492"/>
    <w:rsid w:val="0035343D"/>
    <w:rsid w:val="00356C40"/>
    <w:rsid w:val="003638A8"/>
    <w:rsid w:val="0037422B"/>
    <w:rsid w:val="00374FD0"/>
    <w:rsid w:val="00380905"/>
    <w:rsid w:val="0038715D"/>
    <w:rsid w:val="00387DD9"/>
    <w:rsid w:val="00394DBF"/>
    <w:rsid w:val="003957A6"/>
    <w:rsid w:val="00395C05"/>
    <w:rsid w:val="003A2A03"/>
    <w:rsid w:val="003A43EF"/>
    <w:rsid w:val="003A5982"/>
    <w:rsid w:val="003B4896"/>
    <w:rsid w:val="003B4933"/>
    <w:rsid w:val="003C1035"/>
    <w:rsid w:val="003C7445"/>
    <w:rsid w:val="003D2CC8"/>
    <w:rsid w:val="003E1009"/>
    <w:rsid w:val="003F2BED"/>
    <w:rsid w:val="003F4A03"/>
    <w:rsid w:val="00403AAA"/>
    <w:rsid w:val="00404998"/>
    <w:rsid w:val="00414854"/>
    <w:rsid w:val="00430263"/>
    <w:rsid w:val="00441A99"/>
    <w:rsid w:val="004432D0"/>
    <w:rsid w:val="00443878"/>
    <w:rsid w:val="0044609F"/>
    <w:rsid w:val="004539A8"/>
    <w:rsid w:val="004712CA"/>
    <w:rsid w:val="004719D6"/>
    <w:rsid w:val="0047422E"/>
    <w:rsid w:val="0049674B"/>
    <w:rsid w:val="004B0FAF"/>
    <w:rsid w:val="004C0673"/>
    <w:rsid w:val="004C104F"/>
    <w:rsid w:val="004C4E4E"/>
    <w:rsid w:val="004F3816"/>
    <w:rsid w:val="004F5DC9"/>
    <w:rsid w:val="004F6151"/>
    <w:rsid w:val="00500179"/>
    <w:rsid w:val="00502110"/>
    <w:rsid w:val="00510C1B"/>
    <w:rsid w:val="005155ED"/>
    <w:rsid w:val="0052368D"/>
    <w:rsid w:val="00531D48"/>
    <w:rsid w:val="00543D41"/>
    <w:rsid w:val="0054760C"/>
    <w:rsid w:val="00552142"/>
    <w:rsid w:val="0055782F"/>
    <w:rsid w:val="00562A76"/>
    <w:rsid w:val="00566EDA"/>
    <w:rsid w:val="00567F52"/>
    <w:rsid w:val="00572654"/>
    <w:rsid w:val="00576D14"/>
    <w:rsid w:val="00577559"/>
    <w:rsid w:val="00583CED"/>
    <w:rsid w:val="005904F3"/>
    <w:rsid w:val="0059378F"/>
    <w:rsid w:val="005B0ADE"/>
    <w:rsid w:val="005B3023"/>
    <w:rsid w:val="005B501A"/>
    <w:rsid w:val="005B5629"/>
    <w:rsid w:val="005C0300"/>
    <w:rsid w:val="005C4F27"/>
    <w:rsid w:val="005D4DA9"/>
    <w:rsid w:val="005E379E"/>
    <w:rsid w:val="005E6B9A"/>
    <w:rsid w:val="005F4B6A"/>
    <w:rsid w:val="006010F3"/>
    <w:rsid w:val="00604127"/>
    <w:rsid w:val="00605D0C"/>
    <w:rsid w:val="00607D5E"/>
    <w:rsid w:val="00610892"/>
    <w:rsid w:val="00615A0A"/>
    <w:rsid w:val="006243D6"/>
    <w:rsid w:val="00630D90"/>
    <w:rsid w:val="00632DAF"/>
    <w:rsid w:val="006333D4"/>
    <w:rsid w:val="006369B2"/>
    <w:rsid w:val="00636A9E"/>
    <w:rsid w:val="00637300"/>
    <w:rsid w:val="00642652"/>
    <w:rsid w:val="00642D16"/>
    <w:rsid w:val="00647525"/>
    <w:rsid w:val="006570B0"/>
    <w:rsid w:val="00675F0B"/>
    <w:rsid w:val="0068025C"/>
    <w:rsid w:val="0069180E"/>
    <w:rsid w:val="00691C94"/>
    <w:rsid w:val="0069210B"/>
    <w:rsid w:val="00694505"/>
    <w:rsid w:val="006A4055"/>
    <w:rsid w:val="006A7457"/>
    <w:rsid w:val="006C34D2"/>
    <w:rsid w:val="006C5641"/>
    <w:rsid w:val="006C70EF"/>
    <w:rsid w:val="006D0AD8"/>
    <w:rsid w:val="006D1089"/>
    <w:rsid w:val="006D1B86"/>
    <w:rsid w:val="006D7355"/>
    <w:rsid w:val="006F2ACE"/>
    <w:rsid w:val="006F4361"/>
    <w:rsid w:val="006F6D78"/>
    <w:rsid w:val="00707B73"/>
    <w:rsid w:val="00712FFA"/>
    <w:rsid w:val="00715B22"/>
    <w:rsid w:val="00715CA6"/>
    <w:rsid w:val="00731135"/>
    <w:rsid w:val="007324AF"/>
    <w:rsid w:val="00733B60"/>
    <w:rsid w:val="007409B4"/>
    <w:rsid w:val="00741974"/>
    <w:rsid w:val="00741DB1"/>
    <w:rsid w:val="00743105"/>
    <w:rsid w:val="00744044"/>
    <w:rsid w:val="00746DA2"/>
    <w:rsid w:val="00753FE3"/>
    <w:rsid w:val="0075525E"/>
    <w:rsid w:val="00756D3D"/>
    <w:rsid w:val="00773EB1"/>
    <w:rsid w:val="007745D0"/>
    <w:rsid w:val="007806C2"/>
    <w:rsid w:val="007903F8"/>
    <w:rsid w:val="00794F4F"/>
    <w:rsid w:val="007974BE"/>
    <w:rsid w:val="007A0916"/>
    <w:rsid w:val="007A0DFD"/>
    <w:rsid w:val="007A59C4"/>
    <w:rsid w:val="007A6474"/>
    <w:rsid w:val="007A6F47"/>
    <w:rsid w:val="007A722E"/>
    <w:rsid w:val="007B6557"/>
    <w:rsid w:val="007B7867"/>
    <w:rsid w:val="007C7122"/>
    <w:rsid w:val="007D1BB3"/>
    <w:rsid w:val="007D3F11"/>
    <w:rsid w:val="007D6BA3"/>
    <w:rsid w:val="007E53E4"/>
    <w:rsid w:val="007E656A"/>
    <w:rsid w:val="007F06A3"/>
    <w:rsid w:val="007F2EA1"/>
    <w:rsid w:val="007F664D"/>
    <w:rsid w:val="0081064E"/>
    <w:rsid w:val="008128CE"/>
    <w:rsid w:val="008200FA"/>
    <w:rsid w:val="008254D0"/>
    <w:rsid w:val="00841217"/>
    <w:rsid w:val="00842137"/>
    <w:rsid w:val="00845DC6"/>
    <w:rsid w:val="00850BD2"/>
    <w:rsid w:val="00850F12"/>
    <w:rsid w:val="00855D14"/>
    <w:rsid w:val="0085661B"/>
    <w:rsid w:val="008579C5"/>
    <w:rsid w:val="00873102"/>
    <w:rsid w:val="008734A0"/>
    <w:rsid w:val="00887ED8"/>
    <w:rsid w:val="0089088E"/>
    <w:rsid w:val="00892297"/>
    <w:rsid w:val="00893996"/>
    <w:rsid w:val="008A1CE5"/>
    <w:rsid w:val="008B6F4A"/>
    <w:rsid w:val="008C2A21"/>
    <w:rsid w:val="008D0C7E"/>
    <w:rsid w:val="008D76E7"/>
    <w:rsid w:val="008E0172"/>
    <w:rsid w:val="008E139E"/>
    <w:rsid w:val="008E370F"/>
    <w:rsid w:val="00901948"/>
    <w:rsid w:val="00904E80"/>
    <w:rsid w:val="009115CA"/>
    <w:rsid w:val="00913648"/>
    <w:rsid w:val="00914912"/>
    <w:rsid w:val="00920423"/>
    <w:rsid w:val="00925130"/>
    <w:rsid w:val="00932AB7"/>
    <w:rsid w:val="00934405"/>
    <w:rsid w:val="00934C5D"/>
    <w:rsid w:val="009406B5"/>
    <w:rsid w:val="00943FFC"/>
    <w:rsid w:val="00945EEB"/>
    <w:rsid w:val="00946166"/>
    <w:rsid w:val="00947A28"/>
    <w:rsid w:val="0095099F"/>
    <w:rsid w:val="0096521B"/>
    <w:rsid w:val="0096730C"/>
    <w:rsid w:val="00980196"/>
    <w:rsid w:val="00983164"/>
    <w:rsid w:val="009972EF"/>
    <w:rsid w:val="009A72A9"/>
    <w:rsid w:val="009A7530"/>
    <w:rsid w:val="009B72B3"/>
    <w:rsid w:val="009B75B3"/>
    <w:rsid w:val="009C3160"/>
    <w:rsid w:val="009D7716"/>
    <w:rsid w:val="009E766E"/>
    <w:rsid w:val="009F1960"/>
    <w:rsid w:val="009F3F1C"/>
    <w:rsid w:val="009F42B3"/>
    <w:rsid w:val="009F715E"/>
    <w:rsid w:val="009F716D"/>
    <w:rsid w:val="00A02624"/>
    <w:rsid w:val="00A04971"/>
    <w:rsid w:val="00A10DBB"/>
    <w:rsid w:val="00A16253"/>
    <w:rsid w:val="00A277E1"/>
    <w:rsid w:val="00A304DD"/>
    <w:rsid w:val="00A31D47"/>
    <w:rsid w:val="00A34738"/>
    <w:rsid w:val="00A4006D"/>
    <w:rsid w:val="00A4013E"/>
    <w:rsid w:val="00A4045F"/>
    <w:rsid w:val="00A427CD"/>
    <w:rsid w:val="00A4600B"/>
    <w:rsid w:val="00A50506"/>
    <w:rsid w:val="00A51EF0"/>
    <w:rsid w:val="00A54E14"/>
    <w:rsid w:val="00A67A81"/>
    <w:rsid w:val="00A730A6"/>
    <w:rsid w:val="00A8689D"/>
    <w:rsid w:val="00A87A30"/>
    <w:rsid w:val="00A9162A"/>
    <w:rsid w:val="00A970D8"/>
    <w:rsid w:val="00A971A0"/>
    <w:rsid w:val="00AA1162"/>
    <w:rsid w:val="00AA1F22"/>
    <w:rsid w:val="00AA203F"/>
    <w:rsid w:val="00AB0B51"/>
    <w:rsid w:val="00AB2AD5"/>
    <w:rsid w:val="00AB7B0F"/>
    <w:rsid w:val="00AC6FE4"/>
    <w:rsid w:val="00AC7242"/>
    <w:rsid w:val="00AD073F"/>
    <w:rsid w:val="00AD0BC1"/>
    <w:rsid w:val="00AD4B95"/>
    <w:rsid w:val="00AE38E1"/>
    <w:rsid w:val="00AE3CB7"/>
    <w:rsid w:val="00AF27D0"/>
    <w:rsid w:val="00AF48F4"/>
    <w:rsid w:val="00B04BA0"/>
    <w:rsid w:val="00B05821"/>
    <w:rsid w:val="00B17373"/>
    <w:rsid w:val="00B26C28"/>
    <w:rsid w:val="00B31880"/>
    <w:rsid w:val="00B4174C"/>
    <w:rsid w:val="00B453F5"/>
    <w:rsid w:val="00B52517"/>
    <w:rsid w:val="00B56FD7"/>
    <w:rsid w:val="00B57342"/>
    <w:rsid w:val="00B61624"/>
    <w:rsid w:val="00B718A5"/>
    <w:rsid w:val="00B8261A"/>
    <w:rsid w:val="00B95D87"/>
    <w:rsid w:val="00BA2F1D"/>
    <w:rsid w:val="00BB1912"/>
    <w:rsid w:val="00BB4448"/>
    <w:rsid w:val="00BC1FAE"/>
    <w:rsid w:val="00BC62E2"/>
    <w:rsid w:val="00BD4190"/>
    <w:rsid w:val="00BD4927"/>
    <w:rsid w:val="00BD4A57"/>
    <w:rsid w:val="00BD4E39"/>
    <w:rsid w:val="00BE36F8"/>
    <w:rsid w:val="00BF0E60"/>
    <w:rsid w:val="00BF56ED"/>
    <w:rsid w:val="00C06AB6"/>
    <w:rsid w:val="00C106DC"/>
    <w:rsid w:val="00C108D1"/>
    <w:rsid w:val="00C22C5F"/>
    <w:rsid w:val="00C23A12"/>
    <w:rsid w:val="00C32045"/>
    <w:rsid w:val="00C355C3"/>
    <w:rsid w:val="00C37FDD"/>
    <w:rsid w:val="00C42125"/>
    <w:rsid w:val="00C45D32"/>
    <w:rsid w:val="00C57652"/>
    <w:rsid w:val="00C62814"/>
    <w:rsid w:val="00C62994"/>
    <w:rsid w:val="00C72297"/>
    <w:rsid w:val="00C74937"/>
    <w:rsid w:val="00C835D9"/>
    <w:rsid w:val="00CB381C"/>
    <w:rsid w:val="00CC358D"/>
    <w:rsid w:val="00CD0351"/>
    <w:rsid w:val="00CD6238"/>
    <w:rsid w:val="00CF1B7E"/>
    <w:rsid w:val="00CF34A7"/>
    <w:rsid w:val="00D12148"/>
    <w:rsid w:val="00D36214"/>
    <w:rsid w:val="00D40D28"/>
    <w:rsid w:val="00D41803"/>
    <w:rsid w:val="00D44EEB"/>
    <w:rsid w:val="00D57D7F"/>
    <w:rsid w:val="00D60FB9"/>
    <w:rsid w:val="00D6212D"/>
    <w:rsid w:val="00D639D6"/>
    <w:rsid w:val="00D73137"/>
    <w:rsid w:val="00D838A1"/>
    <w:rsid w:val="00D95C90"/>
    <w:rsid w:val="00DA1384"/>
    <w:rsid w:val="00DA313C"/>
    <w:rsid w:val="00DA71E9"/>
    <w:rsid w:val="00DA7911"/>
    <w:rsid w:val="00DB1307"/>
    <w:rsid w:val="00DC0323"/>
    <w:rsid w:val="00DC1025"/>
    <w:rsid w:val="00DC48DC"/>
    <w:rsid w:val="00DC6BCF"/>
    <w:rsid w:val="00DD1750"/>
    <w:rsid w:val="00DD50DE"/>
    <w:rsid w:val="00DD5D14"/>
    <w:rsid w:val="00DE3062"/>
    <w:rsid w:val="00E015D6"/>
    <w:rsid w:val="00E01E12"/>
    <w:rsid w:val="00E0525B"/>
    <w:rsid w:val="00E07600"/>
    <w:rsid w:val="00E07AF2"/>
    <w:rsid w:val="00E204DD"/>
    <w:rsid w:val="00E2097B"/>
    <w:rsid w:val="00E2145E"/>
    <w:rsid w:val="00E244D7"/>
    <w:rsid w:val="00E24D43"/>
    <w:rsid w:val="00E353EC"/>
    <w:rsid w:val="00E370CD"/>
    <w:rsid w:val="00E44403"/>
    <w:rsid w:val="00E53C24"/>
    <w:rsid w:val="00E5614B"/>
    <w:rsid w:val="00E625BC"/>
    <w:rsid w:val="00E87580"/>
    <w:rsid w:val="00E91AC1"/>
    <w:rsid w:val="00EB444A"/>
    <w:rsid w:val="00EB444D"/>
    <w:rsid w:val="00EB4498"/>
    <w:rsid w:val="00EF7DE1"/>
    <w:rsid w:val="00F02294"/>
    <w:rsid w:val="00F25254"/>
    <w:rsid w:val="00F35F57"/>
    <w:rsid w:val="00F403F5"/>
    <w:rsid w:val="00F459E1"/>
    <w:rsid w:val="00F50467"/>
    <w:rsid w:val="00F51E24"/>
    <w:rsid w:val="00F562A0"/>
    <w:rsid w:val="00F65F98"/>
    <w:rsid w:val="00F75E56"/>
    <w:rsid w:val="00F778F5"/>
    <w:rsid w:val="00F81FF0"/>
    <w:rsid w:val="00F8791A"/>
    <w:rsid w:val="00FA2177"/>
    <w:rsid w:val="00FA2E6D"/>
    <w:rsid w:val="00FA3EFA"/>
    <w:rsid w:val="00FA7C5D"/>
    <w:rsid w:val="00FB0A28"/>
    <w:rsid w:val="00FB7CEB"/>
    <w:rsid w:val="00FD01DA"/>
    <w:rsid w:val="00FD35D4"/>
    <w:rsid w:val="00FD439E"/>
    <w:rsid w:val="00FD76CB"/>
    <w:rsid w:val="00FE191C"/>
    <w:rsid w:val="00FE29C6"/>
    <w:rsid w:val="00FE3002"/>
    <w:rsid w:val="00FE3344"/>
    <w:rsid w:val="00FE4A72"/>
    <w:rsid w:val="00FE6E92"/>
    <w:rsid w:val="00FF4546"/>
    <w:rsid w:val="00FF538F"/>
    <w:rsid w:val="00FF589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408DE"/>
  <w15:docId w15:val="{9D8A275A-7779-4568-8FC3-0EDB677CB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qFormat="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370CD"/>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qFormat/>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E370CD"/>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E370CD"/>
  </w:style>
  <w:style w:type="paragraph" w:customStyle="1" w:styleId="CorrectionSeparatorBegin">
    <w:name w:val="Correction Separator Begin"/>
    <w:basedOn w:val="Normal"/>
    <w:rsid w:val="00E370CD"/>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E370CD"/>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E370CD"/>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E370CD"/>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E370CD"/>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E370CD"/>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E370CD"/>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E370CD"/>
    <w:rPr>
      <w:b/>
      <w:bCs/>
    </w:rPr>
  </w:style>
  <w:style w:type="paragraph" w:customStyle="1" w:styleId="Normalbeforetable">
    <w:name w:val="Normal before table"/>
    <w:basedOn w:val="Normal"/>
    <w:rsid w:val="00E370CD"/>
    <w:pPr>
      <w:keepNext/>
      <w:spacing w:after="120"/>
    </w:pPr>
    <w:rPr>
      <w:rFonts w:eastAsia="????"/>
      <w:lang w:eastAsia="en-US"/>
    </w:rPr>
  </w:style>
  <w:style w:type="paragraph" w:customStyle="1" w:styleId="RecNo">
    <w:name w:val="Rec_No"/>
    <w:basedOn w:val="Normal"/>
    <w:next w:val="Normal"/>
    <w:rsid w:val="00E370CD"/>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E370CD"/>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E370CD"/>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E370CD"/>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E370C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E370CD"/>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E370C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E370CD"/>
    <w:pPr>
      <w:tabs>
        <w:tab w:val="right" w:leader="dot" w:pos="9639"/>
      </w:tabs>
    </w:pPr>
    <w:rPr>
      <w:rFonts w:eastAsia="MS Mincho"/>
    </w:rPr>
  </w:style>
  <w:style w:type="paragraph" w:styleId="TOC1">
    <w:name w:val="toc 1"/>
    <w:basedOn w:val="Normal"/>
    <w:uiPriority w:val="39"/>
    <w:rsid w:val="00E370CD"/>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E370CD"/>
    <w:pPr>
      <w:tabs>
        <w:tab w:val="clear" w:pos="964"/>
      </w:tabs>
      <w:spacing w:before="80"/>
      <w:ind w:left="1531" w:hanging="851"/>
    </w:pPr>
  </w:style>
  <w:style w:type="paragraph" w:styleId="TOC3">
    <w:name w:val="toc 3"/>
    <w:basedOn w:val="TOC2"/>
    <w:rsid w:val="00E370CD"/>
    <w:pPr>
      <w:ind w:left="2269"/>
    </w:pPr>
  </w:style>
  <w:style w:type="character" w:styleId="Hyperlink">
    <w:name w:val="Hyperlink"/>
    <w:basedOn w:val="DefaultParagraphFont"/>
    <w:rsid w:val="00E370CD"/>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qFormat/>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E370CD"/>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E370CD"/>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E370CD"/>
    <w:rPr>
      <w:rFonts w:ascii="Arial" w:hAnsi="Arial" w:cs="Arial"/>
      <w:sz w:val="18"/>
      <w:szCs w:val="18"/>
    </w:rPr>
  </w:style>
  <w:style w:type="paragraph" w:customStyle="1" w:styleId="Title4">
    <w:name w:val="Title 4"/>
    <w:basedOn w:val="Normal"/>
    <w:next w:val="Heading1"/>
    <w:rsid w:val="00E370CD"/>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E370CD"/>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1">
    <w:name w:val="Hashtag1"/>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uiPriority w:val="34"/>
    <w:qFormat/>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1">
    <w:name w:val="Mention1"/>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1">
    <w:name w:val="Smart Hyperlink1"/>
    <w:basedOn w:val="DefaultParagraphFont"/>
    <w:uiPriority w:val="99"/>
    <w:semiHidden/>
    <w:unhideWhenUsed/>
    <w:rsid w:val="008D0C7E"/>
    <w:rPr>
      <w:u w:val="dotted"/>
    </w:rPr>
  </w:style>
  <w:style w:type="character" w:customStyle="1" w:styleId="SmartLink1">
    <w:name w:val="SmartLink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1">
    <w:name w:val="Unresolved Mention1"/>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paragraph" w:customStyle="1" w:styleId="Body">
    <w:name w:val="Body"/>
    <w:rsid w:val="00BB1912"/>
    <w:pPr>
      <w:pBdr>
        <w:top w:val="nil"/>
        <w:left w:val="nil"/>
        <w:bottom w:val="nil"/>
        <w:right w:val="nil"/>
        <w:between w:val="nil"/>
        <w:bar w:val="nil"/>
      </w:pBdr>
      <w:spacing w:before="120" w:after="0" w:line="240" w:lineRule="auto"/>
    </w:pPr>
    <w:rPr>
      <w:rFonts w:ascii="Times New Roman" w:eastAsia="Times New Roman" w:hAnsi="Times New Roman" w:cs="Times New Roman"/>
      <w:color w:val="000000"/>
      <w:sz w:val="24"/>
      <w:szCs w:val="24"/>
      <w:u w:color="000000"/>
      <w:bdr w:val="nil"/>
      <w:lang w:val="en-GB" w:eastAsia="en-GB"/>
      <w14:textOutline w14:w="0" w14:cap="flat" w14:cmpd="sng" w14:algn="ctr">
        <w14:noFill/>
        <w14:prstDash w14:val="solid"/>
        <w14:bevel/>
      </w14:textOutline>
    </w:rPr>
  </w:style>
  <w:style w:type="numbering" w:customStyle="1" w:styleId="ImportedStyle1">
    <w:name w:val="Imported Style 1"/>
    <w:rsid w:val="00BB1912"/>
    <w:pPr>
      <w:numPr>
        <w:numId w:val="11"/>
      </w:numPr>
    </w:pPr>
  </w:style>
  <w:style w:type="numbering" w:customStyle="1" w:styleId="ImportedStyle2">
    <w:name w:val="Imported Style 2"/>
    <w:rsid w:val="00BB1912"/>
    <w:pPr>
      <w:numPr>
        <w:numId w:val="12"/>
      </w:numPr>
    </w:pPr>
  </w:style>
  <w:style w:type="paragraph" w:customStyle="1" w:styleId="Heading">
    <w:name w:val="Heading"/>
    <w:next w:val="Body"/>
    <w:rsid w:val="00BB1912"/>
    <w:pPr>
      <w:keepNext/>
      <w:keepLines/>
      <w:pBdr>
        <w:top w:val="nil"/>
        <w:left w:val="nil"/>
        <w:bottom w:val="nil"/>
        <w:right w:val="nil"/>
        <w:between w:val="nil"/>
        <w:bar w:val="nil"/>
      </w:pBdr>
      <w:tabs>
        <w:tab w:val="left" w:pos="794"/>
        <w:tab w:val="left" w:pos="1191"/>
        <w:tab w:val="left" w:pos="1588"/>
        <w:tab w:val="left" w:pos="1985"/>
      </w:tabs>
      <w:spacing w:before="360" w:after="0" w:line="240" w:lineRule="auto"/>
      <w:ind w:left="794" w:hanging="794"/>
      <w:outlineLvl w:val="0"/>
    </w:pPr>
    <w:rPr>
      <w:rFonts w:ascii="Times New Roman" w:eastAsia="Arial Unicode MS" w:hAnsi="Times New Roman" w:cs="Arial Unicode MS"/>
      <w:b/>
      <w:bCs/>
      <w:color w:val="000000"/>
      <w:sz w:val="24"/>
      <w:szCs w:val="24"/>
      <w:u w:color="000000"/>
      <w:bdr w:val="nil"/>
      <w:lang w:eastAsia="en-GB"/>
      <w14:textOutline w14:w="0" w14:cap="flat" w14:cmpd="sng" w14:algn="ctr">
        <w14:noFill/>
        <w14:prstDash w14:val="solid"/>
        <w14:bevel/>
      </w14:textOutline>
    </w:rPr>
  </w:style>
  <w:style w:type="numbering" w:customStyle="1" w:styleId="ImportedStyle3">
    <w:name w:val="Imported Style 3"/>
    <w:rsid w:val="00BB1912"/>
    <w:pPr>
      <w:numPr>
        <w:numId w:val="14"/>
      </w:numPr>
    </w:pPr>
  </w:style>
  <w:style w:type="numbering" w:customStyle="1" w:styleId="ImportedStyle4">
    <w:name w:val="Imported Style 4"/>
    <w:rsid w:val="00BB1912"/>
    <w:pPr>
      <w:numPr>
        <w:numId w:val="15"/>
      </w:numPr>
    </w:pPr>
  </w:style>
  <w:style w:type="numbering" w:customStyle="1" w:styleId="ImportedStyle5">
    <w:name w:val="Imported Style 5"/>
    <w:rsid w:val="00BB1912"/>
    <w:pPr>
      <w:numPr>
        <w:numId w:val="17"/>
      </w:numPr>
    </w:pPr>
  </w:style>
  <w:style w:type="numbering" w:customStyle="1" w:styleId="ImportedStyle6">
    <w:name w:val="Imported Style 6"/>
    <w:rsid w:val="00BB1912"/>
    <w:pPr>
      <w:numPr>
        <w:numId w:val="19"/>
      </w:numPr>
    </w:pPr>
  </w:style>
  <w:style w:type="numbering" w:customStyle="1" w:styleId="ImportedStyle7">
    <w:name w:val="Imported Style 7"/>
    <w:rsid w:val="00BB1912"/>
    <w:pPr>
      <w:numPr>
        <w:numId w:val="20"/>
      </w:numPr>
    </w:pPr>
  </w:style>
  <w:style w:type="numbering" w:customStyle="1" w:styleId="ImportedStyle8">
    <w:name w:val="Imported Style 8"/>
    <w:rsid w:val="00BB1912"/>
    <w:pPr>
      <w:numPr>
        <w:numId w:val="21"/>
      </w:numPr>
    </w:pPr>
  </w:style>
  <w:style w:type="numbering" w:customStyle="1" w:styleId="ImportedStyle9">
    <w:name w:val="Imported Style 9"/>
    <w:rsid w:val="00BB1912"/>
    <w:pPr>
      <w:numPr>
        <w:numId w:val="23"/>
      </w:numPr>
    </w:pPr>
  </w:style>
  <w:style w:type="numbering" w:customStyle="1" w:styleId="ImportedStyle10">
    <w:name w:val="Imported Style 10"/>
    <w:rsid w:val="00BB1912"/>
    <w:pPr>
      <w:numPr>
        <w:numId w:val="25"/>
      </w:numPr>
    </w:pPr>
  </w:style>
  <w:style w:type="numbering" w:customStyle="1" w:styleId="ImportedStyle11">
    <w:name w:val="Imported Style 11"/>
    <w:rsid w:val="00BB1912"/>
    <w:pPr>
      <w:numPr>
        <w:numId w:val="27"/>
      </w:numPr>
    </w:pPr>
  </w:style>
  <w:style w:type="numbering" w:customStyle="1" w:styleId="ImportedStyle12">
    <w:name w:val="Imported Style 12"/>
    <w:rsid w:val="00BB1912"/>
    <w:pPr>
      <w:numPr>
        <w:numId w:val="30"/>
      </w:numPr>
    </w:pPr>
  </w:style>
  <w:style w:type="numbering" w:customStyle="1" w:styleId="ImportedStyle13">
    <w:name w:val="Imported Style 13"/>
    <w:rsid w:val="00BB1912"/>
    <w:pPr>
      <w:numPr>
        <w:numId w:val="31"/>
      </w:numPr>
    </w:pPr>
  </w:style>
  <w:style w:type="numbering" w:customStyle="1" w:styleId="ImportedStyle14">
    <w:name w:val="Imported Style 14"/>
    <w:rsid w:val="00BB1912"/>
    <w:pPr>
      <w:numPr>
        <w:numId w:val="32"/>
      </w:numPr>
    </w:pPr>
  </w:style>
  <w:style w:type="numbering" w:customStyle="1" w:styleId="ImportedStyle15">
    <w:name w:val="Imported Style 15"/>
    <w:rsid w:val="00BB1912"/>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bdul.kayum@gov.in" TargetMode="External"/><Relationship Id="rId18"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mailto:piyush.chetiya@gov.in" TargetMode="External"/><Relationship Id="rId17" Type="http://schemas.openxmlformats.org/officeDocument/2006/relationships/comments" Target="comment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microsoft.com/office/2011/relationships/people" Target="people.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8523CC-DEB2-463D-9A27-DF0B8D2CAEC3}">
  <ds:schemaRefs>
    <ds:schemaRef ds:uri="c90385a7-5e94-4852-9398-ec888c07ca90"/>
    <ds:schemaRef ds:uri="http://schemas.microsoft.com/office/2006/documentManagement/types"/>
    <ds:schemaRef ds:uri="http://schemas.microsoft.com/office/2006/metadata/properties"/>
    <ds:schemaRef ds:uri="0f208774-d51b-4573-a67b-89dea6922a77"/>
    <ds:schemaRef ds:uri="http://purl.org/dc/dcmitype/"/>
    <ds:schemaRef ds:uri="http://schemas.openxmlformats.org/package/2006/metadata/core-properties"/>
    <ds:schemaRef ds:uri="http://purl.org/dc/elements/1.1/"/>
    <ds:schemaRef ds:uri="http://schemas.microsoft.com/office/infopath/2007/PartnerControls"/>
    <ds:schemaRef ds:uri="http://www.w3.org/XML/1998/namespace"/>
    <ds:schemaRef ds:uri="http://purl.org/dc/terms/"/>
  </ds:schemaRefs>
</ds:datastoreItem>
</file>

<file path=customXml/itemProps2.xml><?xml version="1.0" encoding="utf-8"?>
<ds:datastoreItem xmlns:ds="http://schemas.openxmlformats.org/officeDocument/2006/customXml" ds:itemID="{8C50B843-A5FE-4AC4-A7B7-E18A0E4B0838}">
  <ds:schemaRefs>
    <ds:schemaRef ds:uri="http://schemas.openxmlformats.org/officeDocument/2006/bibliography"/>
  </ds:schemaRefs>
</ds:datastoreItem>
</file>

<file path=customXml/itemProps3.xml><?xml version="1.0" encoding="utf-8"?>
<ds:datastoreItem xmlns:ds="http://schemas.openxmlformats.org/officeDocument/2006/customXml" ds:itemID="{D36B8685-6300-4053-A4C7-4304539F4D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3751D69-C054-4D4D-81C3-C6AE3340C6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6434</Words>
  <Characters>42471</Characters>
  <Application>Microsoft Office Word</Application>
  <DocSecurity>4</DocSecurity>
  <Lines>2123</Lines>
  <Paragraphs>1577</Paragraphs>
  <ScaleCrop>false</ScaleCrop>
  <HeadingPairs>
    <vt:vector size="2" baseType="variant">
      <vt:variant>
        <vt:lpstr>Title</vt:lpstr>
      </vt:variant>
      <vt:variant>
        <vt:i4>1</vt:i4>
      </vt:variant>
    </vt:vector>
  </HeadingPairs>
  <TitlesOfParts>
    <vt:vector size="1" baseType="lpstr">
      <vt:lpstr>Improved text of the E.AIQ Artificial Intelligence Quotient (AI-Q) for indexing and rating AI algorithms used in conversational AI systems employed for customer service management, service optimisation and management as part of service quality assessment </vt:lpstr>
    </vt:vector>
  </TitlesOfParts>
  <Manager>ITU-T</Manager>
  <Company>International Telecommunication Union (ITU)</Company>
  <LinksUpToDate>false</LinksUpToDate>
  <CharactersWithSpaces>47328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Improved text of the E.AIQ Artificial Intelligence Quotient (AI-Q) for indexing and rating AI algorithms used in conversational AI systems employed for customer service management, service optimisation and management as part of service quality assessment methodologies.</dc:title>
  <dc:creator>India</dc:creator>
  <cp:keywords>Artificial Intelligence; Machine Learning; Quality of Services, Algorithm</cp:keywords>
  <dc:description>SG12-C094R1  For: Geneva, 18-26 January 2023_x000d_Document date: _x000d_Saved by ITU51014243 at 15:55:15 on 04/01/2023</dc:description>
  <cp:lastModifiedBy>TSB (GM)</cp:lastModifiedBy>
  <cp:revision>2</cp:revision>
  <cp:lastPrinted>2022-12-14T09:55:00Z</cp:lastPrinted>
  <dcterms:created xsi:type="dcterms:W3CDTF">2023-01-05T10:13:00Z</dcterms:created>
  <dcterms:modified xsi:type="dcterms:W3CDTF">2023-01-05T10:13:00Z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SG12-C094R1</vt:lpwstr>
  </property>
  <property fmtid="{D5CDD505-2E9C-101B-9397-08002B2CF9AE}" pid="11" name="Docdate">
    <vt:lpwstr/>
  </property>
  <property fmtid="{D5CDD505-2E9C-101B-9397-08002B2CF9AE}" pid="12" name="Docorlang">
    <vt:lpwstr/>
  </property>
  <property fmtid="{D5CDD505-2E9C-101B-9397-08002B2CF9AE}" pid="13" name="Docbluepink">
    <vt:lpwstr>7/12, 12/12, 13/12</vt:lpwstr>
  </property>
  <property fmtid="{D5CDD505-2E9C-101B-9397-08002B2CF9AE}" pid="14" name="Docdest">
    <vt:lpwstr>Geneva, 18-26 January 2023</vt:lpwstr>
  </property>
  <property fmtid="{D5CDD505-2E9C-101B-9397-08002B2CF9AE}" pid="15" name="Docauthor">
    <vt:lpwstr>India</vt:lpwstr>
  </property>
  <property fmtid="{D5CDD505-2E9C-101B-9397-08002B2CF9AE}" pid="16" name="GrammarlyDocumentId">
    <vt:lpwstr>7e741a39e465a1e411393bbd7215ff4b63a7a1238901be0c7f3264946b6024df</vt:lpwstr>
  </property>
</Properties>
</file>