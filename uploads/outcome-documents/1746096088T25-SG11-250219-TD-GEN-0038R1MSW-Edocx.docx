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57" w:type="dxa"/>
          <w:right w:w="57" w:type="dxa"/>
        </w:tblCellMar>
        <w:tblLook w:val="0000" w:firstRow="0" w:lastRow="0" w:firstColumn="0" w:lastColumn="0" w:noHBand="0" w:noVBand="0"/>
      </w:tblPr>
      <w:tblGrid>
        <w:gridCol w:w="1158"/>
        <w:gridCol w:w="412"/>
        <w:gridCol w:w="17"/>
        <w:gridCol w:w="3504"/>
        <w:gridCol w:w="358"/>
        <w:gridCol w:w="4182"/>
      </w:tblGrid>
      <w:tr w:rsidR="009F1548" w:rsidRPr="009F1548" w14:paraId="55B9AB02" w14:textId="77777777" w:rsidTr="00A7396A">
        <w:trPr>
          <w:cantSplit/>
        </w:trPr>
        <w:tc>
          <w:tcPr>
            <w:tcW w:w="601" w:type="pct"/>
            <w:vMerge w:val="restart"/>
          </w:tcPr>
          <w:p w14:paraId="69AD700A" w14:textId="77777777" w:rsidR="009F1548" w:rsidRPr="009F1548" w:rsidRDefault="009F1548" w:rsidP="009F1548">
            <w:pPr>
              <w:rPr>
                <w:sz w:val="20"/>
                <w:szCs w:val="20"/>
              </w:rPr>
            </w:pPr>
            <w:bookmarkStart w:id="0" w:name="dnum" w:colFirst="2" w:colLast="2"/>
            <w:bookmarkStart w:id="1" w:name="dtableau"/>
            <w:bookmarkStart w:id="2" w:name="dcontact"/>
            <w:bookmarkStart w:id="3" w:name="dcontact1"/>
            <w:bookmarkStart w:id="4" w:name="dcontent1" w:colFirst="1" w:colLast="1"/>
            <w:bookmarkStart w:id="5" w:name="_Hlk98768222"/>
            <w:r w:rsidRPr="009F1548">
              <w:rPr>
                <w:noProof/>
              </w:rPr>
              <w:drawing>
                <wp:inline distT="0" distB="0" distL="0" distR="0" wp14:anchorId="717B4DB4" wp14:editId="2260DF1D">
                  <wp:extent cx="647700" cy="704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2042" w:type="pct"/>
            <w:gridSpan w:val="3"/>
            <w:vMerge w:val="restart"/>
          </w:tcPr>
          <w:p w14:paraId="3DB02B7D" w14:textId="77777777" w:rsidR="009F1548" w:rsidRPr="009F1548" w:rsidRDefault="009F1548" w:rsidP="009F1548">
            <w:pPr>
              <w:rPr>
                <w:sz w:val="16"/>
                <w:szCs w:val="16"/>
              </w:rPr>
            </w:pPr>
            <w:r w:rsidRPr="009F1548">
              <w:rPr>
                <w:sz w:val="16"/>
                <w:szCs w:val="16"/>
              </w:rPr>
              <w:t>INTERNATIONAL TELECOMMUNICATION UNION</w:t>
            </w:r>
          </w:p>
          <w:p w14:paraId="2A813DEB" w14:textId="77777777" w:rsidR="009F1548" w:rsidRPr="009F1548" w:rsidRDefault="009F1548" w:rsidP="009F1548">
            <w:pPr>
              <w:rPr>
                <w:b/>
                <w:bCs/>
                <w:sz w:val="26"/>
                <w:szCs w:val="26"/>
              </w:rPr>
            </w:pPr>
            <w:r w:rsidRPr="009F1548">
              <w:rPr>
                <w:b/>
                <w:bCs/>
                <w:sz w:val="26"/>
                <w:szCs w:val="26"/>
              </w:rPr>
              <w:t>TELECOMMUNICATION</w:t>
            </w:r>
            <w:r w:rsidRPr="009F1548">
              <w:rPr>
                <w:b/>
                <w:bCs/>
                <w:sz w:val="26"/>
                <w:szCs w:val="26"/>
              </w:rPr>
              <w:br/>
              <w:t>STANDARDIZATION SECTOR</w:t>
            </w:r>
          </w:p>
          <w:p w14:paraId="3B311C3D" w14:textId="6DE8D568" w:rsidR="009F1548" w:rsidRPr="009F1548" w:rsidRDefault="009F1548" w:rsidP="009F1548">
            <w:pPr>
              <w:rPr>
                <w:sz w:val="20"/>
                <w:szCs w:val="20"/>
              </w:rPr>
            </w:pPr>
            <w:r w:rsidRPr="009F1548">
              <w:rPr>
                <w:sz w:val="20"/>
                <w:szCs w:val="20"/>
              </w:rPr>
              <w:t xml:space="preserve">STUDY PERIOD </w:t>
            </w:r>
            <w:bookmarkStart w:id="6" w:name="dstudyperiod"/>
            <w:r w:rsidRPr="009F1548">
              <w:rPr>
                <w:sz w:val="20"/>
              </w:rPr>
              <w:t>202</w:t>
            </w:r>
            <w:r w:rsidR="0004742E">
              <w:rPr>
                <w:sz w:val="20"/>
              </w:rPr>
              <w:t>5</w:t>
            </w:r>
            <w:r w:rsidRPr="009F1548">
              <w:rPr>
                <w:sz w:val="20"/>
                <w:szCs w:val="20"/>
              </w:rPr>
              <w:t>-</w:t>
            </w:r>
            <w:r w:rsidRPr="009F1548">
              <w:rPr>
                <w:sz w:val="20"/>
              </w:rPr>
              <w:t>202</w:t>
            </w:r>
            <w:bookmarkEnd w:id="6"/>
            <w:r w:rsidR="0004742E">
              <w:rPr>
                <w:sz w:val="20"/>
              </w:rPr>
              <w:t>8</w:t>
            </w:r>
          </w:p>
        </w:tc>
        <w:tc>
          <w:tcPr>
            <w:tcW w:w="2357" w:type="pct"/>
            <w:gridSpan w:val="2"/>
            <w:vAlign w:val="center"/>
          </w:tcPr>
          <w:p w14:paraId="66152F04" w14:textId="0A304F44" w:rsidR="009F1548" w:rsidRPr="009F1548" w:rsidRDefault="009F1548" w:rsidP="009F1548">
            <w:pPr>
              <w:pStyle w:val="Docnumber"/>
            </w:pPr>
            <w:r>
              <w:t>SG11-TD</w:t>
            </w:r>
            <w:r w:rsidR="001643BF" w:rsidRPr="0003327D">
              <w:t>38</w:t>
            </w:r>
            <w:r w:rsidR="00E11352">
              <w:t>-R1</w:t>
            </w:r>
            <w:r w:rsidR="003C2AD2">
              <w:t>/GEN</w:t>
            </w:r>
          </w:p>
        </w:tc>
      </w:tr>
      <w:tr w:rsidR="009F1548" w:rsidRPr="009F1548" w14:paraId="688F59BC" w14:textId="77777777" w:rsidTr="00A7396A">
        <w:trPr>
          <w:cantSplit/>
        </w:trPr>
        <w:tc>
          <w:tcPr>
            <w:tcW w:w="601" w:type="pct"/>
            <w:vMerge/>
          </w:tcPr>
          <w:p w14:paraId="4EE23D8C" w14:textId="77777777" w:rsidR="009F1548" w:rsidRPr="009F1548" w:rsidRDefault="009F1548" w:rsidP="009F1548">
            <w:pPr>
              <w:rPr>
                <w:smallCaps/>
                <w:sz w:val="20"/>
              </w:rPr>
            </w:pPr>
            <w:bookmarkStart w:id="7" w:name="dsg" w:colFirst="2" w:colLast="2"/>
            <w:bookmarkEnd w:id="0"/>
          </w:p>
        </w:tc>
        <w:tc>
          <w:tcPr>
            <w:tcW w:w="2042" w:type="pct"/>
            <w:gridSpan w:val="3"/>
            <w:vMerge/>
          </w:tcPr>
          <w:p w14:paraId="58600B2F" w14:textId="77777777" w:rsidR="009F1548" w:rsidRPr="009F1548" w:rsidRDefault="009F1548" w:rsidP="009F1548">
            <w:pPr>
              <w:rPr>
                <w:smallCaps/>
                <w:sz w:val="20"/>
              </w:rPr>
            </w:pPr>
          </w:p>
        </w:tc>
        <w:tc>
          <w:tcPr>
            <w:tcW w:w="2357" w:type="pct"/>
            <w:gridSpan w:val="2"/>
          </w:tcPr>
          <w:p w14:paraId="7799F66B" w14:textId="5226B975" w:rsidR="009F1548" w:rsidRPr="009F1548" w:rsidRDefault="009F1548" w:rsidP="009F1548">
            <w:pPr>
              <w:jc w:val="right"/>
              <w:rPr>
                <w:b/>
                <w:bCs/>
                <w:smallCaps/>
                <w:sz w:val="28"/>
                <w:szCs w:val="28"/>
              </w:rPr>
            </w:pPr>
            <w:r>
              <w:rPr>
                <w:b/>
                <w:bCs/>
                <w:smallCaps/>
                <w:sz w:val="28"/>
                <w:szCs w:val="28"/>
              </w:rPr>
              <w:t>STUDY GROUP 11</w:t>
            </w:r>
          </w:p>
        </w:tc>
      </w:tr>
      <w:bookmarkEnd w:id="7"/>
      <w:tr w:rsidR="009F1548" w:rsidRPr="009F1548" w14:paraId="4B36AABB" w14:textId="77777777" w:rsidTr="00A7396A">
        <w:trPr>
          <w:cantSplit/>
        </w:trPr>
        <w:tc>
          <w:tcPr>
            <w:tcW w:w="601" w:type="pct"/>
            <w:vMerge/>
            <w:tcBorders>
              <w:bottom w:val="single" w:sz="12" w:space="0" w:color="auto"/>
            </w:tcBorders>
          </w:tcPr>
          <w:p w14:paraId="5E726CAB" w14:textId="77777777" w:rsidR="009F1548" w:rsidRPr="009F1548" w:rsidRDefault="009F1548" w:rsidP="009F1548">
            <w:pPr>
              <w:rPr>
                <w:b/>
                <w:bCs/>
                <w:sz w:val="26"/>
              </w:rPr>
            </w:pPr>
          </w:p>
        </w:tc>
        <w:tc>
          <w:tcPr>
            <w:tcW w:w="2042" w:type="pct"/>
            <w:gridSpan w:val="3"/>
            <w:vMerge/>
            <w:tcBorders>
              <w:bottom w:val="single" w:sz="12" w:space="0" w:color="auto"/>
            </w:tcBorders>
          </w:tcPr>
          <w:p w14:paraId="66BFC11F" w14:textId="77777777" w:rsidR="009F1548" w:rsidRPr="009F1548" w:rsidRDefault="009F1548" w:rsidP="009F1548">
            <w:pPr>
              <w:rPr>
                <w:b/>
                <w:bCs/>
                <w:sz w:val="26"/>
              </w:rPr>
            </w:pPr>
          </w:p>
        </w:tc>
        <w:tc>
          <w:tcPr>
            <w:tcW w:w="2357" w:type="pct"/>
            <w:gridSpan w:val="2"/>
            <w:tcBorders>
              <w:bottom w:val="single" w:sz="12" w:space="0" w:color="auto"/>
            </w:tcBorders>
            <w:vAlign w:val="center"/>
          </w:tcPr>
          <w:p w14:paraId="6560BCC4" w14:textId="77777777" w:rsidR="009F1548" w:rsidRPr="009F1548" w:rsidRDefault="009F1548" w:rsidP="009F1548">
            <w:pPr>
              <w:jc w:val="right"/>
              <w:rPr>
                <w:b/>
                <w:bCs/>
                <w:sz w:val="28"/>
                <w:szCs w:val="28"/>
              </w:rPr>
            </w:pPr>
            <w:r w:rsidRPr="009F1548">
              <w:rPr>
                <w:b/>
                <w:bCs/>
                <w:sz w:val="28"/>
                <w:szCs w:val="28"/>
              </w:rPr>
              <w:t>Original: English</w:t>
            </w:r>
          </w:p>
        </w:tc>
      </w:tr>
      <w:tr w:rsidR="009F1548" w:rsidRPr="009F1548" w14:paraId="2C458449" w14:textId="77777777" w:rsidTr="00A7396A">
        <w:trPr>
          <w:cantSplit/>
        </w:trPr>
        <w:tc>
          <w:tcPr>
            <w:tcW w:w="815" w:type="pct"/>
            <w:gridSpan w:val="2"/>
          </w:tcPr>
          <w:p w14:paraId="0B40A79F" w14:textId="77777777" w:rsidR="009F1548" w:rsidRPr="009F1548" w:rsidRDefault="009F1548" w:rsidP="009F1548">
            <w:pPr>
              <w:rPr>
                <w:b/>
                <w:bCs/>
              </w:rPr>
            </w:pPr>
            <w:bookmarkStart w:id="8" w:name="dbluepink" w:colFirst="1" w:colLast="1"/>
            <w:bookmarkStart w:id="9" w:name="dmeeting" w:colFirst="2" w:colLast="2"/>
            <w:r w:rsidRPr="009F1548">
              <w:rPr>
                <w:b/>
                <w:bCs/>
              </w:rPr>
              <w:t>Question(s):</w:t>
            </w:r>
          </w:p>
        </w:tc>
        <w:tc>
          <w:tcPr>
            <w:tcW w:w="1828" w:type="pct"/>
            <w:gridSpan w:val="2"/>
          </w:tcPr>
          <w:p w14:paraId="4A6B3084" w14:textId="27A87078" w:rsidR="009F1548" w:rsidRPr="009F1548" w:rsidRDefault="00E2017F" w:rsidP="009F1548">
            <w:r>
              <w:t>CASC</w:t>
            </w:r>
          </w:p>
        </w:tc>
        <w:tc>
          <w:tcPr>
            <w:tcW w:w="2357" w:type="pct"/>
            <w:gridSpan w:val="2"/>
          </w:tcPr>
          <w:p w14:paraId="0D3102CF" w14:textId="4C5AB39B" w:rsidR="009F1548" w:rsidRPr="009F1548" w:rsidRDefault="00912032" w:rsidP="009F1548">
            <w:pPr>
              <w:jc w:val="right"/>
            </w:pPr>
            <w:r w:rsidRPr="00011509">
              <w:t>Geneva, 19-28 February 2025</w:t>
            </w:r>
          </w:p>
        </w:tc>
      </w:tr>
      <w:tr w:rsidR="009F1548" w:rsidRPr="009F1548" w14:paraId="08BB8404" w14:textId="77777777" w:rsidTr="00D57576">
        <w:trPr>
          <w:cantSplit/>
        </w:trPr>
        <w:tc>
          <w:tcPr>
            <w:tcW w:w="5000" w:type="pct"/>
            <w:gridSpan w:val="6"/>
          </w:tcPr>
          <w:p w14:paraId="01F0AA22" w14:textId="243F131A" w:rsidR="009F1548" w:rsidRPr="009F1548" w:rsidRDefault="009F1548" w:rsidP="009F1548">
            <w:pPr>
              <w:jc w:val="center"/>
              <w:rPr>
                <w:b/>
                <w:bCs/>
              </w:rPr>
            </w:pPr>
            <w:bookmarkStart w:id="10" w:name="ddoctype"/>
            <w:bookmarkEnd w:id="8"/>
            <w:bookmarkEnd w:id="9"/>
            <w:r w:rsidRPr="009F1548">
              <w:rPr>
                <w:b/>
                <w:bCs/>
              </w:rPr>
              <w:t>TD</w:t>
            </w:r>
          </w:p>
        </w:tc>
      </w:tr>
      <w:tr w:rsidR="009F1548" w:rsidRPr="009F1548" w14:paraId="31C5B281" w14:textId="77777777" w:rsidTr="00D57576">
        <w:trPr>
          <w:cantSplit/>
        </w:trPr>
        <w:tc>
          <w:tcPr>
            <w:tcW w:w="815" w:type="pct"/>
            <w:gridSpan w:val="2"/>
          </w:tcPr>
          <w:p w14:paraId="1CC440A2" w14:textId="77777777" w:rsidR="009F1548" w:rsidRPr="009F1548" w:rsidRDefault="009F1548" w:rsidP="009F1548">
            <w:pPr>
              <w:rPr>
                <w:b/>
                <w:bCs/>
              </w:rPr>
            </w:pPr>
            <w:bookmarkStart w:id="11" w:name="dsource" w:colFirst="1" w:colLast="1"/>
            <w:bookmarkEnd w:id="10"/>
            <w:r w:rsidRPr="009F1548">
              <w:rPr>
                <w:b/>
                <w:bCs/>
              </w:rPr>
              <w:t>Source:</w:t>
            </w:r>
          </w:p>
        </w:tc>
        <w:tc>
          <w:tcPr>
            <w:tcW w:w="4185" w:type="pct"/>
            <w:gridSpan w:val="4"/>
          </w:tcPr>
          <w:p w14:paraId="2FF053A5" w14:textId="135A93E8" w:rsidR="009F1548" w:rsidRPr="009F1548" w:rsidRDefault="00207EFD" w:rsidP="009F1548">
            <w:r w:rsidRPr="00207EFD">
              <w:t>CASC</w:t>
            </w:r>
            <w:r w:rsidR="001262B3">
              <w:t xml:space="preserve"> Vice-Chair</w:t>
            </w:r>
          </w:p>
        </w:tc>
      </w:tr>
      <w:tr w:rsidR="009F1548" w:rsidRPr="009F1548" w14:paraId="6F5D8319" w14:textId="77777777" w:rsidTr="00D57576">
        <w:trPr>
          <w:cantSplit/>
          <w:trHeight w:val="765"/>
        </w:trPr>
        <w:tc>
          <w:tcPr>
            <w:tcW w:w="815" w:type="pct"/>
            <w:gridSpan w:val="2"/>
            <w:tcBorders>
              <w:bottom w:val="single" w:sz="8" w:space="0" w:color="auto"/>
            </w:tcBorders>
          </w:tcPr>
          <w:p w14:paraId="085DBA9F" w14:textId="77777777" w:rsidR="009F1548" w:rsidRPr="009F1548" w:rsidRDefault="009F1548" w:rsidP="009F1548">
            <w:pPr>
              <w:rPr>
                <w:b/>
                <w:bCs/>
              </w:rPr>
            </w:pPr>
            <w:bookmarkStart w:id="12" w:name="dtitle1" w:colFirst="1" w:colLast="1"/>
            <w:bookmarkEnd w:id="11"/>
            <w:r w:rsidRPr="009F1548">
              <w:rPr>
                <w:b/>
                <w:bCs/>
              </w:rPr>
              <w:t>Title:</w:t>
            </w:r>
          </w:p>
        </w:tc>
        <w:tc>
          <w:tcPr>
            <w:tcW w:w="4185" w:type="pct"/>
            <w:gridSpan w:val="4"/>
            <w:tcBorders>
              <w:bottom w:val="single" w:sz="8" w:space="0" w:color="auto"/>
            </w:tcBorders>
          </w:tcPr>
          <w:p w14:paraId="0ECD26FD" w14:textId="01F04322" w:rsidR="009F1548" w:rsidRPr="009F1548" w:rsidRDefault="0043731C" w:rsidP="009F1548">
            <w:r w:rsidRPr="00FE2B3D">
              <w:rPr>
                <w:rFonts w:cstheme="minorHAnsi"/>
                <w:lang w:val="en-US"/>
              </w:rPr>
              <w:t xml:space="preserve">Draft Report of the </w:t>
            </w:r>
            <w:r w:rsidR="006F2943">
              <w:rPr>
                <w:rFonts w:cstheme="minorHAnsi"/>
                <w:lang w:val="en-US"/>
              </w:rPr>
              <w:t>eight</w:t>
            </w:r>
            <w:r w:rsidR="00D17879">
              <w:rPr>
                <w:rFonts w:cstheme="minorHAnsi"/>
                <w:lang w:val="en-US"/>
              </w:rPr>
              <w:t>eenth</w:t>
            </w:r>
            <w:r w:rsidR="003D712E" w:rsidRPr="003D712E">
              <w:rPr>
                <w:rFonts w:cstheme="minorHAnsi"/>
                <w:lang w:val="en-US"/>
              </w:rPr>
              <w:t xml:space="preserve"> </w:t>
            </w:r>
            <w:r w:rsidRPr="00FE2B3D">
              <w:rPr>
                <w:rFonts w:cstheme="minorHAnsi"/>
                <w:lang w:val="en-US"/>
              </w:rPr>
              <w:t xml:space="preserve">meeting of the ITU-T Conformity Assessment Steering committee (CASC) </w:t>
            </w:r>
            <w:r w:rsidR="004F7597" w:rsidRPr="00011509">
              <w:t xml:space="preserve">(Geneva, </w:t>
            </w:r>
            <w:r w:rsidR="004F7597">
              <w:t>21</w:t>
            </w:r>
            <w:r w:rsidR="004F7597" w:rsidRPr="00011509">
              <w:t xml:space="preserve"> February 2025)</w:t>
            </w:r>
          </w:p>
        </w:tc>
      </w:tr>
      <w:tr w:rsidR="001778C5" w:rsidRPr="00E11352" w14:paraId="40965176" w14:textId="77777777" w:rsidTr="00D57576">
        <w:trPr>
          <w:cantSplit/>
          <w:trHeight w:val="790"/>
        </w:trPr>
        <w:tc>
          <w:tcPr>
            <w:tcW w:w="815" w:type="pct"/>
            <w:gridSpan w:val="2"/>
            <w:tcBorders>
              <w:top w:val="single" w:sz="8" w:space="0" w:color="auto"/>
              <w:bottom w:val="single" w:sz="8" w:space="0" w:color="auto"/>
            </w:tcBorders>
          </w:tcPr>
          <w:p w14:paraId="2B8677FF" w14:textId="34A6908D" w:rsidR="001778C5" w:rsidRPr="2149A48D" w:rsidRDefault="001778C5" w:rsidP="001778C5">
            <w:pPr>
              <w:rPr>
                <w:b/>
                <w:bCs/>
              </w:rPr>
            </w:pPr>
            <w:r w:rsidRPr="2149A48D">
              <w:rPr>
                <w:b/>
                <w:bCs/>
              </w:rPr>
              <w:t>Contact:</w:t>
            </w:r>
          </w:p>
        </w:tc>
        <w:tc>
          <w:tcPr>
            <w:tcW w:w="2014" w:type="pct"/>
            <w:gridSpan w:val="3"/>
            <w:tcBorders>
              <w:top w:val="single" w:sz="8" w:space="0" w:color="auto"/>
              <w:bottom w:val="single" w:sz="8" w:space="0" w:color="auto"/>
            </w:tcBorders>
          </w:tcPr>
          <w:p w14:paraId="60B63033" w14:textId="750435EE" w:rsidR="001778C5" w:rsidRPr="00915FAC" w:rsidRDefault="001778C5" w:rsidP="001778C5">
            <w:r>
              <w:t>Leonardo Marques Campos</w:t>
            </w:r>
            <w:r w:rsidRPr="00490C80">
              <w:rPr>
                <w:highlight w:val="yellow"/>
              </w:rPr>
              <w:br/>
            </w:r>
            <w:r>
              <w:t>Brazil</w:t>
            </w:r>
          </w:p>
        </w:tc>
        <w:tc>
          <w:tcPr>
            <w:tcW w:w="2171" w:type="pct"/>
            <w:tcBorders>
              <w:top w:val="single" w:sz="8" w:space="0" w:color="auto"/>
              <w:bottom w:val="single" w:sz="8" w:space="0" w:color="auto"/>
            </w:tcBorders>
          </w:tcPr>
          <w:p w14:paraId="48640811" w14:textId="4C84A9AA" w:rsidR="001778C5" w:rsidRPr="001778C5" w:rsidRDefault="001778C5" w:rsidP="001778C5">
            <w:pPr>
              <w:tabs>
                <w:tab w:val="left" w:pos="794"/>
              </w:tabs>
              <w:rPr>
                <w:lang w:val="pt-BR"/>
              </w:rPr>
            </w:pPr>
            <w:r w:rsidRPr="00072216">
              <w:rPr>
                <w:lang w:val="pt-BR"/>
              </w:rPr>
              <w:t>E</w:t>
            </w:r>
            <w:r w:rsidR="00885FAE">
              <w:rPr>
                <w:lang w:val="pt-BR"/>
              </w:rPr>
              <w:t>-</w:t>
            </w:r>
            <w:r w:rsidRPr="00072216">
              <w:rPr>
                <w:lang w:val="pt-BR"/>
              </w:rPr>
              <w:t xml:space="preserve">mail: </w:t>
            </w:r>
            <w:hyperlink r:id="rId12" w:history="1">
              <w:r w:rsidRPr="00F11497">
                <w:rPr>
                  <w:rStyle w:val="Hyperlink"/>
                  <w:lang w:val="pt-BR"/>
                </w:rPr>
                <w:t>leonardoc@anatel.gov.br</w:t>
              </w:r>
            </w:hyperlink>
            <w:r w:rsidRPr="00C41A0B">
              <w:rPr>
                <w:lang w:val="fr-CH"/>
              </w:rPr>
              <w:br/>
            </w:r>
          </w:p>
        </w:tc>
      </w:tr>
      <w:bookmarkEnd w:id="1"/>
      <w:bookmarkEnd w:id="12"/>
      <w:tr w:rsidR="003179C6" w:rsidRPr="00E11352" w14:paraId="6259E9A8" w14:textId="77777777" w:rsidTr="00D57576">
        <w:trPr>
          <w:cantSplit/>
          <w:trHeight w:val="790"/>
        </w:trPr>
        <w:tc>
          <w:tcPr>
            <w:tcW w:w="815" w:type="pct"/>
            <w:gridSpan w:val="2"/>
            <w:tcBorders>
              <w:top w:val="single" w:sz="8" w:space="0" w:color="auto"/>
              <w:bottom w:val="single" w:sz="8" w:space="0" w:color="auto"/>
            </w:tcBorders>
          </w:tcPr>
          <w:p w14:paraId="7A501BBC" w14:textId="40ED2BD0" w:rsidR="003179C6" w:rsidRPr="006D3B12" w:rsidRDefault="003179C6" w:rsidP="003179C6">
            <w:pPr>
              <w:rPr>
                <w:b/>
                <w:bCs/>
              </w:rPr>
            </w:pPr>
            <w:r w:rsidRPr="006D3B12">
              <w:rPr>
                <w:b/>
                <w:bCs/>
              </w:rPr>
              <w:t>Contact:</w:t>
            </w:r>
          </w:p>
        </w:tc>
        <w:tc>
          <w:tcPr>
            <w:tcW w:w="2014" w:type="pct"/>
            <w:gridSpan w:val="3"/>
            <w:tcBorders>
              <w:top w:val="single" w:sz="8" w:space="0" w:color="auto"/>
              <w:bottom w:val="single" w:sz="8" w:space="0" w:color="auto"/>
            </w:tcBorders>
          </w:tcPr>
          <w:p w14:paraId="6E450443" w14:textId="56E9193D" w:rsidR="003179C6" w:rsidRPr="006D3B12" w:rsidRDefault="003179C6" w:rsidP="003179C6">
            <w:r w:rsidRPr="006D3B12">
              <w:t>Kofi Ntim Yeboah-Kordieh</w:t>
            </w:r>
            <w:r w:rsidRPr="006D3B12">
              <w:br/>
              <w:t>Ghana</w:t>
            </w:r>
          </w:p>
        </w:tc>
        <w:tc>
          <w:tcPr>
            <w:tcW w:w="2171" w:type="pct"/>
            <w:tcBorders>
              <w:top w:val="single" w:sz="8" w:space="0" w:color="auto"/>
              <w:bottom w:val="single" w:sz="8" w:space="0" w:color="auto"/>
            </w:tcBorders>
          </w:tcPr>
          <w:p w14:paraId="68C1800A" w14:textId="186DC38A" w:rsidR="003179C6" w:rsidRPr="00885FAE" w:rsidRDefault="00885FAE" w:rsidP="003179C6">
            <w:pPr>
              <w:tabs>
                <w:tab w:val="left" w:pos="794"/>
              </w:tabs>
              <w:rPr>
                <w:lang w:val="fr-CH"/>
              </w:rPr>
            </w:pPr>
            <w:proofErr w:type="gramStart"/>
            <w:r w:rsidRPr="00885FAE">
              <w:rPr>
                <w:lang w:val="fr-CH"/>
              </w:rPr>
              <w:t>E-mail:</w:t>
            </w:r>
            <w:proofErr w:type="gramEnd"/>
            <w:r w:rsidRPr="00885FAE">
              <w:rPr>
                <w:lang w:val="fr-CH"/>
              </w:rPr>
              <w:t xml:space="preserve"> </w:t>
            </w:r>
            <w:hyperlink r:id="rId13" w:history="1">
              <w:r w:rsidRPr="00885FAE">
                <w:rPr>
                  <w:rStyle w:val="Hyperlink"/>
                  <w:lang w:val="fr-CH"/>
                </w:rPr>
                <w:t>kofi.yeboah-kordieh@nca.org.gh</w:t>
              </w:r>
            </w:hyperlink>
          </w:p>
        </w:tc>
      </w:tr>
      <w:bookmarkEnd w:id="2"/>
      <w:bookmarkEnd w:id="3"/>
      <w:bookmarkEnd w:id="4"/>
      <w:tr w:rsidR="006D3B12" w:rsidRPr="00E11352" w14:paraId="5692BDDA" w14:textId="77777777" w:rsidTr="00D57576">
        <w:trPr>
          <w:cantSplit/>
          <w:trHeight w:val="790"/>
        </w:trPr>
        <w:tc>
          <w:tcPr>
            <w:tcW w:w="815" w:type="pct"/>
            <w:gridSpan w:val="2"/>
            <w:tcBorders>
              <w:top w:val="single" w:sz="8" w:space="0" w:color="auto"/>
              <w:bottom w:val="single" w:sz="8" w:space="0" w:color="auto"/>
            </w:tcBorders>
          </w:tcPr>
          <w:p w14:paraId="05AD22B2" w14:textId="11199B56" w:rsidR="006D3B12" w:rsidRPr="006D3B12" w:rsidRDefault="006D3B12" w:rsidP="006D3B12">
            <w:pPr>
              <w:rPr>
                <w:b/>
                <w:bCs/>
              </w:rPr>
            </w:pPr>
            <w:r w:rsidRPr="006D3B12">
              <w:rPr>
                <w:b/>
                <w:bCs/>
              </w:rPr>
              <w:t>Contact:</w:t>
            </w:r>
          </w:p>
        </w:tc>
        <w:tc>
          <w:tcPr>
            <w:tcW w:w="2014" w:type="pct"/>
            <w:gridSpan w:val="3"/>
            <w:tcBorders>
              <w:top w:val="single" w:sz="8" w:space="0" w:color="auto"/>
              <w:bottom w:val="single" w:sz="8" w:space="0" w:color="auto"/>
            </w:tcBorders>
          </w:tcPr>
          <w:p w14:paraId="5E18B2CC" w14:textId="32753E70" w:rsidR="00981F65" w:rsidRPr="006D3B12" w:rsidRDefault="00981F65" w:rsidP="00981F65">
            <w:r w:rsidRPr="00981F65">
              <w:t>Anshul Kumar Gupta</w:t>
            </w:r>
            <w:r>
              <w:br/>
              <w:t>India</w:t>
            </w:r>
          </w:p>
        </w:tc>
        <w:tc>
          <w:tcPr>
            <w:tcW w:w="2171" w:type="pct"/>
            <w:tcBorders>
              <w:top w:val="single" w:sz="8" w:space="0" w:color="auto"/>
              <w:bottom w:val="single" w:sz="8" w:space="0" w:color="auto"/>
            </w:tcBorders>
          </w:tcPr>
          <w:p w14:paraId="7490156C" w14:textId="28988EA9" w:rsidR="006D3B12" w:rsidRPr="00981F65" w:rsidRDefault="00981F65" w:rsidP="006D3B12">
            <w:pPr>
              <w:tabs>
                <w:tab w:val="left" w:pos="794"/>
              </w:tabs>
              <w:rPr>
                <w:lang w:val="fr-CH"/>
              </w:rPr>
            </w:pPr>
            <w:proofErr w:type="gramStart"/>
            <w:r w:rsidRPr="00885FAE">
              <w:rPr>
                <w:lang w:val="fr-CH"/>
              </w:rPr>
              <w:t>E-mail:</w:t>
            </w:r>
            <w:proofErr w:type="gramEnd"/>
            <w:r w:rsidRPr="00885FAE">
              <w:rPr>
                <w:lang w:val="fr-CH"/>
              </w:rPr>
              <w:t xml:space="preserve"> </w:t>
            </w:r>
            <w:hyperlink r:id="rId14" w:history="1">
              <w:r w:rsidRPr="00981F65">
                <w:rPr>
                  <w:rStyle w:val="Hyperlink"/>
                  <w:lang w:val="fr-CH"/>
                </w:rPr>
                <w:t>anshulkr.gupta@gov.in</w:t>
              </w:r>
            </w:hyperlink>
          </w:p>
        </w:tc>
      </w:tr>
      <w:tr w:rsidR="006D3B12" w:rsidRPr="00E11352" w14:paraId="2EFBC570" w14:textId="77777777" w:rsidTr="00D57576">
        <w:trPr>
          <w:cantSplit/>
          <w:trHeight w:val="790"/>
        </w:trPr>
        <w:tc>
          <w:tcPr>
            <w:tcW w:w="815" w:type="pct"/>
            <w:gridSpan w:val="2"/>
            <w:tcBorders>
              <w:top w:val="single" w:sz="8" w:space="0" w:color="auto"/>
              <w:bottom w:val="single" w:sz="8" w:space="0" w:color="auto"/>
            </w:tcBorders>
          </w:tcPr>
          <w:p w14:paraId="6EB99971" w14:textId="573F2F1D" w:rsidR="006D3B12" w:rsidRPr="006D3B12" w:rsidRDefault="006D3B12" w:rsidP="006D3B12">
            <w:pPr>
              <w:rPr>
                <w:b/>
                <w:bCs/>
              </w:rPr>
            </w:pPr>
            <w:r w:rsidRPr="006D3B12">
              <w:rPr>
                <w:b/>
                <w:bCs/>
              </w:rPr>
              <w:t>Contact:</w:t>
            </w:r>
          </w:p>
        </w:tc>
        <w:tc>
          <w:tcPr>
            <w:tcW w:w="2014" w:type="pct"/>
            <w:gridSpan w:val="3"/>
            <w:tcBorders>
              <w:top w:val="single" w:sz="8" w:space="0" w:color="auto"/>
              <w:bottom w:val="single" w:sz="8" w:space="0" w:color="auto"/>
            </w:tcBorders>
          </w:tcPr>
          <w:p w14:paraId="614083CD" w14:textId="4487868F" w:rsidR="006D3B12" w:rsidRPr="006D3B12" w:rsidRDefault="006D3B12" w:rsidP="006D3B12">
            <w:r w:rsidRPr="006D3B12">
              <w:t>Karim Loukil</w:t>
            </w:r>
            <w:r w:rsidRPr="006D3B12">
              <w:br/>
              <w:t>Tunisia</w:t>
            </w:r>
          </w:p>
        </w:tc>
        <w:tc>
          <w:tcPr>
            <w:tcW w:w="2171" w:type="pct"/>
            <w:tcBorders>
              <w:top w:val="single" w:sz="8" w:space="0" w:color="auto"/>
              <w:bottom w:val="single" w:sz="8" w:space="0" w:color="auto"/>
            </w:tcBorders>
          </w:tcPr>
          <w:p w14:paraId="030D4424" w14:textId="45F3445F" w:rsidR="006D3B12" w:rsidRPr="00981F65" w:rsidRDefault="006D3B12" w:rsidP="006D3B12">
            <w:pPr>
              <w:tabs>
                <w:tab w:val="left" w:pos="794"/>
              </w:tabs>
              <w:rPr>
                <w:lang w:val="fr-CH"/>
              </w:rPr>
            </w:pPr>
            <w:proofErr w:type="gramStart"/>
            <w:r w:rsidRPr="00981F65">
              <w:rPr>
                <w:lang w:val="fr-CH"/>
              </w:rPr>
              <w:t>E</w:t>
            </w:r>
            <w:r w:rsidR="00885FAE" w:rsidRPr="00981F65">
              <w:rPr>
                <w:lang w:val="fr-CH"/>
              </w:rPr>
              <w:t>-</w:t>
            </w:r>
            <w:r w:rsidRPr="00981F65">
              <w:rPr>
                <w:lang w:val="fr-CH"/>
              </w:rPr>
              <w:t>mail:</w:t>
            </w:r>
            <w:proofErr w:type="gramEnd"/>
            <w:r w:rsidRPr="00981F65">
              <w:rPr>
                <w:lang w:val="fr-CH"/>
              </w:rPr>
              <w:t xml:space="preserve"> </w:t>
            </w:r>
            <w:hyperlink r:id="rId15" w:history="1">
              <w:r w:rsidRPr="00981F65">
                <w:rPr>
                  <w:rStyle w:val="Hyperlink"/>
                  <w:lang w:val="fr-CH"/>
                </w:rPr>
                <w:t>karim.wakil@cert.mincom.tn</w:t>
              </w:r>
            </w:hyperlink>
          </w:p>
        </w:tc>
      </w:tr>
      <w:tr w:rsidR="006D3B12" w:rsidRPr="00136DDD" w14:paraId="101F633C" w14:textId="77777777" w:rsidTr="00D57576">
        <w:trPr>
          <w:cantSplit/>
        </w:trPr>
        <w:tc>
          <w:tcPr>
            <w:tcW w:w="824" w:type="pct"/>
            <w:gridSpan w:val="3"/>
          </w:tcPr>
          <w:p w14:paraId="65C41448" w14:textId="77777777" w:rsidR="006D3B12" w:rsidRPr="00136DDD" w:rsidRDefault="006D3B12" w:rsidP="006D3B12">
            <w:pPr>
              <w:rPr>
                <w:b/>
                <w:bCs/>
              </w:rPr>
            </w:pPr>
            <w:r w:rsidRPr="00136DDD">
              <w:rPr>
                <w:b/>
                <w:bCs/>
              </w:rPr>
              <w:t>Abstract:</w:t>
            </w:r>
          </w:p>
        </w:tc>
        <w:sdt>
          <w:sdtPr>
            <w:rPr>
              <w:lang w:val="en-US"/>
            </w:rPr>
            <w:alias w:val="Abstract"/>
            <w:tag w:val="Abstract"/>
            <w:id w:val="-939903723"/>
            <w:placeholder>
              <w:docPart w:val="4635A17F46754A4FA460DCE967D449DB"/>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Abstract[1]" w:storeItemID="{EF8523CC-DEB2-463D-9A27-DF0B8D2CAEC3}"/>
            <w:text w:multiLine="1"/>
          </w:sdtPr>
          <w:sdtEndPr/>
          <w:sdtContent>
            <w:tc>
              <w:tcPr>
                <w:tcW w:w="4176" w:type="pct"/>
                <w:gridSpan w:val="3"/>
              </w:tcPr>
              <w:p w14:paraId="2E4B0C30" w14:textId="513C1E7D" w:rsidR="006D3B12" w:rsidRPr="008249A7" w:rsidRDefault="006D3B12" w:rsidP="006D3B12">
                <w:pPr>
                  <w:pStyle w:val="TSBHeaderSummary"/>
                  <w:rPr>
                    <w:highlight w:val="yellow"/>
                  </w:rPr>
                </w:pPr>
                <w:r w:rsidRPr="008C5FB4">
                  <w:rPr>
                    <w:lang w:val="en-US"/>
                  </w:rPr>
                  <w:t xml:space="preserve">This document contains the draft report of the </w:t>
                </w:r>
                <w:r>
                  <w:rPr>
                    <w:lang w:val="en-US"/>
                  </w:rPr>
                  <w:t>18th</w:t>
                </w:r>
                <w:r w:rsidRPr="00A504B3">
                  <w:rPr>
                    <w:lang w:val="en-US"/>
                  </w:rPr>
                  <w:t xml:space="preserve"> </w:t>
                </w:r>
                <w:r w:rsidRPr="008C5FB4">
                  <w:rPr>
                    <w:lang w:val="en-US"/>
                  </w:rPr>
                  <w:t xml:space="preserve">meeting of the ITU-T Conformity Assessment Steering Committee (CASC) </w:t>
                </w:r>
                <w:r>
                  <w:rPr>
                    <w:lang w:val="en-US"/>
                  </w:rPr>
                  <w:t>which was held in Geneva on</w:t>
                </w:r>
                <w:r w:rsidRPr="008C5FB4">
                  <w:rPr>
                    <w:lang w:val="en-US"/>
                  </w:rPr>
                  <w:t xml:space="preserve"> </w:t>
                </w:r>
                <w:r>
                  <w:rPr>
                    <w:lang w:val="en-US"/>
                  </w:rPr>
                  <w:t>21 Feb 2025</w:t>
                </w:r>
              </w:p>
            </w:tc>
          </w:sdtContent>
        </w:sdt>
      </w:tr>
    </w:tbl>
    <w:p w14:paraId="35ECE135" w14:textId="77777777" w:rsidR="00872400" w:rsidRPr="003044B5" w:rsidRDefault="00872400" w:rsidP="00872400">
      <w:pPr>
        <w:numPr>
          <w:ilvl w:val="0"/>
          <w:numId w:val="23"/>
        </w:numPr>
        <w:tabs>
          <w:tab w:val="left" w:pos="794"/>
          <w:tab w:val="left" w:pos="1191"/>
          <w:tab w:val="left" w:pos="1588"/>
          <w:tab w:val="left" w:pos="1985"/>
        </w:tabs>
        <w:suppressAutoHyphens/>
        <w:spacing w:before="480" w:after="120"/>
        <w:ind w:right="91"/>
        <w:textAlignment w:val="baseline"/>
        <w:rPr>
          <w:rFonts w:eastAsia="MS Mincho"/>
          <w:b/>
          <w:lang w:val="en-US"/>
        </w:rPr>
      </w:pPr>
      <w:bookmarkStart w:id="13" w:name="_Hlk98856042"/>
      <w:bookmarkEnd w:id="5"/>
      <w:r w:rsidRPr="003044B5">
        <w:rPr>
          <w:rFonts w:eastAsia="MS Mincho"/>
          <w:b/>
          <w:lang w:val="en-US"/>
        </w:rPr>
        <w:t>Opening</w:t>
      </w:r>
    </w:p>
    <w:p w14:paraId="0D75214B" w14:textId="55C34271" w:rsidR="004E455E" w:rsidRPr="00D261C9" w:rsidRDefault="00872400" w:rsidP="00D57576">
      <w:r w:rsidRPr="003044B5">
        <w:rPr>
          <w:lang w:val="en-US"/>
        </w:rPr>
        <w:t xml:space="preserve">The </w:t>
      </w:r>
      <w:r w:rsidR="00D525EB">
        <w:rPr>
          <w:lang w:val="en-US"/>
        </w:rPr>
        <w:t>eight</w:t>
      </w:r>
      <w:r w:rsidR="00DE74E4">
        <w:rPr>
          <w:lang w:val="en-US"/>
        </w:rPr>
        <w:t>een</w:t>
      </w:r>
      <w:r w:rsidR="00C82B2C">
        <w:rPr>
          <w:lang w:val="en-US"/>
        </w:rPr>
        <w:t>th</w:t>
      </w:r>
      <w:r w:rsidRPr="003044B5">
        <w:rPr>
          <w:lang w:val="en-US"/>
        </w:rPr>
        <w:t xml:space="preserve"> meeting of the ITU-T Conformity Assessment Steering Committee (CASC) was addressed on </w:t>
      </w:r>
      <w:r w:rsidR="005D1563">
        <w:rPr>
          <w:lang w:val="en-US"/>
        </w:rPr>
        <w:t>21</w:t>
      </w:r>
      <w:r w:rsidR="00DE74E4">
        <w:rPr>
          <w:lang w:val="en-US"/>
        </w:rPr>
        <w:t xml:space="preserve"> </w:t>
      </w:r>
      <w:r w:rsidR="005D1563">
        <w:rPr>
          <w:lang w:val="en-US"/>
        </w:rPr>
        <w:t>Feb</w:t>
      </w:r>
      <w:r w:rsidR="00C426AC">
        <w:rPr>
          <w:lang w:val="en-US"/>
        </w:rPr>
        <w:t>ruary</w:t>
      </w:r>
      <w:r w:rsidR="00F032BA">
        <w:rPr>
          <w:lang w:val="en-US"/>
        </w:rPr>
        <w:t xml:space="preserve"> </w:t>
      </w:r>
      <w:r w:rsidRPr="003044B5">
        <w:rPr>
          <w:lang w:val="en-US"/>
        </w:rPr>
        <w:t>202</w:t>
      </w:r>
      <w:r w:rsidR="005D1563">
        <w:rPr>
          <w:lang w:val="en-US"/>
        </w:rPr>
        <w:t>5</w:t>
      </w:r>
      <w:r w:rsidRPr="003044B5">
        <w:rPr>
          <w:lang w:val="en-US"/>
        </w:rPr>
        <w:t xml:space="preserve"> </w:t>
      </w:r>
      <w:r w:rsidR="00467FEB">
        <w:rPr>
          <w:lang w:val="en-US"/>
        </w:rPr>
        <w:t xml:space="preserve">from </w:t>
      </w:r>
      <w:r w:rsidR="00E462A6">
        <w:rPr>
          <w:lang w:val="en-US"/>
        </w:rPr>
        <w:t>0930</w:t>
      </w:r>
      <w:r w:rsidR="00467FEB">
        <w:rPr>
          <w:lang w:val="en-US"/>
        </w:rPr>
        <w:t xml:space="preserve"> to </w:t>
      </w:r>
      <w:r w:rsidR="00832527">
        <w:rPr>
          <w:lang w:val="en-US"/>
        </w:rPr>
        <w:t>1</w:t>
      </w:r>
      <w:r w:rsidR="00E512BC">
        <w:rPr>
          <w:lang w:val="en-US"/>
        </w:rPr>
        <w:t>045</w:t>
      </w:r>
      <w:r w:rsidR="00832527">
        <w:rPr>
          <w:lang w:val="en-US"/>
        </w:rPr>
        <w:t xml:space="preserve"> hours,</w:t>
      </w:r>
      <w:r w:rsidRPr="003044B5">
        <w:rPr>
          <w:lang w:val="en-US"/>
        </w:rPr>
        <w:t xml:space="preserve"> Geneva time</w:t>
      </w:r>
      <w:r>
        <w:rPr>
          <w:lang w:val="vi-VN"/>
        </w:rPr>
        <w:t xml:space="preserve">, </w:t>
      </w:r>
      <w:r w:rsidRPr="008A5171">
        <w:rPr>
          <w:lang w:val="en-US"/>
        </w:rPr>
        <w:t xml:space="preserve">under the </w:t>
      </w:r>
      <w:proofErr w:type="spellStart"/>
      <w:r w:rsidR="006F2C39" w:rsidRPr="008A5171">
        <w:rPr>
          <w:lang w:val="en-US"/>
        </w:rPr>
        <w:t>chairship</w:t>
      </w:r>
      <w:proofErr w:type="spellEnd"/>
      <w:r w:rsidRPr="008A5171">
        <w:rPr>
          <w:lang w:val="en-US"/>
        </w:rPr>
        <w:t xml:space="preserve"> of </w:t>
      </w:r>
      <w:r w:rsidR="005D1563">
        <w:t>Leonardo C</w:t>
      </w:r>
      <w:r w:rsidR="00206C17">
        <w:t>ampos</w:t>
      </w:r>
      <w:r w:rsidR="00832527">
        <w:rPr>
          <w:lang w:val="vi-VN"/>
        </w:rPr>
        <w:t xml:space="preserve"> </w:t>
      </w:r>
      <w:r>
        <w:rPr>
          <w:lang w:val="vi-VN"/>
        </w:rPr>
        <w:t>(</w:t>
      </w:r>
      <w:r w:rsidR="00832527">
        <w:rPr>
          <w:lang w:val="en-US"/>
        </w:rPr>
        <w:t xml:space="preserve">CASC </w:t>
      </w:r>
      <w:r w:rsidR="005D1563">
        <w:t>Vice-Chair</w:t>
      </w:r>
      <w:r>
        <w:rPr>
          <w:lang w:val="vi-VN"/>
        </w:rPr>
        <w:t>)</w:t>
      </w:r>
      <w:r w:rsidRPr="008A5171">
        <w:rPr>
          <w:lang w:val="en-US"/>
        </w:rPr>
        <w:t xml:space="preserve"> assisted by Denis Andreev (</w:t>
      </w:r>
      <w:r w:rsidR="00467FEB">
        <w:rPr>
          <w:lang w:val="en-US"/>
        </w:rPr>
        <w:t xml:space="preserve">TSB, </w:t>
      </w:r>
      <w:r w:rsidRPr="008A5171">
        <w:rPr>
          <w:lang w:val="en-US"/>
        </w:rPr>
        <w:t>SG11 Advisor)</w:t>
      </w:r>
      <w:r>
        <w:rPr>
          <w:lang w:val="vi-VN"/>
        </w:rPr>
        <w:t>.</w:t>
      </w:r>
      <w:r w:rsidR="005D33C6">
        <w:rPr>
          <w:lang w:val="en-US"/>
        </w:rPr>
        <w:t xml:space="preserve"> </w:t>
      </w:r>
      <w:r w:rsidR="00A653B3" w:rsidRPr="00A653B3">
        <w:rPr>
          <w:lang w:val="en-US"/>
        </w:rPr>
        <w:t xml:space="preserve">22 </w:t>
      </w:r>
      <w:r w:rsidR="005C2947">
        <w:rPr>
          <w:lang w:val="en-US"/>
        </w:rPr>
        <w:t>part</w:t>
      </w:r>
      <w:r w:rsidR="003A5E7E">
        <w:rPr>
          <w:lang w:val="en-US"/>
        </w:rPr>
        <w:t>i</w:t>
      </w:r>
      <w:r w:rsidR="005C2947">
        <w:rPr>
          <w:lang w:val="en-US"/>
        </w:rPr>
        <w:t>ci</w:t>
      </w:r>
      <w:r w:rsidR="003A5E7E">
        <w:rPr>
          <w:lang w:val="en-US"/>
        </w:rPr>
        <w:t>pants</w:t>
      </w:r>
      <w:r w:rsidR="00AF722D">
        <w:rPr>
          <w:lang w:val="en-US"/>
        </w:rPr>
        <w:t xml:space="preserve"> </w:t>
      </w:r>
      <w:r w:rsidR="00AF722D" w:rsidRPr="00A653B3">
        <w:rPr>
          <w:lang w:val="en-US"/>
        </w:rPr>
        <w:t>(9 physical and 13 remote)</w:t>
      </w:r>
      <w:r w:rsidR="00F16F02">
        <w:rPr>
          <w:lang w:val="en-US"/>
        </w:rPr>
        <w:t xml:space="preserve"> attend</w:t>
      </w:r>
      <w:r w:rsidR="0060596E">
        <w:rPr>
          <w:lang w:val="en-US"/>
        </w:rPr>
        <w:t>ed</w:t>
      </w:r>
      <w:r w:rsidR="00F16F02">
        <w:rPr>
          <w:lang w:val="en-US"/>
        </w:rPr>
        <w:t xml:space="preserve"> th</w:t>
      </w:r>
      <w:r w:rsidR="007C1803">
        <w:rPr>
          <w:lang w:val="en-US"/>
        </w:rPr>
        <w:t>is</w:t>
      </w:r>
      <w:r w:rsidR="00F16F02">
        <w:rPr>
          <w:lang w:val="en-US"/>
        </w:rPr>
        <w:t xml:space="preserve"> CASC</w:t>
      </w:r>
      <w:r w:rsidR="007C1803">
        <w:rPr>
          <w:lang w:val="en-US"/>
        </w:rPr>
        <w:t xml:space="preserve"> session.</w:t>
      </w:r>
    </w:p>
    <w:p w14:paraId="1F2D5A27" w14:textId="3ED8D805" w:rsidR="00872400" w:rsidRPr="003044B5" w:rsidRDefault="00872400" w:rsidP="00D57576">
      <w:pPr>
        <w:rPr>
          <w:lang w:val="en-US"/>
        </w:rPr>
      </w:pPr>
      <w:r w:rsidRPr="003044B5">
        <w:rPr>
          <w:lang w:val="en-US"/>
        </w:rPr>
        <w:t>The objective of the meeting was to:</w:t>
      </w:r>
    </w:p>
    <w:p w14:paraId="49CFC339" w14:textId="1FE41208" w:rsidR="00186314" w:rsidRDefault="00F177AF" w:rsidP="00186314">
      <w:pPr>
        <w:pStyle w:val="ListParagraph"/>
        <w:numPr>
          <w:ilvl w:val="0"/>
          <w:numId w:val="25"/>
        </w:numPr>
        <w:spacing w:line="276" w:lineRule="auto"/>
        <w:ind w:right="91"/>
      </w:pPr>
      <w:r>
        <w:t>Overview the s</w:t>
      </w:r>
      <w:r w:rsidR="00186314" w:rsidRPr="00D10A54">
        <w:t>tatus of ITU Testing Laboratories Database (as of 1st February 2025</w:t>
      </w:r>
      <w:proofErr w:type="gramStart"/>
      <w:r w:rsidR="00186314" w:rsidRPr="00D10A54">
        <w:t>)</w:t>
      </w:r>
      <w:r w:rsidR="00186314">
        <w:t>;</w:t>
      </w:r>
      <w:proofErr w:type="gramEnd"/>
    </w:p>
    <w:p w14:paraId="4281316E" w14:textId="77777777" w:rsidR="00186314" w:rsidRDefault="00186314" w:rsidP="00186314">
      <w:pPr>
        <w:pStyle w:val="ListParagraph"/>
        <w:numPr>
          <w:ilvl w:val="0"/>
          <w:numId w:val="25"/>
        </w:numPr>
        <w:spacing w:line="276" w:lineRule="auto"/>
        <w:ind w:right="91"/>
      </w:pPr>
      <w:r>
        <w:t xml:space="preserve">Overview of instructions given by Resolution </w:t>
      </w:r>
      <w:proofErr w:type="gramStart"/>
      <w:r>
        <w:t>76;</w:t>
      </w:r>
      <w:proofErr w:type="gramEnd"/>
    </w:p>
    <w:p w14:paraId="71522CFD" w14:textId="0B948B0F" w:rsidR="00186314" w:rsidRDefault="00186314" w:rsidP="00186314">
      <w:pPr>
        <w:pStyle w:val="ListParagraph"/>
        <w:numPr>
          <w:ilvl w:val="0"/>
          <w:numId w:val="25"/>
        </w:numPr>
        <w:spacing w:line="276" w:lineRule="auto"/>
        <w:ind w:right="91"/>
        <w:rPr>
          <w:rFonts w:asciiTheme="majorBidi" w:eastAsia="MS Mincho" w:hAnsiTheme="majorBidi" w:cstheme="majorBidi"/>
          <w:bCs/>
        </w:rPr>
      </w:pPr>
      <w:r w:rsidRPr="00C41A0B">
        <w:rPr>
          <w:rFonts w:asciiTheme="majorBidi" w:eastAsia="MS Mincho" w:hAnsiTheme="majorBidi" w:cstheme="majorBidi"/>
          <w:bCs/>
        </w:rPr>
        <w:t xml:space="preserve">Discuss </w:t>
      </w:r>
      <w:proofErr w:type="gramStart"/>
      <w:r w:rsidRPr="00C41A0B">
        <w:rPr>
          <w:rFonts w:asciiTheme="majorBidi" w:eastAsia="MS Mincho" w:hAnsiTheme="majorBidi" w:cstheme="majorBidi"/>
          <w:bCs/>
        </w:rPr>
        <w:t>contributions;</w:t>
      </w:r>
      <w:proofErr w:type="gramEnd"/>
    </w:p>
    <w:p w14:paraId="7894D28E" w14:textId="1875F118" w:rsidR="00186314" w:rsidRPr="004825E7" w:rsidRDefault="0029551B" w:rsidP="00186314">
      <w:pPr>
        <w:pStyle w:val="ListParagraph"/>
        <w:numPr>
          <w:ilvl w:val="0"/>
          <w:numId w:val="25"/>
        </w:numPr>
        <w:spacing w:line="276" w:lineRule="auto"/>
        <w:ind w:right="91"/>
        <w:rPr>
          <w:rFonts w:asciiTheme="majorBidi" w:eastAsia="MS Mincho" w:hAnsiTheme="majorBidi" w:cstheme="majorBidi"/>
          <w:bCs/>
        </w:rPr>
      </w:pPr>
      <w:r>
        <w:t xml:space="preserve">Consider </w:t>
      </w:r>
      <w:r w:rsidR="00186314">
        <w:t xml:space="preserve">International Accreditation Forum (IAF) </w:t>
      </w:r>
      <w:proofErr w:type="gramStart"/>
      <w:r w:rsidR="00186314">
        <w:t>activities;</w:t>
      </w:r>
      <w:proofErr w:type="gramEnd"/>
    </w:p>
    <w:p w14:paraId="005E7A1D" w14:textId="56C585B3" w:rsidR="00186314" w:rsidRPr="009E4FEE" w:rsidRDefault="0029551B" w:rsidP="00186314">
      <w:pPr>
        <w:pStyle w:val="ListParagraph"/>
        <w:numPr>
          <w:ilvl w:val="0"/>
          <w:numId w:val="25"/>
        </w:numPr>
        <w:spacing w:line="276" w:lineRule="auto"/>
        <w:ind w:right="91"/>
        <w:rPr>
          <w:rFonts w:asciiTheme="majorBidi" w:eastAsia="MS Mincho" w:hAnsiTheme="majorBidi" w:cstheme="majorBidi"/>
          <w:b/>
        </w:rPr>
      </w:pPr>
      <w:r>
        <w:t>D</w:t>
      </w:r>
      <w:r w:rsidR="00186314" w:rsidRPr="009E4FEE">
        <w:t xml:space="preserve">iscuss </w:t>
      </w:r>
      <w:r>
        <w:t>draft</w:t>
      </w:r>
      <w:r w:rsidRPr="009E4FEE">
        <w:t xml:space="preserve"> </w:t>
      </w:r>
      <w:proofErr w:type="spellStart"/>
      <w:r w:rsidR="00186314" w:rsidRPr="009E4FEE">
        <w:t>oLSs</w:t>
      </w:r>
      <w:proofErr w:type="spellEnd"/>
      <w:r>
        <w:t xml:space="preserve">, if </w:t>
      </w:r>
      <w:proofErr w:type="gramStart"/>
      <w:r>
        <w:t>any</w:t>
      </w:r>
      <w:r w:rsidR="00186314" w:rsidRPr="009E4FEE">
        <w:t>;</w:t>
      </w:r>
      <w:proofErr w:type="gramEnd"/>
    </w:p>
    <w:p w14:paraId="437F6CFF" w14:textId="77777777" w:rsidR="00186314" w:rsidRPr="009E4FEE" w:rsidRDefault="00186314" w:rsidP="00186314">
      <w:pPr>
        <w:pStyle w:val="ListParagraph"/>
        <w:numPr>
          <w:ilvl w:val="0"/>
          <w:numId w:val="25"/>
        </w:numPr>
        <w:spacing w:line="276" w:lineRule="auto"/>
        <w:ind w:right="91"/>
        <w:rPr>
          <w:rFonts w:asciiTheme="majorBidi" w:eastAsia="MS Mincho" w:hAnsiTheme="majorBidi" w:cstheme="majorBidi"/>
          <w:bCs/>
        </w:rPr>
      </w:pPr>
      <w:r w:rsidRPr="009E4FEE">
        <w:rPr>
          <w:rFonts w:asciiTheme="majorBidi" w:eastAsia="MS Mincho" w:hAnsiTheme="majorBidi" w:cstheme="majorBidi"/>
          <w:bCs/>
        </w:rPr>
        <w:t>AOB.</w:t>
      </w:r>
    </w:p>
    <w:p w14:paraId="7F0BE4D5" w14:textId="77777777" w:rsidR="00872400" w:rsidRPr="003044B5" w:rsidRDefault="00872400" w:rsidP="00872400">
      <w:pPr>
        <w:numPr>
          <w:ilvl w:val="0"/>
          <w:numId w:val="23"/>
        </w:numPr>
        <w:tabs>
          <w:tab w:val="left" w:pos="794"/>
          <w:tab w:val="left" w:pos="1191"/>
          <w:tab w:val="left" w:pos="1588"/>
          <w:tab w:val="left" w:pos="1985"/>
        </w:tabs>
        <w:suppressAutoHyphens/>
        <w:spacing w:after="120"/>
        <w:ind w:right="91"/>
        <w:jc w:val="both"/>
        <w:textAlignment w:val="baseline"/>
        <w:rPr>
          <w:rFonts w:eastAsia="MS Mincho"/>
          <w:b/>
          <w:lang w:val="en-US"/>
        </w:rPr>
      </w:pPr>
      <w:r w:rsidRPr="003044B5">
        <w:rPr>
          <w:rFonts w:eastAsia="MS Mincho"/>
          <w:b/>
          <w:lang w:val="en-US"/>
        </w:rPr>
        <w:t>Approval of the agenda for ITU-T CASC meeting</w:t>
      </w:r>
    </w:p>
    <w:p w14:paraId="0656C953" w14:textId="72A6FC11" w:rsidR="00872400" w:rsidRPr="003044B5" w:rsidRDefault="00872400" w:rsidP="006C3B66">
      <w:pPr>
        <w:rPr>
          <w:lang w:val="en-US"/>
        </w:rPr>
      </w:pPr>
      <w:r w:rsidRPr="003044B5">
        <w:rPr>
          <w:lang w:val="en-US"/>
        </w:rPr>
        <w:t xml:space="preserve">The </w:t>
      </w:r>
      <w:r w:rsidR="00D57576">
        <w:rPr>
          <w:lang w:val="en-US"/>
        </w:rPr>
        <w:t xml:space="preserve">draft </w:t>
      </w:r>
      <w:r w:rsidRPr="003044B5">
        <w:rPr>
          <w:lang w:val="en-US"/>
        </w:rPr>
        <w:t>agenda of the CASC</w:t>
      </w:r>
      <w:r w:rsidR="00D57576">
        <w:rPr>
          <w:lang w:val="en-US"/>
        </w:rPr>
        <w:t xml:space="preserve"> meeting</w:t>
      </w:r>
      <w:r w:rsidRPr="003044B5">
        <w:rPr>
          <w:lang w:val="en-US"/>
        </w:rPr>
        <w:t xml:space="preserve"> is available </w:t>
      </w:r>
      <w:r>
        <w:rPr>
          <w:lang w:val="en-US"/>
        </w:rPr>
        <w:t>i</w:t>
      </w:r>
      <w:r w:rsidRPr="003044B5">
        <w:rPr>
          <w:lang w:val="en-US"/>
        </w:rPr>
        <w:t>n</w:t>
      </w:r>
      <w:r>
        <w:rPr>
          <w:lang w:val="en-US"/>
        </w:rPr>
        <w:t xml:space="preserve"> </w:t>
      </w:r>
      <w:hyperlink r:id="rId16" w:history="1">
        <w:r w:rsidR="009944AF" w:rsidRPr="009944AF">
          <w:rPr>
            <w:rStyle w:val="Hyperlink"/>
          </w:rPr>
          <w:t>TD</w:t>
        </w:r>
        <w:r w:rsidR="002F3907">
          <w:rPr>
            <w:rStyle w:val="Hyperlink"/>
          </w:rPr>
          <w:t>37</w:t>
        </w:r>
        <w:r w:rsidR="009944AF" w:rsidRPr="009944AF">
          <w:rPr>
            <w:rStyle w:val="Hyperlink"/>
          </w:rPr>
          <w:t>/GEN</w:t>
        </w:r>
      </w:hyperlink>
      <w:r w:rsidRPr="003044B5">
        <w:rPr>
          <w:lang w:val="en-US"/>
        </w:rPr>
        <w:t xml:space="preserve">. The </w:t>
      </w:r>
      <w:r w:rsidR="00D57576">
        <w:rPr>
          <w:lang w:val="en-US"/>
        </w:rPr>
        <w:t xml:space="preserve">draft </w:t>
      </w:r>
      <w:r w:rsidR="00D57576" w:rsidRPr="007B5B56">
        <w:rPr>
          <w:lang w:val="en-US"/>
        </w:rPr>
        <w:t>a</w:t>
      </w:r>
      <w:r w:rsidRPr="007B5B56">
        <w:rPr>
          <w:lang w:val="en-US"/>
        </w:rPr>
        <w:t xml:space="preserve">genda </w:t>
      </w:r>
      <w:r w:rsidRPr="007B5B56">
        <w:rPr>
          <w:rStyle w:val="Hyperlink"/>
          <w:color w:val="000000" w:themeColor="text1"/>
          <w:u w:val="none"/>
          <w:lang w:val="en-US"/>
        </w:rPr>
        <w:t xml:space="preserve">was </w:t>
      </w:r>
      <w:r w:rsidRPr="007B5B56">
        <w:rPr>
          <w:lang w:val="en-US"/>
        </w:rPr>
        <w:t>presented</w:t>
      </w:r>
      <w:r w:rsidRPr="003044B5">
        <w:rPr>
          <w:lang w:val="en-US"/>
        </w:rPr>
        <w:t xml:space="preserve"> by the Chair and </w:t>
      </w:r>
      <w:r w:rsidRPr="007B5B56">
        <w:rPr>
          <w:lang w:val="en-US"/>
        </w:rPr>
        <w:t xml:space="preserve">approved </w:t>
      </w:r>
      <w:r w:rsidRPr="00B35363">
        <w:rPr>
          <w:lang w:val="en-US"/>
        </w:rPr>
        <w:t>with</w:t>
      </w:r>
      <w:r w:rsidR="00F94DB8" w:rsidRPr="00B35363">
        <w:rPr>
          <w:lang w:val="en-US"/>
        </w:rPr>
        <w:t xml:space="preserve">out </w:t>
      </w:r>
      <w:r w:rsidR="00287E85" w:rsidRPr="00B35363">
        <w:rPr>
          <w:lang w:val="en-US"/>
        </w:rPr>
        <w:t>modifications</w:t>
      </w:r>
      <w:r w:rsidRPr="007B5B56">
        <w:rPr>
          <w:lang w:val="en-US"/>
        </w:rPr>
        <w:t>.</w:t>
      </w:r>
      <w:r w:rsidR="00406DEA">
        <w:rPr>
          <w:lang w:val="en-US"/>
        </w:rPr>
        <w:t xml:space="preserve"> </w:t>
      </w:r>
    </w:p>
    <w:p w14:paraId="4A763810" w14:textId="39339CFE" w:rsidR="00872400" w:rsidRPr="003044B5" w:rsidRDefault="00872400" w:rsidP="00872400">
      <w:pPr>
        <w:numPr>
          <w:ilvl w:val="0"/>
          <w:numId w:val="23"/>
        </w:numPr>
        <w:tabs>
          <w:tab w:val="left" w:pos="794"/>
          <w:tab w:val="left" w:pos="1191"/>
          <w:tab w:val="left" w:pos="1588"/>
          <w:tab w:val="left" w:pos="1985"/>
        </w:tabs>
        <w:suppressAutoHyphens/>
        <w:spacing w:before="240" w:after="240"/>
        <w:ind w:right="91"/>
        <w:jc w:val="both"/>
        <w:textAlignment w:val="baseline"/>
        <w:rPr>
          <w:rFonts w:eastAsia="MS Mincho"/>
          <w:b/>
          <w:lang w:val="en-US"/>
        </w:rPr>
      </w:pPr>
      <w:r w:rsidRPr="003044B5">
        <w:rPr>
          <w:rFonts w:eastAsia="MS Mincho"/>
          <w:b/>
          <w:lang w:val="en-US"/>
        </w:rPr>
        <w:t>Documents allocation</w:t>
      </w:r>
    </w:p>
    <w:tbl>
      <w:tblPr>
        <w:tblStyle w:val="TableGrid"/>
        <w:tblW w:w="8635" w:type="dxa"/>
        <w:tblLook w:val="04A0" w:firstRow="1" w:lastRow="0" w:firstColumn="1" w:lastColumn="0" w:noHBand="0" w:noVBand="1"/>
      </w:tblPr>
      <w:tblGrid>
        <w:gridCol w:w="1537"/>
        <w:gridCol w:w="7098"/>
      </w:tblGrid>
      <w:tr w:rsidR="00442FE1" w:rsidRPr="003044B5" w14:paraId="4A555884" w14:textId="77777777" w:rsidTr="00781F3C">
        <w:tc>
          <w:tcPr>
            <w:tcW w:w="1188" w:type="dxa"/>
            <w:shd w:val="clear" w:color="auto" w:fill="D5DCE4" w:themeFill="text2" w:themeFillTint="33"/>
          </w:tcPr>
          <w:p w14:paraId="34519F85" w14:textId="1602940B" w:rsidR="00442FE1" w:rsidRPr="00A27367" w:rsidRDefault="00442FE1" w:rsidP="00442FE1">
            <w:pPr>
              <w:spacing w:after="120"/>
              <w:jc w:val="both"/>
              <w:rPr>
                <w:b/>
                <w:bCs/>
                <w:sz w:val="22"/>
                <w:szCs w:val="22"/>
                <w:lang w:val="en-US"/>
              </w:rPr>
            </w:pPr>
            <w:r w:rsidRPr="00AC057D">
              <w:rPr>
                <w:b/>
                <w:bCs/>
                <w:sz w:val="22"/>
                <w:szCs w:val="22"/>
                <w:lang w:val="en-US"/>
              </w:rPr>
              <w:t>Contributions</w:t>
            </w:r>
          </w:p>
        </w:tc>
        <w:tc>
          <w:tcPr>
            <w:tcW w:w="7447" w:type="dxa"/>
            <w:shd w:val="clear" w:color="auto" w:fill="auto"/>
          </w:tcPr>
          <w:p w14:paraId="5628092D" w14:textId="2B17C52A" w:rsidR="00442FE1" w:rsidRPr="00A27367" w:rsidRDefault="00442FE1" w:rsidP="00442FE1">
            <w:pPr>
              <w:spacing w:after="120"/>
              <w:jc w:val="both"/>
              <w:rPr>
                <w:sz w:val="22"/>
                <w:szCs w:val="22"/>
                <w:lang w:val="en-US"/>
              </w:rPr>
            </w:pPr>
            <w:hyperlink r:id="rId17" w:history="1">
              <w:r w:rsidRPr="00365624">
                <w:rPr>
                  <w:rStyle w:val="Hyperlink"/>
                  <w:sz w:val="22"/>
                  <w:szCs w:val="22"/>
                </w:rPr>
                <w:t>C119</w:t>
              </w:r>
            </w:hyperlink>
          </w:p>
        </w:tc>
      </w:tr>
      <w:tr w:rsidR="00442FE1" w:rsidRPr="00207EFD" w14:paraId="64B76FC9" w14:textId="77777777" w:rsidTr="00781F3C">
        <w:tc>
          <w:tcPr>
            <w:tcW w:w="1188" w:type="dxa"/>
            <w:shd w:val="clear" w:color="auto" w:fill="D5DCE4" w:themeFill="text2" w:themeFillTint="33"/>
          </w:tcPr>
          <w:p w14:paraId="47318F27" w14:textId="2610A995" w:rsidR="00442FE1" w:rsidRPr="00A27367" w:rsidRDefault="00442FE1" w:rsidP="00442FE1">
            <w:pPr>
              <w:spacing w:after="120"/>
              <w:jc w:val="both"/>
              <w:rPr>
                <w:b/>
                <w:bCs/>
                <w:sz w:val="22"/>
                <w:szCs w:val="22"/>
                <w:lang w:val="en-US"/>
              </w:rPr>
            </w:pPr>
            <w:r w:rsidRPr="00AC057D">
              <w:rPr>
                <w:b/>
                <w:bCs/>
                <w:sz w:val="22"/>
                <w:szCs w:val="22"/>
                <w:lang w:val="en-US"/>
              </w:rPr>
              <w:lastRenderedPageBreak/>
              <w:t>TDs</w:t>
            </w:r>
          </w:p>
        </w:tc>
        <w:tc>
          <w:tcPr>
            <w:tcW w:w="7447" w:type="dxa"/>
          </w:tcPr>
          <w:p w14:paraId="07751F59" w14:textId="74BADA32" w:rsidR="00442FE1" w:rsidRPr="00207EFD" w:rsidRDefault="00442FE1" w:rsidP="00442FE1">
            <w:pPr>
              <w:spacing w:after="120"/>
              <w:rPr>
                <w:sz w:val="22"/>
                <w:szCs w:val="22"/>
                <w:lang w:val="de-AT"/>
              </w:rPr>
            </w:pPr>
            <w:hyperlink r:id="rId18" w:history="1">
              <w:r>
                <w:rPr>
                  <w:rStyle w:val="Hyperlink"/>
                  <w:sz w:val="22"/>
                  <w:szCs w:val="22"/>
                </w:rPr>
                <w:t>TD</w:t>
              </w:r>
              <w:r w:rsidRPr="00365624">
                <w:rPr>
                  <w:rStyle w:val="Hyperlink"/>
                  <w:sz w:val="22"/>
                  <w:szCs w:val="22"/>
                </w:rPr>
                <w:t>17</w:t>
              </w:r>
            </w:hyperlink>
          </w:p>
        </w:tc>
      </w:tr>
    </w:tbl>
    <w:p w14:paraId="6F962737" w14:textId="527C7D26" w:rsidR="0052706E" w:rsidRDefault="00872400" w:rsidP="0052706E">
      <w:pPr>
        <w:keepNext/>
        <w:keepLines/>
        <w:numPr>
          <w:ilvl w:val="0"/>
          <w:numId w:val="23"/>
        </w:numPr>
        <w:tabs>
          <w:tab w:val="left" w:pos="794"/>
          <w:tab w:val="left" w:pos="1191"/>
          <w:tab w:val="left" w:pos="1588"/>
          <w:tab w:val="left" w:pos="1985"/>
        </w:tabs>
        <w:suppressAutoHyphens/>
        <w:spacing w:before="240" w:after="240"/>
        <w:ind w:right="91"/>
        <w:jc w:val="both"/>
        <w:textAlignment w:val="baseline"/>
        <w:rPr>
          <w:rFonts w:eastAsia="MS Mincho"/>
          <w:b/>
          <w:lang w:val="en-US"/>
        </w:rPr>
      </w:pPr>
      <w:r w:rsidRPr="003044B5">
        <w:rPr>
          <w:rFonts w:eastAsia="MS Mincho"/>
          <w:b/>
          <w:lang w:val="en-US"/>
        </w:rPr>
        <w:t>Discussion</w:t>
      </w:r>
      <w:r w:rsidR="00EA6069">
        <w:rPr>
          <w:rFonts w:eastAsia="MS Mincho"/>
          <w:b/>
          <w:lang w:val="en-US"/>
        </w:rPr>
        <w:t>s</w:t>
      </w:r>
    </w:p>
    <w:p w14:paraId="3765D3E7" w14:textId="0B21026D" w:rsidR="00071136" w:rsidRPr="0052706E" w:rsidRDefault="00453D38" w:rsidP="00694F5F">
      <w:pPr>
        <w:pStyle w:val="ListParagraph"/>
        <w:keepNext/>
        <w:keepLines/>
        <w:numPr>
          <w:ilvl w:val="0"/>
          <w:numId w:val="43"/>
        </w:numPr>
        <w:tabs>
          <w:tab w:val="left" w:pos="426"/>
          <w:tab w:val="left" w:pos="1588"/>
          <w:tab w:val="left" w:pos="1985"/>
        </w:tabs>
        <w:suppressAutoHyphens/>
        <w:spacing w:before="240" w:after="240"/>
        <w:ind w:right="91" w:hanging="720"/>
        <w:jc w:val="both"/>
        <w:textAlignment w:val="baseline"/>
        <w:rPr>
          <w:rFonts w:eastAsia="MS Mincho"/>
          <w:b/>
          <w:lang w:val="en-US"/>
        </w:rPr>
      </w:pPr>
      <w:r w:rsidRPr="0052706E">
        <w:rPr>
          <w:rFonts w:eastAsia="MS Mincho"/>
          <w:b/>
        </w:rPr>
        <w:t>Status of ITU Testing Laboratories Database (as of 1 February 2025)</w:t>
      </w:r>
    </w:p>
    <w:p w14:paraId="54A0B4A6" w14:textId="77777777" w:rsidR="0086090B" w:rsidRDefault="009944AF" w:rsidP="00695DBA">
      <w:pPr>
        <w:tabs>
          <w:tab w:val="left" w:pos="720"/>
          <w:tab w:val="left" w:pos="993"/>
        </w:tabs>
        <w:spacing w:before="240"/>
        <w:rPr>
          <w:lang w:val="en-US"/>
        </w:rPr>
      </w:pPr>
      <w:r>
        <w:rPr>
          <w:lang w:val="en-US"/>
        </w:rPr>
        <w:t xml:space="preserve">The </w:t>
      </w:r>
      <w:r w:rsidR="00381A98">
        <w:rPr>
          <w:lang w:val="en-US"/>
        </w:rPr>
        <w:t xml:space="preserve">TSB </w:t>
      </w:r>
      <w:r w:rsidR="00617A23">
        <w:rPr>
          <w:lang w:val="en-US"/>
        </w:rPr>
        <w:t>A</w:t>
      </w:r>
      <w:r w:rsidR="0026442D">
        <w:rPr>
          <w:lang w:val="en-US"/>
        </w:rPr>
        <w:t>d</w:t>
      </w:r>
      <w:r w:rsidR="006F2943">
        <w:rPr>
          <w:lang w:val="en-US"/>
        </w:rPr>
        <w:t>v</w:t>
      </w:r>
      <w:r w:rsidR="0026442D">
        <w:rPr>
          <w:lang w:val="en-US"/>
        </w:rPr>
        <w:t>isor</w:t>
      </w:r>
      <w:r w:rsidR="00872400">
        <w:rPr>
          <w:lang w:val="en-US"/>
        </w:rPr>
        <w:t xml:space="preserve"> gave a comprehensive presenta</w:t>
      </w:r>
      <w:r w:rsidR="00C82B2C">
        <w:rPr>
          <w:lang w:val="en-US"/>
        </w:rPr>
        <w:t>tion</w:t>
      </w:r>
      <w:r w:rsidR="00335774">
        <w:t xml:space="preserve"> about</w:t>
      </w:r>
      <w:r w:rsidR="00C82B2C">
        <w:t xml:space="preserve"> the </w:t>
      </w:r>
      <w:proofErr w:type="gramStart"/>
      <w:r w:rsidR="00C82B2C">
        <w:t>current</w:t>
      </w:r>
      <w:r w:rsidR="00335774">
        <w:t xml:space="preserve"> status</w:t>
      </w:r>
      <w:proofErr w:type="gramEnd"/>
      <w:r w:rsidR="00C82B2C">
        <w:t xml:space="preserve"> of the ITU</w:t>
      </w:r>
      <w:r w:rsidR="00335774">
        <w:t xml:space="preserve"> Testing Laboratories </w:t>
      </w:r>
      <w:r w:rsidR="00C82B2C">
        <w:t>database</w:t>
      </w:r>
      <w:r w:rsidR="00335774">
        <w:t xml:space="preserve"> </w:t>
      </w:r>
      <w:r w:rsidR="00872400" w:rsidRPr="00D57576">
        <w:rPr>
          <w:lang w:val="en-US"/>
        </w:rPr>
        <w:t>(</w:t>
      </w:r>
      <w:hyperlink r:id="rId19" w:history="1">
        <w:r w:rsidR="007D45C5" w:rsidRPr="00EF5D2C">
          <w:rPr>
            <w:rStyle w:val="Hyperlink"/>
            <w:lang w:val="en-US"/>
          </w:rPr>
          <w:t>TD</w:t>
        </w:r>
        <w:r w:rsidR="00E50618" w:rsidRPr="00EF5D2C">
          <w:rPr>
            <w:rStyle w:val="Hyperlink"/>
            <w:lang w:val="en-US"/>
          </w:rPr>
          <w:t>17</w:t>
        </w:r>
        <w:r w:rsidR="00872400" w:rsidRPr="00EF5D2C">
          <w:rPr>
            <w:rStyle w:val="Hyperlink"/>
          </w:rPr>
          <w:t>/GEN</w:t>
        </w:r>
      </w:hyperlink>
      <w:r w:rsidR="00872400" w:rsidRPr="00D57576">
        <w:rPr>
          <w:lang w:val="en-US"/>
        </w:rPr>
        <w:t>).</w:t>
      </w:r>
    </w:p>
    <w:p w14:paraId="4AC04978" w14:textId="35DFD1F1" w:rsidR="003E7D62" w:rsidRPr="003E7D62" w:rsidRDefault="003E7D62" w:rsidP="003E7D62">
      <w:pPr>
        <w:rPr>
          <w:lang w:val="en-US"/>
        </w:rPr>
      </w:pPr>
      <w:r w:rsidRPr="003E7D62">
        <w:rPr>
          <w:lang w:val="en-US"/>
        </w:rPr>
        <w:t>As of February 2025, there are 14 testing laboratories registered in ITU Testing Laboratories database, including 1 new TLs which were registered since last SG11 meeting</w:t>
      </w:r>
      <w:r w:rsidR="00935F9F" w:rsidRPr="00ED6F54">
        <w:t xml:space="preserve"> (</w:t>
      </w:r>
      <w:r w:rsidR="00935F9F">
        <w:rPr>
          <w:lang w:val="en-US"/>
        </w:rPr>
        <w:t xml:space="preserve">see details in Annex </w:t>
      </w:r>
      <w:r w:rsidR="00745DF0">
        <w:rPr>
          <w:lang w:val="en-US"/>
        </w:rPr>
        <w:t>A</w:t>
      </w:r>
      <w:r w:rsidR="00935F9F">
        <w:rPr>
          <w:lang w:val="en-US"/>
        </w:rPr>
        <w:t>below</w:t>
      </w:r>
      <w:r w:rsidR="00935F9F" w:rsidRPr="00ED6F54">
        <w:t>)</w:t>
      </w:r>
      <w:r w:rsidRPr="003E7D62">
        <w:rPr>
          <w:lang w:val="en-US"/>
        </w:rPr>
        <w:t>.</w:t>
      </w:r>
    </w:p>
    <w:p w14:paraId="1D794D4D" w14:textId="107ADDEE" w:rsidR="00872400" w:rsidRDefault="00872400" w:rsidP="00695DBA">
      <w:pPr>
        <w:tabs>
          <w:tab w:val="left" w:pos="720"/>
          <w:tab w:val="left" w:pos="993"/>
        </w:tabs>
        <w:spacing w:before="240"/>
        <w:rPr>
          <w:color w:val="000000"/>
          <w:lang w:val="en-US"/>
        </w:rPr>
      </w:pPr>
      <w:r>
        <w:rPr>
          <w:color w:val="000000"/>
          <w:lang w:val="en-US"/>
        </w:rPr>
        <w:t xml:space="preserve">The presentation </w:t>
      </w:r>
      <w:r w:rsidR="003D43F5">
        <w:rPr>
          <w:lang w:val="en-US"/>
        </w:rPr>
        <w:t>provides</w:t>
      </w:r>
      <w:r w:rsidR="00997668">
        <w:t xml:space="preserve"> information </w:t>
      </w:r>
      <w:r w:rsidR="003D43F5">
        <w:t>about</w:t>
      </w:r>
      <w:r w:rsidR="00695DBA">
        <w:rPr>
          <w:lang w:val="en-US"/>
        </w:rPr>
        <w:t xml:space="preserve"> updates for some of the TLs listed in the database since </w:t>
      </w:r>
      <w:r w:rsidR="009E3472">
        <w:rPr>
          <w:lang w:val="en-US"/>
        </w:rPr>
        <w:t>May</w:t>
      </w:r>
      <w:r w:rsidR="00695DBA">
        <w:rPr>
          <w:lang w:val="en-US"/>
        </w:rPr>
        <w:t xml:space="preserve"> 202</w:t>
      </w:r>
      <w:r w:rsidR="00190DC6">
        <w:rPr>
          <w:lang w:val="en-US"/>
        </w:rPr>
        <w:t>4</w:t>
      </w:r>
      <w:r w:rsidR="00695DBA">
        <w:rPr>
          <w:lang w:val="en-US"/>
        </w:rPr>
        <w:t xml:space="preserve"> as follows</w:t>
      </w:r>
      <w:r w:rsidR="00513D4C">
        <w:rPr>
          <w:color w:val="000000"/>
          <w:lang w:val="en-US"/>
        </w:rPr>
        <w:t>:</w:t>
      </w:r>
    </w:p>
    <w:p w14:paraId="11B379F0" w14:textId="3D93A1EF" w:rsidR="00405C0D" w:rsidRDefault="00405C0D" w:rsidP="00405C0D">
      <w:pPr>
        <w:pStyle w:val="ListParagraph"/>
        <w:numPr>
          <w:ilvl w:val="0"/>
          <w:numId w:val="40"/>
        </w:numPr>
        <w:contextualSpacing w:val="0"/>
        <w:rPr>
          <w:lang w:val="en-US"/>
        </w:rPr>
      </w:pPr>
      <w:r>
        <w:t xml:space="preserve">Following request received on 15 May 2024, followed by verification of provided information, the </w:t>
      </w:r>
      <w:r w:rsidRPr="00A104E1">
        <w:t xml:space="preserve">Indonesia Digital Test House (IDTH) - Balai Besar </w:t>
      </w:r>
      <w:proofErr w:type="spellStart"/>
      <w:r w:rsidRPr="00A104E1">
        <w:t>Pengujian</w:t>
      </w:r>
      <w:proofErr w:type="spellEnd"/>
      <w:r w:rsidRPr="00A104E1">
        <w:t xml:space="preserve"> </w:t>
      </w:r>
      <w:proofErr w:type="spellStart"/>
      <w:r w:rsidRPr="00A104E1">
        <w:t>Perangkat</w:t>
      </w:r>
      <w:proofErr w:type="spellEnd"/>
      <w:r w:rsidRPr="00A104E1">
        <w:t xml:space="preserve"> Telekomunikasi </w:t>
      </w:r>
      <w:r>
        <w:t xml:space="preserve">was registered ITU TL Database. It was also announced via </w:t>
      </w:r>
      <w:hyperlink r:id="rId20" w:history="1">
        <w:r w:rsidRPr="00221495">
          <w:rPr>
            <w:rStyle w:val="Hyperlink"/>
          </w:rPr>
          <w:t>Operational Bulletin No.12</w:t>
        </w:r>
        <w:r>
          <w:rPr>
            <w:rStyle w:val="Hyperlink"/>
          </w:rPr>
          <w:t>93</w:t>
        </w:r>
      </w:hyperlink>
      <w:r w:rsidRPr="00221495">
        <w:t>, 1.</w:t>
      </w:r>
      <w:r>
        <w:t>VI</w:t>
      </w:r>
      <w:r w:rsidRPr="00221495">
        <w:t>.2024</w:t>
      </w:r>
      <w:r>
        <w:t>. See Annex</w:t>
      </w:r>
      <w:r w:rsidR="00745DF0">
        <w:t xml:space="preserve"> A</w:t>
      </w:r>
      <w:r>
        <w:t xml:space="preserve"> below for detailed information.</w:t>
      </w:r>
      <w:r>
        <w:br/>
        <w:t>The validity of accreditation of this TL was expired on 17 November 2024. In November 2024, TL was approached by TSB. No feedback received yet.</w:t>
      </w:r>
    </w:p>
    <w:p w14:paraId="2D59AD74" w14:textId="77777777" w:rsidR="00405C0D" w:rsidRDefault="00405C0D" w:rsidP="00405C0D">
      <w:pPr>
        <w:pStyle w:val="ListParagraph"/>
        <w:numPr>
          <w:ilvl w:val="0"/>
          <w:numId w:val="40"/>
        </w:numPr>
        <w:contextualSpacing w:val="0"/>
        <w:rPr>
          <w:lang w:val="en-US"/>
        </w:rPr>
      </w:pPr>
      <w:r>
        <w:rPr>
          <w:lang w:val="en-US"/>
        </w:rPr>
        <w:t xml:space="preserve">Based on the results of the reassessment performed by ANAB provided by </w:t>
      </w:r>
      <w:r w:rsidRPr="005B49DF">
        <w:t>Ke Mei Ou Lab Co., Ltd.</w:t>
      </w:r>
      <w:r>
        <w:rPr>
          <w:lang w:val="en-US"/>
        </w:rPr>
        <w:t xml:space="preserve"> (laboratory ID AT-1532, China) on 22 May 2024, the validity of accreditation of the laboratory was extended until 22 May 2026. The new certificate was shared accordingly.</w:t>
      </w:r>
    </w:p>
    <w:p w14:paraId="645FF6A2" w14:textId="77777777" w:rsidR="00405C0D" w:rsidRDefault="00405C0D" w:rsidP="00405C0D">
      <w:pPr>
        <w:pStyle w:val="ListParagraph"/>
        <w:numPr>
          <w:ilvl w:val="0"/>
          <w:numId w:val="40"/>
        </w:numPr>
        <w:contextualSpacing w:val="0"/>
        <w:rPr>
          <w:lang w:val="en-US"/>
        </w:rPr>
      </w:pPr>
      <w:r>
        <w:rPr>
          <w:lang w:val="en-US"/>
        </w:rPr>
        <w:t xml:space="preserve">Based on the results of the reassessment performed by CNAS provided by </w:t>
      </w:r>
      <w:r w:rsidRPr="00EC08AE">
        <w:t xml:space="preserve">Potin (Beijing) Technology Co., Ltd </w:t>
      </w:r>
      <w:r>
        <w:rPr>
          <w:lang w:val="en-US"/>
        </w:rPr>
        <w:t xml:space="preserve">(laboratory ID </w:t>
      </w:r>
      <w:r w:rsidRPr="00EC08AE">
        <w:rPr>
          <w:lang w:val="en-US"/>
        </w:rPr>
        <w:t>CNAS L14624</w:t>
      </w:r>
      <w:r>
        <w:rPr>
          <w:lang w:val="en-US"/>
        </w:rPr>
        <w:t>) on 12 August 2024, Recommendation ITU-T G.9804.3 (2021) was added in their scope of accreditation. The validity of accreditation remains unchanged (20 April 2027). The scope of accreditation was shared accordingly.</w:t>
      </w:r>
    </w:p>
    <w:p w14:paraId="5085873B" w14:textId="77777777" w:rsidR="00405C0D" w:rsidRDefault="00405C0D" w:rsidP="00405C0D">
      <w:pPr>
        <w:pStyle w:val="ListParagraph"/>
        <w:numPr>
          <w:ilvl w:val="0"/>
          <w:numId w:val="40"/>
        </w:numPr>
        <w:contextualSpacing w:val="0"/>
        <w:rPr>
          <w:lang w:val="en-US"/>
        </w:rPr>
      </w:pPr>
      <w:r>
        <w:rPr>
          <w:lang w:val="en-US"/>
        </w:rPr>
        <w:t xml:space="preserve">The validity of accreditation of </w:t>
      </w:r>
      <w:r w:rsidRPr="0050231A">
        <w:rPr>
          <w:lang w:val="en-US"/>
        </w:rPr>
        <w:t>Bharat Test House Pvt. Ltd.</w:t>
      </w:r>
      <w:r>
        <w:rPr>
          <w:lang w:val="en-US"/>
        </w:rPr>
        <w:t xml:space="preserve"> is expired (25 December 2023). TL informed TSB that the </w:t>
      </w:r>
      <w:r w:rsidRPr="0050231A">
        <w:rPr>
          <w:lang w:val="en-US"/>
        </w:rPr>
        <w:t xml:space="preserve">renewal </w:t>
      </w:r>
      <w:r>
        <w:rPr>
          <w:lang w:val="en-US"/>
        </w:rPr>
        <w:t>process of its certificate and scope of accreditation was going and preliminary, the validity was extended until 25 February 2024</w:t>
      </w:r>
      <w:r w:rsidRPr="0050231A">
        <w:rPr>
          <w:lang w:val="en-US"/>
        </w:rPr>
        <w:t>.</w:t>
      </w:r>
      <w:r>
        <w:rPr>
          <w:lang w:val="en-US"/>
        </w:rPr>
        <w:t xml:space="preserve"> The relevant letter was received from </w:t>
      </w:r>
      <w:r w:rsidRPr="0050231A">
        <w:rPr>
          <w:lang w:val="en-US"/>
        </w:rPr>
        <w:t>National Accreditation Board for Testing and Calibration Laboratories (NABL)</w:t>
      </w:r>
      <w:r>
        <w:rPr>
          <w:lang w:val="en-US"/>
        </w:rPr>
        <w:t xml:space="preserve">. As requested by CASC, </w:t>
      </w:r>
      <w:r>
        <w:rPr>
          <w:lang w:val="en-IN"/>
        </w:rPr>
        <w:t>TSB approached the TL since last SG11 meeting (May 2024). In November 2024, TL informed TSB that the new certificate was issued (TC-13278).</w:t>
      </w:r>
      <w:r w:rsidRPr="00640E2A">
        <w:rPr>
          <w:lang w:val="en-IN"/>
        </w:rPr>
        <w:t xml:space="preserve"> </w:t>
      </w:r>
      <w:r>
        <w:rPr>
          <w:lang w:val="en-IN"/>
        </w:rPr>
        <w:t>It replaces the existing certificate (TC-6451). The validity of new certificate is 25 October 2025</w:t>
      </w:r>
      <w:r>
        <w:rPr>
          <w:lang w:val="en-US"/>
        </w:rPr>
        <w:t>. The database is updated accordingly.</w:t>
      </w:r>
    </w:p>
    <w:p w14:paraId="2DA1CF3B" w14:textId="77777777" w:rsidR="00405C0D" w:rsidRDefault="00405C0D" w:rsidP="00405C0D">
      <w:pPr>
        <w:pStyle w:val="ListParagraph"/>
        <w:numPr>
          <w:ilvl w:val="0"/>
          <w:numId w:val="40"/>
        </w:numPr>
        <w:contextualSpacing w:val="0"/>
        <w:rPr>
          <w:lang w:val="en-US"/>
        </w:rPr>
      </w:pPr>
      <w:r>
        <w:rPr>
          <w:lang w:val="en-US"/>
        </w:rPr>
        <w:t xml:space="preserve">The validity of accreditation of </w:t>
      </w:r>
      <w:r w:rsidRPr="002C1CD9">
        <w:rPr>
          <w:lang w:val="en-US"/>
        </w:rPr>
        <w:t>AA Electro Magnetic Testing Laboratory</w:t>
      </w:r>
      <w:r>
        <w:rPr>
          <w:lang w:val="en-US"/>
        </w:rPr>
        <w:t xml:space="preserve"> was expired (30 July 2024). As requested by CASC, in </w:t>
      </w:r>
      <w:r>
        <w:rPr>
          <w:lang w:val="en-IN"/>
        </w:rPr>
        <w:t>November 2024 TSB approached the TL. In December 2024, TL provided updated certificate along with updated scope of accreditation</w:t>
      </w:r>
      <w:r>
        <w:rPr>
          <w:lang w:val="en-US"/>
        </w:rPr>
        <w:t>. The database was updated accordingly.</w:t>
      </w:r>
    </w:p>
    <w:p w14:paraId="1F776619" w14:textId="0C4ADC5B" w:rsidR="00405C0D" w:rsidRPr="00471D9F" w:rsidRDefault="00405C0D" w:rsidP="00471D9F">
      <w:pPr>
        <w:pStyle w:val="ListParagraph"/>
        <w:numPr>
          <w:ilvl w:val="0"/>
          <w:numId w:val="40"/>
        </w:numPr>
        <w:contextualSpacing w:val="0"/>
        <w:rPr>
          <w:lang w:val="en-US"/>
        </w:rPr>
      </w:pPr>
      <w:r w:rsidRPr="00471D9F">
        <w:rPr>
          <w:lang w:val="en-US"/>
        </w:rPr>
        <w:t>The validity of accreditation of China Electronics Standardization Institute CESI Laboratory was expired on 21 November 2024. In December 2024, following TSB request, TL provided extended scope of accreditation which is valid until 21 November 2030. The database is updated accordingly.</w:t>
      </w:r>
    </w:p>
    <w:p w14:paraId="5C893ADF" w14:textId="5CBD2852" w:rsidR="002676A1" w:rsidRDefault="002676A1" w:rsidP="00B64D6C">
      <w:pPr>
        <w:rPr>
          <w:lang w:val="en-US"/>
        </w:rPr>
      </w:pPr>
      <w:r w:rsidRPr="002676A1">
        <w:rPr>
          <w:lang w:val="en-US"/>
        </w:rPr>
        <w:t xml:space="preserve">The TL database has already been updated with </w:t>
      </w:r>
      <w:r w:rsidR="00145F4E">
        <w:rPr>
          <w:lang w:val="en-US"/>
        </w:rPr>
        <w:t>information provided</w:t>
      </w:r>
      <w:r w:rsidR="006A125C">
        <w:rPr>
          <w:lang w:val="en-US"/>
        </w:rPr>
        <w:t xml:space="preserve"> accordingly</w:t>
      </w:r>
      <w:r w:rsidRPr="002676A1">
        <w:rPr>
          <w:lang w:val="en-US"/>
        </w:rPr>
        <w:t>.</w:t>
      </w:r>
    </w:p>
    <w:p w14:paraId="367B3BE4" w14:textId="6D899B09" w:rsidR="001E7ACB" w:rsidRPr="00B64D6C" w:rsidRDefault="00077329" w:rsidP="00EF5E81">
      <w:pPr>
        <w:rPr>
          <w:lang w:val="en-IN"/>
        </w:rPr>
      </w:pPr>
      <w:r w:rsidRPr="00077329">
        <w:rPr>
          <w:lang w:val="en-IN"/>
        </w:rPr>
        <w:t>It was reiterated that according to TSB Circular 368 (31 January 2022), all testing laboratories registered in the</w:t>
      </w:r>
      <w:r w:rsidR="00B64D6C">
        <w:rPr>
          <w:lang w:val="en-IN"/>
        </w:rPr>
        <w:t xml:space="preserve"> ITU TL database, are invited to </w:t>
      </w:r>
      <w:r w:rsidR="00B64D6C" w:rsidRPr="00845329">
        <w:rPr>
          <w:lang w:val="en-IN"/>
        </w:rPr>
        <w:t>register ICT products tested</w:t>
      </w:r>
      <w:r w:rsidR="00B64D6C">
        <w:rPr>
          <w:lang w:val="en-IN"/>
        </w:rPr>
        <w:t xml:space="preserve"> </w:t>
      </w:r>
      <w:r w:rsidR="00B64D6C" w:rsidRPr="00845329">
        <w:rPr>
          <w:lang w:val="en-IN"/>
        </w:rPr>
        <w:t xml:space="preserve">in this TL </w:t>
      </w:r>
      <w:r w:rsidR="00B64D6C">
        <w:rPr>
          <w:lang w:val="en-IN"/>
        </w:rPr>
        <w:t>against ITU-T Recommendations in the ITU Product Conformity Database (</w:t>
      </w:r>
      <w:hyperlink r:id="rId21" w:history="1">
        <w:r w:rsidR="00B64D6C" w:rsidRPr="00BE7D74">
          <w:rPr>
            <w:rStyle w:val="Hyperlink"/>
          </w:rPr>
          <w:t>https://itu.int/go/tcdb</w:t>
        </w:r>
      </w:hyperlink>
      <w:r w:rsidR="00B64D6C">
        <w:rPr>
          <w:lang w:val="en-IN"/>
        </w:rPr>
        <w:t>).</w:t>
      </w:r>
    </w:p>
    <w:p w14:paraId="395D898B" w14:textId="5D6568B0" w:rsidR="000E2B57" w:rsidRPr="000E2B57" w:rsidRDefault="00B16558" w:rsidP="00EF5E81">
      <w:pPr>
        <w:rPr>
          <w:lang w:val="en-US"/>
        </w:rPr>
      </w:pPr>
      <w:r>
        <w:rPr>
          <w:lang w:val="en-US"/>
        </w:rPr>
        <w:lastRenderedPageBreak/>
        <w:t xml:space="preserve">Following </w:t>
      </w:r>
      <w:r w:rsidR="006A125C">
        <w:rPr>
          <w:lang w:val="en-US"/>
        </w:rPr>
        <w:t xml:space="preserve">the </w:t>
      </w:r>
      <w:r w:rsidR="00C96CD4">
        <w:rPr>
          <w:lang w:val="en-US"/>
        </w:rPr>
        <w:t xml:space="preserve">presentation </w:t>
      </w:r>
      <w:r>
        <w:rPr>
          <w:lang w:val="en-US"/>
        </w:rPr>
        <w:t xml:space="preserve">on </w:t>
      </w:r>
      <w:r w:rsidR="00A070A6">
        <w:rPr>
          <w:lang w:val="en-US"/>
        </w:rPr>
        <w:t>testing laboratories</w:t>
      </w:r>
      <w:r w:rsidR="00C96CD4">
        <w:rPr>
          <w:lang w:val="en-US"/>
        </w:rPr>
        <w:t xml:space="preserve"> database updates</w:t>
      </w:r>
      <w:r>
        <w:rPr>
          <w:lang w:val="en-US"/>
        </w:rPr>
        <w:t>, TSB</w:t>
      </w:r>
      <w:r w:rsidR="0052636B">
        <w:rPr>
          <w:lang w:val="en-US"/>
        </w:rPr>
        <w:t xml:space="preserve"> </w:t>
      </w:r>
      <w:r w:rsidR="000E2B57" w:rsidRPr="000E2B57">
        <w:rPr>
          <w:lang w:val="en-US"/>
        </w:rPr>
        <w:t>was request</w:t>
      </w:r>
      <w:r w:rsidR="006277E0">
        <w:rPr>
          <w:lang w:val="en-US"/>
        </w:rPr>
        <w:t>ed</w:t>
      </w:r>
      <w:r w:rsidR="000E2B57" w:rsidRPr="000E2B57">
        <w:rPr>
          <w:lang w:val="en-US"/>
        </w:rPr>
        <w:t xml:space="preserve"> to add </w:t>
      </w:r>
      <w:r>
        <w:rPr>
          <w:lang w:val="en-US"/>
        </w:rPr>
        <w:t xml:space="preserve">a </w:t>
      </w:r>
      <w:r w:rsidR="000E2B57" w:rsidRPr="000E2B57">
        <w:rPr>
          <w:lang w:val="en-US"/>
        </w:rPr>
        <w:t>hyperlink to the TL Database on the CASC webpage (TSB made relevant changes on the web accordingly)</w:t>
      </w:r>
      <w:r w:rsidR="00F64768">
        <w:rPr>
          <w:lang w:val="en-US"/>
        </w:rPr>
        <w:t xml:space="preserve"> see at</w:t>
      </w:r>
      <w:r w:rsidR="000B1410">
        <w:rPr>
          <w:lang w:val="en-US"/>
        </w:rPr>
        <w:t xml:space="preserve">: </w:t>
      </w:r>
      <w:hyperlink r:id="rId22" w:history="1">
        <w:r w:rsidR="006778A3" w:rsidRPr="000B1410">
          <w:rPr>
            <w:rStyle w:val="Hyperlink"/>
            <w:lang w:val="en-US"/>
          </w:rPr>
          <w:t>https://www.itu.int/en/ITU-T/studygroups/com11/casc/Pages/default.aspx</w:t>
        </w:r>
      </w:hyperlink>
      <w:r w:rsidR="00F64768">
        <w:t>.</w:t>
      </w:r>
    </w:p>
    <w:p w14:paraId="57C88977" w14:textId="166E0A9F" w:rsidR="0069041E" w:rsidRPr="00565381" w:rsidRDefault="00DB4A38" w:rsidP="00F64768">
      <w:pPr>
        <w:pStyle w:val="ListParagraph"/>
        <w:numPr>
          <w:ilvl w:val="0"/>
          <w:numId w:val="43"/>
        </w:numPr>
        <w:tabs>
          <w:tab w:val="left" w:pos="426"/>
        </w:tabs>
        <w:spacing w:before="240" w:after="120"/>
        <w:ind w:left="144" w:hanging="144"/>
        <w:contextualSpacing w:val="0"/>
        <w:rPr>
          <w:b/>
          <w:bCs/>
        </w:rPr>
      </w:pPr>
      <w:r w:rsidRPr="00565381">
        <w:rPr>
          <w:b/>
          <w:bCs/>
        </w:rPr>
        <w:t>Contributions</w:t>
      </w:r>
      <w:r w:rsidR="00565381" w:rsidRPr="00565381">
        <w:t xml:space="preserve"> </w:t>
      </w:r>
      <w:r w:rsidR="00565381" w:rsidRPr="00565381">
        <w:rPr>
          <w:b/>
          <w:bCs/>
        </w:rPr>
        <w:t xml:space="preserve">Overview of instructions given by Resolution 76 </w:t>
      </w:r>
      <w:r w:rsidR="00F02D8C" w:rsidRPr="00565381">
        <w:rPr>
          <w:b/>
          <w:bCs/>
        </w:rPr>
        <w:t>regarding</w:t>
      </w:r>
      <w:r w:rsidR="00565381" w:rsidRPr="00565381">
        <w:rPr>
          <w:b/>
          <w:bCs/>
        </w:rPr>
        <w:t xml:space="preserve"> CASC activities</w:t>
      </w:r>
    </w:p>
    <w:tbl>
      <w:tblPr>
        <w:tblStyle w:val="TableGrid"/>
        <w:tblW w:w="9629" w:type="dxa"/>
        <w:tblLayout w:type="fixed"/>
        <w:tblLook w:val="04A0" w:firstRow="1" w:lastRow="0" w:firstColumn="1" w:lastColumn="0" w:noHBand="0" w:noVBand="1"/>
      </w:tblPr>
      <w:tblGrid>
        <w:gridCol w:w="1838"/>
        <w:gridCol w:w="7791"/>
      </w:tblGrid>
      <w:tr w:rsidR="00DB4A38" w:rsidRPr="004D4786" w14:paraId="561DD071" w14:textId="77777777" w:rsidTr="00856C36">
        <w:tc>
          <w:tcPr>
            <w:tcW w:w="1838" w:type="dxa"/>
            <w:shd w:val="clear" w:color="auto" w:fill="D5DCE4" w:themeFill="text2" w:themeFillTint="33"/>
          </w:tcPr>
          <w:p w14:paraId="65CF0D2C" w14:textId="77777777" w:rsidR="00DB4A38" w:rsidRPr="004D4786" w:rsidRDefault="00DB4A38" w:rsidP="00AE0E21">
            <w:pPr>
              <w:jc w:val="center"/>
              <w:rPr>
                <w:b/>
                <w:bCs/>
                <w:sz w:val="22"/>
                <w:szCs w:val="22"/>
                <w:lang w:val="en-US"/>
              </w:rPr>
            </w:pPr>
            <w:r w:rsidRPr="004D4786">
              <w:rPr>
                <w:b/>
                <w:bCs/>
                <w:sz w:val="22"/>
                <w:szCs w:val="22"/>
                <w:lang w:val="en-US"/>
              </w:rPr>
              <w:t>Contribution</w:t>
            </w:r>
          </w:p>
        </w:tc>
        <w:tc>
          <w:tcPr>
            <w:tcW w:w="7791" w:type="dxa"/>
            <w:shd w:val="clear" w:color="auto" w:fill="D5DCE4" w:themeFill="text2" w:themeFillTint="33"/>
          </w:tcPr>
          <w:p w14:paraId="53393E74" w14:textId="77777777" w:rsidR="00DB4A38" w:rsidRPr="004D4786" w:rsidRDefault="00DB4A38" w:rsidP="00AE0E21">
            <w:pPr>
              <w:keepNext/>
              <w:keepLines/>
              <w:tabs>
                <w:tab w:val="left" w:pos="426"/>
                <w:tab w:val="left" w:pos="1191"/>
                <w:tab w:val="left" w:pos="1588"/>
                <w:tab w:val="left" w:pos="1985"/>
              </w:tabs>
              <w:overflowPunct w:val="0"/>
              <w:autoSpaceDE w:val="0"/>
              <w:autoSpaceDN w:val="0"/>
              <w:adjustRightInd w:val="0"/>
              <w:snapToGrid w:val="0"/>
              <w:jc w:val="center"/>
              <w:textAlignment w:val="baseline"/>
              <w:rPr>
                <w:b/>
                <w:bCs/>
                <w:sz w:val="22"/>
                <w:szCs w:val="22"/>
              </w:rPr>
            </w:pPr>
            <w:r w:rsidRPr="004D4786">
              <w:rPr>
                <w:b/>
                <w:bCs/>
                <w:sz w:val="22"/>
                <w:szCs w:val="22"/>
              </w:rPr>
              <w:t>Title</w:t>
            </w:r>
          </w:p>
        </w:tc>
      </w:tr>
      <w:tr w:rsidR="00DB4A38" w:rsidRPr="004D4786" w14:paraId="66B794A2" w14:textId="77777777" w:rsidTr="00856C36">
        <w:trPr>
          <w:trHeight w:val="728"/>
        </w:trPr>
        <w:tc>
          <w:tcPr>
            <w:tcW w:w="1838" w:type="dxa"/>
          </w:tcPr>
          <w:p w14:paraId="50D252E5" w14:textId="77777777" w:rsidR="00DB4A38" w:rsidRPr="009E4FEE" w:rsidRDefault="00DB4A38" w:rsidP="00AE0E21">
            <w:pPr>
              <w:jc w:val="center"/>
              <w:rPr>
                <w:sz w:val="22"/>
                <w:szCs w:val="22"/>
                <w:lang w:val="en-US"/>
              </w:rPr>
            </w:pPr>
            <w:hyperlink r:id="rId23" w:history="1">
              <w:r w:rsidRPr="009E4FEE">
                <w:rPr>
                  <w:rStyle w:val="Hyperlink"/>
                  <w:sz w:val="22"/>
                  <w:szCs w:val="22"/>
                  <w:lang w:val="en-US"/>
                </w:rPr>
                <w:t>SG11-C119</w:t>
              </w:r>
            </w:hyperlink>
          </w:p>
        </w:tc>
        <w:tc>
          <w:tcPr>
            <w:tcW w:w="7791" w:type="dxa"/>
          </w:tcPr>
          <w:p w14:paraId="2FC2FED9" w14:textId="301B39B5" w:rsidR="00DB4A38" w:rsidRPr="004D4786" w:rsidRDefault="00DB4A38" w:rsidP="00AE0E21">
            <w:pPr>
              <w:keepNext/>
              <w:keepLines/>
              <w:tabs>
                <w:tab w:val="left" w:pos="426"/>
                <w:tab w:val="left" w:pos="1191"/>
                <w:tab w:val="left" w:pos="1588"/>
                <w:tab w:val="left" w:pos="1985"/>
              </w:tabs>
              <w:overflowPunct w:val="0"/>
              <w:autoSpaceDE w:val="0"/>
              <w:autoSpaceDN w:val="0"/>
              <w:adjustRightInd w:val="0"/>
              <w:snapToGrid w:val="0"/>
              <w:jc w:val="center"/>
              <w:textAlignment w:val="baseline"/>
              <w:rPr>
                <w:sz w:val="22"/>
                <w:szCs w:val="22"/>
              </w:rPr>
            </w:pPr>
            <w:r w:rsidRPr="00E1203E">
              <w:rPr>
                <w:sz w:val="22"/>
                <w:szCs w:val="22"/>
              </w:rPr>
              <w:t xml:space="preserve">Proposal for liaison with ITU-T SGs for implementation of WTSA Resolution-76 in respect of list of </w:t>
            </w:r>
            <w:r w:rsidR="00F02D8C" w:rsidRPr="00E1203E">
              <w:rPr>
                <w:sz w:val="22"/>
                <w:szCs w:val="22"/>
              </w:rPr>
              <w:t>candidates</w:t>
            </w:r>
            <w:r w:rsidRPr="00E1203E">
              <w:rPr>
                <w:sz w:val="22"/>
                <w:szCs w:val="22"/>
              </w:rPr>
              <w:t xml:space="preserve"> ITU T Recommendations (Geneva, 19-28 February 2025)</w:t>
            </w:r>
          </w:p>
        </w:tc>
      </w:tr>
    </w:tbl>
    <w:p w14:paraId="4D513650" w14:textId="3FD5AB64" w:rsidR="00FB1D5F" w:rsidRDefault="00FB1D5F" w:rsidP="00DB7E4B">
      <w:pPr>
        <w:tabs>
          <w:tab w:val="left" w:pos="426"/>
          <w:tab w:val="left" w:pos="1191"/>
          <w:tab w:val="left" w:pos="1588"/>
          <w:tab w:val="left" w:pos="1985"/>
        </w:tabs>
        <w:overflowPunct w:val="0"/>
        <w:autoSpaceDE w:val="0"/>
        <w:autoSpaceDN w:val="0"/>
        <w:adjustRightInd w:val="0"/>
        <w:snapToGrid w:val="0"/>
        <w:spacing w:before="240" w:after="120"/>
        <w:textAlignment w:val="baseline"/>
      </w:pPr>
      <w:r w:rsidRPr="00856C36">
        <w:t>Resolution 76 (Rev. New Delhi, 2024)</w:t>
      </w:r>
      <w:r w:rsidR="004D2CE0">
        <w:t xml:space="preserve"> </w:t>
      </w:r>
      <w:proofErr w:type="gramStart"/>
      <w:r w:rsidR="004D2CE0">
        <w:t>tak</w:t>
      </w:r>
      <w:r w:rsidR="00DC126F">
        <w:t>es</w:t>
      </w:r>
      <w:r w:rsidR="004D2CE0">
        <w:t xml:space="preserve"> into account</w:t>
      </w:r>
      <w:proofErr w:type="gramEnd"/>
      <w:r>
        <w:t xml:space="preserve"> </w:t>
      </w:r>
      <w:r w:rsidRPr="00890103">
        <w:rPr>
          <w:i/>
          <w:iCs/>
        </w:rPr>
        <w:t>“</w:t>
      </w:r>
      <w:r w:rsidR="00890103" w:rsidRPr="00890103">
        <w:rPr>
          <w:i/>
          <w:iCs/>
        </w:rPr>
        <w:t>that collaboration with a range of external conformity assessment bodies (including accreditation and certification) is necessary</w:t>
      </w:r>
      <w:r w:rsidRPr="00890103">
        <w:rPr>
          <w:i/>
          <w:iCs/>
        </w:rPr>
        <w:t>”</w:t>
      </w:r>
      <w:r w:rsidR="00890103">
        <w:rPr>
          <w:i/>
          <w:iCs/>
        </w:rPr>
        <w:t>.</w:t>
      </w:r>
    </w:p>
    <w:p w14:paraId="4F4F46AC" w14:textId="07EE5194" w:rsidR="00FB1D5F" w:rsidRDefault="00E52CE5" w:rsidP="00DB7E4B">
      <w:pPr>
        <w:tabs>
          <w:tab w:val="left" w:pos="426"/>
          <w:tab w:val="left" w:pos="1191"/>
          <w:tab w:val="left" w:pos="1588"/>
          <w:tab w:val="left" w:pos="1985"/>
        </w:tabs>
        <w:overflowPunct w:val="0"/>
        <w:autoSpaceDE w:val="0"/>
        <w:autoSpaceDN w:val="0"/>
        <w:adjustRightInd w:val="0"/>
        <w:snapToGrid w:val="0"/>
        <w:spacing w:before="240" w:after="120"/>
        <w:textAlignment w:val="baseline"/>
      </w:pPr>
      <w:r>
        <w:t xml:space="preserve">Also, </w:t>
      </w:r>
      <w:r w:rsidRPr="00856C36">
        <w:t>Resolution 76 (Rev. New Delhi, 2024)</w:t>
      </w:r>
      <w:r>
        <w:t xml:space="preserve"> instructs </w:t>
      </w:r>
      <w:r w:rsidR="00DC126F" w:rsidRPr="00DC126F">
        <w:t xml:space="preserve">the </w:t>
      </w:r>
      <w:r w:rsidR="0074565C">
        <w:t xml:space="preserve">ITU-T </w:t>
      </w:r>
      <w:r w:rsidR="00DC126F" w:rsidRPr="00DC126F">
        <w:t xml:space="preserve">study groups </w:t>
      </w:r>
      <w:r w:rsidR="00DC126F" w:rsidRPr="00F62845">
        <w:rPr>
          <w:i/>
          <w:iCs/>
        </w:rPr>
        <w:t>“</w:t>
      </w:r>
      <w:r w:rsidR="00F62845" w:rsidRPr="00F62845">
        <w:rPr>
          <w:i/>
          <w:iCs/>
        </w:rPr>
        <w:t>to submit to CASC a list of ITU-T Recommendations which could be candidates for the certification scheme, taking into account market needs</w:t>
      </w:r>
      <w:r w:rsidR="00DC126F" w:rsidRPr="00F62845">
        <w:rPr>
          <w:i/>
          <w:iCs/>
        </w:rPr>
        <w:t>”</w:t>
      </w:r>
      <w:r w:rsidR="00F62845">
        <w:t>.</w:t>
      </w:r>
    </w:p>
    <w:p w14:paraId="557FAE7E" w14:textId="53B96F4B" w:rsidR="00DC126F" w:rsidRDefault="00F62845" w:rsidP="00DB7E4B">
      <w:pPr>
        <w:tabs>
          <w:tab w:val="left" w:pos="426"/>
          <w:tab w:val="left" w:pos="1191"/>
          <w:tab w:val="left" w:pos="1588"/>
          <w:tab w:val="left" w:pos="1985"/>
        </w:tabs>
        <w:overflowPunct w:val="0"/>
        <w:autoSpaceDE w:val="0"/>
        <w:autoSpaceDN w:val="0"/>
        <w:adjustRightInd w:val="0"/>
        <w:snapToGrid w:val="0"/>
        <w:spacing w:before="240" w:after="120"/>
        <w:textAlignment w:val="baseline"/>
      </w:pPr>
      <w:proofErr w:type="gramStart"/>
      <w:r>
        <w:t>Last but not least</w:t>
      </w:r>
      <w:proofErr w:type="gramEnd"/>
      <w:r>
        <w:t xml:space="preserve">, </w:t>
      </w:r>
      <w:r w:rsidRPr="00856C36">
        <w:t>Resolution 76 (Rev. New Delhi, 2024)</w:t>
      </w:r>
      <w:r w:rsidR="0074565C">
        <w:t xml:space="preserve"> instructs CASC</w:t>
      </w:r>
      <w:r w:rsidR="00A954F9">
        <w:t>:</w:t>
      </w:r>
    </w:p>
    <w:p w14:paraId="7A2C8FA9" w14:textId="77777777" w:rsidR="006804D4" w:rsidRPr="006804D4" w:rsidRDefault="00A954F9" w:rsidP="006804D4">
      <w:pPr>
        <w:tabs>
          <w:tab w:val="left" w:pos="426"/>
          <w:tab w:val="left" w:pos="1191"/>
          <w:tab w:val="left" w:pos="1588"/>
          <w:tab w:val="left" w:pos="1985"/>
        </w:tabs>
        <w:overflowPunct w:val="0"/>
        <w:autoSpaceDE w:val="0"/>
        <w:autoSpaceDN w:val="0"/>
        <w:adjustRightInd w:val="0"/>
        <w:snapToGrid w:val="0"/>
        <w:spacing w:before="240" w:after="120"/>
        <w:textAlignment w:val="baseline"/>
        <w:rPr>
          <w:i/>
          <w:iCs/>
        </w:rPr>
      </w:pPr>
      <w:r w:rsidRPr="006804D4">
        <w:rPr>
          <w:i/>
          <w:iCs/>
        </w:rPr>
        <w:t>“</w:t>
      </w:r>
      <w:r w:rsidR="006804D4" w:rsidRPr="006804D4">
        <w:rPr>
          <w:i/>
          <w:iCs/>
        </w:rPr>
        <w:t xml:space="preserve">1 to maintain the procedure to appoint ITU-T technical experts for involvement in the testing laboratories' assessment teams of existing conformity assessment programmes, for the assessing/checking of the competence of testing </w:t>
      </w:r>
      <w:proofErr w:type="gramStart"/>
      <w:r w:rsidR="006804D4" w:rsidRPr="006804D4">
        <w:rPr>
          <w:i/>
          <w:iCs/>
        </w:rPr>
        <w:t>laboratories;</w:t>
      </w:r>
      <w:proofErr w:type="gramEnd"/>
    </w:p>
    <w:p w14:paraId="6DC5F1BE" w14:textId="1A902F5F" w:rsidR="00A954F9" w:rsidRPr="006804D4" w:rsidRDefault="006804D4" w:rsidP="006804D4">
      <w:pPr>
        <w:tabs>
          <w:tab w:val="left" w:pos="426"/>
          <w:tab w:val="left" w:pos="1191"/>
          <w:tab w:val="left" w:pos="1588"/>
          <w:tab w:val="left" w:pos="1985"/>
        </w:tabs>
        <w:overflowPunct w:val="0"/>
        <w:autoSpaceDE w:val="0"/>
        <w:autoSpaceDN w:val="0"/>
        <w:adjustRightInd w:val="0"/>
        <w:snapToGrid w:val="0"/>
        <w:spacing w:before="240" w:after="120"/>
        <w:textAlignment w:val="baseline"/>
        <w:rPr>
          <w:i/>
          <w:iCs/>
        </w:rPr>
      </w:pPr>
      <w:r w:rsidRPr="006804D4">
        <w:rPr>
          <w:i/>
          <w:iCs/>
        </w:rPr>
        <w:t>2 to maintain a procedure for recognizing testing laboratories competent to test conformance according to ITU-T Recommendations, in collaboration with existing accreditation bodies,</w:t>
      </w:r>
      <w:r w:rsidR="00A954F9" w:rsidRPr="006804D4">
        <w:rPr>
          <w:i/>
          <w:iCs/>
        </w:rPr>
        <w:t>”</w:t>
      </w:r>
    </w:p>
    <w:p w14:paraId="13CB9539" w14:textId="40E5A8FA" w:rsidR="006754D4" w:rsidRDefault="006804D4" w:rsidP="0033230E">
      <w:pPr>
        <w:tabs>
          <w:tab w:val="left" w:pos="426"/>
          <w:tab w:val="left" w:pos="1191"/>
          <w:tab w:val="left" w:pos="1588"/>
          <w:tab w:val="left" w:pos="1985"/>
        </w:tabs>
        <w:overflowPunct w:val="0"/>
        <w:autoSpaceDE w:val="0"/>
        <w:autoSpaceDN w:val="0"/>
        <w:adjustRightInd w:val="0"/>
        <w:snapToGrid w:val="0"/>
        <w:spacing w:before="240" w:after="120"/>
        <w:textAlignment w:val="baseline"/>
      </w:pPr>
      <w:r>
        <w:t>During the CASC meeting i</w:t>
      </w:r>
      <w:r w:rsidR="00C31739">
        <w:t xml:space="preserve">t was </w:t>
      </w:r>
      <w:r w:rsidR="0033230E">
        <w:t>noted that product certification schemes should implement the functional approach as described in international standards</w:t>
      </w:r>
      <w:r w:rsidR="00D81A58">
        <w:t xml:space="preserve">, as </w:t>
      </w:r>
      <w:r w:rsidR="006D07E8">
        <w:t xml:space="preserve">defined </w:t>
      </w:r>
      <w:r w:rsidR="00D81A58">
        <w:t>in</w:t>
      </w:r>
      <w:r w:rsidR="0033230E">
        <w:t xml:space="preserve"> ISO/IEC 17000:2004</w:t>
      </w:r>
      <w:r w:rsidR="00C52C44">
        <w:t>.</w:t>
      </w:r>
      <w:r w:rsidR="00012DDD">
        <w:t xml:space="preserve"> </w:t>
      </w:r>
      <w:r w:rsidR="00C52C44">
        <w:t xml:space="preserve">The </w:t>
      </w:r>
      <w:r w:rsidR="002C0AFB" w:rsidRPr="002C0AFB">
        <w:t>ISO/IEC 17067 describe</w:t>
      </w:r>
      <w:r w:rsidR="00634FB2">
        <w:t>s</w:t>
      </w:r>
      <w:r w:rsidR="002C0AFB" w:rsidRPr="002C0AFB">
        <w:t xml:space="preserve"> </w:t>
      </w:r>
      <w:r w:rsidR="00EE3D27">
        <w:t xml:space="preserve">the </w:t>
      </w:r>
      <w:r w:rsidR="002C0AFB" w:rsidRPr="002C0AFB">
        <w:t xml:space="preserve">possible types of product certification schemes 1a, 1b, 2, 3, 4 ,5 </w:t>
      </w:r>
      <w:r w:rsidR="00634FB2">
        <w:t>and</w:t>
      </w:r>
      <w:r w:rsidR="002C0AFB" w:rsidRPr="002C0AFB">
        <w:t xml:space="preserve"> 6.</w:t>
      </w:r>
    </w:p>
    <w:p w14:paraId="28291A5A" w14:textId="5ECDBE1B" w:rsidR="00413D9D" w:rsidRDefault="00413D9D" w:rsidP="00DB7E4B">
      <w:pPr>
        <w:tabs>
          <w:tab w:val="left" w:pos="426"/>
          <w:tab w:val="left" w:pos="1191"/>
          <w:tab w:val="left" w:pos="1588"/>
          <w:tab w:val="left" w:pos="1985"/>
        </w:tabs>
        <w:overflowPunct w:val="0"/>
        <w:autoSpaceDE w:val="0"/>
        <w:autoSpaceDN w:val="0"/>
        <w:adjustRightInd w:val="0"/>
        <w:snapToGrid w:val="0"/>
        <w:spacing w:before="240" w:after="120"/>
        <w:textAlignment w:val="baseline"/>
      </w:pPr>
      <w:r w:rsidRPr="00413D9D">
        <w:t xml:space="preserve">The meeting discussed </w:t>
      </w:r>
      <w:r w:rsidR="002040D1">
        <w:t>the need to develop</w:t>
      </w:r>
      <w:r w:rsidR="002040D1" w:rsidRPr="00413D9D">
        <w:t xml:space="preserve"> </w:t>
      </w:r>
      <w:r w:rsidRPr="00413D9D">
        <w:t xml:space="preserve">CASC guidance to all ITU-T SGs </w:t>
      </w:r>
      <w:proofErr w:type="gramStart"/>
      <w:r w:rsidR="006A3470">
        <w:t>in order to</w:t>
      </w:r>
      <w:proofErr w:type="gramEnd"/>
      <w:r w:rsidR="006A3470">
        <w:t xml:space="preserve"> get </w:t>
      </w:r>
      <w:r w:rsidR="00112D5F">
        <w:t xml:space="preserve">information about </w:t>
      </w:r>
      <w:r w:rsidRPr="00413D9D">
        <w:t xml:space="preserve">laboratories and </w:t>
      </w:r>
      <w:r w:rsidR="002040D1">
        <w:t>vendors</w:t>
      </w:r>
      <w:r w:rsidR="002040D1" w:rsidRPr="00413D9D">
        <w:t xml:space="preserve"> </w:t>
      </w:r>
      <w:r w:rsidRPr="00413D9D">
        <w:t>using the ITU-T Recommendation</w:t>
      </w:r>
      <w:r w:rsidR="00112D5F">
        <w:t>s</w:t>
      </w:r>
      <w:r w:rsidRPr="00413D9D">
        <w:t xml:space="preserve"> for testing and certification</w:t>
      </w:r>
      <w:r w:rsidR="00F021C4">
        <w:t xml:space="preserve">. The key </w:t>
      </w:r>
      <w:r w:rsidRPr="00413D9D">
        <w:t xml:space="preserve">aim </w:t>
      </w:r>
      <w:r w:rsidR="00F021C4">
        <w:t xml:space="preserve">is to </w:t>
      </w:r>
      <w:r w:rsidRPr="00413D9D">
        <w:t xml:space="preserve">present the appropriate sample format scheme for laboratory testing and the market needs for a certification scheme. </w:t>
      </w:r>
      <w:r w:rsidR="003D12CA">
        <w:t xml:space="preserve">It is agreed that such </w:t>
      </w:r>
      <w:r w:rsidRPr="00413D9D">
        <w:t xml:space="preserve">guidance </w:t>
      </w:r>
      <w:r w:rsidR="001E05BD">
        <w:t>needs</w:t>
      </w:r>
      <w:r w:rsidR="001E05BD" w:rsidRPr="00413D9D">
        <w:t xml:space="preserve"> </w:t>
      </w:r>
      <w:r w:rsidRPr="00413D9D">
        <w:t xml:space="preserve">be developed </w:t>
      </w:r>
      <w:r w:rsidR="001E05BD">
        <w:t>during the interim CASC meetings</w:t>
      </w:r>
      <w:r w:rsidRPr="00413D9D">
        <w:t>.</w:t>
      </w:r>
    </w:p>
    <w:p w14:paraId="15203B08" w14:textId="2E32C277" w:rsidR="00BF31CE" w:rsidRDefault="00230236" w:rsidP="00DB7E4B">
      <w:pPr>
        <w:tabs>
          <w:tab w:val="left" w:pos="426"/>
          <w:tab w:val="left" w:pos="1191"/>
          <w:tab w:val="left" w:pos="1588"/>
          <w:tab w:val="left" w:pos="1985"/>
        </w:tabs>
        <w:overflowPunct w:val="0"/>
        <w:autoSpaceDE w:val="0"/>
        <w:autoSpaceDN w:val="0"/>
        <w:adjustRightInd w:val="0"/>
        <w:snapToGrid w:val="0"/>
        <w:spacing w:before="240" w:after="120"/>
        <w:textAlignment w:val="baseline"/>
      </w:pPr>
      <w:r w:rsidRPr="00890945">
        <w:t xml:space="preserve">Considering </w:t>
      </w:r>
      <w:r w:rsidR="00E22413" w:rsidRPr="00890945">
        <w:t xml:space="preserve">all the </w:t>
      </w:r>
      <w:r w:rsidR="00D160EE" w:rsidRPr="00890945">
        <w:t>above and</w:t>
      </w:r>
      <w:r w:rsidR="0028332A" w:rsidRPr="00890945">
        <w:t xml:space="preserve"> </w:t>
      </w:r>
      <w:r w:rsidR="00C154A3" w:rsidRPr="00890945">
        <w:t>discussions</w:t>
      </w:r>
      <w:r w:rsidR="0028332A" w:rsidRPr="00890945">
        <w:t xml:space="preserve"> </w:t>
      </w:r>
      <w:r w:rsidR="00E22413" w:rsidRPr="00890945">
        <w:t>of</w:t>
      </w:r>
      <w:r w:rsidR="0028332A" w:rsidRPr="00890945">
        <w:t xml:space="preserve"> </w:t>
      </w:r>
      <w:hyperlink r:id="rId24" w:history="1">
        <w:r w:rsidR="0028332A" w:rsidRPr="00890945">
          <w:rPr>
            <w:rStyle w:val="Hyperlink"/>
            <w:sz w:val="22"/>
            <w:szCs w:val="22"/>
            <w:lang w:val="en-US"/>
          </w:rPr>
          <w:t>SG11-C119</w:t>
        </w:r>
      </w:hyperlink>
      <w:r w:rsidR="00C154A3" w:rsidRPr="00890945">
        <w:t>,</w:t>
      </w:r>
      <w:r w:rsidR="0028332A" w:rsidRPr="00890945">
        <w:t xml:space="preserve"> t</w:t>
      </w:r>
      <w:r w:rsidR="006E337F" w:rsidRPr="00890945">
        <w:t xml:space="preserve">here was a proposal to send out two </w:t>
      </w:r>
      <w:proofErr w:type="spellStart"/>
      <w:r w:rsidR="006E337F" w:rsidRPr="00890945">
        <w:t>oLSs</w:t>
      </w:r>
      <w:proofErr w:type="spellEnd"/>
      <w:r w:rsidR="006E337F" w:rsidRPr="00890945">
        <w:t xml:space="preserve"> at least. One </w:t>
      </w:r>
      <w:r w:rsidR="006A4B70">
        <w:t xml:space="preserve">is to </w:t>
      </w:r>
      <w:r w:rsidR="006E337F" w:rsidRPr="00890945">
        <w:t>invit</w:t>
      </w:r>
      <w:r w:rsidR="006A4B70">
        <w:t>e</w:t>
      </w:r>
      <w:r w:rsidR="003F557A" w:rsidRPr="00890945">
        <w:t xml:space="preserve"> </w:t>
      </w:r>
      <w:r w:rsidR="006E337F" w:rsidRPr="00890945">
        <w:t>SGs to appoint technical experts</w:t>
      </w:r>
      <w:r w:rsidR="006A4B70">
        <w:t xml:space="preserve">, while the second </w:t>
      </w:r>
      <w:r w:rsidR="006E337F" w:rsidRPr="00890945">
        <w:t xml:space="preserve">one </w:t>
      </w:r>
      <w:r w:rsidR="006A4B70">
        <w:t xml:space="preserve">would </w:t>
      </w:r>
      <w:r w:rsidR="006E337F" w:rsidRPr="00890945">
        <w:t>invit</w:t>
      </w:r>
      <w:r w:rsidR="006A4B70">
        <w:t>e</w:t>
      </w:r>
      <w:r w:rsidR="006E337F" w:rsidRPr="00890945">
        <w:t xml:space="preserve"> SGs to provide ITU-T standards which may become candidates for certification scheme (according to instructions given in Res</w:t>
      </w:r>
      <w:r w:rsidR="001F2BBD" w:rsidRPr="00890945">
        <w:t xml:space="preserve">olution </w:t>
      </w:r>
      <w:r w:rsidR="006E337F" w:rsidRPr="00890945">
        <w:t>76</w:t>
      </w:r>
      <w:r w:rsidR="001F2BBD" w:rsidRPr="00890945">
        <w:t>, WTSA-24</w:t>
      </w:r>
      <w:r w:rsidR="006E337F" w:rsidRPr="00890945">
        <w:t>)</w:t>
      </w:r>
      <w:r w:rsidR="00D41AC1" w:rsidRPr="00890945">
        <w:t>.</w:t>
      </w:r>
      <w:r w:rsidR="0031307E">
        <w:t xml:space="preserve"> The discussion of the draft </w:t>
      </w:r>
      <w:proofErr w:type="spellStart"/>
      <w:r w:rsidR="0031307E">
        <w:t>oLSs</w:t>
      </w:r>
      <w:proofErr w:type="spellEnd"/>
      <w:r w:rsidR="0031307E">
        <w:t xml:space="preserve"> </w:t>
      </w:r>
      <w:proofErr w:type="gramStart"/>
      <w:r w:rsidR="0031307E">
        <w:t>are</w:t>
      </w:r>
      <w:proofErr w:type="gramEnd"/>
      <w:r w:rsidR="0031307E">
        <w:t xml:space="preserve"> planed during interim CASC meetings.</w:t>
      </w:r>
    </w:p>
    <w:p w14:paraId="540EB78F" w14:textId="64B9464E" w:rsidR="00BB1771" w:rsidRPr="00BB1771" w:rsidRDefault="0031307E" w:rsidP="00DB7E4B">
      <w:pPr>
        <w:tabs>
          <w:tab w:val="left" w:pos="426"/>
          <w:tab w:val="left" w:pos="1191"/>
          <w:tab w:val="left" w:pos="1588"/>
          <w:tab w:val="left" w:pos="1985"/>
        </w:tabs>
        <w:overflowPunct w:val="0"/>
        <w:autoSpaceDE w:val="0"/>
        <w:autoSpaceDN w:val="0"/>
        <w:adjustRightInd w:val="0"/>
        <w:snapToGrid w:val="0"/>
        <w:spacing w:before="240" w:after="120"/>
        <w:textAlignment w:val="baseline"/>
      </w:pPr>
      <w:r>
        <w:t>Finally, i</w:t>
      </w:r>
      <w:r w:rsidR="00BF31CE">
        <w:t xml:space="preserve">t was </w:t>
      </w:r>
      <w:r w:rsidR="00A345FE">
        <w:t>proposed</w:t>
      </w:r>
      <w:r w:rsidR="000F13F6">
        <w:t xml:space="preserve"> </w:t>
      </w:r>
      <w:r w:rsidR="001F2BBD">
        <w:t xml:space="preserve">to </w:t>
      </w:r>
      <w:r w:rsidR="006D6A89">
        <w:t xml:space="preserve">develop </w:t>
      </w:r>
      <w:r w:rsidR="000F13F6">
        <w:t xml:space="preserve">a </w:t>
      </w:r>
      <w:r w:rsidR="00BF31CE" w:rsidRPr="00BF31CE">
        <w:t>questionnaire</w:t>
      </w:r>
      <w:r w:rsidR="00A345FE">
        <w:t xml:space="preserve"> </w:t>
      </w:r>
      <w:r w:rsidR="0047419A">
        <w:t>which allows to asses</w:t>
      </w:r>
      <w:ins w:id="14" w:author="editor" w:date="2025-02-27T17:42:00Z" w16du:dateUtc="2025-02-27T16:42:00Z">
        <w:r w:rsidR="00E11352">
          <w:t>s</w:t>
        </w:r>
      </w:ins>
      <w:r w:rsidR="0047419A">
        <w:t xml:space="preserve"> </w:t>
      </w:r>
      <w:r w:rsidR="008C3A24">
        <w:t xml:space="preserve">the use of </w:t>
      </w:r>
      <w:r w:rsidR="00BF31CE" w:rsidRPr="00BF31CE">
        <w:t>ITU-T</w:t>
      </w:r>
      <w:r w:rsidR="007E1F4C">
        <w:t xml:space="preserve"> Recommendations</w:t>
      </w:r>
      <w:r w:rsidR="00BB1771">
        <w:t xml:space="preserve"> </w:t>
      </w:r>
      <w:r w:rsidR="004123DA">
        <w:t>i</w:t>
      </w:r>
      <w:r w:rsidR="0047419A">
        <w:t>n national</w:t>
      </w:r>
      <w:r w:rsidR="009964CD">
        <w:t xml:space="preserve"> conform</w:t>
      </w:r>
      <w:r w:rsidR="00DE1091">
        <w:t xml:space="preserve">ity </w:t>
      </w:r>
      <w:r w:rsidR="009964CD">
        <w:t>assessment systems</w:t>
      </w:r>
      <w:r w:rsidR="004123DA">
        <w:t>, including type approval</w:t>
      </w:r>
      <w:r w:rsidR="009964CD">
        <w:t>.</w:t>
      </w:r>
      <w:r w:rsidR="00E75E86">
        <w:t xml:space="preserve"> </w:t>
      </w:r>
      <w:r w:rsidR="004123DA">
        <w:t xml:space="preserve">The questionary </w:t>
      </w:r>
      <w:r w:rsidR="00890945">
        <w:t xml:space="preserve">would also be developed during interim CASC meeting and to be discussed at the next CASC meeting in November 2025. Afterwards, the questionary will be circulated </w:t>
      </w:r>
      <w:r w:rsidR="00E75E86">
        <w:t>by TSB</w:t>
      </w:r>
      <w:r w:rsidR="00E75E86" w:rsidRPr="00BF31CE">
        <w:t xml:space="preserve"> </w:t>
      </w:r>
      <w:r w:rsidR="00E75E86">
        <w:t>to</w:t>
      </w:r>
      <w:r w:rsidR="00E75E86" w:rsidRPr="00BF31CE">
        <w:t xml:space="preserve"> Member States</w:t>
      </w:r>
      <w:r w:rsidR="00890945">
        <w:t>.</w:t>
      </w:r>
    </w:p>
    <w:p w14:paraId="29455A54" w14:textId="73D69A5E" w:rsidR="004C3BF8" w:rsidRDefault="00B7187A" w:rsidP="004C3BF8">
      <w:pPr>
        <w:pStyle w:val="ListParagraph"/>
        <w:numPr>
          <w:ilvl w:val="0"/>
          <w:numId w:val="43"/>
        </w:numPr>
        <w:tabs>
          <w:tab w:val="left" w:pos="426"/>
        </w:tabs>
        <w:suppressAutoHyphens/>
        <w:overflowPunct w:val="0"/>
        <w:spacing w:before="240" w:after="240" w:line="276" w:lineRule="auto"/>
        <w:ind w:right="91" w:hanging="720"/>
        <w:jc w:val="both"/>
        <w:rPr>
          <w:rFonts w:eastAsia="MS Mincho"/>
          <w:b/>
        </w:rPr>
      </w:pPr>
      <w:r w:rsidRPr="00B7187A">
        <w:rPr>
          <w:rFonts w:eastAsia="MS Mincho"/>
          <w:b/>
        </w:rPr>
        <w:t>Status on collaboration with International Accreditation Forum (IAF)</w:t>
      </w:r>
    </w:p>
    <w:p w14:paraId="544918AE" w14:textId="3459F208" w:rsidR="00645F2F" w:rsidRPr="00645F2F" w:rsidRDefault="00645F2F" w:rsidP="00FB3729">
      <w:pPr>
        <w:tabs>
          <w:tab w:val="left" w:pos="426"/>
        </w:tabs>
        <w:suppressAutoHyphens/>
        <w:overflowPunct w:val="0"/>
        <w:spacing w:before="240" w:after="240" w:line="276" w:lineRule="auto"/>
        <w:ind w:right="91"/>
        <w:jc w:val="both"/>
        <w:rPr>
          <w:rFonts w:eastAsia="MS Mincho"/>
          <w:bCs/>
        </w:rPr>
      </w:pPr>
      <w:r w:rsidRPr="003F33BB">
        <w:rPr>
          <w:rFonts w:eastAsia="MS Mincho"/>
          <w:bCs/>
        </w:rPr>
        <w:t xml:space="preserve">The IAF Presentation for CASC was </w:t>
      </w:r>
      <w:r w:rsidR="003F33BB" w:rsidRPr="003F33BB">
        <w:rPr>
          <w:rFonts w:eastAsia="MS Mincho"/>
          <w:bCs/>
        </w:rPr>
        <w:t xml:space="preserve">delivered </w:t>
      </w:r>
      <w:r w:rsidRPr="003F33BB">
        <w:rPr>
          <w:rFonts w:eastAsia="MS Mincho"/>
          <w:bCs/>
        </w:rPr>
        <w:t>by Mr Kevin Belson</w:t>
      </w:r>
      <w:r w:rsidR="00CB6267">
        <w:rPr>
          <w:rFonts w:eastAsia="MS Mincho"/>
          <w:bCs/>
        </w:rPr>
        <w:t xml:space="preserve"> (</w:t>
      </w:r>
      <w:hyperlink r:id="rId25" w:history="1">
        <w:r w:rsidR="00CB6267" w:rsidRPr="00D17063">
          <w:rPr>
            <w:rStyle w:val="Hyperlink"/>
            <w:rFonts w:eastAsia="MS Mincho"/>
            <w:bCs/>
          </w:rPr>
          <w:t>TD</w:t>
        </w:r>
        <w:r w:rsidR="00D17063" w:rsidRPr="00D17063">
          <w:rPr>
            <w:rStyle w:val="Hyperlink"/>
            <w:rFonts w:eastAsia="MS Mincho"/>
            <w:bCs/>
          </w:rPr>
          <w:t>230</w:t>
        </w:r>
      </w:hyperlink>
      <w:r w:rsidR="00CB6267">
        <w:rPr>
          <w:rFonts w:eastAsia="MS Mincho"/>
          <w:bCs/>
        </w:rPr>
        <w:t>)</w:t>
      </w:r>
      <w:r w:rsidR="00B47E70" w:rsidRPr="003F33BB">
        <w:rPr>
          <w:rFonts w:eastAsia="MS Mincho"/>
          <w:bCs/>
        </w:rPr>
        <w:t>.</w:t>
      </w:r>
    </w:p>
    <w:p w14:paraId="7F43C109" w14:textId="148E7571" w:rsidR="00A647D8" w:rsidRPr="00A647D8" w:rsidRDefault="002A61F0" w:rsidP="00A647D8">
      <w:pPr>
        <w:tabs>
          <w:tab w:val="left" w:pos="426"/>
        </w:tabs>
        <w:suppressAutoHyphens/>
        <w:overflowPunct w:val="0"/>
        <w:spacing w:before="240" w:after="240" w:line="276" w:lineRule="auto"/>
        <w:ind w:right="91"/>
        <w:jc w:val="both"/>
        <w:rPr>
          <w:rFonts w:eastAsia="MS Mincho"/>
          <w:bCs/>
        </w:rPr>
      </w:pPr>
      <w:r>
        <w:rPr>
          <w:rFonts w:eastAsia="MS Mincho"/>
          <w:bCs/>
        </w:rPr>
        <w:t>He</w:t>
      </w:r>
      <w:r w:rsidR="00A647D8" w:rsidRPr="00A647D8">
        <w:rPr>
          <w:rFonts w:eastAsia="MS Mincho"/>
          <w:bCs/>
        </w:rPr>
        <w:t xml:space="preserve"> </w:t>
      </w:r>
      <w:r w:rsidR="00205E38">
        <w:rPr>
          <w:rFonts w:eastAsia="MS Mincho"/>
          <w:bCs/>
        </w:rPr>
        <w:t xml:space="preserve">provides some details </w:t>
      </w:r>
      <w:r w:rsidR="00A647D8" w:rsidRPr="00A647D8">
        <w:rPr>
          <w:rFonts w:eastAsia="MS Mincho"/>
          <w:bCs/>
        </w:rPr>
        <w:t xml:space="preserve">on how </w:t>
      </w:r>
      <w:r w:rsidR="00205E38">
        <w:rPr>
          <w:rFonts w:eastAsia="MS Mincho"/>
          <w:bCs/>
        </w:rPr>
        <w:t xml:space="preserve">a </w:t>
      </w:r>
      <w:r w:rsidR="00A647D8" w:rsidRPr="00A647D8">
        <w:rPr>
          <w:rFonts w:eastAsia="MS Mincho"/>
          <w:bCs/>
        </w:rPr>
        <w:t xml:space="preserve">new certification scheme is established </w:t>
      </w:r>
      <w:r w:rsidR="00205E38">
        <w:rPr>
          <w:rFonts w:eastAsia="MS Mincho"/>
          <w:bCs/>
        </w:rPr>
        <w:t xml:space="preserve">by </w:t>
      </w:r>
      <w:r w:rsidR="00A647D8" w:rsidRPr="00A647D8">
        <w:rPr>
          <w:rFonts w:eastAsia="MS Mincho"/>
          <w:bCs/>
        </w:rPr>
        <w:t>IAF</w:t>
      </w:r>
      <w:r w:rsidR="00347109">
        <w:rPr>
          <w:rFonts w:eastAsia="MS Mincho"/>
          <w:bCs/>
        </w:rPr>
        <w:t>:</w:t>
      </w:r>
    </w:p>
    <w:p w14:paraId="65517F50" w14:textId="68A2A3AD" w:rsidR="00A647D8" w:rsidRPr="00677A79" w:rsidRDefault="00A647D8" w:rsidP="00677A79">
      <w:pPr>
        <w:pStyle w:val="ListParagraph"/>
        <w:numPr>
          <w:ilvl w:val="0"/>
          <w:numId w:val="47"/>
        </w:numPr>
        <w:tabs>
          <w:tab w:val="left" w:pos="426"/>
        </w:tabs>
        <w:suppressAutoHyphens/>
        <w:overflowPunct w:val="0"/>
        <w:spacing w:before="240" w:after="240" w:line="276" w:lineRule="auto"/>
        <w:ind w:right="91"/>
        <w:jc w:val="both"/>
        <w:rPr>
          <w:rFonts w:eastAsia="MS Mincho"/>
          <w:bCs/>
        </w:rPr>
      </w:pPr>
      <w:r w:rsidRPr="00677A79">
        <w:rPr>
          <w:rFonts w:eastAsia="MS Mincho"/>
          <w:bCs/>
        </w:rPr>
        <w:lastRenderedPageBreak/>
        <w:t xml:space="preserve">The owner of the certification scheme should develop and submit it to </w:t>
      </w:r>
      <w:proofErr w:type="gramStart"/>
      <w:r w:rsidRPr="00677A79">
        <w:rPr>
          <w:rFonts w:eastAsia="MS Mincho"/>
          <w:bCs/>
        </w:rPr>
        <w:t>IAF</w:t>
      </w:r>
      <w:r w:rsidR="00677A79">
        <w:rPr>
          <w:rFonts w:eastAsia="MS Mincho"/>
          <w:bCs/>
        </w:rPr>
        <w:t>;</w:t>
      </w:r>
      <w:proofErr w:type="gramEnd"/>
    </w:p>
    <w:p w14:paraId="028E0273" w14:textId="65AB6085" w:rsidR="00A647D8" w:rsidRPr="00677A79" w:rsidRDefault="00A647D8" w:rsidP="00677A79">
      <w:pPr>
        <w:pStyle w:val="ListParagraph"/>
        <w:numPr>
          <w:ilvl w:val="0"/>
          <w:numId w:val="47"/>
        </w:numPr>
        <w:tabs>
          <w:tab w:val="left" w:pos="426"/>
        </w:tabs>
        <w:suppressAutoHyphens/>
        <w:overflowPunct w:val="0"/>
        <w:spacing w:before="240" w:after="240" w:line="276" w:lineRule="auto"/>
        <w:ind w:right="91"/>
        <w:jc w:val="both"/>
        <w:rPr>
          <w:rFonts w:eastAsia="MS Mincho"/>
          <w:bCs/>
        </w:rPr>
      </w:pPr>
      <w:r w:rsidRPr="00677A79">
        <w:rPr>
          <w:rFonts w:eastAsia="MS Mincho"/>
          <w:bCs/>
        </w:rPr>
        <w:t>The new certification scheme is to be discussed and adopted by IAF General Assembly</w:t>
      </w:r>
      <w:r w:rsidR="00677A79">
        <w:rPr>
          <w:rFonts w:eastAsia="MS Mincho"/>
          <w:bCs/>
        </w:rPr>
        <w:t>; and</w:t>
      </w:r>
    </w:p>
    <w:p w14:paraId="445F3A40" w14:textId="7AA2B377" w:rsidR="00A647D8" w:rsidRPr="00677A79" w:rsidRDefault="00A647D8" w:rsidP="00677A79">
      <w:pPr>
        <w:pStyle w:val="ListParagraph"/>
        <w:numPr>
          <w:ilvl w:val="0"/>
          <w:numId w:val="47"/>
        </w:numPr>
        <w:tabs>
          <w:tab w:val="left" w:pos="426"/>
        </w:tabs>
        <w:suppressAutoHyphens/>
        <w:overflowPunct w:val="0"/>
        <w:spacing w:before="240" w:after="240" w:line="276" w:lineRule="auto"/>
        <w:ind w:right="91"/>
        <w:jc w:val="both"/>
        <w:rPr>
          <w:rFonts w:eastAsia="MS Mincho"/>
          <w:bCs/>
        </w:rPr>
      </w:pPr>
      <w:r w:rsidRPr="00677A79">
        <w:rPr>
          <w:rFonts w:eastAsia="MS Mincho"/>
          <w:bCs/>
        </w:rPr>
        <w:t>New certification schemes can also be adopted on the regional level (so, it means there can be global or regional certification schemes)</w:t>
      </w:r>
      <w:r w:rsidR="00677A79">
        <w:rPr>
          <w:rFonts w:eastAsia="MS Mincho"/>
          <w:bCs/>
        </w:rPr>
        <w:t>.</w:t>
      </w:r>
    </w:p>
    <w:p w14:paraId="29FC73A7" w14:textId="0CB895E8" w:rsidR="00261DDA" w:rsidRDefault="00150C15" w:rsidP="00FB3729">
      <w:pPr>
        <w:tabs>
          <w:tab w:val="left" w:pos="426"/>
        </w:tabs>
        <w:suppressAutoHyphens/>
        <w:overflowPunct w:val="0"/>
        <w:spacing w:before="240" w:after="240" w:line="276" w:lineRule="auto"/>
        <w:ind w:right="91"/>
        <w:jc w:val="both"/>
        <w:rPr>
          <w:rFonts w:eastAsia="MS Mincho"/>
          <w:bCs/>
        </w:rPr>
      </w:pPr>
      <w:r>
        <w:rPr>
          <w:rFonts w:eastAsia="MS Mincho"/>
          <w:bCs/>
        </w:rPr>
        <w:t xml:space="preserve">Following </w:t>
      </w:r>
      <w:r w:rsidR="00353FEF">
        <w:rPr>
          <w:rFonts w:eastAsia="MS Mincho"/>
          <w:bCs/>
        </w:rPr>
        <w:t xml:space="preserve">discussion with IAF representatives, CASC participants </w:t>
      </w:r>
      <w:r w:rsidR="00414BFA" w:rsidRPr="00414BFA">
        <w:rPr>
          <w:rFonts w:eastAsia="MS Mincho"/>
          <w:bCs/>
        </w:rPr>
        <w:t xml:space="preserve">showed </w:t>
      </w:r>
      <w:r w:rsidR="00353FEF">
        <w:rPr>
          <w:rFonts w:eastAsia="MS Mincho"/>
          <w:bCs/>
        </w:rPr>
        <w:t xml:space="preserve">high </w:t>
      </w:r>
      <w:r w:rsidR="00414BFA" w:rsidRPr="00414BFA">
        <w:rPr>
          <w:rFonts w:eastAsia="MS Mincho"/>
          <w:bCs/>
        </w:rPr>
        <w:t xml:space="preserve">interest in </w:t>
      </w:r>
      <w:r w:rsidR="00353FEF">
        <w:rPr>
          <w:rFonts w:eastAsia="MS Mincho"/>
          <w:bCs/>
        </w:rPr>
        <w:t>this</w:t>
      </w:r>
      <w:r w:rsidR="00353FEF" w:rsidRPr="00414BFA">
        <w:rPr>
          <w:rFonts w:eastAsia="MS Mincho"/>
          <w:bCs/>
        </w:rPr>
        <w:t xml:space="preserve"> </w:t>
      </w:r>
      <w:r w:rsidR="00414BFA" w:rsidRPr="00414BFA">
        <w:rPr>
          <w:rFonts w:eastAsia="MS Mincho"/>
          <w:bCs/>
        </w:rPr>
        <w:t>topic. Highlights of the discussion were: the boundaries responsibilities for the activities of IAF-MLA accredited bodies and the procedures for developing certification schemes for ITU-T standards in cooperation with stakeholders.</w:t>
      </w:r>
    </w:p>
    <w:p w14:paraId="08CCA783" w14:textId="73CC89FC" w:rsidR="00B81A44" w:rsidRPr="00ED6F54" w:rsidRDefault="00EA75C4" w:rsidP="00FB3729">
      <w:pPr>
        <w:tabs>
          <w:tab w:val="left" w:pos="426"/>
        </w:tabs>
        <w:suppressAutoHyphens/>
        <w:overflowPunct w:val="0"/>
        <w:spacing w:before="240" w:after="240" w:line="276" w:lineRule="auto"/>
        <w:ind w:right="91"/>
        <w:jc w:val="both"/>
        <w:rPr>
          <w:rFonts w:eastAsia="MS Mincho"/>
          <w:bCs/>
        </w:rPr>
      </w:pPr>
      <w:r w:rsidRPr="00EA75C4">
        <w:rPr>
          <w:rFonts w:eastAsia="MS Mincho"/>
          <w:bCs/>
        </w:rPr>
        <w:t>IAF</w:t>
      </w:r>
      <w:r w:rsidR="00A52FD7" w:rsidRPr="00A52FD7">
        <w:rPr>
          <w:rFonts w:eastAsia="MS Mincho"/>
          <w:bCs/>
        </w:rPr>
        <w:t xml:space="preserve"> representative will share the document providing details on the creation of new certification schemes. This material will be shared with the CASC experts as a reference to supporting </w:t>
      </w:r>
      <w:r w:rsidR="009520AE">
        <w:rPr>
          <w:rFonts w:eastAsia="MS Mincho"/>
          <w:bCs/>
        </w:rPr>
        <w:t>input documents</w:t>
      </w:r>
      <w:r w:rsidR="009520AE" w:rsidRPr="00A52FD7">
        <w:rPr>
          <w:rFonts w:eastAsia="MS Mincho"/>
          <w:bCs/>
        </w:rPr>
        <w:t xml:space="preserve"> </w:t>
      </w:r>
      <w:r w:rsidR="00A52FD7" w:rsidRPr="00A52FD7">
        <w:rPr>
          <w:rFonts w:eastAsia="MS Mincho"/>
          <w:bCs/>
        </w:rPr>
        <w:t xml:space="preserve">to the SGs </w:t>
      </w:r>
      <w:proofErr w:type="spellStart"/>
      <w:r w:rsidR="00A52FD7" w:rsidRPr="00A52FD7">
        <w:rPr>
          <w:rFonts w:eastAsia="MS Mincho"/>
          <w:bCs/>
        </w:rPr>
        <w:t>oLS</w:t>
      </w:r>
      <w:proofErr w:type="spellEnd"/>
      <w:r w:rsidR="00A52FD7" w:rsidRPr="00A52FD7">
        <w:rPr>
          <w:rFonts w:eastAsia="MS Mincho"/>
          <w:bCs/>
        </w:rPr>
        <w:t xml:space="preserve">, to be presented </w:t>
      </w:r>
      <w:r w:rsidR="009520AE">
        <w:rPr>
          <w:rFonts w:eastAsia="MS Mincho"/>
          <w:bCs/>
        </w:rPr>
        <w:t>at</w:t>
      </w:r>
      <w:r w:rsidR="00A52FD7" w:rsidRPr="00A52FD7">
        <w:rPr>
          <w:rFonts w:eastAsia="MS Mincho"/>
          <w:bCs/>
        </w:rPr>
        <w:t xml:space="preserve"> the next </w:t>
      </w:r>
      <w:r w:rsidR="00FA43D3">
        <w:rPr>
          <w:rFonts w:eastAsia="MS Mincho"/>
          <w:bCs/>
        </w:rPr>
        <w:t xml:space="preserve">interim CASC </w:t>
      </w:r>
      <w:r w:rsidR="00A52FD7" w:rsidRPr="00A52FD7">
        <w:rPr>
          <w:rFonts w:eastAsia="MS Mincho"/>
          <w:bCs/>
        </w:rPr>
        <w:t>e-meetings.</w:t>
      </w:r>
    </w:p>
    <w:p w14:paraId="26DA78C2" w14:textId="4A98E312" w:rsidR="00E573FA" w:rsidRPr="00E573FA" w:rsidRDefault="00E573FA" w:rsidP="00E573FA">
      <w:pPr>
        <w:spacing w:after="240"/>
        <w:rPr>
          <w:rFonts w:eastAsia="MS Mincho"/>
          <w:bCs/>
          <w:lang w:val="en-US"/>
        </w:rPr>
      </w:pPr>
      <w:r>
        <w:rPr>
          <w:rFonts w:eastAsia="MS Mincho"/>
          <w:bCs/>
          <w:lang w:val="en-US"/>
        </w:rPr>
        <w:t xml:space="preserve">It was informed that </w:t>
      </w:r>
      <w:r w:rsidRPr="00677A79">
        <w:rPr>
          <w:rFonts w:eastAsia="MS Mincho"/>
          <w:bCs/>
          <w:lang w:val="en-US"/>
        </w:rPr>
        <w:t>IAF is going to conduct its Technical Committee e-meeting in April and General Assembly in October 2025 (Thailand).</w:t>
      </w:r>
    </w:p>
    <w:p w14:paraId="67FD82AE" w14:textId="61FC5B3F" w:rsidR="001C7939" w:rsidRDefault="00872400" w:rsidP="004C3BF8">
      <w:pPr>
        <w:pStyle w:val="ListParagraph"/>
        <w:numPr>
          <w:ilvl w:val="0"/>
          <w:numId w:val="43"/>
        </w:numPr>
        <w:tabs>
          <w:tab w:val="left" w:pos="426"/>
        </w:tabs>
        <w:suppressAutoHyphens/>
        <w:overflowPunct w:val="0"/>
        <w:spacing w:before="240" w:after="240" w:line="276" w:lineRule="auto"/>
        <w:ind w:right="91" w:hanging="720"/>
        <w:jc w:val="both"/>
        <w:rPr>
          <w:rFonts w:eastAsia="MS Mincho"/>
          <w:b/>
        </w:rPr>
      </w:pPr>
      <w:r>
        <w:rPr>
          <w:rFonts w:eastAsia="MS Mincho"/>
          <w:b/>
        </w:rPr>
        <w:t>Outgoing</w:t>
      </w:r>
      <w:r w:rsidRPr="00616564">
        <w:rPr>
          <w:rFonts w:eastAsia="MS Mincho"/>
          <w:b/>
        </w:rPr>
        <w:t xml:space="preserve"> Liaison Statements</w:t>
      </w:r>
    </w:p>
    <w:p w14:paraId="363B9ACA" w14:textId="0E2AB4A2" w:rsidR="00DE74E4" w:rsidRPr="000B3A0C" w:rsidRDefault="00DE74E4" w:rsidP="00DE74E4">
      <w:pPr>
        <w:suppressAutoHyphens/>
        <w:overflowPunct w:val="0"/>
        <w:spacing w:before="240" w:after="240" w:line="276" w:lineRule="auto"/>
        <w:ind w:right="91"/>
        <w:jc w:val="both"/>
        <w:rPr>
          <w:rFonts w:eastAsia="MS Mincho"/>
          <w:bCs/>
        </w:rPr>
      </w:pPr>
      <w:r w:rsidRPr="000B3A0C">
        <w:rPr>
          <w:rFonts w:eastAsia="MS Mincho"/>
          <w:bCs/>
        </w:rPr>
        <w:t>None</w:t>
      </w:r>
      <w:r w:rsidR="00FA43D3">
        <w:rPr>
          <w:rFonts w:eastAsia="MS Mincho"/>
          <w:bCs/>
        </w:rPr>
        <w:t xml:space="preserve"> at this meeting</w:t>
      </w:r>
    </w:p>
    <w:p w14:paraId="19837303" w14:textId="77777777" w:rsidR="00872400" w:rsidRPr="003044B5" w:rsidRDefault="00872400" w:rsidP="007A2840">
      <w:pPr>
        <w:numPr>
          <w:ilvl w:val="0"/>
          <w:numId w:val="24"/>
        </w:numPr>
        <w:tabs>
          <w:tab w:val="left" w:pos="794"/>
          <w:tab w:val="left" w:pos="1191"/>
          <w:tab w:val="left" w:pos="1588"/>
          <w:tab w:val="left" w:pos="1985"/>
        </w:tabs>
        <w:suppressAutoHyphens/>
        <w:spacing w:before="240" w:after="240"/>
        <w:ind w:right="91"/>
        <w:textAlignment w:val="baseline"/>
        <w:rPr>
          <w:rFonts w:eastAsia="MS Mincho"/>
          <w:b/>
          <w:lang w:val="en-US"/>
        </w:rPr>
      </w:pPr>
      <w:r w:rsidRPr="003044B5">
        <w:rPr>
          <w:rFonts w:eastAsia="MS Mincho"/>
          <w:b/>
          <w:lang w:val="en-US"/>
        </w:rPr>
        <w:t>Next meetings of ITU-T CASC</w:t>
      </w:r>
    </w:p>
    <w:p w14:paraId="62E000D2" w14:textId="0BF3FFE1" w:rsidR="00872400" w:rsidRDefault="00025F2C" w:rsidP="00872400">
      <w:pPr>
        <w:spacing w:after="240"/>
        <w:rPr>
          <w:rFonts w:eastAsia="MS Mincho"/>
          <w:bCs/>
          <w:iCs/>
          <w:lang w:val="en-US"/>
        </w:rPr>
      </w:pPr>
      <w:r w:rsidRPr="00025F2C">
        <w:rPr>
          <w:rFonts w:eastAsia="MS Mincho"/>
          <w:bCs/>
          <w:iCs/>
          <w:lang w:val="en-US"/>
        </w:rPr>
        <w:t>The next CASC meeting will be held in Geneva</w:t>
      </w:r>
      <w:r w:rsidR="00486D28">
        <w:rPr>
          <w:rFonts w:eastAsia="MS Mincho"/>
          <w:bCs/>
          <w:iCs/>
          <w:lang w:val="en-US"/>
        </w:rPr>
        <w:t xml:space="preserve"> on 19 </w:t>
      </w:r>
      <w:r w:rsidR="00A10B0F">
        <w:rPr>
          <w:rFonts w:eastAsia="MS Mincho"/>
          <w:bCs/>
          <w:iCs/>
          <w:lang w:val="en-US"/>
        </w:rPr>
        <w:t>November 2025 (S1</w:t>
      </w:r>
      <w:r w:rsidR="00371147">
        <w:rPr>
          <w:rFonts w:eastAsia="MS Mincho"/>
          <w:bCs/>
          <w:iCs/>
          <w:lang w:val="en-US"/>
        </w:rPr>
        <w:t>&amp;2</w:t>
      </w:r>
      <w:r w:rsidR="00A10B0F">
        <w:rPr>
          <w:rFonts w:eastAsia="MS Mincho"/>
          <w:bCs/>
          <w:iCs/>
          <w:lang w:val="en-US"/>
        </w:rPr>
        <w:t xml:space="preserve">) </w:t>
      </w:r>
      <w:r w:rsidR="00486D28">
        <w:rPr>
          <w:rFonts w:eastAsia="MS Mincho"/>
          <w:bCs/>
          <w:iCs/>
          <w:lang w:val="en-US"/>
        </w:rPr>
        <w:t xml:space="preserve">and 21 November 2025 </w:t>
      </w:r>
      <w:r w:rsidR="00A10B0F">
        <w:rPr>
          <w:rFonts w:eastAsia="MS Mincho"/>
          <w:bCs/>
          <w:iCs/>
          <w:lang w:val="en-US"/>
        </w:rPr>
        <w:t xml:space="preserve">(S1) </w:t>
      </w:r>
      <w:r w:rsidR="00486D28">
        <w:rPr>
          <w:rFonts w:eastAsia="MS Mincho"/>
          <w:bCs/>
          <w:iCs/>
          <w:lang w:val="en-US"/>
        </w:rPr>
        <w:t>during next SG11 meeting (Geneva</w:t>
      </w:r>
      <w:r w:rsidRPr="00025F2C">
        <w:rPr>
          <w:rFonts w:eastAsia="MS Mincho"/>
          <w:bCs/>
          <w:iCs/>
          <w:lang w:val="en-US"/>
        </w:rPr>
        <w:t>, 17-26 November 2025</w:t>
      </w:r>
      <w:r w:rsidR="00486D28">
        <w:rPr>
          <w:rFonts w:eastAsia="MS Mincho"/>
          <w:bCs/>
          <w:iCs/>
          <w:lang w:val="en-US"/>
        </w:rPr>
        <w:t>)</w:t>
      </w:r>
      <w:r w:rsidRPr="00025F2C">
        <w:rPr>
          <w:rFonts w:eastAsia="MS Mincho"/>
          <w:bCs/>
          <w:iCs/>
          <w:lang w:val="en-US"/>
        </w:rPr>
        <w:t>.</w:t>
      </w:r>
      <w:r w:rsidR="00745DF0">
        <w:rPr>
          <w:rFonts w:eastAsia="MS Mincho"/>
          <w:bCs/>
          <w:iCs/>
          <w:lang w:val="en-US"/>
        </w:rPr>
        <w:t xml:space="preserve"> See Annex B.</w:t>
      </w:r>
    </w:p>
    <w:p w14:paraId="2258686B" w14:textId="77777777" w:rsidR="00F631B5" w:rsidRPr="00677A79" w:rsidRDefault="00F631B5" w:rsidP="00F631B5">
      <w:pPr>
        <w:spacing w:after="240"/>
        <w:rPr>
          <w:rFonts w:eastAsia="MS Mincho"/>
          <w:bCs/>
          <w:lang w:val="en-US"/>
        </w:rPr>
      </w:pPr>
      <w:r w:rsidRPr="00677A79">
        <w:rPr>
          <w:rFonts w:eastAsia="MS Mincho"/>
          <w:bCs/>
          <w:lang w:val="en-US"/>
        </w:rPr>
        <w:t xml:space="preserve">It was decided to conduct two interim e-meetings of CASC </w:t>
      </w:r>
      <w:proofErr w:type="gramStart"/>
      <w:r w:rsidRPr="00677A79">
        <w:rPr>
          <w:rFonts w:eastAsia="MS Mincho"/>
          <w:bCs/>
          <w:lang w:val="en-US"/>
        </w:rPr>
        <w:t>in order to</w:t>
      </w:r>
      <w:proofErr w:type="gramEnd"/>
      <w:r w:rsidRPr="00677A79">
        <w:rPr>
          <w:rFonts w:eastAsia="MS Mincho"/>
          <w:bCs/>
          <w:lang w:val="en-US"/>
        </w:rPr>
        <w:t>:</w:t>
      </w:r>
    </w:p>
    <w:p w14:paraId="34AA8865" w14:textId="5927D027" w:rsidR="00F631B5" w:rsidRPr="00677A79" w:rsidRDefault="00F631B5" w:rsidP="00677A79">
      <w:pPr>
        <w:pStyle w:val="ListParagraph"/>
        <w:numPr>
          <w:ilvl w:val="0"/>
          <w:numId w:val="45"/>
        </w:numPr>
        <w:spacing w:after="240"/>
        <w:rPr>
          <w:rFonts w:eastAsia="MS Mincho"/>
          <w:bCs/>
          <w:lang w:val="en-US"/>
        </w:rPr>
      </w:pPr>
      <w:r w:rsidRPr="00677A79">
        <w:rPr>
          <w:rFonts w:eastAsia="MS Mincho"/>
          <w:bCs/>
          <w:lang w:val="en-US"/>
        </w:rPr>
        <w:t>discuss instructions on certification scheme given by Res.76 WTSA-</w:t>
      </w:r>
      <w:proofErr w:type="gramStart"/>
      <w:r w:rsidRPr="00677A79">
        <w:rPr>
          <w:rFonts w:eastAsia="MS Mincho"/>
          <w:bCs/>
          <w:lang w:val="en-US"/>
        </w:rPr>
        <w:t>24;</w:t>
      </w:r>
      <w:proofErr w:type="gramEnd"/>
    </w:p>
    <w:p w14:paraId="0D3F5506" w14:textId="1180CFCB" w:rsidR="00F631B5" w:rsidRPr="00677A79" w:rsidRDefault="00F631B5" w:rsidP="00677A79">
      <w:pPr>
        <w:pStyle w:val="ListParagraph"/>
        <w:numPr>
          <w:ilvl w:val="0"/>
          <w:numId w:val="45"/>
        </w:numPr>
        <w:spacing w:after="240"/>
        <w:rPr>
          <w:rFonts w:eastAsia="MS Mincho"/>
          <w:bCs/>
          <w:lang w:val="en-US"/>
        </w:rPr>
      </w:pPr>
      <w:r w:rsidRPr="00677A79">
        <w:rPr>
          <w:rFonts w:eastAsia="MS Mincho"/>
          <w:bCs/>
          <w:lang w:val="en-US"/>
        </w:rPr>
        <w:t>develop the questionnaire proposed by C119</w:t>
      </w:r>
      <w:r w:rsidR="00677A79">
        <w:rPr>
          <w:rFonts w:eastAsia="MS Mincho"/>
          <w:bCs/>
          <w:lang w:val="en-US"/>
        </w:rPr>
        <w:t>; and</w:t>
      </w:r>
    </w:p>
    <w:p w14:paraId="5CCC47D2" w14:textId="3FAE47D4" w:rsidR="00F631B5" w:rsidRDefault="00F631B5" w:rsidP="00677A79">
      <w:pPr>
        <w:pStyle w:val="ListParagraph"/>
        <w:numPr>
          <w:ilvl w:val="0"/>
          <w:numId w:val="45"/>
        </w:numPr>
        <w:spacing w:after="240"/>
        <w:rPr>
          <w:rFonts w:eastAsia="MS Mincho"/>
          <w:bCs/>
          <w:lang w:val="en-US"/>
        </w:rPr>
      </w:pPr>
      <w:r w:rsidRPr="00677A79">
        <w:rPr>
          <w:rFonts w:eastAsia="MS Mincho"/>
          <w:bCs/>
          <w:lang w:val="en-US"/>
        </w:rPr>
        <w:t xml:space="preserve">prepare </w:t>
      </w:r>
      <w:proofErr w:type="spellStart"/>
      <w:r w:rsidRPr="00677A79">
        <w:rPr>
          <w:rFonts w:eastAsia="MS Mincho"/>
          <w:bCs/>
          <w:lang w:val="en-US"/>
        </w:rPr>
        <w:t>oLSs</w:t>
      </w:r>
      <w:proofErr w:type="spellEnd"/>
      <w:r w:rsidR="00677A79">
        <w:rPr>
          <w:rFonts w:eastAsia="MS Mincho"/>
          <w:bCs/>
          <w:lang w:val="en-US"/>
        </w:rPr>
        <w:t>.</w:t>
      </w:r>
    </w:p>
    <w:p w14:paraId="606D0B82" w14:textId="3C6948C7" w:rsidR="00312635" w:rsidRPr="00677A79" w:rsidRDefault="00312635" w:rsidP="00677A79">
      <w:pPr>
        <w:pStyle w:val="ListParagraph"/>
        <w:numPr>
          <w:ilvl w:val="0"/>
          <w:numId w:val="45"/>
        </w:numPr>
        <w:spacing w:after="240"/>
        <w:rPr>
          <w:rFonts w:eastAsia="MS Mincho"/>
          <w:bCs/>
          <w:lang w:val="en-US"/>
        </w:rPr>
      </w:pPr>
      <w:r>
        <w:rPr>
          <w:rFonts w:eastAsia="MS Mincho"/>
          <w:bCs/>
          <w:lang w:val="en-US"/>
        </w:rPr>
        <w:t>but not limited to.</w:t>
      </w:r>
    </w:p>
    <w:p w14:paraId="4C9A10C8" w14:textId="5642CE15" w:rsidR="00F631B5" w:rsidRPr="00677A79" w:rsidRDefault="00F631B5" w:rsidP="00F631B5">
      <w:pPr>
        <w:spacing w:after="240"/>
        <w:rPr>
          <w:rFonts w:eastAsia="MS Mincho"/>
          <w:bCs/>
          <w:lang w:val="en-US"/>
        </w:rPr>
      </w:pPr>
      <w:r w:rsidRPr="00677A79">
        <w:rPr>
          <w:rFonts w:eastAsia="MS Mincho"/>
          <w:bCs/>
          <w:lang w:val="en-US"/>
        </w:rPr>
        <w:t>IAF representative was invited to attend these interim meetings as “invited expert”</w:t>
      </w:r>
      <w:r w:rsidR="00677A79" w:rsidRPr="00677A79">
        <w:rPr>
          <w:rFonts w:eastAsia="MS Mincho"/>
          <w:bCs/>
          <w:lang w:val="en-US"/>
        </w:rPr>
        <w:t>.</w:t>
      </w:r>
    </w:p>
    <w:p w14:paraId="582B9870" w14:textId="2AAC24D8" w:rsidR="00B45429" w:rsidRDefault="00E9471E" w:rsidP="00E9471E">
      <w:pPr>
        <w:spacing w:after="120"/>
      </w:pPr>
      <w:r w:rsidRPr="00B45429">
        <w:t>Interim e-meetings of CASC</w:t>
      </w:r>
      <w:r w:rsidR="00D2713A" w:rsidRPr="00B45429">
        <w:t xml:space="preserve"> </w:t>
      </w:r>
      <w:proofErr w:type="gramStart"/>
      <w:r w:rsidR="00D2713A" w:rsidRPr="00B45429">
        <w:t>was</w:t>
      </w:r>
      <w:proofErr w:type="gramEnd"/>
      <w:r w:rsidRPr="00B45429">
        <w:t xml:space="preserve"> </w:t>
      </w:r>
      <w:r w:rsidR="0029561D" w:rsidRPr="00B45429">
        <w:t>planned</w:t>
      </w:r>
      <w:r w:rsidRPr="00B45429">
        <w:t xml:space="preserve"> to be held </w:t>
      </w:r>
      <w:r w:rsidR="008A7C4B">
        <w:t>on</w:t>
      </w:r>
      <w:r w:rsidRPr="00B45429">
        <w:t xml:space="preserve"> 14 May and 12 September 2025</w:t>
      </w:r>
      <w:r w:rsidR="008A7C4B">
        <w:t xml:space="preserve"> respectively</w:t>
      </w:r>
      <w:r w:rsidRPr="00B45429">
        <w:t>. The meetings will be announced via the CASC and SG11 mailing lists.</w:t>
      </w:r>
    </w:p>
    <w:p w14:paraId="43E9E7A8" w14:textId="57BADCA7" w:rsidR="00E9471E" w:rsidRDefault="00B45429" w:rsidP="00E9471E">
      <w:pPr>
        <w:spacing w:after="120"/>
      </w:pPr>
      <w:r w:rsidRPr="00B45429">
        <w:t xml:space="preserve">During the meeting, a new item was added to the Terms of Reference to address the proposal from India in contribution SG11-C119 to create a </w:t>
      </w:r>
      <w:r w:rsidR="00314B3D" w:rsidRPr="00B45429">
        <w:t>questionnaire</w:t>
      </w:r>
      <w:r w:rsidRPr="00B45429">
        <w:t xml:space="preserve"> to</w:t>
      </w:r>
      <w:r w:rsidR="009947FE">
        <w:t xml:space="preserve"> </w:t>
      </w:r>
      <w:r w:rsidR="006923DE">
        <w:t>gathering</w:t>
      </w:r>
      <w:r w:rsidRPr="00B45429">
        <w:t xml:space="preserve"> </w:t>
      </w:r>
      <w:r w:rsidR="002131C1" w:rsidRPr="002131C1">
        <w:t>feedback from Member States on their C&amp;I regulations/mandate for ITU-T recommendations</w:t>
      </w:r>
      <w:r w:rsidRPr="00B45429">
        <w:t>.</w:t>
      </w:r>
    </w:p>
    <w:p w14:paraId="0A674166" w14:textId="0CA21C0A" w:rsidR="007740C2" w:rsidRDefault="00313089" w:rsidP="00E9471E">
      <w:pPr>
        <w:spacing w:after="120"/>
      </w:pPr>
      <w:r w:rsidRPr="00313089">
        <w:t xml:space="preserve">It expected that </w:t>
      </w:r>
      <w:r w:rsidR="0054796C">
        <w:t>input documents</w:t>
      </w:r>
      <w:r w:rsidR="0054796C" w:rsidRPr="00313089">
        <w:t xml:space="preserve"> </w:t>
      </w:r>
      <w:r w:rsidR="0054796C">
        <w:t xml:space="preserve">proposing draft </w:t>
      </w:r>
      <w:proofErr w:type="spellStart"/>
      <w:r w:rsidRPr="00313089">
        <w:t>oLS</w:t>
      </w:r>
      <w:r w:rsidR="0054796C">
        <w:t>s</w:t>
      </w:r>
      <w:proofErr w:type="spellEnd"/>
      <w:r w:rsidRPr="00313089">
        <w:t xml:space="preserve"> and the questionnaire for Member States would be prepared by the experts of this committee and submitted via </w:t>
      </w:r>
      <w:r w:rsidR="0054796C">
        <w:t xml:space="preserve">CASC </w:t>
      </w:r>
      <w:hyperlink r:id="rId26" w:history="1">
        <w:proofErr w:type="spellStart"/>
        <w:r w:rsidR="0054796C" w:rsidRPr="0038319D">
          <w:rPr>
            <w:rStyle w:val="Hyperlink"/>
          </w:rPr>
          <w:t>Sharepoint</w:t>
        </w:r>
        <w:proofErr w:type="spellEnd"/>
      </w:hyperlink>
      <w:r w:rsidRPr="00313089">
        <w:t>.</w:t>
      </w:r>
    </w:p>
    <w:p w14:paraId="6B6F63B8" w14:textId="77777777" w:rsidR="00313089" w:rsidRPr="00E9471E" w:rsidRDefault="00313089" w:rsidP="00E9471E">
      <w:pPr>
        <w:spacing w:after="120"/>
      </w:pPr>
    </w:p>
    <w:tbl>
      <w:tblPr>
        <w:tblStyle w:val="Tabelacomgrade1"/>
        <w:tblW w:w="9776" w:type="dxa"/>
        <w:tblLayout w:type="fixed"/>
        <w:tblLook w:val="04A0" w:firstRow="1" w:lastRow="0" w:firstColumn="1" w:lastColumn="0" w:noHBand="0" w:noVBand="1"/>
      </w:tblPr>
      <w:tblGrid>
        <w:gridCol w:w="846"/>
        <w:gridCol w:w="1559"/>
        <w:gridCol w:w="1418"/>
        <w:gridCol w:w="3543"/>
        <w:gridCol w:w="2410"/>
      </w:tblGrid>
      <w:tr w:rsidR="00E9471E" w:rsidRPr="00E9471E" w14:paraId="1EAA13BA" w14:textId="77777777" w:rsidTr="00D2713A">
        <w:tc>
          <w:tcPr>
            <w:tcW w:w="846" w:type="dxa"/>
            <w:shd w:val="clear" w:color="auto" w:fill="D5DCE4" w:themeFill="text2" w:themeFillTint="33"/>
          </w:tcPr>
          <w:p w14:paraId="7F690280" w14:textId="77777777" w:rsidR="00E9471E" w:rsidRPr="00E9471E" w:rsidRDefault="00E9471E" w:rsidP="00E9471E">
            <w:pPr>
              <w:jc w:val="center"/>
              <w:rPr>
                <w:b/>
                <w:bCs/>
                <w:sz w:val="22"/>
                <w:szCs w:val="22"/>
                <w:lang w:val="en-US"/>
              </w:rPr>
            </w:pPr>
          </w:p>
        </w:tc>
        <w:tc>
          <w:tcPr>
            <w:tcW w:w="1559" w:type="dxa"/>
            <w:shd w:val="clear" w:color="auto" w:fill="D5DCE4" w:themeFill="text2" w:themeFillTint="33"/>
          </w:tcPr>
          <w:p w14:paraId="7A91ECF8" w14:textId="77777777" w:rsidR="00E9471E" w:rsidRPr="00E9471E" w:rsidRDefault="00E9471E" w:rsidP="00E9471E">
            <w:pPr>
              <w:keepNext/>
              <w:keepLines/>
              <w:tabs>
                <w:tab w:val="left" w:pos="426"/>
                <w:tab w:val="left" w:pos="1191"/>
                <w:tab w:val="left" w:pos="1588"/>
                <w:tab w:val="left" w:pos="1985"/>
              </w:tabs>
              <w:overflowPunct w:val="0"/>
              <w:snapToGrid w:val="0"/>
              <w:jc w:val="center"/>
              <w:textAlignment w:val="baseline"/>
              <w:rPr>
                <w:b/>
                <w:bCs/>
                <w:sz w:val="22"/>
                <w:szCs w:val="22"/>
              </w:rPr>
            </w:pPr>
            <w:r w:rsidRPr="00E9471E">
              <w:rPr>
                <w:b/>
                <w:bCs/>
                <w:sz w:val="22"/>
                <w:szCs w:val="22"/>
              </w:rPr>
              <w:t>Date</w:t>
            </w:r>
          </w:p>
        </w:tc>
        <w:tc>
          <w:tcPr>
            <w:tcW w:w="1418" w:type="dxa"/>
            <w:shd w:val="clear" w:color="auto" w:fill="D5DCE4" w:themeFill="text2" w:themeFillTint="33"/>
          </w:tcPr>
          <w:p w14:paraId="4B3CEBB1" w14:textId="77777777" w:rsidR="00E9471E" w:rsidRPr="00E9471E" w:rsidRDefault="00E9471E" w:rsidP="00E9471E">
            <w:pPr>
              <w:keepNext/>
              <w:keepLines/>
              <w:tabs>
                <w:tab w:val="left" w:pos="426"/>
                <w:tab w:val="left" w:pos="1191"/>
                <w:tab w:val="left" w:pos="1588"/>
                <w:tab w:val="left" w:pos="1985"/>
              </w:tabs>
              <w:overflowPunct w:val="0"/>
              <w:snapToGrid w:val="0"/>
              <w:jc w:val="center"/>
              <w:textAlignment w:val="baseline"/>
              <w:rPr>
                <w:b/>
                <w:bCs/>
                <w:sz w:val="22"/>
                <w:szCs w:val="22"/>
              </w:rPr>
            </w:pPr>
            <w:r w:rsidRPr="00E9471E">
              <w:rPr>
                <w:b/>
                <w:bCs/>
                <w:sz w:val="22"/>
                <w:szCs w:val="22"/>
              </w:rPr>
              <w:t>Place / Host</w:t>
            </w:r>
          </w:p>
        </w:tc>
        <w:tc>
          <w:tcPr>
            <w:tcW w:w="3543" w:type="dxa"/>
            <w:shd w:val="clear" w:color="auto" w:fill="D5DCE4" w:themeFill="text2" w:themeFillTint="33"/>
          </w:tcPr>
          <w:p w14:paraId="7B2ABA0B" w14:textId="77777777" w:rsidR="00E9471E" w:rsidRPr="00E9471E" w:rsidRDefault="00E9471E" w:rsidP="00E9471E">
            <w:pPr>
              <w:keepNext/>
              <w:keepLines/>
              <w:tabs>
                <w:tab w:val="left" w:pos="426"/>
                <w:tab w:val="left" w:pos="1191"/>
                <w:tab w:val="left" w:pos="1588"/>
                <w:tab w:val="left" w:pos="1985"/>
              </w:tabs>
              <w:overflowPunct w:val="0"/>
              <w:snapToGrid w:val="0"/>
              <w:jc w:val="center"/>
              <w:textAlignment w:val="baseline"/>
              <w:rPr>
                <w:b/>
                <w:bCs/>
                <w:sz w:val="22"/>
                <w:szCs w:val="22"/>
              </w:rPr>
            </w:pPr>
            <w:r w:rsidRPr="00E9471E">
              <w:rPr>
                <w:b/>
                <w:bCs/>
                <w:sz w:val="22"/>
                <w:szCs w:val="22"/>
              </w:rPr>
              <w:t>Terms of Reference</w:t>
            </w:r>
          </w:p>
        </w:tc>
        <w:tc>
          <w:tcPr>
            <w:tcW w:w="2410" w:type="dxa"/>
            <w:shd w:val="clear" w:color="auto" w:fill="D5DCE4" w:themeFill="text2" w:themeFillTint="33"/>
          </w:tcPr>
          <w:p w14:paraId="3130228C" w14:textId="77777777" w:rsidR="00E9471E" w:rsidRPr="00E9471E" w:rsidRDefault="00E9471E" w:rsidP="00E9471E">
            <w:pPr>
              <w:keepNext/>
              <w:keepLines/>
              <w:tabs>
                <w:tab w:val="left" w:pos="426"/>
                <w:tab w:val="left" w:pos="1191"/>
                <w:tab w:val="left" w:pos="1588"/>
                <w:tab w:val="left" w:pos="1985"/>
              </w:tabs>
              <w:overflowPunct w:val="0"/>
              <w:snapToGrid w:val="0"/>
              <w:jc w:val="center"/>
              <w:textAlignment w:val="baseline"/>
              <w:rPr>
                <w:b/>
                <w:bCs/>
                <w:sz w:val="22"/>
                <w:szCs w:val="22"/>
              </w:rPr>
            </w:pPr>
            <w:r w:rsidRPr="00E9471E">
              <w:rPr>
                <w:b/>
                <w:bCs/>
                <w:sz w:val="22"/>
                <w:szCs w:val="22"/>
              </w:rPr>
              <w:t>Contact</w:t>
            </w:r>
          </w:p>
        </w:tc>
      </w:tr>
      <w:tr w:rsidR="00E9471E" w:rsidRPr="00E9471E" w14:paraId="23DF9F16" w14:textId="77777777" w:rsidTr="00D2713A">
        <w:tc>
          <w:tcPr>
            <w:tcW w:w="846" w:type="dxa"/>
          </w:tcPr>
          <w:p w14:paraId="7DC38941" w14:textId="77777777" w:rsidR="00E9471E" w:rsidRPr="00E9471E" w:rsidRDefault="00E9471E" w:rsidP="00E9471E">
            <w:pPr>
              <w:jc w:val="center"/>
              <w:rPr>
                <w:b/>
                <w:bCs/>
                <w:sz w:val="22"/>
                <w:szCs w:val="22"/>
                <w:lang w:val="en-US"/>
              </w:rPr>
            </w:pPr>
            <w:r w:rsidRPr="00E9471E">
              <w:rPr>
                <w:b/>
                <w:bCs/>
                <w:sz w:val="22"/>
                <w:szCs w:val="22"/>
                <w:lang w:val="en-US"/>
              </w:rPr>
              <w:t>CASC</w:t>
            </w:r>
          </w:p>
        </w:tc>
        <w:tc>
          <w:tcPr>
            <w:tcW w:w="1559" w:type="dxa"/>
          </w:tcPr>
          <w:p w14:paraId="517575C7" w14:textId="24A7425B" w:rsidR="00E9471E" w:rsidRPr="00E9471E" w:rsidRDefault="00E9471E" w:rsidP="00E9471E">
            <w:pPr>
              <w:keepNext/>
              <w:keepLines/>
              <w:tabs>
                <w:tab w:val="left" w:pos="426"/>
                <w:tab w:val="left" w:pos="1191"/>
                <w:tab w:val="left" w:pos="1588"/>
                <w:tab w:val="left" w:pos="1985"/>
              </w:tabs>
              <w:overflowPunct w:val="0"/>
              <w:snapToGrid w:val="0"/>
              <w:jc w:val="center"/>
              <w:textAlignment w:val="baseline"/>
              <w:rPr>
                <w:sz w:val="22"/>
                <w:szCs w:val="22"/>
                <w:lang w:val="en-US"/>
              </w:rPr>
            </w:pPr>
            <w:del w:id="15" w:author="editor" w:date="2025-02-27T17:42:00Z" w16du:dateUtc="2025-02-27T16:42:00Z">
              <w:r w:rsidRPr="00E9471E" w:rsidDel="00E11352">
                <w:rPr>
                  <w:sz w:val="22"/>
                  <w:szCs w:val="22"/>
                  <w:lang w:val="en-US"/>
                </w:rPr>
                <w:delText>14</w:delText>
              </w:r>
            </w:del>
            <w:ins w:id="16" w:author="editor" w:date="2025-02-27T17:42:00Z" w16du:dateUtc="2025-02-27T16:42:00Z">
              <w:r w:rsidR="00E11352">
                <w:rPr>
                  <w:sz w:val="22"/>
                  <w:szCs w:val="22"/>
                  <w:lang w:val="en-US"/>
                </w:rPr>
                <w:t>08</w:t>
              </w:r>
            </w:ins>
            <w:r w:rsidRPr="00E9471E">
              <w:rPr>
                <w:sz w:val="22"/>
                <w:szCs w:val="22"/>
                <w:lang w:val="en-US"/>
              </w:rPr>
              <w:t xml:space="preserve"> May 2025</w:t>
            </w:r>
          </w:p>
          <w:p w14:paraId="2234342D" w14:textId="77777777" w:rsidR="00E9471E" w:rsidRPr="00E9471E" w:rsidRDefault="00E9471E" w:rsidP="00E9471E">
            <w:pPr>
              <w:keepNext/>
              <w:keepLines/>
              <w:tabs>
                <w:tab w:val="left" w:pos="426"/>
                <w:tab w:val="left" w:pos="1191"/>
                <w:tab w:val="left" w:pos="1588"/>
                <w:tab w:val="left" w:pos="1985"/>
              </w:tabs>
              <w:overflowPunct w:val="0"/>
              <w:snapToGrid w:val="0"/>
              <w:jc w:val="center"/>
              <w:textAlignment w:val="baseline"/>
              <w:rPr>
                <w:sz w:val="22"/>
                <w:szCs w:val="22"/>
              </w:rPr>
            </w:pPr>
            <w:r w:rsidRPr="00E9471E">
              <w:rPr>
                <w:sz w:val="22"/>
                <w:szCs w:val="22"/>
                <w:lang w:val="en-US"/>
              </w:rPr>
              <w:t>1400-1530, hours Geneva time</w:t>
            </w:r>
          </w:p>
        </w:tc>
        <w:tc>
          <w:tcPr>
            <w:tcW w:w="1418" w:type="dxa"/>
          </w:tcPr>
          <w:p w14:paraId="47C276DE" w14:textId="77777777" w:rsidR="00E9471E" w:rsidRPr="00E9471E" w:rsidRDefault="00E9471E" w:rsidP="00E9471E">
            <w:pPr>
              <w:keepNext/>
              <w:keepLines/>
              <w:tabs>
                <w:tab w:val="left" w:pos="426"/>
                <w:tab w:val="left" w:pos="1191"/>
                <w:tab w:val="left" w:pos="1588"/>
                <w:tab w:val="left" w:pos="1985"/>
              </w:tabs>
              <w:overflowPunct w:val="0"/>
              <w:snapToGrid w:val="0"/>
              <w:jc w:val="center"/>
              <w:textAlignment w:val="baseline"/>
              <w:rPr>
                <w:sz w:val="22"/>
                <w:szCs w:val="22"/>
              </w:rPr>
            </w:pPr>
            <w:r w:rsidRPr="00E9471E">
              <w:rPr>
                <w:sz w:val="22"/>
                <w:szCs w:val="22"/>
              </w:rPr>
              <w:t>e-meeting</w:t>
            </w:r>
          </w:p>
        </w:tc>
        <w:tc>
          <w:tcPr>
            <w:tcW w:w="3543" w:type="dxa"/>
          </w:tcPr>
          <w:p w14:paraId="6E2587B2" w14:textId="77777777" w:rsidR="00CD4AA6" w:rsidRDefault="00CD4AA6" w:rsidP="000B4FF3">
            <w:pPr>
              <w:numPr>
                <w:ilvl w:val="0"/>
                <w:numId w:val="25"/>
              </w:numPr>
              <w:spacing w:before="0"/>
              <w:ind w:left="324" w:hanging="284"/>
              <w:rPr>
                <w:rFonts w:eastAsia="Times New Roman"/>
                <w:sz w:val="22"/>
                <w:szCs w:val="22"/>
                <w:lang w:val="en-US" w:eastAsia="en-US"/>
              </w:rPr>
            </w:pPr>
            <w:r>
              <w:rPr>
                <w:rFonts w:eastAsia="Times New Roman"/>
                <w:lang w:val="en-US"/>
              </w:rPr>
              <w:t xml:space="preserve">discussion on instructions given by Res.76 WTSA-24 on certification </w:t>
            </w:r>
            <w:proofErr w:type="gramStart"/>
            <w:r>
              <w:rPr>
                <w:rFonts w:eastAsia="Times New Roman"/>
                <w:lang w:val="en-US"/>
              </w:rPr>
              <w:t>scheme;</w:t>
            </w:r>
            <w:proofErr w:type="gramEnd"/>
          </w:p>
          <w:p w14:paraId="30D3B399" w14:textId="77777777" w:rsidR="00CD4AA6" w:rsidRDefault="00CD4AA6" w:rsidP="000B4FF3">
            <w:pPr>
              <w:numPr>
                <w:ilvl w:val="0"/>
                <w:numId w:val="25"/>
              </w:numPr>
              <w:spacing w:before="0"/>
              <w:ind w:left="324" w:hanging="284"/>
              <w:rPr>
                <w:rFonts w:eastAsia="Times New Roman"/>
                <w:lang w:val="en-US"/>
              </w:rPr>
            </w:pPr>
            <w:r>
              <w:rPr>
                <w:rFonts w:eastAsia="Times New Roman"/>
                <w:lang w:val="en-US"/>
              </w:rPr>
              <w:t xml:space="preserve">prepare questionnaire for Member States on their C&amp;I </w:t>
            </w:r>
            <w:r>
              <w:rPr>
                <w:rFonts w:eastAsia="Times New Roman"/>
                <w:lang w:val="en-US"/>
              </w:rPr>
              <w:lastRenderedPageBreak/>
              <w:t xml:space="preserve">mandate for ITU-T </w:t>
            </w:r>
            <w:proofErr w:type="gramStart"/>
            <w:r>
              <w:rPr>
                <w:rFonts w:eastAsia="Times New Roman"/>
                <w:lang w:val="en-US"/>
              </w:rPr>
              <w:t>Recommendations;</w:t>
            </w:r>
            <w:proofErr w:type="gramEnd"/>
          </w:p>
          <w:p w14:paraId="449DB8D7" w14:textId="77777777" w:rsidR="00CD4AA6" w:rsidRDefault="00CD4AA6" w:rsidP="000B4FF3">
            <w:pPr>
              <w:numPr>
                <w:ilvl w:val="0"/>
                <w:numId w:val="25"/>
              </w:numPr>
              <w:spacing w:before="0"/>
              <w:ind w:left="324" w:hanging="284"/>
              <w:rPr>
                <w:rFonts w:eastAsia="Times New Roman"/>
                <w:lang w:val="en-US"/>
              </w:rPr>
            </w:pPr>
            <w:r>
              <w:rPr>
                <w:rFonts w:eastAsia="Times New Roman"/>
                <w:lang w:val="en-US"/>
              </w:rPr>
              <w:t xml:space="preserve">prepare </w:t>
            </w:r>
            <w:proofErr w:type="spellStart"/>
            <w:r>
              <w:rPr>
                <w:rFonts w:eastAsia="Times New Roman"/>
                <w:lang w:val="en-US"/>
              </w:rPr>
              <w:t>oLSs</w:t>
            </w:r>
            <w:proofErr w:type="spellEnd"/>
            <w:r>
              <w:rPr>
                <w:rFonts w:eastAsia="Times New Roman"/>
                <w:lang w:val="en-US"/>
              </w:rPr>
              <w:t xml:space="preserve"> to SGs on these matters</w:t>
            </w:r>
          </w:p>
          <w:p w14:paraId="5F64EA24" w14:textId="71C8FC26" w:rsidR="00E9471E" w:rsidRPr="00E9471E" w:rsidRDefault="00CD4AA6" w:rsidP="000B4FF3">
            <w:pPr>
              <w:keepNext/>
              <w:keepLines/>
              <w:numPr>
                <w:ilvl w:val="0"/>
                <w:numId w:val="25"/>
              </w:numPr>
              <w:tabs>
                <w:tab w:val="left" w:pos="320"/>
                <w:tab w:val="left" w:pos="1191"/>
                <w:tab w:val="left" w:pos="1588"/>
                <w:tab w:val="left" w:pos="1985"/>
              </w:tabs>
              <w:overflowPunct w:val="0"/>
              <w:snapToGrid w:val="0"/>
              <w:ind w:left="324" w:hanging="284"/>
              <w:textAlignment w:val="baseline"/>
              <w:rPr>
                <w:sz w:val="22"/>
                <w:szCs w:val="22"/>
              </w:rPr>
            </w:pPr>
            <w:r>
              <w:rPr>
                <w:rFonts w:eastAsia="Times New Roman"/>
                <w:lang w:val="en-US"/>
              </w:rPr>
              <w:t>but not limited</w:t>
            </w:r>
          </w:p>
        </w:tc>
        <w:tc>
          <w:tcPr>
            <w:tcW w:w="2410" w:type="dxa"/>
          </w:tcPr>
          <w:p w14:paraId="3D7746B0" w14:textId="77777777" w:rsidR="00E9471E" w:rsidRPr="00E9471E" w:rsidRDefault="00E9471E" w:rsidP="00E9471E">
            <w:pPr>
              <w:keepNext/>
              <w:keepLines/>
              <w:tabs>
                <w:tab w:val="left" w:pos="426"/>
                <w:tab w:val="left" w:pos="1191"/>
                <w:tab w:val="left" w:pos="1588"/>
                <w:tab w:val="left" w:pos="1985"/>
              </w:tabs>
              <w:overflowPunct w:val="0"/>
              <w:snapToGrid w:val="0"/>
              <w:jc w:val="center"/>
              <w:textAlignment w:val="baseline"/>
              <w:rPr>
                <w:sz w:val="22"/>
                <w:szCs w:val="22"/>
              </w:rPr>
            </w:pPr>
            <w:hyperlink r:id="rId27" w:history="1">
              <w:r w:rsidRPr="00E9471E">
                <w:rPr>
                  <w:color w:val="0000FF"/>
                  <w:u w:val="single"/>
                  <w:lang w:val="en-US"/>
                </w:rPr>
                <w:t>tsg11casc@lists.itu.int</w:t>
              </w:r>
            </w:hyperlink>
          </w:p>
        </w:tc>
      </w:tr>
      <w:tr w:rsidR="00E9471E" w:rsidRPr="00E9471E" w14:paraId="1825C1B3" w14:textId="77777777" w:rsidTr="00D2713A">
        <w:tc>
          <w:tcPr>
            <w:tcW w:w="846" w:type="dxa"/>
          </w:tcPr>
          <w:p w14:paraId="54E6DDF7" w14:textId="77777777" w:rsidR="00E9471E" w:rsidRPr="00E9471E" w:rsidRDefault="00E9471E" w:rsidP="00E9471E">
            <w:pPr>
              <w:jc w:val="center"/>
              <w:rPr>
                <w:b/>
                <w:bCs/>
                <w:sz w:val="22"/>
                <w:szCs w:val="22"/>
                <w:lang w:val="en-US"/>
              </w:rPr>
            </w:pPr>
            <w:r w:rsidRPr="00E9471E">
              <w:rPr>
                <w:b/>
                <w:bCs/>
                <w:sz w:val="22"/>
                <w:szCs w:val="22"/>
                <w:lang w:val="en-US"/>
              </w:rPr>
              <w:t>CASC</w:t>
            </w:r>
          </w:p>
        </w:tc>
        <w:tc>
          <w:tcPr>
            <w:tcW w:w="1559" w:type="dxa"/>
          </w:tcPr>
          <w:p w14:paraId="37DE37CE" w14:textId="77777777" w:rsidR="00E9471E" w:rsidRPr="00E9471E" w:rsidRDefault="00E9471E" w:rsidP="00E9471E">
            <w:pPr>
              <w:keepNext/>
              <w:keepLines/>
              <w:tabs>
                <w:tab w:val="left" w:pos="426"/>
                <w:tab w:val="left" w:pos="1191"/>
                <w:tab w:val="left" w:pos="1588"/>
                <w:tab w:val="left" w:pos="1985"/>
              </w:tabs>
              <w:overflowPunct w:val="0"/>
              <w:snapToGrid w:val="0"/>
              <w:jc w:val="center"/>
              <w:textAlignment w:val="baseline"/>
              <w:rPr>
                <w:sz w:val="22"/>
                <w:szCs w:val="22"/>
                <w:lang w:val="en-US"/>
              </w:rPr>
            </w:pPr>
            <w:r w:rsidRPr="00E9471E">
              <w:rPr>
                <w:sz w:val="22"/>
                <w:szCs w:val="22"/>
                <w:lang w:val="en-US"/>
              </w:rPr>
              <w:t>12 September 2025</w:t>
            </w:r>
          </w:p>
          <w:p w14:paraId="630FA2F7" w14:textId="77777777" w:rsidR="00E9471E" w:rsidRPr="00E9471E" w:rsidRDefault="00E9471E" w:rsidP="00E9471E">
            <w:pPr>
              <w:keepNext/>
              <w:keepLines/>
              <w:tabs>
                <w:tab w:val="left" w:pos="426"/>
                <w:tab w:val="left" w:pos="1191"/>
                <w:tab w:val="left" w:pos="1588"/>
                <w:tab w:val="left" w:pos="1985"/>
              </w:tabs>
              <w:overflowPunct w:val="0"/>
              <w:snapToGrid w:val="0"/>
              <w:jc w:val="center"/>
              <w:textAlignment w:val="baseline"/>
              <w:rPr>
                <w:sz w:val="22"/>
                <w:szCs w:val="22"/>
              </w:rPr>
            </w:pPr>
            <w:r w:rsidRPr="00E9471E">
              <w:rPr>
                <w:sz w:val="22"/>
                <w:szCs w:val="22"/>
                <w:lang w:val="en-US"/>
              </w:rPr>
              <w:t>1400-1530, hours Geneva time</w:t>
            </w:r>
          </w:p>
        </w:tc>
        <w:tc>
          <w:tcPr>
            <w:tcW w:w="1418" w:type="dxa"/>
          </w:tcPr>
          <w:p w14:paraId="69EBC25B" w14:textId="77777777" w:rsidR="00E9471E" w:rsidRPr="00E9471E" w:rsidRDefault="00E9471E" w:rsidP="00E9471E">
            <w:pPr>
              <w:keepNext/>
              <w:keepLines/>
              <w:tabs>
                <w:tab w:val="left" w:pos="426"/>
                <w:tab w:val="left" w:pos="1191"/>
                <w:tab w:val="left" w:pos="1588"/>
                <w:tab w:val="left" w:pos="1985"/>
              </w:tabs>
              <w:overflowPunct w:val="0"/>
              <w:snapToGrid w:val="0"/>
              <w:jc w:val="center"/>
              <w:textAlignment w:val="baseline"/>
              <w:rPr>
                <w:sz w:val="22"/>
                <w:szCs w:val="22"/>
              </w:rPr>
            </w:pPr>
            <w:r w:rsidRPr="00E9471E">
              <w:rPr>
                <w:sz w:val="22"/>
                <w:szCs w:val="22"/>
              </w:rPr>
              <w:t>e-meeting</w:t>
            </w:r>
          </w:p>
        </w:tc>
        <w:tc>
          <w:tcPr>
            <w:tcW w:w="3543" w:type="dxa"/>
          </w:tcPr>
          <w:p w14:paraId="42BBEBAE" w14:textId="77777777" w:rsidR="00183EC4" w:rsidRPr="00183EC4" w:rsidRDefault="00183EC4" w:rsidP="000B4FF3">
            <w:pPr>
              <w:keepNext/>
              <w:keepLines/>
              <w:numPr>
                <w:ilvl w:val="0"/>
                <w:numId w:val="25"/>
              </w:numPr>
              <w:tabs>
                <w:tab w:val="left" w:pos="320"/>
                <w:tab w:val="left" w:pos="1191"/>
                <w:tab w:val="left" w:pos="1588"/>
                <w:tab w:val="left" w:pos="1985"/>
              </w:tabs>
              <w:overflowPunct w:val="0"/>
              <w:snapToGrid w:val="0"/>
              <w:ind w:left="324" w:hanging="284"/>
              <w:textAlignment w:val="baseline"/>
              <w:rPr>
                <w:sz w:val="22"/>
                <w:szCs w:val="22"/>
              </w:rPr>
            </w:pPr>
            <w:r w:rsidRPr="00183EC4">
              <w:rPr>
                <w:sz w:val="22"/>
                <w:szCs w:val="22"/>
              </w:rPr>
              <w:t xml:space="preserve">discussion on instructions given by Res.76 WTSA-24 on certification </w:t>
            </w:r>
            <w:proofErr w:type="gramStart"/>
            <w:r w:rsidRPr="00183EC4">
              <w:rPr>
                <w:sz w:val="22"/>
                <w:szCs w:val="22"/>
              </w:rPr>
              <w:t>scheme;</w:t>
            </w:r>
            <w:proofErr w:type="gramEnd"/>
          </w:p>
          <w:p w14:paraId="3E4D4B60" w14:textId="77777777" w:rsidR="00183EC4" w:rsidRPr="00183EC4" w:rsidRDefault="00183EC4" w:rsidP="000B4FF3">
            <w:pPr>
              <w:keepNext/>
              <w:keepLines/>
              <w:numPr>
                <w:ilvl w:val="0"/>
                <w:numId w:val="25"/>
              </w:numPr>
              <w:tabs>
                <w:tab w:val="left" w:pos="320"/>
                <w:tab w:val="left" w:pos="1191"/>
                <w:tab w:val="left" w:pos="1588"/>
                <w:tab w:val="left" w:pos="1985"/>
              </w:tabs>
              <w:overflowPunct w:val="0"/>
              <w:snapToGrid w:val="0"/>
              <w:ind w:left="324" w:hanging="284"/>
              <w:textAlignment w:val="baseline"/>
              <w:rPr>
                <w:sz w:val="22"/>
                <w:szCs w:val="22"/>
              </w:rPr>
            </w:pPr>
            <w:r w:rsidRPr="00183EC4">
              <w:rPr>
                <w:sz w:val="22"/>
                <w:szCs w:val="22"/>
              </w:rPr>
              <w:t xml:space="preserve">prepare questionnaire for Member States on their C&amp;I mandate for ITU-T </w:t>
            </w:r>
            <w:proofErr w:type="gramStart"/>
            <w:r w:rsidRPr="00183EC4">
              <w:rPr>
                <w:sz w:val="22"/>
                <w:szCs w:val="22"/>
              </w:rPr>
              <w:t>Recommendations;</w:t>
            </w:r>
            <w:proofErr w:type="gramEnd"/>
          </w:p>
          <w:p w14:paraId="3651818F" w14:textId="77777777" w:rsidR="00183EC4" w:rsidRPr="00183EC4" w:rsidRDefault="00183EC4" w:rsidP="000B4FF3">
            <w:pPr>
              <w:keepNext/>
              <w:keepLines/>
              <w:numPr>
                <w:ilvl w:val="0"/>
                <w:numId w:val="25"/>
              </w:numPr>
              <w:tabs>
                <w:tab w:val="left" w:pos="320"/>
                <w:tab w:val="left" w:pos="1191"/>
                <w:tab w:val="left" w:pos="1588"/>
                <w:tab w:val="left" w:pos="1985"/>
              </w:tabs>
              <w:overflowPunct w:val="0"/>
              <w:snapToGrid w:val="0"/>
              <w:ind w:left="324" w:hanging="284"/>
              <w:textAlignment w:val="baseline"/>
              <w:rPr>
                <w:sz w:val="22"/>
                <w:szCs w:val="22"/>
              </w:rPr>
            </w:pPr>
            <w:r w:rsidRPr="00183EC4">
              <w:rPr>
                <w:sz w:val="22"/>
                <w:szCs w:val="22"/>
              </w:rPr>
              <w:t xml:space="preserve">prepare </w:t>
            </w:r>
            <w:proofErr w:type="spellStart"/>
            <w:r w:rsidRPr="00183EC4">
              <w:rPr>
                <w:sz w:val="22"/>
                <w:szCs w:val="22"/>
              </w:rPr>
              <w:t>oLSs</w:t>
            </w:r>
            <w:proofErr w:type="spellEnd"/>
            <w:r w:rsidRPr="00183EC4">
              <w:rPr>
                <w:sz w:val="22"/>
                <w:szCs w:val="22"/>
              </w:rPr>
              <w:t xml:space="preserve"> to SGs on these matters</w:t>
            </w:r>
          </w:p>
          <w:p w14:paraId="0F74FEA7" w14:textId="6FE42310" w:rsidR="00E9471E" w:rsidRPr="00E9471E" w:rsidRDefault="00183EC4" w:rsidP="000B4FF3">
            <w:pPr>
              <w:keepNext/>
              <w:keepLines/>
              <w:numPr>
                <w:ilvl w:val="0"/>
                <w:numId w:val="25"/>
              </w:numPr>
              <w:tabs>
                <w:tab w:val="left" w:pos="320"/>
                <w:tab w:val="left" w:pos="1191"/>
                <w:tab w:val="left" w:pos="1588"/>
                <w:tab w:val="left" w:pos="1985"/>
              </w:tabs>
              <w:overflowPunct w:val="0"/>
              <w:snapToGrid w:val="0"/>
              <w:ind w:left="324" w:hanging="284"/>
              <w:textAlignment w:val="baseline"/>
              <w:rPr>
                <w:sz w:val="22"/>
                <w:szCs w:val="22"/>
              </w:rPr>
            </w:pPr>
            <w:r w:rsidRPr="00183EC4">
              <w:rPr>
                <w:sz w:val="22"/>
                <w:szCs w:val="22"/>
              </w:rPr>
              <w:t>but not limited</w:t>
            </w:r>
          </w:p>
        </w:tc>
        <w:tc>
          <w:tcPr>
            <w:tcW w:w="2410" w:type="dxa"/>
          </w:tcPr>
          <w:p w14:paraId="165A1008" w14:textId="77777777" w:rsidR="00E9471E" w:rsidRPr="00E9471E" w:rsidRDefault="00E9471E" w:rsidP="00E9471E">
            <w:pPr>
              <w:keepNext/>
              <w:keepLines/>
              <w:tabs>
                <w:tab w:val="left" w:pos="426"/>
                <w:tab w:val="left" w:pos="1191"/>
                <w:tab w:val="left" w:pos="1588"/>
                <w:tab w:val="left" w:pos="1985"/>
              </w:tabs>
              <w:overflowPunct w:val="0"/>
              <w:snapToGrid w:val="0"/>
              <w:jc w:val="center"/>
              <w:textAlignment w:val="baseline"/>
              <w:rPr>
                <w:sz w:val="22"/>
                <w:szCs w:val="22"/>
              </w:rPr>
            </w:pPr>
            <w:hyperlink r:id="rId28" w:history="1">
              <w:r w:rsidRPr="00E9471E">
                <w:rPr>
                  <w:color w:val="0000FF"/>
                  <w:u w:val="single"/>
                  <w:lang w:val="en-US"/>
                </w:rPr>
                <w:t>tsg11casc@lists.itu.int</w:t>
              </w:r>
            </w:hyperlink>
          </w:p>
        </w:tc>
      </w:tr>
    </w:tbl>
    <w:p w14:paraId="7B84ABBE" w14:textId="77777777" w:rsidR="00E9471E" w:rsidRPr="00E9471E" w:rsidRDefault="00E9471E" w:rsidP="00E9471E">
      <w:pPr>
        <w:rPr>
          <w:i/>
          <w:iCs/>
        </w:rPr>
      </w:pPr>
      <w:r w:rsidRPr="00E9471E">
        <w:rPr>
          <w:i/>
          <w:iCs/>
        </w:rPr>
        <w:t>Note: between SG11 meetings, CASC meetings may be held as determined by the Chair of ITU-T CASC once candidates requesting appointment as ITU technical experts have been gathered.</w:t>
      </w:r>
    </w:p>
    <w:p w14:paraId="2BBD8F50" w14:textId="77777777" w:rsidR="00E9471E" w:rsidRPr="00E9471E" w:rsidRDefault="00E9471E" w:rsidP="00E9471E">
      <w:r w:rsidRPr="00E9471E">
        <w:t xml:space="preserve">CASC will continue to use its mailing list </w:t>
      </w:r>
      <w:hyperlink r:id="rId29" w:history="1">
        <w:r w:rsidRPr="00E9471E">
          <w:rPr>
            <w:color w:val="0000FF"/>
            <w:u w:val="single"/>
            <w:lang w:val="en-US"/>
          </w:rPr>
          <w:t>tsg11casc@lists.itu.int</w:t>
        </w:r>
      </w:hyperlink>
      <w:r w:rsidRPr="00E9471E">
        <w:t xml:space="preserve"> to facilitate discussion between its members in order further the work of CASC.</w:t>
      </w:r>
    </w:p>
    <w:p w14:paraId="2045AB8C" w14:textId="77777777" w:rsidR="00872400" w:rsidRPr="003044B5" w:rsidRDefault="00872400" w:rsidP="00872400">
      <w:pPr>
        <w:numPr>
          <w:ilvl w:val="0"/>
          <w:numId w:val="24"/>
        </w:numPr>
        <w:tabs>
          <w:tab w:val="left" w:pos="794"/>
          <w:tab w:val="left" w:pos="1191"/>
          <w:tab w:val="left" w:pos="1588"/>
          <w:tab w:val="left" w:pos="1985"/>
        </w:tabs>
        <w:suppressAutoHyphens/>
        <w:spacing w:before="240" w:after="240"/>
        <w:ind w:right="91"/>
        <w:textAlignment w:val="baseline"/>
        <w:rPr>
          <w:rFonts w:eastAsia="MS Mincho"/>
          <w:b/>
          <w:lang w:val="en-US"/>
        </w:rPr>
      </w:pPr>
      <w:r w:rsidRPr="003044B5">
        <w:rPr>
          <w:rFonts w:eastAsia="MS Mincho"/>
          <w:b/>
          <w:lang w:val="en-US"/>
        </w:rPr>
        <w:t>AOB</w:t>
      </w:r>
    </w:p>
    <w:p w14:paraId="2BD2CEE9" w14:textId="33E16F72" w:rsidR="00872400" w:rsidRPr="003044B5" w:rsidRDefault="00872400" w:rsidP="00872400">
      <w:pPr>
        <w:spacing w:before="240" w:after="240"/>
        <w:ind w:right="91"/>
        <w:rPr>
          <w:rFonts w:eastAsia="MS Mincho"/>
          <w:bCs/>
          <w:lang w:val="en-US"/>
        </w:rPr>
      </w:pPr>
      <w:r w:rsidRPr="003044B5">
        <w:rPr>
          <w:rFonts w:eastAsia="MS Mincho"/>
          <w:bCs/>
          <w:lang w:val="en-US"/>
        </w:rPr>
        <w:t>None</w:t>
      </w:r>
      <w:r w:rsidR="00720EE1">
        <w:rPr>
          <w:rFonts w:eastAsia="MS Mincho"/>
          <w:bCs/>
          <w:lang w:val="en-US"/>
        </w:rPr>
        <w:t>.</w:t>
      </w:r>
    </w:p>
    <w:p w14:paraId="51588B33" w14:textId="77777777" w:rsidR="00872400" w:rsidRPr="003044B5" w:rsidRDefault="00872400" w:rsidP="00872400">
      <w:pPr>
        <w:keepNext/>
        <w:keepLines/>
        <w:numPr>
          <w:ilvl w:val="0"/>
          <w:numId w:val="24"/>
        </w:numPr>
        <w:tabs>
          <w:tab w:val="left" w:pos="794"/>
          <w:tab w:val="left" w:pos="1191"/>
          <w:tab w:val="left" w:pos="1588"/>
          <w:tab w:val="left" w:pos="1985"/>
        </w:tabs>
        <w:suppressAutoHyphens/>
        <w:spacing w:before="240" w:after="240"/>
        <w:ind w:right="91"/>
        <w:textAlignment w:val="baseline"/>
        <w:rPr>
          <w:rFonts w:eastAsia="MS Mincho"/>
          <w:b/>
          <w:lang w:val="en-US"/>
        </w:rPr>
      </w:pPr>
      <w:r w:rsidRPr="003044B5">
        <w:rPr>
          <w:rFonts w:eastAsia="MS Mincho"/>
          <w:b/>
          <w:lang w:val="en-US"/>
        </w:rPr>
        <w:t>Close of ITU-T CASC meeting</w:t>
      </w:r>
    </w:p>
    <w:p w14:paraId="5FB65B82" w14:textId="421A6FAB" w:rsidR="00643616" w:rsidRPr="00643616" w:rsidRDefault="00643616" w:rsidP="00643616">
      <w:pPr>
        <w:spacing w:after="240"/>
        <w:rPr>
          <w:rFonts w:eastAsia="MS Mincho"/>
          <w:lang w:val="en-US"/>
        </w:rPr>
      </w:pPr>
      <w:r w:rsidRPr="00643616">
        <w:rPr>
          <w:rFonts w:eastAsia="MS Mincho"/>
          <w:lang w:val="en-US"/>
        </w:rPr>
        <w:t xml:space="preserve">The Vice-Chair thanked all participants, </w:t>
      </w:r>
      <w:r w:rsidR="00AE027B" w:rsidRPr="00643616">
        <w:rPr>
          <w:rFonts w:eastAsia="MS Mincho"/>
          <w:lang w:val="en-US"/>
        </w:rPr>
        <w:t>especially</w:t>
      </w:r>
      <w:r w:rsidRPr="00643616">
        <w:rPr>
          <w:rFonts w:eastAsia="MS Mincho"/>
          <w:lang w:val="en-US"/>
        </w:rPr>
        <w:t xml:space="preserve"> Denis Andreev (TSB</w:t>
      </w:r>
      <w:r w:rsidR="00137D09">
        <w:rPr>
          <w:rFonts w:eastAsia="MS Mincho"/>
          <w:lang w:val="en-US"/>
        </w:rPr>
        <w:t>, SG11</w:t>
      </w:r>
      <w:r w:rsidRPr="00643616">
        <w:rPr>
          <w:rFonts w:eastAsia="MS Mincho"/>
          <w:lang w:val="en-US"/>
        </w:rPr>
        <w:t xml:space="preserve"> Advisor) for his assistance in preparing and conducting this meeting, the CASC management team and the TSB Secretariat for all the support and facilities for fruitful discussions.</w:t>
      </w:r>
    </w:p>
    <w:p w14:paraId="59451E28" w14:textId="197C7BFB" w:rsidR="002275C8" w:rsidRDefault="00643616" w:rsidP="00643616">
      <w:pPr>
        <w:spacing w:after="240"/>
        <w:rPr>
          <w:rFonts w:eastAsia="MS Mincho"/>
          <w:lang w:val="en-US"/>
        </w:rPr>
        <w:sectPr w:rsidR="002275C8" w:rsidSect="00DB0639">
          <w:headerReference w:type="default" r:id="rId30"/>
          <w:headerReference w:type="first" r:id="rId31"/>
          <w:pgSz w:w="11907" w:h="16840" w:code="9"/>
          <w:pgMar w:top="1138" w:right="1138" w:bottom="1138" w:left="1138" w:header="504" w:footer="720" w:gutter="0"/>
          <w:cols w:space="720"/>
          <w:titlePg/>
          <w:docGrid w:linePitch="360"/>
        </w:sectPr>
      </w:pPr>
      <w:r w:rsidRPr="00643616">
        <w:rPr>
          <w:rFonts w:eastAsia="MS Mincho"/>
          <w:lang w:val="en-US"/>
        </w:rPr>
        <w:t xml:space="preserve">He encouraged all to contribute to the next CASC meetings and interim e-meetings </w:t>
      </w:r>
      <w:r w:rsidR="002510DF" w:rsidRPr="00643616">
        <w:rPr>
          <w:rFonts w:eastAsia="MS Mincho"/>
          <w:lang w:val="en-US"/>
        </w:rPr>
        <w:t>to</w:t>
      </w:r>
      <w:r w:rsidRPr="00643616">
        <w:rPr>
          <w:rFonts w:eastAsia="MS Mincho"/>
          <w:lang w:val="en-US"/>
        </w:rPr>
        <w:t xml:space="preserve"> make progress on the main objectives of the ITU-T CASC, </w:t>
      </w:r>
      <w:proofErr w:type="gramStart"/>
      <w:r w:rsidRPr="00643616">
        <w:rPr>
          <w:rFonts w:eastAsia="MS Mincho"/>
          <w:lang w:val="en-US"/>
        </w:rPr>
        <w:t>in particular on</w:t>
      </w:r>
      <w:proofErr w:type="gramEnd"/>
      <w:r w:rsidRPr="00643616">
        <w:rPr>
          <w:rFonts w:eastAsia="MS Mincho"/>
          <w:lang w:val="en-US"/>
        </w:rPr>
        <w:t xml:space="preserve"> the view and position to identify the appropriate certification scheme for the list of ITU-T standards in cooperation with IAF and ILAC, for example.</w:t>
      </w:r>
    </w:p>
    <w:p w14:paraId="765AEFB6" w14:textId="18F07ACC" w:rsidR="00F36D06" w:rsidRPr="00F36D06" w:rsidRDefault="00F36D06" w:rsidP="00F36D06">
      <w:pPr>
        <w:jc w:val="center"/>
        <w:rPr>
          <w:b/>
          <w:bCs/>
        </w:rPr>
      </w:pPr>
      <w:r w:rsidRPr="00F36D06">
        <w:rPr>
          <w:b/>
          <w:bCs/>
        </w:rPr>
        <w:lastRenderedPageBreak/>
        <w:t>Annex</w:t>
      </w:r>
      <w:r w:rsidR="000237AF">
        <w:rPr>
          <w:b/>
          <w:bCs/>
        </w:rPr>
        <w:t xml:space="preserve"> A</w:t>
      </w:r>
    </w:p>
    <w:p w14:paraId="19AB1C52" w14:textId="77777777" w:rsidR="00F36D06" w:rsidRPr="00F36D06" w:rsidRDefault="00F36D06" w:rsidP="00ED6F54">
      <w:pPr>
        <w:spacing w:before="240" w:after="120"/>
        <w:jc w:val="center"/>
        <w:rPr>
          <w:b/>
          <w:bCs/>
        </w:rPr>
      </w:pPr>
      <w:r w:rsidRPr="00F36D06">
        <w:rPr>
          <w:b/>
          <w:bCs/>
        </w:rPr>
        <w:t>The status of received applications from TLs which demanded ITU recognition as of 1 February 2025</w:t>
      </w:r>
    </w:p>
    <w:tbl>
      <w:tblPr>
        <w:tblStyle w:val="TableGrid"/>
        <w:tblW w:w="21030" w:type="dxa"/>
        <w:tblInd w:w="-5" w:type="dxa"/>
        <w:tblLayout w:type="fixed"/>
        <w:tblLook w:val="04A0" w:firstRow="1" w:lastRow="0" w:firstColumn="1" w:lastColumn="0" w:noHBand="0" w:noVBand="1"/>
      </w:tblPr>
      <w:tblGrid>
        <w:gridCol w:w="540"/>
        <w:gridCol w:w="2160"/>
        <w:gridCol w:w="1269"/>
        <w:gridCol w:w="2781"/>
        <w:gridCol w:w="2422"/>
        <w:gridCol w:w="1178"/>
        <w:gridCol w:w="2250"/>
        <w:gridCol w:w="2509"/>
        <w:gridCol w:w="2801"/>
        <w:gridCol w:w="1601"/>
        <w:gridCol w:w="1519"/>
      </w:tblGrid>
      <w:tr w:rsidR="00F36D06" w:rsidRPr="00F36D06" w14:paraId="5DE73B37" w14:textId="77777777" w:rsidTr="00297D00">
        <w:trPr>
          <w:trHeight w:val="1012"/>
          <w:tblHeader/>
        </w:trPr>
        <w:tc>
          <w:tcPr>
            <w:tcW w:w="540" w:type="dxa"/>
            <w:shd w:val="clear" w:color="auto" w:fill="D9D9D9" w:themeFill="background1" w:themeFillShade="D9"/>
          </w:tcPr>
          <w:p w14:paraId="546A2B5D" w14:textId="77777777" w:rsidR="00F36D06" w:rsidRPr="00F36D06" w:rsidRDefault="00F36D06" w:rsidP="00F36D06">
            <w:pPr>
              <w:jc w:val="center"/>
              <w:rPr>
                <w:rFonts w:eastAsiaTheme="minorEastAsia"/>
                <w:b/>
                <w:bCs/>
              </w:rPr>
            </w:pPr>
            <w:r w:rsidRPr="00F36D06">
              <w:rPr>
                <w:rFonts w:eastAsiaTheme="minorEastAsia"/>
                <w:b/>
                <w:bCs/>
              </w:rPr>
              <w:t>#</w:t>
            </w:r>
          </w:p>
        </w:tc>
        <w:tc>
          <w:tcPr>
            <w:tcW w:w="2160" w:type="dxa"/>
            <w:shd w:val="clear" w:color="auto" w:fill="D9D9D9" w:themeFill="background1" w:themeFillShade="D9"/>
          </w:tcPr>
          <w:p w14:paraId="080E63C2" w14:textId="77777777" w:rsidR="00F36D06" w:rsidRPr="00F36D06" w:rsidRDefault="00F36D06" w:rsidP="00F36D06">
            <w:pPr>
              <w:jc w:val="center"/>
              <w:rPr>
                <w:rFonts w:eastAsiaTheme="minorEastAsia"/>
                <w:b/>
                <w:bCs/>
                <w:lang w:val="en-US"/>
              </w:rPr>
            </w:pPr>
            <w:r w:rsidRPr="00F36D06">
              <w:rPr>
                <w:rFonts w:eastAsiaTheme="minorEastAsia"/>
                <w:b/>
                <w:bCs/>
              </w:rPr>
              <w:t>TL name</w:t>
            </w:r>
          </w:p>
        </w:tc>
        <w:tc>
          <w:tcPr>
            <w:tcW w:w="1269" w:type="dxa"/>
            <w:shd w:val="clear" w:color="auto" w:fill="D9D9D9" w:themeFill="background1" w:themeFillShade="D9"/>
          </w:tcPr>
          <w:p w14:paraId="2B15BC34" w14:textId="77777777" w:rsidR="00F36D06" w:rsidRPr="00F36D06" w:rsidRDefault="00F36D06" w:rsidP="00F36D06">
            <w:pPr>
              <w:jc w:val="center"/>
              <w:rPr>
                <w:rFonts w:eastAsiaTheme="minorEastAsia"/>
                <w:b/>
                <w:bCs/>
                <w:lang w:val="en-US"/>
              </w:rPr>
            </w:pPr>
            <w:r w:rsidRPr="00F36D06">
              <w:rPr>
                <w:rFonts w:eastAsiaTheme="minorEastAsia"/>
                <w:b/>
                <w:bCs/>
              </w:rPr>
              <w:t>Country</w:t>
            </w:r>
          </w:p>
        </w:tc>
        <w:tc>
          <w:tcPr>
            <w:tcW w:w="2781" w:type="dxa"/>
            <w:shd w:val="clear" w:color="auto" w:fill="D9D9D9" w:themeFill="background1" w:themeFillShade="D9"/>
          </w:tcPr>
          <w:p w14:paraId="7BE1EF9A" w14:textId="77777777" w:rsidR="00F36D06" w:rsidRPr="00F36D06" w:rsidRDefault="00F36D06" w:rsidP="00F36D06">
            <w:pPr>
              <w:jc w:val="center"/>
              <w:rPr>
                <w:rFonts w:eastAsiaTheme="minorEastAsia"/>
                <w:b/>
                <w:bCs/>
                <w:lang w:val="en-US"/>
              </w:rPr>
            </w:pPr>
            <w:r w:rsidRPr="00F36D06">
              <w:rPr>
                <w:rFonts w:eastAsiaTheme="minorEastAsia"/>
                <w:b/>
                <w:bCs/>
              </w:rPr>
              <w:t>Scope of Accreditation (ITU-T Recommendations)</w:t>
            </w:r>
          </w:p>
        </w:tc>
        <w:tc>
          <w:tcPr>
            <w:tcW w:w="2422" w:type="dxa"/>
            <w:shd w:val="clear" w:color="auto" w:fill="D9D9D9" w:themeFill="background1" w:themeFillShade="D9"/>
          </w:tcPr>
          <w:p w14:paraId="25B1E98C" w14:textId="77777777" w:rsidR="00F36D06" w:rsidRPr="00F36D06" w:rsidRDefault="00F36D06" w:rsidP="00F36D06">
            <w:pPr>
              <w:jc w:val="center"/>
              <w:rPr>
                <w:rFonts w:eastAsiaTheme="minorEastAsia"/>
                <w:b/>
                <w:bCs/>
                <w:lang w:val="en-US"/>
              </w:rPr>
            </w:pPr>
            <w:r w:rsidRPr="00F36D06">
              <w:rPr>
                <w:rFonts w:eastAsiaTheme="minorEastAsia"/>
                <w:b/>
                <w:bCs/>
              </w:rPr>
              <w:t>Accreditation body name</w:t>
            </w:r>
            <w:r w:rsidRPr="00F36D06">
              <w:rPr>
                <w:rFonts w:eastAsiaTheme="minorEastAsia"/>
                <w:b/>
                <w:bCs/>
              </w:rPr>
              <w:br/>
              <w:t>(AB of ILAC MRA)</w:t>
            </w:r>
          </w:p>
        </w:tc>
        <w:tc>
          <w:tcPr>
            <w:tcW w:w="1178" w:type="dxa"/>
            <w:shd w:val="clear" w:color="auto" w:fill="D9D9D9" w:themeFill="background1" w:themeFillShade="D9"/>
          </w:tcPr>
          <w:p w14:paraId="35596A6A" w14:textId="77777777" w:rsidR="00F36D06" w:rsidRPr="00F36D06" w:rsidRDefault="00F36D06" w:rsidP="00F36D06">
            <w:pPr>
              <w:jc w:val="center"/>
              <w:rPr>
                <w:rFonts w:eastAsiaTheme="minorEastAsia"/>
                <w:b/>
                <w:bCs/>
              </w:rPr>
            </w:pPr>
            <w:r w:rsidRPr="00F36D06">
              <w:rPr>
                <w:rFonts w:eastAsiaTheme="minorEastAsia"/>
                <w:b/>
                <w:bCs/>
              </w:rPr>
              <w:t>Lab</w:t>
            </w:r>
            <w:r w:rsidRPr="00F36D06">
              <w:rPr>
                <w:rFonts w:eastAsiaTheme="minorEastAsia"/>
                <w:b/>
                <w:bCs/>
              </w:rPr>
              <w:br/>
              <w:t>ID</w:t>
            </w:r>
          </w:p>
        </w:tc>
        <w:tc>
          <w:tcPr>
            <w:tcW w:w="2250" w:type="dxa"/>
            <w:shd w:val="clear" w:color="auto" w:fill="D9D9D9" w:themeFill="background1" w:themeFillShade="D9"/>
          </w:tcPr>
          <w:p w14:paraId="42543415" w14:textId="77777777" w:rsidR="00F36D06" w:rsidRPr="00F36D06" w:rsidRDefault="00F36D06" w:rsidP="00F36D06">
            <w:pPr>
              <w:jc w:val="center"/>
              <w:rPr>
                <w:rFonts w:eastAsiaTheme="minorEastAsia"/>
                <w:b/>
                <w:bCs/>
              </w:rPr>
            </w:pPr>
            <w:r w:rsidRPr="00F36D06">
              <w:rPr>
                <w:rFonts w:eastAsiaTheme="minorEastAsia"/>
                <w:b/>
                <w:bCs/>
              </w:rPr>
              <w:t>Validity of accreditation</w:t>
            </w:r>
          </w:p>
        </w:tc>
        <w:tc>
          <w:tcPr>
            <w:tcW w:w="2509" w:type="dxa"/>
            <w:shd w:val="clear" w:color="auto" w:fill="D9D9D9" w:themeFill="background1" w:themeFillShade="D9"/>
          </w:tcPr>
          <w:p w14:paraId="335EDFB9" w14:textId="77777777" w:rsidR="00F36D06" w:rsidRPr="00F36D06" w:rsidRDefault="00F36D06" w:rsidP="00F36D06">
            <w:pPr>
              <w:jc w:val="center"/>
              <w:rPr>
                <w:rFonts w:eastAsiaTheme="minorEastAsia"/>
                <w:b/>
                <w:bCs/>
              </w:rPr>
            </w:pPr>
            <w:r w:rsidRPr="00F36D06">
              <w:rPr>
                <w:rFonts w:eastAsiaTheme="minorEastAsia"/>
                <w:b/>
                <w:bCs/>
              </w:rPr>
              <w:t>Address</w:t>
            </w:r>
          </w:p>
        </w:tc>
        <w:tc>
          <w:tcPr>
            <w:tcW w:w="2801" w:type="dxa"/>
            <w:shd w:val="clear" w:color="auto" w:fill="D9D9D9" w:themeFill="background1" w:themeFillShade="D9"/>
          </w:tcPr>
          <w:p w14:paraId="59B98ABB" w14:textId="77777777" w:rsidR="00F36D06" w:rsidRPr="00F36D06" w:rsidRDefault="00F36D06" w:rsidP="00F36D06">
            <w:pPr>
              <w:jc w:val="center"/>
              <w:rPr>
                <w:rFonts w:eastAsiaTheme="minorEastAsia"/>
                <w:b/>
                <w:bCs/>
              </w:rPr>
            </w:pPr>
            <w:r w:rsidRPr="00F36D06">
              <w:rPr>
                <w:rFonts w:eastAsiaTheme="minorEastAsia"/>
                <w:b/>
                <w:bCs/>
              </w:rPr>
              <w:t>Focal point</w:t>
            </w:r>
          </w:p>
        </w:tc>
        <w:tc>
          <w:tcPr>
            <w:tcW w:w="1601" w:type="dxa"/>
            <w:shd w:val="clear" w:color="auto" w:fill="D9D9D9" w:themeFill="background1" w:themeFillShade="D9"/>
          </w:tcPr>
          <w:p w14:paraId="3E0C0F8F" w14:textId="77777777" w:rsidR="00F36D06" w:rsidRPr="00F36D06" w:rsidRDefault="00F36D06" w:rsidP="00F36D06">
            <w:pPr>
              <w:jc w:val="center"/>
              <w:rPr>
                <w:rFonts w:eastAsiaTheme="minorEastAsia"/>
                <w:b/>
                <w:bCs/>
              </w:rPr>
            </w:pPr>
            <w:r w:rsidRPr="00F36D06">
              <w:rPr>
                <w:rFonts w:eastAsiaTheme="minorEastAsia"/>
                <w:b/>
                <w:bCs/>
              </w:rPr>
              <w:t>Registered in ITU DB</w:t>
            </w:r>
          </w:p>
        </w:tc>
        <w:tc>
          <w:tcPr>
            <w:tcW w:w="1519" w:type="dxa"/>
            <w:shd w:val="clear" w:color="auto" w:fill="D9D9D9" w:themeFill="background1" w:themeFillShade="D9"/>
          </w:tcPr>
          <w:p w14:paraId="6FBDC2CE" w14:textId="77777777" w:rsidR="00F36D06" w:rsidRPr="00F36D06" w:rsidRDefault="00F36D06" w:rsidP="00F36D06">
            <w:pPr>
              <w:jc w:val="center"/>
              <w:rPr>
                <w:rFonts w:eastAsiaTheme="minorEastAsia"/>
                <w:b/>
                <w:bCs/>
              </w:rPr>
            </w:pPr>
            <w:r w:rsidRPr="00F36D06">
              <w:rPr>
                <w:rFonts w:eastAsiaTheme="minorEastAsia"/>
                <w:b/>
                <w:bCs/>
              </w:rPr>
              <w:t>ITU Operational Bulletin</w:t>
            </w:r>
          </w:p>
        </w:tc>
      </w:tr>
      <w:tr w:rsidR="00F36D06" w:rsidRPr="00F36D06" w14:paraId="6745BA06" w14:textId="77777777" w:rsidTr="00297D00">
        <w:trPr>
          <w:trHeight w:val="2303"/>
        </w:trPr>
        <w:tc>
          <w:tcPr>
            <w:tcW w:w="540" w:type="dxa"/>
            <w:shd w:val="clear" w:color="auto" w:fill="auto"/>
          </w:tcPr>
          <w:p w14:paraId="0AD799DB" w14:textId="77777777" w:rsidR="00F36D06" w:rsidRPr="00ED6F54" w:rsidRDefault="00F36D06" w:rsidP="00F36D06">
            <w:pPr>
              <w:jc w:val="center"/>
              <w:rPr>
                <w:rFonts w:eastAsiaTheme="minorEastAsia"/>
              </w:rPr>
            </w:pPr>
            <w:r w:rsidRPr="00ED6F54">
              <w:rPr>
                <w:rFonts w:eastAsiaTheme="minorEastAsia"/>
              </w:rPr>
              <w:t>1</w:t>
            </w:r>
          </w:p>
        </w:tc>
        <w:tc>
          <w:tcPr>
            <w:tcW w:w="2160" w:type="dxa"/>
            <w:shd w:val="clear" w:color="auto" w:fill="auto"/>
          </w:tcPr>
          <w:p w14:paraId="0C36171E" w14:textId="77777777" w:rsidR="00F36D06" w:rsidRPr="00ED6F54" w:rsidRDefault="00F36D06" w:rsidP="00F36D06">
            <w:pPr>
              <w:jc w:val="center"/>
              <w:rPr>
                <w:rFonts w:eastAsiaTheme="minorEastAsia"/>
                <w:lang w:val="en-US"/>
              </w:rPr>
            </w:pPr>
            <w:r w:rsidRPr="00ED6F54">
              <w:rPr>
                <w:rFonts w:eastAsiaTheme="minorEastAsia"/>
                <w:lang w:val="en-US"/>
              </w:rPr>
              <w:t xml:space="preserve">Indonesia Digital Test House (IDTH) - Balai Besar </w:t>
            </w:r>
            <w:proofErr w:type="spellStart"/>
            <w:r w:rsidRPr="00ED6F54">
              <w:rPr>
                <w:rFonts w:eastAsiaTheme="minorEastAsia"/>
                <w:lang w:val="en-US"/>
              </w:rPr>
              <w:t>Pengujian</w:t>
            </w:r>
            <w:proofErr w:type="spellEnd"/>
            <w:r w:rsidRPr="00ED6F54">
              <w:rPr>
                <w:rFonts w:eastAsiaTheme="minorEastAsia"/>
                <w:lang w:val="en-US"/>
              </w:rPr>
              <w:t xml:space="preserve"> </w:t>
            </w:r>
            <w:proofErr w:type="spellStart"/>
            <w:r w:rsidRPr="00ED6F54">
              <w:rPr>
                <w:rFonts w:eastAsiaTheme="minorEastAsia"/>
                <w:lang w:val="en-US"/>
              </w:rPr>
              <w:t>Perangkat</w:t>
            </w:r>
            <w:proofErr w:type="spellEnd"/>
            <w:r w:rsidRPr="00ED6F54">
              <w:rPr>
                <w:rFonts w:eastAsiaTheme="minorEastAsia"/>
                <w:lang w:val="en-US"/>
              </w:rPr>
              <w:t xml:space="preserve"> Telekomunikasi</w:t>
            </w:r>
          </w:p>
        </w:tc>
        <w:tc>
          <w:tcPr>
            <w:tcW w:w="1269" w:type="dxa"/>
            <w:shd w:val="clear" w:color="auto" w:fill="auto"/>
          </w:tcPr>
          <w:p w14:paraId="122181FD" w14:textId="77777777" w:rsidR="00F36D06" w:rsidRPr="00ED6F54" w:rsidRDefault="00F36D06" w:rsidP="00F36D06">
            <w:pPr>
              <w:jc w:val="center"/>
              <w:rPr>
                <w:rFonts w:eastAsiaTheme="minorEastAsia"/>
                <w:lang w:val="en-US"/>
              </w:rPr>
            </w:pPr>
            <w:r w:rsidRPr="00ED6F54">
              <w:rPr>
                <w:rFonts w:eastAsiaTheme="minorEastAsia"/>
                <w:lang w:val="en-US"/>
              </w:rPr>
              <w:t>Indonesia</w:t>
            </w:r>
          </w:p>
        </w:tc>
        <w:tc>
          <w:tcPr>
            <w:tcW w:w="2781" w:type="dxa"/>
            <w:shd w:val="clear" w:color="auto" w:fill="auto"/>
          </w:tcPr>
          <w:p w14:paraId="2A848135" w14:textId="77777777" w:rsidR="00F36D06" w:rsidRPr="00ED6F54" w:rsidRDefault="00F36D06" w:rsidP="00F36D06">
            <w:pPr>
              <w:jc w:val="center"/>
              <w:rPr>
                <w:rFonts w:eastAsiaTheme="minorEastAsia"/>
              </w:rPr>
            </w:pPr>
            <w:r w:rsidRPr="00ED6F54">
              <w:rPr>
                <w:rFonts w:eastAsiaTheme="minorEastAsia"/>
              </w:rPr>
              <w:t>K.116</w:t>
            </w:r>
          </w:p>
        </w:tc>
        <w:tc>
          <w:tcPr>
            <w:tcW w:w="2422" w:type="dxa"/>
            <w:shd w:val="clear" w:color="auto" w:fill="auto"/>
          </w:tcPr>
          <w:p w14:paraId="385D8DDE" w14:textId="77777777" w:rsidR="00F36D06" w:rsidRPr="00ED6F54" w:rsidRDefault="00F36D06" w:rsidP="00F36D06">
            <w:pPr>
              <w:jc w:val="center"/>
              <w:rPr>
                <w:rFonts w:eastAsiaTheme="minorEastAsia"/>
              </w:rPr>
            </w:pPr>
            <w:r w:rsidRPr="00ED6F54">
              <w:rPr>
                <w:rFonts w:eastAsiaTheme="minorEastAsia"/>
              </w:rPr>
              <w:t>National Accreditation Body of Indonesia (KAN)</w:t>
            </w:r>
          </w:p>
          <w:p w14:paraId="78185FA7" w14:textId="77777777" w:rsidR="00F36D06" w:rsidRPr="00ED6F54" w:rsidRDefault="00F36D06" w:rsidP="00F36D06">
            <w:pPr>
              <w:jc w:val="center"/>
              <w:rPr>
                <w:rFonts w:eastAsiaTheme="minorEastAsia"/>
              </w:rPr>
            </w:pPr>
            <w:hyperlink r:id="rId32" w:history="1">
              <w:r w:rsidRPr="00ED6F54">
                <w:rPr>
                  <w:rStyle w:val="Hyperlink"/>
                </w:rPr>
                <w:t>http://www.kan.or.id</w:t>
              </w:r>
            </w:hyperlink>
          </w:p>
        </w:tc>
        <w:tc>
          <w:tcPr>
            <w:tcW w:w="1178" w:type="dxa"/>
            <w:shd w:val="clear" w:color="auto" w:fill="auto"/>
          </w:tcPr>
          <w:p w14:paraId="5A1A79FC" w14:textId="77777777" w:rsidR="00F36D06" w:rsidRPr="00ED6F54" w:rsidRDefault="00F36D06" w:rsidP="00F36D06">
            <w:pPr>
              <w:jc w:val="center"/>
              <w:rPr>
                <w:rFonts w:eastAsiaTheme="minorEastAsia"/>
              </w:rPr>
            </w:pPr>
            <w:r w:rsidRPr="00ED6F54">
              <w:rPr>
                <w:rFonts w:eastAsiaTheme="minorEastAsia"/>
              </w:rPr>
              <w:t>LP-112-IDN</w:t>
            </w:r>
          </w:p>
        </w:tc>
        <w:tc>
          <w:tcPr>
            <w:tcW w:w="2250" w:type="dxa"/>
            <w:shd w:val="clear" w:color="auto" w:fill="auto"/>
          </w:tcPr>
          <w:p w14:paraId="44C69D2D" w14:textId="77777777" w:rsidR="00F36D06" w:rsidRPr="00ED6F54" w:rsidRDefault="00F36D06" w:rsidP="00F36D06">
            <w:pPr>
              <w:jc w:val="center"/>
              <w:rPr>
                <w:rFonts w:eastAsiaTheme="minorEastAsia"/>
              </w:rPr>
            </w:pPr>
            <w:r w:rsidRPr="00ED6F54">
              <w:rPr>
                <w:rFonts w:eastAsiaTheme="minorEastAsia"/>
              </w:rPr>
              <w:t>2024-11-17</w:t>
            </w:r>
          </w:p>
        </w:tc>
        <w:tc>
          <w:tcPr>
            <w:tcW w:w="2509" w:type="dxa"/>
            <w:shd w:val="clear" w:color="auto" w:fill="auto"/>
          </w:tcPr>
          <w:p w14:paraId="12889F04" w14:textId="77777777" w:rsidR="00F36D06" w:rsidRPr="00ED6F54" w:rsidRDefault="00F36D06" w:rsidP="00F36D06">
            <w:pPr>
              <w:jc w:val="center"/>
              <w:rPr>
                <w:rFonts w:eastAsiaTheme="minorEastAsia"/>
                <w:lang w:val="es-ES"/>
              </w:rPr>
            </w:pPr>
            <w:proofErr w:type="spellStart"/>
            <w:r w:rsidRPr="00ED6F54">
              <w:rPr>
                <w:rFonts w:eastAsiaTheme="minorEastAsia"/>
                <w:lang w:val="es-ES"/>
              </w:rPr>
              <w:t>Jl</w:t>
            </w:r>
            <w:proofErr w:type="spellEnd"/>
            <w:r w:rsidRPr="00ED6F54">
              <w:rPr>
                <w:rFonts w:eastAsiaTheme="minorEastAsia"/>
                <w:lang w:val="es-ES"/>
              </w:rPr>
              <w:t xml:space="preserve">. Raya </w:t>
            </w:r>
            <w:proofErr w:type="spellStart"/>
            <w:r w:rsidRPr="00ED6F54">
              <w:rPr>
                <w:rFonts w:eastAsiaTheme="minorEastAsia"/>
                <w:lang w:val="es-ES"/>
              </w:rPr>
              <w:t>Tapos</w:t>
            </w:r>
            <w:proofErr w:type="spellEnd"/>
            <w:r w:rsidRPr="00ED6F54">
              <w:rPr>
                <w:rFonts w:eastAsiaTheme="minorEastAsia"/>
                <w:lang w:val="es-ES"/>
              </w:rPr>
              <w:t xml:space="preserve"> No.46, </w:t>
            </w:r>
            <w:proofErr w:type="spellStart"/>
            <w:r w:rsidRPr="00ED6F54">
              <w:rPr>
                <w:rFonts w:eastAsiaTheme="minorEastAsia"/>
                <w:lang w:val="es-ES"/>
              </w:rPr>
              <w:t>Tapos</w:t>
            </w:r>
            <w:proofErr w:type="spellEnd"/>
            <w:r w:rsidRPr="00ED6F54">
              <w:rPr>
                <w:rFonts w:eastAsiaTheme="minorEastAsia"/>
                <w:lang w:val="es-ES"/>
              </w:rPr>
              <w:t xml:space="preserve">, Postal </w:t>
            </w:r>
            <w:proofErr w:type="spellStart"/>
            <w:r w:rsidRPr="00ED6F54">
              <w:rPr>
                <w:rFonts w:eastAsiaTheme="minorEastAsia"/>
                <w:lang w:val="es-ES"/>
              </w:rPr>
              <w:t>Code</w:t>
            </w:r>
            <w:proofErr w:type="spellEnd"/>
            <w:r w:rsidRPr="00ED6F54">
              <w:rPr>
                <w:rFonts w:eastAsiaTheme="minorEastAsia"/>
                <w:lang w:val="es-ES"/>
              </w:rPr>
              <w:t xml:space="preserve"> 16464, </w:t>
            </w:r>
            <w:proofErr w:type="spellStart"/>
            <w:r w:rsidRPr="00ED6F54">
              <w:rPr>
                <w:rFonts w:eastAsiaTheme="minorEastAsia"/>
                <w:lang w:val="es-ES"/>
              </w:rPr>
              <w:t>Depok</w:t>
            </w:r>
            <w:proofErr w:type="spellEnd"/>
          </w:p>
        </w:tc>
        <w:tc>
          <w:tcPr>
            <w:tcW w:w="2801" w:type="dxa"/>
            <w:shd w:val="clear" w:color="auto" w:fill="auto"/>
          </w:tcPr>
          <w:p w14:paraId="1E4923DD" w14:textId="77777777" w:rsidR="00F36D06" w:rsidRPr="00ED6F54" w:rsidRDefault="00F36D06" w:rsidP="00F36D06">
            <w:pPr>
              <w:jc w:val="center"/>
              <w:rPr>
                <w:rFonts w:eastAsiaTheme="minorEastAsia"/>
              </w:rPr>
            </w:pPr>
            <w:r w:rsidRPr="00ED6F54">
              <w:rPr>
                <w:rFonts w:eastAsiaTheme="minorEastAsia"/>
              </w:rPr>
              <w:t>Rika Ariyanti, Head of Quality Management System</w:t>
            </w:r>
          </w:p>
          <w:p w14:paraId="76F18CBB" w14:textId="77777777" w:rsidR="00F36D06" w:rsidRPr="00ED6F54" w:rsidRDefault="00F36D06" w:rsidP="00F36D06">
            <w:pPr>
              <w:jc w:val="center"/>
              <w:rPr>
                <w:rFonts w:eastAsiaTheme="minorEastAsia"/>
              </w:rPr>
            </w:pPr>
            <w:hyperlink r:id="rId33" w:history="1">
              <w:r w:rsidRPr="00ED6F54">
                <w:rPr>
                  <w:rStyle w:val="Hyperlink"/>
                  <w:lang w:val="en-US"/>
                </w:rPr>
                <w:t>sistem.mutu@mail.kominfo.go.id</w:t>
              </w:r>
            </w:hyperlink>
            <w:r w:rsidRPr="00ED6F54">
              <w:rPr>
                <w:rFonts w:eastAsiaTheme="minorEastAsia"/>
              </w:rPr>
              <w:br/>
            </w:r>
            <w:hyperlink r:id="rId34" w:history="1">
              <w:r w:rsidRPr="00ED6F54">
                <w:rPr>
                  <w:rStyle w:val="Hyperlink"/>
                  <w:lang w:val="en-US"/>
                </w:rPr>
                <w:t>rika.ariyanti@gmail.com</w:t>
              </w:r>
            </w:hyperlink>
          </w:p>
        </w:tc>
        <w:tc>
          <w:tcPr>
            <w:tcW w:w="1601" w:type="dxa"/>
            <w:shd w:val="clear" w:color="auto" w:fill="auto"/>
          </w:tcPr>
          <w:p w14:paraId="2BB0CBA9" w14:textId="77777777" w:rsidR="00F36D06" w:rsidRPr="00ED6F54" w:rsidRDefault="00F36D06" w:rsidP="00F36D06">
            <w:pPr>
              <w:jc w:val="center"/>
              <w:rPr>
                <w:rFonts w:eastAsiaTheme="minorEastAsia"/>
              </w:rPr>
            </w:pPr>
            <w:r w:rsidRPr="00ED6F54">
              <w:rPr>
                <w:rFonts w:eastAsiaTheme="minorEastAsia"/>
              </w:rPr>
              <w:t>22.05.2024</w:t>
            </w:r>
          </w:p>
        </w:tc>
        <w:tc>
          <w:tcPr>
            <w:tcW w:w="1519" w:type="dxa"/>
            <w:shd w:val="clear" w:color="auto" w:fill="auto"/>
          </w:tcPr>
          <w:p w14:paraId="3881D143" w14:textId="77777777" w:rsidR="00F36D06" w:rsidRPr="00ED6F54" w:rsidRDefault="00F36D06" w:rsidP="00F36D06">
            <w:pPr>
              <w:jc w:val="center"/>
              <w:rPr>
                <w:rFonts w:eastAsiaTheme="minorEastAsia"/>
              </w:rPr>
            </w:pPr>
            <w:hyperlink r:id="rId35" w:history="1">
              <w:r w:rsidRPr="00ED6F54">
                <w:rPr>
                  <w:rStyle w:val="Hyperlink"/>
                  <w:rFonts w:eastAsiaTheme="minorEastAsia"/>
                </w:rPr>
                <w:t>OB-1293</w:t>
              </w:r>
            </w:hyperlink>
          </w:p>
        </w:tc>
      </w:tr>
    </w:tbl>
    <w:p w14:paraId="4AE39066" w14:textId="1B17A087" w:rsidR="000237AF" w:rsidRPr="000237AF" w:rsidRDefault="000237AF" w:rsidP="000237AF">
      <w:pPr>
        <w:pageBreakBefore/>
        <w:jc w:val="center"/>
        <w:rPr>
          <w:b/>
          <w:bCs/>
        </w:rPr>
      </w:pPr>
      <w:r w:rsidRPr="000237AF">
        <w:rPr>
          <w:b/>
          <w:bCs/>
        </w:rPr>
        <w:lastRenderedPageBreak/>
        <w:t>Annex B</w:t>
      </w:r>
    </w:p>
    <w:p w14:paraId="0957658C" w14:textId="77777777" w:rsidR="005274D2" w:rsidRPr="007727CC" w:rsidRDefault="005274D2" w:rsidP="005274D2">
      <w:pPr>
        <w:snapToGrid w:val="0"/>
        <w:jc w:val="center"/>
        <w:rPr>
          <w:b/>
          <w:bCs/>
          <w:szCs w:val="18"/>
          <w:lang w:val="en-US"/>
        </w:rPr>
      </w:pPr>
      <w:r>
        <w:rPr>
          <w:b/>
          <w:bCs/>
          <w:lang w:val="en-US"/>
        </w:rPr>
        <w:t xml:space="preserve">Draft </w:t>
      </w:r>
      <w:r w:rsidRPr="00C65C32">
        <w:rPr>
          <w:b/>
          <w:bCs/>
          <w:lang w:val="en-US"/>
        </w:rPr>
        <w:t>Time Plan for the ITU-T SG11 meeting</w:t>
      </w:r>
      <w:r>
        <w:rPr>
          <w:b/>
          <w:bCs/>
          <w:lang w:val="en-US"/>
        </w:rPr>
        <w:t>, Geneva,</w:t>
      </w:r>
      <w:r w:rsidRPr="00C65C32">
        <w:rPr>
          <w:b/>
          <w:bCs/>
          <w:lang w:val="en-US"/>
        </w:rPr>
        <w:t xml:space="preserve"> </w:t>
      </w:r>
      <w:r>
        <w:rPr>
          <w:b/>
          <w:bCs/>
          <w:lang w:val="en-US"/>
        </w:rPr>
        <w:t>17-26 November 2025</w:t>
      </w:r>
      <w:r>
        <w:rPr>
          <w:b/>
          <w:bCs/>
        </w:rPr>
        <w:t>, TBA</w:t>
      </w:r>
    </w:p>
    <w:p w14:paraId="78DF53F1" w14:textId="77777777" w:rsidR="005274D2" w:rsidRDefault="005274D2" w:rsidP="005274D2">
      <w:pPr>
        <w:snapToGrid w:val="0"/>
        <w:spacing w:after="120"/>
        <w:jc w:val="center"/>
        <w:rPr>
          <w:rFonts w:eastAsia="Calibri"/>
          <w:b/>
          <w:bCs/>
          <w:lang w:val="en-US"/>
        </w:rPr>
      </w:pPr>
      <w:r>
        <w:rPr>
          <w:rFonts w:eastAsia="Calibri"/>
          <w:b/>
          <w:bCs/>
          <w:lang w:val="en-US"/>
        </w:rPr>
        <w:t>(First week)</w:t>
      </w:r>
    </w:p>
    <w:tbl>
      <w:tblPr>
        <w:tblW w:w="135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
        <w:gridCol w:w="1194"/>
        <w:gridCol w:w="354"/>
        <w:gridCol w:w="353"/>
        <w:gridCol w:w="353"/>
        <w:gridCol w:w="353"/>
        <w:gridCol w:w="353"/>
        <w:gridCol w:w="353"/>
        <w:gridCol w:w="354"/>
        <w:gridCol w:w="354"/>
        <w:gridCol w:w="353"/>
        <w:gridCol w:w="353"/>
        <w:gridCol w:w="352"/>
        <w:gridCol w:w="352"/>
        <w:gridCol w:w="352"/>
        <w:gridCol w:w="353"/>
        <w:gridCol w:w="353"/>
        <w:gridCol w:w="352"/>
        <w:gridCol w:w="352"/>
        <w:gridCol w:w="352"/>
        <w:gridCol w:w="352"/>
        <w:gridCol w:w="352"/>
        <w:gridCol w:w="353"/>
        <w:gridCol w:w="353"/>
        <w:gridCol w:w="352"/>
        <w:gridCol w:w="352"/>
        <w:gridCol w:w="352"/>
        <w:gridCol w:w="352"/>
        <w:gridCol w:w="352"/>
        <w:gridCol w:w="353"/>
        <w:gridCol w:w="353"/>
        <w:gridCol w:w="352"/>
        <w:gridCol w:w="352"/>
        <w:gridCol w:w="352"/>
        <w:gridCol w:w="352"/>
        <w:gridCol w:w="352"/>
        <w:gridCol w:w="353"/>
        <w:gridCol w:w="10"/>
      </w:tblGrid>
      <w:tr w:rsidR="005274D2" w:rsidRPr="00B7315F" w14:paraId="29C50372" w14:textId="77777777" w:rsidTr="00716F79">
        <w:trPr>
          <w:gridAfter w:val="1"/>
          <w:wAfter w:w="10" w:type="dxa"/>
          <w:trHeight w:val="270"/>
          <w:jc w:val="center"/>
        </w:trPr>
        <w:tc>
          <w:tcPr>
            <w:tcW w:w="1204" w:type="dxa"/>
            <w:gridSpan w:val="2"/>
            <w:vMerge w:val="restart"/>
            <w:tcBorders>
              <w:top w:val="nil"/>
              <w:left w:val="nil"/>
              <w:right w:val="single" w:sz="12" w:space="0" w:color="auto"/>
            </w:tcBorders>
            <w:shd w:val="clear" w:color="auto" w:fill="auto"/>
            <w:vAlign w:val="center"/>
          </w:tcPr>
          <w:p w14:paraId="2AA44B93" w14:textId="77777777" w:rsidR="005274D2" w:rsidRPr="00B76F70" w:rsidRDefault="005274D2" w:rsidP="00716F79">
            <w:pPr>
              <w:spacing w:before="40" w:after="40"/>
              <w:jc w:val="center"/>
              <w:rPr>
                <w:b/>
                <w:sz w:val="16"/>
                <w:szCs w:val="16"/>
                <w:highlight w:val="yellow"/>
              </w:rPr>
            </w:pPr>
          </w:p>
        </w:tc>
        <w:tc>
          <w:tcPr>
            <w:tcW w:w="2473" w:type="dxa"/>
            <w:gridSpan w:val="7"/>
            <w:tcBorders>
              <w:top w:val="single" w:sz="12" w:space="0" w:color="auto"/>
              <w:left w:val="single" w:sz="12" w:space="0" w:color="auto"/>
              <w:bottom w:val="single" w:sz="6" w:space="0" w:color="auto"/>
              <w:right w:val="single" w:sz="12" w:space="0" w:color="auto"/>
            </w:tcBorders>
            <w:shd w:val="clear" w:color="auto" w:fill="auto"/>
            <w:vAlign w:val="center"/>
          </w:tcPr>
          <w:p w14:paraId="7BF4062A" w14:textId="77777777" w:rsidR="005274D2" w:rsidRPr="00B76F70" w:rsidRDefault="005274D2" w:rsidP="00716F79">
            <w:pPr>
              <w:spacing w:before="40" w:after="40"/>
              <w:jc w:val="center"/>
              <w:rPr>
                <w:sz w:val="16"/>
                <w:szCs w:val="16"/>
              </w:rPr>
            </w:pPr>
            <w:r w:rsidRPr="00B76F70">
              <w:rPr>
                <w:b/>
                <w:bCs/>
                <w:sz w:val="16"/>
                <w:szCs w:val="16"/>
              </w:rPr>
              <w:t>Monday</w:t>
            </w:r>
            <w:r w:rsidRPr="00B76F70">
              <w:rPr>
                <w:b/>
                <w:bCs/>
                <w:sz w:val="16"/>
                <w:szCs w:val="16"/>
              </w:rPr>
              <w:br/>
            </w:r>
            <w:r>
              <w:rPr>
                <w:b/>
                <w:bCs/>
                <w:sz w:val="16"/>
                <w:szCs w:val="16"/>
              </w:rPr>
              <w:t>17 November</w:t>
            </w:r>
            <w:r w:rsidRPr="00B76F70">
              <w:rPr>
                <w:b/>
                <w:bCs/>
                <w:sz w:val="16"/>
                <w:szCs w:val="16"/>
              </w:rPr>
              <w:t xml:space="preserve"> 2025</w:t>
            </w:r>
          </w:p>
        </w:tc>
        <w:tc>
          <w:tcPr>
            <w:tcW w:w="2469" w:type="dxa"/>
            <w:gridSpan w:val="7"/>
            <w:tcBorders>
              <w:top w:val="single" w:sz="12" w:space="0" w:color="auto"/>
              <w:left w:val="single" w:sz="12" w:space="0" w:color="auto"/>
              <w:bottom w:val="single" w:sz="6" w:space="0" w:color="auto"/>
              <w:right w:val="single" w:sz="12" w:space="0" w:color="auto"/>
            </w:tcBorders>
            <w:shd w:val="clear" w:color="auto" w:fill="auto"/>
            <w:vAlign w:val="center"/>
          </w:tcPr>
          <w:p w14:paraId="5B9D6933" w14:textId="77777777" w:rsidR="005274D2" w:rsidRPr="00B76F70" w:rsidRDefault="005274D2" w:rsidP="00716F79">
            <w:pPr>
              <w:spacing w:before="40" w:after="40"/>
              <w:jc w:val="center"/>
              <w:rPr>
                <w:sz w:val="16"/>
                <w:szCs w:val="16"/>
              </w:rPr>
            </w:pPr>
            <w:r w:rsidRPr="00B76F70">
              <w:rPr>
                <w:b/>
                <w:bCs/>
                <w:sz w:val="16"/>
                <w:szCs w:val="16"/>
              </w:rPr>
              <w:t>Tuesday</w:t>
            </w:r>
            <w:r w:rsidRPr="00B76F70">
              <w:rPr>
                <w:b/>
                <w:bCs/>
                <w:sz w:val="16"/>
                <w:szCs w:val="16"/>
              </w:rPr>
              <w:br/>
            </w:r>
            <w:r>
              <w:rPr>
                <w:b/>
                <w:bCs/>
                <w:sz w:val="16"/>
                <w:szCs w:val="16"/>
              </w:rPr>
              <w:t>18 November</w:t>
            </w:r>
            <w:r w:rsidRPr="00B76F70">
              <w:rPr>
                <w:b/>
                <w:bCs/>
                <w:sz w:val="16"/>
                <w:szCs w:val="16"/>
              </w:rPr>
              <w:t xml:space="preserve"> 2025</w:t>
            </w:r>
          </w:p>
        </w:tc>
        <w:tc>
          <w:tcPr>
            <w:tcW w:w="2466" w:type="dxa"/>
            <w:gridSpan w:val="7"/>
            <w:tcBorders>
              <w:top w:val="single" w:sz="12" w:space="0" w:color="auto"/>
              <w:left w:val="single" w:sz="12" w:space="0" w:color="auto"/>
              <w:bottom w:val="single" w:sz="6" w:space="0" w:color="auto"/>
              <w:right w:val="single" w:sz="12" w:space="0" w:color="auto"/>
            </w:tcBorders>
            <w:shd w:val="clear" w:color="auto" w:fill="auto"/>
            <w:vAlign w:val="center"/>
          </w:tcPr>
          <w:p w14:paraId="40D9B1C1" w14:textId="77777777" w:rsidR="005274D2" w:rsidRPr="00B76F70" w:rsidRDefault="005274D2" w:rsidP="00716F79">
            <w:pPr>
              <w:spacing w:before="40" w:after="40"/>
              <w:jc w:val="center"/>
              <w:rPr>
                <w:sz w:val="16"/>
                <w:szCs w:val="16"/>
              </w:rPr>
            </w:pPr>
            <w:r w:rsidRPr="00B76F70">
              <w:rPr>
                <w:b/>
                <w:bCs/>
                <w:sz w:val="16"/>
                <w:szCs w:val="16"/>
              </w:rPr>
              <w:t>Wednesday</w:t>
            </w:r>
            <w:r w:rsidRPr="00B76F70">
              <w:rPr>
                <w:b/>
                <w:bCs/>
                <w:sz w:val="16"/>
                <w:szCs w:val="16"/>
              </w:rPr>
              <w:br/>
            </w:r>
            <w:r>
              <w:rPr>
                <w:b/>
                <w:bCs/>
                <w:sz w:val="16"/>
                <w:szCs w:val="16"/>
              </w:rPr>
              <w:t xml:space="preserve">19 November </w:t>
            </w:r>
            <w:r w:rsidRPr="00B76F70">
              <w:rPr>
                <w:b/>
                <w:bCs/>
                <w:sz w:val="16"/>
                <w:szCs w:val="16"/>
              </w:rPr>
              <w:t>2025</w:t>
            </w:r>
          </w:p>
        </w:tc>
        <w:tc>
          <w:tcPr>
            <w:tcW w:w="2466" w:type="dxa"/>
            <w:gridSpan w:val="7"/>
            <w:tcBorders>
              <w:top w:val="single" w:sz="12" w:space="0" w:color="auto"/>
              <w:left w:val="single" w:sz="12" w:space="0" w:color="auto"/>
              <w:bottom w:val="single" w:sz="6" w:space="0" w:color="auto"/>
              <w:right w:val="single" w:sz="12" w:space="0" w:color="auto"/>
            </w:tcBorders>
            <w:shd w:val="clear" w:color="auto" w:fill="auto"/>
            <w:vAlign w:val="center"/>
          </w:tcPr>
          <w:p w14:paraId="7A8505FD" w14:textId="77777777" w:rsidR="005274D2" w:rsidRPr="00B76F70" w:rsidRDefault="005274D2" w:rsidP="00716F79">
            <w:pPr>
              <w:spacing w:before="40" w:after="40"/>
              <w:jc w:val="center"/>
              <w:rPr>
                <w:sz w:val="16"/>
                <w:szCs w:val="16"/>
              </w:rPr>
            </w:pPr>
            <w:r w:rsidRPr="00B76F70">
              <w:rPr>
                <w:b/>
                <w:bCs/>
                <w:sz w:val="16"/>
                <w:szCs w:val="16"/>
              </w:rPr>
              <w:t>Thursday</w:t>
            </w:r>
            <w:r w:rsidRPr="00B76F70">
              <w:rPr>
                <w:b/>
                <w:bCs/>
                <w:sz w:val="16"/>
                <w:szCs w:val="16"/>
              </w:rPr>
              <w:br/>
            </w:r>
            <w:r>
              <w:rPr>
                <w:b/>
                <w:bCs/>
                <w:sz w:val="16"/>
                <w:szCs w:val="16"/>
              </w:rPr>
              <w:t xml:space="preserve">20 November </w:t>
            </w:r>
            <w:r w:rsidRPr="00B76F70">
              <w:rPr>
                <w:b/>
                <w:bCs/>
                <w:sz w:val="16"/>
                <w:szCs w:val="16"/>
              </w:rPr>
              <w:t>2025</w:t>
            </w:r>
          </w:p>
        </w:tc>
        <w:tc>
          <w:tcPr>
            <w:tcW w:w="2466" w:type="dxa"/>
            <w:gridSpan w:val="7"/>
            <w:tcBorders>
              <w:top w:val="single" w:sz="12" w:space="0" w:color="auto"/>
              <w:left w:val="single" w:sz="12" w:space="0" w:color="auto"/>
              <w:bottom w:val="single" w:sz="6" w:space="0" w:color="auto"/>
              <w:right w:val="single" w:sz="12" w:space="0" w:color="auto"/>
            </w:tcBorders>
            <w:shd w:val="clear" w:color="auto" w:fill="auto"/>
            <w:vAlign w:val="center"/>
          </w:tcPr>
          <w:p w14:paraId="5C43A2AF" w14:textId="77777777" w:rsidR="005274D2" w:rsidRPr="00B76F70" w:rsidRDefault="005274D2" w:rsidP="00716F79">
            <w:pPr>
              <w:spacing w:before="40" w:after="40"/>
              <w:jc w:val="center"/>
              <w:rPr>
                <w:sz w:val="16"/>
                <w:szCs w:val="16"/>
              </w:rPr>
            </w:pPr>
            <w:r w:rsidRPr="00B76F70">
              <w:rPr>
                <w:b/>
                <w:bCs/>
                <w:sz w:val="16"/>
                <w:szCs w:val="16"/>
              </w:rPr>
              <w:t>Friday</w:t>
            </w:r>
            <w:r w:rsidRPr="00B76F70">
              <w:rPr>
                <w:b/>
                <w:bCs/>
                <w:sz w:val="16"/>
                <w:szCs w:val="16"/>
              </w:rPr>
              <w:br/>
              <w:t>2</w:t>
            </w:r>
            <w:r>
              <w:rPr>
                <w:b/>
                <w:bCs/>
                <w:sz w:val="16"/>
                <w:szCs w:val="16"/>
              </w:rPr>
              <w:t>1</w:t>
            </w:r>
            <w:r w:rsidRPr="00B76F70">
              <w:rPr>
                <w:b/>
                <w:bCs/>
                <w:sz w:val="16"/>
                <w:szCs w:val="16"/>
              </w:rPr>
              <w:t xml:space="preserve"> </w:t>
            </w:r>
            <w:r>
              <w:rPr>
                <w:b/>
                <w:bCs/>
                <w:sz w:val="16"/>
                <w:szCs w:val="16"/>
              </w:rPr>
              <w:t>November</w:t>
            </w:r>
            <w:r w:rsidRPr="00B76F70">
              <w:rPr>
                <w:b/>
                <w:bCs/>
                <w:sz w:val="16"/>
                <w:szCs w:val="16"/>
              </w:rPr>
              <w:t xml:space="preserve"> 2025</w:t>
            </w:r>
          </w:p>
        </w:tc>
      </w:tr>
      <w:tr w:rsidR="005274D2" w:rsidRPr="00B7315F" w14:paraId="60BECDE8" w14:textId="77777777" w:rsidTr="00716F79">
        <w:trPr>
          <w:gridAfter w:val="1"/>
          <w:wAfter w:w="10" w:type="dxa"/>
          <w:trHeight w:val="270"/>
          <w:jc w:val="center"/>
        </w:trPr>
        <w:tc>
          <w:tcPr>
            <w:tcW w:w="1204" w:type="dxa"/>
            <w:gridSpan w:val="2"/>
            <w:vMerge/>
            <w:tcBorders>
              <w:left w:val="nil"/>
              <w:bottom w:val="single" w:sz="8" w:space="0" w:color="auto"/>
              <w:right w:val="single" w:sz="12" w:space="0" w:color="auto"/>
            </w:tcBorders>
            <w:shd w:val="clear" w:color="auto" w:fill="auto"/>
            <w:vAlign w:val="center"/>
          </w:tcPr>
          <w:p w14:paraId="0621E729" w14:textId="77777777" w:rsidR="005274D2" w:rsidRPr="00B76F70" w:rsidRDefault="005274D2" w:rsidP="00716F79">
            <w:pPr>
              <w:spacing w:before="40" w:after="40"/>
              <w:jc w:val="center"/>
              <w:rPr>
                <w:b/>
                <w:sz w:val="16"/>
                <w:szCs w:val="16"/>
                <w:highlight w:val="yellow"/>
              </w:rPr>
            </w:pPr>
          </w:p>
        </w:tc>
        <w:tc>
          <w:tcPr>
            <w:tcW w:w="354" w:type="dxa"/>
            <w:tcBorders>
              <w:top w:val="single" w:sz="6" w:space="0" w:color="auto"/>
              <w:left w:val="single" w:sz="12" w:space="0" w:color="auto"/>
              <w:bottom w:val="single" w:sz="6" w:space="0" w:color="auto"/>
              <w:right w:val="single" w:sz="6" w:space="0" w:color="auto"/>
            </w:tcBorders>
            <w:shd w:val="clear" w:color="auto" w:fill="auto"/>
            <w:vAlign w:val="center"/>
          </w:tcPr>
          <w:p w14:paraId="5DADD2F4" w14:textId="77777777" w:rsidR="005274D2" w:rsidRPr="00B76F70" w:rsidRDefault="005274D2" w:rsidP="00716F79">
            <w:pPr>
              <w:spacing w:before="40" w:after="40"/>
              <w:jc w:val="center"/>
              <w:rPr>
                <w:sz w:val="16"/>
                <w:szCs w:val="16"/>
              </w:rPr>
            </w:pPr>
            <w:r w:rsidRPr="00B76F70">
              <w:rPr>
                <w:sz w:val="16"/>
                <w:szCs w:val="16"/>
              </w:rPr>
              <w:t>0</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082CA48" w14:textId="77777777" w:rsidR="005274D2" w:rsidRPr="00B76F70" w:rsidRDefault="005274D2" w:rsidP="00716F79">
            <w:pPr>
              <w:spacing w:before="40" w:after="40"/>
              <w:jc w:val="center"/>
              <w:rPr>
                <w:sz w:val="16"/>
                <w:szCs w:val="16"/>
              </w:rPr>
            </w:pPr>
            <w:r w:rsidRPr="00B76F70">
              <w:rPr>
                <w:sz w:val="16"/>
                <w:szCs w:val="16"/>
              </w:rPr>
              <w:t>1</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64971EB8" w14:textId="77777777" w:rsidR="005274D2" w:rsidRPr="00B76F70" w:rsidRDefault="005274D2" w:rsidP="00716F79">
            <w:pPr>
              <w:spacing w:before="40" w:after="40"/>
              <w:jc w:val="center"/>
              <w:rPr>
                <w:sz w:val="16"/>
                <w:szCs w:val="16"/>
              </w:rPr>
            </w:pPr>
            <w:r w:rsidRPr="00B76F70">
              <w:rPr>
                <w:sz w:val="16"/>
                <w:szCs w:val="16"/>
              </w:rPr>
              <w:t>2</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4826EB5" w14:textId="77777777" w:rsidR="005274D2" w:rsidRPr="00B76F70" w:rsidRDefault="005274D2" w:rsidP="00716F79">
            <w:pPr>
              <w:spacing w:before="40" w:after="40"/>
              <w:jc w:val="center"/>
              <w:rPr>
                <w:sz w:val="16"/>
                <w:szCs w:val="16"/>
              </w:rPr>
            </w:pPr>
            <w:r w:rsidRPr="00B76F70">
              <w:rPr>
                <w:noProof/>
                <w:sz w:val="16"/>
                <w:szCs w:val="16"/>
                <w:lang w:val="en-US" w:eastAsia="zh-CN"/>
              </w:rPr>
              <w:drawing>
                <wp:inline distT="0" distB="0" distL="0" distR="0" wp14:anchorId="35908A87" wp14:editId="051F1A7D">
                  <wp:extent cx="156740" cy="151075"/>
                  <wp:effectExtent l="0" t="0" r="0" b="1905"/>
                  <wp:docPr id="1578469143" name="Picture 1578469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r:link="rId37" cstate="print">
                            <a:extLst>
                              <a:ext uri="{28A0092B-C50C-407E-A947-70E740481C1C}">
                                <a14:useLocalDpi xmlns:a14="http://schemas.microsoft.com/office/drawing/2010/main" val="0"/>
                              </a:ext>
                            </a:extLst>
                          </a:blip>
                          <a:srcRect/>
                          <a:stretch>
                            <a:fillRect/>
                          </a:stretch>
                        </pic:blipFill>
                        <pic:spPr bwMode="auto">
                          <a:xfrm>
                            <a:off x="0" y="0"/>
                            <a:ext cx="157790" cy="152087"/>
                          </a:xfrm>
                          <a:prstGeom prst="rect">
                            <a:avLst/>
                          </a:prstGeom>
                          <a:noFill/>
                          <a:ln>
                            <a:noFill/>
                          </a:ln>
                        </pic:spPr>
                      </pic:pic>
                    </a:graphicData>
                  </a:graphic>
                </wp:inline>
              </w:drawing>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6ADDE4E0" w14:textId="77777777" w:rsidR="005274D2" w:rsidRPr="00B76F70" w:rsidRDefault="005274D2" w:rsidP="00716F79">
            <w:pPr>
              <w:spacing w:before="40" w:after="40"/>
              <w:jc w:val="center"/>
              <w:rPr>
                <w:sz w:val="16"/>
                <w:szCs w:val="16"/>
              </w:rPr>
            </w:pPr>
            <w:r w:rsidRPr="00B76F70">
              <w:rPr>
                <w:sz w:val="16"/>
                <w:szCs w:val="16"/>
              </w:rPr>
              <w:t>3</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DA25E62" w14:textId="77777777" w:rsidR="005274D2" w:rsidRPr="00B76F70" w:rsidRDefault="005274D2" w:rsidP="00716F79">
            <w:pPr>
              <w:spacing w:before="40" w:after="40"/>
              <w:jc w:val="center"/>
              <w:rPr>
                <w:sz w:val="16"/>
                <w:szCs w:val="16"/>
              </w:rPr>
            </w:pPr>
            <w:r w:rsidRPr="00B76F70">
              <w:rPr>
                <w:sz w:val="16"/>
                <w:szCs w:val="16"/>
              </w:rPr>
              <w:t>4</w:t>
            </w:r>
          </w:p>
        </w:tc>
        <w:tc>
          <w:tcPr>
            <w:tcW w:w="354" w:type="dxa"/>
            <w:tcBorders>
              <w:top w:val="single" w:sz="6" w:space="0" w:color="auto"/>
              <w:left w:val="single" w:sz="6" w:space="0" w:color="auto"/>
              <w:bottom w:val="single" w:sz="6" w:space="0" w:color="auto"/>
              <w:right w:val="single" w:sz="12" w:space="0" w:color="auto"/>
            </w:tcBorders>
            <w:shd w:val="clear" w:color="auto" w:fill="auto"/>
            <w:vAlign w:val="center"/>
          </w:tcPr>
          <w:p w14:paraId="390BBCEE" w14:textId="77777777" w:rsidR="005274D2" w:rsidRPr="00B76F70" w:rsidRDefault="005274D2" w:rsidP="00716F79">
            <w:pPr>
              <w:spacing w:before="40" w:after="40"/>
              <w:jc w:val="center"/>
              <w:rPr>
                <w:sz w:val="16"/>
                <w:szCs w:val="16"/>
              </w:rPr>
            </w:pPr>
            <w:r w:rsidRPr="00B76F70">
              <w:rPr>
                <w:sz w:val="16"/>
                <w:szCs w:val="16"/>
              </w:rPr>
              <w:t>5</w:t>
            </w:r>
          </w:p>
        </w:tc>
        <w:tc>
          <w:tcPr>
            <w:tcW w:w="354" w:type="dxa"/>
            <w:tcBorders>
              <w:top w:val="single" w:sz="6" w:space="0" w:color="auto"/>
              <w:left w:val="single" w:sz="12" w:space="0" w:color="auto"/>
              <w:bottom w:val="single" w:sz="6" w:space="0" w:color="auto"/>
              <w:right w:val="single" w:sz="6" w:space="0" w:color="auto"/>
            </w:tcBorders>
            <w:shd w:val="clear" w:color="auto" w:fill="auto"/>
            <w:vAlign w:val="center"/>
          </w:tcPr>
          <w:p w14:paraId="125BBC72" w14:textId="77777777" w:rsidR="005274D2" w:rsidRPr="00B76F70" w:rsidRDefault="005274D2" w:rsidP="00716F79">
            <w:pPr>
              <w:spacing w:before="40" w:after="40"/>
              <w:jc w:val="center"/>
              <w:rPr>
                <w:sz w:val="16"/>
                <w:szCs w:val="16"/>
              </w:rPr>
            </w:pPr>
            <w:r w:rsidRPr="00B76F70">
              <w:rPr>
                <w:sz w:val="16"/>
                <w:szCs w:val="16"/>
              </w:rPr>
              <w:t>0</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64592DEA" w14:textId="77777777" w:rsidR="005274D2" w:rsidRPr="00B76F70" w:rsidRDefault="005274D2" w:rsidP="00716F79">
            <w:pPr>
              <w:spacing w:before="40" w:after="40"/>
              <w:jc w:val="center"/>
              <w:rPr>
                <w:sz w:val="16"/>
                <w:szCs w:val="16"/>
              </w:rPr>
            </w:pPr>
            <w:r w:rsidRPr="00B76F70">
              <w:rPr>
                <w:sz w:val="16"/>
                <w:szCs w:val="16"/>
              </w:rPr>
              <w:t>1</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C43554E" w14:textId="77777777" w:rsidR="005274D2" w:rsidRPr="00B76F70" w:rsidRDefault="005274D2" w:rsidP="00716F79">
            <w:pPr>
              <w:spacing w:before="40" w:after="40"/>
              <w:jc w:val="center"/>
              <w:rPr>
                <w:sz w:val="16"/>
                <w:szCs w:val="16"/>
              </w:rPr>
            </w:pPr>
            <w:r w:rsidRPr="00B76F70">
              <w:rPr>
                <w:sz w:val="16"/>
                <w:szCs w:val="16"/>
              </w:rPr>
              <w:t>2</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E2C6F5F" w14:textId="77777777" w:rsidR="005274D2" w:rsidRPr="00B76F70" w:rsidRDefault="005274D2" w:rsidP="00716F79">
            <w:pPr>
              <w:spacing w:before="40" w:after="40"/>
              <w:jc w:val="center"/>
              <w:rPr>
                <w:sz w:val="16"/>
                <w:szCs w:val="16"/>
              </w:rPr>
            </w:pPr>
            <w:r w:rsidRPr="00B76F70">
              <w:rPr>
                <w:noProof/>
                <w:sz w:val="16"/>
                <w:szCs w:val="16"/>
                <w:lang w:val="en-US" w:eastAsia="zh-CN"/>
              </w:rPr>
              <w:drawing>
                <wp:inline distT="0" distB="0" distL="0" distR="0" wp14:anchorId="1547DECA" wp14:editId="013AB9C3">
                  <wp:extent cx="156740" cy="151075"/>
                  <wp:effectExtent l="0" t="0" r="0" b="1905"/>
                  <wp:docPr id="2129660338" name="Picture 2129660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r:link="rId37" cstate="print">
                            <a:extLst>
                              <a:ext uri="{28A0092B-C50C-407E-A947-70E740481C1C}">
                                <a14:useLocalDpi xmlns:a14="http://schemas.microsoft.com/office/drawing/2010/main" val="0"/>
                              </a:ext>
                            </a:extLst>
                          </a:blip>
                          <a:srcRect/>
                          <a:stretch>
                            <a:fillRect/>
                          </a:stretch>
                        </pic:blipFill>
                        <pic:spPr bwMode="auto">
                          <a:xfrm>
                            <a:off x="0" y="0"/>
                            <a:ext cx="157790" cy="152087"/>
                          </a:xfrm>
                          <a:prstGeom prst="rect">
                            <a:avLst/>
                          </a:prstGeom>
                          <a:noFill/>
                          <a:ln>
                            <a:noFill/>
                          </a:ln>
                        </pic:spPr>
                      </pic:pic>
                    </a:graphicData>
                  </a:graphic>
                </wp:inline>
              </w:drawing>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9B967C8" w14:textId="77777777" w:rsidR="005274D2" w:rsidRPr="00B76F70" w:rsidRDefault="005274D2" w:rsidP="00716F79">
            <w:pPr>
              <w:spacing w:before="40" w:after="40"/>
              <w:jc w:val="center"/>
              <w:rPr>
                <w:sz w:val="16"/>
                <w:szCs w:val="16"/>
              </w:rPr>
            </w:pPr>
            <w:r w:rsidRPr="00B76F70">
              <w:rPr>
                <w:sz w:val="16"/>
                <w:szCs w:val="16"/>
              </w:rPr>
              <w:t>3</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8CF1614" w14:textId="77777777" w:rsidR="005274D2" w:rsidRPr="00B76F70" w:rsidRDefault="005274D2" w:rsidP="00716F79">
            <w:pPr>
              <w:spacing w:before="40" w:after="40"/>
              <w:jc w:val="center"/>
              <w:rPr>
                <w:sz w:val="16"/>
                <w:szCs w:val="16"/>
              </w:rPr>
            </w:pPr>
            <w:r w:rsidRPr="00B76F70">
              <w:rPr>
                <w:sz w:val="16"/>
                <w:szCs w:val="16"/>
              </w:rPr>
              <w:t>4</w:t>
            </w:r>
          </w:p>
        </w:tc>
        <w:tc>
          <w:tcPr>
            <w:tcW w:w="353" w:type="dxa"/>
            <w:tcBorders>
              <w:top w:val="single" w:sz="6" w:space="0" w:color="auto"/>
              <w:left w:val="single" w:sz="6" w:space="0" w:color="auto"/>
              <w:bottom w:val="single" w:sz="6" w:space="0" w:color="auto"/>
              <w:right w:val="single" w:sz="12" w:space="0" w:color="auto"/>
            </w:tcBorders>
            <w:shd w:val="clear" w:color="auto" w:fill="auto"/>
            <w:vAlign w:val="center"/>
          </w:tcPr>
          <w:p w14:paraId="3B8F06D6" w14:textId="77777777" w:rsidR="005274D2" w:rsidRPr="00B76F70" w:rsidRDefault="005274D2" w:rsidP="00716F79">
            <w:pPr>
              <w:spacing w:before="40" w:after="40"/>
              <w:jc w:val="center"/>
              <w:rPr>
                <w:sz w:val="16"/>
                <w:szCs w:val="16"/>
              </w:rPr>
            </w:pPr>
            <w:r w:rsidRPr="00B76F70">
              <w:rPr>
                <w:sz w:val="16"/>
                <w:szCs w:val="16"/>
              </w:rPr>
              <w:t>5</w:t>
            </w:r>
          </w:p>
        </w:tc>
        <w:tc>
          <w:tcPr>
            <w:tcW w:w="353" w:type="dxa"/>
            <w:tcBorders>
              <w:top w:val="single" w:sz="6" w:space="0" w:color="auto"/>
              <w:left w:val="single" w:sz="12" w:space="0" w:color="auto"/>
              <w:bottom w:val="single" w:sz="6" w:space="0" w:color="auto"/>
              <w:right w:val="single" w:sz="6" w:space="0" w:color="auto"/>
            </w:tcBorders>
            <w:shd w:val="clear" w:color="auto" w:fill="auto"/>
            <w:vAlign w:val="center"/>
          </w:tcPr>
          <w:p w14:paraId="79060619" w14:textId="77777777" w:rsidR="005274D2" w:rsidRPr="00B76F70" w:rsidRDefault="005274D2" w:rsidP="00716F79">
            <w:pPr>
              <w:spacing w:before="40" w:after="40"/>
              <w:jc w:val="center"/>
              <w:rPr>
                <w:sz w:val="16"/>
                <w:szCs w:val="16"/>
              </w:rPr>
            </w:pPr>
            <w:r w:rsidRPr="00B76F70">
              <w:rPr>
                <w:sz w:val="16"/>
                <w:szCs w:val="16"/>
              </w:rPr>
              <w:t>0</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724DC6C" w14:textId="77777777" w:rsidR="005274D2" w:rsidRPr="00B76F70" w:rsidRDefault="005274D2" w:rsidP="00716F79">
            <w:pPr>
              <w:spacing w:before="40" w:after="40"/>
              <w:jc w:val="center"/>
              <w:rPr>
                <w:sz w:val="16"/>
                <w:szCs w:val="16"/>
              </w:rPr>
            </w:pPr>
            <w:r w:rsidRPr="00B76F70">
              <w:rPr>
                <w:sz w:val="16"/>
                <w:szCs w:val="16"/>
              </w:rPr>
              <w:t>1</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C291870" w14:textId="77777777" w:rsidR="005274D2" w:rsidRPr="00B76F70" w:rsidRDefault="005274D2" w:rsidP="00716F79">
            <w:pPr>
              <w:spacing w:before="40" w:after="40"/>
              <w:jc w:val="center"/>
              <w:rPr>
                <w:sz w:val="16"/>
                <w:szCs w:val="16"/>
              </w:rPr>
            </w:pPr>
            <w:r w:rsidRPr="00B76F70">
              <w:rPr>
                <w:sz w:val="16"/>
                <w:szCs w:val="16"/>
              </w:rPr>
              <w:t>2</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F9B6E9C" w14:textId="77777777" w:rsidR="005274D2" w:rsidRPr="00B76F70" w:rsidRDefault="005274D2" w:rsidP="00716F79">
            <w:pPr>
              <w:spacing w:before="40" w:after="40"/>
              <w:jc w:val="center"/>
              <w:rPr>
                <w:sz w:val="16"/>
                <w:szCs w:val="16"/>
              </w:rPr>
            </w:pPr>
            <w:r w:rsidRPr="00B76F70">
              <w:rPr>
                <w:noProof/>
                <w:sz w:val="16"/>
                <w:szCs w:val="16"/>
                <w:lang w:val="en-US" w:eastAsia="zh-CN"/>
              </w:rPr>
              <w:drawing>
                <wp:inline distT="0" distB="0" distL="0" distR="0" wp14:anchorId="44F5212A" wp14:editId="0B06325C">
                  <wp:extent cx="156740" cy="151075"/>
                  <wp:effectExtent l="0" t="0" r="0" b="1905"/>
                  <wp:docPr id="670024342" name="Picture 670024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r:link="rId37" cstate="print">
                            <a:extLst>
                              <a:ext uri="{28A0092B-C50C-407E-A947-70E740481C1C}">
                                <a14:useLocalDpi xmlns:a14="http://schemas.microsoft.com/office/drawing/2010/main" val="0"/>
                              </a:ext>
                            </a:extLst>
                          </a:blip>
                          <a:srcRect/>
                          <a:stretch>
                            <a:fillRect/>
                          </a:stretch>
                        </pic:blipFill>
                        <pic:spPr bwMode="auto">
                          <a:xfrm>
                            <a:off x="0" y="0"/>
                            <a:ext cx="157790" cy="152087"/>
                          </a:xfrm>
                          <a:prstGeom prst="rect">
                            <a:avLst/>
                          </a:prstGeom>
                          <a:noFill/>
                          <a:ln>
                            <a:noFill/>
                          </a:ln>
                        </pic:spPr>
                      </pic:pic>
                    </a:graphicData>
                  </a:graphic>
                </wp:inline>
              </w:drawing>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8EF1C0D" w14:textId="77777777" w:rsidR="005274D2" w:rsidRPr="00B76F70" w:rsidRDefault="005274D2" w:rsidP="00716F79">
            <w:pPr>
              <w:spacing w:before="40" w:after="40"/>
              <w:jc w:val="center"/>
              <w:rPr>
                <w:sz w:val="16"/>
                <w:szCs w:val="16"/>
              </w:rPr>
            </w:pPr>
            <w:r w:rsidRPr="00B76F70">
              <w:rPr>
                <w:sz w:val="16"/>
                <w:szCs w:val="16"/>
              </w:rPr>
              <w:t>3</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8142692" w14:textId="77777777" w:rsidR="005274D2" w:rsidRPr="00B76F70" w:rsidRDefault="005274D2" w:rsidP="00716F79">
            <w:pPr>
              <w:spacing w:before="40" w:after="40"/>
              <w:jc w:val="center"/>
              <w:rPr>
                <w:sz w:val="16"/>
                <w:szCs w:val="16"/>
              </w:rPr>
            </w:pPr>
            <w:r w:rsidRPr="00B76F70">
              <w:rPr>
                <w:sz w:val="16"/>
                <w:szCs w:val="16"/>
              </w:rPr>
              <w:t>4</w:t>
            </w:r>
          </w:p>
        </w:tc>
        <w:tc>
          <w:tcPr>
            <w:tcW w:w="353" w:type="dxa"/>
            <w:tcBorders>
              <w:top w:val="single" w:sz="6" w:space="0" w:color="auto"/>
              <w:left w:val="single" w:sz="6" w:space="0" w:color="auto"/>
              <w:bottom w:val="single" w:sz="6" w:space="0" w:color="auto"/>
              <w:right w:val="single" w:sz="12" w:space="0" w:color="auto"/>
            </w:tcBorders>
            <w:shd w:val="clear" w:color="auto" w:fill="auto"/>
            <w:vAlign w:val="center"/>
          </w:tcPr>
          <w:p w14:paraId="08186EA8" w14:textId="77777777" w:rsidR="005274D2" w:rsidRPr="00B76F70" w:rsidRDefault="005274D2" w:rsidP="00716F79">
            <w:pPr>
              <w:spacing w:before="40" w:after="40"/>
              <w:jc w:val="center"/>
              <w:rPr>
                <w:sz w:val="16"/>
                <w:szCs w:val="16"/>
              </w:rPr>
            </w:pPr>
            <w:r w:rsidRPr="00B76F70">
              <w:rPr>
                <w:sz w:val="16"/>
                <w:szCs w:val="16"/>
              </w:rPr>
              <w:t>5</w:t>
            </w:r>
          </w:p>
        </w:tc>
        <w:tc>
          <w:tcPr>
            <w:tcW w:w="353" w:type="dxa"/>
            <w:tcBorders>
              <w:top w:val="single" w:sz="6" w:space="0" w:color="auto"/>
              <w:left w:val="single" w:sz="12" w:space="0" w:color="auto"/>
              <w:bottom w:val="single" w:sz="6" w:space="0" w:color="auto"/>
              <w:right w:val="single" w:sz="6" w:space="0" w:color="auto"/>
            </w:tcBorders>
            <w:shd w:val="clear" w:color="auto" w:fill="auto"/>
            <w:vAlign w:val="center"/>
          </w:tcPr>
          <w:p w14:paraId="2C59DEAD" w14:textId="77777777" w:rsidR="005274D2" w:rsidRPr="00B76F70" w:rsidRDefault="005274D2" w:rsidP="00716F79">
            <w:pPr>
              <w:spacing w:before="40" w:after="40"/>
              <w:jc w:val="center"/>
              <w:rPr>
                <w:sz w:val="16"/>
                <w:szCs w:val="16"/>
              </w:rPr>
            </w:pPr>
            <w:r w:rsidRPr="00B76F70">
              <w:rPr>
                <w:sz w:val="16"/>
                <w:szCs w:val="16"/>
              </w:rPr>
              <w:t>0</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EC05CCE" w14:textId="77777777" w:rsidR="005274D2" w:rsidRPr="00B76F70" w:rsidRDefault="005274D2" w:rsidP="00716F79">
            <w:pPr>
              <w:spacing w:before="40" w:after="40"/>
              <w:jc w:val="center"/>
              <w:rPr>
                <w:sz w:val="16"/>
                <w:szCs w:val="16"/>
              </w:rPr>
            </w:pPr>
            <w:r w:rsidRPr="00B76F70">
              <w:rPr>
                <w:sz w:val="16"/>
                <w:szCs w:val="16"/>
              </w:rPr>
              <w:t>1</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4B50908" w14:textId="77777777" w:rsidR="005274D2" w:rsidRPr="00B76F70" w:rsidRDefault="005274D2" w:rsidP="00716F79">
            <w:pPr>
              <w:spacing w:before="40" w:after="40"/>
              <w:jc w:val="center"/>
              <w:rPr>
                <w:sz w:val="16"/>
                <w:szCs w:val="16"/>
              </w:rPr>
            </w:pPr>
            <w:r w:rsidRPr="00B76F70">
              <w:rPr>
                <w:sz w:val="16"/>
                <w:szCs w:val="16"/>
              </w:rPr>
              <w:t>2</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028223E" w14:textId="77777777" w:rsidR="005274D2" w:rsidRPr="00B76F70" w:rsidRDefault="005274D2" w:rsidP="00716F79">
            <w:pPr>
              <w:spacing w:before="40" w:after="40"/>
              <w:jc w:val="center"/>
              <w:rPr>
                <w:sz w:val="16"/>
                <w:szCs w:val="16"/>
              </w:rPr>
            </w:pPr>
            <w:r w:rsidRPr="00B76F70">
              <w:rPr>
                <w:noProof/>
                <w:sz w:val="16"/>
                <w:szCs w:val="16"/>
                <w:lang w:val="en-US" w:eastAsia="zh-CN"/>
              </w:rPr>
              <w:drawing>
                <wp:inline distT="0" distB="0" distL="0" distR="0" wp14:anchorId="07C6BA28" wp14:editId="6DE055FD">
                  <wp:extent cx="156740" cy="151075"/>
                  <wp:effectExtent l="0" t="0" r="0" b="1905"/>
                  <wp:docPr id="1321140711" name="Picture 1321140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r:link="rId37" cstate="print">
                            <a:extLst>
                              <a:ext uri="{28A0092B-C50C-407E-A947-70E740481C1C}">
                                <a14:useLocalDpi xmlns:a14="http://schemas.microsoft.com/office/drawing/2010/main" val="0"/>
                              </a:ext>
                            </a:extLst>
                          </a:blip>
                          <a:srcRect/>
                          <a:stretch>
                            <a:fillRect/>
                          </a:stretch>
                        </pic:blipFill>
                        <pic:spPr bwMode="auto">
                          <a:xfrm>
                            <a:off x="0" y="0"/>
                            <a:ext cx="157790" cy="152087"/>
                          </a:xfrm>
                          <a:prstGeom prst="rect">
                            <a:avLst/>
                          </a:prstGeom>
                          <a:noFill/>
                          <a:ln>
                            <a:noFill/>
                          </a:ln>
                        </pic:spPr>
                      </pic:pic>
                    </a:graphicData>
                  </a:graphic>
                </wp:inline>
              </w:drawing>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EB6700E" w14:textId="77777777" w:rsidR="005274D2" w:rsidRPr="00B76F70" w:rsidRDefault="005274D2" w:rsidP="00716F79">
            <w:pPr>
              <w:spacing w:before="40" w:after="40"/>
              <w:jc w:val="center"/>
              <w:rPr>
                <w:sz w:val="16"/>
                <w:szCs w:val="16"/>
              </w:rPr>
            </w:pPr>
            <w:r w:rsidRPr="00B76F70">
              <w:rPr>
                <w:sz w:val="16"/>
                <w:szCs w:val="16"/>
              </w:rPr>
              <w:t>3</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7F58029" w14:textId="77777777" w:rsidR="005274D2" w:rsidRPr="00B76F70" w:rsidRDefault="005274D2" w:rsidP="00716F79">
            <w:pPr>
              <w:spacing w:before="40" w:after="40"/>
              <w:jc w:val="center"/>
              <w:rPr>
                <w:sz w:val="16"/>
                <w:szCs w:val="16"/>
              </w:rPr>
            </w:pPr>
            <w:r w:rsidRPr="00B76F70">
              <w:rPr>
                <w:sz w:val="16"/>
                <w:szCs w:val="16"/>
              </w:rPr>
              <w:t>4</w:t>
            </w:r>
          </w:p>
        </w:tc>
        <w:tc>
          <w:tcPr>
            <w:tcW w:w="353" w:type="dxa"/>
            <w:tcBorders>
              <w:top w:val="single" w:sz="6" w:space="0" w:color="auto"/>
              <w:left w:val="single" w:sz="6" w:space="0" w:color="auto"/>
              <w:bottom w:val="single" w:sz="6" w:space="0" w:color="auto"/>
              <w:right w:val="single" w:sz="12" w:space="0" w:color="auto"/>
            </w:tcBorders>
            <w:shd w:val="clear" w:color="auto" w:fill="auto"/>
            <w:vAlign w:val="center"/>
          </w:tcPr>
          <w:p w14:paraId="70426BC6" w14:textId="77777777" w:rsidR="005274D2" w:rsidRPr="00B76F70" w:rsidRDefault="005274D2" w:rsidP="00716F79">
            <w:pPr>
              <w:spacing w:before="40" w:after="40"/>
              <w:jc w:val="center"/>
              <w:rPr>
                <w:sz w:val="16"/>
                <w:szCs w:val="16"/>
              </w:rPr>
            </w:pPr>
            <w:r w:rsidRPr="00B76F70">
              <w:rPr>
                <w:sz w:val="16"/>
                <w:szCs w:val="16"/>
              </w:rPr>
              <w:t>5</w:t>
            </w:r>
          </w:p>
        </w:tc>
        <w:tc>
          <w:tcPr>
            <w:tcW w:w="353" w:type="dxa"/>
            <w:tcBorders>
              <w:top w:val="single" w:sz="6" w:space="0" w:color="auto"/>
              <w:left w:val="single" w:sz="12" w:space="0" w:color="auto"/>
              <w:bottom w:val="single" w:sz="6" w:space="0" w:color="auto"/>
              <w:right w:val="single" w:sz="6" w:space="0" w:color="auto"/>
            </w:tcBorders>
            <w:shd w:val="clear" w:color="auto" w:fill="auto"/>
            <w:vAlign w:val="center"/>
          </w:tcPr>
          <w:p w14:paraId="3F2D84B0" w14:textId="77777777" w:rsidR="005274D2" w:rsidRPr="00B76F70" w:rsidRDefault="005274D2" w:rsidP="00716F79">
            <w:pPr>
              <w:spacing w:before="40" w:after="40"/>
              <w:jc w:val="center"/>
              <w:rPr>
                <w:sz w:val="16"/>
                <w:szCs w:val="16"/>
              </w:rPr>
            </w:pPr>
            <w:r w:rsidRPr="00B76F70">
              <w:rPr>
                <w:sz w:val="16"/>
                <w:szCs w:val="16"/>
              </w:rPr>
              <w:t>0</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0483438" w14:textId="77777777" w:rsidR="005274D2" w:rsidRPr="00B76F70" w:rsidRDefault="005274D2" w:rsidP="00716F79">
            <w:pPr>
              <w:spacing w:before="40" w:after="40"/>
              <w:jc w:val="center"/>
              <w:rPr>
                <w:sz w:val="16"/>
                <w:szCs w:val="16"/>
              </w:rPr>
            </w:pPr>
            <w:r w:rsidRPr="00B76F70">
              <w:rPr>
                <w:sz w:val="16"/>
                <w:szCs w:val="16"/>
              </w:rPr>
              <w:t>1</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D0831D7" w14:textId="77777777" w:rsidR="005274D2" w:rsidRPr="00B76F70" w:rsidRDefault="005274D2" w:rsidP="00716F79">
            <w:pPr>
              <w:spacing w:before="40" w:after="40"/>
              <w:jc w:val="center"/>
              <w:rPr>
                <w:sz w:val="16"/>
                <w:szCs w:val="16"/>
              </w:rPr>
            </w:pPr>
            <w:r w:rsidRPr="00B76F70">
              <w:rPr>
                <w:sz w:val="16"/>
                <w:szCs w:val="16"/>
              </w:rPr>
              <w:t>2</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E6CFBB8" w14:textId="77777777" w:rsidR="005274D2" w:rsidRPr="00B76F70" w:rsidRDefault="005274D2" w:rsidP="00716F79">
            <w:pPr>
              <w:spacing w:before="40" w:after="40"/>
              <w:jc w:val="center"/>
              <w:rPr>
                <w:sz w:val="16"/>
                <w:szCs w:val="16"/>
              </w:rPr>
            </w:pPr>
            <w:r w:rsidRPr="00B76F70">
              <w:rPr>
                <w:noProof/>
                <w:sz w:val="16"/>
                <w:szCs w:val="16"/>
                <w:lang w:val="en-US" w:eastAsia="zh-CN"/>
              </w:rPr>
              <w:drawing>
                <wp:inline distT="0" distB="0" distL="0" distR="0" wp14:anchorId="524FB35C" wp14:editId="56A0B25A">
                  <wp:extent cx="156740" cy="151075"/>
                  <wp:effectExtent l="0" t="0" r="0" b="1905"/>
                  <wp:docPr id="1501836137" name="Picture 1501836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r:link="rId37" cstate="print">
                            <a:extLst>
                              <a:ext uri="{28A0092B-C50C-407E-A947-70E740481C1C}">
                                <a14:useLocalDpi xmlns:a14="http://schemas.microsoft.com/office/drawing/2010/main" val="0"/>
                              </a:ext>
                            </a:extLst>
                          </a:blip>
                          <a:srcRect/>
                          <a:stretch>
                            <a:fillRect/>
                          </a:stretch>
                        </pic:blipFill>
                        <pic:spPr bwMode="auto">
                          <a:xfrm>
                            <a:off x="0" y="0"/>
                            <a:ext cx="157790" cy="152087"/>
                          </a:xfrm>
                          <a:prstGeom prst="rect">
                            <a:avLst/>
                          </a:prstGeom>
                          <a:noFill/>
                          <a:ln>
                            <a:noFill/>
                          </a:ln>
                        </pic:spPr>
                      </pic:pic>
                    </a:graphicData>
                  </a:graphic>
                </wp:inline>
              </w:drawing>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60189FF" w14:textId="77777777" w:rsidR="005274D2" w:rsidRPr="00B76F70" w:rsidRDefault="005274D2" w:rsidP="00716F79">
            <w:pPr>
              <w:spacing w:before="40" w:after="40"/>
              <w:jc w:val="center"/>
              <w:rPr>
                <w:sz w:val="16"/>
                <w:szCs w:val="16"/>
              </w:rPr>
            </w:pPr>
            <w:r w:rsidRPr="00B76F70">
              <w:rPr>
                <w:sz w:val="16"/>
                <w:szCs w:val="16"/>
              </w:rPr>
              <w:t>3</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417F8C5" w14:textId="77777777" w:rsidR="005274D2" w:rsidRPr="00B76F70" w:rsidRDefault="005274D2" w:rsidP="00716F79">
            <w:pPr>
              <w:spacing w:before="40" w:after="40"/>
              <w:jc w:val="center"/>
              <w:rPr>
                <w:sz w:val="16"/>
                <w:szCs w:val="16"/>
              </w:rPr>
            </w:pPr>
            <w:r w:rsidRPr="00B76F70">
              <w:rPr>
                <w:sz w:val="16"/>
                <w:szCs w:val="16"/>
              </w:rPr>
              <w:t>4</w:t>
            </w:r>
          </w:p>
        </w:tc>
        <w:tc>
          <w:tcPr>
            <w:tcW w:w="353" w:type="dxa"/>
            <w:tcBorders>
              <w:top w:val="single" w:sz="6" w:space="0" w:color="auto"/>
              <w:left w:val="single" w:sz="6" w:space="0" w:color="auto"/>
              <w:bottom w:val="single" w:sz="6" w:space="0" w:color="auto"/>
              <w:right w:val="single" w:sz="12" w:space="0" w:color="auto"/>
            </w:tcBorders>
            <w:shd w:val="clear" w:color="auto" w:fill="auto"/>
            <w:vAlign w:val="center"/>
          </w:tcPr>
          <w:p w14:paraId="16AF5E3B" w14:textId="77777777" w:rsidR="005274D2" w:rsidRPr="00B76F70" w:rsidRDefault="005274D2" w:rsidP="00716F79">
            <w:pPr>
              <w:spacing w:before="40" w:after="40"/>
              <w:jc w:val="center"/>
              <w:rPr>
                <w:sz w:val="16"/>
                <w:szCs w:val="16"/>
              </w:rPr>
            </w:pPr>
            <w:r w:rsidRPr="00B76F70">
              <w:rPr>
                <w:sz w:val="16"/>
                <w:szCs w:val="16"/>
              </w:rPr>
              <w:t>5</w:t>
            </w:r>
          </w:p>
        </w:tc>
      </w:tr>
      <w:tr w:rsidR="00C81132" w:rsidRPr="00B7315F" w14:paraId="7065942F" w14:textId="77777777" w:rsidTr="00716F79">
        <w:trPr>
          <w:gridAfter w:val="1"/>
          <w:wAfter w:w="10" w:type="dxa"/>
          <w:trHeight w:val="270"/>
          <w:jc w:val="center"/>
        </w:trPr>
        <w:tc>
          <w:tcPr>
            <w:tcW w:w="1204" w:type="dxa"/>
            <w:gridSpan w:val="2"/>
            <w:tcBorders>
              <w:left w:val="single" w:sz="8" w:space="0" w:color="auto"/>
              <w:right w:val="single" w:sz="12" w:space="0" w:color="auto"/>
            </w:tcBorders>
            <w:shd w:val="clear" w:color="auto" w:fill="BFBFBF"/>
            <w:vAlign w:val="center"/>
          </w:tcPr>
          <w:p w14:paraId="12EE1A45" w14:textId="77777777" w:rsidR="005274D2" w:rsidRPr="00B76F70" w:rsidRDefault="005274D2" w:rsidP="00716F79">
            <w:pPr>
              <w:spacing w:before="40" w:after="40"/>
              <w:jc w:val="center"/>
              <w:rPr>
                <w:b/>
                <w:sz w:val="16"/>
                <w:szCs w:val="16"/>
              </w:rPr>
            </w:pPr>
            <w:r w:rsidRPr="00B76F70">
              <w:rPr>
                <w:b/>
                <w:sz w:val="16"/>
                <w:szCs w:val="16"/>
              </w:rPr>
              <w:t>SG11 PLEN</w:t>
            </w:r>
          </w:p>
        </w:tc>
        <w:tc>
          <w:tcPr>
            <w:tcW w:w="354" w:type="dxa"/>
            <w:tcBorders>
              <w:top w:val="single" w:sz="6" w:space="0" w:color="auto"/>
              <w:left w:val="single" w:sz="12" w:space="0" w:color="auto"/>
              <w:bottom w:val="single" w:sz="6" w:space="0" w:color="auto"/>
              <w:right w:val="single" w:sz="6" w:space="0" w:color="auto"/>
            </w:tcBorders>
            <w:shd w:val="clear" w:color="auto" w:fill="BFBFBF"/>
            <w:vAlign w:val="center"/>
          </w:tcPr>
          <w:p w14:paraId="53728C80"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6C84F69E" w14:textId="77777777" w:rsidR="005274D2" w:rsidRPr="00B76F70" w:rsidRDefault="005274D2" w:rsidP="00716F79">
            <w:pPr>
              <w:spacing w:before="40" w:after="40"/>
              <w:jc w:val="center"/>
              <w:rPr>
                <w:b/>
                <w:bCs/>
                <w:sz w:val="16"/>
                <w:szCs w:val="16"/>
              </w:rPr>
            </w:pPr>
            <w:r>
              <w:rPr>
                <w:b/>
                <w:bCs/>
                <w:sz w:val="16"/>
                <w:szCs w:val="16"/>
              </w:rPr>
              <w:t>1</w:t>
            </w:r>
            <w:r w:rsidRPr="00B76F70">
              <w:rPr>
                <w:b/>
                <w:bCs/>
                <w:sz w:val="16"/>
                <w:szCs w:val="16"/>
              </w:rPr>
              <w:sym w:font="Webdings" w:char="F0B9"/>
            </w: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43F60FB9"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51C5FDA7"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33A0DA84"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3CEBD48B" w14:textId="77777777" w:rsidR="005274D2" w:rsidRPr="00B76F70" w:rsidRDefault="005274D2" w:rsidP="00716F79">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BFBFBF"/>
            <w:vAlign w:val="center"/>
          </w:tcPr>
          <w:p w14:paraId="3E45A320" w14:textId="77777777" w:rsidR="005274D2" w:rsidRPr="00B76F70" w:rsidRDefault="005274D2" w:rsidP="00716F79">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BFBFBF"/>
            <w:vAlign w:val="center"/>
          </w:tcPr>
          <w:p w14:paraId="108FD92C"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798B1897" w14:textId="77777777" w:rsidR="005274D2" w:rsidRPr="00B76F70" w:rsidRDefault="005274D2" w:rsidP="00716F79">
            <w:pPr>
              <w:spacing w:before="40" w:after="40"/>
              <w:jc w:val="center"/>
              <w:rPr>
                <w:b/>
                <w:bCs/>
                <w:sz w:val="16"/>
                <w:szCs w:val="16"/>
              </w:rPr>
            </w:pPr>
            <w:r>
              <w:rPr>
                <w:b/>
                <w:bCs/>
                <w:sz w:val="16"/>
                <w:szCs w:val="16"/>
              </w:rPr>
              <w:t>3</w:t>
            </w:r>
            <w:r w:rsidRPr="00B76F70">
              <w:rPr>
                <w:b/>
                <w:bCs/>
                <w:sz w:val="16"/>
                <w:szCs w:val="16"/>
              </w:rPr>
              <w:sym w:font="Webdings" w:char="F0B9"/>
            </w: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683B4E1E"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4630B914"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5639087C"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65075D2E"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vAlign w:val="center"/>
          </w:tcPr>
          <w:p w14:paraId="668E8945"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vAlign w:val="center"/>
          </w:tcPr>
          <w:p w14:paraId="05351AED"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61569710"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51EE3E04"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3BCE0D4C"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6AE10163"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54FF1891"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vAlign w:val="center"/>
          </w:tcPr>
          <w:p w14:paraId="595E5834"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vAlign w:val="center"/>
          </w:tcPr>
          <w:p w14:paraId="136AA174"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7CC09B74"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0418B9D0" w14:textId="77777777" w:rsidR="005274D2" w:rsidRPr="00B76F70" w:rsidRDefault="005274D2" w:rsidP="00716F79">
            <w:pPr>
              <w:spacing w:before="40" w:after="40"/>
              <w:jc w:val="center"/>
              <w:rPr>
                <w:b/>
                <w:bCs/>
                <w:sz w:val="16"/>
                <w:szCs w:val="16"/>
                <w:lang w:eastAsia="zh-CN"/>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439D2007"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7DE2809C"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756CD93B"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vAlign w:val="center"/>
          </w:tcPr>
          <w:p w14:paraId="6BD69050"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vAlign w:val="center"/>
          </w:tcPr>
          <w:p w14:paraId="216B2BD9"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277DF522"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2631CFE7"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60018D62"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3699D8D8"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4720B40E"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vAlign w:val="center"/>
          </w:tcPr>
          <w:p w14:paraId="4CA851E8" w14:textId="77777777" w:rsidR="005274D2" w:rsidRPr="00B76F70" w:rsidRDefault="005274D2" w:rsidP="00716F79">
            <w:pPr>
              <w:spacing w:before="40" w:after="40"/>
              <w:jc w:val="center"/>
              <w:rPr>
                <w:b/>
                <w:bCs/>
                <w:sz w:val="16"/>
                <w:szCs w:val="16"/>
              </w:rPr>
            </w:pPr>
          </w:p>
        </w:tc>
      </w:tr>
      <w:tr w:rsidR="00C81132" w:rsidRPr="00B7315F" w14:paraId="5BA191BC" w14:textId="77777777" w:rsidTr="00716F79">
        <w:trPr>
          <w:gridAfter w:val="1"/>
          <w:wAfter w:w="10" w:type="dxa"/>
          <w:trHeight w:val="270"/>
          <w:jc w:val="center"/>
        </w:trPr>
        <w:tc>
          <w:tcPr>
            <w:tcW w:w="1204" w:type="dxa"/>
            <w:gridSpan w:val="2"/>
            <w:tcBorders>
              <w:left w:val="single" w:sz="8" w:space="0" w:color="auto"/>
              <w:right w:val="single" w:sz="12" w:space="0" w:color="auto"/>
            </w:tcBorders>
            <w:shd w:val="clear" w:color="auto" w:fill="BFBFBF"/>
            <w:vAlign w:val="center"/>
          </w:tcPr>
          <w:p w14:paraId="6D930F47" w14:textId="77777777" w:rsidR="005274D2" w:rsidRPr="00B76F70" w:rsidRDefault="005274D2" w:rsidP="00716F79">
            <w:pPr>
              <w:spacing w:before="40" w:after="40"/>
              <w:jc w:val="center"/>
              <w:rPr>
                <w:b/>
                <w:sz w:val="16"/>
                <w:szCs w:val="16"/>
              </w:rPr>
            </w:pPr>
            <w:r>
              <w:rPr>
                <w:b/>
                <w:sz w:val="16"/>
                <w:szCs w:val="16"/>
              </w:rPr>
              <w:t>BSG</w:t>
            </w:r>
          </w:p>
        </w:tc>
        <w:tc>
          <w:tcPr>
            <w:tcW w:w="354" w:type="dxa"/>
            <w:tcBorders>
              <w:top w:val="single" w:sz="6" w:space="0" w:color="auto"/>
              <w:left w:val="single" w:sz="12" w:space="0" w:color="auto"/>
              <w:bottom w:val="single" w:sz="6" w:space="0" w:color="auto"/>
              <w:right w:val="single" w:sz="6" w:space="0" w:color="auto"/>
            </w:tcBorders>
            <w:shd w:val="clear" w:color="auto" w:fill="BFBFBF"/>
            <w:vAlign w:val="center"/>
          </w:tcPr>
          <w:p w14:paraId="3DBE18CB"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40CA0348"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20ECAB56"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3275D557"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6D862EF0"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4FC3A034" w14:textId="77777777" w:rsidR="005274D2" w:rsidRPr="00B76F70" w:rsidRDefault="005274D2" w:rsidP="00716F79">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BFBFBF"/>
            <w:vAlign w:val="center"/>
          </w:tcPr>
          <w:p w14:paraId="1EE5BDD7" w14:textId="77777777" w:rsidR="005274D2" w:rsidRPr="00B76F70" w:rsidRDefault="005274D2" w:rsidP="00716F79">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BFBFBF"/>
            <w:vAlign w:val="center"/>
          </w:tcPr>
          <w:p w14:paraId="6EB09780"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07B104C3"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2D1058AD"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6726A249"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502CC8A0"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61197080"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vAlign w:val="center"/>
          </w:tcPr>
          <w:p w14:paraId="27FDB831"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vAlign w:val="center"/>
          </w:tcPr>
          <w:p w14:paraId="4B8FF389"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6C7EB066"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53422CE5"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2CC12023"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07FABB7B"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38F70C37"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vAlign w:val="center"/>
          </w:tcPr>
          <w:p w14:paraId="789C6C19"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vAlign w:val="center"/>
          </w:tcPr>
          <w:p w14:paraId="23EBFE49"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2F86EC18"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661C29AF" w14:textId="77777777" w:rsidR="005274D2" w:rsidRPr="00B76F70" w:rsidRDefault="005274D2" w:rsidP="00716F79">
            <w:pPr>
              <w:spacing w:before="40" w:after="40"/>
              <w:jc w:val="center"/>
              <w:rPr>
                <w:b/>
                <w:bCs/>
                <w:sz w:val="16"/>
                <w:szCs w:val="16"/>
                <w:lang w:eastAsia="zh-CN"/>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61781E07"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5824CB42"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16967F37"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vAlign w:val="center"/>
          </w:tcPr>
          <w:p w14:paraId="269B2B76"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vAlign w:val="center"/>
          </w:tcPr>
          <w:p w14:paraId="29DF1679"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6E6DFA2B"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0C233823"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3E2D5B93"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6D1EED77"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5688F0FB"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vAlign w:val="center"/>
          </w:tcPr>
          <w:p w14:paraId="5E91A5AC" w14:textId="77777777" w:rsidR="005274D2" w:rsidRPr="00B76F70" w:rsidRDefault="005274D2" w:rsidP="00716F79">
            <w:pPr>
              <w:spacing w:before="40" w:after="40"/>
              <w:jc w:val="center"/>
              <w:rPr>
                <w:b/>
                <w:bCs/>
                <w:sz w:val="16"/>
                <w:szCs w:val="16"/>
              </w:rPr>
            </w:pPr>
          </w:p>
        </w:tc>
      </w:tr>
      <w:tr w:rsidR="00C81132" w:rsidRPr="00B7315F" w14:paraId="3A4B52BF" w14:textId="77777777" w:rsidTr="00716F79">
        <w:trPr>
          <w:gridAfter w:val="1"/>
          <w:wAfter w:w="10" w:type="dxa"/>
          <w:trHeight w:val="270"/>
          <w:jc w:val="center"/>
        </w:trPr>
        <w:tc>
          <w:tcPr>
            <w:tcW w:w="1204" w:type="dxa"/>
            <w:gridSpan w:val="2"/>
            <w:tcBorders>
              <w:left w:val="single" w:sz="8" w:space="0" w:color="auto"/>
              <w:right w:val="single" w:sz="12" w:space="0" w:color="auto"/>
            </w:tcBorders>
            <w:shd w:val="clear" w:color="auto" w:fill="BFBFBF"/>
            <w:vAlign w:val="center"/>
          </w:tcPr>
          <w:p w14:paraId="1906AC8E" w14:textId="77777777" w:rsidR="005274D2" w:rsidRDefault="005274D2" w:rsidP="00716F79">
            <w:pPr>
              <w:spacing w:before="40" w:after="40"/>
              <w:jc w:val="center"/>
              <w:rPr>
                <w:b/>
                <w:sz w:val="16"/>
                <w:szCs w:val="16"/>
              </w:rPr>
            </w:pPr>
            <w:r>
              <w:rPr>
                <w:b/>
                <w:sz w:val="16"/>
                <w:szCs w:val="16"/>
              </w:rPr>
              <w:t>Newcomers</w:t>
            </w:r>
          </w:p>
        </w:tc>
        <w:tc>
          <w:tcPr>
            <w:tcW w:w="354" w:type="dxa"/>
            <w:tcBorders>
              <w:top w:val="single" w:sz="6" w:space="0" w:color="auto"/>
              <w:left w:val="single" w:sz="12" w:space="0" w:color="auto"/>
              <w:bottom w:val="single" w:sz="6" w:space="0" w:color="auto"/>
              <w:right w:val="single" w:sz="6" w:space="0" w:color="auto"/>
            </w:tcBorders>
            <w:shd w:val="clear" w:color="auto" w:fill="BFBFBF"/>
            <w:vAlign w:val="center"/>
          </w:tcPr>
          <w:p w14:paraId="30168B12"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6BE1EFF4"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55BF493E"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2669B50E"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40539248"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611FB6D6" w14:textId="77777777" w:rsidR="005274D2" w:rsidRPr="00B76F70" w:rsidRDefault="005274D2" w:rsidP="00716F79">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BFBFBF"/>
            <w:vAlign w:val="center"/>
          </w:tcPr>
          <w:p w14:paraId="18B6120D" w14:textId="77777777" w:rsidR="005274D2" w:rsidRPr="00B76F70" w:rsidRDefault="005274D2" w:rsidP="00716F79">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BFBFBF"/>
            <w:vAlign w:val="center"/>
          </w:tcPr>
          <w:p w14:paraId="1BDF3C31"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5E14D181"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5FB63A6C"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6CEC2509"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3A55C860"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07F4D954"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vAlign w:val="center"/>
          </w:tcPr>
          <w:p w14:paraId="574225CF"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vAlign w:val="center"/>
          </w:tcPr>
          <w:p w14:paraId="1FB15C2E"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722A0C5A"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5228C903"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01B45CB9" w14:textId="77777777" w:rsidR="005274D2" w:rsidRPr="00B76F70" w:rsidRDefault="005274D2" w:rsidP="00716F79">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7F55D682"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1B132700"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vAlign w:val="center"/>
          </w:tcPr>
          <w:p w14:paraId="48CBF973"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vAlign w:val="center"/>
          </w:tcPr>
          <w:p w14:paraId="542D916F"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7331354C"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41D6ACFB" w14:textId="77777777" w:rsidR="005274D2" w:rsidRPr="00B76F70" w:rsidRDefault="005274D2" w:rsidP="00716F79">
            <w:pPr>
              <w:spacing w:before="40" w:after="40"/>
              <w:jc w:val="center"/>
              <w:rPr>
                <w:b/>
                <w:bCs/>
                <w:sz w:val="16"/>
                <w:szCs w:val="16"/>
                <w:lang w:eastAsia="zh-CN"/>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63B6E323"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7A349A44"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4F0F19C3"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vAlign w:val="center"/>
          </w:tcPr>
          <w:p w14:paraId="115C3FCF"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vAlign w:val="center"/>
          </w:tcPr>
          <w:p w14:paraId="1B08A63E"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35DE5B49"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2E60D34A"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53969A91"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53B4A0F7"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538FF9F9"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vAlign w:val="center"/>
          </w:tcPr>
          <w:p w14:paraId="5575A1EB" w14:textId="77777777" w:rsidR="005274D2" w:rsidRPr="00B76F70" w:rsidRDefault="005274D2" w:rsidP="00716F79">
            <w:pPr>
              <w:spacing w:before="40" w:after="40"/>
              <w:jc w:val="center"/>
              <w:rPr>
                <w:b/>
                <w:bCs/>
                <w:sz w:val="16"/>
                <w:szCs w:val="16"/>
              </w:rPr>
            </w:pPr>
          </w:p>
        </w:tc>
      </w:tr>
      <w:tr w:rsidR="005274D2" w14:paraId="6A01448A" w14:textId="77777777" w:rsidTr="00716F79">
        <w:tblPrEx>
          <w:tblLook w:val="04A0" w:firstRow="1" w:lastRow="0" w:firstColumn="1" w:lastColumn="0" w:noHBand="0" w:noVBand="1"/>
        </w:tblPrEx>
        <w:trPr>
          <w:gridAfter w:val="1"/>
          <w:wAfter w:w="10" w:type="dxa"/>
          <w:trHeight w:val="270"/>
          <w:jc w:val="center"/>
        </w:trPr>
        <w:tc>
          <w:tcPr>
            <w:tcW w:w="1204" w:type="dxa"/>
            <w:gridSpan w:val="2"/>
            <w:tcBorders>
              <w:left w:val="single" w:sz="8" w:space="0" w:color="auto"/>
              <w:right w:val="single" w:sz="12" w:space="0" w:color="auto"/>
            </w:tcBorders>
            <w:shd w:val="clear" w:color="auto" w:fill="FFFFFF"/>
            <w:vAlign w:val="center"/>
          </w:tcPr>
          <w:p w14:paraId="611C79B0" w14:textId="77777777" w:rsidR="005274D2" w:rsidRPr="00B76F70" w:rsidRDefault="005274D2" w:rsidP="00716F79">
            <w:pPr>
              <w:spacing w:before="40" w:after="40"/>
              <w:jc w:val="center"/>
              <w:rPr>
                <w:b/>
                <w:sz w:val="16"/>
                <w:szCs w:val="16"/>
              </w:rPr>
            </w:pPr>
            <w:r>
              <w:rPr>
                <w:b/>
                <w:sz w:val="16"/>
                <w:szCs w:val="16"/>
              </w:rPr>
              <w:t>Ad-hoc oLSs</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1C7545EF"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A089200"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5D60256"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E246C24"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6655852E"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9E32952" w14:textId="77777777" w:rsidR="005274D2" w:rsidRPr="00B76F70" w:rsidRDefault="005274D2" w:rsidP="00716F79">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1AB53969" w14:textId="77777777" w:rsidR="005274D2" w:rsidRPr="00B76F70" w:rsidRDefault="005274D2" w:rsidP="00716F79">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3568261F"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78B36D8" w14:textId="77777777" w:rsidR="005274D2" w:rsidRPr="00B76F70" w:rsidRDefault="005274D2" w:rsidP="00716F79">
            <w:pPr>
              <w:spacing w:before="40" w:after="40"/>
              <w:jc w:val="center"/>
              <w:rPr>
                <w:rFonts w:eastAsia="Malgun Gothic"/>
                <w:b/>
                <w:bCs/>
                <w:sz w:val="16"/>
                <w:szCs w:val="16"/>
                <w:lang w:eastAsia="ko-KR"/>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2C3F687" w14:textId="77777777" w:rsidR="005274D2" w:rsidRPr="00B76F70" w:rsidRDefault="005274D2" w:rsidP="00716F79">
            <w:pPr>
              <w:spacing w:before="40" w:after="40"/>
              <w:jc w:val="center"/>
              <w:rPr>
                <w:rFonts w:eastAsia="Malgun Gothic"/>
                <w:b/>
                <w:bCs/>
                <w:sz w:val="16"/>
                <w:szCs w:val="16"/>
                <w:lang w:eastAsia="ko-KR"/>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22D56ED7"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109E0C1"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300443A"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5C461F23"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9257927"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DA5952C"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5458A82D"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838B577"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2967E61"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27B3B83"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0CA6D620"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777152AD"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17DBADF"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5F76D8F2"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D6DB73E"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51BC4FA"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560839C"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52A5DAE0" w14:textId="77777777" w:rsidR="005274D2" w:rsidRPr="00B76F70" w:rsidRDefault="005274D2" w:rsidP="00716F79">
            <w:pPr>
              <w:spacing w:before="40" w:after="40"/>
              <w:jc w:val="center"/>
              <w:rPr>
                <w:b/>
                <w:bCs/>
                <w:sz w:val="16"/>
                <w:szCs w:val="16"/>
              </w:rPr>
            </w:pPr>
            <w:r>
              <w:rPr>
                <w:b/>
                <w:bCs/>
                <w:sz w:val="16"/>
                <w:szCs w:val="16"/>
              </w:rPr>
              <w:t>R</w:t>
            </w: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3FCAB019"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DD27810"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6E54D481"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76938C5"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AB3CA97"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E6FC158"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3059398B" w14:textId="77777777" w:rsidR="005274D2" w:rsidRPr="00B76F70" w:rsidRDefault="005274D2" w:rsidP="00716F79">
            <w:pPr>
              <w:spacing w:before="40" w:after="40"/>
              <w:jc w:val="center"/>
              <w:rPr>
                <w:b/>
                <w:bCs/>
                <w:sz w:val="16"/>
                <w:szCs w:val="16"/>
              </w:rPr>
            </w:pPr>
          </w:p>
        </w:tc>
      </w:tr>
      <w:tr w:rsidR="005274D2" w:rsidRPr="00B7315F" w14:paraId="644E0161" w14:textId="77777777" w:rsidTr="00716F79">
        <w:trPr>
          <w:gridAfter w:val="1"/>
          <w:wAfter w:w="10" w:type="dxa"/>
          <w:trHeight w:val="270"/>
          <w:jc w:val="center"/>
        </w:trPr>
        <w:tc>
          <w:tcPr>
            <w:tcW w:w="1204" w:type="dxa"/>
            <w:gridSpan w:val="2"/>
            <w:tcBorders>
              <w:left w:val="single" w:sz="8" w:space="0" w:color="auto"/>
              <w:right w:val="single" w:sz="12" w:space="0" w:color="auto"/>
            </w:tcBorders>
            <w:shd w:val="clear" w:color="auto" w:fill="FFFFFF"/>
            <w:vAlign w:val="center"/>
          </w:tcPr>
          <w:p w14:paraId="4DAF4111" w14:textId="77777777" w:rsidR="005274D2" w:rsidRPr="00B76F70" w:rsidRDefault="005274D2" w:rsidP="00716F79">
            <w:pPr>
              <w:spacing w:before="40" w:after="40"/>
              <w:jc w:val="center"/>
              <w:rPr>
                <w:b/>
                <w:sz w:val="16"/>
                <w:szCs w:val="16"/>
              </w:rPr>
            </w:pPr>
            <w:r>
              <w:rPr>
                <w:b/>
                <w:sz w:val="16"/>
                <w:szCs w:val="16"/>
              </w:rPr>
              <w:t>CASC</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57600855"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A2C98F2"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BF43D41"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23DEA914"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0091C2A"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688A3E10" w14:textId="77777777" w:rsidR="005274D2" w:rsidRPr="00B76F70" w:rsidRDefault="005274D2" w:rsidP="00716F79">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1A7BDE9B" w14:textId="77777777" w:rsidR="005274D2" w:rsidRPr="00B76F70" w:rsidRDefault="005274D2" w:rsidP="00716F79">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1D179E47"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E1FC596"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3EBE363"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B7F02E9"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29F9C75"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041F8FD"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6DF9DC7F"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258CE521"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93EF988" w14:textId="6C5810E3" w:rsidR="005274D2" w:rsidRPr="00B76F70" w:rsidRDefault="005274D2" w:rsidP="00716F79">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vAlign w:val="center"/>
          </w:tcPr>
          <w:p w14:paraId="6FF7A860" w14:textId="546B5CCD" w:rsidR="005274D2" w:rsidRPr="00B76F70" w:rsidRDefault="005274D2" w:rsidP="00716F79">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0B036024"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B8C02E6"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557DF69"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77229F46"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645425C"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A0F75B3"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2E23294C"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5F41736"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02B3AD9"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57D7492"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58EDC16E"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3422823C"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AEB1981" w14:textId="5DAA1A05" w:rsidR="005274D2" w:rsidRPr="00B76F70" w:rsidRDefault="005274D2" w:rsidP="00716F79">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vAlign w:val="center"/>
          </w:tcPr>
          <w:p w14:paraId="183E3E4F"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26E92B60"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A31D113"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42E9F84"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4BAA6E15" w14:textId="77777777" w:rsidR="005274D2" w:rsidRPr="00B76F70" w:rsidRDefault="005274D2" w:rsidP="00716F79">
            <w:pPr>
              <w:spacing w:before="40" w:after="40"/>
              <w:jc w:val="center"/>
              <w:rPr>
                <w:b/>
                <w:bCs/>
                <w:sz w:val="16"/>
                <w:szCs w:val="16"/>
              </w:rPr>
            </w:pPr>
          </w:p>
        </w:tc>
      </w:tr>
      <w:tr w:rsidR="005274D2" w:rsidRPr="00B7315F" w14:paraId="3CE108D3" w14:textId="77777777" w:rsidTr="00716F79">
        <w:trPr>
          <w:gridAfter w:val="1"/>
          <w:wAfter w:w="10" w:type="dxa"/>
          <w:trHeight w:val="270"/>
          <w:jc w:val="center"/>
        </w:trPr>
        <w:tc>
          <w:tcPr>
            <w:tcW w:w="1204" w:type="dxa"/>
            <w:gridSpan w:val="2"/>
            <w:tcBorders>
              <w:left w:val="single" w:sz="8" w:space="0" w:color="auto"/>
              <w:right w:val="single" w:sz="12" w:space="0" w:color="auto"/>
            </w:tcBorders>
            <w:shd w:val="clear" w:color="auto" w:fill="FFFFFF"/>
            <w:vAlign w:val="center"/>
          </w:tcPr>
          <w:p w14:paraId="1F97D9B5" w14:textId="77777777" w:rsidR="005274D2" w:rsidRDefault="005274D2" w:rsidP="00716F79">
            <w:pPr>
              <w:spacing w:before="40" w:after="40"/>
              <w:jc w:val="center"/>
              <w:rPr>
                <w:b/>
                <w:sz w:val="16"/>
                <w:szCs w:val="16"/>
              </w:rPr>
            </w:pPr>
            <w:r>
              <w:rPr>
                <w:b/>
                <w:sz w:val="16"/>
                <w:szCs w:val="16"/>
              </w:rPr>
              <w:t>Workshop</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1F87A4B6"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1C6972F"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AA2C157" w14:textId="77777777" w:rsidR="005274D2" w:rsidRPr="00B76F70" w:rsidRDefault="005274D2" w:rsidP="00716F79">
            <w:pPr>
              <w:spacing w:before="40" w:after="40"/>
              <w:jc w:val="center"/>
              <w:rPr>
                <w:b/>
                <w:bCs/>
                <w:sz w:val="16"/>
                <w:szCs w:val="16"/>
              </w:rPr>
            </w:pPr>
            <w:r>
              <w:rPr>
                <w:b/>
                <w:bCs/>
                <w:sz w:val="16"/>
                <w:szCs w:val="16"/>
              </w:rPr>
              <w:t>2R</w:t>
            </w: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0DFE339"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681CD985" w14:textId="77777777" w:rsidR="005274D2" w:rsidRPr="00B76F70" w:rsidRDefault="005274D2" w:rsidP="00716F79">
            <w:pPr>
              <w:spacing w:before="40" w:after="40"/>
              <w:jc w:val="center"/>
              <w:rPr>
                <w:b/>
                <w:bCs/>
                <w:sz w:val="16"/>
                <w:szCs w:val="16"/>
              </w:rPr>
            </w:pPr>
            <w:r>
              <w:rPr>
                <w:b/>
                <w:bCs/>
                <w:sz w:val="16"/>
                <w:szCs w:val="16"/>
              </w:rPr>
              <w:t>2R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5D1BF06" w14:textId="77777777" w:rsidR="005274D2" w:rsidRPr="00B76F70" w:rsidRDefault="005274D2" w:rsidP="00716F79">
            <w:pPr>
              <w:spacing w:before="40" w:after="40"/>
              <w:jc w:val="center"/>
              <w:rPr>
                <w:b/>
                <w:bCs/>
                <w:sz w:val="16"/>
                <w:szCs w:val="16"/>
              </w:rPr>
            </w:pPr>
            <w:r>
              <w:rPr>
                <w:b/>
                <w:bCs/>
                <w:sz w:val="16"/>
                <w:szCs w:val="16"/>
              </w:rPr>
              <w:t>2R</w:t>
            </w: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4A9A1EBF" w14:textId="77777777" w:rsidR="005274D2" w:rsidRPr="00B76F70" w:rsidRDefault="005274D2" w:rsidP="00716F79">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159A6FDD"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60C22908"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3ACF725"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D91F4BF"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36726F8"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74EBB00"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2268F712"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2FDB41FC"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97F2F3A"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6F436CE7"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08B5D9E6"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3750952"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BF3748A"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45CAC599"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F0B54FA"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0C7BEDB"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49F1AEB3"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7C7EC62"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BC43FE6"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2D41B4B"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3E27E3B0"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1B56AFCE"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7A335A5"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7B4DE38A"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61F14D9"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16FC271" w14:textId="77777777" w:rsidR="005274D2" w:rsidRPr="00B76F70" w:rsidRDefault="005274D2" w:rsidP="00716F79">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7833B65" w14:textId="77777777" w:rsidR="005274D2" w:rsidRPr="00B76F70" w:rsidRDefault="005274D2" w:rsidP="00716F79">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608A836E" w14:textId="77777777" w:rsidR="005274D2" w:rsidRPr="00B76F70" w:rsidRDefault="005274D2" w:rsidP="00716F79">
            <w:pPr>
              <w:spacing w:before="40" w:after="40"/>
              <w:jc w:val="center"/>
              <w:rPr>
                <w:b/>
                <w:bCs/>
                <w:sz w:val="16"/>
                <w:szCs w:val="16"/>
              </w:rPr>
            </w:pPr>
          </w:p>
        </w:tc>
      </w:tr>
      <w:tr w:rsidR="005274D2" w:rsidRPr="00B7315F" w14:paraId="5A062F70" w14:textId="77777777" w:rsidTr="00716F79">
        <w:trPr>
          <w:gridBefore w:val="1"/>
          <w:wBefore w:w="10" w:type="dxa"/>
          <w:trHeight w:val="714"/>
          <w:jc w:val="center"/>
        </w:trPr>
        <w:tc>
          <w:tcPr>
            <w:tcW w:w="13544" w:type="dxa"/>
            <w:gridSpan w:val="37"/>
            <w:tcBorders>
              <w:top w:val="single" w:sz="8" w:space="0" w:color="auto"/>
              <w:left w:val="single" w:sz="8" w:space="0" w:color="auto"/>
              <w:bottom w:val="single" w:sz="8" w:space="0" w:color="auto"/>
              <w:right w:val="single" w:sz="8" w:space="0" w:color="auto"/>
            </w:tcBorders>
            <w:shd w:val="clear" w:color="auto" w:fill="auto"/>
            <w:vAlign w:val="center"/>
          </w:tcPr>
          <w:p w14:paraId="201C55C7" w14:textId="77777777" w:rsidR="005274D2" w:rsidRPr="00B7315F" w:rsidRDefault="005274D2" w:rsidP="00716F79">
            <w:pPr>
              <w:spacing w:before="40" w:after="40"/>
              <w:jc w:val="center"/>
              <w:rPr>
                <w:b/>
                <w:bCs/>
                <w:sz w:val="16"/>
                <w:szCs w:val="16"/>
                <w:lang w:val="en-US"/>
              </w:rPr>
            </w:pPr>
            <w:r w:rsidRPr="00B7315F">
              <w:rPr>
                <w:b/>
                <w:bCs/>
                <w:sz w:val="16"/>
                <w:szCs w:val="16"/>
                <w:lang w:val="en-US"/>
              </w:rPr>
              <w:t>Sessions times:</w:t>
            </w:r>
          </w:p>
          <w:p w14:paraId="7A1385F0" w14:textId="77777777" w:rsidR="005274D2" w:rsidRPr="00C954B6" w:rsidRDefault="005274D2" w:rsidP="00716F79">
            <w:pPr>
              <w:spacing w:before="40" w:after="40"/>
              <w:jc w:val="center"/>
              <w:rPr>
                <w:b/>
                <w:bCs/>
                <w:sz w:val="16"/>
                <w:szCs w:val="16"/>
              </w:rPr>
            </w:pPr>
            <w:r w:rsidRPr="00C954B6">
              <w:rPr>
                <w:b/>
                <w:bCs/>
                <w:sz w:val="16"/>
                <w:szCs w:val="16"/>
                <w:lang w:val="en-US"/>
              </w:rPr>
              <w:t xml:space="preserve">0 </w:t>
            </w:r>
            <w:r>
              <w:rPr>
                <w:b/>
                <w:bCs/>
                <w:sz w:val="16"/>
                <w:szCs w:val="16"/>
                <w:lang w:val="en-US"/>
              </w:rPr>
              <w:t>–</w:t>
            </w:r>
            <w:r w:rsidRPr="00C954B6">
              <w:rPr>
                <w:b/>
                <w:bCs/>
                <w:sz w:val="16"/>
                <w:szCs w:val="16"/>
                <w:lang w:val="en-US"/>
              </w:rPr>
              <w:t xml:space="preserve"> 0830-</w:t>
            </w:r>
            <w:proofErr w:type="gramStart"/>
            <w:r w:rsidRPr="00C954B6">
              <w:rPr>
                <w:b/>
                <w:bCs/>
                <w:sz w:val="16"/>
                <w:szCs w:val="16"/>
                <w:lang w:val="en-US"/>
              </w:rPr>
              <w:t xml:space="preserve">0930;   </w:t>
            </w:r>
            <w:proofErr w:type="gramEnd"/>
            <w:r w:rsidRPr="00C954B6">
              <w:rPr>
                <w:b/>
                <w:bCs/>
                <w:sz w:val="16"/>
                <w:szCs w:val="16"/>
                <w:lang w:val="en-US"/>
              </w:rPr>
              <w:t xml:space="preserve">   1 </w:t>
            </w:r>
            <w:r>
              <w:rPr>
                <w:b/>
                <w:bCs/>
                <w:sz w:val="16"/>
                <w:szCs w:val="16"/>
                <w:lang w:val="en-US"/>
              </w:rPr>
              <w:t>–</w:t>
            </w:r>
            <w:r w:rsidRPr="00C954B6">
              <w:rPr>
                <w:b/>
                <w:bCs/>
                <w:sz w:val="16"/>
                <w:szCs w:val="16"/>
                <w:lang w:val="en-US"/>
              </w:rPr>
              <w:t xml:space="preserve"> 0930-1045;      2 </w:t>
            </w:r>
            <w:r>
              <w:rPr>
                <w:b/>
                <w:bCs/>
                <w:sz w:val="16"/>
                <w:szCs w:val="16"/>
                <w:lang w:val="en-US"/>
              </w:rPr>
              <w:t>–</w:t>
            </w:r>
            <w:r w:rsidRPr="00C954B6">
              <w:rPr>
                <w:b/>
                <w:bCs/>
                <w:sz w:val="16"/>
                <w:szCs w:val="16"/>
                <w:lang w:val="en-US"/>
              </w:rPr>
              <w:t xml:space="preserve"> 1115-1230;      Lunch </w:t>
            </w:r>
            <w:r w:rsidRPr="00C954B6">
              <w:rPr>
                <w:b/>
                <w:bCs/>
                <w:noProof/>
                <w:color w:val="1F497D"/>
                <w:lang w:val="en-US" w:eastAsia="zh-CN"/>
              </w:rPr>
              <w:drawing>
                <wp:inline distT="0" distB="0" distL="0" distR="0" wp14:anchorId="6DE7100B" wp14:editId="545F5EAC">
                  <wp:extent cx="156740" cy="151075"/>
                  <wp:effectExtent l="0" t="0" r="0" b="1905"/>
                  <wp:docPr id="1892998889" name="Picture 1892998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r:link="rId37" cstate="print">
                            <a:extLst>
                              <a:ext uri="{28A0092B-C50C-407E-A947-70E740481C1C}">
                                <a14:useLocalDpi xmlns:a14="http://schemas.microsoft.com/office/drawing/2010/main" val="0"/>
                              </a:ext>
                            </a:extLst>
                          </a:blip>
                          <a:srcRect/>
                          <a:stretch>
                            <a:fillRect/>
                          </a:stretch>
                        </pic:blipFill>
                        <pic:spPr bwMode="auto">
                          <a:xfrm>
                            <a:off x="0" y="0"/>
                            <a:ext cx="157790" cy="152087"/>
                          </a:xfrm>
                          <a:prstGeom prst="rect">
                            <a:avLst/>
                          </a:prstGeom>
                          <a:noFill/>
                          <a:ln>
                            <a:noFill/>
                          </a:ln>
                        </pic:spPr>
                      </pic:pic>
                    </a:graphicData>
                  </a:graphic>
                </wp:inline>
              </w:drawing>
            </w:r>
            <w:r w:rsidRPr="00C954B6">
              <w:rPr>
                <w:b/>
                <w:bCs/>
                <w:sz w:val="16"/>
                <w:szCs w:val="16"/>
                <w:lang w:val="en-US"/>
              </w:rPr>
              <w:t xml:space="preserve"> 1230-1430;      3 </w:t>
            </w:r>
            <w:r>
              <w:rPr>
                <w:b/>
                <w:bCs/>
                <w:sz w:val="16"/>
                <w:szCs w:val="16"/>
                <w:lang w:val="en-US"/>
              </w:rPr>
              <w:t>–</w:t>
            </w:r>
            <w:r w:rsidRPr="00C954B6">
              <w:rPr>
                <w:b/>
                <w:bCs/>
                <w:sz w:val="16"/>
                <w:szCs w:val="16"/>
                <w:lang w:val="en-US"/>
              </w:rPr>
              <w:t xml:space="preserve"> 1430-1545;      4 </w:t>
            </w:r>
            <w:r>
              <w:rPr>
                <w:b/>
                <w:bCs/>
                <w:sz w:val="16"/>
                <w:szCs w:val="16"/>
                <w:lang w:val="en-US"/>
              </w:rPr>
              <w:t>–</w:t>
            </w:r>
            <w:r w:rsidRPr="00C954B6">
              <w:rPr>
                <w:b/>
                <w:bCs/>
                <w:sz w:val="16"/>
                <w:szCs w:val="16"/>
                <w:lang w:val="en-US"/>
              </w:rPr>
              <w:t xml:space="preserve"> 1615-1730;      5 </w:t>
            </w:r>
            <w:r>
              <w:rPr>
                <w:b/>
                <w:bCs/>
                <w:sz w:val="16"/>
                <w:szCs w:val="16"/>
                <w:lang w:val="en-US"/>
              </w:rPr>
              <w:t>–</w:t>
            </w:r>
            <w:r w:rsidRPr="00C954B6">
              <w:rPr>
                <w:b/>
                <w:bCs/>
                <w:sz w:val="16"/>
                <w:szCs w:val="16"/>
                <w:lang w:val="en-US"/>
              </w:rPr>
              <w:t xml:space="preserve"> 1800-1915</w:t>
            </w:r>
          </w:p>
        </w:tc>
      </w:tr>
      <w:tr w:rsidR="005274D2" w:rsidRPr="00B7315F" w14:paraId="5403EC64" w14:textId="77777777" w:rsidTr="00716F79">
        <w:trPr>
          <w:gridBefore w:val="1"/>
          <w:wBefore w:w="10" w:type="dxa"/>
          <w:trHeight w:val="367"/>
          <w:jc w:val="center"/>
        </w:trPr>
        <w:tc>
          <w:tcPr>
            <w:tcW w:w="13544" w:type="dxa"/>
            <w:gridSpan w:val="37"/>
            <w:tcBorders>
              <w:top w:val="single" w:sz="8" w:space="0" w:color="auto"/>
              <w:left w:val="single" w:sz="8" w:space="0" w:color="auto"/>
              <w:bottom w:val="single" w:sz="8" w:space="0" w:color="auto"/>
              <w:right w:val="single" w:sz="8" w:space="0" w:color="auto"/>
            </w:tcBorders>
            <w:shd w:val="clear" w:color="auto" w:fill="auto"/>
            <w:vAlign w:val="center"/>
          </w:tcPr>
          <w:p w14:paraId="3A56C137" w14:textId="77777777" w:rsidR="005274D2" w:rsidRDefault="005274D2" w:rsidP="00716F79">
            <w:pPr>
              <w:spacing w:before="40" w:after="40"/>
              <w:rPr>
                <w:b/>
                <w:bCs/>
                <w:sz w:val="16"/>
                <w:szCs w:val="16"/>
                <w:lang w:val="en-US"/>
              </w:rPr>
            </w:pPr>
            <w:r w:rsidRPr="0051072E">
              <w:rPr>
                <w:b/>
                <w:bCs/>
                <w:sz w:val="16"/>
                <w:szCs w:val="16"/>
                <w:lang w:val="en-US"/>
              </w:rPr>
              <w:t>Key</w:t>
            </w:r>
            <w:r>
              <w:rPr>
                <w:b/>
                <w:bCs/>
                <w:sz w:val="16"/>
                <w:szCs w:val="16"/>
                <w:lang w:val="en-US"/>
              </w:rPr>
              <w:t>s</w:t>
            </w:r>
            <w:r w:rsidRPr="0051072E">
              <w:rPr>
                <w:b/>
                <w:bCs/>
                <w:sz w:val="16"/>
                <w:szCs w:val="16"/>
                <w:lang w:val="en-US"/>
              </w:rPr>
              <w:t>:</w:t>
            </w:r>
          </w:p>
          <w:p w14:paraId="2D3F398B" w14:textId="77777777" w:rsidR="005274D2" w:rsidRDefault="005274D2" w:rsidP="00716F79">
            <w:pPr>
              <w:spacing w:before="40" w:after="40"/>
              <w:rPr>
                <w:b/>
                <w:bCs/>
                <w:sz w:val="16"/>
                <w:szCs w:val="16"/>
                <w:lang w:val="en-US"/>
              </w:rPr>
            </w:pPr>
            <w:r w:rsidRPr="003E2E18">
              <w:rPr>
                <w:b/>
                <w:bCs/>
                <w:sz w:val="16"/>
                <w:szCs w:val="16"/>
              </w:rPr>
              <w:sym w:font="Webdings" w:char="F0B9"/>
            </w:r>
            <w:r>
              <w:rPr>
                <w:b/>
                <w:bCs/>
                <w:sz w:val="16"/>
                <w:szCs w:val="16"/>
              </w:rPr>
              <w:t xml:space="preserve"> - webcast</w:t>
            </w:r>
            <w:r>
              <w:rPr>
                <w:b/>
                <w:bCs/>
                <w:sz w:val="16"/>
                <w:szCs w:val="16"/>
                <w:lang w:val="en-US"/>
              </w:rPr>
              <w:br/>
              <w:t>R</w:t>
            </w:r>
            <w:r w:rsidRPr="0051072E">
              <w:rPr>
                <w:b/>
                <w:bCs/>
                <w:sz w:val="16"/>
                <w:szCs w:val="16"/>
                <w:lang w:val="en-US"/>
              </w:rPr>
              <w:t xml:space="preserve"> </w:t>
            </w:r>
            <w:r>
              <w:rPr>
                <w:b/>
                <w:bCs/>
                <w:sz w:val="16"/>
                <w:szCs w:val="16"/>
                <w:lang w:val="en-US"/>
              </w:rPr>
              <w:t>–</w:t>
            </w:r>
            <w:r w:rsidRPr="0051072E">
              <w:rPr>
                <w:b/>
                <w:bCs/>
                <w:sz w:val="16"/>
                <w:szCs w:val="16"/>
                <w:lang w:val="en-US"/>
              </w:rPr>
              <w:t xml:space="preserve"> </w:t>
            </w:r>
            <w:r>
              <w:rPr>
                <w:b/>
                <w:bCs/>
                <w:sz w:val="16"/>
                <w:szCs w:val="16"/>
                <w:lang w:val="en-US"/>
              </w:rPr>
              <w:t xml:space="preserve">remote </w:t>
            </w:r>
            <w:r w:rsidRPr="004D2E52">
              <w:rPr>
                <w:b/>
                <w:bCs/>
                <w:sz w:val="16"/>
                <w:szCs w:val="16"/>
                <w:lang w:val="en-US"/>
              </w:rPr>
              <w:t xml:space="preserve">participation via ITU </w:t>
            </w:r>
            <w:proofErr w:type="spellStart"/>
            <w:r w:rsidRPr="004D2E52">
              <w:rPr>
                <w:b/>
                <w:bCs/>
                <w:sz w:val="16"/>
                <w:szCs w:val="16"/>
                <w:lang w:val="en-US"/>
              </w:rPr>
              <w:t>MyMeetings</w:t>
            </w:r>
            <w:proofErr w:type="spellEnd"/>
          </w:p>
          <w:p w14:paraId="6D8F45D0" w14:textId="77777777" w:rsidR="005274D2" w:rsidRDefault="005274D2" w:rsidP="00716F79">
            <w:pPr>
              <w:spacing w:before="40" w:after="40"/>
              <w:rPr>
                <w:b/>
                <w:bCs/>
                <w:sz w:val="16"/>
                <w:szCs w:val="16"/>
                <w:lang w:val="en-US"/>
              </w:rPr>
            </w:pPr>
            <w:r>
              <w:rPr>
                <w:b/>
                <w:bCs/>
                <w:sz w:val="16"/>
                <w:szCs w:val="16"/>
                <w:lang w:val="en-US"/>
              </w:rPr>
              <w:t>1 – SG11 plenary 17 November 2025, 0930-1115 hours, Geneva time</w:t>
            </w:r>
          </w:p>
          <w:p w14:paraId="2C761EDF" w14:textId="77777777" w:rsidR="005274D2" w:rsidRDefault="005274D2" w:rsidP="00716F79">
            <w:pPr>
              <w:spacing w:before="40" w:after="40"/>
              <w:rPr>
                <w:b/>
                <w:bCs/>
                <w:sz w:val="16"/>
                <w:szCs w:val="16"/>
                <w:lang w:val="en-US"/>
              </w:rPr>
            </w:pPr>
            <w:r>
              <w:rPr>
                <w:b/>
                <w:bCs/>
                <w:sz w:val="16"/>
                <w:szCs w:val="16"/>
                <w:lang w:val="en-US"/>
              </w:rPr>
              <w:t>2 – Workshop, 17 November 2025, 1130-1730 hours, Geneva time</w:t>
            </w:r>
          </w:p>
          <w:p w14:paraId="4A8B107A" w14:textId="77777777" w:rsidR="005274D2" w:rsidRPr="00B7315F" w:rsidRDefault="005274D2" w:rsidP="00716F79">
            <w:pPr>
              <w:spacing w:before="40" w:after="40"/>
              <w:rPr>
                <w:sz w:val="16"/>
                <w:szCs w:val="16"/>
                <w:lang w:val="en-US"/>
              </w:rPr>
            </w:pPr>
            <w:r>
              <w:rPr>
                <w:b/>
                <w:bCs/>
                <w:sz w:val="16"/>
                <w:szCs w:val="16"/>
                <w:lang w:val="en-US"/>
              </w:rPr>
              <w:t>3 – SG11 plenary, 18 November 2025, 0930-1045 hours, Geneva time</w:t>
            </w:r>
          </w:p>
        </w:tc>
      </w:tr>
    </w:tbl>
    <w:p w14:paraId="2515B3FF" w14:textId="77777777" w:rsidR="000237AF" w:rsidRDefault="000237AF" w:rsidP="000B3A0C">
      <w:pPr>
        <w:jc w:val="center"/>
      </w:pPr>
    </w:p>
    <w:p w14:paraId="04A6604A" w14:textId="3EA04221" w:rsidR="00B93CF5" w:rsidRDefault="002275C8" w:rsidP="000B3A0C">
      <w:pPr>
        <w:jc w:val="center"/>
      </w:pPr>
      <w:r>
        <w:t>____________________</w:t>
      </w:r>
      <w:bookmarkEnd w:id="13"/>
    </w:p>
    <w:sectPr w:rsidR="00B93CF5" w:rsidSect="000B3A0C">
      <w:pgSz w:w="23811" w:h="16838" w:orient="landscape" w:code="8"/>
      <w:pgMar w:top="1138" w:right="1138" w:bottom="1138" w:left="1138" w:header="50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B3E9F" w14:textId="77777777" w:rsidR="00C93B2C" w:rsidRDefault="00C93B2C" w:rsidP="00C42125">
      <w:pPr>
        <w:spacing w:before="0"/>
      </w:pPr>
      <w:r>
        <w:separator/>
      </w:r>
    </w:p>
  </w:endnote>
  <w:endnote w:type="continuationSeparator" w:id="0">
    <w:p w14:paraId="7FDC1DED" w14:textId="77777777" w:rsidR="00C93B2C" w:rsidRDefault="00C93B2C"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MT">
    <w:altName w:val="Calibri"/>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
    <w:altName w:val="MS Mincho"/>
    <w:charset w:val="80"/>
    <w:family w:val="auto"/>
    <w:pitch w:val="default"/>
    <w:sig w:usb0="00000000" w:usb1="00000000"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Webdings">
    <w:panose1 w:val="05030102010509060703"/>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621C1" w14:textId="77777777" w:rsidR="00C93B2C" w:rsidRDefault="00C93B2C" w:rsidP="00C42125">
      <w:pPr>
        <w:spacing w:before="0"/>
      </w:pPr>
      <w:r>
        <w:separator/>
      </w:r>
    </w:p>
  </w:footnote>
  <w:footnote w:type="continuationSeparator" w:id="0">
    <w:p w14:paraId="2CD53999" w14:textId="77777777" w:rsidR="00C93B2C" w:rsidRDefault="00C93B2C" w:rsidP="00C4212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DC96B" w14:textId="141A97E7" w:rsidR="00246640" w:rsidRDefault="00246640">
    <w:pPr>
      <w:pStyle w:val="Header"/>
    </w:pPr>
    <w:r w:rsidRPr="00246640">
      <w:t>SG11-TD</w:t>
    </w:r>
    <w:r w:rsidR="00F53D76">
      <w:t>38</w:t>
    </w:r>
    <w:r w:rsidRPr="00246640">
      <w:t>/GEN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18A5D" w14:textId="01B8E397" w:rsidR="008A3B81" w:rsidRDefault="008A3B81" w:rsidP="008A3B81">
    <w:pPr>
      <w:pStyle w:val="Header"/>
      <w:spacing w:after="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9EE94F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08C5A5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90E711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F0E8A0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F446C58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77C64BC"/>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2360DC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5042C8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8C2754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BBEF67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BE08A0"/>
    <w:multiLevelType w:val="multilevel"/>
    <w:tmpl w:val="3FFE3E20"/>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cs="Times New Roman" w:hint="default"/>
        <w:sz w:val="20"/>
      </w:rPr>
    </w:lvl>
    <w:lvl w:ilvl="2">
      <w:numFmt w:val="bullet"/>
      <w:lvlText w:val=""/>
      <w:lvlJc w:val="left"/>
      <w:pPr>
        <w:tabs>
          <w:tab w:val="num" w:pos="2160"/>
        </w:tabs>
        <w:ind w:left="2160" w:hanging="360"/>
      </w:pPr>
      <w:rPr>
        <w:rFonts w:ascii="Wingdings" w:hAnsi="Wingdings" w:hint="default"/>
        <w:sz w:val="20"/>
      </w:rPr>
    </w:lvl>
    <w:lvl w:ilvl="3">
      <w:numFmt w:val="bullet"/>
      <w:lvlText w:val=""/>
      <w:lvlJc w:val="left"/>
      <w:pPr>
        <w:tabs>
          <w:tab w:val="num" w:pos="2880"/>
        </w:tabs>
        <w:ind w:left="2880" w:hanging="360"/>
      </w:pPr>
      <w:rPr>
        <w:rFonts w:ascii="Wingdings" w:hAnsi="Wingdings" w:hint="default"/>
        <w:sz w:val="20"/>
      </w:rPr>
    </w:lvl>
    <w:lvl w:ilvl="4">
      <w:numFmt w:val="bullet"/>
      <w:lvlText w:val=""/>
      <w:lvlJc w:val="left"/>
      <w:pPr>
        <w:tabs>
          <w:tab w:val="num" w:pos="3600"/>
        </w:tabs>
        <w:ind w:left="3600" w:hanging="360"/>
      </w:pPr>
      <w:rPr>
        <w:rFonts w:ascii="Wingdings" w:hAnsi="Wingdings" w:hint="default"/>
        <w:sz w:val="20"/>
      </w:rPr>
    </w:lvl>
    <w:lvl w:ilvl="5">
      <w:numFmt w:val="bullet"/>
      <w:lvlText w:val=""/>
      <w:lvlJc w:val="left"/>
      <w:pPr>
        <w:tabs>
          <w:tab w:val="num" w:pos="4320"/>
        </w:tabs>
        <w:ind w:left="4320" w:hanging="360"/>
      </w:pPr>
      <w:rPr>
        <w:rFonts w:ascii="Wingdings" w:hAnsi="Wingdings" w:hint="default"/>
        <w:sz w:val="20"/>
      </w:rPr>
    </w:lvl>
    <w:lvl w:ilvl="6">
      <w:numFmt w:val="bullet"/>
      <w:lvlText w:val=""/>
      <w:lvlJc w:val="left"/>
      <w:pPr>
        <w:tabs>
          <w:tab w:val="num" w:pos="5040"/>
        </w:tabs>
        <w:ind w:left="5040" w:hanging="360"/>
      </w:pPr>
      <w:rPr>
        <w:rFonts w:ascii="Wingdings" w:hAnsi="Wingdings" w:hint="default"/>
        <w:sz w:val="20"/>
      </w:rPr>
    </w:lvl>
    <w:lvl w:ilvl="7">
      <w:numFmt w:val="bullet"/>
      <w:lvlText w:val=""/>
      <w:lvlJc w:val="left"/>
      <w:pPr>
        <w:tabs>
          <w:tab w:val="num" w:pos="5760"/>
        </w:tabs>
        <w:ind w:left="5760" w:hanging="360"/>
      </w:pPr>
      <w:rPr>
        <w:rFonts w:ascii="Wingdings" w:hAnsi="Wingdings" w:hint="default"/>
        <w:sz w:val="20"/>
      </w:rPr>
    </w:lvl>
    <w:lvl w:ilvl="8">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7004E0"/>
    <w:multiLevelType w:val="hybridMultilevel"/>
    <w:tmpl w:val="5732A2F0"/>
    <w:lvl w:ilvl="0" w:tplc="C812ED52">
      <w:start w:val="1"/>
      <w:numFmt w:val="bullet"/>
      <w:lvlText w:val=""/>
      <w:lvlJc w:val="left"/>
      <w:pPr>
        <w:ind w:left="720" w:hanging="360"/>
      </w:pPr>
      <w:rPr>
        <w:rFonts w:ascii="Symbol" w:hAnsi="Symbol" w:hint="default"/>
      </w:rPr>
    </w:lvl>
    <w:lvl w:ilvl="1" w:tplc="C812ED52">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03DE08E9"/>
    <w:multiLevelType w:val="hybridMultilevel"/>
    <w:tmpl w:val="DD5825FE"/>
    <w:lvl w:ilvl="0" w:tplc="49245C78">
      <w:start w:val="2"/>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F526BAB"/>
    <w:multiLevelType w:val="hybridMultilevel"/>
    <w:tmpl w:val="18FE3248"/>
    <w:lvl w:ilvl="0" w:tplc="0C58038C">
      <w:start w:val="1"/>
      <w:numFmt w:val="decimal"/>
      <w:lvlText w:val="4.%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116A5217"/>
    <w:multiLevelType w:val="hybridMultilevel"/>
    <w:tmpl w:val="28025C70"/>
    <w:lvl w:ilvl="0" w:tplc="CD7CC262">
      <w:start w:val="1"/>
      <w:numFmt w:val="bullet"/>
      <w:lvlText w:val="•"/>
      <w:lvlJc w:val="left"/>
      <w:pPr>
        <w:tabs>
          <w:tab w:val="num" w:pos="720"/>
        </w:tabs>
        <w:ind w:left="720" w:hanging="360"/>
      </w:pPr>
      <w:rPr>
        <w:rFonts w:ascii="Arial" w:hAnsi="Arial" w:hint="default"/>
      </w:rPr>
    </w:lvl>
    <w:lvl w:ilvl="1" w:tplc="A4B08474">
      <w:start w:val="1"/>
      <w:numFmt w:val="bullet"/>
      <w:lvlText w:val="•"/>
      <w:lvlJc w:val="left"/>
      <w:pPr>
        <w:tabs>
          <w:tab w:val="num" w:pos="1440"/>
        </w:tabs>
        <w:ind w:left="1440" w:hanging="360"/>
      </w:pPr>
      <w:rPr>
        <w:rFonts w:ascii="Arial" w:hAnsi="Arial" w:hint="default"/>
      </w:rPr>
    </w:lvl>
    <w:lvl w:ilvl="2" w:tplc="F8CEB168" w:tentative="1">
      <w:start w:val="1"/>
      <w:numFmt w:val="bullet"/>
      <w:lvlText w:val="•"/>
      <w:lvlJc w:val="left"/>
      <w:pPr>
        <w:tabs>
          <w:tab w:val="num" w:pos="2160"/>
        </w:tabs>
        <w:ind w:left="2160" w:hanging="360"/>
      </w:pPr>
      <w:rPr>
        <w:rFonts w:ascii="Arial" w:hAnsi="Arial" w:hint="default"/>
      </w:rPr>
    </w:lvl>
    <w:lvl w:ilvl="3" w:tplc="7EAE3D14" w:tentative="1">
      <w:start w:val="1"/>
      <w:numFmt w:val="bullet"/>
      <w:lvlText w:val="•"/>
      <w:lvlJc w:val="left"/>
      <w:pPr>
        <w:tabs>
          <w:tab w:val="num" w:pos="2880"/>
        </w:tabs>
        <w:ind w:left="2880" w:hanging="360"/>
      </w:pPr>
      <w:rPr>
        <w:rFonts w:ascii="Arial" w:hAnsi="Arial" w:hint="default"/>
      </w:rPr>
    </w:lvl>
    <w:lvl w:ilvl="4" w:tplc="8D7EA134" w:tentative="1">
      <w:start w:val="1"/>
      <w:numFmt w:val="bullet"/>
      <w:lvlText w:val="•"/>
      <w:lvlJc w:val="left"/>
      <w:pPr>
        <w:tabs>
          <w:tab w:val="num" w:pos="3600"/>
        </w:tabs>
        <w:ind w:left="3600" w:hanging="360"/>
      </w:pPr>
      <w:rPr>
        <w:rFonts w:ascii="Arial" w:hAnsi="Arial" w:hint="default"/>
      </w:rPr>
    </w:lvl>
    <w:lvl w:ilvl="5" w:tplc="D28839E6" w:tentative="1">
      <w:start w:val="1"/>
      <w:numFmt w:val="bullet"/>
      <w:lvlText w:val="•"/>
      <w:lvlJc w:val="left"/>
      <w:pPr>
        <w:tabs>
          <w:tab w:val="num" w:pos="4320"/>
        </w:tabs>
        <w:ind w:left="4320" w:hanging="360"/>
      </w:pPr>
      <w:rPr>
        <w:rFonts w:ascii="Arial" w:hAnsi="Arial" w:hint="default"/>
      </w:rPr>
    </w:lvl>
    <w:lvl w:ilvl="6" w:tplc="A6186E1E" w:tentative="1">
      <w:start w:val="1"/>
      <w:numFmt w:val="bullet"/>
      <w:lvlText w:val="•"/>
      <w:lvlJc w:val="left"/>
      <w:pPr>
        <w:tabs>
          <w:tab w:val="num" w:pos="5040"/>
        </w:tabs>
        <w:ind w:left="5040" w:hanging="360"/>
      </w:pPr>
      <w:rPr>
        <w:rFonts w:ascii="Arial" w:hAnsi="Arial" w:hint="default"/>
      </w:rPr>
    </w:lvl>
    <w:lvl w:ilvl="7" w:tplc="F7204832" w:tentative="1">
      <w:start w:val="1"/>
      <w:numFmt w:val="bullet"/>
      <w:lvlText w:val="•"/>
      <w:lvlJc w:val="left"/>
      <w:pPr>
        <w:tabs>
          <w:tab w:val="num" w:pos="5760"/>
        </w:tabs>
        <w:ind w:left="5760" w:hanging="360"/>
      </w:pPr>
      <w:rPr>
        <w:rFonts w:ascii="Arial" w:hAnsi="Arial" w:hint="default"/>
      </w:rPr>
    </w:lvl>
    <w:lvl w:ilvl="8" w:tplc="32BA6BBE"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12BD065F"/>
    <w:multiLevelType w:val="hybridMultilevel"/>
    <w:tmpl w:val="4DD0A578"/>
    <w:lvl w:ilvl="0" w:tplc="9B0452FE">
      <w:start w:val="1"/>
      <w:numFmt w:val="lowerLetter"/>
      <w:lvlText w:val="%1."/>
      <w:lvlJc w:val="left"/>
      <w:pPr>
        <w:ind w:left="780" w:hanging="4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14BD5BD0"/>
    <w:multiLevelType w:val="hybridMultilevel"/>
    <w:tmpl w:val="89761E7A"/>
    <w:lvl w:ilvl="0" w:tplc="5FC210BE">
      <w:numFmt w:val="bullet"/>
      <w:lvlText w:val="-"/>
      <w:lvlJc w:val="left"/>
      <w:pPr>
        <w:ind w:left="720" w:hanging="360"/>
      </w:pPr>
      <w:rPr>
        <w:rFonts w:ascii="Calibri" w:eastAsia="Calibr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187C1121"/>
    <w:multiLevelType w:val="hybridMultilevel"/>
    <w:tmpl w:val="EC12F972"/>
    <w:lvl w:ilvl="0" w:tplc="0C58038C">
      <w:start w:val="1"/>
      <w:numFmt w:val="decimal"/>
      <w:lvlText w:val="4.%1"/>
      <w:lvlJc w:val="left"/>
      <w:pPr>
        <w:ind w:left="720" w:hanging="360"/>
      </w:pPr>
      <w:rPr>
        <w:rFonts w:hint="default"/>
        <w:b/>
        <w:b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9C24CFC"/>
    <w:multiLevelType w:val="hybridMultilevel"/>
    <w:tmpl w:val="7C16C098"/>
    <w:lvl w:ilvl="0" w:tplc="9CF4D3CA">
      <w:numFmt w:val="bullet"/>
      <w:lvlText w:val="-"/>
      <w:lvlJc w:val="left"/>
      <w:pPr>
        <w:ind w:left="720" w:hanging="360"/>
      </w:pPr>
      <w:rPr>
        <w:rFonts w:ascii="Calibri" w:eastAsia="Times New Roman"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1B1C3835"/>
    <w:multiLevelType w:val="hybridMultilevel"/>
    <w:tmpl w:val="AB30E9A8"/>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1D783DC4"/>
    <w:multiLevelType w:val="hybridMultilevel"/>
    <w:tmpl w:val="556A1F6A"/>
    <w:lvl w:ilvl="0" w:tplc="4CCE0C76">
      <w:numFmt w:val="bullet"/>
      <w:lvlText w:val="•"/>
      <w:lvlJc w:val="left"/>
      <w:pPr>
        <w:ind w:left="720" w:hanging="360"/>
      </w:pPr>
      <w:rPr>
        <w:rFonts w:ascii="SymbolMT" w:eastAsiaTheme="minorEastAsia" w:hAnsi="SymbolMT" w:cs="Symbol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733576"/>
    <w:multiLevelType w:val="hybridMultilevel"/>
    <w:tmpl w:val="4EC2B676"/>
    <w:lvl w:ilvl="0" w:tplc="04DE336C">
      <w:numFmt w:val="bullet"/>
      <w:lvlText w:val="-"/>
      <w:lvlJc w:val="left"/>
      <w:pPr>
        <w:ind w:left="720" w:hanging="360"/>
      </w:pPr>
      <w:rPr>
        <w:rFonts w:ascii="Times New Roman" w:eastAsiaTheme="minorEastAsia"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22AD7E72"/>
    <w:multiLevelType w:val="multilevel"/>
    <w:tmpl w:val="671E6FD0"/>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cs="Times New Roman" w:hint="default"/>
        <w:sz w:val="20"/>
      </w:rPr>
    </w:lvl>
    <w:lvl w:ilvl="2">
      <w:numFmt w:val="bullet"/>
      <w:lvlText w:val=""/>
      <w:lvlJc w:val="left"/>
      <w:pPr>
        <w:tabs>
          <w:tab w:val="num" w:pos="2160"/>
        </w:tabs>
        <w:ind w:left="2160" w:hanging="360"/>
      </w:pPr>
      <w:rPr>
        <w:rFonts w:ascii="Wingdings" w:hAnsi="Wingdings" w:hint="default"/>
        <w:sz w:val="20"/>
      </w:rPr>
    </w:lvl>
    <w:lvl w:ilvl="3">
      <w:numFmt w:val="bullet"/>
      <w:lvlText w:val=""/>
      <w:lvlJc w:val="left"/>
      <w:pPr>
        <w:tabs>
          <w:tab w:val="num" w:pos="2880"/>
        </w:tabs>
        <w:ind w:left="2880" w:hanging="360"/>
      </w:pPr>
      <w:rPr>
        <w:rFonts w:ascii="Wingdings" w:hAnsi="Wingdings" w:hint="default"/>
        <w:sz w:val="20"/>
      </w:rPr>
    </w:lvl>
    <w:lvl w:ilvl="4">
      <w:numFmt w:val="bullet"/>
      <w:lvlText w:val=""/>
      <w:lvlJc w:val="left"/>
      <w:pPr>
        <w:tabs>
          <w:tab w:val="num" w:pos="3600"/>
        </w:tabs>
        <w:ind w:left="3600" w:hanging="360"/>
      </w:pPr>
      <w:rPr>
        <w:rFonts w:ascii="Wingdings" w:hAnsi="Wingdings" w:hint="default"/>
        <w:sz w:val="20"/>
      </w:rPr>
    </w:lvl>
    <w:lvl w:ilvl="5">
      <w:numFmt w:val="bullet"/>
      <w:lvlText w:val=""/>
      <w:lvlJc w:val="left"/>
      <w:pPr>
        <w:tabs>
          <w:tab w:val="num" w:pos="4320"/>
        </w:tabs>
        <w:ind w:left="4320" w:hanging="360"/>
      </w:pPr>
      <w:rPr>
        <w:rFonts w:ascii="Wingdings" w:hAnsi="Wingdings" w:hint="default"/>
        <w:sz w:val="20"/>
      </w:rPr>
    </w:lvl>
    <w:lvl w:ilvl="6">
      <w:numFmt w:val="bullet"/>
      <w:lvlText w:val=""/>
      <w:lvlJc w:val="left"/>
      <w:pPr>
        <w:tabs>
          <w:tab w:val="num" w:pos="5040"/>
        </w:tabs>
        <w:ind w:left="5040" w:hanging="360"/>
      </w:pPr>
      <w:rPr>
        <w:rFonts w:ascii="Wingdings" w:hAnsi="Wingdings" w:hint="default"/>
        <w:sz w:val="20"/>
      </w:rPr>
    </w:lvl>
    <w:lvl w:ilvl="7">
      <w:numFmt w:val="bullet"/>
      <w:lvlText w:val=""/>
      <w:lvlJc w:val="left"/>
      <w:pPr>
        <w:tabs>
          <w:tab w:val="num" w:pos="5760"/>
        </w:tabs>
        <w:ind w:left="5760" w:hanging="360"/>
      </w:pPr>
      <w:rPr>
        <w:rFonts w:ascii="Wingdings" w:hAnsi="Wingdings" w:hint="default"/>
        <w:sz w:val="20"/>
      </w:rPr>
    </w:lvl>
    <w:lvl w:ilvl="8">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982918"/>
    <w:multiLevelType w:val="hybridMultilevel"/>
    <w:tmpl w:val="04F695AA"/>
    <w:lvl w:ilvl="0" w:tplc="04DE336C">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7517CFD"/>
    <w:multiLevelType w:val="multilevel"/>
    <w:tmpl w:val="6EBEC84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cs="Times New Roman" w:hint="default"/>
        <w:sz w:val="20"/>
      </w:rPr>
    </w:lvl>
    <w:lvl w:ilvl="2">
      <w:numFmt w:val="bullet"/>
      <w:lvlText w:val=""/>
      <w:lvlJc w:val="left"/>
      <w:pPr>
        <w:tabs>
          <w:tab w:val="num" w:pos="2160"/>
        </w:tabs>
        <w:ind w:left="2160" w:hanging="360"/>
      </w:pPr>
      <w:rPr>
        <w:rFonts w:ascii="Wingdings" w:hAnsi="Wingdings" w:hint="default"/>
        <w:sz w:val="20"/>
      </w:rPr>
    </w:lvl>
    <w:lvl w:ilvl="3">
      <w:numFmt w:val="bullet"/>
      <w:lvlText w:val=""/>
      <w:lvlJc w:val="left"/>
      <w:pPr>
        <w:tabs>
          <w:tab w:val="num" w:pos="2880"/>
        </w:tabs>
        <w:ind w:left="2880" w:hanging="360"/>
      </w:pPr>
      <w:rPr>
        <w:rFonts w:ascii="Wingdings" w:hAnsi="Wingdings" w:hint="default"/>
        <w:sz w:val="20"/>
      </w:rPr>
    </w:lvl>
    <w:lvl w:ilvl="4">
      <w:numFmt w:val="bullet"/>
      <w:lvlText w:val=""/>
      <w:lvlJc w:val="left"/>
      <w:pPr>
        <w:tabs>
          <w:tab w:val="num" w:pos="3600"/>
        </w:tabs>
        <w:ind w:left="3600" w:hanging="360"/>
      </w:pPr>
      <w:rPr>
        <w:rFonts w:ascii="Wingdings" w:hAnsi="Wingdings" w:hint="default"/>
        <w:sz w:val="20"/>
      </w:rPr>
    </w:lvl>
    <w:lvl w:ilvl="5">
      <w:numFmt w:val="bullet"/>
      <w:lvlText w:val=""/>
      <w:lvlJc w:val="left"/>
      <w:pPr>
        <w:tabs>
          <w:tab w:val="num" w:pos="4320"/>
        </w:tabs>
        <w:ind w:left="4320" w:hanging="360"/>
      </w:pPr>
      <w:rPr>
        <w:rFonts w:ascii="Wingdings" w:hAnsi="Wingdings" w:hint="default"/>
        <w:sz w:val="20"/>
      </w:rPr>
    </w:lvl>
    <w:lvl w:ilvl="6">
      <w:numFmt w:val="bullet"/>
      <w:lvlText w:val=""/>
      <w:lvlJc w:val="left"/>
      <w:pPr>
        <w:tabs>
          <w:tab w:val="num" w:pos="5040"/>
        </w:tabs>
        <w:ind w:left="5040" w:hanging="360"/>
      </w:pPr>
      <w:rPr>
        <w:rFonts w:ascii="Wingdings" w:hAnsi="Wingdings" w:hint="default"/>
        <w:sz w:val="20"/>
      </w:rPr>
    </w:lvl>
    <w:lvl w:ilvl="7">
      <w:numFmt w:val="bullet"/>
      <w:lvlText w:val=""/>
      <w:lvlJc w:val="left"/>
      <w:pPr>
        <w:tabs>
          <w:tab w:val="num" w:pos="5760"/>
        </w:tabs>
        <w:ind w:left="5760" w:hanging="360"/>
      </w:pPr>
      <w:rPr>
        <w:rFonts w:ascii="Wingdings" w:hAnsi="Wingdings" w:hint="default"/>
        <w:sz w:val="20"/>
      </w:rPr>
    </w:lvl>
    <w:lvl w:ilvl="8">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5E4450"/>
    <w:multiLevelType w:val="hybridMultilevel"/>
    <w:tmpl w:val="7C60EDEE"/>
    <w:lvl w:ilvl="0" w:tplc="C812ED52">
      <w:start w:val="1"/>
      <w:numFmt w:val="bullet"/>
      <w:lvlText w:val=""/>
      <w:lvlJc w:val="left"/>
      <w:pPr>
        <w:ind w:left="720" w:hanging="360"/>
      </w:pPr>
      <w:rPr>
        <w:rFonts w:ascii="Symbol" w:hAnsi="Symbol" w:hint="default"/>
      </w:rPr>
    </w:lvl>
    <w:lvl w:ilvl="1" w:tplc="C812ED52">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FE19B5"/>
    <w:multiLevelType w:val="hybridMultilevel"/>
    <w:tmpl w:val="EDD21D80"/>
    <w:lvl w:ilvl="0" w:tplc="04DE336C">
      <w:numFmt w:val="bullet"/>
      <w:lvlText w:val="-"/>
      <w:lvlJc w:val="left"/>
      <w:pPr>
        <w:ind w:left="720" w:hanging="360"/>
      </w:pPr>
      <w:rPr>
        <w:rFonts w:ascii="Times New Roman" w:eastAsiaTheme="minorEastAsia"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38984BC1"/>
    <w:multiLevelType w:val="multilevel"/>
    <w:tmpl w:val="D112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FB7F05"/>
    <w:multiLevelType w:val="multilevel"/>
    <w:tmpl w:val="54BC0566"/>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9" w15:restartNumberingAfterBreak="0">
    <w:nsid w:val="42980A13"/>
    <w:multiLevelType w:val="multilevel"/>
    <w:tmpl w:val="67F82A5E"/>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cs="Times New Roman" w:hint="default"/>
        <w:sz w:val="20"/>
      </w:rPr>
    </w:lvl>
    <w:lvl w:ilvl="2">
      <w:numFmt w:val="bullet"/>
      <w:lvlText w:val=""/>
      <w:lvlJc w:val="left"/>
      <w:pPr>
        <w:tabs>
          <w:tab w:val="num" w:pos="2160"/>
        </w:tabs>
        <w:ind w:left="2160" w:hanging="360"/>
      </w:pPr>
      <w:rPr>
        <w:rFonts w:ascii="Wingdings" w:hAnsi="Wingdings" w:hint="default"/>
        <w:sz w:val="20"/>
      </w:rPr>
    </w:lvl>
    <w:lvl w:ilvl="3">
      <w:numFmt w:val="bullet"/>
      <w:lvlText w:val=""/>
      <w:lvlJc w:val="left"/>
      <w:pPr>
        <w:tabs>
          <w:tab w:val="num" w:pos="2880"/>
        </w:tabs>
        <w:ind w:left="2880" w:hanging="360"/>
      </w:pPr>
      <w:rPr>
        <w:rFonts w:ascii="Wingdings" w:hAnsi="Wingdings" w:hint="default"/>
        <w:sz w:val="20"/>
      </w:rPr>
    </w:lvl>
    <w:lvl w:ilvl="4">
      <w:numFmt w:val="bullet"/>
      <w:lvlText w:val=""/>
      <w:lvlJc w:val="left"/>
      <w:pPr>
        <w:tabs>
          <w:tab w:val="num" w:pos="3600"/>
        </w:tabs>
        <w:ind w:left="3600" w:hanging="360"/>
      </w:pPr>
      <w:rPr>
        <w:rFonts w:ascii="Wingdings" w:hAnsi="Wingdings" w:hint="default"/>
        <w:sz w:val="20"/>
      </w:rPr>
    </w:lvl>
    <w:lvl w:ilvl="5">
      <w:numFmt w:val="bullet"/>
      <w:lvlText w:val=""/>
      <w:lvlJc w:val="left"/>
      <w:pPr>
        <w:tabs>
          <w:tab w:val="num" w:pos="4320"/>
        </w:tabs>
        <w:ind w:left="4320" w:hanging="360"/>
      </w:pPr>
      <w:rPr>
        <w:rFonts w:ascii="Wingdings" w:hAnsi="Wingdings" w:hint="default"/>
        <w:sz w:val="20"/>
      </w:rPr>
    </w:lvl>
    <w:lvl w:ilvl="6">
      <w:numFmt w:val="bullet"/>
      <w:lvlText w:val=""/>
      <w:lvlJc w:val="left"/>
      <w:pPr>
        <w:tabs>
          <w:tab w:val="num" w:pos="5040"/>
        </w:tabs>
        <w:ind w:left="5040" w:hanging="360"/>
      </w:pPr>
      <w:rPr>
        <w:rFonts w:ascii="Wingdings" w:hAnsi="Wingdings" w:hint="default"/>
        <w:sz w:val="20"/>
      </w:rPr>
    </w:lvl>
    <w:lvl w:ilvl="7">
      <w:numFmt w:val="bullet"/>
      <w:lvlText w:val=""/>
      <w:lvlJc w:val="left"/>
      <w:pPr>
        <w:tabs>
          <w:tab w:val="num" w:pos="5760"/>
        </w:tabs>
        <w:ind w:left="5760" w:hanging="360"/>
      </w:pPr>
      <w:rPr>
        <w:rFonts w:ascii="Wingdings" w:hAnsi="Wingdings" w:hint="default"/>
        <w:sz w:val="20"/>
      </w:rPr>
    </w:lvl>
    <w:lvl w:ilvl="8">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E973FB"/>
    <w:multiLevelType w:val="multilevel"/>
    <w:tmpl w:val="03DEBA88"/>
    <w:lvl w:ilvl="0">
      <w:start w:val="5"/>
      <w:numFmt w:val="decimal"/>
      <w:lvlText w:val="%1."/>
      <w:lvlJc w:val="left"/>
      <w:pPr>
        <w:ind w:left="360" w:hanging="360"/>
      </w:pPr>
      <w:rPr>
        <w:rFonts w:hint="default"/>
        <w:b/>
      </w:rPr>
    </w:lvl>
    <w:lvl w:ilvl="1">
      <w:start w:val="1"/>
      <w:numFmt w:val="decimal"/>
      <w:lvlText w:val="%1.%2."/>
      <w:lvlJc w:val="left"/>
      <w:pPr>
        <w:ind w:left="3621"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31" w15:restartNumberingAfterBreak="0">
    <w:nsid w:val="49422338"/>
    <w:multiLevelType w:val="hybridMultilevel"/>
    <w:tmpl w:val="B134AD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C4534C9"/>
    <w:multiLevelType w:val="hybridMultilevel"/>
    <w:tmpl w:val="7D86019A"/>
    <w:lvl w:ilvl="0" w:tplc="08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4D002F5C"/>
    <w:multiLevelType w:val="multilevel"/>
    <w:tmpl w:val="10922DF6"/>
    <w:lvl w:ilvl="0">
      <w:start w:val="1"/>
      <w:numFmt w:val="decimal"/>
      <w:lvlText w:val="%1."/>
      <w:lvlJc w:val="left"/>
      <w:pPr>
        <w:tabs>
          <w:tab w:val="num" w:pos="420"/>
        </w:tabs>
        <w:ind w:left="420" w:hanging="420"/>
      </w:pPr>
    </w:lvl>
    <w:lvl w:ilvl="1">
      <w:start w:val="7"/>
      <w:numFmt w:val="decimal"/>
      <w:lvlText w:val="%2)"/>
      <w:lvlJc w:val="left"/>
      <w:pPr>
        <w:tabs>
          <w:tab w:val="num" w:pos="780"/>
        </w:tabs>
        <w:ind w:left="780" w:hanging="36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34" w15:restartNumberingAfterBreak="0">
    <w:nsid w:val="51946E5C"/>
    <w:multiLevelType w:val="hybridMultilevel"/>
    <w:tmpl w:val="A7029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1E625CB"/>
    <w:multiLevelType w:val="hybridMultilevel"/>
    <w:tmpl w:val="46CEBDD0"/>
    <w:lvl w:ilvl="0" w:tplc="C812ED5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6B76F57"/>
    <w:multiLevelType w:val="multilevel"/>
    <w:tmpl w:val="7024B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B51625"/>
    <w:multiLevelType w:val="multilevel"/>
    <w:tmpl w:val="9F82E174"/>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cs="Times New Roman" w:hint="default"/>
        <w:sz w:val="20"/>
      </w:rPr>
    </w:lvl>
    <w:lvl w:ilvl="2">
      <w:numFmt w:val="bullet"/>
      <w:lvlText w:val=""/>
      <w:lvlJc w:val="left"/>
      <w:pPr>
        <w:tabs>
          <w:tab w:val="num" w:pos="2160"/>
        </w:tabs>
        <w:ind w:left="2160" w:hanging="360"/>
      </w:pPr>
      <w:rPr>
        <w:rFonts w:ascii="Wingdings" w:hAnsi="Wingdings" w:hint="default"/>
        <w:sz w:val="20"/>
      </w:rPr>
    </w:lvl>
    <w:lvl w:ilvl="3">
      <w:numFmt w:val="bullet"/>
      <w:lvlText w:val=""/>
      <w:lvlJc w:val="left"/>
      <w:pPr>
        <w:tabs>
          <w:tab w:val="num" w:pos="2880"/>
        </w:tabs>
        <w:ind w:left="2880" w:hanging="360"/>
      </w:pPr>
      <w:rPr>
        <w:rFonts w:ascii="Wingdings" w:hAnsi="Wingdings" w:hint="default"/>
        <w:sz w:val="20"/>
      </w:rPr>
    </w:lvl>
    <w:lvl w:ilvl="4">
      <w:numFmt w:val="bullet"/>
      <w:lvlText w:val=""/>
      <w:lvlJc w:val="left"/>
      <w:pPr>
        <w:tabs>
          <w:tab w:val="num" w:pos="3600"/>
        </w:tabs>
        <w:ind w:left="3600" w:hanging="360"/>
      </w:pPr>
      <w:rPr>
        <w:rFonts w:ascii="Wingdings" w:hAnsi="Wingdings" w:hint="default"/>
        <w:sz w:val="20"/>
      </w:rPr>
    </w:lvl>
    <w:lvl w:ilvl="5">
      <w:numFmt w:val="bullet"/>
      <w:lvlText w:val=""/>
      <w:lvlJc w:val="left"/>
      <w:pPr>
        <w:tabs>
          <w:tab w:val="num" w:pos="4320"/>
        </w:tabs>
        <w:ind w:left="4320" w:hanging="360"/>
      </w:pPr>
      <w:rPr>
        <w:rFonts w:ascii="Wingdings" w:hAnsi="Wingdings" w:hint="default"/>
        <w:sz w:val="20"/>
      </w:rPr>
    </w:lvl>
    <w:lvl w:ilvl="6">
      <w:numFmt w:val="bullet"/>
      <w:lvlText w:val=""/>
      <w:lvlJc w:val="left"/>
      <w:pPr>
        <w:tabs>
          <w:tab w:val="num" w:pos="5040"/>
        </w:tabs>
        <w:ind w:left="5040" w:hanging="360"/>
      </w:pPr>
      <w:rPr>
        <w:rFonts w:ascii="Wingdings" w:hAnsi="Wingdings" w:hint="default"/>
        <w:sz w:val="20"/>
      </w:rPr>
    </w:lvl>
    <w:lvl w:ilvl="7">
      <w:numFmt w:val="bullet"/>
      <w:lvlText w:val=""/>
      <w:lvlJc w:val="left"/>
      <w:pPr>
        <w:tabs>
          <w:tab w:val="num" w:pos="5760"/>
        </w:tabs>
        <w:ind w:left="5760" w:hanging="360"/>
      </w:pPr>
      <w:rPr>
        <w:rFonts w:ascii="Wingdings" w:hAnsi="Wingdings" w:hint="default"/>
        <w:sz w:val="20"/>
      </w:rPr>
    </w:lvl>
    <w:lvl w:ilvl="8">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F21119"/>
    <w:multiLevelType w:val="hybridMultilevel"/>
    <w:tmpl w:val="26526F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580202E"/>
    <w:multiLevelType w:val="multilevel"/>
    <w:tmpl w:val="5F98E07A"/>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cs="Times New Roman" w:hint="default"/>
        <w:sz w:val="20"/>
      </w:rPr>
    </w:lvl>
    <w:lvl w:ilvl="2">
      <w:numFmt w:val="bullet"/>
      <w:lvlText w:val=""/>
      <w:lvlJc w:val="left"/>
      <w:pPr>
        <w:tabs>
          <w:tab w:val="num" w:pos="2160"/>
        </w:tabs>
        <w:ind w:left="2160" w:hanging="360"/>
      </w:pPr>
      <w:rPr>
        <w:rFonts w:ascii="Wingdings" w:hAnsi="Wingdings" w:hint="default"/>
        <w:sz w:val="20"/>
      </w:rPr>
    </w:lvl>
    <w:lvl w:ilvl="3">
      <w:numFmt w:val="bullet"/>
      <w:lvlText w:val=""/>
      <w:lvlJc w:val="left"/>
      <w:pPr>
        <w:tabs>
          <w:tab w:val="num" w:pos="2880"/>
        </w:tabs>
        <w:ind w:left="2880" w:hanging="360"/>
      </w:pPr>
      <w:rPr>
        <w:rFonts w:ascii="Wingdings" w:hAnsi="Wingdings" w:hint="default"/>
        <w:sz w:val="20"/>
      </w:rPr>
    </w:lvl>
    <w:lvl w:ilvl="4">
      <w:numFmt w:val="bullet"/>
      <w:lvlText w:val=""/>
      <w:lvlJc w:val="left"/>
      <w:pPr>
        <w:tabs>
          <w:tab w:val="num" w:pos="3600"/>
        </w:tabs>
        <w:ind w:left="3600" w:hanging="360"/>
      </w:pPr>
      <w:rPr>
        <w:rFonts w:ascii="Wingdings" w:hAnsi="Wingdings" w:hint="default"/>
        <w:sz w:val="20"/>
      </w:rPr>
    </w:lvl>
    <w:lvl w:ilvl="5">
      <w:numFmt w:val="bullet"/>
      <w:lvlText w:val=""/>
      <w:lvlJc w:val="left"/>
      <w:pPr>
        <w:tabs>
          <w:tab w:val="num" w:pos="4320"/>
        </w:tabs>
        <w:ind w:left="4320" w:hanging="360"/>
      </w:pPr>
      <w:rPr>
        <w:rFonts w:ascii="Wingdings" w:hAnsi="Wingdings" w:hint="default"/>
        <w:sz w:val="20"/>
      </w:rPr>
    </w:lvl>
    <w:lvl w:ilvl="6">
      <w:numFmt w:val="bullet"/>
      <w:lvlText w:val=""/>
      <w:lvlJc w:val="left"/>
      <w:pPr>
        <w:tabs>
          <w:tab w:val="num" w:pos="5040"/>
        </w:tabs>
        <w:ind w:left="5040" w:hanging="360"/>
      </w:pPr>
      <w:rPr>
        <w:rFonts w:ascii="Wingdings" w:hAnsi="Wingdings" w:hint="default"/>
        <w:sz w:val="20"/>
      </w:rPr>
    </w:lvl>
    <w:lvl w:ilvl="7">
      <w:numFmt w:val="bullet"/>
      <w:lvlText w:val=""/>
      <w:lvlJc w:val="left"/>
      <w:pPr>
        <w:tabs>
          <w:tab w:val="num" w:pos="5760"/>
        </w:tabs>
        <w:ind w:left="5760" w:hanging="360"/>
      </w:pPr>
      <w:rPr>
        <w:rFonts w:ascii="Wingdings" w:hAnsi="Wingdings" w:hint="default"/>
        <w:sz w:val="20"/>
      </w:rPr>
    </w:lvl>
    <w:lvl w:ilvl="8">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0D41BC"/>
    <w:multiLevelType w:val="hybridMultilevel"/>
    <w:tmpl w:val="95626A0A"/>
    <w:lvl w:ilvl="0" w:tplc="32C4FD4A">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1" w15:restartNumberingAfterBreak="0">
    <w:nsid w:val="6C6F25E3"/>
    <w:multiLevelType w:val="multilevel"/>
    <w:tmpl w:val="6D26B564"/>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cs="Times New Roman" w:hint="default"/>
        <w:sz w:val="20"/>
      </w:rPr>
    </w:lvl>
    <w:lvl w:ilvl="2">
      <w:numFmt w:val="bullet"/>
      <w:lvlText w:val=""/>
      <w:lvlJc w:val="left"/>
      <w:pPr>
        <w:tabs>
          <w:tab w:val="num" w:pos="2160"/>
        </w:tabs>
        <w:ind w:left="2160" w:hanging="360"/>
      </w:pPr>
      <w:rPr>
        <w:rFonts w:ascii="Wingdings" w:hAnsi="Wingdings" w:hint="default"/>
        <w:sz w:val="20"/>
      </w:rPr>
    </w:lvl>
    <w:lvl w:ilvl="3">
      <w:numFmt w:val="bullet"/>
      <w:lvlText w:val=""/>
      <w:lvlJc w:val="left"/>
      <w:pPr>
        <w:tabs>
          <w:tab w:val="num" w:pos="2880"/>
        </w:tabs>
        <w:ind w:left="2880" w:hanging="360"/>
      </w:pPr>
      <w:rPr>
        <w:rFonts w:ascii="Wingdings" w:hAnsi="Wingdings" w:hint="default"/>
        <w:sz w:val="20"/>
      </w:rPr>
    </w:lvl>
    <w:lvl w:ilvl="4">
      <w:numFmt w:val="bullet"/>
      <w:lvlText w:val=""/>
      <w:lvlJc w:val="left"/>
      <w:pPr>
        <w:tabs>
          <w:tab w:val="num" w:pos="3600"/>
        </w:tabs>
        <w:ind w:left="3600" w:hanging="360"/>
      </w:pPr>
      <w:rPr>
        <w:rFonts w:ascii="Wingdings" w:hAnsi="Wingdings" w:hint="default"/>
        <w:sz w:val="20"/>
      </w:rPr>
    </w:lvl>
    <w:lvl w:ilvl="5">
      <w:numFmt w:val="bullet"/>
      <w:lvlText w:val=""/>
      <w:lvlJc w:val="left"/>
      <w:pPr>
        <w:tabs>
          <w:tab w:val="num" w:pos="4320"/>
        </w:tabs>
        <w:ind w:left="4320" w:hanging="360"/>
      </w:pPr>
      <w:rPr>
        <w:rFonts w:ascii="Wingdings" w:hAnsi="Wingdings" w:hint="default"/>
        <w:sz w:val="20"/>
      </w:rPr>
    </w:lvl>
    <w:lvl w:ilvl="6">
      <w:numFmt w:val="bullet"/>
      <w:lvlText w:val=""/>
      <w:lvlJc w:val="left"/>
      <w:pPr>
        <w:tabs>
          <w:tab w:val="num" w:pos="5040"/>
        </w:tabs>
        <w:ind w:left="5040" w:hanging="360"/>
      </w:pPr>
      <w:rPr>
        <w:rFonts w:ascii="Wingdings" w:hAnsi="Wingdings" w:hint="default"/>
        <w:sz w:val="20"/>
      </w:rPr>
    </w:lvl>
    <w:lvl w:ilvl="7">
      <w:numFmt w:val="bullet"/>
      <w:lvlText w:val=""/>
      <w:lvlJc w:val="left"/>
      <w:pPr>
        <w:tabs>
          <w:tab w:val="num" w:pos="5760"/>
        </w:tabs>
        <w:ind w:left="5760" w:hanging="360"/>
      </w:pPr>
      <w:rPr>
        <w:rFonts w:ascii="Wingdings" w:hAnsi="Wingdings" w:hint="default"/>
        <w:sz w:val="20"/>
      </w:rPr>
    </w:lvl>
    <w:lvl w:ilvl="8">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DA059B"/>
    <w:multiLevelType w:val="multilevel"/>
    <w:tmpl w:val="67FA4576"/>
    <w:lvl w:ilvl="0">
      <w:start w:val="6"/>
      <w:numFmt w:val="decimal"/>
      <w:lvlText w:val="%1."/>
      <w:lvlJc w:val="left"/>
      <w:pPr>
        <w:ind w:left="360" w:hanging="360"/>
      </w:pPr>
      <w:rPr>
        <w:rFonts w:eastAsia="MS Mincho" w:hint="default"/>
        <w:b/>
      </w:rPr>
    </w:lvl>
    <w:lvl w:ilvl="1">
      <w:start w:val="1"/>
      <w:numFmt w:val="decimal"/>
      <w:lvlText w:val="%1.%2."/>
      <w:lvlJc w:val="left"/>
      <w:pPr>
        <w:ind w:left="6840" w:hanging="360"/>
      </w:pPr>
      <w:rPr>
        <w:rFonts w:eastAsia="MS Mincho" w:hint="default"/>
        <w:b/>
      </w:rPr>
    </w:lvl>
    <w:lvl w:ilvl="2">
      <w:start w:val="1"/>
      <w:numFmt w:val="decimal"/>
      <w:lvlText w:val="%1.%2.%3."/>
      <w:lvlJc w:val="left"/>
      <w:pPr>
        <w:ind w:left="1560" w:hanging="720"/>
      </w:pPr>
      <w:rPr>
        <w:rFonts w:eastAsia="MS Mincho" w:hint="default"/>
        <w:b/>
      </w:rPr>
    </w:lvl>
    <w:lvl w:ilvl="3">
      <w:start w:val="1"/>
      <w:numFmt w:val="decimal"/>
      <w:lvlText w:val="%1.%2.%3.%4."/>
      <w:lvlJc w:val="left"/>
      <w:pPr>
        <w:ind w:left="1980" w:hanging="720"/>
      </w:pPr>
      <w:rPr>
        <w:rFonts w:eastAsia="MS Mincho" w:hint="default"/>
        <w:b/>
      </w:rPr>
    </w:lvl>
    <w:lvl w:ilvl="4">
      <w:start w:val="1"/>
      <w:numFmt w:val="decimal"/>
      <w:lvlText w:val="%1.%2.%3.%4.%5."/>
      <w:lvlJc w:val="left"/>
      <w:pPr>
        <w:ind w:left="2760" w:hanging="1080"/>
      </w:pPr>
      <w:rPr>
        <w:rFonts w:eastAsia="MS Mincho" w:hint="default"/>
        <w:b/>
      </w:rPr>
    </w:lvl>
    <w:lvl w:ilvl="5">
      <w:start w:val="1"/>
      <w:numFmt w:val="decimal"/>
      <w:lvlText w:val="%1.%2.%3.%4.%5.%6."/>
      <w:lvlJc w:val="left"/>
      <w:pPr>
        <w:ind w:left="3180" w:hanging="1080"/>
      </w:pPr>
      <w:rPr>
        <w:rFonts w:eastAsia="MS Mincho" w:hint="default"/>
        <w:b/>
      </w:rPr>
    </w:lvl>
    <w:lvl w:ilvl="6">
      <w:start w:val="1"/>
      <w:numFmt w:val="decimal"/>
      <w:lvlText w:val="%1.%2.%3.%4.%5.%6.%7."/>
      <w:lvlJc w:val="left"/>
      <w:pPr>
        <w:ind w:left="3960" w:hanging="1440"/>
      </w:pPr>
      <w:rPr>
        <w:rFonts w:eastAsia="MS Mincho" w:hint="default"/>
        <w:b/>
      </w:rPr>
    </w:lvl>
    <w:lvl w:ilvl="7">
      <w:start w:val="1"/>
      <w:numFmt w:val="decimal"/>
      <w:lvlText w:val="%1.%2.%3.%4.%5.%6.%7.%8."/>
      <w:lvlJc w:val="left"/>
      <w:pPr>
        <w:ind w:left="4380" w:hanging="1440"/>
      </w:pPr>
      <w:rPr>
        <w:rFonts w:eastAsia="MS Mincho" w:hint="default"/>
        <w:b/>
      </w:rPr>
    </w:lvl>
    <w:lvl w:ilvl="8">
      <w:start w:val="1"/>
      <w:numFmt w:val="decimal"/>
      <w:lvlText w:val="%1.%2.%3.%4.%5.%6.%7.%8.%9."/>
      <w:lvlJc w:val="left"/>
      <w:pPr>
        <w:ind w:left="5160" w:hanging="1800"/>
      </w:pPr>
      <w:rPr>
        <w:rFonts w:eastAsia="MS Mincho" w:hint="default"/>
        <w:b/>
      </w:rPr>
    </w:lvl>
  </w:abstractNum>
  <w:abstractNum w:abstractNumId="43" w15:restartNumberingAfterBreak="0">
    <w:nsid w:val="736C402E"/>
    <w:multiLevelType w:val="multilevel"/>
    <w:tmpl w:val="DA3A8C28"/>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cs="Times New Roman" w:hint="default"/>
        <w:sz w:val="20"/>
      </w:rPr>
    </w:lvl>
    <w:lvl w:ilvl="2">
      <w:numFmt w:val="bullet"/>
      <w:lvlText w:val=""/>
      <w:lvlJc w:val="left"/>
      <w:pPr>
        <w:tabs>
          <w:tab w:val="num" w:pos="2160"/>
        </w:tabs>
        <w:ind w:left="2160" w:hanging="360"/>
      </w:pPr>
      <w:rPr>
        <w:rFonts w:ascii="Wingdings" w:hAnsi="Wingdings" w:hint="default"/>
        <w:sz w:val="20"/>
      </w:rPr>
    </w:lvl>
    <w:lvl w:ilvl="3">
      <w:numFmt w:val="bullet"/>
      <w:lvlText w:val=""/>
      <w:lvlJc w:val="left"/>
      <w:pPr>
        <w:tabs>
          <w:tab w:val="num" w:pos="2880"/>
        </w:tabs>
        <w:ind w:left="2880" w:hanging="360"/>
      </w:pPr>
      <w:rPr>
        <w:rFonts w:ascii="Wingdings" w:hAnsi="Wingdings" w:hint="default"/>
        <w:sz w:val="20"/>
      </w:rPr>
    </w:lvl>
    <w:lvl w:ilvl="4">
      <w:numFmt w:val="bullet"/>
      <w:lvlText w:val=""/>
      <w:lvlJc w:val="left"/>
      <w:pPr>
        <w:tabs>
          <w:tab w:val="num" w:pos="3600"/>
        </w:tabs>
        <w:ind w:left="3600" w:hanging="360"/>
      </w:pPr>
      <w:rPr>
        <w:rFonts w:ascii="Wingdings" w:hAnsi="Wingdings" w:hint="default"/>
        <w:sz w:val="20"/>
      </w:rPr>
    </w:lvl>
    <w:lvl w:ilvl="5">
      <w:numFmt w:val="bullet"/>
      <w:lvlText w:val=""/>
      <w:lvlJc w:val="left"/>
      <w:pPr>
        <w:tabs>
          <w:tab w:val="num" w:pos="4320"/>
        </w:tabs>
        <w:ind w:left="4320" w:hanging="360"/>
      </w:pPr>
      <w:rPr>
        <w:rFonts w:ascii="Wingdings" w:hAnsi="Wingdings" w:hint="default"/>
        <w:sz w:val="20"/>
      </w:rPr>
    </w:lvl>
    <w:lvl w:ilvl="6">
      <w:numFmt w:val="bullet"/>
      <w:lvlText w:val=""/>
      <w:lvlJc w:val="left"/>
      <w:pPr>
        <w:tabs>
          <w:tab w:val="num" w:pos="5040"/>
        </w:tabs>
        <w:ind w:left="5040" w:hanging="360"/>
      </w:pPr>
      <w:rPr>
        <w:rFonts w:ascii="Wingdings" w:hAnsi="Wingdings" w:hint="default"/>
        <w:sz w:val="20"/>
      </w:rPr>
    </w:lvl>
    <w:lvl w:ilvl="7">
      <w:numFmt w:val="bullet"/>
      <w:lvlText w:val=""/>
      <w:lvlJc w:val="left"/>
      <w:pPr>
        <w:tabs>
          <w:tab w:val="num" w:pos="5760"/>
        </w:tabs>
        <w:ind w:left="5760" w:hanging="360"/>
      </w:pPr>
      <w:rPr>
        <w:rFonts w:ascii="Wingdings" w:hAnsi="Wingdings" w:hint="default"/>
        <w:sz w:val="20"/>
      </w:rPr>
    </w:lvl>
    <w:lvl w:ilvl="8">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3B53F6"/>
    <w:multiLevelType w:val="hybridMultilevel"/>
    <w:tmpl w:val="23C0C360"/>
    <w:lvl w:ilvl="0" w:tplc="AF96A3EC">
      <w:start w:val="1"/>
      <w:numFmt w:val="lowerLetter"/>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7EB71238"/>
    <w:multiLevelType w:val="multilevel"/>
    <w:tmpl w:val="2DA447E2"/>
    <w:lvl w:ilvl="0">
      <w:start w:val="1"/>
      <w:numFmt w:val="decimal"/>
      <w:lvlText w:val="%1."/>
      <w:lvlJc w:val="left"/>
      <w:pPr>
        <w:ind w:left="2771" w:hanging="360"/>
      </w:p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num w:numId="1" w16cid:durableId="527841611">
    <w:abstractNumId w:val="9"/>
  </w:num>
  <w:num w:numId="2" w16cid:durableId="1625966348">
    <w:abstractNumId w:val="7"/>
  </w:num>
  <w:num w:numId="3" w16cid:durableId="1472211644">
    <w:abstractNumId w:val="6"/>
  </w:num>
  <w:num w:numId="4" w16cid:durableId="396321640">
    <w:abstractNumId w:val="5"/>
  </w:num>
  <w:num w:numId="5" w16cid:durableId="36439324">
    <w:abstractNumId w:val="4"/>
  </w:num>
  <w:num w:numId="6" w16cid:durableId="1317798932">
    <w:abstractNumId w:val="8"/>
  </w:num>
  <w:num w:numId="7" w16cid:durableId="1429080125">
    <w:abstractNumId w:val="3"/>
  </w:num>
  <w:num w:numId="8" w16cid:durableId="615720353">
    <w:abstractNumId w:val="2"/>
  </w:num>
  <w:num w:numId="9" w16cid:durableId="1881361167">
    <w:abstractNumId w:val="1"/>
  </w:num>
  <w:num w:numId="10" w16cid:durableId="1739984924">
    <w:abstractNumId w:val="0"/>
  </w:num>
  <w:num w:numId="11" w16cid:durableId="1241208228">
    <w:abstractNumId w:val="37"/>
  </w:num>
  <w:num w:numId="12" w16cid:durableId="1009602355">
    <w:abstractNumId w:val="22"/>
  </w:num>
  <w:num w:numId="13" w16cid:durableId="1134101466">
    <w:abstractNumId w:val="16"/>
  </w:num>
  <w:num w:numId="14" w16cid:durableId="11028794">
    <w:abstractNumId w:val="10"/>
  </w:num>
  <w:num w:numId="15" w16cid:durableId="1680231289">
    <w:abstractNumId w:val="41"/>
  </w:num>
  <w:num w:numId="16" w16cid:durableId="1949116042">
    <w:abstractNumId w:val="25"/>
  </w:num>
  <w:num w:numId="17" w16cid:durableId="2036543273">
    <w:abstractNumId w:val="11"/>
  </w:num>
  <w:num w:numId="18" w16cid:durableId="1616475681">
    <w:abstractNumId w:val="24"/>
  </w:num>
  <w:num w:numId="19" w16cid:durableId="1774590072">
    <w:abstractNumId w:val="43"/>
  </w:num>
  <w:num w:numId="20" w16cid:durableId="162669509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86427619">
    <w:abstractNumId w:val="39"/>
  </w:num>
  <w:num w:numId="22" w16cid:durableId="1371801880">
    <w:abstractNumId w:val="29"/>
  </w:num>
  <w:num w:numId="23" w16cid:durableId="1420757630">
    <w:abstractNumId w:val="33"/>
  </w:num>
  <w:num w:numId="24" w16cid:durableId="1003050076">
    <w:abstractNumId w:val="30"/>
  </w:num>
  <w:num w:numId="25" w16cid:durableId="336274338">
    <w:abstractNumId w:val="28"/>
  </w:num>
  <w:num w:numId="26" w16cid:durableId="1212501118">
    <w:abstractNumId w:val="17"/>
  </w:num>
  <w:num w:numId="27" w16cid:durableId="1334913259">
    <w:abstractNumId w:val="14"/>
  </w:num>
  <w:num w:numId="28" w16cid:durableId="1836142411">
    <w:abstractNumId w:val="38"/>
  </w:num>
  <w:num w:numId="29" w16cid:durableId="352075313">
    <w:abstractNumId w:val="35"/>
  </w:num>
  <w:num w:numId="30" w16cid:durableId="726731366">
    <w:abstractNumId w:val="31"/>
  </w:num>
  <w:num w:numId="31" w16cid:durableId="1531453595">
    <w:abstractNumId w:val="36"/>
  </w:num>
  <w:num w:numId="32" w16cid:durableId="191382688">
    <w:abstractNumId w:val="42"/>
  </w:num>
  <w:num w:numId="33" w16cid:durableId="1930849639">
    <w:abstractNumId w:val="32"/>
  </w:num>
  <w:num w:numId="34" w16cid:durableId="1866552116">
    <w:abstractNumId w:val="20"/>
  </w:num>
  <w:num w:numId="35" w16cid:durableId="188110152">
    <w:abstractNumId w:val="18"/>
  </w:num>
  <w:num w:numId="36" w16cid:durableId="137920220">
    <w:abstractNumId w:val="34"/>
  </w:num>
  <w:num w:numId="37" w16cid:durableId="638536763">
    <w:abstractNumId w:val="28"/>
  </w:num>
  <w:num w:numId="38" w16cid:durableId="1819035912">
    <w:abstractNumId w:val="23"/>
  </w:num>
  <w:num w:numId="39" w16cid:durableId="988747995">
    <w:abstractNumId w:val="19"/>
  </w:num>
  <w:num w:numId="40" w16cid:durableId="221523451">
    <w:abstractNumId w:val="12"/>
  </w:num>
  <w:num w:numId="41" w16cid:durableId="1388996478">
    <w:abstractNumId w:val="27"/>
  </w:num>
  <w:num w:numId="42" w16cid:durableId="895319545">
    <w:abstractNumId w:val="45"/>
  </w:num>
  <w:num w:numId="43" w16cid:durableId="1315602090">
    <w:abstractNumId w:val="13"/>
  </w:num>
  <w:num w:numId="44" w16cid:durableId="169948431">
    <w:abstractNumId w:val="28"/>
  </w:num>
  <w:num w:numId="45" w16cid:durableId="2136171454">
    <w:abstractNumId w:val="26"/>
  </w:num>
  <w:num w:numId="46" w16cid:durableId="1154685945">
    <w:abstractNumId w:val="44"/>
  </w:num>
  <w:num w:numId="47" w16cid:durableId="1585185171">
    <w:abstractNumId w:val="21"/>
  </w:num>
  <w:num w:numId="48" w16cid:durableId="2127504441">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itor">
    <w15:presenceInfo w15:providerId="None" w15:userId="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attachedTemplate r:id="rId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99E"/>
    <w:rsid w:val="00000860"/>
    <w:rsid w:val="000020E2"/>
    <w:rsid w:val="00002637"/>
    <w:rsid w:val="00002F06"/>
    <w:rsid w:val="000031D8"/>
    <w:rsid w:val="000055B2"/>
    <w:rsid w:val="0000574F"/>
    <w:rsid w:val="0001093A"/>
    <w:rsid w:val="00011AC5"/>
    <w:rsid w:val="000126FA"/>
    <w:rsid w:val="00012DDD"/>
    <w:rsid w:val="0001425B"/>
    <w:rsid w:val="00014F69"/>
    <w:rsid w:val="000171DB"/>
    <w:rsid w:val="00022F62"/>
    <w:rsid w:val="000237AF"/>
    <w:rsid w:val="00023D9A"/>
    <w:rsid w:val="000247EB"/>
    <w:rsid w:val="00025F2C"/>
    <w:rsid w:val="00032A9A"/>
    <w:rsid w:val="0003327D"/>
    <w:rsid w:val="0003582E"/>
    <w:rsid w:val="000428BC"/>
    <w:rsid w:val="00043D75"/>
    <w:rsid w:val="00045AFD"/>
    <w:rsid w:val="00045BC4"/>
    <w:rsid w:val="0004603F"/>
    <w:rsid w:val="0004742E"/>
    <w:rsid w:val="00047DC3"/>
    <w:rsid w:val="000560D3"/>
    <w:rsid w:val="00057000"/>
    <w:rsid w:val="000575A8"/>
    <w:rsid w:val="0006215F"/>
    <w:rsid w:val="0006221A"/>
    <w:rsid w:val="000640E0"/>
    <w:rsid w:val="00071136"/>
    <w:rsid w:val="000743AF"/>
    <w:rsid w:val="00074527"/>
    <w:rsid w:val="000748D3"/>
    <w:rsid w:val="00077329"/>
    <w:rsid w:val="000843F0"/>
    <w:rsid w:val="00084C8D"/>
    <w:rsid w:val="00084F5E"/>
    <w:rsid w:val="00086D80"/>
    <w:rsid w:val="00087C7E"/>
    <w:rsid w:val="00091D93"/>
    <w:rsid w:val="00093FA0"/>
    <w:rsid w:val="000966A8"/>
    <w:rsid w:val="000A0A5C"/>
    <w:rsid w:val="000A1479"/>
    <w:rsid w:val="000A3E77"/>
    <w:rsid w:val="000A5CA2"/>
    <w:rsid w:val="000B1410"/>
    <w:rsid w:val="000B1AB8"/>
    <w:rsid w:val="000B3667"/>
    <w:rsid w:val="000B3A0C"/>
    <w:rsid w:val="000B4FF3"/>
    <w:rsid w:val="000B5F04"/>
    <w:rsid w:val="000C366F"/>
    <w:rsid w:val="000C3EBD"/>
    <w:rsid w:val="000C4F4A"/>
    <w:rsid w:val="000D022A"/>
    <w:rsid w:val="000D24BC"/>
    <w:rsid w:val="000D5E39"/>
    <w:rsid w:val="000D6144"/>
    <w:rsid w:val="000D7951"/>
    <w:rsid w:val="000E066D"/>
    <w:rsid w:val="000E2B57"/>
    <w:rsid w:val="000E34A7"/>
    <w:rsid w:val="000E3C61"/>
    <w:rsid w:val="000E3E55"/>
    <w:rsid w:val="000E40AC"/>
    <w:rsid w:val="000E6083"/>
    <w:rsid w:val="000E6125"/>
    <w:rsid w:val="000E79FF"/>
    <w:rsid w:val="000F13F6"/>
    <w:rsid w:val="000F33BB"/>
    <w:rsid w:val="00100BAF"/>
    <w:rsid w:val="0010380A"/>
    <w:rsid w:val="00104B9C"/>
    <w:rsid w:val="00105DBE"/>
    <w:rsid w:val="00107A7E"/>
    <w:rsid w:val="00111C12"/>
    <w:rsid w:val="00111D12"/>
    <w:rsid w:val="00112940"/>
    <w:rsid w:val="00112D5F"/>
    <w:rsid w:val="0011387C"/>
    <w:rsid w:val="00113DBE"/>
    <w:rsid w:val="001141DD"/>
    <w:rsid w:val="0011470C"/>
    <w:rsid w:val="001200A6"/>
    <w:rsid w:val="001213C1"/>
    <w:rsid w:val="0012320C"/>
    <w:rsid w:val="00123EB8"/>
    <w:rsid w:val="00124974"/>
    <w:rsid w:val="001251DA"/>
    <w:rsid w:val="00125432"/>
    <w:rsid w:val="001262B3"/>
    <w:rsid w:val="00126861"/>
    <w:rsid w:val="00136AF1"/>
    <w:rsid w:val="00136DDD"/>
    <w:rsid w:val="00137D09"/>
    <w:rsid w:val="00137F40"/>
    <w:rsid w:val="00142810"/>
    <w:rsid w:val="00144BDF"/>
    <w:rsid w:val="00144C51"/>
    <w:rsid w:val="001455C5"/>
    <w:rsid w:val="00145F4E"/>
    <w:rsid w:val="001479D0"/>
    <w:rsid w:val="00147C62"/>
    <w:rsid w:val="00150C15"/>
    <w:rsid w:val="00152F22"/>
    <w:rsid w:val="00155242"/>
    <w:rsid w:val="00155399"/>
    <w:rsid w:val="001558AC"/>
    <w:rsid w:val="00155DDC"/>
    <w:rsid w:val="00156E92"/>
    <w:rsid w:val="00160686"/>
    <w:rsid w:val="001643BF"/>
    <w:rsid w:val="00165AE3"/>
    <w:rsid w:val="001673B6"/>
    <w:rsid w:val="00170636"/>
    <w:rsid w:val="001778C5"/>
    <w:rsid w:val="00180685"/>
    <w:rsid w:val="00180A24"/>
    <w:rsid w:val="00183EC4"/>
    <w:rsid w:val="00184B18"/>
    <w:rsid w:val="00186314"/>
    <w:rsid w:val="00186E30"/>
    <w:rsid w:val="001871EC"/>
    <w:rsid w:val="00190871"/>
    <w:rsid w:val="00190DC6"/>
    <w:rsid w:val="00194BEA"/>
    <w:rsid w:val="001A0BE3"/>
    <w:rsid w:val="001A137C"/>
    <w:rsid w:val="001A20C3"/>
    <w:rsid w:val="001A3B4B"/>
    <w:rsid w:val="001A6357"/>
    <w:rsid w:val="001A670F"/>
    <w:rsid w:val="001A6F8A"/>
    <w:rsid w:val="001B01A2"/>
    <w:rsid w:val="001B6A45"/>
    <w:rsid w:val="001C1003"/>
    <w:rsid w:val="001C182C"/>
    <w:rsid w:val="001C1FC1"/>
    <w:rsid w:val="001C2CFB"/>
    <w:rsid w:val="001C3030"/>
    <w:rsid w:val="001C4B91"/>
    <w:rsid w:val="001C62B8"/>
    <w:rsid w:val="001C7939"/>
    <w:rsid w:val="001C7B25"/>
    <w:rsid w:val="001D033C"/>
    <w:rsid w:val="001D0720"/>
    <w:rsid w:val="001D22D8"/>
    <w:rsid w:val="001D37BA"/>
    <w:rsid w:val="001D40D4"/>
    <w:rsid w:val="001D4296"/>
    <w:rsid w:val="001D5618"/>
    <w:rsid w:val="001D77CE"/>
    <w:rsid w:val="001D79F1"/>
    <w:rsid w:val="001E05BD"/>
    <w:rsid w:val="001E0E40"/>
    <w:rsid w:val="001E1AD2"/>
    <w:rsid w:val="001E6940"/>
    <w:rsid w:val="001E7ACB"/>
    <w:rsid w:val="001E7B0E"/>
    <w:rsid w:val="001F01BF"/>
    <w:rsid w:val="001F12B9"/>
    <w:rsid w:val="001F141D"/>
    <w:rsid w:val="001F1A5F"/>
    <w:rsid w:val="001F2BBD"/>
    <w:rsid w:val="001F39CB"/>
    <w:rsid w:val="001F66A4"/>
    <w:rsid w:val="00200A06"/>
    <w:rsid w:val="00200A98"/>
    <w:rsid w:val="00201AFA"/>
    <w:rsid w:val="002040D1"/>
    <w:rsid w:val="00205E38"/>
    <w:rsid w:val="00206C17"/>
    <w:rsid w:val="00207160"/>
    <w:rsid w:val="00207EFD"/>
    <w:rsid w:val="00207F86"/>
    <w:rsid w:val="002114AA"/>
    <w:rsid w:val="00211A53"/>
    <w:rsid w:val="002131C1"/>
    <w:rsid w:val="00216FDD"/>
    <w:rsid w:val="002204A2"/>
    <w:rsid w:val="00220B14"/>
    <w:rsid w:val="002229F1"/>
    <w:rsid w:val="002253A2"/>
    <w:rsid w:val="002257B7"/>
    <w:rsid w:val="002275C8"/>
    <w:rsid w:val="00230236"/>
    <w:rsid w:val="00230282"/>
    <w:rsid w:val="00230B96"/>
    <w:rsid w:val="00230EBB"/>
    <w:rsid w:val="002312DC"/>
    <w:rsid w:val="0023366A"/>
    <w:rsid w:val="002337EA"/>
    <w:rsid w:val="00233F75"/>
    <w:rsid w:val="00234B67"/>
    <w:rsid w:val="002358CF"/>
    <w:rsid w:val="002365B2"/>
    <w:rsid w:val="0024273D"/>
    <w:rsid w:val="00243273"/>
    <w:rsid w:val="00245BAF"/>
    <w:rsid w:val="0024616F"/>
    <w:rsid w:val="00246640"/>
    <w:rsid w:val="002510DF"/>
    <w:rsid w:val="002513CD"/>
    <w:rsid w:val="0025233B"/>
    <w:rsid w:val="0025241A"/>
    <w:rsid w:val="002528F9"/>
    <w:rsid w:val="00253DBE"/>
    <w:rsid w:val="00253DC6"/>
    <w:rsid w:val="0025489C"/>
    <w:rsid w:val="00255375"/>
    <w:rsid w:val="00257A96"/>
    <w:rsid w:val="00261DDA"/>
    <w:rsid w:val="002622FA"/>
    <w:rsid w:val="00263518"/>
    <w:rsid w:val="0026442D"/>
    <w:rsid w:val="0026617F"/>
    <w:rsid w:val="002676A1"/>
    <w:rsid w:val="00267B8B"/>
    <w:rsid w:val="00271CF5"/>
    <w:rsid w:val="00272ADB"/>
    <w:rsid w:val="002759E7"/>
    <w:rsid w:val="00276908"/>
    <w:rsid w:val="00277326"/>
    <w:rsid w:val="00281099"/>
    <w:rsid w:val="00282235"/>
    <w:rsid w:val="00282D5D"/>
    <w:rsid w:val="0028326E"/>
    <w:rsid w:val="0028332A"/>
    <w:rsid w:val="00284F6E"/>
    <w:rsid w:val="002851EA"/>
    <w:rsid w:val="002856ED"/>
    <w:rsid w:val="002876F8"/>
    <w:rsid w:val="00287E85"/>
    <w:rsid w:val="002900A0"/>
    <w:rsid w:val="00291DAB"/>
    <w:rsid w:val="00291DC2"/>
    <w:rsid w:val="0029551B"/>
    <w:rsid w:val="0029561D"/>
    <w:rsid w:val="0029658A"/>
    <w:rsid w:val="00297D00"/>
    <w:rsid w:val="002A11C4"/>
    <w:rsid w:val="002A399B"/>
    <w:rsid w:val="002A61F0"/>
    <w:rsid w:val="002A7E3E"/>
    <w:rsid w:val="002B1E32"/>
    <w:rsid w:val="002B2EB7"/>
    <w:rsid w:val="002B6E19"/>
    <w:rsid w:val="002C0AFB"/>
    <w:rsid w:val="002C1947"/>
    <w:rsid w:val="002C26C0"/>
    <w:rsid w:val="002C2BC5"/>
    <w:rsid w:val="002C650A"/>
    <w:rsid w:val="002C6AFE"/>
    <w:rsid w:val="002D1C4B"/>
    <w:rsid w:val="002D34B3"/>
    <w:rsid w:val="002D656A"/>
    <w:rsid w:val="002E0407"/>
    <w:rsid w:val="002E082B"/>
    <w:rsid w:val="002E1431"/>
    <w:rsid w:val="002E79CB"/>
    <w:rsid w:val="002F0471"/>
    <w:rsid w:val="002F08E0"/>
    <w:rsid w:val="002F1711"/>
    <w:rsid w:val="002F1714"/>
    <w:rsid w:val="002F1D9D"/>
    <w:rsid w:val="002F285F"/>
    <w:rsid w:val="002F2C78"/>
    <w:rsid w:val="002F3907"/>
    <w:rsid w:val="002F432F"/>
    <w:rsid w:val="002F4604"/>
    <w:rsid w:val="002F5375"/>
    <w:rsid w:val="002F5488"/>
    <w:rsid w:val="002F5B8F"/>
    <w:rsid w:val="002F5CA7"/>
    <w:rsid w:val="002F723D"/>
    <w:rsid w:val="002F7F55"/>
    <w:rsid w:val="00300B21"/>
    <w:rsid w:val="00306BFF"/>
    <w:rsid w:val="0030745F"/>
    <w:rsid w:val="00311D8D"/>
    <w:rsid w:val="00311FB8"/>
    <w:rsid w:val="00312635"/>
    <w:rsid w:val="0031307E"/>
    <w:rsid w:val="00313089"/>
    <w:rsid w:val="00314630"/>
    <w:rsid w:val="00314B3D"/>
    <w:rsid w:val="00315D57"/>
    <w:rsid w:val="00316814"/>
    <w:rsid w:val="00316D44"/>
    <w:rsid w:val="003179C6"/>
    <w:rsid w:val="00317D68"/>
    <w:rsid w:val="0032090A"/>
    <w:rsid w:val="00321CDE"/>
    <w:rsid w:val="00323B28"/>
    <w:rsid w:val="00323E81"/>
    <w:rsid w:val="00330629"/>
    <w:rsid w:val="00330D4A"/>
    <w:rsid w:val="0033230E"/>
    <w:rsid w:val="003337B5"/>
    <w:rsid w:val="00333E15"/>
    <w:rsid w:val="00335774"/>
    <w:rsid w:val="0033643C"/>
    <w:rsid w:val="00336977"/>
    <w:rsid w:val="003369E2"/>
    <w:rsid w:val="003416D3"/>
    <w:rsid w:val="0034460F"/>
    <w:rsid w:val="00344E4D"/>
    <w:rsid w:val="00347109"/>
    <w:rsid w:val="00347892"/>
    <w:rsid w:val="003535FE"/>
    <w:rsid w:val="00353FEF"/>
    <w:rsid w:val="00354ED1"/>
    <w:rsid w:val="003571BC"/>
    <w:rsid w:val="003571EA"/>
    <w:rsid w:val="0036090C"/>
    <w:rsid w:val="00362224"/>
    <w:rsid w:val="00364979"/>
    <w:rsid w:val="00364B22"/>
    <w:rsid w:val="00370296"/>
    <w:rsid w:val="00371147"/>
    <w:rsid w:val="00380A62"/>
    <w:rsid w:val="0038155A"/>
    <w:rsid w:val="00381A98"/>
    <w:rsid w:val="00382C57"/>
    <w:rsid w:val="0038308C"/>
    <w:rsid w:val="0038319D"/>
    <w:rsid w:val="00385B9C"/>
    <w:rsid w:val="00385C60"/>
    <w:rsid w:val="00385FB5"/>
    <w:rsid w:val="0038715D"/>
    <w:rsid w:val="00390ABD"/>
    <w:rsid w:val="00390C10"/>
    <w:rsid w:val="00390F4B"/>
    <w:rsid w:val="00391E85"/>
    <w:rsid w:val="00392E84"/>
    <w:rsid w:val="00394DBF"/>
    <w:rsid w:val="003957A6"/>
    <w:rsid w:val="00397713"/>
    <w:rsid w:val="00397EFD"/>
    <w:rsid w:val="003A0050"/>
    <w:rsid w:val="003A43EF"/>
    <w:rsid w:val="003A5E7E"/>
    <w:rsid w:val="003A60B5"/>
    <w:rsid w:val="003B3807"/>
    <w:rsid w:val="003B3858"/>
    <w:rsid w:val="003B45FF"/>
    <w:rsid w:val="003B4E03"/>
    <w:rsid w:val="003B60A2"/>
    <w:rsid w:val="003B6E85"/>
    <w:rsid w:val="003C2AD2"/>
    <w:rsid w:val="003C2FA2"/>
    <w:rsid w:val="003C3DE1"/>
    <w:rsid w:val="003C7445"/>
    <w:rsid w:val="003D12CA"/>
    <w:rsid w:val="003D43F5"/>
    <w:rsid w:val="003D54C2"/>
    <w:rsid w:val="003D6FBB"/>
    <w:rsid w:val="003D712E"/>
    <w:rsid w:val="003D741F"/>
    <w:rsid w:val="003E2850"/>
    <w:rsid w:val="003E39A2"/>
    <w:rsid w:val="003E57AB"/>
    <w:rsid w:val="003E6535"/>
    <w:rsid w:val="003E7D62"/>
    <w:rsid w:val="003F2205"/>
    <w:rsid w:val="003F29A1"/>
    <w:rsid w:val="003F2BED"/>
    <w:rsid w:val="003F2CAC"/>
    <w:rsid w:val="003F33BB"/>
    <w:rsid w:val="003F557A"/>
    <w:rsid w:val="003F7B66"/>
    <w:rsid w:val="00400B49"/>
    <w:rsid w:val="004010B4"/>
    <w:rsid w:val="0040169C"/>
    <w:rsid w:val="00402ECA"/>
    <w:rsid w:val="00403316"/>
    <w:rsid w:val="0040415B"/>
    <w:rsid w:val="00405C0D"/>
    <w:rsid w:val="00406DEA"/>
    <w:rsid w:val="00410CB8"/>
    <w:rsid w:val="00410D29"/>
    <w:rsid w:val="004123DA"/>
    <w:rsid w:val="004139E4"/>
    <w:rsid w:val="00413D9D"/>
    <w:rsid w:val="00414BFA"/>
    <w:rsid w:val="0041552E"/>
    <w:rsid w:val="004155A9"/>
    <w:rsid w:val="00415999"/>
    <w:rsid w:val="00415C64"/>
    <w:rsid w:val="00415F31"/>
    <w:rsid w:val="00421438"/>
    <w:rsid w:val="00421C6D"/>
    <w:rsid w:val="00422203"/>
    <w:rsid w:val="004269A6"/>
    <w:rsid w:val="00426A8B"/>
    <w:rsid w:val="00427464"/>
    <w:rsid w:val="004350E3"/>
    <w:rsid w:val="00435D41"/>
    <w:rsid w:val="0043731C"/>
    <w:rsid w:val="00437E6B"/>
    <w:rsid w:val="00442FE1"/>
    <w:rsid w:val="00443878"/>
    <w:rsid w:val="00453273"/>
    <w:rsid w:val="004539A8"/>
    <w:rsid w:val="00453D38"/>
    <w:rsid w:val="004554A4"/>
    <w:rsid w:val="0045713F"/>
    <w:rsid w:val="0046328C"/>
    <w:rsid w:val="004646F1"/>
    <w:rsid w:val="00464D73"/>
    <w:rsid w:val="004656EB"/>
    <w:rsid w:val="00467FEB"/>
    <w:rsid w:val="004712CA"/>
    <w:rsid w:val="00471D9F"/>
    <w:rsid w:val="0047419A"/>
    <w:rsid w:val="0047422E"/>
    <w:rsid w:val="004765C4"/>
    <w:rsid w:val="00486317"/>
    <w:rsid w:val="004863D4"/>
    <w:rsid w:val="004866A5"/>
    <w:rsid w:val="00486D28"/>
    <w:rsid w:val="004878F1"/>
    <w:rsid w:val="00487B8F"/>
    <w:rsid w:val="00487D96"/>
    <w:rsid w:val="004921B2"/>
    <w:rsid w:val="0049674B"/>
    <w:rsid w:val="00497C0C"/>
    <w:rsid w:val="004A2D57"/>
    <w:rsid w:val="004A313A"/>
    <w:rsid w:val="004A4628"/>
    <w:rsid w:val="004A48AA"/>
    <w:rsid w:val="004B22EA"/>
    <w:rsid w:val="004B4ED2"/>
    <w:rsid w:val="004B6374"/>
    <w:rsid w:val="004C0673"/>
    <w:rsid w:val="004C3BF8"/>
    <w:rsid w:val="004C4E4E"/>
    <w:rsid w:val="004C6CF2"/>
    <w:rsid w:val="004D19AC"/>
    <w:rsid w:val="004D2CE0"/>
    <w:rsid w:val="004D527E"/>
    <w:rsid w:val="004E08F2"/>
    <w:rsid w:val="004E2500"/>
    <w:rsid w:val="004E2D6C"/>
    <w:rsid w:val="004E455E"/>
    <w:rsid w:val="004E462E"/>
    <w:rsid w:val="004E47B3"/>
    <w:rsid w:val="004E716F"/>
    <w:rsid w:val="004E7996"/>
    <w:rsid w:val="004F3816"/>
    <w:rsid w:val="004F3D0A"/>
    <w:rsid w:val="004F469E"/>
    <w:rsid w:val="004F500A"/>
    <w:rsid w:val="004F61EE"/>
    <w:rsid w:val="004F7597"/>
    <w:rsid w:val="00500A5B"/>
    <w:rsid w:val="00500EA3"/>
    <w:rsid w:val="00500F51"/>
    <w:rsid w:val="00501F8A"/>
    <w:rsid w:val="005033D9"/>
    <w:rsid w:val="005035EA"/>
    <w:rsid w:val="0051021B"/>
    <w:rsid w:val="005126A0"/>
    <w:rsid w:val="00512AC1"/>
    <w:rsid w:val="00513D4C"/>
    <w:rsid w:val="005159FD"/>
    <w:rsid w:val="005174B4"/>
    <w:rsid w:val="00523200"/>
    <w:rsid w:val="00525BD1"/>
    <w:rsid w:val="00525E6C"/>
    <w:rsid w:val="0052636B"/>
    <w:rsid w:val="0052706E"/>
    <w:rsid w:val="005274D2"/>
    <w:rsid w:val="00530C8D"/>
    <w:rsid w:val="00543D41"/>
    <w:rsid w:val="00543D8E"/>
    <w:rsid w:val="00545472"/>
    <w:rsid w:val="0054796C"/>
    <w:rsid w:val="0055265F"/>
    <w:rsid w:val="00554681"/>
    <w:rsid w:val="00556E7E"/>
    <w:rsid w:val="005571A4"/>
    <w:rsid w:val="005573E1"/>
    <w:rsid w:val="00557BE0"/>
    <w:rsid w:val="005604FC"/>
    <w:rsid w:val="005623CC"/>
    <w:rsid w:val="00563517"/>
    <w:rsid w:val="0056364E"/>
    <w:rsid w:val="00565381"/>
    <w:rsid w:val="00565CDD"/>
    <w:rsid w:val="00566EDA"/>
    <w:rsid w:val="0057081A"/>
    <w:rsid w:val="00571272"/>
    <w:rsid w:val="00571FBB"/>
    <w:rsid w:val="005720C0"/>
    <w:rsid w:val="00572654"/>
    <w:rsid w:val="00573B9F"/>
    <w:rsid w:val="0057408B"/>
    <w:rsid w:val="005771AC"/>
    <w:rsid w:val="005806A4"/>
    <w:rsid w:val="0058133A"/>
    <w:rsid w:val="00584172"/>
    <w:rsid w:val="00584C63"/>
    <w:rsid w:val="00584F39"/>
    <w:rsid w:val="00594666"/>
    <w:rsid w:val="00596D8A"/>
    <w:rsid w:val="005976A1"/>
    <w:rsid w:val="00597D3C"/>
    <w:rsid w:val="005A34E7"/>
    <w:rsid w:val="005A3EEF"/>
    <w:rsid w:val="005A69A3"/>
    <w:rsid w:val="005B1097"/>
    <w:rsid w:val="005B20C0"/>
    <w:rsid w:val="005B2BC9"/>
    <w:rsid w:val="005B5629"/>
    <w:rsid w:val="005B7061"/>
    <w:rsid w:val="005C0300"/>
    <w:rsid w:val="005C11E7"/>
    <w:rsid w:val="005C27A2"/>
    <w:rsid w:val="005C2947"/>
    <w:rsid w:val="005C6EFF"/>
    <w:rsid w:val="005C746A"/>
    <w:rsid w:val="005D1563"/>
    <w:rsid w:val="005D3036"/>
    <w:rsid w:val="005D33C6"/>
    <w:rsid w:val="005D3516"/>
    <w:rsid w:val="005D3A1D"/>
    <w:rsid w:val="005D3C87"/>
    <w:rsid w:val="005D3E09"/>
    <w:rsid w:val="005D4FEB"/>
    <w:rsid w:val="005D59A9"/>
    <w:rsid w:val="005D5CF8"/>
    <w:rsid w:val="005D65ED"/>
    <w:rsid w:val="005D781A"/>
    <w:rsid w:val="005E0E6C"/>
    <w:rsid w:val="005E11BF"/>
    <w:rsid w:val="005E1354"/>
    <w:rsid w:val="005E1BBF"/>
    <w:rsid w:val="005E3750"/>
    <w:rsid w:val="005E787E"/>
    <w:rsid w:val="005F0B00"/>
    <w:rsid w:val="005F0B54"/>
    <w:rsid w:val="005F4B6A"/>
    <w:rsid w:val="005F75FA"/>
    <w:rsid w:val="005F7782"/>
    <w:rsid w:val="006010F3"/>
    <w:rsid w:val="00604B01"/>
    <w:rsid w:val="0060596E"/>
    <w:rsid w:val="006126A0"/>
    <w:rsid w:val="00614E1A"/>
    <w:rsid w:val="00615A0A"/>
    <w:rsid w:val="00616107"/>
    <w:rsid w:val="00617A23"/>
    <w:rsid w:val="00620B4D"/>
    <w:rsid w:val="0062252C"/>
    <w:rsid w:val="00623F84"/>
    <w:rsid w:val="00624C84"/>
    <w:rsid w:val="0062643F"/>
    <w:rsid w:val="00626EA9"/>
    <w:rsid w:val="006277E0"/>
    <w:rsid w:val="00631B70"/>
    <w:rsid w:val="006333D4"/>
    <w:rsid w:val="00634FB2"/>
    <w:rsid w:val="00635B75"/>
    <w:rsid w:val="006369B2"/>
    <w:rsid w:val="0063718D"/>
    <w:rsid w:val="00643143"/>
    <w:rsid w:val="00643616"/>
    <w:rsid w:val="00643BF5"/>
    <w:rsid w:val="00645A1C"/>
    <w:rsid w:val="00645F2F"/>
    <w:rsid w:val="00647308"/>
    <w:rsid w:val="00647525"/>
    <w:rsid w:val="00647A71"/>
    <w:rsid w:val="006507AC"/>
    <w:rsid w:val="006508BF"/>
    <w:rsid w:val="006530A8"/>
    <w:rsid w:val="00653140"/>
    <w:rsid w:val="00656C1F"/>
    <w:rsid w:val="006570B0"/>
    <w:rsid w:val="006576B6"/>
    <w:rsid w:val="0066022F"/>
    <w:rsid w:val="006622FC"/>
    <w:rsid w:val="006715C7"/>
    <w:rsid w:val="006720BE"/>
    <w:rsid w:val="006754D4"/>
    <w:rsid w:val="006778A3"/>
    <w:rsid w:val="0067796C"/>
    <w:rsid w:val="00677A79"/>
    <w:rsid w:val="006804D4"/>
    <w:rsid w:val="00681EDB"/>
    <w:rsid w:val="00682288"/>
    <w:rsid w:val="006823F3"/>
    <w:rsid w:val="00683CD2"/>
    <w:rsid w:val="00685043"/>
    <w:rsid w:val="006861D0"/>
    <w:rsid w:val="0069041E"/>
    <w:rsid w:val="0069210B"/>
    <w:rsid w:val="006923DE"/>
    <w:rsid w:val="00693139"/>
    <w:rsid w:val="006943DA"/>
    <w:rsid w:val="00694F5F"/>
    <w:rsid w:val="00695DBA"/>
    <w:rsid w:val="00695DD7"/>
    <w:rsid w:val="00696CD8"/>
    <w:rsid w:val="006A0F3F"/>
    <w:rsid w:val="006A125C"/>
    <w:rsid w:val="006A2A02"/>
    <w:rsid w:val="006A3470"/>
    <w:rsid w:val="006A4055"/>
    <w:rsid w:val="006A4B70"/>
    <w:rsid w:val="006A4D9B"/>
    <w:rsid w:val="006A7841"/>
    <w:rsid w:val="006A7C27"/>
    <w:rsid w:val="006B2FE4"/>
    <w:rsid w:val="006B37B0"/>
    <w:rsid w:val="006B42B3"/>
    <w:rsid w:val="006B6296"/>
    <w:rsid w:val="006B6BA2"/>
    <w:rsid w:val="006C26B3"/>
    <w:rsid w:val="006C35F3"/>
    <w:rsid w:val="006C3B66"/>
    <w:rsid w:val="006C5641"/>
    <w:rsid w:val="006C782B"/>
    <w:rsid w:val="006D07E8"/>
    <w:rsid w:val="006D1089"/>
    <w:rsid w:val="006D1B86"/>
    <w:rsid w:val="006D3B12"/>
    <w:rsid w:val="006D6A89"/>
    <w:rsid w:val="006D7355"/>
    <w:rsid w:val="006E1ED9"/>
    <w:rsid w:val="006E337F"/>
    <w:rsid w:val="006E3FA6"/>
    <w:rsid w:val="006E73D5"/>
    <w:rsid w:val="006E7A0D"/>
    <w:rsid w:val="006F024C"/>
    <w:rsid w:val="006F0797"/>
    <w:rsid w:val="006F1E1A"/>
    <w:rsid w:val="006F2943"/>
    <w:rsid w:val="006F2C39"/>
    <w:rsid w:val="006F5DFC"/>
    <w:rsid w:val="006F7DEE"/>
    <w:rsid w:val="007002BE"/>
    <w:rsid w:val="00702EED"/>
    <w:rsid w:val="00704F84"/>
    <w:rsid w:val="007057EA"/>
    <w:rsid w:val="007067C4"/>
    <w:rsid w:val="00711DE9"/>
    <w:rsid w:val="00715CA6"/>
    <w:rsid w:val="007160AC"/>
    <w:rsid w:val="00720EE1"/>
    <w:rsid w:val="00721C82"/>
    <w:rsid w:val="007240D0"/>
    <w:rsid w:val="0072563F"/>
    <w:rsid w:val="0072627D"/>
    <w:rsid w:val="0073059B"/>
    <w:rsid w:val="00731135"/>
    <w:rsid w:val="007324AF"/>
    <w:rsid w:val="00732569"/>
    <w:rsid w:val="007368FD"/>
    <w:rsid w:val="007409B4"/>
    <w:rsid w:val="00741974"/>
    <w:rsid w:val="007438FA"/>
    <w:rsid w:val="007454B6"/>
    <w:rsid w:val="0074565C"/>
    <w:rsid w:val="00745CDE"/>
    <w:rsid w:val="00745DF0"/>
    <w:rsid w:val="00746062"/>
    <w:rsid w:val="00746DE8"/>
    <w:rsid w:val="00751F6B"/>
    <w:rsid w:val="007528BE"/>
    <w:rsid w:val="0075525E"/>
    <w:rsid w:val="00756D3D"/>
    <w:rsid w:val="00761764"/>
    <w:rsid w:val="00762565"/>
    <w:rsid w:val="00763D0B"/>
    <w:rsid w:val="00766E4A"/>
    <w:rsid w:val="007707D9"/>
    <w:rsid w:val="00770C93"/>
    <w:rsid w:val="0077152E"/>
    <w:rsid w:val="007740C2"/>
    <w:rsid w:val="007741B8"/>
    <w:rsid w:val="00774C26"/>
    <w:rsid w:val="007806C2"/>
    <w:rsid w:val="00781FEE"/>
    <w:rsid w:val="007829B3"/>
    <w:rsid w:val="00785373"/>
    <w:rsid w:val="007903F8"/>
    <w:rsid w:val="00791E1F"/>
    <w:rsid w:val="0079311C"/>
    <w:rsid w:val="00793D87"/>
    <w:rsid w:val="00794F4F"/>
    <w:rsid w:val="00796BDD"/>
    <w:rsid w:val="007974BE"/>
    <w:rsid w:val="007A0916"/>
    <w:rsid w:val="007A0A5E"/>
    <w:rsid w:val="007A0DFD"/>
    <w:rsid w:val="007A2840"/>
    <w:rsid w:val="007A5DC1"/>
    <w:rsid w:val="007A6AAF"/>
    <w:rsid w:val="007B0298"/>
    <w:rsid w:val="007B08AB"/>
    <w:rsid w:val="007B2A8D"/>
    <w:rsid w:val="007B2B22"/>
    <w:rsid w:val="007B5357"/>
    <w:rsid w:val="007B5B56"/>
    <w:rsid w:val="007B5BAF"/>
    <w:rsid w:val="007C1803"/>
    <w:rsid w:val="007C2D59"/>
    <w:rsid w:val="007C567E"/>
    <w:rsid w:val="007C5ED4"/>
    <w:rsid w:val="007C67F7"/>
    <w:rsid w:val="007C6F1D"/>
    <w:rsid w:val="007C7122"/>
    <w:rsid w:val="007C7B96"/>
    <w:rsid w:val="007C7D80"/>
    <w:rsid w:val="007D1D68"/>
    <w:rsid w:val="007D2DBB"/>
    <w:rsid w:val="007D33EE"/>
    <w:rsid w:val="007D3F11"/>
    <w:rsid w:val="007D45C5"/>
    <w:rsid w:val="007D513E"/>
    <w:rsid w:val="007E1F4C"/>
    <w:rsid w:val="007E2C69"/>
    <w:rsid w:val="007E2DAE"/>
    <w:rsid w:val="007E50D4"/>
    <w:rsid w:val="007E53E4"/>
    <w:rsid w:val="007E5FB7"/>
    <w:rsid w:val="007E6099"/>
    <w:rsid w:val="007E656A"/>
    <w:rsid w:val="007E7B93"/>
    <w:rsid w:val="007F12D1"/>
    <w:rsid w:val="007F1317"/>
    <w:rsid w:val="007F18CA"/>
    <w:rsid w:val="007F3665"/>
    <w:rsid w:val="007F3CAA"/>
    <w:rsid w:val="007F3FC1"/>
    <w:rsid w:val="007F664D"/>
    <w:rsid w:val="0080105C"/>
    <w:rsid w:val="00801B42"/>
    <w:rsid w:val="0080404B"/>
    <w:rsid w:val="00804EBC"/>
    <w:rsid w:val="00805B0A"/>
    <w:rsid w:val="0080685A"/>
    <w:rsid w:val="008108DA"/>
    <w:rsid w:val="00810DEA"/>
    <w:rsid w:val="008119C9"/>
    <w:rsid w:val="00814054"/>
    <w:rsid w:val="00814313"/>
    <w:rsid w:val="00814BC6"/>
    <w:rsid w:val="00817399"/>
    <w:rsid w:val="008221EA"/>
    <w:rsid w:val="00823632"/>
    <w:rsid w:val="00823A0B"/>
    <w:rsid w:val="008249A7"/>
    <w:rsid w:val="00825864"/>
    <w:rsid w:val="0082604D"/>
    <w:rsid w:val="00826227"/>
    <w:rsid w:val="00827BE1"/>
    <w:rsid w:val="0083028D"/>
    <w:rsid w:val="00831B18"/>
    <w:rsid w:val="00832527"/>
    <w:rsid w:val="0083475D"/>
    <w:rsid w:val="00834984"/>
    <w:rsid w:val="00835050"/>
    <w:rsid w:val="00836B01"/>
    <w:rsid w:val="00836D45"/>
    <w:rsid w:val="00837203"/>
    <w:rsid w:val="00837D09"/>
    <w:rsid w:val="00842137"/>
    <w:rsid w:val="00843129"/>
    <w:rsid w:val="00843C31"/>
    <w:rsid w:val="00847093"/>
    <w:rsid w:val="00851E6C"/>
    <w:rsid w:val="00853F16"/>
    <w:rsid w:val="00853F5F"/>
    <w:rsid w:val="00855066"/>
    <w:rsid w:val="0085590B"/>
    <w:rsid w:val="00855A0E"/>
    <w:rsid w:val="00856C36"/>
    <w:rsid w:val="00856C7A"/>
    <w:rsid w:val="00860885"/>
    <w:rsid w:val="0086090B"/>
    <w:rsid w:val="00862374"/>
    <w:rsid w:val="008623ED"/>
    <w:rsid w:val="00866468"/>
    <w:rsid w:val="008669D1"/>
    <w:rsid w:val="008703C7"/>
    <w:rsid w:val="00872400"/>
    <w:rsid w:val="00873FAB"/>
    <w:rsid w:val="00875AA6"/>
    <w:rsid w:val="00876496"/>
    <w:rsid w:val="00877DCA"/>
    <w:rsid w:val="008807F4"/>
    <w:rsid w:val="00880944"/>
    <w:rsid w:val="008815A9"/>
    <w:rsid w:val="0088520D"/>
    <w:rsid w:val="00885FAE"/>
    <w:rsid w:val="00890103"/>
    <w:rsid w:val="0089088E"/>
    <w:rsid w:val="00890945"/>
    <w:rsid w:val="00891DFA"/>
    <w:rsid w:val="00892297"/>
    <w:rsid w:val="008934AD"/>
    <w:rsid w:val="008964D6"/>
    <w:rsid w:val="008967B4"/>
    <w:rsid w:val="00896EFB"/>
    <w:rsid w:val="008A26C5"/>
    <w:rsid w:val="008A3B81"/>
    <w:rsid w:val="008A460D"/>
    <w:rsid w:val="008A4D21"/>
    <w:rsid w:val="008A67C1"/>
    <w:rsid w:val="008A7C4B"/>
    <w:rsid w:val="008B0C33"/>
    <w:rsid w:val="008B1065"/>
    <w:rsid w:val="008B15D4"/>
    <w:rsid w:val="008B45A5"/>
    <w:rsid w:val="008B5123"/>
    <w:rsid w:val="008B7458"/>
    <w:rsid w:val="008C0440"/>
    <w:rsid w:val="008C288B"/>
    <w:rsid w:val="008C2D16"/>
    <w:rsid w:val="008C3A24"/>
    <w:rsid w:val="008C4110"/>
    <w:rsid w:val="008C5A9A"/>
    <w:rsid w:val="008D1E1E"/>
    <w:rsid w:val="008D30B2"/>
    <w:rsid w:val="008D7DA4"/>
    <w:rsid w:val="008E0172"/>
    <w:rsid w:val="008F0718"/>
    <w:rsid w:val="008F0F78"/>
    <w:rsid w:val="008F114E"/>
    <w:rsid w:val="008F2BBE"/>
    <w:rsid w:val="008F2BDE"/>
    <w:rsid w:val="008F2E16"/>
    <w:rsid w:val="008F628C"/>
    <w:rsid w:val="00900040"/>
    <w:rsid w:val="00904B9D"/>
    <w:rsid w:val="00906D23"/>
    <w:rsid w:val="009078F7"/>
    <w:rsid w:val="00910581"/>
    <w:rsid w:val="00911821"/>
    <w:rsid w:val="00912032"/>
    <w:rsid w:val="00913693"/>
    <w:rsid w:val="00915260"/>
    <w:rsid w:val="00915628"/>
    <w:rsid w:val="00915FAC"/>
    <w:rsid w:val="009244D3"/>
    <w:rsid w:val="0092782C"/>
    <w:rsid w:val="009328A1"/>
    <w:rsid w:val="00933F59"/>
    <w:rsid w:val="00935F9F"/>
    <w:rsid w:val="009361DC"/>
    <w:rsid w:val="00936852"/>
    <w:rsid w:val="00937724"/>
    <w:rsid w:val="0094045D"/>
    <w:rsid w:val="009406B5"/>
    <w:rsid w:val="00942468"/>
    <w:rsid w:val="0094525D"/>
    <w:rsid w:val="00945536"/>
    <w:rsid w:val="00946166"/>
    <w:rsid w:val="00946966"/>
    <w:rsid w:val="009520AE"/>
    <w:rsid w:val="0095220A"/>
    <w:rsid w:val="00953572"/>
    <w:rsid w:val="00954719"/>
    <w:rsid w:val="00954B66"/>
    <w:rsid w:val="009550BF"/>
    <w:rsid w:val="0096198E"/>
    <w:rsid w:val="00962188"/>
    <w:rsid w:val="00964D4B"/>
    <w:rsid w:val="00966B5C"/>
    <w:rsid w:val="00973139"/>
    <w:rsid w:val="00973829"/>
    <w:rsid w:val="00973B5B"/>
    <w:rsid w:val="00975B36"/>
    <w:rsid w:val="00981F65"/>
    <w:rsid w:val="00983164"/>
    <w:rsid w:val="00983BFF"/>
    <w:rsid w:val="00984252"/>
    <w:rsid w:val="00984FBB"/>
    <w:rsid w:val="00985F29"/>
    <w:rsid w:val="009906BA"/>
    <w:rsid w:val="00991C77"/>
    <w:rsid w:val="00992C3C"/>
    <w:rsid w:val="009944AF"/>
    <w:rsid w:val="009947FE"/>
    <w:rsid w:val="009962B4"/>
    <w:rsid w:val="009964CD"/>
    <w:rsid w:val="009972EF"/>
    <w:rsid w:val="00997668"/>
    <w:rsid w:val="009A4AB9"/>
    <w:rsid w:val="009A4FFA"/>
    <w:rsid w:val="009A5DA7"/>
    <w:rsid w:val="009A5E46"/>
    <w:rsid w:val="009B3362"/>
    <w:rsid w:val="009B482E"/>
    <w:rsid w:val="009B4D0D"/>
    <w:rsid w:val="009B5035"/>
    <w:rsid w:val="009B7F9E"/>
    <w:rsid w:val="009C09B7"/>
    <w:rsid w:val="009C1AA7"/>
    <w:rsid w:val="009C2C73"/>
    <w:rsid w:val="009C3160"/>
    <w:rsid w:val="009C3D6B"/>
    <w:rsid w:val="009D12E3"/>
    <w:rsid w:val="009D399E"/>
    <w:rsid w:val="009D581F"/>
    <w:rsid w:val="009D5E47"/>
    <w:rsid w:val="009D644B"/>
    <w:rsid w:val="009D64AC"/>
    <w:rsid w:val="009D6A01"/>
    <w:rsid w:val="009E3472"/>
    <w:rsid w:val="009E4B6B"/>
    <w:rsid w:val="009E5100"/>
    <w:rsid w:val="009E5388"/>
    <w:rsid w:val="009E766E"/>
    <w:rsid w:val="009F0D95"/>
    <w:rsid w:val="009F1548"/>
    <w:rsid w:val="009F1960"/>
    <w:rsid w:val="009F2AB9"/>
    <w:rsid w:val="009F38AD"/>
    <w:rsid w:val="009F4324"/>
    <w:rsid w:val="009F4B1A"/>
    <w:rsid w:val="009F5225"/>
    <w:rsid w:val="009F58F8"/>
    <w:rsid w:val="009F715E"/>
    <w:rsid w:val="009F78FE"/>
    <w:rsid w:val="00A0153A"/>
    <w:rsid w:val="00A02274"/>
    <w:rsid w:val="00A06212"/>
    <w:rsid w:val="00A070A6"/>
    <w:rsid w:val="00A108F7"/>
    <w:rsid w:val="00A10B0F"/>
    <w:rsid w:val="00A10DBB"/>
    <w:rsid w:val="00A11720"/>
    <w:rsid w:val="00A13951"/>
    <w:rsid w:val="00A15CFC"/>
    <w:rsid w:val="00A17660"/>
    <w:rsid w:val="00A21247"/>
    <w:rsid w:val="00A23135"/>
    <w:rsid w:val="00A27367"/>
    <w:rsid w:val="00A27577"/>
    <w:rsid w:val="00A30E29"/>
    <w:rsid w:val="00A311F0"/>
    <w:rsid w:val="00A31D47"/>
    <w:rsid w:val="00A336E4"/>
    <w:rsid w:val="00A338E3"/>
    <w:rsid w:val="00A34084"/>
    <w:rsid w:val="00A345FE"/>
    <w:rsid w:val="00A347DA"/>
    <w:rsid w:val="00A37FC5"/>
    <w:rsid w:val="00A4013E"/>
    <w:rsid w:val="00A4045F"/>
    <w:rsid w:val="00A404A8"/>
    <w:rsid w:val="00A427CD"/>
    <w:rsid w:val="00A44A04"/>
    <w:rsid w:val="00A44A44"/>
    <w:rsid w:val="00A44F89"/>
    <w:rsid w:val="00A45154"/>
    <w:rsid w:val="00A45ADA"/>
    <w:rsid w:val="00A45FEE"/>
    <w:rsid w:val="00A4600B"/>
    <w:rsid w:val="00A50506"/>
    <w:rsid w:val="00A51EF0"/>
    <w:rsid w:val="00A52837"/>
    <w:rsid w:val="00A52FD7"/>
    <w:rsid w:val="00A55B06"/>
    <w:rsid w:val="00A600CD"/>
    <w:rsid w:val="00A60D7B"/>
    <w:rsid w:val="00A610C9"/>
    <w:rsid w:val="00A647D8"/>
    <w:rsid w:val="00A653B3"/>
    <w:rsid w:val="00A67A81"/>
    <w:rsid w:val="00A67FDE"/>
    <w:rsid w:val="00A730A6"/>
    <w:rsid w:val="00A7396A"/>
    <w:rsid w:val="00A753AD"/>
    <w:rsid w:val="00A763BE"/>
    <w:rsid w:val="00A81747"/>
    <w:rsid w:val="00A8213E"/>
    <w:rsid w:val="00A826CA"/>
    <w:rsid w:val="00A827B0"/>
    <w:rsid w:val="00A8552F"/>
    <w:rsid w:val="00A867AD"/>
    <w:rsid w:val="00A9208E"/>
    <w:rsid w:val="00A92ECC"/>
    <w:rsid w:val="00A935D4"/>
    <w:rsid w:val="00A954F9"/>
    <w:rsid w:val="00A958A6"/>
    <w:rsid w:val="00A96899"/>
    <w:rsid w:val="00A971A0"/>
    <w:rsid w:val="00AA1186"/>
    <w:rsid w:val="00AA1F22"/>
    <w:rsid w:val="00AA5790"/>
    <w:rsid w:val="00AA7338"/>
    <w:rsid w:val="00AA7ED7"/>
    <w:rsid w:val="00AB2E58"/>
    <w:rsid w:val="00AB37FB"/>
    <w:rsid w:val="00AB5C7C"/>
    <w:rsid w:val="00AB7F0C"/>
    <w:rsid w:val="00AC3E73"/>
    <w:rsid w:val="00AC63B0"/>
    <w:rsid w:val="00AC6ACE"/>
    <w:rsid w:val="00AD02DA"/>
    <w:rsid w:val="00AD09D0"/>
    <w:rsid w:val="00AD2669"/>
    <w:rsid w:val="00AD2D5A"/>
    <w:rsid w:val="00AD3FF2"/>
    <w:rsid w:val="00AE027B"/>
    <w:rsid w:val="00AE5DC6"/>
    <w:rsid w:val="00AE62BE"/>
    <w:rsid w:val="00AF50C8"/>
    <w:rsid w:val="00AF5DC2"/>
    <w:rsid w:val="00AF722D"/>
    <w:rsid w:val="00B040EA"/>
    <w:rsid w:val="00B04517"/>
    <w:rsid w:val="00B05821"/>
    <w:rsid w:val="00B100D6"/>
    <w:rsid w:val="00B119A3"/>
    <w:rsid w:val="00B164C9"/>
    <w:rsid w:val="00B16558"/>
    <w:rsid w:val="00B167D6"/>
    <w:rsid w:val="00B1710A"/>
    <w:rsid w:val="00B246DB"/>
    <w:rsid w:val="00B24C19"/>
    <w:rsid w:val="00B2519B"/>
    <w:rsid w:val="00B25C4A"/>
    <w:rsid w:val="00B25CDA"/>
    <w:rsid w:val="00B266E5"/>
    <w:rsid w:val="00B26C28"/>
    <w:rsid w:val="00B32B1B"/>
    <w:rsid w:val="00B34AB0"/>
    <w:rsid w:val="00B35363"/>
    <w:rsid w:val="00B4174C"/>
    <w:rsid w:val="00B42AA3"/>
    <w:rsid w:val="00B42CF1"/>
    <w:rsid w:val="00B43566"/>
    <w:rsid w:val="00B44167"/>
    <w:rsid w:val="00B453F5"/>
    <w:rsid w:val="00B45429"/>
    <w:rsid w:val="00B4657F"/>
    <w:rsid w:val="00B4759F"/>
    <w:rsid w:val="00B47E70"/>
    <w:rsid w:val="00B5162E"/>
    <w:rsid w:val="00B51B33"/>
    <w:rsid w:val="00B51BED"/>
    <w:rsid w:val="00B540C8"/>
    <w:rsid w:val="00B60985"/>
    <w:rsid w:val="00B61624"/>
    <w:rsid w:val="00B62BE8"/>
    <w:rsid w:val="00B63B47"/>
    <w:rsid w:val="00B64D6C"/>
    <w:rsid w:val="00B66481"/>
    <w:rsid w:val="00B702E1"/>
    <w:rsid w:val="00B70F03"/>
    <w:rsid w:val="00B7187A"/>
    <w:rsid w:val="00B7189C"/>
    <w:rsid w:val="00B718A5"/>
    <w:rsid w:val="00B749A9"/>
    <w:rsid w:val="00B77931"/>
    <w:rsid w:val="00B815DA"/>
    <w:rsid w:val="00B81A44"/>
    <w:rsid w:val="00B8436D"/>
    <w:rsid w:val="00B86602"/>
    <w:rsid w:val="00B91658"/>
    <w:rsid w:val="00B92072"/>
    <w:rsid w:val="00B9361E"/>
    <w:rsid w:val="00B93C46"/>
    <w:rsid w:val="00B93CF5"/>
    <w:rsid w:val="00B956F7"/>
    <w:rsid w:val="00B95DC0"/>
    <w:rsid w:val="00B96AED"/>
    <w:rsid w:val="00B96CEC"/>
    <w:rsid w:val="00B96D36"/>
    <w:rsid w:val="00B96FB4"/>
    <w:rsid w:val="00B977B1"/>
    <w:rsid w:val="00BA2BDE"/>
    <w:rsid w:val="00BA6B6A"/>
    <w:rsid w:val="00BA7411"/>
    <w:rsid w:val="00BA788A"/>
    <w:rsid w:val="00BB1771"/>
    <w:rsid w:val="00BB1C4F"/>
    <w:rsid w:val="00BB2F5B"/>
    <w:rsid w:val="00BB3221"/>
    <w:rsid w:val="00BB332B"/>
    <w:rsid w:val="00BB4120"/>
    <w:rsid w:val="00BB4983"/>
    <w:rsid w:val="00BB7597"/>
    <w:rsid w:val="00BB7FAD"/>
    <w:rsid w:val="00BC62E2"/>
    <w:rsid w:val="00BC7477"/>
    <w:rsid w:val="00BD34C3"/>
    <w:rsid w:val="00BD587B"/>
    <w:rsid w:val="00BD748A"/>
    <w:rsid w:val="00BE09ED"/>
    <w:rsid w:val="00BE205F"/>
    <w:rsid w:val="00BE4AC3"/>
    <w:rsid w:val="00BF0E29"/>
    <w:rsid w:val="00BF31CE"/>
    <w:rsid w:val="00BF37FB"/>
    <w:rsid w:val="00BF4304"/>
    <w:rsid w:val="00BF5EB2"/>
    <w:rsid w:val="00BF6D6E"/>
    <w:rsid w:val="00BF7111"/>
    <w:rsid w:val="00C00B5E"/>
    <w:rsid w:val="00C0156D"/>
    <w:rsid w:val="00C03DF4"/>
    <w:rsid w:val="00C05492"/>
    <w:rsid w:val="00C068E0"/>
    <w:rsid w:val="00C13C9F"/>
    <w:rsid w:val="00C154A3"/>
    <w:rsid w:val="00C21D60"/>
    <w:rsid w:val="00C22323"/>
    <w:rsid w:val="00C26D8D"/>
    <w:rsid w:val="00C277D4"/>
    <w:rsid w:val="00C31739"/>
    <w:rsid w:val="00C367E4"/>
    <w:rsid w:val="00C4084F"/>
    <w:rsid w:val="00C41CD7"/>
    <w:rsid w:val="00C42125"/>
    <w:rsid w:val="00C426AC"/>
    <w:rsid w:val="00C45B6C"/>
    <w:rsid w:val="00C47120"/>
    <w:rsid w:val="00C52C44"/>
    <w:rsid w:val="00C53CF6"/>
    <w:rsid w:val="00C54665"/>
    <w:rsid w:val="00C557CE"/>
    <w:rsid w:val="00C55E01"/>
    <w:rsid w:val="00C56D7B"/>
    <w:rsid w:val="00C6150B"/>
    <w:rsid w:val="00C62511"/>
    <w:rsid w:val="00C627D3"/>
    <w:rsid w:val="00C62814"/>
    <w:rsid w:val="00C64706"/>
    <w:rsid w:val="00C64CD6"/>
    <w:rsid w:val="00C67B25"/>
    <w:rsid w:val="00C748F7"/>
    <w:rsid w:val="00C74937"/>
    <w:rsid w:val="00C77775"/>
    <w:rsid w:val="00C8048B"/>
    <w:rsid w:val="00C81132"/>
    <w:rsid w:val="00C8246F"/>
    <w:rsid w:val="00C82B2C"/>
    <w:rsid w:val="00C87467"/>
    <w:rsid w:val="00C93B2C"/>
    <w:rsid w:val="00C9626E"/>
    <w:rsid w:val="00C96A83"/>
    <w:rsid w:val="00C96CD4"/>
    <w:rsid w:val="00CA26CF"/>
    <w:rsid w:val="00CA37FC"/>
    <w:rsid w:val="00CA5E8D"/>
    <w:rsid w:val="00CB09DB"/>
    <w:rsid w:val="00CB2599"/>
    <w:rsid w:val="00CB2858"/>
    <w:rsid w:val="00CB6267"/>
    <w:rsid w:val="00CC386F"/>
    <w:rsid w:val="00CC4D5D"/>
    <w:rsid w:val="00CC6841"/>
    <w:rsid w:val="00CC7A3B"/>
    <w:rsid w:val="00CC7B4A"/>
    <w:rsid w:val="00CD0F73"/>
    <w:rsid w:val="00CD2139"/>
    <w:rsid w:val="00CD4AA6"/>
    <w:rsid w:val="00CE10D4"/>
    <w:rsid w:val="00CE12D0"/>
    <w:rsid w:val="00CE5986"/>
    <w:rsid w:val="00CF033D"/>
    <w:rsid w:val="00CF07C4"/>
    <w:rsid w:val="00CF0D01"/>
    <w:rsid w:val="00D00489"/>
    <w:rsid w:val="00D012FC"/>
    <w:rsid w:val="00D014AD"/>
    <w:rsid w:val="00D056F4"/>
    <w:rsid w:val="00D06527"/>
    <w:rsid w:val="00D101EE"/>
    <w:rsid w:val="00D10A47"/>
    <w:rsid w:val="00D1148E"/>
    <w:rsid w:val="00D11CC1"/>
    <w:rsid w:val="00D11E4D"/>
    <w:rsid w:val="00D1355B"/>
    <w:rsid w:val="00D13823"/>
    <w:rsid w:val="00D1571C"/>
    <w:rsid w:val="00D160EE"/>
    <w:rsid w:val="00D17063"/>
    <w:rsid w:val="00D175DD"/>
    <w:rsid w:val="00D17666"/>
    <w:rsid w:val="00D17879"/>
    <w:rsid w:val="00D25261"/>
    <w:rsid w:val="00D25BE2"/>
    <w:rsid w:val="00D261C9"/>
    <w:rsid w:val="00D26477"/>
    <w:rsid w:val="00D2713A"/>
    <w:rsid w:val="00D31934"/>
    <w:rsid w:val="00D33769"/>
    <w:rsid w:val="00D34948"/>
    <w:rsid w:val="00D34D28"/>
    <w:rsid w:val="00D41AC1"/>
    <w:rsid w:val="00D421EF"/>
    <w:rsid w:val="00D449CB"/>
    <w:rsid w:val="00D525EB"/>
    <w:rsid w:val="00D55755"/>
    <w:rsid w:val="00D55BFE"/>
    <w:rsid w:val="00D56CC3"/>
    <w:rsid w:val="00D57576"/>
    <w:rsid w:val="00D60EA6"/>
    <w:rsid w:val="00D61354"/>
    <w:rsid w:val="00D647EF"/>
    <w:rsid w:val="00D73137"/>
    <w:rsid w:val="00D7342B"/>
    <w:rsid w:val="00D74D4D"/>
    <w:rsid w:val="00D77BED"/>
    <w:rsid w:val="00D81A58"/>
    <w:rsid w:val="00D81AAB"/>
    <w:rsid w:val="00D87436"/>
    <w:rsid w:val="00D92E9E"/>
    <w:rsid w:val="00D972FE"/>
    <w:rsid w:val="00D977A2"/>
    <w:rsid w:val="00DA1D47"/>
    <w:rsid w:val="00DA1E2A"/>
    <w:rsid w:val="00DA35AC"/>
    <w:rsid w:val="00DA52F4"/>
    <w:rsid w:val="00DB01C8"/>
    <w:rsid w:val="00DB0639"/>
    <w:rsid w:val="00DB0706"/>
    <w:rsid w:val="00DB0A96"/>
    <w:rsid w:val="00DB0F8B"/>
    <w:rsid w:val="00DB295B"/>
    <w:rsid w:val="00DB2E7B"/>
    <w:rsid w:val="00DB35BA"/>
    <w:rsid w:val="00DB4A38"/>
    <w:rsid w:val="00DB7E4B"/>
    <w:rsid w:val="00DC126F"/>
    <w:rsid w:val="00DC17B5"/>
    <w:rsid w:val="00DC5F13"/>
    <w:rsid w:val="00DC67C2"/>
    <w:rsid w:val="00DC69FA"/>
    <w:rsid w:val="00DD4342"/>
    <w:rsid w:val="00DD4CB3"/>
    <w:rsid w:val="00DD4F78"/>
    <w:rsid w:val="00DD50DE"/>
    <w:rsid w:val="00DD6E3A"/>
    <w:rsid w:val="00DE1091"/>
    <w:rsid w:val="00DE1204"/>
    <w:rsid w:val="00DE3062"/>
    <w:rsid w:val="00DE489E"/>
    <w:rsid w:val="00DE49AE"/>
    <w:rsid w:val="00DE528B"/>
    <w:rsid w:val="00DE5B24"/>
    <w:rsid w:val="00DE6946"/>
    <w:rsid w:val="00DE74E4"/>
    <w:rsid w:val="00DF205C"/>
    <w:rsid w:val="00DF2F89"/>
    <w:rsid w:val="00DF33D2"/>
    <w:rsid w:val="00DF7BA7"/>
    <w:rsid w:val="00DF7DA3"/>
    <w:rsid w:val="00E001AB"/>
    <w:rsid w:val="00E0414C"/>
    <w:rsid w:val="00E04A59"/>
    <w:rsid w:val="00E0581D"/>
    <w:rsid w:val="00E05E35"/>
    <w:rsid w:val="00E11352"/>
    <w:rsid w:val="00E12A68"/>
    <w:rsid w:val="00E137C3"/>
    <w:rsid w:val="00E13BCA"/>
    <w:rsid w:val="00E158CF"/>
    <w:rsid w:val="00E1590B"/>
    <w:rsid w:val="00E2017F"/>
    <w:rsid w:val="00E204DD"/>
    <w:rsid w:val="00E22413"/>
    <w:rsid w:val="00E228B7"/>
    <w:rsid w:val="00E22ABC"/>
    <w:rsid w:val="00E2339D"/>
    <w:rsid w:val="00E265E6"/>
    <w:rsid w:val="00E314B0"/>
    <w:rsid w:val="00E32A93"/>
    <w:rsid w:val="00E331C1"/>
    <w:rsid w:val="00E33E1D"/>
    <w:rsid w:val="00E353EC"/>
    <w:rsid w:val="00E41308"/>
    <w:rsid w:val="00E45C98"/>
    <w:rsid w:val="00E45D91"/>
    <w:rsid w:val="00E462A6"/>
    <w:rsid w:val="00E47892"/>
    <w:rsid w:val="00E50618"/>
    <w:rsid w:val="00E50D64"/>
    <w:rsid w:val="00E512BC"/>
    <w:rsid w:val="00E516C9"/>
    <w:rsid w:val="00E51F61"/>
    <w:rsid w:val="00E5256C"/>
    <w:rsid w:val="00E52CE5"/>
    <w:rsid w:val="00E53757"/>
    <w:rsid w:val="00E53C24"/>
    <w:rsid w:val="00E55527"/>
    <w:rsid w:val="00E56E77"/>
    <w:rsid w:val="00E573FA"/>
    <w:rsid w:val="00E60F4E"/>
    <w:rsid w:val="00E613CA"/>
    <w:rsid w:val="00E67A73"/>
    <w:rsid w:val="00E704B0"/>
    <w:rsid w:val="00E70F70"/>
    <w:rsid w:val="00E72E93"/>
    <w:rsid w:val="00E72F16"/>
    <w:rsid w:val="00E738CE"/>
    <w:rsid w:val="00E749A8"/>
    <w:rsid w:val="00E74F9B"/>
    <w:rsid w:val="00E75E86"/>
    <w:rsid w:val="00E82E25"/>
    <w:rsid w:val="00E84110"/>
    <w:rsid w:val="00E85B7D"/>
    <w:rsid w:val="00E86CB5"/>
    <w:rsid w:val="00E91651"/>
    <w:rsid w:val="00E916AF"/>
    <w:rsid w:val="00E921DF"/>
    <w:rsid w:val="00E9471E"/>
    <w:rsid w:val="00E957CF"/>
    <w:rsid w:val="00E96AEB"/>
    <w:rsid w:val="00E9729F"/>
    <w:rsid w:val="00EA0BE7"/>
    <w:rsid w:val="00EA1025"/>
    <w:rsid w:val="00EA4D1B"/>
    <w:rsid w:val="00EA5981"/>
    <w:rsid w:val="00EA6069"/>
    <w:rsid w:val="00EA7243"/>
    <w:rsid w:val="00EA75C4"/>
    <w:rsid w:val="00EB06F7"/>
    <w:rsid w:val="00EB2872"/>
    <w:rsid w:val="00EB444D"/>
    <w:rsid w:val="00EB508F"/>
    <w:rsid w:val="00EB6128"/>
    <w:rsid w:val="00EB614E"/>
    <w:rsid w:val="00EB6741"/>
    <w:rsid w:val="00EC09E3"/>
    <w:rsid w:val="00EC18E9"/>
    <w:rsid w:val="00EC2E69"/>
    <w:rsid w:val="00EC5509"/>
    <w:rsid w:val="00EC65CA"/>
    <w:rsid w:val="00ED1B45"/>
    <w:rsid w:val="00ED24DF"/>
    <w:rsid w:val="00ED433D"/>
    <w:rsid w:val="00ED6B91"/>
    <w:rsid w:val="00ED6F54"/>
    <w:rsid w:val="00EE0261"/>
    <w:rsid w:val="00EE1A06"/>
    <w:rsid w:val="00EE20E0"/>
    <w:rsid w:val="00EE3D27"/>
    <w:rsid w:val="00EE3EA3"/>
    <w:rsid w:val="00EE5C0D"/>
    <w:rsid w:val="00EF3163"/>
    <w:rsid w:val="00EF4792"/>
    <w:rsid w:val="00EF5121"/>
    <w:rsid w:val="00EF5D2C"/>
    <w:rsid w:val="00EF5E81"/>
    <w:rsid w:val="00EF6D0A"/>
    <w:rsid w:val="00EF73D4"/>
    <w:rsid w:val="00EF76DC"/>
    <w:rsid w:val="00F021C4"/>
    <w:rsid w:val="00F02294"/>
    <w:rsid w:val="00F026FA"/>
    <w:rsid w:val="00F02D8C"/>
    <w:rsid w:val="00F032BA"/>
    <w:rsid w:val="00F06B7E"/>
    <w:rsid w:val="00F07B51"/>
    <w:rsid w:val="00F10F7D"/>
    <w:rsid w:val="00F121D7"/>
    <w:rsid w:val="00F14B1A"/>
    <w:rsid w:val="00F16F02"/>
    <w:rsid w:val="00F177AF"/>
    <w:rsid w:val="00F207BB"/>
    <w:rsid w:val="00F2127F"/>
    <w:rsid w:val="00F23895"/>
    <w:rsid w:val="00F2502A"/>
    <w:rsid w:val="00F27565"/>
    <w:rsid w:val="00F30DE7"/>
    <w:rsid w:val="00F32082"/>
    <w:rsid w:val="00F346DD"/>
    <w:rsid w:val="00F35F57"/>
    <w:rsid w:val="00F3601C"/>
    <w:rsid w:val="00F36D06"/>
    <w:rsid w:val="00F37611"/>
    <w:rsid w:val="00F449EA"/>
    <w:rsid w:val="00F462E2"/>
    <w:rsid w:val="00F47D75"/>
    <w:rsid w:val="00F50467"/>
    <w:rsid w:val="00F516AE"/>
    <w:rsid w:val="00F518DE"/>
    <w:rsid w:val="00F53D76"/>
    <w:rsid w:val="00F562A0"/>
    <w:rsid w:val="00F57FA4"/>
    <w:rsid w:val="00F60498"/>
    <w:rsid w:val="00F623FC"/>
    <w:rsid w:val="00F62845"/>
    <w:rsid w:val="00F62B81"/>
    <w:rsid w:val="00F631B5"/>
    <w:rsid w:val="00F6406B"/>
    <w:rsid w:val="00F64768"/>
    <w:rsid w:val="00F65A39"/>
    <w:rsid w:val="00F77425"/>
    <w:rsid w:val="00F77CAE"/>
    <w:rsid w:val="00F85372"/>
    <w:rsid w:val="00F86CA5"/>
    <w:rsid w:val="00F86F1D"/>
    <w:rsid w:val="00F94DB8"/>
    <w:rsid w:val="00F94DBA"/>
    <w:rsid w:val="00F9547A"/>
    <w:rsid w:val="00FA000F"/>
    <w:rsid w:val="00FA0030"/>
    <w:rsid w:val="00FA02CB"/>
    <w:rsid w:val="00FA0DFA"/>
    <w:rsid w:val="00FA2177"/>
    <w:rsid w:val="00FA28A0"/>
    <w:rsid w:val="00FA33C9"/>
    <w:rsid w:val="00FA43D3"/>
    <w:rsid w:val="00FA46CA"/>
    <w:rsid w:val="00FB0783"/>
    <w:rsid w:val="00FB13E2"/>
    <w:rsid w:val="00FB1D5F"/>
    <w:rsid w:val="00FB30DA"/>
    <w:rsid w:val="00FB3729"/>
    <w:rsid w:val="00FB4D2B"/>
    <w:rsid w:val="00FB53C1"/>
    <w:rsid w:val="00FB7457"/>
    <w:rsid w:val="00FB7A8B"/>
    <w:rsid w:val="00FC0473"/>
    <w:rsid w:val="00FC0CE5"/>
    <w:rsid w:val="00FC0F21"/>
    <w:rsid w:val="00FC2485"/>
    <w:rsid w:val="00FC3AD3"/>
    <w:rsid w:val="00FC6960"/>
    <w:rsid w:val="00FC6E89"/>
    <w:rsid w:val="00FC74BB"/>
    <w:rsid w:val="00FD1FBB"/>
    <w:rsid w:val="00FD2B28"/>
    <w:rsid w:val="00FD4269"/>
    <w:rsid w:val="00FD439E"/>
    <w:rsid w:val="00FD583C"/>
    <w:rsid w:val="00FD76CB"/>
    <w:rsid w:val="00FE152B"/>
    <w:rsid w:val="00FE239E"/>
    <w:rsid w:val="00FE2528"/>
    <w:rsid w:val="00FE30A0"/>
    <w:rsid w:val="00FE399B"/>
    <w:rsid w:val="00FE3CCE"/>
    <w:rsid w:val="00FE3E59"/>
    <w:rsid w:val="00FE3FEA"/>
    <w:rsid w:val="00FF1151"/>
    <w:rsid w:val="00FF3788"/>
    <w:rsid w:val="00FF4546"/>
    <w:rsid w:val="00FF538F"/>
    <w:rsid w:val="00FF7E75"/>
    <w:rsid w:val="2149A48D"/>
    <w:rsid w:val="3439E286"/>
    <w:rsid w:val="51AD965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F12DA3"/>
  <w15:chartTrackingRefBased/>
  <w15:docId w15:val="{0FA2AEC0-461D-4965-9E18-236DA493C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D033C"/>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5D65ED"/>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rsid w:val="005D65ED"/>
    <w:pPr>
      <w:spacing w:before="240"/>
      <w:outlineLvl w:val="1"/>
    </w:pPr>
  </w:style>
  <w:style w:type="paragraph" w:styleId="Heading3">
    <w:name w:val="heading 3"/>
    <w:basedOn w:val="Heading1"/>
    <w:next w:val="Normal"/>
    <w:link w:val="Heading3Char"/>
    <w:rsid w:val="005D65ED"/>
    <w:pPr>
      <w:spacing w:before="160"/>
      <w:outlineLvl w:val="2"/>
    </w:pPr>
  </w:style>
  <w:style w:type="paragraph" w:styleId="Heading4">
    <w:name w:val="heading 4"/>
    <w:basedOn w:val="Heading3"/>
    <w:next w:val="Normal"/>
    <w:link w:val="Heading4Char"/>
    <w:qFormat/>
    <w:rsid w:val="005D65ED"/>
    <w:pPr>
      <w:tabs>
        <w:tab w:val="clear" w:pos="794"/>
        <w:tab w:val="left" w:pos="1021"/>
      </w:tabs>
      <w:ind w:left="1021" w:hanging="1021"/>
      <w:outlineLvl w:val="3"/>
    </w:pPr>
  </w:style>
  <w:style w:type="paragraph" w:styleId="Heading5">
    <w:name w:val="heading 5"/>
    <w:basedOn w:val="Heading4"/>
    <w:next w:val="Normal"/>
    <w:link w:val="Heading5Char"/>
    <w:qFormat/>
    <w:rsid w:val="005D65ED"/>
    <w:pPr>
      <w:outlineLvl w:val="4"/>
    </w:pPr>
  </w:style>
  <w:style w:type="paragraph" w:styleId="Heading6">
    <w:name w:val="heading 6"/>
    <w:basedOn w:val="Heading4"/>
    <w:next w:val="Normal"/>
    <w:link w:val="Heading6Char"/>
    <w:rsid w:val="005D65ED"/>
    <w:pPr>
      <w:tabs>
        <w:tab w:val="clear" w:pos="1021"/>
        <w:tab w:val="clear" w:pos="1191"/>
      </w:tabs>
      <w:ind w:left="1588" w:hanging="1588"/>
      <w:outlineLvl w:val="5"/>
    </w:pPr>
  </w:style>
  <w:style w:type="paragraph" w:styleId="Heading7">
    <w:name w:val="heading 7"/>
    <w:basedOn w:val="Heading6"/>
    <w:next w:val="Normal"/>
    <w:link w:val="Heading7Char"/>
    <w:rsid w:val="005D65ED"/>
    <w:pPr>
      <w:outlineLvl w:val="6"/>
    </w:pPr>
  </w:style>
  <w:style w:type="paragraph" w:styleId="Heading8">
    <w:name w:val="heading 8"/>
    <w:basedOn w:val="Heading6"/>
    <w:next w:val="Normal"/>
    <w:link w:val="Heading8Char"/>
    <w:rsid w:val="005D65ED"/>
    <w:pPr>
      <w:outlineLvl w:val="7"/>
    </w:pPr>
  </w:style>
  <w:style w:type="paragraph" w:styleId="Heading9">
    <w:name w:val="heading 9"/>
    <w:basedOn w:val="Heading6"/>
    <w:next w:val="Normal"/>
    <w:link w:val="Heading9Char"/>
    <w:rsid w:val="005D65ED"/>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D65ED"/>
    <w:rPr>
      <w:rFonts w:ascii="Times New Roman" w:hAnsi="Times New Roman"/>
      <w:color w:val="808080"/>
    </w:rPr>
  </w:style>
  <w:style w:type="paragraph" w:customStyle="1" w:styleId="Docnumber">
    <w:name w:val="Docnumber"/>
    <w:basedOn w:val="Normal"/>
    <w:link w:val="DocnumberChar"/>
    <w:qFormat/>
    <w:rsid w:val="005D65ED"/>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5D65ED"/>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1D033C"/>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1D033C"/>
  </w:style>
  <w:style w:type="paragraph" w:customStyle="1" w:styleId="CorrectionSeparatorBegin">
    <w:name w:val="Correction Separator Begin"/>
    <w:basedOn w:val="Normal"/>
    <w:rsid w:val="001D033C"/>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1D033C"/>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1D033C"/>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1D033C"/>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1D033C"/>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1D033C"/>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1D033C"/>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sid w:val="001D033C"/>
    <w:rPr>
      <w:b/>
      <w:bCs/>
    </w:rPr>
  </w:style>
  <w:style w:type="paragraph" w:customStyle="1" w:styleId="Normalbeforetable">
    <w:name w:val="Normal before table"/>
    <w:basedOn w:val="Normal"/>
    <w:rsid w:val="001D033C"/>
    <w:pPr>
      <w:keepNext/>
      <w:spacing w:after="120"/>
    </w:pPr>
    <w:rPr>
      <w:rFonts w:eastAsia="????"/>
      <w:lang w:eastAsia="en-US"/>
    </w:rPr>
  </w:style>
  <w:style w:type="paragraph" w:customStyle="1" w:styleId="RecNo">
    <w:name w:val="Rec_No"/>
    <w:basedOn w:val="Normal"/>
    <w:next w:val="Normal"/>
    <w:rsid w:val="001D033C"/>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1D033C"/>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1D033C"/>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1D033C"/>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1D033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1D033C"/>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link w:val="TabletextChar"/>
    <w:rsid w:val="001D033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1D033C"/>
    <w:pPr>
      <w:tabs>
        <w:tab w:val="right" w:leader="dot" w:pos="9639"/>
      </w:tabs>
    </w:pPr>
    <w:rPr>
      <w:rFonts w:eastAsia="MS Mincho"/>
    </w:rPr>
  </w:style>
  <w:style w:type="paragraph" w:styleId="TOC1">
    <w:name w:val="toc 1"/>
    <w:basedOn w:val="Normal"/>
    <w:uiPriority w:val="39"/>
    <w:rsid w:val="001D033C"/>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1D033C"/>
    <w:pPr>
      <w:tabs>
        <w:tab w:val="clear" w:pos="964"/>
      </w:tabs>
      <w:spacing w:before="80"/>
      <w:ind w:left="1531" w:hanging="851"/>
    </w:pPr>
  </w:style>
  <w:style w:type="paragraph" w:styleId="TOC3">
    <w:name w:val="toc 3"/>
    <w:basedOn w:val="TOC2"/>
    <w:rsid w:val="001D033C"/>
    <w:pPr>
      <w:ind w:left="2269"/>
    </w:pPr>
  </w:style>
  <w:style w:type="character" w:styleId="Hyperlink">
    <w:name w:val="Hyperlink"/>
    <w:aliases w:val="超级链接,Style 58,超?级链,超????,하이퍼링크2,하이퍼링크21,超链接1,CEO_Hyperlink,超?级链ïÈ,õ±?级链,õ±链ïÈ1,õ±???,超?级链?,Style?,S,超??级链Ú,fL????,fL?级,超??级链,超?级链Ú,’´?级链,’´????,’´??级链Ú,’´??级"/>
    <w:basedOn w:val="DefaultParagraphFont"/>
    <w:qFormat/>
    <w:rsid w:val="001D033C"/>
    <w:rPr>
      <w:color w:val="0000FF"/>
      <w:u w:val="single"/>
    </w:rPr>
  </w:style>
  <w:style w:type="character" w:customStyle="1" w:styleId="Heading1Char">
    <w:name w:val="Heading 1 Char"/>
    <w:basedOn w:val="DefaultParagraphFont"/>
    <w:link w:val="Heading1"/>
    <w:rsid w:val="005D65ED"/>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5D65ED"/>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5D65ED"/>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5D65ED"/>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5D65ED"/>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5D65ED"/>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5D65ED"/>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5D65ED"/>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5D65ED"/>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semiHidden/>
    <w:unhideWhenUsed/>
    <w:rsid w:val="005D65ED"/>
    <w:pPr>
      <w:spacing w:before="0" w:after="200"/>
    </w:pPr>
    <w:rPr>
      <w:i/>
      <w:iCs/>
      <w:color w:val="44546A" w:themeColor="text2"/>
      <w:sz w:val="18"/>
      <w:szCs w:val="18"/>
    </w:rPr>
  </w:style>
  <w:style w:type="paragraph" w:styleId="Header">
    <w:name w:val="header"/>
    <w:basedOn w:val="Normal"/>
    <w:link w:val="HeaderChar"/>
    <w:uiPriority w:val="99"/>
    <w:rsid w:val="001D033C"/>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uiPriority w:val="99"/>
    <w:rsid w:val="001D033C"/>
    <w:rPr>
      <w:rFonts w:ascii="Times New Roman" w:eastAsia="Times New Roman" w:hAnsi="Times New Roman" w:cs="Times New Roman"/>
      <w:sz w:val="18"/>
      <w:szCs w:val="20"/>
      <w:lang w:val="en-GB" w:eastAsia="en-US"/>
    </w:rPr>
  </w:style>
  <w:style w:type="paragraph" w:styleId="Footer">
    <w:name w:val="footer"/>
    <w:basedOn w:val="Normal"/>
    <w:link w:val="FooterChar"/>
    <w:uiPriority w:val="99"/>
    <w:unhideWhenUsed/>
    <w:rsid w:val="005D65ED"/>
    <w:pPr>
      <w:tabs>
        <w:tab w:val="center" w:pos="4680"/>
        <w:tab w:val="right" w:pos="9360"/>
      </w:tabs>
      <w:spacing w:before="0"/>
    </w:pPr>
    <w:rPr>
      <w:sz w:val="20"/>
    </w:rPr>
  </w:style>
  <w:style w:type="character" w:customStyle="1" w:styleId="FooterChar">
    <w:name w:val="Footer Char"/>
    <w:basedOn w:val="DefaultParagraphFont"/>
    <w:link w:val="Footer"/>
    <w:uiPriority w:val="99"/>
    <w:rsid w:val="005D65ED"/>
    <w:rPr>
      <w:rFonts w:ascii="Times New Roman" w:hAnsi="Times New Roman" w:cs="Times New Roman"/>
      <w:sz w:val="20"/>
      <w:szCs w:val="24"/>
      <w:lang w:val="en-GB" w:eastAsia="ja-JP"/>
    </w:rPr>
  </w:style>
  <w:style w:type="character" w:styleId="Emphasis">
    <w:name w:val="Emphasis"/>
    <w:basedOn w:val="DefaultParagraphFont"/>
    <w:uiPriority w:val="20"/>
    <w:rsid w:val="005D65ED"/>
    <w:rPr>
      <w:i/>
      <w:iCs/>
    </w:rPr>
  </w:style>
  <w:style w:type="paragraph" w:styleId="Quote">
    <w:name w:val="Quote"/>
    <w:basedOn w:val="Normal"/>
    <w:next w:val="Normal"/>
    <w:link w:val="QuoteChar"/>
    <w:uiPriority w:val="29"/>
    <w:rsid w:val="005D65E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D65ED"/>
    <w:rPr>
      <w:rFonts w:ascii="Times New Roman" w:hAnsi="Times New Roman" w:cs="Times New Roman"/>
      <w:i/>
      <w:iCs/>
      <w:color w:val="404040" w:themeColor="text1" w:themeTint="BF"/>
      <w:sz w:val="24"/>
      <w:szCs w:val="24"/>
      <w:lang w:val="en-GB" w:eastAsia="ja-JP"/>
    </w:rPr>
  </w:style>
  <w:style w:type="paragraph" w:styleId="BalloonText">
    <w:name w:val="Balloon Text"/>
    <w:basedOn w:val="Normal"/>
    <w:link w:val="BalloonTextChar"/>
    <w:uiPriority w:val="99"/>
    <w:semiHidden/>
    <w:unhideWhenUsed/>
    <w:rsid w:val="006A7C27"/>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7C27"/>
    <w:rPr>
      <w:rFonts w:ascii="Segoe UI" w:hAnsi="Segoe UI" w:cs="Segoe UI"/>
      <w:sz w:val="18"/>
      <w:szCs w:val="18"/>
      <w:lang w:val="en-GB" w:eastAsia="ja-JP"/>
    </w:rPr>
  </w:style>
  <w:style w:type="paragraph" w:customStyle="1" w:styleId="enumlev1">
    <w:name w:val="enumlev1"/>
    <w:basedOn w:val="Normal"/>
    <w:rsid w:val="005D65ED"/>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5D65ED"/>
    <w:pPr>
      <w:ind w:left="1191" w:hanging="397"/>
    </w:pPr>
  </w:style>
  <w:style w:type="paragraph" w:customStyle="1" w:styleId="enumlev3">
    <w:name w:val="enumlev3"/>
    <w:basedOn w:val="enumlev2"/>
    <w:rsid w:val="005D65ED"/>
    <w:pPr>
      <w:ind w:left="1588"/>
    </w:pPr>
  </w:style>
  <w:style w:type="paragraph" w:styleId="Revision">
    <w:name w:val="Revision"/>
    <w:hidden/>
    <w:uiPriority w:val="99"/>
    <w:semiHidden/>
    <w:rsid w:val="00AB37FB"/>
    <w:pPr>
      <w:spacing w:after="0" w:line="240" w:lineRule="auto"/>
    </w:pPr>
    <w:rPr>
      <w:rFonts w:ascii="Times New Roman" w:hAnsi="Times New Roman" w:cs="Times New Roman"/>
      <w:sz w:val="24"/>
      <w:szCs w:val="24"/>
      <w:lang w:val="en-GB" w:eastAsia="ja-JP"/>
    </w:rPr>
  </w:style>
  <w:style w:type="paragraph" w:customStyle="1" w:styleId="VenueDate">
    <w:name w:val="VenueDate"/>
    <w:basedOn w:val="Normal"/>
    <w:rsid w:val="006B6BA2"/>
    <w:pPr>
      <w:jc w:val="right"/>
    </w:pPr>
  </w:style>
  <w:style w:type="character" w:styleId="CommentReference">
    <w:name w:val="annotation reference"/>
    <w:basedOn w:val="DefaultParagraphFont"/>
    <w:uiPriority w:val="99"/>
    <w:semiHidden/>
    <w:unhideWhenUsed/>
    <w:rsid w:val="00DE1204"/>
    <w:rPr>
      <w:sz w:val="16"/>
      <w:szCs w:val="16"/>
    </w:rPr>
  </w:style>
  <w:style w:type="paragraph" w:styleId="CommentText">
    <w:name w:val="annotation text"/>
    <w:basedOn w:val="Normal"/>
    <w:link w:val="CommentTextChar"/>
    <w:uiPriority w:val="99"/>
    <w:semiHidden/>
    <w:unhideWhenUsed/>
    <w:rsid w:val="00DE1204"/>
    <w:rPr>
      <w:sz w:val="20"/>
      <w:szCs w:val="20"/>
    </w:rPr>
  </w:style>
  <w:style w:type="character" w:customStyle="1" w:styleId="CommentTextChar">
    <w:name w:val="Comment Text Char"/>
    <w:basedOn w:val="DefaultParagraphFont"/>
    <w:link w:val="CommentText"/>
    <w:uiPriority w:val="99"/>
    <w:semiHidden/>
    <w:rsid w:val="00DE1204"/>
    <w:rPr>
      <w:rFonts w:ascii="Times New Roman" w:hAnsi="Times New Roman" w:cs="Times New Roman"/>
      <w:sz w:val="20"/>
      <w:szCs w:val="20"/>
      <w:lang w:val="en-GB" w:eastAsia="ja-JP"/>
    </w:rPr>
  </w:style>
  <w:style w:type="paragraph" w:styleId="CommentSubject">
    <w:name w:val="annotation subject"/>
    <w:basedOn w:val="CommentText"/>
    <w:next w:val="CommentText"/>
    <w:link w:val="CommentSubjectChar"/>
    <w:uiPriority w:val="99"/>
    <w:semiHidden/>
    <w:unhideWhenUsed/>
    <w:rsid w:val="00DE1204"/>
    <w:rPr>
      <w:b/>
      <w:bCs/>
    </w:rPr>
  </w:style>
  <w:style w:type="character" w:customStyle="1" w:styleId="CommentSubjectChar">
    <w:name w:val="Comment Subject Char"/>
    <w:basedOn w:val="CommentTextChar"/>
    <w:link w:val="CommentSubject"/>
    <w:uiPriority w:val="99"/>
    <w:semiHidden/>
    <w:rsid w:val="00DE1204"/>
    <w:rPr>
      <w:rFonts w:ascii="Times New Roman" w:hAnsi="Times New Roman" w:cs="Times New Roman"/>
      <w:b/>
      <w:bCs/>
      <w:sz w:val="20"/>
      <w:szCs w:val="20"/>
      <w:lang w:val="en-GB" w:eastAsia="ja-JP"/>
    </w:rPr>
  </w:style>
  <w:style w:type="character" w:styleId="UnresolvedMention">
    <w:name w:val="Unresolved Mention"/>
    <w:basedOn w:val="DefaultParagraphFont"/>
    <w:uiPriority w:val="99"/>
    <w:unhideWhenUsed/>
    <w:rsid w:val="002528F9"/>
    <w:rPr>
      <w:color w:val="605E5C"/>
      <w:shd w:val="clear" w:color="auto" w:fill="E1DFDD"/>
    </w:rPr>
  </w:style>
  <w:style w:type="character" w:styleId="Mention">
    <w:name w:val="Mention"/>
    <w:basedOn w:val="DefaultParagraphFont"/>
    <w:uiPriority w:val="99"/>
    <w:unhideWhenUsed/>
    <w:rsid w:val="002528F9"/>
    <w:rPr>
      <w:color w:val="2B579A"/>
      <w:shd w:val="clear" w:color="auto" w:fill="E1DFDD"/>
    </w:rPr>
  </w:style>
  <w:style w:type="character" w:customStyle="1" w:styleId="ReftextArial9pt">
    <w:name w:val="Ref_text Arial 9 pt"/>
    <w:rsid w:val="001D033C"/>
    <w:rPr>
      <w:rFonts w:ascii="Arial" w:hAnsi="Arial" w:cs="Arial"/>
      <w:sz w:val="18"/>
      <w:szCs w:val="18"/>
    </w:rPr>
  </w:style>
  <w:style w:type="paragraph" w:customStyle="1" w:styleId="Title4">
    <w:name w:val="Title 4"/>
    <w:basedOn w:val="Normal"/>
    <w:next w:val="Heading1"/>
    <w:rsid w:val="001D033C"/>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Note">
    <w:name w:val="Note"/>
    <w:basedOn w:val="Normal"/>
    <w:rsid w:val="001D033C"/>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FootnoteText">
    <w:name w:val="footnote text"/>
    <w:basedOn w:val="Normal"/>
    <w:link w:val="FootnoteTextChar"/>
    <w:uiPriority w:val="99"/>
    <w:semiHidden/>
    <w:unhideWhenUsed/>
    <w:rsid w:val="001D033C"/>
    <w:pPr>
      <w:spacing w:before="0"/>
    </w:pPr>
    <w:rPr>
      <w:sz w:val="20"/>
      <w:szCs w:val="20"/>
    </w:rPr>
  </w:style>
  <w:style w:type="character" w:customStyle="1" w:styleId="FootnoteTextChar">
    <w:name w:val="Footnote Text Char"/>
    <w:basedOn w:val="DefaultParagraphFont"/>
    <w:link w:val="FootnoteText"/>
    <w:uiPriority w:val="99"/>
    <w:semiHidden/>
    <w:rsid w:val="001D033C"/>
    <w:rPr>
      <w:rFonts w:ascii="Times New Roman" w:hAnsi="Times New Roman" w:cs="Times New Roman"/>
      <w:sz w:val="20"/>
      <w:szCs w:val="20"/>
      <w:lang w:val="en-GB" w:eastAsia="ja-JP"/>
    </w:rPr>
  </w:style>
  <w:style w:type="character" w:styleId="FootnoteReference">
    <w:name w:val="footnote reference"/>
    <w:basedOn w:val="DefaultParagraphFont"/>
    <w:uiPriority w:val="99"/>
    <w:semiHidden/>
    <w:unhideWhenUsed/>
    <w:rsid w:val="001D033C"/>
    <w:rPr>
      <w:vertAlign w:val="superscript"/>
    </w:rPr>
  </w:style>
  <w:style w:type="paragraph" w:styleId="Bibliography">
    <w:name w:val="Bibliography"/>
    <w:basedOn w:val="Normal"/>
    <w:next w:val="Normal"/>
    <w:uiPriority w:val="37"/>
    <w:semiHidden/>
    <w:unhideWhenUsed/>
    <w:rsid w:val="001D033C"/>
  </w:style>
  <w:style w:type="paragraph" w:styleId="BlockText">
    <w:name w:val="Block Text"/>
    <w:basedOn w:val="Normal"/>
    <w:uiPriority w:val="99"/>
    <w:semiHidden/>
    <w:unhideWhenUsed/>
    <w:rsid w:val="001D033C"/>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semiHidden/>
    <w:unhideWhenUsed/>
    <w:rsid w:val="001D033C"/>
    <w:pPr>
      <w:spacing w:after="120"/>
    </w:pPr>
  </w:style>
  <w:style w:type="character" w:customStyle="1" w:styleId="BodyTextChar">
    <w:name w:val="Body Text Char"/>
    <w:basedOn w:val="DefaultParagraphFont"/>
    <w:link w:val="BodyText"/>
    <w:uiPriority w:val="99"/>
    <w:semiHidden/>
    <w:rsid w:val="001D033C"/>
    <w:rPr>
      <w:rFonts w:ascii="Times New Roman" w:hAnsi="Times New Roman" w:cs="Times New Roman"/>
      <w:sz w:val="24"/>
      <w:szCs w:val="24"/>
      <w:lang w:val="en-GB" w:eastAsia="ja-JP"/>
    </w:rPr>
  </w:style>
  <w:style w:type="paragraph" w:styleId="BodyText2">
    <w:name w:val="Body Text 2"/>
    <w:basedOn w:val="Normal"/>
    <w:link w:val="BodyText2Char"/>
    <w:uiPriority w:val="99"/>
    <w:semiHidden/>
    <w:unhideWhenUsed/>
    <w:rsid w:val="001D033C"/>
    <w:pPr>
      <w:spacing w:after="120" w:line="480" w:lineRule="auto"/>
    </w:pPr>
  </w:style>
  <w:style w:type="character" w:customStyle="1" w:styleId="BodyText2Char">
    <w:name w:val="Body Text 2 Char"/>
    <w:basedOn w:val="DefaultParagraphFont"/>
    <w:link w:val="BodyText2"/>
    <w:uiPriority w:val="99"/>
    <w:semiHidden/>
    <w:rsid w:val="001D033C"/>
    <w:rPr>
      <w:rFonts w:ascii="Times New Roman" w:hAnsi="Times New Roman" w:cs="Times New Roman"/>
      <w:sz w:val="24"/>
      <w:szCs w:val="24"/>
      <w:lang w:val="en-GB" w:eastAsia="ja-JP"/>
    </w:rPr>
  </w:style>
  <w:style w:type="paragraph" w:styleId="BodyText3">
    <w:name w:val="Body Text 3"/>
    <w:basedOn w:val="Normal"/>
    <w:link w:val="BodyText3Char"/>
    <w:uiPriority w:val="99"/>
    <w:semiHidden/>
    <w:unhideWhenUsed/>
    <w:rsid w:val="001D033C"/>
    <w:pPr>
      <w:spacing w:after="120"/>
    </w:pPr>
    <w:rPr>
      <w:sz w:val="16"/>
      <w:szCs w:val="16"/>
    </w:rPr>
  </w:style>
  <w:style w:type="character" w:customStyle="1" w:styleId="BodyText3Char">
    <w:name w:val="Body Text 3 Char"/>
    <w:basedOn w:val="DefaultParagraphFont"/>
    <w:link w:val="BodyText3"/>
    <w:uiPriority w:val="99"/>
    <w:semiHidden/>
    <w:rsid w:val="001D033C"/>
    <w:rPr>
      <w:rFonts w:ascii="Times New Roman" w:hAnsi="Times New Roman" w:cs="Times New Roman"/>
      <w:sz w:val="16"/>
      <w:szCs w:val="16"/>
      <w:lang w:val="en-GB" w:eastAsia="ja-JP"/>
    </w:rPr>
  </w:style>
  <w:style w:type="paragraph" w:styleId="BodyTextFirstIndent">
    <w:name w:val="Body Text First Indent"/>
    <w:basedOn w:val="BodyText"/>
    <w:link w:val="BodyTextFirstIndentChar"/>
    <w:uiPriority w:val="99"/>
    <w:semiHidden/>
    <w:unhideWhenUsed/>
    <w:rsid w:val="001D033C"/>
    <w:pPr>
      <w:spacing w:after="0"/>
      <w:ind w:firstLine="360"/>
    </w:pPr>
  </w:style>
  <w:style w:type="character" w:customStyle="1" w:styleId="BodyTextFirstIndentChar">
    <w:name w:val="Body Text First Indent Char"/>
    <w:basedOn w:val="BodyTextChar"/>
    <w:link w:val="BodyTextFirstIndent"/>
    <w:uiPriority w:val="99"/>
    <w:semiHidden/>
    <w:rsid w:val="001D033C"/>
    <w:rPr>
      <w:rFonts w:ascii="Times New Roman" w:hAnsi="Times New Roman" w:cs="Times New Roman"/>
      <w:sz w:val="24"/>
      <w:szCs w:val="24"/>
      <w:lang w:val="en-GB" w:eastAsia="ja-JP"/>
    </w:rPr>
  </w:style>
  <w:style w:type="paragraph" w:styleId="BodyTextIndent">
    <w:name w:val="Body Text Indent"/>
    <w:basedOn w:val="Normal"/>
    <w:link w:val="BodyTextIndentChar"/>
    <w:uiPriority w:val="99"/>
    <w:semiHidden/>
    <w:unhideWhenUsed/>
    <w:rsid w:val="001D033C"/>
    <w:pPr>
      <w:spacing w:after="120"/>
      <w:ind w:left="360"/>
    </w:pPr>
  </w:style>
  <w:style w:type="character" w:customStyle="1" w:styleId="BodyTextIndentChar">
    <w:name w:val="Body Text Indent Char"/>
    <w:basedOn w:val="DefaultParagraphFont"/>
    <w:link w:val="BodyTextIndent"/>
    <w:uiPriority w:val="99"/>
    <w:semiHidden/>
    <w:rsid w:val="001D033C"/>
    <w:rPr>
      <w:rFonts w:ascii="Times New Roman" w:hAnsi="Times New Roman" w:cs="Times New Roman"/>
      <w:sz w:val="24"/>
      <w:szCs w:val="24"/>
      <w:lang w:val="en-GB" w:eastAsia="ja-JP"/>
    </w:rPr>
  </w:style>
  <w:style w:type="paragraph" w:styleId="BodyTextFirstIndent2">
    <w:name w:val="Body Text First Indent 2"/>
    <w:basedOn w:val="BodyTextIndent"/>
    <w:link w:val="BodyTextFirstIndent2Char"/>
    <w:uiPriority w:val="99"/>
    <w:semiHidden/>
    <w:unhideWhenUsed/>
    <w:rsid w:val="001D033C"/>
    <w:pPr>
      <w:spacing w:after="0"/>
      <w:ind w:firstLine="360"/>
    </w:pPr>
  </w:style>
  <w:style w:type="character" w:customStyle="1" w:styleId="BodyTextFirstIndent2Char">
    <w:name w:val="Body Text First Indent 2 Char"/>
    <w:basedOn w:val="BodyTextIndentChar"/>
    <w:link w:val="BodyTextFirstIndent2"/>
    <w:uiPriority w:val="99"/>
    <w:semiHidden/>
    <w:rsid w:val="001D033C"/>
    <w:rPr>
      <w:rFonts w:ascii="Times New Roman" w:hAnsi="Times New Roman" w:cs="Times New Roman"/>
      <w:sz w:val="24"/>
      <w:szCs w:val="24"/>
      <w:lang w:val="en-GB" w:eastAsia="ja-JP"/>
    </w:rPr>
  </w:style>
  <w:style w:type="paragraph" w:styleId="BodyTextIndent2">
    <w:name w:val="Body Text Indent 2"/>
    <w:basedOn w:val="Normal"/>
    <w:link w:val="BodyTextIndent2Char"/>
    <w:uiPriority w:val="99"/>
    <w:semiHidden/>
    <w:unhideWhenUsed/>
    <w:rsid w:val="001D033C"/>
    <w:pPr>
      <w:spacing w:after="120" w:line="480" w:lineRule="auto"/>
      <w:ind w:left="360"/>
    </w:pPr>
  </w:style>
  <w:style w:type="character" w:customStyle="1" w:styleId="BodyTextIndent2Char">
    <w:name w:val="Body Text Indent 2 Char"/>
    <w:basedOn w:val="DefaultParagraphFont"/>
    <w:link w:val="BodyTextIndent2"/>
    <w:uiPriority w:val="99"/>
    <w:semiHidden/>
    <w:rsid w:val="001D033C"/>
    <w:rPr>
      <w:rFonts w:ascii="Times New Roman" w:hAnsi="Times New Roman" w:cs="Times New Roman"/>
      <w:sz w:val="24"/>
      <w:szCs w:val="24"/>
      <w:lang w:val="en-GB" w:eastAsia="ja-JP"/>
    </w:rPr>
  </w:style>
  <w:style w:type="paragraph" w:styleId="BodyTextIndent3">
    <w:name w:val="Body Text Indent 3"/>
    <w:basedOn w:val="Normal"/>
    <w:link w:val="BodyTextIndent3Char"/>
    <w:uiPriority w:val="99"/>
    <w:semiHidden/>
    <w:unhideWhenUsed/>
    <w:rsid w:val="001D033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1D033C"/>
    <w:rPr>
      <w:rFonts w:ascii="Times New Roman" w:hAnsi="Times New Roman" w:cs="Times New Roman"/>
      <w:sz w:val="16"/>
      <w:szCs w:val="16"/>
      <w:lang w:val="en-GB" w:eastAsia="ja-JP"/>
    </w:rPr>
  </w:style>
  <w:style w:type="character" w:styleId="BookTitle">
    <w:name w:val="Book Title"/>
    <w:basedOn w:val="DefaultParagraphFont"/>
    <w:uiPriority w:val="33"/>
    <w:rsid w:val="001D033C"/>
    <w:rPr>
      <w:b/>
      <w:bCs/>
      <w:i/>
      <w:iCs/>
      <w:spacing w:val="5"/>
    </w:rPr>
  </w:style>
  <w:style w:type="paragraph" w:styleId="Closing">
    <w:name w:val="Closing"/>
    <w:basedOn w:val="Normal"/>
    <w:link w:val="ClosingChar"/>
    <w:uiPriority w:val="99"/>
    <w:semiHidden/>
    <w:unhideWhenUsed/>
    <w:rsid w:val="001D033C"/>
    <w:pPr>
      <w:spacing w:before="0"/>
      <w:ind w:left="4320"/>
    </w:pPr>
  </w:style>
  <w:style w:type="character" w:customStyle="1" w:styleId="ClosingChar">
    <w:name w:val="Closing Char"/>
    <w:basedOn w:val="DefaultParagraphFont"/>
    <w:link w:val="Closing"/>
    <w:uiPriority w:val="99"/>
    <w:semiHidden/>
    <w:rsid w:val="001D033C"/>
    <w:rPr>
      <w:rFonts w:ascii="Times New Roman" w:hAnsi="Times New Roman" w:cs="Times New Roman"/>
      <w:sz w:val="24"/>
      <w:szCs w:val="24"/>
      <w:lang w:val="en-GB" w:eastAsia="ja-JP"/>
    </w:rPr>
  </w:style>
  <w:style w:type="paragraph" w:styleId="Date">
    <w:name w:val="Date"/>
    <w:basedOn w:val="Normal"/>
    <w:next w:val="Normal"/>
    <w:link w:val="DateChar"/>
    <w:uiPriority w:val="99"/>
    <w:semiHidden/>
    <w:unhideWhenUsed/>
    <w:rsid w:val="001D033C"/>
  </w:style>
  <w:style w:type="character" w:customStyle="1" w:styleId="DateChar">
    <w:name w:val="Date Char"/>
    <w:basedOn w:val="DefaultParagraphFont"/>
    <w:link w:val="Date"/>
    <w:uiPriority w:val="99"/>
    <w:semiHidden/>
    <w:rsid w:val="001D033C"/>
    <w:rPr>
      <w:rFonts w:ascii="Times New Roman" w:hAnsi="Times New Roman" w:cs="Times New Roman"/>
      <w:sz w:val="24"/>
      <w:szCs w:val="24"/>
      <w:lang w:val="en-GB" w:eastAsia="ja-JP"/>
    </w:rPr>
  </w:style>
  <w:style w:type="paragraph" w:styleId="DocumentMap">
    <w:name w:val="Document Map"/>
    <w:basedOn w:val="Normal"/>
    <w:link w:val="DocumentMapChar"/>
    <w:uiPriority w:val="99"/>
    <w:semiHidden/>
    <w:unhideWhenUsed/>
    <w:rsid w:val="001D033C"/>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1D033C"/>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1D033C"/>
    <w:pPr>
      <w:spacing w:before="0"/>
    </w:pPr>
  </w:style>
  <w:style w:type="character" w:customStyle="1" w:styleId="E-mailSignatureChar">
    <w:name w:val="E-mail Signature Char"/>
    <w:basedOn w:val="DefaultParagraphFont"/>
    <w:link w:val="E-mailSignature"/>
    <w:uiPriority w:val="99"/>
    <w:semiHidden/>
    <w:rsid w:val="001D033C"/>
    <w:rPr>
      <w:rFonts w:ascii="Times New Roman" w:hAnsi="Times New Roman" w:cs="Times New Roman"/>
      <w:sz w:val="24"/>
      <w:szCs w:val="24"/>
      <w:lang w:val="en-GB" w:eastAsia="ja-JP"/>
    </w:rPr>
  </w:style>
  <w:style w:type="character" w:styleId="EndnoteReference">
    <w:name w:val="endnote reference"/>
    <w:basedOn w:val="DefaultParagraphFont"/>
    <w:uiPriority w:val="99"/>
    <w:semiHidden/>
    <w:unhideWhenUsed/>
    <w:rsid w:val="001D033C"/>
    <w:rPr>
      <w:vertAlign w:val="superscript"/>
    </w:rPr>
  </w:style>
  <w:style w:type="paragraph" w:styleId="EndnoteText">
    <w:name w:val="endnote text"/>
    <w:basedOn w:val="Normal"/>
    <w:link w:val="EndnoteTextChar"/>
    <w:uiPriority w:val="99"/>
    <w:semiHidden/>
    <w:unhideWhenUsed/>
    <w:rsid w:val="001D033C"/>
    <w:pPr>
      <w:spacing w:before="0"/>
    </w:pPr>
    <w:rPr>
      <w:sz w:val="20"/>
      <w:szCs w:val="20"/>
    </w:rPr>
  </w:style>
  <w:style w:type="character" w:customStyle="1" w:styleId="EndnoteTextChar">
    <w:name w:val="Endnote Text Char"/>
    <w:basedOn w:val="DefaultParagraphFont"/>
    <w:link w:val="EndnoteText"/>
    <w:uiPriority w:val="99"/>
    <w:semiHidden/>
    <w:rsid w:val="001D033C"/>
    <w:rPr>
      <w:rFonts w:ascii="Times New Roman" w:hAnsi="Times New Roman" w:cs="Times New Roman"/>
      <w:sz w:val="20"/>
      <w:szCs w:val="20"/>
      <w:lang w:val="en-GB" w:eastAsia="ja-JP"/>
    </w:rPr>
  </w:style>
  <w:style w:type="paragraph" w:styleId="EnvelopeAddress">
    <w:name w:val="envelope address"/>
    <w:basedOn w:val="Normal"/>
    <w:uiPriority w:val="99"/>
    <w:semiHidden/>
    <w:unhideWhenUsed/>
    <w:rsid w:val="001D033C"/>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1D033C"/>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1D033C"/>
    <w:rPr>
      <w:color w:val="954F72" w:themeColor="followedHyperlink"/>
      <w:u w:val="single"/>
    </w:rPr>
  </w:style>
  <w:style w:type="character" w:styleId="Hashtag">
    <w:name w:val="Hashtag"/>
    <w:basedOn w:val="DefaultParagraphFont"/>
    <w:uiPriority w:val="99"/>
    <w:semiHidden/>
    <w:unhideWhenUsed/>
    <w:rsid w:val="001D033C"/>
    <w:rPr>
      <w:color w:val="2B579A"/>
      <w:shd w:val="clear" w:color="auto" w:fill="E1DFDD"/>
    </w:rPr>
  </w:style>
  <w:style w:type="character" w:styleId="HTMLAcronym">
    <w:name w:val="HTML Acronym"/>
    <w:basedOn w:val="DefaultParagraphFont"/>
    <w:uiPriority w:val="99"/>
    <w:semiHidden/>
    <w:unhideWhenUsed/>
    <w:rsid w:val="001D033C"/>
  </w:style>
  <w:style w:type="paragraph" w:styleId="HTMLAddress">
    <w:name w:val="HTML Address"/>
    <w:basedOn w:val="Normal"/>
    <w:link w:val="HTMLAddressChar"/>
    <w:uiPriority w:val="99"/>
    <w:semiHidden/>
    <w:unhideWhenUsed/>
    <w:rsid w:val="001D033C"/>
    <w:pPr>
      <w:spacing w:before="0"/>
    </w:pPr>
    <w:rPr>
      <w:i/>
      <w:iCs/>
    </w:rPr>
  </w:style>
  <w:style w:type="character" w:customStyle="1" w:styleId="HTMLAddressChar">
    <w:name w:val="HTML Address Char"/>
    <w:basedOn w:val="DefaultParagraphFont"/>
    <w:link w:val="HTMLAddress"/>
    <w:uiPriority w:val="99"/>
    <w:semiHidden/>
    <w:rsid w:val="001D033C"/>
    <w:rPr>
      <w:rFonts w:ascii="Times New Roman" w:hAnsi="Times New Roman" w:cs="Times New Roman"/>
      <w:i/>
      <w:iCs/>
      <w:sz w:val="24"/>
      <w:szCs w:val="24"/>
      <w:lang w:val="en-GB" w:eastAsia="ja-JP"/>
    </w:rPr>
  </w:style>
  <w:style w:type="character" w:styleId="HTMLCite">
    <w:name w:val="HTML Cite"/>
    <w:basedOn w:val="DefaultParagraphFont"/>
    <w:uiPriority w:val="99"/>
    <w:semiHidden/>
    <w:unhideWhenUsed/>
    <w:rsid w:val="001D033C"/>
    <w:rPr>
      <w:i/>
      <w:iCs/>
    </w:rPr>
  </w:style>
  <w:style w:type="character" w:styleId="HTMLCode">
    <w:name w:val="HTML Code"/>
    <w:basedOn w:val="DefaultParagraphFont"/>
    <w:uiPriority w:val="99"/>
    <w:semiHidden/>
    <w:unhideWhenUsed/>
    <w:rsid w:val="001D033C"/>
    <w:rPr>
      <w:rFonts w:ascii="Consolas" w:hAnsi="Consolas"/>
      <w:sz w:val="20"/>
      <w:szCs w:val="20"/>
    </w:rPr>
  </w:style>
  <w:style w:type="character" w:styleId="HTMLDefinition">
    <w:name w:val="HTML Definition"/>
    <w:basedOn w:val="DefaultParagraphFont"/>
    <w:uiPriority w:val="99"/>
    <w:semiHidden/>
    <w:unhideWhenUsed/>
    <w:rsid w:val="001D033C"/>
    <w:rPr>
      <w:i/>
      <w:iCs/>
    </w:rPr>
  </w:style>
  <w:style w:type="character" w:styleId="HTMLKeyboard">
    <w:name w:val="HTML Keyboard"/>
    <w:basedOn w:val="DefaultParagraphFont"/>
    <w:uiPriority w:val="99"/>
    <w:semiHidden/>
    <w:unhideWhenUsed/>
    <w:rsid w:val="001D033C"/>
    <w:rPr>
      <w:rFonts w:ascii="Consolas" w:hAnsi="Consolas"/>
      <w:sz w:val="20"/>
      <w:szCs w:val="20"/>
    </w:rPr>
  </w:style>
  <w:style w:type="paragraph" w:styleId="HTMLPreformatted">
    <w:name w:val="HTML Preformatted"/>
    <w:basedOn w:val="Normal"/>
    <w:link w:val="HTMLPreformattedChar"/>
    <w:uiPriority w:val="99"/>
    <w:semiHidden/>
    <w:unhideWhenUsed/>
    <w:rsid w:val="001D033C"/>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D033C"/>
    <w:rPr>
      <w:rFonts w:ascii="Consolas" w:hAnsi="Consolas" w:cs="Times New Roman"/>
      <w:sz w:val="20"/>
      <w:szCs w:val="20"/>
      <w:lang w:val="en-GB" w:eastAsia="ja-JP"/>
    </w:rPr>
  </w:style>
  <w:style w:type="character" w:styleId="HTMLSample">
    <w:name w:val="HTML Sample"/>
    <w:basedOn w:val="DefaultParagraphFont"/>
    <w:uiPriority w:val="99"/>
    <w:semiHidden/>
    <w:unhideWhenUsed/>
    <w:rsid w:val="001D033C"/>
    <w:rPr>
      <w:rFonts w:ascii="Consolas" w:hAnsi="Consolas"/>
      <w:sz w:val="24"/>
      <w:szCs w:val="24"/>
    </w:rPr>
  </w:style>
  <w:style w:type="character" w:styleId="HTMLTypewriter">
    <w:name w:val="HTML Typewriter"/>
    <w:basedOn w:val="DefaultParagraphFont"/>
    <w:uiPriority w:val="99"/>
    <w:semiHidden/>
    <w:unhideWhenUsed/>
    <w:rsid w:val="001D033C"/>
    <w:rPr>
      <w:rFonts w:ascii="Consolas" w:hAnsi="Consolas"/>
      <w:sz w:val="20"/>
      <w:szCs w:val="20"/>
    </w:rPr>
  </w:style>
  <w:style w:type="character" w:styleId="HTMLVariable">
    <w:name w:val="HTML Variable"/>
    <w:basedOn w:val="DefaultParagraphFont"/>
    <w:uiPriority w:val="99"/>
    <w:semiHidden/>
    <w:unhideWhenUsed/>
    <w:rsid w:val="001D033C"/>
    <w:rPr>
      <w:i/>
      <w:iCs/>
    </w:rPr>
  </w:style>
  <w:style w:type="paragraph" w:styleId="Index1">
    <w:name w:val="index 1"/>
    <w:basedOn w:val="Normal"/>
    <w:next w:val="Normal"/>
    <w:autoRedefine/>
    <w:uiPriority w:val="99"/>
    <w:semiHidden/>
    <w:unhideWhenUsed/>
    <w:rsid w:val="001D033C"/>
    <w:pPr>
      <w:spacing w:before="0"/>
      <w:ind w:left="240" w:hanging="240"/>
    </w:pPr>
  </w:style>
  <w:style w:type="paragraph" w:styleId="Index2">
    <w:name w:val="index 2"/>
    <w:basedOn w:val="Normal"/>
    <w:next w:val="Normal"/>
    <w:autoRedefine/>
    <w:uiPriority w:val="99"/>
    <w:semiHidden/>
    <w:unhideWhenUsed/>
    <w:rsid w:val="001D033C"/>
    <w:pPr>
      <w:spacing w:before="0"/>
      <w:ind w:left="480" w:hanging="240"/>
    </w:pPr>
  </w:style>
  <w:style w:type="paragraph" w:styleId="Index3">
    <w:name w:val="index 3"/>
    <w:basedOn w:val="Normal"/>
    <w:next w:val="Normal"/>
    <w:autoRedefine/>
    <w:uiPriority w:val="99"/>
    <w:semiHidden/>
    <w:unhideWhenUsed/>
    <w:rsid w:val="001D033C"/>
    <w:pPr>
      <w:spacing w:before="0"/>
      <w:ind w:left="720" w:hanging="240"/>
    </w:pPr>
  </w:style>
  <w:style w:type="paragraph" w:styleId="Index4">
    <w:name w:val="index 4"/>
    <w:basedOn w:val="Normal"/>
    <w:next w:val="Normal"/>
    <w:autoRedefine/>
    <w:uiPriority w:val="99"/>
    <w:semiHidden/>
    <w:unhideWhenUsed/>
    <w:rsid w:val="001D033C"/>
    <w:pPr>
      <w:spacing w:before="0"/>
      <w:ind w:left="960" w:hanging="240"/>
    </w:pPr>
  </w:style>
  <w:style w:type="paragraph" w:styleId="Index5">
    <w:name w:val="index 5"/>
    <w:basedOn w:val="Normal"/>
    <w:next w:val="Normal"/>
    <w:autoRedefine/>
    <w:uiPriority w:val="99"/>
    <w:semiHidden/>
    <w:unhideWhenUsed/>
    <w:rsid w:val="001D033C"/>
    <w:pPr>
      <w:spacing w:before="0"/>
      <w:ind w:left="1200" w:hanging="240"/>
    </w:pPr>
  </w:style>
  <w:style w:type="paragraph" w:styleId="Index6">
    <w:name w:val="index 6"/>
    <w:basedOn w:val="Normal"/>
    <w:next w:val="Normal"/>
    <w:autoRedefine/>
    <w:uiPriority w:val="99"/>
    <w:semiHidden/>
    <w:unhideWhenUsed/>
    <w:rsid w:val="001D033C"/>
    <w:pPr>
      <w:spacing w:before="0"/>
      <w:ind w:left="1440" w:hanging="240"/>
    </w:pPr>
  </w:style>
  <w:style w:type="paragraph" w:styleId="Index7">
    <w:name w:val="index 7"/>
    <w:basedOn w:val="Normal"/>
    <w:next w:val="Normal"/>
    <w:autoRedefine/>
    <w:uiPriority w:val="99"/>
    <w:semiHidden/>
    <w:unhideWhenUsed/>
    <w:rsid w:val="001D033C"/>
    <w:pPr>
      <w:spacing w:before="0"/>
      <w:ind w:left="1680" w:hanging="240"/>
    </w:pPr>
  </w:style>
  <w:style w:type="paragraph" w:styleId="Index8">
    <w:name w:val="index 8"/>
    <w:basedOn w:val="Normal"/>
    <w:next w:val="Normal"/>
    <w:autoRedefine/>
    <w:uiPriority w:val="99"/>
    <w:semiHidden/>
    <w:unhideWhenUsed/>
    <w:rsid w:val="001D033C"/>
    <w:pPr>
      <w:spacing w:before="0"/>
      <w:ind w:left="1920" w:hanging="240"/>
    </w:pPr>
  </w:style>
  <w:style w:type="paragraph" w:styleId="Index9">
    <w:name w:val="index 9"/>
    <w:basedOn w:val="Normal"/>
    <w:next w:val="Normal"/>
    <w:autoRedefine/>
    <w:uiPriority w:val="99"/>
    <w:semiHidden/>
    <w:unhideWhenUsed/>
    <w:rsid w:val="001D033C"/>
    <w:pPr>
      <w:spacing w:before="0"/>
      <w:ind w:left="2160" w:hanging="240"/>
    </w:pPr>
  </w:style>
  <w:style w:type="paragraph" w:styleId="IndexHeading">
    <w:name w:val="index heading"/>
    <w:basedOn w:val="Normal"/>
    <w:next w:val="Index1"/>
    <w:uiPriority w:val="99"/>
    <w:semiHidden/>
    <w:unhideWhenUsed/>
    <w:rsid w:val="001D033C"/>
    <w:rPr>
      <w:rFonts w:asciiTheme="majorHAnsi" w:eastAsiaTheme="majorEastAsia" w:hAnsiTheme="majorHAnsi" w:cstheme="majorBidi"/>
      <w:b/>
      <w:bCs/>
    </w:rPr>
  </w:style>
  <w:style w:type="character" w:styleId="IntenseEmphasis">
    <w:name w:val="Intense Emphasis"/>
    <w:basedOn w:val="DefaultParagraphFont"/>
    <w:uiPriority w:val="21"/>
    <w:rsid w:val="001D033C"/>
    <w:rPr>
      <w:i/>
      <w:iCs/>
      <w:color w:val="5B9BD5" w:themeColor="accent1"/>
    </w:rPr>
  </w:style>
  <w:style w:type="paragraph" w:styleId="IntenseQuote">
    <w:name w:val="Intense Quote"/>
    <w:basedOn w:val="Normal"/>
    <w:next w:val="Normal"/>
    <w:link w:val="IntenseQuoteChar"/>
    <w:uiPriority w:val="30"/>
    <w:rsid w:val="001D033C"/>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1D033C"/>
    <w:rPr>
      <w:rFonts w:ascii="Times New Roman" w:hAnsi="Times New Roman" w:cs="Times New Roman"/>
      <w:i/>
      <w:iCs/>
      <w:color w:val="5B9BD5" w:themeColor="accent1"/>
      <w:sz w:val="24"/>
      <w:szCs w:val="24"/>
      <w:lang w:val="en-GB" w:eastAsia="ja-JP"/>
    </w:rPr>
  </w:style>
  <w:style w:type="character" w:styleId="IntenseReference">
    <w:name w:val="Intense Reference"/>
    <w:basedOn w:val="DefaultParagraphFont"/>
    <w:uiPriority w:val="32"/>
    <w:rsid w:val="001D033C"/>
    <w:rPr>
      <w:b/>
      <w:bCs/>
      <w:smallCaps/>
      <w:color w:val="5B9BD5" w:themeColor="accent1"/>
      <w:spacing w:val="5"/>
    </w:rPr>
  </w:style>
  <w:style w:type="character" w:styleId="LineNumber">
    <w:name w:val="line number"/>
    <w:basedOn w:val="DefaultParagraphFont"/>
    <w:uiPriority w:val="99"/>
    <w:semiHidden/>
    <w:unhideWhenUsed/>
    <w:rsid w:val="001D033C"/>
  </w:style>
  <w:style w:type="paragraph" w:styleId="List">
    <w:name w:val="List"/>
    <w:basedOn w:val="Normal"/>
    <w:uiPriority w:val="99"/>
    <w:semiHidden/>
    <w:unhideWhenUsed/>
    <w:rsid w:val="001D033C"/>
    <w:pPr>
      <w:ind w:left="360" w:hanging="360"/>
      <w:contextualSpacing/>
    </w:pPr>
  </w:style>
  <w:style w:type="paragraph" w:styleId="List2">
    <w:name w:val="List 2"/>
    <w:basedOn w:val="Normal"/>
    <w:uiPriority w:val="99"/>
    <w:semiHidden/>
    <w:unhideWhenUsed/>
    <w:rsid w:val="001D033C"/>
    <w:pPr>
      <w:ind w:left="720" w:hanging="360"/>
      <w:contextualSpacing/>
    </w:pPr>
  </w:style>
  <w:style w:type="paragraph" w:styleId="List3">
    <w:name w:val="List 3"/>
    <w:basedOn w:val="Normal"/>
    <w:uiPriority w:val="99"/>
    <w:semiHidden/>
    <w:unhideWhenUsed/>
    <w:rsid w:val="001D033C"/>
    <w:pPr>
      <w:ind w:left="1080" w:hanging="360"/>
      <w:contextualSpacing/>
    </w:pPr>
  </w:style>
  <w:style w:type="paragraph" w:styleId="List4">
    <w:name w:val="List 4"/>
    <w:basedOn w:val="Normal"/>
    <w:uiPriority w:val="99"/>
    <w:semiHidden/>
    <w:unhideWhenUsed/>
    <w:rsid w:val="001D033C"/>
    <w:pPr>
      <w:ind w:left="1440" w:hanging="360"/>
      <w:contextualSpacing/>
    </w:pPr>
  </w:style>
  <w:style w:type="paragraph" w:styleId="List5">
    <w:name w:val="List 5"/>
    <w:basedOn w:val="Normal"/>
    <w:uiPriority w:val="99"/>
    <w:semiHidden/>
    <w:unhideWhenUsed/>
    <w:rsid w:val="001D033C"/>
    <w:pPr>
      <w:ind w:left="1800" w:hanging="360"/>
      <w:contextualSpacing/>
    </w:pPr>
  </w:style>
  <w:style w:type="paragraph" w:styleId="ListBullet">
    <w:name w:val="List Bullet"/>
    <w:basedOn w:val="Normal"/>
    <w:uiPriority w:val="99"/>
    <w:semiHidden/>
    <w:unhideWhenUsed/>
    <w:rsid w:val="001D033C"/>
    <w:pPr>
      <w:numPr>
        <w:numId w:val="1"/>
      </w:numPr>
      <w:contextualSpacing/>
    </w:pPr>
  </w:style>
  <w:style w:type="paragraph" w:styleId="ListBullet2">
    <w:name w:val="List Bullet 2"/>
    <w:basedOn w:val="Normal"/>
    <w:uiPriority w:val="99"/>
    <w:semiHidden/>
    <w:unhideWhenUsed/>
    <w:rsid w:val="001D033C"/>
    <w:pPr>
      <w:numPr>
        <w:numId w:val="2"/>
      </w:numPr>
      <w:contextualSpacing/>
    </w:pPr>
  </w:style>
  <w:style w:type="paragraph" w:styleId="ListBullet3">
    <w:name w:val="List Bullet 3"/>
    <w:basedOn w:val="Normal"/>
    <w:uiPriority w:val="99"/>
    <w:semiHidden/>
    <w:unhideWhenUsed/>
    <w:rsid w:val="001D033C"/>
    <w:pPr>
      <w:numPr>
        <w:numId w:val="3"/>
      </w:numPr>
      <w:contextualSpacing/>
    </w:pPr>
  </w:style>
  <w:style w:type="paragraph" w:styleId="ListBullet4">
    <w:name w:val="List Bullet 4"/>
    <w:basedOn w:val="Normal"/>
    <w:uiPriority w:val="99"/>
    <w:semiHidden/>
    <w:unhideWhenUsed/>
    <w:rsid w:val="001D033C"/>
    <w:pPr>
      <w:numPr>
        <w:numId w:val="4"/>
      </w:numPr>
      <w:contextualSpacing/>
    </w:pPr>
  </w:style>
  <w:style w:type="paragraph" w:styleId="ListBullet5">
    <w:name w:val="List Bullet 5"/>
    <w:basedOn w:val="Normal"/>
    <w:uiPriority w:val="99"/>
    <w:semiHidden/>
    <w:unhideWhenUsed/>
    <w:rsid w:val="001D033C"/>
    <w:pPr>
      <w:numPr>
        <w:numId w:val="5"/>
      </w:numPr>
      <w:contextualSpacing/>
    </w:pPr>
  </w:style>
  <w:style w:type="paragraph" w:styleId="ListContinue">
    <w:name w:val="List Continue"/>
    <w:basedOn w:val="Normal"/>
    <w:uiPriority w:val="99"/>
    <w:semiHidden/>
    <w:unhideWhenUsed/>
    <w:rsid w:val="001D033C"/>
    <w:pPr>
      <w:spacing w:after="120"/>
      <w:ind w:left="360"/>
      <w:contextualSpacing/>
    </w:pPr>
  </w:style>
  <w:style w:type="paragraph" w:styleId="ListContinue2">
    <w:name w:val="List Continue 2"/>
    <w:basedOn w:val="Normal"/>
    <w:uiPriority w:val="99"/>
    <w:semiHidden/>
    <w:unhideWhenUsed/>
    <w:rsid w:val="001D033C"/>
    <w:pPr>
      <w:spacing w:after="120"/>
      <w:ind w:left="720"/>
      <w:contextualSpacing/>
    </w:pPr>
  </w:style>
  <w:style w:type="paragraph" w:styleId="ListContinue3">
    <w:name w:val="List Continue 3"/>
    <w:basedOn w:val="Normal"/>
    <w:uiPriority w:val="99"/>
    <w:semiHidden/>
    <w:unhideWhenUsed/>
    <w:rsid w:val="001D033C"/>
    <w:pPr>
      <w:spacing w:after="120"/>
      <w:ind w:left="1080"/>
      <w:contextualSpacing/>
    </w:pPr>
  </w:style>
  <w:style w:type="paragraph" w:styleId="ListContinue4">
    <w:name w:val="List Continue 4"/>
    <w:basedOn w:val="Normal"/>
    <w:uiPriority w:val="99"/>
    <w:semiHidden/>
    <w:unhideWhenUsed/>
    <w:rsid w:val="001D033C"/>
    <w:pPr>
      <w:spacing w:after="120"/>
      <w:ind w:left="1440"/>
      <w:contextualSpacing/>
    </w:pPr>
  </w:style>
  <w:style w:type="paragraph" w:styleId="ListContinue5">
    <w:name w:val="List Continue 5"/>
    <w:basedOn w:val="Normal"/>
    <w:uiPriority w:val="99"/>
    <w:semiHidden/>
    <w:unhideWhenUsed/>
    <w:rsid w:val="001D033C"/>
    <w:pPr>
      <w:spacing w:after="120"/>
      <w:ind w:left="1800"/>
      <w:contextualSpacing/>
    </w:pPr>
  </w:style>
  <w:style w:type="paragraph" w:styleId="ListNumber">
    <w:name w:val="List Number"/>
    <w:basedOn w:val="Normal"/>
    <w:uiPriority w:val="99"/>
    <w:semiHidden/>
    <w:unhideWhenUsed/>
    <w:rsid w:val="001D033C"/>
    <w:pPr>
      <w:numPr>
        <w:numId w:val="6"/>
      </w:numPr>
      <w:contextualSpacing/>
    </w:pPr>
  </w:style>
  <w:style w:type="paragraph" w:styleId="ListNumber2">
    <w:name w:val="List Number 2"/>
    <w:basedOn w:val="Normal"/>
    <w:uiPriority w:val="99"/>
    <w:semiHidden/>
    <w:unhideWhenUsed/>
    <w:rsid w:val="001D033C"/>
    <w:pPr>
      <w:numPr>
        <w:numId w:val="7"/>
      </w:numPr>
      <w:contextualSpacing/>
    </w:pPr>
  </w:style>
  <w:style w:type="paragraph" w:styleId="ListNumber3">
    <w:name w:val="List Number 3"/>
    <w:basedOn w:val="Normal"/>
    <w:uiPriority w:val="99"/>
    <w:semiHidden/>
    <w:unhideWhenUsed/>
    <w:rsid w:val="001D033C"/>
    <w:pPr>
      <w:numPr>
        <w:numId w:val="8"/>
      </w:numPr>
      <w:contextualSpacing/>
    </w:pPr>
  </w:style>
  <w:style w:type="paragraph" w:styleId="ListNumber4">
    <w:name w:val="List Number 4"/>
    <w:basedOn w:val="Normal"/>
    <w:uiPriority w:val="99"/>
    <w:semiHidden/>
    <w:unhideWhenUsed/>
    <w:rsid w:val="001D033C"/>
    <w:pPr>
      <w:numPr>
        <w:numId w:val="9"/>
      </w:numPr>
      <w:contextualSpacing/>
    </w:pPr>
  </w:style>
  <w:style w:type="paragraph" w:styleId="ListNumber5">
    <w:name w:val="List Number 5"/>
    <w:basedOn w:val="Normal"/>
    <w:uiPriority w:val="99"/>
    <w:semiHidden/>
    <w:unhideWhenUsed/>
    <w:rsid w:val="001D033C"/>
    <w:pPr>
      <w:numPr>
        <w:numId w:val="10"/>
      </w:numPr>
      <w:contextualSpacing/>
    </w:pPr>
  </w:style>
  <w:style w:type="paragraph" w:styleId="ListParagraph">
    <w:name w:val="List Paragraph"/>
    <w:basedOn w:val="Normal"/>
    <w:uiPriority w:val="34"/>
    <w:qFormat/>
    <w:rsid w:val="001D033C"/>
    <w:pPr>
      <w:ind w:left="720"/>
      <w:contextualSpacing/>
    </w:pPr>
  </w:style>
  <w:style w:type="paragraph" w:styleId="MacroText">
    <w:name w:val="macro"/>
    <w:link w:val="MacroTextChar"/>
    <w:uiPriority w:val="99"/>
    <w:semiHidden/>
    <w:unhideWhenUsed/>
    <w:rsid w:val="001D033C"/>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hAnsi="Consolas" w:cs="Times New Roman"/>
      <w:sz w:val="20"/>
      <w:szCs w:val="20"/>
      <w:lang w:val="en-GB" w:eastAsia="ja-JP"/>
    </w:rPr>
  </w:style>
  <w:style w:type="character" w:customStyle="1" w:styleId="MacroTextChar">
    <w:name w:val="Macro Text Char"/>
    <w:basedOn w:val="DefaultParagraphFont"/>
    <w:link w:val="MacroText"/>
    <w:uiPriority w:val="99"/>
    <w:semiHidden/>
    <w:rsid w:val="001D033C"/>
    <w:rPr>
      <w:rFonts w:ascii="Consolas" w:hAnsi="Consolas" w:cs="Times New Roman"/>
      <w:sz w:val="20"/>
      <w:szCs w:val="20"/>
      <w:lang w:val="en-GB" w:eastAsia="ja-JP"/>
    </w:rPr>
  </w:style>
  <w:style w:type="paragraph" w:styleId="MessageHeader">
    <w:name w:val="Message Header"/>
    <w:basedOn w:val="Normal"/>
    <w:link w:val="MessageHeaderChar"/>
    <w:uiPriority w:val="99"/>
    <w:semiHidden/>
    <w:unhideWhenUsed/>
    <w:rsid w:val="001D033C"/>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1D033C"/>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1D033C"/>
    <w:pPr>
      <w:spacing w:after="0" w:line="240" w:lineRule="auto"/>
    </w:pPr>
    <w:rPr>
      <w:rFonts w:ascii="Times New Roman" w:hAnsi="Times New Roman" w:cs="Times New Roman"/>
      <w:sz w:val="24"/>
      <w:szCs w:val="24"/>
      <w:lang w:val="en-GB" w:eastAsia="ja-JP"/>
    </w:rPr>
  </w:style>
  <w:style w:type="paragraph" w:styleId="NormalWeb">
    <w:name w:val="Normal (Web)"/>
    <w:basedOn w:val="Normal"/>
    <w:uiPriority w:val="99"/>
    <w:semiHidden/>
    <w:unhideWhenUsed/>
    <w:rsid w:val="001D033C"/>
  </w:style>
  <w:style w:type="paragraph" w:styleId="NormalIndent">
    <w:name w:val="Normal Indent"/>
    <w:basedOn w:val="Normal"/>
    <w:uiPriority w:val="99"/>
    <w:semiHidden/>
    <w:unhideWhenUsed/>
    <w:rsid w:val="001D033C"/>
    <w:pPr>
      <w:ind w:left="720"/>
    </w:pPr>
  </w:style>
  <w:style w:type="paragraph" w:styleId="NoteHeading">
    <w:name w:val="Note Heading"/>
    <w:basedOn w:val="Normal"/>
    <w:next w:val="Normal"/>
    <w:link w:val="NoteHeadingChar"/>
    <w:uiPriority w:val="99"/>
    <w:semiHidden/>
    <w:unhideWhenUsed/>
    <w:rsid w:val="001D033C"/>
    <w:pPr>
      <w:spacing w:before="0"/>
    </w:pPr>
  </w:style>
  <w:style w:type="character" w:customStyle="1" w:styleId="NoteHeadingChar">
    <w:name w:val="Note Heading Char"/>
    <w:basedOn w:val="DefaultParagraphFont"/>
    <w:link w:val="NoteHeading"/>
    <w:uiPriority w:val="99"/>
    <w:semiHidden/>
    <w:rsid w:val="001D033C"/>
    <w:rPr>
      <w:rFonts w:ascii="Times New Roman" w:hAnsi="Times New Roman" w:cs="Times New Roman"/>
      <w:sz w:val="24"/>
      <w:szCs w:val="24"/>
      <w:lang w:val="en-GB" w:eastAsia="ja-JP"/>
    </w:rPr>
  </w:style>
  <w:style w:type="character" w:styleId="PageNumber">
    <w:name w:val="page number"/>
    <w:basedOn w:val="DefaultParagraphFont"/>
    <w:uiPriority w:val="99"/>
    <w:semiHidden/>
    <w:unhideWhenUsed/>
    <w:rsid w:val="001D033C"/>
  </w:style>
  <w:style w:type="paragraph" w:styleId="PlainText">
    <w:name w:val="Plain Text"/>
    <w:basedOn w:val="Normal"/>
    <w:link w:val="PlainTextChar"/>
    <w:uiPriority w:val="99"/>
    <w:semiHidden/>
    <w:unhideWhenUsed/>
    <w:rsid w:val="001D033C"/>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1D033C"/>
    <w:rPr>
      <w:rFonts w:ascii="Consolas" w:hAnsi="Consolas" w:cs="Times New Roman"/>
      <w:sz w:val="21"/>
      <w:szCs w:val="21"/>
      <w:lang w:val="en-GB" w:eastAsia="ja-JP"/>
    </w:rPr>
  </w:style>
  <w:style w:type="paragraph" w:styleId="Salutation">
    <w:name w:val="Salutation"/>
    <w:basedOn w:val="Normal"/>
    <w:next w:val="Normal"/>
    <w:link w:val="SalutationChar"/>
    <w:uiPriority w:val="99"/>
    <w:semiHidden/>
    <w:unhideWhenUsed/>
    <w:rsid w:val="001D033C"/>
  </w:style>
  <w:style w:type="character" w:customStyle="1" w:styleId="SalutationChar">
    <w:name w:val="Salutation Char"/>
    <w:basedOn w:val="DefaultParagraphFont"/>
    <w:link w:val="Salutation"/>
    <w:uiPriority w:val="99"/>
    <w:semiHidden/>
    <w:rsid w:val="001D033C"/>
    <w:rPr>
      <w:rFonts w:ascii="Times New Roman" w:hAnsi="Times New Roman" w:cs="Times New Roman"/>
      <w:sz w:val="24"/>
      <w:szCs w:val="24"/>
      <w:lang w:val="en-GB" w:eastAsia="ja-JP"/>
    </w:rPr>
  </w:style>
  <w:style w:type="paragraph" w:styleId="Signature">
    <w:name w:val="Signature"/>
    <w:basedOn w:val="Normal"/>
    <w:link w:val="SignatureChar"/>
    <w:uiPriority w:val="99"/>
    <w:semiHidden/>
    <w:unhideWhenUsed/>
    <w:rsid w:val="001D033C"/>
    <w:pPr>
      <w:spacing w:before="0"/>
      <w:ind w:left="4320"/>
    </w:pPr>
  </w:style>
  <w:style w:type="character" w:customStyle="1" w:styleId="SignatureChar">
    <w:name w:val="Signature Char"/>
    <w:basedOn w:val="DefaultParagraphFont"/>
    <w:link w:val="Signature"/>
    <w:uiPriority w:val="99"/>
    <w:semiHidden/>
    <w:rsid w:val="001D033C"/>
    <w:rPr>
      <w:rFonts w:ascii="Times New Roman" w:hAnsi="Times New Roman" w:cs="Times New Roman"/>
      <w:sz w:val="24"/>
      <w:szCs w:val="24"/>
      <w:lang w:val="en-GB" w:eastAsia="ja-JP"/>
    </w:rPr>
  </w:style>
  <w:style w:type="character" w:styleId="SmartHyperlink">
    <w:name w:val="Smart Hyperlink"/>
    <w:basedOn w:val="DefaultParagraphFont"/>
    <w:uiPriority w:val="99"/>
    <w:semiHidden/>
    <w:unhideWhenUsed/>
    <w:rsid w:val="001D033C"/>
    <w:rPr>
      <w:u w:val="dotted"/>
    </w:rPr>
  </w:style>
  <w:style w:type="character" w:styleId="SmartLink">
    <w:name w:val="Smart Link"/>
    <w:basedOn w:val="DefaultParagraphFont"/>
    <w:uiPriority w:val="99"/>
    <w:semiHidden/>
    <w:unhideWhenUsed/>
    <w:rsid w:val="001D033C"/>
    <w:rPr>
      <w:color w:val="0000FF"/>
      <w:u w:val="single"/>
      <w:shd w:val="clear" w:color="auto" w:fill="F3F2F1"/>
    </w:rPr>
  </w:style>
  <w:style w:type="character" w:styleId="Strong">
    <w:name w:val="Strong"/>
    <w:basedOn w:val="DefaultParagraphFont"/>
    <w:uiPriority w:val="22"/>
    <w:rsid w:val="001D033C"/>
    <w:rPr>
      <w:b/>
      <w:bCs/>
    </w:rPr>
  </w:style>
  <w:style w:type="paragraph" w:styleId="Subtitle">
    <w:name w:val="Subtitle"/>
    <w:basedOn w:val="Normal"/>
    <w:next w:val="Normal"/>
    <w:link w:val="SubtitleChar"/>
    <w:uiPriority w:val="11"/>
    <w:rsid w:val="001D033C"/>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1D033C"/>
    <w:rPr>
      <w:color w:val="5A5A5A" w:themeColor="text1" w:themeTint="A5"/>
      <w:spacing w:val="15"/>
      <w:lang w:val="en-GB" w:eastAsia="ja-JP"/>
    </w:rPr>
  </w:style>
  <w:style w:type="character" w:styleId="SubtleEmphasis">
    <w:name w:val="Subtle Emphasis"/>
    <w:basedOn w:val="DefaultParagraphFont"/>
    <w:uiPriority w:val="19"/>
    <w:rsid w:val="001D033C"/>
    <w:rPr>
      <w:i/>
      <w:iCs/>
      <w:color w:val="404040" w:themeColor="text1" w:themeTint="BF"/>
    </w:rPr>
  </w:style>
  <w:style w:type="character" w:styleId="SubtleReference">
    <w:name w:val="Subtle Reference"/>
    <w:basedOn w:val="DefaultParagraphFont"/>
    <w:uiPriority w:val="31"/>
    <w:rsid w:val="001D033C"/>
    <w:rPr>
      <w:smallCaps/>
      <w:color w:val="5A5A5A" w:themeColor="text1" w:themeTint="A5"/>
    </w:rPr>
  </w:style>
  <w:style w:type="paragraph" w:styleId="TableofAuthorities">
    <w:name w:val="table of authorities"/>
    <w:basedOn w:val="Normal"/>
    <w:next w:val="Normal"/>
    <w:uiPriority w:val="99"/>
    <w:semiHidden/>
    <w:unhideWhenUsed/>
    <w:rsid w:val="001D033C"/>
    <w:pPr>
      <w:ind w:left="240" w:hanging="240"/>
    </w:pPr>
  </w:style>
  <w:style w:type="paragraph" w:styleId="Title">
    <w:name w:val="Title"/>
    <w:basedOn w:val="Normal"/>
    <w:next w:val="Normal"/>
    <w:link w:val="TitleChar"/>
    <w:uiPriority w:val="10"/>
    <w:rsid w:val="001D033C"/>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33C"/>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uiPriority w:val="99"/>
    <w:semiHidden/>
    <w:unhideWhenUsed/>
    <w:rsid w:val="001D033C"/>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1D033C"/>
    <w:pPr>
      <w:spacing w:after="100"/>
      <w:ind w:left="720"/>
    </w:pPr>
  </w:style>
  <w:style w:type="paragraph" w:styleId="TOC5">
    <w:name w:val="toc 5"/>
    <w:basedOn w:val="Normal"/>
    <w:next w:val="Normal"/>
    <w:autoRedefine/>
    <w:uiPriority w:val="39"/>
    <w:semiHidden/>
    <w:unhideWhenUsed/>
    <w:rsid w:val="001D033C"/>
    <w:pPr>
      <w:spacing w:after="100"/>
      <w:ind w:left="960"/>
    </w:pPr>
  </w:style>
  <w:style w:type="paragraph" w:styleId="TOC6">
    <w:name w:val="toc 6"/>
    <w:basedOn w:val="Normal"/>
    <w:next w:val="Normal"/>
    <w:autoRedefine/>
    <w:uiPriority w:val="39"/>
    <w:semiHidden/>
    <w:unhideWhenUsed/>
    <w:rsid w:val="001D033C"/>
    <w:pPr>
      <w:spacing w:after="100"/>
      <w:ind w:left="1200"/>
    </w:pPr>
  </w:style>
  <w:style w:type="paragraph" w:styleId="TOC7">
    <w:name w:val="toc 7"/>
    <w:basedOn w:val="Normal"/>
    <w:next w:val="Normal"/>
    <w:autoRedefine/>
    <w:uiPriority w:val="39"/>
    <w:semiHidden/>
    <w:unhideWhenUsed/>
    <w:rsid w:val="001D033C"/>
    <w:pPr>
      <w:spacing w:after="100"/>
      <w:ind w:left="1440"/>
    </w:pPr>
  </w:style>
  <w:style w:type="paragraph" w:styleId="TOC8">
    <w:name w:val="toc 8"/>
    <w:basedOn w:val="Normal"/>
    <w:next w:val="Normal"/>
    <w:autoRedefine/>
    <w:uiPriority w:val="39"/>
    <w:semiHidden/>
    <w:unhideWhenUsed/>
    <w:rsid w:val="001D033C"/>
    <w:pPr>
      <w:spacing w:after="100"/>
      <w:ind w:left="1680"/>
    </w:pPr>
  </w:style>
  <w:style w:type="paragraph" w:styleId="TOC9">
    <w:name w:val="toc 9"/>
    <w:basedOn w:val="Normal"/>
    <w:next w:val="Normal"/>
    <w:autoRedefine/>
    <w:uiPriority w:val="39"/>
    <w:semiHidden/>
    <w:unhideWhenUsed/>
    <w:rsid w:val="001D033C"/>
    <w:pPr>
      <w:spacing w:after="100"/>
      <w:ind w:left="1920"/>
    </w:pPr>
  </w:style>
  <w:style w:type="paragraph" w:styleId="TOCHeading">
    <w:name w:val="TOC Heading"/>
    <w:basedOn w:val="Heading1"/>
    <w:next w:val="Normal"/>
    <w:uiPriority w:val="39"/>
    <w:semiHidden/>
    <w:unhideWhenUsed/>
    <w:rsid w:val="001D033C"/>
    <w:pPr>
      <w:tabs>
        <w:tab w:val="clear" w:pos="794"/>
        <w:tab w:val="clear" w:pos="1191"/>
        <w:tab w:val="clear" w:pos="1588"/>
        <w:tab w:val="clear" w:pos="1985"/>
      </w:tabs>
      <w:overflowPunct/>
      <w:autoSpaceDE/>
      <w:autoSpaceDN/>
      <w:adjustRightInd/>
      <w:spacing w:before="240"/>
      <w:ind w:left="0" w:firstLine="0"/>
      <w:textAlignment w:val="auto"/>
      <w:outlineLvl w:val="9"/>
    </w:pPr>
    <w:rPr>
      <w:rFonts w:asciiTheme="majorHAnsi" w:eastAsiaTheme="majorEastAsia" w:hAnsiTheme="majorHAnsi" w:cstheme="majorBidi"/>
      <w:b w:val="0"/>
      <w:color w:val="2E74B5" w:themeColor="accent1" w:themeShade="BF"/>
      <w:sz w:val="32"/>
      <w:szCs w:val="32"/>
      <w:lang w:eastAsia="ja-JP"/>
    </w:rPr>
  </w:style>
  <w:style w:type="paragraph" w:customStyle="1" w:styleId="TSBHeaderRight14">
    <w:name w:val="TSBHeaderRight14"/>
    <w:basedOn w:val="Normal"/>
    <w:rsid w:val="00397713"/>
    <w:pPr>
      <w:jc w:val="right"/>
    </w:pPr>
    <w:rPr>
      <w:b/>
      <w:bCs/>
      <w:sz w:val="28"/>
      <w:szCs w:val="28"/>
    </w:rPr>
  </w:style>
  <w:style w:type="paragraph" w:customStyle="1" w:styleId="TSBHeaderQuestion">
    <w:name w:val="TSBHeaderQuestion"/>
    <w:basedOn w:val="Normal"/>
    <w:rsid w:val="00397713"/>
  </w:style>
  <w:style w:type="paragraph" w:customStyle="1" w:styleId="TSBHeaderSource">
    <w:name w:val="TSBHeaderSource"/>
    <w:basedOn w:val="Normal"/>
    <w:rsid w:val="00397713"/>
  </w:style>
  <w:style w:type="paragraph" w:customStyle="1" w:styleId="TSBHeaderTitle">
    <w:name w:val="TSBHeaderTitle"/>
    <w:basedOn w:val="Normal"/>
    <w:rsid w:val="00397713"/>
  </w:style>
  <w:style w:type="paragraph" w:customStyle="1" w:styleId="TSBHeaderSummary">
    <w:name w:val="TSBHeaderSummary"/>
    <w:basedOn w:val="Normal"/>
    <w:rsid w:val="00397713"/>
  </w:style>
  <w:style w:type="table" w:styleId="TableGrid">
    <w:name w:val="Table Grid"/>
    <w:basedOn w:val="TableNormal"/>
    <w:uiPriority w:val="39"/>
    <w:rsid w:val="0087240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E1AD2"/>
    <w:pPr>
      <w:autoSpaceDE w:val="0"/>
      <w:autoSpaceDN w:val="0"/>
      <w:adjustRightInd w:val="0"/>
      <w:spacing w:after="0" w:line="240" w:lineRule="auto"/>
    </w:pPr>
    <w:rPr>
      <w:rFonts w:ascii="Century Gothic" w:hAnsi="Century Gothic" w:cs="Century Gothic"/>
      <w:color w:val="000000"/>
      <w:sz w:val="24"/>
      <w:szCs w:val="24"/>
    </w:rPr>
  </w:style>
  <w:style w:type="table" w:customStyle="1" w:styleId="TableGrid1">
    <w:name w:val="Table Grid1"/>
    <w:basedOn w:val="TableNormal"/>
    <w:next w:val="TableGrid"/>
    <w:rsid w:val="004878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aftertitle">
    <w:name w:val="Normal_after_title"/>
    <w:basedOn w:val="Normal"/>
    <w:next w:val="Normal"/>
    <w:link w:val="NormalaftertitleChar"/>
    <w:rsid w:val="009328A1"/>
    <w:pPr>
      <w:tabs>
        <w:tab w:val="left" w:pos="1134"/>
        <w:tab w:val="left" w:pos="1871"/>
        <w:tab w:val="left" w:pos="2268"/>
      </w:tabs>
      <w:overflowPunct w:val="0"/>
      <w:autoSpaceDE w:val="0"/>
      <w:autoSpaceDN w:val="0"/>
      <w:adjustRightInd w:val="0"/>
      <w:spacing w:before="360"/>
      <w:textAlignment w:val="baseline"/>
    </w:pPr>
    <w:rPr>
      <w:rFonts w:eastAsia="Times New Roman"/>
      <w:szCs w:val="20"/>
      <w:lang w:eastAsia="en-US"/>
    </w:rPr>
  </w:style>
  <w:style w:type="character" w:customStyle="1" w:styleId="NormalaftertitleChar">
    <w:name w:val="Normal_after_title Char"/>
    <w:basedOn w:val="DefaultParagraphFont"/>
    <w:link w:val="Normalaftertitle"/>
    <w:locked/>
    <w:rsid w:val="009328A1"/>
    <w:rPr>
      <w:rFonts w:ascii="Times New Roman" w:eastAsia="Times New Roman" w:hAnsi="Times New Roman" w:cs="Times New Roman"/>
      <w:sz w:val="24"/>
      <w:szCs w:val="20"/>
      <w:lang w:val="en-GB" w:eastAsia="en-US"/>
    </w:rPr>
  </w:style>
  <w:style w:type="table" w:customStyle="1" w:styleId="TableGrid2">
    <w:name w:val="Table Grid2"/>
    <w:basedOn w:val="TableNormal"/>
    <w:next w:val="TableGrid"/>
    <w:rsid w:val="00CA26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textChar">
    <w:name w:val="Table_text Char"/>
    <w:link w:val="Tabletext"/>
    <w:locked/>
    <w:rsid w:val="00D60EA6"/>
    <w:rPr>
      <w:rFonts w:ascii="Times New Roman" w:eastAsia="Times New Roman" w:hAnsi="Times New Roman" w:cs="Times New Roman"/>
      <w:szCs w:val="20"/>
      <w:lang w:val="en-GB" w:eastAsia="en-US"/>
    </w:rPr>
  </w:style>
  <w:style w:type="table" w:customStyle="1" w:styleId="Tabelacomgrade1">
    <w:name w:val="Tabela com grade1"/>
    <w:basedOn w:val="TableNormal"/>
    <w:next w:val="TableGrid"/>
    <w:uiPriority w:val="39"/>
    <w:rsid w:val="00E947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954693">
      <w:bodyDiv w:val="1"/>
      <w:marLeft w:val="0"/>
      <w:marRight w:val="0"/>
      <w:marTop w:val="0"/>
      <w:marBottom w:val="0"/>
      <w:divBdr>
        <w:top w:val="none" w:sz="0" w:space="0" w:color="auto"/>
        <w:left w:val="none" w:sz="0" w:space="0" w:color="auto"/>
        <w:bottom w:val="none" w:sz="0" w:space="0" w:color="auto"/>
        <w:right w:val="none" w:sz="0" w:space="0" w:color="auto"/>
      </w:divBdr>
    </w:div>
    <w:div w:id="165679271">
      <w:bodyDiv w:val="1"/>
      <w:marLeft w:val="0"/>
      <w:marRight w:val="0"/>
      <w:marTop w:val="0"/>
      <w:marBottom w:val="0"/>
      <w:divBdr>
        <w:top w:val="none" w:sz="0" w:space="0" w:color="auto"/>
        <w:left w:val="none" w:sz="0" w:space="0" w:color="auto"/>
        <w:bottom w:val="none" w:sz="0" w:space="0" w:color="auto"/>
        <w:right w:val="none" w:sz="0" w:space="0" w:color="auto"/>
      </w:divBdr>
    </w:div>
    <w:div w:id="649285497">
      <w:bodyDiv w:val="1"/>
      <w:marLeft w:val="0"/>
      <w:marRight w:val="0"/>
      <w:marTop w:val="0"/>
      <w:marBottom w:val="0"/>
      <w:divBdr>
        <w:top w:val="none" w:sz="0" w:space="0" w:color="auto"/>
        <w:left w:val="none" w:sz="0" w:space="0" w:color="auto"/>
        <w:bottom w:val="none" w:sz="0" w:space="0" w:color="auto"/>
        <w:right w:val="none" w:sz="0" w:space="0" w:color="auto"/>
      </w:divBdr>
    </w:div>
    <w:div w:id="659425377">
      <w:bodyDiv w:val="1"/>
      <w:marLeft w:val="0"/>
      <w:marRight w:val="0"/>
      <w:marTop w:val="0"/>
      <w:marBottom w:val="0"/>
      <w:divBdr>
        <w:top w:val="none" w:sz="0" w:space="0" w:color="auto"/>
        <w:left w:val="none" w:sz="0" w:space="0" w:color="auto"/>
        <w:bottom w:val="none" w:sz="0" w:space="0" w:color="auto"/>
        <w:right w:val="none" w:sz="0" w:space="0" w:color="auto"/>
      </w:divBdr>
    </w:div>
    <w:div w:id="666060748">
      <w:bodyDiv w:val="1"/>
      <w:marLeft w:val="0"/>
      <w:marRight w:val="0"/>
      <w:marTop w:val="0"/>
      <w:marBottom w:val="0"/>
      <w:divBdr>
        <w:top w:val="none" w:sz="0" w:space="0" w:color="auto"/>
        <w:left w:val="none" w:sz="0" w:space="0" w:color="auto"/>
        <w:bottom w:val="none" w:sz="0" w:space="0" w:color="auto"/>
        <w:right w:val="none" w:sz="0" w:space="0" w:color="auto"/>
      </w:divBdr>
    </w:div>
    <w:div w:id="743918204">
      <w:bodyDiv w:val="1"/>
      <w:marLeft w:val="0"/>
      <w:marRight w:val="0"/>
      <w:marTop w:val="0"/>
      <w:marBottom w:val="0"/>
      <w:divBdr>
        <w:top w:val="none" w:sz="0" w:space="0" w:color="auto"/>
        <w:left w:val="none" w:sz="0" w:space="0" w:color="auto"/>
        <w:bottom w:val="none" w:sz="0" w:space="0" w:color="auto"/>
        <w:right w:val="none" w:sz="0" w:space="0" w:color="auto"/>
      </w:divBdr>
    </w:div>
    <w:div w:id="785537911">
      <w:bodyDiv w:val="1"/>
      <w:marLeft w:val="0"/>
      <w:marRight w:val="0"/>
      <w:marTop w:val="0"/>
      <w:marBottom w:val="0"/>
      <w:divBdr>
        <w:top w:val="none" w:sz="0" w:space="0" w:color="auto"/>
        <w:left w:val="none" w:sz="0" w:space="0" w:color="auto"/>
        <w:bottom w:val="none" w:sz="0" w:space="0" w:color="auto"/>
        <w:right w:val="none" w:sz="0" w:space="0" w:color="auto"/>
      </w:divBdr>
    </w:div>
    <w:div w:id="883566330">
      <w:bodyDiv w:val="1"/>
      <w:marLeft w:val="0"/>
      <w:marRight w:val="0"/>
      <w:marTop w:val="0"/>
      <w:marBottom w:val="0"/>
      <w:divBdr>
        <w:top w:val="none" w:sz="0" w:space="0" w:color="auto"/>
        <w:left w:val="none" w:sz="0" w:space="0" w:color="auto"/>
        <w:bottom w:val="none" w:sz="0" w:space="0" w:color="auto"/>
        <w:right w:val="none" w:sz="0" w:space="0" w:color="auto"/>
      </w:divBdr>
    </w:div>
    <w:div w:id="954797467">
      <w:bodyDiv w:val="1"/>
      <w:marLeft w:val="0"/>
      <w:marRight w:val="0"/>
      <w:marTop w:val="0"/>
      <w:marBottom w:val="0"/>
      <w:divBdr>
        <w:top w:val="none" w:sz="0" w:space="0" w:color="auto"/>
        <w:left w:val="none" w:sz="0" w:space="0" w:color="auto"/>
        <w:bottom w:val="none" w:sz="0" w:space="0" w:color="auto"/>
        <w:right w:val="none" w:sz="0" w:space="0" w:color="auto"/>
      </w:divBdr>
    </w:div>
    <w:div w:id="1081373820">
      <w:bodyDiv w:val="1"/>
      <w:marLeft w:val="0"/>
      <w:marRight w:val="0"/>
      <w:marTop w:val="0"/>
      <w:marBottom w:val="0"/>
      <w:divBdr>
        <w:top w:val="none" w:sz="0" w:space="0" w:color="auto"/>
        <w:left w:val="none" w:sz="0" w:space="0" w:color="auto"/>
        <w:bottom w:val="none" w:sz="0" w:space="0" w:color="auto"/>
        <w:right w:val="none" w:sz="0" w:space="0" w:color="auto"/>
      </w:divBdr>
    </w:div>
    <w:div w:id="1657492942">
      <w:bodyDiv w:val="1"/>
      <w:marLeft w:val="0"/>
      <w:marRight w:val="0"/>
      <w:marTop w:val="0"/>
      <w:marBottom w:val="0"/>
      <w:divBdr>
        <w:top w:val="none" w:sz="0" w:space="0" w:color="auto"/>
        <w:left w:val="none" w:sz="0" w:space="0" w:color="auto"/>
        <w:bottom w:val="none" w:sz="0" w:space="0" w:color="auto"/>
        <w:right w:val="none" w:sz="0" w:space="0" w:color="auto"/>
      </w:divBdr>
    </w:div>
    <w:div w:id="1942101163">
      <w:bodyDiv w:val="1"/>
      <w:marLeft w:val="0"/>
      <w:marRight w:val="0"/>
      <w:marTop w:val="0"/>
      <w:marBottom w:val="0"/>
      <w:divBdr>
        <w:top w:val="none" w:sz="0" w:space="0" w:color="auto"/>
        <w:left w:val="none" w:sz="0" w:space="0" w:color="auto"/>
        <w:bottom w:val="none" w:sz="0" w:space="0" w:color="auto"/>
        <w:right w:val="none" w:sz="0" w:space="0" w:color="auto"/>
      </w:divBdr>
    </w:div>
    <w:div w:id="2132245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kofi.yeboah-kordieh@nca.org.gh" TargetMode="External"/><Relationship Id="rId18" Type="http://schemas.openxmlformats.org/officeDocument/2006/relationships/hyperlink" Target="https://www.itu.int/md/T25-SG11-250219-TD-GEN-0017/en" TargetMode="External"/><Relationship Id="rId26" Type="http://schemas.openxmlformats.org/officeDocument/2006/relationships/hyperlink" Target="https://extranet.itu.int/sites/itu-t/initiatives/casc/SitePages/Home.aspx" TargetMode="External"/><Relationship Id="rId39" Type="http://schemas.microsoft.com/office/2011/relationships/people" Target="people.xml"/><Relationship Id="rId21" Type="http://schemas.openxmlformats.org/officeDocument/2006/relationships/hyperlink" Target="https://itu.int/go/tcdb" TargetMode="External"/><Relationship Id="rId34" Type="http://schemas.openxmlformats.org/officeDocument/2006/relationships/hyperlink" Target="mailto:rika.ariyanti@gmail.co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itu.int/md/T25-SG11-250219-TD-GEN-0037/en" TargetMode="External"/><Relationship Id="rId20" Type="http://schemas.openxmlformats.org/officeDocument/2006/relationships/hyperlink" Target="https://www.itu.int/dms_pub/itu-t/opb/sp/T-SP-OB.1293-2024-OAS-PDF-E.pdf" TargetMode="External"/><Relationship Id="rId29" Type="http://schemas.openxmlformats.org/officeDocument/2006/relationships/hyperlink" Target="mailto:tsg11casc@lists.itu.int"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itu.int/md/T25-SG11-C-0119/en" TargetMode="External"/><Relationship Id="rId32" Type="http://schemas.openxmlformats.org/officeDocument/2006/relationships/hyperlink" Target="http://www.kan.or.id" TargetMode="External"/><Relationship Id="rId37" Type="http://schemas.openxmlformats.org/officeDocument/2006/relationships/image" Target="cid:image001.png@01D572FD.CD2B5880" TargetMode="External"/><Relationship Id="rId40"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mailto:karim.wakil@cert.mincom.tn" TargetMode="External"/><Relationship Id="rId23" Type="http://schemas.openxmlformats.org/officeDocument/2006/relationships/hyperlink" Target="https://www.itu.int/md/T25-SG11-C-0119/en" TargetMode="External"/><Relationship Id="rId28" Type="http://schemas.openxmlformats.org/officeDocument/2006/relationships/hyperlink" Target="mailto:tsg11casc@lists.itu.int" TargetMode="External"/><Relationship Id="rId36"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hyperlink" Target="https://www.itu.int/md/T25-SG11-250219-TD-GEN-0017/en" TargetMode="External"/><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nshulkr.gupta@gov.in" TargetMode="External"/><Relationship Id="rId22" Type="http://schemas.openxmlformats.org/officeDocument/2006/relationships/hyperlink" Target="https://www.itu.int/en/ITU-T/studygroups/com11/casc/Pages/default.aspx" TargetMode="External"/><Relationship Id="rId27" Type="http://schemas.openxmlformats.org/officeDocument/2006/relationships/hyperlink" Target="mailto:tsg11casc@lists.itu.int" TargetMode="External"/><Relationship Id="rId30" Type="http://schemas.openxmlformats.org/officeDocument/2006/relationships/header" Target="header1.xml"/><Relationship Id="rId35" Type="http://schemas.openxmlformats.org/officeDocument/2006/relationships/hyperlink" Target="https://www.itu.int/dms_pub/itu-t/opb/sp/T-SP-OB.1293-2024-OAS-PDF-E.pdf"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mailto:leonardoc@anatel.gov.br" TargetMode="External"/><Relationship Id="rId17" Type="http://schemas.openxmlformats.org/officeDocument/2006/relationships/hyperlink" Target="https://www.itu.int/md/T25-SG11-C-0119/en" TargetMode="External"/><Relationship Id="rId25" Type="http://schemas.openxmlformats.org/officeDocument/2006/relationships/hyperlink" Target="https://www.itu.int/md/meetingdoc.asp?lang=en&amp;parent=T25-SG11-250219-TD-GEN-0230" TargetMode="External"/><Relationship Id="rId33" Type="http://schemas.openxmlformats.org/officeDocument/2006/relationships/hyperlink" Target="mailto:sistem.mutu@mail.kominfo.go.id" TargetMode="External"/><Relationship Id="rId38"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mpos\AppData\Roaming\Microsoft\Templates\ITU-T%20SG\Basic_Docum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635A17F46754A4FA460DCE967D449DB"/>
        <w:category>
          <w:name w:val="General"/>
          <w:gallery w:val="placeholder"/>
        </w:category>
        <w:types>
          <w:type w:val="bbPlcHdr"/>
        </w:types>
        <w:behaviors>
          <w:behavior w:val="content"/>
        </w:behaviors>
        <w:guid w:val="{FBB6350D-171E-4BFF-B517-68E07A79B3CB}"/>
      </w:docPartPr>
      <w:docPartBody>
        <w:p w:rsidR="00524EFF" w:rsidRDefault="00524EFF" w:rsidP="00524EFF">
          <w:pPr>
            <w:pStyle w:val="4635A17F46754A4FA460DCE967D449DB"/>
          </w:pPr>
          <w:r w:rsidRPr="00136DDD">
            <w:rPr>
              <w:rStyle w:val="PlaceholderText"/>
            </w:rPr>
            <w:t>Insert an abstract under 200 words that describes the content of the document, including a clear description of any proposals it may contain.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MT">
    <w:altName w:val="Calibri"/>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
    <w:altName w:val="MS Mincho"/>
    <w:charset w:val="80"/>
    <w:family w:val="auto"/>
    <w:pitch w:val="default"/>
    <w:sig w:usb0="00000000" w:usb1="00000000"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Webdings">
    <w:panose1 w:val="05030102010509060703"/>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2C4"/>
    <w:rsid w:val="000D415E"/>
    <w:rsid w:val="001D77CE"/>
    <w:rsid w:val="00203655"/>
    <w:rsid w:val="00204E8E"/>
    <w:rsid w:val="002F3D9F"/>
    <w:rsid w:val="003C25ED"/>
    <w:rsid w:val="00463782"/>
    <w:rsid w:val="004A3EDD"/>
    <w:rsid w:val="004E716F"/>
    <w:rsid w:val="00507D84"/>
    <w:rsid w:val="00524EFF"/>
    <w:rsid w:val="00572908"/>
    <w:rsid w:val="00584172"/>
    <w:rsid w:val="00584F39"/>
    <w:rsid w:val="005A527F"/>
    <w:rsid w:val="005A5DD5"/>
    <w:rsid w:val="005E11BF"/>
    <w:rsid w:val="006224A7"/>
    <w:rsid w:val="00762201"/>
    <w:rsid w:val="00833754"/>
    <w:rsid w:val="008B009D"/>
    <w:rsid w:val="008B6B46"/>
    <w:rsid w:val="008D030D"/>
    <w:rsid w:val="008F67F2"/>
    <w:rsid w:val="00907DB4"/>
    <w:rsid w:val="00916F2E"/>
    <w:rsid w:val="009F2B22"/>
    <w:rsid w:val="00A35926"/>
    <w:rsid w:val="00B03F9E"/>
    <w:rsid w:val="00B64289"/>
    <w:rsid w:val="00BF2B74"/>
    <w:rsid w:val="00CD44B9"/>
    <w:rsid w:val="00DD4BC0"/>
    <w:rsid w:val="00E37EAD"/>
    <w:rsid w:val="00E5310E"/>
    <w:rsid w:val="00EF54C9"/>
    <w:rsid w:val="00F14781"/>
    <w:rsid w:val="00F3393E"/>
    <w:rsid w:val="00F47D75"/>
    <w:rsid w:val="00F86CA5"/>
    <w:rsid w:val="00FD42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24EFF"/>
  </w:style>
  <w:style w:type="paragraph" w:customStyle="1" w:styleId="4635A17F46754A4FA460DCE967D449DB">
    <w:name w:val="4635A17F46754A4FA460DCE967D449DB"/>
    <w:rsid w:val="00524EF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6a8b31c-2092-491e-8a6d-2c0651a6aa1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68265EFCC0FA942880FDF8F09CAE42F" ma:contentTypeVersion="15" ma:contentTypeDescription="Create a new document." ma:contentTypeScope="" ma:versionID="3bc79f89c5c6e2fa1468e7047361767a">
  <xsd:schema xmlns:xsd="http://www.w3.org/2001/XMLSchema" xmlns:xs="http://www.w3.org/2001/XMLSchema" xmlns:p="http://schemas.microsoft.com/office/2006/metadata/properties" xmlns:ns3="36a8b31c-2092-491e-8a6d-2c0651a6aa10" xmlns:ns4="b4865038-bbc2-4688-b108-95abe703a3c5" targetNamespace="http://schemas.microsoft.com/office/2006/metadata/properties" ma:root="true" ma:fieldsID="1b9ffbca11fbabbfe829784af4316ab4" ns3:_="" ns4:_="">
    <xsd:import namespace="36a8b31c-2092-491e-8a6d-2c0651a6aa10"/>
    <xsd:import namespace="b4865038-bbc2-4688-b108-95abe703a3c5"/>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a8b31c-2092-491e-8a6d-2c0651a6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865038-bbc2-4688-b108-95abe703a3c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2.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 ds:uri="36a8b31c-2092-491e-8a6d-2c0651a6aa10"/>
  </ds:schemaRefs>
</ds:datastoreItem>
</file>

<file path=customXml/itemProps3.xml><?xml version="1.0" encoding="utf-8"?>
<ds:datastoreItem xmlns:ds="http://schemas.openxmlformats.org/officeDocument/2006/customXml" ds:itemID="{3282465E-A20A-420E-9F18-9A33D5C94A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a8b31c-2092-491e-8a6d-2c0651a6aa10"/>
    <ds:schemaRef ds:uri="b4865038-bbc2-4688-b108-95abe703a3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156D120-7A8D-4235-A055-A06BCD8FB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Basic_Document.dotx</Template>
  <TotalTime>8</TotalTime>
  <Pages>7</Pages>
  <Words>2224</Words>
  <Characters>12678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Anatel’s telecommunication product conformance assessment process and proposal of a webinar for promoting awareness and increasing adherence to the ITU test laboratory recognition procedure.</vt:lpstr>
    </vt:vector>
  </TitlesOfParts>
  <Manager>ITU-T</Manager>
  <Company>International Telecommunication Union (ITU)</Company>
  <LinksUpToDate>false</LinksUpToDate>
  <CharactersWithSpaces>14873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Anatel’s telecommunication product conformance assessment process and proposal of a webinar for promoting awareness and increasing adherence to the ITU test laboratory recognition procedure.</dc:title>
  <dc:subject/>
  <dc:creator>TSB</dc:creator>
  <cp:keywords/>
  <dc:description>SG11-TD/GEN  For: Geneva, 6-15 July 2022_x000d_Document date: _x000d_Saved by ITU51014337 at 17:43:04 on 10.05.2022</dc:description>
  <cp:lastModifiedBy>editor</cp:lastModifiedBy>
  <cp:revision>7</cp:revision>
  <cp:lastPrinted>2022-06-06T14:18:00Z</cp:lastPrinted>
  <dcterms:created xsi:type="dcterms:W3CDTF">2025-02-24T10:34:00Z</dcterms:created>
  <dcterms:modified xsi:type="dcterms:W3CDTF">2025-02-27T16:42:00Z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0x010100668265EFCC0FA942880FDF8F09CAE42F</vt:lpwstr>
  </property>
  <property fmtid="{D5CDD505-2E9C-101B-9397-08002B2CF9AE}" pid="3" name="Docnum">
    <vt:lpwstr>SG11-TD/GEN</vt:lpwstr>
  </property>
  <property fmtid="{D5CDD505-2E9C-101B-9397-08002B2CF9AE}" pid="4" name="Docdate">
    <vt:lpwstr/>
  </property>
  <property fmtid="{D5CDD505-2E9C-101B-9397-08002B2CF9AE}" pid="5" name="Docorlang">
    <vt:lpwstr/>
  </property>
  <property fmtid="{D5CDD505-2E9C-101B-9397-08002B2CF9AE}" pid="6" name="Docbluepink">
    <vt:lpwstr/>
  </property>
  <property fmtid="{D5CDD505-2E9C-101B-9397-08002B2CF9AE}" pid="7" name="Docdest">
    <vt:lpwstr>Geneva, 6-15 July 2022</vt:lpwstr>
  </property>
  <property fmtid="{D5CDD505-2E9C-101B-9397-08002B2CF9AE}" pid="8" name="Docauthor">
    <vt:lpwstr/>
  </property>
</Properties>
</file>