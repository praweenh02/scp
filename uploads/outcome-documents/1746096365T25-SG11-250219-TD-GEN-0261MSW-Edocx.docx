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Layout w:type="fixed"/>
        <w:tblCellMar>
          <w:left w:w="57" w:type="dxa"/>
          <w:right w:w="57" w:type="dxa"/>
        </w:tblCellMar>
        <w:tblLook w:val="0000" w:firstRow="0" w:lastRow="0" w:firstColumn="0" w:lastColumn="0" w:noHBand="0" w:noVBand="0"/>
      </w:tblPr>
      <w:tblGrid>
        <w:gridCol w:w="1132"/>
        <w:gridCol w:w="286"/>
        <w:gridCol w:w="48"/>
        <w:gridCol w:w="4072"/>
        <w:gridCol w:w="75"/>
        <w:gridCol w:w="4026"/>
      </w:tblGrid>
      <w:tr w:rsidR="00887E18" w:rsidRPr="00887E18" w14:paraId="16683EF9" w14:textId="77777777" w:rsidTr="00887E18">
        <w:trPr>
          <w:cantSplit/>
        </w:trPr>
        <w:tc>
          <w:tcPr>
            <w:tcW w:w="1132" w:type="dxa"/>
            <w:vMerge w:val="restart"/>
            <w:vAlign w:val="center"/>
          </w:tcPr>
          <w:p w14:paraId="45BE4FDD" w14:textId="77777777" w:rsidR="00887E18" w:rsidRPr="00887E18" w:rsidRDefault="00887E18" w:rsidP="00887E18">
            <w:pPr>
              <w:jc w:val="center"/>
              <w:rPr>
                <w:sz w:val="20"/>
                <w:szCs w:val="20"/>
              </w:rPr>
            </w:pPr>
            <w:bookmarkStart w:id="0" w:name="dnum" w:colFirst="2" w:colLast="2"/>
            <w:bookmarkStart w:id="1" w:name="dtableau"/>
            <w:r w:rsidRPr="00887E18">
              <w:rPr>
                <w:noProof/>
              </w:rPr>
              <w:drawing>
                <wp:inline distT="0" distB="0" distL="0" distR="0" wp14:anchorId="2A3FA5C7" wp14:editId="66C77AAA">
                  <wp:extent cx="647700" cy="70560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11">
                            <a:extLst>
                              <a:ext uri="{28A0092B-C50C-407E-A947-70E740481C1C}">
                                <a14:useLocalDpi xmlns:a14="http://schemas.microsoft.com/office/drawing/2010/main" val="0"/>
                              </a:ext>
                            </a:extLst>
                          </a:blip>
                          <a:srcRect l="-202" t="-200" r="-202" b="-309"/>
                          <a:stretch/>
                        </pic:blipFill>
                        <pic:spPr bwMode="auto">
                          <a:xfrm>
                            <a:off x="0" y="0"/>
                            <a:ext cx="650318" cy="70845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481" w:type="dxa"/>
            <w:gridSpan w:val="4"/>
            <w:vMerge w:val="restart"/>
          </w:tcPr>
          <w:p w14:paraId="310AA2F5" w14:textId="77777777" w:rsidR="00887E18" w:rsidRPr="00887E18" w:rsidRDefault="00887E18" w:rsidP="00887E18">
            <w:pPr>
              <w:rPr>
                <w:sz w:val="16"/>
                <w:szCs w:val="16"/>
              </w:rPr>
            </w:pPr>
            <w:r w:rsidRPr="00887E18">
              <w:rPr>
                <w:sz w:val="16"/>
                <w:szCs w:val="16"/>
              </w:rPr>
              <w:t>INTERNATIONAL TELECOMMUNICATION UNION</w:t>
            </w:r>
          </w:p>
          <w:p w14:paraId="001A6A66" w14:textId="77777777" w:rsidR="00887E18" w:rsidRPr="00887E18" w:rsidRDefault="00887E18" w:rsidP="00887E18">
            <w:pPr>
              <w:rPr>
                <w:b/>
                <w:bCs/>
                <w:sz w:val="26"/>
                <w:szCs w:val="26"/>
              </w:rPr>
            </w:pPr>
            <w:r w:rsidRPr="00887E18">
              <w:rPr>
                <w:b/>
                <w:bCs/>
                <w:sz w:val="26"/>
                <w:szCs w:val="26"/>
              </w:rPr>
              <w:t>TELECOMMUNICATION</w:t>
            </w:r>
            <w:r w:rsidRPr="00887E18">
              <w:rPr>
                <w:b/>
                <w:bCs/>
                <w:sz w:val="26"/>
                <w:szCs w:val="26"/>
              </w:rPr>
              <w:br/>
              <w:t>STANDARDIZATION SECTOR</w:t>
            </w:r>
          </w:p>
          <w:p w14:paraId="107072EB" w14:textId="02FFCAB8" w:rsidR="00887E18" w:rsidRPr="00887E18" w:rsidRDefault="00887E18" w:rsidP="00887E18">
            <w:pPr>
              <w:rPr>
                <w:sz w:val="20"/>
                <w:szCs w:val="20"/>
              </w:rPr>
            </w:pPr>
            <w:r w:rsidRPr="00887E18">
              <w:rPr>
                <w:sz w:val="20"/>
                <w:szCs w:val="20"/>
              </w:rPr>
              <w:t xml:space="preserve">STUDY PERIOD </w:t>
            </w:r>
            <w:bookmarkStart w:id="2" w:name="dstudyperiod"/>
            <w:r w:rsidRPr="00887E18">
              <w:rPr>
                <w:sz w:val="20"/>
              </w:rPr>
              <w:t>202</w:t>
            </w:r>
            <w:r w:rsidR="00AE2C7E">
              <w:rPr>
                <w:sz w:val="20"/>
              </w:rPr>
              <w:t>5</w:t>
            </w:r>
            <w:r w:rsidRPr="00887E18">
              <w:rPr>
                <w:sz w:val="20"/>
                <w:szCs w:val="20"/>
              </w:rPr>
              <w:t>-</w:t>
            </w:r>
            <w:r w:rsidRPr="00887E18">
              <w:rPr>
                <w:sz w:val="20"/>
              </w:rPr>
              <w:t>202</w:t>
            </w:r>
            <w:bookmarkEnd w:id="2"/>
            <w:r w:rsidR="00AE2C7E">
              <w:rPr>
                <w:sz w:val="20"/>
              </w:rPr>
              <w:t>8</w:t>
            </w:r>
          </w:p>
        </w:tc>
        <w:tc>
          <w:tcPr>
            <w:tcW w:w="4026" w:type="dxa"/>
            <w:vAlign w:val="center"/>
          </w:tcPr>
          <w:p w14:paraId="44F56D20" w14:textId="0530302D" w:rsidR="00887E18" w:rsidRPr="00887E18" w:rsidRDefault="00887E18" w:rsidP="00887E18">
            <w:pPr>
              <w:pStyle w:val="Docnumber"/>
            </w:pPr>
            <w:r>
              <w:t>SG11-TD</w:t>
            </w:r>
            <w:r w:rsidR="00CE0932">
              <w:t>261</w:t>
            </w:r>
            <w:r>
              <w:t>/GEN</w:t>
            </w:r>
          </w:p>
        </w:tc>
      </w:tr>
      <w:tr w:rsidR="00887E18" w:rsidRPr="00887E18" w14:paraId="1C81F0A5" w14:textId="77777777" w:rsidTr="00887E18">
        <w:trPr>
          <w:cantSplit/>
        </w:trPr>
        <w:tc>
          <w:tcPr>
            <w:tcW w:w="1132" w:type="dxa"/>
            <w:vMerge/>
          </w:tcPr>
          <w:p w14:paraId="3844940D" w14:textId="77777777" w:rsidR="00887E18" w:rsidRPr="00887E18" w:rsidRDefault="00887E18" w:rsidP="00887E18">
            <w:pPr>
              <w:rPr>
                <w:smallCaps/>
                <w:sz w:val="20"/>
              </w:rPr>
            </w:pPr>
            <w:bookmarkStart w:id="3" w:name="dsg" w:colFirst="2" w:colLast="2"/>
            <w:bookmarkEnd w:id="0"/>
          </w:p>
        </w:tc>
        <w:tc>
          <w:tcPr>
            <w:tcW w:w="4481" w:type="dxa"/>
            <w:gridSpan w:val="4"/>
            <w:vMerge/>
          </w:tcPr>
          <w:p w14:paraId="39F0760A" w14:textId="77777777" w:rsidR="00887E18" w:rsidRPr="00887E18" w:rsidRDefault="00887E18" w:rsidP="00887E18">
            <w:pPr>
              <w:rPr>
                <w:smallCaps/>
                <w:sz w:val="20"/>
              </w:rPr>
            </w:pPr>
          </w:p>
        </w:tc>
        <w:tc>
          <w:tcPr>
            <w:tcW w:w="4026" w:type="dxa"/>
          </w:tcPr>
          <w:p w14:paraId="58ED23C4" w14:textId="56579B14" w:rsidR="00887E18" w:rsidRPr="00887E18" w:rsidRDefault="00887E18" w:rsidP="00887E18">
            <w:pPr>
              <w:pStyle w:val="TSBHeaderRight14"/>
              <w:rPr>
                <w:smallCaps/>
              </w:rPr>
            </w:pPr>
            <w:r>
              <w:rPr>
                <w:smallCaps/>
              </w:rPr>
              <w:t>STUDY GROUP 11</w:t>
            </w:r>
          </w:p>
        </w:tc>
      </w:tr>
      <w:bookmarkEnd w:id="3"/>
      <w:tr w:rsidR="00887E18" w:rsidRPr="00887E18" w14:paraId="71E46FA1" w14:textId="77777777" w:rsidTr="00887E18">
        <w:trPr>
          <w:cantSplit/>
        </w:trPr>
        <w:tc>
          <w:tcPr>
            <w:tcW w:w="1132" w:type="dxa"/>
            <w:vMerge/>
            <w:tcBorders>
              <w:bottom w:val="single" w:sz="12" w:space="0" w:color="auto"/>
            </w:tcBorders>
          </w:tcPr>
          <w:p w14:paraId="3FF9A6A2" w14:textId="77777777" w:rsidR="00887E18" w:rsidRPr="00887E18" w:rsidRDefault="00887E18" w:rsidP="00887E18">
            <w:pPr>
              <w:rPr>
                <w:b/>
                <w:bCs/>
                <w:sz w:val="26"/>
              </w:rPr>
            </w:pPr>
          </w:p>
        </w:tc>
        <w:tc>
          <w:tcPr>
            <w:tcW w:w="4481" w:type="dxa"/>
            <w:gridSpan w:val="4"/>
            <w:vMerge/>
            <w:tcBorders>
              <w:bottom w:val="single" w:sz="12" w:space="0" w:color="auto"/>
            </w:tcBorders>
          </w:tcPr>
          <w:p w14:paraId="677A73A2" w14:textId="77777777" w:rsidR="00887E18" w:rsidRPr="00887E18" w:rsidRDefault="00887E18" w:rsidP="00887E18">
            <w:pPr>
              <w:rPr>
                <w:b/>
                <w:bCs/>
                <w:sz w:val="26"/>
              </w:rPr>
            </w:pPr>
          </w:p>
        </w:tc>
        <w:tc>
          <w:tcPr>
            <w:tcW w:w="4026" w:type="dxa"/>
            <w:tcBorders>
              <w:bottom w:val="single" w:sz="12" w:space="0" w:color="auto"/>
            </w:tcBorders>
            <w:vAlign w:val="center"/>
          </w:tcPr>
          <w:p w14:paraId="5FB3056F" w14:textId="77777777" w:rsidR="00887E18" w:rsidRPr="00887E18" w:rsidRDefault="00887E18" w:rsidP="00887E18">
            <w:pPr>
              <w:pStyle w:val="TSBHeaderRight14"/>
            </w:pPr>
            <w:r w:rsidRPr="00887E18">
              <w:t>Original: English</w:t>
            </w:r>
          </w:p>
        </w:tc>
      </w:tr>
      <w:tr w:rsidR="00887E18" w:rsidRPr="00887E18" w14:paraId="66930581" w14:textId="77777777" w:rsidTr="0070147A">
        <w:trPr>
          <w:cantSplit/>
        </w:trPr>
        <w:tc>
          <w:tcPr>
            <w:tcW w:w="1418" w:type="dxa"/>
            <w:gridSpan w:val="2"/>
          </w:tcPr>
          <w:p w14:paraId="639B5A70" w14:textId="77777777" w:rsidR="00887E18" w:rsidRPr="00887E18" w:rsidRDefault="00887E18" w:rsidP="00887E18">
            <w:pPr>
              <w:rPr>
                <w:b/>
                <w:bCs/>
              </w:rPr>
            </w:pPr>
            <w:bookmarkStart w:id="4" w:name="dbluepink" w:colFirst="1" w:colLast="1"/>
            <w:bookmarkStart w:id="5" w:name="dmeeting" w:colFirst="2" w:colLast="2"/>
            <w:r w:rsidRPr="00887E18">
              <w:rPr>
                <w:b/>
                <w:bCs/>
              </w:rPr>
              <w:t>Question(s):</w:t>
            </w:r>
          </w:p>
        </w:tc>
        <w:tc>
          <w:tcPr>
            <w:tcW w:w="4195" w:type="dxa"/>
            <w:gridSpan w:val="3"/>
          </w:tcPr>
          <w:p w14:paraId="59E96AB4" w14:textId="6AB2DDC6" w:rsidR="00887E18" w:rsidRPr="00887E18" w:rsidRDefault="00887E18" w:rsidP="00887E18">
            <w:pPr>
              <w:pStyle w:val="TSBHeaderQuestion"/>
            </w:pPr>
            <w:r w:rsidRPr="00887E18">
              <w:t>Q15/11</w:t>
            </w:r>
          </w:p>
        </w:tc>
        <w:tc>
          <w:tcPr>
            <w:tcW w:w="4026" w:type="dxa"/>
          </w:tcPr>
          <w:p w14:paraId="6AAF6A6F" w14:textId="16A5185F" w:rsidR="00887E18" w:rsidRPr="00887E18" w:rsidRDefault="000804AA" w:rsidP="00887E18">
            <w:pPr>
              <w:pStyle w:val="VenueDate"/>
            </w:pPr>
            <w:r w:rsidRPr="00AC381A">
              <w:t xml:space="preserve">Geneva, </w:t>
            </w:r>
            <w:r>
              <w:t>19-28</w:t>
            </w:r>
            <w:r w:rsidRPr="00AC381A">
              <w:t xml:space="preserve"> </w:t>
            </w:r>
            <w:r>
              <w:t>February</w:t>
            </w:r>
            <w:r w:rsidRPr="00AC381A">
              <w:t xml:space="preserve"> 2025</w:t>
            </w:r>
          </w:p>
        </w:tc>
      </w:tr>
      <w:tr w:rsidR="00887E18" w:rsidRPr="00887E18" w14:paraId="0F2DA724" w14:textId="77777777" w:rsidTr="00887E18">
        <w:trPr>
          <w:cantSplit/>
        </w:trPr>
        <w:tc>
          <w:tcPr>
            <w:tcW w:w="9639" w:type="dxa"/>
            <w:gridSpan w:val="6"/>
          </w:tcPr>
          <w:p w14:paraId="31471642" w14:textId="6817A633" w:rsidR="00887E18" w:rsidRPr="00887E18" w:rsidRDefault="00887E18" w:rsidP="00887E18">
            <w:pPr>
              <w:jc w:val="center"/>
              <w:rPr>
                <w:b/>
                <w:bCs/>
              </w:rPr>
            </w:pPr>
            <w:bookmarkStart w:id="6" w:name="ddoctype"/>
            <w:bookmarkEnd w:id="4"/>
            <w:bookmarkEnd w:id="5"/>
            <w:r w:rsidRPr="00887E18">
              <w:rPr>
                <w:b/>
                <w:bCs/>
              </w:rPr>
              <w:t>TD</w:t>
            </w:r>
          </w:p>
        </w:tc>
      </w:tr>
      <w:tr w:rsidR="00887E18" w:rsidRPr="00887E18" w14:paraId="67C9B6B7" w14:textId="77777777" w:rsidTr="0070147A">
        <w:trPr>
          <w:cantSplit/>
        </w:trPr>
        <w:tc>
          <w:tcPr>
            <w:tcW w:w="1418" w:type="dxa"/>
            <w:gridSpan w:val="2"/>
          </w:tcPr>
          <w:p w14:paraId="6571B64A" w14:textId="77777777" w:rsidR="00887E18" w:rsidRPr="00887E18" w:rsidRDefault="00887E18" w:rsidP="00887E18">
            <w:pPr>
              <w:rPr>
                <w:b/>
                <w:bCs/>
              </w:rPr>
            </w:pPr>
            <w:bookmarkStart w:id="7" w:name="dsource" w:colFirst="1" w:colLast="1"/>
            <w:bookmarkEnd w:id="6"/>
            <w:r w:rsidRPr="00887E18">
              <w:rPr>
                <w:b/>
                <w:bCs/>
              </w:rPr>
              <w:t>Source:</w:t>
            </w:r>
          </w:p>
        </w:tc>
        <w:tc>
          <w:tcPr>
            <w:tcW w:w="8221" w:type="dxa"/>
            <w:gridSpan w:val="4"/>
          </w:tcPr>
          <w:p w14:paraId="566B2726" w14:textId="05C42A40" w:rsidR="00887E18" w:rsidRPr="00887E18" w:rsidRDefault="00887E18" w:rsidP="00887E18">
            <w:pPr>
              <w:pStyle w:val="TSBHeaderSource"/>
            </w:pPr>
            <w:r w:rsidRPr="00887E18">
              <w:t>Editors</w:t>
            </w:r>
          </w:p>
        </w:tc>
      </w:tr>
      <w:tr w:rsidR="00887E18" w:rsidRPr="00887E18" w14:paraId="3D1A0507" w14:textId="77777777" w:rsidTr="0070147A">
        <w:trPr>
          <w:cantSplit/>
        </w:trPr>
        <w:tc>
          <w:tcPr>
            <w:tcW w:w="1418" w:type="dxa"/>
            <w:gridSpan w:val="2"/>
            <w:tcBorders>
              <w:bottom w:val="single" w:sz="8" w:space="0" w:color="auto"/>
            </w:tcBorders>
          </w:tcPr>
          <w:p w14:paraId="4073897C" w14:textId="77777777" w:rsidR="00887E18" w:rsidRPr="00887E18" w:rsidRDefault="00887E18" w:rsidP="00887E18">
            <w:pPr>
              <w:rPr>
                <w:b/>
                <w:bCs/>
              </w:rPr>
            </w:pPr>
            <w:bookmarkStart w:id="8" w:name="dtitle1" w:colFirst="1" w:colLast="1"/>
            <w:bookmarkEnd w:id="7"/>
            <w:r w:rsidRPr="00887E18">
              <w:rPr>
                <w:b/>
                <w:bCs/>
              </w:rPr>
              <w:t>Title:</w:t>
            </w:r>
          </w:p>
        </w:tc>
        <w:tc>
          <w:tcPr>
            <w:tcW w:w="8221" w:type="dxa"/>
            <w:gridSpan w:val="4"/>
            <w:tcBorders>
              <w:bottom w:val="single" w:sz="8" w:space="0" w:color="auto"/>
            </w:tcBorders>
          </w:tcPr>
          <w:p w14:paraId="2B6E2F51" w14:textId="77AF6259" w:rsidR="00887E18" w:rsidRPr="00887E18" w:rsidRDefault="00887E18" w:rsidP="00887E18">
            <w:pPr>
              <w:pStyle w:val="TSBHeaderTitle"/>
            </w:pPr>
            <w:r w:rsidRPr="00887E18">
              <w:t xml:space="preserve">Output </w:t>
            </w:r>
            <w:r w:rsidR="00034B85">
              <w:t>–</w:t>
            </w:r>
            <w:r w:rsidR="00E457A7">
              <w:t xml:space="preserve"> b</w:t>
            </w:r>
            <w:r w:rsidR="00646A80">
              <w:t xml:space="preserve">aseline text of </w:t>
            </w:r>
            <w:r w:rsidRPr="00887E18">
              <w:t xml:space="preserve">draft </w:t>
            </w:r>
            <w:r w:rsidR="005F6FFF">
              <w:t xml:space="preserve">new </w:t>
            </w:r>
            <w:r w:rsidRPr="00887E18">
              <w:t>Recommendation ITU-T Q.F-MSCF “Framework on the use of market surveillance for combat counterfeit Telecommunications/ICT equipment”</w:t>
            </w:r>
            <w:r w:rsidR="00C010F6">
              <w:t xml:space="preserve"> (</w:t>
            </w:r>
            <w:r w:rsidR="00C010F6" w:rsidRPr="001D4920">
              <w:t>Geneva, 1</w:t>
            </w:r>
            <w:r w:rsidR="00C010F6">
              <w:t>9</w:t>
            </w:r>
            <w:r w:rsidR="00C010F6" w:rsidRPr="001D4920">
              <w:t>-2</w:t>
            </w:r>
            <w:r w:rsidR="00C010F6">
              <w:t>8</w:t>
            </w:r>
            <w:r w:rsidR="00C010F6" w:rsidRPr="001D4920">
              <w:t xml:space="preserve"> </w:t>
            </w:r>
            <w:r w:rsidR="00C010F6">
              <w:t>February</w:t>
            </w:r>
            <w:r w:rsidR="00C010F6" w:rsidRPr="001D4920">
              <w:t xml:space="preserve"> 202</w:t>
            </w:r>
            <w:r w:rsidR="00C010F6">
              <w:t>5</w:t>
            </w:r>
            <w:r w:rsidR="00C010F6" w:rsidRPr="006E18A2">
              <w:rPr>
                <w:rFonts w:eastAsia="Malgun Gothic"/>
                <w:lang w:val="en-US" w:eastAsia="ko-KR"/>
              </w:rPr>
              <w:t>)</w:t>
            </w:r>
            <w:r w:rsidR="00034B85">
              <w:t>.</w:t>
            </w:r>
          </w:p>
        </w:tc>
      </w:tr>
      <w:bookmarkEnd w:id="1"/>
      <w:bookmarkEnd w:id="8"/>
      <w:tr w:rsidR="00A5553E" w:rsidRPr="007D0198" w14:paraId="6AEC716F" w14:textId="77777777" w:rsidTr="00887E18">
        <w:tblPrEx>
          <w:tblLook w:val="04A0" w:firstRow="1" w:lastRow="0" w:firstColumn="1" w:lastColumn="0" w:noHBand="0" w:noVBand="1"/>
        </w:tblPrEx>
        <w:trPr>
          <w:cantSplit/>
        </w:trPr>
        <w:tc>
          <w:tcPr>
            <w:tcW w:w="1466" w:type="dxa"/>
            <w:gridSpan w:val="3"/>
            <w:tcBorders>
              <w:top w:val="single" w:sz="6" w:space="0" w:color="auto"/>
              <w:left w:val="nil"/>
              <w:bottom w:val="single" w:sz="6" w:space="0" w:color="auto"/>
              <w:right w:val="nil"/>
            </w:tcBorders>
          </w:tcPr>
          <w:p w14:paraId="310730CC" w14:textId="77777777" w:rsidR="00A5553E" w:rsidRPr="002D6D91" w:rsidRDefault="00A5553E" w:rsidP="00887E18">
            <w:pPr>
              <w:rPr>
                <w:b/>
                <w:bCs/>
                <w:lang w:val="pt-BR"/>
              </w:rPr>
            </w:pPr>
            <w:r>
              <w:rPr>
                <w:b/>
                <w:bCs/>
              </w:rPr>
              <w:t>Contact:</w:t>
            </w:r>
          </w:p>
        </w:tc>
        <w:tc>
          <w:tcPr>
            <w:tcW w:w="4072" w:type="dxa"/>
            <w:tcBorders>
              <w:top w:val="single" w:sz="6" w:space="0" w:color="auto"/>
              <w:left w:val="nil"/>
              <w:bottom w:val="single" w:sz="6" w:space="0" w:color="auto"/>
              <w:right w:val="nil"/>
            </w:tcBorders>
          </w:tcPr>
          <w:p w14:paraId="7BE7CA56" w14:textId="00374BDB" w:rsidR="00A5553E" w:rsidRPr="002D6D91" w:rsidRDefault="00AF6489" w:rsidP="00887E18">
            <w:r>
              <w:t>Leo</w:t>
            </w:r>
            <w:r w:rsidR="00B8485E">
              <w:t>nardo Marques Campos</w:t>
            </w:r>
            <w:r w:rsidR="00A5553E" w:rsidRPr="006A2D05">
              <w:br/>
            </w:r>
            <w:r w:rsidR="00A5553E">
              <w:t>Brazil</w:t>
            </w:r>
          </w:p>
        </w:tc>
        <w:tc>
          <w:tcPr>
            <w:tcW w:w="4101" w:type="dxa"/>
            <w:gridSpan w:val="2"/>
            <w:tcBorders>
              <w:top w:val="single" w:sz="6" w:space="0" w:color="auto"/>
              <w:left w:val="nil"/>
              <w:bottom w:val="single" w:sz="6" w:space="0" w:color="auto"/>
              <w:right w:val="nil"/>
            </w:tcBorders>
          </w:tcPr>
          <w:p w14:paraId="064A4958" w14:textId="7F8A7759" w:rsidR="00A5553E" w:rsidRPr="00B8485E" w:rsidRDefault="00A5553E" w:rsidP="00887E18">
            <w:pPr>
              <w:rPr>
                <w:lang w:val="pt-BR"/>
              </w:rPr>
            </w:pPr>
            <w:r w:rsidRPr="00072216">
              <w:rPr>
                <w:lang w:val="pt-BR"/>
              </w:rPr>
              <w:t>Tel:</w:t>
            </w:r>
            <w:r w:rsidRPr="00072216">
              <w:rPr>
                <w:lang w:val="pt-BR"/>
              </w:rPr>
              <w:tab/>
            </w:r>
            <w:r w:rsidRPr="00DC3040">
              <w:rPr>
                <w:lang w:val="pt-BR"/>
              </w:rPr>
              <w:t>+55-61-2312-</w:t>
            </w:r>
            <w:r w:rsidR="00405DB9" w:rsidRPr="00DC3040">
              <w:rPr>
                <w:lang w:val="pt-BR"/>
              </w:rPr>
              <w:t>1945</w:t>
            </w:r>
            <w:r w:rsidRPr="00072216">
              <w:rPr>
                <w:lang w:val="pt-BR"/>
              </w:rPr>
              <w:br/>
              <w:t xml:space="preserve">E-mail: </w:t>
            </w:r>
            <w:hyperlink r:id="rId12" w:history="1">
              <w:r w:rsidR="00B8485E" w:rsidRPr="00F11497">
                <w:rPr>
                  <w:rStyle w:val="Hyperlink"/>
                  <w:lang w:val="pt-BR"/>
                </w:rPr>
                <w:t>leonardoc@anatel.gov.br</w:t>
              </w:r>
            </w:hyperlink>
          </w:p>
        </w:tc>
      </w:tr>
      <w:tr w:rsidR="00D252AC" w:rsidRPr="00D252AC" w14:paraId="6BF06811" w14:textId="77777777" w:rsidTr="00887E18">
        <w:tblPrEx>
          <w:tblLook w:val="04A0" w:firstRow="1" w:lastRow="0" w:firstColumn="1" w:lastColumn="0" w:noHBand="0" w:noVBand="1"/>
        </w:tblPrEx>
        <w:trPr>
          <w:cantSplit/>
        </w:trPr>
        <w:tc>
          <w:tcPr>
            <w:tcW w:w="1466" w:type="dxa"/>
            <w:gridSpan w:val="3"/>
            <w:tcBorders>
              <w:top w:val="single" w:sz="6" w:space="0" w:color="auto"/>
              <w:left w:val="nil"/>
              <w:bottom w:val="single" w:sz="6" w:space="0" w:color="auto"/>
              <w:right w:val="nil"/>
            </w:tcBorders>
          </w:tcPr>
          <w:p w14:paraId="596B6FA3" w14:textId="138B0575" w:rsidR="00D252AC" w:rsidRDefault="00D252AC" w:rsidP="00D252AC">
            <w:pPr>
              <w:rPr>
                <w:b/>
                <w:bCs/>
              </w:rPr>
            </w:pPr>
            <w:r w:rsidRPr="008F7104">
              <w:rPr>
                <w:b/>
                <w:bCs/>
              </w:rPr>
              <w:t>Contact:</w:t>
            </w:r>
          </w:p>
        </w:tc>
        <w:tc>
          <w:tcPr>
            <w:tcW w:w="4072" w:type="dxa"/>
            <w:tcBorders>
              <w:top w:val="single" w:sz="6" w:space="0" w:color="auto"/>
              <w:left w:val="nil"/>
              <w:bottom w:val="single" w:sz="6" w:space="0" w:color="auto"/>
              <w:right w:val="nil"/>
            </w:tcBorders>
          </w:tcPr>
          <w:p w14:paraId="09A6B555" w14:textId="26635AE5" w:rsidR="00D252AC" w:rsidRPr="00D252AC" w:rsidRDefault="00D252AC" w:rsidP="00D252AC">
            <w:pPr>
              <w:rPr>
                <w:lang w:val="en-US"/>
              </w:rPr>
            </w:pPr>
            <w:r>
              <w:rPr>
                <w:lang w:val="en-US"/>
              </w:rPr>
              <w:t>Rajendra Kumar</w:t>
            </w:r>
            <w:r>
              <w:rPr>
                <w:rFonts w:ascii="Arial Unicode MS" w:eastAsia="Arial Unicode MS" w:hAnsi="Arial Unicode MS" w:cs="Arial Unicode MS"/>
                <w:lang w:val="en-US"/>
              </w:rPr>
              <w:br/>
            </w:r>
            <w:r>
              <w:rPr>
                <w:lang w:val="en-US"/>
              </w:rPr>
              <w:t>C-DOT, Ministry of Communication</w:t>
            </w:r>
            <w:r>
              <w:rPr>
                <w:rFonts w:ascii="Arial Unicode MS" w:eastAsia="Arial Unicode MS" w:hAnsi="Arial Unicode MS" w:cs="Arial Unicode MS"/>
                <w:lang w:val="en-US"/>
              </w:rPr>
              <w:br/>
            </w:r>
            <w:r>
              <w:rPr>
                <w:lang w:val="en-US"/>
              </w:rPr>
              <w:t>India</w:t>
            </w:r>
          </w:p>
        </w:tc>
        <w:tc>
          <w:tcPr>
            <w:tcW w:w="4101" w:type="dxa"/>
            <w:gridSpan w:val="2"/>
            <w:tcBorders>
              <w:top w:val="single" w:sz="6" w:space="0" w:color="auto"/>
              <w:left w:val="nil"/>
              <w:bottom w:val="single" w:sz="6" w:space="0" w:color="auto"/>
              <w:right w:val="nil"/>
            </w:tcBorders>
          </w:tcPr>
          <w:p w14:paraId="5B872DAF" w14:textId="1B0CBB5D" w:rsidR="00D252AC" w:rsidRPr="00D252AC" w:rsidRDefault="00D252AC" w:rsidP="00D252AC">
            <w:pPr>
              <w:rPr>
                <w:lang w:val="en-US"/>
              </w:rPr>
            </w:pPr>
            <w:r>
              <w:rPr>
                <w:lang w:val="en-US"/>
              </w:rPr>
              <w:t>Tel: +91-11-26598466</w:t>
            </w:r>
            <w:r>
              <w:rPr>
                <w:rFonts w:ascii="Arial Unicode MS" w:eastAsia="Arial Unicode MS" w:hAnsi="Arial Unicode MS" w:cs="Arial Unicode MS"/>
                <w:lang w:val="en-US"/>
              </w:rPr>
              <w:br/>
            </w:r>
            <w:r>
              <w:rPr>
                <w:lang w:val="en-US"/>
              </w:rPr>
              <w:t xml:space="preserve">Email: </w:t>
            </w:r>
            <w:hyperlink r:id="rId13" w:history="1">
              <w:r w:rsidRPr="00007725">
                <w:rPr>
                  <w:rStyle w:val="Hyperlink"/>
                </w:rPr>
                <w:t>rajk@cdot.in</w:t>
              </w:r>
            </w:hyperlink>
          </w:p>
        </w:tc>
      </w:tr>
      <w:tr w:rsidR="00DC2C3A" w:rsidRPr="00D252AC" w14:paraId="48DD58E2" w14:textId="77777777" w:rsidTr="00887E18">
        <w:tblPrEx>
          <w:tblLook w:val="04A0" w:firstRow="1" w:lastRow="0" w:firstColumn="1" w:lastColumn="0" w:noHBand="0" w:noVBand="1"/>
        </w:tblPrEx>
        <w:trPr>
          <w:cantSplit/>
        </w:trPr>
        <w:tc>
          <w:tcPr>
            <w:tcW w:w="1466" w:type="dxa"/>
            <w:gridSpan w:val="3"/>
            <w:tcBorders>
              <w:top w:val="single" w:sz="6" w:space="0" w:color="auto"/>
              <w:left w:val="nil"/>
              <w:bottom w:val="single" w:sz="6" w:space="0" w:color="auto"/>
              <w:right w:val="nil"/>
            </w:tcBorders>
          </w:tcPr>
          <w:p w14:paraId="1B729C39" w14:textId="3C2A8483" w:rsidR="00DC2C3A" w:rsidRDefault="00DC2C3A" w:rsidP="00DC2C3A">
            <w:pPr>
              <w:rPr>
                <w:b/>
                <w:bCs/>
              </w:rPr>
            </w:pPr>
            <w:r w:rsidRPr="008F7104">
              <w:rPr>
                <w:b/>
                <w:bCs/>
              </w:rPr>
              <w:t>Contact:</w:t>
            </w:r>
          </w:p>
        </w:tc>
        <w:tc>
          <w:tcPr>
            <w:tcW w:w="4072" w:type="dxa"/>
            <w:tcBorders>
              <w:top w:val="single" w:sz="6" w:space="0" w:color="auto"/>
              <w:left w:val="nil"/>
              <w:bottom w:val="single" w:sz="6" w:space="0" w:color="auto"/>
              <w:right w:val="nil"/>
            </w:tcBorders>
          </w:tcPr>
          <w:p w14:paraId="16E0016A" w14:textId="462A7473" w:rsidR="00DC2C3A" w:rsidRPr="00D252AC" w:rsidRDefault="00DC2C3A" w:rsidP="00DC2C3A">
            <w:pPr>
              <w:rPr>
                <w:lang w:val="en-US"/>
              </w:rPr>
            </w:pPr>
            <w:r>
              <w:rPr>
                <w:lang w:val="en-US"/>
              </w:rPr>
              <w:t>Biren Karmakar</w:t>
            </w:r>
            <w:r>
              <w:rPr>
                <w:rFonts w:ascii="Arial Unicode MS" w:eastAsia="Arial Unicode MS" w:hAnsi="Arial Unicode MS" w:cs="Arial Unicode MS"/>
                <w:lang w:val="en-US"/>
              </w:rPr>
              <w:br/>
            </w:r>
            <w:r>
              <w:rPr>
                <w:lang w:val="en-US"/>
              </w:rPr>
              <w:t>C-DOT, Ministry of Communication</w:t>
            </w:r>
            <w:r>
              <w:rPr>
                <w:rFonts w:ascii="Arial Unicode MS" w:eastAsia="Arial Unicode MS" w:hAnsi="Arial Unicode MS" w:cs="Arial Unicode MS"/>
                <w:lang w:val="en-US"/>
              </w:rPr>
              <w:br/>
            </w:r>
            <w:r>
              <w:rPr>
                <w:lang w:val="en-US"/>
              </w:rPr>
              <w:t>India</w:t>
            </w:r>
          </w:p>
        </w:tc>
        <w:tc>
          <w:tcPr>
            <w:tcW w:w="4101" w:type="dxa"/>
            <w:gridSpan w:val="2"/>
            <w:tcBorders>
              <w:top w:val="single" w:sz="6" w:space="0" w:color="auto"/>
              <w:left w:val="nil"/>
              <w:bottom w:val="single" w:sz="6" w:space="0" w:color="auto"/>
              <w:right w:val="nil"/>
            </w:tcBorders>
          </w:tcPr>
          <w:p w14:paraId="2AA2F6A8" w14:textId="65C237F7" w:rsidR="00DC2C3A" w:rsidRPr="00D252AC" w:rsidRDefault="00DC2C3A" w:rsidP="00DC2C3A">
            <w:pPr>
              <w:rPr>
                <w:lang w:val="en-US"/>
              </w:rPr>
            </w:pPr>
            <w:r>
              <w:rPr>
                <w:lang w:val="en-US"/>
              </w:rPr>
              <w:t>Tel: +91-11-26598474</w:t>
            </w:r>
            <w:r>
              <w:rPr>
                <w:rFonts w:ascii="Arial Unicode MS" w:eastAsia="Arial Unicode MS" w:hAnsi="Arial Unicode MS" w:cs="Arial Unicode MS"/>
                <w:lang w:val="en-US"/>
              </w:rPr>
              <w:br/>
            </w:r>
            <w:r>
              <w:rPr>
                <w:lang w:val="en-US"/>
              </w:rPr>
              <w:t xml:space="preserve">Email: </w:t>
            </w:r>
            <w:hyperlink r:id="rId14" w:history="1">
              <w:r>
                <w:rPr>
                  <w:rStyle w:val="Hyperlink"/>
                </w:rPr>
                <w:t>biren@cdot.in</w:t>
              </w:r>
            </w:hyperlink>
          </w:p>
        </w:tc>
      </w:tr>
    </w:tbl>
    <w:p w14:paraId="4FA51773" w14:textId="77777777" w:rsidR="00887E18" w:rsidRPr="00646A80" w:rsidRDefault="00887E18" w:rsidP="00A5553E">
      <w:pPr>
        <w:pStyle w:val="Headingb"/>
        <w:spacing w:before="240"/>
        <w:rPr>
          <w:szCs w:val="24"/>
          <w:lang w:val="fr-CH"/>
        </w:rPr>
      </w:pPr>
    </w:p>
    <w:tbl>
      <w:tblPr>
        <w:tblW w:w="9645" w:type="dxa"/>
        <w:tblCellMar>
          <w:left w:w="57" w:type="dxa"/>
          <w:right w:w="57" w:type="dxa"/>
        </w:tblCellMar>
        <w:tblLook w:val="04A0" w:firstRow="1" w:lastRow="0" w:firstColumn="1" w:lastColumn="0" w:noHBand="0" w:noVBand="1"/>
      </w:tblPr>
      <w:tblGrid>
        <w:gridCol w:w="1418"/>
        <w:gridCol w:w="8227"/>
      </w:tblGrid>
      <w:tr w:rsidR="00887E18" w14:paraId="26E38B19" w14:textId="77777777" w:rsidTr="00095919">
        <w:trPr>
          <w:cantSplit/>
          <w:trHeight w:val="199"/>
        </w:trPr>
        <w:tc>
          <w:tcPr>
            <w:tcW w:w="1418" w:type="dxa"/>
            <w:hideMark/>
          </w:tcPr>
          <w:p w14:paraId="16849652" w14:textId="77777777" w:rsidR="00887E18" w:rsidRDefault="00887E18" w:rsidP="00095919">
            <w:pPr>
              <w:rPr>
                <w:b/>
                <w:bCs/>
              </w:rPr>
            </w:pPr>
            <w:r>
              <w:rPr>
                <w:b/>
                <w:bCs/>
              </w:rPr>
              <w:t>Abstract:</w:t>
            </w:r>
          </w:p>
        </w:tc>
        <w:tc>
          <w:tcPr>
            <w:tcW w:w="8227" w:type="dxa"/>
            <w:hideMark/>
          </w:tcPr>
          <w:p w14:paraId="77879171" w14:textId="41725D20" w:rsidR="00887E18" w:rsidRDefault="00887E18" w:rsidP="00887E18">
            <w:pPr>
              <w:jc w:val="both"/>
            </w:pPr>
            <w:r w:rsidRPr="002D6D91">
              <w:t xml:space="preserve">This document contains </w:t>
            </w:r>
            <w:r w:rsidR="00DC2C3A">
              <w:t xml:space="preserve">the </w:t>
            </w:r>
            <w:r w:rsidR="00BC7FA2">
              <w:t>advances</w:t>
            </w:r>
            <w:r w:rsidR="00DC2C3A">
              <w:t xml:space="preserve"> on</w:t>
            </w:r>
            <w:r w:rsidR="00646A80">
              <w:t xml:space="preserve"> baseline text of </w:t>
            </w:r>
            <w:r>
              <w:t xml:space="preserve">draft </w:t>
            </w:r>
            <w:r w:rsidR="00CE0932">
              <w:t xml:space="preserve">new </w:t>
            </w:r>
            <w:r>
              <w:t>Recommendation ITU-T Q.</w:t>
            </w:r>
            <w:r w:rsidR="00646A80">
              <w:t>F-</w:t>
            </w:r>
            <w:r>
              <w:t>MSCF “Framework on the use of market surveillance for combat counterfeit Telecommunications/ICT equipment”</w:t>
            </w:r>
            <w:r w:rsidR="00CE0932">
              <w:t xml:space="preserve"> </w:t>
            </w:r>
            <w:r w:rsidR="00CE0932" w:rsidRPr="002C71A2">
              <w:rPr>
                <w:rFonts w:eastAsia="Malgun Gothic"/>
                <w:lang w:val="en-US" w:eastAsia="ko-KR"/>
              </w:rPr>
              <w:t xml:space="preserve">based on the </w:t>
            </w:r>
            <w:r w:rsidR="00CE0932">
              <w:rPr>
                <w:rFonts w:eastAsia="Malgun Gothic"/>
                <w:lang w:val="en-US" w:eastAsia="ko-KR"/>
              </w:rPr>
              <w:t>TD1005/GEN (G</w:t>
            </w:r>
            <w:r w:rsidR="00CE0932" w:rsidRPr="002C71A2">
              <w:rPr>
                <w:rFonts w:eastAsia="Malgun Gothic"/>
                <w:lang w:val="en-US" w:eastAsia="ko-KR"/>
              </w:rPr>
              <w:t xml:space="preserve">eneva, </w:t>
            </w:r>
            <w:r w:rsidR="00CE0932">
              <w:rPr>
                <w:rFonts w:eastAsia="Malgun Gothic"/>
                <w:lang w:val="en-US" w:eastAsia="ko-KR"/>
              </w:rPr>
              <w:t>1</w:t>
            </w:r>
            <w:r w:rsidR="00CE0932" w:rsidRPr="002C71A2">
              <w:rPr>
                <w:rFonts w:eastAsia="Malgun Gothic"/>
                <w:lang w:val="en-US" w:eastAsia="ko-KR"/>
              </w:rPr>
              <w:t>-</w:t>
            </w:r>
            <w:r w:rsidR="00CE0932">
              <w:rPr>
                <w:rFonts w:eastAsia="Malgun Gothic"/>
                <w:lang w:val="en-US" w:eastAsia="ko-KR"/>
              </w:rPr>
              <w:t>10</w:t>
            </w:r>
            <w:r w:rsidR="00CE0932" w:rsidRPr="002C71A2">
              <w:rPr>
                <w:rFonts w:eastAsia="Malgun Gothic"/>
                <w:lang w:val="en-US" w:eastAsia="ko-KR"/>
              </w:rPr>
              <w:t xml:space="preserve"> </w:t>
            </w:r>
            <w:r w:rsidR="00CE0932">
              <w:rPr>
                <w:rFonts w:eastAsia="Malgun Gothic"/>
                <w:lang w:val="en-US" w:eastAsia="ko-KR"/>
              </w:rPr>
              <w:t>May</w:t>
            </w:r>
            <w:r w:rsidR="00CE0932" w:rsidRPr="002C71A2">
              <w:rPr>
                <w:rFonts w:eastAsia="Malgun Gothic"/>
                <w:lang w:val="en-US" w:eastAsia="ko-KR"/>
              </w:rPr>
              <w:t xml:space="preserve"> 202</w:t>
            </w:r>
            <w:r w:rsidR="00CE0932">
              <w:rPr>
                <w:rFonts w:eastAsia="Malgun Gothic"/>
                <w:lang w:val="en-US" w:eastAsia="ko-KR"/>
              </w:rPr>
              <w:t xml:space="preserve">4), Contributions SG11-C71 and SG11-C85R1, and discussions held in Q15/11 </w:t>
            </w:r>
            <w:r w:rsidR="00895DEC">
              <w:rPr>
                <w:rFonts w:eastAsia="Malgun Gothic"/>
                <w:lang w:val="en-US" w:eastAsia="ko-KR"/>
              </w:rPr>
              <w:t>meeting</w:t>
            </w:r>
            <w:r w:rsidR="00CE0932">
              <w:rPr>
                <w:rFonts w:eastAsia="Malgun Gothic"/>
                <w:lang w:val="en-US" w:eastAsia="ko-KR"/>
              </w:rPr>
              <w:t xml:space="preserve"> (Geneva, 19-28 February 2025).</w:t>
            </w:r>
          </w:p>
        </w:tc>
      </w:tr>
    </w:tbl>
    <w:p w14:paraId="242FDC2C" w14:textId="14EA7A9B" w:rsidR="00A5553E" w:rsidRDefault="00A5553E" w:rsidP="00A5553E">
      <w:pPr>
        <w:pStyle w:val="Headingb"/>
        <w:spacing w:before="240"/>
        <w:rPr>
          <w:b w:val="0"/>
          <w:szCs w:val="24"/>
        </w:rPr>
      </w:pPr>
      <w:r>
        <w:rPr>
          <w:szCs w:val="24"/>
        </w:rPr>
        <w:t>Introduction</w:t>
      </w:r>
      <w:r>
        <w:rPr>
          <w:b w:val="0"/>
          <w:szCs w:val="24"/>
        </w:rPr>
        <w:t>:</w:t>
      </w:r>
    </w:p>
    <w:p w14:paraId="32EFC574" w14:textId="2065754E" w:rsidR="00F132C8" w:rsidRPr="00F132C8" w:rsidRDefault="00F132C8" w:rsidP="00F132C8">
      <w:pPr>
        <w:pStyle w:val="Headingb"/>
        <w:spacing w:before="240"/>
        <w:rPr>
          <w:b w:val="0"/>
          <w:szCs w:val="24"/>
          <w:lang w:val="en-US"/>
        </w:rPr>
      </w:pPr>
      <w:r w:rsidRPr="00F132C8">
        <w:rPr>
          <w:b w:val="0"/>
          <w:szCs w:val="24"/>
          <w:lang w:val="en-US"/>
        </w:rPr>
        <w:t>During the Q15/11 meeting a new draft document was provided considering the combination</w:t>
      </w:r>
      <w:r w:rsidR="00E7386F">
        <w:rPr>
          <w:b w:val="0"/>
          <w:szCs w:val="24"/>
          <w:lang w:val="en-US"/>
        </w:rPr>
        <w:t xml:space="preserve"> of contributions</w:t>
      </w:r>
      <w:r w:rsidRPr="00F132C8">
        <w:rPr>
          <w:b w:val="0"/>
          <w:szCs w:val="24"/>
          <w:lang w:val="en-US"/>
        </w:rPr>
        <w:t xml:space="preserve"> </w:t>
      </w:r>
      <w:hyperlink r:id="rId15" w:history="1">
        <w:r w:rsidRPr="00B316C9">
          <w:rPr>
            <w:rStyle w:val="Hyperlink"/>
            <w:b w:val="0"/>
            <w:szCs w:val="24"/>
            <w:lang w:val="en-US"/>
          </w:rPr>
          <w:t>C71</w:t>
        </w:r>
      </w:hyperlink>
      <w:r w:rsidRPr="00F132C8">
        <w:rPr>
          <w:b w:val="0"/>
          <w:szCs w:val="24"/>
          <w:lang w:val="en-US"/>
        </w:rPr>
        <w:t xml:space="preserve"> from India and </w:t>
      </w:r>
      <w:hyperlink r:id="rId16" w:history="1">
        <w:r w:rsidRPr="00D04CC9">
          <w:rPr>
            <w:rStyle w:val="Hyperlink"/>
            <w:b w:val="0"/>
            <w:szCs w:val="24"/>
            <w:lang w:val="en-US"/>
          </w:rPr>
          <w:t>C85R1</w:t>
        </w:r>
      </w:hyperlink>
      <w:r w:rsidRPr="00F132C8">
        <w:rPr>
          <w:b w:val="0"/>
          <w:szCs w:val="24"/>
          <w:lang w:val="en-US"/>
        </w:rPr>
        <w:t xml:space="preserve"> from Brazil presented during discussions held at the SG 11 meeting at Geneva, 19-28 February 2025.</w:t>
      </w:r>
    </w:p>
    <w:p w14:paraId="6D75904B" w14:textId="06AE8557" w:rsidR="00A5553E" w:rsidRDefault="00F132C8" w:rsidP="00F132C8">
      <w:pPr>
        <w:pStyle w:val="Headingb"/>
        <w:spacing w:before="240"/>
      </w:pPr>
      <w:r w:rsidRPr="00F132C8">
        <w:rPr>
          <w:b w:val="0"/>
          <w:szCs w:val="24"/>
          <w:lang w:val="en-US"/>
        </w:rPr>
        <w:t>The new base text is presented below.</w:t>
      </w:r>
      <w:r w:rsidR="00A5553E">
        <w:br w:type="page"/>
      </w:r>
    </w:p>
    <w:p w14:paraId="5E80C92D" w14:textId="0DB2AB20" w:rsidR="00A5553E" w:rsidRPr="006922A3" w:rsidRDefault="00A5553E" w:rsidP="006922A3">
      <w:pPr>
        <w:pStyle w:val="Rectitle"/>
      </w:pPr>
    </w:p>
    <w:p w14:paraId="3830FDFB" w14:textId="3E25A48D" w:rsidR="005239D6" w:rsidRPr="00B97D5E" w:rsidRDefault="0025221B" w:rsidP="00B97D5E">
      <w:pPr>
        <w:pStyle w:val="RecNo"/>
        <w:rPr>
          <w:szCs w:val="28"/>
        </w:rPr>
      </w:pPr>
      <w:r>
        <w:rPr>
          <w:szCs w:val="28"/>
        </w:rPr>
        <w:t xml:space="preserve">Draft new </w:t>
      </w:r>
      <w:r w:rsidR="00770C2A" w:rsidRPr="00B97D5E">
        <w:rPr>
          <w:szCs w:val="28"/>
        </w:rPr>
        <w:t xml:space="preserve">Recommendation </w:t>
      </w:r>
      <w:r w:rsidR="00330441" w:rsidRPr="002D232D">
        <w:t xml:space="preserve">ITU-T </w:t>
      </w:r>
      <w:r w:rsidR="00330441">
        <w:t>Q.F-MSCF</w:t>
      </w:r>
    </w:p>
    <w:p w14:paraId="4B24B7FA" w14:textId="452698A7" w:rsidR="009A734F" w:rsidRDefault="009C66D7" w:rsidP="009C66D7">
      <w:pPr>
        <w:jc w:val="center"/>
      </w:pPr>
      <w:r>
        <w:rPr>
          <w:b/>
          <w:sz w:val="28"/>
          <w:szCs w:val="20"/>
        </w:rPr>
        <w:t>F</w:t>
      </w:r>
      <w:r w:rsidRPr="009C66D7">
        <w:rPr>
          <w:b/>
          <w:sz w:val="28"/>
          <w:szCs w:val="20"/>
        </w:rPr>
        <w:t xml:space="preserve">ramework on the use of market surveillance for combat counterfeit </w:t>
      </w:r>
      <w:r w:rsidR="00B061D1">
        <w:rPr>
          <w:b/>
          <w:sz w:val="28"/>
          <w:szCs w:val="20"/>
        </w:rPr>
        <w:t>Telecommunications/ICT</w:t>
      </w:r>
      <w:r w:rsidRPr="009C66D7">
        <w:rPr>
          <w:b/>
          <w:sz w:val="28"/>
          <w:szCs w:val="20"/>
        </w:rPr>
        <w:t xml:space="preserve"> equipment</w:t>
      </w:r>
    </w:p>
    <w:p w14:paraId="19635B4E" w14:textId="77777777" w:rsidR="009A734F" w:rsidRPr="002A40DA" w:rsidRDefault="009A734F" w:rsidP="009A734F">
      <w:pPr>
        <w:pStyle w:val="Headingb"/>
        <w:rPr>
          <w:szCs w:val="24"/>
        </w:rPr>
      </w:pPr>
      <w:r w:rsidRPr="002A40DA">
        <w:rPr>
          <w:szCs w:val="24"/>
        </w:rPr>
        <w:t>Summary</w:t>
      </w:r>
    </w:p>
    <w:p w14:paraId="1FD3EB3F" w14:textId="74BB19EE" w:rsidR="00455D02" w:rsidRPr="00330441" w:rsidRDefault="00455D02" w:rsidP="005F2D8F">
      <w:pPr>
        <w:rPr>
          <w:lang w:val="en-US"/>
        </w:rPr>
      </w:pPr>
      <w:r w:rsidRPr="00330441">
        <w:rPr>
          <w:lang w:val="en-US"/>
        </w:rPr>
        <w:t xml:space="preserve">This recommendation defines a framework on the use of market surveillance </w:t>
      </w:r>
      <w:r w:rsidR="0054590A">
        <w:rPr>
          <w:lang w:val="en-US"/>
        </w:rPr>
        <w:t>to</w:t>
      </w:r>
      <w:r w:rsidR="0054590A" w:rsidRPr="00330441">
        <w:rPr>
          <w:lang w:val="en-US"/>
        </w:rPr>
        <w:t xml:space="preserve"> </w:t>
      </w:r>
      <w:r w:rsidRPr="00330441">
        <w:rPr>
          <w:lang w:val="en-US"/>
        </w:rPr>
        <w:t xml:space="preserve">combat counterfeit </w:t>
      </w:r>
      <w:r w:rsidR="00B061D1">
        <w:rPr>
          <w:lang w:val="en-US"/>
        </w:rPr>
        <w:t>Telecommunications/ICT</w:t>
      </w:r>
      <w:r w:rsidRPr="00330441">
        <w:rPr>
          <w:lang w:val="en-US"/>
        </w:rPr>
        <w:t xml:space="preserve"> equipment.</w:t>
      </w:r>
    </w:p>
    <w:p w14:paraId="032F4F26" w14:textId="05FF69D2" w:rsidR="00455D02" w:rsidRPr="00330441" w:rsidRDefault="00455D02" w:rsidP="005F2D8F">
      <w:pPr>
        <w:rPr>
          <w:lang w:val="en-US"/>
        </w:rPr>
      </w:pPr>
      <w:r w:rsidRPr="00330441">
        <w:rPr>
          <w:lang w:val="en-US"/>
        </w:rPr>
        <w:t>ITU-T Recommendation Q.5050 (Framework for solutions to combat counterfeit ICT devices) points to product certification associated with market surveillance as one of the possible approaches to eliminating counterfeit devices.</w:t>
      </w:r>
    </w:p>
    <w:p w14:paraId="499D27AA" w14:textId="0A635EB9" w:rsidR="00455D02" w:rsidRDefault="00455D02" w:rsidP="005F2D8F">
      <w:pPr>
        <w:rPr>
          <w:ins w:id="9" w:author="Leonardo Campos &lt;Brazil&gt;" w:date="2025-02-24T20:09:00Z" w16du:dateUtc="2025-02-24T23:09:00Z"/>
          <w:lang w:val="en-US"/>
        </w:rPr>
      </w:pPr>
      <w:r w:rsidRPr="00330441">
        <w:rPr>
          <w:lang w:val="en-US"/>
        </w:rPr>
        <w:t xml:space="preserve">Q.5050 highlights that market surveillance is vital to the smooth functioning of the telecommunications market, and it is essential </w:t>
      </w:r>
      <w:r w:rsidR="001A7974">
        <w:rPr>
          <w:lang w:val="en-US"/>
        </w:rPr>
        <w:t>to</w:t>
      </w:r>
      <w:r w:rsidRPr="00330441">
        <w:rPr>
          <w:lang w:val="en-US"/>
        </w:rPr>
        <w:t xml:space="preserve"> protect</w:t>
      </w:r>
      <w:r w:rsidR="001A7974">
        <w:rPr>
          <w:lang w:val="en-US"/>
        </w:rPr>
        <w:t xml:space="preserve"> </w:t>
      </w:r>
      <w:r w:rsidRPr="00330441">
        <w:rPr>
          <w:lang w:val="en-US"/>
        </w:rPr>
        <w:t xml:space="preserve">consumers and workers </w:t>
      </w:r>
      <w:r w:rsidR="00F41F82" w:rsidRPr="00F41F82">
        <w:rPr>
          <w:lang w:val="en-US"/>
        </w:rPr>
        <w:t>from the risks posed</w:t>
      </w:r>
      <w:r w:rsidRPr="00330441">
        <w:rPr>
          <w:lang w:val="en-US"/>
        </w:rPr>
        <w:t xml:space="preserve"> by non-compliant products. In addition, market surveillance helps to protect responsible </w:t>
      </w:r>
      <w:r w:rsidR="00C37FCE" w:rsidRPr="00C37FCE">
        <w:rPr>
          <w:lang w:val="en-US"/>
        </w:rPr>
        <w:t>companies</w:t>
      </w:r>
      <w:r w:rsidRPr="00330441">
        <w:rPr>
          <w:lang w:val="en-US"/>
        </w:rPr>
        <w:t xml:space="preserve"> from unfair competition by unscrupulous economic operators who ignore the rules or cut corners.</w:t>
      </w:r>
    </w:p>
    <w:p w14:paraId="03A5E529" w14:textId="77777777" w:rsidR="00112E56" w:rsidRDefault="00A75409" w:rsidP="00A75409">
      <w:pPr>
        <w:jc w:val="both"/>
        <w:rPr>
          <w:ins w:id="10" w:author="Leonardo Campos &lt;Brazil&gt;" w:date="2025-02-24T20:43:00Z" w16du:dateUtc="2025-02-24T23:43:00Z"/>
          <w:lang w:val="en-US"/>
        </w:rPr>
      </w:pPr>
      <w:commentRangeStart w:id="11"/>
      <w:ins w:id="12" w:author="Leonardo Campos &lt;Brazil&gt;" w:date="2025-02-24T20:09:00Z" w16du:dateUtc="2025-02-24T23:09:00Z">
        <w:r w:rsidRPr="00FC0DBA">
          <w:rPr>
            <w:lang w:val="en-US"/>
          </w:rPr>
          <w:t>Q.5050 presents that the establishment of an robust conformity assessment scheme (CAS) is  required to efficiently deploy a centralized national reference database of authorized equipment, based on type approval, and that the use of CAS deployment can assist on the construction of a national reference database of authorized equipment to be able to identify counterfeit products through the imposition of market surveillance and other enforcement measures.</w:t>
        </w:r>
      </w:ins>
    </w:p>
    <w:p w14:paraId="535949D9" w14:textId="1CDC219E" w:rsidR="00A75409" w:rsidRPr="00330441" w:rsidRDefault="00A75409">
      <w:pPr>
        <w:jc w:val="both"/>
        <w:rPr>
          <w:lang w:val="en-US"/>
        </w:rPr>
        <w:pPrChange w:id="13" w:author="Leonardo Campos &lt;Brazil&gt;" w:date="2025-02-24T20:43:00Z" w16du:dateUtc="2025-02-24T23:43:00Z">
          <w:pPr/>
        </w:pPrChange>
      </w:pPr>
      <w:ins w:id="14" w:author="Leonardo Campos &lt;Brazil&gt;" w:date="2025-02-24T20:09:00Z" w16du:dateUtc="2025-02-24T23:09:00Z">
        <w:r w:rsidRPr="55249A19">
          <w:rPr>
            <w:lang w:val="en-US"/>
          </w:rPr>
          <w:t>Q</w:t>
        </w:r>
        <w:r>
          <w:rPr>
            <w:lang w:val="en-US"/>
          </w:rPr>
          <w:t>.</w:t>
        </w:r>
        <w:r w:rsidRPr="55249A19">
          <w:rPr>
            <w:lang w:val="en-US"/>
          </w:rPr>
          <w:t>5050 also indicates that visual inspection may not be enough to differentiate a genuine device and further technical expertise or laboratory tests could be required.</w:t>
        </w:r>
      </w:ins>
      <w:commentRangeEnd w:id="11"/>
      <w:ins w:id="15" w:author="Leonardo Campos &lt;Brazil&gt;" w:date="2025-02-24T20:44:00Z" w16du:dateUtc="2025-02-24T23:44:00Z">
        <w:r w:rsidR="00112E56">
          <w:rPr>
            <w:rStyle w:val="CommentReference"/>
          </w:rPr>
          <w:commentReference w:id="11"/>
        </w:r>
      </w:ins>
    </w:p>
    <w:p w14:paraId="11F577C0" w14:textId="2F6F43C4" w:rsidR="00455D02" w:rsidRPr="00330441" w:rsidRDefault="00455D02" w:rsidP="005F2D8F">
      <w:pPr>
        <w:rPr>
          <w:lang w:val="en-US"/>
        </w:rPr>
      </w:pPr>
      <w:r w:rsidRPr="00330441">
        <w:rPr>
          <w:lang w:val="en-US"/>
        </w:rPr>
        <w:t xml:space="preserve">EC Regulation No. 765/2008 defines market surveillance as: </w:t>
      </w:r>
      <w:r w:rsidR="00F321F4" w:rsidRPr="00F321F4">
        <w:rPr>
          <w:lang w:val="en-US"/>
        </w:rPr>
        <w:t>activities and measures carried out</w:t>
      </w:r>
      <w:r w:rsidRPr="00330441">
        <w:rPr>
          <w:lang w:val="en-US"/>
        </w:rPr>
        <w:t xml:space="preserve"> by designated authorities to ensure that products comply with the requirements set out in the relevant legislation and do not endanger health, safety or any other aspect of public interest protection. [</w:t>
      </w:r>
      <w:r w:rsidR="00A75409">
        <w:rPr>
          <w:lang w:val="en-US"/>
        </w:rPr>
        <w:t>a</w:t>
      </w:r>
      <w:r w:rsidRPr="00330441">
        <w:rPr>
          <w:lang w:val="en-US"/>
        </w:rPr>
        <w:t>-EC-Regulation]</w:t>
      </w:r>
    </w:p>
    <w:p w14:paraId="3EB46F98" w14:textId="32F8EF7C" w:rsidR="00455D02" w:rsidRPr="00330441" w:rsidRDefault="00455D02" w:rsidP="005F2D8F">
      <w:pPr>
        <w:rPr>
          <w:lang w:val="en-US"/>
        </w:rPr>
      </w:pPr>
      <w:r w:rsidRPr="00330441">
        <w:rPr>
          <w:lang w:val="en-US"/>
        </w:rPr>
        <w:t xml:space="preserve">It is therefore recommended that the administration responsible for </w:t>
      </w:r>
      <w:r w:rsidR="00222BFC">
        <w:rPr>
          <w:lang w:val="en-US"/>
        </w:rPr>
        <w:t>assessing</w:t>
      </w:r>
      <w:r w:rsidRPr="00330441">
        <w:rPr>
          <w:lang w:val="en-US"/>
        </w:rPr>
        <w:t xml:space="preserve"> product conformity establishes a market surveillance program to assist in the identification of counterfeit products and ensure that </w:t>
      </w:r>
      <w:r w:rsidR="006B7733">
        <w:rPr>
          <w:lang w:val="en-US"/>
        </w:rPr>
        <w:t xml:space="preserve"> only</w:t>
      </w:r>
      <w:r w:rsidRPr="00330441">
        <w:rPr>
          <w:lang w:val="en-US"/>
        </w:rPr>
        <w:t xml:space="preserve"> product</w:t>
      </w:r>
      <w:r w:rsidR="006B7733">
        <w:rPr>
          <w:lang w:val="en-US"/>
        </w:rPr>
        <w:t>s approved</w:t>
      </w:r>
      <w:r w:rsidR="00D55582">
        <w:rPr>
          <w:lang w:val="en-US"/>
        </w:rPr>
        <w:t xml:space="preserve"> or certified</w:t>
      </w:r>
      <w:r w:rsidR="006B7733">
        <w:rPr>
          <w:lang w:val="en-US"/>
        </w:rPr>
        <w:t xml:space="preserve"> by the administration be</w:t>
      </w:r>
      <w:r w:rsidRPr="00330441">
        <w:rPr>
          <w:lang w:val="en-US"/>
        </w:rPr>
        <w:t xml:space="preserve"> sold to the end user.</w:t>
      </w:r>
    </w:p>
    <w:p w14:paraId="02232508" w14:textId="0DAFA399" w:rsidR="00455D02" w:rsidRPr="00330441" w:rsidRDefault="00455D02" w:rsidP="005F2D8F">
      <w:pPr>
        <w:rPr>
          <w:lang w:val="en-US"/>
        </w:rPr>
      </w:pPr>
      <w:r w:rsidRPr="00330441">
        <w:rPr>
          <w:lang w:val="en-US"/>
        </w:rPr>
        <w:t xml:space="preserve">The </w:t>
      </w:r>
      <w:r w:rsidR="009A06B1">
        <w:rPr>
          <w:lang w:val="en-US"/>
        </w:rPr>
        <w:t>p</w:t>
      </w:r>
      <w:r w:rsidRPr="00330441">
        <w:rPr>
          <w:lang w:val="en-US"/>
        </w:rPr>
        <w:t>roposed Recommendation in the Annex establish</w:t>
      </w:r>
      <w:r w:rsidR="005F08B4">
        <w:rPr>
          <w:lang w:val="en-US"/>
        </w:rPr>
        <w:t>es</w:t>
      </w:r>
      <w:r w:rsidRPr="00330441">
        <w:rPr>
          <w:lang w:val="en-US"/>
        </w:rPr>
        <w:t xml:space="preserve"> a methodology to assist administrations in implementing their </w:t>
      </w:r>
      <w:del w:id="16" w:author="Leonardo Campos &lt;Brazil&gt;" w:date="2025-02-24T20:10:00Z" w16du:dateUtc="2025-02-24T23:10:00Z">
        <w:r w:rsidR="00B061D1" w:rsidDel="004D6423">
          <w:rPr>
            <w:lang w:val="en-US"/>
          </w:rPr>
          <w:delText>Telecommunications/ICT</w:delText>
        </w:r>
        <w:r w:rsidRPr="00330441" w:rsidDel="004D6423">
          <w:rPr>
            <w:lang w:val="en-US"/>
          </w:rPr>
          <w:delText xml:space="preserve"> </w:delText>
        </w:r>
      </w:del>
      <w:r w:rsidRPr="00330441">
        <w:rPr>
          <w:lang w:val="en-US"/>
        </w:rPr>
        <w:t>Product Market Surveillance Program for combat counterfeit</w:t>
      </w:r>
      <w:ins w:id="17" w:author="Leonardo Campos &lt;Brazil&gt;" w:date="2025-02-24T20:10:00Z" w16du:dateUtc="2025-02-24T23:10:00Z">
        <w:r w:rsidR="00CB341A" w:rsidRPr="00CB341A">
          <w:rPr>
            <w:lang w:val="en-US"/>
          </w:rPr>
          <w:t xml:space="preserve"> </w:t>
        </w:r>
        <w:r w:rsidR="00CB341A">
          <w:rPr>
            <w:lang w:val="en-US"/>
          </w:rPr>
          <w:t>and tampered</w:t>
        </w:r>
      </w:ins>
      <w:r w:rsidRPr="00330441">
        <w:rPr>
          <w:lang w:val="en-US"/>
        </w:rPr>
        <w:t xml:space="preserve"> </w:t>
      </w:r>
      <w:r w:rsidR="00B061D1">
        <w:rPr>
          <w:lang w:val="en-US"/>
        </w:rPr>
        <w:t>Telecommunications/ICT</w:t>
      </w:r>
      <w:r w:rsidRPr="00330441">
        <w:rPr>
          <w:lang w:val="en-US"/>
        </w:rPr>
        <w:t xml:space="preserve"> equipment.</w:t>
      </w:r>
    </w:p>
    <w:p w14:paraId="796E750D" w14:textId="77777777" w:rsidR="00C847AA" w:rsidRPr="00455D02" w:rsidRDefault="00C847AA" w:rsidP="00C847AA">
      <w:pPr>
        <w:pStyle w:val="Headingb"/>
        <w:rPr>
          <w:rFonts w:eastAsia="SimSun"/>
          <w:b w:val="0"/>
          <w:szCs w:val="24"/>
        </w:rPr>
      </w:pPr>
    </w:p>
    <w:p w14:paraId="405E6210" w14:textId="0F10252A" w:rsidR="009A734F" w:rsidRPr="002A40DA" w:rsidRDefault="009A734F" w:rsidP="00C847AA">
      <w:pPr>
        <w:pStyle w:val="Headingb"/>
        <w:rPr>
          <w:szCs w:val="24"/>
        </w:rPr>
      </w:pPr>
      <w:r w:rsidRPr="002A40DA">
        <w:rPr>
          <w:szCs w:val="24"/>
        </w:rPr>
        <w:t>Keywords</w:t>
      </w:r>
    </w:p>
    <w:p w14:paraId="04ACE1DC" w14:textId="3365D74D" w:rsidR="009F078D" w:rsidRPr="009F078D" w:rsidRDefault="00133D28" w:rsidP="002F1DBD">
      <w:pPr>
        <w:pStyle w:val="TOC1"/>
        <w:ind w:left="0" w:firstLine="0"/>
        <w:rPr>
          <w:b/>
          <w:bCs/>
        </w:rPr>
      </w:pPr>
      <w:r w:rsidRPr="00133D28">
        <w:rPr>
          <w:rFonts w:eastAsiaTheme="minorEastAsia"/>
          <w:noProof w:val="0"/>
          <w:szCs w:val="24"/>
          <w:lang w:eastAsia="ko-KR"/>
        </w:rPr>
        <w:t xml:space="preserve">Market surveillance, counterfeit </w:t>
      </w:r>
      <w:r w:rsidR="00B061D1">
        <w:rPr>
          <w:rFonts w:eastAsiaTheme="minorEastAsia"/>
          <w:noProof w:val="0"/>
          <w:szCs w:val="24"/>
          <w:lang w:eastAsia="ko-KR"/>
        </w:rPr>
        <w:t>Telecommunications/ICT</w:t>
      </w:r>
      <w:r w:rsidRPr="00133D28">
        <w:rPr>
          <w:rFonts w:eastAsiaTheme="minorEastAsia"/>
          <w:noProof w:val="0"/>
          <w:szCs w:val="24"/>
          <w:lang w:eastAsia="ko-KR"/>
        </w:rPr>
        <w:t xml:space="preserve"> equipment</w:t>
      </w:r>
      <w:commentRangeStart w:id="18"/>
      <w:ins w:id="19" w:author="Leonardo Campos &lt;Brazil&gt;" w:date="2025-02-24T20:11:00Z" w16du:dateUtc="2025-02-24T23:11:00Z">
        <w:r w:rsidR="002C553C">
          <w:rPr>
            <w:rFonts w:eastAsiaTheme="minorEastAsia"/>
            <w:noProof w:val="0"/>
            <w:szCs w:val="24"/>
            <w:lang w:eastAsia="ko-KR"/>
          </w:rPr>
          <w:t>,</w:t>
        </w:r>
        <w:r w:rsidR="002C553C">
          <w:rPr>
            <w:lang w:val="en-US"/>
          </w:rPr>
          <w:t xml:space="preserve"> tampered</w:t>
        </w:r>
      </w:ins>
      <w:r w:rsidRPr="00133D28">
        <w:rPr>
          <w:rFonts w:eastAsiaTheme="minorEastAsia"/>
          <w:noProof w:val="0"/>
          <w:szCs w:val="24"/>
          <w:lang w:eastAsia="ko-KR"/>
        </w:rPr>
        <w:t xml:space="preserve"> </w:t>
      </w:r>
      <w:r w:rsidR="00B061D1">
        <w:rPr>
          <w:rFonts w:eastAsiaTheme="minorEastAsia"/>
          <w:noProof w:val="0"/>
          <w:szCs w:val="24"/>
          <w:lang w:eastAsia="ko-KR"/>
        </w:rPr>
        <w:t>Telecommunications/ICT</w:t>
      </w:r>
      <w:r w:rsidRPr="00133D28">
        <w:rPr>
          <w:rFonts w:eastAsiaTheme="minorEastAsia"/>
          <w:noProof w:val="0"/>
          <w:szCs w:val="24"/>
          <w:lang w:eastAsia="ko-KR"/>
        </w:rPr>
        <w:t xml:space="preserve"> equipment</w:t>
      </w:r>
      <w:ins w:id="20" w:author="Leonardo Campos &lt;Brazil&gt;" w:date="2025-02-24T20:11:00Z" w16du:dateUtc="2025-02-24T23:11:00Z">
        <w:r w:rsidR="00421025">
          <w:rPr>
            <w:rFonts w:eastAsiaTheme="minorEastAsia"/>
            <w:noProof w:val="0"/>
            <w:szCs w:val="24"/>
            <w:lang w:eastAsia="ko-KR"/>
          </w:rPr>
          <w:t>, safety, electromagnetic interference, compliance</w:t>
        </w:r>
      </w:ins>
      <w:r w:rsidRPr="00133D28">
        <w:rPr>
          <w:rFonts w:eastAsiaTheme="minorEastAsia"/>
          <w:noProof w:val="0"/>
          <w:szCs w:val="24"/>
          <w:lang w:eastAsia="ko-KR"/>
        </w:rPr>
        <w:t xml:space="preserve">. </w:t>
      </w:r>
      <w:commentRangeEnd w:id="18"/>
      <w:r w:rsidR="00112E56">
        <w:rPr>
          <w:rStyle w:val="CommentReference"/>
          <w:rFonts w:eastAsiaTheme="minorEastAsia"/>
          <w:noProof w:val="0"/>
          <w:lang w:eastAsia="ja-JP"/>
        </w:rPr>
        <w:commentReference w:id="18"/>
      </w:r>
      <w:r w:rsidR="009A734F">
        <w:br w:type="page"/>
      </w:r>
      <w:r w:rsidR="009F078D" w:rsidRPr="009F078D">
        <w:rPr>
          <w:b/>
          <w:bCs/>
        </w:rPr>
        <w:lastRenderedPageBreak/>
        <w:t>Table of Contents</w:t>
      </w:r>
    </w:p>
    <w:p w14:paraId="5E14AC82" w14:textId="1CB28363" w:rsidR="00112E56" w:rsidRDefault="008D1465">
      <w:pPr>
        <w:pStyle w:val="TOC1"/>
        <w:rPr>
          <w:rFonts w:asciiTheme="minorHAnsi" w:eastAsiaTheme="minorEastAsia" w:hAnsiTheme="minorHAnsi" w:cstheme="minorBidi"/>
          <w:kern w:val="2"/>
          <w:szCs w:val="24"/>
          <w:lang w:val="pt-BR" w:eastAsia="pt-BR"/>
          <w14:ligatures w14:val="standardContextual"/>
        </w:rPr>
      </w:pPr>
      <w:r w:rsidRPr="00985934">
        <w:rPr>
          <w:rStyle w:val="Hyperlink"/>
          <w:szCs w:val="24"/>
        </w:rPr>
        <w:fldChar w:fldCharType="begin"/>
      </w:r>
      <w:r w:rsidRPr="00985934">
        <w:rPr>
          <w:rStyle w:val="Hyperlink"/>
          <w:szCs w:val="24"/>
        </w:rPr>
        <w:instrText xml:space="preserve"> TOC \o "1-3" \h \z \u </w:instrText>
      </w:r>
      <w:r w:rsidRPr="00985934">
        <w:rPr>
          <w:rStyle w:val="Hyperlink"/>
          <w:szCs w:val="24"/>
        </w:rPr>
        <w:fldChar w:fldCharType="separate"/>
      </w:r>
      <w:hyperlink w:anchor="_Toc191322311" w:history="1">
        <w:r w:rsidR="00112E56" w:rsidRPr="00776818">
          <w:rPr>
            <w:rStyle w:val="Hyperlink"/>
            <w:lang w:bidi="ar-DZ"/>
          </w:rPr>
          <w:t>1</w:t>
        </w:r>
        <w:r w:rsidR="00112E56">
          <w:rPr>
            <w:rFonts w:asciiTheme="minorHAnsi" w:eastAsiaTheme="minorEastAsia" w:hAnsiTheme="minorHAnsi" w:cstheme="minorBidi"/>
            <w:kern w:val="2"/>
            <w:szCs w:val="24"/>
            <w:lang w:val="pt-BR" w:eastAsia="pt-BR"/>
            <w14:ligatures w14:val="standardContextual"/>
          </w:rPr>
          <w:tab/>
        </w:r>
        <w:r w:rsidR="00112E56" w:rsidRPr="00776818">
          <w:rPr>
            <w:rStyle w:val="Hyperlink"/>
            <w:lang w:val="en-US"/>
          </w:rPr>
          <w:t>Scope</w:t>
        </w:r>
        <w:r w:rsidR="00112E56">
          <w:rPr>
            <w:webHidden/>
          </w:rPr>
          <w:tab/>
        </w:r>
        <w:r w:rsidR="00112E56">
          <w:rPr>
            <w:webHidden/>
          </w:rPr>
          <w:fldChar w:fldCharType="begin"/>
        </w:r>
        <w:r w:rsidR="00112E56">
          <w:rPr>
            <w:webHidden/>
          </w:rPr>
          <w:instrText xml:space="preserve"> PAGEREF _Toc191322311 \h </w:instrText>
        </w:r>
        <w:r w:rsidR="00112E56">
          <w:rPr>
            <w:webHidden/>
          </w:rPr>
        </w:r>
        <w:r w:rsidR="00112E56">
          <w:rPr>
            <w:webHidden/>
          </w:rPr>
          <w:fldChar w:fldCharType="separate"/>
        </w:r>
        <w:r w:rsidR="00112E56">
          <w:rPr>
            <w:webHidden/>
          </w:rPr>
          <w:t>5</w:t>
        </w:r>
        <w:r w:rsidR="00112E56">
          <w:rPr>
            <w:webHidden/>
          </w:rPr>
          <w:fldChar w:fldCharType="end"/>
        </w:r>
      </w:hyperlink>
    </w:p>
    <w:p w14:paraId="5A2AE632" w14:textId="023A0525" w:rsidR="00112E56" w:rsidRDefault="00112E56">
      <w:pPr>
        <w:pStyle w:val="TOC1"/>
        <w:rPr>
          <w:rFonts w:asciiTheme="minorHAnsi" w:eastAsiaTheme="minorEastAsia" w:hAnsiTheme="minorHAnsi" w:cstheme="minorBidi"/>
          <w:kern w:val="2"/>
          <w:szCs w:val="24"/>
          <w:lang w:val="pt-BR" w:eastAsia="pt-BR"/>
          <w14:ligatures w14:val="standardContextual"/>
        </w:rPr>
      </w:pPr>
      <w:hyperlink w:anchor="_Toc191322312" w:history="1">
        <w:r w:rsidRPr="00776818">
          <w:rPr>
            <w:rStyle w:val="Hyperlink"/>
            <w:lang w:val="en-US"/>
          </w:rPr>
          <w:t>2</w:t>
        </w:r>
        <w:r>
          <w:rPr>
            <w:rFonts w:asciiTheme="minorHAnsi" w:eastAsiaTheme="minorEastAsia" w:hAnsiTheme="minorHAnsi" w:cstheme="minorBidi"/>
            <w:kern w:val="2"/>
            <w:szCs w:val="24"/>
            <w:lang w:val="pt-BR" w:eastAsia="pt-BR"/>
            <w14:ligatures w14:val="standardContextual"/>
          </w:rPr>
          <w:tab/>
        </w:r>
        <w:r w:rsidRPr="00776818">
          <w:rPr>
            <w:rStyle w:val="Hyperlink"/>
            <w:lang w:val="en-US"/>
          </w:rPr>
          <w:t>References</w:t>
        </w:r>
        <w:r>
          <w:rPr>
            <w:webHidden/>
          </w:rPr>
          <w:tab/>
        </w:r>
        <w:r>
          <w:rPr>
            <w:webHidden/>
          </w:rPr>
          <w:fldChar w:fldCharType="begin"/>
        </w:r>
        <w:r>
          <w:rPr>
            <w:webHidden/>
          </w:rPr>
          <w:instrText xml:space="preserve"> PAGEREF _Toc191322312 \h </w:instrText>
        </w:r>
        <w:r>
          <w:rPr>
            <w:webHidden/>
          </w:rPr>
        </w:r>
        <w:r>
          <w:rPr>
            <w:webHidden/>
          </w:rPr>
          <w:fldChar w:fldCharType="separate"/>
        </w:r>
        <w:r>
          <w:rPr>
            <w:webHidden/>
          </w:rPr>
          <w:t>5</w:t>
        </w:r>
        <w:r>
          <w:rPr>
            <w:webHidden/>
          </w:rPr>
          <w:fldChar w:fldCharType="end"/>
        </w:r>
      </w:hyperlink>
    </w:p>
    <w:p w14:paraId="3ACDE661" w14:textId="3BB209FC" w:rsidR="00112E56" w:rsidRDefault="00112E56">
      <w:pPr>
        <w:pStyle w:val="TOC1"/>
        <w:rPr>
          <w:rFonts w:asciiTheme="minorHAnsi" w:eastAsiaTheme="minorEastAsia" w:hAnsiTheme="minorHAnsi" w:cstheme="minorBidi"/>
          <w:kern w:val="2"/>
          <w:szCs w:val="24"/>
          <w:lang w:val="pt-BR" w:eastAsia="pt-BR"/>
          <w14:ligatures w14:val="standardContextual"/>
        </w:rPr>
      </w:pPr>
      <w:hyperlink w:anchor="_Toc191322313" w:history="1">
        <w:r w:rsidRPr="00776818">
          <w:rPr>
            <w:rStyle w:val="Hyperlink"/>
            <w:lang w:val="en-US"/>
          </w:rPr>
          <w:t>3</w:t>
        </w:r>
        <w:r>
          <w:rPr>
            <w:rFonts w:asciiTheme="minorHAnsi" w:eastAsiaTheme="minorEastAsia" w:hAnsiTheme="minorHAnsi" w:cstheme="minorBidi"/>
            <w:kern w:val="2"/>
            <w:szCs w:val="24"/>
            <w:lang w:val="pt-BR" w:eastAsia="pt-BR"/>
            <w14:ligatures w14:val="standardContextual"/>
          </w:rPr>
          <w:tab/>
        </w:r>
        <w:r w:rsidRPr="00776818">
          <w:rPr>
            <w:rStyle w:val="Hyperlink"/>
            <w:lang w:val="en-US"/>
          </w:rPr>
          <w:t>Definitions</w:t>
        </w:r>
        <w:r>
          <w:rPr>
            <w:webHidden/>
          </w:rPr>
          <w:tab/>
        </w:r>
        <w:r>
          <w:rPr>
            <w:webHidden/>
          </w:rPr>
          <w:fldChar w:fldCharType="begin"/>
        </w:r>
        <w:r>
          <w:rPr>
            <w:webHidden/>
          </w:rPr>
          <w:instrText xml:space="preserve"> PAGEREF _Toc191322313 \h </w:instrText>
        </w:r>
        <w:r>
          <w:rPr>
            <w:webHidden/>
          </w:rPr>
        </w:r>
        <w:r>
          <w:rPr>
            <w:webHidden/>
          </w:rPr>
          <w:fldChar w:fldCharType="separate"/>
        </w:r>
        <w:r>
          <w:rPr>
            <w:webHidden/>
          </w:rPr>
          <w:t>5</w:t>
        </w:r>
        <w:r>
          <w:rPr>
            <w:webHidden/>
          </w:rPr>
          <w:fldChar w:fldCharType="end"/>
        </w:r>
      </w:hyperlink>
    </w:p>
    <w:p w14:paraId="080BE564" w14:textId="179FD809" w:rsidR="00112E56" w:rsidRDefault="00112E56">
      <w:pPr>
        <w:pStyle w:val="TOC2"/>
        <w:tabs>
          <w:tab w:val="left" w:pos="1531"/>
        </w:tabs>
        <w:rPr>
          <w:rFonts w:asciiTheme="minorHAnsi" w:eastAsiaTheme="minorEastAsia" w:hAnsiTheme="minorHAnsi" w:cstheme="minorBidi"/>
          <w:kern w:val="2"/>
          <w:szCs w:val="24"/>
          <w:lang w:val="pt-BR" w:eastAsia="pt-BR"/>
          <w14:ligatures w14:val="standardContextual"/>
        </w:rPr>
      </w:pPr>
      <w:hyperlink w:anchor="_Toc191322314" w:history="1">
        <w:r w:rsidRPr="00776818">
          <w:rPr>
            <w:rStyle w:val="Hyperlink"/>
          </w:rPr>
          <w:t>3.1</w:t>
        </w:r>
        <w:r>
          <w:rPr>
            <w:rFonts w:asciiTheme="minorHAnsi" w:eastAsiaTheme="minorEastAsia" w:hAnsiTheme="minorHAnsi" w:cstheme="minorBidi"/>
            <w:kern w:val="2"/>
            <w:szCs w:val="24"/>
            <w:lang w:val="pt-BR" w:eastAsia="pt-BR"/>
            <w14:ligatures w14:val="standardContextual"/>
          </w:rPr>
          <w:tab/>
        </w:r>
        <w:r w:rsidRPr="00776818">
          <w:rPr>
            <w:rStyle w:val="Hyperlink"/>
          </w:rPr>
          <w:t>Terms defined elsewhere</w:t>
        </w:r>
        <w:r>
          <w:rPr>
            <w:webHidden/>
          </w:rPr>
          <w:tab/>
        </w:r>
        <w:r>
          <w:rPr>
            <w:webHidden/>
          </w:rPr>
          <w:fldChar w:fldCharType="begin"/>
        </w:r>
        <w:r>
          <w:rPr>
            <w:webHidden/>
          </w:rPr>
          <w:instrText xml:space="preserve"> PAGEREF _Toc191322314 \h </w:instrText>
        </w:r>
        <w:r>
          <w:rPr>
            <w:webHidden/>
          </w:rPr>
        </w:r>
        <w:r>
          <w:rPr>
            <w:webHidden/>
          </w:rPr>
          <w:fldChar w:fldCharType="separate"/>
        </w:r>
        <w:r>
          <w:rPr>
            <w:webHidden/>
          </w:rPr>
          <w:t>5</w:t>
        </w:r>
        <w:r>
          <w:rPr>
            <w:webHidden/>
          </w:rPr>
          <w:fldChar w:fldCharType="end"/>
        </w:r>
      </w:hyperlink>
    </w:p>
    <w:p w14:paraId="4B6BF21D" w14:textId="775FC347" w:rsidR="00112E56" w:rsidRDefault="00112E56">
      <w:pPr>
        <w:pStyle w:val="TOC2"/>
        <w:tabs>
          <w:tab w:val="left" w:pos="1531"/>
        </w:tabs>
        <w:rPr>
          <w:rFonts w:asciiTheme="minorHAnsi" w:eastAsiaTheme="minorEastAsia" w:hAnsiTheme="minorHAnsi" w:cstheme="minorBidi"/>
          <w:kern w:val="2"/>
          <w:szCs w:val="24"/>
          <w:lang w:val="pt-BR" w:eastAsia="pt-BR"/>
          <w14:ligatures w14:val="standardContextual"/>
        </w:rPr>
      </w:pPr>
      <w:hyperlink w:anchor="_Toc191322315" w:history="1">
        <w:r w:rsidRPr="00776818">
          <w:rPr>
            <w:rStyle w:val="Hyperlink"/>
          </w:rPr>
          <w:t>3.2</w:t>
        </w:r>
        <w:r>
          <w:rPr>
            <w:rFonts w:asciiTheme="minorHAnsi" w:eastAsiaTheme="minorEastAsia" w:hAnsiTheme="minorHAnsi" w:cstheme="minorBidi"/>
            <w:kern w:val="2"/>
            <w:szCs w:val="24"/>
            <w:lang w:val="pt-BR" w:eastAsia="pt-BR"/>
            <w14:ligatures w14:val="standardContextual"/>
          </w:rPr>
          <w:tab/>
        </w:r>
        <w:r w:rsidRPr="00776818">
          <w:rPr>
            <w:rStyle w:val="Hyperlink"/>
          </w:rPr>
          <w:t>Terms defined in this Recommendation</w:t>
        </w:r>
        <w:r>
          <w:rPr>
            <w:webHidden/>
          </w:rPr>
          <w:tab/>
        </w:r>
        <w:r>
          <w:rPr>
            <w:webHidden/>
          </w:rPr>
          <w:fldChar w:fldCharType="begin"/>
        </w:r>
        <w:r>
          <w:rPr>
            <w:webHidden/>
          </w:rPr>
          <w:instrText xml:space="preserve"> PAGEREF _Toc191322315 \h </w:instrText>
        </w:r>
        <w:r>
          <w:rPr>
            <w:webHidden/>
          </w:rPr>
        </w:r>
        <w:r>
          <w:rPr>
            <w:webHidden/>
          </w:rPr>
          <w:fldChar w:fldCharType="separate"/>
        </w:r>
        <w:r>
          <w:rPr>
            <w:webHidden/>
          </w:rPr>
          <w:t>5</w:t>
        </w:r>
        <w:r>
          <w:rPr>
            <w:webHidden/>
          </w:rPr>
          <w:fldChar w:fldCharType="end"/>
        </w:r>
      </w:hyperlink>
    </w:p>
    <w:p w14:paraId="073412A3" w14:textId="24E58F89" w:rsidR="00112E56" w:rsidRDefault="00112E56">
      <w:pPr>
        <w:pStyle w:val="TOC1"/>
        <w:rPr>
          <w:rFonts w:asciiTheme="minorHAnsi" w:eastAsiaTheme="minorEastAsia" w:hAnsiTheme="minorHAnsi" w:cstheme="minorBidi"/>
          <w:kern w:val="2"/>
          <w:szCs w:val="24"/>
          <w:lang w:val="pt-BR" w:eastAsia="pt-BR"/>
          <w14:ligatures w14:val="standardContextual"/>
        </w:rPr>
      </w:pPr>
      <w:hyperlink w:anchor="_Toc191322316" w:history="1">
        <w:r w:rsidRPr="00776818">
          <w:rPr>
            <w:rStyle w:val="Hyperlink"/>
            <w:lang w:val="en-US"/>
          </w:rPr>
          <w:t>4</w:t>
        </w:r>
        <w:r>
          <w:rPr>
            <w:rFonts w:asciiTheme="minorHAnsi" w:eastAsiaTheme="minorEastAsia" w:hAnsiTheme="minorHAnsi" w:cstheme="minorBidi"/>
            <w:kern w:val="2"/>
            <w:szCs w:val="24"/>
            <w:lang w:val="pt-BR" w:eastAsia="pt-BR"/>
            <w14:ligatures w14:val="standardContextual"/>
          </w:rPr>
          <w:tab/>
        </w:r>
        <w:r w:rsidRPr="00776818">
          <w:rPr>
            <w:rStyle w:val="Hyperlink"/>
            <w:lang w:val="en-US"/>
          </w:rPr>
          <w:t>Abbreviations and acronyms</w:t>
        </w:r>
        <w:r>
          <w:rPr>
            <w:webHidden/>
          </w:rPr>
          <w:tab/>
        </w:r>
        <w:r>
          <w:rPr>
            <w:webHidden/>
          </w:rPr>
          <w:fldChar w:fldCharType="begin"/>
        </w:r>
        <w:r>
          <w:rPr>
            <w:webHidden/>
          </w:rPr>
          <w:instrText xml:space="preserve"> PAGEREF _Toc191322316 \h </w:instrText>
        </w:r>
        <w:r>
          <w:rPr>
            <w:webHidden/>
          </w:rPr>
        </w:r>
        <w:r>
          <w:rPr>
            <w:webHidden/>
          </w:rPr>
          <w:fldChar w:fldCharType="separate"/>
        </w:r>
        <w:r>
          <w:rPr>
            <w:webHidden/>
          </w:rPr>
          <w:t>5</w:t>
        </w:r>
        <w:r>
          <w:rPr>
            <w:webHidden/>
          </w:rPr>
          <w:fldChar w:fldCharType="end"/>
        </w:r>
      </w:hyperlink>
    </w:p>
    <w:p w14:paraId="73BBB15B" w14:textId="4E867D90" w:rsidR="00112E56" w:rsidRDefault="00112E56">
      <w:pPr>
        <w:pStyle w:val="TOC1"/>
        <w:rPr>
          <w:rFonts w:asciiTheme="minorHAnsi" w:eastAsiaTheme="minorEastAsia" w:hAnsiTheme="minorHAnsi" w:cstheme="minorBidi"/>
          <w:kern w:val="2"/>
          <w:szCs w:val="24"/>
          <w:lang w:val="pt-BR" w:eastAsia="pt-BR"/>
          <w14:ligatures w14:val="standardContextual"/>
        </w:rPr>
      </w:pPr>
      <w:hyperlink w:anchor="_Toc191322317" w:history="1">
        <w:r w:rsidRPr="00776818">
          <w:rPr>
            <w:rStyle w:val="Hyperlink"/>
            <w:lang w:val="en-US"/>
          </w:rPr>
          <w:t>5</w:t>
        </w:r>
        <w:r>
          <w:rPr>
            <w:rFonts w:asciiTheme="minorHAnsi" w:eastAsiaTheme="minorEastAsia" w:hAnsiTheme="minorHAnsi" w:cstheme="minorBidi"/>
            <w:kern w:val="2"/>
            <w:szCs w:val="24"/>
            <w:lang w:val="pt-BR" w:eastAsia="pt-BR"/>
            <w14:ligatures w14:val="standardContextual"/>
          </w:rPr>
          <w:tab/>
        </w:r>
        <w:r w:rsidRPr="00776818">
          <w:rPr>
            <w:rStyle w:val="Hyperlink"/>
            <w:lang w:val="en-US"/>
          </w:rPr>
          <w:t>Conventions</w:t>
        </w:r>
        <w:r>
          <w:rPr>
            <w:webHidden/>
          </w:rPr>
          <w:tab/>
        </w:r>
        <w:r>
          <w:rPr>
            <w:webHidden/>
          </w:rPr>
          <w:fldChar w:fldCharType="begin"/>
        </w:r>
        <w:r>
          <w:rPr>
            <w:webHidden/>
          </w:rPr>
          <w:instrText xml:space="preserve"> PAGEREF _Toc191322317 \h </w:instrText>
        </w:r>
        <w:r>
          <w:rPr>
            <w:webHidden/>
          </w:rPr>
        </w:r>
        <w:r>
          <w:rPr>
            <w:webHidden/>
          </w:rPr>
          <w:fldChar w:fldCharType="separate"/>
        </w:r>
        <w:r>
          <w:rPr>
            <w:webHidden/>
          </w:rPr>
          <w:t>5</w:t>
        </w:r>
        <w:r>
          <w:rPr>
            <w:webHidden/>
          </w:rPr>
          <w:fldChar w:fldCharType="end"/>
        </w:r>
      </w:hyperlink>
    </w:p>
    <w:p w14:paraId="028FEE77" w14:textId="3263F78B" w:rsidR="00112E56" w:rsidRDefault="00112E56">
      <w:pPr>
        <w:pStyle w:val="TOC1"/>
        <w:rPr>
          <w:rFonts w:asciiTheme="minorHAnsi" w:eastAsiaTheme="minorEastAsia" w:hAnsiTheme="minorHAnsi" w:cstheme="minorBidi"/>
          <w:kern w:val="2"/>
          <w:szCs w:val="24"/>
          <w:lang w:val="pt-BR" w:eastAsia="pt-BR"/>
          <w14:ligatures w14:val="standardContextual"/>
        </w:rPr>
      </w:pPr>
      <w:hyperlink w:anchor="_Toc191322318" w:history="1">
        <w:r w:rsidRPr="00776818">
          <w:rPr>
            <w:rStyle w:val="Hyperlink"/>
            <w:lang w:val="en-US"/>
          </w:rPr>
          <w:t>6</w:t>
        </w:r>
        <w:r>
          <w:rPr>
            <w:rFonts w:asciiTheme="minorHAnsi" w:eastAsiaTheme="minorEastAsia" w:hAnsiTheme="minorHAnsi" w:cstheme="minorBidi"/>
            <w:kern w:val="2"/>
            <w:szCs w:val="24"/>
            <w:lang w:val="pt-BR" w:eastAsia="pt-BR"/>
            <w14:ligatures w14:val="standardContextual"/>
          </w:rPr>
          <w:tab/>
        </w:r>
        <w:r w:rsidRPr="00776818">
          <w:rPr>
            <w:rStyle w:val="Hyperlink"/>
            <w:lang w:val="en-US"/>
          </w:rPr>
          <w:t>General Aspects</w:t>
        </w:r>
        <w:r>
          <w:rPr>
            <w:webHidden/>
          </w:rPr>
          <w:tab/>
        </w:r>
        <w:r>
          <w:rPr>
            <w:webHidden/>
          </w:rPr>
          <w:fldChar w:fldCharType="begin"/>
        </w:r>
        <w:r>
          <w:rPr>
            <w:webHidden/>
          </w:rPr>
          <w:instrText xml:space="preserve"> PAGEREF _Toc191322318 \h </w:instrText>
        </w:r>
        <w:r>
          <w:rPr>
            <w:webHidden/>
          </w:rPr>
        </w:r>
        <w:r>
          <w:rPr>
            <w:webHidden/>
          </w:rPr>
          <w:fldChar w:fldCharType="separate"/>
        </w:r>
        <w:r>
          <w:rPr>
            <w:webHidden/>
          </w:rPr>
          <w:t>6</w:t>
        </w:r>
        <w:r>
          <w:rPr>
            <w:webHidden/>
          </w:rPr>
          <w:fldChar w:fldCharType="end"/>
        </w:r>
      </w:hyperlink>
    </w:p>
    <w:p w14:paraId="66BC0F30" w14:textId="758D1C92" w:rsidR="00112E56" w:rsidRDefault="00112E56">
      <w:pPr>
        <w:pStyle w:val="TOC1"/>
        <w:rPr>
          <w:rFonts w:asciiTheme="minorHAnsi" w:eastAsiaTheme="minorEastAsia" w:hAnsiTheme="minorHAnsi" w:cstheme="minorBidi"/>
          <w:kern w:val="2"/>
          <w:szCs w:val="24"/>
          <w:lang w:val="pt-BR" w:eastAsia="pt-BR"/>
          <w14:ligatures w14:val="standardContextual"/>
        </w:rPr>
      </w:pPr>
      <w:hyperlink w:anchor="_Toc191322319" w:history="1">
        <w:r w:rsidRPr="00776818">
          <w:rPr>
            <w:rStyle w:val="Hyperlink"/>
            <w:lang w:val="en-US"/>
          </w:rPr>
          <w:t>7</w:t>
        </w:r>
        <w:r>
          <w:rPr>
            <w:rFonts w:asciiTheme="minorHAnsi" w:eastAsiaTheme="minorEastAsia" w:hAnsiTheme="minorHAnsi" w:cstheme="minorBidi"/>
            <w:kern w:val="2"/>
            <w:szCs w:val="24"/>
            <w:lang w:val="pt-BR" w:eastAsia="pt-BR"/>
            <w14:ligatures w14:val="standardContextual"/>
          </w:rPr>
          <w:tab/>
        </w:r>
        <w:r w:rsidRPr="00776818">
          <w:rPr>
            <w:rStyle w:val="Hyperlink"/>
            <w:lang w:val="en-US"/>
          </w:rPr>
          <w:t>Relationship between Market Surveillance and Combating Counterfeit.</w:t>
        </w:r>
        <w:r>
          <w:rPr>
            <w:webHidden/>
          </w:rPr>
          <w:tab/>
        </w:r>
        <w:r>
          <w:rPr>
            <w:webHidden/>
          </w:rPr>
          <w:fldChar w:fldCharType="begin"/>
        </w:r>
        <w:r>
          <w:rPr>
            <w:webHidden/>
          </w:rPr>
          <w:instrText xml:space="preserve"> PAGEREF _Toc191322319 \h </w:instrText>
        </w:r>
        <w:r>
          <w:rPr>
            <w:webHidden/>
          </w:rPr>
        </w:r>
        <w:r>
          <w:rPr>
            <w:webHidden/>
          </w:rPr>
          <w:fldChar w:fldCharType="separate"/>
        </w:r>
        <w:r>
          <w:rPr>
            <w:webHidden/>
          </w:rPr>
          <w:t>7</w:t>
        </w:r>
        <w:r>
          <w:rPr>
            <w:webHidden/>
          </w:rPr>
          <w:fldChar w:fldCharType="end"/>
        </w:r>
      </w:hyperlink>
    </w:p>
    <w:p w14:paraId="579F9AFA" w14:textId="5BA7C56E" w:rsidR="00112E56" w:rsidRDefault="00112E56">
      <w:pPr>
        <w:pStyle w:val="TOC1"/>
        <w:rPr>
          <w:rFonts w:asciiTheme="minorHAnsi" w:eastAsiaTheme="minorEastAsia" w:hAnsiTheme="minorHAnsi" w:cstheme="minorBidi"/>
          <w:kern w:val="2"/>
          <w:szCs w:val="24"/>
          <w:lang w:val="pt-BR" w:eastAsia="pt-BR"/>
          <w14:ligatures w14:val="standardContextual"/>
        </w:rPr>
      </w:pPr>
      <w:hyperlink w:anchor="_Toc191322320" w:history="1">
        <w:r w:rsidRPr="00776818">
          <w:rPr>
            <w:rStyle w:val="Hyperlink"/>
            <w:lang w:val="en-US"/>
          </w:rPr>
          <w:t>8</w:t>
        </w:r>
        <w:r>
          <w:rPr>
            <w:rFonts w:asciiTheme="minorHAnsi" w:eastAsiaTheme="minorEastAsia" w:hAnsiTheme="minorHAnsi" w:cstheme="minorBidi"/>
            <w:kern w:val="2"/>
            <w:szCs w:val="24"/>
            <w:lang w:val="pt-BR" w:eastAsia="pt-BR"/>
            <w14:ligatures w14:val="standardContextual"/>
          </w:rPr>
          <w:tab/>
        </w:r>
        <w:r w:rsidRPr="00776818">
          <w:rPr>
            <w:rStyle w:val="Hyperlink"/>
            <w:lang w:val="en-US"/>
          </w:rPr>
          <w:t>Stakeholders</w:t>
        </w:r>
        <w:r>
          <w:rPr>
            <w:webHidden/>
          </w:rPr>
          <w:tab/>
        </w:r>
        <w:r>
          <w:rPr>
            <w:webHidden/>
          </w:rPr>
          <w:fldChar w:fldCharType="begin"/>
        </w:r>
        <w:r>
          <w:rPr>
            <w:webHidden/>
          </w:rPr>
          <w:instrText xml:space="preserve"> PAGEREF _Toc191322320 \h </w:instrText>
        </w:r>
        <w:r>
          <w:rPr>
            <w:webHidden/>
          </w:rPr>
        </w:r>
        <w:r>
          <w:rPr>
            <w:webHidden/>
          </w:rPr>
          <w:fldChar w:fldCharType="separate"/>
        </w:r>
        <w:r>
          <w:rPr>
            <w:webHidden/>
          </w:rPr>
          <w:t>7</w:t>
        </w:r>
        <w:r>
          <w:rPr>
            <w:webHidden/>
          </w:rPr>
          <w:fldChar w:fldCharType="end"/>
        </w:r>
      </w:hyperlink>
    </w:p>
    <w:p w14:paraId="210940F0" w14:textId="42DB3408" w:rsidR="00112E56" w:rsidRDefault="00112E56">
      <w:pPr>
        <w:pStyle w:val="TOC2"/>
        <w:tabs>
          <w:tab w:val="left" w:pos="1531"/>
        </w:tabs>
        <w:rPr>
          <w:rFonts w:asciiTheme="minorHAnsi" w:eastAsiaTheme="minorEastAsia" w:hAnsiTheme="minorHAnsi" w:cstheme="minorBidi"/>
          <w:kern w:val="2"/>
          <w:szCs w:val="24"/>
          <w:lang w:val="pt-BR" w:eastAsia="pt-BR"/>
          <w14:ligatures w14:val="standardContextual"/>
        </w:rPr>
      </w:pPr>
      <w:hyperlink w:anchor="_Toc191322321" w:history="1">
        <w:r w:rsidRPr="00776818">
          <w:rPr>
            <w:rStyle w:val="Hyperlink"/>
            <w:lang w:val="en-US"/>
          </w:rPr>
          <w:t>8.1</w:t>
        </w:r>
        <w:r>
          <w:rPr>
            <w:rFonts w:asciiTheme="minorHAnsi" w:eastAsiaTheme="minorEastAsia" w:hAnsiTheme="minorHAnsi" w:cstheme="minorBidi"/>
            <w:kern w:val="2"/>
            <w:szCs w:val="24"/>
            <w:lang w:val="pt-BR" w:eastAsia="pt-BR"/>
            <w14:ligatures w14:val="standardContextual"/>
          </w:rPr>
          <w:tab/>
        </w:r>
        <w:r w:rsidRPr="00776818">
          <w:rPr>
            <w:rStyle w:val="Hyperlink"/>
            <w:lang w:val="en-US"/>
          </w:rPr>
          <w:t>Government Agencies</w:t>
        </w:r>
        <w:r>
          <w:rPr>
            <w:webHidden/>
          </w:rPr>
          <w:tab/>
        </w:r>
        <w:r>
          <w:rPr>
            <w:webHidden/>
          </w:rPr>
          <w:fldChar w:fldCharType="begin"/>
        </w:r>
        <w:r>
          <w:rPr>
            <w:webHidden/>
          </w:rPr>
          <w:instrText xml:space="preserve"> PAGEREF _Toc191322321 \h </w:instrText>
        </w:r>
        <w:r>
          <w:rPr>
            <w:webHidden/>
          </w:rPr>
        </w:r>
        <w:r>
          <w:rPr>
            <w:webHidden/>
          </w:rPr>
          <w:fldChar w:fldCharType="separate"/>
        </w:r>
        <w:r>
          <w:rPr>
            <w:webHidden/>
          </w:rPr>
          <w:t>8</w:t>
        </w:r>
        <w:r>
          <w:rPr>
            <w:webHidden/>
          </w:rPr>
          <w:fldChar w:fldCharType="end"/>
        </w:r>
      </w:hyperlink>
    </w:p>
    <w:p w14:paraId="7B0D020A" w14:textId="552594CC" w:rsidR="00112E56" w:rsidRDefault="00112E56">
      <w:pPr>
        <w:pStyle w:val="TOC2"/>
        <w:tabs>
          <w:tab w:val="left" w:pos="1531"/>
        </w:tabs>
        <w:rPr>
          <w:rFonts w:asciiTheme="minorHAnsi" w:eastAsiaTheme="minorEastAsia" w:hAnsiTheme="minorHAnsi" w:cstheme="minorBidi"/>
          <w:kern w:val="2"/>
          <w:szCs w:val="24"/>
          <w:lang w:val="pt-BR" w:eastAsia="pt-BR"/>
          <w14:ligatures w14:val="standardContextual"/>
        </w:rPr>
      </w:pPr>
      <w:hyperlink w:anchor="_Toc191322322" w:history="1">
        <w:r w:rsidRPr="00776818">
          <w:rPr>
            <w:rStyle w:val="Hyperlink"/>
            <w:lang w:val="en-US"/>
          </w:rPr>
          <w:t>8.2</w:t>
        </w:r>
        <w:r>
          <w:rPr>
            <w:rFonts w:asciiTheme="minorHAnsi" w:eastAsiaTheme="minorEastAsia" w:hAnsiTheme="minorHAnsi" w:cstheme="minorBidi"/>
            <w:kern w:val="2"/>
            <w:szCs w:val="24"/>
            <w:lang w:val="pt-BR" w:eastAsia="pt-BR"/>
            <w14:ligatures w14:val="standardContextual"/>
          </w:rPr>
          <w:tab/>
        </w:r>
        <w:r w:rsidRPr="00776818">
          <w:rPr>
            <w:rStyle w:val="Hyperlink"/>
            <w:lang w:val="en-US"/>
          </w:rPr>
          <w:t>Private Sector</w:t>
        </w:r>
        <w:r>
          <w:rPr>
            <w:webHidden/>
          </w:rPr>
          <w:tab/>
        </w:r>
        <w:r>
          <w:rPr>
            <w:webHidden/>
          </w:rPr>
          <w:fldChar w:fldCharType="begin"/>
        </w:r>
        <w:r>
          <w:rPr>
            <w:webHidden/>
          </w:rPr>
          <w:instrText xml:space="preserve"> PAGEREF _Toc191322322 \h </w:instrText>
        </w:r>
        <w:r>
          <w:rPr>
            <w:webHidden/>
          </w:rPr>
        </w:r>
        <w:r>
          <w:rPr>
            <w:webHidden/>
          </w:rPr>
          <w:fldChar w:fldCharType="separate"/>
        </w:r>
        <w:r>
          <w:rPr>
            <w:webHidden/>
          </w:rPr>
          <w:t>8</w:t>
        </w:r>
        <w:r>
          <w:rPr>
            <w:webHidden/>
          </w:rPr>
          <w:fldChar w:fldCharType="end"/>
        </w:r>
      </w:hyperlink>
    </w:p>
    <w:p w14:paraId="3D142515" w14:textId="08347EE8" w:rsidR="00112E56" w:rsidRDefault="00112E56">
      <w:pPr>
        <w:pStyle w:val="TOC2"/>
        <w:tabs>
          <w:tab w:val="left" w:pos="1531"/>
        </w:tabs>
        <w:rPr>
          <w:rFonts w:asciiTheme="minorHAnsi" w:eastAsiaTheme="minorEastAsia" w:hAnsiTheme="minorHAnsi" w:cstheme="minorBidi"/>
          <w:kern w:val="2"/>
          <w:szCs w:val="24"/>
          <w:lang w:val="pt-BR" w:eastAsia="pt-BR"/>
          <w14:ligatures w14:val="standardContextual"/>
        </w:rPr>
      </w:pPr>
      <w:hyperlink w:anchor="_Toc191322323" w:history="1">
        <w:r w:rsidRPr="00776818">
          <w:rPr>
            <w:rStyle w:val="Hyperlink"/>
            <w:lang w:val="en-US"/>
          </w:rPr>
          <w:t>8.3</w:t>
        </w:r>
        <w:r>
          <w:rPr>
            <w:rFonts w:asciiTheme="minorHAnsi" w:eastAsiaTheme="minorEastAsia" w:hAnsiTheme="minorHAnsi" w:cstheme="minorBidi"/>
            <w:kern w:val="2"/>
            <w:szCs w:val="24"/>
            <w:lang w:val="pt-BR" w:eastAsia="pt-BR"/>
            <w14:ligatures w14:val="standardContextual"/>
          </w:rPr>
          <w:tab/>
        </w:r>
        <w:r w:rsidRPr="00776818">
          <w:rPr>
            <w:rStyle w:val="Hyperlink"/>
            <w:lang w:val="en-US"/>
          </w:rPr>
          <w:t>Other Stakeholders</w:t>
        </w:r>
        <w:r>
          <w:rPr>
            <w:webHidden/>
          </w:rPr>
          <w:tab/>
        </w:r>
        <w:r>
          <w:rPr>
            <w:webHidden/>
          </w:rPr>
          <w:fldChar w:fldCharType="begin"/>
        </w:r>
        <w:r>
          <w:rPr>
            <w:webHidden/>
          </w:rPr>
          <w:instrText xml:space="preserve"> PAGEREF _Toc191322323 \h </w:instrText>
        </w:r>
        <w:r>
          <w:rPr>
            <w:webHidden/>
          </w:rPr>
        </w:r>
        <w:r>
          <w:rPr>
            <w:webHidden/>
          </w:rPr>
          <w:fldChar w:fldCharType="separate"/>
        </w:r>
        <w:r>
          <w:rPr>
            <w:webHidden/>
          </w:rPr>
          <w:t>8</w:t>
        </w:r>
        <w:r>
          <w:rPr>
            <w:webHidden/>
          </w:rPr>
          <w:fldChar w:fldCharType="end"/>
        </w:r>
      </w:hyperlink>
    </w:p>
    <w:p w14:paraId="48DF5C63" w14:textId="31B6A151" w:rsidR="00112E56" w:rsidRDefault="00112E56">
      <w:pPr>
        <w:pStyle w:val="TOC2"/>
        <w:tabs>
          <w:tab w:val="left" w:pos="1531"/>
        </w:tabs>
        <w:rPr>
          <w:rFonts w:asciiTheme="minorHAnsi" w:eastAsiaTheme="minorEastAsia" w:hAnsiTheme="minorHAnsi" w:cstheme="minorBidi"/>
          <w:kern w:val="2"/>
          <w:szCs w:val="24"/>
          <w:lang w:val="pt-BR" w:eastAsia="pt-BR"/>
          <w14:ligatures w14:val="standardContextual"/>
        </w:rPr>
      </w:pPr>
      <w:hyperlink w:anchor="_Toc191322324" w:history="1">
        <w:r w:rsidRPr="00776818">
          <w:rPr>
            <w:rStyle w:val="Hyperlink"/>
            <w:rFonts w:eastAsia="Malgun Gothic"/>
            <w:lang w:val="en-US"/>
          </w:rPr>
          <w:t>8.4</w:t>
        </w:r>
        <w:r>
          <w:rPr>
            <w:rFonts w:asciiTheme="minorHAnsi" w:eastAsiaTheme="minorEastAsia" w:hAnsiTheme="minorHAnsi" w:cstheme="minorBidi"/>
            <w:kern w:val="2"/>
            <w:szCs w:val="24"/>
            <w:lang w:val="pt-BR" w:eastAsia="pt-BR"/>
            <w14:ligatures w14:val="standardContextual"/>
          </w:rPr>
          <w:tab/>
        </w:r>
        <w:r w:rsidRPr="00776818">
          <w:rPr>
            <w:rStyle w:val="Hyperlink"/>
            <w:rFonts w:eastAsia="Malgun Gothic"/>
            <w:lang w:val="en-US"/>
          </w:rPr>
          <w:t>Coordinating entity</w:t>
        </w:r>
        <w:r>
          <w:rPr>
            <w:webHidden/>
          </w:rPr>
          <w:tab/>
        </w:r>
        <w:r>
          <w:rPr>
            <w:webHidden/>
          </w:rPr>
          <w:fldChar w:fldCharType="begin"/>
        </w:r>
        <w:r>
          <w:rPr>
            <w:webHidden/>
          </w:rPr>
          <w:instrText xml:space="preserve"> PAGEREF _Toc191322324 \h </w:instrText>
        </w:r>
        <w:r>
          <w:rPr>
            <w:webHidden/>
          </w:rPr>
        </w:r>
        <w:r>
          <w:rPr>
            <w:webHidden/>
          </w:rPr>
          <w:fldChar w:fldCharType="separate"/>
        </w:r>
        <w:r>
          <w:rPr>
            <w:webHidden/>
          </w:rPr>
          <w:t>8</w:t>
        </w:r>
        <w:r>
          <w:rPr>
            <w:webHidden/>
          </w:rPr>
          <w:fldChar w:fldCharType="end"/>
        </w:r>
      </w:hyperlink>
    </w:p>
    <w:p w14:paraId="3BE81FED" w14:textId="05AD3CD6" w:rsidR="00112E56" w:rsidRDefault="00112E56">
      <w:pPr>
        <w:pStyle w:val="TOC2"/>
        <w:tabs>
          <w:tab w:val="left" w:pos="1531"/>
        </w:tabs>
        <w:rPr>
          <w:rFonts w:asciiTheme="minorHAnsi" w:eastAsiaTheme="minorEastAsia" w:hAnsiTheme="minorHAnsi" w:cstheme="minorBidi"/>
          <w:kern w:val="2"/>
          <w:szCs w:val="24"/>
          <w:lang w:val="pt-BR" w:eastAsia="pt-BR"/>
          <w14:ligatures w14:val="standardContextual"/>
        </w:rPr>
      </w:pPr>
      <w:hyperlink w:anchor="_Toc191322325" w:history="1">
        <w:r w:rsidRPr="00776818">
          <w:rPr>
            <w:rStyle w:val="Hyperlink"/>
            <w:rFonts w:eastAsia="Malgun Gothic"/>
            <w:lang w:val="en-US"/>
          </w:rPr>
          <w:t>8.5</w:t>
        </w:r>
        <w:r>
          <w:rPr>
            <w:rFonts w:asciiTheme="minorHAnsi" w:eastAsiaTheme="minorEastAsia" w:hAnsiTheme="minorHAnsi" w:cstheme="minorBidi"/>
            <w:kern w:val="2"/>
            <w:szCs w:val="24"/>
            <w:lang w:val="pt-BR" w:eastAsia="pt-BR"/>
            <w14:ligatures w14:val="standardContextual"/>
          </w:rPr>
          <w:tab/>
        </w:r>
        <w:r w:rsidRPr="00776818">
          <w:rPr>
            <w:rStyle w:val="Hyperlink"/>
            <w:rFonts w:eastAsia="Malgun Gothic"/>
            <w:lang w:val="en-US"/>
          </w:rPr>
          <w:t>Inspection entities</w:t>
        </w:r>
        <w:r>
          <w:rPr>
            <w:webHidden/>
          </w:rPr>
          <w:tab/>
        </w:r>
        <w:r>
          <w:rPr>
            <w:webHidden/>
          </w:rPr>
          <w:fldChar w:fldCharType="begin"/>
        </w:r>
        <w:r>
          <w:rPr>
            <w:webHidden/>
          </w:rPr>
          <w:instrText xml:space="preserve"> PAGEREF _Toc191322325 \h </w:instrText>
        </w:r>
        <w:r>
          <w:rPr>
            <w:webHidden/>
          </w:rPr>
        </w:r>
        <w:r>
          <w:rPr>
            <w:webHidden/>
          </w:rPr>
          <w:fldChar w:fldCharType="separate"/>
        </w:r>
        <w:r>
          <w:rPr>
            <w:webHidden/>
          </w:rPr>
          <w:t>8</w:t>
        </w:r>
        <w:r>
          <w:rPr>
            <w:webHidden/>
          </w:rPr>
          <w:fldChar w:fldCharType="end"/>
        </w:r>
      </w:hyperlink>
    </w:p>
    <w:p w14:paraId="531D9865" w14:textId="5F4893B1" w:rsidR="00112E56" w:rsidRDefault="00112E56">
      <w:pPr>
        <w:pStyle w:val="TOC2"/>
        <w:tabs>
          <w:tab w:val="left" w:pos="1531"/>
        </w:tabs>
        <w:rPr>
          <w:rFonts w:asciiTheme="minorHAnsi" w:eastAsiaTheme="minorEastAsia" w:hAnsiTheme="minorHAnsi" w:cstheme="minorBidi"/>
          <w:kern w:val="2"/>
          <w:szCs w:val="24"/>
          <w:lang w:val="pt-BR" w:eastAsia="pt-BR"/>
          <w14:ligatures w14:val="standardContextual"/>
        </w:rPr>
      </w:pPr>
      <w:hyperlink w:anchor="_Toc191322326" w:history="1">
        <w:r w:rsidRPr="00776818">
          <w:rPr>
            <w:rStyle w:val="Hyperlink"/>
            <w:rFonts w:eastAsia="Malgun Gothic"/>
            <w:lang w:val="en-US"/>
          </w:rPr>
          <w:t>8.6</w:t>
        </w:r>
        <w:r>
          <w:rPr>
            <w:rFonts w:asciiTheme="minorHAnsi" w:eastAsiaTheme="minorEastAsia" w:hAnsiTheme="minorHAnsi" w:cstheme="minorBidi"/>
            <w:kern w:val="2"/>
            <w:szCs w:val="24"/>
            <w:lang w:val="pt-BR" w:eastAsia="pt-BR"/>
            <w14:ligatures w14:val="standardContextual"/>
          </w:rPr>
          <w:tab/>
        </w:r>
        <w:r w:rsidRPr="00776818">
          <w:rPr>
            <w:rStyle w:val="Hyperlink"/>
            <w:rFonts w:eastAsia="Malgun Gothic"/>
            <w:lang w:val="en-US"/>
          </w:rPr>
          <w:t>Designated entities</w:t>
        </w:r>
        <w:r>
          <w:rPr>
            <w:webHidden/>
          </w:rPr>
          <w:tab/>
        </w:r>
        <w:r>
          <w:rPr>
            <w:webHidden/>
          </w:rPr>
          <w:fldChar w:fldCharType="begin"/>
        </w:r>
        <w:r>
          <w:rPr>
            <w:webHidden/>
          </w:rPr>
          <w:instrText xml:space="preserve"> PAGEREF _Toc191322326 \h </w:instrText>
        </w:r>
        <w:r>
          <w:rPr>
            <w:webHidden/>
          </w:rPr>
        </w:r>
        <w:r>
          <w:rPr>
            <w:webHidden/>
          </w:rPr>
          <w:fldChar w:fldCharType="separate"/>
        </w:r>
        <w:r>
          <w:rPr>
            <w:webHidden/>
          </w:rPr>
          <w:t>9</w:t>
        </w:r>
        <w:r>
          <w:rPr>
            <w:webHidden/>
          </w:rPr>
          <w:fldChar w:fldCharType="end"/>
        </w:r>
      </w:hyperlink>
    </w:p>
    <w:p w14:paraId="316C379B" w14:textId="17ADE865" w:rsidR="00112E56" w:rsidRDefault="00112E56">
      <w:pPr>
        <w:pStyle w:val="TOC2"/>
        <w:tabs>
          <w:tab w:val="left" w:pos="1531"/>
        </w:tabs>
        <w:rPr>
          <w:rFonts w:asciiTheme="minorHAnsi" w:eastAsiaTheme="minorEastAsia" w:hAnsiTheme="minorHAnsi" w:cstheme="minorBidi"/>
          <w:kern w:val="2"/>
          <w:szCs w:val="24"/>
          <w:lang w:val="pt-BR" w:eastAsia="pt-BR"/>
          <w14:ligatures w14:val="standardContextual"/>
        </w:rPr>
      </w:pPr>
      <w:hyperlink w:anchor="_Toc191322327" w:history="1">
        <w:r w:rsidRPr="00776818">
          <w:rPr>
            <w:rStyle w:val="Hyperlink"/>
            <w:rFonts w:eastAsia="Malgun Gothic"/>
            <w:lang w:val="en-US"/>
          </w:rPr>
          <w:t>8.7</w:t>
        </w:r>
        <w:r>
          <w:rPr>
            <w:rFonts w:asciiTheme="minorHAnsi" w:eastAsiaTheme="minorEastAsia" w:hAnsiTheme="minorHAnsi" w:cstheme="minorBidi"/>
            <w:kern w:val="2"/>
            <w:szCs w:val="24"/>
            <w:lang w:val="pt-BR" w:eastAsia="pt-BR"/>
            <w14:ligatures w14:val="standardContextual"/>
          </w:rPr>
          <w:tab/>
        </w:r>
        <w:r w:rsidRPr="00776818">
          <w:rPr>
            <w:rStyle w:val="Hyperlink"/>
            <w:rFonts w:eastAsia="Malgun Gothic"/>
            <w:lang w:val="en-US"/>
          </w:rPr>
          <w:t>Manufacturer</w:t>
        </w:r>
        <w:r>
          <w:rPr>
            <w:webHidden/>
          </w:rPr>
          <w:tab/>
        </w:r>
        <w:r>
          <w:rPr>
            <w:webHidden/>
          </w:rPr>
          <w:fldChar w:fldCharType="begin"/>
        </w:r>
        <w:r>
          <w:rPr>
            <w:webHidden/>
          </w:rPr>
          <w:instrText xml:space="preserve"> PAGEREF _Toc191322327 \h </w:instrText>
        </w:r>
        <w:r>
          <w:rPr>
            <w:webHidden/>
          </w:rPr>
        </w:r>
        <w:r>
          <w:rPr>
            <w:webHidden/>
          </w:rPr>
          <w:fldChar w:fldCharType="separate"/>
        </w:r>
        <w:r>
          <w:rPr>
            <w:webHidden/>
          </w:rPr>
          <w:t>9</w:t>
        </w:r>
        <w:r>
          <w:rPr>
            <w:webHidden/>
          </w:rPr>
          <w:fldChar w:fldCharType="end"/>
        </w:r>
      </w:hyperlink>
    </w:p>
    <w:p w14:paraId="1F9DF1C7" w14:textId="28D1AB49" w:rsidR="00112E56" w:rsidRDefault="00112E56">
      <w:pPr>
        <w:pStyle w:val="TOC2"/>
        <w:tabs>
          <w:tab w:val="left" w:pos="1531"/>
        </w:tabs>
        <w:rPr>
          <w:rFonts w:asciiTheme="minorHAnsi" w:eastAsiaTheme="minorEastAsia" w:hAnsiTheme="minorHAnsi" w:cstheme="minorBidi"/>
          <w:kern w:val="2"/>
          <w:szCs w:val="24"/>
          <w:lang w:val="pt-BR" w:eastAsia="pt-BR"/>
          <w14:ligatures w14:val="standardContextual"/>
        </w:rPr>
      </w:pPr>
      <w:hyperlink w:anchor="_Toc191322328" w:history="1">
        <w:r w:rsidRPr="00776818">
          <w:rPr>
            <w:rStyle w:val="Hyperlink"/>
            <w:rFonts w:eastAsia="Malgun Gothic"/>
            <w:lang w:val="en-US"/>
          </w:rPr>
          <w:t>8.8</w:t>
        </w:r>
        <w:r>
          <w:rPr>
            <w:rFonts w:asciiTheme="minorHAnsi" w:eastAsiaTheme="minorEastAsia" w:hAnsiTheme="minorHAnsi" w:cstheme="minorBidi"/>
            <w:kern w:val="2"/>
            <w:szCs w:val="24"/>
            <w:lang w:val="pt-BR" w:eastAsia="pt-BR"/>
            <w14:ligatures w14:val="standardContextual"/>
          </w:rPr>
          <w:tab/>
        </w:r>
        <w:r w:rsidRPr="00776818">
          <w:rPr>
            <w:rStyle w:val="Hyperlink"/>
            <w:rFonts w:eastAsia="Malgun Gothic"/>
            <w:lang w:val="en-US"/>
          </w:rPr>
          <w:t>Product supplier</w:t>
        </w:r>
        <w:r>
          <w:rPr>
            <w:webHidden/>
          </w:rPr>
          <w:tab/>
        </w:r>
        <w:r>
          <w:rPr>
            <w:webHidden/>
          </w:rPr>
          <w:fldChar w:fldCharType="begin"/>
        </w:r>
        <w:r>
          <w:rPr>
            <w:webHidden/>
          </w:rPr>
          <w:instrText xml:space="preserve"> PAGEREF _Toc191322328 \h </w:instrText>
        </w:r>
        <w:r>
          <w:rPr>
            <w:webHidden/>
          </w:rPr>
        </w:r>
        <w:r>
          <w:rPr>
            <w:webHidden/>
          </w:rPr>
          <w:fldChar w:fldCharType="separate"/>
        </w:r>
        <w:r>
          <w:rPr>
            <w:webHidden/>
          </w:rPr>
          <w:t>10</w:t>
        </w:r>
        <w:r>
          <w:rPr>
            <w:webHidden/>
          </w:rPr>
          <w:fldChar w:fldCharType="end"/>
        </w:r>
      </w:hyperlink>
    </w:p>
    <w:p w14:paraId="0951292D" w14:textId="30637344" w:rsidR="00112E56" w:rsidRDefault="00112E56">
      <w:pPr>
        <w:pStyle w:val="TOC1"/>
        <w:rPr>
          <w:rFonts w:asciiTheme="minorHAnsi" w:eastAsiaTheme="minorEastAsia" w:hAnsiTheme="minorHAnsi" w:cstheme="minorBidi"/>
          <w:kern w:val="2"/>
          <w:szCs w:val="24"/>
          <w:lang w:val="pt-BR" w:eastAsia="pt-BR"/>
          <w14:ligatures w14:val="standardContextual"/>
        </w:rPr>
      </w:pPr>
      <w:hyperlink w:anchor="_Toc191322329" w:history="1">
        <w:r w:rsidRPr="00776818">
          <w:rPr>
            <w:rStyle w:val="Hyperlink"/>
            <w:lang w:val="en-US"/>
          </w:rPr>
          <w:t>9</w:t>
        </w:r>
        <w:r>
          <w:rPr>
            <w:rFonts w:asciiTheme="minorHAnsi" w:eastAsiaTheme="minorEastAsia" w:hAnsiTheme="minorHAnsi" w:cstheme="minorBidi"/>
            <w:kern w:val="2"/>
            <w:szCs w:val="24"/>
            <w:lang w:val="pt-BR" w:eastAsia="pt-BR"/>
            <w14:ligatures w14:val="standardContextual"/>
          </w:rPr>
          <w:tab/>
        </w:r>
        <w:r w:rsidRPr="00776818">
          <w:rPr>
            <w:rStyle w:val="Hyperlink"/>
            <w:lang w:val="en-US"/>
          </w:rPr>
          <w:t>High level requirements</w:t>
        </w:r>
        <w:r>
          <w:rPr>
            <w:webHidden/>
          </w:rPr>
          <w:tab/>
        </w:r>
        <w:r>
          <w:rPr>
            <w:webHidden/>
          </w:rPr>
          <w:fldChar w:fldCharType="begin"/>
        </w:r>
        <w:r>
          <w:rPr>
            <w:webHidden/>
          </w:rPr>
          <w:instrText xml:space="preserve"> PAGEREF _Toc191322329 \h </w:instrText>
        </w:r>
        <w:r>
          <w:rPr>
            <w:webHidden/>
          </w:rPr>
        </w:r>
        <w:r>
          <w:rPr>
            <w:webHidden/>
          </w:rPr>
          <w:fldChar w:fldCharType="separate"/>
        </w:r>
        <w:r>
          <w:rPr>
            <w:webHidden/>
          </w:rPr>
          <w:t>10</w:t>
        </w:r>
        <w:r>
          <w:rPr>
            <w:webHidden/>
          </w:rPr>
          <w:fldChar w:fldCharType="end"/>
        </w:r>
      </w:hyperlink>
    </w:p>
    <w:p w14:paraId="09A55A93" w14:textId="5A525AD1" w:rsidR="00112E56" w:rsidRDefault="00112E56">
      <w:pPr>
        <w:pStyle w:val="TOC2"/>
        <w:tabs>
          <w:tab w:val="left" w:pos="1531"/>
        </w:tabs>
        <w:rPr>
          <w:rFonts w:asciiTheme="minorHAnsi" w:eastAsiaTheme="minorEastAsia" w:hAnsiTheme="minorHAnsi" w:cstheme="minorBidi"/>
          <w:kern w:val="2"/>
          <w:szCs w:val="24"/>
          <w:lang w:val="pt-BR" w:eastAsia="pt-BR"/>
          <w14:ligatures w14:val="standardContextual"/>
        </w:rPr>
      </w:pPr>
      <w:hyperlink w:anchor="_Toc191322330" w:history="1">
        <w:r w:rsidRPr="00776818">
          <w:rPr>
            <w:rStyle w:val="Hyperlink"/>
            <w:lang w:val="en-US"/>
          </w:rPr>
          <w:t>9.1</w:t>
        </w:r>
        <w:r>
          <w:rPr>
            <w:rFonts w:asciiTheme="minorHAnsi" w:eastAsiaTheme="minorEastAsia" w:hAnsiTheme="minorHAnsi" w:cstheme="minorBidi"/>
            <w:kern w:val="2"/>
            <w:szCs w:val="24"/>
            <w:lang w:val="pt-BR" w:eastAsia="pt-BR"/>
            <w14:ligatures w14:val="standardContextual"/>
          </w:rPr>
          <w:tab/>
        </w:r>
        <w:r w:rsidRPr="00776818">
          <w:rPr>
            <w:rStyle w:val="Hyperlink"/>
            <w:lang w:val="en-US"/>
          </w:rPr>
          <w:t>Conformity assessment program</w:t>
        </w:r>
        <w:r>
          <w:rPr>
            <w:webHidden/>
          </w:rPr>
          <w:tab/>
        </w:r>
        <w:r>
          <w:rPr>
            <w:webHidden/>
          </w:rPr>
          <w:fldChar w:fldCharType="begin"/>
        </w:r>
        <w:r>
          <w:rPr>
            <w:webHidden/>
          </w:rPr>
          <w:instrText xml:space="preserve"> PAGEREF _Toc191322330 \h </w:instrText>
        </w:r>
        <w:r>
          <w:rPr>
            <w:webHidden/>
          </w:rPr>
        </w:r>
        <w:r>
          <w:rPr>
            <w:webHidden/>
          </w:rPr>
          <w:fldChar w:fldCharType="separate"/>
        </w:r>
        <w:r>
          <w:rPr>
            <w:webHidden/>
          </w:rPr>
          <w:t>10</w:t>
        </w:r>
        <w:r>
          <w:rPr>
            <w:webHidden/>
          </w:rPr>
          <w:fldChar w:fldCharType="end"/>
        </w:r>
      </w:hyperlink>
    </w:p>
    <w:p w14:paraId="279067DC" w14:textId="0A5ECE3C" w:rsidR="00112E56" w:rsidRDefault="00112E56">
      <w:pPr>
        <w:pStyle w:val="TOC2"/>
        <w:tabs>
          <w:tab w:val="left" w:pos="1531"/>
        </w:tabs>
        <w:rPr>
          <w:rFonts w:asciiTheme="minorHAnsi" w:eastAsiaTheme="minorEastAsia" w:hAnsiTheme="minorHAnsi" w:cstheme="minorBidi"/>
          <w:kern w:val="2"/>
          <w:szCs w:val="24"/>
          <w:lang w:val="pt-BR" w:eastAsia="pt-BR"/>
          <w14:ligatures w14:val="standardContextual"/>
        </w:rPr>
      </w:pPr>
      <w:hyperlink w:anchor="_Toc191322331" w:history="1">
        <w:r w:rsidRPr="00776818">
          <w:rPr>
            <w:rStyle w:val="Hyperlink"/>
            <w:rFonts w:eastAsia="Malgun Gothic"/>
            <w:lang w:val="en-US"/>
          </w:rPr>
          <w:t>9.2</w:t>
        </w:r>
        <w:r>
          <w:rPr>
            <w:rFonts w:asciiTheme="minorHAnsi" w:eastAsiaTheme="minorEastAsia" w:hAnsiTheme="minorHAnsi" w:cstheme="minorBidi"/>
            <w:kern w:val="2"/>
            <w:szCs w:val="24"/>
            <w:lang w:val="pt-BR" w:eastAsia="pt-BR"/>
            <w14:ligatures w14:val="standardContextual"/>
          </w:rPr>
          <w:tab/>
        </w:r>
        <w:r w:rsidRPr="00776818">
          <w:rPr>
            <w:rStyle w:val="Hyperlink"/>
            <w:rFonts w:eastAsia="Malgun Gothic"/>
            <w:lang w:val="en-US"/>
          </w:rPr>
          <w:t>Accreditation</w:t>
        </w:r>
        <w:r>
          <w:rPr>
            <w:webHidden/>
          </w:rPr>
          <w:tab/>
        </w:r>
        <w:r>
          <w:rPr>
            <w:webHidden/>
          </w:rPr>
          <w:fldChar w:fldCharType="begin"/>
        </w:r>
        <w:r>
          <w:rPr>
            <w:webHidden/>
          </w:rPr>
          <w:instrText xml:space="preserve"> PAGEREF _Toc191322331 \h </w:instrText>
        </w:r>
        <w:r>
          <w:rPr>
            <w:webHidden/>
          </w:rPr>
        </w:r>
        <w:r>
          <w:rPr>
            <w:webHidden/>
          </w:rPr>
          <w:fldChar w:fldCharType="separate"/>
        </w:r>
        <w:r>
          <w:rPr>
            <w:webHidden/>
          </w:rPr>
          <w:t>10</w:t>
        </w:r>
        <w:r>
          <w:rPr>
            <w:webHidden/>
          </w:rPr>
          <w:fldChar w:fldCharType="end"/>
        </w:r>
      </w:hyperlink>
    </w:p>
    <w:p w14:paraId="69ED2E13" w14:textId="5F9A240D" w:rsidR="00112E56" w:rsidRDefault="00112E56">
      <w:pPr>
        <w:pStyle w:val="TOC3"/>
        <w:tabs>
          <w:tab w:val="left" w:pos="2269"/>
        </w:tabs>
        <w:rPr>
          <w:rFonts w:asciiTheme="minorHAnsi" w:eastAsiaTheme="minorEastAsia" w:hAnsiTheme="minorHAnsi" w:cstheme="minorBidi"/>
          <w:kern w:val="2"/>
          <w:szCs w:val="24"/>
          <w:lang w:val="pt-BR" w:eastAsia="pt-BR"/>
          <w14:ligatures w14:val="standardContextual"/>
        </w:rPr>
      </w:pPr>
      <w:hyperlink w:anchor="_Toc191322332" w:history="1">
        <w:r w:rsidRPr="00776818">
          <w:rPr>
            <w:rStyle w:val="Hyperlink"/>
            <w:lang w:val="en-US"/>
          </w:rPr>
          <w:t>9.2.1</w:t>
        </w:r>
        <w:r>
          <w:rPr>
            <w:rFonts w:asciiTheme="minorHAnsi" w:eastAsiaTheme="minorEastAsia" w:hAnsiTheme="minorHAnsi" w:cstheme="minorBidi"/>
            <w:kern w:val="2"/>
            <w:szCs w:val="24"/>
            <w:lang w:val="pt-BR" w:eastAsia="pt-BR"/>
            <w14:ligatures w14:val="standardContextual"/>
          </w:rPr>
          <w:tab/>
        </w:r>
        <w:r w:rsidRPr="00776818">
          <w:rPr>
            <w:rStyle w:val="Hyperlink"/>
            <w:lang w:val="en-US"/>
          </w:rPr>
          <w:t>Testing laboratories</w:t>
        </w:r>
        <w:r>
          <w:rPr>
            <w:webHidden/>
          </w:rPr>
          <w:tab/>
        </w:r>
        <w:r>
          <w:rPr>
            <w:webHidden/>
          </w:rPr>
          <w:fldChar w:fldCharType="begin"/>
        </w:r>
        <w:r>
          <w:rPr>
            <w:webHidden/>
          </w:rPr>
          <w:instrText xml:space="preserve"> PAGEREF _Toc191322332 \h </w:instrText>
        </w:r>
        <w:r>
          <w:rPr>
            <w:webHidden/>
          </w:rPr>
        </w:r>
        <w:r>
          <w:rPr>
            <w:webHidden/>
          </w:rPr>
          <w:fldChar w:fldCharType="separate"/>
        </w:r>
        <w:r>
          <w:rPr>
            <w:webHidden/>
          </w:rPr>
          <w:t>10</w:t>
        </w:r>
        <w:r>
          <w:rPr>
            <w:webHidden/>
          </w:rPr>
          <w:fldChar w:fldCharType="end"/>
        </w:r>
      </w:hyperlink>
    </w:p>
    <w:p w14:paraId="4B0D6FDC" w14:textId="76BFC2DF" w:rsidR="00112E56" w:rsidRDefault="00112E56">
      <w:pPr>
        <w:pStyle w:val="TOC3"/>
        <w:tabs>
          <w:tab w:val="left" w:pos="2269"/>
        </w:tabs>
        <w:rPr>
          <w:rFonts w:asciiTheme="minorHAnsi" w:eastAsiaTheme="minorEastAsia" w:hAnsiTheme="minorHAnsi" w:cstheme="minorBidi"/>
          <w:kern w:val="2"/>
          <w:szCs w:val="24"/>
          <w:lang w:val="pt-BR" w:eastAsia="pt-BR"/>
          <w14:ligatures w14:val="standardContextual"/>
        </w:rPr>
      </w:pPr>
      <w:hyperlink w:anchor="_Toc191322333" w:history="1">
        <w:r w:rsidRPr="00776818">
          <w:rPr>
            <w:rStyle w:val="Hyperlink"/>
            <w:rFonts w:eastAsia="Malgun Gothic"/>
            <w:lang w:val="en-US"/>
          </w:rPr>
          <w:t>9.2.2</w:t>
        </w:r>
        <w:r>
          <w:rPr>
            <w:rFonts w:asciiTheme="minorHAnsi" w:eastAsiaTheme="minorEastAsia" w:hAnsiTheme="minorHAnsi" w:cstheme="minorBidi"/>
            <w:kern w:val="2"/>
            <w:szCs w:val="24"/>
            <w:lang w:val="pt-BR" w:eastAsia="pt-BR"/>
            <w14:ligatures w14:val="standardContextual"/>
          </w:rPr>
          <w:tab/>
        </w:r>
        <w:r w:rsidRPr="00776818">
          <w:rPr>
            <w:rStyle w:val="Hyperlink"/>
            <w:rFonts w:eastAsia="Malgun Gothic"/>
            <w:lang w:val="en-US"/>
          </w:rPr>
          <w:t>Designated entities</w:t>
        </w:r>
        <w:r>
          <w:rPr>
            <w:webHidden/>
          </w:rPr>
          <w:tab/>
        </w:r>
        <w:r>
          <w:rPr>
            <w:webHidden/>
          </w:rPr>
          <w:fldChar w:fldCharType="begin"/>
        </w:r>
        <w:r>
          <w:rPr>
            <w:webHidden/>
          </w:rPr>
          <w:instrText xml:space="preserve"> PAGEREF _Toc191322333 \h </w:instrText>
        </w:r>
        <w:r>
          <w:rPr>
            <w:webHidden/>
          </w:rPr>
        </w:r>
        <w:r>
          <w:rPr>
            <w:webHidden/>
          </w:rPr>
          <w:fldChar w:fldCharType="separate"/>
        </w:r>
        <w:r>
          <w:rPr>
            <w:webHidden/>
          </w:rPr>
          <w:t>10</w:t>
        </w:r>
        <w:r>
          <w:rPr>
            <w:webHidden/>
          </w:rPr>
          <w:fldChar w:fldCharType="end"/>
        </w:r>
      </w:hyperlink>
    </w:p>
    <w:p w14:paraId="5D892668" w14:textId="14A5EBB3" w:rsidR="00112E56" w:rsidRDefault="00112E56">
      <w:pPr>
        <w:pStyle w:val="TOC2"/>
        <w:tabs>
          <w:tab w:val="left" w:pos="1531"/>
        </w:tabs>
        <w:rPr>
          <w:rFonts w:asciiTheme="minorHAnsi" w:eastAsiaTheme="minorEastAsia" w:hAnsiTheme="minorHAnsi" w:cstheme="minorBidi"/>
          <w:kern w:val="2"/>
          <w:szCs w:val="24"/>
          <w:lang w:val="pt-BR" w:eastAsia="pt-BR"/>
          <w14:ligatures w14:val="standardContextual"/>
        </w:rPr>
      </w:pPr>
      <w:hyperlink w:anchor="_Toc191322335" w:history="1">
        <w:r w:rsidRPr="00776818">
          <w:rPr>
            <w:rStyle w:val="Hyperlink"/>
            <w:rFonts w:eastAsia="Malgun Gothic"/>
            <w:lang w:val="en-US"/>
          </w:rPr>
          <w:t>9.3</w:t>
        </w:r>
        <w:r>
          <w:rPr>
            <w:rFonts w:asciiTheme="minorHAnsi" w:eastAsiaTheme="minorEastAsia" w:hAnsiTheme="minorHAnsi" w:cstheme="minorBidi"/>
            <w:kern w:val="2"/>
            <w:szCs w:val="24"/>
            <w:lang w:val="pt-BR" w:eastAsia="pt-BR"/>
            <w14:ligatures w14:val="standardContextual"/>
          </w:rPr>
          <w:tab/>
        </w:r>
        <w:r w:rsidRPr="00776818">
          <w:rPr>
            <w:rStyle w:val="Hyperlink"/>
            <w:rFonts w:eastAsia="Malgun Gothic"/>
            <w:lang w:val="en-US"/>
          </w:rPr>
          <w:t>Consumer Awareness</w:t>
        </w:r>
        <w:r>
          <w:rPr>
            <w:webHidden/>
          </w:rPr>
          <w:tab/>
        </w:r>
        <w:r>
          <w:rPr>
            <w:webHidden/>
          </w:rPr>
          <w:fldChar w:fldCharType="begin"/>
        </w:r>
        <w:r>
          <w:rPr>
            <w:webHidden/>
          </w:rPr>
          <w:instrText xml:space="preserve"> PAGEREF _Toc191322335 \h </w:instrText>
        </w:r>
        <w:r>
          <w:rPr>
            <w:webHidden/>
          </w:rPr>
        </w:r>
        <w:r>
          <w:rPr>
            <w:webHidden/>
          </w:rPr>
          <w:fldChar w:fldCharType="separate"/>
        </w:r>
        <w:r>
          <w:rPr>
            <w:webHidden/>
          </w:rPr>
          <w:t>11</w:t>
        </w:r>
        <w:r>
          <w:rPr>
            <w:webHidden/>
          </w:rPr>
          <w:fldChar w:fldCharType="end"/>
        </w:r>
      </w:hyperlink>
    </w:p>
    <w:p w14:paraId="71935BAA" w14:textId="435C751C" w:rsidR="00112E56" w:rsidRDefault="00112E56">
      <w:pPr>
        <w:pStyle w:val="TOC1"/>
        <w:rPr>
          <w:rFonts w:asciiTheme="minorHAnsi" w:eastAsiaTheme="minorEastAsia" w:hAnsiTheme="minorHAnsi" w:cstheme="minorBidi"/>
          <w:kern w:val="2"/>
          <w:szCs w:val="24"/>
          <w:lang w:val="pt-BR" w:eastAsia="pt-BR"/>
          <w14:ligatures w14:val="standardContextual"/>
        </w:rPr>
      </w:pPr>
      <w:hyperlink w:anchor="_Toc191322336" w:history="1">
        <w:r w:rsidRPr="00776818">
          <w:rPr>
            <w:rStyle w:val="Hyperlink"/>
            <w:lang w:val="en-US"/>
          </w:rPr>
          <w:t>10</w:t>
        </w:r>
        <w:r>
          <w:rPr>
            <w:rFonts w:asciiTheme="minorHAnsi" w:eastAsiaTheme="minorEastAsia" w:hAnsiTheme="minorHAnsi" w:cstheme="minorBidi"/>
            <w:kern w:val="2"/>
            <w:szCs w:val="24"/>
            <w:lang w:val="pt-BR" w:eastAsia="pt-BR"/>
            <w14:ligatures w14:val="standardContextual"/>
          </w:rPr>
          <w:tab/>
        </w:r>
        <w:r w:rsidRPr="00776818">
          <w:rPr>
            <w:rStyle w:val="Hyperlink"/>
            <w:lang w:val="en-US"/>
          </w:rPr>
          <w:t>Framework requirements</w:t>
        </w:r>
        <w:r>
          <w:rPr>
            <w:webHidden/>
          </w:rPr>
          <w:tab/>
        </w:r>
        <w:r>
          <w:rPr>
            <w:webHidden/>
          </w:rPr>
          <w:fldChar w:fldCharType="begin"/>
        </w:r>
        <w:r>
          <w:rPr>
            <w:webHidden/>
          </w:rPr>
          <w:instrText xml:space="preserve"> PAGEREF _Toc191322336 \h </w:instrText>
        </w:r>
        <w:r>
          <w:rPr>
            <w:webHidden/>
          </w:rPr>
        </w:r>
        <w:r>
          <w:rPr>
            <w:webHidden/>
          </w:rPr>
          <w:fldChar w:fldCharType="separate"/>
        </w:r>
        <w:r>
          <w:rPr>
            <w:webHidden/>
          </w:rPr>
          <w:t>11</w:t>
        </w:r>
        <w:r>
          <w:rPr>
            <w:webHidden/>
          </w:rPr>
          <w:fldChar w:fldCharType="end"/>
        </w:r>
      </w:hyperlink>
    </w:p>
    <w:p w14:paraId="3D307A93" w14:textId="6FFE62DB" w:rsidR="00112E56" w:rsidRDefault="00112E56">
      <w:pPr>
        <w:pStyle w:val="TOC2"/>
        <w:tabs>
          <w:tab w:val="left" w:pos="1531"/>
        </w:tabs>
        <w:rPr>
          <w:rFonts w:asciiTheme="minorHAnsi" w:eastAsiaTheme="minorEastAsia" w:hAnsiTheme="minorHAnsi" w:cstheme="minorBidi"/>
          <w:kern w:val="2"/>
          <w:szCs w:val="24"/>
          <w:lang w:val="pt-BR" w:eastAsia="pt-BR"/>
          <w14:ligatures w14:val="standardContextual"/>
        </w:rPr>
      </w:pPr>
      <w:hyperlink w:anchor="_Toc191322337" w:history="1">
        <w:r w:rsidRPr="00776818">
          <w:rPr>
            <w:rStyle w:val="Hyperlink"/>
            <w:lang w:val="en-US"/>
          </w:rPr>
          <w:t>10.1</w:t>
        </w:r>
        <w:r>
          <w:rPr>
            <w:rFonts w:asciiTheme="minorHAnsi" w:eastAsiaTheme="minorEastAsia" w:hAnsiTheme="minorHAnsi" w:cstheme="minorBidi"/>
            <w:kern w:val="2"/>
            <w:szCs w:val="24"/>
            <w:lang w:val="pt-BR" w:eastAsia="pt-BR"/>
            <w14:ligatures w14:val="standardContextual"/>
          </w:rPr>
          <w:tab/>
        </w:r>
        <w:r w:rsidRPr="00776818">
          <w:rPr>
            <w:rStyle w:val="Hyperlink"/>
            <w:lang w:val="en-US"/>
          </w:rPr>
          <w:t>Support of applicable national legal and regulatory frameworks</w:t>
        </w:r>
        <w:r>
          <w:rPr>
            <w:webHidden/>
          </w:rPr>
          <w:tab/>
        </w:r>
        <w:r>
          <w:rPr>
            <w:webHidden/>
          </w:rPr>
          <w:fldChar w:fldCharType="begin"/>
        </w:r>
        <w:r>
          <w:rPr>
            <w:webHidden/>
          </w:rPr>
          <w:instrText xml:space="preserve"> PAGEREF _Toc191322337 \h </w:instrText>
        </w:r>
        <w:r>
          <w:rPr>
            <w:webHidden/>
          </w:rPr>
        </w:r>
        <w:r>
          <w:rPr>
            <w:webHidden/>
          </w:rPr>
          <w:fldChar w:fldCharType="separate"/>
        </w:r>
        <w:r>
          <w:rPr>
            <w:webHidden/>
          </w:rPr>
          <w:t>11</w:t>
        </w:r>
        <w:r>
          <w:rPr>
            <w:webHidden/>
          </w:rPr>
          <w:fldChar w:fldCharType="end"/>
        </w:r>
      </w:hyperlink>
    </w:p>
    <w:p w14:paraId="07DB2FF3" w14:textId="35D9C102" w:rsidR="00112E56" w:rsidRDefault="00112E56">
      <w:pPr>
        <w:pStyle w:val="TOC2"/>
        <w:tabs>
          <w:tab w:val="left" w:pos="1531"/>
        </w:tabs>
        <w:rPr>
          <w:rFonts w:asciiTheme="minorHAnsi" w:eastAsiaTheme="minorEastAsia" w:hAnsiTheme="minorHAnsi" w:cstheme="minorBidi"/>
          <w:kern w:val="2"/>
          <w:szCs w:val="24"/>
          <w:lang w:val="pt-BR" w:eastAsia="pt-BR"/>
          <w14:ligatures w14:val="standardContextual"/>
        </w:rPr>
      </w:pPr>
      <w:hyperlink w:anchor="_Toc191322338" w:history="1">
        <w:r w:rsidRPr="00776818">
          <w:rPr>
            <w:rStyle w:val="Hyperlink"/>
            <w:rFonts w:eastAsia="Malgun Gothic"/>
            <w:lang w:val="en-US"/>
          </w:rPr>
          <w:t>10.2</w:t>
        </w:r>
        <w:r>
          <w:rPr>
            <w:rFonts w:asciiTheme="minorHAnsi" w:eastAsiaTheme="minorEastAsia" w:hAnsiTheme="minorHAnsi" w:cstheme="minorBidi"/>
            <w:kern w:val="2"/>
            <w:szCs w:val="24"/>
            <w:lang w:val="pt-BR" w:eastAsia="pt-BR"/>
            <w14:ligatures w14:val="standardContextual"/>
          </w:rPr>
          <w:tab/>
        </w:r>
        <w:r w:rsidRPr="00776818">
          <w:rPr>
            <w:rStyle w:val="Hyperlink"/>
            <w:rFonts w:eastAsia="Malgun Gothic"/>
            <w:lang w:val="en-US"/>
          </w:rPr>
          <w:t>Close collaboration with law enforcement agencies and other domestic agencies</w:t>
        </w:r>
        <w:r>
          <w:rPr>
            <w:webHidden/>
          </w:rPr>
          <w:tab/>
        </w:r>
        <w:r>
          <w:rPr>
            <w:webHidden/>
          </w:rPr>
          <w:fldChar w:fldCharType="begin"/>
        </w:r>
        <w:r>
          <w:rPr>
            <w:webHidden/>
          </w:rPr>
          <w:instrText xml:space="preserve"> PAGEREF _Toc191322338 \h </w:instrText>
        </w:r>
        <w:r>
          <w:rPr>
            <w:webHidden/>
          </w:rPr>
        </w:r>
        <w:r>
          <w:rPr>
            <w:webHidden/>
          </w:rPr>
          <w:fldChar w:fldCharType="separate"/>
        </w:r>
        <w:r>
          <w:rPr>
            <w:webHidden/>
          </w:rPr>
          <w:t>11</w:t>
        </w:r>
        <w:r>
          <w:rPr>
            <w:webHidden/>
          </w:rPr>
          <w:fldChar w:fldCharType="end"/>
        </w:r>
      </w:hyperlink>
    </w:p>
    <w:p w14:paraId="7ECB28E2" w14:textId="2CD78F9F" w:rsidR="00112E56" w:rsidRDefault="00112E56">
      <w:pPr>
        <w:pStyle w:val="TOC3"/>
        <w:tabs>
          <w:tab w:val="left" w:pos="2269"/>
        </w:tabs>
        <w:rPr>
          <w:rFonts w:asciiTheme="minorHAnsi" w:eastAsiaTheme="minorEastAsia" w:hAnsiTheme="minorHAnsi" w:cstheme="minorBidi"/>
          <w:kern w:val="2"/>
          <w:szCs w:val="24"/>
          <w:lang w:val="pt-BR" w:eastAsia="pt-BR"/>
          <w14:ligatures w14:val="standardContextual"/>
        </w:rPr>
      </w:pPr>
      <w:hyperlink w:anchor="_Toc191322339" w:history="1">
        <w:r w:rsidRPr="00776818">
          <w:rPr>
            <w:rStyle w:val="Hyperlink"/>
            <w:rFonts w:eastAsia="Malgun Gothic"/>
            <w:lang w:val="en-US"/>
          </w:rPr>
          <w:t>10.2.1</w:t>
        </w:r>
        <w:r>
          <w:rPr>
            <w:rFonts w:asciiTheme="minorHAnsi" w:eastAsiaTheme="minorEastAsia" w:hAnsiTheme="minorHAnsi" w:cstheme="minorBidi"/>
            <w:kern w:val="2"/>
            <w:szCs w:val="24"/>
            <w:lang w:val="pt-BR" w:eastAsia="pt-BR"/>
            <w14:ligatures w14:val="standardContextual"/>
          </w:rPr>
          <w:tab/>
        </w:r>
        <w:r w:rsidRPr="00776818">
          <w:rPr>
            <w:rStyle w:val="Hyperlink"/>
            <w:rFonts w:eastAsia="Malgun Gothic"/>
            <w:lang w:val="en-US"/>
          </w:rPr>
          <w:t>Cooperation with customs inspection</w:t>
        </w:r>
        <w:r>
          <w:rPr>
            <w:webHidden/>
          </w:rPr>
          <w:tab/>
        </w:r>
        <w:r>
          <w:rPr>
            <w:webHidden/>
          </w:rPr>
          <w:fldChar w:fldCharType="begin"/>
        </w:r>
        <w:r>
          <w:rPr>
            <w:webHidden/>
          </w:rPr>
          <w:instrText xml:space="preserve"> PAGEREF _Toc191322339 \h </w:instrText>
        </w:r>
        <w:r>
          <w:rPr>
            <w:webHidden/>
          </w:rPr>
        </w:r>
        <w:r>
          <w:rPr>
            <w:webHidden/>
          </w:rPr>
          <w:fldChar w:fldCharType="separate"/>
        </w:r>
        <w:r>
          <w:rPr>
            <w:webHidden/>
          </w:rPr>
          <w:t>11</w:t>
        </w:r>
        <w:r>
          <w:rPr>
            <w:webHidden/>
          </w:rPr>
          <w:fldChar w:fldCharType="end"/>
        </w:r>
      </w:hyperlink>
    </w:p>
    <w:p w14:paraId="52EC5B5D" w14:textId="61672006" w:rsidR="00112E56" w:rsidRDefault="00112E56">
      <w:pPr>
        <w:pStyle w:val="TOC3"/>
        <w:tabs>
          <w:tab w:val="left" w:pos="2269"/>
        </w:tabs>
        <w:rPr>
          <w:rFonts w:asciiTheme="minorHAnsi" w:eastAsiaTheme="minorEastAsia" w:hAnsiTheme="minorHAnsi" w:cstheme="minorBidi"/>
          <w:kern w:val="2"/>
          <w:szCs w:val="24"/>
          <w:lang w:val="pt-BR" w:eastAsia="pt-BR"/>
          <w14:ligatures w14:val="standardContextual"/>
        </w:rPr>
      </w:pPr>
      <w:hyperlink w:anchor="_Toc191322340" w:history="1">
        <w:r w:rsidRPr="00776818">
          <w:rPr>
            <w:rStyle w:val="Hyperlink"/>
            <w:rFonts w:eastAsia="Malgun Gothic"/>
            <w:lang w:val="en-US"/>
          </w:rPr>
          <w:t>10.2.2</w:t>
        </w:r>
        <w:r>
          <w:rPr>
            <w:rFonts w:asciiTheme="minorHAnsi" w:eastAsiaTheme="minorEastAsia" w:hAnsiTheme="minorHAnsi" w:cstheme="minorBidi"/>
            <w:kern w:val="2"/>
            <w:szCs w:val="24"/>
            <w:lang w:val="pt-BR" w:eastAsia="pt-BR"/>
            <w14:ligatures w14:val="standardContextual"/>
          </w:rPr>
          <w:tab/>
        </w:r>
        <w:r w:rsidRPr="00776818">
          <w:rPr>
            <w:rStyle w:val="Hyperlink"/>
            <w:rFonts w:eastAsia="Malgun Gothic"/>
            <w:lang w:val="en-US"/>
          </w:rPr>
          <w:t>Cooperation with law enforcement agencies</w:t>
        </w:r>
        <w:r>
          <w:rPr>
            <w:webHidden/>
          </w:rPr>
          <w:tab/>
        </w:r>
        <w:r>
          <w:rPr>
            <w:webHidden/>
          </w:rPr>
          <w:fldChar w:fldCharType="begin"/>
        </w:r>
        <w:r>
          <w:rPr>
            <w:webHidden/>
          </w:rPr>
          <w:instrText xml:space="preserve"> PAGEREF _Toc191322340 \h </w:instrText>
        </w:r>
        <w:r>
          <w:rPr>
            <w:webHidden/>
          </w:rPr>
        </w:r>
        <w:r>
          <w:rPr>
            <w:webHidden/>
          </w:rPr>
          <w:fldChar w:fldCharType="separate"/>
        </w:r>
        <w:r>
          <w:rPr>
            <w:webHidden/>
          </w:rPr>
          <w:t>11</w:t>
        </w:r>
        <w:r>
          <w:rPr>
            <w:webHidden/>
          </w:rPr>
          <w:fldChar w:fldCharType="end"/>
        </w:r>
      </w:hyperlink>
    </w:p>
    <w:p w14:paraId="5079E2F7" w14:textId="31FCF7E6" w:rsidR="00112E56" w:rsidRDefault="00112E56">
      <w:pPr>
        <w:pStyle w:val="TOC3"/>
        <w:tabs>
          <w:tab w:val="left" w:pos="2269"/>
        </w:tabs>
        <w:rPr>
          <w:rFonts w:asciiTheme="minorHAnsi" w:eastAsiaTheme="minorEastAsia" w:hAnsiTheme="minorHAnsi" w:cstheme="minorBidi"/>
          <w:kern w:val="2"/>
          <w:szCs w:val="24"/>
          <w:lang w:val="pt-BR" w:eastAsia="pt-BR"/>
          <w14:ligatures w14:val="standardContextual"/>
        </w:rPr>
      </w:pPr>
      <w:hyperlink w:anchor="_Toc191322341" w:history="1">
        <w:r w:rsidRPr="00776818">
          <w:rPr>
            <w:rStyle w:val="Hyperlink"/>
            <w:rFonts w:eastAsia="Malgun Gothic"/>
            <w:lang w:val="en-US"/>
          </w:rPr>
          <w:t>10.2.3</w:t>
        </w:r>
        <w:r>
          <w:rPr>
            <w:rFonts w:asciiTheme="minorHAnsi" w:eastAsiaTheme="minorEastAsia" w:hAnsiTheme="minorHAnsi" w:cstheme="minorBidi"/>
            <w:kern w:val="2"/>
            <w:szCs w:val="24"/>
            <w:lang w:val="pt-BR" w:eastAsia="pt-BR"/>
            <w14:ligatures w14:val="standardContextual"/>
          </w:rPr>
          <w:tab/>
        </w:r>
        <w:r w:rsidRPr="00776818">
          <w:rPr>
            <w:rStyle w:val="Hyperlink"/>
            <w:rFonts w:eastAsia="Malgun Gothic"/>
            <w:lang w:val="en-US"/>
          </w:rPr>
          <w:t>Cooperation with regulatory agencies</w:t>
        </w:r>
        <w:r>
          <w:rPr>
            <w:webHidden/>
          </w:rPr>
          <w:tab/>
        </w:r>
        <w:r>
          <w:rPr>
            <w:webHidden/>
          </w:rPr>
          <w:fldChar w:fldCharType="begin"/>
        </w:r>
        <w:r>
          <w:rPr>
            <w:webHidden/>
          </w:rPr>
          <w:instrText xml:space="preserve"> PAGEREF _Toc191322341 \h </w:instrText>
        </w:r>
        <w:r>
          <w:rPr>
            <w:webHidden/>
          </w:rPr>
        </w:r>
        <w:r>
          <w:rPr>
            <w:webHidden/>
          </w:rPr>
          <w:fldChar w:fldCharType="separate"/>
        </w:r>
        <w:r>
          <w:rPr>
            <w:webHidden/>
          </w:rPr>
          <w:t>11</w:t>
        </w:r>
        <w:r>
          <w:rPr>
            <w:webHidden/>
          </w:rPr>
          <w:fldChar w:fldCharType="end"/>
        </w:r>
      </w:hyperlink>
    </w:p>
    <w:p w14:paraId="6F04F1F3" w14:textId="6B6B0C78" w:rsidR="00112E56" w:rsidRDefault="00112E56">
      <w:pPr>
        <w:pStyle w:val="TOC2"/>
        <w:tabs>
          <w:tab w:val="left" w:pos="1531"/>
        </w:tabs>
        <w:rPr>
          <w:rFonts w:asciiTheme="minorHAnsi" w:eastAsiaTheme="minorEastAsia" w:hAnsiTheme="minorHAnsi" w:cstheme="minorBidi"/>
          <w:kern w:val="2"/>
          <w:szCs w:val="24"/>
          <w:lang w:val="pt-BR" w:eastAsia="pt-BR"/>
          <w14:ligatures w14:val="standardContextual"/>
        </w:rPr>
      </w:pPr>
      <w:hyperlink w:anchor="_Toc191322342" w:history="1">
        <w:r w:rsidRPr="00776818">
          <w:rPr>
            <w:rStyle w:val="Hyperlink"/>
            <w:rFonts w:eastAsia="Malgun Gothic"/>
            <w:lang w:val="en-US"/>
          </w:rPr>
          <w:t>10.3</w:t>
        </w:r>
        <w:r>
          <w:rPr>
            <w:rFonts w:asciiTheme="minorHAnsi" w:eastAsiaTheme="minorEastAsia" w:hAnsiTheme="minorHAnsi" w:cstheme="minorBidi"/>
            <w:kern w:val="2"/>
            <w:szCs w:val="24"/>
            <w:lang w:val="pt-BR" w:eastAsia="pt-BR"/>
            <w14:ligatures w14:val="standardContextual"/>
          </w:rPr>
          <w:tab/>
        </w:r>
        <w:r w:rsidRPr="00776818">
          <w:rPr>
            <w:rStyle w:val="Hyperlink"/>
            <w:rFonts w:eastAsia="Malgun Gothic"/>
            <w:lang w:val="en-US"/>
          </w:rPr>
          <w:t>Cooperation with private entities</w:t>
        </w:r>
        <w:r>
          <w:rPr>
            <w:webHidden/>
          </w:rPr>
          <w:tab/>
        </w:r>
        <w:r>
          <w:rPr>
            <w:webHidden/>
          </w:rPr>
          <w:fldChar w:fldCharType="begin"/>
        </w:r>
        <w:r>
          <w:rPr>
            <w:webHidden/>
          </w:rPr>
          <w:instrText xml:space="preserve"> PAGEREF _Toc191322342 \h </w:instrText>
        </w:r>
        <w:r>
          <w:rPr>
            <w:webHidden/>
          </w:rPr>
        </w:r>
        <w:r>
          <w:rPr>
            <w:webHidden/>
          </w:rPr>
          <w:fldChar w:fldCharType="separate"/>
        </w:r>
        <w:r>
          <w:rPr>
            <w:webHidden/>
          </w:rPr>
          <w:t>12</w:t>
        </w:r>
        <w:r>
          <w:rPr>
            <w:webHidden/>
          </w:rPr>
          <w:fldChar w:fldCharType="end"/>
        </w:r>
      </w:hyperlink>
    </w:p>
    <w:p w14:paraId="2BC2D769" w14:textId="7ECB1B8E" w:rsidR="00112E56" w:rsidRDefault="00112E56">
      <w:pPr>
        <w:pStyle w:val="TOC3"/>
        <w:tabs>
          <w:tab w:val="left" w:pos="2269"/>
        </w:tabs>
        <w:rPr>
          <w:rFonts w:asciiTheme="minorHAnsi" w:eastAsiaTheme="minorEastAsia" w:hAnsiTheme="minorHAnsi" w:cstheme="minorBidi"/>
          <w:kern w:val="2"/>
          <w:szCs w:val="24"/>
          <w:lang w:val="pt-BR" w:eastAsia="pt-BR"/>
          <w14:ligatures w14:val="standardContextual"/>
        </w:rPr>
      </w:pPr>
      <w:hyperlink w:anchor="_Toc191322343" w:history="1">
        <w:r w:rsidRPr="00776818">
          <w:rPr>
            <w:rStyle w:val="Hyperlink"/>
            <w:rFonts w:eastAsia="Malgun Gothic"/>
            <w:lang w:val="en-US"/>
          </w:rPr>
          <w:t>10.3.1</w:t>
        </w:r>
        <w:r>
          <w:rPr>
            <w:rFonts w:asciiTheme="minorHAnsi" w:eastAsiaTheme="minorEastAsia" w:hAnsiTheme="minorHAnsi" w:cstheme="minorBidi"/>
            <w:kern w:val="2"/>
            <w:szCs w:val="24"/>
            <w:lang w:val="pt-BR" w:eastAsia="pt-BR"/>
            <w14:ligatures w14:val="standardContextual"/>
          </w:rPr>
          <w:tab/>
        </w:r>
        <w:r w:rsidRPr="00776818">
          <w:rPr>
            <w:rStyle w:val="Hyperlink"/>
            <w:rFonts w:eastAsia="Malgun Gothic"/>
            <w:lang w:val="en-US"/>
          </w:rPr>
          <w:t>Cooperation between coordinating entity and online marketplaces</w:t>
        </w:r>
        <w:r>
          <w:rPr>
            <w:webHidden/>
          </w:rPr>
          <w:tab/>
        </w:r>
        <w:r>
          <w:rPr>
            <w:webHidden/>
          </w:rPr>
          <w:fldChar w:fldCharType="begin"/>
        </w:r>
        <w:r>
          <w:rPr>
            <w:webHidden/>
          </w:rPr>
          <w:instrText xml:space="preserve"> PAGEREF _Toc191322343 \h </w:instrText>
        </w:r>
        <w:r>
          <w:rPr>
            <w:webHidden/>
          </w:rPr>
        </w:r>
        <w:r>
          <w:rPr>
            <w:webHidden/>
          </w:rPr>
          <w:fldChar w:fldCharType="separate"/>
        </w:r>
        <w:r>
          <w:rPr>
            <w:webHidden/>
          </w:rPr>
          <w:t>12</w:t>
        </w:r>
        <w:r>
          <w:rPr>
            <w:webHidden/>
          </w:rPr>
          <w:fldChar w:fldCharType="end"/>
        </w:r>
      </w:hyperlink>
    </w:p>
    <w:p w14:paraId="6CCEB2C8" w14:textId="43132FE0" w:rsidR="00112E56" w:rsidRDefault="00112E56">
      <w:pPr>
        <w:pStyle w:val="TOC3"/>
        <w:tabs>
          <w:tab w:val="left" w:pos="2269"/>
        </w:tabs>
        <w:rPr>
          <w:rFonts w:asciiTheme="minorHAnsi" w:eastAsiaTheme="minorEastAsia" w:hAnsiTheme="minorHAnsi" w:cstheme="minorBidi"/>
          <w:kern w:val="2"/>
          <w:szCs w:val="24"/>
          <w:lang w:val="pt-BR" w:eastAsia="pt-BR"/>
          <w14:ligatures w14:val="standardContextual"/>
        </w:rPr>
      </w:pPr>
      <w:hyperlink w:anchor="_Toc191322344" w:history="1">
        <w:r w:rsidRPr="00776818">
          <w:rPr>
            <w:rStyle w:val="Hyperlink"/>
            <w:rFonts w:eastAsia="Malgun Gothic"/>
            <w:lang w:val="en-US"/>
          </w:rPr>
          <w:t>10.3.2</w:t>
        </w:r>
        <w:r>
          <w:rPr>
            <w:rFonts w:asciiTheme="minorHAnsi" w:eastAsiaTheme="minorEastAsia" w:hAnsiTheme="minorHAnsi" w:cstheme="minorBidi"/>
            <w:kern w:val="2"/>
            <w:szCs w:val="24"/>
            <w:lang w:val="pt-BR" w:eastAsia="pt-BR"/>
            <w14:ligatures w14:val="standardContextual"/>
          </w:rPr>
          <w:tab/>
        </w:r>
        <w:r w:rsidRPr="00776818">
          <w:rPr>
            <w:rStyle w:val="Hyperlink"/>
            <w:rFonts w:eastAsia="Malgun Gothic"/>
            <w:lang w:val="en-US"/>
          </w:rPr>
          <w:t>Cooperation between coordinating entity with industry and importers</w:t>
        </w:r>
        <w:r>
          <w:rPr>
            <w:webHidden/>
          </w:rPr>
          <w:tab/>
        </w:r>
        <w:r>
          <w:rPr>
            <w:webHidden/>
          </w:rPr>
          <w:fldChar w:fldCharType="begin"/>
        </w:r>
        <w:r>
          <w:rPr>
            <w:webHidden/>
          </w:rPr>
          <w:instrText xml:space="preserve"> PAGEREF _Toc191322344 \h </w:instrText>
        </w:r>
        <w:r>
          <w:rPr>
            <w:webHidden/>
          </w:rPr>
        </w:r>
        <w:r>
          <w:rPr>
            <w:webHidden/>
          </w:rPr>
          <w:fldChar w:fldCharType="separate"/>
        </w:r>
        <w:r>
          <w:rPr>
            <w:webHidden/>
          </w:rPr>
          <w:t>12</w:t>
        </w:r>
        <w:r>
          <w:rPr>
            <w:webHidden/>
          </w:rPr>
          <w:fldChar w:fldCharType="end"/>
        </w:r>
      </w:hyperlink>
    </w:p>
    <w:p w14:paraId="50AD821D" w14:textId="245ADAAE" w:rsidR="00112E56" w:rsidRDefault="00112E56">
      <w:pPr>
        <w:pStyle w:val="TOC2"/>
        <w:tabs>
          <w:tab w:val="left" w:pos="1531"/>
        </w:tabs>
        <w:rPr>
          <w:rFonts w:asciiTheme="minorHAnsi" w:eastAsiaTheme="minorEastAsia" w:hAnsiTheme="minorHAnsi" w:cstheme="minorBidi"/>
          <w:kern w:val="2"/>
          <w:szCs w:val="24"/>
          <w:lang w:val="pt-BR" w:eastAsia="pt-BR"/>
          <w14:ligatures w14:val="standardContextual"/>
        </w:rPr>
      </w:pPr>
      <w:hyperlink w:anchor="_Toc191322345" w:history="1">
        <w:r w:rsidRPr="00776818">
          <w:rPr>
            <w:rStyle w:val="Hyperlink"/>
            <w:rFonts w:eastAsia="Malgun Gothic"/>
            <w:lang w:val="en-US"/>
          </w:rPr>
          <w:t>10.4</w:t>
        </w:r>
        <w:r>
          <w:rPr>
            <w:rFonts w:asciiTheme="minorHAnsi" w:eastAsiaTheme="minorEastAsia" w:hAnsiTheme="minorHAnsi" w:cstheme="minorBidi"/>
            <w:kern w:val="2"/>
            <w:szCs w:val="24"/>
            <w:lang w:val="pt-BR" w:eastAsia="pt-BR"/>
            <w14:ligatures w14:val="standardContextual"/>
          </w:rPr>
          <w:tab/>
        </w:r>
        <w:r w:rsidRPr="00776818">
          <w:rPr>
            <w:rStyle w:val="Hyperlink"/>
            <w:rFonts w:eastAsia="Malgun Gothic"/>
            <w:lang w:val="en-US"/>
          </w:rPr>
          <w:t>Market Surveillance field activities</w:t>
        </w:r>
        <w:r>
          <w:rPr>
            <w:webHidden/>
          </w:rPr>
          <w:tab/>
        </w:r>
        <w:r>
          <w:rPr>
            <w:webHidden/>
          </w:rPr>
          <w:fldChar w:fldCharType="begin"/>
        </w:r>
        <w:r>
          <w:rPr>
            <w:webHidden/>
          </w:rPr>
          <w:instrText xml:space="preserve"> PAGEREF _Toc191322345 \h </w:instrText>
        </w:r>
        <w:r>
          <w:rPr>
            <w:webHidden/>
          </w:rPr>
        </w:r>
        <w:r>
          <w:rPr>
            <w:webHidden/>
          </w:rPr>
          <w:fldChar w:fldCharType="separate"/>
        </w:r>
        <w:r>
          <w:rPr>
            <w:webHidden/>
          </w:rPr>
          <w:t>12</w:t>
        </w:r>
        <w:r>
          <w:rPr>
            <w:webHidden/>
          </w:rPr>
          <w:fldChar w:fldCharType="end"/>
        </w:r>
      </w:hyperlink>
    </w:p>
    <w:p w14:paraId="2B657C43" w14:textId="1F5C3228" w:rsidR="00112E56" w:rsidRDefault="00112E56">
      <w:pPr>
        <w:pStyle w:val="TOC3"/>
        <w:tabs>
          <w:tab w:val="left" w:pos="2269"/>
        </w:tabs>
        <w:rPr>
          <w:rFonts w:asciiTheme="minorHAnsi" w:eastAsiaTheme="minorEastAsia" w:hAnsiTheme="minorHAnsi" w:cstheme="minorBidi"/>
          <w:kern w:val="2"/>
          <w:szCs w:val="24"/>
          <w:lang w:val="pt-BR" w:eastAsia="pt-BR"/>
          <w14:ligatures w14:val="standardContextual"/>
        </w:rPr>
      </w:pPr>
      <w:hyperlink w:anchor="_Toc191322346" w:history="1">
        <w:r w:rsidRPr="00776818">
          <w:rPr>
            <w:rStyle w:val="Hyperlink"/>
            <w:rFonts w:eastAsia="Malgun Gothic"/>
            <w:lang w:val="en-US"/>
          </w:rPr>
          <w:t>10.4.1</w:t>
        </w:r>
        <w:r>
          <w:rPr>
            <w:rFonts w:asciiTheme="minorHAnsi" w:eastAsiaTheme="minorEastAsia" w:hAnsiTheme="minorHAnsi" w:cstheme="minorBidi"/>
            <w:kern w:val="2"/>
            <w:szCs w:val="24"/>
            <w:lang w:val="pt-BR" w:eastAsia="pt-BR"/>
            <w14:ligatures w14:val="standardContextual"/>
          </w:rPr>
          <w:tab/>
        </w:r>
        <w:r w:rsidRPr="00776818">
          <w:rPr>
            <w:rStyle w:val="Hyperlink"/>
            <w:rFonts w:eastAsia="Malgun Gothic"/>
            <w:lang w:val="en-US"/>
          </w:rPr>
          <w:t>Inspection in customs areas</w:t>
        </w:r>
        <w:r>
          <w:rPr>
            <w:webHidden/>
          </w:rPr>
          <w:tab/>
        </w:r>
        <w:r>
          <w:rPr>
            <w:webHidden/>
          </w:rPr>
          <w:fldChar w:fldCharType="begin"/>
        </w:r>
        <w:r>
          <w:rPr>
            <w:webHidden/>
          </w:rPr>
          <w:instrText xml:space="preserve"> PAGEREF _Toc191322346 \h </w:instrText>
        </w:r>
        <w:r>
          <w:rPr>
            <w:webHidden/>
          </w:rPr>
        </w:r>
        <w:r>
          <w:rPr>
            <w:webHidden/>
          </w:rPr>
          <w:fldChar w:fldCharType="separate"/>
        </w:r>
        <w:r>
          <w:rPr>
            <w:webHidden/>
          </w:rPr>
          <w:t>12</w:t>
        </w:r>
        <w:r>
          <w:rPr>
            <w:webHidden/>
          </w:rPr>
          <w:fldChar w:fldCharType="end"/>
        </w:r>
      </w:hyperlink>
    </w:p>
    <w:p w14:paraId="6F5CD521" w14:textId="2C9B071B" w:rsidR="00112E56" w:rsidRDefault="00112E56">
      <w:pPr>
        <w:pStyle w:val="TOC3"/>
        <w:tabs>
          <w:tab w:val="left" w:pos="2269"/>
        </w:tabs>
        <w:rPr>
          <w:rFonts w:asciiTheme="minorHAnsi" w:eastAsiaTheme="minorEastAsia" w:hAnsiTheme="minorHAnsi" w:cstheme="minorBidi"/>
          <w:kern w:val="2"/>
          <w:szCs w:val="24"/>
          <w:lang w:val="pt-BR" w:eastAsia="pt-BR"/>
          <w14:ligatures w14:val="standardContextual"/>
        </w:rPr>
      </w:pPr>
      <w:hyperlink w:anchor="_Toc191322347" w:history="1">
        <w:r w:rsidRPr="00776818">
          <w:rPr>
            <w:rStyle w:val="Hyperlink"/>
            <w:rFonts w:eastAsia="Malgun Gothic"/>
            <w:lang w:val="en-US"/>
          </w:rPr>
          <w:t>10.4.2</w:t>
        </w:r>
        <w:r>
          <w:rPr>
            <w:rFonts w:asciiTheme="minorHAnsi" w:eastAsiaTheme="minorEastAsia" w:hAnsiTheme="minorHAnsi" w:cstheme="minorBidi"/>
            <w:kern w:val="2"/>
            <w:szCs w:val="24"/>
            <w:lang w:val="pt-BR" w:eastAsia="pt-BR"/>
            <w14:ligatures w14:val="standardContextual"/>
          </w:rPr>
          <w:tab/>
        </w:r>
        <w:r w:rsidRPr="00776818">
          <w:rPr>
            <w:rStyle w:val="Hyperlink"/>
            <w:rFonts w:eastAsia="Malgun Gothic"/>
            <w:lang w:val="en-US"/>
          </w:rPr>
          <w:t>Inspection in physical stores</w:t>
        </w:r>
        <w:r>
          <w:rPr>
            <w:webHidden/>
          </w:rPr>
          <w:tab/>
        </w:r>
        <w:r>
          <w:rPr>
            <w:webHidden/>
          </w:rPr>
          <w:fldChar w:fldCharType="begin"/>
        </w:r>
        <w:r>
          <w:rPr>
            <w:webHidden/>
          </w:rPr>
          <w:instrText xml:space="preserve"> PAGEREF _Toc191322347 \h </w:instrText>
        </w:r>
        <w:r>
          <w:rPr>
            <w:webHidden/>
          </w:rPr>
        </w:r>
        <w:r>
          <w:rPr>
            <w:webHidden/>
          </w:rPr>
          <w:fldChar w:fldCharType="separate"/>
        </w:r>
        <w:r>
          <w:rPr>
            <w:webHidden/>
          </w:rPr>
          <w:t>12</w:t>
        </w:r>
        <w:r>
          <w:rPr>
            <w:webHidden/>
          </w:rPr>
          <w:fldChar w:fldCharType="end"/>
        </w:r>
      </w:hyperlink>
    </w:p>
    <w:p w14:paraId="57693511" w14:textId="729E08A9" w:rsidR="00112E56" w:rsidRDefault="00112E56">
      <w:pPr>
        <w:pStyle w:val="TOC3"/>
        <w:tabs>
          <w:tab w:val="left" w:pos="2269"/>
        </w:tabs>
        <w:rPr>
          <w:rFonts w:asciiTheme="minorHAnsi" w:eastAsiaTheme="minorEastAsia" w:hAnsiTheme="minorHAnsi" w:cstheme="minorBidi"/>
          <w:kern w:val="2"/>
          <w:szCs w:val="24"/>
          <w:lang w:val="pt-BR" w:eastAsia="pt-BR"/>
          <w14:ligatures w14:val="standardContextual"/>
        </w:rPr>
      </w:pPr>
      <w:hyperlink w:anchor="_Toc191322348" w:history="1">
        <w:r w:rsidRPr="00776818">
          <w:rPr>
            <w:rStyle w:val="Hyperlink"/>
            <w:rFonts w:eastAsia="Malgun Gothic"/>
            <w:lang w:val="en-US"/>
          </w:rPr>
          <w:t>10.4.3</w:t>
        </w:r>
        <w:r>
          <w:rPr>
            <w:rFonts w:asciiTheme="minorHAnsi" w:eastAsiaTheme="minorEastAsia" w:hAnsiTheme="minorHAnsi" w:cstheme="minorBidi"/>
            <w:kern w:val="2"/>
            <w:szCs w:val="24"/>
            <w:lang w:val="pt-BR" w:eastAsia="pt-BR"/>
            <w14:ligatures w14:val="standardContextual"/>
          </w:rPr>
          <w:tab/>
        </w:r>
        <w:r w:rsidRPr="00776818">
          <w:rPr>
            <w:rStyle w:val="Hyperlink"/>
            <w:rFonts w:eastAsia="Malgun Gothic"/>
            <w:lang w:val="en-US"/>
          </w:rPr>
          <w:t>Inspection of online marketplaces</w:t>
        </w:r>
        <w:r>
          <w:rPr>
            <w:webHidden/>
          </w:rPr>
          <w:tab/>
        </w:r>
        <w:r>
          <w:rPr>
            <w:webHidden/>
          </w:rPr>
          <w:fldChar w:fldCharType="begin"/>
        </w:r>
        <w:r>
          <w:rPr>
            <w:webHidden/>
          </w:rPr>
          <w:instrText xml:space="preserve"> PAGEREF _Toc191322348 \h </w:instrText>
        </w:r>
        <w:r>
          <w:rPr>
            <w:webHidden/>
          </w:rPr>
        </w:r>
        <w:r>
          <w:rPr>
            <w:webHidden/>
          </w:rPr>
          <w:fldChar w:fldCharType="separate"/>
        </w:r>
        <w:r>
          <w:rPr>
            <w:webHidden/>
          </w:rPr>
          <w:t>12</w:t>
        </w:r>
        <w:r>
          <w:rPr>
            <w:webHidden/>
          </w:rPr>
          <w:fldChar w:fldCharType="end"/>
        </w:r>
      </w:hyperlink>
    </w:p>
    <w:p w14:paraId="7A25C489" w14:textId="47F67908" w:rsidR="00112E56" w:rsidRDefault="00112E56">
      <w:pPr>
        <w:pStyle w:val="TOC2"/>
        <w:tabs>
          <w:tab w:val="left" w:pos="1531"/>
        </w:tabs>
        <w:rPr>
          <w:rFonts w:asciiTheme="minorHAnsi" w:eastAsiaTheme="minorEastAsia" w:hAnsiTheme="minorHAnsi" w:cstheme="minorBidi"/>
          <w:kern w:val="2"/>
          <w:szCs w:val="24"/>
          <w:lang w:val="pt-BR" w:eastAsia="pt-BR"/>
          <w14:ligatures w14:val="standardContextual"/>
        </w:rPr>
      </w:pPr>
      <w:hyperlink w:anchor="_Toc191322349" w:history="1">
        <w:r w:rsidRPr="00776818">
          <w:rPr>
            <w:rStyle w:val="Hyperlink"/>
            <w:rFonts w:eastAsia="Malgun Gothic"/>
            <w:lang w:val="en-US"/>
          </w:rPr>
          <w:t>10.5</w:t>
        </w:r>
        <w:r>
          <w:rPr>
            <w:rFonts w:asciiTheme="minorHAnsi" w:eastAsiaTheme="minorEastAsia" w:hAnsiTheme="minorHAnsi" w:cstheme="minorBidi"/>
            <w:kern w:val="2"/>
            <w:szCs w:val="24"/>
            <w:lang w:val="pt-BR" w:eastAsia="pt-BR"/>
            <w14:ligatures w14:val="standardContextual"/>
          </w:rPr>
          <w:tab/>
        </w:r>
        <w:r w:rsidRPr="00776818">
          <w:rPr>
            <w:rStyle w:val="Hyperlink"/>
            <w:rFonts w:eastAsia="Malgun Gothic"/>
            <w:lang w:val="en-US"/>
          </w:rPr>
          <w:t>Planning market surveillance activity</w:t>
        </w:r>
        <w:r>
          <w:rPr>
            <w:webHidden/>
          </w:rPr>
          <w:tab/>
        </w:r>
        <w:r>
          <w:rPr>
            <w:webHidden/>
          </w:rPr>
          <w:fldChar w:fldCharType="begin"/>
        </w:r>
        <w:r>
          <w:rPr>
            <w:webHidden/>
          </w:rPr>
          <w:instrText xml:space="preserve"> PAGEREF _Toc191322349 \h </w:instrText>
        </w:r>
        <w:r>
          <w:rPr>
            <w:webHidden/>
          </w:rPr>
        </w:r>
        <w:r>
          <w:rPr>
            <w:webHidden/>
          </w:rPr>
          <w:fldChar w:fldCharType="separate"/>
        </w:r>
        <w:r>
          <w:rPr>
            <w:webHidden/>
          </w:rPr>
          <w:t>12</w:t>
        </w:r>
        <w:r>
          <w:rPr>
            <w:webHidden/>
          </w:rPr>
          <w:fldChar w:fldCharType="end"/>
        </w:r>
      </w:hyperlink>
    </w:p>
    <w:p w14:paraId="15F1A32C" w14:textId="46C3C74E" w:rsidR="00112E56" w:rsidRDefault="00112E56">
      <w:pPr>
        <w:pStyle w:val="TOC2"/>
        <w:tabs>
          <w:tab w:val="left" w:pos="1531"/>
        </w:tabs>
        <w:rPr>
          <w:rFonts w:asciiTheme="minorHAnsi" w:eastAsiaTheme="minorEastAsia" w:hAnsiTheme="minorHAnsi" w:cstheme="minorBidi"/>
          <w:kern w:val="2"/>
          <w:szCs w:val="24"/>
          <w:lang w:val="pt-BR" w:eastAsia="pt-BR"/>
          <w14:ligatures w14:val="standardContextual"/>
        </w:rPr>
      </w:pPr>
      <w:hyperlink w:anchor="_Toc191322350" w:history="1">
        <w:r w:rsidRPr="00776818">
          <w:rPr>
            <w:rStyle w:val="Hyperlink"/>
            <w:lang w:val="en-US"/>
          </w:rPr>
          <w:t>10.6</w:t>
        </w:r>
        <w:r>
          <w:rPr>
            <w:rFonts w:asciiTheme="minorHAnsi" w:eastAsiaTheme="minorEastAsia" w:hAnsiTheme="minorHAnsi" w:cstheme="minorBidi"/>
            <w:kern w:val="2"/>
            <w:szCs w:val="24"/>
            <w:lang w:val="pt-BR" w:eastAsia="pt-BR"/>
            <w14:ligatures w14:val="standardContextual"/>
          </w:rPr>
          <w:tab/>
        </w:r>
        <w:r w:rsidRPr="00776818">
          <w:rPr>
            <w:rStyle w:val="Hyperlink"/>
            <w:lang w:val="en-US"/>
          </w:rPr>
          <w:t>Criteria for product selection</w:t>
        </w:r>
        <w:r>
          <w:rPr>
            <w:webHidden/>
          </w:rPr>
          <w:tab/>
        </w:r>
        <w:r>
          <w:rPr>
            <w:webHidden/>
          </w:rPr>
          <w:fldChar w:fldCharType="begin"/>
        </w:r>
        <w:r>
          <w:rPr>
            <w:webHidden/>
          </w:rPr>
          <w:instrText xml:space="preserve"> PAGEREF _Toc191322350 \h </w:instrText>
        </w:r>
        <w:r>
          <w:rPr>
            <w:webHidden/>
          </w:rPr>
        </w:r>
        <w:r>
          <w:rPr>
            <w:webHidden/>
          </w:rPr>
          <w:fldChar w:fldCharType="separate"/>
        </w:r>
        <w:r>
          <w:rPr>
            <w:webHidden/>
          </w:rPr>
          <w:t>13</w:t>
        </w:r>
        <w:r>
          <w:rPr>
            <w:webHidden/>
          </w:rPr>
          <w:fldChar w:fldCharType="end"/>
        </w:r>
      </w:hyperlink>
    </w:p>
    <w:p w14:paraId="720D9BEF" w14:textId="4C640B7F" w:rsidR="00112E56" w:rsidRDefault="00112E56">
      <w:pPr>
        <w:pStyle w:val="TOC2"/>
        <w:tabs>
          <w:tab w:val="left" w:pos="1531"/>
        </w:tabs>
        <w:rPr>
          <w:rFonts w:asciiTheme="minorHAnsi" w:eastAsiaTheme="minorEastAsia" w:hAnsiTheme="minorHAnsi" w:cstheme="minorBidi"/>
          <w:kern w:val="2"/>
          <w:szCs w:val="24"/>
          <w:lang w:val="pt-BR" w:eastAsia="pt-BR"/>
          <w14:ligatures w14:val="standardContextual"/>
        </w:rPr>
      </w:pPr>
      <w:hyperlink w:anchor="_Toc191322351" w:history="1">
        <w:r w:rsidRPr="00776818">
          <w:rPr>
            <w:rStyle w:val="Hyperlink"/>
          </w:rPr>
          <w:t>10.7</w:t>
        </w:r>
        <w:r>
          <w:rPr>
            <w:rFonts w:asciiTheme="minorHAnsi" w:eastAsiaTheme="minorEastAsia" w:hAnsiTheme="minorHAnsi" w:cstheme="minorBidi"/>
            <w:kern w:val="2"/>
            <w:szCs w:val="24"/>
            <w:lang w:val="pt-BR" w:eastAsia="pt-BR"/>
            <w14:ligatures w14:val="standardContextual"/>
          </w:rPr>
          <w:tab/>
        </w:r>
        <w:r w:rsidRPr="00776818">
          <w:rPr>
            <w:rStyle w:val="Hyperlink"/>
          </w:rPr>
          <w:t>Collection of product samples in market</w:t>
        </w:r>
        <w:r>
          <w:rPr>
            <w:webHidden/>
          </w:rPr>
          <w:tab/>
        </w:r>
        <w:r>
          <w:rPr>
            <w:webHidden/>
          </w:rPr>
          <w:fldChar w:fldCharType="begin"/>
        </w:r>
        <w:r>
          <w:rPr>
            <w:webHidden/>
          </w:rPr>
          <w:instrText xml:space="preserve"> PAGEREF _Toc191322351 \h </w:instrText>
        </w:r>
        <w:r>
          <w:rPr>
            <w:webHidden/>
          </w:rPr>
        </w:r>
        <w:r>
          <w:rPr>
            <w:webHidden/>
          </w:rPr>
          <w:fldChar w:fldCharType="separate"/>
        </w:r>
        <w:r>
          <w:rPr>
            <w:webHidden/>
          </w:rPr>
          <w:t>13</w:t>
        </w:r>
        <w:r>
          <w:rPr>
            <w:webHidden/>
          </w:rPr>
          <w:fldChar w:fldCharType="end"/>
        </w:r>
      </w:hyperlink>
    </w:p>
    <w:p w14:paraId="0F240E92" w14:textId="70DBB097" w:rsidR="00112E56" w:rsidRDefault="00112E56">
      <w:pPr>
        <w:pStyle w:val="TOC2"/>
        <w:rPr>
          <w:rFonts w:asciiTheme="minorHAnsi" w:eastAsiaTheme="minorEastAsia" w:hAnsiTheme="minorHAnsi" w:cstheme="minorBidi"/>
          <w:kern w:val="2"/>
          <w:szCs w:val="24"/>
          <w:lang w:val="pt-BR" w:eastAsia="pt-BR"/>
          <w14:ligatures w14:val="standardContextual"/>
        </w:rPr>
      </w:pPr>
      <w:hyperlink w:anchor="_Toc191322352" w:history="1">
        <w:r>
          <w:rPr>
            <w:rFonts w:asciiTheme="minorHAnsi" w:eastAsiaTheme="minorEastAsia" w:hAnsiTheme="minorHAnsi" w:cstheme="minorBidi"/>
            <w:kern w:val="2"/>
            <w:szCs w:val="24"/>
            <w:lang w:val="pt-BR" w:eastAsia="pt-BR"/>
            <w14:ligatures w14:val="standardContextual"/>
          </w:rPr>
          <w:tab/>
        </w:r>
        <w:r w:rsidRPr="00776818">
          <w:rPr>
            <w:rStyle w:val="Hyperlink"/>
          </w:rPr>
          <w:t xml:space="preserve">Coordinating entity monitoring </w:t>
        </w:r>
        <w:r>
          <w:rPr>
            <w:webHidden/>
          </w:rPr>
          <w:tab/>
        </w:r>
        <w:r>
          <w:rPr>
            <w:webHidden/>
          </w:rPr>
          <w:fldChar w:fldCharType="begin"/>
        </w:r>
        <w:r>
          <w:rPr>
            <w:webHidden/>
          </w:rPr>
          <w:instrText xml:space="preserve"> PAGEREF _Toc191322352 \h </w:instrText>
        </w:r>
        <w:r>
          <w:rPr>
            <w:webHidden/>
          </w:rPr>
        </w:r>
        <w:r>
          <w:rPr>
            <w:webHidden/>
          </w:rPr>
          <w:fldChar w:fldCharType="separate"/>
        </w:r>
        <w:r>
          <w:rPr>
            <w:webHidden/>
          </w:rPr>
          <w:t>13</w:t>
        </w:r>
        <w:r>
          <w:rPr>
            <w:webHidden/>
          </w:rPr>
          <w:fldChar w:fldCharType="end"/>
        </w:r>
      </w:hyperlink>
    </w:p>
    <w:p w14:paraId="754FBC7F" w14:textId="7D299AC9" w:rsidR="00112E56" w:rsidRDefault="00112E56">
      <w:pPr>
        <w:pStyle w:val="TOC2"/>
        <w:tabs>
          <w:tab w:val="left" w:pos="1531"/>
        </w:tabs>
        <w:rPr>
          <w:rFonts w:asciiTheme="minorHAnsi" w:eastAsiaTheme="minorEastAsia" w:hAnsiTheme="minorHAnsi" w:cstheme="minorBidi"/>
          <w:kern w:val="2"/>
          <w:szCs w:val="24"/>
          <w:lang w:val="pt-BR" w:eastAsia="pt-BR"/>
          <w14:ligatures w14:val="standardContextual"/>
        </w:rPr>
      </w:pPr>
      <w:hyperlink w:anchor="_Toc191322353" w:history="1">
        <w:r w:rsidRPr="00776818">
          <w:rPr>
            <w:rStyle w:val="Hyperlink"/>
          </w:rPr>
          <w:t>10.8</w:t>
        </w:r>
        <w:r>
          <w:rPr>
            <w:rFonts w:asciiTheme="minorHAnsi" w:eastAsiaTheme="minorEastAsia" w:hAnsiTheme="minorHAnsi" w:cstheme="minorBidi"/>
            <w:kern w:val="2"/>
            <w:szCs w:val="24"/>
            <w:lang w:val="pt-BR" w:eastAsia="pt-BR"/>
            <w14:ligatures w14:val="standardContextual"/>
          </w:rPr>
          <w:tab/>
        </w:r>
        <w:r w:rsidRPr="00776818">
          <w:rPr>
            <w:rStyle w:val="Hyperlink"/>
          </w:rPr>
          <w:t>Application of sanctions</w:t>
        </w:r>
        <w:r>
          <w:rPr>
            <w:webHidden/>
          </w:rPr>
          <w:tab/>
        </w:r>
        <w:r>
          <w:rPr>
            <w:webHidden/>
          </w:rPr>
          <w:fldChar w:fldCharType="begin"/>
        </w:r>
        <w:r>
          <w:rPr>
            <w:webHidden/>
          </w:rPr>
          <w:instrText xml:space="preserve"> PAGEREF _Toc191322353 \h </w:instrText>
        </w:r>
        <w:r>
          <w:rPr>
            <w:webHidden/>
          </w:rPr>
        </w:r>
        <w:r>
          <w:rPr>
            <w:webHidden/>
          </w:rPr>
          <w:fldChar w:fldCharType="separate"/>
        </w:r>
        <w:r>
          <w:rPr>
            <w:webHidden/>
          </w:rPr>
          <w:t>13</w:t>
        </w:r>
        <w:r>
          <w:rPr>
            <w:webHidden/>
          </w:rPr>
          <w:fldChar w:fldCharType="end"/>
        </w:r>
      </w:hyperlink>
    </w:p>
    <w:p w14:paraId="0EFF3C97" w14:textId="7EF12125" w:rsidR="00112E56" w:rsidRDefault="00112E56">
      <w:pPr>
        <w:pStyle w:val="TOC3"/>
        <w:tabs>
          <w:tab w:val="left" w:pos="2269"/>
        </w:tabs>
        <w:rPr>
          <w:rFonts w:asciiTheme="minorHAnsi" w:eastAsiaTheme="minorEastAsia" w:hAnsiTheme="minorHAnsi" w:cstheme="minorBidi"/>
          <w:kern w:val="2"/>
          <w:szCs w:val="24"/>
          <w:lang w:val="pt-BR" w:eastAsia="pt-BR"/>
          <w14:ligatures w14:val="standardContextual"/>
        </w:rPr>
      </w:pPr>
      <w:hyperlink w:anchor="_Toc191322354" w:history="1">
        <w:r w:rsidRPr="00776818">
          <w:rPr>
            <w:rStyle w:val="Hyperlink"/>
            <w:rFonts w:eastAsia="Malgun Gothic"/>
            <w:lang w:val="en-US"/>
          </w:rPr>
          <w:t>10.8.1</w:t>
        </w:r>
        <w:r>
          <w:rPr>
            <w:rFonts w:asciiTheme="minorHAnsi" w:eastAsiaTheme="minorEastAsia" w:hAnsiTheme="minorHAnsi" w:cstheme="minorBidi"/>
            <w:kern w:val="2"/>
            <w:szCs w:val="24"/>
            <w:lang w:val="pt-BR" w:eastAsia="pt-BR"/>
            <w14:ligatures w14:val="standardContextual"/>
          </w:rPr>
          <w:tab/>
        </w:r>
        <w:r w:rsidRPr="00776818">
          <w:rPr>
            <w:rStyle w:val="Hyperlink"/>
            <w:rFonts w:eastAsia="Malgun Gothic"/>
            <w:lang w:val="en-US"/>
          </w:rPr>
          <w:t>Sanctions for manufacturers and importers of counterfeit products</w:t>
        </w:r>
        <w:r>
          <w:rPr>
            <w:webHidden/>
          </w:rPr>
          <w:tab/>
        </w:r>
        <w:r>
          <w:rPr>
            <w:webHidden/>
          </w:rPr>
          <w:fldChar w:fldCharType="begin"/>
        </w:r>
        <w:r>
          <w:rPr>
            <w:webHidden/>
          </w:rPr>
          <w:instrText xml:space="preserve"> PAGEREF _Toc191322354 \h </w:instrText>
        </w:r>
        <w:r>
          <w:rPr>
            <w:webHidden/>
          </w:rPr>
        </w:r>
        <w:r>
          <w:rPr>
            <w:webHidden/>
          </w:rPr>
          <w:fldChar w:fldCharType="separate"/>
        </w:r>
        <w:r>
          <w:rPr>
            <w:webHidden/>
          </w:rPr>
          <w:t>13</w:t>
        </w:r>
        <w:r>
          <w:rPr>
            <w:webHidden/>
          </w:rPr>
          <w:fldChar w:fldCharType="end"/>
        </w:r>
      </w:hyperlink>
    </w:p>
    <w:p w14:paraId="70C4286C" w14:textId="70AFBA89" w:rsidR="00112E56" w:rsidRDefault="00112E56">
      <w:pPr>
        <w:pStyle w:val="TOC3"/>
        <w:tabs>
          <w:tab w:val="left" w:pos="2269"/>
        </w:tabs>
        <w:rPr>
          <w:rFonts w:asciiTheme="minorHAnsi" w:eastAsiaTheme="minorEastAsia" w:hAnsiTheme="minorHAnsi" w:cstheme="minorBidi"/>
          <w:kern w:val="2"/>
          <w:szCs w:val="24"/>
          <w:lang w:val="pt-BR" w:eastAsia="pt-BR"/>
          <w14:ligatures w14:val="standardContextual"/>
        </w:rPr>
      </w:pPr>
      <w:hyperlink w:anchor="_Toc191322355" w:history="1">
        <w:r w:rsidRPr="00776818">
          <w:rPr>
            <w:rStyle w:val="Hyperlink"/>
            <w:rFonts w:eastAsia="Malgun Gothic"/>
            <w:lang w:val="en-US"/>
          </w:rPr>
          <w:t>10.8.2</w:t>
        </w:r>
        <w:r>
          <w:rPr>
            <w:rFonts w:asciiTheme="minorHAnsi" w:eastAsiaTheme="minorEastAsia" w:hAnsiTheme="minorHAnsi" w:cstheme="minorBidi"/>
            <w:kern w:val="2"/>
            <w:szCs w:val="24"/>
            <w:lang w:val="pt-BR" w:eastAsia="pt-BR"/>
            <w14:ligatures w14:val="standardContextual"/>
          </w:rPr>
          <w:tab/>
        </w:r>
        <w:r w:rsidRPr="00776818">
          <w:rPr>
            <w:rStyle w:val="Hyperlink"/>
            <w:rFonts w:eastAsia="Malgun Gothic"/>
            <w:lang w:val="en-US"/>
          </w:rPr>
          <w:t>Sanction for sellers of counterfeit products</w:t>
        </w:r>
        <w:r>
          <w:rPr>
            <w:webHidden/>
          </w:rPr>
          <w:tab/>
        </w:r>
        <w:r>
          <w:rPr>
            <w:webHidden/>
          </w:rPr>
          <w:fldChar w:fldCharType="begin"/>
        </w:r>
        <w:r>
          <w:rPr>
            <w:webHidden/>
          </w:rPr>
          <w:instrText xml:space="preserve"> PAGEREF _Toc191322355 \h </w:instrText>
        </w:r>
        <w:r>
          <w:rPr>
            <w:webHidden/>
          </w:rPr>
        </w:r>
        <w:r>
          <w:rPr>
            <w:webHidden/>
          </w:rPr>
          <w:fldChar w:fldCharType="separate"/>
        </w:r>
        <w:r>
          <w:rPr>
            <w:webHidden/>
          </w:rPr>
          <w:t>13</w:t>
        </w:r>
        <w:r>
          <w:rPr>
            <w:webHidden/>
          </w:rPr>
          <w:fldChar w:fldCharType="end"/>
        </w:r>
      </w:hyperlink>
    </w:p>
    <w:p w14:paraId="304FA096" w14:textId="6D792D3E" w:rsidR="00112E56" w:rsidRDefault="00112E56">
      <w:pPr>
        <w:pStyle w:val="TOC1"/>
        <w:rPr>
          <w:rFonts w:asciiTheme="minorHAnsi" w:eastAsiaTheme="minorEastAsia" w:hAnsiTheme="minorHAnsi" w:cstheme="minorBidi"/>
          <w:kern w:val="2"/>
          <w:szCs w:val="24"/>
          <w:lang w:val="pt-BR" w:eastAsia="pt-BR"/>
          <w14:ligatures w14:val="standardContextual"/>
        </w:rPr>
      </w:pPr>
      <w:hyperlink w:anchor="_Toc191322356" w:history="1">
        <w:r w:rsidRPr="00776818">
          <w:rPr>
            <w:rStyle w:val="Hyperlink"/>
            <w:lang w:val="en-US"/>
          </w:rPr>
          <w:t>11</w:t>
        </w:r>
        <w:r>
          <w:rPr>
            <w:rFonts w:asciiTheme="minorHAnsi" w:eastAsiaTheme="minorEastAsia" w:hAnsiTheme="minorHAnsi" w:cstheme="minorBidi"/>
            <w:kern w:val="2"/>
            <w:szCs w:val="24"/>
            <w:lang w:val="pt-BR" w:eastAsia="pt-BR"/>
            <w14:ligatures w14:val="standardContextual"/>
          </w:rPr>
          <w:tab/>
        </w:r>
        <w:r w:rsidRPr="00776818">
          <w:rPr>
            <w:rStyle w:val="Hyperlink"/>
            <w:lang w:val="en-US"/>
          </w:rPr>
          <w:t>Reference Framework</w:t>
        </w:r>
        <w:r>
          <w:rPr>
            <w:webHidden/>
          </w:rPr>
          <w:tab/>
        </w:r>
        <w:r>
          <w:rPr>
            <w:webHidden/>
          </w:rPr>
          <w:fldChar w:fldCharType="begin"/>
        </w:r>
        <w:r>
          <w:rPr>
            <w:webHidden/>
          </w:rPr>
          <w:instrText xml:space="preserve"> PAGEREF _Toc191322356 \h </w:instrText>
        </w:r>
        <w:r>
          <w:rPr>
            <w:webHidden/>
          </w:rPr>
        </w:r>
        <w:r>
          <w:rPr>
            <w:webHidden/>
          </w:rPr>
          <w:fldChar w:fldCharType="separate"/>
        </w:r>
        <w:r>
          <w:rPr>
            <w:webHidden/>
          </w:rPr>
          <w:t>13</w:t>
        </w:r>
        <w:r>
          <w:rPr>
            <w:webHidden/>
          </w:rPr>
          <w:fldChar w:fldCharType="end"/>
        </w:r>
      </w:hyperlink>
    </w:p>
    <w:p w14:paraId="5850FA25" w14:textId="79D05CF3" w:rsidR="008D1465" w:rsidRPr="002A40DA" w:rsidRDefault="008D1465" w:rsidP="008D1465">
      <w:pPr>
        <w:rPr>
          <w:rFonts w:eastAsia="MS Mincho"/>
          <w:lang w:val="pt-BR" w:eastAsia="zh-CN"/>
        </w:rPr>
      </w:pPr>
      <w:r w:rsidRPr="00985934">
        <w:rPr>
          <w:rStyle w:val="Hyperlink"/>
        </w:rPr>
        <w:fldChar w:fldCharType="end"/>
      </w:r>
    </w:p>
    <w:p w14:paraId="35993B41" w14:textId="77777777" w:rsidR="008D1465" w:rsidRPr="00985934" w:rsidRDefault="008D1465" w:rsidP="008D1465">
      <w:pPr>
        <w:spacing w:after="160" w:line="256" w:lineRule="auto"/>
        <w:rPr>
          <w:lang w:val="pt-BR"/>
        </w:rPr>
      </w:pPr>
      <w:r w:rsidRPr="00985934">
        <w:rPr>
          <w:lang w:val="pt-BR"/>
        </w:rPr>
        <w:br w:type="page"/>
      </w:r>
    </w:p>
    <w:p w14:paraId="6B1A6D65" w14:textId="107ECD5D" w:rsidR="001B56C2" w:rsidRDefault="0025221B" w:rsidP="001B56C2">
      <w:pPr>
        <w:pStyle w:val="RecNo"/>
        <w:rPr>
          <w:szCs w:val="28"/>
        </w:rPr>
      </w:pPr>
      <w:r>
        <w:rPr>
          <w:szCs w:val="28"/>
        </w:rPr>
        <w:lastRenderedPageBreak/>
        <w:t xml:space="preserve">Draft new </w:t>
      </w:r>
      <w:r w:rsidRPr="00B97D5E">
        <w:rPr>
          <w:szCs w:val="28"/>
        </w:rPr>
        <w:t xml:space="preserve">Recommendation </w:t>
      </w:r>
      <w:r w:rsidR="00B91BC8" w:rsidRPr="002D232D">
        <w:t xml:space="preserve">ITU-T </w:t>
      </w:r>
      <w:r w:rsidR="00B91BC8">
        <w:t>Q.F-MSCF</w:t>
      </w:r>
    </w:p>
    <w:p w14:paraId="61D61648" w14:textId="77777777" w:rsidR="001B56C2" w:rsidRPr="001B56C2" w:rsidRDefault="001B56C2" w:rsidP="001B56C2"/>
    <w:p w14:paraId="162E7FFF" w14:textId="6FE3A9D5" w:rsidR="0025221B" w:rsidRPr="00B97D5E" w:rsidRDefault="0025221B" w:rsidP="0025221B">
      <w:pPr>
        <w:pStyle w:val="RecNo"/>
        <w:rPr>
          <w:szCs w:val="28"/>
        </w:rPr>
      </w:pPr>
    </w:p>
    <w:p w14:paraId="07B881C7" w14:textId="6B9915F7" w:rsidR="009A734F" w:rsidRDefault="001B56C2" w:rsidP="001B56C2">
      <w:pPr>
        <w:spacing w:before="0"/>
        <w:jc w:val="center"/>
      </w:pPr>
      <w:r w:rsidRPr="001B56C2">
        <w:rPr>
          <w:b/>
          <w:sz w:val="28"/>
          <w:szCs w:val="20"/>
        </w:rPr>
        <w:t xml:space="preserve">Framework on the use of market surveillance for combat counterfeit </w:t>
      </w:r>
      <w:r w:rsidR="00B061D1">
        <w:rPr>
          <w:b/>
          <w:sz w:val="28"/>
          <w:szCs w:val="20"/>
        </w:rPr>
        <w:t>Telecommunications/ICT</w:t>
      </w:r>
      <w:r w:rsidRPr="001B56C2">
        <w:rPr>
          <w:b/>
          <w:sz w:val="28"/>
          <w:szCs w:val="20"/>
        </w:rPr>
        <w:t xml:space="preserve"> equipment</w:t>
      </w:r>
    </w:p>
    <w:p w14:paraId="6AE3D1D7" w14:textId="77777777" w:rsidR="009A734F" w:rsidRPr="002A40DA" w:rsidRDefault="009A734F" w:rsidP="009A734F">
      <w:pPr>
        <w:spacing w:after="160" w:line="256" w:lineRule="auto"/>
      </w:pPr>
    </w:p>
    <w:p w14:paraId="6C11169D" w14:textId="0D9EA1BC" w:rsidR="00D875A9" w:rsidRPr="00985934" w:rsidRDefault="00D875A9">
      <w:pPr>
        <w:pStyle w:val="Heading1"/>
        <w:numPr>
          <w:ilvl w:val="0"/>
          <w:numId w:val="14"/>
        </w:numPr>
        <w:tabs>
          <w:tab w:val="clear" w:pos="432"/>
          <w:tab w:val="num" w:pos="360"/>
        </w:tabs>
        <w:ind w:left="794" w:hanging="794"/>
        <w:rPr>
          <w:szCs w:val="24"/>
          <w:lang w:bidi="ar-DZ"/>
        </w:rPr>
      </w:pPr>
      <w:bookmarkStart w:id="21" w:name="_Toc191322311"/>
      <w:r w:rsidRPr="002A40DA">
        <w:rPr>
          <w:szCs w:val="24"/>
          <w:lang w:val="en-US"/>
        </w:rPr>
        <w:t>Scope</w:t>
      </w:r>
      <w:bookmarkEnd w:id="21"/>
    </w:p>
    <w:p w14:paraId="669D7593" w14:textId="151BC866" w:rsidR="00D875A9" w:rsidRDefault="00A44E70" w:rsidP="00D875A9">
      <w:pPr>
        <w:jc w:val="both"/>
      </w:pPr>
      <w:r w:rsidRPr="00A44E70">
        <w:t xml:space="preserve">This Recommendation contains a reference framework that defines a methodology to assist administrations in implementing their </w:t>
      </w:r>
      <w:commentRangeStart w:id="22"/>
      <w:del w:id="23" w:author="Leonardo Campos &lt;Brazil&gt;" w:date="2025-02-24T20:12:00Z" w16du:dateUtc="2025-02-24T23:12:00Z">
        <w:r w:rsidR="00B061D1" w:rsidDel="00A13C04">
          <w:delText>Telecommunications/ICT</w:delText>
        </w:r>
        <w:r w:rsidRPr="00A44E70" w:rsidDel="00A13C04">
          <w:delText xml:space="preserve"> Product </w:delText>
        </w:r>
      </w:del>
      <w:r w:rsidRPr="00A44E70">
        <w:t>Market Surveillance Program for combat counterfeit</w:t>
      </w:r>
      <w:ins w:id="24" w:author="Leonardo Campos &lt;Brazil&gt;" w:date="2025-02-24T20:12:00Z" w16du:dateUtc="2025-02-24T23:12:00Z">
        <w:r w:rsidR="00A13311">
          <w:t xml:space="preserve"> and tampered</w:t>
        </w:r>
      </w:ins>
      <w:r w:rsidRPr="00A44E70">
        <w:t xml:space="preserve"> </w:t>
      </w:r>
      <w:commentRangeEnd w:id="22"/>
      <w:r w:rsidR="00757F6E">
        <w:rPr>
          <w:rStyle w:val="CommentReference"/>
        </w:rPr>
        <w:commentReference w:id="22"/>
      </w:r>
      <w:r w:rsidR="00B061D1">
        <w:t>Telecommunications/ICT</w:t>
      </w:r>
      <w:r w:rsidRPr="00A44E70">
        <w:t xml:space="preserve"> equipment.</w:t>
      </w:r>
    </w:p>
    <w:p w14:paraId="37702AAF" w14:textId="77777777" w:rsidR="00966652" w:rsidRDefault="00C266C9" w:rsidP="00D875A9">
      <w:pPr>
        <w:jc w:val="both"/>
        <w:rPr>
          <w:i/>
          <w:iCs/>
          <w:highlight w:val="yellow"/>
        </w:rPr>
      </w:pPr>
      <w:r w:rsidRPr="00BB354A">
        <w:rPr>
          <w:i/>
          <w:iCs/>
          <w:highlight w:val="yellow"/>
        </w:rPr>
        <w:t xml:space="preserve">[Editor´s Note: </w:t>
      </w:r>
      <w:r w:rsidR="00CE0932">
        <w:rPr>
          <w:i/>
          <w:iCs/>
          <w:highlight w:val="yellow"/>
        </w:rPr>
        <w:t xml:space="preserve">Proposal received on this ongoing work item to make it Technical Report or Supplement of ITU-T Q.5050. As there was no consensus, further contributions are invited and will be discussed in the next meeting. </w:t>
      </w:r>
    </w:p>
    <w:p w14:paraId="445923F5" w14:textId="414CB95E" w:rsidR="00AC103F" w:rsidRPr="00BB354A" w:rsidRDefault="00C266C9" w:rsidP="00D875A9">
      <w:pPr>
        <w:jc w:val="both"/>
        <w:rPr>
          <w:i/>
          <w:iCs/>
        </w:rPr>
      </w:pPr>
      <w:r w:rsidRPr="00BB354A">
        <w:rPr>
          <w:i/>
          <w:iCs/>
          <w:highlight w:val="yellow"/>
        </w:rPr>
        <w:t>Line by Line review need to be done at next meeting]</w:t>
      </w:r>
    </w:p>
    <w:p w14:paraId="41B48203" w14:textId="0AF79284" w:rsidR="00D875A9" w:rsidRPr="002A40DA" w:rsidRDefault="00D875A9">
      <w:pPr>
        <w:pStyle w:val="Heading1"/>
        <w:numPr>
          <w:ilvl w:val="0"/>
          <w:numId w:val="14"/>
        </w:numPr>
        <w:tabs>
          <w:tab w:val="clear" w:pos="432"/>
          <w:tab w:val="num" w:pos="360"/>
        </w:tabs>
        <w:ind w:left="794" w:hanging="794"/>
        <w:rPr>
          <w:szCs w:val="24"/>
          <w:lang w:val="en-US"/>
        </w:rPr>
      </w:pPr>
      <w:bookmarkStart w:id="25" w:name="_Toc45033369"/>
      <w:bookmarkStart w:id="26" w:name="_Toc33020244"/>
      <w:bookmarkStart w:id="27" w:name="_Toc25232161"/>
      <w:bookmarkStart w:id="28" w:name="_Toc401158819"/>
      <w:bookmarkStart w:id="29" w:name="_Toc191322312"/>
      <w:r w:rsidRPr="002A40DA">
        <w:rPr>
          <w:szCs w:val="24"/>
          <w:lang w:val="en-US"/>
        </w:rPr>
        <w:t>References</w:t>
      </w:r>
      <w:bookmarkEnd w:id="25"/>
      <w:bookmarkEnd w:id="26"/>
      <w:bookmarkEnd w:id="27"/>
      <w:bookmarkEnd w:id="28"/>
      <w:bookmarkEnd w:id="29"/>
    </w:p>
    <w:p w14:paraId="44EC7F5C" w14:textId="0DCD6173" w:rsidR="00D875A9" w:rsidRDefault="00D875A9" w:rsidP="00D875A9">
      <w:pPr>
        <w:jc w:val="both"/>
      </w:pPr>
      <w:r w:rsidRPr="002A40DA">
        <w:t>The following ITU-T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 The reference to a document within this Recommendation does not give it, as a stand-alone document, the status of a Recommendation.</w:t>
      </w:r>
    </w:p>
    <w:p w14:paraId="43DD87CE" w14:textId="103ED423" w:rsidR="0089476B" w:rsidRDefault="00591F0C" w:rsidP="0089476B">
      <w:pPr>
        <w:pStyle w:val="Reftext"/>
        <w:jc w:val="both"/>
        <w:rPr>
          <w:rFonts w:eastAsia="DejaVu LGC Sans"/>
          <w:i/>
          <w:sz w:val="22"/>
          <w:lang w:eastAsia="zh-CN"/>
        </w:rPr>
      </w:pPr>
      <w:r w:rsidRPr="00591F0C">
        <w:rPr>
          <w:rFonts w:eastAsia="DejaVu LGC Sans"/>
          <w:lang w:eastAsia="zh-CN"/>
        </w:rPr>
        <w:t xml:space="preserve">[ITU-T </w:t>
      </w:r>
      <w:r w:rsidR="00577387">
        <w:rPr>
          <w:rFonts w:eastAsia="DejaVu LGC Sans"/>
          <w:lang w:eastAsia="zh-CN"/>
        </w:rPr>
        <w:t>Q</w:t>
      </w:r>
      <w:r w:rsidRPr="00591F0C">
        <w:rPr>
          <w:rFonts w:eastAsia="DejaVu LGC Sans"/>
          <w:lang w:eastAsia="zh-CN"/>
        </w:rPr>
        <w:t>.</w:t>
      </w:r>
      <w:r w:rsidR="00577387">
        <w:rPr>
          <w:rFonts w:eastAsia="DejaVu LGC Sans"/>
          <w:lang w:eastAsia="zh-CN"/>
        </w:rPr>
        <w:t>5050</w:t>
      </w:r>
      <w:r w:rsidRPr="00591F0C">
        <w:rPr>
          <w:rFonts w:eastAsia="DejaVu LGC Sans"/>
          <w:lang w:eastAsia="zh-CN"/>
        </w:rPr>
        <w:t xml:space="preserve">] </w:t>
      </w:r>
      <w:r w:rsidR="00B7081B">
        <w:rPr>
          <w:rFonts w:eastAsia="DejaVu LGC Sans"/>
          <w:lang w:eastAsia="zh-CN"/>
        </w:rPr>
        <w:tab/>
      </w:r>
      <w:r w:rsidRPr="00591F0C">
        <w:rPr>
          <w:rFonts w:eastAsia="DejaVu LGC Sans"/>
          <w:lang w:eastAsia="zh-CN"/>
        </w:rPr>
        <w:t xml:space="preserve">Recommendation ITU-T </w:t>
      </w:r>
      <w:r w:rsidR="002E0E1B">
        <w:rPr>
          <w:rFonts w:eastAsia="DejaVu LGC Sans"/>
          <w:lang w:eastAsia="zh-CN"/>
        </w:rPr>
        <w:t>Q</w:t>
      </w:r>
      <w:r w:rsidR="002E0E1B" w:rsidRPr="00591F0C">
        <w:rPr>
          <w:rFonts w:eastAsia="DejaVu LGC Sans"/>
          <w:lang w:eastAsia="zh-CN"/>
        </w:rPr>
        <w:t>.</w:t>
      </w:r>
      <w:r w:rsidR="002E0E1B">
        <w:rPr>
          <w:rFonts w:eastAsia="DejaVu LGC Sans"/>
          <w:lang w:eastAsia="zh-CN"/>
        </w:rPr>
        <w:t>5050</w:t>
      </w:r>
      <w:r w:rsidRPr="00591F0C">
        <w:rPr>
          <w:rFonts w:eastAsia="DejaVu LGC Sans"/>
          <w:lang w:eastAsia="zh-CN"/>
        </w:rPr>
        <w:t xml:space="preserve"> (</w:t>
      </w:r>
      <w:r w:rsidR="002E0E1B">
        <w:rPr>
          <w:rFonts w:eastAsia="DejaVu LGC Sans"/>
          <w:lang w:eastAsia="zh-CN"/>
        </w:rPr>
        <w:t>03/</w:t>
      </w:r>
      <w:r w:rsidRPr="00591F0C">
        <w:rPr>
          <w:rFonts w:eastAsia="DejaVu LGC Sans"/>
          <w:lang w:eastAsia="zh-CN"/>
        </w:rPr>
        <w:t>20</w:t>
      </w:r>
      <w:r w:rsidR="002E0E1B">
        <w:rPr>
          <w:rFonts w:eastAsia="DejaVu LGC Sans"/>
          <w:lang w:eastAsia="zh-CN"/>
        </w:rPr>
        <w:t>19</w:t>
      </w:r>
      <w:r w:rsidRPr="00591F0C">
        <w:rPr>
          <w:rFonts w:eastAsia="DejaVu LGC Sans"/>
          <w:lang w:eastAsia="zh-CN"/>
        </w:rPr>
        <w:t xml:space="preserve">), </w:t>
      </w:r>
      <w:r w:rsidR="002E0E1B" w:rsidRPr="00BB354A">
        <w:rPr>
          <w:rFonts w:eastAsia="DejaVu LGC Sans"/>
          <w:i/>
          <w:sz w:val="22"/>
          <w:lang w:eastAsia="zh-CN"/>
        </w:rPr>
        <w:t>Framework for solutions to combat counterfeit ICT devices.</w:t>
      </w:r>
      <w:bookmarkStart w:id="30" w:name="_Toc45033370"/>
      <w:bookmarkStart w:id="31" w:name="_Toc33020245"/>
      <w:bookmarkStart w:id="32" w:name="_Toc6992410"/>
      <w:bookmarkStart w:id="33" w:name="_Toc4423847"/>
      <w:bookmarkStart w:id="34" w:name="_Toc3450273"/>
      <w:bookmarkStart w:id="35" w:name="_Toc245721190"/>
      <w:bookmarkStart w:id="36" w:name="_Toc245789017"/>
      <w:bookmarkStart w:id="37" w:name="_Toc25232162"/>
      <w:bookmarkStart w:id="38" w:name="_Toc401158820"/>
    </w:p>
    <w:p w14:paraId="751A82F9" w14:textId="77777777" w:rsidR="00557D15" w:rsidRPr="00202810" w:rsidRDefault="00557D15" w:rsidP="0089476B">
      <w:pPr>
        <w:pStyle w:val="Reftext"/>
        <w:jc w:val="both"/>
        <w:rPr>
          <w:szCs w:val="24"/>
          <w:lang w:val="en-US"/>
        </w:rPr>
      </w:pPr>
    </w:p>
    <w:p w14:paraId="62F26CC8" w14:textId="77777777" w:rsidR="00D875A9" w:rsidRDefault="00D875A9">
      <w:pPr>
        <w:pStyle w:val="Heading1"/>
        <w:numPr>
          <w:ilvl w:val="0"/>
          <w:numId w:val="14"/>
        </w:numPr>
        <w:tabs>
          <w:tab w:val="clear" w:pos="432"/>
          <w:tab w:val="num" w:pos="360"/>
        </w:tabs>
        <w:ind w:left="794" w:hanging="794"/>
        <w:rPr>
          <w:szCs w:val="24"/>
          <w:lang w:val="en-US"/>
        </w:rPr>
      </w:pPr>
      <w:bookmarkStart w:id="39" w:name="_Toc191322313"/>
      <w:r w:rsidRPr="002A40DA">
        <w:rPr>
          <w:szCs w:val="24"/>
          <w:lang w:val="en-US"/>
        </w:rPr>
        <w:t>Definitions</w:t>
      </w:r>
      <w:bookmarkEnd w:id="30"/>
      <w:bookmarkEnd w:id="31"/>
      <w:bookmarkEnd w:id="32"/>
      <w:bookmarkEnd w:id="33"/>
      <w:bookmarkEnd w:id="34"/>
      <w:bookmarkEnd w:id="35"/>
      <w:bookmarkEnd w:id="36"/>
      <w:bookmarkEnd w:id="39"/>
    </w:p>
    <w:p w14:paraId="2A4FFE8F" w14:textId="45903F47" w:rsidR="008010DE" w:rsidRDefault="008010DE">
      <w:pPr>
        <w:pStyle w:val="Heading2"/>
        <w:numPr>
          <w:ilvl w:val="1"/>
          <w:numId w:val="14"/>
        </w:numPr>
      </w:pPr>
      <w:bookmarkStart w:id="40" w:name="_Toc191322314"/>
      <w:r>
        <w:t>Terms defined elsewhere</w:t>
      </w:r>
      <w:bookmarkEnd w:id="40"/>
    </w:p>
    <w:p w14:paraId="469F0C2B" w14:textId="77777777" w:rsidR="00353D85" w:rsidRPr="00202810" w:rsidRDefault="00353D85" w:rsidP="00353D85">
      <w:pPr>
        <w:jc w:val="both"/>
        <w:rPr>
          <w:lang w:val="en-US"/>
        </w:rPr>
      </w:pPr>
      <w:r w:rsidRPr="00202810">
        <w:rPr>
          <w:lang w:val="en-US"/>
        </w:rPr>
        <w:t>This Recommendation uses the following terms defined elsewhere:</w:t>
      </w:r>
    </w:p>
    <w:p w14:paraId="750AF66F" w14:textId="77777777" w:rsidR="00C52CBD" w:rsidRPr="00BB354A" w:rsidRDefault="00C52CBD" w:rsidP="00C52CBD">
      <w:pPr>
        <w:rPr>
          <w:i/>
          <w:iCs/>
          <w:lang w:val="en-US"/>
        </w:rPr>
      </w:pPr>
      <w:r w:rsidRPr="00BB354A">
        <w:rPr>
          <w:i/>
          <w:iCs/>
          <w:lang w:val="en-US"/>
        </w:rPr>
        <w:t>[TBD]</w:t>
      </w:r>
    </w:p>
    <w:p w14:paraId="4F76511C" w14:textId="436564D7" w:rsidR="008010DE" w:rsidRDefault="008010DE">
      <w:pPr>
        <w:pStyle w:val="Heading2"/>
        <w:numPr>
          <w:ilvl w:val="1"/>
          <w:numId w:val="14"/>
        </w:numPr>
      </w:pPr>
      <w:bookmarkStart w:id="41" w:name="_Toc191322315"/>
      <w:r>
        <w:t>Terms defined in this Recommendation</w:t>
      </w:r>
      <w:bookmarkEnd w:id="41"/>
    </w:p>
    <w:p w14:paraId="4278C55C" w14:textId="2E382CC5" w:rsidR="00855E23" w:rsidRDefault="00855E23" w:rsidP="00855E23">
      <w:pPr>
        <w:rPr>
          <w:lang w:val="en-US"/>
        </w:rPr>
      </w:pPr>
      <w:r w:rsidRPr="00252412">
        <w:rPr>
          <w:lang w:val="en-US"/>
        </w:rPr>
        <w:t>This Recommendation defines the following terms:</w:t>
      </w:r>
    </w:p>
    <w:bookmarkEnd w:id="37"/>
    <w:bookmarkEnd w:id="38"/>
    <w:p w14:paraId="086AA25D" w14:textId="77777777" w:rsidR="00C52CBD" w:rsidRPr="00BB354A" w:rsidRDefault="00C52CBD" w:rsidP="00C52CBD">
      <w:pPr>
        <w:rPr>
          <w:i/>
          <w:iCs/>
          <w:lang w:val="en-US"/>
        </w:rPr>
      </w:pPr>
      <w:r w:rsidRPr="00BB354A">
        <w:rPr>
          <w:i/>
          <w:iCs/>
          <w:lang w:val="en-US"/>
        </w:rPr>
        <w:t>[TBD]</w:t>
      </w:r>
    </w:p>
    <w:p w14:paraId="20747863" w14:textId="306DBA9A" w:rsidR="00094D84" w:rsidRDefault="00094D84">
      <w:pPr>
        <w:pStyle w:val="Heading1"/>
        <w:numPr>
          <w:ilvl w:val="0"/>
          <w:numId w:val="14"/>
        </w:numPr>
        <w:tabs>
          <w:tab w:val="num" w:pos="360"/>
        </w:tabs>
        <w:ind w:left="794" w:hanging="794"/>
        <w:rPr>
          <w:szCs w:val="24"/>
          <w:lang w:val="en-US"/>
        </w:rPr>
      </w:pPr>
      <w:bookmarkStart w:id="42" w:name="_Toc191322316"/>
      <w:r w:rsidRPr="002A40DA">
        <w:rPr>
          <w:szCs w:val="24"/>
          <w:lang w:val="en-US"/>
        </w:rPr>
        <w:t>Abbreviations and acronyms</w:t>
      </w:r>
      <w:bookmarkEnd w:id="42"/>
    </w:p>
    <w:p w14:paraId="2493A5D0" w14:textId="4F4CD043" w:rsidR="00310E6D" w:rsidRDefault="00310E6D" w:rsidP="00310E6D">
      <w:pPr>
        <w:rPr>
          <w:szCs w:val="22"/>
          <w:lang w:val="en-US"/>
        </w:rPr>
      </w:pPr>
      <w:r w:rsidRPr="00252412">
        <w:rPr>
          <w:szCs w:val="22"/>
          <w:lang w:val="en-US"/>
        </w:rPr>
        <w:t>This Recommendation uses the following abbreviations and acronyms:</w:t>
      </w:r>
    </w:p>
    <w:p w14:paraId="19CCF0DC" w14:textId="3E923C8A" w:rsidR="00C52CBD" w:rsidRPr="00BB354A" w:rsidRDefault="00C52CBD" w:rsidP="00C52CBD">
      <w:pPr>
        <w:rPr>
          <w:i/>
          <w:iCs/>
          <w:lang w:val="en-US"/>
        </w:rPr>
      </w:pPr>
      <w:r w:rsidRPr="00BB354A">
        <w:rPr>
          <w:i/>
          <w:iCs/>
          <w:lang w:val="en-US"/>
        </w:rPr>
        <w:t>[TBD]</w:t>
      </w:r>
    </w:p>
    <w:p w14:paraId="37304F00" w14:textId="3FDAAB25" w:rsidR="003778B4" w:rsidRPr="002D57F0" w:rsidRDefault="003778B4" w:rsidP="002D57F0">
      <w:pPr>
        <w:jc w:val="both"/>
        <w:rPr>
          <w:lang w:val="en-US"/>
        </w:rPr>
      </w:pPr>
      <w:r w:rsidRPr="002D57F0">
        <w:rPr>
          <w:lang w:val="en-US"/>
        </w:rPr>
        <w:tab/>
      </w:r>
    </w:p>
    <w:p w14:paraId="194FA744" w14:textId="77777777" w:rsidR="005D308A" w:rsidRPr="005D308A" w:rsidRDefault="005D308A">
      <w:pPr>
        <w:pStyle w:val="Heading1"/>
        <w:numPr>
          <w:ilvl w:val="0"/>
          <w:numId w:val="14"/>
        </w:numPr>
        <w:tabs>
          <w:tab w:val="clear" w:pos="432"/>
          <w:tab w:val="num" w:pos="360"/>
        </w:tabs>
        <w:ind w:left="794" w:hanging="794"/>
        <w:rPr>
          <w:szCs w:val="24"/>
          <w:lang w:val="en-US"/>
        </w:rPr>
      </w:pPr>
      <w:bookmarkStart w:id="43" w:name="_Toc191322317"/>
      <w:r w:rsidRPr="005D308A">
        <w:rPr>
          <w:szCs w:val="24"/>
          <w:lang w:val="en-US"/>
        </w:rPr>
        <w:t>Conventions</w:t>
      </w:r>
      <w:bookmarkEnd w:id="43"/>
      <w:r w:rsidRPr="005D308A">
        <w:rPr>
          <w:szCs w:val="24"/>
          <w:lang w:val="en-US"/>
        </w:rPr>
        <w:t xml:space="preserve"> </w:t>
      </w:r>
    </w:p>
    <w:p w14:paraId="3FBE32E7" w14:textId="77777777" w:rsidR="00070B6C" w:rsidRPr="00202810" w:rsidRDefault="00070B6C" w:rsidP="00070B6C">
      <w:pPr>
        <w:jc w:val="both"/>
        <w:rPr>
          <w:lang w:val="en-US" w:eastAsia="en-US"/>
        </w:rPr>
      </w:pPr>
      <w:r w:rsidRPr="00202810">
        <w:rPr>
          <w:lang w:val="en-US"/>
        </w:rPr>
        <w:t xml:space="preserve">This Recommendation applies the following verbal forms for the expression of provisions: </w:t>
      </w:r>
    </w:p>
    <w:p w14:paraId="7EB39F81" w14:textId="77777777" w:rsidR="00070B6C" w:rsidRPr="00202810" w:rsidRDefault="00070B6C">
      <w:pPr>
        <w:pStyle w:val="enumlev1"/>
        <w:numPr>
          <w:ilvl w:val="0"/>
          <w:numId w:val="15"/>
        </w:numPr>
        <w:tabs>
          <w:tab w:val="clear" w:pos="794"/>
          <w:tab w:val="clear" w:pos="1191"/>
          <w:tab w:val="clear" w:pos="1588"/>
          <w:tab w:val="clear" w:pos="1985"/>
        </w:tabs>
        <w:ind w:left="567" w:hanging="567"/>
        <w:jc w:val="both"/>
        <w:rPr>
          <w:szCs w:val="24"/>
        </w:rPr>
      </w:pPr>
      <w:r w:rsidRPr="00202810">
        <w:rPr>
          <w:szCs w:val="24"/>
        </w:rPr>
        <w:lastRenderedPageBreak/>
        <w:t xml:space="preserve">The keyword "is required to" indicate a requirement which must be strictly followed and from which no deviation is permitted, if conformance to this Recommendation is to be claimed. </w:t>
      </w:r>
    </w:p>
    <w:p w14:paraId="4BFB2507" w14:textId="77777777" w:rsidR="00070B6C" w:rsidRPr="00202810" w:rsidRDefault="00070B6C">
      <w:pPr>
        <w:pStyle w:val="enumlev1"/>
        <w:numPr>
          <w:ilvl w:val="0"/>
          <w:numId w:val="15"/>
        </w:numPr>
        <w:tabs>
          <w:tab w:val="clear" w:pos="794"/>
          <w:tab w:val="clear" w:pos="1191"/>
          <w:tab w:val="clear" w:pos="1588"/>
          <w:tab w:val="clear" w:pos="1985"/>
        </w:tabs>
        <w:ind w:left="567" w:hanging="567"/>
        <w:jc w:val="both"/>
        <w:rPr>
          <w:szCs w:val="24"/>
        </w:rPr>
      </w:pPr>
      <w:r w:rsidRPr="00202810">
        <w:rPr>
          <w:szCs w:val="24"/>
        </w:rPr>
        <w:t>The keyword</w:t>
      </w:r>
      <w:r>
        <w:rPr>
          <w:szCs w:val="24"/>
        </w:rPr>
        <w:t>s</w:t>
      </w:r>
      <w:r w:rsidRPr="00202810">
        <w:rPr>
          <w:szCs w:val="24"/>
        </w:rPr>
        <w:t xml:space="preserve"> "should" </w:t>
      </w:r>
      <w:r>
        <w:rPr>
          <w:szCs w:val="24"/>
        </w:rPr>
        <w:t xml:space="preserve">and “is recommended” </w:t>
      </w:r>
      <w:r w:rsidRPr="00202810">
        <w:rPr>
          <w:szCs w:val="24"/>
        </w:rPr>
        <w:t>indicate requirement</w:t>
      </w:r>
      <w:r>
        <w:rPr>
          <w:szCs w:val="24"/>
        </w:rPr>
        <w:t>s</w:t>
      </w:r>
      <w:r w:rsidRPr="00202810">
        <w:rPr>
          <w:szCs w:val="24"/>
        </w:rPr>
        <w:t xml:space="preserve"> which </w:t>
      </w:r>
      <w:r>
        <w:rPr>
          <w:szCs w:val="24"/>
        </w:rPr>
        <w:t>are</w:t>
      </w:r>
      <w:r w:rsidRPr="00202810">
        <w:rPr>
          <w:szCs w:val="24"/>
        </w:rPr>
        <w:t xml:space="preserve"> recommended but which </w:t>
      </w:r>
      <w:r>
        <w:rPr>
          <w:szCs w:val="24"/>
        </w:rPr>
        <w:t>are</w:t>
      </w:r>
      <w:r w:rsidRPr="00202810">
        <w:rPr>
          <w:szCs w:val="24"/>
        </w:rPr>
        <w:t xml:space="preserve"> not absolutely required. Thus, this requirement need not be present to claim conformance. </w:t>
      </w:r>
    </w:p>
    <w:p w14:paraId="7CC85F79" w14:textId="77777777" w:rsidR="00070B6C" w:rsidRPr="004D49D2" w:rsidRDefault="00070B6C">
      <w:pPr>
        <w:pStyle w:val="enumlev1"/>
        <w:numPr>
          <w:ilvl w:val="0"/>
          <w:numId w:val="15"/>
        </w:numPr>
        <w:tabs>
          <w:tab w:val="clear" w:pos="794"/>
          <w:tab w:val="clear" w:pos="1191"/>
          <w:tab w:val="clear" w:pos="1588"/>
          <w:tab w:val="clear" w:pos="1985"/>
        </w:tabs>
        <w:ind w:left="567" w:hanging="567"/>
        <w:jc w:val="both"/>
        <w:rPr>
          <w:szCs w:val="24"/>
        </w:rPr>
      </w:pPr>
      <w:r w:rsidRPr="00202810">
        <w:rPr>
          <w:szCs w:val="24"/>
        </w:rPr>
        <w:t>The keyword "may" indicate an optional requirement which is permissible, without implying any sense of being recommended. This term is not intended to imply that the vendor's implementation must provide the option, and the feature can be optionally enabled by the network operator/service provider. Rather, it means the vendor may optionally provide the feature and still claim conformance with this Recommendation.</w:t>
      </w:r>
    </w:p>
    <w:p w14:paraId="00A86B3E" w14:textId="77777777" w:rsidR="00AF7EAD" w:rsidRDefault="00AF7EAD" w:rsidP="009A734F"/>
    <w:p w14:paraId="790E1E2E" w14:textId="2AE19973" w:rsidR="00AF7EAD" w:rsidRDefault="00AF7EAD">
      <w:pPr>
        <w:pStyle w:val="Heading1"/>
        <w:numPr>
          <w:ilvl w:val="0"/>
          <w:numId w:val="14"/>
        </w:numPr>
        <w:tabs>
          <w:tab w:val="clear" w:pos="432"/>
          <w:tab w:val="num" w:pos="360"/>
        </w:tabs>
        <w:ind w:left="794" w:hanging="794"/>
        <w:rPr>
          <w:szCs w:val="24"/>
          <w:lang w:val="en-US"/>
        </w:rPr>
      </w:pPr>
      <w:bookmarkStart w:id="44" w:name="_Toc191322318"/>
      <w:r>
        <w:rPr>
          <w:szCs w:val="24"/>
          <w:lang w:val="en-US"/>
        </w:rPr>
        <w:t>General Aspects</w:t>
      </w:r>
      <w:bookmarkEnd w:id="44"/>
    </w:p>
    <w:p w14:paraId="2F0A4007" w14:textId="77777777" w:rsidR="00506876" w:rsidRDefault="00506876" w:rsidP="0086019B">
      <w:pPr>
        <w:jc w:val="both"/>
        <w:rPr>
          <w:rFonts w:eastAsia="SimSun"/>
          <w:color w:val="A6A6A6" w:themeColor="background1" w:themeShade="A6"/>
          <w:lang w:val="en-US"/>
        </w:rPr>
      </w:pPr>
    </w:p>
    <w:p w14:paraId="0157B5BB" w14:textId="42E48A20" w:rsidR="00506876" w:rsidRDefault="00506876" w:rsidP="00506876">
      <w:pPr>
        <w:pStyle w:val="Tabletext"/>
        <w:jc w:val="both"/>
        <w:rPr>
          <w:rFonts w:eastAsia="DejaVu LGC Sans"/>
          <w:lang w:eastAsia="zh-CN"/>
        </w:rPr>
      </w:pPr>
      <w:r w:rsidRPr="002A5C9B">
        <w:rPr>
          <w:rFonts w:eastAsia="DejaVu LGC Sans"/>
          <w:lang w:eastAsia="zh-CN"/>
        </w:rPr>
        <w:t xml:space="preserve">This </w:t>
      </w:r>
      <w:r>
        <w:rPr>
          <w:rFonts w:eastAsia="DejaVu LGC Sans"/>
          <w:lang w:eastAsia="zh-CN"/>
        </w:rPr>
        <w:t>recommendation defines</w:t>
      </w:r>
      <w:r w:rsidRPr="002A5C9B">
        <w:rPr>
          <w:rFonts w:eastAsia="DejaVu LGC Sans"/>
          <w:lang w:eastAsia="zh-CN"/>
        </w:rPr>
        <w:t xml:space="preserve"> a </w:t>
      </w:r>
      <w:r>
        <w:rPr>
          <w:rFonts w:eastAsia="DejaVu LGC Sans"/>
          <w:lang w:eastAsia="zh-CN"/>
        </w:rPr>
        <w:t>f</w:t>
      </w:r>
      <w:r w:rsidRPr="002A5C9B">
        <w:rPr>
          <w:rFonts w:eastAsia="DejaVu LGC Sans"/>
          <w:lang w:eastAsia="zh-CN"/>
        </w:rPr>
        <w:t xml:space="preserve">ramework on the use of market surveillance </w:t>
      </w:r>
      <w:r w:rsidR="00EF329C">
        <w:rPr>
          <w:rFonts w:eastAsia="DejaVu LGC Sans"/>
          <w:lang w:eastAsia="zh-CN"/>
        </w:rPr>
        <w:t>to</w:t>
      </w:r>
      <w:r w:rsidR="00EF329C" w:rsidRPr="002A5C9B">
        <w:rPr>
          <w:rFonts w:eastAsia="DejaVu LGC Sans"/>
          <w:lang w:eastAsia="zh-CN"/>
        </w:rPr>
        <w:t xml:space="preserve"> </w:t>
      </w:r>
      <w:r w:rsidRPr="002A5C9B">
        <w:rPr>
          <w:rFonts w:eastAsia="DejaVu LGC Sans"/>
          <w:lang w:eastAsia="zh-CN"/>
        </w:rPr>
        <w:t xml:space="preserve">combat counterfeit </w:t>
      </w:r>
      <w:r w:rsidR="00B061D1">
        <w:rPr>
          <w:rFonts w:eastAsia="DejaVu LGC Sans"/>
          <w:lang w:eastAsia="zh-CN"/>
        </w:rPr>
        <w:t>Telecommunications/ICT</w:t>
      </w:r>
      <w:r w:rsidRPr="002A5C9B">
        <w:rPr>
          <w:rFonts w:eastAsia="DejaVu LGC Sans"/>
          <w:lang w:eastAsia="zh-CN"/>
        </w:rPr>
        <w:t xml:space="preserve"> equipment.</w:t>
      </w:r>
    </w:p>
    <w:p w14:paraId="1CE386C6" w14:textId="77777777" w:rsidR="00506876" w:rsidRPr="002A5C9B" w:rsidRDefault="00506876" w:rsidP="00506876">
      <w:pPr>
        <w:pStyle w:val="Tabletext"/>
        <w:jc w:val="both"/>
        <w:rPr>
          <w:rFonts w:eastAsia="DejaVu LGC Sans"/>
          <w:lang w:eastAsia="zh-CN"/>
        </w:rPr>
      </w:pPr>
    </w:p>
    <w:p w14:paraId="5FB62A7A" w14:textId="77777777" w:rsidR="00506876" w:rsidRDefault="00506876" w:rsidP="00506876">
      <w:pPr>
        <w:pStyle w:val="Tabletext"/>
        <w:jc w:val="both"/>
        <w:rPr>
          <w:rFonts w:eastAsia="DejaVu LGC Sans"/>
          <w:lang w:eastAsia="zh-CN"/>
        </w:rPr>
      </w:pPr>
      <w:r w:rsidRPr="002A5C9B">
        <w:rPr>
          <w:rFonts w:eastAsia="DejaVu LGC Sans"/>
          <w:lang w:eastAsia="zh-CN"/>
        </w:rPr>
        <w:t>ITU-T Recommendation Q.5050 (Framework for solutions to combat counterfeit ICT devices) points to product certification associated with market surveillance as one of the possible approaches to eliminating counterfeit devices.</w:t>
      </w:r>
    </w:p>
    <w:p w14:paraId="7ACD5B95" w14:textId="77777777" w:rsidR="00506876" w:rsidRPr="002A5C9B" w:rsidRDefault="00506876" w:rsidP="00506876">
      <w:pPr>
        <w:pStyle w:val="Tabletext"/>
        <w:jc w:val="both"/>
        <w:rPr>
          <w:rFonts w:eastAsia="DejaVu LGC Sans"/>
          <w:lang w:eastAsia="zh-CN"/>
        </w:rPr>
      </w:pPr>
    </w:p>
    <w:p w14:paraId="333F65F4" w14:textId="77777777" w:rsidR="00506876" w:rsidRDefault="00506876" w:rsidP="00506876">
      <w:pPr>
        <w:pStyle w:val="Tabletext"/>
        <w:jc w:val="both"/>
        <w:rPr>
          <w:rFonts w:eastAsia="DejaVu LGC Sans"/>
          <w:lang w:eastAsia="zh-CN"/>
        </w:rPr>
      </w:pPr>
      <w:r w:rsidRPr="002A5C9B">
        <w:rPr>
          <w:rFonts w:eastAsia="DejaVu LGC Sans"/>
          <w:lang w:eastAsia="zh-CN"/>
        </w:rPr>
        <w:t>Q.5050 highlights that market surveillance is vital to the smooth functioning of the telecommunications market and it is essential in protecting consumers and workers against risks presented by non-compliant products. In addition, market surveillance helps to protect responsible businesses from unfair competition by unscrupulous economic operators who ignore the rules or cut corners.</w:t>
      </w:r>
    </w:p>
    <w:p w14:paraId="2237212D" w14:textId="77777777" w:rsidR="00506876" w:rsidRPr="002A5C9B" w:rsidRDefault="00506876" w:rsidP="00506876">
      <w:pPr>
        <w:pStyle w:val="Tabletext"/>
        <w:jc w:val="both"/>
        <w:rPr>
          <w:rFonts w:eastAsia="DejaVu LGC Sans"/>
          <w:lang w:eastAsia="zh-CN"/>
        </w:rPr>
      </w:pPr>
    </w:p>
    <w:p w14:paraId="38008587" w14:textId="77777777" w:rsidR="00506876" w:rsidRDefault="00506876" w:rsidP="00506876">
      <w:pPr>
        <w:pStyle w:val="Tabletext"/>
        <w:jc w:val="both"/>
        <w:rPr>
          <w:rFonts w:eastAsia="DejaVu LGC Sans"/>
          <w:lang w:eastAsia="zh-CN"/>
        </w:rPr>
      </w:pPr>
      <w:r w:rsidRPr="002A5C9B">
        <w:rPr>
          <w:rFonts w:eastAsia="DejaVu LGC Sans"/>
          <w:lang w:eastAsia="zh-CN"/>
        </w:rPr>
        <w:t>EC Regulation No. 765/2008 defines market surveillance as: activities carried out and measures taken by designated authorities to ensure that products comply with the requirements set out in the relevant legislation and do not endanger health, safety or any other aspect of public interest protection. [b-EC-Regulation]</w:t>
      </w:r>
    </w:p>
    <w:p w14:paraId="070F5F24" w14:textId="77777777" w:rsidR="00506876" w:rsidRPr="002A5C9B" w:rsidRDefault="00506876" w:rsidP="00506876">
      <w:pPr>
        <w:pStyle w:val="Tabletext"/>
        <w:jc w:val="both"/>
        <w:rPr>
          <w:rFonts w:eastAsia="DejaVu LGC Sans"/>
          <w:lang w:eastAsia="zh-CN"/>
        </w:rPr>
      </w:pPr>
    </w:p>
    <w:p w14:paraId="73C1AC69" w14:textId="6053B8A7" w:rsidR="00506876" w:rsidRDefault="00506876" w:rsidP="00506876">
      <w:pPr>
        <w:pStyle w:val="Tabletext"/>
        <w:jc w:val="both"/>
        <w:rPr>
          <w:rFonts w:eastAsia="DejaVu LGC Sans"/>
          <w:lang w:eastAsia="zh-CN"/>
        </w:rPr>
      </w:pPr>
      <w:r w:rsidRPr="002A5C9B">
        <w:rPr>
          <w:rFonts w:eastAsia="DejaVu LGC Sans"/>
          <w:lang w:eastAsia="zh-CN"/>
        </w:rPr>
        <w:t xml:space="preserve">It is therefore recommended that the administration responsible for evaluating product conformity establishes a market surveillance program to assist in the identification of counterfeit products and ensure that  </w:t>
      </w:r>
      <w:r w:rsidR="00F82375">
        <w:rPr>
          <w:rFonts w:eastAsia="DejaVu LGC Sans"/>
          <w:lang w:eastAsia="zh-CN"/>
        </w:rPr>
        <w:t xml:space="preserve">only </w:t>
      </w:r>
      <w:r w:rsidRPr="002A5C9B">
        <w:rPr>
          <w:rFonts w:eastAsia="DejaVu LGC Sans"/>
          <w:lang w:eastAsia="zh-CN"/>
        </w:rPr>
        <w:t>product</w:t>
      </w:r>
      <w:r w:rsidR="00F82375">
        <w:rPr>
          <w:rFonts w:eastAsia="DejaVu LGC Sans"/>
          <w:lang w:eastAsia="zh-CN"/>
        </w:rPr>
        <w:t>s</w:t>
      </w:r>
      <w:r w:rsidR="007C250A">
        <w:rPr>
          <w:rFonts w:eastAsia="DejaVu LGC Sans"/>
          <w:lang w:eastAsia="zh-CN"/>
        </w:rPr>
        <w:t xml:space="preserve"> </w:t>
      </w:r>
      <w:r w:rsidR="007C250A" w:rsidRPr="007C250A">
        <w:rPr>
          <w:rFonts w:eastAsia="DejaVu LGC Sans"/>
          <w:lang w:eastAsia="zh-CN"/>
        </w:rPr>
        <w:t>approved or certified by the administration be</w:t>
      </w:r>
      <w:r w:rsidRPr="002A5C9B">
        <w:rPr>
          <w:rFonts w:eastAsia="DejaVu LGC Sans"/>
          <w:lang w:eastAsia="zh-CN"/>
        </w:rPr>
        <w:t xml:space="preserve"> sold to the end user.</w:t>
      </w:r>
    </w:p>
    <w:p w14:paraId="698496D7" w14:textId="77777777" w:rsidR="00506876" w:rsidRPr="002A5C9B" w:rsidRDefault="00506876" w:rsidP="00506876">
      <w:pPr>
        <w:pStyle w:val="Tabletext"/>
        <w:jc w:val="both"/>
        <w:rPr>
          <w:rFonts w:eastAsia="DejaVu LGC Sans"/>
          <w:lang w:eastAsia="zh-CN"/>
        </w:rPr>
      </w:pPr>
    </w:p>
    <w:p w14:paraId="1E9B92DE" w14:textId="20D180C6" w:rsidR="00506876" w:rsidRPr="00B46338" w:rsidRDefault="00506876" w:rsidP="00506876">
      <w:pPr>
        <w:pStyle w:val="Tabletext"/>
        <w:jc w:val="both"/>
        <w:rPr>
          <w:rFonts w:eastAsia="DejaVu LGC Sans"/>
          <w:lang w:eastAsia="zh-CN"/>
        </w:rPr>
      </w:pPr>
      <w:r w:rsidRPr="00B46338">
        <w:rPr>
          <w:rFonts w:eastAsia="DejaVu LGC Sans"/>
          <w:lang w:eastAsia="zh-CN"/>
        </w:rPr>
        <w:t xml:space="preserve">Many consumers, especially in developing and underdeveloped countries, tend to opt for the most financially accessible product, prioritizing the price factor over quality, durability, and safety. Additionally, the average user of </w:t>
      </w:r>
      <w:r w:rsidR="00B061D1">
        <w:rPr>
          <w:rFonts w:eastAsia="DejaVu LGC Sans"/>
          <w:lang w:eastAsia="zh-CN"/>
        </w:rPr>
        <w:t>Telecommunications/ICT</w:t>
      </w:r>
      <w:r w:rsidRPr="00B46338">
        <w:rPr>
          <w:rFonts w:eastAsia="DejaVu LGC Sans"/>
          <w:lang w:eastAsia="zh-CN"/>
        </w:rPr>
        <w:t xml:space="preserve"> devices does not have sufficient knowledge to identify whether the product they are purchasing</w:t>
      </w:r>
      <w:r w:rsidR="00D45EC9">
        <w:rPr>
          <w:rFonts w:eastAsia="DejaVu LGC Sans"/>
          <w:lang w:eastAsia="zh-CN"/>
        </w:rPr>
        <w:t xml:space="preserve"> is </w:t>
      </w:r>
      <w:r w:rsidR="00E879A7">
        <w:rPr>
          <w:rFonts w:eastAsia="DejaVu LGC Sans"/>
          <w:lang w:eastAsia="zh-CN"/>
        </w:rPr>
        <w:t xml:space="preserve"> an </w:t>
      </w:r>
      <w:r w:rsidRPr="00B46338">
        <w:rPr>
          <w:rFonts w:eastAsia="DejaVu LGC Sans"/>
          <w:lang w:eastAsia="zh-CN"/>
        </w:rPr>
        <w:t>original</w:t>
      </w:r>
      <w:r w:rsidR="00D45EC9">
        <w:rPr>
          <w:rFonts w:eastAsia="DejaVu LGC Sans"/>
          <w:lang w:eastAsia="zh-CN"/>
        </w:rPr>
        <w:t xml:space="preserve"> </w:t>
      </w:r>
      <w:r w:rsidR="00B3175C">
        <w:rPr>
          <w:rFonts w:eastAsia="DejaVu LGC Sans"/>
          <w:lang w:eastAsia="zh-CN"/>
        </w:rPr>
        <w:t>or a counterfeit one.</w:t>
      </w:r>
      <w:r w:rsidRPr="00B46338">
        <w:rPr>
          <w:rFonts w:eastAsia="DejaVu LGC Sans"/>
          <w:lang w:eastAsia="zh-CN"/>
        </w:rPr>
        <w:t>.</w:t>
      </w:r>
    </w:p>
    <w:p w14:paraId="515E238B" w14:textId="77777777" w:rsidR="00506876" w:rsidRPr="00B46338" w:rsidRDefault="00506876" w:rsidP="00506876">
      <w:pPr>
        <w:pStyle w:val="Tabletext"/>
        <w:jc w:val="both"/>
        <w:rPr>
          <w:rFonts w:eastAsia="DejaVu LGC Sans"/>
          <w:lang w:eastAsia="zh-CN"/>
        </w:rPr>
      </w:pPr>
    </w:p>
    <w:p w14:paraId="23865D9F" w14:textId="374A1FE8" w:rsidR="00506876" w:rsidRPr="00B46338" w:rsidRDefault="00506876" w:rsidP="00506876">
      <w:pPr>
        <w:pStyle w:val="Tabletext"/>
        <w:jc w:val="both"/>
        <w:rPr>
          <w:rFonts w:eastAsia="DejaVu LGC Sans"/>
          <w:lang w:eastAsia="zh-CN"/>
        </w:rPr>
      </w:pPr>
      <w:r w:rsidRPr="00B46338">
        <w:rPr>
          <w:rFonts w:eastAsia="DejaVu LGC Sans"/>
          <w:lang w:eastAsia="zh-CN"/>
        </w:rPr>
        <w:t>It is therefore recommended that the administration responsible for evaluating product conformity establishes a market surveillance program to assist in the identification of counterfeit products and ensure that the product</w:t>
      </w:r>
      <w:r w:rsidR="00AC71C8">
        <w:rPr>
          <w:rFonts w:eastAsia="DejaVu LGC Sans"/>
          <w:lang w:eastAsia="zh-CN"/>
        </w:rPr>
        <w:t>s</w:t>
      </w:r>
      <w:r w:rsidRPr="00B46338">
        <w:rPr>
          <w:rFonts w:eastAsia="DejaVu LGC Sans"/>
          <w:lang w:eastAsia="zh-CN"/>
        </w:rPr>
        <w:t xml:space="preserve"> sold to the end user </w:t>
      </w:r>
      <w:r w:rsidR="00AC71C8">
        <w:rPr>
          <w:rFonts w:eastAsia="DejaVu LGC Sans"/>
          <w:lang w:eastAsia="zh-CN"/>
        </w:rPr>
        <w:t>are those approved or certified by the administration</w:t>
      </w:r>
      <w:r w:rsidRPr="00B46338">
        <w:rPr>
          <w:rFonts w:eastAsia="DejaVu LGC Sans"/>
          <w:lang w:eastAsia="zh-CN"/>
        </w:rPr>
        <w:t>.</w:t>
      </w:r>
    </w:p>
    <w:p w14:paraId="74C2533B" w14:textId="77777777" w:rsidR="00506876" w:rsidRPr="00B46338" w:rsidRDefault="00506876" w:rsidP="00506876">
      <w:pPr>
        <w:pStyle w:val="Tabletext"/>
        <w:jc w:val="both"/>
        <w:rPr>
          <w:rFonts w:eastAsia="DejaVu LGC Sans"/>
          <w:lang w:eastAsia="zh-CN"/>
        </w:rPr>
      </w:pPr>
    </w:p>
    <w:p w14:paraId="6EE1BCA4" w14:textId="77777777" w:rsidR="00506876" w:rsidRPr="00B46338" w:rsidRDefault="00506876" w:rsidP="00506876">
      <w:pPr>
        <w:pStyle w:val="Tabletext"/>
        <w:jc w:val="both"/>
        <w:rPr>
          <w:rFonts w:eastAsia="DejaVu LGC Sans"/>
          <w:lang w:eastAsia="zh-CN"/>
        </w:rPr>
      </w:pPr>
    </w:p>
    <w:p w14:paraId="650ED60A" w14:textId="77777777" w:rsidR="00506876" w:rsidRPr="00B46338" w:rsidRDefault="00506876" w:rsidP="00506876">
      <w:pPr>
        <w:pStyle w:val="Tabletext"/>
        <w:jc w:val="both"/>
        <w:rPr>
          <w:rFonts w:eastAsia="DejaVu LGC Sans"/>
          <w:lang w:eastAsia="zh-CN"/>
        </w:rPr>
      </w:pPr>
      <w:r w:rsidRPr="00B46338">
        <w:rPr>
          <w:rFonts w:eastAsia="DejaVu LGC Sans"/>
          <w:lang w:eastAsia="zh-CN"/>
        </w:rPr>
        <w:t>Considering the growing demand and supply of Internet of Things (IoT) products, many of them used by ordinary consumers in their homes or on their bodies, it is of great importance that administrations implement Market Surveillance Programs to protect consumers against counterfeit, low quality, and unsafe products.</w:t>
      </w:r>
    </w:p>
    <w:p w14:paraId="05361E38" w14:textId="77777777" w:rsidR="00506876" w:rsidRPr="002A5C9B" w:rsidRDefault="00506876" w:rsidP="00506876">
      <w:pPr>
        <w:pStyle w:val="Tabletext"/>
        <w:jc w:val="both"/>
        <w:rPr>
          <w:rFonts w:eastAsia="DejaVu LGC Sans"/>
          <w:lang w:eastAsia="zh-CN"/>
        </w:rPr>
      </w:pPr>
    </w:p>
    <w:p w14:paraId="083202FE" w14:textId="5A382481" w:rsidR="00506876" w:rsidRDefault="00506876" w:rsidP="00506876">
      <w:pPr>
        <w:pStyle w:val="Tabletext"/>
        <w:jc w:val="both"/>
        <w:rPr>
          <w:rFonts w:eastAsia="DejaVu LGC Sans"/>
          <w:lang w:eastAsia="zh-CN"/>
        </w:rPr>
      </w:pPr>
      <w:r w:rsidRPr="002A5C9B">
        <w:rPr>
          <w:rFonts w:eastAsia="DejaVu LGC Sans"/>
          <w:lang w:eastAsia="zh-CN"/>
        </w:rPr>
        <w:t xml:space="preserve">The Proposed Recommendation in the Annex establish a methodology to assist administrations in implementing their </w:t>
      </w:r>
      <w:r w:rsidR="00B061D1">
        <w:rPr>
          <w:rFonts w:eastAsia="DejaVu LGC Sans"/>
          <w:lang w:eastAsia="zh-CN"/>
        </w:rPr>
        <w:t>Telecommunications/ICT</w:t>
      </w:r>
      <w:r w:rsidRPr="002A5C9B">
        <w:rPr>
          <w:rFonts w:eastAsia="DejaVu LGC Sans"/>
          <w:lang w:eastAsia="zh-CN"/>
        </w:rPr>
        <w:t xml:space="preserve"> Product Market Surveillance Program for combat counterfeit </w:t>
      </w:r>
      <w:r w:rsidR="00B061D1">
        <w:rPr>
          <w:rFonts w:eastAsia="DejaVu LGC Sans"/>
          <w:lang w:eastAsia="zh-CN"/>
        </w:rPr>
        <w:t>Telecommunications/ICT</w:t>
      </w:r>
      <w:r w:rsidRPr="002A5C9B">
        <w:rPr>
          <w:rFonts w:eastAsia="DejaVu LGC Sans"/>
          <w:lang w:eastAsia="zh-CN"/>
        </w:rPr>
        <w:t xml:space="preserve"> equipment.</w:t>
      </w:r>
    </w:p>
    <w:p w14:paraId="3DFFA3CF" w14:textId="77777777" w:rsidR="00506876" w:rsidRDefault="00506876" w:rsidP="0086019B">
      <w:pPr>
        <w:jc w:val="both"/>
        <w:rPr>
          <w:rFonts w:eastAsia="SimSun"/>
          <w:color w:val="A6A6A6" w:themeColor="background1" w:themeShade="A6"/>
          <w:lang w:val="en-US"/>
        </w:rPr>
      </w:pPr>
    </w:p>
    <w:p w14:paraId="7888336A" w14:textId="0BC0799B" w:rsidR="004F4168" w:rsidRDefault="00C266C9" w:rsidP="004F4168">
      <w:pPr>
        <w:pStyle w:val="Heading1"/>
        <w:numPr>
          <w:ilvl w:val="0"/>
          <w:numId w:val="14"/>
        </w:numPr>
        <w:tabs>
          <w:tab w:val="clear" w:pos="432"/>
          <w:tab w:val="num" w:pos="360"/>
        </w:tabs>
        <w:ind w:left="794" w:hanging="794"/>
        <w:rPr>
          <w:szCs w:val="24"/>
          <w:lang w:val="en-US"/>
        </w:rPr>
      </w:pPr>
      <w:bookmarkStart w:id="45" w:name="_Toc191322319"/>
      <w:r>
        <w:rPr>
          <w:szCs w:val="24"/>
          <w:lang w:val="en-US"/>
        </w:rPr>
        <w:t>Relationship</w:t>
      </w:r>
      <w:r w:rsidR="004F4168">
        <w:rPr>
          <w:szCs w:val="24"/>
          <w:lang w:val="en-US"/>
        </w:rPr>
        <w:t xml:space="preserve"> between Market </w:t>
      </w:r>
      <w:r>
        <w:rPr>
          <w:szCs w:val="24"/>
          <w:lang w:val="en-US"/>
        </w:rPr>
        <w:t>Surveillance</w:t>
      </w:r>
      <w:r w:rsidR="004F4168">
        <w:rPr>
          <w:szCs w:val="24"/>
          <w:lang w:val="en-US"/>
        </w:rPr>
        <w:t xml:space="preserve"> and Combating Counterfeit.</w:t>
      </w:r>
      <w:bookmarkEnd w:id="45"/>
    </w:p>
    <w:p w14:paraId="267F9C9B" w14:textId="5B191AAF" w:rsidR="004F4168" w:rsidRDefault="00C266C9" w:rsidP="0086019B">
      <w:pPr>
        <w:jc w:val="both"/>
        <w:rPr>
          <w:ins w:id="46" w:author="Leonardo Campos &lt;Brazil&gt;" w:date="2025-02-24T13:33:00Z" w16du:dateUtc="2025-02-24T16:33:00Z"/>
          <w:rFonts w:eastAsia="SimSun"/>
          <w:i/>
          <w:iCs/>
          <w:lang w:val="en-US"/>
        </w:rPr>
      </w:pPr>
      <w:r w:rsidRPr="00BB354A">
        <w:rPr>
          <w:rFonts w:eastAsia="SimSun"/>
          <w:i/>
          <w:iCs/>
          <w:highlight w:val="yellow"/>
          <w:lang w:val="en-US"/>
        </w:rPr>
        <w:t>[Editor´s Note: The session should detail the discussion of ITU-T Q.5050 Session 10.2 regarding how Market Surveillance can assist on the combat of Combating Counterfeit]</w:t>
      </w:r>
      <w:r w:rsidRPr="00BB354A">
        <w:rPr>
          <w:rFonts w:eastAsia="SimSun"/>
          <w:i/>
          <w:iCs/>
          <w:lang w:val="en-US"/>
        </w:rPr>
        <w:t>.</w:t>
      </w:r>
    </w:p>
    <w:p w14:paraId="16FA61FA" w14:textId="6D9D3092" w:rsidR="00E81158" w:rsidRPr="00FA3D1D" w:rsidRDefault="00E81158" w:rsidP="00E81158">
      <w:pPr>
        <w:pStyle w:val="ListParagraph"/>
        <w:ind w:left="0"/>
        <w:rPr>
          <w:ins w:id="47" w:author="Leonardo Campos &lt;Brazil&gt;" w:date="2025-02-24T13:36:00Z" w16du:dateUtc="2025-02-24T16:36:00Z"/>
          <w:lang w:val="en-US"/>
        </w:rPr>
      </w:pPr>
      <w:commentRangeStart w:id="48"/>
      <w:ins w:id="49" w:author="Leonardo Campos &lt;Brazil&gt;" w:date="2025-02-24T13:33:00Z" w16du:dateUtc="2025-02-24T16:33:00Z">
        <w:r w:rsidRPr="00FA3D1D">
          <w:rPr>
            <w:lang w:val="en-US"/>
          </w:rPr>
          <w:t>Market surveillance and combating counterfeit devices or software are closely related, as market surveillance plays a crucial role in detecting and preventing the sale of counterfeit products.</w:t>
        </w:r>
      </w:ins>
    </w:p>
    <w:p w14:paraId="7259F892" w14:textId="77777777" w:rsidR="007B7289" w:rsidRPr="00FA3D1D" w:rsidRDefault="007B7289">
      <w:pPr>
        <w:pStyle w:val="Headingb"/>
        <w:rPr>
          <w:ins w:id="50" w:author="Leonardo Campos &lt;Brazil&gt;" w:date="2025-02-24T13:36:00Z" w16du:dateUtc="2025-02-24T16:36:00Z"/>
          <w:b w:val="0"/>
          <w:lang w:val="en-US"/>
          <w:rPrChange w:id="51" w:author="Leonardo Campos &lt;Brazil&gt;" w:date="2025-02-24T13:36:00Z" w16du:dateUtc="2025-02-24T16:36:00Z">
            <w:rPr>
              <w:ins w:id="52" w:author="Leonardo Campos &lt;Brazil&gt;" w:date="2025-02-24T13:36:00Z" w16du:dateUtc="2025-02-24T16:36:00Z"/>
              <w:lang w:val="en-US"/>
            </w:rPr>
          </w:rPrChange>
        </w:rPr>
        <w:pPrChange w:id="53" w:author="Biren Karmakar" w:date="2024-12-25T19:37:00Z">
          <w:pPr>
            <w:pStyle w:val="Heading1"/>
            <w:numPr>
              <w:numId w:val="21"/>
            </w:numPr>
            <w:ind w:left="720" w:hanging="360"/>
          </w:pPr>
        </w:pPrChange>
      </w:pPr>
      <w:ins w:id="54" w:author="Leonardo Campos &lt;Brazil&gt;" w:date="2025-02-24T13:36:00Z" w16du:dateUtc="2025-02-24T16:36:00Z">
        <w:r w:rsidRPr="00FA3D1D">
          <w:rPr>
            <w:b w:val="0"/>
            <w:lang w:val="en-US"/>
            <w:rPrChange w:id="55" w:author="Leonardo Campos &lt;Brazil&gt;" w:date="2025-02-24T13:36:00Z" w16du:dateUtc="2025-02-24T16:36:00Z">
              <w:rPr>
                <w:lang w:val="en-US"/>
              </w:rPr>
            </w:rPrChange>
          </w:rPr>
          <w:t>6.1 Scope of Market Surveillance</w:t>
        </w:r>
      </w:ins>
    </w:p>
    <w:p w14:paraId="00A1FA72" w14:textId="77777777" w:rsidR="007B7289" w:rsidRPr="00FA3D1D" w:rsidRDefault="007B7289">
      <w:pPr>
        <w:pStyle w:val="ListParagraph"/>
        <w:numPr>
          <w:ilvl w:val="0"/>
          <w:numId w:val="44"/>
        </w:numPr>
        <w:rPr>
          <w:ins w:id="56" w:author="Leonardo Campos &lt;Brazil&gt;" w:date="2025-02-24T13:36:00Z" w16du:dateUtc="2025-02-24T16:36:00Z"/>
          <w:lang w:val="en-US"/>
        </w:rPr>
        <w:pPrChange w:id="57" w:author="Biren Karmakar" w:date="2024-12-25T19:38:00Z">
          <w:pPr>
            <w:pStyle w:val="Heading1"/>
            <w:numPr>
              <w:numId w:val="21"/>
            </w:numPr>
            <w:ind w:left="720" w:hanging="360"/>
          </w:pPr>
        </w:pPrChange>
      </w:pPr>
      <w:ins w:id="58" w:author="Leonardo Campos &lt;Brazil&gt;" w:date="2025-02-24T13:36:00Z" w16du:dateUtc="2025-02-24T16:36:00Z">
        <w:r w:rsidRPr="00FA3D1D">
          <w:rPr>
            <w:lang w:val="en-US"/>
          </w:rPr>
          <w:t>Monitoring the market: Authorities continuously monitor the market for suspicious products.</w:t>
        </w:r>
      </w:ins>
    </w:p>
    <w:p w14:paraId="61118F33" w14:textId="77777777" w:rsidR="007B7289" w:rsidRPr="00FA3D1D" w:rsidRDefault="007B7289">
      <w:pPr>
        <w:pStyle w:val="ListParagraph"/>
        <w:numPr>
          <w:ilvl w:val="0"/>
          <w:numId w:val="44"/>
        </w:numPr>
        <w:rPr>
          <w:ins w:id="59" w:author="Leonardo Campos &lt;Brazil&gt;" w:date="2025-02-24T13:36:00Z" w16du:dateUtc="2025-02-24T16:36:00Z"/>
          <w:lang w:val="en-US"/>
        </w:rPr>
        <w:pPrChange w:id="60" w:author="Biren Karmakar" w:date="2024-12-25T19:38:00Z">
          <w:pPr>
            <w:pStyle w:val="Heading1"/>
            <w:numPr>
              <w:numId w:val="21"/>
            </w:numPr>
            <w:ind w:left="720" w:hanging="360"/>
          </w:pPr>
        </w:pPrChange>
      </w:pPr>
      <w:ins w:id="61" w:author="Leonardo Campos &lt;Brazil&gt;" w:date="2025-02-24T13:36:00Z" w16du:dateUtc="2025-02-24T16:36:00Z">
        <w:r w:rsidRPr="00FA3D1D">
          <w:rPr>
            <w:lang w:val="en-US"/>
          </w:rPr>
          <w:t>Inspecting products: Inspectors check products for authenticity, safety, and compliance with regulations.</w:t>
        </w:r>
      </w:ins>
    </w:p>
    <w:p w14:paraId="79AF82AC" w14:textId="77777777" w:rsidR="007B7289" w:rsidRPr="00FA3D1D" w:rsidRDefault="007B7289">
      <w:pPr>
        <w:pStyle w:val="ListParagraph"/>
        <w:numPr>
          <w:ilvl w:val="0"/>
          <w:numId w:val="44"/>
        </w:numPr>
        <w:rPr>
          <w:ins w:id="62" w:author="Leonardo Campos &lt;Brazil&gt;" w:date="2025-02-24T13:36:00Z" w16du:dateUtc="2025-02-24T16:36:00Z"/>
          <w:lang w:val="en-US"/>
        </w:rPr>
        <w:pPrChange w:id="63" w:author="Biren Karmakar" w:date="2024-12-25T19:38:00Z">
          <w:pPr>
            <w:pStyle w:val="Heading1"/>
            <w:numPr>
              <w:numId w:val="21"/>
            </w:numPr>
            <w:ind w:left="720" w:hanging="360"/>
          </w:pPr>
        </w:pPrChange>
      </w:pPr>
      <w:ins w:id="64" w:author="Leonardo Campos &lt;Brazil&gt;" w:date="2025-02-24T13:36:00Z" w16du:dateUtc="2025-02-24T16:36:00Z">
        <w:r w:rsidRPr="00FA3D1D">
          <w:rPr>
            <w:lang w:val="en-US"/>
          </w:rPr>
          <w:t>Identifying counterfeits: Trained inspectors can identify counterfeit products, including devices and software.</w:t>
        </w:r>
      </w:ins>
      <w:commentRangeEnd w:id="48"/>
      <w:ins w:id="65" w:author="Leonardo Campos &lt;Brazil&gt;" w:date="2025-02-24T20:05:00Z" w16du:dateUtc="2025-02-24T23:05:00Z">
        <w:r w:rsidR="0040394E">
          <w:rPr>
            <w:rStyle w:val="CommentReference"/>
          </w:rPr>
          <w:commentReference w:id="48"/>
        </w:r>
      </w:ins>
    </w:p>
    <w:p w14:paraId="5D350269" w14:textId="77777777" w:rsidR="007B7289" w:rsidRPr="00FA3D1D" w:rsidRDefault="007B7289">
      <w:pPr>
        <w:pStyle w:val="ListParagraph"/>
        <w:ind w:left="0"/>
        <w:rPr>
          <w:ins w:id="66" w:author="Leonardo Campos &lt;Brazil&gt;" w:date="2025-02-24T13:36:00Z" w16du:dateUtc="2025-02-24T16:36:00Z"/>
          <w:lang w:val="en-US"/>
        </w:rPr>
        <w:pPrChange w:id="67" w:author="Biren Karmakar" w:date="2024-12-25T19:37:00Z">
          <w:pPr>
            <w:pStyle w:val="Heading1"/>
            <w:numPr>
              <w:numId w:val="21"/>
            </w:numPr>
            <w:ind w:left="720" w:hanging="360"/>
          </w:pPr>
        </w:pPrChange>
      </w:pPr>
    </w:p>
    <w:p w14:paraId="55AA4EC9" w14:textId="77777777" w:rsidR="007B7289" w:rsidRPr="00FA3D1D" w:rsidRDefault="007B7289">
      <w:pPr>
        <w:pStyle w:val="Headingb"/>
        <w:rPr>
          <w:ins w:id="68" w:author="Leonardo Campos &lt;Brazil&gt;" w:date="2025-02-24T13:36:00Z" w16du:dateUtc="2025-02-24T16:36:00Z"/>
          <w:b w:val="0"/>
          <w:lang w:val="en-US"/>
          <w:rPrChange w:id="69" w:author="Leonardo Campos &lt;Brazil&gt;" w:date="2025-02-24T13:36:00Z" w16du:dateUtc="2025-02-24T16:36:00Z">
            <w:rPr>
              <w:ins w:id="70" w:author="Leonardo Campos &lt;Brazil&gt;" w:date="2025-02-24T13:36:00Z" w16du:dateUtc="2025-02-24T16:36:00Z"/>
              <w:lang w:val="en-US"/>
            </w:rPr>
          </w:rPrChange>
        </w:rPr>
        <w:pPrChange w:id="71" w:author="Biren Karmakar" w:date="2024-12-25T19:39:00Z">
          <w:pPr>
            <w:pStyle w:val="Heading1"/>
            <w:numPr>
              <w:numId w:val="21"/>
            </w:numPr>
            <w:ind w:left="720" w:hanging="360"/>
          </w:pPr>
        </w:pPrChange>
      </w:pPr>
      <w:commentRangeStart w:id="72"/>
      <w:ins w:id="73" w:author="Leonardo Campos &lt;Brazil&gt;" w:date="2025-02-24T13:36:00Z" w16du:dateUtc="2025-02-24T16:36:00Z">
        <w:r w:rsidRPr="00FA3D1D">
          <w:rPr>
            <w:b w:val="0"/>
            <w:lang w:val="en-US"/>
            <w:rPrChange w:id="74" w:author="Leonardo Campos &lt;Brazil&gt;" w:date="2025-02-24T13:36:00Z" w16du:dateUtc="2025-02-24T16:36:00Z">
              <w:rPr>
                <w:lang w:val="en-US"/>
              </w:rPr>
            </w:rPrChange>
          </w:rPr>
          <w:t>6.2 Sope of Combating Counterfeit</w:t>
        </w:r>
      </w:ins>
    </w:p>
    <w:p w14:paraId="019D4A4B" w14:textId="77777777" w:rsidR="007B7289" w:rsidRPr="00FA3D1D" w:rsidRDefault="007B7289">
      <w:pPr>
        <w:pStyle w:val="ListParagraph"/>
        <w:numPr>
          <w:ilvl w:val="0"/>
          <w:numId w:val="45"/>
        </w:numPr>
        <w:rPr>
          <w:ins w:id="75" w:author="Leonardo Campos &lt;Brazil&gt;" w:date="2025-02-24T13:36:00Z" w16du:dateUtc="2025-02-24T16:36:00Z"/>
          <w:lang w:val="en-US"/>
        </w:rPr>
        <w:pPrChange w:id="76" w:author="Biren Karmakar" w:date="2024-12-25T19:39:00Z">
          <w:pPr>
            <w:pStyle w:val="Heading1"/>
            <w:numPr>
              <w:numId w:val="21"/>
            </w:numPr>
            <w:ind w:left="720" w:hanging="360"/>
          </w:pPr>
        </w:pPrChange>
      </w:pPr>
      <w:ins w:id="77" w:author="Leonardo Campos &lt;Brazil&gt;" w:date="2025-02-24T13:36:00Z" w16du:dateUtc="2025-02-24T16:36:00Z">
        <w:r w:rsidRPr="00FA3D1D">
          <w:rPr>
            <w:lang w:val="en-US"/>
          </w:rPr>
          <w:t>Detecting counterfeits: Market surveillance helps detect counterfeit devices and software.</w:t>
        </w:r>
      </w:ins>
    </w:p>
    <w:p w14:paraId="0A37C77C" w14:textId="77777777" w:rsidR="007B7289" w:rsidRPr="00FA3D1D" w:rsidRDefault="007B7289">
      <w:pPr>
        <w:pStyle w:val="ListParagraph"/>
        <w:numPr>
          <w:ilvl w:val="0"/>
          <w:numId w:val="45"/>
        </w:numPr>
        <w:rPr>
          <w:ins w:id="78" w:author="Leonardo Campos &lt;Brazil&gt;" w:date="2025-02-24T13:36:00Z" w16du:dateUtc="2025-02-24T16:36:00Z"/>
          <w:lang w:val="en-US"/>
        </w:rPr>
        <w:pPrChange w:id="79" w:author="Biren Karmakar" w:date="2024-12-25T19:39:00Z">
          <w:pPr>
            <w:pStyle w:val="Heading1"/>
            <w:numPr>
              <w:numId w:val="21"/>
            </w:numPr>
            <w:ind w:left="720" w:hanging="360"/>
          </w:pPr>
        </w:pPrChange>
      </w:pPr>
      <w:ins w:id="80" w:author="Leonardo Campos &lt;Brazil&gt;" w:date="2025-02-24T13:36:00Z" w16du:dateUtc="2025-02-24T16:36:00Z">
        <w:r w:rsidRPr="00FA3D1D">
          <w:rPr>
            <w:lang w:val="en-US"/>
          </w:rPr>
          <w:t>Removing counterfeits: Authorities can remove counterfeit products from the market, reducing the risk of harm to consumers.</w:t>
        </w:r>
      </w:ins>
    </w:p>
    <w:p w14:paraId="18ECA848" w14:textId="77777777" w:rsidR="007B7289" w:rsidRPr="00FA3D1D" w:rsidRDefault="007B7289">
      <w:pPr>
        <w:pStyle w:val="ListParagraph"/>
        <w:numPr>
          <w:ilvl w:val="0"/>
          <w:numId w:val="45"/>
        </w:numPr>
        <w:rPr>
          <w:ins w:id="81" w:author="Leonardo Campos &lt;Brazil&gt;" w:date="2025-02-24T13:36:00Z" w16du:dateUtc="2025-02-24T16:36:00Z"/>
          <w:lang w:val="en-US"/>
        </w:rPr>
        <w:pPrChange w:id="82" w:author="Biren Karmakar" w:date="2024-12-25T19:39:00Z">
          <w:pPr>
            <w:pStyle w:val="Heading1"/>
            <w:numPr>
              <w:numId w:val="21"/>
            </w:numPr>
            <w:ind w:left="720" w:hanging="360"/>
          </w:pPr>
        </w:pPrChange>
      </w:pPr>
      <w:ins w:id="83" w:author="Leonardo Campos &lt;Brazil&gt;" w:date="2025-02-24T13:36:00Z" w16du:dateUtc="2025-02-24T16:36:00Z">
        <w:r w:rsidRPr="00FA3D1D">
          <w:rPr>
            <w:lang w:val="en-US"/>
          </w:rPr>
          <w:t>Prosecuting offenders: Market surveillance provides evidence for prosecuting individuals and organizations involved in counterfeiting.</w:t>
        </w:r>
      </w:ins>
    </w:p>
    <w:p w14:paraId="4A009508" w14:textId="77777777" w:rsidR="007B7289" w:rsidRPr="00FA3D1D" w:rsidRDefault="007B7289">
      <w:pPr>
        <w:pStyle w:val="ListParagraph"/>
        <w:numPr>
          <w:ilvl w:val="0"/>
          <w:numId w:val="45"/>
        </w:numPr>
        <w:rPr>
          <w:ins w:id="84" w:author="Leonardo Campos &lt;Brazil&gt;" w:date="2025-02-24T13:36:00Z" w16du:dateUtc="2025-02-24T16:36:00Z"/>
          <w:lang w:val="en-US"/>
        </w:rPr>
        <w:pPrChange w:id="85" w:author="Biren Karmakar" w:date="2024-12-25T19:39:00Z">
          <w:pPr>
            <w:pStyle w:val="Heading1"/>
            <w:numPr>
              <w:numId w:val="21"/>
            </w:numPr>
            <w:ind w:left="720" w:hanging="360"/>
          </w:pPr>
        </w:pPrChange>
      </w:pPr>
      <w:ins w:id="86" w:author="Leonardo Campos &lt;Brazil&gt;" w:date="2025-02-24T13:36:00Z" w16du:dateUtc="2025-02-24T16:36:00Z">
        <w:r w:rsidRPr="00FA3D1D">
          <w:rPr>
            <w:lang w:val="en-US"/>
          </w:rPr>
          <w:t>Protecting consumers: By removing counterfeit products, market surveillance helps protect consumers from potential harm, including:</w:t>
        </w:r>
      </w:ins>
    </w:p>
    <w:p w14:paraId="13621EF3" w14:textId="77777777" w:rsidR="007B7289" w:rsidRPr="00FA3D1D" w:rsidRDefault="007B7289">
      <w:pPr>
        <w:pStyle w:val="ListParagraph"/>
        <w:numPr>
          <w:ilvl w:val="1"/>
          <w:numId w:val="46"/>
        </w:numPr>
        <w:rPr>
          <w:ins w:id="87" w:author="Leonardo Campos &lt;Brazil&gt;" w:date="2025-02-24T13:36:00Z" w16du:dateUtc="2025-02-24T16:36:00Z"/>
          <w:lang w:val="en-US"/>
        </w:rPr>
        <w:pPrChange w:id="88" w:author="Biren Karmakar" w:date="2024-12-25T19:39:00Z">
          <w:pPr>
            <w:pStyle w:val="Heading1"/>
            <w:numPr>
              <w:numId w:val="21"/>
            </w:numPr>
            <w:ind w:left="720" w:hanging="360"/>
          </w:pPr>
        </w:pPrChange>
      </w:pPr>
      <w:ins w:id="89" w:author="Leonardo Campos &lt;Brazil&gt;" w:date="2025-02-24T13:36:00Z" w16du:dateUtc="2025-02-24T16:36:00Z">
        <w:r w:rsidRPr="00FA3D1D">
          <w:rPr>
            <w:lang w:val="en-US"/>
          </w:rPr>
          <w:t>Safety risks (e.g., faulty devices)</w:t>
        </w:r>
      </w:ins>
    </w:p>
    <w:p w14:paraId="364A1390" w14:textId="77777777" w:rsidR="007B7289" w:rsidRPr="00FA3D1D" w:rsidRDefault="007B7289">
      <w:pPr>
        <w:pStyle w:val="ListParagraph"/>
        <w:numPr>
          <w:ilvl w:val="1"/>
          <w:numId w:val="46"/>
        </w:numPr>
        <w:rPr>
          <w:ins w:id="90" w:author="Leonardo Campos &lt;Brazil&gt;" w:date="2025-02-24T13:36:00Z" w16du:dateUtc="2025-02-24T16:36:00Z"/>
          <w:lang w:val="en-US"/>
        </w:rPr>
        <w:pPrChange w:id="91" w:author="Biren Karmakar" w:date="2024-12-25T19:39:00Z">
          <w:pPr>
            <w:pStyle w:val="Heading1"/>
            <w:numPr>
              <w:numId w:val="21"/>
            </w:numPr>
            <w:ind w:left="720" w:hanging="360"/>
          </w:pPr>
        </w:pPrChange>
      </w:pPr>
      <w:ins w:id="92" w:author="Leonardo Campos &lt;Brazil&gt;" w:date="2025-02-24T13:36:00Z" w16du:dateUtc="2025-02-24T16:36:00Z">
        <w:r w:rsidRPr="00FA3D1D">
          <w:rPr>
            <w:lang w:val="en-US"/>
          </w:rPr>
          <w:t>Financial losses (e.g., purchasing fake software)</w:t>
        </w:r>
      </w:ins>
    </w:p>
    <w:p w14:paraId="52DD597F" w14:textId="77777777" w:rsidR="007B7289" w:rsidRPr="00FA3D1D" w:rsidRDefault="007B7289">
      <w:pPr>
        <w:pStyle w:val="ListParagraph"/>
        <w:numPr>
          <w:ilvl w:val="1"/>
          <w:numId w:val="46"/>
        </w:numPr>
        <w:rPr>
          <w:ins w:id="93" w:author="Leonardo Campos &lt;Brazil&gt;" w:date="2025-02-24T13:36:00Z" w16du:dateUtc="2025-02-24T16:36:00Z"/>
          <w:lang w:val="en-US"/>
        </w:rPr>
        <w:pPrChange w:id="94" w:author="Biren Karmakar" w:date="2024-12-25T19:39:00Z">
          <w:pPr>
            <w:pStyle w:val="Heading1"/>
            <w:numPr>
              <w:numId w:val="21"/>
            </w:numPr>
            <w:ind w:left="720" w:hanging="360"/>
          </w:pPr>
        </w:pPrChange>
      </w:pPr>
      <w:ins w:id="95" w:author="Leonardo Campos &lt;Brazil&gt;" w:date="2025-02-24T13:36:00Z" w16du:dateUtc="2025-02-24T16:36:00Z">
        <w:r w:rsidRPr="00FA3D1D">
          <w:rPr>
            <w:lang w:val="en-US"/>
          </w:rPr>
          <w:t>Data breaches (e.g., malware-infected devices)</w:t>
        </w:r>
      </w:ins>
    </w:p>
    <w:p w14:paraId="10BF4358" w14:textId="77777777" w:rsidR="007B7289" w:rsidRPr="00FA3D1D" w:rsidRDefault="007B7289">
      <w:pPr>
        <w:pStyle w:val="ListParagraph"/>
        <w:numPr>
          <w:ilvl w:val="0"/>
          <w:numId w:val="45"/>
        </w:numPr>
        <w:rPr>
          <w:ins w:id="96" w:author="Leonardo Campos &lt;Brazil&gt;" w:date="2025-02-24T13:36:00Z" w16du:dateUtc="2025-02-24T16:36:00Z"/>
          <w:lang w:val="en-US"/>
        </w:rPr>
        <w:pPrChange w:id="97" w:author="Biren Karmakar" w:date="2024-12-25T19:39:00Z">
          <w:pPr>
            <w:pStyle w:val="Heading1"/>
            <w:numPr>
              <w:numId w:val="21"/>
            </w:numPr>
            <w:ind w:left="720" w:hanging="360"/>
          </w:pPr>
        </w:pPrChange>
      </w:pPr>
      <w:ins w:id="98" w:author="Leonardo Campos &lt;Brazil&gt;" w:date="2025-02-24T13:36:00Z" w16du:dateUtc="2025-02-24T16:36:00Z">
        <w:r w:rsidRPr="00FA3D1D">
          <w:rPr>
            <w:lang w:val="en-US"/>
          </w:rPr>
          <w:t>Supporting legitimate businesses: Combating counterfeits helps legitimate businesses by:</w:t>
        </w:r>
      </w:ins>
    </w:p>
    <w:p w14:paraId="14873128" w14:textId="77777777" w:rsidR="007B7289" w:rsidRPr="00FA3D1D" w:rsidRDefault="007B7289">
      <w:pPr>
        <w:pStyle w:val="ListParagraph"/>
        <w:numPr>
          <w:ilvl w:val="0"/>
          <w:numId w:val="47"/>
        </w:numPr>
        <w:rPr>
          <w:ins w:id="99" w:author="Leonardo Campos &lt;Brazil&gt;" w:date="2025-02-24T13:36:00Z" w16du:dateUtc="2025-02-24T16:36:00Z"/>
          <w:lang w:val="en-US"/>
        </w:rPr>
        <w:pPrChange w:id="100" w:author="Biren Karmakar" w:date="2024-12-25T19:39:00Z">
          <w:pPr>
            <w:pStyle w:val="Heading1"/>
            <w:numPr>
              <w:numId w:val="21"/>
            </w:numPr>
            <w:ind w:left="720" w:hanging="360"/>
          </w:pPr>
        </w:pPrChange>
      </w:pPr>
      <w:ins w:id="101" w:author="Leonardo Campos &lt;Brazil&gt;" w:date="2025-02-24T13:36:00Z" w16du:dateUtc="2025-02-24T16:36:00Z">
        <w:r w:rsidRPr="00FA3D1D">
          <w:rPr>
            <w:lang w:val="en-US"/>
          </w:rPr>
          <w:t>Reducing unfair competition</w:t>
        </w:r>
      </w:ins>
    </w:p>
    <w:p w14:paraId="21758920" w14:textId="77777777" w:rsidR="007B7289" w:rsidRPr="00FA3D1D" w:rsidRDefault="007B7289">
      <w:pPr>
        <w:pStyle w:val="ListParagraph"/>
        <w:numPr>
          <w:ilvl w:val="0"/>
          <w:numId w:val="47"/>
        </w:numPr>
        <w:rPr>
          <w:ins w:id="102" w:author="Leonardo Campos &lt;Brazil&gt;" w:date="2025-02-24T13:36:00Z" w16du:dateUtc="2025-02-24T16:36:00Z"/>
          <w:lang w:val="en-US"/>
        </w:rPr>
        <w:pPrChange w:id="103" w:author="Biren Karmakar" w:date="2024-12-25T19:39:00Z">
          <w:pPr>
            <w:pStyle w:val="Heading1"/>
            <w:numPr>
              <w:numId w:val="21"/>
            </w:numPr>
            <w:ind w:left="720" w:hanging="360"/>
          </w:pPr>
        </w:pPrChange>
      </w:pPr>
      <w:ins w:id="104" w:author="Leonardo Campos &lt;Brazil&gt;" w:date="2025-02-24T13:36:00Z" w16du:dateUtc="2025-02-24T16:36:00Z">
        <w:r w:rsidRPr="00FA3D1D">
          <w:rPr>
            <w:lang w:val="en-US"/>
          </w:rPr>
          <w:t>Protecting intellectual property rights</w:t>
        </w:r>
      </w:ins>
    </w:p>
    <w:p w14:paraId="351A4FF1" w14:textId="77777777" w:rsidR="007B7289" w:rsidRPr="00FA3D1D" w:rsidRDefault="007B7289">
      <w:pPr>
        <w:pStyle w:val="ListParagraph"/>
        <w:numPr>
          <w:ilvl w:val="0"/>
          <w:numId w:val="47"/>
        </w:numPr>
        <w:rPr>
          <w:ins w:id="105" w:author="Leonardo Campos &lt;Brazil&gt;" w:date="2025-02-24T13:36:00Z" w16du:dateUtc="2025-02-24T16:36:00Z"/>
          <w:lang w:val="en-US"/>
        </w:rPr>
        <w:pPrChange w:id="106" w:author="Biren Karmakar" w:date="2024-12-25T19:39:00Z">
          <w:pPr>
            <w:pStyle w:val="Heading1"/>
            <w:numPr>
              <w:numId w:val="21"/>
            </w:numPr>
            <w:ind w:left="720" w:hanging="360"/>
          </w:pPr>
        </w:pPrChange>
      </w:pPr>
      <w:ins w:id="107" w:author="Leonardo Campos &lt;Brazil&gt;" w:date="2025-02-24T13:36:00Z" w16du:dateUtc="2025-02-24T16:36:00Z">
        <w:r w:rsidRPr="00FA3D1D">
          <w:rPr>
            <w:lang w:val="en-US"/>
          </w:rPr>
          <w:t>Maintaining consumer trust</w:t>
        </w:r>
      </w:ins>
      <w:commentRangeEnd w:id="72"/>
      <w:ins w:id="108" w:author="Leonardo Campos &lt;Brazil&gt;" w:date="2025-02-24T20:06:00Z" w16du:dateUtc="2025-02-24T23:06:00Z">
        <w:r w:rsidR="0040394E">
          <w:rPr>
            <w:rStyle w:val="CommentReference"/>
          </w:rPr>
          <w:commentReference w:id="72"/>
        </w:r>
      </w:ins>
    </w:p>
    <w:p w14:paraId="4D7996AF" w14:textId="77777777" w:rsidR="007B7289" w:rsidRPr="00FA3D1D" w:rsidRDefault="007B7289">
      <w:pPr>
        <w:pStyle w:val="ListParagraph"/>
        <w:ind w:left="0"/>
        <w:rPr>
          <w:ins w:id="109" w:author="Leonardo Campos &lt;Brazil&gt;" w:date="2025-02-24T13:36:00Z" w16du:dateUtc="2025-02-24T16:36:00Z"/>
          <w:lang w:val="en-US"/>
        </w:rPr>
        <w:pPrChange w:id="110" w:author="Biren Karmakar" w:date="2024-12-25T19:37:00Z">
          <w:pPr>
            <w:pStyle w:val="Heading1"/>
            <w:numPr>
              <w:numId w:val="21"/>
            </w:numPr>
            <w:ind w:left="720" w:hanging="360"/>
          </w:pPr>
        </w:pPrChange>
      </w:pPr>
    </w:p>
    <w:p w14:paraId="4C969203" w14:textId="77777777" w:rsidR="007B7289" w:rsidRPr="00FA3D1D" w:rsidRDefault="007B7289">
      <w:pPr>
        <w:pStyle w:val="Headingb"/>
        <w:rPr>
          <w:ins w:id="111" w:author="Leonardo Campos &lt;Brazil&gt;" w:date="2025-02-24T13:36:00Z" w16du:dateUtc="2025-02-24T16:36:00Z"/>
          <w:b w:val="0"/>
          <w:lang w:val="en-US"/>
          <w:rPrChange w:id="112" w:author="Leonardo Campos &lt;Brazil&gt;" w:date="2025-02-24T13:36:00Z" w16du:dateUtc="2025-02-24T16:36:00Z">
            <w:rPr>
              <w:ins w:id="113" w:author="Leonardo Campos &lt;Brazil&gt;" w:date="2025-02-24T13:36:00Z" w16du:dateUtc="2025-02-24T16:36:00Z"/>
              <w:lang w:val="en-US"/>
            </w:rPr>
          </w:rPrChange>
        </w:rPr>
        <w:pPrChange w:id="114" w:author="Biren Karmakar" w:date="2024-12-25T19:40:00Z">
          <w:pPr>
            <w:pStyle w:val="Heading1"/>
            <w:numPr>
              <w:numId w:val="21"/>
            </w:numPr>
            <w:ind w:left="720" w:hanging="360"/>
          </w:pPr>
        </w:pPrChange>
      </w:pPr>
      <w:commentRangeStart w:id="115"/>
      <w:ins w:id="116" w:author="Leonardo Campos &lt;Brazil&gt;" w:date="2025-02-24T13:36:00Z" w16du:dateUtc="2025-02-24T16:36:00Z">
        <w:r w:rsidRPr="00FA3D1D">
          <w:rPr>
            <w:b w:val="0"/>
            <w:lang w:val="en-US"/>
            <w:rPrChange w:id="117" w:author="Leonardo Campos &lt;Brazil&gt;" w:date="2025-02-24T13:36:00Z" w16du:dateUtc="2025-02-24T16:36:00Z">
              <w:rPr>
                <w:lang w:val="en-US"/>
              </w:rPr>
            </w:rPrChange>
          </w:rPr>
          <w:t>6.3 Effective Market Surveillance Strategies</w:t>
        </w:r>
      </w:ins>
    </w:p>
    <w:p w14:paraId="476C6025" w14:textId="77777777" w:rsidR="007B7289" w:rsidRPr="00FA3D1D" w:rsidRDefault="007B7289">
      <w:pPr>
        <w:pStyle w:val="ListParagraph"/>
        <w:ind w:left="0"/>
        <w:rPr>
          <w:ins w:id="118" w:author="Leonardo Campos &lt;Brazil&gt;" w:date="2025-02-24T13:36:00Z" w16du:dateUtc="2025-02-24T16:36:00Z"/>
          <w:lang w:val="en-US"/>
        </w:rPr>
        <w:pPrChange w:id="119" w:author="Biren Karmakar" w:date="2024-12-25T19:37:00Z">
          <w:pPr>
            <w:pStyle w:val="Heading1"/>
            <w:numPr>
              <w:numId w:val="21"/>
            </w:numPr>
            <w:ind w:left="720" w:hanging="360"/>
          </w:pPr>
        </w:pPrChange>
      </w:pPr>
    </w:p>
    <w:p w14:paraId="23B14A3A" w14:textId="77777777" w:rsidR="007B7289" w:rsidRPr="00FA3D1D" w:rsidRDefault="007B7289">
      <w:pPr>
        <w:pStyle w:val="ListParagraph"/>
        <w:numPr>
          <w:ilvl w:val="0"/>
          <w:numId w:val="48"/>
        </w:numPr>
        <w:rPr>
          <w:ins w:id="120" w:author="Leonardo Campos &lt;Brazil&gt;" w:date="2025-02-24T13:36:00Z" w16du:dateUtc="2025-02-24T16:36:00Z"/>
          <w:lang w:val="en-US"/>
        </w:rPr>
        <w:pPrChange w:id="121" w:author="Biren Karmakar" w:date="2024-12-25T19:40:00Z">
          <w:pPr>
            <w:pStyle w:val="Heading1"/>
            <w:numPr>
              <w:numId w:val="21"/>
            </w:numPr>
            <w:ind w:left="720" w:hanging="360"/>
          </w:pPr>
        </w:pPrChange>
      </w:pPr>
      <w:ins w:id="122" w:author="Leonardo Campos &lt;Brazil&gt;" w:date="2025-02-24T13:36:00Z" w16du:dateUtc="2025-02-24T16:36:00Z">
        <w:r w:rsidRPr="00FA3D1D">
          <w:rPr>
            <w:lang w:val="en-US"/>
          </w:rPr>
          <w:t>Collaboration: Authorities, industry stakeholders, and consumers must work together to share information and best practices.</w:t>
        </w:r>
      </w:ins>
      <w:commentRangeEnd w:id="115"/>
      <w:ins w:id="123" w:author="Leonardo Campos &lt;Brazil&gt;" w:date="2025-02-24T20:06:00Z" w16du:dateUtc="2025-02-24T23:06:00Z">
        <w:r w:rsidR="0040394E">
          <w:rPr>
            <w:rStyle w:val="CommentReference"/>
          </w:rPr>
          <w:commentReference w:id="115"/>
        </w:r>
      </w:ins>
    </w:p>
    <w:p w14:paraId="6379644A" w14:textId="77777777" w:rsidR="007B7289" w:rsidRPr="00FA3D1D" w:rsidRDefault="007B7289">
      <w:pPr>
        <w:pStyle w:val="ListParagraph"/>
        <w:numPr>
          <w:ilvl w:val="0"/>
          <w:numId w:val="48"/>
        </w:numPr>
        <w:rPr>
          <w:ins w:id="124" w:author="Leonardo Campos &lt;Brazil&gt;" w:date="2025-02-24T13:36:00Z" w16du:dateUtc="2025-02-24T16:36:00Z"/>
          <w:lang w:val="en-US"/>
        </w:rPr>
        <w:pPrChange w:id="125" w:author="Biren Karmakar" w:date="2024-12-25T19:40:00Z">
          <w:pPr>
            <w:pStyle w:val="Heading1"/>
            <w:numPr>
              <w:numId w:val="21"/>
            </w:numPr>
            <w:ind w:left="720" w:hanging="360"/>
          </w:pPr>
        </w:pPrChange>
      </w:pPr>
      <w:commentRangeStart w:id="126"/>
      <w:ins w:id="127" w:author="Leonardo Campos &lt;Brazil&gt;" w:date="2025-02-24T13:36:00Z" w16du:dateUtc="2025-02-24T16:36:00Z">
        <w:r w:rsidRPr="00FA3D1D">
          <w:rPr>
            <w:lang w:val="en-US"/>
          </w:rPr>
          <w:t>Training and capacity building: Inspectors and law enforcement officials require training to identify counterfeit products and investigate cases effectively.</w:t>
        </w:r>
      </w:ins>
    </w:p>
    <w:p w14:paraId="43096730" w14:textId="77777777" w:rsidR="007B7289" w:rsidRPr="00FA3D1D" w:rsidRDefault="007B7289">
      <w:pPr>
        <w:pStyle w:val="ListParagraph"/>
        <w:numPr>
          <w:ilvl w:val="0"/>
          <w:numId w:val="48"/>
        </w:numPr>
        <w:rPr>
          <w:ins w:id="128" w:author="Leonardo Campos &lt;Brazil&gt;" w:date="2025-02-24T13:36:00Z" w16du:dateUtc="2025-02-24T16:36:00Z"/>
          <w:lang w:val="en-US"/>
        </w:rPr>
        <w:pPrChange w:id="129" w:author="Biren Karmakar" w:date="2024-12-25T19:40:00Z">
          <w:pPr>
            <w:pStyle w:val="Heading1"/>
            <w:numPr>
              <w:numId w:val="21"/>
            </w:numPr>
            <w:ind w:left="720" w:hanging="360"/>
          </w:pPr>
        </w:pPrChange>
      </w:pPr>
      <w:ins w:id="130" w:author="Leonardo Campos &lt;Brazil&gt;" w:date="2025-02-24T13:36:00Z" w16du:dateUtc="2025-02-24T16:36:00Z">
        <w:r w:rsidRPr="00FA3D1D">
          <w:rPr>
            <w:lang w:val="en-US"/>
          </w:rPr>
          <w:t>Use of technology: Leverage technology, such as data analytics and AI-powered tools, to detect and track counterfeit products.</w:t>
        </w:r>
      </w:ins>
    </w:p>
    <w:p w14:paraId="5AC88363" w14:textId="77777777" w:rsidR="007B7289" w:rsidRPr="00FA3D1D" w:rsidRDefault="007B7289">
      <w:pPr>
        <w:pStyle w:val="ListParagraph"/>
        <w:numPr>
          <w:ilvl w:val="0"/>
          <w:numId w:val="48"/>
        </w:numPr>
        <w:rPr>
          <w:ins w:id="131" w:author="Leonardo Campos &lt;Brazil&gt;" w:date="2025-02-24T13:36:00Z" w16du:dateUtc="2025-02-24T16:36:00Z"/>
          <w:lang w:val="en-US"/>
        </w:rPr>
        <w:pPrChange w:id="132" w:author="Biren Karmakar" w:date="2024-12-25T19:40:00Z">
          <w:pPr>
            <w:pStyle w:val="Heading1"/>
            <w:numPr>
              <w:numId w:val="21"/>
            </w:numPr>
            <w:ind w:left="720" w:hanging="360"/>
          </w:pPr>
        </w:pPrChange>
      </w:pPr>
      <w:ins w:id="133" w:author="Leonardo Campos &lt;Brazil&gt;" w:date="2025-02-24T13:36:00Z" w16du:dateUtc="2025-02-24T16:36:00Z">
        <w:r w:rsidRPr="00FA3D1D">
          <w:rPr>
            <w:lang w:val="en-US"/>
          </w:rPr>
          <w:t>Public awareness campaigns: Educate consumers about the risks associated with counterfeit products and the importance of purchasing from authorized sources.</w:t>
        </w:r>
      </w:ins>
    </w:p>
    <w:p w14:paraId="57F08487" w14:textId="77777777" w:rsidR="009C0ABB" w:rsidRDefault="009C0ABB" w:rsidP="00E81158">
      <w:pPr>
        <w:pStyle w:val="ListParagraph"/>
        <w:ind w:left="0"/>
        <w:rPr>
          <w:ins w:id="134" w:author="Leonardo Campos &lt;Brazil&gt;" w:date="2025-02-24T13:37:00Z" w16du:dateUtc="2025-02-24T16:37:00Z"/>
          <w:lang w:val="en-US"/>
        </w:rPr>
      </w:pPr>
    </w:p>
    <w:p w14:paraId="6AF367FC" w14:textId="6379EFC7" w:rsidR="007B7289" w:rsidRPr="00E81158" w:rsidRDefault="00523C0A">
      <w:pPr>
        <w:pStyle w:val="ListParagraph"/>
        <w:ind w:left="0"/>
        <w:rPr>
          <w:b/>
          <w:bCs/>
          <w:lang w:val="en-US"/>
          <w:rPrChange w:id="135" w:author="Leonardo Campos &lt;Brazil&gt;" w:date="2025-02-24T13:33:00Z" w16du:dateUtc="2025-02-24T16:33:00Z">
            <w:rPr>
              <w:rFonts w:eastAsia="SimSun"/>
              <w:i/>
              <w:iCs/>
              <w:lang w:val="en-US"/>
            </w:rPr>
          </w:rPrChange>
        </w:rPr>
        <w:pPrChange w:id="136" w:author="Leonardo Campos &lt;Brazil&gt;" w:date="2025-02-24T13:33:00Z" w16du:dateUtc="2025-02-24T16:33:00Z">
          <w:pPr>
            <w:jc w:val="both"/>
          </w:pPr>
        </w:pPrChange>
      </w:pPr>
      <w:ins w:id="137" w:author="Leonardo Campos &lt;Brazil&gt;" w:date="2025-02-24T13:37:00Z" w16du:dateUtc="2025-02-24T16:37:00Z">
        <w:r w:rsidRPr="00D232E6">
          <w:rPr>
            <w:lang w:val="en-US"/>
          </w:rPr>
          <w:t>By combining effective market surveillance strategies with anti-counterfeiting efforts, authorities can better protect consumers, support legitimate businesses, and maintain a safe and trustworthy market environment</w:t>
        </w:r>
      </w:ins>
      <w:commentRangeEnd w:id="126"/>
      <w:ins w:id="138" w:author="Leonardo Campos &lt;Brazil&gt;" w:date="2025-02-24T20:06:00Z" w16du:dateUtc="2025-02-24T23:06:00Z">
        <w:r w:rsidR="0040394E">
          <w:rPr>
            <w:rStyle w:val="CommentReference"/>
          </w:rPr>
          <w:commentReference w:id="126"/>
        </w:r>
      </w:ins>
    </w:p>
    <w:p w14:paraId="03DE4708" w14:textId="46F441F8" w:rsidR="00506876" w:rsidRDefault="008B46E8" w:rsidP="008B46E8">
      <w:pPr>
        <w:pStyle w:val="Heading1"/>
        <w:numPr>
          <w:ilvl w:val="0"/>
          <w:numId w:val="14"/>
        </w:numPr>
        <w:tabs>
          <w:tab w:val="clear" w:pos="432"/>
          <w:tab w:val="num" w:pos="360"/>
        </w:tabs>
        <w:ind w:left="794" w:hanging="794"/>
        <w:rPr>
          <w:szCs w:val="24"/>
          <w:lang w:val="en-US"/>
        </w:rPr>
      </w:pPr>
      <w:bookmarkStart w:id="139" w:name="_Toc191322320"/>
      <w:r w:rsidRPr="008B46E8">
        <w:rPr>
          <w:szCs w:val="24"/>
          <w:lang w:val="en-US"/>
        </w:rPr>
        <w:lastRenderedPageBreak/>
        <w:t>Stakeholders</w:t>
      </w:r>
      <w:bookmarkEnd w:id="139"/>
    </w:p>
    <w:p w14:paraId="237D8DA7" w14:textId="3E8A4EC8" w:rsidR="00E377FD" w:rsidRDefault="00E377FD" w:rsidP="00BB354A">
      <w:pPr>
        <w:rPr>
          <w:ins w:id="140" w:author="Leonardo Campos &lt;Brazil&gt;" w:date="2025-02-24T13:37:00Z" w16du:dateUtc="2025-02-24T16:37:00Z"/>
          <w:i/>
          <w:iCs/>
          <w:lang w:val="en-US" w:eastAsia="en-US"/>
        </w:rPr>
      </w:pPr>
      <w:commentRangeStart w:id="141"/>
      <w:ins w:id="142" w:author="Leonardo Campos &lt;Brazil&gt;" w:date="2025-02-24T13:37:00Z" w16du:dateUtc="2025-02-24T16:37:00Z">
        <w:r>
          <w:rPr>
            <w:lang w:val="en-US" w:eastAsia="en-US"/>
          </w:rPr>
          <w:t xml:space="preserve">Following are the </w:t>
        </w:r>
        <w:r w:rsidRPr="00CB44AC">
          <w:rPr>
            <w:lang w:val="en-US" w:eastAsia="en-US"/>
          </w:rPr>
          <w:t>key stakeholders involved in Market Surveillance and Combating Counterfeit devices:</w:t>
        </w:r>
      </w:ins>
    </w:p>
    <w:p w14:paraId="78B8F22D" w14:textId="5D902DEF" w:rsidR="00C266C9" w:rsidDel="000F0B7C" w:rsidRDefault="00C266C9" w:rsidP="00BB354A">
      <w:pPr>
        <w:rPr>
          <w:del w:id="143" w:author="Leonardo Campos &lt;Brazil&gt;" w:date="2025-02-24T13:37:00Z" w16du:dateUtc="2025-02-24T16:37:00Z"/>
          <w:i/>
          <w:iCs/>
          <w:lang w:val="en-US" w:eastAsia="en-US"/>
        </w:rPr>
      </w:pPr>
      <w:del w:id="144" w:author="Leonardo Campos &lt;Brazil&gt;" w:date="2025-02-24T13:37:00Z" w16du:dateUtc="2025-02-24T16:37:00Z">
        <w:r w:rsidRPr="00BB354A" w:rsidDel="00E377FD">
          <w:rPr>
            <w:i/>
            <w:iCs/>
            <w:lang w:val="en-US" w:eastAsia="en-US"/>
          </w:rPr>
          <w:delText>[TBD - More details will be provided in future versions of the document.]</w:delText>
        </w:r>
      </w:del>
    </w:p>
    <w:p w14:paraId="7A9F4559" w14:textId="01E846B2" w:rsidR="000F0B7C" w:rsidRPr="00AD109E" w:rsidRDefault="000F0B7C">
      <w:pPr>
        <w:pStyle w:val="Heading2"/>
        <w:numPr>
          <w:ilvl w:val="1"/>
          <w:numId w:val="14"/>
        </w:numPr>
        <w:rPr>
          <w:ins w:id="145" w:author="Leonardo Campos &lt;Brazil&gt;" w:date="2025-02-24T19:50:00Z" w16du:dateUtc="2025-02-24T22:50:00Z"/>
          <w:iCs w:val="0"/>
          <w:lang w:val="en-US"/>
          <w:rPrChange w:id="146" w:author="Leonardo Campos &lt;Brazil&gt;" w:date="2025-02-24T19:55:00Z" w16du:dateUtc="2025-02-24T22:55:00Z">
            <w:rPr>
              <w:ins w:id="147" w:author="Leonardo Campos &lt;Brazil&gt;" w:date="2025-02-24T19:50:00Z" w16du:dateUtc="2025-02-24T22:50:00Z"/>
              <w:i/>
              <w:iCs/>
              <w:lang w:val="en-US" w:eastAsia="en-US"/>
            </w:rPr>
          </w:rPrChange>
        </w:rPr>
        <w:pPrChange w:id="148" w:author="Leonardo Campos &lt;Brazil&gt;" w:date="2025-02-24T19:55:00Z" w16du:dateUtc="2025-02-24T22:55:00Z">
          <w:pPr/>
        </w:pPrChange>
      </w:pPr>
      <w:bookmarkStart w:id="149" w:name="_Toc191322321"/>
      <w:commentRangeStart w:id="150"/>
      <w:ins w:id="151" w:author="Leonardo Campos &lt;Brazil&gt;" w:date="2025-02-24T19:50:00Z" w16du:dateUtc="2025-02-24T22:50:00Z">
        <w:r w:rsidRPr="00AD109E">
          <w:rPr>
            <w:szCs w:val="24"/>
            <w:lang w:val="en-US"/>
            <w:rPrChange w:id="152" w:author="Leonardo Campos &lt;Brazil&gt;" w:date="2025-02-24T19:55:00Z" w16du:dateUtc="2025-02-24T22:55:00Z">
              <w:rPr>
                <w:lang w:val="en-US" w:eastAsia="en-US"/>
              </w:rPr>
            </w:rPrChange>
          </w:rPr>
          <w:t>Government Agencies</w:t>
        </w:r>
        <w:bookmarkEnd w:id="149"/>
      </w:ins>
    </w:p>
    <w:p w14:paraId="2E74E6C7" w14:textId="77777777" w:rsidR="00A47E89" w:rsidRPr="00CB44AC" w:rsidRDefault="00A47E89">
      <w:pPr>
        <w:pStyle w:val="ListParagraph"/>
        <w:numPr>
          <w:ilvl w:val="0"/>
          <w:numId w:val="49"/>
        </w:numPr>
        <w:rPr>
          <w:ins w:id="153" w:author="Leonardo Campos &lt;Brazil&gt;" w:date="2025-02-24T13:38:00Z" w16du:dateUtc="2025-02-24T16:38:00Z"/>
          <w:lang w:val="en-US" w:eastAsia="en-US"/>
        </w:rPr>
        <w:pPrChange w:id="154" w:author="Biren Karmakar" w:date="2024-12-25T19:48:00Z">
          <w:pPr/>
        </w:pPrChange>
      </w:pPr>
      <w:ins w:id="155" w:author="Leonardo Campos &lt;Brazil&gt;" w:date="2025-02-24T13:38:00Z" w16du:dateUtc="2025-02-24T16:38:00Z">
        <w:r w:rsidRPr="00CB44AC">
          <w:rPr>
            <w:lang w:val="en-US" w:eastAsia="en-US"/>
          </w:rPr>
          <w:t>Customs Authorities: Responsible for monitoring imports and exports to prevent counterfeit goods from entering the market.</w:t>
        </w:r>
      </w:ins>
    </w:p>
    <w:p w14:paraId="55C63304" w14:textId="77777777" w:rsidR="00A47E89" w:rsidRPr="00CB44AC" w:rsidRDefault="00A47E89">
      <w:pPr>
        <w:pStyle w:val="ListParagraph"/>
        <w:numPr>
          <w:ilvl w:val="0"/>
          <w:numId w:val="49"/>
        </w:numPr>
        <w:rPr>
          <w:ins w:id="156" w:author="Leonardo Campos &lt;Brazil&gt;" w:date="2025-02-24T13:38:00Z" w16du:dateUtc="2025-02-24T16:38:00Z"/>
          <w:lang w:val="en-US" w:eastAsia="en-US"/>
        </w:rPr>
        <w:pPrChange w:id="157" w:author="Biren Karmakar" w:date="2024-12-25T19:48:00Z">
          <w:pPr/>
        </w:pPrChange>
      </w:pPr>
      <w:ins w:id="158" w:author="Leonardo Campos &lt;Brazil&gt;" w:date="2025-02-24T13:38:00Z" w16du:dateUtc="2025-02-24T16:38:00Z">
        <w:r w:rsidRPr="00CB44AC">
          <w:rPr>
            <w:lang w:val="en-US" w:eastAsia="en-US"/>
          </w:rPr>
          <w:t>Law Enforcement Agencies: Investigate and prosecute cases of counterfeiting, including police, federal agencies, and specialized units.</w:t>
        </w:r>
      </w:ins>
    </w:p>
    <w:p w14:paraId="3799ECCE" w14:textId="73A6E3F3" w:rsidR="00A47E89" w:rsidRDefault="00A47E89" w:rsidP="00BB354A">
      <w:pPr>
        <w:pStyle w:val="ListParagraph"/>
        <w:numPr>
          <w:ilvl w:val="0"/>
          <w:numId w:val="49"/>
        </w:numPr>
        <w:rPr>
          <w:ins w:id="159" w:author="Leonardo Campos &lt;Brazil&gt;" w:date="2025-02-24T19:50:00Z" w16du:dateUtc="2025-02-24T22:50:00Z"/>
          <w:lang w:val="en-US" w:eastAsia="en-US"/>
        </w:rPr>
      </w:pPr>
      <w:ins w:id="160" w:author="Leonardo Campos &lt;Brazil&gt;" w:date="2025-02-24T13:38:00Z" w16du:dateUtc="2025-02-24T16:38:00Z">
        <w:r w:rsidRPr="00CB44AC">
          <w:rPr>
            <w:lang w:val="en-US" w:eastAsia="en-US"/>
          </w:rPr>
          <w:t>Regulatory Bodies: Oversee industries and enforce regulations.</w:t>
        </w:r>
      </w:ins>
    </w:p>
    <w:p w14:paraId="5671E3E9" w14:textId="62BCD98A" w:rsidR="002150A7" w:rsidRPr="00CB44AC" w:rsidRDefault="002150A7">
      <w:pPr>
        <w:pStyle w:val="Heading2"/>
        <w:numPr>
          <w:ilvl w:val="1"/>
          <w:numId w:val="14"/>
        </w:numPr>
        <w:rPr>
          <w:ins w:id="161" w:author="Leonardo Campos &lt;Brazil&gt;" w:date="2025-02-24T19:51:00Z" w16du:dateUtc="2025-02-24T22:51:00Z"/>
          <w:lang w:val="en-US" w:eastAsia="en-US"/>
        </w:rPr>
        <w:pPrChange w:id="162" w:author="Leonardo Campos &lt;Brazil&gt;" w:date="2025-02-24T19:55:00Z" w16du:dateUtc="2025-02-24T22:55:00Z">
          <w:pPr/>
        </w:pPrChange>
      </w:pPr>
      <w:bookmarkStart w:id="163" w:name="_Toc191322322"/>
      <w:ins w:id="164" w:author="Leonardo Campos &lt;Brazil&gt;" w:date="2025-02-24T19:51:00Z" w16du:dateUtc="2025-02-24T22:51:00Z">
        <w:r w:rsidRPr="00CB44AC">
          <w:rPr>
            <w:lang w:val="en-US" w:eastAsia="en-US"/>
          </w:rPr>
          <w:t>Private Sector</w:t>
        </w:r>
        <w:bookmarkEnd w:id="163"/>
      </w:ins>
    </w:p>
    <w:p w14:paraId="6A414E97" w14:textId="77777777" w:rsidR="002150A7" w:rsidRPr="00CB44AC" w:rsidRDefault="002150A7">
      <w:pPr>
        <w:pStyle w:val="ListParagraph"/>
        <w:numPr>
          <w:ilvl w:val="0"/>
          <w:numId w:val="50"/>
        </w:numPr>
        <w:rPr>
          <w:ins w:id="165" w:author="Leonardo Campos &lt;Brazil&gt;" w:date="2025-02-24T19:51:00Z" w16du:dateUtc="2025-02-24T22:51:00Z"/>
          <w:lang w:val="en-US" w:eastAsia="en-US"/>
        </w:rPr>
        <w:pPrChange w:id="166" w:author="Biren Karmakar" w:date="2024-12-25T19:51:00Z">
          <w:pPr/>
        </w:pPrChange>
      </w:pPr>
      <w:ins w:id="167" w:author="Leonardo Campos &lt;Brazil&gt;" w:date="2025-02-24T19:51:00Z" w16du:dateUtc="2025-02-24T22:51:00Z">
        <w:r w:rsidRPr="00CB44AC">
          <w:rPr>
            <w:lang w:val="en-US" w:eastAsia="en-US"/>
          </w:rPr>
          <w:t>Brands and Manufacturers: Owners of intellectual property rights, who suffer financial losses and reputational damage from counterfeiting.</w:t>
        </w:r>
      </w:ins>
    </w:p>
    <w:p w14:paraId="6670D4BD" w14:textId="77777777" w:rsidR="002150A7" w:rsidRPr="00CB44AC" w:rsidRDefault="002150A7">
      <w:pPr>
        <w:pStyle w:val="ListParagraph"/>
        <w:numPr>
          <w:ilvl w:val="0"/>
          <w:numId w:val="50"/>
        </w:numPr>
        <w:rPr>
          <w:ins w:id="168" w:author="Leonardo Campos &lt;Brazil&gt;" w:date="2025-02-24T19:51:00Z" w16du:dateUtc="2025-02-24T22:51:00Z"/>
          <w:lang w:val="en-US" w:eastAsia="en-US"/>
        </w:rPr>
        <w:pPrChange w:id="169" w:author="Biren Karmakar" w:date="2024-12-25T19:51:00Z">
          <w:pPr/>
        </w:pPrChange>
      </w:pPr>
      <w:ins w:id="170" w:author="Leonardo Campos &lt;Brazil&gt;" w:date="2025-02-24T19:51:00Z" w16du:dateUtc="2025-02-24T22:51:00Z">
        <w:r w:rsidRPr="00CB44AC">
          <w:rPr>
            <w:lang w:val="en-US" w:eastAsia="en-US"/>
          </w:rPr>
          <w:t>Distributors and Retailers: Play a crucial role in detecting and reporting counterfeit products in the supply chain.</w:t>
        </w:r>
      </w:ins>
    </w:p>
    <w:p w14:paraId="119E475B" w14:textId="77777777" w:rsidR="002150A7" w:rsidRPr="00CB44AC" w:rsidRDefault="002150A7">
      <w:pPr>
        <w:pStyle w:val="ListParagraph"/>
        <w:numPr>
          <w:ilvl w:val="0"/>
          <w:numId w:val="50"/>
        </w:numPr>
        <w:rPr>
          <w:ins w:id="171" w:author="Leonardo Campos &lt;Brazil&gt;" w:date="2025-02-24T19:51:00Z" w16du:dateUtc="2025-02-24T22:51:00Z"/>
          <w:lang w:val="en-US" w:eastAsia="en-US"/>
        </w:rPr>
        <w:pPrChange w:id="172" w:author="Biren Karmakar" w:date="2024-12-25T19:51:00Z">
          <w:pPr/>
        </w:pPrChange>
      </w:pPr>
      <w:ins w:id="173" w:author="Leonardo Campos &lt;Brazil&gt;" w:date="2025-02-24T19:51:00Z" w16du:dateUtc="2025-02-24T22:51:00Z">
        <w:r w:rsidRPr="00CB44AC">
          <w:rPr>
            <w:lang w:val="en-US" w:eastAsia="en-US"/>
          </w:rPr>
          <w:t>E-commerce Platforms: Online marketplaces</w:t>
        </w:r>
        <w:r>
          <w:rPr>
            <w:lang w:val="en-US" w:eastAsia="en-US"/>
          </w:rPr>
          <w:t xml:space="preserve"> - </w:t>
        </w:r>
        <w:r w:rsidRPr="00CB44AC">
          <w:rPr>
            <w:lang w:val="en-US" w:eastAsia="en-US"/>
          </w:rPr>
          <w:t>which must monitor and remove counterfeit listings.</w:t>
        </w:r>
      </w:ins>
    </w:p>
    <w:p w14:paraId="51A47BCB" w14:textId="5EAEE13A" w:rsidR="00F61183" w:rsidRPr="00CB44AC" w:rsidRDefault="00F61183">
      <w:pPr>
        <w:pStyle w:val="Heading2"/>
        <w:numPr>
          <w:ilvl w:val="1"/>
          <w:numId w:val="14"/>
        </w:numPr>
        <w:rPr>
          <w:ins w:id="174" w:author="Leonardo Campos &lt;Brazil&gt;" w:date="2025-02-24T19:51:00Z" w16du:dateUtc="2025-02-24T22:51:00Z"/>
          <w:lang w:val="en-US" w:eastAsia="en-US"/>
        </w:rPr>
        <w:pPrChange w:id="175" w:author="Leonardo Campos &lt;Brazil&gt;" w:date="2025-02-24T19:55:00Z" w16du:dateUtc="2025-02-24T22:55:00Z">
          <w:pPr/>
        </w:pPrChange>
      </w:pPr>
      <w:bookmarkStart w:id="176" w:name="_Toc191322323"/>
      <w:ins w:id="177" w:author="Leonardo Campos &lt;Brazil&gt;" w:date="2025-02-24T19:51:00Z" w16du:dateUtc="2025-02-24T22:51:00Z">
        <w:r w:rsidRPr="00CB44AC">
          <w:rPr>
            <w:lang w:val="en-US" w:eastAsia="en-US"/>
          </w:rPr>
          <w:t>Other Stakeholders</w:t>
        </w:r>
        <w:bookmarkEnd w:id="176"/>
      </w:ins>
    </w:p>
    <w:p w14:paraId="2E2DEFA4" w14:textId="0DB78BC7" w:rsidR="00F61183" w:rsidRPr="00EE143D" w:rsidRDefault="00F61183">
      <w:pPr>
        <w:pStyle w:val="ListParagraph"/>
        <w:numPr>
          <w:ilvl w:val="0"/>
          <w:numId w:val="51"/>
        </w:numPr>
        <w:rPr>
          <w:ins w:id="178" w:author="Leonardo Campos &lt;Brazil&gt;" w:date="2025-02-24T19:51:00Z" w16du:dateUtc="2025-02-24T22:51:00Z"/>
          <w:lang w:val="en-US" w:eastAsia="en-US"/>
        </w:rPr>
        <w:pPrChange w:id="179" w:author="Biren Karmakar" w:date="2024-12-25T19:52:00Z">
          <w:pPr/>
        </w:pPrChange>
      </w:pPr>
      <w:ins w:id="180" w:author="Leonardo Campos &lt;Brazil&gt;" w:date="2025-02-24T19:51:00Z" w16du:dateUtc="2025-02-24T22:51:00Z">
        <w:r w:rsidRPr="00EE143D">
          <w:rPr>
            <w:lang w:val="en-US" w:eastAsia="en-US"/>
          </w:rPr>
          <w:t>Academia and Reseach Institutions: Contribute to the understanding of counterfeiting trends, methods, and impacts.</w:t>
        </w:r>
      </w:ins>
    </w:p>
    <w:p w14:paraId="334F442A" w14:textId="77777777" w:rsidR="00F61183" w:rsidRPr="00EE143D" w:rsidRDefault="00F61183">
      <w:pPr>
        <w:pStyle w:val="ListParagraph"/>
        <w:numPr>
          <w:ilvl w:val="0"/>
          <w:numId w:val="51"/>
        </w:numPr>
        <w:rPr>
          <w:ins w:id="181" w:author="Leonardo Campos &lt;Brazil&gt;" w:date="2025-02-24T19:51:00Z" w16du:dateUtc="2025-02-24T22:51:00Z"/>
          <w:lang w:val="en-US" w:eastAsia="en-US"/>
        </w:rPr>
        <w:pPrChange w:id="182" w:author="Biren Karmakar" w:date="2024-12-25T19:52:00Z">
          <w:pPr/>
        </w:pPrChange>
      </w:pPr>
      <w:ins w:id="183" w:author="Leonardo Campos &lt;Brazil&gt;" w:date="2025-02-24T19:51:00Z" w16du:dateUtc="2025-02-24T22:51:00Z">
        <w:r w:rsidRPr="00EE143D">
          <w:rPr>
            <w:lang w:val="en-US" w:eastAsia="en-US"/>
          </w:rPr>
          <w:t>Technology Providers: Offer solutions, such as authentication technologies, track-and-trace systems, and data analytics tools, to support anti-counterfeiting efforts.</w:t>
        </w:r>
      </w:ins>
    </w:p>
    <w:p w14:paraId="3408DAA3" w14:textId="028EBF33" w:rsidR="002150A7" w:rsidRPr="002150A7" w:rsidRDefault="00B46065" w:rsidP="002150A7">
      <w:pPr>
        <w:rPr>
          <w:ins w:id="184" w:author="Leonardo Campos &lt;Brazil&gt;" w:date="2025-02-24T13:38:00Z" w16du:dateUtc="2025-02-24T16:38:00Z"/>
          <w:lang w:val="en-US" w:eastAsia="en-US"/>
        </w:rPr>
      </w:pPr>
      <w:ins w:id="185" w:author="Leonardo Campos &lt;Brazil&gt;" w:date="2025-02-24T19:52:00Z" w16du:dateUtc="2025-02-24T22:52:00Z">
        <w:r w:rsidRPr="00B46065">
          <w:rPr>
            <w:lang w:val="en-US" w:eastAsia="en-US"/>
          </w:rPr>
          <w:t>These stakeholders must collaborate and share information to effectively combat counterfeit devices and protect consumers, businesses, and economies.</w:t>
        </w:r>
      </w:ins>
      <w:commentRangeEnd w:id="141"/>
      <w:ins w:id="186" w:author="Leonardo Campos &lt;Brazil&gt;" w:date="2025-02-24T20:07:00Z" w16du:dateUtc="2025-02-24T23:07:00Z">
        <w:r w:rsidR="0040394E">
          <w:rPr>
            <w:rStyle w:val="CommentReference"/>
          </w:rPr>
          <w:commentReference w:id="141"/>
        </w:r>
      </w:ins>
      <w:commentRangeEnd w:id="150"/>
      <w:r w:rsidR="00671586">
        <w:rPr>
          <w:rStyle w:val="CommentReference"/>
        </w:rPr>
        <w:commentReference w:id="150"/>
      </w:r>
    </w:p>
    <w:p w14:paraId="67430687" w14:textId="42C01F32" w:rsidR="005A5FCB" w:rsidRPr="00E83179" w:rsidRDefault="005A5FCB" w:rsidP="005A5FCB">
      <w:pPr>
        <w:pStyle w:val="Heading2"/>
        <w:numPr>
          <w:ilvl w:val="1"/>
          <w:numId w:val="14"/>
        </w:numPr>
        <w:rPr>
          <w:rFonts w:eastAsia="Malgun Gothic" w:cs="Times New Roman"/>
          <w:bCs w:val="0"/>
          <w:szCs w:val="24"/>
          <w:lang w:val="en-US" w:eastAsia="en-US"/>
        </w:rPr>
      </w:pPr>
      <w:bookmarkStart w:id="187" w:name="_Toc191322324"/>
      <w:r w:rsidRPr="00E83179">
        <w:rPr>
          <w:rFonts w:eastAsia="Malgun Gothic" w:cs="Times New Roman"/>
          <w:bCs w:val="0"/>
          <w:szCs w:val="24"/>
          <w:lang w:val="en-US" w:eastAsia="en-US"/>
        </w:rPr>
        <w:t xml:space="preserve">Coordinating </w:t>
      </w:r>
      <w:r w:rsidR="00587100">
        <w:rPr>
          <w:rFonts w:eastAsia="Malgun Gothic" w:cs="Times New Roman"/>
          <w:bCs w:val="0"/>
          <w:szCs w:val="24"/>
          <w:lang w:val="en-US" w:eastAsia="en-US"/>
        </w:rPr>
        <w:t>e</w:t>
      </w:r>
      <w:r w:rsidRPr="00E83179">
        <w:rPr>
          <w:rFonts w:eastAsia="Malgun Gothic" w:cs="Times New Roman"/>
          <w:bCs w:val="0"/>
          <w:szCs w:val="24"/>
          <w:lang w:val="en-US" w:eastAsia="en-US"/>
        </w:rPr>
        <w:t>ntit</w:t>
      </w:r>
      <w:r w:rsidR="00E03DFF">
        <w:rPr>
          <w:rFonts w:eastAsia="Malgun Gothic" w:cs="Times New Roman"/>
          <w:bCs w:val="0"/>
          <w:szCs w:val="24"/>
          <w:lang w:val="en-US" w:eastAsia="en-US"/>
        </w:rPr>
        <w:t>y</w:t>
      </w:r>
      <w:bookmarkEnd w:id="187"/>
    </w:p>
    <w:p w14:paraId="69CBCA4C" w14:textId="5782A854" w:rsidR="0028680C" w:rsidRDefault="00A12C80" w:rsidP="0028680C">
      <w:pPr>
        <w:rPr>
          <w:ins w:id="188" w:author="Leonardo Campos &lt;Brazil&gt;" w:date="2025-02-24T19:52:00Z" w16du:dateUtc="2025-02-24T22:52:00Z"/>
          <w:i/>
          <w:iCs/>
          <w:lang w:val="en-US"/>
        </w:rPr>
      </w:pPr>
      <w:r w:rsidRPr="00BB354A">
        <w:rPr>
          <w:i/>
          <w:iCs/>
          <w:lang w:val="en-US" w:eastAsia="en-US"/>
        </w:rPr>
        <w:t>[T</w:t>
      </w:r>
      <w:r w:rsidR="0028680C" w:rsidRPr="00BB354A">
        <w:rPr>
          <w:i/>
          <w:iCs/>
          <w:lang w:val="en-US" w:eastAsia="en-US"/>
        </w:rPr>
        <w:t>B</w:t>
      </w:r>
      <w:r w:rsidRPr="00BB354A">
        <w:rPr>
          <w:i/>
          <w:iCs/>
          <w:lang w:val="en-US" w:eastAsia="en-US"/>
        </w:rPr>
        <w:t>D</w:t>
      </w:r>
      <w:r w:rsidR="00C266C9" w:rsidRPr="00BB354A">
        <w:rPr>
          <w:i/>
          <w:iCs/>
          <w:lang w:val="en-US" w:eastAsia="en-US"/>
        </w:rPr>
        <w:t xml:space="preserve"> - </w:t>
      </w:r>
      <w:r w:rsidR="0028680C" w:rsidRPr="00BB354A">
        <w:rPr>
          <w:i/>
          <w:iCs/>
          <w:lang w:val="en-US"/>
        </w:rPr>
        <w:t>Text will be included regarding which types of entities, especially those from government, can assume the role of coordinating entity and their role within the market surveillance program.</w:t>
      </w:r>
      <w:r w:rsidR="00C266C9" w:rsidRPr="00BB354A">
        <w:rPr>
          <w:i/>
          <w:iCs/>
          <w:lang w:val="en-US"/>
        </w:rPr>
        <w:t>]</w:t>
      </w:r>
    </w:p>
    <w:p w14:paraId="45B2D972" w14:textId="2BB8BE97" w:rsidR="002B067D" w:rsidRDefault="002B067D" w:rsidP="0028680C">
      <w:pPr>
        <w:rPr>
          <w:ins w:id="189" w:author="Leonardo Campos &lt;Brazil&gt;" w:date="2025-02-24T20:13:00Z" w16du:dateUtc="2025-02-24T23:13:00Z"/>
          <w:lang w:val="en-US"/>
        </w:rPr>
      </w:pPr>
      <w:ins w:id="190" w:author="Leonardo Campos &lt;Brazil&gt;" w:date="2025-02-24T19:52:00Z" w16du:dateUtc="2025-02-24T22:52:00Z">
        <w:r w:rsidRPr="00A864FC">
          <w:rPr>
            <w:lang w:val="en-US"/>
          </w:rPr>
          <w:t xml:space="preserve">Coordinating entity serves as the </w:t>
        </w:r>
        <w:commentRangeStart w:id="191"/>
        <w:r w:rsidRPr="006D272A">
          <w:rPr>
            <w:strike/>
            <w:lang w:val="en-US"/>
          </w:rPr>
          <w:t>linchpin</w:t>
        </w:r>
      </w:ins>
      <w:r w:rsidR="00AA32B4">
        <w:rPr>
          <w:lang w:val="en-US"/>
        </w:rPr>
        <w:t xml:space="preserve"> </w:t>
      </w:r>
      <w:r w:rsidR="002C613B" w:rsidRPr="002C613B">
        <w:rPr>
          <w:lang w:val="en-US"/>
        </w:rPr>
        <w:t>the main body responsible</w:t>
      </w:r>
      <w:ins w:id="192" w:author="Leonardo Campos &lt;Brazil&gt;" w:date="2025-02-24T19:52:00Z" w16du:dateUtc="2025-02-24T22:52:00Z">
        <w:r w:rsidRPr="00A864FC">
          <w:rPr>
            <w:lang w:val="en-US"/>
          </w:rPr>
          <w:t xml:space="preserve"> </w:t>
        </w:r>
      </w:ins>
      <w:commentRangeEnd w:id="191"/>
      <w:r w:rsidR="00671586">
        <w:rPr>
          <w:rStyle w:val="CommentReference"/>
        </w:rPr>
        <w:commentReference w:id="191"/>
      </w:r>
      <w:commentRangeStart w:id="193"/>
      <w:ins w:id="194" w:author="Leonardo Campos &lt;Brazil&gt;" w:date="2025-02-24T19:52:00Z" w16du:dateUtc="2025-02-24T22:52:00Z">
        <w:r w:rsidRPr="00A864FC">
          <w:rPr>
            <w:lang w:val="en-US"/>
          </w:rPr>
          <w:t>for ensuring cooperation among stakeholders, enforcing regulations, and adopting technologies and strategies to identify and remove counterfeit products from the market.</w:t>
        </w:r>
      </w:ins>
      <w:commentRangeEnd w:id="193"/>
      <w:r w:rsidR="00671586">
        <w:rPr>
          <w:rStyle w:val="CommentReference"/>
        </w:rPr>
        <w:commentReference w:id="193"/>
      </w:r>
    </w:p>
    <w:p w14:paraId="4C11ED6C" w14:textId="77777777" w:rsidR="00F1379E" w:rsidRPr="00B5661D" w:rsidRDefault="00F1379E" w:rsidP="00F1379E">
      <w:pPr>
        <w:rPr>
          <w:ins w:id="195" w:author="Leonardo Campos &lt;Brazil&gt;" w:date="2025-02-24T20:13:00Z" w16du:dateUtc="2025-02-24T23:13:00Z"/>
          <w:color w:val="00B050"/>
        </w:rPr>
      </w:pPr>
      <w:commentRangeStart w:id="196"/>
      <w:ins w:id="197" w:author="Leonardo Campos &lt;Brazil&gt;" w:date="2025-02-24T20:13:00Z" w16du:dateUtc="2025-02-24T23:13:00Z">
        <w:r w:rsidRPr="00B5661D">
          <w:rPr>
            <w:color w:val="00B050"/>
          </w:rPr>
          <w:t>It is required that the coordinating entity be part of the national public administration, such as a regulatory agency, a ministry secretariat, or another government body with the authority to establish regulations related to</w:t>
        </w:r>
        <w:r>
          <w:rPr>
            <w:color w:val="00B050"/>
          </w:rPr>
          <w:t xml:space="preserve"> the</w:t>
        </w:r>
        <w:r w:rsidRPr="00B5661D">
          <w:rPr>
            <w:color w:val="00B050"/>
          </w:rPr>
          <w:t xml:space="preserve"> market surveillance program.</w:t>
        </w:r>
      </w:ins>
    </w:p>
    <w:p w14:paraId="12F4F78E" w14:textId="4F17EC01" w:rsidR="00F1379E" w:rsidRPr="00F1379E" w:rsidRDefault="00F1379E" w:rsidP="0028680C">
      <w:pPr>
        <w:rPr>
          <w:rPrChange w:id="198" w:author="Leonardo Campos &lt;Brazil&gt;" w:date="2025-02-24T20:13:00Z" w16du:dateUtc="2025-02-24T23:13:00Z">
            <w:rPr>
              <w:i/>
              <w:iCs/>
              <w:lang w:val="en-US"/>
            </w:rPr>
          </w:rPrChange>
        </w:rPr>
      </w:pPr>
      <w:ins w:id="199" w:author="Leonardo Campos &lt;Brazil&gt;" w:date="2025-02-24T20:13:00Z" w16du:dateUtc="2025-02-24T23:13:00Z">
        <w:r w:rsidRPr="00B5661D">
          <w:rPr>
            <w:color w:val="00B050"/>
          </w:rPr>
          <w:t xml:space="preserve">The </w:t>
        </w:r>
        <w:r>
          <w:rPr>
            <w:color w:val="00B050"/>
          </w:rPr>
          <w:t>C</w:t>
        </w:r>
        <w:r w:rsidRPr="00B5661D">
          <w:rPr>
            <w:color w:val="00B050"/>
          </w:rPr>
          <w:t xml:space="preserve">oordinating entity should be the same one responsible for </w:t>
        </w:r>
        <w:r w:rsidRPr="00276678">
          <w:rPr>
            <w:color w:val="00B050"/>
          </w:rPr>
          <w:t>establishing</w:t>
        </w:r>
        <w:r w:rsidRPr="00B5661D">
          <w:rPr>
            <w:color w:val="00B050"/>
          </w:rPr>
          <w:t xml:space="preserve"> the rules for the conformity assessment program for telecommunications products. If this is not possible, it is expected that the coordinating entity </w:t>
        </w:r>
        <w:r w:rsidRPr="00A73B44">
          <w:rPr>
            <w:color w:val="00B050"/>
          </w:rPr>
          <w:t>will maintain</w:t>
        </w:r>
        <w:r w:rsidRPr="00B5661D">
          <w:rPr>
            <w:color w:val="00B050"/>
          </w:rPr>
          <w:t xml:space="preserve"> close relations with the entity responsible for the conformity assessment of these products.</w:t>
        </w:r>
      </w:ins>
      <w:commentRangeEnd w:id="196"/>
      <w:ins w:id="200" w:author="Leonardo Campos &lt;Brazil&gt;" w:date="2025-02-24T20:46:00Z" w16du:dateUtc="2025-02-24T23:46:00Z">
        <w:r w:rsidR="003279FE">
          <w:rPr>
            <w:rStyle w:val="CommentReference"/>
          </w:rPr>
          <w:commentReference w:id="196"/>
        </w:r>
      </w:ins>
    </w:p>
    <w:p w14:paraId="1DB6CA47" w14:textId="58C62C52" w:rsidR="00C91671" w:rsidRPr="00E83179" w:rsidRDefault="00C91671" w:rsidP="00C91671">
      <w:pPr>
        <w:pStyle w:val="Heading2"/>
        <w:numPr>
          <w:ilvl w:val="1"/>
          <w:numId w:val="14"/>
        </w:numPr>
        <w:rPr>
          <w:rFonts w:eastAsia="Malgun Gothic" w:cs="Times New Roman"/>
          <w:bCs w:val="0"/>
          <w:szCs w:val="24"/>
          <w:lang w:val="en-US" w:eastAsia="en-US"/>
        </w:rPr>
      </w:pPr>
      <w:bookmarkStart w:id="201" w:name="_Toc191322325"/>
      <w:r>
        <w:rPr>
          <w:rFonts w:eastAsia="Malgun Gothic" w:cs="Times New Roman"/>
          <w:bCs w:val="0"/>
          <w:szCs w:val="24"/>
          <w:lang w:val="en-US" w:eastAsia="en-US"/>
        </w:rPr>
        <w:t>Inspection</w:t>
      </w:r>
      <w:r w:rsidRPr="00E83179">
        <w:rPr>
          <w:rFonts w:eastAsia="Malgun Gothic" w:cs="Times New Roman"/>
          <w:bCs w:val="0"/>
          <w:szCs w:val="24"/>
          <w:lang w:val="en-US" w:eastAsia="en-US"/>
        </w:rPr>
        <w:t xml:space="preserve"> </w:t>
      </w:r>
      <w:r w:rsidR="00E03DFF">
        <w:rPr>
          <w:rFonts w:eastAsia="Malgun Gothic" w:cs="Times New Roman"/>
          <w:bCs w:val="0"/>
          <w:szCs w:val="24"/>
          <w:lang w:val="en-US" w:eastAsia="en-US"/>
        </w:rPr>
        <w:t>e</w:t>
      </w:r>
      <w:r w:rsidRPr="00E83179">
        <w:rPr>
          <w:rFonts w:eastAsia="Malgun Gothic" w:cs="Times New Roman"/>
          <w:bCs w:val="0"/>
          <w:szCs w:val="24"/>
          <w:lang w:val="en-US" w:eastAsia="en-US"/>
        </w:rPr>
        <w:t>ntit</w:t>
      </w:r>
      <w:r w:rsidR="009708AE">
        <w:rPr>
          <w:rFonts w:eastAsia="Malgun Gothic" w:cs="Times New Roman"/>
          <w:bCs w:val="0"/>
          <w:szCs w:val="24"/>
          <w:lang w:val="en-US" w:eastAsia="en-US"/>
        </w:rPr>
        <w:t>ies</w:t>
      </w:r>
      <w:bookmarkEnd w:id="201"/>
    </w:p>
    <w:p w14:paraId="4FEEF842" w14:textId="744B0683" w:rsidR="00C91671" w:rsidRDefault="0028680C" w:rsidP="00E83179">
      <w:pPr>
        <w:rPr>
          <w:ins w:id="202" w:author="Leonardo Campos &lt;Brazil&gt;" w:date="2025-02-24T19:53:00Z" w16du:dateUtc="2025-02-24T22:53:00Z"/>
          <w:i/>
          <w:iCs/>
          <w:lang w:val="en-US" w:eastAsia="en-US"/>
        </w:rPr>
      </w:pPr>
      <w:r w:rsidRPr="00BB354A">
        <w:rPr>
          <w:i/>
          <w:iCs/>
          <w:lang w:val="en-US" w:eastAsia="en-US"/>
        </w:rPr>
        <w:t>[TBD</w:t>
      </w:r>
      <w:r w:rsidR="00C266C9" w:rsidRPr="00BB354A">
        <w:rPr>
          <w:i/>
          <w:iCs/>
          <w:lang w:val="en-US" w:eastAsia="en-US"/>
        </w:rPr>
        <w:t xml:space="preserve"> - </w:t>
      </w:r>
      <w:r w:rsidRPr="00BB354A">
        <w:rPr>
          <w:i/>
          <w:iCs/>
          <w:lang w:val="en-US" w:eastAsia="en-US"/>
        </w:rPr>
        <w:t xml:space="preserve"> </w:t>
      </w:r>
      <w:r w:rsidR="00336DA0" w:rsidRPr="00BB354A">
        <w:rPr>
          <w:i/>
          <w:iCs/>
          <w:lang w:val="en-US" w:eastAsia="en-US"/>
        </w:rPr>
        <w:t>The existence of an entity responsible for carrying out market su</w:t>
      </w:r>
      <w:r w:rsidR="00E076EE" w:rsidRPr="00BB354A">
        <w:rPr>
          <w:i/>
          <w:iCs/>
          <w:lang w:val="en-US" w:eastAsia="en-US"/>
        </w:rPr>
        <w:t>rveillance</w:t>
      </w:r>
      <w:r w:rsidR="00336DA0" w:rsidRPr="00BB354A">
        <w:rPr>
          <w:i/>
          <w:iCs/>
          <w:lang w:val="en-US" w:eastAsia="en-US"/>
        </w:rPr>
        <w:t xml:space="preserve"> field activities is necessary. This entity is responsible for </w:t>
      </w:r>
      <w:r w:rsidR="008B1466" w:rsidRPr="00BB354A">
        <w:rPr>
          <w:i/>
          <w:iCs/>
          <w:lang w:val="en-US" w:eastAsia="en-US"/>
        </w:rPr>
        <w:t>in</w:t>
      </w:r>
      <w:r w:rsidR="003A006E" w:rsidRPr="00BB354A">
        <w:rPr>
          <w:i/>
          <w:iCs/>
          <w:lang w:val="en-US" w:eastAsia="en-US"/>
        </w:rPr>
        <w:t>s</w:t>
      </w:r>
      <w:r w:rsidR="008B1466" w:rsidRPr="00BB354A">
        <w:rPr>
          <w:i/>
          <w:iCs/>
          <w:lang w:val="en-US" w:eastAsia="en-US"/>
        </w:rPr>
        <w:t>pecti</w:t>
      </w:r>
      <w:r w:rsidR="003A006E" w:rsidRPr="00BB354A">
        <w:rPr>
          <w:i/>
          <w:iCs/>
          <w:lang w:val="en-US" w:eastAsia="en-US"/>
        </w:rPr>
        <w:t xml:space="preserve">ng or </w:t>
      </w:r>
      <w:r w:rsidR="00336DA0" w:rsidRPr="00BB354A">
        <w:rPr>
          <w:i/>
          <w:iCs/>
          <w:lang w:val="en-US" w:eastAsia="en-US"/>
        </w:rPr>
        <w:t>collecting the product on the market.</w:t>
      </w:r>
      <w:r w:rsidR="00B61893" w:rsidRPr="00BB354A">
        <w:rPr>
          <w:i/>
          <w:iCs/>
          <w:lang w:val="en-US" w:eastAsia="en-US"/>
        </w:rPr>
        <w:t xml:space="preserve"> Greater detail on the characteristics of these entities and their role in market surve</w:t>
      </w:r>
      <w:r w:rsidR="00163FA1" w:rsidRPr="00BB354A">
        <w:rPr>
          <w:i/>
          <w:iCs/>
          <w:lang w:val="en-US" w:eastAsia="en-US"/>
        </w:rPr>
        <w:t>illance</w:t>
      </w:r>
      <w:r w:rsidR="00B61893" w:rsidRPr="00BB354A">
        <w:rPr>
          <w:i/>
          <w:iCs/>
          <w:lang w:val="en-US" w:eastAsia="en-US"/>
        </w:rPr>
        <w:t xml:space="preserve"> will be provided in this item.</w:t>
      </w:r>
      <w:r w:rsidR="00C266C9" w:rsidRPr="00BB354A">
        <w:rPr>
          <w:i/>
          <w:iCs/>
          <w:lang w:val="en-US" w:eastAsia="en-US"/>
        </w:rPr>
        <w:t>]</w:t>
      </w:r>
    </w:p>
    <w:p w14:paraId="7E0B973A" w14:textId="77777777" w:rsidR="002C060C" w:rsidRPr="007B1C8D" w:rsidRDefault="002C060C" w:rsidP="002C060C">
      <w:pPr>
        <w:pStyle w:val="BodyText"/>
        <w:rPr>
          <w:ins w:id="203" w:author="Leonardo Campos &lt;Brazil&gt;" w:date="2025-02-24T19:53:00Z" w16du:dateUtc="2025-02-24T22:53:00Z"/>
          <w:lang w:val="en-US"/>
          <w:rPrChange w:id="204" w:author="Biren Karmakar" w:date="2024-12-29T18:33:00Z">
            <w:rPr>
              <w:ins w:id="205" w:author="Leonardo Campos &lt;Brazil&gt;" w:date="2025-02-24T19:53:00Z" w16du:dateUtc="2025-02-24T22:53:00Z"/>
              <w:i/>
            </w:rPr>
          </w:rPrChange>
        </w:rPr>
      </w:pPr>
      <w:commentRangeStart w:id="206"/>
      <w:commentRangeStart w:id="207"/>
      <w:commentRangeStart w:id="208"/>
      <w:ins w:id="209" w:author="Leonardo Campos &lt;Brazil&gt;" w:date="2025-02-24T19:53:00Z" w16du:dateUtc="2025-02-24T22:53:00Z">
        <w:r w:rsidRPr="007B1C8D">
          <w:rPr>
            <w:lang w:val="en-US"/>
            <w:rPrChange w:id="210" w:author="Biren Karmakar" w:date="2024-12-29T18:33:00Z">
              <w:rPr>
                <w:i/>
                <w:iCs/>
                <w:lang w:val="en-US"/>
              </w:rPr>
            </w:rPrChange>
          </w:rPr>
          <w:lastRenderedPageBreak/>
          <w:t xml:space="preserve">Role of inspection entities in combating counterfeit ICT equipment like </w:t>
        </w:r>
      </w:ins>
    </w:p>
    <w:p w14:paraId="1DB57DF7" w14:textId="77777777" w:rsidR="002C060C" w:rsidRPr="007B1C8D" w:rsidRDefault="002C060C" w:rsidP="002C060C">
      <w:pPr>
        <w:pStyle w:val="BodyText"/>
        <w:rPr>
          <w:ins w:id="211" w:author="Leonardo Campos &lt;Brazil&gt;" w:date="2025-02-24T19:53:00Z" w16du:dateUtc="2025-02-24T22:53:00Z"/>
          <w:lang w:val="en-US"/>
          <w:rPrChange w:id="212" w:author="Biren Karmakar" w:date="2024-12-29T18:33:00Z">
            <w:rPr>
              <w:ins w:id="213" w:author="Leonardo Campos &lt;Brazil&gt;" w:date="2025-02-24T19:53:00Z" w16du:dateUtc="2025-02-24T22:53:00Z"/>
              <w:i/>
            </w:rPr>
          </w:rPrChange>
        </w:rPr>
      </w:pPr>
      <w:ins w:id="214" w:author="Leonardo Campos &lt;Brazil&gt;" w:date="2025-02-24T19:53:00Z" w16du:dateUtc="2025-02-24T22:53:00Z">
        <w:r w:rsidRPr="007B1C8D">
          <w:rPr>
            <w:lang w:val="en-US"/>
            <w:rPrChange w:id="215" w:author="Biren Karmakar" w:date="2024-12-29T18:33:00Z">
              <w:rPr>
                <w:i/>
              </w:rPr>
            </w:rPrChange>
          </w:rPr>
          <w:t>Product Inspection and Verification - Inspection entities are responsible for physically inspecting telecommunications and ICT equipment to verify its authenticity, compliance with safety and quality standards, and adherence to regulatory certifications.</w:t>
        </w:r>
      </w:ins>
    </w:p>
    <w:p w14:paraId="56AE23CD" w14:textId="77777777" w:rsidR="002C060C" w:rsidRPr="007B1C8D" w:rsidRDefault="002C060C" w:rsidP="002C060C">
      <w:pPr>
        <w:pStyle w:val="BodyText"/>
        <w:rPr>
          <w:ins w:id="216" w:author="Leonardo Campos &lt;Brazil&gt;" w:date="2025-02-24T19:53:00Z" w16du:dateUtc="2025-02-24T22:53:00Z"/>
          <w:lang w:val="en-US"/>
          <w:rPrChange w:id="217" w:author="Biren Karmakar" w:date="2024-12-29T18:33:00Z">
            <w:rPr>
              <w:ins w:id="218" w:author="Leonardo Campos &lt;Brazil&gt;" w:date="2025-02-24T19:53:00Z" w16du:dateUtc="2025-02-24T22:53:00Z"/>
              <w:i/>
            </w:rPr>
          </w:rPrChange>
        </w:rPr>
      </w:pPr>
      <w:ins w:id="219" w:author="Leonardo Campos &lt;Brazil&gt;" w:date="2025-02-24T19:53:00Z" w16du:dateUtc="2025-02-24T22:53:00Z">
        <w:r w:rsidRPr="007B1C8D">
          <w:rPr>
            <w:lang w:val="en-US"/>
            <w:rPrChange w:id="220" w:author="Biren Karmakar" w:date="2024-12-29T18:33:00Z">
              <w:rPr>
                <w:i/>
              </w:rPr>
            </w:rPrChange>
          </w:rPr>
          <w:t>Identification of Counterfeit Products-</w:t>
        </w:r>
        <w:r w:rsidRPr="007B1C8D">
          <w:rPr>
            <w:lang w:val="en-US"/>
            <w:rPrChange w:id="221" w:author="Biren Karmakar" w:date="2024-12-29T18:33:00Z">
              <w:rPr/>
            </w:rPrChange>
          </w:rPr>
          <w:t xml:space="preserve"> </w:t>
        </w:r>
        <w:r w:rsidRPr="007B1C8D">
          <w:rPr>
            <w:lang w:val="en-US"/>
            <w:rPrChange w:id="222" w:author="Biren Karmakar" w:date="2024-12-29T18:33:00Z">
              <w:rPr>
                <w:i/>
              </w:rPr>
            </w:rPrChange>
          </w:rPr>
          <w:t>These entities are specifically trained to identify counterfeit products based on visual inspection, forensic analysis, and comparison with authentic products.</w:t>
        </w:r>
      </w:ins>
    </w:p>
    <w:p w14:paraId="71A05CB7" w14:textId="77777777" w:rsidR="002C060C" w:rsidRPr="007B1C8D" w:rsidRDefault="002C060C" w:rsidP="002C060C">
      <w:pPr>
        <w:pStyle w:val="BodyText"/>
        <w:rPr>
          <w:ins w:id="223" w:author="Leonardo Campos &lt;Brazil&gt;" w:date="2025-02-24T19:53:00Z" w16du:dateUtc="2025-02-24T22:53:00Z"/>
          <w:lang w:val="en-US"/>
          <w:rPrChange w:id="224" w:author="Biren Karmakar" w:date="2024-12-29T18:33:00Z">
            <w:rPr>
              <w:ins w:id="225" w:author="Leonardo Campos &lt;Brazil&gt;" w:date="2025-02-24T19:53:00Z" w16du:dateUtc="2025-02-24T22:53:00Z"/>
              <w:i/>
            </w:rPr>
          </w:rPrChange>
        </w:rPr>
      </w:pPr>
      <w:ins w:id="226" w:author="Leonardo Campos &lt;Brazil&gt;" w:date="2025-02-24T19:53:00Z" w16du:dateUtc="2025-02-24T22:53:00Z">
        <w:r w:rsidRPr="007B1C8D">
          <w:rPr>
            <w:lang w:val="en-US"/>
            <w:rPrChange w:id="227" w:author="Biren Karmakar" w:date="2024-12-29T18:33:00Z">
              <w:rPr>
                <w:i/>
              </w:rPr>
            </w:rPrChange>
          </w:rPr>
          <w:t>Random Sampling and Market Monitoring-</w:t>
        </w:r>
        <w:r w:rsidRPr="007B1C8D">
          <w:rPr>
            <w:lang w:val="en-US"/>
            <w:rPrChange w:id="228" w:author="Biren Karmakar" w:date="2024-12-29T18:33:00Z">
              <w:rPr/>
            </w:rPrChange>
          </w:rPr>
          <w:t xml:space="preserve"> </w:t>
        </w:r>
        <w:r w:rsidRPr="007B1C8D">
          <w:rPr>
            <w:lang w:val="en-US"/>
            <w:rPrChange w:id="229" w:author="Biren Karmakar" w:date="2024-12-29T18:33:00Z">
              <w:rPr>
                <w:i/>
              </w:rPr>
            </w:rPrChange>
          </w:rPr>
          <w:t>Inspection entities may conduct random sampling of products from various retail, wholesale, or online marketplaces to detect counterfeit products.</w:t>
        </w:r>
      </w:ins>
    </w:p>
    <w:p w14:paraId="1D66CAFB" w14:textId="3011D23E" w:rsidR="003772F3" w:rsidRDefault="002C060C" w:rsidP="002C060C">
      <w:pPr>
        <w:rPr>
          <w:ins w:id="230" w:author="Leonardo Campos &lt;Brazil&gt;" w:date="2025-02-24T20:13:00Z" w16du:dateUtc="2025-02-24T23:13:00Z"/>
          <w:lang w:val="en-US"/>
        </w:rPr>
      </w:pPr>
      <w:ins w:id="231" w:author="Leonardo Campos &lt;Brazil&gt;" w:date="2025-02-24T19:53:00Z" w16du:dateUtc="2025-02-24T22:53:00Z">
        <w:r w:rsidRPr="007B1C8D">
          <w:rPr>
            <w:lang w:val="en-US"/>
            <w:rPrChange w:id="232" w:author="Biren Karmakar" w:date="2024-12-29T18:33:00Z">
              <w:rPr>
                <w:i/>
              </w:rPr>
            </w:rPrChange>
          </w:rPr>
          <w:t>Ensuring Compliance with Intellectual Property (IP) Laws-</w:t>
        </w:r>
        <w:r w:rsidRPr="007B1C8D">
          <w:rPr>
            <w:lang w:val="en-US"/>
            <w:rPrChange w:id="233" w:author="Biren Karmakar" w:date="2024-12-29T18:33:00Z">
              <w:rPr/>
            </w:rPrChange>
          </w:rPr>
          <w:t xml:space="preserve"> </w:t>
        </w:r>
        <w:r w:rsidRPr="007B1C8D">
          <w:rPr>
            <w:lang w:val="en-US"/>
            <w:rPrChange w:id="234" w:author="Biren Karmakar" w:date="2024-12-29T18:33:00Z">
              <w:rPr>
                <w:i/>
              </w:rPr>
            </w:rPrChange>
          </w:rPr>
          <w:t>Inspection entities play a vital role in ensuring that products in the market do not infringe upon intellectual property (IP) laws, such as trademarks, patents, and copyrights. Counterfeit telecommunications and ICT products.</w:t>
        </w:r>
      </w:ins>
      <w:commentRangeEnd w:id="206"/>
      <w:ins w:id="235" w:author="Leonardo Campos &lt;Brazil&gt;" w:date="2025-02-24T20:08:00Z" w16du:dateUtc="2025-02-24T23:08:00Z">
        <w:r w:rsidR="0040394E">
          <w:rPr>
            <w:rStyle w:val="CommentReference"/>
          </w:rPr>
          <w:commentReference w:id="206"/>
        </w:r>
      </w:ins>
      <w:commentRangeEnd w:id="207"/>
      <w:r w:rsidR="00671586">
        <w:rPr>
          <w:rStyle w:val="CommentReference"/>
        </w:rPr>
        <w:commentReference w:id="207"/>
      </w:r>
      <w:commentRangeEnd w:id="208"/>
      <w:r w:rsidR="00671586">
        <w:rPr>
          <w:rStyle w:val="CommentReference"/>
        </w:rPr>
        <w:commentReference w:id="208"/>
      </w:r>
    </w:p>
    <w:p w14:paraId="66AFC181" w14:textId="77777777" w:rsidR="00160359" w:rsidRPr="00A94B60" w:rsidRDefault="00160359" w:rsidP="00160359">
      <w:pPr>
        <w:rPr>
          <w:ins w:id="236" w:author="Leonardo Campos &lt;Brazil&gt;" w:date="2025-02-24T20:13:00Z" w16du:dateUtc="2025-02-24T23:13:00Z"/>
          <w:lang w:val="en-US" w:eastAsia="en-US"/>
        </w:rPr>
      </w:pPr>
      <w:commentRangeStart w:id="237"/>
      <w:ins w:id="238" w:author="Leonardo Campos &lt;Brazil&gt;" w:date="2025-02-24T20:13:00Z" w16du:dateUtc="2025-02-24T23:13:00Z">
        <w:r w:rsidRPr="00A94B60">
          <w:rPr>
            <w:lang w:val="en-US" w:eastAsia="en-US"/>
          </w:rPr>
          <w:t xml:space="preserve">The existence of an entity responsible for carrying out field market surveillance activities is required. This entity is responsible for taking product samples from the market, checking that the products are authorized and approved by the administration and for making them available to testing laboratories where </w:t>
        </w:r>
        <w:r>
          <w:rPr>
            <w:lang w:val="en-US" w:eastAsia="en-US"/>
          </w:rPr>
          <w:t xml:space="preserve">any </w:t>
        </w:r>
        <w:r w:rsidRPr="00A94B60">
          <w:rPr>
            <w:lang w:val="en-US" w:eastAsia="en-US"/>
          </w:rPr>
          <w:t xml:space="preserve">necessary </w:t>
        </w:r>
        <w:r>
          <w:rPr>
            <w:lang w:val="en-US" w:eastAsia="en-US"/>
          </w:rPr>
          <w:t>technical assessment</w:t>
        </w:r>
        <w:r w:rsidRPr="00A94B60">
          <w:rPr>
            <w:lang w:val="en-US" w:eastAsia="en-US"/>
          </w:rPr>
          <w:t xml:space="preserve"> </w:t>
        </w:r>
        <w:r>
          <w:rPr>
            <w:lang w:val="en-US" w:eastAsia="en-US"/>
          </w:rPr>
          <w:t>should be done.</w:t>
        </w:r>
      </w:ins>
    </w:p>
    <w:p w14:paraId="521D728D" w14:textId="31EAFD76" w:rsidR="00160359" w:rsidRPr="003772F3" w:rsidRDefault="00160359" w:rsidP="002C060C">
      <w:pPr>
        <w:rPr>
          <w:lang w:val="en-US" w:eastAsia="en-US"/>
          <w:rPrChange w:id="239" w:author="Leonardo Campos &lt;Brazil&gt;" w:date="2025-02-24T19:53:00Z" w16du:dateUtc="2025-02-24T22:53:00Z">
            <w:rPr>
              <w:i/>
              <w:iCs/>
              <w:lang w:val="en-US" w:eastAsia="en-US"/>
            </w:rPr>
          </w:rPrChange>
        </w:rPr>
      </w:pPr>
      <w:ins w:id="240" w:author="Leonardo Campos &lt;Brazil&gt;" w:date="2025-02-24T20:13:00Z" w16du:dateUtc="2025-02-24T23:13:00Z">
        <w:r w:rsidRPr="00A94B60">
          <w:rPr>
            <w:lang w:val="en-US" w:eastAsia="en-US"/>
          </w:rPr>
          <w:t xml:space="preserve">The </w:t>
        </w:r>
        <w:r>
          <w:rPr>
            <w:lang w:val="en-US" w:eastAsia="en-US"/>
          </w:rPr>
          <w:t>I</w:t>
        </w:r>
        <w:r w:rsidRPr="00A94B60">
          <w:rPr>
            <w:lang w:val="en-US" w:eastAsia="en-US"/>
          </w:rPr>
          <w:t xml:space="preserve">nspection entity should be part of the structure of a coordinating entity. If it is not possible for the inspection entity to be part of the coordinating entity, it is expected to be an entity designated by the coordinating entity. </w:t>
        </w:r>
      </w:ins>
      <w:commentRangeEnd w:id="237"/>
      <w:ins w:id="241" w:author="Leonardo Campos &lt;Brazil&gt;" w:date="2025-02-24T20:46:00Z" w16du:dateUtc="2025-02-24T23:46:00Z">
        <w:r w:rsidR="003279FE">
          <w:rPr>
            <w:rStyle w:val="CommentReference"/>
          </w:rPr>
          <w:commentReference w:id="237"/>
        </w:r>
      </w:ins>
    </w:p>
    <w:p w14:paraId="306EA219" w14:textId="13D6F6FC" w:rsidR="00E83179" w:rsidRDefault="00E83179" w:rsidP="00E83179">
      <w:pPr>
        <w:pStyle w:val="Heading2"/>
        <w:numPr>
          <w:ilvl w:val="1"/>
          <w:numId w:val="14"/>
        </w:numPr>
        <w:rPr>
          <w:rFonts w:eastAsia="Malgun Gothic" w:cs="Times New Roman"/>
          <w:bCs w:val="0"/>
          <w:szCs w:val="24"/>
          <w:lang w:val="en-US" w:eastAsia="en-US"/>
        </w:rPr>
      </w:pPr>
      <w:bookmarkStart w:id="242" w:name="_Toc191322326"/>
      <w:r>
        <w:rPr>
          <w:rFonts w:eastAsia="Malgun Gothic" w:cs="Times New Roman"/>
          <w:bCs w:val="0"/>
          <w:szCs w:val="24"/>
          <w:lang w:val="en-US" w:eastAsia="en-US"/>
        </w:rPr>
        <w:t>Designated</w:t>
      </w:r>
      <w:r w:rsidRPr="00E83179">
        <w:rPr>
          <w:rFonts w:eastAsia="Malgun Gothic" w:cs="Times New Roman"/>
          <w:bCs w:val="0"/>
          <w:szCs w:val="24"/>
          <w:lang w:val="en-US" w:eastAsia="en-US"/>
        </w:rPr>
        <w:t xml:space="preserve"> </w:t>
      </w:r>
      <w:r w:rsidR="00587100">
        <w:rPr>
          <w:rFonts w:eastAsia="Malgun Gothic" w:cs="Times New Roman"/>
          <w:bCs w:val="0"/>
          <w:szCs w:val="24"/>
          <w:lang w:val="en-US" w:eastAsia="en-US"/>
        </w:rPr>
        <w:t>e</w:t>
      </w:r>
      <w:r w:rsidRPr="00E83179">
        <w:rPr>
          <w:rFonts w:eastAsia="Malgun Gothic" w:cs="Times New Roman"/>
          <w:bCs w:val="0"/>
          <w:szCs w:val="24"/>
          <w:lang w:val="en-US" w:eastAsia="en-US"/>
        </w:rPr>
        <w:t>ntit</w:t>
      </w:r>
      <w:r w:rsidR="00587100">
        <w:rPr>
          <w:rFonts w:eastAsia="Malgun Gothic" w:cs="Times New Roman"/>
          <w:bCs w:val="0"/>
          <w:szCs w:val="24"/>
          <w:lang w:val="en-US" w:eastAsia="en-US"/>
        </w:rPr>
        <w:t>ies</w:t>
      </w:r>
      <w:bookmarkEnd w:id="242"/>
    </w:p>
    <w:p w14:paraId="19C236E5" w14:textId="0D92ED2E" w:rsidR="002E1293" w:rsidRDefault="00336DA0" w:rsidP="00854D43">
      <w:pPr>
        <w:rPr>
          <w:ins w:id="243" w:author="Leonardo Campos &lt;Brazil&gt;" w:date="2025-02-24T19:59:00Z" w16du:dateUtc="2025-02-24T22:59:00Z"/>
          <w:i/>
          <w:iCs/>
          <w:lang w:val="en-US" w:eastAsia="en-US"/>
        </w:rPr>
      </w:pPr>
      <w:r w:rsidRPr="00BB354A">
        <w:rPr>
          <w:i/>
          <w:iCs/>
          <w:lang w:val="en-US" w:eastAsia="en-US"/>
        </w:rPr>
        <w:t>[TBD</w:t>
      </w:r>
      <w:r w:rsidR="00C266C9" w:rsidRPr="00BB354A">
        <w:rPr>
          <w:i/>
          <w:iCs/>
          <w:lang w:val="en-US" w:eastAsia="en-US"/>
        </w:rPr>
        <w:t xml:space="preserve"> - </w:t>
      </w:r>
      <w:r w:rsidRPr="00BB354A">
        <w:rPr>
          <w:i/>
          <w:iCs/>
          <w:lang w:val="en-US" w:eastAsia="en-US"/>
        </w:rPr>
        <w:t xml:space="preserve"> </w:t>
      </w:r>
      <w:r w:rsidR="002E1293" w:rsidRPr="00BB354A">
        <w:rPr>
          <w:i/>
          <w:iCs/>
          <w:lang w:val="en-US" w:eastAsia="en-US"/>
        </w:rPr>
        <w:t>When the coordinating entity does not have the capacity to operate the entire market surveilla</w:t>
      </w:r>
      <w:r w:rsidR="0085106F" w:rsidRPr="00BB354A">
        <w:rPr>
          <w:i/>
          <w:iCs/>
          <w:lang w:val="en-US" w:eastAsia="en-US"/>
        </w:rPr>
        <w:t>n</w:t>
      </w:r>
      <w:r w:rsidR="002E1293" w:rsidRPr="00BB354A">
        <w:rPr>
          <w:i/>
          <w:iCs/>
          <w:lang w:val="en-US" w:eastAsia="en-US"/>
        </w:rPr>
        <w:t xml:space="preserve">ce program </w:t>
      </w:r>
      <w:r w:rsidR="0085106F" w:rsidRPr="00BB354A">
        <w:rPr>
          <w:i/>
          <w:iCs/>
          <w:lang w:val="en-US" w:eastAsia="en-US"/>
        </w:rPr>
        <w:t>by itself</w:t>
      </w:r>
      <w:r w:rsidR="002E1293" w:rsidRPr="00BB354A">
        <w:rPr>
          <w:i/>
          <w:iCs/>
          <w:lang w:val="en-US" w:eastAsia="en-US"/>
        </w:rPr>
        <w:t>, it may be necessary to establish entities designated by the coordinator to carry out</w:t>
      </w:r>
      <w:r w:rsidR="00000B46" w:rsidRPr="00BB354A">
        <w:rPr>
          <w:i/>
          <w:iCs/>
          <w:lang w:val="en-US" w:eastAsia="en-US"/>
        </w:rPr>
        <w:t xml:space="preserve"> some</w:t>
      </w:r>
      <w:r w:rsidR="002E1293" w:rsidRPr="00BB354A">
        <w:rPr>
          <w:i/>
          <w:iCs/>
          <w:lang w:val="en-US" w:eastAsia="en-US"/>
        </w:rPr>
        <w:t xml:space="preserve"> program activities. This designation may occur at different levels, depending on the administrative, </w:t>
      </w:r>
      <w:r w:rsidR="00066172" w:rsidRPr="00BB354A">
        <w:rPr>
          <w:i/>
          <w:iCs/>
          <w:lang w:val="en-US" w:eastAsia="en-US"/>
        </w:rPr>
        <w:t>technical,</w:t>
      </w:r>
      <w:r w:rsidR="002E1293" w:rsidRPr="00BB354A">
        <w:rPr>
          <w:i/>
          <w:iCs/>
          <w:lang w:val="en-US" w:eastAsia="en-US"/>
        </w:rPr>
        <w:t xml:space="preserve"> and operational capacity that the coordinating entity has to conduct the market supervision program.</w:t>
      </w:r>
      <w:r w:rsidR="00E52B5D" w:rsidRPr="00BB354A">
        <w:rPr>
          <w:i/>
          <w:iCs/>
          <w:lang w:val="en-US" w:eastAsia="en-US"/>
        </w:rPr>
        <w:t xml:space="preserve"> This item will contain further clarification on the conditions and different levels for the designation.</w:t>
      </w:r>
      <w:r w:rsidR="00C266C9" w:rsidRPr="00BB354A">
        <w:rPr>
          <w:i/>
          <w:iCs/>
          <w:lang w:val="en-US" w:eastAsia="en-US"/>
        </w:rPr>
        <w:t>]</w:t>
      </w:r>
    </w:p>
    <w:p w14:paraId="19885F04" w14:textId="6BFF1DDE" w:rsidR="003A3C92" w:rsidRPr="003A3C92" w:rsidRDefault="003A3C92">
      <w:pPr>
        <w:pStyle w:val="BodyText"/>
        <w:rPr>
          <w:iCs/>
          <w:lang w:val="en-US"/>
          <w:rPrChange w:id="244" w:author="Leonardo Campos &lt;Brazil&gt;" w:date="2025-02-24T19:59:00Z" w16du:dateUtc="2025-02-24T22:59:00Z">
            <w:rPr>
              <w:i/>
              <w:iCs/>
              <w:lang w:val="en-US" w:eastAsia="en-US"/>
            </w:rPr>
          </w:rPrChange>
        </w:rPr>
        <w:pPrChange w:id="245" w:author="Leonardo Campos &lt;Brazil&gt;" w:date="2025-02-24T19:59:00Z" w16du:dateUtc="2025-02-24T22:59:00Z">
          <w:pPr/>
        </w:pPrChange>
      </w:pPr>
      <w:commentRangeStart w:id="246"/>
      <w:commentRangeStart w:id="247"/>
      <w:ins w:id="248" w:author="Leonardo Campos &lt;Brazil&gt;" w:date="2025-02-24T19:59:00Z" w16du:dateUtc="2025-02-24T22:59:00Z">
        <w:r w:rsidRPr="007B1C8D">
          <w:rPr>
            <w:iCs/>
            <w:rPrChange w:id="249" w:author="Biren Karmakar" w:date="2024-12-29T18:33:00Z">
              <w:rPr>
                <w:i/>
              </w:rPr>
            </w:rPrChange>
          </w:rPr>
          <w:t>Designated entities are responsible for regulatory oversight, market surveillance, product testing, enforcement, and fostering industry-wide collaboration. Through their coordinated efforts with law enforcement, customs, industry stakeholders, and the public, these entities ensure that counterfeit products are identified and removed from the market, protecting consumers, businesses, and the integrity of ICT infrastructure, designated entities help reduce the risks posed by counterfeit telecommunications equipment and contribute to the long-term sustainability of the ICT industry.</w:t>
        </w:r>
      </w:ins>
      <w:commentRangeEnd w:id="246"/>
      <w:ins w:id="250" w:author="Leonardo Campos &lt;Brazil&gt;" w:date="2025-02-24T20:08:00Z" w16du:dateUtc="2025-02-24T23:08:00Z">
        <w:r w:rsidR="0040394E">
          <w:rPr>
            <w:rStyle w:val="CommentReference"/>
          </w:rPr>
          <w:commentReference w:id="246"/>
        </w:r>
      </w:ins>
    </w:p>
    <w:p w14:paraId="744A0265" w14:textId="2AC12425" w:rsidR="00A80266" w:rsidRDefault="00C70139" w:rsidP="00A80266">
      <w:pPr>
        <w:pStyle w:val="Heading2"/>
        <w:numPr>
          <w:ilvl w:val="1"/>
          <w:numId w:val="14"/>
        </w:numPr>
        <w:rPr>
          <w:rFonts w:eastAsia="Malgun Gothic" w:cs="Times New Roman"/>
          <w:bCs w:val="0"/>
          <w:szCs w:val="24"/>
          <w:lang w:val="en-US" w:eastAsia="en-US"/>
        </w:rPr>
      </w:pPr>
      <w:bookmarkStart w:id="251" w:name="_Toc191322327"/>
      <w:r>
        <w:rPr>
          <w:rFonts w:eastAsia="Malgun Gothic" w:cs="Times New Roman"/>
          <w:bCs w:val="0"/>
          <w:szCs w:val="24"/>
          <w:lang w:val="en-US" w:eastAsia="en-US"/>
        </w:rPr>
        <w:t>Manufacturer</w:t>
      </w:r>
      <w:bookmarkEnd w:id="251"/>
    </w:p>
    <w:p w14:paraId="4F27DACF" w14:textId="77777777" w:rsidR="00C266C9" w:rsidRDefault="00C266C9" w:rsidP="00C266C9">
      <w:pPr>
        <w:rPr>
          <w:ins w:id="252" w:author="Leonardo Campos &lt;Brazil&gt;" w:date="2025-02-24T19:59:00Z" w16du:dateUtc="2025-02-24T22:59:00Z"/>
          <w:i/>
          <w:iCs/>
          <w:lang w:val="en-US" w:eastAsia="en-US"/>
        </w:rPr>
      </w:pPr>
      <w:r w:rsidRPr="001317F3">
        <w:rPr>
          <w:i/>
          <w:iCs/>
          <w:lang w:val="en-US" w:eastAsia="en-US"/>
        </w:rPr>
        <w:t>[TBD - More details will be provided in future versions of the document.]</w:t>
      </w:r>
    </w:p>
    <w:p w14:paraId="120680D8" w14:textId="37B8D6F1" w:rsidR="00D57BBD" w:rsidDel="008D2C5B" w:rsidRDefault="008B2E93" w:rsidP="00D57BBD">
      <w:pPr>
        <w:pStyle w:val="BodyText"/>
        <w:rPr>
          <w:del w:id="253" w:author="Leonardo Campos &lt;Brazil&gt;" w:date="2025-02-24T20:00:00Z" w16du:dateUtc="2025-02-24T23:00:00Z"/>
          <w:iCs/>
        </w:rPr>
      </w:pPr>
      <w:commentRangeStart w:id="254"/>
      <w:ins w:id="255" w:author="Leonardo Campos &lt;Brazil&gt;" w:date="2025-02-24T20:00:00Z" w16du:dateUtc="2025-02-24T23:00:00Z">
        <w:r w:rsidRPr="007B1C8D">
          <w:rPr>
            <w:iCs/>
            <w:rPrChange w:id="256" w:author="Biren Karmakar" w:date="2024-12-29T18:33:00Z">
              <w:rPr>
                <w:i/>
              </w:rPr>
            </w:rPrChange>
          </w:rPr>
          <w:t xml:space="preserve">Manufacturers are essential for ensuring product authenticity, securing their supply chains, protecting intellectual property, and supporting industry-wide anti-counterfeiting efforts. By embedding anti-counterfeit technologies, collaborating with regulators, engaging in market surveillance, educating consumers, and investing in new solutions, manufacturers contribute significantly to minimizing the prevalence of counterfeit goods in the market. </w:t>
        </w:r>
      </w:ins>
      <w:commentRangeEnd w:id="254"/>
      <w:ins w:id="257" w:author="Leonardo Campos &lt;Brazil&gt;" w:date="2025-02-24T20:08:00Z" w16du:dateUtc="2025-02-24T23:08:00Z">
        <w:r w:rsidR="0040394E">
          <w:rPr>
            <w:rStyle w:val="CommentReference"/>
          </w:rPr>
          <w:commentReference w:id="254"/>
        </w:r>
      </w:ins>
      <w:commentRangeEnd w:id="247"/>
      <w:r w:rsidR="00C84F57">
        <w:rPr>
          <w:rStyle w:val="CommentReference"/>
        </w:rPr>
        <w:commentReference w:id="247"/>
      </w:r>
    </w:p>
    <w:p w14:paraId="5D467C15" w14:textId="77777777" w:rsidR="00D5175A" w:rsidRDefault="00D5175A" w:rsidP="00D5175A">
      <w:pPr>
        <w:rPr>
          <w:ins w:id="258" w:author="Leonardo Campos &lt;Brazil&gt;" w:date="2025-02-24T20:27:00Z" w16du:dateUtc="2025-02-24T23:27:00Z"/>
          <w:color w:val="00B050"/>
          <w:lang w:val="en-US" w:eastAsia="en-US"/>
        </w:rPr>
      </w:pPr>
      <w:commentRangeStart w:id="259"/>
      <w:ins w:id="260" w:author="Leonardo Campos &lt;Brazil&gt;" w:date="2025-02-24T20:27:00Z" w16du:dateUtc="2025-02-24T23:27:00Z">
        <w:r w:rsidRPr="00EA050A">
          <w:rPr>
            <w:color w:val="00B050"/>
            <w:lang w:val="en-US" w:eastAsia="en-US"/>
          </w:rPr>
          <w:t>The manufacturer holds the technical design of the product or a license for its use and is responsible for integrating the various hardware and software modules that make up the telecommunications product.</w:t>
        </w:r>
      </w:ins>
    </w:p>
    <w:p w14:paraId="741306F8" w14:textId="77777777" w:rsidR="00D5175A" w:rsidRPr="00EA050A" w:rsidRDefault="00D5175A" w:rsidP="00D5175A">
      <w:pPr>
        <w:rPr>
          <w:ins w:id="261" w:author="Leonardo Campos &lt;Brazil&gt;" w:date="2025-02-24T20:27:00Z" w16du:dateUtc="2025-02-24T23:27:00Z"/>
          <w:color w:val="00B050"/>
          <w:lang w:val="en-US" w:eastAsia="en-US"/>
        </w:rPr>
      </w:pPr>
      <w:ins w:id="262" w:author="Leonardo Campos &lt;Brazil&gt;" w:date="2025-02-24T20:27:00Z" w16du:dateUtc="2025-02-24T23:27:00Z">
        <w:r w:rsidRPr="00B77801">
          <w:rPr>
            <w:color w:val="00B050"/>
            <w:lang w:val="en-US" w:eastAsia="en-US"/>
          </w:rPr>
          <w:t xml:space="preserve">The manufacturer of authorized products can also provide other technical information to support market surveillance activities aiming </w:t>
        </w:r>
        <w:r>
          <w:rPr>
            <w:color w:val="00B050"/>
            <w:lang w:val="en-US" w:eastAsia="en-US"/>
          </w:rPr>
          <w:t xml:space="preserve">to </w:t>
        </w:r>
        <w:r w:rsidRPr="00B77801">
          <w:rPr>
            <w:color w:val="00B050"/>
            <w:lang w:val="en-US" w:eastAsia="en-US"/>
          </w:rPr>
          <w:t>identify non-genuine and tampered products.</w:t>
        </w:r>
      </w:ins>
      <w:commentRangeEnd w:id="259"/>
      <w:ins w:id="263" w:author="Leonardo Campos &lt;Brazil&gt;" w:date="2025-02-24T20:46:00Z" w16du:dateUtc="2025-02-24T23:46:00Z">
        <w:r w:rsidR="003279FE">
          <w:rPr>
            <w:rStyle w:val="CommentReference"/>
          </w:rPr>
          <w:commentReference w:id="259"/>
        </w:r>
      </w:ins>
    </w:p>
    <w:p w14:paraId="390E370D" w14:textId="77777777" w:rsidR="008D2C5B" w:rsidRPr="00D5175A" w:rsidRDefault="008D2C5B">
      <w:pPr>
        <w:pStyle w:val="BodyText"/>
        <w:rPr>
          <w:ins w:id="264" w:author="Leonardo Campos &lt;Brazil&gt;" w:date="2025-02-24T20:27:00Z" w16du:dateUtc="2025-02-24T23:27:00Z"/>
          <w:lang w:val="en-US"/>
          <w:rPrChange w:id="265" w:author="Leonardo Campos &lt;Brazil&gt;" w:date="2025-02-24T20:27:00Z" w16du:dateUtc="2025-02-24T23:27:00Z">
            <w:rPr>
              <w:ins w:id="266" w:author="Leonardo Campos &lt;Brazil&gt;" w:date="2025-02-24T20:27:00Z" w16du:dateUtc="2025-02-24T23:27:00Z"/>
              <w:i/>
              <w:iCs/>
              <w:lang w:val="en-US" w:eastAsia="en-US"/>
            </w:rPr>
          </w:rPrChange>
        </w:rPr>
        <w:pPrChange w:id="267" w:author="Leonardo Campos &lt;Brazil&gt;" w:date="2025-02-24T19:59:00Z" w16du:dateUtc="2025-02-24T22:59:00Z">
          <w:pPr/>
        </w:pPrChange>
      </w:pPr>
    </w:p>
    <w:p w14:paraId="4AC0B8DD" w14:textId="1F19B1F7" w:rsidR="00C70139" w:rsidRDefault="00C70139" w:rsidP="00C70139">
      <w:pPr>
        <w:pStyle w:val="Heading2"/>
        <w:numPr>
          <w:ilvl w:val="1"/>
          <w:numId w:val="14"/>
        </w:numPr>
        <w:rPr>
          <w:rFonts w:eastAsia="Malgun Gothic" w:cs="Times New Roman"/>
          <w:bCs w:val="0"/>
          <w:szCs w:val="24"/>
          <w:lang w:val="en-US" w:eastAsia="en-US"/>
        </w:rPr>
      </w:pPr>
      <w:bookmarkStart w:id="268" w:name="_Toc191322328"/>
      <w:r>
        <w:rPr>
          <w:rFonts w:eastAsia="Malgun Gothic" w:cs="Times New Roman"/>
          <w:bCs w:val="0"/>
          <w:szCs w:val="24"/>
          <w:lang w:val="en-US" w:eastAsia="en-US"/>
        </w:rPr>
        <w:lastRenderedPageBreak/>
        <w:t xml:space="preserve">Product </w:t>
      </w:r>
      <w:r w:rsidR="00587100">
        <w:rPr>
          <w:rFonts w:eastAsia="Malgun Gothic" w:cs="Times New Roman"/>
          <w:bCs w:val="0"/>
          <w:szCs w:val="24"/>
          <w:lang w:val="en-US" w:eastAsia="en-US"/>
        </w:rPr>
        <w:t>s</w:t>
      </w:r>
      <w:r>
        <w:rPr>
          <w:rFonts w:eastAsia="Malgun Gothic" w:cs="Times New Roman"/>
          <w:bCs w:val="0"/>
          <w:szCs w:val="24"/>
          <w:lang w:val="en-US" w:eastAsia="en-US"/>
        </w:rPr>
        <w:t>upplier</w:t>
      </w:r>
      <w:bookmarkEnd w:id="268"/>
    </w:p>
    <w:p w14:paraId="3A7065CF" w14:textId="77777777" w:rsidR="00C266C9" w:rsidRPr="001317F3" w:rsidRDefault="00C266C9" w:rsidP="00C266C9">
      <w:pPr>
        <w:rPr>
          <w:i/>
          <w:iCs/>
          <w:lang w:val="en-US" w:eastAsia="en-US"/>
        </w:rPr>
      </w:pPr>
      <w:r w:rsidRPr="001317F3">
        <w:rPr>
          <w:i/>
          <w:iCs/>
          <w:lang w:val="en-US" w:eastAsia="en-US"/>
        </w:rPr>
        <w:t>[TBD - More details will be provided in future versions of the document.]</w:t>
      </w:r>
    </w:p>
    <w:p w14:paraId="3A311762" w14:textId="77777777" w:rsidR="000D1193" w:rsidRDefault="006C3664" w:rsidP="00CD379D">
      <w:pPr>
        <w:pStyle w:val="BodyText"/>
        <w:rPr>
          <w:ins w:id="269" w:author="Leonardo Campos &lt;Brazil&gt;" w:date="2025-02-24T20:28:00Z" w16du:dateUtc="2025-02-24T23:28:00Z"/>
          <w:lang w:val="en-US"/>
        </w:rPr>
      </w:pPr>
      <w:commentRangeStart w:id="270"/>
      <w:ins w:id="271" w:author="Leonardo Campos &lt;Brazil&gt;" w:date="2025-02-24T20:00:00Z" w16du:dateUtc="2025-02-24T23:00:00Z">
        <w:r w:rsidRPr="007B1C8D">
          <w:rPr>
            <w:lang w:val="en-US"/>
            <w:rPrChange w:id="272" w:author="Biren Karmakar" w:date="2024-12-29T18:34:00Z">
              <w:rPr>
                <w:i/>
                <w:iCs/>
                <w:lang w:val="en-US"/>
              </w:rPr>
            </w:rPrChange>
          </w:rPr>
          <w:t>Product suppliers are ensuring the authenticity of products, securing the supply chain, educating stakeholders, and collaborating with manufacturers, regulatory bodies, and law enforcement. By actively engaging in anti-counterfeit practices, monitoring distribution channels, and providing tools for product verification, suppliers help protect both consumers and the integrity of the telecommunications and ICT industries from the damaging effects of counterfeit products.</w:t>
        </w:r>
      </w:ins>
    </w:p>
    <w:p w14:paraId="2C6C30BE" w14:textId="77777777" w:rsidR="000D1193" w:rsidRDefault="000D1193" w:rsidP="000D1193">
      <w:pPr>
        <w:rPr>
          <w:ins w:id="273" w:author="Leonardo Campos &lt;Brazil&gt;" w:date="2025-02-24T20:28:00Z" w16du:dateUtc="2025-02-24T23:28:00Z"/>
          <w:color w:val="00B050"/>
          <w:lang w:val="en-US" w:eastAsia="en-US"/>
        </w:rPr>
      </w:pPr>
      <w:ins w:id="274" w:author="Leonardo Campos &lt;Brazil&gt;" w:date="2025-02-24T20:28:00Z" w16du:dateUtc="2025-02-24T23:28:00Z">
        <w:r w:rsidRPr="00F25DC9">
          <w:rPr>
            <w:color w:val="00B050"/>
            <w:lang w:val="en-US" w:eastAsia="en-US"/>
          </w:rPr>
          <w:t>The product supplier is responsible for its introduction to the consumer market. This may be the national manufacturer of the product itself or a national representative of a foreign manufacturer in the case of imported product.</w:t>
        </w:r>
      </w:ins>
    </w:p>
    <w:p w14:paraId="41C27816" w14:textId="473C1763" w:rsidR="004D3326" w:rsidRPr="00CD379D" w:rsidRDefault="000D1193">
      <w:pPr>
        <w:pStyle w:val="BodyText"/>
        <w:rPr>
          <w:rPrChange w:id="275" w:author="Leonardo Campos &lt;Brazil&gt;" w:date="2025-02-24T20:01:00Z" w16du:dateUtc="2025-02-24T23:01:00Z">
            <w:rPr>
              <w:rFonts w:eastAsia="SimSun"/>
              <w:color w:val="A6A6A6" w:themeColor="background1" w:themeShade="A6"/>
              <w:lang w:val="en-US"/>
            </w:rPr>
          </w:rPrChange>
        </w:rPr>
        <w:pPrChange w:id="276" w:author="Leonardo Campos &lt;Brazil&gt;" w:date="2025-02-24T20:01:00Z" w16du:dateUtc="2025-02-24T23:01:00Z">
          <w:pPr/>
        </w:pPrChange>
      </w:pPr>
      <w:ins w:id="277" w:author="Leonardo Campos &lt;Brazil&gt;" w:date="2025-02-24T20:28:00Z" w16du:dateUtc="2025-02-24T23:28:00Z">
        <w:r>
          <w:rPr>
            <w:color w:val="00B050"/>
            <w:lang w:val="en-US" w:eastAsia="en-US"/>
          </w:rPr>
          <w:t xml:space="preserve">In order to ensure </w:t>
        </w:r>
        <w:r w:rsidR="00307A1A">
          <w:rPr>
            <w:color w:val="00B050"/>
            <w:lang w:val="en-US" w:eastAsia="en-US"/>
          </w:rPr>
          <w:t>effectiveness</w:t>
        </w:r>
        <w:r>
          <w:rPr>
            <w:color w:val="00B050"/>
            <w:lang w:val="en-US" w:eastAsia="en-US"/>
          </w:rPr>
          <w:t xml:space="preserve"> of</w:t>
        </w:r>
        <w:r w:rsidR="00320B8B">
          <w:rPr>
            <w:color w:val="00B050"/>
            <w:lang w:val="en-US" w:eastAsia="en-US"/>
          </w:rPr>
          <w:t xml:space="preserve"> </w:t>
        </w:r>
        <w:r w:rsidRPr="00F25DC9">
          <w:rPr>
            <w:color w:val="00B050"/>
            <w:lang w:val="en-US" w:eastAsia="en-US"/>
          </w:rPr>
          <w:t xml:space="preserve">the activities of the </w:t>
        </w:r>
        <w:r>
          <w:rPr>
            <w:color w:val="00B050"/>
            <w:lang w:val="en-US" w:eastAsia="en-US"/>
          </w:rPr>
          <w:t>C</w:t>
        </w:r>
        <w:r w:rsidRPr="00F25DC9">
          <w:rPr>
            <w:color w:val="00B050"/>
            <w:lang w:val="en-US" w:eastAsia="en-US"/>
          </w:rPr>
          <w:t>oordinating entity, the national representatives</w:t>
        </w:r>
        <w:r>
          <w:rPr>
            <w:color w:val="00B050"/>
            <w:lang w:val="en-US" w:eastAsia="en-US"/>
          </w:rPr>
          <w:t xml:space="preserve"> (including the national manufacturer</w:t>
        </w:r>
        <w:r w:rsidRPr="00F25DC9">
          <w:rPr>
            <w:color w:val="00B050"/>
            <w:lang w:val="en-US" w:eastAsia="en-US"/>
          </w:rPr>
          <w:t xml:space="preserve"> and their business partners</w:t>
        </w:r>
        <w:r>
          <w:rPr>
            <w:color w:val="00B050"/>
            <w:lang w:val="en-US" w:eastAsia="en-US"/>
          </w:rPr>
          <w:t>)</w:t>
        </w:r>
        <w:r w:rsidRPr="00F25DC9">
          <w:rPr>
            <w:color w:val="00B050"/>
            <w:lang w:val="en-US" w:eastAsia="en-US"/>
          </w:rPr>
          <w:t xml:space="preserve"> should be the only ones responsible for the distribution of the product on national territory to ensure the effectiveness of the market surveillance program.</w:t>
        </w:r>
        <w:r w:rsidRPr="00F25DC9" w:rsidDel="00EB1027">
          <w:rPr>
            <w:color w:val="00B050"/>
            <w:lang w:val="en-US" w:eastAsia="en-US"/>
          </w:rPr>
          <w:t xml:space="preserve"> </w:t>
        </w:r>
      </w:ins>
      <w:ins w:id="278" w:author="Leonardo Campos &lt;Brazil&gt;" w:date="2025-02-24T20:00:00Z" w16du:dateUtc="2025-02-24T23:00:00Z">
        <w:r w:rsidR="006C3664" w:rsidRPr="007B1C8D">
          <w:rPr>
            <w:lang w:val="en-US"/>
            <w:rPrChange w:id="279" w:author="Biren Karmakar" w:date="2024-12-29T18:34:00Z">
              <w:rPr>
                <w:i/>
                <w:iCs/>
                <w:lang w:val="en-US"/>
              </w:rPr>
            </w:rPrChange>
          </w:rPr>
          <w:t xml:space="preserve"> </w:t>
        </w:r>
      </w:ins>
      <w:commentRangeEnd w:id="270"/>
      <w:ins w:id="280" w:author="Leonardo Campos &lt;Brazil&gt;" w:date="2025-02-24T20:08:00Z" w16du:dateUtc="2025-02-24T23:08:00Z">
        <w:r w:rsidR="0040394E">
          <w:rPr>
            <w:rStyle w:val="CommentReference"/>
          </w:rPr>
          <w:commentReference w:id="270"/>
        </w:r>
      </w:ins>
    </w:p>
    <w:p w14:paraId="0A9066E5" w14:textId="43B3EEB4" w:rsidR="009B7ABB" w:rsidRDefault="00AF7EAD">
      <w:pPr>
        <w:pStyle w:val="Heading1"/>
        <w:numPr>
          <w:ilvl w:val="0"/>
          <w:numId w:val="14"/>
        </w:numPr>
        <w:tabs>
          <w:tab w:val="clear" w:pos="432"/>
          <w:tab w:val="num" w:pos="360"/>
        </w:tabs>
        <w:ind w:left="794" w:hanging="794"/>
        <w:rPr>
          <w:szCs w:val="24"/>
          <w:lang w:val="en-US"/>
        </w:rPr>
      </w:pPr>
      <w:bookmarkStart w:id="281" w:name="_Toc191322329"/>
      <w:r w:rsidRPr="00501598">
        <w:rPr>
          <w:szCs w:val="24"/>
          <w:lang w:val="en-US"/>
        </w:rPr>
        <w:t>High level requirements</w:t>
      </w:r>
      <w:bookmarkEnd w:id="281"/>
    </w:p>
    <w:p w14:paraId="099A2273" w14:textId="77777777" w:rsidR="00C266C9" w:rsidRPr="00BB354A" w:rsidRDefault="00C266C9" w:rsidP="00BB354A">
      <w:pPr>
        <w:rPr>
          <w:i/>
          <w:iCs/>
          <w:lang w:val="en-US" w:eastAsia="en-US"/>
        </w:rPr>
      </w:pPr>
      <w:r w:rsidRPr="00BB354A">
        <w:rPr>
          <w:i/>
          <w:iCs/>
          <w:lang w:val="en-US" w:eastAsia="en-US"/>
        </w:rPr>
        <w:t>[TBD - More details will be provided in future versions of the document.]</w:t>
      </w:r>
    </w:p>
    <w:p w14:paraId="4E493B17" w14:textId="77777777" w:rsidR="00233010" w:rsidRDefault="00233010" w:rsidP="00233010">
      <w:pPr>
        <w:pStyle w:val="Heading2"/>
        <w:rPr>
          <w:ins w:id="282" w:author="Leonardo Campos &lt;Brazil&gt;" w:date="2025-02-24T20:30:00Z" w16du:dateUtc="2025-02-24T23:30:00Z"/>
          <w:lang w:val="en-US" w:eastAsia="en-US"/>
        </w:rPr>
      </w:pPr>
      <w:bookmarkStart w:id="283" w:name="_Toc163808959"/>
      <w:bookmarkStart w:id="284" w:name="_Toc189157242"/>
      <w:bookmarkStart w:id="285" w:name="_Toc191322330"/>
      <w:commentRangeStart w:id="286"/>
      <w:ins w:id="287" w:author="Leonardo Campos &lt;Brazil&gt;" w:date="2025-02-24T20:30:00Z" w16du:dateUtc="2025-02-24T23:30:00Z">
        <w:r w:rsidRPr="001140FA">
          <w:rPr>
            <w:lang w:val="en-US" w:eastAsia="en-US"/>
          </w:rPr>
          <w:t>Conformity assessment program</w:t>
        </w:r>
        <w:bookmarkEnd w:id="283"/>
        <w:bookmarkEnd w:id="284"/>
        <w:bookmarkEnd w:id="285"/>
      </w:ins>
    </w:p>
    <w:p w14:paraId="6A6CB2E0" w14:textId="77777777" w:rsidR="00233010" w:rsidRDefault="00233010" w:rsidP="00233010">
      <w:pPr>
        <w:rPr>
          <w:ins w:id="288" w:author="Leonardo Campos &lt;Brazil&gt;" w:date="2025-02-24T20:30:00Z" w16du:dateUtc="2025-02-24T23:30:00Z"/>
          <w:lang w:val="en-US" w:eastAsia="en-US"/>
        </w:rPr>
      </w:pPr>
      <w:ins w:id="289" w:author="Leonardo Campos &lt;Brazil&gt;" w:date="2025-02-24T20:30:00Z" w16du:dateUtc="2025-02-24T23:30:00Z">
        <w:r w:rsidRPr="00253BA0">
          <w:rPr>
            <w:lang w:val="en-US" w:eastAsia="en-US"/>
          </w:rPr>
          <w:t xml:space="preserve">The administration </w:t>
        </w:r>
        <w:r>
          <w:rPr>
            <w:lang w:val="en-US" w:eastAsia="en-US"/>
          </w:rPr>
          <w:t>should</w:t>
        </w:r>
        <w:r w:rsidRPr="00253BA0">
          <w:rPr>
            <w:lang w:val="en-US" w:eastAsia="en-US"/>
          </w:rPr>
          <w:t xml:space="preserve"> have a telecommunications/ICT product conformity assessment</w:t>
        </w:r>
        <w:r>
          <w:rPr>
            <w:lang w:val="en-US" w:eastAsia="en-US"/>
          </w:rPr>
          <w:t xml:space="preserve"> program and its assessment</w:t>
        </w:r>
        <w:r w:rsidRPr="00253BA0">
          <w:rPr>
            <w:lang w:val="en-US" w:eastAsia="en-US"/>
          </w:rPr>
          <w:t xml:space="preserve"> </w:t>
        </w:r>
        <w:r>
          <w:rPr>
            <w:lang w:val="en-US" w:eastAsia="en-US"/>
          </w:rPr>
          <w:t>scheme (CAS)</w:t>
        </w:r>
        <w:r w:rsidRPr="00253BA0">
          <w:rPr>
            <w:lang w:val="en-US" w:eastAsia="en-US"/>
          </w:rPr>
          <w:t xml:space="preserve">, </w:t>
        </w:r>
        <w:r>
          <w:rPr>
            <w:lang w:val="en-US" w:eastAsia="en-US"/>
          </w:rPr>
          <w:t xml:space="preserve">or </w:t>
        </w:r>
        <w:r w:rsidRPr="00253BA0">
          <w:rPr>
            <w:lang w:val="en-US" w:eastAsia="en-US"/>
          </w:rPr>
          <w:t xml:space="preserve">it </w:t>
        </w:r>
        <w:r>
          <w:rPr>
            <w:lang w:val="en-US" w:eastAsia="en-US"/>
          </w:rPr>
          <w:t>should</w:t>
        </w:r>
        <w:r w:rsidRPr="00253BA0">
          <w:rPr>
            <w:lang w:val="en-US" w:eastAsia="en-US"/>
          </w:rPr>
          <w:t xml:space="preserve"> adopt the program developed by another country, accepting its </w:t>
        </w:r>
        <w:r>
          <w:rPr>
            <w:lang w:val="en-US" w:eastAsia="en-US"/>
          </w:rPr>
          <w:t>approval</w:t>
        </w:r>
        <w:r w:rsidRPr="00253BA0">
          <w:rPr>
            <w:lang w:val="en-US" w:eastAsia="en-US"/>
          </w:rPr>
          <w:t xml:space="preserve"> and respective technical requirements.</w:t>
        </w:r>
      </w:ins>
    </w:p>
    <w:p w14:paraId="67172D30" w14:textId="5337C3BD" w:rsidR="00233010" w:rsidRPr="001140FA" w:rsidRDefault="00233010" w:rsidP="00233010">
      <w:pPr>
        <w:rPr>
          <w:ins w:id="290" w:author="Leonardo Campos &lt;Brazil&gt;" w:date="2025-02-24T20:30:00Z" w16du:dateUtc="2025-02-24T23:30:00Z"/>
          <w:lang w:val="en-US" w:eastAsia="en-US"/>
        </w:rPr>
      </w:pPr>
      <w:ins w:id="291" w:author="Leonardo Campos &lt;Brazil&gt;" w:date="2025-02-24T20:30:00Z" w16du:dateUtc="2025-02-24T23:30:00Z">
        <w:r w:rsidRPr="00FF5200">
          <w:rPr>
            <w:lang w:val="en-US" w:eastAsia="en-US"/>
          </w:rPr>
          <w:t xml:space="preserve">The conformity assessment program (own or adopted) </w:t>
        </w:r>
        <w:r>
          <w:rPr>
            <w:lang w:val="en-US" w:eastAsia="en-US"/>
          </w:rPr>
          <w:t>should</w:t>
        </w:r>
        <w:r w:rsidRPr="00FF5200">
          <w:rPr>
            <w:lang w:val="en-US" w:eastAsia="en-US"/>
          </w:rPr>
          <w:t xml:space="preserve"> clearly define the technical requirements that products must meet to obtain</w:t>
        </w:r>
        <w:r>
          <w:rPr>
            <w:lang w:val="en-US" w:eastAsia="en-US"/>
          </w:rPr>
          <w:t xml:space="preserve"> </w:t>
        </w:r>
      </w:ins>
      <w:ins w:id="292" w:author="Leonardo Campos &lt;Brazil&gt;" w:date="2025-02-24T20:47:00Z" w16du:dateUtc="2025-02-24T23:47:00Z">
        <w:r w:rsidR="003279FE">
          <w:rPr>
            <w:lang w:val="en-US" w:eastAsia="en-US"/>
          </w:rPr>
          <w:t>authorization</w:t>
        </w:r>
      </w:ins>
      <w:ins w:id="293" w:author="Leonardo Campos &lt;Brazil&gt;" w:date="2025-02-24T20:30:00Z" w16du:dateUtc="2025-02-24T23:30:00Z">
        <w:r w:rsidRPr="00FF5200">
          <w:rPr>
            <w:lang w:val="en-US" w:eastAsia="en-US"/>
          </w:rPr>
          <w:t xml:space="preserve"> for their commercialization and use in the country.</w:t>
        </w:r>
      </w:ins>
      <w:commentRangeEnd w:id="286"/>
      <w:ins w:id="294" w:author="Leonardo Campos &lt;Brazil&gt;" w:date="2025-02-24T20:47:00Z" w16du:dateUtc="2025-02-24T23:47:00Z">
        <w:r w:rsidR="00B9777C">
          <w:rPr>
            <w:rStyle w:val="CommentReference"/>
          </w:rPr>
          <w:commentReference w:id="286"/>
        </w:r>
      </w:ins>
    </w:p>
    <w:p w14:paraId="65844F4F" w14:textId="25FB588E" w:rsidR="007E1554" w:rsidRPr="00253BA0" w:rsidDel="00233010" w:rsidRDefault="007E1554" w:rsidP="00253BA0">
      <w:pPr>
        <w:rPr>
          <w:del w:id="295" w:author="Leonardo Campos &lt;Brazil&gt;" w:date="2025-02-24T20:30:00Z" w16du:dateUtc="2025-02-24T23:30:00Z"/>
          <w:lang w:val="en-US" w:eastAsia="en-US"/>
        </w:rPr>
      </w:pPr>
    </w:p>
    <w:p w14:paraId="68930AC0" w14:textId="20B47662" w:rsidR="00D14DE8" w:rsidRDefault="00D14DE8" w:rsidP="00D14DE8">
      <w:pPr>
        <w:pStyle w:val="Heading2"/>
        <w:numPr>
          <w:ilvl w:val="1"/>
          <w:numId w:val="14"/>
        </w:numPr>
        <w:rPr>
          <w:rFonts w:eastAsia="Malgun Gothic" w:cs="Times New Roman"/>
          <w:bCs w:val="0"/>
          <w:szCs w:val="24"/>
          <w:lang w:val="en-US" w:eastAsia="en-US"/>
        </w:rPr>
      </w:pPr>
      <w:bookmarkStart w:id="296" w:name="_Toc191322331"/>
      <w:r>
        <w:rPr>
          <w:rFonts w:eastAsia="Malgun Gothic" w:cs="Times New Roman"/>
          <w:bCs w:val="0"/>
          <w:szCs w:val="24"/>
          <w:lang w:val="en-US" w:eastAsia="en-US"/>
        </w:rPr>
        <w:t>Accreditation</w:t>
      </w:r>
      <w:bookmarkEnd w:id="296"/>
    </w:p>
    <w:p w14:paraId="468E71A1" w14:textId="61108FDD" w:rsidR="007C4081" w:rsidRDefault="001B1196" w:rsidP="007C4081">
      <w:pPr>
        <w:rPr>
          <w:ins w:id="297" w:author="Leonardo Campos &lt;Brazil&gt;" w:date="2025-02-24T20:30:00Z" w16du:dateUtc="2025-02-24T23:30:00Z"/>
          <w:lang w:val="en-US" w:eastAsia="en-US"/>
        </w:rPr>
      </w:pPr>
      <w:r>
        <w:rPr>
          <w:lang w:val="en-US" w:eastAsia="en-US"/>
        </w:rPr>
        <w:t>Third part</w:t>
      </w:r>
      <w:r w:rsidR="00C22572">
        <w:rPr>
          <w:lang w:val="en-US" w:eastAsia="en-US"/>
        </w:rPr>
        <w:t>y</w:t>
      </w:r>
      <w:r>
        <w:rPr>
          <w:lang w:val="en-US" w:eastAsia="en-US"/>
        </w:rPr>
        <w:t xml:space="preserve"> </w:t>
      </w:r>
      <w:r w:rsidR="00BD036A" w:rsidRPr="00BD036A">
        <w:rPr>
          <w:lang w:val="en-US" w:eastAsia="en-US"/>
        </w:rPr>
        <w:t xml:space="preserve">entities that make up the </w:t>
      </w:r>
      <w:r w:rsidR="00DF33C2">
        <w:rPr>
          <w:lang w:val="en-US" w:eastAsia="en-US"/>
        </w:rPr>
        <w:t xml:space="preserve"> </w:t>
      </w:r>
      <w:r w:rsidR="00F739E2">
        <w:rPr>
          <w:lang w:val="en-US" w:eastAsia="en-US"/>
        </w:rPr>
        <w:t>market surveillance program</w:t>
      </w:r>
      <w:r w:rsidR="003444A3">
        <w:rPr>
          <w:lang w:val="en-US" w:eastAsia="en-US"/>
        </w:rPr>
        <w:t>, beyond the coordinating entity,</w:t>
      </w:r>
      <w:r w:rsidR="00BD036A" w:rsidRPr="00BD036A">
        <w:rPr>
          <w:lang w:val="en-US" w:eastAsia="en-US"/>
        </w:rPr>
        <w:t xml:space="preserve"> must have the appropriate </w:t>
      </w:r>
      <w:r w:rsidR="00591A46" w:rsidRPr="00591A46">
        <w:rPr>
          <w:lang w:val="en-US" w:eastAsia="en-US"/>
        </w:rPr>
        <w:t xml:space="preserve">technical and administrative capacity </w:t>
      </w:r>
      <w:r w:rsidR="00BD036A" w:rsidRPr="00BD036A">
        <w:rPr>
          <w:lang w:val="en-US" w:eastAsia="en-US"/>
        </w:rPr>
        <w:t>to ensure that the different stages of the program are conducted with the greatest possible transparency</w:t>
      </w:r>
      <w:r w:rsidR="00FC355C">
        <w:rPr>
          <w:lang w:val="en-US" w:eastAsia="en-US"/>
        </w:rPr>
        <w:t xml:space="preserve">, </w:t>
      </w:r>
      <w:r w:rsidR="00941D55">
        <w:rPr>
          <w:lang w:val="en-US" w:eastAsia="en-US"/>
        </w:rPr>
        <w:t>security,</w:t>
      </w:r>
      <w:r w:rsidR="00FC355C">
        <w:rPr>
          <w:lang w:val="en-US" w:eastAsia="en-US"/>
        </w:rPr>
        <w:t xml:space="preserve"> and </w:t>
      </w:r>
      <w:r w:rsidR="00BD036A" w:rsidRPr="00BD036A">
        <w:rPr>
          <w:lang w:val="en-US" w:eastAsia="en-US"/>
        </w:rPr>
        <w:t>quality.</w:t>
      </w:r>
      <w:commentRangeStart w:id="298"/>
      <w:ins w:id="299" w:author="Leonardo Campos &lt;Brazil&gt;" w:date="2025-02-24T20:30:00Z" w16du:dateUtc="2025-02-24T23:30:00Z">
        <w:r w:rsidR="007C4081" w:rsidRPr="007C4081">
          <w:rPr>
            <w:lang w:val="en-US" w:eastAsia="en-US"/>
          </w:rPr>
          <w:t xml:space="preserve"> </w:t>
        </w:r>
        <w:r w:rsidR="007C4081">
          <w:rPr>
            <w:lang w:val="en-US" w:eastAsia="en-US"/>
          </w:rPr>
          <w:t xml:space="preserve">These entities may </w:t>
        </w:r>
        <w:r w:rsidR="007C4081" w:rsidRPr="00FE43CA">
          <w:rPr>
            <w:rFonts w:eastAsia="DejaVu LGC Sans"/>
            <w:lang w:eastAsia="zh-CN"/>
          </w:rPr>
          <w:t xml:space="preserve">be </w:t>
        </w:r>
        <w:r w:rsidR="007C4081">
          <w:rPr>
            <w:rFonts w:eastAsia="DejaVu LGC Sans"/>
            <w:lang w:eastAsia="zh-CN"/>
          </w:rPr>
          <w:t>audited</w:t>
        </w:r>
        <w:r w:rsidR="007C4081" w:rsidRPr="00FE43CA">
          <w:rPr>
            <w:rFonts w:eastAsia="DejaVu LGC Sans"/>
            <w:lang w:eastAsia="zh-CN"/>
          </w:rPr>
          <w:t xml:space="preserve"> by an ILAC accredited body</w:t>
        </w:r>
        <w:r w:rsidR="007C4081">
          <w:rPr>
            <w:rFonts w:eastAsia="DejaVu LGC Sans"/>
            <w:lang w:eastAsia="zh-CN"/>
          </w:rPr>
          <w:t xml:space="preserve"> </w:t>
        </w:r>
        <w:r w:rsidR="007C4081" w:rsidRPr="00C81086">
          <w:rPr>
            <w:rFonts w:eastAsia="DejaVu LGC Sans"/>
            <w:lang w:eastAsia="zh-CN"/>
          </w:rPr>
          <w:t>in accordance with international standards.</w:t>
        </w:r>
      </w:ins>
    </w:p>
    <w:p w14:paraId="61AA0B86" w14:textId="77777777" w:rsidR="007C4081" w:rsidRPr="00BD266A" w:rsidRDefault="007C4081" w:rsidP="007C4081">
      <w:pPr>
        <w:pStyle w:val="Heading3"/>
        <w:rPr>
          <w:ins w:id="300" w:author="Leonardo Campos &lt;Brazil&gt;" w:date="2025-02-24T20:30:00Z" w16du:dateUtc="2025-02-24T23:30:00Z"/>
          <w:rFonts w:eastAsiaTheme="minorEastAsia"/>
          <w:lang w:val="en-US" w:eastAsia="en-US"/>
        </w:rPr>
      </w:pPr>
      <w:bookmarkStart w:id="301" w:name="_Toc189157244"/>
      <w:bookmarkStart w:id="302" w:name="_Toc191322332"/>
      <w:ins w:id="303" w:author="Leonardo Campos &lt;Brazil&gt;" w:date="2025-02-24T20:30:00Z" w16du:dateUtc="2025-02-24T23:30:00Z">
        <w:r w:rsidRPr="00CC2249">
          <w:rPr>
            <w:lang w:val="en-US" w:eastAsia="en-US"/>
          </w:rPr>
          <w:t>Testing laboratories</w:t>
        </w:r>
        <w:bookmarkEnd w:id="301"/>
        <w:bookmarkEnd w:id="302"/>
      </w:ins>
    </w:p>
    <w:p w14:paraId="24E02D70" w14:textId="5388EBF2" w:rsidR="00BD036A" w:rsidRPr="00BD036A" w:rsidRDefault="007C4081" w:rsidP="007C4081">
      <w:pPr>
        <w:rPr>
          <w:lang w:val="en-US" w:eastAsia="en-US"/>
        </w:rPr>
      </w:pPr>
      <w:ins w:id="304" w:author="Leonardo Campos &lt;Brazil&gt;" w:date="2025-02-24T20:30:00Z" w16du:dateUtc="2025-02-24T23:30:00Z">
        <w:r w:rsidRPr="003C76E9">
          <w:rPr>
            <w:rFonts w:eastAsia="DejaVu LGC Sans"/>
            <w:lang w:eastAsia="zh-CN"/>
          </w:rPr>
          <w:t>It is required that testing laboratories have accreditation in the standard ISO/IEC 17025 - General requirements for the competence of testing and calibration laboratories.</w:t>
        </w:r>
      </w:ins>
    </w:p>
    <w:p w14:paraId="3A567BEE" w14:textId="397A820A" w:rsidR="003722A4" w:rsidRDefault="004D4211" w:rsidP="003722A4">
      <w:pPr>
        <w:pStyle w:val="Heading3"/>
        <w:numPr>
          <w:ilvl w:val="2"/>
          <w:numId w:val="14"/>
        </w:numPr>
        <w:rPr>
          <w:rFonts w:eastAsia="Malgun Gothic" w:cs="Times New Roman"/>
          <w:bCs w:val="0"/>
          <w:szCs w:val="24"/>
          <w:lang w:val="en-US" w:eastAsia="en-US"/>
        </w:rPr>
      </w:pPr>
      <w:bookmarkStart w:id="305" w:name="_Toc191322333"/>
      <w:r>
        <w:rPr>
          <w:rFonts w:eastAsia="Malgun Gothic" w:cs="Times New Roman"/>
          <w:bCs w:val="0"/>
          <w:szCs w:val="24"/>
          <w:lang w:val="en-US" w:eastAsia="en-US"/>
        </w:rPr>
        <w:t>D</w:t>
      </w:r>
      <w:r w:rsidR="003722A4">
        <w:rPr>
          <w:rFonts w:eastAsia="Malgun Gothic" w:cs="Times New Roman"/>
          <w:bCs w:val="0"/>
          <w:szCs w:val="24"/>
          <w:lang w:val="en-US" w:eastAsia="en-US"/>
        </w:rPr>
        <w:t>esignated entities</w:t>
      </w:r>
      <w:bookmarkEnd w:id="305"/>
      <w:commentRangeEnd w:id="298"/>
      <w:r w:rsidR="00B9777C">
        <w:rPr>
          <w:rStyle w:val="CommentReference"/>
          <w:rFonts w:eastAsiaTheme="minorEastAsia" w:cs="Times New Roman"/>
          <w:b w:val="0"/>
          <w:bCs w:val="0"/>
        </w:rPr>
        <w:commentReference w:id="298"/>
      </w:r>
    </w:p>
    <w:p w14:paraId="225EF300" w14:textId="64267635" w:rsidR="00FB4A43" w:rsidRDefault="00FB4A43" w:rsidP="000F6E2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rFonts w:eastAsia="DejaVu LGC Sans"/>
          <w:lang w:eastAsia="zh-CN"/>
        </w:rPr>
      </w:pPr>
      <w:r>
        <w:rPr>
          <w:rFonts w:eastAsia="DejaVu LGC Sans"/>
          <w:lang w:eastAsia="zh-CN"/>
        </w:rPr>
        <w:t>It is recommend</w:t>
      </w:r>
      <w:r w:rsidR="00451ED7">
        <w:rPr>
          <w:rFonts w:eastAsia="DejaVu LGC Sans"/>
          <w:lang w:eastAsia="zh-CN"/>
        </w:rPr>
        <w:t>ed</w:t>
      </w:r>
      <w:r>
        <w:rPr>
          <w:rFonts w:eastAsia="DejaVu LGC Sans"/>
          <w:lang w:eastAsia="zh-CN"/>
        </w:rPr>
        <w:t xml:space="preserve"> that </w:t>
      </w:r>
      <w:r w:rsidR="00451ED7">
        <w:rPr>
          <w:rFonts w:eastAsia="DejaVu LGC Sans"/>
          <w:lang w:eastAsia="zh-CN"/>
        </w:rPr>
        <w:t>designated entities</w:t>
      </w:r>
      <w:r w:rsidRPr="004D4211">
        <w:rPr>
          <w:rFonts w:eastAsia="DejaVu LGC Sans"/>
          <w:lang w:eastAsia="zh-CN"/>
        </w:rPr>
        <w:t xml:space="preserve"> have accreditation</w:t>
      </w:r>
      <w:r w:rsidR="004C7BCB">
        <w:rPr>
          <w:rFonts w:eastAsia="DejaVu LGC Sans"/>
          <w:lang w:eastAsia="zh-CN"/>
        </w:rPr>
        <w:t xml:space="preserve"> in the standard</w:t>
      </w:r>
      <w:r>
        <w:rPr>
          <w:rFonts w:eastAsia="DejaVu LGC Sans"/>
          <w:lang w:eastAsia="zh-CN"/>
        </w:rPr>
        <w:t xml:space="preserve"> </w:t>
      </w:r>
      <w:r w:rsidRPr="00AD4027">
        <w:rPr>
          <w:rFonts w:eastAsia="DejaVu LGC Sans"/>
          <w:lang w:eastAsia="zh-CN"/>
        </w:rPr>
        <w:t>ISO/IEC 170</w:t>
      </w:r>
      <w:r w:rsidR="004C7BCB">
        <w:rPr>
          <w:rFonts w:eastAsia="DejaVu LGC Sans"/>
          <w:lang w:eastAsia="zh-CN"/>
        </w:rPr>
        <w:t>65</w:t>
      </w:r>
      <w:r>
        <w:rPr>
          <w:rFonts w:eastAsia="DejaVu LGC Sans"/>
          <w:lang w:eastAsia="zh-CN"/>
        </w:rPr>
        <w:t xml:space="preserve"> - </w:t>
      </w:r>
      <w:r w:rsidR="000F6E27" w:rsidRPr="00F7266A">
        <w:rPr>
          <w:rFonts w:eastAsia="DejaVu LGC Sans"/>
          <w:lang w:eastAsia="zh-CN"/>
        </w:rPr>
        <w:t>Conformity assessment</w:t>
      </w:r>
      <w:r w:rsidR="000F6E27">
        <w:rPr>
          <w:rFonts w:eastAsia="DejaVu LGC Sans"/>
          <w:lang w:eastAsia="zh-CN"/>
        </w:rPr>
        <w:t xml:space="preserve"> - </w:t>
      </w:r>
      <w:r w:rsidR="000F6E27" w:rsidRPr="00F7266A">
        <w:rPr>
          <w:rFonts w:eastAsia="DejaVu LGC Sans"/>
          <w:lang w:eastAsia="zh-CN"/>
        </w:rPr>
        <w:t>Requirements for bodies certifying products, processes and services</w:t>
      </w:r>
      <w:r w:rsidR="000F6E27">
        <w:rPr>
          <w:rFonts w:eastAsia="DejaVu LGC Sans"/>
          <w:lang w:eastAsia="zh-CN"/>
        </w:rPr>
        <w:t>.</w:t>
      </w:r>
    </w:p>
    <w:p w14:paraId="0F855BB3" w14:textId="77777777" w:rsidR="00C266C9" w:rsidRPr="001317F3" w:rsidRDefault="00C266C9" w:rsidP="00C266C9">
      <w:pPr>
        <w:rPr>
          <w:i/>
          <w:iCs/>
          <w:lang w:val="en-US" w:eastAsia="en-US"/>
        </w:rPr>
      </w:pPr>
      <w:r w:rsidRPr="001317F3">
        <w:rPr>
          <w:i/>
          <w:iCs/>
          <w:lang w:val="en-US" w:eastAsia="en-US"/>
        </w:rPr>
        <w:t>[TBD - More details will be provided in future versions of the document.]</w:t>
      </w:r>
    </w:p>
    <w:p w14:paraId="38D43C25" w14:textId="77777777" w:rsidR="00C01045" w:rsidRPr="00C01045" w:rsidRDefault="00C01045" w:rsidP="00C93DE7"/>
    <w:p w14:paraId="286BFD38" w14:textId="4DFFA49D" w:rsidR="001A131F" w:rsidRPr="00587100" w:rsidDel="00CA57CC" w:rsidRDefault="001A131F" w:rsidP="001A131F">
      <w:pPr>
        <w:pStyle w:val="Heading2"/>
        <w:numPr>
          <w:ilvl w:val="1"/>
          <w:numId w:val="14"/>
        </w:numPr>
        <w:rPr>
          <w:del w:id="306" w:author="Leonardo Campos &lt;Brazil&gt;" w:date="2025-02-24T20:30:00Z" w16du:dateUtc="2025-02-24T23:30:00Z"/>
          <w:rFonts w:eastAsia="Malgun Gothic" w:cs="Times New Roman"/>
          <w:bCs w:val="0"/>
          <w:szCs w:val="24"/>
          <w:lang w:val="en-US" w:eastAsia="en-US"/>
        </w:rPr>
      </w:pPr>
      <w:bookmarkStart w:id="307" w:name="_Toc191322334"/>
      <w:del w:id="308" w:author="Leonardo Campos &lt;Brazil&gt;" w:date="2025-02-24T20:30:00Z" w16du:dateUtc="2025-02-24T23:30:00Z">
        <w:r w:rsidDel="00CA57CC">
          <w:rPr>
            <w:rFonts w:eastAsia="Malgun Gothic" w:cs="Times New Roman"/>
            <w:bCs w:val="0"/>
            <w:szCs w:val="24"/>
            <w:lang w:val="en-US" w:eastAsia="en-US"/>
          </w:rPr>
          <w:delText>Sanctions</w:delText>
        </w:r>
        <w:bookmarkEnd w:id="307"/>
      </w:del>
    </w:p>
    <w:p w14:paraId="5F5A9651" w14:textId="2C683AFA" w:rsidR="004E6D57" w:rsidDel="00CA57CC" w:rsidRDefault="00130D8C" w:rsidP="004E6D57">
      <w:pPr>
        <w:rPr>
          <w:del w:id="309" w:author="Leonardo Campos &lt;Brazil&gt;" w:date="2025-02-24T20:30:00Z" w16du:dateUtc="2025-02-24T23:30:00Z"/>
          <w:lang w:val="en-US"/>
        </w:rPr>
      </w:pPr>
      <w:del w:id="310" w:author="Leonardo Campos &lt;Brazil&gt;" w:date="2025-02-24T20:30:00Z" w16du:dateUtc="2025-02-24T23:30:00Z">
        <w:r w:rsidRPr="00EF73E3" w:rsidDel="00CA57CC">
          <w:rPr>
            <w:lang w:val="en-US"/>
          </w:rPr>
          <w:delText xml:space="preserve">It is </w:delText>
        </w:r>
        <w:r w:rsidR="008B386B" w:rsidDel="00CA57CC">
          <w:rPr>
            <w:lang w:val="en-US"/>
          </w:rPr>
          <w:delText>required</w:delText>
        </w:r>
        <w:r w:rsidRPr="00EF73E3" w:rsidDel="00CA57CC">
          <w:rPr>
            <w:lang w:val="en-US"/>
          </w:rPr>
          <w:delText xml:space="preserve"> that the regulation that define</w:delText>
        </w:r>
        <w:r w:rsidR="00A3384F" w:rsidDel="00CA57CC">
          <w:rPr>
            <w:lang w:val="en-US"/>
          </w:rPr>
          <w:delText>s</w:delText>
        </w:r>
        <w:r w:rsidRPr="00EF73E3" w:rsidDel="00CA57CC">
          <w:rPr>
            <w:lang w:val="en-US"/>
          </w:rPr>
          <w:delText xml:space="preserve"> </w:delText>
        </w:r>
        <w:r w:rsidR="00486F9D" w:rsidRPr="00C93DE7" w:rsidDel="00CA57CC">
          <w:rPr>
            <w:lang w:val="en-US"/>
          </w:rPr>
          <w:delText xml:space="preserve">the </w:delText>
        </w:r>
        <w:r w:rsidRPr="00EF73E3" w:rsidDel="00CA57CC">
          <w:rPr>
            <w:lang w:val="en-US"/>
          </w:rPr>
          <w:delText>market su</w:delText>
        </w:r>
        <w:r w:rsidR="00EF73E3" w:rsidDel="00CA57CC">
          <w:rPr>
            <w:lang w:val="en-US"/>
          </w:rPr>
          <w:delText>rveillance</w:delText>
        </w:r>
        <w:r w:rsidRPr="00EF73E3" w:rsidDel="00CA57CC">
          <w:rPr>
            <w:lang w:val="en-US"/>
          </w:rPr>
          <w:delText xml:space="preserve"> program clearly </w:delText>
        </w:r>
        <w:commentRangeStart w:id="311"/>
        <w:r w:rsidR="00491094" w:rsidDel="00CA57CC">
          <w:rPr>
            <w:lang w:val="en-US"/>
          </w:rPr>
          <w:delText>establish</w:delText>
        </w:r>
      </w:del>
      <w:commentRangeEnd w:id="311"/>
      <w:r w:rsidR="001B3708">
        <w:rPr>
          <w:rStyle w:val="CommentReference"/>
        </w:rPr>
        <w:commentReference w:id="311"/>
      </w:r>
      <w:del w:id="312" w:author="Leonardo Campos &lt;Brazil&gt;" w:date="2025-02-24T20:30:00Z" w16du:dateUtc="2025-02-24T23:30:00Z">
        <w:r w:rsidRPr="00EF73E3" w:rsidDel="00CA57CC">
          <w:rPr>
            <w:lang w:val="en-US"/>
          </w:rPr>
          <w:delText xml:space="preserve"> which sanctions those responsible for</w:delText>
        </w:r>
        <w:r w:rsidR="0061057E" w:rsidDel="00CA57CC">
          <w:rPr>
            <w:lang w:val="en-US"/>
          </w:rPr>
          <w:delText xml:space="preserve"> marketing</w:delText>
        </w:r>
        <w:r w:rsidRPr="00EF73E3" w:rsidDel="00CA57CC">
          <w:rPr>
            <w:lang w:val="en-US"/>
          </w:rPr>
          <w:delText xml:space="preserve"> the product in the country are subject to if </w:delText>
        </w:r>
        <w:r w:rsidR="00B646D3" w:rsidDel="00CA57CC">
          <w:rPr>
            <w:lang w:val="en-US"/>
          </w:rPr>
          <w:delText xml:space="preserve">the market surveillance finds that </w:delText>
        </w:r>
        <w:r w:rsidRPr="00EF73E3" w:rsidDel="00CA57CC">
          <w:rPr>
            <w:lang w:val="en-US"/>
          </w:rPr>
          <w:delText xml:space="preserve">products made available </w:delText>
        </w:r>
        <w:r w:rsidR="00757BB3" w:rsidDel="00CA57CC">
          <w:rPr>
            <w:lang w:val="en-US"/>
          </w:rPr>
          <w:delText xml:space="preserve"> to</w:delText>
        </w:r>
        <w:r w:rsidRPr="00EF73E3" w:rsidDel="00CA57CC">
          <w:rPr>
            <w:lang w:val="en-US"/>
          </w:rPr>
          <w:delText xml:space="preserve"> the </w:delText>
        </w:r>
        <w:r w:rsidR="005A7537" w:rsidDel="00CA57CC">
          <w:rPr>
            <w:lang w:val="en-US"/>
          </w:rPr>
          <w:delText>consumer</w:delText>
        </w:r>
        <w:r w:rsidRPr="00EF73E3" w:rsidDel="00CA57CC">
          <w:rPr>
            <w:lang w:val="en-US"/>
          </w:rPr>
          <w:delText xml:space="preserve"> </w:delText>
        </w:r>
        <w:r w:rsidR="00254452" w:rsidDel="00CA57CC">
          <w:rPr>
            <w:lang w:val="en-US"/>
          </w:rPr>
          <w:delText xml:space="preserve">are counterfeit </w:delText>
        </w:r>
        <w:r w:rsidRPr="00EF73E3" w:rsidDel="00CA57CC">
          <w:rPr>
            <w:lang w:val="en-US"/>
          </w:rPr>
          <w:delText>.</w:delText>
        </w:r>
      </w:del>
    </w:p>
    <w:p w14:paraId="08464DFC" w14:textId="77777777" w:rsidR="00C266C9" w:rsidRPr="001317F3" w:rsidRDefault="00C266C9" w:rsidP="00C266C9">
      <w:pPr>
        <w:rPr>
          <w:i/>
          <w:iCs/>
          <w:lang w:val="en-US" w:eastAsia="en-US"/>
        </w:rPr>
      </w:pPr>
      <w:r w:rsidRPr="001317F3">
        <w:rPr>
          <w:i/>
          <w:iCs/>
          <w:lang w:val="en-US" w:eastAsia="en-US"/>
        </w:rPr>
        <w:lastRenderedPageBreak/>
        <w:t>[TBD - More details will be provided in future versions of the document.]</w:t>
      </w:r>
    </w:p>
    <w:p w14:paraId="42FC0522" w14:textId="3FE71046" w:rsidR="00B00B40" w:rsidRPr="00B00B40" w:rsidRDefault="00B00B40" w:rsidP="00B00B40">
      <w:pPr>
        <w:pStyle w:val="Heading2"/>
        <w:numPr>
          <w:ilvl w:val="1"/>
          <w:numId w:val="14"/>
        </w:numPr>
        <w:rPr>
          <w:rFonts w:eastAsia="Malgun Gothic" w:cs="Times New Roman"/>
          <w:bCs w:val="0"/>
          <w:szCs w:val="24"/>
          <w:lang w:val="en-US" w:eastAsia="en-US"/>
        </w:rPr>
      </w:pPr>
      <w:bookmarkStart w:id="313" w:name="_Toc191322335"/>
      <w:r w:rsidRPr="00B00B40">
        <w:rPr>
          <w:rFonts w:eastAsia="Malgun Gothic" w:cs="Times New Roman"/>
          <w:bCs w:val="0"/>
          <w:szCs w:val="24"/>
          <w:lang w:val="en-US" w:eastAsia="en-US"/>
        </w:rPr>
        <w:t>Consumer Awareness</w:t>
      </w:r>
      <w:bookmarkEnd w:id="313"/>
    </w:p>
    <w:p w14:paraId="149D2A3B" w14:textId="5A5EF46F" w:rsidR="00843DF7" w:rsidRPr="00A03E89" w:rsidRDefault="00C856FD" w:rsidP="00BB354A">
      <w:pPr>
        <w:jc w:val="both"/>
        <w:rPr>
          <w:lang w:val="en-US"/>
        </w:rPr>
      </w:pPr>
      <w:r w:rsidRPr="00A03E89">
        <w:rPr>
          <w:lang w:val="en-US"/>
        </w:rPr>
        <w:t>It is recommended that the administration carries out consumer awareness campaigns demonstrating the risks of counterfeit</w:t>
      </w:r>
      <w:ins w:id="314" w:author="Leonardo Campos &lt;Brazil&gt;" w:date="2025-02-24T20:34:00Z" w16du:dateUtc="2025-02-24T23:34:00Z">
        <w:r w:rsidR="00914FF1">
          <w:rPr>
            <w:lang w:val="en-US"/>
          </w:rPr>
          <w:t>, tampered or not approved</w:t>
        </w:r>
      </w:ins>
      <w:r w:rsidRPr="00A03E89">
        <w:rPr>
          <w:lang w:val="en-US"/>
        </w:rPr>
        <w:t xml:space="preserve"> products.</w:t>
      </w:r>
    </w:p>
    <w:p w14:paraId="6149CD1A" w14:textId="61909CC2" w:rsidR="00C856FD" w:rsidRDefault="006A1954" w:rsidP="00BB354A">
      <w:pPr>
        <w:jc w:val="both"/>
        <w:rPr>
          <w:lang w:val="en-US"/>
        </w:rPr>
      </w:pPr>
      <w:r w:rsidRPr="00A03E89">
        <w:rPr>
          <w:lang w:val="en-US"/>
        </w:rPr>
        <w:t xml:space="preserve">It is recommended that the administration carries out consumer awareness campaigns clarifying how to </w:t>
      </w:r>
      <w:r w:rsidR="00B02E4A" w:rsidRPr="00B02E4A">
        <w:rPr>
          <w:lang w:val="en-US"/>
        </w:rPr>
        <w:t>differentiate</w:t>
      </w:r>
      <w:r w:rsidRPr="00A03E89">
        <w:rPr>
          <w:lang w:val="en-US"/>
        </w:rPr>
        <w:t xml:space="preserve"> an </w:t>
      </w:r>
      <w:r w:rsidR="00D7667A">
        <w:rPr>
          <w:lang w:val="en-US"/>
        </w:rPr>
        <w:t xml:space="preserve"> approved</w:t>
      </w:r>
      <w:r w:rsidRPr="00A03E89">
        <w:rPr>
          <w:lang w:val="en-US"/>
        </w:rPr>
        <w:t xml:space="preserve"> product from counterfeit</w:t>
      </w:r>
      <w:commentRangeStart w:id="315"/>
      <w:ins w:id="316" w:author="Leonardo Campos &lt;Brazil&gt;" w:date="2025-02-24T20:34:00Z" w16du:dateUtc="2025-02-24T23:34:00Z">
        <w:r w:rsidR="00157F9E">
          <w:rPr>
            <w:lang w:val="en-US"/>
          </w:rPr>
          <w:t>, tampered or not approved</w:t>
        </w:r>
      </w:ins>
      <w:r w:rsidRPr="00A03E89">
        <w:rPr>
          <w:lang w:val="en-US"/>
        </w:rPr>
        <w:t xml:space="preserve"> </w:t>
      </w:r>
      <w:commentRangeEnd w:id="315"/>
      <w:r w:rsidR="00B9777C">
        <w:rPr>
          <w:rStyle w:val="CommentReference"/>
        </w:rPr>
        <w:commentReference w:id="315"/>
      </w:r>
      <w:r w:rsidRPr="00A03E89">
        <w:rPr>
          <w:lang w:val="en-US"/>
        </w:rPr>
        <w:t>products.</w:t>
      </w:r>
    </w:p>
    <w:p w14:paraId="0B3E68ED" w14:textId="6FC13C09" w:rsidR="00CC4153" w:rsidRPr="00A03E89" w:rsidRDefault="00CC4153" w:rsidP="00BB354A">
      <w:pPr>
        <w:jc w:val="both"/>
        <w:rPr>
          <w:lang w:val="en-US"/>
        </w:rPr>
      </w:pPr>
      <w:r>
        <w:rPr>
          <w:lang w:val="en-US"/>
        </w:rPr>
        <w:t>It is required that</w:t>
      </w:r>
      <w:r w:rsidR="006107FB">
        <w:rPr>
          <w:lang w:val="en-US"/>
        </w:rPr>
        <w:t xml:space="preserve"> administration </w:t>
      </w:r>
      <w:r w:rsidR="00F7270D" w:rsidRPr="00F7270D">
        <w:rPr>
          <w:lang w:val="en-US"/>
        </w:rPr>
        <w:t>keep the database of approved products updated and make it available for consultation by</w:t>
      </w:r>
      <w:r w:rsidR="00795635">
        <w:rPr>
          <w:lang w:val="en-US"/>
        </w:rPr>
        <w:t xml:space="preserve"> </w:t>
      </w:r>
      <w:r w:rsidR="00795635" w:rsidRPr="00795635">
        <w:rPr>
          <w:lang w:val="en-US"/>
        </w:rPr>
        <w:t>customers</w:t>
      </w:r>
      <w:r w:rsidR="007E7C4D">
        <w:rPr>
          <w:lang w:val="en-US"/>
        </w:rPr>
        <w:t>.</w:t>
      </w:r>
    </w:p>
    <w:p w14:paraId="54A8198F" w14:textId="7F8882BD" w:rsidR="00595303" w:rsidRPr="00A03E89" w:rsidRDefault="00A03E89" w:rsidP="00BB354A">
      <w:pPr>
        <w:jc w:val="both"/>
        <w:rPr>
          <w:lang w:val="en-US"/>
        </w:rPr>
      </w:pPr>
      <w:r w:rsidRPr="00A03E89">
        <w:rPr>
          <w:lang w:val="en-US"/>
        </w:rPr>
        <w:t xml:space="preserve">It is recommended that the administration carry out awareness campaigns for product manufacturers and suppliers about the risks of counterfeit and </w:t>
      </w:r>
      <w:ins w:id="317" w:author="Leonardo Campos &lt;Brazil&gt;" w:date="2025-02-24T20:35:00Z" w16du:dateUtc="2025-02-24T23:35:00Z">
        <w:r w:rsidR="00C26214">
          <w:rPr>
            <w:lang w:val="en-US"/>
          </w:rPr>
          <w:t>, tampered or not approved</w:t>
        </w:r>
      </w:ins>
      <w:del w:id="318" w:author="Leonardo Campos &lt;Brazil&gt;" w:date="2025-02-24T20:35:00Z" w16du:dateUtc="2025-02-24T23:35:00Z">
        <w:r w:rsidRPr="00A03E89" w:rsidDel="00C26214">
          <w:rPr>
            <w:lang w:val="en-US"/>
          </w:rPr>
          <w:delText>adulterated</w:delText>
        </w:r>
      </w:del>
      <w:r w:rsidRPr="00A03E89">
        <w:rPr>
          <w:lang w:val="en-US"/>
        </w:rPr>
        <w:t xml:space="preserve"> products and the sanctions applicable to those who sell them.</w:t>
      </w:r>
    </w:p>
    <w:p w14:paraId="1235C5B5" w14:textId="0B42B2A9" w:rsidR="00B00B40" w:rsidRDefault="00B00B40" w:rsidP="00B00B40">
      <w:pPr>
        <w:pStyle w:val="Heading1"/>
        <w:numPr>
          <w:ilvl w:val="0"/>
          <w:numId w:val="14"/>
        </w:numPr>
        <w:tabs>
          <w:tab w:val="clear" w:pos="432"/>
          <w:tab w:val="num" w:pos="360"/>
        </w:tabs>
        <w:ind w:left="794" w:hanging="794"/>
        <w:rPr>
          <w:szCs w:val="24"/>
          <w:lang w:val="en-US"/>
        </w:rPr>
      </w:pPr>
      <w:bookmarkStart w:id="319" w:name="_Toc191322336"/>
      <w:r>
        <w:rPr>
          <w:szCs w:val="24"/>
          <w:lang w:val="en-US"/>
        </w:rPr>
        <w:t>Framework</w:t>
      </w:r>
      <w:r w:rsidRPr="00501598">
        <w:rPr>
          <w:szCs w:val="24"/>
          <w:lang w:val="en-US"/>
        </w:rPr>
        <w:t xml:space="preserve"> requirements</w:t>
      </w:r>
      <w:bookmarkEnd w:id="319"/>
    </w:p>
    <w:p w14:paraId="4587F596" w14:textId="77777777" w:rsidR="00C266C9" w:rsidRPr="00BB354A" w:rsidRDefault="00C266C9" w:rsidP="00BB354A">
      <w:pPr>
        <w:rPr>
          <w:i/>
          <w:iCs/>
          <w:lang w:val="en-US" w:eastAsia="en-US"/>
        </w:rPr>
      </w:pPr>
      <w:r w:rsidRPr="00BB354A">
        <w:rPr>
          <w:i/>
          <w:iCs/>
          <w:lang w:val="en-US" w:eastAsia="en-US"/>
        </w:rPr>
        <w:t>[TBD - More details will be provided in future versions of the document.]</w:t>
      </w:r>
    </w:p>
    <w:p w14:paraId="13073B59" w14:textId="77777777" w:rsidR="00C3231A" w:rsidRPr="00B02E4A" w:rsidRDefault="00C3231A" w:rsidP="00C3231A"/>
    <w:p w14:paraId="00A9A1A9" w14:textId="77777777" w:rsidR="00EA3924" w:rsidRDefault="00EA3924" w:rsidP="00EA3924">
      <w:pPr>
        <w:pStyle w:val="Heading2"/>
        <w:numPr>
          <w:ilvl w:val="1"/>
          <w:numId w:val="14"/>
        </w:numPr>
        <w:spacing w:before="0" w:after="160" w:line="278" w:lineRule="auto"/>
        <w:rPr>
          <w:lang w:val="en-US"/>
        </w:rPr>
      </w:pPr>
      <w:bookmarkStart w:id="320" w:name="_Toc191322337"/>
      <w:r w:rsidRPr="00EA3924">
        <w:rPr>
          <w:lang w:val="en-US"/>
        </w:rPr>
        <w:t>Support of applicable national legal and regulatory frameworks</w:t>
      </w:r>
      <w:bookmarkEnd w:id="320"/>
    </w:p>
    <w:p w14:paraId="6976B539" w14:textId="0B0D1A32" w:rsidR="00961547" w:rsidRDefault="00961547" w:rsidP="00AE4C42">
      <w:pPr>
        <w:rPr>
          <w:lang w:val="en-US"/>
        </w:rPr>
      </w:pPr>
    </w:p>
    <w:p w14:paraId="23D51DE0" w14:textId="77777777" w:rsidR="00DA44AE" w:rsidRDefault="00DA44AE" w:rsidP="00DA44AE">
      <w:pPr>
        <w:rPr>
          <w:ins w:id="321" w:author="Leonardo Campos &lt;Brazil&gt;" w:date="2025-02-24T20:35:00Z" w16du:dateUtc="2025-02-24T23:35:00Z"/>
          <w:lang w:val="en-US"/>
        </w:rPr>
      </w:pPr>
      <w:commentRangeStart w:id="322"/>
      <w:ins w:id="323" w:author="Leonardo Campos &lt;Brazil&gt;" w:date="2025-02-24T20:35:00Z" w16du:dateUtc="2025-02-24T23:35:00Z">
        <w:r>
          <w:rPr>
            <w:lang w:val="en-US"/>
          </w:rPr>
          <w:t>It</w:t>
        </w:r>
        <w:r w:rsidRPr="007C5637">
          <w:rPr>
            <w:lang w:val="en-US"/>
          </w:rPr>
          <w:t xml:space="preserve"> is required tha</w:t>
        </w:r>
        <w:r>
          <w:rPr>
            <w:lang w:val="en-US"/>
          </w:rPr>
          <w:t>t</w:t>
        </w:r>
        <w:r w:rsidRPr="007C5637">
          <w:rPr>
            <w:lang w:val="en-US"/>
          </w:rPr>
          <w:t xml:space="preserve"> national </w:t>
        </w:r>
        <w:r>
          <w:rPr>
            <w:lang w:val="en-US"/>
          </w:rPr>
          <w:t>legal and regulatory frameworks</w:t>
        </w:r>
        <w:r w:rsidRPr="007C5637">
          <w:rPr>
            <w:lang w:val="en-US"/>
          </w:rPr>
          <w:t xml:space="preserve"> defin</w:t>
        </w:r>
        <w:r>
          <w:rPr>
            <w:lang w:val="en-US"/>
          </w:rPr>
          <w:t>e</w:t>
        </w:r>
        <w:r w:rsidRPr="007C5637">
          <w:rPr>
            <w:lang w:val="en-US"/>
          </w:rPr>
          <w:t xml:space="preserve"> the rules for a conformity assessment program for telecommunications/ICT products or </w:t>
        </w:r>
        <w:r>
          <w:rPr>
            <w:lang w:val="en-US"/>
          </w:rPr>
          <w:t>establish</w:t>
        </w:r>
        <w:r w:rsidRPr="007C5637">
          <w:rPr>
            <w:lang w:val="en-US"/>
          </w:rPr>
          <w:t xml:space="preserve"> the conditions and rules for adopting a conformity assessment program developed by </w:t>
        </w:r>
        <w:r>
          <w:rPr>
            <w:lang w:val="en-US"/>
          </w:rPr>
          <w:t>third parties</w:t>
        </w:r>
        <w:r w:rsidRPr="007C5637">
          <w:rPr>
            <w:lang w:val="en-US"/>
          </w:rPr>
          <w:t>.</w:t>
        </w:r>
      </w:ins>
    </w:p>
    <w:p w14:paraId="0BA13134" w14:textId="54D9A77D" w:rsidR="00D7655B" w:rsidDel="00DA44AE" w:rsidRDefault="005D3E8D" w:rsidP="00AE4C42">
      <w:pPr>
        <w:rPr>
          <w:del w:id="324" w:author="Leonardo Campos &lt;Brazil&gt;" w:date="2025-02-24T20:35:00Z" w16du:dateUtc="2025-02-24T23:35:00Z"/>
          <w:lang w:val="en-US"/>
        </w:rPr>
      </w:pPr>
      <w:del w:id="325" w:author="Leonardo Campos &lt;Brazil&gt;" w:date="2025-02-24T20:35:00Z" w16du:dateUtc="2025-02-24T23:35:00Z">
        <w:r w:rsidDel="00DA44AE">
          <w:rPr>
            <w:lang w:val="en-US"/>
          </w:rPr>
          <w:delText>It</w:delText>
        </w:r>
        <w:r w:rsidRPr="007C5637" w:rsidDel="00DA44AE">
          <w:rPr>
            <w:lang w:val="en-US"/>
          </w:rPr>
          <w:delText xml:space="preserve"> is a requir</w:delText>
        </w:r>
        <w:r w:rsidDel="00DA44AE">
          <w:rPr>
            <w:lang w:val="en-US"/>
          </w:rPr>
          <w:delText>ed</w:delText>
        </w:r>
        <w:r w:rsidRPr="007C5637" w:rsidDel="00DA44AE">
          <w:rPr>
            <w:lang w:val="en-US"/>
          </w:rPr>
          <w:delText xml:space="preserve"> that the national </w:delText>
        </w:r>
        <w:r w:rsidDel="00DA44AE">
          <w:rPr>
            <w:lang w:val="en-US"/>
          </w:rPr>
          <w:delText>legal and regulatory frameworks</w:delText>
        </w:r>
        <w:r w:rsidRPr="007C5637" w:rsidDel="00DA44AE">
          <w:rPr>
            <w:lang w:val="en-US"/>
          </w:rPr>
          <w:delText xml:space="preserve"> defin</w:delText>
        </w:r>
        <w:r w:rsidDel="00DA44AE">
          <w:rPr>
            <w:lang w:val="en-US"/>
          </w:rPr>
          <w:delText>e</w:delText>
        </w:r>
        <w:r w:rsidRPr="007C5637" w:rsidDel="00DA44AE">
          <w:rPr>
            <w:lang w:val="en-US"/>
          </w:rPr>
          <w:delText xml:space="preserve"> the rules for</w:delText>
        </w:r>
        <w:r w:rsidDel="00DA44AE">
          <w:rPr>
            <w:lang w:val="en-US"/>
          </w:rPr>
          <w:delText xml:space="preserve"> a marker surveillance program on Telecommunications/ICT</w:delText>
        </w:r>
        <w:r w:rsidRPr="007C5637" w:rsidDel="00DA44AE">
          <w:rPr>
            <w:lang w:val="en-US"/>
          </w:rPr>
          <w:delText xml:space="preserve"> products</w:delText>
        </w:r>
        <w:r w:rsidDel="00DA44AE">
          <w:rPr>
            <w:lang w:val="en-US"/>
          </w:rPr>
          <w:delText>.</w:delText>
        </w:r>
      </w:del>
    </w:p>
    <w:p w14:paraId="10D145D8" w14:textId="54783D51" w:rsidR="005D3E8D" w:rsidDel="00DA44AE" w:rsidRDefault="00246C38" w:rsidP="00AE4C42">
      <w:pPr>
        <w:rPr>
          <w:del w:id="326" w:author="Leonardo Campos &lt;Brazil&gt;" w:date="2025-02-24T20:35:00Z" w16du:dateUtc="2025-02-24T23:35:00Z"/>
          <w:lang w:val="en-US"/>
        </w:rPr>
      </w:pPr>
      <w:del w:id="327" w:author="Leonardo Campos &lt;Brazil&gt;" w:date="2025-02-24T20:35:00Z" w16du:dateUtc="2025-02-24T23:35:00Z">
        <w:r w:rsidDel="00DA44AE">
          <w:rPr>
            <w:lang w:val="en-US"/>
          </w:rPr>
          <w:delText>It</w:delText>
        </w:r>
        <w:r w:rsidRPr="007C5637" w:rsidDel="00DA44AE">
          <w:rPr>
            <w:lang w:val="en-US"/>
          </w:rPr>
          <w:delText xml:space="preserve"> is a requir</w:delText>
        </w:r>
        <w:r w:rsidDel="00DA44AE">
          <w:rPr>
            <w:lang w:val="en-US"/>
          </w:rPr>
          <w:delText>ed</w:delText>
        </w:r>
        <w:r w:rsidRPr="007C5637" w:rsidDel="00DA44AE">
          <w:rPr>
            <w:lang w:val="en-US"/>
          </w:rPr>
          <w:delText xml:space="preserve"> that the national </w:delText>
        </w:r>
        <w:r w:rsidDel="00DA44AE">
          <w:rPr>
            <w:lang w:val="en-US"/>
          </w:rPr>
          <w:delText>legal and regulatory frameworks</w:delText>
        </w:r>
        <w:r w:rsidRPr="007C5637" w:rsidDel="00DA44AE">
          <w:rPr>
            <w:lang w:val="en-US"/>
          </w:rPr>
          <w:delText xml:space="preserve"> defin</w:delText>
        </w:r>
        <w:r w:rsidDel="00DA44AE">
          <w:rPr>
            <w:lang w:val="en-US"/>
          </w:rPr>
          <w:delText>e</w:delText>
        </w:r>
        <w:r w:rsidRPr="007C5637" w:rsidDel="00DA44AE">
          <w:rPr>
            <w:lang w:val="en-US"/>
          </w:rPr>
          <w:delText xml:space="preserve"> the rules for</w:delText>
        </w:r>
        <w:r w:rsidR="005B7B69" w:rsidDel="00DA44AE">
          <w:rPr>
            <w:lang w:val="en-US"/>
          </w:rPr>
          <w:delText xml:space="preserve"> </w:delText>
        </w:r>
        <w:r w:rsidR="005B7B69" w:rsidRPr="005B7B69" w:rsidDel="00DA44AE">
          <w:rPr>
            <w:lang w:val="en-US"/>
          </w:rPr>
          <w:delText>interaction between the coordinating entity and other government bodies or private entities that can support market su</w:delText>
        </w:r>
        <w:r w:rsidR="005B7B69" w:rsidDel="00DA44AE">
          <w:rPr>
            <w:lang w:val="en-US"/>
          </w:rPr>
          <w:delText>rveillance activity</w:delText>
        </w:r>
        <w:r w:rsidR="005B7B69" w:rsidRPr="005B7B69" w:rsidDel="00DA44AE">
          <w:rPr>
            <w:lang w:val="en-US"/>
          </w:rPr>
          <w:delText>.</w:delText>
        </w:r>
      </w:del>
      <w:commentRangeEnd w:id="322"/>
      <w:r w:rsidR="00B9777C">
        <w:rPr>
          <w:rStyle w:val="CommentReference"/>
        </w:rPr>
        <w:commentReference w:id="322"/>
      </w:r>
    </w:p>
    <w:p w14:paraId="7FF4F3A4" w14:textId="77777777" w:rsidR="00C3231A" w:rsidRPr="00C3231A" w:rsidRDefault="00C3231A" w:rsidP="00C3231A">
      <w:pPr>
        <w:rPr>
          <w:lang w:val="en-US"/>
        </w:rPr>
      </w:pPr>
    </w:p>
    <w:p w14:paraId="06AB8992" w14:textId="0CE4D488" w:rsidR="00EA3924" w:rsidRDefault="00CF057A" w:rsidP="00EA3924">
      <w:pPr>
        <w:pStyle w:val="Heading2"/>
        <w:numPr>
          <w:ilvl w:val="1"/>
          <w:numId w:val="14"/>
        </w:numPr>
        <w:spacing w:before="0" w:after="160" w:line="278" w:lineRule="auto"/>
        <w:rPr>
          <w:rFonts w:eastAsia="Malgun Gothic"/>
          <w:lang w:val="en-US" w:eastAsia="en-US"/>
        </w:rPr>
      </w:pPr>
      <w:bookmarkStart w:id="328" w:name="_Toc148447908"/>
      <w:bookmarkStart w:id="329" w:name="_Toc191322338"/>
      <w:ins w:id="330" w:author="Leonardo Campos &lt;Brazil&gt;" w:date="2025-02-24T20:36:00Z" w16du:dateUtc="2025-02-24T23:36:00Z">
        <w:r>
          <w:rPr>
            <w:rFonts w:eastAsia="Malgun Gothic"/>
            <w:lang w:val="en-US" w:eastAsia="en-US"/>
          </w:rPr>
          <w:t xml:space="preserve">Close </w:t>
        </w:r>
      </w:ins>
      <w:del w:id="331" w:author="Leonardo Campos &lt;Brazil&gt;" w:date="2025-02-24T20:36:00Z" w16du:dateUtc="2025-02-24T23:36:00Z">
        <w:r w:rsidR="00EA3924" w:rsidRPr="00EA3924" w:rsidDel="00471259">
          <w:rPr>
            <w:rFonts w:eastAsia="Malgun Gothic"/>
            <w:lang w:val="en-US" w:eastAsia="en-US"/>
          </w:rPr>
          <w:delText xml:space="preserve">Collaboration </w:delText>
        </w:r>
      </w:del>
      <w:ins w:id="332" w:author="Leonardo Campos &lt;Brazil&gt;" w:date="2025-02-24T20:36:00Z" w16du:dateUtc="2025-02-24T23:36:00Z">
        <w:r w:rsidR="00471259">
          <w:rPr>
            <w:rFonts w:eastAsia="Malgun Gothic"/>
            <w:lang w:val="en-US" w:eastAsia="en-US"/>
          </w:rPr>
          <w:t>c</w:t>
        </w:r>
        <w:r w:rsidR="00471259" w:rsidRPr="00EA3924">
          <w:rPr>
            <w:rFonts w:eastAsia="Malgun Gothic"/>
            <w:lang w:val="en-US" w:eastAsia="en-US"/>
          </w:rPr>
          <w:t xml:space="preserve">ollaboration </w:t>
        </w:r>
      </w:ins>
      <w:r w:rsidR="00EA3924" w:rsidRPr="00EA3924">
        <w:rPr>
          <w:rFonts w:eastAsia="Malgun Gothic"/>
          <w:lang w:val="en-US" w:eastAsia="en-US"/>
        </w:rPr>
        <w:t xml:space="preserve">with </w:t>
      </w:r>
      <w:r w:rsidR="00833C41">
        <w:rPr>
          <w:rFonts w:eastAsia="Malgun Gothic"/>
          <w:lang w:val="en-US" w:eastAsia="en-US"/>
        </w:rPr>
        <w:t>l</w:t>
      </w:r>
      <w:r w:rsidR="00EA3924" w:rsidRPr="00EA3924">
        <w:rPr>
          <w:rFonts w:eastAsia="Malgun Gothic"/>
          <w:lang w:val="en-US" w:eastAsia="en-US"/>
        </w:rPr>
        <w:t xml:space="preserve">aw </w:t>
      </w:r>
      <w:r w:rsidR="00833C41">
        <w:rPr>
          <w:rFonts w:eastAsia="Malgun Gothic"/>
          <w:lang w:val="en-US" w:eastAsia="en-US"/>
        </w:rPr>
        <w:t>e</w:t>
      </w:r>
      <w:r w:rsidR="00EA3924" w:rsidRPr="00EA3924">
        <w:rPr>
          <w:rFonts w:eastAsia="Malgun Gothic"/>
          <w:lang w:val="en-US" w:eastAsia="en-US"/>
        </w:rPr>
        <w:t xml:space="preserve">nforcement </w:t>
      </w:r>
      <w:r w:rsidR="00833C41">
        <w:rPr>
          <w:rFonts w:eastAsia="Malgun Gothic"/>
          <w:lang w:val="en-US" w:eastAsia="en-US"/>
        </w:rPr>
        <w:t>a</w:t>
      </w:r>
      <w:r w:rsidR="00EA3924" w:rsidRPr="00EA3924">
        <w:rPr>
          <w:rFonts w:eastAsia="Malgun Gothic"/>
          <w:lang w:val="en-US" w:eastAsia="en-US"/>
        </w:rPr>
        <w:t xml:space="preserve">gencies and other </w:t>
      </w:r>
      <w:r w:rsidR="00833C41">
        <w:rPr>
          <w:rFonts w:eastAsia="Malgun Gothic"/>
          <w:lang w:val="en-US" w:eastAsia="en-US"/>
        </w:rPr>
        <w:t>d</w:t>
      </w:r>
      <w:r w:rsidR="00EA3924" w:rsidRPr="00EA3924">
        <w:rPr>
          <w:rFonts w:eastAsia="Malgun Gothic"/>
          <w:lang w:val="en-US" w:eastAsia="en-US"/>
        </w:rPr>
        <w:t>omestic agencies</w:t>
      </w:r>
      <w:bookmarkEnd w:id="328"/>
      <w:bookmarkEnd w:id="329"/>
    </w:p>
    <w:p w14:paraId="1DE830F0" w14:textId="77777777" w:rsidR="00C266C9" w:rsidRPr="001317F3" w:rsidRDefault="00C266C9" w:rsidP="00C266C9">
      <w:pPr>
        <w:rPr>
          <w:i/>
          <w:iCs/>
          <w:lang w:val="en-US" w:eastAsia="en-US"/>
        </w:rPr>
      </w:pPr>
      <w:r w:rsidRPr="001317F3">
        <w:rPr>
          <w:i/>
          <w:iCs/>
          <w:lang w:val="en-US" w:eastAsia="en-US"/>
        </w:rPr>
        <w:t>[TBD - More details will be provided in future versions of the document.]</w:t>
      </w:r>
    </w:p>
    <w:p w14:paraId="0E122C18" w14:textId="52CE250B" w:rsidR="00EB5BA0" w:rsidRDefault="00EB5BA0" w:rsidP="00BB354A">
      <w:pPr>
        <w:pStyle w:val="Heading3"/>
        <w:numPr>
          <w:ilvl w:val="0"/>
          <w:numId w:val="0"/>
        </w:numPr>
        <w:spacing w:before="0" w:after="160" w:line="278" w:lineRule="auto"/>
        <w:ind w:left="720"/>
        <w:rPr>
          <w:rFonts w:eastAsia="Malgun Gothic"/>
          <w:lang w:val="en-US" w:eastAsia="en-US"/>
        </w:rPr>
      </w:pPr>
    </w:p>
    <w:p w14:paraId="4C3D5F91" w14:textId="6D9D6620" w:rsidR="006B63DB" w:rsidRDefault="006B63DB" w:rsidP="006B63DB">
      <w:pPr>
        <w:pStyle w:val="Heading3"/>
        <w:numPr>
          <w:ilvl w:val="2"/>
          <w:numId w:val="14"/>
        </w:numPr>
        <w:spacing w:before="0" w:after="160" w:line="278" w:lineRule="auto"/>
        <w:rPr>
          <w:rFonts w:eastAsia="Malgun Gothic"/>
          <w:lang w:val="en-US" w:eastAsia="en-US"/>
        </w:rPr>
      </w:pPr>
      <w:bookmarkStart w:id="333" w:name="_Toc191322339"/>
      <w:r w:rsidRPr="006B63DB">
        <w:rPr>
          <w:rFonts w:eastAsia="Malgun Gothic"/>
          <w:lang w:val="en-US" w:eastAsia="en-US"/>
        </w:rPr>
        <w:t>Cooperation with customs inspection</w:t>
      </w:r>
      <w:bookmarkEnd w:id="333"/>
    </w:p>
    <w:p w14:paraId="472BFBDF" w14:textId="77777777" w:rsidR="00C266C9" w:rsidRPr="001317F3" w:rsidRDefault="00C266C9" w:rsidP="00C266C9">
      <w:pPr>
        <w:rPr>
          <w:i/>
          <w:iCs/>
          <w:lang w:val="en-US" w:eastAsia="en-US"/>
        </w:rPr>
      </w:pPr>
      <w:r w:rsidRPr="001317F3">
        <w:rPr>
          <w:i/>
          <w:iCs/>
          <w:lang w:val="en-US" w:eastAsia="en-US"/>
        </w:rPr>
        <w:t>[TBD - More details will be provided in future versions of the document.]</w:t>
      </w:r>
    </w:p>
    <w:p w14:paraId="7F1A10AF" w14:textId="77777777" w:rsidR="00E90532" w:rsidRPr="00BB354A" w:rsidRDefault="00E90532" w:rsidP="00BB354A">
      <w:pPr>
        <w:rPr>
          <w:lang w:val="en-US" w:eastAsia="en-US"/>
        </w:rPr>
      </w:pPr>
    </w:p>
    <w:p w14:paraId="218339D1" w14:textId="047A5954" w:rsidR="006B63DB" w:rsidRDefault="00BA3B26" w:rsidP="00BA3B26">
      <w:pPr>
        <w:pStyle w:val="Heading3"/>
        <w:numPr>
          <w:ilvl w:val="2"/>
          <w:numId w:val="14"/>
        </w:numPr>
        <w:spacing w:before="0" w:after="160" w:line="278" w:lineRule="auto"/>
        <w:rPr>
          <w:rFonts w:eastAsia="Malgun Gothic"/>
          <w:lang w:val="en-US" w:eastAsia="en-US"/>
        </w:rPr>
      </w:pPr>
      <w:bookmarkStart w:id="334" w:name="_Toc191322340"/>
      <w:r w:rsidRPr="00BB354A">
        <w:rPr>
          <w:rFonts w:eastAsia="Malgun Gothic"/>
          <w:lang w:val="en-US" w:eastAsia="en-US"/>
        </w:rPr>
        <w:t xml:space="preserve">Cooperation with </w:t>
      </w:r>
      <w:r w:rsidR="008D107F">
        <w:rPr>
          <w:rFonts w:eastAsia="Malgun Gothic"/>
          <w:lang w:val="en-US" w:eastAsia="en-US"/>
        </w:rPr>
        <w:t>l</w:t>
      </w:r>
      <w:r w:rsidR="002E78A3" w:rsidRPr="002E78A3">
        <w:rPr>
          <w:rFonts w:eastAsia="Malgun Gothic"/>
          <w:lang w:val="en-US" w:eastAsia="en-US"/>
        </w:rPr>
        <w:t xml:space="preserve">aw </w:t>
      </w:r>
      <w:r w:rsidR="008D107F">
        <w:rPr>
          <w:rFonts w:eastAsia="Malgun Gothic"/>
          <w:lang w:val="en-US" w:eastAsia="en-US"/>
        </w:rPr>
        <w:t>e</w:t>
      </w:r>
      <w:r w:rsidR="002E78A3" w:rsidRPr="002E78A3">
        <w:rPr>
          <w:rFonts w:eastAsia="Malgun Gothic"/>
          <w:lang w:val="en-US" w:eastAsia="en-US"/>
        </w:rPr>
        <w:t>nforcement</w:t>
      </w:r>
      <w:r w:rsidR="00E02937">
        <w:rPr>
          <w:rFonts w:eastAsia="Malgun Gothic"/>
          <w:lang w:val="en-US" w:eastAsia="en-US"/>
        </w:rPr>
        <w:t xml:space="preserve"> </w:t>
      </w:r>
      <w:r w:rsidR="008D107F">
        <w:rPr>
          <w:rFonts w:eastAsia="Malgun Gothic"/>
          <w:lang w:val="en-US" w:eastAsia="en-US"/>
        </w:rPr>
        <w:t>agencies</w:t>
      </w:r>
      <w:bookmarkEnd w:id="334"/>
    </w:p>
    <w:p w14:paraId="190D986E" w14:textId="77777777" w:rsidR="00C266C9" w:rsidRPr="001317F3" w:rsidRDefault="00C266C9" w:rsidP="00C266C9">
      <w:pPr>
        <w:rPr>
          <w:i/>
          <w:iCs/>
          <w:lang w:val="en-US" w:eastAsia="en-US"/>
        </w:rPr>
      </w:pPr>
      <w:r w:rsidRPr="001317F3">
        <w:rPr>
          <w:i/>
          <w:iCs/>
          <w:lang w:val="en-US" w:eastAsia="en-US"/>
        </w:rPr>
        <w:t>[TBD - More details will be provided in future versions of the document.]</w:t>
      </w:r>
    </w:p>
    <w:p w14:paraId="24A7B2A3" w14:textId="77777777" w:rsidR="00E90532" w:rsidRPr="00BB354A" w:rsidRDefault="00E90532" w:rsidP="00BB354A">
      <w:pPr>
        <w:rPr>
          <w:lang w:val="en-US" w:eastAsia="en-US"/>
        </w:rPr>
      </w:pPr>
    </w:p>
    <w:p w14:paraId="7F505897" w14:textId="03A9E093" w:rsidR="00BA3B26" w:rsidRDefault="00ED4AED" w:rsidP="001E632C">
      <w:pPr>
        <w:pStyle w:val="Heading3"/>
        <w:numPr>
          <w:ilvl w:val="2"/>
          <w:numId w:val="14"/>
        </w:numPr>
        <w:spacing w:before="0" w:after="160" w:line="278" w:lineRule="auto"/>
        <w:rPr>
          <w:rFonts w:eastAsia="Malgun Gothic"/>
          <w:lang w:val="en-US" w:eastAsia="en-US"/>
        </w:rPr>
      </w:pPr>
      <w:bookmarkStart w:id="335" w:name="_Toc191322341"/>
      <w:r w:rsidRPr="00BB354A">
        <w:rPr>
          <w:rFonts w:eastAsia="Malgun Gothic"/>
          <w:lang w:val="en-US" w:eastAsia="en-US"/>
        </w:rPr>
        <w:t>Cooperation with regulatory agencies</w:t>
      </w:r>
      <w:bookmarkEnd w:id="335"/>
    </w:p>
    <w:p w14:paraId="226AD66B" w14:textId="77777777" w:rsidR="00C266C9" w:rsidRPr="001317F3" w:rsidRDefault="00C266C9" w:rsidP="00C266C9">
      <w:pPr>
        <w:rPr>
          <w:i/>
          <w:iCs/>
          <w:lang w:val="en-US" w:eastAsia="en-US"/>
        </w:rPr>
      </w:pPr>
      <w:r w:rsidRPr="001317F3">
        <w:rPr>
          <w:i/>
          <w:iCs/>
          <w:lang w:val="en-US" w:eastAsia="en-US"/>
        </w:rPr>
        <w:t>[TBD - More details will be provided in future versions of the document.]</w:t>
      </w:r>
    </w:p>
    <w:p w14:paraId="36341DA0" w14:textId="191EC889" w:rsidR="00AA193D" w:rsidRDefault="00AA193D" w:rsidP="00DA650E">
      <w:pPr>
        <w:pStyle w:val="Heading2"/>
        <w:numPr>
          <w:ilvl w:val="1"/>
          <w:numId w:val="14"/>
        </w:numPr>
        <w:spacing w:before="0" w:after="160" w:line="278" w:lineRule="auto"/>
        <w:rPr>
          <w:rFonts w:eastAsia="Malgun Gothic"/>
          <w:lang w:val="en-US" w:eastAsia="en-US"/>
        </w:rPr>
      </w:pPr>
      <w:bookmarkStart w:id="336" w:name="_Toc191322342"/>
      <w:r>
        <w:rPr>
          <w:rFonts w:eastAsia="Malgun Gothic"/>
          <w:lang w:val="en-US" w:eastAsia="en-US"/>
        </w:rPr>
        <w:lastRenderedPageBreak/>
        <w:t>C</w:t>
      </w:r>
      <w:r w:rsidRPr="00EA1841">
        <w:rPr>
          <w:rFonts w:eastAsia="Malgun Gothic"/>
          <w:lang w:val="en-US" w:eastAsia="en-US"/>
        </w:rPr>
        <w:t>o</w:t>
      </w:r>
      <w:r w:rsidR="00392DCC">
        <w:rPr>
          <w:rFonts w:eastAsia="Malgun Gothic"/>
          <w:lang w:val="en-US" w:eastAsia="en-US"/>
        </w:rPr>
        <w:t>operation</w:t>
      </w:r>
      <w:r w:rsidRPr="00EA1841">
        <w:rPr>
          <w:rFonts w:eastAsia="Malgun Gothic"/>
          <w:lang w:val="en-US" w:eastAsia="en-US"/>
        </w:rPr>
        <w:t xml:space="preserve"> with private entities</w:t>
      </w:r>
      <w:bookmarkEnd w:id="336"/>
    </w:p>
    <w:p w14:paraId="7BD993C8" w14:textId="13BEB73A" w:rsidR="004F4F76" w:rsidRDefault="004012F2" w:rsidP="001F3A40">
      <w:pPr>
        <w:pStyle w:val="Heading3"/>
        <w:numPr>
          <w:ilvl w:val="2"/>
          <w:numId w:val="14"/>
        </w:numPr>
        <w:spacing w:before="0" w:after="160" w:line="278" w:lineRule="auto"/>
        <w:rPr>
          <w:rFonts w:eastAsia="Malgun Gothic"/>
          <w:lang w:val="en-US" w:eastAsia="en-US"/>
        </w:rPr>
      </w:pPr>
      <w:bookmarkStart w:id="337" w:name="_Toc191322343"/>
      <w:r w:rsidRPr="00BB354A">
        <w:rPr>
          <w:rFonts w:eastAsia="Malgun Gothic"/>
          <w:lang w:val="en-US" w:eastAsia="en-US"/>
        </w:rPr>
        <w:t>Cooperation between coordinating entity and online marketplaces</w:t>
      </w:r>
      <w:bookmarkEnd w:id="337"/>
    </w:p>
    <w:p w14:paraId="19E44A98" w14:textId="3AB576DD" w:rsidR="001F3A40" w:rsidRPr="00BB354A" w:rsidRDefault="00E740F7" w:rsidP="001F3A40">
      <w:pPr>
        <w:rPr>
          <w:i/>
          <w:iCs/>
          <w:lang w:val="en-US" w:eastAsia="en-US"/>
        </w:rPr>
      </w:pPr>
      <w:r w:rsidRPr="00BB354A">
        <w:rPr>
          <w:i/>
          <w:iCs/>
          <w:lang w:val="en-US" w:eastAsia="en-US"/>
        </w:rPr>
        <w:t>[TBD</w:t>
      </w:r>
      <w:r w:rsidR="00C266C9" w:rsidRPr="00BB354A">
        <w:rPr>
          <w:i/>
          <w:iCs/>
          <w:lang w:val="en-US" w:eastAsia="en-US"/>
        </w:rPr>
        <w:t xml:space="preserve"> -</w:t>
      </w:r>
      <w:r w:rsidRPr="00BB354A">
        <w:rPr>
          <w:i/>
          <w:iCs/>
          <w:lang w:val="en-US" w:eastAsia="en-US"/>
        </w:rPr>
        <w:t xml:space="preserve"> </w:t>
      </w:r>
      <w:r w:rsidR="00F706E6" w:rsidRPr="00BB354A">
        <w:rPr>
          <w:i/>
          <w:iCs/>
          <w:lang w:val="en-US" w:eastAsia="en-US"/>
        </w:rPr>
        <w:t>It is important to describe how administration and online ma</w:t>
      </w:r>
      <w:r w:rsidR="0025716A" w:rsidRPr="00BB354A">
        <w:rPr>
          <w:i/>
          <w:iCs/>
          <w:lang w:val="en-US" w:eastAsia="en-US"/>
        </w:rPr>
        <w:t>r</w:t>
      </w:r>
      <w:r w:rsidR="00F706E6" w:rsidRPr="00BB354A">
        <w:rPr>
          <w:i/>
          <w:iCs/>
          <w:lang w:val="en-US" w:eastAsia="en-US"/>
        </w:rPr>
        <w:t>ketplaces can collaborate to identify and eliminate advertisements for counterfeit products.</w:t>
      </w:r>
      <w:r w:rsidR="00C266C9" w:rsidRPr="00BB354A">
        <w:rPr>
          <w:i/>
          <w:iCs/>
          <w:lang w:val="en-US" w:eastAsia="en-US"/>
        </w:rPr>
        <w:t>]</w:t>
      </w:r>
    </w:p>
    <w:p w14:paraId="64FC3BCF" w14:textId="77777777" w:rsidR="00F706E6" w:rsidRPr="00F706E6" w:rsidRDefault="00F706E6" w:rsidP="001F3A40">
      <w:pPr>
        <w:rPr>
          <w:lang w:val="en-US" w:eastAsia="en-US"/>
        </w:rPr>
      </w:pPr>
    </w:p>
    <w:p w14:paraId="32233E35" w14:textId="11917A01" w:rsidR="001F3A40" w:rsidRPr="00BB354A" w:rsidRDefault="001F3A40" w:rsidP="00BB354A">
      <w:pPr>
        <w:pStyle w:val="Heading3"/>
        <w:numPr>
          <w:ilvl w:val="2"/>
          <w:numId w:val="14"/>
        </w:numPr>
        <w:spacing w:before="0" w:after="160" w:line="278" w:lineRule="auto"/>
        <w:rPr>
          <w:rFonts w:eastAsia="Malgun Gothic"/>
          <w:lang w:val="en-US" w:eastAsia="en-US"/>
        </w:rPr>
      </w:pPr>
      <w:bookmarkStart w:id="338" w:name="_Toc191322344"/>
      <w:r w:rsidRPr="00BB354A">
        <w:rPr>
          <w:rFonts w:eastAsia="Malgun Gothic"/>
          <w:lang w:val="en-US" w:eastAsia="en-US"/>
        </w:rPr>
        <w:t>Cooperation between coordinating entity with industry and importers</w:t>
      </w:r>
      <w:bookmarkEnd w:id="338"/>
    </w:p>
    <w:p w14:paraId="5E3A343B" w14:textId="77777777" w:rsidR="00C266C9" w:rsidRPr="001317F3" w:rsidRDefault="00C266C9" w:rsidP="00C266C9">
      <w:pPr>
        <w:rPr>
          <w:i/>
          <w:iCs/>
          <w:lang w:val="en-US" w:eastAsia="en-US"/>
        </w:rPr>
      </w:pPr>
      <w:r w:rsidRPr="001317F3">
        <w:rPr>
          <w:i/>
          <w:iCs/>
          <w:lang w:val="en-US" w:eastAsia="en-US"/>
        </w:rPr>
        <w:t>[TBD - More details will be provided in future versions of the document.]</w:t>
      </w:r>
    </w:p>
    <w:p w14:paraId="605A2EA7" w14:textId="77777777" w:rsidR="00AA193D" w:rsidRPr="00BB354A" w:rsidRDefault="00AA193D" w:rsidP="00BB354A">
      <w:pPr>
        <w:rPr>
          <w:lang w:val="en-US" w:eastAsia="en-US"/>
        </w:rPr>
      </w:pPr>
    </w:p>
    <w:p w14:paraId="3B63DB1A" w14:textId="2F0A38DC" w:rsidR="00DA650E" w:rsidRDefault="00DA650E" w:rsidP="00DA650E">
      <w:pPr>
        <w:pStyle w:val="Heading2"/>
        <w:numPr>
          <w:ilvl w:val="1"/>
          <w:numId w:val="14"/>
        </w:numPr>
        <w:spacing w:before="0" w:after="160" w:line="278" w:lineRule="auto"/>
        <w:rPr>
          <w:rFonts w:eastAsia="Malgun Gothic"/>
          <w:lang w:val="en-US" w:eastAsia="en-US"/>
        </w:rPr>
      </w:pPr>
      <w:bookmarkStart w:id="339" w:name="_Toc191322345"/>
      <w:r>
        <w:rPr>
          <w:rFonts w:eastAsia="Malgun Gothic"/>
          <w:lang w:val="en-US" w:eastAsia="en-US"/>
        </w:rPr>
        <w:t>M</w:t>
      </w:r>
      <w:r w:rsidRPr="00022336">
        <w:rPr>
          <w:rFonts w:eastAsia="Malgun Gothic"/>
          <w:lang w:val="en-US" w:eastAsia="en-US"/>
        </w:rPr>
        <w:t xml:space="preserve">arket </w:t>
      </w:r>
      <w:r>
        <w:rPr>
          <w:rFonts w:eastAsia="Malgun Gothic"/>
          <w:lang w:val="en-US" w:eastAsia="en-US"/>
        </w:rPr>
        <w:t xml:space="preserve">Surveillance field </w:t>
      </w:r>
      <w:r w:rsidRPr="00022336">
        <w:rPr>
          <w:rFonts w:eastAsia="Malgun Gothic"/>
          <w:lang w:val="en-US" w:eastAsia="en-US"/>
        </w:rPr>
        <w:t>activi</w:t>
      </w:r>
      <w:r>
        <w:rPr>
          <w:rFonts w:eastAsia="Malgun Gothic"/>
          <w:lang w:val="en-US" w:eastAsia="en-US"/>
        </w:rPr>
        <w:t>ties</w:t>
      </w:r>
      <w:bookmarkEnd w:id="339"/>
    </w:p>
    <w:p w14:paraId="10E9DA93" w14:textId="77777777" w:rsidR="00C266C9" w:rsidRPr="001317F3" w:rsidRDefault="00C266C9" w:rsidP="00C266C9">
      <w:pPr>
        <w:rPr>
          <w:i/>
          <w:iCs/>
          <w:lang w:val="en-US" w:eastAsia="en-US"/>
        </w:rPr>
      </w:pPr>
      <w:r w:rsidRPr="001317F3">
        <w:rPr>
          <w:i/>
          <w:iCs/>
          <w:lang w:val="en-US" w:eastAsia="en-US"/>
        </w:rPr>
        <w:t>[TBD - More details will be provided in future versions of the document.]</w:t>
      </w:r>
    </w:p>
    <w:p w14:paraId="6AC7FDF9" w14:textId="77777777" w:rsidR="008D5B88" w:rsidRPr="00BB354A" w:rsidRDefault="008D5B88" w:rsidP="00BB354A">
      <w:pPr>
        <w:rPr>
          <w:lang w:val="en-US" w:eastAsia="en-US"/>
        </w:rPr>
      </w:pPr>
    </w:p>
    <w:p w14:paraId="14A7BF90" w14:textId="41FF0E81" w:rsidR="005A5842" w:rsidRDefault="005A5842" w:rsidP="005A5842">
      <w:pPr>
        <w:pStyle w:val="Heading3"/>
        <w:numPr>
          <w:ilvl w:val="2"/>
          <w:numId w:val="14"/>
        </w:numPr>
        <w:spacing w:before="0" w:after="160" w:line="278" w:lineRule="auto"/>
        <w:rPr>
          <w:rFonts w:eastAsia="Malgun Gothic"/>
          <w:lang w:val="en-US" w:eastAsia="en-US"/>
        </w:rPr>
      </w:pPr>
      <w:bookmarkStart w:id="340" w:name="_Toc191322346"/>
      <w:r w:rsidRPr="00BB354A">
        <w:rPr>
          <w:rFonts w:eastAsia="Malgun Gothic"/>
          <w:lang w:val="en-US" w:eastAsia="en-US"/>
        </w:rPr>
        <w:t>Inspection in customs areas</w:t>
      </w:r>
      <w:bookmarkEnd w:id="340"/>
    </w:p>
    <w:p w14:paraId="113AFAE8" w14:textId="77777777" w:rsidR="00C266C9" w:rsidRPr="001317F3" w:rsidRDefault="00C266C9" w:rsidP="00C266C9">
      <w:pPr>
        <w:rPr>
          <w:i/>
          <w:iCs/>
          <w:lang w:val="en-US" w:eastAsia="en-US"/>
        </w:rPr>
      </w:pPr>
      <w:r w:rsidRPr="001317F3">
        <w:rPr>
          <w:i/>
          <w:iCs/>
          <w:lang w:val="en-US" w:eastAsia="en-US"/>
        </w:rPr>
        <w:t>[TBD - More details will be provided in future versions of the document.]</w:t>
      </w:r>
    </w:p>
    <w:p w14:paraId="2F9DF79A" w14:textId="77777777" w:rsidR="008D5B88" w:rsidRDefault="008D5B88" w:rsidP="00600B07">
      <w:pPr>
        <w:rPr>
          <w:rFonts w:eastAsia="Malgun Gothic" w:cs="Arial"/>
          <w:szCs w:val="26"/>
          <w:lang w:val="en-US" w:eastAsia="en-US"/>
        </w:rPr>
      </w:pPr>
    </w:p>
    <w:p w14:paraId="5397205E" w14:textId="116659C4" w:rsidR="008D5B88" w:rsidRDefault="008D5B88" w:rsidP="008D5B88">
      <w:pPr>
        <w:pStyle w:val="Heading3"/>
        <w:numPr>
          <w:ilvl w:val="2"/>
          <w:numId w:val="14"/>
        </w:numPr>
        <w:spacing w:before="0" w:after="160" w:line="278" w:lineRule="auto"/>
        <w:rPr>
          <w:rFonts w:eastAsia="Malgun Gothic"/>
          <w:lang w:val="en-US" w:eastAsia="en-US"/>
        </w:rPr>
      </w:pPr>
      <w:bookmarkStart w:id="341" w:name="_Toc191322347"/>
      <w:r w:rsidRPr="00BB354A">
        <w:rPr>
          <w:rFonts w:eastAsia="Malgun Gothic"/>
          <w:lang w:val="en-US" w:eastAsia="en-US"/>
        </w:rPr>
        <w:t>Inspection in physical stores</w:t>
      </w:r>
      <w:bookmarkEnd w:id="341"/>
    </w:p>
    <w:p w14:paraId="2A3BC1A2" w14:textId="5DAFDEF3" w:rsidR="008D5B88" w:rsidRPr="00BB354A" w:rsidRDefault="008D5B88" w:rsidP="008D5B88">
      <w:pPr>
        <w:rPr>
          <w:i/>
          <w:iCs/>
          <w:lang w:val="en-US" w:eastAsia="en-US"/>
        </w:rPr>
      </w:pPr>
      <w:r w:rsidRPr="00BB354A">
        <w:rPr>
          <w:i/>
          <w:iCs/>
          <w:lang w:val="en-US" w:eastAsia="en-US"/>
        </w:rPr>
        <w:t>[TBD</w:t>
      </w:r>
      <w:r w:rsidR="00C266C9" w:rsidRPr="00BB354A">
        <w:rPr>
          <w:i/>
          <w:iCs/>
          <w:lang w:val="en-US" w:eastAsia="en-US"/>
        </w:rPr>
        <w:t xml:space="preserve"> -</w:t>
      </w:r>
      <w:r w:rsidRPr="00BB354A">
        <w:rPr>
          <w:i/>
          <w:iCs/>
          <w:lang w:val="en-US" w:eastAsia="en-US"/>
        </w:rPr>
        <w:t xml:space="preserve"> More details will be provided in future versions of the document.</w:t>
      </w:r>
      <w:r w:rsidR="00C266C9" w:rsidRPr="00BB354A">
        <w:rPr>
          <w:i/>
          <w:iCs/>
          <w:lang w:val="en-US" w:eastAsia="en-US"/>
        </w:rPr>
        <w:t>]</w:t>
      </w:r>
    </w:p>
    <w:p w14:paraId="637C7C2F" w14:textId="77777777" w:rsidR="00600B07" w:rsidRPr="00BB354A" w:rsidRDefault="00600B07" w:rsidP="00BB354A">
      <w:pPr>
        <w:rPr>
          <w:lang w:val="en-US" w:eastAsia="en-US"/>
        </w:rPr>
      </w:pPr>
    </w:p>
    <w:p w14:paraId="4EF9AF69" w14:textId="5E94B749" w:rsidR="005A5842" w:rsidRDefault="004E0E7F" w:rsidP="004E0E7F">
      <w:pPr>
        <w:pStyle w:val="Heading3"/>
        <w:numPr>
          <w:ilvl w:val="2"/>
          <w:numId w:val="14"/>
        </w:numPr>
        <w:spacing w:before="0" w:after="160" w:line="278" w:lineRule="auto"/>
        <w:rPr>
          <w:rFonts w:eastAsia="Malgun Gothic"/>
          <w:lang w:val="en-US" w:eastAsia="en-US"/>
        </w:rPr>
      </w:pPr>
      <w:bookmarkStart w:id="342" w:name="_Toc191322348"/>
      <w:r w:rsidRPr="00BB354A">
        <w:rPr>
          <w:rFonts w:eastAsia="Malgun Gothic"/>
          <w:lang w:val="en-US" w:eastAsia="en-US"/>
        </w:rPr>
        <w:t>Inspection of online marketplaces</w:t>
      </w:r>
      <w:bookmarkEnd w:id="342"/>
    </w:p>
    <w:p w14:paraId="6DEC854E" w14:textId="1805F8ED" w:rsidR="00DA650E" w:rsidRDefault="004E0E7F" w:rsidP="00C0159B">
      <w:pPr>
        <w:rPr>
          <w:lang w:val="en-US" w:eastAsia="en-US"/>
        </w:rPr>
      </w:pPr>
      <w:r w:rsidRPr="00BB354A">
        <w:rPr>
          <w:i/>
          <w:iCs/>
          <w:lang w:val="en-US" w:eastAsia="en-US"/>
        </w:rPr>
        <w:t>[TBD</w:t>
      </w:r>
      <w:r w:rsidR="00C266C9" w:rsidRPr="00BB354A">
        <w:rPr>
          <w:i/>
          <w:iCs/>
          <w:lang w:val="en-US" w:eastAsia="en-US"/>
        </w:rPr>
        <w:t xml:space="preserve"> -</w:t>
      </w:r>
      <w:r w:rsidRPr="00BB354A">
        <w:rPr>
          <w:i/>
          <w:iCs/>
          <w:lang w:val="en-US" w:eastAsia="en-US"/>
        </w:rPr>
        <w:t xml:space="preserve"> </w:t>
      </w:r>
      <w:r w:rsidR="007179E9" w:rsidRPr="00BB354A">
        <w:rPr>
          <w:rFonts w:eastAsia="Malgun Gothic" w:cs="Arial"/>
          <w:i/>
          <w:iCs/>
          <w:szCs w:val="26"/>
          <w:lang w:val="en-US" w:eastAsia="en-US"/>
        </w:rPr>
        <w:t xml:space="preserve">It is important to describe inspections to detect the presence of counterfeit </w:t>
      </w:r>
      <w:r w:rsidR="006905B3" w:rsidRPr="00BB354A">
        <w:rPr>
          <w:rFonts w:eastAsia="Malgun Gothic" w:cs="Arial"/>
          <w:i/>
          <w:iCs/>
          <w:szCs w:val="26"/>
          <w:lang w:val="en-US" w:eastAsia="en-US"/>
        </w:rPr>
        <w:t>in the marketplace</w:t>
      </w:r>
      <w:r w:rsidR="00874FE6" w:rsidRPr="00BB354A">
        <w:rPr>
          <w:rFonts w:eastAsia="Malgun Gothic" w:cs="Arial"/>
          <w:i/>
          <w:iCs/>
          <w:szCs w:val="26"/>
          <w:lang w:val="en-US" w:eastAsia="en-US"/>
        </w:rPr>
        <w:t xml:space="preserve"> online</w:t>
      </w:r>
      <w:r w:rsidR="006905B3" w:rsidRPr="00BB354A">
        <w:rPr>
          <w:rFonts w:eastAsia="Malgun Gothic" w:cs="Arial"/>
          <w:i/>
          <w:iCs/>
          <w:szCs w:val="26"/>
          <w:lang w:val="en-US" w:eastAsia="en-US"/>
        </w:rPr>
        <w:t xml:space="preserve"> platform</w:t>
      </w:r>
      <w:r w:rsidR="007179E9" w:rsidRPr="00BB354A">
        <w:rPr>
          <w:rFonts w:eastAsia="Malgun Gothic" w:cs="Arial"/>
          <w:i/>
          <w:iCs/>
          <w:szCs w:val="26"/>
          <w:lang w:val="en-US" w:eastAsia="en-US"/>
        </w:rPr>
        <w:t xml:space="preserve"> and to verify the presence of these products in warehouses</w:t>
      </w:r>
      <w:r w:rsidRPr="00BB354A">
        <w:rPr>
          <w:rFonts w:eastAsia="Malgun Gothic" w:cs="Arial"/>
          <w:i/>
          <w:iCs/>
          <w:szCs w:val="26"/>
          <w:lang w:val="en-US" w:eastAsia="en-US"/>
        </w:rPr>
        <w:t>.</w:t>
      </w:r>
      <w:r w:rsidR="00C266C9" w:rsidRPr="00BB354A">
        <w:rPr>
          <w:rFonts w:eastAsia="Malgun Gothic" w:cs="Arial"/>
          <w:i/>
          <w:iCs/>
          <w:szCs w:val="26"/>
          <w:lang w:val="en-US" w:eastAsia="en-US"/>
        </w:rPr>
        <w:t>]</w:t>
      </w:r>
    </w:p>
    <w:p w14:paraId="201C7D12" w14:textId="77777777" w:rsidR="00E76E04" w:rsidRPr="00C0159B" w:rsidRDefault="00E76E04" w:rsidP="00C0159B">
      <w:pPr>
        <w:rPr>
          <w:lang w:val="en-US" w:eastAsia="en-US"/>
        </w:rPr>
      </w:pPr>
    </w:p>
    <w:p w14:paraId="5FE00A2D" w14:textId="382B520C" w:rsidR="00771C4F" w:rsidRDefault="00022336" w:rsidP="00771C4F">
      <w:pPr>
        <w:pStyle w:val="Heading2"/>
        <w:numPr>
          <w:ilvl w:val="1"/>
          <w:numId w:val="14"/>
        </w:numPr>
        <w:spacing w:before="0" w:after="160" w:line="278" w:lineRule="auto"/>
        <w:rPr>
          <w:rFonts w:eastAsia="Malgun Gothic"/>
          <w:lang w:val="en-US" w:eastAsia="en-US"/>
        </w:rPr>
      </w:pPr>
      <w:bookmarkStart w:id="343" w:name="_Toc191322349"/>
      <w:r w:rsidRPr="00022336">
        <w:rPr>
          <w:rFonts w:eastAsia="Malgun Gothic"/>
          <w:lang w:val="en-US" w:eastAsia="en-US"/>
        </w:rPr>
        <w:t xml:space="preserve">Planning market </w:t>
      </w:r>
      <w:r w:rsidR="0038623F">
        <w:rPr>
          <w:rFonts w:eastAsia="Malgun Gothic"/>
          <w:lang w:val="en-US" w:eastAsia="en-US"/>
        </w:rPr>
        <w:t>surv</w:t>
      </w:r>
      <w:r w:rsidR="00AE3881">
        <w:rPr>
          <w:rFonts w:eastAsia="Malgun Gothic"/>
          <w:lang w:val="en-US" w:eastAsia="en-US"/>
        </w:rPr>
        <w:t>eillance</w:t>
      </w:r>
      <w:r w:rsidR="0038623F" w:rsidRPr="00022336">
        <w:rPr>
          <w:rFonts w:eastAsia="Malgun Gothic"/>
          <w:lang w:val="en-US" w:eastAsia="en-US"/>
        </w:rPr>
        <w:t xml:space="preserve"> </w:t>
      </w:r>
      <w:r w:rsidRPr="00022336">
        <w:rPr>
          <w:rFonts w:eastAsia="Malgun Gothic"/>
          <w:lang w:val="en-US" w:eastAsia="en-US"/>
        </w:rPr>
        <w:t>activity</w:t>
      </w:r>
      <w:bookmarkEnd w:id="343"/>
    </w:p>
    <w:p w14:paraId="4FB5180E" w14:textId="4755EDA1" w:rsidR="00034F46" w:rsidRDefault="008346E8" w:rsidP="00C0159B">
      <w:pPr>
        <w:rPr>
          <w:lang w:val="en-US" w:eastAsia="en-US"/>
        </w:rPr>
      </w:pPr>
      <w:r w:rsidRPr="008346E8">
        <w:rPr>
          <w:lang w:val="en-US" w:eastAsia="en-US"/>
        </w:rPr>
        <w:t xml:space="preserve">It is recommended that each market </w:t>
      </w:r>
      <w:r w:rsidR="00AE3881">
        <w:rPr>
          <w:lang w:val="en-US" w:eastAsia="en-US"/>
        </w:rPr>
        <w:t xml:space="preserve"> surveillance</w:t>
      </w:r>
      <w:r w:rsidRPr="008346E8">
        <w:rPr>
          <w:lang w:val="en-US" w:eastAsia="en-US"/>
        </w:rPr>
        <w:t xml:space="preserve"> activity be planned with the objective of defining</w:t>
      </w:r>
      <w:r w:rsidR="00034F46">
        <w:rPr>
          <w:lang w:val="en-US" w:eastAsia="en-US"/>
        </w:rPr>
        <w:t>, at a minimum</w:t>
      </w:r>
      <w:r w:rsidRPr="008346E8">
        <w:rPr>
          <w:lang w:val="en-US" w:eastAsia="en-US"/>
        </w:rPr>
        <w:t>:</w:t>
      </w:r>
    </w:p>
    <w:p w14:paraId="490B3631" w14:textId="73DD434D" w:rsidR="008657C1" w:rsidRDefault="00BD4649" w:rsidP="008657C1">
      <w:pPr>
        <w:pStyle w:val="ListParagraph"/>
        <w:numPr>
          <w:ilvl w:val="0"/>
          <w:numId w:val="22"/>
        </w:numPr>
        <w:rPr>
          <w:lang w:val="en-US" w:eastAsia="en-US"/>
        </w:rPr>
      </w:pPr>
      <w:commentRangeStart w:id="344"/>
      <w:ins w:id="345" w:author="Leonardo Campos &lt;Brazil&gt;" w:date="2025-02-24T20:36:00Z" w16du:dateUtc="2025-02-24T23:36:00Z">
        <w:r>
          <w:rPr>
            <w:lang w:val="en-US" w:eastAsia="en-US"/>
          </w:rPr>
          <w:t xml:space="preserve">the </w:t>
        </w:r>
      </w:ins>
      <w:r w:rsidR="008346E8" w:rsidRPr="00034F46">
        <w:rPr>
          <w:lang w:val="en-US" w:eastAsia="en-US"/>
        </w:rPr>
        <w:t>types of products</w:t>
      </w:r>
      <w:r w:rsidR="00F7032A">
        <w:rPr>
          <w:lang w:val="en-US" w:eastAsia="en-US"/>
        </w:rPr>
        <w:t xml:space="preserve"> to be</w:t>
      </w:r>
      <w:r w:rsidR="008346E8" w:rsidRPr="00034F46">
        <w:rPr>
          <w:lang w:val="en-US" w:eastAsia="en-US"/>
        </w:rPr>
        <w:t xml:space="preserve"> evaluated</w:t>
      </w:r>
      <w:r w:rsidR="00034F46">
        <w:rPr>
          <w:lang w:val="en-US" w:eastAsia="en-US"/>
        </w:rPr>
        <w:t>;</w:t>
      </w:r>
    </w:p>
    <w:p w14:paraId="4994F380" w14:textId="3C236818" w:rsidR="008657C1" w:rsidRDefault="00CC347A" w:rsidP="008657C1">
      <w:pPr>
        <w:pStyle w:val="ListParagraph"/>
        <w:numPr>
          <w:ilvl w:val="0"/>
          <w:numId w:val="22"/>
        </w:numPr>
        <w:rPr>
          <w:lang w:val="en-US" w:eastAsia="en-US"/>
        </w:rPr>
      </w:pPr>
      <w:ins w:id="346" w:author="Leonardo Campos &lt;Brazil&gt;" w:date="2025-02-24T20:37:00Z" w16du:dateUtc="2025-02-24T23:37:00Z">
        <w:r>
          <w:rPr>
            <w:lang w:val="en-US" w:eastAsia="en-US"/>
          </w:rPr>
          <w:t xml:space="preserve">the quantity and </w:t>
        </w:r>
      </w:ins>
      <w:r w:rsidR="008657C1" w:rsidRPr="00034F46">
        <w:rPr>
          <w:lang w:val="en-US" w:eastAsia="en-US"/>
        </w:rPr>
        <w:t>models of products to be object of</w:t>
      </w:r>
      <w:r w:rsidR="00CB56D1">
        <w:rPr>
          <w:lang w:val="en-US" w:eastAsia="en-US"/>
        </w:rPr>
        <w:t xml:space="preserve"> </w:t>
      </w:r>
      <w:r w:rsidR="00087CB2">
        <w:rPr>
          <w:lang w:val="en-US" w:eastAsia="en-US"/>
        </w:rPr>
        <w:t>supervision</w:t>
      </w:r>
      <w:r w:rsidR="008657C1">
        <w:rPr>
          <w:lang w:val="en-US" w:eastAsia="en-US"/>
        </w:rPr>
        <w:t>;</w:t>
      </w:r>
    </w:p>
    <w:p w14:paraId="454B207D" w14:textId="55A2F778" w:rsidR="008657C1" w:rsidRPr="00034F46" w:rsidRDefault="00951048" w:rsidP="008657C1">
      <w:pPr>
        <w:pStyle w:val="ListParagraph"/>
        <w:numPr>
          <w:ilvl w:val="0"/>
          <w:numId w:val="22"/>
        </w:numPr>
        <w:rPr>
          <w:lang w:val="en-US" w:eastAsia="en-US"/>
        </w:rPr>
      </w:pPr>
      <w:ins w:id="347" w:author="Leonardo Campos &lt;Brazil&gt;" w:date="2025-02-24T20:37:00Z" w16du:dateUtc="2025-02-24T23:37:00Z">
        <w:r>
          <w:rPr>
            <w:lang w:val="en-US" w:eastAsia="en-US"/>
          </w:rPr>
          <w:t>the</w:t>
        </w:r>
        <w:r w:rsidRPr="00EF1977">
          <w:rPr>
            <w:lang w:val="en-US" w:eastAsia="en-US"/>
          </w:rPr>
          <w:t xml:space="preserve"> </w:t>
        </w:r>
      </w:ins>
      <w:r w:rsidR="008657C1" w:rsidRPr="00EF1977">
        <w:rPr>
          <w:lang w:val="en-US" w:eastAsia="en-US"/>
        </w:rPr>
        <w:t xml:space="preserve">locations where the inspection entity will </w:t>
      </w:r>
      <w:r w:rsidR="00005A69">
        <w:rPr>
          <w:lang w:val="en-US" w:eastAsia="en-US"/>
        </w:rPr>
        <w:t xml:space="preserve">inspect or </w:t>
      </w:r>
      <w:r w:rsidR="008657C1" w:rsidRPr="00EF1977">
        <w:rPr>
          <w:lang w:val="en-US" w:eastAsia="en-US"/>
        </w:rPr>
        <w:t>collect product</w:t>
      </w:r>
      <w:r w:rsidR="00A3282A">
        <w:rPr>
          <w:lang w:val="en-US" w:eastAsia="en-US"/>
        </w:rPr>
        <w:t>s</w:t>
      </w:r>
      <w:ins w:id="348" w:author="Leonardo Campos &lt;Brazil&gt;" w:date="2025-02-24T20:38:00Z" w16du:dateUtc="2025-02-24T23:38:00Z">
        <w:r w:rsidR="00231E4F">
          <w:rPr>
            <w:lang w:val="en-US" w:eastAsia="en-US"/>
          </w:rPr>
          <w:t xml:space="preserve"> samples</w:t>
        </w:r>
      </w:ins>
      <w:r w:rsidR="008657C1" w:rsidRPr="00EF1977">
        <w:rPr>
          <w:lang w:val="en-US" w:eastAsia="en-US"/>
        </w:rPr>
        <w:t>.</w:t>
      </w:r>
    </w:p>
    <w:p w14:paraId="035DA86A" w14:textId="28D31881" w:rsidR="00656310" w:rsidRDefault="00A14E21" w:rsidP="00656310">
      <w:pPr>
        <w:pStyle w:val="ListParagraph"/>
        <w:numPr>
          <w:ilvl w:val="0"/>
          <w:numId w:val="22"/>
        </w:numPr>
        <w:rPr>
          <w:ins w:id="349" w:author="Leonardo Campos &lt;Brazil&gt;" w:date="2025-02-24T20:38:00Z" w16du:dateUtc="2025-02-24T23:38:00Z"/>
          <w:lang w:val="en-US" w:eastAsia="en-US"/>
        </w:rPr>
      </w:pPr>
      <w:ins w:id="350" w:author="Leonardo Campos &lt;Brazil&gt;" w:date="2025-02-24T20:40:00Z" w16du:dateUtc="2025-02-24T23:40:00Z">
        <w:r>
          <w:rPr>
            <w:lang w:val="en-US" w:eastAsia="en-US"/>
          </w:rPr>
          <w:t>t</w:t>
        </w:r>
      </w:ins>
      <w:ins w:id="351" w:author="Leonardo Campos &lt;Brazil&gt;" w:date="2025-02-24T20:37:00Z" w16du:dateUtc="2025-02-24T23:37:00Z">
        <w:r w:rsidR="003F1172">
          <w:rPr>
            <w:lang w:val="en-US" w:eastAsia="en-US"/>
          </w:rPr>
          <w:t>he</w:t>
        </w:r>
      </w:ins>
      <w:ins w:id="352" w:author="Leonardo Campos &lt;Brazil&gt;" w:date="2025-02-24T20:39:00Z" w16du:dateUtc="2025-02-24T23:39:00Z">
        <w:r>
          <w:rPr>
            <w:lang w:val="en-US" w:eastAsia="en-US"/>
          </w:rPr>
          <w:t xml:space="preserve"> </w:t>
        </w:r>
        <w:r w:rsidRPr="0072384F">
          <w:rPr>
            <w:color w:val="FF0000"/>
            <w:lang w:val="en-US" w:eastAsia="en-US"/>
          </w:rPr>
          <w:t>laboratory test plan for each type of product including the number of samples required for tests, when these tests are necessary</w:t>
        </w:r>
        <w:r>
          <w:rPr>
            <w:color w:val="FF0000"/>
            <w:lang w:val="en-US" w:eastAsia="en-US"/>
          </w:rPr>
          <w:t>.</w:t>
        </w:r>
      </w:ins>
    </w:p>
    <w:p w14:paraId="36FA70DB" w14:textId="77777777" w:rsidR="004D59E7" w:rsidRPr="004D59E7" w:rsidRDefault="004D59E7">
      <w:pPr>
        <w:rPr>
          <w:ins w:id="353" w:author="Leonardo Campos &lt;Brazil&gt;" w:date="2025-02-24T20:40:00Z" w16du:dateUtc="2025-02-24T23:40:00Z"/>
          <w:lang w:val="en-US"/>
        </w:rPr>
        <w:pPrChange w:id="354" w:author="Leonardo Campos &lt;Brazil&gt;" w:date="2025-02-24T20:40:00Z" w16du:dateUtc="2025-02-24T23:40:00Z">
          <w:pPr>
            <w:pStyle w:val="ListParagraph"/>
            <w:numPr>
              <w:numId w:val="22"/>
            </w:numPr>
            <w:ind w:hanging="360"/>
          </w:pPr>
        </w:pPrChange>
      </w:pPr>
      <w:ins w:id="355" w:author="Leonardo Campos &lt;Brazil&gt;" w:date="2025-02-24T20:40:00Z" w16du:dateUtc="2025-02-24T23:40:00Z">
        <w:r w:rsidRPr="004D59E7">
          <w:rPr>
            <w:lang w:val="en-US"/>
          </w:rPr>
          <w:t>Physical inspection may be planned for each type of product, specifying the assessment procedures to facilitate the identification of counterfeit or tampered products by the inspection entity.</w:t>
        </w:r>
      </w:ins>
    </w:p>
    <w:p w14:paraId="686762EA" w14:textId="19E9BCBD" w:rsidR="00F7032A" w:rsidDel="005447B0" w:rsidRDefault="00137E4D" w:rsidP="004D65B6">
      <w:pPr>
        <w:rPr>
          <w:del w:id="356" w:author="Leonardo Campos &lt;Brazil&gt;" w:date="2025-02-24T20:40:00Z" w16du:dateUtc="2025-02-24T23:40:00Z"/>
          <w:lang w:val="en-US" w:eastAsia="en-US"/>
        </w:rPr>
      </w:pPr>
      <w:del w:id="357" w:author="Leonardo Campos &lt;Brazil&gt;" w:date="2025-02-24T20:40:00Z" w16du:dateUtc="2025-02-24T23:40:00Z">
        <w:r w:rsidDel="004D59E7">
          <w:rPr>
            <w:lang w:val="en-US" w:eastAsia="en-US"/>
          </w:rPr>
          <w:delText>P</w:delText>
        </w:r>
        <w:r w:rsidR="007B2451" w:rsidRPr="00656310" w:rsidDel="004D59E7">
          <w:rPr>
            <w:lang w:val="en-US" w:eastAsia="en-US"/>
          </w:rPr>
          <w:delText>hysical</w:delText>
        </w:r>
        <w:r w:rsidR="00F62086" w:rsidRPr="00656310" w:rsidDel="004D59E7">
          <w:rPr>
            <w:lang w:val="en-US" w:eastAsia="en-US"/>
          </w:rPr>
          <w:delText xml:space="preserve"> in</w:delText>
        </w:r>
        <w:r w:rsidR="00C4068B" w:rsidRPr="00656310" w:rsidDel="004D59E7">
          <w:rPr>
            <w:lang w:val="en-US" w:eastAsia="en-US"/>
          </w:rPr>
          <w:delText>s</w:delText>
        </w:r>
        <w:r w:rsidR="00F62086" w:rsidRPr="00656310" w:rsidDel="004D59E7">
          <w:rPr>
            <w:lang w:val="en-US" w:eastAsia="en-US"/>
          </w:rPr>
          <w:delText>pection</w:delText>
        </w:r>
        <w:r w:rsidR="00AD619C" w:rsidRPr="00656310" w:rsidDel="004D59E7">
          <w:rPr>
            <w:lang w:val="en-US" w:eastAsia="en-US"/>
          </w:rPr>
          <w:delText>s</w:delText>
        </w:r>
        <w:r w:rsidR="008346E8" w:rsidRPr="00656310" w:rsidDel="004D59E7">
          <w:rPr>
            <w:lang w:val="en-US" w:eastAsia="en-US"/>
          </w:rPr>
          <w:delText xml:space="preserve"> plan for each type of product</w:delText>
        </w:r>
        <w:r w:rsidR="0018026D" w:rsidRPr="00656310" w:rsidDel="004D59E7">
          <w:rPr>
            <w:lang w:val="en-US" w:eastAsia="en-US"/>
          </w:rPr>
          <w:delText xml:space="preserve"> indicating the characteristics that must be </w:delText>
        </w:r>
        <w:r w:rsidR="003E3B8A" w:rsidRPr="00656310" w:rsidDel="004D59E7">
          <w:rPr>
            <w:lang w:val="en-US" w:eastAsia="en-US"/>
          </w:rPr>
          <w:delText>assessed</w:delText>
        </w:r>
        <w:r w:rsidR="0018026D" w:rsidRPr="00656310" w:rsidDel="004D59E7">
          <w:rPr>
            <w:lang w:val="en-US" w:eastAsia="en-US"/>
          </w:rPr>
          <w:delText xml:space="preserve"> </w:delText>
        </w:r>
        <w:r w:rsidR="00E07F4B" w:rsidRPr="00656310" w:rsidDel="004D59E7">
          <w:rPr>
            <w:lang w:val="en-US" w:eastAsia="en-US"/>
          </w:rPr>
          <w:delText>to</w:delText>
        </w:r>
        <w:r w:rsidR="0018026D" w:rsidRPr="00656310" w:rsidDel="004D59E7">
          <w:rPr>
            <w:lang w:val="en-US" w:eastAsia="en-US"/>
          </w:rPr>
          <w:delText xml:space="preserve"> facilitate the identification of counterfeit </w:delText>
        </w:r>
        <w:r w:rsidR="00AC226E" w:rsidRPr="00656310" w:rsidDel="004D59E7">
          <w:rPr>
            <w:lang w:val="en-US" w:eastAsia="en-US"/>
          </w:rPr>
          <w:delText>ones</w:delText>
        </w:r>
        <w:r w:rsidR="00C62FA8" w:rsidRPr="00656310" w:rsidDel="004D59E7">
          <w:rPr>
            <w:lang w:val="en-US" w:eastAsia="en-US"/>
          </w:rPr>
          <w:delText xml:space="preserve"> by the inspection enti</w:delText>
        </w:r>
        <w:r w:rsidR="00EF6001" w:rsidRPr="00656310" w:rsidDel="004D59E7">
          <w:rPr>
            <w:lang w:val="en-US" w:eastAsia="en-US"/>
          </w:rPr>
          <w:delText>ty</w:delText>
        </w:r>
        <w:r w:rsidR="0018026D" w:rsidRPr="00656310" w:rsidDel="004D59E7">
          <w:rPr>
            <w:lang w:val="en-US" w:eastAsia="en-US"/>
          </w:rPr>
          <w:delText>.</w:delText>
        </w:r>
        <w:r w:rsidR="008346E8" w:rsidRPr="00656310" w:rsidDel="004D59E7">
          <w:rPr>
            <w:lang w:val="en-US" w:eastAsia="en-US"/>
          </w:rPr>
          <w:delText xml:space="preserve"> </w:delText>
        </w:r>
      </w:del>
    </w:p>
    <w:p w14:paraId="52EE3AAB" w14:textId="671A9959" w:rsidR="005447B0" w:rsidRPr="005447B0" w:rsidRDefault="005447B0" w:rsidP="004D65B6">
      <w:pPr>
        <w:rPr>
          <w:ins w:id="358" w:author="Leonardo Campos &lt;Brazil&gt;" w:date="2025-02-24T20:40:00Z" w16du:dateUtc="2025-02-24T23:40:00Z"/>
          <w:rPrChange w:id="359" w:author="Leonardo Campos &lt;Brazil&gt;" w:date="2025-02-24T20:40:00Z" w16du:dateUtc="2025-02-24T23:40:00Z">
            <w:rPr>
              <w:ins w:id="360" w:author="Leonardo Campos &lt;Brazil&gt;" w:date="2025-02-24T20:40:00Z" w16du:dateUtc="2025-02-24T23:40:00Z"/>
              <w:lang w:val="en-US" w:eastAsia="en-US"/>
            </w:rPr>
          </w:rPrChange>
        </w:rPr>
      </w:pPr>
      <w:ins w:id="361" w:author="Leonardo Campos &lt;Brazil&gt;" w:date="2025-02-24T20:40:00Z" w16du:dateUtc="2025-02-24T23:40:00Z">
        <w:r w:rsidRPr="006E1625">
          <w:t>To ensure that products placed on the market do not cause</w:t>
        </w:r>
        <w:r>
          <w:t xml:space="preserve"> electromagnetic</w:t>
        </w:r>
        <w:r w:rsidRPr="006E1625">
          <w:t xml:space="preserve"> </w:t>
        </w:r>
        <w:r w:rsidRPr="00A71544">
          <w:t>interference (e.g. EMI/EMC)</w:t>
        </w:r>
        <w:r w:rsidRPr="006E1625">
          <w:t>, damage to the telecommunications network, endanger health, safety or any other aspect that may pose a risk to the protection of</w:t>
        </w:r>
        <w:r>
          <w:t xml:space="preserve"> product</w:t>
        </w:r>
        <w:r w:rsidRPr="006E1625">
          <w:t xml:space="preserve"> user</w:t>
        </w:r>
        <w:r>
          <w:t>, l</w:t>
        </w:r>
        <w:r w:rsidRPr="006E1625">
          <w:t xml:space="preserve">aboratory tests may be carried out to verify compliance with regulations or conformity assessment requirements established by the administration. </w:t>
        </w:r>
      </w:ins>
      <w:commentRangeEnd w:id="344"/>
      <w:ins w:id="362" w:author="Leonardo Campos &lt;Brazil&gt;" w:date="2025-02-24T20:48:00Z" w16du:dateUtc="2025-02-24T23:48:00Z">
        <w:r w:rsidR="00B9777C">
          <w:rPr>
            <w:rStyle w:val="CommentReference"/>
          </w:rPr>
          <w:commentReference w:id="344"/>
        </w:r>
      </w:ins>
    </w:p>
    <w:p w14:paraId="3A95FC72" w14:textId="1500AC41" w:rsidR="00E76E04" w:rsidRPr="00BB354A" w:rsidRDefault="00E76E04" w:rsidP="00E76E04">
      <w:pPr>
        <w:rPr>
          <w:i/>
          <w:iCs/>
          <w:lang w:eastAsia="en-US"/>
        </w:rPr>
      </w:pPr>
      <w:r w:rsidRPr="00BB354A">
        <w:rPr>
          <w:rFonts w:eastAsia="DejaVu LGC Sans"/>
          <w:i/>
          <w:iCs/>
          <w:lang w:eastAsia="zh-CN"/>
        </w:rPr>
        <w:t>[T</w:t>
      </w:r>
      <w:r w:rsidR="00A9386E" w:rsidRPr="00BB354A">
        <w:rPr>
          <w:rFonts w:eastAsia="DejaVu LGC Sans"/>
          <w:i/>
          <w:iCs/>
          <w:lang w:eastAsia="zh-CN"/>
        </w:rPr>
        <w:t>BD</w:t>
      </w:r>
      <w:r w:rsidR="00C266C9" w:rsidRPr="00BB354A">
        <w:rPr>
          <w:rFonts w:eastAsia="DejaVu LGC Sans"/>
          <w:i/>
          <w:iCs/>
          <w:lang w:eastAsia="zh-CN"/>
        </w:rPr>
        <w:t xml:space="preserve"> - </w:t>
      </w:r>
      <w:r w:rsidRPr="00BB354A">
        <w:rPr>
          <w:rFonts w:eastAsia="DejaVu LGC Sans"/>
          <w:i/>
          <w:iCs/>
          <w:lang w:eastAsia="zh-CN"/>
        </w:rPr>
        <w:t>More details will be provided in future versions of the document.</w:t>
      </w:r>
      <w:r w:rsidR="00C266C9" w:rsidRPr="00BB354A">
        <w:rPr>
          <w:rFonts w:eastAsia="DejaVu LGC Sans"/>
          <w:i/>
          <w:iCs/>
          <w:lang w:eastAsia="zh-CN"/>
        </w:rPr>
        <w:t>]</w:t>
      </w:r>
    </w:p>
    <w:p w14:paraId="6B2EB032" w14:textId="77777777" w:rsidR="004C1F69" w:rsidRPr="00C0159B" w:rsidRDefault="004C1F69" w:rsidP="00C0159B">
      <w:pPr>
        <w:rPr>
          <w:lang w:val="en-US" w:eastAsia="en-US"/>
        </w:rPr>
      </w:pPr>
    </w:p>
    <w:p w14:paraId="7A0B3F09" w14:textId="3A5E54CF" w:rsidR="00771C4F" w:rsidRDefault="00EA3924" w:rsidP="0084494E">
      <w:pPr>
        <w:pStyle w:val="Heading2"/>
        <w:numPr>
          <w:ilvl w:val="1"/>
          <w:numId w:val="14"/>
        </w:numPr>
        <w:spacing w:before="0" w:after="160" w:line="278" w:lineRule="auto"/>
        <w:rPr>
          <w:lang w:val="en-US"/>
        </w:rPr>
      </w:pPr>
      <w:bookmarkStart w:id="363" w:name="_Toc191322350"/>
      <w:r w:rsidRPr="00771C4F">
        <w:rPr>
          <w:lang w:val="en-US"/>
        </w:rPr>
        <w:lastRenderedPageBreak/>
        <w:t>Criteria for product selection</w:t>
      </w:r>
      <w:bookmarkEnd w:id="363"/>
    </w:p>
    <w:p w14:paraId="2B22CB31" w14:textId="55DCEFC9" w:rsidR="002E26A3" w:rsidRDefault="008A195E" w:rsidP="009B1B24">
      <w:pPr>
        <w:rPr>
          <w:lang w:val="en-US"/>
        </w:rPr>
      </w:pPr>
      <w:r w:rsidRPr="0041230E">
        <w:rPr>
          <w:lang w:val="en-US"/>
        </w:rPr>
        <w:t xml:space="preserve">Market </w:t>
      </w:r>
      <w:r>
        <w:rPr>
          <w:lang w:val="en-US"/>
        </w:rPr>
        <w:t>surveillance</w:t>
      </w:r>
      <w:r w:rsidRPr="0041230E">
        <w:rPr>
          <w:lang w:val="en-US"/>
        </w:rPr>
        <w:t xml:space="preserve"> is a sampling activity, and it is unfeasible to carry it out on all products</w:t>
      </w:r>
      <w:r w:rsidR="00E07F4B">
        <w:rPr>
          <w:lang w:val="en-US"/>
        </w:rPr>
        <w:t xml:space="preserve"> available in the market</w:t>
      </w:r>
      <w:r w:rsidRPr="0041230E">
        <w:rPr>
          <w:lang w:val="en-US"/>
        </w:rPr>
        <w:t xml:space="preserve">. </w:t>
      </w:r>
      <w:r w:rsidR="00C44245">
        <w:rPr>
          <w:lang w:val="en-US"/>
        </w:rPr>
        <w:t>Therefore, i</w:t>
      </w:r>
      <w:r w:rsidR="00BA68E0">
        <w:rPr>
          <w:lang w:val="en-US"/>
        </w:rPr>
        <w:t>s required that t</w:t>
      </w:r>
      <w:r w:rsidR="00BA68E0" w:rsidRPr="00BA68E0">
        <w:rPr>
          <w:lang w:val="en-US"/>
        </w:rPr>
        <w:t>he framework clearly define</w:t>
      </w:r>
      <w:r w:rsidR="002E26A3">
        <w:rPr>
          <w:lang w:val="en-US"/>
        </w:rPr>
        <w:t>s</w:t>
      </w:r>
      <w:r w:rsidR="00BA68E0" w:rsidRPr="00BA68E0">
        <w:rPr>
          <w:lang w:val="en-US"/>
        </w:rPr>
        <w:t xml:space="preserve"> the rules for selecting products that will be subject to market su</w:t>
      </w:r>
      <w:r w:rsidR="009E09F6">
        <w:rPr>
          <w:lang w:val="en-US"/>
        </w:rPr>
        <w:t>rveillance</w:t>
      </w:r>
      <w:r w:rsidR="00BA68E0" w:rsidRPr="00BA68E0">
        <w:rPr>
          <w:lang w:val="en-US"/>
        </w:rPr>
        <w:t>, including, at a minimum:</w:t>
      </w:r>
    </w:p>
    <w:p w14:paraId="160C89FA" w14:textId="7ABD0416" w:rsidR="007A7B0E" w:rsidRPr="007A7B0E" w:rsidRDefault="007A7B0E" w:rsidP="007A7B0E">
      <w:pPr>
        <w:pStyle w:val="ListParagraph"/>
        <w:numPr>
          <w:ilvl w:val="0"/>
          <w:numId w:val="21"/>
        </w:numPr>
        <w:rPr>
          <w:ins w:id="364" w:author="Leonardo Campos &lt;Brazil&gt;" w:date="2025-02-24T20:41:00Z" w16du:dateUtc="2025-02-24T23:41:00Z"/>
          <w:lang w:val="en-US"/>
        </w:rPr>
      </w:pPr>
      <w:commentRangeStart w:id="365"/>
      <w:ins w:id="366" w:author="Leonardo Campos &lt;Brazil&gt;" w:date="2025-02-24T20:41:00Z" w16du:dateUtc="2025-02-24T23:41:00Z">
        <w:r w:rsidRPr="002E26A3">
          <w:rPr>
            <w:lang w:val="en-US"/>
          </w:rPr>
          <w:t>percentage of certified products that will be evaluated in each supervision cycle</w:t>
        </w:r>
        <w:r>
          <w:rPr>
            <w:lang w:val="en-US"/>
          </w:rPr>
          <w:t>;</w:t>
        </w:r>
      </w:ins>
      <w:commentRangeEnd w:id="365"/>
      <w:ins w:id="367" w:author="Leonardo Campos &lt;Brazil&gt;" w:date="2025-02-24T20:48:00Z" w16du:dateUtc="2025-02-24T23:48:00Z">
        <w:r w:rsidR="00B9777C">
          <w:rPr>
            <w:rStyle w:val="CommentReference"/>
          </w:rPr>
          <w:commentReference w:id="365"/>
        </w:r>
      </w:ins>
    </w:p>
    <w:p w14:paraId="0D3E80E8" w14:textId="09121717" w:rsidR="00BB40C2" w:rsidRDefault="00BA68E0" w:rsidP="00B233AA">
      <w:pPr>
        <w:pStyle w:val="ListParagraph"/>
        <w:numPr>
          <w:ilvl w:val="0"/>
          <w:numId w:val="21"/>
        </w:numPr>
        <w:rPr>
          <w:lang w:val="en-US"/>
        </w:rPr>
      </w:pPr>
      <w:r w:rsidRPr="00BB40C2">
        <w:rPr>
          <w:lang w:val="en-US"/>
        </w:rPr>
        <w:t xml:space="preserve">focus </w:t>
      </w:r>
      <w:r w:rsidR="00140E17" w:rsidRPr="00BB40C2">
        <w:rPr>
          <w:lang w:val="en-US"/>
        </w:rPr>
        <w:t>on those products used by ordinary consumers, who do not have technical knowledge about the product and are only interested in its regular use;</w:t>
      </w:r>
      <w:r w:rsidR="00BB40C2">
        <w:rPr>
          <w:lang w:val="en-US"/>
        </w:rPr>
        <w:t xml:space="preserve"> and</w:t>
      </w:r>
    </w:p>
    <w:p w14:paraId="43E029C5" w14:textId="698ACF45" w:rsidR="00BA68E0" w:rsidRDefault="00BB40C2" w:rsidP="00B233AA">
      <w:pPr>
        <w:pStyle w:val="ListParagraph"/>
        <w:numPr>
          <w:ilvl w:val="0"/>
          <w:numId w:val="21"/>
        </w:numPr>
        <w:rPr>
          <w:lang w:val="en-US"/>
        </w:rPr>
      </w:pPr>
      <w:r w:rsidRPr="00BB40C2">
        <w:rPr>
          <w:lang w:val="en-US"/>
        </w:rPr>
        <w:t>possibility of carrying out activities focused on specific types of products that have been identified as presenting greater risks to consumers and telecommunications networks.</w:t>
      </w:r>
    </w:p>
    <w:p w14:paraId="2FE85685" w14:textId="5D58B869" w:rsidR="007D18BB" w:rsidRDefault="007D18BB" w:rsidP="007D18BB">
      <w:pPr>
        <w:rPr>
          <w:lang w:val="en-US"/>
        </w:rPr>
      </w:pPr>
      <w:r>
        <w:t>I</w:t>
      </w:r>
      <w:r w:rsidRPr="009E093D">
        <w:t>t is recommended that products subject to su</w:t>
      </w:r>
      <w:r>
        <w:t>rveillance</w:t>
      </w:r>
      <w:r w:rsidRPr="009E093D">
        <w:t xml:space="preserve"> be</w:t>
      </w:r>
      <w:r>
        <w:t xml:space="preserve"> inspect</w:t>
      </w:r>
      <w:r w:rsidR="0087584C">
        <w:t>ed</w:t>
      </w:r>
      <w:r>
        <w:t xml:space="preserve"> or</w:t>
      </w:r>
      <w:r w:rsidRPr="009E093D">
        <w:t xml:space="preserve"> collected randomly from the market</w:t>
      </w:r>
      <w:r>
        <w:t xml:space="preserve"> by the inspection entity</w:t>
      </w:r>
      <w:r w:rsidRPr="009E093D">
        <w:t>.</w:t>
      </w:r>
      <w:r>
        <w:t xml:space="preserve"> </w:t>
      </w:r>
      <w:r w:rsidRPr="00F979A5">
        <w:rPr>
          <w:lang w:val="en-US"/>
        </w:rPr>
        <w:t xml:space="preserve">If this is not possible, </w:t>
      </w:r>
      <w:r>
        <w:rPr>
          <w:lang w:val="en-US"/>
        </w:rPr>
        <w:t xml:space="preserve">it is required that </w:t>
      </w:r>
      <w:r w:rsidRPr="00F979A5">
        <w:rPr>
          <w:lang w:val="en-US"/>
        </w:rPr>
        <w:t xml:space="preserve">collection be done without prior notice at </w:t>
      </w:r>
      <w:r>
        <w:rPr>
          <w:lang w:val="en-US"/>
        </w:rPr>
        <w:t>product supplier</w:t>
      </w:r>
      <w:r w:rsidRPr="00F979A5">
        <w:rPr>
          <w:lang w:val="en-US"/>
        </w:rPr>
        <w:t xml:space="preserve"> warehouse.</w:t>
      </w:r>
    </w:p>
    <w:p w14:paraId="4589FF03" w14:textId="72E98205" w:rsidR="00FD074B" w:rsidRPr="00BB354A" w:rsidRDefault="00FD074B" w:rsidP="00FD074B">
      <w:pPr>
        <w:rPr>
          <w:rFonts w:eastAsia="DejaVu LGC Sans"/>
          <w:i/>
          <w:iCs/>
          <w:lang w:eastAsia="zh-CN"/>
        </w:rPr>
      </w:pPr>
      <w:r w:rsidRPr="00BB354A">
        <w:rPr>
          <w:rFonts w:eastAsia="DejaVu LGC Sans"/>
          <w:i/>
          <w:iCs/>
          <w:lang w:eastAsia="zh-CN"/>
        </w:rPr>
        <w:t>[TBD</w:t>
      </w:r>
      <w:r w:rsidR="00C266C9">
        <w:rPr>
          <w:rFonts w:eastAsia="DejaVu LGC Sans"/>
          <w:i/>
          <w:iCs/>
          <w:lang w:eastAsia="zh-CN"/>
        </w:rPr>
        <w:t xml:space="preserve"> </w:t>
      </w:r>
      <w:r w:rsidR="00C266C9" w:rsidRPr="00BB354A">
        <w:rPr>
          <w:rFonts w:eastAsia="DejaVu LGC Sans"/>
          <w:i/>
          <w:iCs/>
          <w:lang w:eastAsia="zh-CN"/>
        </w:rPr>
        <w:t>-</w:t>
      </w:r>
      <w:r w:rsidRPr="00BB354A">
        <w:rPr>
          <w:rFonts w:eastAsia="DejaVu LGC Sans"/>
          <w:i/>
          <w:iCs/>
          <w:lang w:eastAsia="zh-CN"/>
        </w:rPr>
        <w:t xml:space="preserve"> More details will be provided in future versions of the document.</w:t>
      </w:r>
      <w:r w:rsidR="00C266C9" w:rsidRPr="00BB354A">
        <w:rPr>
          <w:rFonts w:eastAsia="DejaVu LGC Sans"/>
          <w:i/>
          <w:iCs/>
          <w:lang w:eastAsia="zh-CN"/>
        </w:rPr>
        <w:t>]</w:t>
      </w:r>
    </w:p>
    <w:p w14:paraId="0B9462A3" w14:textId="77777777" w:rsidR="006241FB" w:rsidRDefault="006241FB" w:rsidP="006241FB">
      <w:pPr>
        <w:pStyle w:val="Heading2"/>
        <w:rPr>
          <w:ins w:id="368" w:author="Leonardo Campos &lt;Brazil&gt;" w:date="2025-02-24T20:41:00Z" w16du:dateUtc="2025-02-24T23:41:00Z"/>
        </w:rPr>
      </w:pPr>
      <w:bookmarkStart w:id="369" w:name="_Toc163808971"/>
      <w:bookmarkStart w:id="370" w:name="_Toc189157263"/>
      <w:bookmarkStart w:id="371" w:name="_Toc191322351"/>
      <w:commentRangeStart w:id="372"/>
      <w:ins w:id="373" w:author="Leonardo Campos &lt;Brazil&gt;" w:date="2025-02-24T20:41:00Z" w16du:dateUtc="2025-02-24T23:41:00Z">
        <w:r w:rsidRPr="00585704">
          <w:t>Collection of product samples</w:t>
        </w:r>
        <w:r>
          <w:t xml:space="preserve"> in market</w:t>
        </w:r>
        <w:bookmarkEnd w:id="369"/>
        <w:bookmarkEnd w:id="370"/>
        <w:bookmarkEnd w:id="371"/>
      </w:ins>
    </w:p>
    <w:p w14:paraId="5698B9CA" w14:textId="77777777" w:rsidR="006241FB" w:rsidRDefault="006241FB" w:rsidP="006241FB">
      <w:pPr>
        <w:rPr>
          <w:ins w:id="374" w:author="Leonardo Campos &lt;Brazil&gt;" w:date="2025-02-24T20:41:00Z" w16du:dateUtc="2025-02-24T23:41:00Z"/>
          <w:lang w:val="en-US"/>
        </w:rPr>
      </w:pPr>
      <w:ins w:id="375" w:author="Leonardo Campos &lt;Brazil&gt;" w:date="2025-02-24T20:41:00Z" w16du:dateUtc="2025-02-24T23:41:00Z">
        <w:r>
          <w:t>I</w:t>
        </w:r>
        <w:r w:rsidRPr="009E093D">
          <w:t>t is recommended that samples of products subject to su</w:t>
        </w:r>
        <w:r>
          <w:t>rveillance</w:t>
        </w:r>
        <w:r w:rsidRPr="009E093D">
          <w:t xml:space="preserve"> be collected randomly from the market</w:t>
        </w:r>
        <w:r>
          <w:t xml:space="preserve"> by the inspection entity</w:t>
        </w:r>
        <w:r w:rsidRPr="009E093D">
          <w:t>.</w:t>
        </w:r>
        <w:r>
          <w:t xml:space="preserve"> </w:t>
        </w:r>
        <w:r w:rsidRPr="00F979A5">
          <w:rPr>
            <w:lang w:val="en-US"/>
          </w:rPr>
          <w:t xml:space="preserve">If this is not possible, </w:t>
        </w:r>
        <w:r>
          <w:rPr>
            <w:lang w:val="en-US"/>
          </w:rPr>
          <w:t xml:space="preserve">it is recommended that </w:t>
        </w:r>
        <w:r w:rsidRPr="00F979A5">
          <w:rPr>
            <w:lang w:val="en-US"/>
          </w:rPr>
          <w:t xml:space="preserve">collection be done without prior notice at the </w:t>
        </w:r>
        <w:r>
          <w:rPr>
            <w:lang w:val="en-US"/>
          </w:rPr>
          <w:t>manu</w:t>
        </w:r>
        <w:r w:rsidRPr="00F979A5">
          <w:rPr>
            <w:lang w:val="en-US"/>
          </w:rPr>
          <w:t>factory</w:t>
        </w:r>
        <w:r>
          <w:rPr>
            <w:lang w:val="en-US"/>
          </w:rPr>
          <w:t xml:space="preserve"> or product supplier</w:t>
        </w:r>
        <w:r w:rsidRPr="00F979A5">
          <w:rPr>
            <w:lang w:val="en-US"/>
          </w:rPr>
          <w:t xml:space="preserve"> warehouse.</w:t>
        </w:r>
      </w:ins>
    </w:p>
    <w:p w14:paraId="3C1C6B86" w14:textId="77777777" w:rsidR="006241FB" w:rsidRDefault="006241FB" w:rsidP="006241FB">
      <w:pPr>
        <w:rPr>
          <w:ins w:id="376" w:author="Leonardo Campos &lt;Brazil&gt;" w:date="2025-02-24T20:41:00Z" w16du:dateUtc="2025-02-24T23:41:00Z"/>
          <w:rFonts w:eastAsia="DejaVu LGC Sans"/>
          <w:lang w:eastAsia="zh-CN"/>
        </w:rPr>
      </w:pPr>
      <w:ins w:id="377" w:author="Leonardo Campos &lt;Brazil&gt;" w:date="2025-02-24T20:41:00Z" w16du:dateUtc="2025-02-24T23:41:00Z">
        <w:r>
          <w:rPr>
            <w:rFonts w:eastAsia="DejaVu LGC Sans"/>
            <w:lang w:eastAsia="zh-CN"/>
          </w:rPr>
          <w:t xml:space="preserve">[TBD] </w:t>
        </w:r>
        <w:r w:rsidRPr="00C01045">
          <w:rPr>
            <w:rFonts w:eastAsia="DejaVu LGC Sans"/>
            <w:lang w:eastAsia="zh-CN"/>
          </w:rPr>
          <w:t>More details will be provided in future versions of the document.</w:t>
        </w:r>
      </w:ins>
    </w:p>
    <w:p w14:paraId="7C57F0C4" w14:textId="77777777" w:rsidR="006241FB" w:rsidRPr="001251D3" w:rsidRDefault="006241FB" w:rsidP="001251D3"/>
    <w:p w14:paraId="77E17E3A" w14:textId="6434D51F" w:rsidR="00EA3924" w:rsidDel="005969A4" w:rsidRDefault="005969A4" w:rsidP="00EA3924">
      <w:pPr>
        <w:pStyle w:val="Heading2"/>
        <w:numPr>
          <w:ilvl w:val="1"/>
          <w:numId w:val="14"/>
        </w:numPr>
        <w:spacing w:before="0" w:after="160" w:line="278" w:lineRule="auto"/>
        <w:rPr>
          <w:del w:id="378" w:author="Leonardo Campos &lt;Brazil&gt;" w:date="2025-02-24T20:42:00Z" w16du:dateUtc="2025-02-24T23:42:00Z"/>
        </w:rPr>
      </w:pPr>
      <w:bookmarkStart w:id="379" w:name="_Toc191322352"/>
      <w:ins w:id="380" w:author="Leonardo Campos &lt;Brazil&gt;" w:date="2025-02-24T20:42:00Z" w16du:dateUtc="2025-02-24T23:42:00Z">
        <w:r>
          <w:t>C</w:t>
        </w:r>
        <w:r w:rsidRPr="00E03DFF">
          <w:t>oordinating entit</w:t>
        </w:r>
        <w:r>
          <w:t>y monitoring</w:t>
        </w:r>
        <w:r w:rsidDel="005969A4">
          <w:t xml:space="preserve"> </w:t>
        </w:r>
      </w:ins>
      <w:del w:id="381" w:author="Leonardo Campos &lt;Brazil&gt;" w:date="2025-02-24T20:42:00Z" w16du:dateUtc="2025-02-24T23:42:00Z">
        <w:r w:rsidR="00EA3924" w:rsidDel="005969A4">
          <w:delText xml:space="preserve">Monitoring </w:delText>
        </w:r>
        <w:r w:rsidR="00CF3917" w:rsidDel="005969A4">
          <w:delText xml:space="preserve">results </w:delText>
        </w:r>
        <w:r w:rsidR="00EA3924" w:rsidDel="005969A4">
          <w:delText xml:space="preserve">by the </w:delText>
        </w:r>
        <w:r w:rsidR="00E03DFF" w:rsidDel="005969A4">
          <w:delText>c</w:delText>
        </w:r>
        <w:r w:rsidR="00E03DFF" w:rsidRPr="00E03DFF" w:rsidDel="005969A4">
          <w:delText>oordinating entit</w:delText>
        </w:r>
        <w:r w:rsidR="00E03DFF" w:rsidDel="005969A4">
          <w:delText>y</w:delText>
        </w:r>
      </w:del>
      <w:bookmarkEnd w:id="379"/>
      <w:commentRangeEnd w:id="372"/>
      <w:r w:rsidR="00B9777C">
        <w:rPr>
          <w:rStyle w:val="CommentReference"/>
          <w:rFonts w:eastAsiaTheme="minorEastAsia" w:cs="Times New Roman"/>
          <w:b w:val="0"/>
          <w:bCs w:val="0"/>
          <w:iCs w:val="0"/>
        </w:rPr>
        <w:commentReference w:id="372"/>
      </w:r>
    </w:p>
    <w:p w14:paraId="1AE3145F" w14:textId="36E6B1D4" w:rsidR="00054993" w:rsidRPr="00BB354A" w:rsidRDefault="00054993" w:rsidP="00054993">
      <w:pPr>
        <w:rPr>
          <w:rFonts w:eastAsia="DejaVu LGC Sans"/>
          <w:i/>
          <w:iCs/>
          <w:lang w:eastAsia="zh-CN"/>
        </w:rPr>
      </w:pPr>
      <w:r w:rsidRPr="00BB354A">
        <w:rPr>
          <w:rFonts w:eastAsia="DejaVu LGC Sans"/>
          <w:i/>
          <w:iCs/>
          <w:lang w:eastAsia="zh-CN"/>
        </w:rPr>
        <w:t>[T</w:t>
      </w:r>
      <w:r w:rsidR="00A9386E" w:rsidRPr="00BB354A">
        <w:rPr>
          <w:rFonts w:eastAsia="DejaVu LGC Sans"/>
          <w:i/>
          <w:iCs/>
          <w:lang w:eastAsia="zh-CN"/>
        </w:rPr>
        <w:t>BD</w:t>
      </w:r>
      <w:r w:rsidR="00C266C9" w:rsidRPr="00BB354A">
        <w:rPr>
          <w:rFonts w:eastAsia="DejaVu LGC Sans"/>
          <w:i/>
          <w:iCs/>
          <w:lang w:eastAsia="zh-CN"/>
        </w:rPr>
        <w:t xml:space="preserve"> - </w:t>
      </w:r>
      <w:r w:rsidRPr="00BB354A">
        <w:rPr>
          <w:rFonts w:eastAsia="DejaVu LGC Sans"/>
          <w:i/>
          <w:iCs/>
          <w:lang w:eastAsia="zh-CN"/>
        </w:rPr>
        <w:t xml:space="preserve"> More details will be provided in future versions of the document</w:t>
      </w:r>
      <w:r w:rsidR="00C266C9" w:rsidRPr="00BB354A">
        <w:rPr>
          <w:rFonts w:eastAsia="DejaVu LGC Sans"/>
          <w:i/>
          <w:iCs/>
          <w:lang w:eastAsia="zh-CN"/>
        </w:rPr>
        <w:t>]</w:t>
      </w:r>
      <w:r w:rsidRPr="00BB354A">
        <w:rPr>
          <w:rFonts w:eastAsia="DejaVu LGC Sans"/>
          <w:i/>
          <w:iCs/>
          <w:lang w:eastAsia="zh-CN"/>
        </w:rPr>
        <w:t>.</w:t>
      </w:r>
    </w:p>
    <w:p w14:paraId="75141056" w14:textId="77777777" w:rsidR="005D3AE6" w:rsidRPr="005D3AE6" w:rsidRDefault="005D3AE6" w:rsidP="005D3AE6"/>
    <w:p w14:paraId="3A3506ED" w14:textId="7D77DE28" w:rsidR="009F4BE0" w:rsidRPr="009F4BE0" w:rsidRDefault="009F4BE0" w:rsidP="009F4BE0">
      <w:pPr>
        <w:pStyle w:val="Heading2"/>
        <w:numPr>
          <w:ilvl w:val="1"/>
          <w:numId w:val="14"/>
        </w:numPr>
        <w:spacing w:before="0" w:after="160" w:line="278" w:lineRule="auto"/>
      </w:pPr>
      <w:bookmarkStart w:id="382" w:name="_Toc191322353"/>
      <w:r w:rsidRPr="009F4BE0">
        <w:t>Application of sanctions</w:t>
      </w:r>
      <w:bookmarkEnd w:id="382"/>
    </w:p>
    <w:p w14:paraId="66E017D6" w14:textId="0AA3746B" w:rsidR="00FB34B9" w:rsidRDefault="00FB34B9" w:rsidP="00FB34B9">
      <w:pPr>
        <w:spacing w:before="0" w:after="160" w:line="278" w:lineRule="auto"/>
        <w:rPr>
          <w:lang w:val="en-US"/>
        </w:rPr>
      </w:pPr>
      <w:r>
        <w:rPr>
          <w:lang w:val="en-US"/>
        </w:rPr>
        <w:t>It is required that the</w:t>
      </w:r>
      <w:r w:rsidRPr="00FB34B9">
        <w:rPr>
          <w:lang w:val="en-US"/>
        </w:rPr>
        <w:t xml:space="preserve"> sanctions applicable in case of failure must be sufficient to coerce the applicant for approval to maintain the quality of their products on the market.</w:t>
      </w:r>
    </w:p>
    <w:p w14:paraId="4DBCAD5D" w14:textId="4B40D47A" w:rsidR="00FB34B9" w:rsidRPr="00BB354A" w:rsidRDefault="00FB34B9" w:rsidP="00FB34B9">
      <w:pPr>
        <w:spacing w:before="0" w:after="160" w:line="278" w:lineRule="auto"/>
        <w:rPr>
          <w:i/>
          <w:iCs/>
          <w:lang w:val="en-US"/>
        </w:rPr>
      </w:pPr>
      <w:r w:rsidRPr="00BB354A">
        <w:rPr>
          <w:i/>
          <w:iCs/>
          <w:lang w:val="en-US" w:eastAsia="en-US"/>
        </w:rPr>
        <w:t xml:space="preserve">[TBD </w:t>
      </w:r>
      <w:r w:rsidR="00C266C9" w:rsidRPr="00BB354A">
        <w:rPr>
          <w:i/>
          <w:iCs/>
          <w:lang w:val="en-US" w:eastAsia="en-US"/>
        </w:rPr>
        <w:t xml:space="preserve">- </w:t>
      </w:r>
      <w:r w:rsidR="00F408AB" w:rsidRPr="00BB354A">
        <w:rPr>
          <w:i/>
          <w:iCs/>
          <w:lang w:val="en-US" w:eastAsia="en-US"/>
        </w:rPr>
        <w:t>Greater detail on the application of sanctions will be provided in this item</w:t>
      </w:r>
      <w:r w:rsidR="0083113B" w:rsidRPr="00BB354A">
        <w:rPr>
          <w:i/>
          <w:iCs/>
          <w:lang w:val="en-US" w:eastAsia="en-US"/>
        </w:rPr>
        <w:t xml:space="preserve">, </w:t>
      </w:r>
      <w:r w:rsidR="0083113B" w:rsidRPr="00BB354A">
        <w:rPr>
          <w:i/>
          <w:iCs/>
          <w:lang w:val="en-US"/>
        </w:rPr>
        <w:t>including prohibition of the sale of the product, recall of the product on the market and reimbursement to consumers/users</w:t>
      </w:r>
      <w:r w:rsidR="00935296" w:rsidRPr="00BB354A">
        <w:rPr>
          <w:i/>
          <w:iCs/>
          <w:lang w:val="en-US"/>
        </w:rPr>
        <w:t>.</w:t>
      </w:r>
      <w:r w:rsidR="00C266C9" w:rsidRPr="00BB354A">
        <w:rPr>
          <w:i/>
          <w:iCs/>
          <w:lang w:val="en-US"/>
        </w:rPr>
        <w:t>]</w:t>
      </w:r>
    </w:p>
    <w:p w14:paraId="6EA77316" w14:textId="360865B6" w:rsidR="00CA0A38" w:rsidRDefault="00625655" w:rsidP="00625655">
      <w:pPr>
        <w:pStyle w:val="Heading3"/>
        <w:numPr>
          <w:ilvl w:val="2"/>
          <w:numId w:val="14"/>
        </w:numPr>
        <w:spacing w:before="0" w:after="160" w:line="278" w:lineRule="auto"/>
        <w:rPr>
          <w:rFonts w:eastAsia="Malgun Gothic"/>
          <w:lang w:val="en-US" w:eastAsia="en-US"/>
        </w:rPr>
      </w:pPr>
      <w:bookmarkStart w:id="383" w:name="_Toc191322354"/>
      <w:r w:rsidRPr="00BB354A">
        <w:rPr>
          <w:rFonts w:eastAsia="Malgun Gothic"/>
          <w:lang w:val="en-US" w:eastAsia="en-US"/>
        </w:rPr>
        <w:t>Sanctions for manufacturers and importers of counterfeit products</w:t>
      </w:r>
      <w:bookmarkEnd w:id="383"/>
    </w:p>
    <w:p w14:paraId="44745708" w14:textId="62E397F0" w:rsidR="00C266C9" w:rsidRDefault="00B27A7D" w:rsidP="00B27A7D">
      <w:pPr>
        <w:rPr>
          <w:rFonts w:eastAsia="DejaVu LGC Sans"/>
          <w:lang w:eastAsia="zh-CN"/>
        </w:rPr>
      </w:pPr>
      <w:r w:rsidRPr="00BB354A">
        <w:rPr>
          <w:rFonts w:eastAsia="DejaVu LGC Sans"/>
          <w:i/>
          <w:iCs/>
          <w:lang w:eastAsia="zh-CN"/>
        </w:rPr>
        <w:t>[TBD</w:t>
      </w:r>
      <w:r w:rsidR="00C266C9" w:rsidRPr="00BB354A">
        <w:rPr>
          <w:rFonts w:eastAsia="DejaVu LGC Sans"/>
          <w:i/>
          <w:iCs/>
          <w:lang w:eastAsia="zh-CN"/>
        </w:rPr>
        <w:t xml:space="preserve"> - </w:t>
      </w:r>
      <w:r w:rsidRPr="00BB354A">
        <w:rPr>
          <w:rFonts w:eastAsia="DejaVu LGC Sans"/>
          <w:i/>
          <w:iCs/>
          <w:lang w:eastAsia="zh-CN"/>
        </w:rPr>
        <w:t>More details will be provided in future versions of the document.</w:t>
      </w:r>
      <w:r w:rsidR="00C266C9" w:rsidRPr="00BB354A">
        <w:rPr>
          <w:rFonts w:eastAsia="DejaVu LGC Sans"/>
          <w:i/>
          <w:iCs/>
          <w:lang w:eastAsia="zh-CN"/>
        </w:rPr>
        <w:t>]</w:t>
      </w:r>
    </w:p>
    <w:p w14:paraId="40F3259F" w14:textId="77777777" w:rsidR="00B27A7D" w:rsidRDefault="00B27A7D" w:rsidP="00F07ECF">
      <w:pPr>
        <w:rPr>
          <w:lang w:val="en-US" w:eastAsia="en-US"/>
        </w:rPr>
      </w:pPr>
    </w:p>
    <w:p w14:paraId="6C742181" w14:textId="50170408" w:rsidR="00F07ECF" w:rsidRPr="00B27A7D" w:rsidRDefault="00F07ECF" w:rsidP="00B27A7D">
      <w:pPr>
        <w:pStyle w:val="Heading3"/>
        <w:numPr>
          <w:ilvl w:val="2"/>
          <w:numId w:val="14"/>
        </w:numPr>
        <w:spacing w:before="0" w:after="160" w:line="278" w:lineRule="auto"/>
        <w:rPr>
          <w:rFonts w:eastAsia="Malgun Gothic"/>
          <w:lang w:val="en-US" w:eastAsia="en-US"/>
        </w:rPr>
      </w:pPr>
      <w:bookmarkStart w:id="384" w:name="_Toc191322355"/>
      <w:r w:rsidRPr="00BB354A">
        <w:rPr>
          <w:rFonts w:eastAsia="Malgun Gothic"/>
          <w:lang w:val="en-US" w:eastAsia="en-US"/>
        </w:rPr>
        <w:t>Sanction for s</w:t>
      </w:r>
      <w:r w:rsidR="005545BC">
        <w:rPr>
          <w:rFonts w:eastAsia="Malgun Gothic"/>
          <w:lang w:val="en-US" w:eastAsia="en-US"/>
        </w:rPr>
        <w:t>ellers</w:t>
      </w:r>
      <w:r w:rsidRPr="00BB354A">
        <w:rPr>
          <w:rFonts w:eastAsia="Malgun Gothic"/>
          <w:lang w:val="en-US" w:eastAsia="en-US"/>
        </w:rPr>
        <w:t xml:space="preserve"> of </w:t>
      </w:r>
      <w:r w:rsidR="00B27A7D" w:rsidRPr="00EA1841">
        <w:rPr>
          <w:rFonts w:eastAsia="Malgun Gothic"/>
          <w:lang w:val="en-US" w:eastAsia="en-US"/>
        </w:rPr>
        <w:t>counterfeit products</w:t>
      </w:r>
      <w:bookmarkEnd w:id="384"/>
    </w:p>
    <w:p w14:paraId="699230EE" w14:textId="34DD6004" w:rsidR="001A131F" w:rsidRDefault="00B27A7D" w:rsidP="00D14DE8">
      <w:pPr>
        <w:rPr>
          <w:color w:val="A6A6A6" w:themeColor="background1" w:themeShade="A6"/>
          <w:lang w:val="en-US"/>
        </w:rPr>
      </w:pPr>
      <w:r w:rsidRPr="00BB354A">
        <w:rPr>
          <w:rFonts w:eastAsia="DejaVu LGC Sans"/>
          <w:i/>
          <w:iCs/>
          <w:lang w:eastAsia="zh-CN"/>
        </w:rPr>
        <w:t>[TBD</w:t>
      </w:r>
      <w:r w:rsidR="00C266C9" w:rsidRPr="00BB354A">
        <w:rPr>
          <w:rFonts w:eastAsia="DejaVu LGC Sans"/>
          <w:i/>
          <w:iCs/>
          <w:lang w:eastAsia="zh-CN"/>
        </w:rPr>
        <w:t xml:space="preserve"> -</w:t>
      </w:r>
      <w:r w:rsidRPr="00BB354A">
        <w:rPr>
          <w:rFonts w:eastAsia="DejaVu LGC Sans"/>
          <w:i/>
          <w:iCs/>
          <w:lang w:eastAsia="zh-CN"/>
        </w:rPr>
        <w:t xml:space="preserve"> Sanction for physical </w:t>
      </w:r>
      <w:r w:rsidR="003D3A0C" w:rsidRPr="00BB354A">
        <w:rPr>
          <w:rFonts w:eastAsia="DejaVu LGC Sans"/>
          <w:i/>
          <w:iCs/>
          <w:lang w:eastAsia="zh-CN"/>
        </w:rPr>
        <w:t>stores and online marketplaces</w:t>
      </w:r>
      <w:r w:rsidRPr="00BB354A">
        <w:rPr>
          <w:rFonts w:eastAsia="DejaVu LGC Sans"/>
          <w:i/>
          <w:iCs/>
          <w:lang w:eastAsia="zh-CN"/>
        </w:rPr>
        <w:t>.</w:t>
      </w:r>
      <w:r w:rsidR="00C266C9" w:rsidRPr="00BB354A">
        <w:rPr>
          <w:rFonts w:eastAsia="DejaVu LGC Sans"/>
          <w:i/>
          <w:iCs/>
          <w:lang w:eastAsia="zh-CN"/>
        </w:rPr>
        <w:t>]</w:t>
      </w:r>
    </w:p>
    <w:p w14:paraId="70100E1F" w14:textId="4B3CC3C5" w:rsidR="00B9793A" w:rsidRDefault="00B9793A" w:rsidP="00B9793A">
      <w:pPr>
        <w:pStyle w:val="Heading1"/>
        <w:numPr>
          <w:ilvl w:val="0"/>
          <w:numId w:val="14"/>
        </w:numPr>
        <w:tabs>
          <w:tab w:val="clear" w:pos="432"/>
          <w:tab w:val="num" w:pos="360"/>
        </w:tabs>
        <w:ind w:left="794" w:hanging="794"/>
        <w:rPr>
          <w:szCs w:val="24"/>
          <w:lang w:val="en-US"/>
        </w:rPr>
      </w:pPr>
      <w:bookmarkStart w:id="385" w:name="_Toc191322356"/>
      <w:r>
        <w:rPr>
          <w:szCs w:val="24"/>
          <w:lang w:val="en-US"/>
        </w:rPr>
        <w:t>Reference Framework</w:t>
      </w:r>
      <w:bookmarkEnd w:id="385"/>
    </w:p>
    <w:p w14:paraId="533A7A03" w14:textId="2BB94FFF" w:rsidR="00A9386E" w:rsidRPr="00BB354A" w:rsidRDefault="004A6B23" w:rsidP="00A9386E">
      <w:pPr>
        <w:rPr>
          <w:rFonts w:eastAsia="DejaVu LGC Sans"/>
          <w:i/>
          <w:iCs/>
          <w:lang w:eastAsia="zh-CN"/>
        </w:rPr>
      </w:pPr>
      <w:r w:rsidRPr="00BB354A">
        <w:rPr>
          <w:i/>
          <w:iCs/>
          <w:lang w:val="en-US"/>
        </w:rPr>
        <w:t>[TBD</w:t>
      </w:r>
      <w:r w:rsidR="00C266C9" w:rsidRPr="00BB354A">
        <w:rPr>
          <w:i/>
          <w:iCs/>
          <w:lang w:val="en-US"/>
        </w:rPr>
        <w:t xml:space="preserve"> -</w:t>
      </w:r>
      <w:r w:rsidR="00A9386E" w:rsidRPr="00BB354A">
        <w:rPr>
          <w:rFonts w:eastAsia="DejaVu LGC Sans"/>
          <w:i/>
          <w:iCs/>
          <w:lang w:eastAsia="zh-CN"/>
        </w:rPr>
        <w:t xml:space="preserve"> More details will be provided in future versions of the document.</w:t>
      </w:r>
      <w:r w:rsidR="00C266C9" w:rsidRPr="00BB354A">
        <w:rPr>
          <w:rFonts w:eastAsia="DejaVu LGC Sans"/>
          <w:i/>
          <w:iCs/>
          <w:lang w:eastAsia="zh-CN"/>
        </w:rPr>
        <w:t xml:space="preserve"> ]</w:t>
      </w:r>
    </w:p>
    <w:p w14:paraId="4BCECE02" w14:textId="1C408E98" w:rsidR="00C266C9" w:rsidRDefault="00C266C9">
      <w:pPr>
        <w:spacing w:before="0"/>
        <w:rPr>
          <w:lang w:val="en-US"/>
        </w:rPr>
      </w:pPr>
      <w:bookmarkStart w:id="386" w:name="_Toc34854749"/>
      <w:r>
        <w:rPr>
          <w:lang w:val="en-US"/>
        </w:rPr>
        <w:br w:type="page"/>
      </w:r>
    </w:p>
    <w:p w14:paraId="73AB1B55" w14:textId="77777777" w:rsidR="001F504F" w:rsidRDefault="001F504F" w:rsidP="00FF0913">
      <w:pPr>
        <w:rPr>
          <w:lang w:val="en-US"/>
        </w:rPr>
      </w:pPr>
    </w:p>
    <w:p w14:paraId="4A13D632" w14:textId="29A22013" w:rsidR="008F3602" w:rsidRPr="00BB354A" w:rsidRDefault="008F3602" w:rsidP="00BB354A">
      <w:pPr>
        <w:jc w:val="center"/>
        <w:rPr>
          <w:b/>
          <w:bCs/>
          <w:lang w:val="fr-FR"/>
        </w:rPr>
      </w:pPr>
      <w:r w:rsidRPr="00BB354A">
        <w:rPr>
          <w:b/>
          <w:bCs/>
          <w:lang w:val="fr-FR"/>
        </w:rPr>
        <w:t>Bibliography</w:t>
      </w:r>
      <w:bookmarkEnd w:id="386"/>
    </w:p>
    <w:p w14:paraId="5D01D912" w14:textId="77777777" w:rsidR="00324539" w:rsidRPr="003A49F3" w:rsidRDefault="00324539" w:rsidP="00324539">
      <w:pPr>
        <w:rPr>
          <w:lang w:val="fr-FR"/>
        </w:rPr>
      </w:pPr>
    </w:p>
    <w:p w14:paraId="684892F4" w14:textId="52509AF0" w:rsidR="001F4BEE" w:rsidRPr="007D0198" w:rsidRDefault="001F4BEE" w:rsidP="001F4BEE">
      <w:pPr>
        <w:pStyle w:val="Reftext"/>
        <w:rPr>
          <w:ins w:id="387" w:author="Leonardo Campos &lt;Brazil&gt;" w:date="2025-02-24T20:42:00Z" w16du:dateUtc="2025-02-24T23:42:00Z"/>
          <w:i/>
          <w:iCs/>
          <w:szCs w:val="24"/>
        </w:rPr>
      </w:pPr>
      <w:commentRangeStart w:id="388"/>
      <w:ins w:id="389" w:author="Leonardo Campos &lt;Brazil&gt;" w:date="2025-02-24T20:42:00Z" w16du:dateUtc="2025-02-24T23:42:00Z">
        <w:r w:rsidRPr="007D0198">
          <w:rPr>
            <w:bCs/>
            <w:szCs w:val="24"/>
            <w:lang w:eastAsia="ko-KR"/>
          </w:rPr>
          <w:t>[</w:t>
        </w:r>
        <w:r>
          <w:rPr>
            <w:lang w:val="en-US"/>
          </w:rPr>
          <w:t>a</w:t>
        </w:r>
        <w:r w:rsidRPr="005F28FD">
          <w:rPr>
            <w:lang w:val="en-US"/>
          </w:rPr>
          <w:t>-EC-Regulation</w:t>
        </w:r>
        <w:r w:rsidRPr="007D0198">
          <w:rPr>
            <w:bCs/>
            <w:szCs w:val="24"/>
            <w:lang w:eastAsia="ko-KR"/>
          </w:rPr>
          <w:t>]</w:t>
        </w:r>
        <w:r w:rsidRPr="007D0198">
          <w:rPr>
            <w:bCs/>
            <w:i/>
            <w:iCs/>
            <w:szCs w:val="24"/>
            <w:lang w:eastAsia="ko-KR"/>
          </w:rPr>
          <w:t xml:space="preserve"> </w:t>
        </w:r>
        <w:r w:rsidRPr="007D0198">
          <w:rPr>
            <w:bCs/>
            <w:i/>
            <w:iCs/>
            <w:szCs w:val="24"/>
            <w:lang w:eastAsia="ko-KR"/>
          </w:rPr>
          <w:tab/>
        </w:r>
        <w:r w:rsidRPr="009D152D">
          <w:rPr>
            <w:b/>
            <w:bCs/>
            <w:i/>
            <w:iCs/>
            <w:szCs w:val="24"/>
          </w:rPr>
          <w:t>Regulation (EC) No 765/2008 of the European Parliament and of the Council of 9 July 2008 setting out the requirements for accreditation and market surveillance relating to the marketing of products and repealing Regulation (EEC) No 339/93</w:t>
        </w:r>
      </w:ins>
      <w:commentRangeEnd w:id="388"/>
      <w:ins w:id="390" w:author="Leonardo Campos &lt;Brazil&gt;" w:date="2025-02-24T20:49:00Z" w16du:dateUtc="2025-02-24T23:49:00Z">
        <w:r w:rsidR="00B9777C">
          <w:rPr>
            <w:rStyle w:val="CommentReference"/>
            <w:rFonts w:eastAsiaTheme="minorEastAsia"/>
            <w:lang w:eastAsia="ja-JP"/>
          </w:rPr>
          <w:commentReference w:id="388"/>
        </w:r>
      </w:ins>
    </w:p>
    <w:p w14:paraId="760D1ACC" w14:textId="32A11252" w:rsidR="008F3602" w:rsidRPr="00BB354A" w:rsidDel="001F4BEE" w:rsidRDefault="008F3602" w:rsidP="008F3602">
      <w:pPr>
        <w:pStyle w:val="Reftext"/>
        <w:rPr>
          <w:del w:id="391" w:author="Leonardo Campos &lt;Brazil&gt;" w:date="2025-02-24T20:42:00Z" w16du:dateUtc="2025-02-24T23:42:00Z"/>
          <w:i/>
          <w:iCs/>
          <w:szCs w:val="24"/>
          <w:lang w:val="fr-FR"/>
        </w:rPr>
      </w:pPr>
      <w:del w:id="392" w:author="Leonardo Campos &lt;Brazil&gt;" w:date="2025-02-24T20:42:00Z" w16du:dateUtc="2025-02-24T23:42:00Z">
        <w:r w:rsidRPr="00BB354A" w:rsidDel="001F4BEE">
          <w:rPr>
            <w:bCs/>
            <w:i/>
            <w:iCs/>
            <w:szCs w:val="24"/>
            <w:lang w:val="fr-FR" w:eastAsia="ko-KR"/>
          </w:rPr>
          <w:delText xml:space="preserve">[b-XXX] </w:delText>
        </w:r>
        <w:r w:rsidRPr="00BB354A" w:rsidDel="001F4BEE">
          <w:rPr>
            <w:bCs/>
            <w:i/>
            <w:iCs/>
            <w:szCs w:val="24"/>
            <w:lang w:val="fr-FR" w:eastAsia="ko-KR"/>
          </w:rPr>
          <w:tab/>
        </w:r>
        <w:r w:rsidRPr="00BB354A" w:rsidDel="001F4BEE">
          <w:rPr>
            <w:i/>
            <w:iCs/>
            <w:szCs w:val="24"/>
            <w:lang w:val="fr-FR"/>
          </w:rPr>
          <w:delText xml:space="preserve">Description </w:delText>
        </w:r>
        <w:r w:rsidR="002F733A" w:rsidRPr="00BB354A" w:rsidDel="001F4BEE">
          <w:rPr>
            <w:i/>
            <w:iCs/>
            <w:szCs w:val="24"/>
            <w:lang w:val="fr-FR"/>
          </w:rPr>
          <w:delText>[</w:delText>
        </w:r>
        <w:r w:rsidRPr="00BB354A" w:rsidDel="001F4BEE">
          <w:rPr>
            <w:i/>
            <w:iCs/>
            <w:szCs w:val="24"/>
            <w:lang w:val="fr-FR"/>
          </w:rPr>
          <w:delText>TBD</w:delText>
        </w:r>
        <w:r w:rsidR="002F733A" w:rsidRPr="00BB354A" w:rsidDel="001F4BEE">
          <w:rPr>
            <w:i/>
            <w:iCs/>
            <w:szCs w:val="24"/>
            <w:lang w:val="fr-FR"/>
          </w:rPr>
          <w:delText>]</w:delText>
        </w:r>
      </w:del>
    </w:p>
    <w:p w14:paraId="0A6F2F73" w14:textId="67625BF8" w:rsidR="00D71980" w:rsidRPr="003A49F3" w:rsidRDefault="00D71980" w:rsidP="003D3A0C">
      <w:pPr>
        <w:rPr>
          <w:lang w:val="fr-FR"/>
        </w:rPr>
      </w:pPr>
    </w:p>
    <w:sectPr w:rsidR="00D71980" w:rsidRPr="003A49F3" w:rsidSect="00887E18">
      <w:headerReference w:type="default" r:id="rId21"/>
      <w:pgSz w:w="11907" w:h="16840" w:code="9"/>
      <w:pgMar w:top="1134" w:right="1134" w:bottom="1134" w:left="1134" w:header="720" w:footer="72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Leonardo Campos &lt;Brazil&gt;" w:date="2025-02-24T20:44:00Z" w:initials="LMC">
    <w:p w14:paraId="6EB63DD6" w14:textId="77777777" w:rsidR="00112E56" w:rsidRDefault="00112E56" w:rsidP="00112E56">
      <w:pPr>
        <w:pStyle w:val="CommentText"/>
      </w:pPr>
      <w:r>
        <w:rPr>
          <w:rStyle w:val="CommentReference"/>
        </w:rPr>
        <w:annotationRef/>
      </w:r>
      <w:r>
        <w:rPr>
          <w:lang w:val="en-US"/>
        </w:rPr>
        <w:t xml:space="preserve">C85R1 from Brazil </w:t>
      </w:r>
    </w:p>
  </w:comment>
  <w:comment w:id="18" w:author="Leonardo Campos &lt;Brazil&gt;" w:date="2025-02-24T20:44:00Z" w:initials="LMC">
    <w:p w14:paraId="43C9F97E" w14:textId="77777777" w:rsidR="00112E56" w:rsidRDefault="00112E56" w:rsidP="00112E56">
      <w:pPr>
        <w:pStyle w:val="CommentText"/>
      </w:pPr>
      <w:r>
        <w:rPr>
          <w:rStyle w:val="CommentReference"/>
        </w:rPr>
        <w:annotationRef/>
      </w:r>
      <w:r>
        <w:rPr>
          <w:lang w:val="en-US"/>
        </w:rPr>
        <w:t xml:space="preserve">C85R1 from Brazil </w:t>
      </w:r>
    </w:p>
  </w:comment>
  <w:comment w:id="22" w:author="Leonardo Campos &lt;Brazil&gt;" w:date="2025-02-24T20:46:00Z" w:initials="LMC">
    <w:p w14:paraId="517B4129" w14:textId="77777777" w:rsidR="00757F6E" w:rsidRDefault="00757F6E" w:rsidP="00757F6E">
      <w:pPr>
        <w:pStyle w:val="CommentText"/>
      </w:pPr>
      <w:r>
        <w:rPr>
          <w:rStyle w:val="CommentReference"/>
        </w:rPr>
        <w:annotationRef/>
      </w:r>
      <w:r>
        <w:rPr>
          <w:lang w:val="en-US"/>
        </w:rPr>
        <w:t xml:space="preserve">C85R1 from Brazil </w:t>
      </w:r>
    </w:p>
  </w:comment>
  <w:comment w:id="48" w:author="Leonardo Campos &lt;Brazil&gt;" w:date="2025-02-24T20:05:00Z" w:initials="LMC">
    <w:p w14:paraId="78347D27" w14:textId="3413AA7F" w:rsidR="0040394E" w:rsidRDefault="0040394E" w:rsidP="0040394E">
      <w:pPr>
        <w:pStyle w:val="CommentText"/>
      </w:pPr>
      <w:r>
        <w:rPr>
          <w:rStyle w:val="CommentReference"/>
        </w:rPr>
        <w:annotationRef/>
      </w:r>
      <w:r>
        <w:rPr>
          <w:lang w:val="en-US"/>
        </w:rPr>
        <w:t>C71 from India</w:t>
      </w:r>
    </w:p>
  </w:comment>
  <w:comment w:id="72" w:author="Leonardo Campos &lt;Brazil&gt;" w:date="2025-02-24T20:06:00Z" w:initials="LMC">
    <w:p w14:paraId="19D07AAF" w14:textId="77777777" w:rsidR="0040394E" w:rsidRDefault="0040394E" w:rsidP="0040394E">
      <w:pPr>
        <w:pStyle w:val="CommentText"/>
      </w:pPr>
      <w:r>
        <w:rPr>
          <w:rStyle w:val="CommentReference"/>
        </w:rPr>
        <w:annotationRef/>
      </w:r>
      <w:r>
        <w:rPr>
          <w:lang w:val="en-US"/>
        </w:rPr>
        <w:t xml:space="preserve">C71 from India </w:t>
      </w:r>
    </w:p>
  </w:comment>
  <w:comment w:id="115" w:author="Leonardo Campos &lt;Brazil&gt;" w:date="2025-02-24T20:06:00Z" w:initials="LMC">
    <w:p w14:paraId="5C0FF70B" w14:textId="77777777" w:rsidR="0040394E" w:rsidRDefault="0040394E" w:rsidP="0040394E">
      <w:pPr>
        <w:pStyle w:val="CommentText"/>
      </w:pPr>
      <w:r>
        <w:rPr>
          <w:rStyle w:val="CommentReference"/>
        </w:rPr>
        <w:annotationRef/>
      </w:r>
      <w:r>
        <w:rPr>
          <w:lang w:val="en-US"/>
        </w:rPr>
        <w:t xml:space="preserve">C71 from India </w:t>
      </w:r>
    </w:p>
  </w:comment>
  <w:comment w:id="126" w:author="Leonardo Campos &lt;Brazil&gt;" w:date="2025-02-24T20:06:00Z" w:initials="LMC">
    <w:p w14:paraId="05731DAD" w14:textId="77777777" w:rsidR="0040394E" w:rsidRDefault="0040394E" w:rsidP="0040394E">
      <w:pPr>
        <w:pStyle w:val="CommentText"/>
      </w:pPr>
      <w:r>
        <w:rPr>
          <w:rStyle w:val="CommentReference"/>
        </w:rPr>
        <w:annotationRef/>
      </w:r>
      <w:r>
        <w:rPr>
          <w:lang w:val="en-US"/>
        </w:rPr>
        <w:t xml:space="preserve">C71 from India </w:t>
      </w:r>
    </w:p>
  </w:comment>
  <w:comment w:id="141" w:author="Leonardo Campos &lt;Brazil&gt;" w:date="2025-02-24T20:07:00Z" w:initials="LMC">
    <w:p w14:paraId="7946730A" w14:textId="77777777" w:rsidR="0040394E" w:rsidRDefault="0040394E" w:rsidP="0040394E">
      <w:pPr>
        <w:pStyle w:val="CommentText"/>
      </w:pPr>
      <w:r>
        <w:rPr>
          <w:rStyle w:val="CommentReference"/>
        </w:rPr>
        <w:annotationRef/>
      </w:r>
      <w:r>
        <w:rPr>
          <w:lang w:val="en-US"/>
        </w:rPr>
        <w:t xml:space="preserve">C71 from India </w:t>
      </w:r>
    </w:p>
  </w:comment>
  <w:comment w:id="150" w:author="Leonardo Campos &lt;Brazil&gt;" w:date="2025-02-24T21:12:00Z" w:initials="LMC">
    <w:p w14:paraId="7310D208" w14:textId="77777777" w:rsidR="00671586" w:rsidRDefault="00671586" w:rsidP="00671586">
      <w:pPr>
        <w:pStyle w:val="CommentText"/>
      </w:pPr>
      <w:r>
        <w:rPr>
          <w:rStyle w:val="CommentReference"/>
        </w:rPr>
        <w:annotationRef/>
      </w:r>
      <w:r>
        <w:t>C71 from India</w:t>
      </w:r>
    </w:p>
  </w:comment>
  <w:comment w:id="191" w:author="Leonardo Campos &lt;Brazil&gt;" w:date="2025-02-24T21:12:00Z" w:initials="LMC">
    <w:p w14:paraId="7F633F36" w14:textId="1933FB09" w:rsidR="00671586" w:rsidRDefault="00671586" w:rsidP="00671586">
      <w:pPr>
        <w:pStyle w:val="CommentText"/>
      </w:pPr>
      <w:r>
        <w:rPr>
          <w:rStyle w:val="CommentReference"/>
        </w:rPr>
        <w:annotationRef/>
      </w:r>
      <w:r>
        <w:t>Suggest changes to this part using more common words.</w:t>
      </w:r>
    </w:p>
  </w:comment>
  <w:comment w:id="193" w:author="Leonardo Campos &lt;Brazil&gt;" w:date="2025-02-24T21:13:00Z" w:initials="LMC">
    <w:p w14:paraId="674149C5" w14:textId="77777777" w:rsidR="00671586" w:rsidRDefault="00671586" w:rsidP="00671586">
      <w:pPr>
        <w:pStyle w:val="CommentText"/>
      </w:pPr>
      <w:r>
        <w:rPr>
          <w:rStyle w:val="CommentReference"/>
        </w:rPr>
        <w:annotationRef/>
      </w:r>
      <w:r>
        <w:t xml:space="preserve">C71 from India </w:t>
      </w:r>
    </w:p>
  </w:comment>
  <w:comment w:id="196" w:author="Leonardo Campos &lt;Brazil&gt;" w:date="2025-02-24T20:46:00Z" w:initials="LMC">
    <w:p w14:paraId="0CDDFFB1" w14:textId="2EC9785A" w:rsidR="003279FE" w:rsidRDefault="003279FE" w:rsidP="003279FE">
      <w:pPr>
        <w:pStyle w:val="CommentText"/>
      </w:pPr>
      <w:r>
        <w:rPr>
          <w:rStyle w:val="CommentReference"/>
        </w:rPr>
        <w:annotationRef/>
      </w:r>
      <w:r>
        <w:rPr>
          <w:lang w:val="en-US"/>
        </w:rPr>
        <w:t xml:space="preserve">C85R1 from Brazil </w:t>
      </w:r>
    </w:p>
  </w:comment>
  <w:comment w:id="206" w:author="Leonardo Campos &lt;Brazil&gt;" w:date="2025-02-24T20:08:00Z" w:initials="LMC">
    <w:p w14:paraId="038FC6E3" w14:textId="69591809" w:rsidR="0040394E" w:rsidRDefault="0040394E" w:rsidP="0040394E">
      <w:pPr>
        <w:pStyle w:val="CommentText"/>
      </w:pPr>
      <w:r>
        <w:rPr>
          <w:rStyle w:val="CommentReference"/>
        </w:rPr>
        <w:annotationRef/>
      </w:r>
      <w:r>
        <w:rPr>
          <w:lang w:val="en-US"/>
        </w:rPr>
        <w:t xml:space="preserve">C71 from India </w:t>
      </w:r>
    </w:p>
  </w:comment>
  <w:comment w:id="207" w:author="Leonardo Campos &lt;Brazil&gt;" w:date="2025-02-24T21:14:00Z" w:initials="LMC">
    <w:p w14:paraId="01588E2D" w14:textId="77777777" w:rsidR="00671586" w:rsidRDefault="00671586" w:rsidP="00671586">
      <w:pPr>
        <w:pStyle w:val="CommentText"/>
      </w:pPr>
      <w:r>
        <w:rPr>
          <w:rStyle w:val="CommentReference"/>
        </w:rPr>
        <w:annotationRef/>
      </w:r>
      <w:r>
        <w:t xml:space="preserve">C71 from India </w:t>
      </w:r>
    </w:p>
  </w:comment>
  <w:comment w:id="208" w:author="Leonardo Campos &lt;Brazil&gt;" w:date="2025-02-24T21:14:00Z" w:initials="LMC">
    <w:p w14:paraId="3D61CB2C" w14:textId="77777777" w:rsidR="00671586" w:rsidRDefault="00671586" w:rsidP="00671586">
      <w:pPr>
        <w:pStyle w:val="CommentText"/>
      </w:pPr>
      <w:r>
        <w:rPr>
          <w:rStyle w:val="CommentReference"/>
        </w:rPr>
        <w:annotationRef/>
      </w:r>
      <w:r>
        <w:t xml:space="preserve">C85R1 from Brazil </w:t>
      </w:r>
    </w:p>
  </w:comment>
  <w:comment w:id="237" w:author="Leonardo Campos &lt;Brazil&gt;" w:date="2025-02-24T20:46:00Z" w:initials="LMC">
    <w:p w14:paraId="02F32055" w14:textId="04A12641" w:rsidR="003279FE" w:rsidRDefault="003279FE" w:rsidP="003279FE">
      <w:pPr>
        <w:pStyle w:val="CommentText"/>
      </w:pPr>
      <w:r>
        <w:rPr>
          <w:rStyle w:val="CommentReference"/>
        </w:rPr>
        <w:annotationRef/>
      </w:r>
      <w:r>
        <w:rPr>
          <w:lang w:val="en-US"/>
        </w:rPr>
        <w:t xml:space="preserve">C85R1 from Brazil </w:t>
      </w:r>
    </w:p>
  </w:comment>
  <w:comment w:id="246" w:author="Leonardo Campos &lt;Brazil&gt;" w:date="2025-02-24T20:08:00Z" w:initials="LMC">
    <w:p w14:paraId="33AB5750" w14:textId="0B0C18D6" w:rsidR="0040394E" w:rsidRDefault="0040394E" w:rsidP="0040394E">
      <w:pPr>
        <w:pStyle w:val="CommentText"/>
      </w:pPr>
      <w:r>
        <w:rPr>
          <w:rStyle w:val="CommentReference"/>
        </w:rPr>
        <w:annotationRef/>
      </w:r>
      <w:r>
        <w:rPr>
          <w:lang w:val="en-US"/>
        </w:rPr>
        <w:t xml:space="preserve">C71 from India </w:t>
      </w:r>
    </w:p>
  </w:comment>
  <w:comment w:id="254" w:author="Leonardo Campos &lt;Brazil&gt;" w:date="2025-02-24T20:08:00Z" w:initials="LMC">
    <w:p w14:paraId="09F80115" w14:textId="77777777" w:rsidR="0040394E" w:rsidRDefault="0040394E" w:rsidP="0040394E">
      <w:pPr>
        <w:pStyle w:val="CommentText"/>
      </w:pPr>
      <w:r>
        <w:rPr>
          <w:rStyle w:val="CommentReference"/>
        </w:rPr>
        <w:annotationRef/>
      </w:r>
      <w:r>
        <w:rPr>
          <w:lang w:val="en-US"/>
        </w:rPr>
        <w:t xml:space="preserve">C71 from India </w:t>
      </w:r>
    </w:p>
  </w:comment>
  <w:comment w:id="247" w:author="Leonardo Campos &lt;Brazil&gt;" w:date="2025-02-24T21:16:00Z" w:initials="LMC">
    <w:p w14:paraId="5563D531" w14:textId="77777777" w:rsidR="00C84F57" w:rsidRDefault="00C84F57" w:rsidP="00C84F57">
      <w:pPr>
        <w:pStyle w:val="CommentText"/>
      </w:pPr>
      <w:r>
        <w:rPr>
          <w:rStyle w:val="CommentReference"/>
        </w:rPr>
        <w:annotationRef/>
      </w:r>
      <w:r>
        <w:t xml:space="preserve">C85R1 from Brazil </w:t>
      </w:r>
    </w:p>
  </w:comment>
  <w:comment w:id="259" w:author="Leonardo Campos &lt;Brazil&gt;" w:date="2025-02-24T20:46:00Z" w:initials="LMC">
    <w:p w14:paraId="50B51585" w14:textId="1A553C28" w:rsidR="003279FE" w:rsidRDefault="003279FE" w:rsidP="003279FE">
      <w:pPr>
        <w:pStyle w:val="CommentText"/>
      </w:pPr>
      <w:r>
        <w:rPr>
          <w:rStyle w:val="CommentReference"/>
        </w:rPr>
        <w:annotationRef/>
      </w:r>
      <w:r>
        <w:rPr>
          <w:lang w:val="en-US"/>
        </w:rPr>
        <w:t xml:space="preserve">C85R1 from Brazil </w:t>
      </w:r>
    </w:p>
  </w:comment>
  <w:comment w:id="270" w:author="Leonardo Campos &lt;Brazil&gt;" w:date="2025-02-24T20:08:00Z" w:initials="LMC">
    <w:p w14:paraId="3BE88C35" w14:textId="0685E061" w:rsidR="0040394E" w:rsidRDefault="0040394E" w:rsidP="0040394E">
      <w:pPr>
        <w:pStyle w:val="CommentText"/>
      </w:pPr>
      <w:r>
        <w:rPr>
          <w:rStyle w:val="CommentReference"/>
        </w:rPr>
        <w:annotationRef/>
      </w:r>
      <w:r>
        <w:rPr>
          <w:lang w:val="en-US"/>
        </w:rPr>
        <w:t xml:space="preserve">C71 from India </w:t>
      </w:r>
    </w:p>
  </w:comment>
  <w:comment w:id="286" w:author="Leonardo Campos &lt;Brazil&gt;" w:date="2025-02-24T20:47:00Z" w:initials="LMC">
    <w:p w14:paraId="70391B40" w14:textId="77777777" w:rsidR="00B9777C" w:rsidRDefault="00B9777C" w:rsidP="00B9777C">
      <w:pPr>
        <w:pStyle w:val="CommentText"/>
      </w:pPr>
      <w:r>
        <w:rPr>
          <w:rStyle w:val="CommentReference"/>
        </w:rPr>
        <w:annotationRef/>
      </w:r>
      <w:r>
        <w:rPr>
          <w:lang w:val="en-US"/>
        </w:rPr>
        <w:t xml:space="preserve">C85R1 from Brazil </w:t>
      </w:r>
    </w:p>
  </w:comment>
  <w:comment w:id="298" w:author="Leonardo Campos &lt;Brazil&gt;" w:date="2025-02-24T20:47:00Z" w:initials="LMC">
    <w:p w14:paraId="6A5714E6" w14:textId="77777777" w:rsidR="00B9777C" w:rsidRDefault="00B9777C" w:rsidP="00B9777C">
      <w:pPr>
        <w:pStyle w:val="CommentText"/>
      </w:pPr>
      <w:r>
        <w:rPr>
          <w:rStyle w:val="CommentReference"/>
        </w:rPr>
        <w:annotationRef/>
      </w:r>
      <w:r>
        <w:rPr>
          <w:lang w:val="en-US"/>
        </w:rPr>
        <w:t xml:space="preserve">C85R1 from Brazil </w:t>
      </w:r>
    </w:p>
  </w:comment>
  <w:comment w:id="311" w:author="Leonardo Campos &lt;Brazil&gt;" w:date="2025-02-24T20:33:00Z" w:initials="LMC">
    <w:p w14:paraId="5D1EE730" w14:textId="6C321FD5" w:rsidR="001B3708" w:rsidRDefault="001B3708" w:rsidP="001B3708">
      <w:pPr>
        <w:pStyle w:val="CommentText"/>
      </w:pPr>
      <w:r>
        <w:rPr>
          <w:rStyle w:val="CommentReference"/>
        </w:rPr>
        <w:annotationRef/>
      </w:r>
      <w:r>
        <w:t>Should be deleted because not make part of ITU mandate activities as discussed during the meeting.</w:t>
      </w:r>
    </w:p>
  </w:comment>
  <w:comment w:id="315" w:author="Leonardo Campos &lt;Brazil&gt;" w:date="2025-02-24T20:48:00Z" w:initials="LMC">
    <w:p w14:paraId="7085A42E" w14:textId="77777777" w:rsidR="00B9777C" w:rsidRDefault="00B9777C" w:rsidP="00B9777C">
      <w:pPr>
        <w:pStyle w:val="CommentText"/>
      </w:pPr>
      <w:r>
        <w:rPr>
          <w:rStyle w:val="CommentReference"/>
        </w:rPr>
        <w:annotationRef/>
      </w:r>
      <w:r>
        <w:rPr>
          <w:lang w:val="en-US"/>
        </w:rPr>
        <w:t xml:space="preserve">C85R1 from Brazil </w:t>
      </w:r>
    </w:p>
  </w:comment>
  <w:comment w:id="322" w:author="Leonardo Campos &lt;Brazil&gt;" w:date="2025-02-24T20:48:00Z" w:initials="LMC">
    <w:p w14:paraId="10A7D20F" w14:textId="77777777" w:rsidR="00B9777C" w:rsidRDefault="00B9777C" w:rsidP="00B9777C">
      <w:pPr>
        <w:pStyle w:val="CommentText"/>
      </w:pPr>
      <w:r>
        <w:rPr>
          <w:rStyle w:val="CommentReference"/>
        </w:rPr>
        <w:annotationRef/>
      </w:r>
      <w:r>
        <w:rPr>
          <w:lang w:val="en-US"/>
        </w:rPr>
        <w:t xml:space="preserve">C85R1 from Brazil </w:t>
      </w:r>
    </w:p>
  </w:comment>
  <w:comment w:id="344" w:author="Leonardo Campos &lt;Brazil&gt;" w:date="2025-02-24T20:48:00Z" w:initials="LMC">
    <w:p w14:paraId="018BDFCE" w14:textId="77777777" w:rsidR="00B9777C" w:rsidRDefault="00B9777C" w:rsidP="00B9777C">
      <w:pPr>
        <w:pStyle w:val="CommentText"/>
      </w:pPr>
      <w:r>
        <w:rPr>
          <w:rStyle w:val="CommentReference"/>
        </w:rPr>
        <w:annotationRef/>
      </w:r>
      <w:r>
        <w:rPr>
          <w:lang w:val="en-US"/>
        </w:rPr>
        <w:t xml:space="preserve">C85R1 from Brazil </w:t>
      </w:r>
    </w:p>
  </w:comment>
  <w:comment w:id="365" w:author="Leonardo Campos &lt;Brazil&gt;" w:date="2025-02-24T20:48:00Z" w:initials="LMC">
    <w:p w14:paraId="39C63E54" w14:textId="77777777" w:rsidR="00B9777C" w:rsidRDefault="00B9777C" w:rsidP="00B9777C">
      <w:pPr>
        <w:pStyle w:val="CommentText"/>
      </w:pPr>
      <w:r>
        <w:rPr>
          <w:rStyle w:val="CommentReference"/>
        </w:rPr>
        <w:annotationRef/>
      </w:r>
      <w:r>
        <w:rPr>
          <w:lang w:val="en-US"/>
        </w:rPr>
        <w:t xml:space="preserve">C85R1 from Brazil </w:t>
      </w:r>
    </w:p>
  </w:comment>
  <w:comment w:id="372" w:author="Leonardo Campos &lt;Brazil&gt;" w:date="2025-02-24T20:49:00Z" w:initials="LMC">
    <w:p w14:paraId="7D5ED5E5" w14:textId="77777777" w:rsidR="00B9777C" w:rsidRDefault="00B9777C" w:rsidP="00B9777C">
      <w:pPr>
        <w:pStyle w:val="CommentText"/>
      </w:pPr>
      <w:r>
        <w:rPr>
          <w:rStyle w:val="CommentReference"/>
        </w:rPr>
        <w:annotationRef/>
      </w:r>
      <w:r>
        <w:rPr>
          <w:lang w:val="en-US"/>
        </w:rPr>
        <w:t xml:space="preserve">C85R1 from Brazil </w:t>
      </w:r>
    </w:p>
  </w:comment>
  <w:comment w:id="388" w:author="Leonardo Campos &lt;Brazil&gt;" w:date="2025-02-24T20:49:00Z" w:initials="LMC">
    <w:p w14:paraId="43D4BA42" w14:textId="77777777" w:rsidR="00B9777C" w:rsidRDefault="00B9777C" w:rsidP="00B9777C">
      <w:pPr>
        <w:pStyle w:val="CommentText"/>
      </w:pPr>
      <w:r>
        <w:rPr>
          <w:rStyle w:val="CommentReference"/>
        </w:rPr>
        <w:annotationRef/>
      </w:r>
      <w:r>
        <w:rPr>
          <w:lang w:val="en-US"/>
        </w:rPr>
        <w:t xml:space="preserve">C85R1 from Brazil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B63DD6" w15:done="0"/>
  <w15:commentEx w15:paraId="43C9F97E" w15:done="0"/>
  <w15:commentEx w15:paraId="517B4129" w15:done="0"/>
  <w15:commentEx w15:paraId="78347D27" w15:done="0"/>
  <w15:commentEx w15:paraId="19D07AAF" w15:done="0"/>
  <w15:commentEx w15:paraId="5C0FF70B" w15:done="0"/>
  <w15:commentEx w15:paraId="05731DAD" w15:done="0"/>
  <w15:commentEx w15:paraId="7946730A" w15:done="0"/>
  <w15:commentEx w15:paraId="7310D208" w15:done="0"/>
  <w15:commentEx w15:paraId="7F633F36" w15:done="0"/>
  <w15:commentEx w15:paraId="674149C5" w15:done="0"/>
  <w15:commentEx w15:paraId="0CDDFFB1" w15:done="0"/>
  <w15:commentEx w15:paraId="038FC6E3" w15:done="0"/>
  <w15:commentEx w15:paraId="01588E2D" w15:done="0"/>
  <w15:commentEx w15:paraId="3D61CB2C" w15:done="0"/>
  <w15:commentEx w15:paraId="02F32055" w15:done="0"/>
  <w15:commentEx w15:paraId="33AB5750" w15:done="0"/>
  <w15:commentEx w15:paraId="09F80115" w15:done="0"/>
  <w15:commentEx w15:paraId="5563D531" w15:done="0"/>
  <w15:commentEx w15:paraId="50B51585" w15:done="0"/>
  <w15:commentEx w15:paraId="3BE88C35" w15:done="0"/>
  <w15:commentEx w15:paraId="70391B40" w15:done="0"/>
  <w15:commentEx w15:paraId="6A5714E6" w15:done="0"/>
  <w15:commentEx w15:paraId="5D1EE730" w15:done="0"/>
  <w15:commentEx w15:paraId="7085A42E" w15:done="0"/>
  <w15:commentEx w15:paraId="10A7D20F" w15:done="0"/>
  <w15:commentEx w15:paraId="018BDFCE" w15:done="0"/>
  <w15:commentEx w15:paraId="39C63E54" w15:done="0"/>
  <w15:commentEx w15:paraId="7D5ED5E5" w15:done="0"/>
  <w15:commentEx w15:paraId="43D4BA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817421" w16cex:dateUtc="2025-02-24T23:44:00Z"/>
  <w16cex:commentExtensible w16cex:durableId="2F832EE9" w16cex:dateUtc="2025-02-24T23:44:00Z"/>
  <w16cex:commentExtensible w16cex:durableId="6CFE0973" w16cex:dateUtc="2025-02-24T23:46:00Z"/>
  <w16cex:commentExtensible w16cex:durableId="2B4A9652" w16cex:dateUtc="2025-02-24T23:05:00Z"/>
  <w16cex:commentExtensible w16cex:durableId="0C99716A" w16cex:dateUtc="2025-02-24T23:06:00Z"/>
  <w16cex:commentExtensible w16cex:durableId="17B9245E" w16cex:dateUtc="2025-02-24T23:06:00Z"/>
  <w16cex:commentExtensible w16cex:durableId="21D4599F" w16cex:dateUtc="2025-02-24T23:06:00Z"/>
  <w16cex:commentExtensible w16cex:durableId="67A70676" w16cex:dateUtc="2025-02-24T23:07:00Z"/>
  <w16cex:commentExtensible w16cex:durableId="68AC359F" w16cex:dateUtc="2025-02-25T00:12:00Z"/>
  <w16cex:commentExtensible w16cex:durableId="0BFA6785" w16cex:dateUtc="2025-02-25T00:12:00Z"/>
  <w16cex:commentExtensible w16cex:durableId="6DA34DE8" w16cex:dateUtc="2025-02-25T00:13:00Z"/>
  <w16cex:commentExtensible w16cex:durableId="6044D6C9" w16cex:dateUtc="2025-02-24T23:46:00Z"/>
  <w16cex:commentExtensible w16cex:durableId="126BF48C" w16cex:dateUtc="2025-02-24T23:08:00Z"/>
  <w16cex:commentExtensible w16cex:durableId="2EDEC336" w16cex:dateUtc="2025-02-25T00:14:00Z"/>
  <w16cex:commentExtensible w16cex:durableId="19218E0F" w16cex:dateUtc="2025-02-25T00:14:00Z"/>
  <w16cex:commentExtensible w16cex:durableId="78C67CB5" w16cex:dateUtc="2025-02-24T23:46:00Z"/>
  <w16cex:commentExtensible w16cex:durableId="68792FD8" w16cex:dateUtc="2025-02-24T23:08:00Z"/>
  <w16cex:commentExtensible w16cex:durableId="1F555093" w16cex:dateUtc="2025-02-24T23:08:00Z"/>
  <w16cex:commentExtensible w16cex:durableId="496D7505" w16cex:dateUtc="2025-02-25T00:16:00Z"/>
  <w16cex:commentExtensible w16cex:durableId="01222AD0" w16cex:dateUtc="2025-02-24T23:46:00Z"/>
  <w16cex:commentExtensible w16cex:durableId="601FBB5F" w16cex:dateUtc="2025-02-24T23:08:00Z"/>
  <w16cex:commentExtensible w16cex:durableId="6F898E2C" w16cex:dateUtc="2025-02-24T23:47:00Z"/>
  <w16cex:commentExtensible w16cex:durableId="3AD88B30" w16cex:dateUtc="2025-02-24T23:47:00Z"/>
  <w16cex:commentExtensible w16cex:durableId="7597A0DE" w16cex:dateUtc="2025-02-24T23:33:00Z"/>
  <w16cex:commentExtensible w16cex:durableId="78887DCC" w16cex:dateUtc="2025-02-24T23:48:00Z"/>
  <w16cex:commentExtensible w16cex:durableId="1517EC23" w16cex:dateUtc="2025-02-24T23:48:00Z"/>
  <w16cex:commentExtensible w16cex:durableId="6D51D805" w16cex:dateUtc="2025-02-24T23:48:00Z"/>
  <w16cex:commentExtensible w16cex:durableId="0DE1DC22" w16cex:dateUtc="2025-02-24T23:48:00Z"/>
  <w16cex:commentExtensible w16cex:durableId="67F5A2BA" w16cex:dateUtc="2025-02-24T23:49:00Z"/>
  <w16cex:commentExtensible w16cex:durableId="0037FD1E" w16cex:dateUtc="2025-02-24T23: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B63DD6" w16cid:durableId="55817421"/>
  <w16cid:commentId w16cid:paraId="43C9F97E" w16cid:durableId="2F832EE9"/>
  <w16cid:commentId w16cid:paraId="517B4129" w16cid:durableId="6CFE0973"/>
  <w16cid:commentId w16cid:paraId="78347D27" w16cid:durableId="2B4A9652"/>
  <w16cid:commentId w16cid:paraId="19D07AAF" w16cid:durableId="0C99716A"/>
  <w16cid:commentId w16cid:paraId="5C0FF70B" w16cid:durableId="17B9245E"/>
  <w16cid:commentId w16cid:paraId="05731DAD" w16cid:durableId="21D4599F"/>
  <w16cid:commentId w16cid:paraId="7946730A" w16cid:durableId="67A70676"/>
  <w16cid:commentId w16cid:paraId="7310D208" w16cid:durableId="68AC359F"/>
  <w16cid:commentId w16cid:paraId="7F633F36" w16cid:durableId="0BFA6785"/>
  <w16cid:commentId w16cid:paraId="674149C5" w16cid:durableId="6DA34DE8"/>
  <w16cid:commentId w16cid:paraId="0CDDFFB1" w16cid:durableId="6044D6C9"/>
  <w16cid:commentId w16cid:paraId="038FC6E3" w16cid:durableId="126BF48C"/>
  <w16cid:commentId w16cid:paraId="01588E2D" w16cid:durableId="2EDEC336"/>
  <w16cid:commentId w16cid:paraId="3D61CB2C" w16cid:durableId="19218E0F"/>
  <w16cid:commentId w16cid:paraId="02F32055" w16cid:durableId="78C67CB5"/>
  <w16cid:commentId w16cid:paraId="33AB5750" w16cid:durableId="68792FD8"/>
  <w16cid:commentId w16cid:paraId="09F80115" w16cid:durableId="1F555093"/>
  <w16cid:commentId w16cid:paraId="5563D531" w16cid:durableId="496D7505"/>
  <w16cid:commentId w16cid:paraId="50B51585" w16cid:durableId="01222AD0"/>
  <w16cid:commentId w16cid:paraId="3BE88C35" w16cid:durableId="601FBB5F"/>
  <w16cid:commentId w16cid:paraId="70391B40" w16cid:durableId="6F898E2C"/>
  <w16cid:commentId w16cid:paraId="6A5714E6" w16cid:durableId="3AD88B30"/>
  <w16cid:commentId w16cid:paraId="5D1EE730" w16cid:durableId="7597A0DE"/>
  <w16cid:commentId w16cid:paraId="7085A42E" w16cid:durableId="78887DCC"/>
  <w16cid:commentId w16cid:paraId="10A7D20F" w16cid:durableId="1517EC23"/>
  <w16cid:commentId w16cid:paraId="018BDFCE" w16cid:durableId="6D51D805"/>
  <w16cid:commentId w16cid:paraId="39C63E54" w16cid:durableId="0DE1DC22"/>
  <w16cid:commentId w16cid:paraId="7D5ED5E5" w16cid:durableId="67F5A2BA"/>
  <w16cid:commentId w16cid:paraId="43D4BA42" w16cid:durableId="0037FD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9C229" w14:textId="77777777" w:rsidR="00E6267D" w:rsidRDefault="00E6267D" w:rsidP="009465F6">
      <w:pPr>
        <w:spacing w:before="0"/>
      </w:pPr>
      <w:r>
        <w:separator/>
      </w:r>
    </w:p>
  </w:endnote>
  <w:endnote w:type="continuationSeparator" w:id="0">
    <w:p w14:paraId="78FBB838" w14:textId="77777777" w:rsidR="00E6267D" w:rsidRDefault="00E6267D" w:rsidP="009465F6">
      <w:pPr>
        <w:spacing w:before="0"/>
      </w:pPr>
      <w:r>
        <w:continuationSeparator/>
      </w:r>
    </w:p>
  </w:endnote>
  <w:endnote w:type="continuationNotice" w:id="1">
    <w:p w14:paraId="3CD885FC" w14:textId="77777777" w:rsidR="00E6267D" w:rsidRDefault="00E6267D">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LGC Sans">
    <w:charset w:val="00"/>
    <w:family w:val="swiss"/>
    <w:pitch w:val="variable"/>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
    <w:altName w:val="Yu Gothic"/>
    <w:panose1 w:val="00000000000000000000"/>
    <w:charset w:val="80"/>
    <w:family w:val="auto"/>
    <w:notTrueType/>
    <w:pitch w:val="variable"/>
    <w:sig w:usb0="00000001" w:usb1="08070000" w:usb2="00000010" w:usb3="00000000" w:csb0="00020000" w:csb1="00000000"/>
  </w:font>
  <w:font w:name="Times New Roman Bold">
    <w:altName w:val="Tahoma"/>
    <w:panose1 w:val="02020803070505020304"/>
    <w:charset w:val="00"/>
    <w:family w:val="roman"/>
    <w:pitch w:val="variable"/>
    <w:sig w:usb0="00003A87" w:usb1="00000000" w:usb2="00000000" w:usb3="00000000" w:csb0="000000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algun Gothic">
    <w:panose1 w:val="020B0503020000020004"/>
    <w:charset w:val="81"/>
    <w:family w:val="swiss"/>
    <w:pitch w:val="variable"/>
    <w:sig w:usb0="9000002F" w:usb1="29D77CFB" w:usb2="00000012" w:usb3="00000000" w:csb0="00080001"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4BDD7" w14:textId="77777777" w:rsidR="00E6267D" w:rsidRDefault="00E6267D" w:rsidP="009465F6">
      <w:pPr>
        <w:spacing w:before="0"/>
      </w:pPr>
      <w:r>
        <w:separator/>
      </w:r>
    </w:p>
  </w:footnote>
  <w:footnote w:type="continuationSeparator" w:id="0">
    <w:p w14:paraId="029AB91F" w14:textId="77777777" w:rsidR="00E6267D" w:rsidRDefault="00E6267D" w:rsidP="009465F6">
      <w:pPr>
        <w:spacing w:before="0"/>
      </w:pPr>
      <w:r>
        <w:continuationSeparator/>
      </w:r>
    </w:p>
  </w:footnote>
  <w:footnote w:type="continuationNotice" w:id="1">
    <w:p w14:paraId="5156F4AB" w14:textId="77777777" w:rsidR="00E6267D" w:rsidRDefault="00E6267D">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F377E" w14:textId="69347EB7" w:rsidR="00176A00" w:rsidRPr="00887E18" w:rsidRDefault="00887E18" w:rsidP="00887E18">
    <w:pPr>
      <w:pStyle w:val="Header"/>
    </w:pPr>
    <w:r w:rsidRPr="00887E18">
      <w:t xml:space="preserve">- </w:t>
    </w:r>
    <w:r w:rsidRPr="00887E18">
      <w:fldChar w:fldCharType="begin"/>
    </w:r>
    <w:r w:rsidRPr="00887E18">
      <w:instrText xml:space="preserve"> PAGE  \* MERGEFORMAT </w:instrText>
    </w:r>
    <w:r w:rsidRPr="00887E18">
      <w:fldChar w:fldCharType="separate"/>
    </w:r>
    <w:r w:rsidRPr="00887E18">
      <w:rPr>
        <w:noProof/>
      </w:rPr>
      <w:t>1</w:t>
    </w:r>
    <w:r w:rsidRPr="00887E18">
      <w:fldChar w:fldCharType="end"/>
    </w:r>
    <w:r w:rsidRPr="00887E18">
      <w:t xml:space="preserve"> -</w:t>
    </w:r>
  </w:p>
  <w:p w14:paraId="53AB714F" w14:textId="430ED9FF" w:rsidR="00887E18" w:rsidRPr="00887E18" w:rsidRDefault="00887E18" w:rsidP="00887E18">
    <w:pPr>
      <w:pStyle w:val="Header"/>
      <w:spacing w:after="240"/>
    </w:pPr>
    <w:r w:rsidRPr="00887E18">
      <w:fldChar w:fldCharType="begin"/>
    </w:r>
    <w:r w:rsidRPr="00887E18">
      <w:instrText xml:space="preserve"> STYLEREF  Docnumber  </w:instrText>
    </w:r>
    <w:r w:rsidRPr="00887E18">
      <w:fldChar w:fldCharType="separate"/>
    </w:r>
    <w:r w:rsidR="007D0198">
      <w:rPr>
        <w:noProof/>
      </w:rPr>
      <w:t>SG11-TD261/GEN</w:t>
    </w:r>
    <w:r w:rsidRPr="00887E18">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BBE402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098727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898F71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8165C9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A0EABA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292C13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65E707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0EFBD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E32582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0C2308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C7C313"/>
    <w:multiLevelType w:val="hybridMultilevel"/>
    <w:tmpl w:val="384ACD10"/>
    <w:lvl w:ilvl="0" w:tplc="75221014">
      <w:start w:val="1"/>
      <w:numFmt w:val="bullet"/>
      <w:lvlText w:val=""/>
      <w:lvlJc w:val="left"/>
      <w:pPr>
        <w:ind w:left="720" w:hanging="360"/>
      </w:pPr>
      <w:rPr>
        <w:rFonts w:ascii="Symbol" w:hAnsi="Symbol" w:hint="default"/>
      </w:rPr>
    </w:lvl>
    <w:lvl w:ilvl="1" w:tplc="12DA8828">
      <w:start w:val="1"/>
      <w:numFmt w:val="bullet"/>
      <w:lvlText w:val="o"/>
      <w:lvlJc w:val="left"/>
      <w:pPr>
        <w:ind w:left="1440" w:hanging="360"/>
      </w:pPr>
      <w:rPr>
        <w:rFonts w:ascii="Courier New" w:hAnsi="Courier New" w:hint="default"/>
      </w:rPr>
    </w:lvl>
    <w:lvl w:ilvl="2" w:tplc="EAEE445C">
      <w:start w:val="1"/>
      <w:numFmt w:val="bullet"/>
      <w:lvlText w:val=""/>
      <w:lvlJc w:val="left"/>
      <w:pPr>
        <w:ind w:left="2160" w:hanging="360"/>
      </w:pPr>
      <w:rPr>
        <w:rFonts w:ascii="Wingdings" w:hAnsi="Wingdings" w:hint="default"/>
      </w:rPr>
    </w:lvl>
    <w:lvl w:ilvl="3" w:tplc="CF5A30CE">
      <w:start w:val="1"/>
      <w:numFmt w:val="bullet"/>
      <w:lvlText w:val=""/>
      <w:lvlJc w:val="left"/>
      <w:pPr>
        <w:ind w:left="2880" w:hanging="360"/>
      </w:pPr>
      <w:rPr>
        <w:rFonts w:ascii="Symbol" w:hAnsi="Symbol" w:hint="default"/>
      </w:rPr>
    </w:lvl>
    <w:lvl w:ilvl="4" w:tplc="A5F05518">
      <w:start w:val="1"/>
      <w:numFmt w:val="bullet"/>
      <w:lvlText w:val="o"/>
      <w:lvlJc w:val="left"/>
      <w:pPr>
        <w:ind w:left="3600" w:hanging="360"/>
      </w:pPr>
      <w:rPr>
        <w:rFonts w:ascii="Courier New" w:hAnsi="Courier New" w:hint="default"/>
      </w:rPr>
    </w:lvl>
    <w:lvl w:ilvl="5" w:tplc="FE803958">
      <w:start w:val="1"/>
      <w:numFmt w:val="bullet"/>
      <w:lvlText w:val=""/>
      <w:lvlJc w:val="left"/>
      <w:pPr>
        <w:ind w:left="4320" w:hanging="360"/>
      </w:pPr>
      <w:rPr>
        <w:rFonts w:ascii="Wingdings" w:hAnsi="Wingdings" w:hint="default"/>
      </w:rPr>
    </w:lvl>
    <w:lvl w:ilvl="6" w:tplc="60564788">
      <w:start w:val="1"/>
      <w:numFmt w:val="bullet"/>
      <w:lvlText w:val=""/>
      <w:lvlJc w:val="left"/>
      <w:pPr>
        <w:ind w:left="5040" w:hanging="360"/>
      </w:pPr>
      <w:rPr>
        <w:rFonts w:ascii="Symbol" w:hAnsi="Symbol" w:hint="default"/>
      </w:rPr>
    </w:lvl>
    <w:lvl w:ilvl="7" w:tplc="A9CEF66C">
      <w:start w:val="1"/>
      <w:numFmt w:val="bullet"/>
      <w:lvlText w:val="o"/>
      <w:lvlJc w:val="left"/>
      <w:pPr>
        <w:ind w:left="5760" w:hanging="360"/>
      </w:pPr>
      <w:rPr>
        <w:rFonts w:ascii="Courier New" w:hAnsi="Courier New" w:hint="default"/>
      </w:rPr>
    </w:lvl>
    <w:lvl w:ilvl="8" w:tplc="5380B0D6">
      <w:start w:val="1"/>
      <w:numFmt w:val="bullet"/>
      <w:lvlText w:val=""/>
      <w:lvlJc w:val="left"/>
      <w:pPr>
        <w:ind w:left="6480" w:hanging="360"/>
      </w:pPr>
      <w:rPr>
        <w:rFonts w:ascii="Wingdings" w:hAnsi="Wingdings" w:hint="default"/>
      </w:rPr>
    </w:lvl>
  </w:abstractNum>
  <w:abstractNum w:abstractNumId="11" w15:restartNumberingAfterBreak="0">
    <w:nsid w:val="02CD27D4"/>
    <w:multiLevelType w:val="hybridMultilevel"/>
    <w:tmpl w:val="452641FE"/>
    <w:lvl w:ilvl="0" w:tplc="1F208C98">
      <w:start w:val="1"/>
      <w:numFmt w:val="decimal"/>
      <w:pStyle w:val="References"/>
      <w:lvlText w:val="[%1]"/>
      <w:lvlJc w:val="left"/>
      <w:pPr>
        <w:tabs>
          <w:tab w:val="num" w:pos="1418"/>
        </w:tabs>
        <w:ind w:left="1418" w:hanging="141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34B0B50"/>
    <w:multiLevelType w:val="hybridMultilevel"/>
    <w:tmpl w:val="BF86273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728CD38C">
      <w:numFmt w:val="bullet"/>
      <w:lvlText w:val="•"/>
      <w:lvlJc w:val="left"/>
      <w:pPr>
        <w:ind w:left="2160" w:hanging="360"/>
      </w:pPr>
      <w:rPr>
        <w:rFonts w:ascii="Times New Roman" w:eastAsia="DejaVu LGC Sans" w:hAnsi="Times New Roman" w:cs="Times New Roman"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04F277EC"/>
    <w:multiLevelType w:val="hybridMultilevel"/>
    <w:tmpl w:val="B3FA13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05DB4975"/>
    <w:multiLevelType w:val="hybridMultilevel"/>
    <w:tmpl w:val="F7145690"/>
    <w:lvl w:ilvl="0" w:tplc="8F9010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C1F307E"/>
    <w:multiLevelType w:val="hybridMultilevel"/>
    <w:tmpl w:val="0C5C76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8D05D6"/>
    <w:multiLevelType w:val="hybridMultilevel"/>
    <w:tmpl w:val="3E802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FF039B"/>
    <w:multiLevelType w:val="hybridMultilevel"/>
    <w:tmpl w:val="ED9AB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2E7D33"/>
    <w:multiLevelType w:val="hybridMultilevel"/>
    <w:tmpl w:val="23EEC05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6D02A55"/>
    <w:multiLevelType w:val="hybridMultilevel"/>
    <w:tmpl w:val="596013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397A2AF6"/>
    <w:multiLevelType w:val="hybridMultilevel"/>
    <w:tmpl w:val="85DA8E80"/>
    <w:lvl w:ilvl="0" w:tplc="04090017">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41F33666"/>
    <w:multiLevelType w:val="hybridMultilevel"/>
    <w:tmpl w:val="61ECF490"/>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2" w15:restartNumberingAfterBreak="0">
    <w:nsid w:val="43F374B7"/>
    <w:multiLevelType w:val="hybridMultilevel"/>
    <w:tmpl w:val="0D303AA6"/>
    <w:lvl w:ilvl="0" w:tplc="FFFFFFFF">
      <w:start w:val="1"/>
      <w:numFmt w:val="lowerLetter"/>
      <w:lvlText w:val="%1)"/>
      <w:lvlJc w:val="left"/>
      <w:pPr>
        <w:ind w:left="720" w:hanging="360"/>
      </w:pPr>
    </w:lvl>
    <w:lvl w:ilvl="1" w:tplc="0409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41B08E8"/>
    <w:multiLevelType w:val="hybridMultilevel"/>
    <w:tmpl w:val="CB2027E6"/>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24" w15:restartNumberingAfterBreak="0">
    <w:nsid w:val="4477408E"/>
    <w:multiLevelType w:val="hybridMultilevel"/>
    <w:tmpl w:val="6D4A4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AC7A05"/>
    <w:multiLevelType w:val="hybridMultilevel"/>
    <w:tmpl w:val="A84A9204"/>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start w:val="1"/>
      <w:numFmt w:val="bullet"/>
      <w:lvlText w:val=""/>
      <w:lvlJc w:val="left"/>
      <w:pPr>
        <w:ind w:left="2880" w:hanging="360"/>
      </w:pPr>
      <w:rPr>
        <w:rFonts w:ascii="Symbol" w:hAnsi="Symbol" w:hint="default"/>
      </w:rPr>
    </w:lvl>
    <w:lvl w:ilvl="4" w:tplc="04150003">
      <w:start w:val="1"/>
      <w:numFmt w:val="bullet"/>
      <w:lvlText w:val="o"/>
      <w:lvlJc w:val="left"/>
      <w:pPr>
        <w:ind w:left="3600" w:hanging="360"/>
      </w:pPr>
      <w:rPr>
        <w:rFonts w:ascii="Courier New" w:hAnsi="Courier New" w:cs="Courier New" w:hint="default"/>
      </w:rPr>
    </w:lvl>
    <w:lvl w:ilvl="5" w:tplc="04150005">
      <w:start w:val="1"/>
      <w:numFmt w:val="bullet"/>
      <w:lvlText w:val=""/>
      <w:lvlJc w:val="left"/>
      <w:pPr>
        <w:ind w:left="4320" w:hanging="360"/>
      </w:pPr>
      <w:rPr>
        <w:rFonts w:ascii="Wingdings" w:hAnsi="Wingdings" w:hint="default"/>
      </w:rPr>
    </w:lvl>
    <w:lvl w:ilvl="6" w:tplc="04150001">
      <w:start w:val="1"/>
      <w:numFmt w:val="bullet"/>
      <w:lvlText w:val=""/>
      <w:lvlJc w:val="left"/>
      <w:pPr>
        <w:ind w:left="5040" w:hanging="360"/>
      </w:pPr>
      <w:rPr>
        <w:rFonts w:ascii="Symbol" w:hAnsi="Symbol" w:hint="default"/>
      </w:rPr>
    </w:lvl>
    <w:lvl w:ilvl="7" w:tplc="04150003">
      <w:start w:val="1"/>
      <w:numFmt w:val="bullet"/>
      <w:lvlText w:val="o"/>
      <w:lvlJc w:val="left"/>
      <w:pPr>
        <w:ind w:left="5760" w:hanging="360"/>
      </w:pPr>
      <w:rPr>
        <w:rFonts w:ascii="Courier New" w:hAnsi="Courier New" w:cs="Courier New" w:hint="default"/>
      </w:rPr>
    </w:lvl>
    <w:lvl w:ilvl="8" w:tplc="04150005">
      <w:start w:val="1"/>
      <w:numFmt w:val="bullet"/>
      <w:lvlText w:val=""/>
      <w:lvlJc w:val="left"/>
      <w:pPr>
        <w:ind w:left="6480" w:hanging="360"/>
      </w:pPr>
      <w:rPr>
        <w:rFonts w:ascii="Wingdings" w:hAnsi="Wingdings" w:hint="default"/>
      </w:rPr>
    </w:lvl>
  </w:abstractNum>
  <w:abstractNum w:abstractNumId="26" w15:restartNumberingAfterBreak="0">
    <w:nsid w:val="47067E28"/>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96C019C"/>
    <w:multiLevelType w:val="hybridMultilevel"/>
    <w:tmpl w:val="C5BAE2C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4B750156"/>
    <w:multiLevelType w:val="hybridMultilevel"/>
    <w:tmpl w:val="EA3461A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4E0A0DF1"/>
    <w:multiLevelType w:val="hybridMultilevel"/>
    <w:tmpl w:val="052823D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4F467E91"/>
    <w:multiLevelType w:val="hybridMultilevel"/>
    <w:tmpl w:val="92D4644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60A44E28"/>
    <w:multiLevelType w:val="hybridMultilevel"/>
    <w:tmpl w:val="45F2E636"/>
    <w:lvl w:ilvl="0" w:tplc="04160001">
      <w:start w:val="1"/>
      <w:numFmt w:val="bullet"/>
      <w:lvlText w:val=""/>
      <w:lvlJc w:val="left"/>
      <w:pPr>
        <w:ind w:left="862" w:hanging="360"/>
      </w:pPr>
      <w:rPr>
        <w:rFonts w:ascii="Symbol" w:hAnsi="Symbol" w:hint="default"/>
      </w:rPr>
    </w:lvl>
    <w:lvl w:ilvl="1" w:tplc="04160003">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32" w15:restartNumberingAfterBreak="0">
    <w:nsid w:val="6A091739"/>
    <w:multiLevelType w:val="hybridMultilevel"/>
    <w:tmpl w:val="57502E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9A31BA"/>
    <w:multiLevelType w:val="hybridMultilevel"/>
    <w:tmpl w:val="020C06F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6E092EC5"/>
    <w:multiLevelType w:val="multilevel"/>
    <w:tmpl w:val="D4BE379A"/>
    <w:lvl w:ilvl="0">
      <w:start w:val="1"/>
      <w:numFmt w:val="decimal"/>
      <w:lvlText w:val="%1"/>
      <w:lvlJc w:val="left"/>
      <w:pPr>
        <w:tabs>
          <w:tab w:val="num" w:pos="432"/>
        </w:tabs>
        <w:ind w:left="432" w:hanging="432"/>
      </w:pPr>
      <w:rPr>
        <w:rFonts w:hint="default"/>
      </w:rPr>
    </w:lvl>
    <w:lvl w:ilvl="1">
      <w:start w:val="1"/>
      <w:numFmt w:val="decimal"/>
      <w:lvlText w:val="%2."/>
      <w:lvlJc w:val="left"/>
      <w:pPr>
        <w:ind w:left="360" w:hanging="360"/>
      </w:p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F013ABE"/>
    <w:multiLevelType w:val="multilevel"/>
    <w:tmpl w:val="2E909B86"/>
    <w:lvl w:ilvl="0">
      <w:start w:val="1"/>
      <w:numFmt w:val="decimal"/>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1036539493">
    <w:abstractNumId w:val="35"/>
  </w:num>
  <w:num w:numId="2" w16cid:durableId="1753163059">
    <w:abstractNumId w:val="11"/>
  </w:num>
  <w:num w:numId="3" w16cid:durableId="743917402">
    <w:abstractNumId w:val="9"/>
  </w:num>
  <w:num w:numId="4" w16cid:durableId="1255473655">
    <w:abstractNumId w:val="7"/>
  </w:num>
  <w:num w:numId="5" w16cid:durableId="1530139843">
    <w:abstractNumId w:val="6"/>
  </w:num>
  <w:num w:numId="6" w16cid:durableId="651101988">
    <w:abstractNumId w:val="5"/>
  </w:num>
  <w:num w:numId="7" w16cid:durableId="2028752285">
    <w:abstractNumId w:val="4"/>
  </w:num>
  <w:num w:numId="8" w16cid:durableId="156504021">
    <w:abstractNumId w:val="8"/>
  </w:num>
  <w:num w:numId="9" w16cid:durableId="1621180473">
    <w:abstractNumId w:val="3"/>
  </w:num>
  <w:num w:numId="10" w16cid:durableId="1932080673">
    <w:abstractNumId w:val="2"/>
  </w:num>
  <w:num w:numId="11" w16cid:durableId="1351838348">
    <w:abstractNumId w:val="1"/>
  </w:num>
  <w:num w:numId="12" w16cid:durableId="363363735">
    <w:abstractNumId w:val="0"/>
  </w:num>
  <w:num w:numId="13" w16cid:durableId="665016281">
    <w:abstractNumId w:val="14"/>
  </w:num>
  <w:num w:numId="14" w16cid:durableId="42114687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18461184">
    <w:abstractNumId w:val="27"/>
  </w:num>
  <w:num w:numId="16" w16cid:durableId="1533494360">
    <w:abstractNumId w:val="21"/>
  </w:num>
  <w:num w:numId="17" w16cid:durableId="1672951397">
    <w:abstractNumId w:val="12"/>
  </w:num>
  <w:num w:numId="18" w16cid:durableId="837157512">
    <w:abstractNumId w:val="19"/>
  </w:num>
  <w:num w:numId="19" w16cid:durableId="1063913846">
    <w:abstractNumId w:val="13"/>
  </w:num>
  <w:num w:numId="20" w16cid:durableId="168562758">
    <w:abstractNumId w:val="26"/>
  </w:num>
  <w:num w:numId="21" w16cid:durableId="314459899">
    <w:abstractNumId w:val="28"/>
  </w:num>
  <w:num w:numId="22" w16cid:durableId="910237736">
    <w:abstractNumId w:val="30"/>
  </w:num>
  <w:num w:numId="23" w16cid:durableId="2040475119">
    <w:abstractNumId w:val="23"/>
  </w:num>
  <w:num w:numId="24" w16cid:durableId="2060082344">
    <w:abstractNumId w:val="31"/>
  </w:num>
  <w:num w:numId="25" w16cid:durableId="167409899">
    <w:abstractNumId w:val="29"/>
  </w:num>
  <w:num w:numId="26" w16cid:durableId="1854606957">
    <w:abstractNumId w:val="33"/>
  </w:num>
  <w:num w:numId="27" w16cid:durableId="33968810">
    <w:abstractNumId w:val="35"/>
  </w:num>
  <w:num w:numId="28" w16cid:durableId="796921356">
    <w:abstractNumId w:val="35"/>
  </w:num>
  <w:num w:numId="29" w16cid:durableId="834229342">
    <w:abstractNumId w:val="35"/>
  </w:num>
  <w:num w:numId="30" w16cid:durableId="1695032851">
    <w:abstractNumId w:val="35"/>
  </w:num>
  <w:num w:numId="31" w16cid:durableId="1864241452">
    <w:abstractNumId w:val="35"/>
  </w:num>
  <w:num w:numId="32" w16cid:durableId="1500734973">
    <w:abstractNumId w:val="35"/>
  </w:num>
  <w:num w:numId="33" w16cid:durableId="1313758229">
    <w:abstractNumId w:val="35"/>
  </w:num>
  <w:num w:numId="34" w16cid:durableId="707417694">
    <w:abstractNumId w:val="35"/>
  </w:num>
  <w:num w:numId="35" w16cid:durableId="95683589">
    <w:abstractNumId w:val="35"/>
  </w:num>
  <w:num w:numId="36" w16cid:durableId="73288339">
    <w:abstractNumId w:val="35"/>
  </w:num>
  <w:num w:numId="37" w16cid:durableId="705719767">
    <w:abstractNumId w:val="35"/>
  </w:num>
  <w:num w:numId="38" w16cid:durableId="1938320393">
    <w:abstractNumId w:val="35"/>
  </w:num>
  <w:num w:numId="39" w16cid:durableId="491991272">
    <w:abstractNumId w:val="35"/>
  </w:num>
  <w:num w:numId="40" w16cid:durableId="1544318845">
    <w:abstractNumId w:val="34"/>
  </w:num>
  <w:num w:numId="41" w16cid:durableId="526605332">
    <w:abstractNumId w:val="35"/>
  </w:num>
  <w:num w:numId="42" w16cid:durableId="1960722483">
    <w:abstractNumId w:val="35"/>
  </w:num>
  <w:num w:numId="43" w16cid:durableId="1403795122">
    <w:abstractNumId w:val="25"/>
  </w:num>
  <w:num w:numId="44" w16cid:durableId="23797247">
    <w:abstractNumId w:val="17"/>
  </w:num>
  <w:num w:numId="45" w16cid:durableId="1848907506">
    <w:abstractNumId w:val="16"/>
  </w:num>
  <w:num w:numId="46" w16cid:durableId="1766731197">
    <w:abstractNumId w:val="22"/>
  </w:num>
  <w:num w:numId="47" w16cid:durableId="399718982">
    <w:abstractNumId w:val="20"/>
  </w:num>
  <w:num w:numId="48" w16cid:durableId="1745495825">
    <w:abstractNumId w:val="18"/>
  </w:num>
  <w:num w:numId="49" w16cid:durableId="2074622331">
    <w:abstractNumId w:val="32"/>
  </w:num>
  <w:num w:numId="50" w16cid:durableId="1725567029">
    <w:abstractNumId w:val="24"/>
  </w:num>
  <w:num w:numId="51" w16cid:durableId="888492120">
    <w:abstractNumId w:val="15"/>
  </w:num>
  <w:num w:numId="52" w16cid:durableId="1473600933">
    <w:abstractNumId w:val="35"/>
  </w:num>
  <w:num w:numId="53" w16cid:durableId="1229194679">
    <w:abstractNumId w:val="35"/>
  </w:num>
  <w:num w:numId="54" w16cid:durableId="2057268332">
    <w:abstractNumId w:val="10"/>
  </w:num>
  <w:numIdMacAtCleanup w:val="5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iren Karmakar">
    <w15:presenceInfo w15:providerId="Windows Live" w15:userId="c5eebcbc6a8f90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7"/>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CE6"/>
    <w:rsid w:val="000002CE"/>
    <w:rsid w:val="00000339"/>
    <w:rsid w:val="00000B46"/>
    <w:rsid w:val="00000FA8"/>
    <w:rsid w:val="00005A69"/>
    <w:rsid w:val="0001104D"/>
    <w:rsid w:val="00012967"/>
    <w:rsid w:val="00012EB5"/>
    <w:rsid w:val="00014989"/>
    <w:rsid w:val="00016231"/>
    <w:rsid w:val="0001656F"/>
    <w:rsid w:val="00017F2D"/>
    <w:rsid w:val="00017FE7"/>
    <w:rsid w:val="00022336"/>
    <w:rsid w:val="00022B29"/>
    <w:rsid w:val="00022DC3"/>
    <w:rsid w:val="000252DA"/>
    <w:rsid w:val="00025502"/>
    <w:rsid w:val="00027A32"/>
    <w:rsid w:val="00030DBC"/>
    <w:rsid w:val="0003117B"/>
    <w:rsid w:val="0003168D"/>
    <w:rsid w:val="00034B85"/>
    <w:rsid w:val="00034DD2"/>
    <w:rsid w:val="00034F46"/>
    <w:rsid w:val="000400A0"/>
    <w:rsid w:val="0004148D"/>
    <w:rsid w:val="0004175B"/>
    <w:rsid w:val="000444C7"/>
    <w:rsid w:val="0004493F"/>
    <w:rsid w:val="00044C48"/>
    <w:rsid w:val="00046CB8"/>
    <w:rsid w:val="0005020E"/>
    <w:rsid w:val="00050A24"/>
    <w:rsid w:val="00050FE5"/>
    <w:rsid w:val="000538DF"/>
    <w:rsid w:val="00054993"/>
    <w:rsid w:val="00055464"/>
    <w:rsid w:val="000612A9"/>
    <w:rsid w:val="0006330F"/>
    <w:rsid w:val="00063556"/>
    <w:rsid w:val="00066172"/>
    <w:rsid w:val="000661D3"/>
    <w:rsid w:val="00067C21"/>
    <w:rsid w:val="00070B6C"/>
    <w:rsid w:val="00070BF3"/>
    <w:rsid w:val="0007430D"/>
    <w:rsid w:val="00074318"/>
    <w:rsid w:val="000743D5"/>
    <w:rsid w:val="00075E55"/>
    <w:rsid w:val="000769E6"/>
    <w:rsid w:val="00077E88"/>
    <w:rsid w:val="000804AA"/>
    <w:rsid w:val="0008099A"/>
    <w:rsid w:val="000824D2"/>
    <w:rsid w:val="00082C34"/>
    <w:rsid w:val="000842F4"/>
    <w:rsid w:val="00084BF5"/>
    <w:rsid w:val="00085268"/>
    <w:rsid w:val="00086C9D"/>
    <w:rsid w:val="000873CA"/>
    <w:rsid w:val="00087CB2"/>
    <w:rsid w:val="00090306"/>
    <w:rsid w:val="0009392B"/>
    <w:rsid w:val="00094C45"/>
    <w:rsid w:val="00094D84"/>
    <w:rsid w:val="00096D82"/>
    <w:rsid w:val="00096E24"/>
    <w:rsid w:val="00097D70"/>
    <w:rsid w:val="000A124B"/>
    <w:rsid w:val="000A1971"/>
    <w:rsid w:val="000A1EAB"/>
    <w:rsid w:val="000A2245"/>
    <w:rsid w:val="000A31CB"/>
    <w:rsid w:val="000A4FC7"/>
    <w:rsid w:val="000B13AE"/>
    <w:rsid w:val="000B286A"/>
    <w:rsid w:val="000B2E1C"/>
    <w:rsid w:val="000B5121"/>
    <w:rsid w:val="000B594B"/>
    <w:rsid w:val="000B748C"/>
    <w:rsid w:val="000C068D"/>
    <w:rsid w:val="000C0C5C"/>
    <w:rsid w:val="000C0D0D"/>
    <w:rsid w:val="000C1868"/>
    <w:rsid w:val="000C2517"/>
    <w:rsid w:val="000C5FD9"/>
    <w:rsid w:val="000C6211"/>
    <w:rsid w:val="000D1193"/>
    <w:rsid w:val="000D1AF7"/>
    <w:rsid w:val="000D1FFC"/>
    <w:rsid w:val="000D39F3"/>
    <w:rsid w:val="000D3DD8"/>
    <w:rsid w:val="000D5C32"/>
    <w:rsid w:val="000D62B2"/>
    <w:rsid w:val="000D72AC"/>
    <w:rsid w:val="000D7A19"/>
    <w:rsid w:val="000E0436"/>
    <w:rsid w:val="000E14A6"/>
    <w:rsid w:val="000E3DCF"/>
    <w:rsid w:val="000E4E82"/>
    <w:rsid w:val="000E6009"/>
    <w:rsid w:val="000E6414"/>
    <w:rsid w:val="000E7751"/>
    <w:rsid w:val="000F0B7C"/>
    <w:rsid w:val="000F2E95"/>
    <w:rsid w:val="000F3A9B"/>
    <w:rsid w:val="000F5938"/>
    <w:rsid w:val="000F67B2"/>
    <w:rsid w:val="000F67F1"/>
    <w:rsid w:val="000F6E27"/>
    <w:rsid w:val="001018BA"/>
    <w:rsid w:val="00101F2F"/>
    <w:rsid w:val="001023DD"/>
    <w:rsid w:val="00103F3E"/>
    <w:rsid w:val="001067A8"/>
    <w:rsid w:val="001067D3"/>
    <w:rsid w:val="001067D9"/>
    <w:rsid w:val="00106AAB"/>
    <w:rsid w:val="00110480"/>
    <w:rsid w:val="001113C7"/>
    <w:rsid w:val="00112783"/>
    <w:rsid w:val="00112E56"/>
    <w:rsid w:val="00114606"/>
    <w:rsid w:val="00114EE4"/>
    <w:rsid w:val="0012002D"/>
    <w:rsid w:val="00121C72"/>
    <w:rsid w:val="00122669"/>
    <w:rsid w:val="00123A2B"/>
    <w:rsid w:val="00123EB9"/>
    <w:rsid w:val="001251D3"/>
    <w:rsid w:val="001266E6"/>
    <w:rsid w:val="00130D8C"/>
    <w:rsid w:val="00131282"/>
    <w:rsid w:val="0013181C"/>
    <w:rsid w:val="00131D86"/>
    <w:rsid w:val="00132CAE"/>
    <w:rsid w:val="00133609"/>
    <w:rsid w:val="00133D28"/>
    <w:rsid w:val="00134BB5"/>
    <w:rsid w:val="001362A7"/>
    <w:rsid w:val="00137E4D"/>
    <w:rsid w:val="00137E61"/>
    <w:rsid w:val="00140950"/>
    <w:rsid w:val="00140E17"/>
    <w:rsid w:val="00142A1F"/>
    <w:rsid w:val="00142B0F"/>
    <w:rsid w:val="00146727"/>
    <w:rsid w:val="00146FED"/>
    <w:rsid w:val="00147854"/>
    <w:rsid w:val="00147EE6"/>
    <w:rsid w:val="001528E6"/>
    <w:rsid w:val="00152A7D"/>
    <w:rsid w:val="00153214"/>
    <w:rsid w:val="001539B6"/>
    <w:rsid w:val="00155DD6"/>
    <w:rsid w:val="00157413"/>
    <w:rsid w:val="00157F9E"/>
    <w:rsid w:val="00160359"/>
    <w:rsid w:val="001605F4"/>
    <w:rsid w:val="00160E71"/>
    <w:rsid w:val="00161BAB"/>
    <w:rsid w:val="00163FA1"/>
    <w:rsid w:val="0016529A"/>
    <w:rsid w:val="001664ED"/>
    <w:rsid w:val="00166E75"/>
    <w:rsid w:val="00167647"/>
    <w:rsid w:val="00172670"/>
    <w:rsid w:val="00173299"/>
    <w:rsid w:val="00174D66"/>
    <w:rsid w:val="0017575A"/>
    <w:rsid w:val="00175B3D"/>
    <w:rsid w:val="00176A00"/>
    <w:rsid w:val="00176C2F"/>
    <w:rsid w:val="001779DE"/>
    <w:rsid w:val="0018026D"/>
    <w:rsid w:val="00180772"/>
    <w:rsid w:val="0018143F"/>
    <w:rsid w:val="00182D9C"/>
    <w:rsid w:val="00184A3C"/>
    <w:rsid w:val="00185816"/>
    <w:rsid w:val="00185D04"/>
    <w:rsid w:val="001862D2"/>
    <w:rsid w:val="001871E3"/>
    <w:rsid w:val="0018725F"/>
    <w:rsid w:val="001872B3"/>
    <w:rsid w:val="00192CD1"/>
    <w:rsid w:val="00192F1B"/>
    <w:rsid w:val="00193420"/>
    <w:rsid w:val="001934CC"/>
    <w:rsid w:val="001942EC"/>
    <w:rsid w:val="001945B8"/>
    <w:rsid w:val="001949F3"/>
    <w:rsid w:val="00196438"/>
    <w:rsid w:val="00197D11"/>
    <w:rsid w:val="001A03CC"/>
    <w:rsid w:val="001A04EC"/>
    <w:rsid w:val="001A0FE9"/>
    <w:rsid w:val="001A131F"/>
    <w:rsid w:val="001A152E"/>
    <w:rsid w:val="001A1E05"/>
    <w:rsid w:val="001A291B"/>
    <w:rsid w:val="001A5520"/>
    <w:rsid w:val="001A5F06"/>
    <w:rsid w:val="001A6B3F"/>
    <w:rsid w:val="001A6BA6"/>
    <w:rsid w:val="001A6E14"/>
    <w:rsid w:val="001A7974"/>
    <w:rsid w:val="001A79B0"/>
    <w:rsid w:val="001B1196"/>
    <w:rsid w:val="001B3708"/>
    <w:rsid w:val="001B3E54"/>
    <w:rsid w:val="001B4799"/>
    <w:rsid w:val="001B4A85"/>
    <w:rsid w:val="001B56C2"/>
    <w:rsid w:val="001B67BF"/>
    <w:rsid w:val="001B6D84"/>
    <w:rsid w:val="001B755A"/>
    <w:rsid w:val="001C01DD"/>
    <w:rsid w:val="001C06CA"/>
    <w:rsid w:val="001C0E5D"/>
    <w:rsid w:val="001C2157"/>
    <w:rsid w:val="001C2C84"/>
    <w:rsid w:val="001C303F"/>
    <w:rsid w:val="001D0C41"/>
    <w:rsid w:val="001D240C"/>
    <w:rsid w:val="001D405E"/>
    <w:rsid w:val="001D505A"/>
    <w:rsid w:val="001D5206"/>
    <w:rsid w:val="001D6401"/>
    <w:rsid w:val="001D6453"/>
    <w:rsid w:val="001E031A"/>
    <w:rsid w:val="001E11FE"/>
    <w:rsid w:val="001E2CE2"/>
    <w:rsid w:val="001E34BD"/>
    <w:rsid w:val="001E3A97"/>
    <w:rsid w:val="001E58AB"/>
    <w:rsid w:val="001E5965"/>
    <w:rsid w:val="001E5E42"/>
    <w:rsid w:val="001E632C"/>
    <w:rsid w:val="001E6C93"/>
    <w:rsid w:val="001E7D6A"/>
    <w:rsid w:val="001F0D74"/>
    <w:rsid w:val="001F3A40"/>
    <w:rsid w:val="001F4BEE"/>
    <w:rsid w:val="001F504F"/>
    <w:rsid w:val="001F5DA4"/>
    <w:rsid w:val="00201267"/>
    <w:rsid w:val="00201C0B"/>
    <w:rsid w:val="002025F8"/>
    <w:rsid w:val="002027A2"/>
    <w:rsid w:val="00202AA7"/>
    <w:rsid w:val="0020665E"/>
    <w:rsid w:val="00206F5B"/>
    <w:rsid w:val="00211169"/>
    <w:rsid w:val="00213C1C"/>
    <w:rsid w:val="002150A7"/>
    <w:rsid w:val="002157FB"/>
    <w:rsid w:val="00216499"/>
    <w:rsid w:val="00220692"/>
    <w:rsid w:val="0022194A"/>
    <w:rsid w:val="00222121"/>
    <w:rsid w:val="00222BFC"/>
    <w:rsid w:val="00223009"/>
    <w:rsid w:val="00223255"/>
    <w:rsid w:val="00226185"/>
    <w:rsid w:val="00230922"/>
    <w:rsid w:val="00230953"/>
    <w:rsid w:val="002313E5"/>
    <w:rsid w:val="00231E4F"/>
    <w:rsid w:val="00233010"/>
    <w:rsid w:val="002341B0"/>
    <w:rsid w:val="00235346"/>
    <w:rsid w:val="00236BA4"/>
    <w:rsid w:val="00242B8D"/>
    <w:rsid w:val="00242E58"/>
    <w:rsid w:val="0024453F"/>
    <w:rsid w:val="0024493F"/>
    <w:rsid w:val="00246520"/>
    <w:rsid w:val="00246C38"/>
    <w:rsid w:val="0025221B"/>
    <w:rsid w:val="00253BA0"/>
    <w:rsid w:val="00254452"/>
    <w:rsid w:val="0025716A"/>
    <w:rsid w:val="00257576"/>
    <w:rsid w:val="002577FA"/>
    <w:rsid w:val="00257A66"/>
    <w:rsid w:val="00257E29"/>
    <w:rsid w:val="00260003"/>
    <w:rsid w:val="00262AC6"/>
    <w:rsid w:val="0026391B"/>
    <w:rsid w:val="00263A01"/>
    <w:rsid w:val="002646A3"/>
    <w:rsid w:val="00264A4A"/>
    <w:rsid w:val="00265E0D"/>
    <w:rsid w:val="00265FC7"/>
    <w:rsid w:val="002706A2"/>
    <w:rsid w:val="00271D94"/>
    <w:rsid w:val="00272DCD"/>
    <w:rsid w:val="0027462B"/>
    <w:rsid w:val="00280F8A"/>
    <w:rsid w:val="00281AC7"/>
    <w:rsid w:val="0028334E"/>
    <w:rsid w:val="00283764"/>
    <w:rsid w:val="0028651A"/>
    <w:rsid w:val="0028680C"/>
    <w:rsid w:val="00287355"/>
    <w:rsid w:val="00287424"/>
    <w:rsid w:val="0028796C"/>
    <w:rsid w:val="00290A63"/>
    <w:rsid w:val="0029258F"/>
    <w:rsid w:val="00292896"/>
    <w:rsid w:val="00294E9B"/>
    <w:rsid w:val="002A0E8E"/>
    <w:rsid w:val="002A1D7E"/>
    <w:rsid w:val="002A3602"/>
    <w:rsid w:val="002A5C9B"/>
    <w:rsid w:val="002A6E11"/>
    <w:rsid w:val="002B067D"/>
    <w:rsid w:val="002B27EF"/>
    <w:rsid w:val="002B40AC"/>
    <w:rsid w:val="002B4844"/>
    <w:rsid w:val="002B49FE"/>
    <w:rsid w:val="002B4C67"/>
    <w:rsid w:val="002B558F"/>
    <w:rsid w:val="002C060C"/>
    <w:rsid w:val="002C0B47"/>
    <w:rsid w:val="002C2C93"/>
    <w:rsid w:val="002C3657"/>
    <w:rsid w:val="002C553C"/>
    <w:rsid w:val="002C600D"/>
    <w:rsid w:val="002C613B"/>
    <w:rsid w:val="002C69A4"/>
    <w:rsid w:val="002C6A7F"/>
    <w:rsid w:val="002D0969"/>
    <w:rsid w:val="002D14BB"/>
    <w:rsid w:val="002D1EE7"/>
    <w:rsid w:val="002D232D"/>
    <w:rsid w:val="002D3151"/>
    <w:rsid w:val="002D372B"/>
    <w:rsid w:val="002D3F99"/>
    <w:rsid w:val="002D57F0"/>
    <w:rsid w:val="002D664F"/>
    <w:rsid w:val="002D66C8"/>
    <w:rsid w:val="002D7C91"/>
    <w:rsid w:val="002E0E1B"/>
    <w:rsid w:val="002E1293"/>
    <w:rsid w:val="002E26A3"/>
    <w:rsid w:val="002E2EC1"/>
    <w:rsid w:val="002E3FBD"/>
    <w:rsid w:val="002E40ED"/>
    <w:rsid w:val="002E6279"/>
    <w:rsid w:val="002E712F"/>
    <w:rsid w:val="002E748C"/>
    <w:rsid w:val="002E78A3"/>
    <w:rsid w:val="002E78B7"/>
    <w:rsid w:val="002F00D4"/>
    <w:rsid w:val="002F0B65"/>
    <w:rsid w:val="002F0B8A"/>
    <w:rsid w:val="002F1DBD"/>
    <w:rsid w:val="002F1F20"/>
    <w:rsid w:val="002F21DA"/>
    <w:rsid w:val="002F316F"/>
    <w:rsid w:val="002F375A"/>
    <w:rsid w:val="002F3A6A"/>
    <w:rsid w:val="002F5706"/>
    <w:rsid w:val="002F58C5"/>
    <w:rsid w:val="002F6AD3"/>
    <w:rsid w:val="002F733A"/>
    <w:rsid w:val="00302568"/>
    <w:rsid w:val="00302956"/>
    <w:rsid w:val="00304233"/>
    <w:rsid w:val="00304282"/>
    <w:rsid w:val="0030588A"/>
    <w:rsid w:val="00305E5C"/>
    <w:rsid w:val="00306040"/>
    <w:rsid w:val="00307757"/>
    <w:rsid w:val="00307A1A"/>
    <w:rsid w:val="003102A3"/>
    <w:rsid w:val="00310E6D"/>
    <w:rsid w:val="00310F96"/>
    <w:rsid w:val="003122B4"/>
    <w:rsid w:val="00314E84"/>
    <w:rsid w:val="00315755"/>
    <w:rsid w:val="00316B02"/>
    <w:rsid w:val="003208AE"/>
    <w:rsid w:val="00320B8B"/>
    <w:rsid w:val="00323582"/>
    <w:rsid w:val="00324539"/>
    <w:rsid w:val="00327081"/>
    <w:rsid w:val="00327771"/>
    <w:rsid w:val="003279FE"/>
    <w:rsid w:val="00330441"/>
    <w:rsid w:val="00331DAA"/>
    <w:rsid w:val="00331F1B"/>
    <w:rsid w:val="00333131"/>
    <w:rsid w:val="003331EE"/>
    <w:rsid w:val="00334DD1"/>
    <w:rsid w:val="00335A28"/>
    <w:rsid w:val="00336DA0"/>
    <w:rsid w:val="00337560"/>
    <w:rsid w:val="00340777"/>
    <w:rsid w:val="003429F2"/>
    <w:rsid w:val="00343245"/>
    <w:rsid w:val="00343BA0"/>
    <w:rsid w:val="003444A3"/>
    <w:rsid w:val="00345834"/>
    <w:rsid w:val="00345CE6"/>
    <w:rsid w:val="00346B76"/>
    <w:rsid w:val="00347D06"/>
    <w:rsid w:val="00347FFC"/>
    <w:rsid w:val="00350363"/>
    <w:rsid w:val="00350AC2"/>
    <w:rsid w:val="00352738"/>
    <w:rsid w:val="00352CF1"/>
    <w:rsid w:val="00353BCF"/>
    <w:rsid w:val="00353D85"/>
    <w:rsid w:val="0035429C"/>
    <w:rsid w:val="00357B31"/>
    <w:rsid w:val="0036170A"/>
    <w:rsid w:val="003618A7"/>
    <w:rsid w:val="00361FCF"/>
    <w:rsid w:val="003666B3"/>
    <w:rsid w:val="003676EB"/>
    <w:rsid w:val="00370119"/>
    <w:rsid w:val="00370186"/>
    <w:rsid w:val="0037050B"/>
    <w:rsid w:val="00370AB3"/>
    <w:rsid w:val="00370CF4"/>
    <w:rsid w:val="003722A4"/>
    <w:rsid w:val="0037341A"/>
    <w:rsid w:val="00376609"/>
    <w:rsid w:val="00376885"/>
    <w:rsid w:val="003772F3"/>
    <w:rsid w:val="003777D0"/>
    <w:rsid w:val="003778B4"/>
    <w:rsid w:val="00377C74"/>
    <w:rsid w:val="00380559"/>
    <w:rsid w:val="00382807"/>
    <w:rsid w:val="0038320B"/>
    <w:rsid w:val="00383C8F"/>
    <w:rsid w:val="003848FE"/>
    <w:rsid w:val="0038623F"/>
    <w:rsid w:val="00387228"/>
    <w:rsid w:val="00392DCC"/>
    <w:rsid w:val="00394230"/>
    <w:rsid w:val="003945F4"/>
    <w:rsid w:val="003A006E"/>
    <w:rsid w:val="003A121C"/>
    <w:rsid w:val="003A229D"/>
    <w:rsid w:val="003A366F"/>
    <w:rsid w:val="003A3C92"/>
    <w:rsid w:val="003A49F3"/>
    <w:rsid w:val="003A76F6"/>
    <w:rsid w:val="003A7792"/>
    <w:rsid w:val="003B0399"/>
    <w:rsid w:val="003B1D28"/>
    <w:rsid w:val="003B2A40"/>
    <w:rsid w:val="003B2ADF"/>
    <w:rsid w:val="003B2B0C"/>
    <w:rsid w:val="003B3071"/>
    <w:rsid w:val="003B5109"/>
    <w:rsid w:val="003B53B3"/>
    <w:rsid w:val="003B7D00"/>
    <w:rsid w:val="003C3D1D"/>
    <w:rsid w:val="003C457A"/>
    <w:rsid w:val="003C4B84"/>
    <w:rsid w:val="003D0967"/>
    <w:rsid w:val="003D2788"/>
    <w:rsid w:val="003D2C2B"/>
    <w:rsid w:val="003D3A0C"/>
    <w:rsid w:val="003D3C3E"/>
    <w:rsid w:val="003D58F8"/>
    <w:rsid w:val="003D7964"/>
    <w:rsid w:val="003E03F4"/>
    <w:rsid w:val="003E152B"/>
    <w:rsid w:val="003E21BA"/>
    <w:rsid w:val="003E305C"/>
    <w:rsid w:val="003E34FF"/>
    <w:rsid w:val="003E3B8A"/>
    <w:rsid w:val="003E3EB8"/>
    <w:rsid w:val="003E440C"/>
    <w:rsid w:val="003E67FE"/>
    <w:rsid w:val="003E737D"/>
    <w:rsid w:val="003F1172"/>
    <w:rsid w:val="003F1604"/>
    <w:rsid w:val="003F35A8"/>
    <w:rsid w:val="003F5E9C"/>
    <w:rsid w:val="003F6921"/>
    <w:rsid w:val="003F7498"/>
    <w:rsid w:val="003F7CBB"/>
    <w:rsid w:val="0040017B"/>
    <w:rsid w:val="00401244"/>
    <w:rsid w:val="004012F2"/>
    <w:rsid w:val="00402B6C"/>
    <w:rsid w:val="004032AC"/>
    <w:rsid w:val="0040394E"/>
    <w:rsid w:val="00405DB9"/>
    <w:rsid w:val="004077D6"/>
    <w:rsid w:val="00407B42"/>
    <w:rsid w:val="00407CAE"/>
    <w:rsid w:val="00410D5A"/>
    <w:rsid w:val="00411475"/>
    <w:rsid w:val="00411C59"/>
    <w:rsid w:val="00412A4D"/>
    <w:rsid w:val="00412A89"/>
    <w:rsid w:val="00413D0A"/>
    <w:rsid w:val="004143C4"/>
    <w:rsid w:val="00414723"/>
    <w:rsid w:val="004168DB"/>
    <w:rsid w:val="00421025"/>
    <w:rsid w:val="00422C23"/>
    <w:rsid w:val="00422FEC"/>
    <w:rsid w:val="0042339E"/>
    <w:rsid w:val="0042468A"/>
    <w:rsid w:val="00425055"/>
    <w:rsid w:val="00426364"/>
    <w:rsid w:val="00432526"/>
    <w:rsid w:val="00432D38"/>
    <w:rsid w:val="0043423A"/>
    <w:rsid w:val="00434345"/>
    <w:rsid w:val="004355BF"/>
    <w:rsid w:val="00435BA6"/>
    <w:rsid w:val="004368E3"/>
    <w:rsid w:val="00436C7B"/>
    <w:rsid w:val="0043779E"/>
    <w:rsid w:val="004401F6"/>
    <w:rsid w:val="00441304"/>
    <w:rsid w:val="00441A4C"/>
    <w:rsid w:val="00441C72"/>
    <w:rsid w:val="00442367"/>
    <w:rsid w:val="00444079"/>
    <w:rsid w:val="00444228"/>
    <w:rsid w:val="00444784"/>
    <w:rsid w:val="00444EE1"/>
    <w:rsid w:val="004454D3"/>
    <w:rsid w:val="00446162"/>
    <w:rsid w:val="00446B1C"/>
    <w:rsid w:val="00450C34"/>
    <w:rsid w:val="00451ACA"/>
    <w:rsid w:val="00451ED7"/>
    <w:rsid w:val="00452887"/>
    <w:rsid w:val="0045405F"/>
    <w:rsid w:val="00454C7C"/>
    <w:rsid w:val="00455102"/>
    <w:rsid w:val="00455D02"/>
    <w:rsid w:val="004564F4"/>
    <w:rsid w:val="00460665"/>
    <w:rsid w:val="004606DE"/>
    <w:rsid w:val="004607FB"/>
    <w:rsid w:val="00460ED4"/>
    <w:rsid w:val="0046182A"/>
    <w:rsid w:val="00461F5D"/>
    <w:rsid w:val="0046214E"/>
    <w:rsid w:val="0046241F"/>
    <w:rsid w:val="00462B6A"/>
    <w:rsid w:val="004648B6"/>
    <w:rsid w:val="00464CC7"/>
    <w:rsid w:val="00465632"/>
    <w:rsid w:val="004666BC"/>
    <w:rsid w:val="004669B1"/>
    <w:rsid w:val="00466AC2"/>
    <w:rsid w:val="00466E34"/>
    <w:rsid w:val="00471259"/>
    <w:rsid w:val="004717A9"/>
    <w:rsid w:val="00473D4D"/>
    <w:rsid w:val="004753D9"/>
    <w:rsid w:val="0047621D"/>
    <w:rsid w:val="00477426"/>
    <w:rsid w:val="004806F0"/>
    <w:rsid w:val="00480BF5"/>
    <w:rsid w:val="00481071"/>
    <w:rsid w:val="00481970"/>
    <w:rsid w:val="00481B8F"/>
    <w:rsid w:val="00483153"/>
    <w:rsid w:val="00483B57"/>
    <w:rsid w:val="00486F9D"/>
    <w:rsid w:val="00491094"/>
    <w:rsid w:val="004920A3"/>
    <w:rsid w:val="004957E9"/>
    <w:rsid w:val="004A019C"/>
    <w:rsid w:val="004A24F4"/>
    <w:rsid w:val="004A269F"/>
    <w:rsid w:val="004A2961"/>
    <w:rsid w:val="004A3520"/>
    <w:rsid w:val="004A460E"/>
    <w:rsid w:val="004A5BD8"/>
    <w:rsid w:val="004A66F3"/>
    <w:rsid w:val="004A6B23"/>
    <w:rsid w:val="004A6F2D"/>
    <w:rsid w:val="004A7E65"/>
    <w:rsid w:val="004B1BCD"/>
    <w:rsid w:val="004B2AE1"/>
    <w:rsid w:val="004B34BB"/>
    <w:rsid w:val="004B3BD0"/>
    <w:rsid w:val="004B3F2A"/>
    <w:rsid w:val="004B4317"/>
    <w:rsid w:val="004B5105"/>
    <w:rsid w:val="004B60F1"/>
    <w:rsid w:val="004C1703"/>
    <w:rsid w:val="004C1A5E"/>
    <w:rsid w:val="004C1F69"/>
    <w:rsid w:val="004C28F1"/>
    <w:rsid w:val="004C2E42"/>
    <w:rsid w:val="004C3990"/>
    <w:rsid w:val="004C3C07"/>
    <w:rsid w:val="004C579B"/>
    <w:rsid w:val="004C5F5E"/>
    <w:rsid w:val="004C6C19"/>
    <w:rsid w:val="004C6FD8"/>
    <w:rsid w:val="004C7BCB"/>
    <w:rsid w:val="004D054B"/>
    <w:rsid w:val="004D0FFC"/>
    <w:rsid w:val="004D13AC"/>
    <w:rsid w:val="004D217C"/>
    <w:rsid w:val="004D3326"/>
    <w:rsid w:val="004D3CD6"/>
    <w:rsid w:val="004D4035"/>
    <w:rsid w:val="004D4211"/>
    <w:rsid w:val="004D53AD"/>
    <w:rsid w:val="004D59E7"/>
    <w:rsid w:val="004D5D51"/>
    <w:rsid w:val="004D6423"/>
    <w:rsid w:val="004D65B6"/>
    <w:rsid w:val="004E0E7F"/>
    <w:rsid w:val="004E1D1B"/>
    <w:rsid w:val="004E3D04"/>
    <w:rsid w:val="004E4205"/>
    <w:rsid w:val="004E4E4D"/>
    <w:rsid w:val="004E58B8"/>
    <w:rsid w:val="004E6085"/>
    <w:rsid w:val="004E6D57"/>
    <w:rsid w:val="004E7413"/>
    <w:rsid w:val="004F18BB"/>
    <w:rsid w:val="004F4168"/>
    <w:rsid w:val="004F467F"/>
    <w:rsid w:val="004F4EB6"/>
    <w:rsid w:val="004F4F76"/>
    <w:rsid w:val="00500C55"/>
    <w:rsid w:val="00501598"/>
    <w:rsid w:val="005025EA"/>
    <w:rsid w:val="00502C16"/>
    <w:rsid w:val="00504261"/>
    <w:rsid w:val="005052EC"/>
    <w:rsid w:val="005055D9"/>
    <w:rsid w:val="00506876"/>
    <w:rsid w:val="00507D55"/>
    <w:rsid w:val="00511A81"/>
    <w:rsid w:val="005120E9"/>
    <w:rsid w:val="00512965"/>
    <w:rsid w:val="005134FD"/>
    <w:rsid w:val="005141FB"/>
    <w:rsid w:val="00514D86"/>
    <w:rsid w:val="00515C92"/>
    <w:rsid w:val="005162F0"/>
    <w:rsid w:val="005166B9"/>
    <w:rsid w:val="0051718A"/>
    <w:rsid w:val="00517C7D"/>
    <w:rsid w:val="005210F5"/>
    <w:rsid w:val="00521AB1"/>
    <w:rsid w:val="00522154"/>
    <w:rsid w:val="005239D6"/>
    <w:rsid w:val="00523C0A"/>
    <w:rsid w:val="00523EEC"/>
    <w:rsid w:val="00524AFA"/>
    <w:rsid w:val="00526315"/>
    <w:rsid w:val="00526704"/>
    <w:rsid w:val="005271CE"/>
    <w:rsid w:val="00527984"/>
    <w:rsid w:val="00527A7D"/>
    <w:rsid w:val="00527FEE"/>
    <w:rsid w:val="005307FF"/>
    <w:rsid w:val="00530DB8"/>
    <w:rsid w:val="0053146F"/>
    <w:rsid w:val="005325B5"/>
    <w:rsid w:val="005355BA"/>
    <w:rsid w:val="0053772D"/>
    <w:rsid w:val="005414CC"/>
    <w:rsid w:val="00542167"/>
    <w:rsid w:val="00543885"/>
    <w:rsid w:val="00543E4A"/>
    <w:rsid w:val="005447B0"/>
    <w:rsid w:val="0054509D"/>
    <w:rsid w:val="0054590A"/>
    <w:rsid w:val="00547A8B"/>
    <w:rsid w:val="00553C5C"/>
    <w:rsid w:val="00554109"/>
    <w:rsid w:val="005545BC"/>
    <w:rsid w:val="00554DAD"/>
    <w:rsid w:val="00555133"/>
    <w:rsid w:val="00557D15"/>
    <w:rsid w:val="005601AC"/>
    <w:rsid w:val="00560C65"/>
    <w:rsid w:val="005614F6"/>
    <w:rsid w:val="00561BD6"/>
    <w:rsid w:val="005629E6"/>
    <w:rsid w:val="005633B4"/>
    <w:rsid w:val="005655D8"/>
    <w:rsid w:val="00565B09"/>
    <w:rsid w:val="00567956"/>
    <w:rsid w:val="005706BF"/>
    <w:rsid w:val="005708D3"/>
    <w:rsid w:val="005709BF"/>
    <w:rsid w:val="00571156"/>
    <w:rsid w:val="00571288"/>
    <w:rsid w:val="00572CFB"/>
    <w:rsid w:val="005738FF"/>
    <w:rsid w:val="00575F9B"/>
    <w:rsid w:val="00576878"/>
    <w:rsid w:val="00576E2A"/>
    <w:rsid w:val="005771A3"/>
    <w:rsid w:val="00577387"/>
    <w:rsid w:val="005776D4"/>
    <w:rsid w:val="0057782F"/>
    <w:rsid w:val="00580D03"/>
    <w:rsid w:val="005815CC"/>
    <w:rsid w:val="005824B5"/>
    <w:rsid w:val="00583141"/>
    <w:rsid w:val="00584E20"/>
    <w:rsid w:val="0058575A"/>
    <w:rsid w:val="0058585E"/>
    <w:rsid w:val="0058633E"/>
    <w:rsid w:val="00586393"/>
    <w:rsid w:val="00587100"/>
    <w:rsid w:val="00591A46"/>
    <w:rsid w:val="00591F0C"/>
    <w:rsid w:val="00593191"/>
    <w:rsid w:val="00593340"/>
    <w:rsid w:val="00595303"/>
    <w:rsid w:val="005969A4"/>
    <w:rsid w:val="005A2A95"/>
    <w:rsid w:val="005A5842"/>
    <w:rsid w:val="005A5FCB"/>
    <w:rsid w:val="005A7537"/>
    <w:rsid w:val="005B0D58"/>
    <w:rsid w:val="005B1569"/>
    <w:rsid w:val="005B1C8B"/>
    <w:rsid w:val="005B4B1F"/>
    <w:rsid w:val="005B5835"/>
    <w:rsid w:val="005B66FC"/>
    <w:rsid w:val="005B74FF"/>
    <w:rsid w:val="005B7B58"/>
    <w:rsid w:val="005B7B69"/>
    <w:rsid w:val="005C083A"/>
    <w:rsid w:val="005C4280"/>
    <w:rsid w:val="005C6264"/>
    <w:rsid w:val="005C6D45"/>
    <w:rsid w:val="005D244E"/>
    <w:rsid w:val="005D308A"/>
    <w:rsid w:val="005D3AE6"/>
    <w:rsid w:val="005D3BE6"/>
    <w:rsid w:val="005D3E8D"/>
    <w:rsid w:val="005D4733"/>
    <w:rsid w:val="005D572B"/>
    <w:rsid w:val="005D6195"/>
    <w:rsid w:val="005D633F"/>
    <w:rsid w:val="005D67A8"/>
    <w:rsid w:val="005D6FA8"/>
    <w:rsid w:val="005D7328"/>
    <w:rsid w:val="005E2BEC"/>
    <w:rsid w:val="005E3DA5"/>
    <w:rsid w:val="005E4B83"/>
    <w:rsid w:val="005E51E1"/>
    <w:rsid w:val="005E5474"/>
    <w:rsid w:val="005E7AFD"/>
    <w:rsid w:val="005F009D"/>
    <w:rsid w:val="005F08B4"/>
    <w:rsid w:val="005F0A58"/>
    <w:rsid w:val="005F23F2"/>
    <w:rsid w:val="005F2D8F"/>
    <w:rsid w:val="005F3636"/>
    <w:rsid w:val="005F4B8F"/>
    <w:rsid w:val="005F6346"/>
    <w:rsid w:val="005F6550"/>
    <w:rsid w:val="005F6894"/>
    <w:rsid w:val="005F6B17"/>
    <w:rsid w:val="005F6FFF"/>
    <w:rsid w:val="00600784"/>
    <w:rsid w:val="00600B07"/>
    <w:rsid w:val="006041E5"/>
    <w:rsid w:val="0060474D"/>
    <w:rsid w:val="00605F8E"/>
    <w:rsid w:val="00606EFB"/>
    <w:rsid w:val="0061057E"/>
    <w:rsid w:val="006107FB"/>
    <w:rsid w:val="00611199"/>
    <w:rsid w:val="006113CD"/>
    <w:rsid w:val="00611562"/>
    <w:rsid w:val="00616390"/>
    <w:rsid w:val="0062098B"/>
    <w:rsid w:val="0062105D"/>
    <w:rsid w:val="006214BC"/>
    <w:rsid w:val="00621FC0"/>
    <w:rsid w:val="0062248E"/>
    <w:rsid w:val="00622BAE"/>
    <w:rsid w:val="0062397C"/>
    <w:rsid w:val="006241FB"/>
    <w:rsid w:val="00624630"/>
    <w:rsid w:val="006246ED"/>
    <w:rsid w:val="00625655"/>
    <w:rsid w:val="00627024"/>
    <w:rsid w:val="006330DC"/>
    <w:rsid w:val="006334FD"/>
    <w:rsid w:val="006336BF"/>
    <w:rsid w:val="00634768"/>
    <w:rsid w:val="006401EA"/>
    <w:rsid w:val="00641396"/>
    <w:rsid w:val="00641D2A"/>
    <w:rsid w:val="00643888"/>
    <w:rsid w:val="00643D9A"/>
    <w:rsid w:val="006440F8"/>
    <w:rsid w:val="00645E49"/>
    <w:rsid w:val="00646A80"/>
    <w:rsid w:val="006475E7"/>
    <w:rsid w:val="0064768D"/>
    <w:rsid w:val="00651B77"/>
    <w:rsid w:val="00652934"/>
    <w:rsid w:val="00652F2D"/>
    <w:rsid w:val="006544B2"/>
    <w:rsid w:val="00655F73"/>
    <w:rsid w:val="00656310"/>
    <w:rsid w:val="0065697C"/>
    <w:rsid w:val="00656AD7"/>
    <w:rsid w:val="00656BDC"/>
    <w:rsid w:val="00657999"/>
    <w:rsid w:val="0066061E"/>
    <w:rsid w:val="006607C8"/>
    <w:rsid w:val="00661C0F"/>
    <w:rsid w:val="006629C5"/>
    <w:rsid w:val="006635A3"/>
    <w:rsid w:val="006649FE"/>
    <w:rsid w:val="00666533"/>
    <w:rsid w:val="00666BB6"/>
    <w:rsid w:val="00667CAF"/>
    <w:rsid w:val="00670127"/>
    <w:rsid w:val="0067041F"/>
    <w:rsid w:val="00671586"/>
    <w:rsid w:val="00671B96"/>
    <w:rsid w:val="00672840"/>
    <w:rsid w:val="00672A32"/>
    <w:rsid w:val="00672C0A"/>
    <w:rsid w:val="00673355"/>
    <w:rsid w:val="006733BC"/>
    <w:rsid w:val="00674E65"/>
    <w:rsid w:val="00675FBA"/>
    <w:rsid w:val="006813DE"/>
    <w:rsid w:val="00681990"/>
    <w:rsid w:val="00682CC6"/>
    <w:rsid w:val="006831D4"/>
    <w:rsid w:val="006851ED"/>
    <w:rsid w:val="00686911"/>
    <w:rsid w:val="00686F0F"/>
    <w:rsid w:val="006871D2"/>
    <w:rsid w:val="00687549"/>
    <w:rsid w:val="006905B3"/>
    <w:rsid w:val="00691155"/>
    <w:rsid w:val="00691C82"/>
    <w:rsid w:val="006922A3"/>
    <w:rsid w:val="0069505A"/>
    <w:rsid w:val="0069505B"/>
    <w:rsid w:val="006A16BD"/>
    <w:rsid w:val="006A1954"/>
    <w:rsid w:val="006A1E9E"/>
    <w:rsid w:val="006A20A8"/>
    <w:rsid w:val="006A2774"/>
    <w:rsid w:val="006A3DF0"/>
    <w:rsid w:val="006A43C1"/>
    <w:rsid w:val="006A6D6A"/>
    <w:rsid w:val="006B1676"/>
    <w:rsid w:val="006B1D1B"/>
    <w:rsid w:val="006B2734"/>
    <w:rsid w:val="006B5299"/>
    <w:rsid w:val="006B5FAD"/>
    <w:rsid w:val="006B63DB"/>
    <w:rsid w:val="006B7733"/>
    <w:rsid w:val="006C1AC0"/>
    <w:rsid w:val="006C20B0"/>
    <w:rsid w:val="006C2430"/>
    <w:rsid w:val="006C2AC8"/>
    <w:rsid w:val="006C3664"/>
    <w:rsid w:val="006C3ACC"/>
    <w:rsid w:val="006C40DE"/>
    <w:rsid w:val="006C4AA4"/>
    <w:rsid w:val="006C538F"/>
    <w:rsid w:val="006C6EAE"/>
    <w:rsid w:val="006C72D3"/>
    <w:rsid w:val="006D0765"/>
    <w:rsid w:val="006D1F7B"/>
    <w:rsid w:val="006D24A6"/>
    <w:rsid w:val="006D272A"/>
    <w:rsid w:val="006D37B1"/>
    <w:rsid w:val="006D3ED1"/>
    <w:rsid w:val="006D6A9B"/>
    <w:rsid w:val="006D715D"/>
    <w:rsid w:val="006E145F"/>
    <w:rsid w:val="006E1652"/>
    <w:rsid w:val="006E1D1C"/>
    <w:rsid w:val="006E348B"/>
    <w:rsid w:val="006E3E05"/>
    <w:rsid w:val="006E4115"/>
    <w:rsid w:val="006E4BBD"/>
    <w:rsid w:val="006E550A"/>
    <w:rsid w:val="006E7AB0"/>
    <w:rsid w:val="006F0954"/>
    <w:rsid w:val="006F10CD"/>
    <w:rsid w:val="006F117E"/>
    <w:rsid w:val="006F1C1B"/>
    <w:rsid w:val="006F48AD"/>
    <w:rsid w:val="006F503E"/>
    <w:rsid w:val="006F6A15"/>
    <w:rsid w:val="006F701D"/>
    <w:rsid w:val="006F72C8"/>
    <w:rsid w:val="0070068E"/>
    <w:rsid w:val="0070147A"/>
    <w:rsid w:val="00703574"/>
    <w:rsid w:val="00705A3D"/>
    <w:rsid w:val="0070659A"/>
    <w:rsid w:val="00707C72"/>
    <w:rsid w:val="0071032C"/>
    <w:rsid w:val="007103F8"/>
    <w:rsid w:val="00712342"/>
    <w:rsid w:val="0071243A"/>
    <w:rsid w:val="00712802"/>
    <w:rsid w:val="007139EE"/>
    <w:rsid w:val="00716121"/>
    <w:rsid w:val="007164A1"/>
    <w:rsid w:val="007179E9"/>
    <w:rsid w:val="00721FE0"/>
    <w:rsid w:val="007231AD"/>
    <w:rsid w:val="007238CA"/>
    <w:rsid w:val="00723B74"/>
    <w:rsid w:val="007256BE"/>
    <w:rsid w:val="007262D6"/>
    <w:rsid w:val="00726B8B"/>
    <w:rsid w:val="00727B05"/>
    <w:rsid w:val="00731777"/>
    <w:rsid w:val="007319E5"/>
    <w:rsid w:val="00733E70"/>
    <w:rsid w:val="00735616"/>
    <w:rsid w:val="0074553A"/>
    <w:rsid w:val="007472FB"/>
    <w:rsid w:val="00751A8D"/>
    <w:rsid w:val="00753305"/>
    <w:rsid w:val="00753A73"/>
    <w:rsid w:val="00753D96"/>
    <w:rsid w:val="00753F94"/>
    <w:rsid w:val="007555A7"/>
    <w:rsid w:val="00755A6D"/>
    <w:rsid w:val="00756355"/>
    <w:rsid w:val="0075780C"/>
    <w:rsid w:val="00757BB3"/>
    <w:rsid w:val="00757F6E"/>
    <w:rsid w:val="00761CA4"/>
    <w:rsid w:val="00762E3F"/>
    <w:rsid w:val="00764015"/>
    <w:rsid w:val="00764034"/>
    <w:rsid w:val="0076496D"/>
    <w:rsid w:val="00764B4E"/>
    <w:rsid w:val="007656AD"/>
    <w:rsid w:val="00766257"/>
    <w:rsid w:val="00766B94"/>
    <w:rsid w:val="00770C2A"/>
    <w:rsid w:val="0077101F"/>
    <w:rsid w:val="00771B16"/>
    <w:rsid w:val="00771C4F"/>
    <w:rsid w:val="00774F2B"/>
    <w:rsid w:val="007760D0"/>
    <w:rsid w:val="00780458"/>
    <w:rsid w:val="00780AF7"/>
    <w:rsid w:val="0078291F"/>
    <w:rsid w:val="00783489"/>
    <w:rsid w:val="007851F5"/>
    <w:rsid w:val="007862F5"/>
    <w:rsid w:val="0078663F"/>
    <w:rsid w:val="0079179E"/>
    <w:rsid w:val="007935B0"/>
    <w:rsid w:val="00793CD3"/>
    <w:rsid w:val="00794834"/>
    <w:rsid w:val="00795308"/>
    <w:rsid w:val="00795635"/>
    <w:rsid w:val="0079581B"/>
    <w:rsid w:val="00795BA3"/>
    <w:rsid w:val="00796096"/>
    <w:rsid w:val="00796FCB"/>
    <w:rsid w:val="007977C4"/>
    <w:rsid w:val="007A096C"/>
    <w:rsid w:val="007A0C89"/>
    <w:rsid w:val="007A0F06"/>
    <w:rsid w:val="007A3548"/>
    <w:rsid w:val="007A4E4C"/>
    <w:rsid w:val="007A522A"/>
    <w:rsid w:val="007A7398"/>
    <w:rsid w:val="007A7B0E"/>
    <w:rsid w:val="007B1BF2"/>
    <w:rsid w:val="007B2117"/>
    <w:rsid w:val="007B2451"/>
    <w:rsid w:val="007B3431"/>
    <w:rsid w:val="007B352E"/>
    <w:rsid w:val="007B40F5"/>
    <w:rsid w:val="007B4EF6"/>
    <w:rsid w:val="007B542A"/>
    <w:rsid w:val="007B7289"/>
    <w:rsid w:val="007C11F2"/>
    <w:rsid w:val="007C127A"/>
    <w:rsid w:val="007C1705"/>
    <w:rsid w:val="007C250A"/>
    <w:rsid w:val="007C4081"/>
    <w:rsid w:val="007C4259"/>
    <w:rsid w:val="007C425E"/>
    <w:rsid w:val="007C4DB2"/>
    <w:rsid w:val="007C5637"/>
    <w:rsid w:val="007C7042"/>
    <w:rsid w:val="007D0198"/>
    <w:rsid w:val="007D0BB8"/>
    <w:rsid w:val="007D18BB"/>
    <w:rsid w:val="007D21DE"/>
    <w:rsid w:val="007D2F0F"/>
    <w:rsid w:val="007D2F42"/>
    <w:rsid w:val="007D47A1"/>
    <w:rsid w:val="007D5896"/>
    <w:rsid w:val="007D7074"/>
    <w:rsid w:val="007E0C5D"/>
    <w:rsid w:val="007E1353"/>
    <w:rsid w:val="007E1554"/>
    <w:rsid w:val="007E16E2"/>
    <w:rsid w:val="007E1D1A"/>
    <w:rsid w:val="007E570A"/>
    <w:rsid w:val="007E7C4D"/>
    <w:rsid w:val="007F107B"/>
    <w:rsid w:val="007F5498"/>
    <w:rsid w:val="007F5562"/>
    <w:rsid w:val="00800D73"/>
    <w:rsid w:val="008010DE"/>
    <w:rsid w:val="00802B67"/>
    <w:rsid w:val="00802C2D"/>
    <w:rsid w:val="008062A5"/>
    <w:rsid w:val="00807B28"/>
    <w:rsid w:val="00811118"/>
    <w:rsid w:val="008144B5"/>
    <w:rsid w:val="00814C73"/>
    <w:rsid w:val="00814DFB"/>
    <w:rsid w:val="00821E6D"/>
    <w:rsid w:val="00823B5F"/>
    <w:rsid w:val="00823E8E"/>
    <w:rsid w:val="008264BE"/>
    <w:rsid w:val="0083113B"/>
    <w:rsid w:val="00831BDA"/>
    <w:rsid w:val="00833C41"/>
    <w:rsid w:val="0083402B"/>
    <w:rsid w:val="008346E8"/>
    <w:rsid w:val="00836B50"/>
    <w:rsid w:val="00840CDC"/>
    <w:rsid w:val="00843541"/>
    <w:rsid w:val="008438BC"/>
    <w:rsid w:val="00843DF7"/>
    <w:rsid w:val="008443ED"/>
    <w:rsid w:val="00844716"/>
    <w:rsid w:val="00844DB3"/>
    <w:rsid w:val="00846658"/>
    <w:rsid w:val="00846CCA"/>
    <w:rsid w:val="00847782"/>
    <w:rsid w:val="00850AFE"/>
    <w:rsid w:val="0085106F"/>
    <w:rsid w:val="00852B99"/>
    <w:rsid w:val="00854D43"/>
    <w:rsid w:val="00855010"/>
    <w:rsid w:val="00855AA6"/>
    <w:rsid w:val="00855B71"/>
    <w:rsid w:val="00855E23"/>
    <w:rsid w:val="0085720D"/>
    <w:rsid w:val="008579FD"/>
    <w:rsid w:val="0086019B"/>
    <w:rsid w:val="00861179"/>
    <w:rsid w:val="00862429"/>
    <w:rsid w:val="00862F6E"/>
    <w:rsid w:val="008634F4"/>
    <w:rsid w:val="00864EAB"/>
    <w:rsid w:val="008657C1"/>
    <w:rsid w:val="00865FA1"/>
    <w:rsid w:val="008709E6"/>
    <w:rsid w:val="00870CFD"/>
    <w:rsid w:val="00874FE6"/>
    <w:rsid w:val="0087584C"/>
    <w:rsid w:val="00875F3F"/>
    <w:rsid w:val="00877486"/>
    <w:rsid w:val="008800C6"/>
    <w:rsid w:val="00880486"/>
    <w:rsid w:val="0088204E"/>
    <w:rsid w:val="00882245"/>
    <w:rsid w:val="00882DF8"/>
    <w:rsid w:val="0088492F"/>
    <w:rsid w:val="0088608B"/>
    <w:rsid w:val="00886E61"/>
    <w:rsid w:val="008879EF"/>
    <w:rsid w:val="00887A32"/>
    <w:rsid w:val="00887E18"/>
    <w:rsid w:val="0089140E"/>
    <w:rsid w:val="00891A36"/>
    <w:rsid w:val="00891EC9"/>
    <w:rsid w:val="00893909"/>
    <w:rsid w:val="00894717"/>
    <w:rsid w:val="0089476B"/>
    <w:rsid w:val="00895DEC"/>
    <w:rsid w:val="0089631E"/>
    <w:rsid w:val="008A10F1"/>
    <w:rsid w:val="008A195E"/>
    <w:rsid w:val="008A20A2"/>
    <w:rsid w:val="008A63B7"/>
    <w:rsid w:val="008A7780"/>
    <w:rsid w:val="008A79CD"/>
    <w:rsid w:val="008A7C9E"/>
    <w:rsid w:val="008B1466"/>
    <w:rsid w:val="008B1A6A"/>
    <w:rsid w:val="008B1D6B"/>
    <w:rsid w:val="008B2841"/>
    <w:rsid w:val="008B2E93"/>
    <w:rsid w:val="008B2FC9"/>
    <w:rsid w:val="008B386B"/>
    <w:rsid w:val="008B3D3F"/>
    <w:rsid w:val="008B432F"/>
    <w:rsid w:val="008B46E8"/>
    <w:rsid w:val="008B645D"/>
    <w:rsid w:val="008B7501"/>
    <w:rsid w:val="008B7737"/>
    <w:rsid w:val="008C2445"/>
    <w:rsid w:val="008C25C8"/>
    <w:rsid w:val="008C2962"/>
    <w:rsid w:val="008C2B2E"/>
    <w:rsid w:val="008C2F86"/>
    <w:rsid w:val="008C38B8"/>
    <w:rsid w:val="008C5677"/>
    <w:rsid w:val="008C5EBC"/>
    <w:rsid w:val="008C71ED"/>
    <w:rsid w:val="008C7B48"/>
    <w:rsid w:val="008D107F"/>
    <w:rsid w:val="008D1465"/>
    <w:rsid w:val="008D1E2C"/>
    <w:rsid w:val="008D238B"/>
    <w:rsid w:val="008D2C5B"/>
    <w:rsid w:val="008D31AC"/>
    <w:rsid w:val="008D3778"/>
    <w:rsid w:val="008D5B88"/>
    <w:rsid w:val="008E3321"/>
    <w:rsid w:val="008E3DCB"/>
    <w:rsid w:val="008E3FAA"/>
    <w:rsid w:val="008E3FD0"/>
    <w:rsid w:val="008E5942"/>
    <w:rsid w:val="008E78AB"/>
    <w:rsid w:val="008E7D3D"/>
    <w:rsid w:val="008E7D96"/>
    <w:rsid w:val="008F074F"/>
    <w:rsid w:val="008F21FD"/>
    <w:rsid w:val="008F24C6"/>
    <w:rsid w:val="008F3602"/>
    <w:rsid w:val="008F46C1"/>
    <w:rsid w:val="008F55EA"/>
    <w:rsid w:val="008F6E82"/>
    <w:rsid w:val="008F7D58"/>
    <w:rsid w:val="00900222"/>
    <w:rsid w:val="00900C21"/>
    <w:rsid w:val="00902618"/>
    <w:rsid w:val="0090354F"/>
    <w:rsid w:val="00904018"/>
    <w:rsid w:val="00904323"/>
    <w:rsid w:val="00906CD8"/>
    <w:rsid w:val="009124A4"/>
    <w:rsid w:val="00913559"/>
    <w:rsid w:val="0091383C"/>
    <w:rsid w:val="00914178"/>
    <w:rsid w:val="009142BB"/>
    <w:rsid w:val="00914F7D"/>
    <w:rsid w:val="00914FF1"/>
    <w:rsid w:val="00915811"/>
    <w:rsid w:val="009168AF"/>
    <w:rsid w:val="00916AB2"/>
    <w:rsid w:val="009177BB"/>
    <w:rsid w:val="009202F8"/>
    <w:rsid w:val="00920E41"/>
    <w:rsid w:val="009213B0"/>
    <w:rsid w:val="00921601"/>
    <w:rsid w:val="009219C4"/>
    <w:rsid w:val="00921D97"/>
    <w:rsid w:val="009232E9"/>
    <w:rsid w:val="00924C08"/>
    <w:rsid w:val="0092642F"/>
    <w:rsid w:val="00926E88"/>
    <w:rsid w:val="009278E8"/>
    <w:rsid w:val="00932726"/>
    <w:rsid w:val="00935296"/>
    <w:rsid w:val="0093606E"/>
    <w:rsid w:val="00941D55"/>
    <w:rsid w:val="00944925"/>
    <w:rsid w:val="00944AAC"/>
    <w:rsid w:val="009465F6"/>
    <w:rsid w:val="0094660D"/>
    <w:rsid w:val="00950D46"/>
    <w:rsid w:val="00951048"/>
    <w:rsid w:val="009518FF"/>
    <w:rsid w:val="00951D2A"/>
    <w:rsid w:val="00953111"/>
    <w:rsid w:val="00954B9E"/>
    <w:rsid w:val="00955E8A"/>
    <w:rsid w:val="00956489"/>
    <w:rsid w:val="00960F92"/>
    <w:rsid w:val="009610AE"/>
    <w:rsid w:val="00961547"/>
    <w:rsid w:val="00962A0C"/>
    <w:rsid w:val="009633F7"/>
    <w:rsid w:val="00964783"/>
    <w:rsid w:val="00964FDC"/>
    <w:rsid w:val="00965715"/>
    <w:rsid w:val="009659E4"/>
    <w:rsid w:val="00966029"/>
    <w:rsid w:val="009661D2"/>
    <w:rsid w:val="009665CB"/>
    <w:rsid w:val="00966652"/>
    <w:rsid w:val="00967194"/>
    <w:rsid w:val="00970173"/>
    <w:rsid w:val="009708AE"/>
    <w:rsid w:val="009718E3"/>
    <w:rsid w:val="00972257"/>
    <w:rsid w:val="00972A20"/>
    <w:rsid w:val="009743D5"/>
    <w:rsid w:val="00976863"/>
    <w:rsid w:val="0098004D"/>
    <w:rsid w:val="00980114"/>
    <w:rsid w:val="00980403"/>
    <w:rsid w:val="009847FC"/>
    <w:rsid w:val="009914C6"/>
    <w:rsid w:val="009923F5"/>
    <w:rsid w:val="00993F54"/>
    <w:rsid w:val="009961B2"/>
    <w:rsid w:val="00997321"/>
    <w:rsid w:val="009A0558"/>
    <w:rsid w:val="009A06B1"/>
    <w:rsid w:val="009A079D"/>
    <w:rsid w:val="009A0FF0"/>
    <w:rsid w:val="009A1219"/>
    <w:rsid w:val="009A413F"/>
    <w:rsid w:val="009A531A"/>
    <w:rsid w:val="009A629B"/>
    <w:rsid w:val="009A734F"/>
    <w:rsid w:val="009B09B1"/>
    <w:rsid w:val="009B0FDE"/>
    <w:rsid w:val="009B1854"/>
    <w:rsid w:val="009B1B24"/>
    <w:rsid w:val="009B20B2"/>
    <w:rsid w:val="009B3D53"/>
    <w:rsid w:val="009B5EB1"/>
    <w:rsid w:val="009B7695"/>
    <w:rsid w:val="009B7ABB"/>
    <w:rsid w:val="009B7E38"/>
    <w:rsid w:val="009C0ABB"/>
    <w:rsid w:val="009C17D4"/>
    <w:rsid w:val="009C1C09"/>
    <w:rsid w:val="009C24C6"/>
    <w:rsid w:val="009C3CDA"/>
    <w:rsid w:val="009C404A"/>
    <w:rsid w:val="009C66D7"/>
    <w:rsid w:val="009C7254"/>
    <w:rsid w:val="009C7DBA"/>
    <w:rsid w:val="009C7F12"/>
    <w:rsid w:val="009D10A5"/>
    <w:rsid w:val="009D1404"/>
    <w:rsid w:val="009D1536"/>
    <w:rsid w:val="009D1ABE"/>
    <w:rsid w:val="009D2D99"/>
    <w:rsid w:val="009D43A1"/>
    <w:rsid w:val="009D4B30"/>
    <w:rsid w:val="009D5964"/>
    <w:rsid w:val="009D6851"/>
    <w:rsid w:val="009D74A7"/>
    <w:rsid w:val="009E05FB"/>
    <w:rsid w:val="009E093D"/>
    <w:rsid w:val="009E09F6"/>
    <w:rsid w:val="009E23F0"/>
    <w:rsid w:val="009E2D0D"/>
    <w:rsid w:val="009E2EB0"/>
    <w:rsid w:val="009E45A6"/>
    <w:rsid w:val="009E4C27"/>
    <w:rsid w:val="009E5F5B"/>
    <w:rsid w:val="009E6409"/>
    <w:rsid w:val="009E6481"/>
    <w:rsid w:val="009E7BCC"/>
    <w:rsid w:val="009F078D"/>
    <w:rsid w:val="009F470D"/>
    <w:rsid w:val="009F4BE0"/>
    <w:rsid w:val="009F5B03"/>
    <w:rsid w:val="009F5B06"/>
    <w:rsid w:val="009F6454"/>
    <w:rsid w:val="00A01EE1"/>
    <w:rsid w:val="00A02421"/>
    <w:rsid w:val="00A03E89"/>
    <w:rsid w:val="00A10860"/>
    <w:rsid w:val="00A10A16"/>
    <w:rsid w:val="00A113F2"/>
    <w:rsid w:val="00A12C80"/>
    <w:rsid w:val="00A12E8B"/>
    <w:rsid w:val="00A13311"/>
    <w:rsid w:val="00A13C04"/>
    <w:rsid w:val="00A14E21"/>
    <w:rsid w:val="00A231B2"/>
    <w:rsid w:val="00A23641"/>
    <w:rsid w:val="00A26BBE"/>
    <w:rsid w:val="00A27008"/>
    <w:rsid w:val="00A270F6"/>
    <w:rsid w:val="00A30411"/>
    <w:rsid w:val="00A3107C"/>
    <w:rsid w:val="00A31EDE"/>
    <w:rsid w:val="00A32793"/>
    <w:rsid w:val="00A3282A"/>
    <w:rsid w:val="00A3317A"/>
    <w:rsid w:val="00A3384F"/>
    <w:rsid w:val="00A33885"/>
    <w:rsid w:val="00A376AD"/>
    <w:rsid w:val="00A4137D"/>
    <w:rsid w:val="00A41716"/>
    <w:rsid w:val="00A41EB0"/>
    <w:rsid w:val="00A42875"/>
    <w:rsid w:val="00A43126"/>
    <w:rsid w:val="00A4365E"/>
    <w:rsid w:val="00A44E70"/>
    <w:rsid w:val="00A44E77"/>
    <w:rsid w:val="00A46AE4"/>
    <w:rsid w:val="00A46B31"/>
    <w:rsid w:val="00A47760"/>
    <w:rsid w:val="00A47E89"/>
    <w:rsid w:val="00A513B8"/>
    <w:rsid w:val="00A515A9"/>
    <w:rsid w:val="00A52F64"/>
    <w:rsid w:val="00A5553E"/>
    <w:rsid w:val="00A564AE"/>
    <w:rsid w:val="00A56F88"/>
    <w:rsid w:val="00A5715E"/>
    <w:rsid w:val="00A57DBF"/>
    <w:rsid w:val="00A61800"/>
    <w:rsid w:val="00A61EA2"/>
    <w:rsid w:val="00A6204C"/>
    <w:rsid w:val="00A62887"/>
    <w:rsid w:val="00A64CDB"/>
    <w:rsid w:val="00A64E4E"/>
    <w:rsid w:val="00A64EF2"/>
    <w:rsid w:val="00A65C53"/>
    <w:rsid w:val="00A665A7"/>
    <w:rsid w:val="00A66FF1"/>
    <w:rsid w:val="00A67788"/>
    <w:rsid w:val="00A7057D"/>
    <w:rsid w:val="00A71A73"/>
    <w:rsid w:val="00A72130"/>
    <w:rsid w:val="00A728F5"/>
    <w:rsid w:val="00A73F69"/>
    <w:rsid w:val="00A74048"/>
    <w:rsid w:val="00A74697"/>
    <w:rsid w:val="00A74ED9"/>
    <w:rsid w:val="00A75409"/>
    <w:rsid w:val="00A7601A"/>
    <w:rsid w:val="00A76ABC"/>
    <w:rsid w:val="00A76FD3"/>
    <w:rsid w:val="00A77A81"/>
    <w:rsid w:val="00A77BF9"/>
    <w:rsid w:val="00A80266"/>
    <w:rsid w:val="00A804CE"/>
    <w:rsid w:val="00A80589"/>
    <w:rsid w:val="00A81DD7"/>
    <w:rsid w:val="00A820BC"/>
    <w:rsid w:val="00A82180"/>
    <w:rsid w:val="00A85BE2"/>
    <w:rsid w:val="00A87C2A"/>
    <w:rsid w:val="00A904E4"/>
    <w:rsid w:val="00A90A92"/>
    <w:rsid w:val="00A91B6A"/>
    <w:rsid w:val="00A929DD"/>
    <w:rsid w:val="00A9386E"/>
    <w:rsid w:val="00A938EF"/>
    <w:rsid w:val="00A9519D"/>
    <w:rsid w:val="00A952C4"/>
    <w:rsid w:val="00A96344"/>
    <w:rsid w:val="00A97069"/>
    <w:rsid w:val="00AA193D"/>
    <w:rsid w:val="00AA1A2D"/>
    <w:rsid w:val="00AA1D66"/>
    <w:rsid w:val="00AA2313"/>
    <w:rsid w:val="00AA32B4"/>
    <w:rsid w:val="00AA3B47"/>
    <w:rsid w:val="00AA7843"/>
    <w:rsid w:val="00AA7BFE"/>
    <w:rsid w:val="00AB0A64"/>
    <w:rsid w:val="00AB1221"/>
    <w:rsid w:val="00AB258E"/>
    <w:rsid w:val="00AB274D"/>
    <w:rsid w:val="00AB7794"/>
    <w:rsid w:val="00AC103F"/>
    <w:rsid w:val="00AC20C3"/>
    <w:rsid w:val="00AC226E"/>
    <w:rsid w:val="00AC2669"/>
    <w:rsid w:val="00AC2ECC"/>
    <w:rsid w:val="00AC3107"/>
    <w:rsid w:val="00AC6353"/>
    <w:rsid w:val="00AC71C8"/>
    <w:rsid w:val="00AC7AAE"/>
    <w:rsid w:val="00AD0060"/>
    <w:rsid w:val="00AD109E"/>
    <w:rsid w:val="00AD1E9E"/>
    <w:rsid w:val="00AD1ECD"/>
    <w:rsid w:val="00AD3516"/>
    <w:rsid w:val="00AD4027"/>
    <w:rsid w:val="00AD5160"/>
    <w:rsid w:val="00AD5EBC"/>
    <w:rsid w:val="00AD619C"/>
    <w:rsid w:val="00AD70AE"/>
    <w:rsid w:val="00AD718C"/>
    <w:rsid w:val="00AD7AD8"/>
    <w:rsid w:val="00AE06BF"/>
    <w:rsid w:val="00AE14EC"/>
    <w:rsid w:val="00AE1BBA"/>
    <w:rsid w:val="00AE2C7E"/>
    <w:rsid w:val="00AE2CD6"/>
    <w:rsid w:val="00AE32E4"/>
    <w:rsid w:val="00AE3881"/>
    <w:rsid w:val="00AE3E47"/>
    <w:rsid w:val="00AE4619"/>
    <w:rsid w:val="00AE4C42"/>
    <w:rsid w:val="00AE5442"/>
    <w:rsid w:val="00AE55AB"/>
    <w:rsid w:val="00AE5A26"/>
    <w:rsid w:val="00AF031A"/>
    <w:rsid w:val="00AF0E98"/>
    <w:rsid w:val="00AF1824"/>
    <w:rsid w:val="00AF4B26"/>
    <w:rsid w:val="00AF6489"/>
    <w:rsid w:val="00AF66D2"/>
    <w:rsid w:val="00AF7EAD"/>
    <w:rsid w:val="00B00B40"/>
    <w:rsid w:val="00B01381"/>
    <w:rsid w:val="00B02348"/>
    <w:rsid w:val="00B02E4A"/>
    <w:rsid w:val="00B03561"/>
    <w:rsid w:val="00B03E95"/>
    <w:rsid w:val="00B04944"/>
    <w:rsid w:val="00B05532"/>
    <w:rsid w:val="00B058F8"/>
    <w:rsid w:val="00B059B0"/>
    <w:rsid w:val="00B060E3"/>
    <w:rsid w:val="00B061D1"/>
    <w:rsid w:val="00B07EE5"/>
    <w:rsid w:val="00B07F54"/>
    <w:rsid w:val="00B103DE"/>
    <w:rsid w:val="00B10963"/>
    <w:rsid w:val="00B11DDA"/>
    <w:rsid w:val="00B1257A"/>
    <w:rsid w:val="00B12D14"/>
    <w:rsid w:val="00B1358A"/>
    <w:rsid w:val="00B1425A"/>
    <w:rsid w:val="00B145ED"/>
    <w:rsid w:val="00B14B52"/>
    <w:rsid w:val="00B14E45"/>
    <w:rsid w:val="00B15CB4"/>
    <w:rsid w:val="00B16E08"/>
    <w:rsid w:val="00B17455"/>
    <w:rsid w:val="00B21F02"/>
    <w:rsid w:val="00B242CB"/>
    <w:rsid w:val="00B250FE"/>
    <w:rsid w:val="00B27A7D"/>
    <w:rsid w:val="00B30A69"/>
    <w:rsid w:val="00B316C9"/>
    <w:rsid w:val="00B3175C"/>
    <w:rsid w:val="00B32463"/>
    <w:rsid w:val="00B33913"/>
    <w:rsid w:val="00B33DFA"/>
    <w:rsid w:val="00B36126"/>
    <w:rsid w:val="00B36524"/>
    <w:rsid w:val="00B40738"/>
    <w:rsid w:val="00B41C1A"/>
    <w:rsid w:val="00B42198"/>
    <w:rsid w:val="00B42ED3"/>
    <w:rsid w:val="00B451A9"/>
    <w:rsid w:val="00B46065"/>
    <w:rsid w:val="00B46338"/>
    <w:rsid w:val="00B46698"/>
    <w:rsid w:val="00B47487"/>
    <w:rsid w:val="00B50871"/>
    <w:rsid w:val="00B54C4B"/>
    <w:rsid w:val="00B555B7"/>
    <w:rsid w:val="00B56FE2"/>
    <w:rsid w:val="00B61893"/>
    <w:rsid w:val="00B641D0"/>
    <w:rsid w:val="00B646D3"/>
    <w:rsid w:val="00B648E0"/>
    <w:rsid w:val="00B67496"/>
    <w:rsid w:val="00B7081B"/>
    <w:rsid w:val="00B70842"/>
    <w:rsid w:val="00B7205C"/>
    <w:rsid w:val="00B737C4"/>
    <w:rsid w:val="00B7436A"/>
    <w:rsid w:val="00B7455A"/>
    <w:rsid w:val="00B752B8"/>
    <w:rsid w:val="00B75D0D"/>
    <w:rsid w:val="00B8109D"/>
    <w:rsid w:val="00B8179B"/>
    <w:rsid w:val="00B84329"/>
    <w:rsid w:val="00B846A3"/>
    <w:rsid w:val="00B8485E"/>
    <w:rsid w:val="00B8487C"/>
    <w:rsid w:val="00B912C1"/>
    <w:rsid w:val="00B912E0"/>
    <w:rsid w:val="00B91BC8"/>
    <w:rsid w:val="00B9268E"/>
    <w:rsid w:val="00B94B9A"/>
    <w:rsid w:val="00B959B9"/>
    <w:rsid w:val="00B96B7D"/>
    <w:rsid w:val="00B97201"/>
    <w:rsid w:val="00B974E8"/>
    <w:rsid w:val="00B9764D"/>
    <w:rsid w:val="00B9777C"/>
    <w:rsid w:val="00B9793A"/>
    <w:rsid w:val="00B97A9F"/>
    <w:rsid w:val="00B97D5E"/>
    <w:rsid w:val="00BA06D8"/>
    <w:rsid w:val="00BA2256"/>
    <w:rsid w:val="00BA2B4C"/>
    <w:rsid w:val="00BA3B26"/>
    <w:rsid w:val="00BA3F2D"/>
    <w:rsid w:val="00BA44A2"/>
    <w:rsid w:val="00BA451B"/>
    <w:rsid w:val="00BA68E0"/>
    <w:rsid w:val="00BA7464"/>
    <w:rsid w:val="00BB0838"/>
    <w:rsid w:val="00BB11ED"/>
    <w:rsid w:val="00BB2183"/>
    <w:rsid w:val="00BB2276"/>
    <w:rsid w:val="00BB2B65"/>
    <w:rsid w:val="00BB354A"/>
    <w:rsid w:val="00BB385B"/>
    <w:rsid w:val="00BB40C2"/>
    <w:rsid w:val="00BB411B"/>
    <w:rsid w:val="00BB4169"/>
    <w:rsid w:val="00BB46A0"/>
    <w:rsid w:val="00BB7122"/>
    <w:rsid w:val="00BC031E"/>
    <w:rsid w:val="00BC071B"/>
    <w:rsid w:val="00BC14FF"/>
    <w:rsid w:val="00BC1F8A"/>
    <w:rsid w:val="00BC27D4"/>
    <w:rsid w:val="00BC2ED1"/>
    <w:rsid w:val="00BC41A0"/>
    <w:rsid w:val="00BC7B9D"/>
    <w:rsid w:val="00BC7FA2"/>
    <w:rsid w:val="00BD0091"/>
    <w:rsid w:val="00BD036A"/>
    <w:rsid w:val="00BD06A6"/>
    <w:rsid w:val="00BD1773"/>
    <w:rsid w:val="00BD2567"/>
    <w:rsid w:val="00BD3ACE"/>
    <w:rsid w:val="00BD4649"/>
    <w:rsid w:val="00BD5AA6"/>
    <w:rsid w:val="00BD6255"/>
    <w:rsid w:val="00BD6C74"/>
    <w:rsid w:val="00BE2EA6"/>
    <w:rsid w:val="00BE3C64"/>
    <w:rsid w:val="00BE3D69"/>
    <w:rsid w:val="00BE5933"/>
    <w:rsid w:val="00BE735C"/>
    <w:rsid w:val="00BF005B"/>
    <w:rsid w:val="00BF0878"/>
    <w:rsid w:val="00BF3358"/>
    <w:rsid w:val="00BF5690"/>
    <w:rsid w:val="00BF639B"/>
    <w:rsid w:val="00BF665A"/>
    <w:rsid w:val="00BF7893"/>
    <w:rsid w:val="00C00F7A"/>
    <w:rsid w:val="00C01045"/>
    <w:rsid w:val="00C0104E"/>
    <w:rsid w:val="00C010F6"/>
    <w:rsid w:val="00C0159B"/>
    <w:rsid w:val="00C02937"/>
    <w:rsid w:val="00C0323E"/>
    <w:rsid w:val="00C03608"/>
    <w:rsid w:val="00C036F7"/>
    <w:rsid w:val="00C03E5B"/>
    <w:rsid w:val="00C04058"/>
    <w:rsid w:val="00C046E3"/>
    <w:rsid w:val="00C051FA"/>
    <w:rsid w:val="00C0579C"/>
    <w:rsid w:val="00C060D1"/>
    <w:rsid w:val="00C06B27"/>
    <w:rsid w:val="00C07472"/>
    <w:rsid w:val="00C076C1"/>
    <w:rsid w:val="00C10877"/>
    <w:rsid w:val="00C10FE5"/>
    <w:rsid w:val="00C129A0"/>
    <w:rsid w:val="00C13153"/>
    <w:rsid w:val="00C13F29"/>
    <w:rsid w:val="00C142A5"/>
    <w:rsid w:val="00C16130"/>
    <w:rsid w:val="00C16680"/>
    <w:rsid w:val="00C16FA2"/>
    <w:rsid w:val="00C20F46"/>
    <w:rsid w:val="00C22572"/>
    <w:rsid w:val="00C24E33"/>
    <w:rsid w:val="00C26214"/>
    <w:rsid w:val="00C266C9"/>
    <w:rsid w:val="00C27945"/>
    <w:rsid w:val="00C30E26"/>
    <w:rsid w:val="00C31D81"/>
    <w:rsid w:val="00C3231A"/>
    <w:rsid w:val="00C350FC"/>
    <w:rsid w:val="00C352EA"/>
    <w:rsid w:val="00C37FCE"/>
    <w:rsid w:val="00C4068B"/>
    <w:rsid w:val="00C40D49"/>
    <w:rsid w:val="00C40E50"/>
    <w:rsid w:val="00C42100"/>
    <w:rsid w:val="00C43515"/>
    <w:rsid w:val="00C44245"/>
    <w:rsid w:val="00C44450"/>
    <w:rsid w:val="00C44893"/>
    <w:rsid w:val="00C44E1B"/>
    <w:rsid w:val="00C45C0E"/>
    <w:rsid w:val="00C4693C"/>
    <w:rsid w:val="00C4740B"/>
    <w:rsid w:val="00C4763B"/>
    <w:rsid w:val="00C5142C"/>
    <w:rsid w:val="00C519A5"/>
    <w:rsid w:val="00C52CBD"/>
    <w:rsid w:val="00C531E5"/>
    <w:rsid w:val="00C5735F"/>
    <w:rsid w:val="00C603DE"/>
    <w:rsid w:val="00C61742"/>
    <w:rsid w:val="00C61D2C"/>
    <w:rsid w:val="00C62383"/>
    <w:rsid w:val="00C62FA8"/>
    <w:rsid w:val="00C63CB5"/>
    <w:rsid w:val="00C6485D"/>
    <w:rsid w:val="00C64E15"/>
    <w:rsid w:val="00C672A3"/>
    <w:rsid w:val="00C67F1A"/>
    <w:rsid w:val="00C70139"/>
    <w:rsid w:val="00C73383"/>
    <w:rsid w:val="00C7390F"/>
    <w:rsid w:val="00C73E35"/>
    <w:rsid w:val="00C74725"/>
    <w:rsid w:val="00C74ED3"/>
    <w:rsid w:val="00C75509"/>
    <w:rsid w:val="00C77862"/>
    <w:rsid w:val="00C802CE"/>
    <w:rsid w:val="00C81734"/>
    <w:rsid w:val="00C83124"/>
    <w:rsid w:val="00C839F2"/>
    <w:rsid w:val="00C84459"/>
    <w:rsid w:val="00C8468B"/>
    <w:rsid w:val="00C847AA"/>
    <w:rsid w:val="00C84F57"/>
    <w:rsid w:val="00C856FD"/>
    <w:rsid w:val="00C907D7"/>
    <w:rsid w:val="00C91671"/>
    <w:rsid w:val="00C939FC"/>
    <w:rsid w:val="00C93DE7"/>
    <w:rsid w:val="00C95021"/>
    <w:rsid w:val="00C9502D"/>
    <w:rsid w:val="00C96B7C"/>
    <w:rsid w:val="00CA0A38"/>
    <w:rsid w:val="00CA0B6A"/>
    <w:rsid w:val="00CA0E12"/>
    <w:rsid w:val="00CA0E28"/>
    <w:rsid w:val="00CA1EC3"/>
    <w:rsid w:val="00CA318C"/>
    <w:rsid w:val="00CA577E"/>
    <w:rsid w:val="00CA57CC"/>
    <w:rsid w:val="00CA6505"/>
    <w:rsid w:val="00CA7227"/>
    <w:rsid w:val="00CB2FC6"/>
    <w:rsid w:val="00CB328E"/>
    <w:rsid w:val="00CB341A"/>
    <w:rsid w:val="00CB3C90"/>
    <w:rsid w:val="00CB4C9B"/>
    <w:rsid w:val="00CB547D"/>
    <w:rsid w:val="00CB56D1"/>
    <w:rsid w:val="00CB6EF9"/>
    <w:rsid w:val="00CC01BA"/>
    <w:rsid w:val="00CC0377"/>
    <w:rsid w:val="00CC1E5A"/>
    <w:rsid w:val="00CC347A"/>
    <w:rsid w:val="00CC37DB"/>
    <w:rsid w:val="00CC4153"/>
    <w:rsid w:val="00CC4FC1"/>
    <w:rsid w:val="00CC6849"/>
    <w:rsid w:val="00CC795E"/>
    <w:rsid w:val="00CD006F"/>
    <w:rsid w:val="00CD00F4"/>
    <w:rsid w:val="00CD01F1"/>
    <w:rsid w:val="00CD0289"/>
    <w:rsid w:val="00CD24B3"/>
    <w:rsid w:val="00CD2501"/>
    <w:rsid w:val="00CD379D"/>
    <w:rsid w:val="00CD3809"/>
    <w:rsid w:val="00CD4ACC"/>
    <w:rsid w:val="00CD65F7"/>
    <w:rsid w:val="00CE087C"/>
    <w:rsid w:val="00CE0932"/>
    <w:rsid w:val="00CE2E7F"/>
    <w:rsid w:val="00CE6F1D"/>
    <w:rsid w:val="00CF057A"/>
    <w:rsid w:val="00CF0DA9"/>
    <w:rsid w:val="00CF12D1"/>
    <w:rsid w:val="00CF1AB3"/>
    <w:rsid w:val="00CF1F92"/>
    <w:rsid w:val="00CF29F5"/>
    <w:rsid w:val="00CF2F7B"/>
    <w:rsid w:val="00CF3243"/>
    <w:rsid w:val="00CF33A6"/>
    <w:rsid w:val="00CF34DC"/>
    <w:rsid w:val="00CF3917"/>
    <w:rsid w:val="00CF3C64"/>
    <w:rsid w:val="00CF44F8"/>
    <w:rsid w:val="00CF550C"/>
    <w:rsid w:val="00CF5614"/>
    <w:rsid w:val="00D002DE"/>
    <w:rsid w:val="00D0057C"/>
    <w:rsid w:val="00D0258B"/>
    <w:rsid w:val="00D02776"/>
    <w:rsid w:val="00D0442B"/>
    <w:rsid w:val="00D04CC9"/>
    <w:rsid w:val="00D06403"/>
    <w:rsid w:val="00D06DB4"/>
    <w:rsid w:val="00D07518"/>
    <w:rsid w:val="00D07ED7"/>
    <w:rsid w:val="00D11F7F"/>
    <w:rsid w:val="00D1420B"/>
    <w:rsid w:val="00D14DE8"/>
    <w:rsid w:val="00D1597D"/>
    <w:rsid w:val="00D15A19"/>
    <w:rsid w:val="00D20C05"/>
    <w:rsid w:val="00D22FC6"/>
    <w:rsid w:val="00D24248"/>
    <w:rsid w:val="00D243E8"/>
    <w:rsid w:val="00D252AC"/>
    <w:rsid w:val="00D25E27"/>
    <w:rsid w:val="00D305B5"/>
    <w:rsid w:val="00D32274"/>
    <w:rsid w:val="00D322C6"/>
    <w:rsid w:val="00D32900"/>
    <w:rsid w:val="00D33124"/>
    <w:rsid w:val="00D34EC4"/>
    <w:rsid w:val="00D412F8"/>
    <w:rsid w:val="00D41560"/>
    <w:rsid w:val="00D42D8D"/>
    <w:rsid w:val="00D434D1"/>
    <w:rsid w:val="00D43B84"/>
    <w:rsid w:val="00D45DE4"/>
    <w:rsid w:val="00D45EC9"/>
    <w:rsid w:val="00D45F9D"/>
    <w:rsid w:val="00D47E25"/>
    <w:rsid w:val="00D47F3D"/>
    <w:rsid w:val="00D50BAD"/>
    <w:rsid w:val="00D50C6E"/>
    <w:rsid w:val="00D50DD7"/>
    <w:rsid w:val="00D5167B"/>
    <w:rsid w:val="00D5175A"/>
    <w:rsid w:val="00D51AFF"/>
    <w:rsid w:val="00D52969"/>
    <w:rsid w:val="00D53F49"/>
    <w:rsid w:val="00D54D60"/>
    <w:rsid w:val="00D55582"/>
    <w:rsid w:val="00D561D6"/>
    <w:rsid w:val="00D57BBD"/>
    <w:rsid w:val="00D62381"/>
    <w:rsid w:val="00D63C16"/>
    <w:rsid w:val="00D64BEA"/>
    <w:rsid w:val="00D66272"/>
    <w:rsid w:val="00D671C7"/>
    <w:rsid w:val="00D672BA"/>
    <w:rsid w:val="00D6768B"/>
    <w:rsid w:val="00D67BA6"/>
    <w:rsid w:val="00D67CAA"/>
    <w:rsid w:val="00D701AA"/>
    <w:rsid w:val="00D70D16"/>
    <w:rsid w:val="00D716E4"/>
    <w:rsid w:val="00D71980"/>
    <w:rsid w:val="00D72F49"/>
    <w:rsid w:val="00D735A6"/>
    <w:rsid w:val="00D76366"/>
    <w:rsid w:val="00D7655B"/>
    <w:rsid w:val="00D7667A"/>
    <w:rsid w:val="00D77696"/>
    <w:rsid w:val="00D77A91"/>
    <w:rsid w:val="00D77AD5"/>
    <w:rsid w:val="00D80ACE"/>
    <w:rsid w:val="00D80BCB"/>
    <w:rsid w:val="00D816A5"/>
    <w:rsid w:val="00D816D3"/>
    <w:rsid w:val="00D8196C"/>
    <w:rsid w:val="00D81E2D"/>
    <w:rsid w:val="00D8280D"/>
    <w:rsid w:val="00D82DA9"/>
    <w:rsid w:val="00D835A8"/>
    <w:rsid w:val="00D84B6B"/>
    <w:rsid w:val="00D875A9"/>
    <w:rsid w:val="00D90748"/>
    <w:rsid w:val="00D91255"/>
    <w:rsid w:val="00D92481"/>
    <w:rsid w:val="00D92655"/>
    <w:rsid w:val="00D92A40"/>
    <w:rsid w:val="00D93DA6"/>
    <w:rsid w:val="00D942F3"/>
    <w:rsid w:val="00D95287"/>
    <w:rsid w:val="00D970B0"/>
    <w:rsid w:val="00D97365"/>
    <w:rsid w:val="00D97E90"/>
    <w:rsid w:val="00DA080F"/>
    <w:rsid w:val="00DA15E2"/>
    <w:rsid w:val="00DA1DE9"/>
    <w:rsid w:val="00DA28CA"/>
    <w:rsid w:val="00DA2ACD"/>
    <w:rsid w:val="00DA2BD9"/>
    <w:rsid w:val="00DA2BE1"/>
    <w:rsid w:val="00DA44AE"/>
    <w:rsid w:val="00DA50CD"/>
    <w:rsid w:val="00DA59D4"/>
    <w:rsid w:val="00DA5A0C"/>
    <w:rsid w:val="00DA650E"/>
    <w:rsid w:val="00DA7C58"/>
    <w:rsid w:val="00DB0EC2"/>
    <w:rsid w:val="00DB0F4C"/>
    <w:rsid w:val="00DB4F52"/>
    <w:rsid w:val="00DB511E"/>
    <w:rsid w:val="00DB676C"/>
    <w:rsid w:val="00DB711E"/>
    <w:rsid w:val="00DB75DA"/>
    <w:rsid w:val="00DC08E9"/>
    <w:rsid w:val="00DC0A63"/>
    <w:rsid w:val="00DC2787"/>
    <w:rsid w:val="00DC2C3A"/>
    <w:rsid w:val="00DC3040"/>
    <w:rsid w:val="00DC309D"/>
    <w:rsid w:val="00DC3A2A"/>
    <w:rsid w:val="00DC5217"/>
    <w:rsid w:val="00DD136D"/>
    <w:rsid w:val="00DD2F98"/>
    <w:rsid w:val="00DD3C82"/>
    <w:rsid w:val="00DD514A"/>
    <w:rsid w:val="00DD7592"/>
    <w:rsid w:val="00DD7CC3"/>
    <w:rsid w:val="00DE0702"/>
    <w:rsid w:val="00DE1CC2"/>
    <w:rsid w:val="00DE2BD6"/>
    <w:rsid w:val="00DE3825"/>
    <w:rsid w:val="00DE415F"/>
    <w:rsid w:val="00DE5565"/>
    <w:rsid w:val="00DE5DCF"/>
    <w:rsid w:val="00DE68D8"/>
    <w:rsid w:val="00DE7E61"/>
    <w:rsid w:val="00DF1FFD"/>
    <w:rsid w:val="00DF2D4C"/>
    <w:rsid w:val="00DF33C2"/>
    <w:rsid w:val="00DF51C1"/>
    <w:rsid w:val="00DF6239"/>
    <w:rsid w:val="00DF7859"/>
    <w:rsid w:val="00E00C83"/>
    <w:rsid w:val="00E016C3"/>
    <w:rsid w:val="00E016E9"/>
    <w:rsid w:val="00E01A5E"/>
    <w:rsid w:val="00E01DAD"/>
    <w:rsid w:val="00E02937"/>
    <w:rsid w:val="00E02E8F"/>
    <w:rsid w:val="00E03DFF"/>
    <w:rsid w:val="00E041DB"/>
    <w:rsid w:val="00E05674"/>
    <w:rsid w:val="00E05909"/>
    <w:rsid w:val="00E05A81"/>
    <w:rsid w:val="00E06298"/>
    <w:rsid w:val="00E0659E"/>
    <w:rsid w:val="00E07579"/>
    <w:rsid w:val="00E076EE"/>
    <w:rsid w:val="00E07F4B"/>
    <w:rsid w:val="00E133E2"/>
    <w:rsid w:val="00E148AB"/>
    <w:rsid w:val="00E150D6"/>
    <w:rsid w:val="00E16A67"/>
    <w:rsid w:val="00E203FE"/>
    <w:rsid w:val="00E223A9"/>
    <w:rsid w:val="00E232FF"/>
    <w:rsid w:val="00E254A6"/>
    <w:rsid w:val="00E27939"/>
    <w:rsid w:val="00E27A67"/>
    <w:rsid w:val="00E27E41"/>
    <w:rsid w:val="00E314D4"/>
    <w:rsid w:val="00E31582"/>
    <w:rsid w:val="00E317ED"/>
    <w:rsid w:val="00E32BF6"/>
    <w:rsid w:val="00E33602"/>
    <w:rsid w:val="00E34BBF"/>
    <w:rsid w:val="00E35418"/>
    <w:rsid w:val="00E36F50"/>
    <w:rsid w:val="00E377FD"/>
    <w:rsid w:val="00E4106E"/>
    <w:rsid w:val="00E42BF2"/>
    <w:rsid w:val="00E4578B"/>
    <w:rsid w:val="00E457A7"/>
    <w:rsid w:val="00E473EA"/>
    <w:rsid w:val="00E50A32"/>
    <w:rsid w:val="00E50C94"/>
    <w:rsid w:val="00E52824"/>
    <w:rsid w:val="00E52B5D"/>
    <w:rsid w:val="00E52D35"/>
    <w:rsid w:val="00E5305A"/>
    <w:rsid w:val="00E5509E"/>
    <w:rsid w:val="00E61F39"/>
    <w:rsid w:val="00E6267D"/>
    <w:rsid w:val="00E628BB"/>
    <w:rsid w:val="00E62B03"/>
    <w:rsid w:val="00E62B7F"/>
    <w:rsid w:val="00E645FD"/>
    <w:rsid w:val="00E65210"/>
    <w:rsid w:val="00E66762"/>
    <w:rsid w:val="00E7386F"/>
    <w:rsid w:val="00E740F7"/>
    <w:rsid w:val="00E7475F"/>
    <w:rsid w:val="00E75037"/>
    <w:rsid w:val="00E76D38"/>
    <w:rsid w:val="00E76E04"/>
    <w:rsid w:val="00E77DE2"/>
    <w:rsid w:val="00E809A7"/>
    <w:rsid w:val="00E81158"/>
    <w:rsid w:val="00E83179"/>
    <w:rsid w:val="00E84C2E"/>
    <w:rsid w:val="00E84FD4"/>
    <w:rsid w:val="00E85AB7"/>
    <w:rsid w:val="00E86A5D"/>
    <w:rsid w:val="00E86AE9"/>
    <w:rsid w:val="00E86F2F"/>
    <w:rsid w:val="00E879A7"/>
    <w:rsid w:val="00E90532"/>
    <w:rsid w:val="00E908D6"/>
    <w:rsid w:val="00E93343"/>
    <w:rsid w:val="00E95565"/>
    <w:rsid w:val="00E9664D"/>
    <w:rsid w:val="00E974BD"/>
    <w:rsid w:val="00EA010A"/>
    <w:rsid w:val="00EA1377"/>
    <w:rsid w:val="00EA2639"/>
    <w:rsid w:val="00EA3924"/>
    <w:rsid w:val="00EA41EE"/>
    <w:rsid w:val="00EA4AEB"/>
    <w:rsid w:val="00EA4E00"/>
    <w:rsid w:val="00EA51DE"/>
    <w:rsid w:val="00EA52D6"/>
    <w:rsid w:val="00EA6BD4"/>
    <w:rsid w:val="00EA6E19"/>
    <w:rsid w:val="00EA6FA7"/>
    <w:rsid w:val="00EB000D"/>
    <w:rsid w:val="00EB09A4"/>
    <w:rsid w:val="00EB22C2"/>
    <w:rsid w:val="00EB2D68"/>
    <w:rsid w:val="00EB33EA"/>
    <w:rsid w:val="00EB5397"/>
    <w:rsid w:val="00EB5BA0"/>
    <w:rsid w:val="00EB6977"/>
    <w:rsid w:val="00EB6D19"/>
    <w:rsid w:val="00EB6E6A"/>
    <w:rsid w:val="00EC00CA"/>
    <w:rsid w:val="00EC08CB"/>
    <w:rsid w:val="00EC1662"/>
    <w:rsid w:val="00EC2769"/>
    <w:rsid w:val="00EC4AAC"/>
    <w:rsid w:val="00EC6866"/>
    <w:rsid w:val="00EC7452"/>
    <w:rsid w:val="00EC7802"/>
    <w:rsid w:val="00EC784D"/>
    <w:rsid w:val="00ED4081"/>
    <w:rsid w:val="00ED4A2F"/>
    <w:rsid w:val="00ED4AED"/>
    <w:rsid w:val="00ED5BA8"/>
    <w:rsid w:val="00ED6475"/>
    <w:rsid w:val="00EE0DAD"/>
    <w:rsid w:val="00EE1E64"/>
    <w:rsid w:val="00EE297C"/>
    <w:rsid w:val="00EF0A70"/>
    <w:rsid w:val="00EF1186"/>
    <w:rsid w:val="00EF1977"/>
    <w:rsid w:val="00EF23EE"/>
    <w:rsid w:val="00EF329C"/>
    <w:rsid w:val="00EF32A4"/>
    <w:rsid w:val="00EF39B8"/>
    <w:rsid w:val="00EF3E94"/>
    <w:rsid w:val="00EF591D"/>
    <w:rsid w:val="00EF6001"/>
    <w:rsid w:val="00EF73E3"/>
    <w:rsid w:val="00EF7A59"/>
    <w:rsid w:val="00F01F9E"/>
    <w:rsid w:val="00F02876"/>
    <w:rsid w:val="00F02A93"/>
    <w:rsid w:val="00F06467"/>
    <w:rsid w:val="00F07ECF"/>
    <w:rsid w:val="00F104F7"/>
    <w:rsid w:val="00F127BF"/>
    <w:rsid w:val="00F132C8"/>
    <w:rsid w:val="00F1343D"/>
    <w:rsid w:val="00F1379E"/>
    <w:rsid w:val="00F13B70"/>
    <w:rsid w:val="00F14059"/>
    <w:rsid w:val="00F150E2"/>
    <w:rsid w:val="00F154A1"/>
    <w:rsid w:val="00F157FD"/>
    <w:rsid w:val="00F2064A"/>
    <w:rsid w:val="00F208FE"/>
    <w:rsid w:val="00F20AF7"/>
    <w:rsid w:val="00F226EE"/>
    <w:rsid w:val="00F26663"/>
    <w:rsid w:val="00F303CD"/>
    <w:rsid w:val="00F321F4"/>
    <w:rsid w:val="00F33F2F"/>
    <w:rsid w:val="00F343A9"/>
    <w:rsid w:val="00F35166"/>
    <w:rsid w:val="00F3586C"/>
    <w:rsid w:val="00F35C9D"/>
    <w:rsid w:val="00F36239"/>
    <w:rsid w:val="00F36F66"/>
    <w:rsid w:val="00F408AB"/>
    <w:rsid w:val="00F412E9"/>
    <w:rsid w:val="00F41AE8"/>
    <w:rsid w:val="00F41F82"/>
    <w:rsid w:val="00F42E58"/>
    <w:rsid w:val="00F44BB4"/>
    <w:rsid w:val="00F44FD4"/>
    <w:rsid w:val="00F4765B"/>
    <w:rsid w:val="00F51DBE"/>
    <w:rsid w:val="00F56DF4"/>
    <w:rsid w:val="00F57B8B"/>
    <w:rsid w:val="00F60788"/>
    <w:rsid w:val="00F60D4B"/>
    <w:rsid w:val="00F61183"/>
    <w:rsid w:val="00F61BE6"/>
    <w:rsid w:val="00F61EB6"/>
    <w:rsid w:val="00F62086"/>
    <w:rsid w:val="00F627E9"/>
    <w:rsid w:val="00F62C13"/>
    <w:rsid w:val="00F6451D"/>
    <w:rsid w:val="00F6532E"/>
    <w:rsid w:val="00F65790"/>
    <w:rsid w:val="00F66C57"/>
    <w:rsid w:val="00F67057"/>
    <w:rsid w:val="00F672D2"/>
    <w:rsid w:val="00F7032A"/>
    <w:rsid w:val="00F70464"/>
    <w:rsid w:val="00F706E6"/>
    <w:rsid w:val="00F72643"/>
    <w:rsid w:val="00F7266A"/>
    <w:rsid w:val="00F7270D"/>
    <w:rsid w:val="00F731D9"/>
    <w:rsid w:val="00F736E6"/>
    <w:rsid w:val="00F739E2"/>
    <w:rsid w:val="00F77F6E"/>
    <w:rsid w:val="00F80EC6"/>
    <w:rsid w:val="00F80F4D"/>
    <w:rsid w:val="00F8153A"/>
    <w:rsid w:val="00F82375"/>
    <w:rsid w:val="00F82906"/>
    <w:rsid w:val="00F83302"/>
    <w:rsid w:val="00F86CA5"/>
    <w:rsid w:val="00F873DF"/>
    <w:rsid w:val="00F902E2"/>
    <w:rsid w:val="00F93EB0"/>
    <w:rsid w:val="00F94445"/>
    <w:rsid w:val="00F951CA"/>
    <w:rsid w:val="00F96940"/>
    <w:rsid w:val="00F97568"/>
    <w:rsid w:val="00FA0499"/>
    <w:rsid w:val="00FA1AF9"/>
    <w:rsid w:val="00FA2B21"/>
    <w:rsid w:val="00FA3D1D"/>
    <w:rsid w:val="00FA4B03"/>
    <w:rsid w:val="00FA57E6"/>
    <w:rsid w:val="00FA6F95"/>
    <w:rsid w:val="00FA7254"/>
    <w:rsid w:val="00FB0EEF"/>
    <w:rsid w:val="00FB1422"/>
    <w:rsid w:val="00FB2166"/>
    <w:rsid w:val="00FB34B9"/>
    <w:rsid w:val="00FB3C76"/>
    <w:rsid w:val="00FB4A43"/>
    <w:rsid w:val="00FB6B32"/>
    <w:rsid w:val="00FB75DA"/>
    <w:rsid w:val="00FC1B22"/>
    <w:rsid w:val="00FC253A"/>
    <w:rsid w:val="00FC355C"/>
    <w:rsid w:val="00FC4278"/>
    <w:rsid w:val="00FC5BB4"/>
    <w:rsid w:val="00FC5DBB"/>
    <w:rsid w:val="00FC5E45"/>
    <w:rsid w:val="00FC68F6"/>
    <w:rsid w:val="00FC7293"/>
    <w:rsid w:val="00FC73A2"/>
    <w:rsid w:val="00FC753C"/>
    <w:rsid w:val="00FC7ACB"/>
    <w:rsid w:val="00FC7EC5"/>
    <w:rsid w:val="00FD02E9"/>
    <w:rsid w:val="00FD074B"/>
    <w:rsid w:val="00FD2782"/>
    <w:rsid w:val="00FD43E2"/>
    <w:rsid w:val="00FD6B56"/>
    <w:rsid w:val="00FE0F99"/>
    <w:rsid w:val="00FE1F5B"/>
    <w:rsid w:val="00FF0913"/>
    <w:rsid w:val="00FF179D"/>
    <w:rsid w:val="00FF3C93"/>
    <w:rsid w:val="00FF4AC9"/>
    <w:rsid w:val="00FF513F"/>
    <w:rsid w:val="00FF5200"/>
    <w:rsid w:val="00FF55C6"/>
    <w:rsid w:val="00FF623F"/>
    <w:rsid w:val="00FF643C"/>
    <w:rsid w:val="00FF7716"/>
    <w:rsid w:val="018E0DD3"/>
    <w:rsid w:val="06617EF6"/>
    <w:rsid w:val="0A8CE2AB"/>
    <w:rsid w:val="0B34F019"/>
    <w:rsid w:val="0CD0C07A"/>
    <w:rsid w:val="1118752F"/>
    <w:rsid w:val="1192F6C6"/>
    <w:rsid w:val="14A057F5"/>
    <w:rsid w:val="15248A17"/>
    <w:rsid w:val="178C88E5"/>
    <w:rsid w:val="19D9E324"/>
    <w:rsid w:val="1A82BC37"/>
    <w:rsid w:val="1A89EC95"/>
    <w:rsid w:val="1AC1D6CB"/>
    <w:rsid w:val="1CD079E5"/>
    <w:rsid w:val="2051122E"/>
    <w:rsid w:val="21667C01"/>
    <w:rsid w:val="21DC4D67"/>
    <w:rsid w:val="27C5E207"/>
    <w:rsid w:val="29DECC17"/>
    <w:rsid w:val="2C3F5275"/>
    <w:rsid w:val="2DC667CD"/>
    <w:rsid w:val="32E0C2FC"/>
    <w:rsid w:val="389CE77F"/>
    <w:rsid w:val="3A3D4ED2"/>
    <w:rsid w:val="3BAD7304"/>
    <w:rsid w:val="3C40BB36"/>
    <w:rsid w:val="3D77B691"/>
    <w:rsid w:val="3EDA3DE9"/>
    <w:rsid w:val="40A3E536"/>
    <w:rsid w:val="44460CE3"/>
    <w:rsid w:val="4644FC56"/>
    <w:rsid w:val="485E0873"/>
    <w:rsid w:val="4BAED192"/>
    <w:rsid w:val="4D4ECA04"/>
    <w:rsid w:val="588D549A"/>
    <w:rsid w:val="5A17EA24"/>
    <w:rsid w:val="5B03BF91"/>
    <w:rsid w:val="5B9D7CE7"/>
    <w:rsid w:val="5C5B006B"/>
    <w:rsid w:val="5DD62C75"/>
    <w:rsid w:val="600B6132"/>
    <w:rsid w:val="607F3E22"/>
    <w:rsid w:val="6209D3AC"/>
    <w:rsid w:val="621B0E83"/>
    <w:rsid w:val="630B40DB"/>
    <w:rsid w:val="63D61AD3"/>
    <w:rsid w:val="6552AF45"/>
    <w:rsid w:val="6964EA9D"/>
    <w:rsid w:val="709D4F72"/>
    <w:rsid w:val="70BF932C"/>
    <w:rsid w:val="74D99002"/>
    <w:rsid w:val="75169A4A"/>
    <w:rsid w:val="75B6055E"/>
    <w:rsid w:val="7D0F968E"/>
    <w:rsid w:val="7FF4572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FEF00"/>
  <w15:docId w15:val="{3010BE45-E7B8-41E0-B3C7-8B5A21E05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52CBD"/>
    <w:pPr>
      <w:spacing w:before="120"/>
    </w:pPr>
    <w:rPr>
      <w:sz w:val="24"/>
      <w:szCs w:val="24"/>
      <w:lang w:val="en-GB" w:eastAsia="ja-JP"/>
    </w:rPr>
  </w:style>
  <w:style w:type="paragraph" w:styleId="Heading1">
    <w:name w:val="heading 1"/>
    <w:basedOn w:val="Normal"/>
    <w:next w:val="Normal"/>
    <w:link w:val="Heading1Char"/>
    <w:qFormat/>
    <w:rsid w:val="00BB46A0"/>
    <w:pPr>
      <w:keepNext/>
      <w:spacing w:before="240" w:after="60"/>
      <w:outlineLvl w:val="0"/>
    </w:pPr>
    <w:rPr>
      <w:rFonts w:eastAsia="MS Mincho" w:cs="Arial"/>
      <w:b/>
      <w:bCs/>
      <w:kern w:val="32"/>
      <w:szCs w:val="32"/>
    </w:rPr>
  </w:style>
  <w:style w:type="paragraph" w:styleId="Heading2">
    <w:name w:val="heading 2"/>
    <w:basedOn w:val="Normal"/>
    <w:next w:val="Normal"/>
    <w:link w:val="Heading2Char"/>
    <w:rsid w:val="00BB46A0"/>
    <w:pPr>
      <w:keepNext/>
      <w:numPr>
        <w:ilvl w:val="1"/>
        <w:numId w:val="1"/>
      </w:numPr>
      <w:spacing w:before="240" w:after="60"/>
      <w:outlineLvl w:val="1"/>
    </w:pPr>
    <w:rPr>
      <w:rFonts w:eastAsia="MS Mincho" w:cs="Arial"/>
      <w:b/>
      <w:bCs/>
      <w:iCs/>
      <w:szCs w:val="28"/>
    </w:rPr>
  </w:style>
  <w:style w:type="paragraph" w:styleId="Heading3">
    <w:name w:val="heading 3"/>
    <w:basedOn w:val="Normal"/>
    <w:next w:val="Normal"/>
    <w:link w:val="Heading3Char"/>
    <w:rsid w:val="00BB46A0"/>
    <w:pPr>
      <w:keepNext/>
      <w:numPr>
        <w:ilvl w:val="2"/>
        <w:numId w:val="1"/>
      </w:numPr>
      <w:spacing w:before="240" w:after="60"/>
      <w:outlineLvl w:val="2"/>
    </w:pPr>
    <w:rPr>
      <w:rFonts w:eastAsia="MS Mincho" w:cs="Arial"/>
      <w:b/>
      <w:bCs/>
      <w:szCs w:val="26"/>
    </w:rPr>
  </w:style>
  <w:style w:type="paragraph" w:styleId="Heading4">
    <w:name w:val="heading 4"/>
    <w:basedOn w:val="Normal"/>
    <w:next w:val="Normal"/>
    <w:link w:val="Heading4Char"/>
    <w:qFormat/>
    <w:rsid w:val="00BB46A0"/>
    <w:pPr>
      <w:keepNext/>
      <w:numPr>
        <w:ilvl w:val="3"/>
        <w:numId w:val="1"/>
      </w:numPr>
      <w:tabs>
        <w:tab w:val="clear" w:pos="864"/>
      </w:tabs>
      <w:spacing w:before="240" w:after="60"/>
      <w:ind w:left="2880" w:hanging="360"/>
      <w:outlineLvl w:val="3"/>
    </w:pPr>
    <w:rPr>
      <w:rFonts w:eastAsia="MS Mincho"/>
      <w:b/>
      <w:bCs/>
      <w:szCs w:val="28"/>
    </w:rPr>
  </w:style>
  <w:style w:type="paragraph" w:styleId="Heading5">
    <w:name w:val="heading 5"/>
    <w:basedOn w:val="Normal"/>
    <w:next w:val="Normal"/>
    <w:link w:val="Heading5Char"/>
    <w:qFormat/>
    <w:rsid w:val="00BB46A0"/>
    <w:pPr>
      <w:numPr>
        <w:ilvl w:val="4"/>
        <w:numId w:val="1"/>
      </w:numPr>
      <w:tabs>
        <w:tab w:val="clear" w:pos="1008"/>
      </w:tabs>
      <w:spacing w:before="240" w:after="60"/>
      <w:ind w:left="3600" w:hanging="360"/>
      <w:outlineLvl w:val="4"/>
    </w:pPr>
    <w:rPr>
      <w:rFonts w:eastAsia="MS Mincho"/>
      <w:b/>
      <w:bCs/>
      <w:i/>
      <w:iCs/>
      <w:szCs w:val="26"/>
    </w:rPr>
  </w:style>
  <w:style w:type="paragraph" w:styleId="Heading6">
    <w:name w:val="heading 6"/>
    <w:basedOn w:val="Normal"/>
    <w:next w:val="Normal"/>
    <w:link w:val="Heading6Char"/>
    <w:rsid w:val="00BB46A0"/>
    <w:pPr>
      <w:numPr>
        <w:ilvl w:val="5"/>
        <w:numId w:val="1"/>
      </w:numPr>
      <w:tabs>
        <w:tab w:val="clear" w:pos="1152"/>
      </w:tabs>
      <w:spacing w:before="240" w:after="60"/>
      <w:ind w:left="4320" w:hanging="360"/>
      <w:outlineLvl w:val="5"/>
    </w:pPr>
    <w:rPr>
      <w:rFonts w:eastAsia="MS Mincho"/>
      <w:b/>
      <w:bCs/>
      <w:szCs w:val="20"/>
    </w:rPr>
  </w:style>
  <w:style w:type="paragraph" w:styleId="Heading7">
    <w:name w:val="heading 7"/>
    <w:basedOn w:val="Normal"/>
    <w:next w:val="Normal"/>
    <w:link w:val="Heading7Char"/>
    <w:rsid w:val="00BB46A0"/>
    <w:pPr>
      <w:numPr>
        <w:ilvl w:val="6"/>
        <w:numId w:val="1"/>
      </w:numPr>
      <w:tabs>
        <w:tab w:val="clear" w:pos="1296"/>
      </w:tabs>
      <w:spacing w:before="240" w:after="60"/>
      <w:ind w:left="5040" w:hanging="360"/>
      <w:outlineLvl w:val="6"/>
    </w:pPr>
    <w:rPr>
      <w:rFonts w:eastAsia="MS Mincho"/>
    </w:rPr>
  </w:style>
  <w:style w:type="paragraph" w:styleId="Heading8">
    <w:name w:val="heading 8"/>
    <w:basedOn w:val="Normal"/>
    <w:next w:val="Normal"/>
    <w:link w:val="Heading8Char"/>
    <w:rsid w:val="00BB46A0"/>
    <w:pPr>
      <w:numPr>
        <w:ilvl w:val="7"/>
        <w:numId w:val="1"/>
      </w:numPr>
      <w:tabs>
        <w:tab w:val="clear" w:pos="1440"/>
      </w:tabs>
      <w:spacing w:before="240" w:after="60"/>
      <w:ind w:left="5760" w:hanging="360"/>
      <w:outlineLvl w:val="7"/>
    </w:pPr>
    <w:rPr>
      <w:rFonts w:eastAsia="MS Mincho"/>
      <w:i/>
      <w:iCs/>
    </w:rPr>
  </w:style>
  <w:style w:type="paragraph" w:styleId="Heading9">
    <w:name w:val="heading 9"/>
    <w:basedOn w:val="Normal"/>
    <w:next w:val="Normal"/>
    <w:link w:val="Heading9Char"/>
    <w:rsid w:val="00BB46A0"/>
    <w:pPr>
      <w:numPr>
        <w:ilvl w:val="8"/>
        <w:numId w:val="1"/>
      </w:numPr>
      <w:tabs>
        <w:tab w:val="clear" w:pos="1584"/>
      </w:tabs>
      <w:spacing w:before="240" w:after="60"/>
      <w:ind w:left="6480" w:hanging="360"/>
      <w:outlineLvl w:val="8"/>
    </w:pPr>
    <w:rPr>
      <w:rFonts w:eastAsia="MS Mincho" w:cs="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rrectionSeparatorBegin">
    <w:name w:val="Correction Separator Begin"/>
    <w:basedOn w:val="Normal"/>
    <w:rsid w:val="00305E5C"/>
    <w:pPr>
      <w:keepNext/>
      <w:pBdr>
        <w:bottom w:val="single" w:sz="12" w:space="1" w:color="auto"/>
      </w:pBdr>
      <w:spacing w:before="240" w:after="240"/>
      <w:ind w:left="1440" w:right="1440"/>
      <w:jc w:val="center"/>
    </w:pPr>
    <w:rPr>
      <w:b/>
      <w:i/>
      <w:sz w:val="20"/>
      <w:lang w:val="en-US"/>
    </w:rPr>
  </w:style>
  <w:style w:type="paragraph" w:customStyle="1" w:styleId="CorrectionSeparatorEnd">
    <w:name w:val="Correction Separator End"/>
    <w:basedOn w:val="Normal"/>
    <w:rsid w:val="00305E5C"/>
    <w:pPr>
      <w:pBdr>
        <w:top w:val="single" w:sz="12" w:space="1" w:color="auto"/>
      </w:pBdr>
      <w:spacing w:before="240" w:after="240"/>
      <w:ind w:left="1440" w:right="1440"/>
      <w:jc w:val="center"/>
    </w:pPr>
    <w:rPr>
      <w:b/>
      <w:i/>
      <w:sz w:val="20"/>
      <w:lang w:val="en-US"/>
    </w:rPr>
  </w:style>
  <w:style w:type="paragraph" w:customStyle="1" w:styleId="Figure">
    <w:name w:val="Figure"/>
    <w:basedOn w:val="Normal"/>
    <w:next w:val="Normal"/>
    <w:rsid w:val="00305E5C"/>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305E5C"/>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character" w:customStyle="1" w:styleId="Heading1Char">
    <w:name w:val="Heading 1 Char"/>
    <w:basedOn w:val="DefaultParagraphFont"/>
    <w:link w:val="Heading1"/>
    <w:rsid w:val="00BB46A0"/>
    <w:rPr>
      <w:rFonts w:ascii="Times New Roman" w:eastAsia="MS Mincho" w:hAnsi="Times New Roman" w:cs="Arial"/>
      <w:b/>
      <w:bCs/>
      <w:kern w:val="32"/>
      <w:sz w:val="24"/>
      <w:szCs w:val="32"/>
      <w:lang w:val="en-GB" w:eastAsia="ja-JP"/>
    </w:rPr>
  </w:style>
  <w:style w:type="paragraph" w:customStyle="1" w:styleId="Heading1Centered">
    <w:name w:val="Heading 1 Centered"/>
    <w:basedOn w:val="Heading1"/>
    <w:rsid w:val="00BB46A0"/>
    <w:pPr>
      <w:keepLines/>
      <w:tabs>
        <w:tab w:val="left" w:pos="794"/>
        <w:tab w:val="left" w:pos="1191"/>
        <w:tab w:val="left" w:pos="1588"/>
        <w:tab w:val="left" w:pos="1985"/>
      </w:tabs>
      <w:spacing w:before="360" w:after="0"/>
      <w:jc w:val="center"/>
    </w:pPr>
    <w:rPr>
      <w:rFonts w:cs="Times New Roman"/>
      <w:kern w:val="0"/>
      <w:szCs w:val="20"/>
    </w:rPr>
  </w:style>
  <w:style w:type="character" w:customStyle="1" w:styleId="Heading2Char">
    <w:name w:val="Heading 2 Char"/>
    <w:basedOn w:val="DefaultParagraphFont"/>
    <w:link w:val="Heading2"/>
    <w:rsid w:val="00BB46A0"/>
    <w:rPr>
      <w:rFonts w:eastAsia="MS Mincho" w:cs="Arial"/>
      <w:b/>
      <w:bCs/>
      <w:iCs/>
      <w:sz w:val="24"/>
      <w:szCs w:val="28"/>
      <w:lang w:val="en-GB" w:eastAsia="ja-JP"/>
    </w:rPr>
  </w:style>
  <w:style w:type="character" w:customStyle="1" w:styleId="Heading3Char">
    <w:name w:val="Heading 3 Char"/>
    <w:basedOn w:val="DefaultParagraphFont"/>
    <w:link w:val="Heading3"/>
    <w:rsid w:val="00BB46A0"/>
    <w:rPr>
      <w:rFonts w:eastAsia="MS Mincho" w:cs="Arial"/>
      <w:b/>
      <w:bCs/>
      <w:sz w:val="24"/>
      <w:szCs w:val="26"/>
      <w:lang w:val="en-GB" w:eastAsia="ja-JP"/>
    </w:rPr>
  </w:style>
  <w:style w:type="character" w:customStyle="1" w:styleId="Heading4Char">
    <w:name w:val="Heading 4 Char"/>
    <w:basedOn w:val="DefaultParagraphFont"/>
    <w:link w:val="Heading4"/>
    <w:rsid w:val="00BB46A0"/>
    <w:rPr>
      <w:rFonts w:eastAsia="MS Mincho"/>
      <w:b/>
      <w:bCs/>
      <w:sz w:val="24"/>
      <w:szCs w:val="28"/>
      <w:lang w:val="en-GB" w:eastAsia="ja-JP"/>
    </w:rPr>
  </w:style>
  <w:style w:type="character" w:customStyle="1" w:styleId="Heading5Char">
    <w:name w:val="Heading 5 Char"/>
    <w:basedOn w:val="DefaultParagraphFont"/>
    <w:link w:val="Heading5"/>
    <w:rsid w:val="00BB46A0"/>
    <w:rPr>
      <w:rFonts w:eastAsia="MS Mincho"/>
      <w:b/>
      <w:bCs/>
      <w:i/>
      <w:iCs/>
      <w:sz w:val="24"/>
      <w:szCs w:val="26"/>
      <w:lang w:val="en-GB" w:eastAsia="ja-JP"/>
    </w:rPr>
  </w:style>
  <w:style w:type="character" w:customStyle="1" w:styleId="Heading6Char">
    <w:name w:val="Heading 6 Char"/>
    <w:basedOn w:val="DefaultParagraphFont"/>
    <w:link w:val="Heading6"/>
    <w:rsid w:val="00BB46A0"/>
    <w:rPr>
      <w:rFonts w:eastAsia="MS Mincho"/>
      <w:b/>
      <w:bCs/>
      <w:sz w:val="24"/>
      <w:lang w:val="en-GB" w:eastAsia="ja-JP"/>
    </w:rPr>
  </w:style>
  <w:style w:type="character" w:customStyle="1" w:styleId="Heading7Char">
    <w:name w:val="Heading 7 Char"/>
    <w:basedOn w:val="DefaultParagraphFont"/>
    <w:link w:val="Heading7"/>
    <w:rsid w:val="00BB46A0"/>
    <w:rPr>
      <w:rFonts w:eastAsia="MS Mincho"/>
      <w:sz w:val="24"/>
      <w:szCs w:val="24"/>
      <w:lang w:val="en-GB" w:eastAsia="ja-JP"/>
    </w:rPr>
  </w:style>
  <w:style w:type="character" w:customStyle="1" w:styleId="Heading8Char">
    <w:name w:val="Heading 8 Char"/>
    <w:basedOn w:val="DefaultParagraphFont"/>
    <w:link w:val="Heading8"/>
    <w:rsid w:val="00BB46A0"/>
    <w:rPr>
      <w:rFonts w:eastAsia="MS Mincho"/>
      <w:i/>
      <w:iCs/>
      <w:sz w:val="24"/>
      <w:szCs w:val="24"/>
      <w:lang w:val="en-GB" w:eastAsia="ja-JP"/>
    </w:rPr>
  </w:style>
  <w:style w:type="character" w:customStyle="1" w:styleId="Heading9Char">
    <w:name w:val="Heading 9 Char"/>
    <w:basedOn w:val="DefaultParagraphFont"/>
    <w:link w:val="Heading9"/>
    <w:rsid w:val="00BB46A0"/>
    <w:rPr>
      <w:rFonts w:eastAsia="MS Mincho" w:cs="Arial"/>
      <w:sz w:val="24"/>
      <w:lang w:val="en-GB" w:eastAsia="ja-JP"/>
    </w:rPr>
  </w:style>
  <w:style w:type="paragraph" w:customStyle="1" w:styleId="Headingb">
    <w:name w:val="Heading_b"/>
    <w:basedOn w:val="Normal"/>
    <w:next w:val="Normal"/>
    <w:uiPriority w:val="99"/>
    <w:qFormat/>
    <w:rsid w:val="00305E5C"/>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305E5C"/>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character" w:styleId="Hyperlink">
    <w:name w:val="Hyperlink"/>
    <w:basedOn w:val="DefaultParagraphFont"/>
    <w:uiPriority w:val="99"/>
    <w:rsid w:val="00305E5C"/>
    <w:rPr>
      <w:color w:val="0000FF"/>
      <w:u w:val="single"/>
    </w:rPr>
  </w:style>
  <w:style w:type="paragraph" w:customStyle="1" w:styleId="LSDeadline">
    <w:name w:val="LSDeadline"/>
    <w:basedOn w:val="LSTitle"/>
    <w:next w:val="Normal"/>
    <w:rsid w:val="00BB46A0"/>
    <w:rPr>
      <w:bCs w:val="0"/>
    </w:rPr>
  </w:style>
  <w:style w:type="paragraph" w:styleId="BalloonText">
    <w:name w:val="Balloon Text"/>
    <w:basedOn w:val="Normal"/>
    <w:link w:val="BalloonTextChar"/>
    <w:uiPriority w:val="99"/>
    <w:semiHidden/>
    <w:unhideWhenUsed/>
    <w:rsid w:val="00305E5C"/>
    <w:pPr>
      <w:spacing w:before="0"/>
    </w:pPr>
    <w:rPr>
      <w:rFonts w:ascii="Segoe UI" w:hAnsi="Segoe UI" w:cs="Segoe UI"/>
      <w:sz w:val="18"/>
      <w:szCs w:val="18"/>
    </w:rPr>
  </w:style>
  <w:style w:type="paragraph" w:customStyle="1" w:styleId="LSSource">
    <w:name w:val="LSSource"/>
    <w:basedOn w:val="LSTitle"/>
    <w:next w:val="Normal"/>
    <w:rsid w:val="00BB46A0"/>
    <w:rPr>
      <w:bCs w:val="0"/>
    </w:rPr>
  </w:style>
  <w:style w:type="paragraph" w:customStyle="1" w:styleId="LSTitle">
    <w:name w:val="LSTitle"/>
    <w:basedOn w:val="Normal"/>
    <w:next w:val="Normal"/>
    <w:rsid w:val="00BB46A0"/>
    <w:pPr>
      <w:tabs>
        <w:tab w:val="left" w:pos="794"/>
        <w:tab w:val="left" w:pos="1191"/>
        <w:tab w:val="left" w:pos="1588"/>
        <w:tab w:val="left" w:pos="1985"/>
      </w:tabs>
    </w:pPr>
    <w:rPr>
      <w:bCs/>
    </w:rPr>
  </w:style>
  <w:style w:type="character" w:customStyle="1" w:styleId="BalloonTextChar">
    <w:name w:val="Balloon Text Char"/>
    <w:basedOn w:val="DefaultParagraphFont"/>
    <w:link w:val="BalloonText"/>
    <w:uiPriority w:val="99"/>
    <w:semiHidden/>
    <w:rsid w:val="00305E5C"/>
    <w:rPr>
      <w:rFonts w:ascii="Segoe UI" w:hAnsi="Segoe UI" w:cs="Segoe UI"/>
      <w:sz w:val="18"/>
      <w:szCs w:val="18"/>
      <w:lang w:val="en-GB" w:eastAsia="ja-JP"/>
    </w:rPr>
  </w:style>
  <w:style w:type="paragraph" w:customStyle="1" w:styleId="Note">
    <w:name w:val="Note"/>
    <w:basedOn w:val="Normal"/>
    <w:rsid w:val="00305E5C"/>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customStyle="1" w:styleId="RecNo">
    <w:name w:val="Rec_No"/>
    <w:basedOn w:val="Normal"/>
    <w:next w:val="Normal"/>
    <w:uiPriority w:val="99"/>
    <w:rsid w:val="00305E5C"/>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uiPriority w:val="99"/>
    <w:rsid w:val="00305E5C"/>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305E5C"/>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Notitle">
    <w:name w:val="Table_No &amp; title"/>
    <w:basedOn w:val="Normal"/>
    <w:next w:val="Normal"/>
    <w:qFormat/>
    <w:rsid w:val="00305E5C"/>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styleId="TOC1">
    <w:name w:val="toc 1"/>
    <w:basedOn w:val="Normal"/>
    <w:uiPriority w:val="39"/>
    <w:rsid w:val="00305E5C"/>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305E5C"/>
    <w:pPr>
      <w:tabs>
        <w:tab w:val="clear" w:pos="964"/>
      </w:tabs>
      <w:spacing w:before="80"/>
      <w:ind w:left="1531" w:hanging="851"/>
    </w:pPr>
  </w:style>
  <w:style w:type="paragraph" w:styleId="TOC3">
    <w:name w:val="toc 3"/>
    <w:basedOn w:val="TOC2"/>
    <w:uiPriority w:val="39"/>
    <w:rsid w:val="00305E5C"/>
    <w:pPr>
      <w:ind w:left="2269"/>
    </w:pPr>
  </w:style>
  <w:style w:type="paragraph" w:customStyle="1" w:styleId="Normalbeforetable">
    <w:name w:val="Normal before table"/>
    <w:basedOn w:val="Normal"/>
    <w:rsid w:val="00305E5C"/>
    <w:pPr>
      <w:keepNext/>
      <w:spacing w:after="120"/>
    </w:pPr>
    <w:rPr>
      <w:rFonts w:eastAsia="????"/>
      <w:lang w:eastAsia="en-US"/>
    </w:rPr>
  </w:style>
  <w:style w:type="paragraph" w:customStyle="1" w:styleId="Tablehead">
    <w:name w:val="Table_head"/>
    <w:basedOn w:val="Normal"/>
    <w:next w:val="Normal"/>
    <w:rsid w:val="00305E5C"/>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305E5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text">
    <w:name w:val="Table_text"/>
    <w:basedOn w:val="Normal"/>
    <w:rsid w:val="00305E5C"/>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customStyle="1" w:styleId="Headingib">
    <w:name w:val="Heading_ib"/>
    <w:basedOn w:val="Headingi"/>
    <w:next w:val="Normal"/>
    <w:qFormat/>
    <w:rsid w:val="00305E5C"/>
    <w:rPr>
      <w:b/>
      <w:bCs/>
    </w:rPr>
  </w:style>
  <w:style w:type="paragraph" w:customStyle="1" w:styleId="References">
    <w:name w:val="References"/>
    <w:basedOn w:val="Normal"/>
    <w:rsid w:val="0077101F"/>
    <w:pPr>
      <w:widowControl w:val="0"/>
      <w:numPr>
        <w:numId w:val="2"/>
      </w:numPr>
    </w:pPr>
    <w:rPr>
      <w:lang w:eastAsia="zh-CN"/>
    </w:rPr>
  </w:style>
  <w:style w:type="paragraph" w:customStyle="1" w:styleId="NormalITU">
    <w:name w:val="Normal_ITU"/>
    <w:basedOn w:val="Normal"/>
    <w:rsid w:val="00C02937"/>
    <w:rPr>
      <w:rFonts w:cs="Arial"/>
      <w:lang w:val="en-US"/>
    </w:rPr>
  </w:style>
  <w:style w:type="paragraph" w:customStyle="1" w:styleId="AnnexNotitle">
    <w:name w:val="Annex_No &amp; title"/>
    <w:basedOn w:val="Normal"/>
    <w:next w:val="Normal"/>
    <w:rsid w:val="00305E5C"/>
    <w:pPr>
      <w:keepNext/>
      <w:keepLines/>
      <w:tabs>
        <w:tab w:val="left" w:pos="794"/>
        <w:tab w:val="left" w:pos="1191"/>
        <w:tab w:val="left" w:pos="1588"/>
        <w:tab w:val="left" w:pos="1985"/>
      </w:tabs>
      <w:spacing w:before="480"/>
      <w:jc w:val="center"/>
    </w:pPr>
    <w:rPr>
      <w:b/>
      <w:sz w:val="28"/>
    </w:rPr>
  </w:style>
  <w:style w:type="paragraph" w:customStyle="1" w:styleId="AppendixNotitle">
    <w:name w:val="Appendix_No &amp; title"/>
    <w:basedOn w:val="AnnexNotitle"/>
    <w:next w:val="Normal"/>
    <w:rsid w:val="00305E5C"/>
  </w:style>
  <w:style w:type="paragraph" w:customStyle="1" w:styleId="Figurelegend">
    <w:name w:val="Figure_legend"/>
    <w:basedOn w:val="Normal"/>
    <w:rsid w:val="00980403"/>
    <w:pPr>
      <w:keepNext/>
      <w:keepLines/>
      <w:spacing w:before="20" w:after="20"/>
    </w:pPr>
    <w:rPr>
      <w:sz w:val="18"/>
    </w:rPr>
  </w:style>
  <w:style w:type="paragraph" w:customStyle="1" w:styleId="Title1">
    <w:name w:val="Title 1"/>
    <w:basedOn w:val="Normal"/>
    <w:next w:val="Normal"/>
    <w:rsid w:val="00167647"/>
    <w:pPr>
      <w:tabs>
        <w:tab w:val="left" w:pos="567"/>
        <w:tab w:val="left" w:pos="1701"/>
        <w:tab w:val="left" w:pos="2835"/>
      </w:tabs>
      <w:spacing w:before="240"/>
      <w:jc w:val="center"/>
    </w:pPr>
    <w:rPr>
      <w:caps/>
      <w:sz w:val="28"/>
    </w:rPr>
  </w:style>
  <w:style w:type="paragraph" w:customStyle="1" w:styleId="Title2">
    <w:name w:val="Title 2"/>
    <w:basedOn w:val="Title1"/>
    <w:next w:val="Normal"/>
    <w:rsid w:val="00167647"/>
  </w:style>
  <w:style w:type="paragraph" w:customStyle="1" w:styleId="Title3">
    <w:name w:val="Title 3"/>
    <w:basedOn w:val="Title2"/>
    <w:next w:val="Normal"/>
    <w:rsid w:val="00167647"/>
    <w:rPr>
      <w:caps w:val="0"/>
    </w:rPr>
  </w:style>
  <w:style w:type="paragraph" w:customStyle="1" w:styleId="Title4">
    <w:name w:val="Title 4"/>
    <w:basedOn w:val="Title3"/>
    <w:next w:val="Heading1"/>
    <w:rsid w:val="00305E5C"/>
    <w:pPr>
      <w:tabs>
        <w:tab w:val="left" w:pos="1134"/>
        <w:tab w:val="left" w:pos="2268"/>
      </w:tabs>
      <w:overflowPunct w:val="0"/>
      <w:autoSpaceDE w:val="0"/>
      <w:autoSpaceDN w:val="0"/>
      <w:adjustRightInd w:val="0"/>
      <w:textAlignment w:val="baseline"/>
    </w:pPr>
    <w:rPr>
      <w:rFonts w:eastAsia="Times New Roman"/>
      <w:b/>
      <w:szCs w:val="20"/>
      <w:lang w:eastAsia="en-US"/>
    </w:rPr>
  </w:style>
  <w:style w:type="paragraph" w:customStyle="1" w:styleId="Formal">
    <w:name w:val="Formal"/>
    <w:basedOn w:val="Normal"/>
    <w:rsid w:val="00305E5C"/>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Docnumber">
    <w:name w:val="Docnumber"/>
    <w:basedOn w:val="Normal"/>
    <w:link w:val="DocnumberChar"/>
    <w:qFormat/>
    <w:rsid w:val="00444784"/>
    <w:pPr>
      <w:tabs>
        <w:tab w:val="left" w:pos="794"/>
        <w:tab w:val="left" w:pos="1191"/>
        <w:tab w:val="left" w:pos="1588"/>
        <w:tab w:val="left" w:pos="1985"/>
      </w:tabs>
      <w:jc w:val="right"/>
    </w:pPr>
    <w:rPr>
      <w:rFonts w:eastAsia="SimSun"/>
      <w:b/>
      <w:sz w:val="32"/>
    </w:rPr>
  </w:style>
  <w:style w:type="character" w:customStyle="1" w:styleId="DocnumberChar">
    <w:name w:val="Docnumber Char"/>
    <w:link w:val="Docnumber"/>
    <w:rsid w:val="00444784"/>
    <w:rPr>
      <w:rFonts w:eastAsia="SimSun"/>
      <w:b/>
      <w:sz w:val="32"/>
      <w:szCs w:val="24"/>
      <w:lang w:val="en-GB" w:eastAsia="ja-JP"/>
    </w:rPr>
  </w:style>
  <w:style w:type="paragraph" w:styleId="TableofFigures">
    <w:name w:val="table of figures"/>
    <w:basedOn w:val="Normal"/>
    <w:next w:val="Normal"/>
    <w:uiPriority w:val="99"/>
    <w:rsid w:val="00305E5C"/>
    <w:pPr>
      <w:tabs>
        <w:tab w:val="right" w:leader="dot" w:pos="9639"/>
      </w:tabs>
    </w:pPr>
    <w:rPr>
      <w:rFonts w:eastAsia="MS Mincho"/>
    </w:rPr>
  </w:style>
  <w:style w:type="paragraph" w:customStyle="1" w:styleId="AnnexNo">
    <w:name w:val="Annex_No"/>
    <w:basedOn w:val="Normal"/>
    <w:next w:val="Normal"/>
    <w:rsid w:val="00345CE6"/>
    <w:pPr>
      <w:keepNext/>
      <w:keepLines/>
      <w:spacing w:before="480" w:after="80"/>
      <w:jc w:val="center"/>
    </w:pPr>
    <w:rPr>
      <w:caps/>
      <w:sz w:val="28"/>
    </w:rPr>
  </w:style>
  <w:style w:type="paragraph" w:customStyle="1" w:styleId="Annexref">
    <w:name w:val="Annex_ref"/>
    <w:basedOn w:val="Normal"/>
    <w:next w:val="Normal"/>
    <w:rsid w:val="00345CE6"/>
    <w:pPr>
      <w:keepNext/>
      <w:keepLines/>
      <w:spacing w:after="280"/>
      <w:jc w:val="center"/>
    </w:pPr>
  </w:style>
  <w:style w:type="paragraph" w:customStyle="1" w:styleId="Annextitle">
    <w:name w:val="Annex_title"/>
    <w:basedOn w:val="Normal"/>
    <w:next w:val="Normal"/>
    <w:rsid w:val="00345CE6"/>
    <w:pPr>
      <w:keepNext/>
      <w:keepLines/>
      <w:spacing w:before="240" w:after="280"/>
      <w:jc w:val="center"/>
    </w:pPr>
    <w:rPr>
      <w:rFonts w:ascii="Times New Roman Bold" w:hAnsi="Times New Roman Bold"/>
      <w:b/>
      <w:sz w:val="28"/>
    </w:rPr>
  </w:style>
  <w:style w:type="paragraph" w:customStyle="1" w:styleId="Reasons">
    <w:name w:val="Reasons"/>
    <w:basedOn w:val="Normal"/>
    <w:rsid w:val="00345CE6"/>
    <w:pPr>
      <w:tabs>
        <w:tab w:val="left" w:pos="1588"/>
        <w:tab w:val="left" w:pos="1985"/>
      </w:tabs>
    </w:pPr>
  </w:style>
  <w:style w:type="paragraph" w:styleId="Header">
    <w:name w:val="header"/>
    <w:basedOn w:val="Normal"/>
    <w:link w:val="HeaderChar"/>
    <w:uiPriority w:val="99"/>
    <w:rsid w:val="00305E5C"/>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uiPriority w:val="99"/>
    <w:rsid w:val="00305E5C"/>
    <w:rPr>
      <w:rFonts w:eastAsia="Times New Roman"/>
      <w:sz w:val="18"/>
      <w:lang w:val="en-GB" w:eastAsia="en-US"/>
    </w:rPr>
  </w:style>
  <w:style w:type="paragraph" w:styleId="Footer">
    <w:name w:val="footer"/>
    <w:basedOn w:val="Normal"/>
    <w:link w:val="FooterChar"/>
    <w:uiPriority w:val="99"/>
    <w:unhideWhenUsed/>
    <w:rsid w:val="009465F6"/>
    <w:pPr>
      <w:tabs>
        <w:tab w:val="center" w:pos="4680"/>
        <w:tab w:val="right" w:pos="9360"/>
      </w:tabs>
      <w:spacing w:before="0"/>
    </w:pPr>
    <w:rPr>
      <w:rFonts w:eastAsia="Times New Roman"/>
      <w:szCs w:val="20"/>
      <w:lang w:eastAsia="en-US"/>
    </w:rPr>
  </w:style>
  <w:style w:type="character" w:customStyle="1" w:styleId="FooterChar">
    <w:name w:val="Footer Char"/>
    <w:basedOn w:val="DefaultParagraphFont"/>
    <w:link w:val="Footer"/>
    <w:uiPriority w:val="99"/>
    <w:rsid w:val="009465F6"/>
    <w:rPr>
      <w:rFonts w:eastAsia="Times New Roman"/>
      <w:sz w:val="24"/>
      <w:lang w:val="en-GB" w:eastAsia="en-US"/>
    </w:rPr>
  </w:style>
  <w:style w:type="paragraph" w:customStyle="1" w:styleId="AnnexNoTitle0">
    <w:name w:val="Annex_NoTitle"/>
    <w:basedOn w:val="Normal"/>
    <w:next w:val="Normal"/>
    <w:rsid w:val="0004175B"/>
    <w:pPr>
      <w:keepNext/>
      <w:keepLines/>
      <w:tabs>
        <w:tab w:val="left" w:pos="794"/>
        <w:tab w:val="left" w:pos="1191"/>
        <w:tab w:val="left" w:pos="1588"/>
        <w:tab w:val="left" w:pos="1985"/>
      </w:tabs>
      <w:spacing w:before="720"/>
      <w:jc w:val="center"/>
      <w:outlineLvl w:val="0"/>
    </w:pPr>
    <w:rPr>
      <w:b/>
      <w:sz w:val="28"/>
    </w:rPr>
  </w:style>
  <w:style w:type="paragraph" w:styleId="Revision">
    <w:name w:val="Revision"/>
    <w:hidden/>
    <w:uiPriority w:val="99"/>
    <w:semiHidden/>
    <w:rsid w:val="00571288"/>
    <w:rPr>
      <w:rFonts w:eastAsia="Times New Roman"/>
      <w:sz w:val="24"/>
      <w:lang w:val="en-GB" w:eastAsia="en-US"/>
    </w:rPr>
  </w:style>
  <w:style w:type="character" w:styleId="CommentReference">
    <w:name w:val="annotation reference"/>
    <w:basedOn w:val="DefaultParagraphFont"/>
    <w:uiPriority w:val="99"/>
    <w:semiHidden/>
    <w:unhideWhenUsed/>
    <w:rsid w:val="00327771"/>
    <w:rPr>
      <w:sz w:val="16"/>
      <w:szCs w:val="16"/>
    </w:rPr>
  </w:style>
  <w:style w:type="paragraph" w:styleId="CommentText">
    <w:name w:val="annotation text"/>
    <w:basedOn w:val="Normal"/>
    <w:link w:val="CommentTextChar"/>
    <w:uiPriority w:val="99"/>
    <w:unhideWhenUsed/>
    <w:rsid w:val="00327771"/>
    <w:rPr>
      <w:sz w:val="20"/>
    </w:rPr>
  </w:style>
  <w:style w:type="character" w:customStyle="1" w:styleId="CommentTextChar">
    <w:name w:val="Comment Text Char"/>
    <w:basedOn w:val="DefaultParagraphFont"/>
    <w:link w:val="CommentText"/>
    <w:uiPriority w:val="99"/>
    <w:rsid w:val="00327771"/>
    <w:rPr>
      <w:rFonts w:eastAsia="Times New Roman"/>
      <w:lang w:val="en-GB" w:eastAsia="en-US"/>
    </w:rPr>
  </w:style>
  <w:style w:type="paragraph" w:styleId="CommentSubject">
    <w:name w:val="annotation subject"/>
    <w:basedOn w:val="CommentText"/>
    <w:next w:val="CommentText"/>
    <w:link w:val="CommentSubjectChar"/>
    <w:uiPriority w:val="99"/>
    <w:semiHidden/>
    <w:unhideWhenUsed/>
    <w:rsid w:val="00327771"/>
    <w:rPr>
      <w:b/>
      <w:bCs/>
    </w:rPr>
  </w:style>
  <w:style w:type="character" w:customStyle="1" w:styleId="CommentSubjectChar">
    <w:name w:val="Comment Subject Char"/>
    <w:basedOn w:val="CommentTextChar"/>
    <w:link w:val="CommentSubject"/>
    <w:uiPriority w:val="99"/>
    <w:semiHidden/>
    <w:rsid w:val="00327771"/>
    <w:rPr>
      <w:rFonts w:eastAsia="Times New Roman"/>
      <w:b/>
      <w:bCs/>
      <w:lang w:val="en-GB" w:eastAsia="en-US"/>
    </w:rPr>
  </w:style>
  <w:style w:type="character" w:customStyle="1" w:styleId="ReftextArial9pt">
    <w:name w:val="Ref_text Arial 9 pt"/>
    <w:rsid w:val="00305E5C"/>
    <w:rPr>
      <w:rFonts w:ascii="Arial" w:hAnsi="Arial" w:cs="Arial"/>
      <w:sz w:val="18"/>
      <w:szCs w:val="18"/>
    </w:rPr>
  </w:style>
  <w:style w:type="paragraph" w:styleId="Caption">
    <w:name w:val="caption"/>
    <w:basedOn w:val="Normal"/>
    <w:next w:val="Normal"/>
    <w:uiPriority w:val="35"/>
    <w:semiHidden/>
    <w:unhideWhenUsed/>
    <w:rsid w:val="00305E5C"/>
    <w:pPr>
      <w:spacing w:before="0" w:after="200"/>
    </w:pPr>
    <w:rPr>
      <w:i/>
      <w:iCs/>
      <w:color w:val="1F497D" w:themeColor="text2"/>
      <w:sz w:val="18"/>
      <w:szCs w:val="18"/>
    </w:rPr>
  </w:style>
  <w:style w:type="paragraph" w:styleId="FootnoteText">
    <w:name w:val="footnote text"/>
    <w:basedOn w:val="Normal"/>
    <w:link w:val="FootnoteTextChar"/>
    <w:uiPriority w:val="99"/>
    <w:semiHidden/>
    <w:unhideWhenUsed/>
    <w:rsid w:val="00305E5C"/>
    <w:pPr>
      <w:spacing w:before="0"/>
    </w:pPr>
    <w:rPr>
      <w:sz w:val="20"/>
      <w:szCs w:val="20"/>
    </w:rPr>
  </w:style>
  <w:style w:type="character" w:customStyle="1" w:styleId="FootnoteTextChar">
    <w:name w:val="Footnote Text Char"/>
    <w:basedOn w:val="DefaultParagraphFont"/>
    <w:link w:val="FootnoteText"/>
    <w:uiPriority w:val="99"/>
    <w:semiHidden/>
    <w:rsid w:val="00305E5C"/>
    <w:rPr>
      <w:lang w:val="en-GB" w:eastAsia="ja-JP"/>
    </w:rPr>
  </w:style>
  <w:style w:type="character" w:styleId="FootnoteReference">
    <w:name w:val="footnote reference"/>
    <w:basedOn w:val="DefaultParagraphFont"/>
    <w:uiPriority w:val="99"/>
    <w:semiHidden/>
    <w:unhideWhenUsed/>
    <w:rsid w:val="00305E5C"/>
    <w:rPr>
      <w:vertAlign w:val="superscript"/>
    </w:rPr>
  </w:style>
  <w:style w:type="paragraph" w:styleId="Bibliography">
    <w:name w:val="Bibliography"/>
    <w:basedOn w:val="Normal"/>
    <w:next w:val="Normal"/>
    <w:uiPriority w:val="37"/>
    <w:semiHidden/>
    <w:unhideWhenUsed/>
    <w:rsid w:val="00305E5C"/>
  </w:style>
  <w:style w:type="paragraph" w:styleId="BlockText">
    <w:name w:val="Block Text"/>
    <w:basedOn w:val="Normal"/>
    <w:uiPriority w:val="99"/>
    <w:semiHidden/>
    <w:unhideWhenUsed/>
    <w:rsid w:val="00305E5C"/>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cstheme="minorBidi"/>
      <w:i/>
      <w:iCs/>
      <w:color w:val="4F81BD" w:themeColor="accent1"/>
    </w:rPr>
  </w:style>
  <w:style w:type="paragraph" w:styleId="BodyText">
    <w:name w:val="Body Text"/>
    <w:basedOn w:val="Normal"/>
    <w:link w:val="BodyTextChar"/>
    <w:uiPriority w:val="99"/>
    <w:unhideWhenUsed/>
    <w:rsid w:val="00305E5C"/>
    <w:pPr>
      <w:spacing w:after="120"/>
    </w:pPr>
  </w:style>
  <w:style w:type="character" w:customStyle="1" w:styleId="BodyTextChar">
    <w:name w:val="Body Text Char"/>
    <w:basedOn w:val="DefaultParagraphFont"/>
    <w:link w:val="BodyText"/>
    <w:uiPriority w:val="99"/>
    <w:rsid w:val="00305E5C"/>
    <w:rPr>
      <w:sz w:val="24"/>
      <w:szCs w:val="24"/>
      <w:lang w:val="en-GB" w:eastAsia="ja-JP"/>
    </w:rPr>
  </w:style>
  <w:style w:type="paragraph" w:styleId="BodyText2">
    <w:name w:val="Body Text 2"/>
    <w:basedOn w:val="Normal"/>
    <w:link w:val="BodyText2Char"/>
    <w:uiPriority w:val="99"/>
    <w:semiHidden/>
    <w:unhideWhenUsed/>
    <w:rsid w:val="00305E5C"/>
    <w:pPr>
      <w:spacing w:after="120" w:line="480" w:lineRule="auto"/>
    </w:pPr>
  </w:style>
  <w:style w:type="character" w:customStyle="1" w:styleId="BodyText2Char">
    <w:name w:val="Body Text 2 Char"/>
    <w:basedOn w:val="DefaultParagraphFont"/>
    <w:link w:val="BodyText2"/>
    <w:uiPriority w:val="99"/>
    <w:semiHidden/>
    <w:rsid w:val="00305E5C"/>
    <w:rPr>
      <w:sz w:val="24"/>
      <w:szCs w:val="24"/>
      <w:lang w:val="en-GB" w:eastAsia="ja-JP"/>
    </w:rPr>
  </w:style>
  <w:style w:type="paragraph" w:styleId="BodyText3">
    <w:name w:val="Body Text 3"/>
    <w:basedOn w:val="Normal"/>
    <w:link w:val="BodyText3Char"/>
    <w:uiPriority w:val="99"/>
    <w:semiHidden/>
    <w:unhideWhenUsed/>
    <w:rsid w:val="00305E5C"/>
    <w:pPr>
      <w:spacing w:after="120"/>
    </w:pPr>
    <w:rPr>
      <w:sz w:val="16"/>
      <w:szCs w:val="16"/>
    </w:rPr>
  </w:style>
  <w:style w:type="character" w:customStyle="1" w:styleId="BodyText3Char">
    <w:name w:val="Body Text 3 Char"/>
    <w:basedOn w:val="DefaultParagraphFont"/>
    <w:link w:val="BodyText3"/>
    <w:uiPriority w:val="99"/>
    <w:semiHidden/>
    <w:rsid w:val="00305E5C"/>
    <w:rPr>
      <w:sz w:val="16"/>
      <w:szCs w:val="16"/>
      <w:lang w:val="en-GB" w:eastAsia="ja-JP"/>
    </w:rPr>
  </w:style>
  <w:style w:type="paragraph" w:styleId="BodyTextFirstIndent">
    <w:name w:val="Body Text First Indent"/>
    <w:basedOn w:val="BodyText"/>
    <w:link w:val="BodyTextFirstIndentChar"/>
    <w:uiPriority w:val="99"/>
    <w:semiHidden/>
    <w:unhideWhenUsed/>
    <w:rsid w:val="00305E5C"/>
    <w:pPr>
      <w:spacing w:after="0"/>
      <w:ind w:firstLine="360"/>
    </w:pPr>
  </w:style>
  <w:style w:type="character" w:customStyle="1" w:styleId="BodyTextFirstIndentChar">
    <w:name w:val="Body Text First Indent Char"/>
    <w:basedOn w:val="BodyTextChar"/>
    <w:link w:val="BodyTextFirstIndent"/>
    <w:uiPriority w:val="99"/>
    <w:semiHidden/>
    <w:rsid w:val="00305E5C"/>
    <w:rPr>
      <w:sz w:val="24"/>
      <w:szCs w:val="24"/>
      <w:lang w:val="en-GB" w:eastAsia="ja-JP"/>
    </w:rPr>
  </w:style>
  <w:style w:type="paragraph" w:styleId="BodyTextIndent">
    <w:name w:val="Body Text Indent"/>
    <w:basedOn w:val="Normal"/>
    <w:link w:val="BodyTextIndentChar"/>
    <w:uiPriority w:val="99"/>
    <w:semiHidden/>
    <w:unhideWhenUsed/>
    <w:rsid w:val="00305E5C"/>
    <w:pPr>
      <w:spacing w:after="120"/>
      <w:ind w:left="360"/>
    </w:pPr>
  </w:style>
  <w:style w:type="character" w:customStyle="1" w:styleId="BodyTextIndentChar">
    <w:name w:val="Body Text Indent Char"/>
    <w:basedOn w:val="DefaultParagraphFont"/>
    <w:link w:val="BodyTextIndent"/>
    <w:uiPriority w:val="99"/>
    <w:semiHidden/>
    <w:rsid w:val="00305E5C"/>
    <w:rPr>
      <w:sz w:val="24"/>
      <w:szCs w:val="24"/>
      <w:lang w:val="en-GB" w:eastAsia="ja-JP"/>
    </w:rPr>
  </w:style>
  <w:style w:type="paragraph" w:styleId="BodyTextFirstIndent2">
    <w:name w:val="Body Text First Indent 2"/>
    <w:basedOn w:val="BodyTextIndent"/>
    <w:link w:val="BodyTextFirstIndent2Char"/>
    <w:uiPriority w:val="99"/>
    <w:semiHidden/>
    <w:unhideWhenUsed/>
    <w:rsid w:val="00305E5C"/>
    <w:pPr>
      <w:spacing w:after="0"/>
      <w:ind w:firstLine="360"/>
    </w:pPr>
  </w:style>
  <w:style w:type="character" w:customStyle="1" w:styleId="BodyTextFirstIndent2Char">
    <w:name w:val="Body Text First Indent 2 Char"/>
    <w:basedOn w:val="BodyTextIndentChar"/>
    <w:link w:val="BodyTextFirstIndent2"/>
    <w:uiPriority w:val="99"/>
    <w:semiHidden/>
    <w:rsid w:val="00305E5C"/>
    <w:rPr>
      <w:sz w:val="24"/>
      <w:szCs w:val="24"/>
      <w:lang w:val="en-GB" w:eastAsia="ja-JP"/>
    </w:rPr>
  </w:style>
  <w:style w:type="paragraph" w:styleId="BodyTextIndent2">
    <w:name w:val="Body Text Indent 2"/>
    <w:basedOn w:val="Normal"/>
    <w:link w:val="BodyTextIndent2Char"/>
    <w:uiPriority w:val="99"/>
    <w:semiHidden/>
    <w:unhideWhenUsed/>
    <w:rsid w:val="00305E5C"/>
    <w:pPr>
      <w:spacing w:after="120" w:line="480" w:lineRule="auto"/>
      <w:ind w:left="360"/>
    </w:pPr>
  </w:style>
  <w:style w:type="character" w:customStyle="1" w:styleId="BodyTextIndent2Char">
    <w:name w:val="Body Text Indent 2 Char"/>
    <w:basedOn w:val="DefaultParagraphFont"/>
    <w:link w:val="BodyTextIndent2"/>
    <w:uiPriority w:val="99"/>
    <w:semiHidden/>
    <w:rsid w:val="00305E5C"/>
    <w:rPr>
      <w:sz w:val="24"/>
      <w:szCs w:val="24"/>
      <w:lang w:val="en-GB" w:eastAsia="ja-JP"/>
    </w:rPr>
  </w:style>
  <w:style w:type="paragraph" w:styleId="BodyTextIndent3">
    <w:name w:val="Body Text Indent 3"/>
    <w:basedOn w:val="Normal"/>
    <w:link w:val="BodyTextIndent3Char"/>
    <w:uiPriority w:val="99"/>
    <w:semiHidden/>
    <w:unhideWhenUsed/>
    <w:rsid w:val="00305E5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305E5C"/>
    <w:rPr>
      <w:sz w:val="16"/>
      <w:szCs w:val="16"/>
      <w:lang w:val="en-GB" w:eastAsia="ja-JP"/>
    </w:rPr>
  </w:style>
  <w:style w:type="character" w:styleId="BookTitle">
    <w:name w:val="Book Title"/>
    <w:basedOn w:val="DefaultParagraphFont"/>
    <w:uiPriority w:val="33"/>
    <w:rsid w:val="00305E5C"/>
    <w:rPr>
      <w:b/>
      <w:bCs/>
      <w:i/>
      <w:iCs/>
      <w:spacing w:val="5"/>
    </w:rPr>
  </w:style>
  <w:style w:type="paragraph" w:styleId="Closing">
    <w:name w:val="Closing"/>
    <w:basedOn w:val="Normal"/>
    <w:link w:val="ClosingChar"/>
    <w:uiPriority w:val="99"/>
    <w:semiHidden/>
    <w:unhideWhenUsed/>
    <w:rsid w:val="00305E5C"/>
    <w:pPr>
      <w:spacing w:before="0"/>
      <w:ind w:left="4320"/>
    </w:pPr>
  </w:style>
  <w:style w:type="character" w:customStyle="1" w:styleId="ClosingChar">
    <w:name w:val="Closing Char"/>
    <w:basedOn w:val="DefaultParagraphFont"/>
    <w:link w:val="Closing"/>
    <w:uiPriority w:val="99"/>
    <w:semiHidden/>
    <w:rsid w:val="00305E5C"/>
    <w:rPr>
      <w:sz w:val="24"/>
      <w:szCs w:val="24"/>
      <w:lang w:val="en-GB" w:eastAsia="ja-JP"/>
    </w:rPr>
  </w:style>
  <w:style w:type="paragraph" w:styleId="Date">
    <w:name w:val="Date"/>
    <w:basedOn w:val="Normal"/>
    <w:next w:val="Normal"/>
    <w:link w:val="DateChar"/>
    <w:uiPriority w:val="99"/>
    <w:semiHidden/>
    <w:unhideWhenUsed/>
    <w:rsid w:val="00305E5C"/>
  </w:style>
  <w:style w:type="character" w:customStyle="1" w:styleId="DateChar">
    <w:name w:val="Date Char"/>
    <w:basedOn w:val="DefaultParagraphFont"/>
    <w:link w:val="Date"/>
    <w:uiPriority w:val="99"/>
    <w:semiHidden/>
    <w:rsid w:val="00305E5C"/>
    <w:rPr>
      <w:sz w:val="24"/>
      <w:szCs w:val="24"/>
      <w:lang w:val="en-GB" w:eastAsia="ja-JP"/>
    </w:rPr>
  </w:style>
  <w:style w:type="paragraph" w:styleId="DocumentMap">
    <w:name w:val="Document Map"/>
    <w:basedOn w:val="Normal"/>
    <w:link w:val="DocumentMapChar"/>
    <w:uiPriority w:val="99"/>
    <w:semiHidden/>
    <w:unhideWhenUsed/>
    <w:rsid w:val="00305E5C"/>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305E5C"/>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305E5C"/>
    <w:pPr>
      <w:spacing w:before="0"/>
    </w:pPr>
  </w:style>
  <w:style w:type="character" w:customStyle="1" w:styleId="E-mailSignatureChar">
    <w:name w:val="E-mail Signature Char"/>
    <w:basedOn w:val="DefaultParagraphFont"/>
    <w:link w:val="E-mailSignature"/>
    <w:uiPriority w:val="99"/>
    <w:semiHidden/>
    <w:rsid w:val="00305E5C"/>
    <w:rPr>
      <w:sz w:val="24"/>
      <w:szCs w:val="24"/>
      <w:lang w:val="en-GB" w:eastAsia="ja-JP"/>
    </w:rPr>
  </w:style>
  <w:style w:type="character" w:styleId="Emphasis">
    <w:name w:val="Emphasis"/>
    <w:basedOn w:val="DefaultParagraphFont"/>
    <w:uiPriority w:val="20"/>
    <w:rsid w:val="00305E5C"/>
    <w:rPr>
      <w:i/>
      <w:iCs/>
    </w:rPr>
  </w:style>
  <w:style w:type="character" w:styleId="EndnoteReference">
    <w:name w:val="endnote reference"/>
    <w:basedOn w:val="DefaultParagraphFont"/>
    <w:uiPriority w:val="99"/>
    <w:semiHidden/>
    <w:unhideWhenUsed/>
    <w:rsid w:val="00305E5C"/>
    <w:rPr>
      <w:vertAlign w:val="superscript"/>
    </w:rPr>
  </w:style>
  <w:style w:type="paragraph" w:styleId="EndnoteText">
    <w:name w:val="endnote text"/>
    <w:basedOn w:val="Normal"/>
    <w:link w:val="EndnoteTextChar"/>
    <w:uiPriority w:val="99"/>
    <w:semiHidden/>
    <w:unhideWhenUsed/>
    <w:rsid w:val="00305E5C"/>
    <w:pPr>
      <w:spacing w:before="0"/>
    </w:pPr>
    <w:rPr>
      <w:sz w:val="20"/>
      <w:szCs w:val="20"/>
    </w:rPr>
  </w:style>
  <w:style w:type="character" w:customStyle="1" w:styleId="EndnoteTextChar">
    <w:name w:val="Endnote Text Char"/>
    <w:basedOn w:val="DefaultParagraphFont"/>
    <w:link w:val="EndnoteText"/>
    <w:uiPriority w:val="99"/>
    <w:semiHidden/>
    <w:rsid w:val="00305E5C"/>
    <w:rPr>
      <w:lang w:val="en-GB" w:eastAsia="ja-JP"/>
    </w:rPr>
  </w:style>
  <w:style w:type="paragraph" w:styleId="EnvelopeAddress">
    <w:name w:val="envelope address"/>
    <w:basedOn w:val="Normal"/>
    <w:uiPriority w:val="99"/>
    <w:semiHidden/>
    <w:unhideWhenUsed/>
    <w:rsid w:val="00305E5C"/>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305E5C"/>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305E5C"/>
    <w:rPr>
      <w:color w:val="800080" w:themeColor="followedHyperlink"/>
      <w:u w:val="single"/>
    </w:rPr>
  </w:style>
  <w:style w:type="character" w:styleId="Hashtag">
    <w:name w:val="Hashtag"/>
    <w:basedOn w:val="DefaultParagraphFont"/>
    <w:uiPriority w:val="99"/>
    <w:semiHidden/>
    <w:unhideWhenUsed/>
    <w:rsid w:val="00305E5C"/>
    <w:rPr>
      <w:color w:val="2B579A"/>
      <w:shd w:val="clear" w:color="auto" w:fill="E1DFDD"/>
    </w:rPr>
  </w:style>
  <w:style w:type="character" w:styleId="HTMLAcronym">
    <w:name w:val="HTML Acronym"/>
    <w:basedOn w:val="DefaultParagraphFont"/>
    <w:uiPriority w:val="99"/>
    <w:semiHidden/>
    <w:unhideWhenUsed/>
    <w:rsid w:val="00305E5C"/>
  </w:style>
  <w:style w:type="paragraph" w:styleId="HTMLAddress">
    <w:name w:val="HTML Address"/>
    <w:basedOn w:val="Normal"/>
    <w:link w:val="HTMLAddressChar"/>
    <w:uiPriority w:val="99"/>
    <w:semiHidden/>
    <w:unhideWhenUsed/>
    <w:rsid w:val="00305E5C"/>
    <w:pPr>
      <w:spacing w:before="0"/>
    </w:pPr>
    <w:rPr>
      <w:i/>
      <w:iCs/>
    </w:rPr>
  </w:style>
  <w:style w:type="character" w:customStyle="1" w:styleId="HTMLAddressChar">
    <w:name w:val="HTML Address Char"/>
    <w:basedOn w:val="DefaultParagraphFont"/>
    <w:link w:val="HTMLAddress"/>
    <w:uiPriority w:val="99"/>
    <w:semiHidden/>
    <w:rsid w:val="00305E5C"/>
    <w:rPr>
      <w:i/>
      <w:iCs/>
      <w:sz w:val="24"/>
      <w:szCs w:val="24"/>
      <w:lang w:val="en-GB" w:eastAsia="ja-JP"/>
    </w:rPr>
  </w:style>
  <w:style w:type="character" w:styleId="HTMLCite">
    <w:name w:val="HTML Cite"/>
    <w:basedOn w:val="DefaultParagraphFont"/>
    <w:uiPriority w:val="99"/>
    <w:semiHidden/>
    <w:unhideWhenUsed/>
    <w:rsid w:val="00305E5C"/>
    <w:rPr>
      <w:i/>
      <w:iCs/>
    </w:rPr>
  </w:style>
  <w:style w:type="character" w:styleId="HTMLCode">
    <w:name w:val="HTML Code"/>
    <w:basedOn w:val="DefaultParagraphFont"/>
    <w:uiPriority w:val="99"/>
    <w:semiHidden/>
    <w:unhideWhenUsed/>
    <w:rsid w:val="00305E5C"/>
    <w:rPr>
      <w:rFonts w:ascii="Consolas" w:hAnsi="Consolas"/>
      <w:sz w:val="20"/>
      <w:szCs w:val="20"/>
    </w:rPr>
  </w:style>
  <w:style w:type="character" w:styleId="HTMLDefinition">
    <w:name w:val="HTML Definition"/>
    <w:basedOn w:val="DefaultParagraphFont"/>
    <w:uiPriority w:val="99"/>
    <w:semiHidden/>
    <w:unhideWhenUsed/>
    <w:rsid w:val="00305E5C"/>
    <w:rPr>
      <w:i/>
      <w:iCs/>
    </w:rPr>
  </w:style>
  <w:style w:type="character" w:styleId="HTMLKeyboard">
    <w:name w:val="HTML Keyboard"/>
    <w:basedOn w:val="DefaultParagraphFont"/>
    <w:uiPriority w:val="99"/>
    <w:semiHidden/>
    <w:unhideWhenUsed/>
    <w:rsid w:val="00305E5C"/>
    <w:rPr>
      <w:rFonts w:ascii="Consolas" w:hAnsi="Consolas"/>
      <w:sz w:val="20"/>
      <w:szCs w:val="20"/>
    </w:rPr>
  </w:style>
  <w:style w:type="paragraph" w:styleId="HTMLPreformatted">
    <w:name w:val="HTML Preformatted"/>
    <w:basedOn w:val="Normal"/>
    <w:link w:val="HTMLPreformattedChar"/>
    <w:uiPriority w:val="99"/>
    <w:semiHidden/>
    <w:unhideWhenUsed/>
    <w:rsid w:val="00305E5C"/>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05E5C"/>
    <w:rPr>
      <w:rFonts w:ascii="Consolas" w:hAnsi="Consolas"/>
      <w:lang w:val="en-GB" w:eastAsia="ja-JP"/>
    </w:rPr>
  </w:style>
  <w:style w:type="character" w:styleId="HTMLSample">
    <w:name w:val="HTML Sample"/>
    <w:basedOn w:val="DefaultParagraphFont"/>
    <w:uiPriority w:val="99"/>
    <w:semiHidden/>
    <w:unhideWhenUsed/>
    <w:rsid w:val="00305E5C"/>
    <w:rPr>
      <w:rFonts w:ascii="Consolas" w:hAnsi="Consolas"/>
      <w:sz w:val="24"/>
      <w:szCs w:val="24"/>
    </w:rPr>
  </w:style>
  <w:style w:type="character" w:styleId="HTMLTypewriter">
    <w:name w:val="HTML Typewriter"/>
    <w:basedOn w:val="DefaultParagraphFont"/>
    <w:uiPriority w:val="99"/>
    <w:semiHidden/>
    <w:unhideWhenUsed/>
    <w:rsid w:val="00305E5C"/>
    <w:rPr>
      <w:rFonts w:ascii="Consolas" w:hAnsi="Consolas"/>
      <w:sz w:val="20"/>
      <w:szCs w:val="20"/>
    </w:rPr>
  </w:style>
  <w:style w:type="character" w:styleId="HTMLVariable">
    <w:name w:val="HTML Variable"/>
    <w:basedOn w:val="DefaultParagraphFont"/>
    <w:uiPriority w:val="99"/>
    <w:semiHidden/>
    <w:unhideWhenUsed/>
    <w:rsid w:val="00305E5C"/>
    <w:rPr>
      <w:i/>
      <w:iCs/>
    </w:rPr>
  </w:style>
  <w:style w:type="paragraph" w:styleId="Index1">
    <w:name w:val="index 1"/>
    <w:basedOn w:val="Normal"/>
    <w:next w:val="Normal"/>
    <w:autoRedefine/>
    <w:uiPriority w:val="99"/>
    <w:semiHidden/>
    <w:unhideWhenUsed/>
    <w:rsid w:val="00305E5C"/>
    <w:pPr>
      <w:spacing w:before="0"/>
      <w:ind w:left="240" w:hanging="240"/>
    </w:pPr>
  </w:style>
  <w:style w:type="paragraph" w:styleId="Index2">
    <w:name w:val="index 2"/>
    <w:basedOn w:val="Normal"/>
    <w:next w:val="Normal"/>
    <w:autoRedefine/>
    <w:uiPriority w:val="99"/>
    <w:semiHidden/>
    <w:unhideWhenUsed/>
    <w:rsid w:val="00305E5C"/>
    <w:pPr>
      <w:spacing w:before="0"/>
      <w:ind w:left="480" w:hanging="240"/>
    </w:pPr>
  </w:style>
  <w:style w:type="paragraph" w:styleId="Index3">
    <w:name w:val="index 3"/>
    <w:basedOn w:val="Normal"/>
    <w:next w:val="Normal"/>
    <w:autoRedefine/>
    <w:uiPriority w:val="99"/>
    <w:semiHidden/>
    <w:unhideWhenUsed/>
    <w:rsid w:val="00305E5C"/>
    <w:pPr>
      <w:spacing w:before="0"/>
      <w:ind w:left="720" w:hanging="240"/>
    </w:pPr>
  </w:style>
  <w:style w:type="paragraph" w:styleId="Index4">
    <w:name w:val="index 4"/>
    <w:basedOn w:val="Normal"/>
    <w:next w:val="Normal"/>
    <w:autoRedefine/>
    <w:uiPriority w:val="99"/>
    <w:semiHidden/>
    <w:unhideWhenUsed/>
    <w:rsid w:val="00305E5C"/>
    <w:pPr>
      <w:spacing w:before="0"/>
      <w:ind w:left="960" w:hanging="240"/>
    </w:pPr>
  </w:style>
  <w:style w:type="paragraph" w:styleId="Index5">
    <w:name w:val="index 5"/>
    <w:basedOn w:val="Normal"/>
    <w:next w:val="Normal"/>
    <w:autoRedefine/>
    <w:uiPriority w:val="99"/>
    <w:semiHidden/>
    <w:unhideWhenUsed/>
    <w:rsid w:val="00305E5C"/>
    <w:pPr>
      <w:spacing w:before="0"/>
      <w:ind w:left="1200" w:hanging="240"/>
    </w:pPr>
  </w:style>
  <w:style w:type="paragraph" w:styleId="Index6">
    <w:name w:val="index 6"/>
    <w:basedOn w:val="Normal"/>
    <w:next w:val="Normal"/>
    <w:autoRedefine/>
    <w:uiPriority w:val="99"/>
    <w:semiHidden/>
    <w:unhideWhenUsed/>
    <w:rsid w:val="00305E5C"/>
    <w:pPr>
      <w:spacing w:before="0"/>
      <w:ind w:left="1440" w:hanging="240"/>
    </w:pPr>
  </w:style>
  <w:style w:type="paragraph" w:styleId="Index7">
    <w:name w:val="index 7"/>
    <w:basedOn w:val="Normal"/>
    <w:next w:val="Normal"/>
    <w:autoRedefine/>
    <w:uiPriority w:val="99"/>
    <w:semiHidden/>
    <w:unhideWhenUsed/>
    <w:rsid w:val="00305E5C"/>
    <w:pPr>
      <w:spacing w:before="0"/>
      <w:ind w:left="1680" w:hanging="240"/>
    </w:pPr>
  </w:style>
  <w:style w:type="paragraph" w:styleId="Index8">
    <w:name w:val="index 8"/>
    <w:basedOn w:val="Normal"/>
    <w:next w:val="Normal"/>
    <w:autoRedefine/>
    <w:uiPriority w:val="99"/>
    <w:semiHidden/>
    <w:unhideWhenUsed/>
    <w:rsid w:val="00305E5C"/>
    <w:pPr>
      <w:spacing w:before="0"/>
      <w:ind w:left="1920" w:hanging="240"/>
    </w:pPr>
  </w:style>
  <w:style w:type="paragraph" w:styleId="Index9">
    <w:name w:val="index 9"/>
    <w:basedOn w:val="Normal"/>
    <w:next w:val="Normal"/>
    <w:autoRedefine/>
    <w:uiPriority w:val="99"/>
    <w:semiHidden/>
    <w:unhideWhenUsed/>
    <w:rsid w:val="00305E5C"/>
    <w:pPr>
      <w:spacing w:before="0"/>
      <w:ind w:left="2160" w:hanging="240"/>
    </w:pPr>
  </w:style>
  <w:style w:type="paragraph" w:styleId="IndexHeading">
    <w:name w:val="index heading"/>
    <w:basedOn w:val="Normal"/>
    <w:next w:val="Index1"/>
    <w:uiPriority w:val="99"/>
    <w:semiHidden/>
    <w:unhideWhenUsed/>
    <w:rsid w:val="00305E5C"/>
    <w:rPr>
      <w:rFonts w:asciiTheme="majorHAnsi" w:eastAsiaTheme="majorEastAsia" w:hAnsiTheme="majorHAnsi" w:cstheme="majorBidi"/>
      <w:b/>
      <w:bCs/>
    </w:rPr>
  </w:style>
  <w:style w:type="character" w:styleId="IntenseEmphasis">
    <w:name w:val="Intense Emphasis"/>
    <w:basedOn w:val="DefaultParagraphFont"/>
    <w:uiPriority w:val="21"/>
    <w:rsid w:val="00305E5C"/>
    <w:rPr>
      <w:i/>
      <w:iCs/>
      <w:color w:val="4F81BD" w:themeColor="accent1"/>
    </w:rPr>
  </w:style>
  <w:style w:type="paragraph" w:styleId="IntenseQuote">
    <w:name w:val="Intense Quote"/>
    <w:basedOn w:val="Normal"/>
    <w:next w:val="Normal"/>
    <w:link w:val="IntenseQuoteChar"/>
    <w:uiPriority w:val="30"/>
    <w:rsid w:val="00305E5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305E5C"/>
    <w:rPr>
      <w:i/>
      <w:iCs/>
      <w:color w:val="4F81BD" w:themeColor="accent1"/>
      <w:sz w:val="24"/>
      <w:szCs w:val="24"/>
      <w:lang w:val="en-GB" w:eastAsia="ja-JP"/>
    </w:rPr>
  </w:style>
  <w:style w:type="character" w:styleId="IntenseReference">
    <w:name w:val="Intense Reference"/>
    <w:basedOn w:val="DefaultParagraphFont"/>
    <w:uiPriority w:val="32"/>
    <w:rsid w:val="00305E5C"/>
    <w:rPr>
      <w:b/>
      <w:bCs/>
      <w:smallCaps/>
      <w:color w:val="4F81BD" w:themeColor="accent1"/>
      <w:spacing w:val="5"/>
    </w:rPr>
  </w:style>
  <w:style w:type="character" w:styleId="LineNumber">
    <w:name w:val="line number"/>
    <w:basedOn w:val="DefaultParagraphFont"/>
    <w:uiPriority w:val="99"/>
    <w:semiHidden/>
    <w:unhideWhenUsed/>
    <w:rsid w:val="00305E5C"/>
  </w:style>
  <w:style w:type="paragraph" w:styleId="List">
    <w:name w:val="List"/>
    <w:basedOn w:val="Normal"/>
    <w:uiPriority w:val="99"/>
    <w:semiHidden/>
    <w:unhideWhenUsed/>
    <w:rsid w:val="00305E5C"/>
    <w:pPr>
      <w:ind w:left="360" w:hanging="360"/>
      <w:contextualSpacing/>
    </w:pPr>
  </w:style>
  <w:style w:type="paragraph" w:styleId="List2">
    <w:name w:val="List 2"/>
    <w:basedOn w:val="Normal"/>
    <w:uiPriority w:val="99"/>
    <w:semiHidden/>
    <w:unhideWhenUsed/>
    <w:rsid w:val="00305E5C"/>
    <w:pPr>
      <w:ind w:left="720" w:hanging="360"/>
      <w:contextualSpacing/>
    </w:pPr>
  </w:style>
  <w:style w:type="paragraph" w:styleId="List3">
    <w:name w:val="List 3"/>
    <w:basedOn w:val="Normal"/>
    <w:uiPriority w:val="99"/>
    <w:semiHidden/>
    <w:unhideWhenUsed/>
    <w:rsid w:val="00305E5C"/>
    <w:pPr>
      <w:ind w:left="1080" w:hanging="360"/>
      <w:contextualSpacing/>
    </w:pPr>
  </w:style>
  <w:style w:type="paragraph" w:styleId="List4">
    <w:name w:val="List 4"/>
    <w:basedOn w:val="Normal"/>
    <w:uiPriority w:val="99"/>
    <w:semiHidden/>
    <w:unhideWhenUsed/>
    <w:rsid w:val="00305E5C"/>
    <w:pPr>
      <w:ind w:left="1440" w:hanging="360"/>
      <w:contextualSpacing/>
    </w:pPr>
  </w:style>
  <w:style w:type="paragraph" w:styleId="List5">
    <w:name w:val="List 5"/>
    <w:basedOn w:val="Normal"/>
    <w:uiPriority w:val="99"/>
    <w:semiHidden/>
    <w:unhideWhenUsed/>
    <w:rsid w:val="00305E5C"/>
    <w:pPr>
      <w:ind w:left="1800" w:hanging="360"/>
      <w:contextualSpacing/>
    </w:pPr>
  </w:style>
  <w:style w:type="paragraph" w:styleId="ListBullet">
    <w:name w:val="List Bullet"/>
    <w:basedOn w:val="Normal"/>
    <w:uiPriority w:val="99"/>
    <w:semiHidden/>
    <w:unhideWhenUsed/>
    <w:rsid w:val="00305E5C"/>
    <w:pPr>
      <w:numPr>
        <w:numId w:val="3"/>
      </w:numPr>
      <w:contextualSpacing/>
    </w:pPr>
  </w:style>
  <w:style w:type="paragraph" w:styleId="ListBullet2">
    <w:name w:val="List Bullet 2"/>
    <w:basedOn w:val="Normal"/>
    <w:uiPriority w:val="99"/>
    <w:semiHidden/>
    <w:unhideWhenUsed/>
    <w:rsid w:val="00305E5C"/>
    <w:pPr>
      <w:numPr>
        <w:numId w:val="4"/>
      </w:numPr>
      <w:contextualSpacing/>
    </w:pPr>
  </w:style>
  <w:style w:type="paragraph" w:styleId="ListBullet3">
    <w:name w:val="List Bullet 3"/>
    <w:basedOn w:val="Normal"/>
    <w:uiPriority w:val="99"/>
    <w:semiHidden/>
    <w:unhideWhenUsed/>
    <w:rsid w:val="00305E5C"/>
    <w:pPr>
      <w:numPr>
        <w:numId w:val="5"/>
      </w:numPr>
      <w:contextualSpacing/>
    </w:pPr>
  </w:style>
  <w:style w:type="paragraph" w:styleId="ListBullet4">
    <w:name w:val="List Bullet 4"/>
    <w:basedOn w:val="Normal"/>
    <w:uiPriority w:val="99"/>
    <w:semiHidden/>
    <w:unhideWhenUsed/>
    <w:rsid w:val="00305E5C"/>
    <w:pPr>
      <w:numPr>
        <w:numId w:val="6"/>
      </w:numPr>
      <w:contextualSpacing/>
    </w:pPr>
  </w:style>
  <w:style w:type="paragraph" w:styleId="ListBullet5">
    <w:name w:val="List Bullet 5"/>
    <w:basedOn w:val="Normal"/>
    <w:uiPriority w:val="99"/>
    <w:semiHidden/>
    <w:unhideWhenUsed/>
    <w:rsid w:val="00305E5C"/>
    <w:pPr>
      <w:numPr>
        <w:numId w:val="7"/>
      </w:numPr>
      <w:contextualSpacing/>
    </w:pPr>
  </w:style>
  <w:style w:type="paragraph" w:styleId="ListContinue">
    <w:name w:val="List Continue"/>
    <w:basedOn w:val="Normal"/>
    <w:uiPriority w:val="99"/>
    <w:semiHidden/>
    <w:unhideWhenUsed/>
    <w:rsid w:val="00305E5C"/>
    <w:pPr>
      <w:spacing w:after="120"/>
      <w:ind w:left="360"/>
      <w:contextualSpacing/>
    </w:pPr>
  </w:style>
  <w:style w:type="paragraph" w:styleId="ListContinue2">
    <w:name w:val="List Continue 2"/>
    <w:basedOn w:val="Normal"/>
    <w:uiPriority w:val="99"/>
    <w:semiHidden/>
    <w:unhideWhenUsed/>
    <w:rsid w:val="00305E5C"/>
    <w:pPr>
      <w:spacing w:after="120"/>
      <w:ind w:left="720"/>
      <w:contextualSpacing/>
    </w:pPr>
  </w:style>
  <w:style w:type="paragraph" w:styleId="ListContinue3">
    <w:name w:val="List Continue 3"/>
    <w:basedOn w:val="Normal"/>
    <w:uiPriority w:val="99"/>
    <w:semiHidden/>
    <w:unhideWhenUsed/>
    <w:rsid w:val="00305E5C"/>
    <w:pPr>
      <w:spacing w:after="120"/>
      <w:ind w:left="1080"/>
      <w:contextualSpacing/>
    </w:pPr>
  </w:style>
  <w:style w:type="paragraph" w:styleId="ListContinue4">
    <w:name w:val="List Continue 4"/>
    <w:basedOn w:val="Normal"/>
    <w:uiPriority w:val="99"/>
    <w:semiHidden/>
    <w:unhideWhenUsed/>
    <w:rsid w:val="00305E5C"/>
    <w:pPr>
      <w:spacing w:after="120"/>
      <w:ind w:left="1440"/>
      <w:contextualSpacing/>
    </w:pPr>
  </w:style>
  <w:style w:type="paragraph" w:styleId="ListContinue5">
    <w:name w:val="List Continue 5"/>
    <w:basedOn w:val="Normal"/>
    <w:uiPriority w:val="99"/>
    <w:semiHidden/>
    <w:unhideWhenUsed/>
    <w:rsid w:val="00305E5C"/>
    <w:pPr>
      <w:spacing w:after="120"/>
      <w:ind w:left="1800"/>
      <w:contextualSpacing/>
    </w:pPr>
  </w:style>
  <w:style w:type="paragraph" w:styleId="ListNumber">
    <w:name w:val="List Number"/>
    <w:basedOn w:val="Normal"/>
    <w:uiPriority w:val="99"/>
    <w:semiHidden/>
    <w:unhideWhenUsed/>
    <w:rsid w:val="00305E5C"/>
    <w:pPr>
      <w:numPr>
        <w:numId w:val="8"/>
      </w:numPr>
      <w:contextualSpacing/>
    </w:pPr>
  </w:style>
  <w:style w:type="paragraph" w:styleId="ListNumber2">
    <w:name w:val="List Number 2"/>
    <w:basedOn w:val="Normal"/>
    <w:uiPriority w:val="99"/>
    <w:semiHidden/>
    <w:unhideWhenUsed/>
    <w:rsid w:val="00305E5C"/>
    <w:pPr>
      <w:numPr>
        <w:numId w:val="9"/>
      </w:numPr>
      <w:contextualSpacing/>
    </w:pPr>
  </w:style>
  <w:style w:type="paragraph" w:styleId="ListNumber3">
    <w:name w:val="List Number 3"/>
    <w:basedOn w:val="Normal"/>
    <w:uiPriority w:val="99"/>
    <w:semiHidden/>
    <w:unhideWhenUsed/>
    <w:rsid w:val="00305E5C"/>
    <w:pPr>
      <w:numPr>
        <w:numId w:val="10"/>
      </w:numPr>
      <w:contextualSpacing/>
    </w:pPr>
  </w:style>
  <w:style w:type="paragraph" w:styleId="ListNumber4">
    <w:name w:val="List Number 4"/>
    <w:basedOn w:val="Normal"/>
    <w:uiPriority w:val="99"/>
    <w:semiHidden/>
    <w:unhideWhenUsed/>
    <w:rsid w:val="00305E5C"/>
    <w:pPr>
      <w:numPr>
        <w:numId w:val="11"/>
      </w:numPr>
      <w:contextualSpacing/>
    </w:pPr>
  </w:style>
  <w:style w:type="paragraph" w:styleId="ListNumber5">
    <w:name w:val="List Number 5"/>
    <w:basedOn w:val="Normal"/>
    <w:uiPriority w:val="99"/>
    <w:semiHidden/>
    <w:unhideWhenUsed/>
    <w:rsid w:val="00305E5C"/>
    <w:pPr>
      <w:numPr>
        <w:numId w:val="12"/>
      </w:numPr>
      <w:contextualSpacing/>
    </w:pPr>
  </w:style>
  <w:style w:type="paragraph" w:styleId="ListParagraph">
    <w:name w:val="List Paragraph"/>
    <w:basedOn w:val="Normal"/>
    <w:uiPriority w:val="34"/>
    <w:qFormat/>
    <w:rsid w:val="00305E5C"/>
    <w:pPr>
      <w:ind w:left="720"/>
      <w:contextualSpacing/>
    </w:pPr>
  </w:style>
  <w:style w:type="paragraph" w:styleId="MacroText">
    <w:name w:val="macro"/>
    <w:link w:val="MacroTextChar"/>
    <w:uiPriority w:val="99"/>
    <w:semiHidden/>
    <w:unhideWhenUsed/>
    <w:rsid w:val="00305E5C"/>
    <w:pPr>
      <w:tabs>
        <w:tab w:val="left" w:pos="480"/>
        <w:tab w:val="left" w:pos="960"/>
        <w:tab w:val="left" w:pos="1440"/>
        <w:tab w:val="left" w:pos="1920"/>
        <w:tab w:val="left" w:pos="2400"/>
        <w:tab w:val="left" w:pos="2880"/>
        <w:tab w:val="left" w:pos="3360"/>
        <w:tab w:val="left" w:pos="3840"/>
        <w:tab w:val="left" w:pos="4320"/>
      </w:tabs>
      <w:spacing w:before="120"/>
    </w:pPr>
    <w:rPr>
      <w:rFonts w:ascii="Consolas" w:hAnsi="Consolas"/>
      <w:lang w:val="en-GB" w:eastAsia="ja-JP"/>
    </w:rPr>
  </w:style>
  <w:style w:type="character" w:customStyle="1" w:styleId="MacroTextChar">
    <w:name w:val="Macro Text Char"/>
    <w:basedOn w:val="DefaultParagraphFont"/>
    <w:link w:val="MacroText"/>
    <w:uiPriority w:val="99"/>
    <w:semiHidden/>
    <w:rsid w:val="00305E5C"/>
    <w:rPr>
      <w:rFonts w:ascii="Consolas" w:hAnsi="Consolas"/>
      <w:lang w:val="en-GB" w:eastAsia="ja-JP"/>
    </w:rPr>
  </w:style>
  <w:style w:type="character" w:styleId="Mention">
    <w:name w:val="Mention"/>
    <w:basedOn w:val="DefaultParagraphFont"/>
    <w:uiPriority w:val="99"/>
    <w:semiHidden/>
    <w:unhideWhenUsed/>
    <w:rsid w:val="00305E5C"/>
    <w:rPr>
      <w:color w:val="2B579A"/>
      <w:shd w:val="clear" w:color="auto" w:fill="E1DFDD"/>
    </w:rPr>
  </w:style>
  <w:style w:type="paragraph" w:styleId="MessageHeader">
    <w:name w:val="Message Header"/>
    <w:basedOn w:val="Normal"/>
    <w:link w:val="MessageHeaderChar"/>
    <w:uiPriority w:val="99"/>
    <w:semiHidden/>
    <w:unhideWhenUsed/>
    <w:rsid w:val="00305E5C"/>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305E5C"/>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305E5C"/>
    <w:rPr>
      <w:sz w:val="24"/>
      <w:szCs w:val="24"/>
      <w:lang w:val="en-GB" w:eastAsia="ja-JP"/>
    </w:rPr>
  </w:style>
  <w:style w:type="paragraph" w:styleId="NormalWeb">
    <w:name w:val="Normal (Web)"/>
    <w:basedOn w:val="Normal"/>
    <w:uiPriority w:val="99"/>
    <w:unhideWhenUsed/>
    <w:rsid w:val="00305E5C"/>
  </w:style>
  <w:style w:type="paragraph" w:styleId="NormalIndent">
    <w:name w:val="Normal Indent"/>
    <w:basedOn w:val="Normal"/>
    <w:uiPriority w:val="99"/>
    <w:semiHidden/>
    <w:unhideWhenUsed/>
    <w:rsid w:val="00305E5C"/>
    <w:pPr>
      <w:ind w:left="720"/>
    </w:pPr>
  </w:style>
  <w:style w:type="paragraph" w:styleId="NoteHeading">
    <w:name w:val="Note Heading"/>
    <w:basedOn w:val="Normal"/>
    <w:next w:val="Normal"/>
    <w:link w:val="NoteHeadingChar"/>
    <w:uiPriority w:val="99"/>
    <w:semiHidden/>
    <w:unhideWhenUsed/>
    <w:rsid w:val="00305E5C"/>
    <w:pPr>
      <w:spacing w:before="0"/>
    </w:pPr>
  </w:style>
  <w:style w:type="character" w:customStyle="1" w:styleId="NoteHeadingChar">
    <w:name w:val="Note Heading Char"/>
    <w:basedOn w:val="DefaultParagraphFont"/>
    <w:link w:val="NoteHeading"/>
    <w:uiPriority w:val="99"/>
    <w:semiHidden/>
    <w:rsid w:val="00305E5C"/>
    <w:rPr>
      <w:sz w:val="24"/>
      <w:szCs w:val="24"/>
      <w:lang w:val="en-GB" w:eastAsia="ja-JP"/>
    </w:rPr>
  </w:style>
  <w:style w:type="character" w:styleId="PageNumber">
    <w:name w:val="page number"/>
    <w:basedOn w:val="DefaultParagraphFont"/>
    <w:uiPriority w:val="99"/>
    <w:semiHidden/>
    <w:unhideWhenUsed/>
    <w:rsid w:val="00305E5C"/>
  </w:style>
  <w:style w:type="character" w:styleId="PlaceholderText">
    <w:name w:val="Placeholder Text"/>
    <w:basedOn w:val="DefaultParagraphFont"/>
    <w:uiPriority w:val="99"/>
    <w:semiHidden/>
    <w:rsid w:val="00305E5C"/>
    <w:rPr>
      <w:color w:val="808080"/>
    </w:rPr>
  </w:style>
  <w:style w:type="paragraph" w:styleId="PlainText">
    <w:name w:val="Plain Text"/>
    <w:basedOn w:val="Normal"/>
    <w:link w:val="PlainTextChar"/>
    <w:uiPriority w:val="99"/>
    <w:semiHidden/>
    <w:unhideWhenUsed/>
    <w:rsid w:val="00305E5C"/>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305E5C"/>
    <w:rPr>
      <w:rFonts w:ascii="Consolas" w:hAnsi="Consolas"/>
      <w:sz w:val="21"/>
      <w:szCs w:val="21"/>
      <w:lang w:val="en-GB" w:eastAsia="ja-JP"/>
    </w:rPr>
  </w:style>
  <w:style w:type="paragraph" w:styleId="Quote">
    <w:name w:val="Quote"/>
    <w:basedOn w:val="Normal"/>
    <w:next w:val="Normal"/>
    <w:link w:val="QuoteChar"/>
    <w:uiPriority w:val="29"/>
    <w:rsid w:val="00305E5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05E5C"/>
    <w:rPr>
      <w:i/>
      <w:iCs/>
      <w:color w:val="404040" w:themeColor="text1" w:themeTint="BF"/>
      <w:sz w:val="24"/>
      <w:szCs w:val="24"/>
      <w:lang w:val="en-GB" w:eastAsia="ja-JP"/>
    </w:rPr>
  </w:style>
  <w:style w:type="paragraph" w:styleId="Salutation">
    <w:name w:val="Salutation"/>
    <w:basedOn w:val="Normal"/>
    <w:next w:val="Normal"/>
    <w:link w:val="SalutationChar"/>
    <w:uiPriority w:val="99"/>
    <w:semiHidden/>
    <w:unhideWhenUsed/>
    <w:rsid w:val="00305E5C"/>
  </w:style>
  <w:style w:type="character" w:customStyle="1" w:styleId="SalutationChar">
    <w:name w:val="Salutation Char"/>
    <w:basedOn w:val="DefaultParagraphFont"/>
    <w:link w:val="Salutation"/>
    <w:uiPriority w:val="99"/>
    <w:semiHidden/>
    <w:rsid w:val="00305E5C"/>
    <w:rPr>
      <w:sz w:val="24"/>
      <w:szCs w:val="24"/>
      <w:lang w:val="en-GB" w:eastAsia="ja-JP"/>
    </w:rPr>
  </w:style>
  <w:style w:type="paragraph" w:styleId="Signature">
    <w:name w:val="Signature"/>
    <w:basedOn w:val="Normal"/>
    <w:link w:val="SignatureChar"/>
    <w:uiPriority w:val="99"/>
    <w:semiHidden/>
    <w:unhideWhenUsed/>
    <w:rsid w:val="00305E5C"/>
    <w:pPr>
      <w:spacing w:before="0"/>
      <w:ind w:left="4320"/>
    </w:pPr>
  </w:style>
  <w:style w:type="character" w:customStyle="1" w:styleId="SignatureChar">
    <w:name w:val="Signature Char"/>
    <w:basedOn w:val="DefaultParagraphFont"/>
    <w:link w:val="Signature"/>
    <w:uiPriority w:val="99"/>
    <w:semiHidden/>
    <w:rsid w:val="00305E5C"/>
    <w:rPr>
      <w:sz w:val="24"/>
      <w:szCs w:val="24"/>
      <w:lang w:val="en-GB" w:eastAsia="ja-JP"/>
    </w:rPr>
  </w:style>
  <w:style w:type="character" w:styleId="SmartHyperlink">
    <w:name w:val="Smart Hyperlink"/>
    <w:basedOn w:val="DefaultParagraphFont"/>
    <w:uiPriority w:val="99"/>
    <w:semiHidden/>
    <w:unhideWhenUsed/>
    <w:rsid w:val="00305E5C"/>
    <w:rPr>
      <w:u w:val="dotted"/>
    </w:rPr>
  </w:style>
  <w:style w:type="character" w:customStyle="1" w:styleId="SmartLink1">
    <w:name w:val="SmartLink1"/>
    <w:basedOn w:val="DefaultParagraphFont"/>
    <w:uiPriority w:val="99"/>
    <w:semiHidden/>
    <w:unhideWhenUsed/>
    <w:rsid w:val="00E61F39"/>
    <w:rPr>
      <w:color w:val="0000FF"/>
      <w:u w:val="single"/>
      <w:shd w:val="clear" w:color="auto" w:fill="F3F2F1"/>
    </w:rPr>
  </w:style>
  <w:style w:type="character" w:styleId="Strong">
    <w:name w:val="Strong"/>
    <w:basedOn w:val="DefaultParagraphFont"/>
    <w:uiPriority w:val="22"/>
    <w:rsid w:val="00305E5C"/>
    <w:rPr>
      <w:b/>
      <w:bCs/>
    </w:rPr>
  </w:style>
  <w:style w:type="paragraph" w:styleId="Subtitle">
    <w:name w:val="Subtitle"/>
    <w:basedOn w:val="Normal"/>
    <w:next w:val="Normal"/>
    <w:link w:val="SubtitleChar"/>
    <w:uiPriority w:val="11"/>
    <w:rsid w:val="00305E5C"/>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05E5C"/>
    <w:rPr>
      <w:rFonts w:asciiTheme="minorHAnsi" w:hAnsiTheme="minorHAnsi" w:cstheme="minorBidi"/>
      <w:color w:val="5A5A5A" w:themeColor="text1" w:themeTint="A5"/>
      <w:spacing w:val="15"/>
      <w:sz w:val="22"/>
      <w:szCs w:val="22"/>
      <w:lang w:val="en-GB" w:eastAsia="ja-JP"/>
    </w:rPr>
  </w:style>
  <w:style w:type="character" w:styleId="SubtleEmphasis">
    <w:name w:val="Subtle Emphasis"/>
    <w:basedOn w:val="DefaultParagraphFont"/>
    <w:uiPriority w:val="19"/>
    <w:rsid w:val="00305E5C"/>
    <w:rPr>
      <w:i/>
      <w:iCs/>
      <w:color w:val="404040" w:themeColor="text1" w:themeTint="BF"/>
    </w:rPr>
  </w:style>
  <w:style w:type="character" w:styleId="SubtleReference">
    <w:name w:val="Subtle Reference"/>
    <w:basedOn w:val="DefaultParagraphFont"/>
    <w:uiPriority w:val="31"/>
    <w:rsid w:val="00305E5C"/>
    <w:rPr>
      <w:smallCaps/>
      <w:color w:val="5A5A5A" w:themeColor="text1" w:themeTint="A5"/>
    </w:rPr>
  </w:style>
  <w:style w:type="paragraph" w:styleId="TableofAuthorities">
    <w:name w:val="table of authorities"/>
    <w:basedOn w:val="Normal"/>
    <w:next w:val="Normal"/>
    <w:uiPriority w:val="99"/>
    <w:semiHidden/>
    <w:unhideWhenUsed/>
    <w:rsid w:val="00305E5C"/>
    <w:pPr>
      <w:ind w:left="240" w:hanging="240"/>
    </w:pPr>
  </w:style>
  <w:style w:type="paragraph" w:styleId="Title">
    <w:name w:val="Title"/>
    <w:basedOn w:val="Normal"/>
    <w:next w:val="Normal"/>
    <w:link w:val="TitleChar"/>
    <w:uiPriority w:val="10"/>
    <w:rsid w:val="00305E5C"/>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E5C"/>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305E5C"/>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305E5C"/>
    <w:pPr>
      <w:spacing w:after="100"/>
      <w:ind w:left="720"/>
    </w:pPr>
  </w:style>
  <w:style w:type="paragraph" w:styleId="TOC5">
    <w:name w:val="toc 5"/>
    <w:basedOn w:val="Normal"/>
    <w:next w:val="Normal"/>
    <w:autoRedefine/>
    <w:uiPriority w:val="39"/>
    <w:semiHidden/>
    <w:unhideWhenUsed/>
    <w:rsid w:val="00305E5C"/>
    <w:pPr>
      <w:spacing w:after="100"/>
      <w:ind w:left="960"/>
    </w:pPr>
  </w:style>
  <w:style w:type="paragraph" w:styleId="TOC6">
    <w:name w:val="toc 6"/>
    <w:basedOn w:val="Normal"/>
    <w:next w:val="Normal"/>
    <w:autoRedefine/>
    <w:uiPriority w:val="39"/>
    <w:semiHidden/>
    <w:unhideWhenUsed/>
    <w:rsid w:val="00305E5C"/>
    <w:pPr>
      <w:spacing w:after="100"/>
      <w:ind w:left="1200"/>
    </w:pPr>
  </w:style>
  <w:style w:type="paragraph" w:styleId="TOC7">
    <w:name w:val="toc 7"/>
    <w:basedOn w:val="Normal"/>
    <w:next w:val="Normal"/>
    <w:autoRedefine/>
    <w:uiPriority w:val="39"/>
    <w:semiHidden/>
    <w:unhideWhenUsed/>
    <w:rsid w:val="00305E5C"/>
    <w:pPr>
      <w:spacing w:after="100"/>
      <w:ind w:left="1440"/>
    </w:pPr>
  </w:style>
  <w:style w:type="paragraph" w:styleId="TOC8">
    <w:name w:val="toc 8"/>
    <w:basedOn w:val="Normal"/>
    <w:next w:val="Normal"/>
    <w:autoRedefine/>
    <w:uiPriority w:val="39"/>
    <w:semiHidden/>
    <w:unhideWhenUsed/>
    <w:rsid w:val="00305E5C"/>
    <w:pPr>
      <w:spacing w:after="100"/>
      <w:ind w:left="1680"/>
    </w:pPr>
  </w:style>
  <w:style w:type="paragraph" w:styleId="TOC9">
    <w:name w:val="toc 9"/>
    <w:basedOn w:val="Normal"/>
    <w:next w:val="Normal"/>
    <w:autoRedefine/>
    <w:uiPriority w:val="39"/>
    <w:semiHidden/>
    <w:unhideWhenUsed/>
    <w:rsid w:val="00305E5C"/>
    <w:pPr>
      <w:spacing w:after="100"/>
      <w:ind w:left="1920"/>
    </w:pPr>
  </w:style>
  <w:style w:type="paragraph" w:styleId="TOCHeading">
    <w:name w:val="TOC Heading"/>
    <w:basedOn w:val="Heading1"/>
    <w:next w:val="Normal"/>
    <w:uiPriority w:val="39"/>
    <w:semiHidden/>
    <w:unhideWhenUsed/>
    <w:rsid w:val="00305E5C"/>
    <w:pPr>
      <w:keepLines/>
      <w:spacing w:after="0"/>
      <w:outlineLvl w:val="9"/>
    </w:pPr>
    <w:rPr>
      <w:rFonts w:asciiTheme="majorHAnsi" w:eastAsiaTheme="majorEastAsia" w:hAnsiTheme="majorHAnsi" w:cstheme="majorBidi"/>
      <w:b w:val="0"/>
      <w:bCs w:val="0"/>
      <w:color w:val="365F91" w:themeColor="accent1" w:themeShade="BF"/>
      <w:kern w:val="0"/>
      <w:sz w:val="32"/>
    </w:rPr>
  </w:style>
  <w:style w:type="character" w:styleId="UnresolvedMention">
    <w:name w:val="Unresolved Mention"/>
    <w:basedOn w:val="DefaultParagraphFont"/>
    <w:uiPriority w:val="99"/>
    <w:semiHidden/>
    <w:unhideWhenUsed/>
    <w:rsid w:val="00305E5C"/>
    <w:rPr>
      <w:color w:val="605E5C"/>
      <w:shd w:val="clear" w:color="auto" w:fill="E1DFDD"/>
    </w:rPr>
  </w:style>
  <w:style w:type="paragraph" w:customStyle="1" w:styleId="enumlev1">
    <w:name w:val="enumlev1"/>
    <w:basedOn w:val="Normal"/>
    <w:rsid w:val="003778B4"/>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TSBHeaderQuestion">
    <w:name w:val="TSBHeaderQuestion"/>
    <w:basedOn w:val="Normal"/>
    <w:qFormat/>
    <w:rsid w:val="00887E18"/>
    <w:pPr>
      <w:tabs>
        <w:tab w:val="left" w:pos="794"/>
        <w:tab w:val="left" w:pos="1191"/>
        <w:tab w:val="left" w:pos="1588"/>
        <w:tab w:val="left" w:pos="1985"/>
      </w:tabs>
      <w:overflowPunct w:val="0"/>
      <w:autoSpaceDE w:val="0"/>
      <w:autoSpaceDN w:val="0"/>
      <w:adjustRightInd w:val="0"/>
      <w:textAlignment w:val="baseline"/>
    </w:pPr>
    <w:rPr>
      <w:rFonts w:eastAsia="Times New Roman"/>
      <w:lang w:eastAsia="en-US"/>
    </w:rPr>
  </w:style>
  <w:style w:type="paragraph" w:customStyle="1" w:styleId="TSBHeaderSource">
    <w:name w:val="TSBHeaderSource"/>
    <w:basedOn w:val="Normal"/>
    <w:qFormat/>
    <w:rsid w:val="00887E18"/>
    <w:pPr>
      <w:tabs>
        <w:tab w:val="left" w:pos="794"/>
        <w:tab w:val="left" w:pos="1191"/>
        <w:tab w:val="left" w:pos="1588"/>
        <w:tab w:val="left" w:pos="1985"/>
      </w:tabs>
      <w:overflowPunct w:val="0"/>
      <w:autoSpaceDE w:val="0"/>
      <w:autoSpaceDN w:val="0"/>
      <w:adjustRightInd w:val="0"/>
      <w:textAlignment w:val="baseline"/>
    </w:pPr>
    <w:rPr>
      <w:rFonts w:eastAsia="Times New Roman"/>
      <w:lang w:eastAsia="en-US"/>
    </w:rPr>
  </w:style>
  <w:style w:type="paragraph" w:customStyle="1" w:styleId="TSBHeaderTitle">
    <w:name w:val="TSBHeaderTitle"/>
    <w:basedOn w:val="Normal"/>
    <w:qFormat/>
    <w:rsid w:val="00887E18"/>
    <w:pPr>
      <w:tabs>
        <w:tab w:val="left" w:pos="794"/>
        <w:tab w:val="left" w:pos="1191"/>
        <w:tab w:val="left" w:pos="1588"/>
        <w:tab w:val="left" w:pos="1985"/>
      </w:tabs>
      <w:overflowPunct w:val="0"/>
      <w:autoSpaceDE w:val="0"/>
      <w:autoSpaceDN w:val="0"/>
      <w:adjustRightInd w:val="0"/>
      <w:textAlignment w:val="baseline"/>
    </w:pPr>
    <w:rPr>
      <w:rFonts w:eastAsia="Times New Roman"/>
      <w:lang w:eastAsia="en-US"/>
    </w:rPr>
  </w:style>
  <w:style w:type="paragraph" w:customStyle="1" w:styleId="TSBHeaderRight14">
    <w:name w:val="TSBHeaderRight14"/>
    <w:basedOn w:val="Normal"/>
    <w:qFormat/>
    <w:rsid w:val="00887E18"/>
    <w:pPr>
      <w:tabs>
        <w:tab w:val="left" w:pos="794"/>
        <w:tab w:val="left" w:pos="1191"/>
        <w:tab w:val="left" w:pos="1588"/>
        <w:tab w:val="left" w:pos="1985"/>
      </w:tabs>
      <w:overflowPunct w:val="0"/>
      <w:autoSpaceDE w:val="0"/>
      <w:autoSpaceDN w:val="0"/>
      <w:adjustRightInd w:val="0"/>
      <w:jc w:val="right"/>
      <w:textAlignment w:val="baseline"/>
    </w:pPr>
    <w:rPr>
      <w:rFonts w:eastAsia="Times New Roman"/>
      <w:b/>
      <w:bCs/>
      <w:sz w:val="28"/>
      <w:szCs w:val="28"/>
      <w:lang w:eastAsia="en-US"/>
    </w:rPr>
  </w:style>
  <w:style w:type="paragraph" w:customStyle="1" w:styleId="VenueDate">
    <w:name w:val="VenueDate"/>
    <w:basedOn w:val="Normal"/>
    <w:qFormat/>
    <w:rsid w:val="00887E18"/>
    <w:pPr>
      <w:tabs>
        <w:tab w:val="left" w:pos="794"/>
        <w:tab w:val="left" w:pos="1191"/>
        <w:tab w:val="left" w:pos="1588"/>
        <w:tab w:val="left" w:pos="1985"/>
      </w:tabs>
      <w:overflowPunct w:val="0"/>
      <w:autoSpaceDE w:val="0"/>
      <w:autoSpaceDN w:val="0"/>
      <w:adjustRightInd w:val="0"/>
      <w:jc w:val="right"/>
      <w:textAlignment w:val="baseline"/>
    </w:pPr>
    <w:rPr>
      <w:rFonts w:eastAsia="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03471">
      <w:bodyDiv w:val="1"/>
      <w:marLeft w:val="0"/>
      <w:marRight w:val="0"/>
      <w:marTop w:val="0"/>
      <w:marBottom w:val="0"/>
      <w:divBdr>
        <w:top w:val="none" w:sz="0" w:space="0" w:color="auto"/>
        <w:left w:val="none" w:sz="0" w:space="0" w:color="auto"/>
        <w:bottom w:val="none" w:sz="0" w:space="0" w:color="auto"/>
        <w:right w:val="none" w:sz="0" w:space="0" w:color="auto"/>
      </w:divBdr>
    </w:div>
    <w:div w:id="496848768">
      <w:bodyDiv w:val="1"/>
      <w:marLeft w:val="0"/>
      <w:marRight w:val="0"/>
      <w:marTop w:val="0"/>
      <w:marBottom w:val="0"/>
      <w:divBdr>
        <w:top w:val="none" w:sz="0" w:space="0" w:color="auto"/>
        <w:left w:val="none" w:sz="0" w:space="0" w:color="auto"/>
        <w:bottom w:val="none" w:sz="0" w:space="0" w:color="auto"/>
        <w:right w:val="none" w:sz="0" w:space="0" w:color="auto"/>
      </w:divBdr>
    </w:div>
    <w:div w:id="871959120">
      <w:bodyDiv w:val="1"/>
      <w:marLeft w:val="0"/>
      <w:marRight w:val="0"/>
      <w:marTop w:val="0"/>
      <w:marBottom w:val="0"/>
      <w:divBdr>
        <w:top w:val="none" w:sz="0" w:space="0" w:color="auto"/>
        <w:left w:val="none" w:sz="0" w:space="0" w:color="auto"/>
        <w:bottom w:val="none" w:sz="0" w:space="0" w:color="auto"/>
        <w:right w:val="none" w:sz="0" w:space="0" w:color="auto"/>
      </w:divBdr>
    </w:div>
    <w:div w:id="927428709">
      <w:bodyDiv w:val="1"/>
      <w:marLeft w:val="0"/>
      <w:marRight w:val="0"/>
      <w:marTop w:val="0"/>
      <w:marBottom w:val="0"/>
      <w:divBdr>
        <w:top w:val="none" w:sz="0" w:space="0" w:color="auto"/>
        <w:left w:val="none" w:sz="0" w:space="0" w:color="auto"/>
        <w:bottom w:val="none" w:sz="0" w:space="0" w:color="auto"/>
        <w:right w:val="none" w:sz="0" w:space="0" w:color="auto"/>
      </w:divBdr>
    </w:div>
    <w:div w:id="1514371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rajk@cdot.in" TargetMode="External"/><Relationship Id="rId18" Type="http://schemas.microsoft.com/office/2011/relationships/commentsExtended" Target="commentsExtended.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mailto:leonardoc@anatel.gov.br" TargetMode="External"/><Relationship Id="rId17" Type="http://schemas.openxmlformats.org/officeDocument/2006/relationships/comments" Target="comments.xml"/><Relationship Id="rId2" Type="http://schemas.openxmlformats.org/officeDocument/2006/relationships/customXml" Target="../customXml/item2.xml"/><Relationship Id="rId16" Type="http://schemas.openxmlformats.org/officeDocument/2006/relationships/hyperlink" Target="https://www.itu.int/md/T25-SG11-C-0085/en" TargetMode="Externa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itu.int/md/T25-SG11-C-0071/en" TargetMode="External"/><Relationship Id="rId23" Type="http://schemas.microsoft.com/office/2011/relationships/people" Target="people.xml"/><Relationship Id="rId10" Type="http://schemas.openxmlformats.org/officeDocument/2006/relationships/endnotes" Target="end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biren.karmakar@gmail.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74B5938D773D3A4395C019AD5B578696" ma:contentTypeVersion="17" ma:contentTypeDescription="Crie um novo documento." ma:contentTypeScope="" ma:versionID="82c594097b4531b2eeb891d1e68b9e73">
  <xsd:schema xmlns:xsd="http://www.w3.org/2001/XMLSchema" xmlns:xs="http://www.w3.org/2001/XMLSchema" xmlns:p="http://schemas.microsoft.com/office/2006/metadata/properties" xmlns:ns2="9f3ac614-4c91-4b8f-aaf6-36d24099a022" xmlns:ns3="ff821e2e-f9bb-4d8e-b560-bb17213875cd" targetNamespace="http://schemas.microsoft.com/office/2006/metadata/properties" ma:root="true" ma:fieldsID="2970488461971a6ea598d1a4ad8fe2bc" ns2:_="" ns3:_="">
    <xsd:import namespace="9f3ac614-4c91-4b8f-aaf6-36d24099a022"/>
    <xsd:import namespace="ff821e2e-f9bb-4d8e-b560-bb17213875c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3ac614-4c91-4b8f-aaf6-36d24099a0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Marcações de imagem" ma:readOnly="false" ma:fieldId="{5cf76f15-5ced-4ddc-b409-7134ff3c332f}" ma:taxonomyMulti="true" ma:sspId="92256847-c89a-490e-8bb5-77c5fe9a1cea"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821e2e-f9bb-4d8e-b560-bb17213875cd" elementFormDefault="qualified">
    <xsd:import namespace="http://schemas.microsoft.com/office/2006/documentManagement/types"/>
    <xsd:import namespace="http://schemas.microsoft.com/office/infopath/2007/PartnerControls"/>
    <xsd:element name="SharedWithUsers" ma:index="16"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Compartilhado Com" ma:internalName="SharedWithDetails" ma:readOnly="true">
      <xsd:simpleType>
        <xsd:restriction base="dms:Note">
          <xsd:maxLength value="255"/>
        </xsd:restriction>
      </xsd:simpleType>
    </xsd:element>
    <xsd:element name="TaxCatchAll" ma:index="23" nillable="true" ma:displayName="Taxonomy Catch All Column" ma:hidden="true" ma:list="{758b1320-d193-42ef-a456-dfc53dcf7f23}" ma:internalName="TaxCatchAll" ma:showField="CatchAllData" ma:web="ff821e2e-f9bb-4d8e-b560-bb17213875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f821e2e-f9bb-4d8e-b560-bb17213875cd" xsi:nil="true"/>
    <lcf76f155ced4ddcb4097134ff3c332f xmlns="9f3ac614-4c91-4b8f-aaf6-36d24099a02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6EFA38-EDED-4E73-9B2B-F678B8E35075}">
  <ds:schemaRefs>
    <ds:schemaRef ds:uri="http://schemas.openxmlformats.org/officeDocument/2006/bibliography"/>
  </ds:schemaRefs>
</ds:datastoreItem>
</file>

<file path=customXml/itemProps2.xml><?xml version="1.0" encoding="utf-8"?>
<ds:datastoreItem xmlns:ds="http://schemas.openxmlformats.org/officeDocument/2006/customXml" ds:itemID="{52B0282D-237B-47C3-BE54-FC55A149C4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3ac614-4c91-4b8f-aaf6-36d24099a022"/>
    <ds:schemaRef ds:uri="ff821e2e-f9bb-4d8e-b560-bb17213875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3CE9EF2-3C5E-4F1B-8B1A-FCABA7CD0C84}">
  <ds:schemaRefs>
    <ds:schemaRef ds:uri="http://schemas.microsoft.com/office/2006/metadata/properties"/>
    <ds:schemaRef ds:uri="http://schemas.microsoft.com/office/infopath/2007/PartnerControls"/>
    <ds:schemaRef ds:uri="ff821e2e-f9bb-4d8e-b560-bb17213875cd"/>
    <ds:schemaRef ds:uri="9f3ac614-4c91-4b8f-aaf6-36d24099a022"/>
  </ds:schemaRefs>
</ds:datastoreItem>
</file>

<file path=customXml/itemProps4.xml><?xml version="1.0" encoding="utf-8"?>
<ds:datastoreItem xmlns:ds="http://schemas.openxmlformats.org/officeDocument/2006/customXml" ds:itemID="{E4EA7FCE-3405-4A93-8049-B528414976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4892</Words>
  <Characters>27887</Characters>
  <Application>Microsoft Office Word</Application>
  <DocSecurity>0</DocSecurity>
  <Lines>232</Lines>
  <Paragraphs>65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Output - draft ITU-T Recommendation Q.F-MSCF - “ Framework on the use of market surveillance for combat counterfeit Telecommunications/ICT equipment” (Geneva, 1-10 May 2024).</vt:lpstr>
      <vt:lpstr>Proposal for new work item - Framework on the use of market surveillance for combat counterfeit and tampered telecommunications/ICT equipment</vt:lpstr>
    </vt:vector>
  </TitlesOfParts>
  <Manager>ITU-T</Manager>
  <Company>International Telecommunication Union (ITU)</Company>
  <LinksUpToDate>false</LinksUpToDate>
  <CharactersWithSpaces>32714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Output - draft ITU-T Recommendation Q.F-MSCF - “ Framework on the use of market surveillance for combat counterfeit Telecommunications/ICT equipment” (Geneva, 1-10 May 2024).</dc:title>
  <dc:subject>Bare template - no header</dc:subject>
  <dc:creator>Editors</dc:creator>
  <cp:keywords>Market surveillance, counterfeit telecommunications/ICT equipment, tampered telecommunications/ICT equipment.</cp:keywords>
  <dc:description>SG11-TD1005/GEN  For: Geneva, 1-10 May 2024_x000d_Document date: _x000d_Saved by ITU51017470 at 12:40:39 PM on 07/05/2024</dc:description>
  <cp:lastModifiedBy>editor</cp:lastModifiedBy>
  <cp:revision>6</cp:revision>
  <cp:lastPrinted>2011-04-05T15:28:00Z</cp:lastPrinted>
  <dcterms:created xsi:type="dcterms:W3CDTF">2025-02-25T08:59:00Z</dcterms:created>
  <dcterms:modified xsi:type="dcterms:W3CDTF">2025-02-26T18:25:00Z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0x01010074B5938D773D3A4395C019AD5B578696</vt:lpwstr>
  </property>
  <property fmtid="{D5CDD505-2E9C-101B-9397-08002B2CF9AE}" pid="3" name="MediaServiceImageTags">
    <vt:lpwstr/>
  </property>
  <property fmtid="{D5CDD505-2E9C-101B-9397-08002B2CF9AE}" pid="4" name="Docnum">
    <vt:lpwstr>SG11-TD1005/GEN</vt:lpwstr>
  </property>
  <property fmtid="{D5CDD505-2E9C-101B-9397-08002B2CF9AE}" pid="5" name="Docdate">
    <vt:lpwstr/>
  </property>
  <property fmtid="{D5CDD505-2E9C-101B-9397-08002B2CF9AE}" pid="6" name="Docorlang">
    <vt:lpwstr/>
  </property>
  <property fmtid="{D5CDD505-2E9C-101B-9397-08002B2CF9AE}" pid="7" name="Docbluepink">
    <vt:lpwstr>Q15/11</vt:lpwstr>
  </property>
  <property fmtid="{D5CDD505-2E9C-101B-9397-08002B2CF9AE}" pid="8" name="Docdest">
    <vt:lpwstr>Geneva, 1-10 May 2024</vt:lpwstr>
  </property>
  <property fmtid="{D5CDD505-2E9C-101B-9397-08002B2CF9AE}" pid="9" name="Docauthor">
    <vt:lpwstr>Editors</vt:lpwstr>
  </property>
</Properties>
</file>