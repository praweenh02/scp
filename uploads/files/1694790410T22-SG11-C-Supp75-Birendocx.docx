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594374" w14:textId="77777777" w:rsidR="009C5287" w:rsidRPr="0005402F" w:rsidRDefault="009C5287" w:rsidP="009C5287">
      <w:pPr>
        <w:spacing w:before="0"/>
        <w:rPr>
          <w:b/>
          <w:szCs w:val="24"/>
        </w:rPr>
      </w:pPr>
    </w:p>
    <w:tbl>
      <w:tblPr>
        <w:tblW w:w="5000" w:type="pct"/>
        <w:jc w:val="center"/>
        <w:tblCellMar>
          <w:left w:w="57" w:type="dxa"/>
          <w:right w:w="57" w:type="dxa"/>
        </w:tblCellMar>
        <w:tblLook w:val="04A0" w:firstRow="1" w:lastRow="0" w:firstColumn="1" w:lastColumn="0" w:noHBand="0" w:noVBand="1"/>
      </w:tblPr>
      <w:tblGrid>
        <w:gridCol w:w="1203"/>
        <w:gridCol w:w="276"/>
        <w:gridCol w:w="3705"/>
        <w:gridCol w:w="134"/>
        <w:gridCol w:w="272"/>
        <w:gridCol w:w="4139"/>
      </w:tblGrid>
      <w:tr w:rsidR="009C5287" w:rsidRPr="0005402F" w14:paraId="3E7C4996" w14:textId="77777777" w:rsidTr="00DC1764">
        <w:trPr>
          <w:cantSplit/>
          <w:jc w:val="center"/>
        </w:trPr>
        <w:tc>
          <w:tcPr>
            <w:tcW w:w="618" w:type="pct"/>
            <w:vMerge w:val="restart"/>
            <w:tcBorders>
              <w:top w:val="nil"/>
              <w:left w:val="nil"/>
              <w:bottom w:val="single" w:sz="12" w:space="0" w:color="auto"/>
              <w:right w:val="nil"/>
            </w:tcBorders>
            <w:vAlign w:val="center"/>
            <w:hideMark/>
          </w:tcPr>
          <w:p w14:paraId="157D9C6C" w14:textId="77777777" w:rsidR="009C5287" w:rsidRPr="0005402F" w:rsidRDefault="009C5287" w:rsidP="00DC1764">
            <w:pPr>
              <w:spacing w:line="256" w:lineRule="auto"/>
              <w:jc w:val="center"/>
              <w:rPr>
                <w:szCs w:val="24"/>
              </w:rPr>
            </w:pPr>
            <w:bookmarkStart w:id="0" w:name="dnum" w:colFirst="2" w:colLast="2"/>
            <w:bookmarkStart w:id="1" w:name="dsg" w:colFirst="1" w:colLast="1"/>
            <w:bookmarkStart w:id="2" w:name="dtableau"/>
            <w:r w:rsidRPr="0005402F">
              <w:rPr>
                <w:noProof/>
                <w:szCs w:val="24"/>
              </w:rPr>
              <w:drawing>
                <wp:inline distT="0" distB="0" distL="0" distR="0" wp14:anchorId="31F2EFB0" wp14:editId="4FE1F94B">
                  <wp:extent cx="647700" cy="704850"/>
                  <wp:effectExtent l="0" t="0" r="0" b="0"/>
                  <wp:docPr id="2" name="Picture 2" descr="Placa branca com letras pretas&#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Placa branca com letras pretas&#10;&#10;Descrição gerada automaticamente com confiança médi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7700" cy="704850"/>
                          </a:xfrm>
                          <a:prstGeom prst="rect">
                            <a:avLst/>
                          </a:prstGeom>
                          <a:noFill/>
                          <a:ln>
                            <a:noFill/>
                          </a:ln>
                        </pic:spPr>
                      </pic:pic>
                    </a:graphicData>
                  </a:graphic>
                </wp:inline>
              </w:drawing>
            </w:r>
          </w:p>
        </w:tc>
        <w:tc>
          <w:tcPr>
            <w:tcW w:w="2046" w:type="pct"/>
            <w:gridSpan w:val="2"/>
            <w:vMerge w:val="restart"/>
            <w:tcBorders>
              <w:top w:val="nil"/>
              <w:left w:val="nil"/>
              <w:bottom w:val="single" w:sz="12" w:space="0" w:color="auto"/>
              <w:right w:val="nil"/>
            </w:tcBorders>
            <w:vAlign w:val="center"/>
            <w:hideMark/>
          </w:tcPr>
          <w:p w14:paraId="0EE6A890" w14:textId="77777777" w:rsidR="009C5287" w:rsidRPr="0005402F" w:rsidRDefault="009C5287" w:rsidP="00DC1764">
            <w:pPr>
              <w:rPr>
                <w:szCs w:val="24"/>
              </w:rPr>
            </w:pPr>
            <w:r w:rsidRPr="0005402F">
              <w:rPr>
                <w:szCs w:val="24"/>
              </w:rPr>
              <w:t>INTERNATIONAL TELECOMMUNICATION UNION</w:t>
            </w:r>
          </w:p>
          <w:p w14:paraId="41DD612C" w14:textId="77777777" w:rsidR="009C5287" w:rsidRPr="0005402F" w:rsidRDefault="009C5287" w:rsidP="00DC1764">
            <w:pPr>
              <w:rPr>
                <w:b/>
                <w:bCs/>
                <w:szCs w:val="24"/>
              </w:rPr>
            </w:pPr>
            <w:r w:rsidRPr="0005402F">
              <w:rPr>
                <w:b/>
                <w:bCs/>
                <w:szCs w:val="24"/>
              </w:rPr>
              <w:t>TELECOMMUNICATION</w:t>
            </w:r>
            <w:r w:rsidRPr="0005402F">
              <w:rPr>
                <w:b/>
                <w:bCs/>
                <w:szCs w:val="24"/>
              </w:rPr>
              <w:br/>
              <w:t>STANDARDIZATION SECTOR</w:t>
            </w:r>
          </w:p>
          <w:p w14:paraId="64E5AC0D" w14:textId="77777777" w:rsidR="009C5287" w:rsidRPr="0005402F" w:rsidRDefault="009C5287" w:rsidP="00DC1764">
            <w:pPr>
              <w:spacing w:line="256" w:lineRule="auto"/>
              <w:rPr>
                <w:szCs w:val="24"/>
              </w:rPr>
            </w:pPr>
            <w:r w:rsidRPr="0005402F">
              <w:rPr>
                <w:szCs w:val="24"/>
              </w:rPr>
              <w:t>STUDY PERIOD 2022-2024</w:t>
            </w:r>
          </w:p>
        </w:tc>
        <w:tc>
          <w:tcPr>
            <w:tcW w:w="2336" w:type="pct"/>
            <w:gridSpan w:val="3"/>
            <w:vAlign w:val="center"/>
            <w:hideMark/>
          </w:tcPr>
          <w:p w14:paraId="5A064B1C" w14:textId="4539AF58" w:rsidR="009C5287" w:rsidRPr="0005402F" w:rsidRDefault="009C5287" w:rsidP="00DC1764">
            <w:pPr>
              <w:pStyle w:val="Docnumber"/>
              <w:spacing w:line="256" w:lineRule="auto"/>
              <w:rPr>
                <w:sz w:val="24"/>
                <w:szCs w:val="24"/>
                <w:lang w:eastAsia="zh-CN"/>
              </w:rPr>
            </w:pPr>
            <w:r w:rsidRPr="0005402F">
              <w:rPr>
                <w:noProof/>
                <w:sz w:val="24"/>
                <w:szCs w:val="24"/>
              </w:rPr>
              <w:t>SG11</w:t>
            </w:r>
            <w:r w:rsidRPr="0005402F">
              <w:rPr>
                <w:sz w:val="24"/>
                <w:szCs w:val="24"/>
              </w:rPr>
              <w:t>-C</w:t>
            </w:r>
            <w:r w:rsidR="00E54B5E" w:rsidRPr="00E54B5E">
              <w:rPr>
                <w:sz w:val="24"/>
                <w:szCs w:val="24"/>
                <w:highlight w:val="yellow"/>
              </w:rPr>
              <w:t>000</w:t>
            </w:r>
          </w:p>
        </w:tc>
      </w:tr>
      <w:bookmarkEnd w:id="0"/>
      <w:tr w:rsidR="009C5287" w:rsidRPr="0005402F" w14:paraId="51EBC536" w14:textId="77777777" w:rsidTr="00DC1764">
        <w:trPr>
          <w:cantSplit/>
          <w:jc w:val="center"/>
        </w:trPr>
        <w:tc>
          <w:tcPr>
            <w:tcW w:w="618" w:type="pct"/>
            <w:vMerge/>
            <w:tcBorders>
              <w:top w:val="nil"/>
              <w:left w:val="nil"/>
              <w:bottom w:val="single" w:sz="12" w:space="0" w:color="auto"/>
              <w:right w:val="nil"/>
            </w:tcBorders>
            <w:hideMark/>
          </w:tcPr>
          <w:p w14:paraId="411FE638" w14:textId="77777777" w:rsidR="009C5287" w:rsidRPr="0005402F" w:rsidRDefault="009C5287" w:rsidP="00DC1764">
            <w:pPr>
              <w:spacing w:line="256" w:lineRule="auto"/>
              <w:rPr>
                <w:szCs w:val="24"/>
              </w:rPr>
            </w:pPr>
          </w:p>
        </w:tc>
        <w:tc>
          <w:tcPr>
            <w:tcW w:w="2046" w:type="pct"/>
            <w:gridSpan w:val="2"/>
            <w:vMerge/>
            <w:tcBorders>
              <w:top w:val="nil"/>
              <w:left w:val="nil"/>
              <w:bottom w:val="single" w:sz="12" w:space="0" w:color="auto"/>
              <w:right w:val="nil"/>
            </w:tcBorders>
            <w:hideMark/>
          </w:tcPr>
          <w:p w14:paraId="7FCFCD4E" w14:textId="77777777" w:rsidR="009C5287" w:rsidRPr="0005402F" w:rsidRDefault="009C5287" w:rsidP="00DC1764">
            <w:pPr>
              <w:spacing w:line="256" w:lineRule="auto"/>
              <w:rPr>
                <w:szCs w:val="24"/>
              </w:rPr>
            </w:pPr>
          </w:p>
        </w:tc>
        <w:tc>
          <w:tcPr>
            <w:tcW w:w="2336" w:type="pct"/>
            <w:gridSpan w:val="3"/>
            <w:hideMark/>
          </w:tcPr>
          <w:p w14:paraId="620416CE" w14:textId="4EB5727D" w:rsidR="009C5287" w:rsidRPr="0005402F" w:rsidRDefault="008C22C5" w:rsidP="008C22C5">
            <w:pPr>
              <w:pStyle w:val="Docnumber"/>
              <w:tabs>
                <w:tab w:val="left" w:pos="1656"/>
                <w:tab w:val="right" w:pos="4431"/>
              </w:tabs>
              <w:spacing w:line="256" w:lineRule="auto"/>
              <w:jc w:val="left"/>
              <w:rPr>
                <w:sz w:val="24"/>
                <w:szCs w:val="24"/>
              </w:rPr>
            </w:pPr>
            <w:r>
              <w:rPr>
                <w:noProof/>
                <w:sz w:val="24"/>
                <w:szCs w:val="24"/>
              </w:rPr>
              <w:tab/>
            </w:r>
            <w:r>
              <w:rPr>
                <w:noProof/>
                <w:sz w:val="24"/>
                <w:szCs w:val="24"/>
              </w:rPr>
              <w:tab/>
            </w:r>
            <w:r>
              <w:rPr>
                <w:noProof/>
                <w:sz w:val="24"/>
                <w:szCs w:val="24"/>
              </w:rPr>
              <w:tab/>
            </w:r>
            <w:r>
              <w:rPr>
                <w:noProof/>
                <w:sz w:val="24"/>
                <w:szCs w:val="24"/>
              </w:rPr>
              <w:tab/>
            </w:r>
            <w:r>
              <w:rPr>
                <w:noProof/>
                <w:sz w:val="24"/>
                <w:szCs w:val="24"/>
              </w:rPr>
              <w:tab/>
            </w:r>
            <w:r>
              <w:rPr>
                <w:noProof/>
                <w:sz w:val="24"/>
                <w:szCs w:val="24"/>
              </w:rPr>
              <w:tab/>
            </w:r>
            <w:r w:rsidR="009C5287" w:rsidRPr="0005402F">
              <w:rPr>
                <w:noProof/>
                <w:sz w:val="24"/>
                <w:szCs w:val="24"/>
              </w:rPr>
              <w:t>STUDY GROUP 11</w:t>
            </w:r>
            <w:r w:rsidR="009C5287" w:rsidRPr="0005402F">
              <w:rPr>
                <w:sz w:val="24"/>
                <w:szCs w:val="24"/>
              </w:rPr>
              <w:t xml:space="preserve"> </w:t>
            </w:r>
          </w:p>
        </w:tc>
      </w:tr>
      <w:tr w:rsidR="009C5287" w:rsidRPr="0005402F" w14:paraId="424742AC" w14:textId="77777777" w:rsidTr="00DC1764">
        <w:trPr>
          <w:cantSplit/>
          <w:jc w:val="center"/>
        </w:trPr>
        <w:tc>
          <w:tcPr>
            <w:tcW w:w="618" w:type="pct"/>
            <w:vMerge/>
            <w:tcBorders>
              <w:top w:val="nil"/>
              <w:left w:val="nil"/>
              <w:bottom w:val="single" w:sz="12" w:space="0" w:color="auto"/>
              <w:right w:val="nil"/>
            </w:tcBorders>
            <w:hideMark/>
          </w:tcPr>
          <w:p w14:paraId="5CF9836E" w14:textId="77777777" w:rsidR="009C5287" w:rsidRPr="0005402F" w:rsidRDefault="009C5287" w:rsidP="00DC1764">
            <w:pPr>
              <w:spacing w:line="256" w:lineRule="auto"/>
              <w:rPr>
                <w:szCs w:val="24"/>
              </w:rPr>
            </w:pPr>
          </w:p>
        </w:tc>
        <w:tc>
          <w:tcPr>
            <w:tcW w:w="2046" w:type="pct"/>
            <w:gridSpan w:val="2"/>
            <w:vMerge/>
            <w:tcBorders>
              <w:top w:val="nil"/>
              <w:left w:val="nil"/>
              <w:bottom w:val="single" w:sz="12" w:space="0" w:color="auto"/>
              <w:right w:val="nil"/>
            </w:tcBorders>
            <w:hideMark/>
          </w:tcPr>
          <w:p w14:paraId="6B33F27E" w14:textId="77777777" w:rsidR="009C5287" w:rsidRPr="0005402F" w:rsidRDefault="009C5287" w:rsidP="00DC1764">
            <w:pPr>
              <w:spacing w:line="256" w:lineRule="auto"/>
              <w:rPr>
                <w:szCs w:val="24"/>
              </w:rPr>
            </w:pPr>
          </w:p>
        </w:tc>
        <w:tc>
          <w:tcPr>
            <w:tcW w:w="2336" w:type="pct"/>
            <w:gridSpan w:val="3"/>
            <w:tcBorders>
              <w:top w:val="nil"/>
              <w:left w:val="nil"/>
              <w:bottom w:val="single" w:sz="12" w:space="0" w:color="auto"/>
              <w:right w:val="nil"/>
            </w:tcBorders>
            <w:vAlign w:val="center"/>
            <w:hideMark/>
          </w:tcPr>
          <w:p w14:paraId="42EABC51" w14:textId="77777777" w:rsidR="009C5287" w:rsidRPr="0005402F" w:rsidRDefault="009C5287" w:rsidP="00DC1764">
            <w:pPr>
              <w:pStyle w:val="Docnumber"/>
              <w:spacing w:line="256" w:lineRule="auto"/>
              <w:rPr>
                <w:sz w:val="24"/>
                <w:szCs w:val="24"/>
              </w:rPr>
            </w:pPr>
            <w:r w:rsidRPr="0005402F">
              <w:rPr>
                <w:noProof/>
                <w:sz w:val="24"/>
                <w:szCs w:val="24"/>
              </w:rPr>
              <w:t>Original</w:t>
            </w:r>
            <w:r w:rsidRPr="0005402F">
              <w:rPr>
                <w:sz w:val="24"/>
                <w:szCs w:val="24"/>
              </w:rPr>
              <w:t>: English</w:t>
            </w:r>
          </w:p>
        </w:tc>
      </w:tr>
      <w:tr w:rsidR="009C5287" w:rsidRPr="0005402F" w14:paraId="4E3772BE" w14:textId="77777777" w:rsidTr="00DC1764">
        <w:trPr>
          <w:cantSplit/>
          <w:jc w:val="center"/>
        </w:trPr>
        <w:tc>
          <w:tcPr>
            <w:tcW w:w="760" w:type="pct"/>
            <w:gridSpan w:val="2"/>
            <w:hideMark/>
          </w:tcPr>
          <w:p w14:paraId="42D592C1" w14:textId="77777777" w:rsidR="009C5287" w:rsidRPr="0005402F" w:rsidRDefault="009C5287" w:rsidP="00DC1764">
            <w:pPr>
              <w:spacing w:line="256" w:lineRule="auto"/>
              <w:rPr>
                <w:b/>
                <w:bCs/>
                <w:szCs w:val="24"/>
              </w:rPr>
            </w:pPr>
            <w:bookmarkStart w:id="3" w:name="InsertLogo"/>
            <w:bookmarkStart w:id="4" w:name="dbluepink" w:colFirst="1" w:colLast="1"/>
            <w:bookmarkStart w:id="5" w:name="dmeeting" w:colFirst="2" w:colLast="2"/>
            <w:bookmarkEnd w:id="1"/>
            <w:bookmarkEnd w:id="3"/>
            <w:r w:rsidRPr="0005402F">
              <w:rPr>
                <w:b/>
                <w:bCs/>
                <w:szCs w:val="24"/>
              </w:rPr>
              <w:t>Question(s):</w:t>
            </w:r>
          </w:p>
        </w:tc>
        <w:tc>
          <w:tcPr>
            <w:tcW w:w="1973" w:type="pct"/>
            <w:gridSpan w:val="2"/>
            <w:hideMark/>
          </w:tcPr>
          <w:p w14:paraId="166BE0E4" w14:textId="5CC3024B" w:rsidR="009C5287" w:rsidRPr="0005402F" w:rsidRDefault="009C5287" w:rsidP="00DC1764">
            <w:pPr>
              <w:spacing w:line="256" w:lineRule="auto"/>
              <w:rPr>
                <w:szCs w:val="24"/>
              </w:rPr>
            </w:pPr>
            <w:r w:rsidRPr="0005402F">
              <w:rPr>
                <w:noProof/>
                <w:szCs w:val="24"/>
              </w:rPr>
              <w:t>Q15/11</w:t>
            </w:r>
          </w:p>
        </w:tc>
        <w:tc>
          <w:tcPr>
            <w:tcW w:w="2267" w:type="pct"/>
            <w:gridSpan w:val="2"/>
            <w:hideMark/>
          </w:tcPr>
          <w:p w14:paraId="439F3816" w14:textId="69EC1AB0" w:rsidR="009C5287" w:rsidRPr="0005402F" w:rsidRDefault="009C5287" w:rsidP="00DC1764">
            <w:pPr>
              <w:spacing w:line="256" w:lineRule="auto"/>
              <w:jc w:val="right"/>
              <w:rPr>
                <w:szCs w:val="24"/>
              </w:rPr>
            </w:pPr>
            <w:r w:rsidRPr="0005402F">
              <w:rPr>
                <w:szCs w:val="24"/>
              </w:rPr>
              <w:t>Geneva, 10-</w:t>
            </w:r>
            <w:r w:rsidR="00780D50">
              <w:rPr>
                <w:szCs w:val="24"/>
              </w:rPr>
              <w:t>20</w:t>
            </w:r>
            <w:r w:rsidRPr="0005402F">
              <w:rPr>
                <w:szCs w:val="24"/>
              </w:rPr>
              <w:t xml:space="preserve"> </w:t>
            </w:r>
            <w:r w:rsidR="00780D50">
              <w:rPr>
                <w:szCs w:val="24"/>
              </w:rPr>
              <w:t>October</w:t>
            </w:r>
            <w:r w:rsidRPr="0005402F">
              <w:rPr>
                <w:szCs w:val="24"/>
              </w:rPr>
              <w:t xml:space="preserve"> 2023</w:t>
            </w:r>
          </w:p>
        </w:tc>
      </w:tr>
      <w:tr w:rsidR="009C5287" w:rsidRPr="0005402F" w14:paraId="0182624C" w14:textId="77777777" w:rsidTr="00DC1764">
        <w:trPr>
          <w:cantSplit/>
          <w:jc w:val="center"/>
        </w:trPr>
        <w:tc>
          <w:tcPr>
            <w:tcW w:w="5000" w:type="pct"/>
            <w:gridSpan w:val="6"/>
            <w:hideMark/>
          </w:tcPr>
          <w:p w14:paraId="4039B931" w14:textId="77777777" w:rsidR="009C5287" w:rsidRPr="0005402F" w:rsidRDefault="009C5287" w:rsidP="00DC1764">
            <w:pPr>
              <w:spacing w:line="256" w:lineRule="auto"/>
              <w:jc w:val="center"/>
              <w:rPr>
                <w:b/>
                <w:bCs/>
                <w:szCs w:val="24"/>
              </w:rPr>
            </w:pPr>
            <w:bookmarkStart w:id="6" w:name="dtitle" w:colFirst="0" w:colLast="0"/>
            <w:bookmarkEnd w:id="4"/>
            <w:bookmarkEnd w:id="5"/>
            <w:r w:rsidRPr="0005402F">
              <w:rPr>
                <w:b/>
                <w:bCs/>
                <w:szCs w:val="24"/>
              </w:rPr>
              <w:t>CONTRIBUTION</w:t>
            </w:r>
          </w:p>
        </w:tc>
      </w:tr>
      <w:tr w:rsidR="009C5287" w:rsidRPr="0005402F" w14:paraId="47CB3C8B" w14:textId="77777777" w:rsidTr="00DC1764">
        <w:trPr>
          <w:cantSplit/>
          <w:jc w:val="center"/>
        </w:trPr>
        <w:tc>
          <w:tcPr>
            <w:tcW w:w="760" w:type="pct"/>
            <w:gridSpan w:val="2"/>
            <w:hideMark/>
          </w:tcPr>
          <w:p w14:paraId="0201BAC1" w14:textId="77777777" w:rsidR="009C5287" w:rsidRPr="0005402F" w:rsidRDefault="009C5287" w:rsidP="00DC1764">
            <w:pPr>
              <w:spacing w:line="256" w:lineRule="auto"/>
              <w:rPr>
                <w:b/>
                <w:bCs/>
                <w:szCs w:val="24"/>
              </w:rPr>
            </w:pPr>
            <w:bookmarkStart w:id="7" w:name="dsource" w:colFirst="1" w:colLast="1"/>
            <w:bookmarkEnd w:id="6"/>
            <w:r w:rsidRPr="0005402F">
              <w:rPr>
                <w:b/>
                <w:bCs/>
                <w:szCs w:val="24"/>
              </w:rPr>
              <w:t>Source:</w:t>
            </w:r>
          </w:p>
        </w:tc>
        <w:sdt>
          <w:sdtPr>
            <w:rPr>
              <w:lang w:val="en-US"/>
            </w:rPr>
            <w:alias w:val="DocumentSource"/>
            <w:tag w:val="DocumentSource"/>
            <w:id w:val="515811107"/>
            <w:placeholder>
              <w:docPart w:val="E8E502E9290EFD40B7525913BE348A33"/>
            </w:placeholder>
            <w:dataBinding w:prefixMappings="xmlns:ns0='http://schemas.microsoft.com/office/2006/metadata/properties' xmlns:ns1='http://www.w3.org/2001/XMLSchema-instance' xmlns:ns2='http://schemas.microsoft.com/office/infopath/2007/PartnerControls' xmlns:ns3='3f6fad35-1f81-480e-a4e5-6e5474dcfb96' xmlns:ns4='http://schemas.microsoft.com/sharepoint.v3' " w:xpath="/ns0:properties[1]/documentManagement[1]/ns3:DocumentSource[1]" w:storeItemID="{3021E2B6-F73A-4F77-A433-10E0079BA3EE}"/>
            <w:text/>
          </w:sdtPr>
          <w:sdtContent>
            <w:tc>
              <w:tcPr>
                <w:tcW w:w="4240" w:type="pct"/>
                <w:gridSpan w:val="4"/>
                <w:hideMark/>
              </w:tcPr>
              <w:p w14:paraId="176639FC" w14:textId="657C5076" w:rsidR="009C5287" w:rsidRPr="0005402F" w:rsidRDefault="00780D50" w:rsidP="00DC1764">
                <w:pPr>
                  <w:spacing w:line="256" w:lineRule="auto"/>
                  <w:rPr>
                    <w:szCs w:val="24"/>
                  </w:rPr>
                </w:pPr>
                <w:r w:rsidRPr="00780D50">
                  <w:rPr>
                    <w:lang w:val="en-US"/>
                  </w:rPr>
                  <w:t>Ministry of Communication India</w:t>
                </w:r>
              </w:p>
            </w:tc>
          </w:sdtContent>
        </w:sdt>
      </w:tr>
      <w:tr w:rsidR="009C5287" w:rsidRPr="0005402F" w14:paraId="6144700F" w14:textId="77777777" w:rsidTr="00DC1764">
        <w:trPr>
          <w:cantSplit/>
          <w:jc w:val="center"/>
        </w:trPr>
        <w:tc>
          <w:tcPr>
            <w:tcW w:w="760" w:type="pct"/>
            <w:gridSpan w:val="2"/>
            <w:hideMark/>
          </w:tcPr>
          <w:p w14:paraId="5ADE7055" w14:textId="77777777" w:rsidR="009C5287" w:rsidRPr="0005402F" w:rsidRDefault="009C5287" w:rsidP="00DC1764">
            <w:pPr>
              <w:spacing w:line="256" w:lineRule="auto"/>
              <w:rPr>
                <w:szCs w:val="24"/>
              </w:rPr>
            </w:pPr>
            <w:bookmarkStart w:id="8" w:name="dtitle1" w:colFirst="1" w:colLast="1"/>
            <w:bookmarkEnd w:id="7"/>
            <w:r w:rsidRPr="0005402F">
              <w:rPr>
                <w:b/>
                <w:bCs/>
                <w:szCs w:val="24"/>
              </w:rPr>
              <w:t>Title:</w:t>
            </w:r>
          </w:p>
        </w:tc>
        <w:tc>
          <w:tcPr>
            <w:tcW w:w="4240" w:type="pct"/>
            <w:gridSpan w:val="4"/>
            <w:hideMark/>
          </w:tcPr>
          <w:p w14:paraId="22884825" w14:textId="4E7AB6F1" w:rsidR="009C5287" w:rsidRPr="0005402F" w:rsidRDefault="00000000" w:rsidP="00DC1764">
            <w:pPr>
              <w:spacing w:line="256" w:lineRule="auto"/>
              <w:rPr>
                <w:szCs w:val="24"/>
              </w:rPr>
            </w:pPr>
            <w:sdt>
              <w:sdtPr>
                <w:alias w:val="Title"/>
                <w:id w:val="1327473359"/>
                <w:placeholder>
                  <w:docPart w:val="75EAC844C7CF924EB9852F6401D2FB7D"/>
                </w:placeholder>
                <w:dataBinding w:prefixMappings="xmlns:ns0='http://purl.org/dc/elements/1.1/' xmlns:ns1='http://schemas.openxmlformats.org/package/2006/metadata/core-properties' " w:xpath="/ns1:coreProperties[1]/ns0:title[1]" w:storeItemID="{6C3C8BC8-F283-45AE-878A-BAB7291924A1}"/>
                <w:text/>
              </w:sdtPr>
              <w:sdtContent>
                <w:r w:rsidR="002F4845">
                  <w:t>Proposal to advance ITU-T Rec. Series Q Supplement 75 (12/2021) - Use cases on the combat of counterfeit ICT and stolen mobile devices with national use case of India</w:t>
                </w:r>
              </w:sdtContent>
            </w:sdt>
          </w:p>
        </w:tc>
      </w:tr>
      <w:bookmarkEnd w:id="2"/>
      <w:bookmarkEnd w:id="8"/>
      <w:tr w:rsidR="00780D50" w:rsidRPr="00145776" w14:paraId="121B8493" w14:textId="77777777" w:rsidTr="00DC1764">
        <w:trPr>
          <w:cantSplit/>
          <w:jc w:val="center"/>
        </w:trPr>
        <w:tc>
          <w:tcPr>
            <w:tcW w:w="760" w:type="pct"/>
            <w:gridSpan w:val="2"/>
            <w:tcBorders>
              <w:top w:val="single" w:sz="6" w:space="0" w:color="auto"/>
              <w:left w:val="nil"/>
              <w:bottom w:val="single" w:sz="6" w:space="0" w:color="auto"/>
              <w:right w:val="nil"/>
            </w:tcBorders>
          </w:tcPr>
          <w:p w14:paraId="198BC745" w14:textId="10B678D2" w:rsidR="00780D50" w:rsidRPr="0005402F" w:rsidRDefault="00780D50" w:rsidP="00780D50">
            <w:pPr>
              <w:spacing w:line="256" w:lineRule="auto"/>
              <w:rPr>
                <w:b/>
                <w:bCs/>
                <w:szCs w:val="24"/>
                <w:lang w:val="pt-BR"/>
              </w:rPr>
            </w:pPr>
            <w:r w:rsidRPr="008F7104">
              <w:rPr>
                <w:b/>
                <w:bCs/>
              </w:rPr>
              <w:t>Contact:</w:t>
            </w:r>
          </w:p>
        </w:tc>
        <w:tc>
          <w:tcPr>
            <w:tcW w:w="2113" w:type="pct"/>
            <w:gridSpan w:val="3"/>
            <w:tcBorders>
              <w:top w:val="single" w:sz="6" w:space="0" w:color="auto"/>
              <w:left w:val="nil"/>
              <w:bottom w:val="single" w:sz="6" w:space="0" w:color="auto"/>
              <w:right w:val="nil"/>
            </w:tcBorders>
          </w:tcPr>
          <w:p w14:paraId="2268510C" w14:textId="6706A147" w:rsidR="00780D50" w:rsidRPr="0005402F" w:rsidRDefault="00780D50" w:rsidP="00780D50">
            <w:pPr>
              <w:spacing w:line="256" w:lineRule="auto"/>
              <w:jc w:val="left"/>
              <w:rPr>
                <w:szCs w:val="24"/>
              </w:rPr>
            </w:pPr>
            <w:r>
              <w:rPr>
                <w:lang w:val="en-US"/>
              </w:rPr>
              <w:t>Biren Karmakar</w:t>
            </w:r>
            <w:r>
              <w:rPr>
                <w:rFonts w:ascii="Arial Unicode MS" w:eastAsia="Arial Unicode MS" w:hAnsi="Arial Unicode MS" w:cs="Arial Unicode MS"/>
                <w:lang w:val="en-US"/>
              </w:rPr>
              <w:br/>
            </w:r>
            <w:r>
              <w:rPr>
                <w:lang w:val="en-US"/>
              </w:rPr>
              <w:t>C-DOT, Ministry of Communication</w:t>
            </w:r>
            <w:r>
              <w:rPr>
                <w:rFonts w:ascii="Arial Unicode MS" w:eastAsia="Arial Unicode MS" w:hAnsi="Arial Unicode MS" w:cs="Arial Unicode MS"/>
                <w:lang w:val="en-US"/>
              </w:rPr>
              <w:br/>
            </w:r>
            <w:r>
              <w:rPr>
                <w:lang w:val="en-US"/>
              </w:rPr>
              <w:t>India</w:t>
            </w:r>
          </w:p>
        </w:tc>
        <w:tc>
          <w:tcPr>
            <w:tcW w:w="2127" w:type="pct"/>
            <w:tcBorders>
              <w:top w:val="single" w:sz="6" w:space="0" w:color="auto"/>
              <w:left w:val="nil"/>
              <w:bottom w:val="single" w:sz="6" w:space="0" w:color="auto"/>
              <w:right w:val="nil"/>
            </w:tcBorders>
          </w:tcPr>
          <w:p w14:paraId="16FA0EEE" w14:textId="2A97E589" w:rsidR="00780D50" w:rsidRPr="0005402F" w:rsidRDefault="00780D50" w:rsidP="00780D50">
            <w:pPr>
              <w:spacing w:line="256" w:lineRule="auto"/>
              <w:rPr>
                <w:szCs w:val="24"/>
                <w:lang w:val="pt-BR"/>
              </w:rPr>
            </w:pPr>
            <w:r>
              <w:rPr>
                <w:lang w:val="en-US"/>
              </w:rPr>
              <w:t>Tel:+91-11-26598474</w:t>
            </w:r>
            <w:r>
              <w:rPr>
                <w:rFonts w:ascii="Arial Unicode MS" w:eastAsia="Arial Unicode MS" w:hAnsi="Arial Unicode MS" w:cs="Arial Unicode MS"/>
                <w:lang w:val="en-US"/>
              </w:rPr>
              <w:br/>
            </w:r>
            <w:r>
              <w:rPr>
                <w:lang w:val="en-US"/>
              </w:rPr>
              <w:t xml:space="preserve">Email: </w:t>
            </w:r>
            <w:hyperlink r:id="rId12" w:history="1">
              <w:r>
                <w:rPr>
                  <w:rStyle w:val="Hyperlink"/>
                </w:rPr>
                <w:t>biren@cdot.in</w:t>
              </w:r>
            </w:hyperlink>
          </w:p>
        </w:tc>
      </w:tr>
    </w:tbl>
    <w:p w14:paraId="4A4D8225" w14:textId="77777777" w:rsidR="009C5287" w:rsidRPr="0005402F" w:rsidRDefault="009C5287" w:rsidP="009C5287">
      <w:pPr>
        <w:rPr>
          <w:szCs w:val="24"/>
          <w:lang w:val="pt-BR"/>
        </w:rPr>
      </w:pPr>
    </w:p>
    <w:tbl>
      <w:tblPr>
        <w:tblW w:w="9645" w:type="dxa"/>
        <w:jc w:val="center"/>
        <w:tblLayout w:type="fixed"/>
        <w:tblCellMar>
          <w:left w:w="57" w:type="dxa"/>
          <w:right w:w="57" w:type="dxa"/>
        </w:tblCellMar>
        <w:tblLook w:val="04A0" w:firstRow="1" w:lastRow="0" w:firstColumn="1" w:lastColumn="0" w:noHBand="0" w:noVBand="1"/>
      </w:tblPr>
      <w:tblGrid>
        <w:gridCol w:w="1419"/>
        <w:gridCol w:w="8226"/>
      </w:tblGrid>
      <w:tr w:rsidR="009C5287" w:rsidRPr="0005402F" w14:paraId="70F39A79" w14:textId="77777777" w:rsidTr="00DC1764">
        <w:trPr>
          <w:cantSplit/>
          <w:jc w:val="center"/>
        </w:trPr>
        <w:tc>
          <w:tcPr>
            <w:tcW w:w="1419" w:type="dxa"/>
            <w:hideMark/>
          </w:tcPr>
          <w:p w14:paraId="1A86AB92" w14:textId="77777777" w:rsidR="009C5287" w:rsidRPr="0005402F" w:rsidRDefault="009C5287" w:rsidP="00DC1764">
            <w:pPr>
              <w:spacing w:line="256" w:lineRule="auto"/>
              <w:rPr>
                <w:b/>
                <w:bCs/>
                <w:szCs w:val="24"/>
              </w:rPr>
            </w:pPr>
            <w:r w:rsidRPr="0005402F">
              <w:rPr>
                <w:b/>
                <w:bCs/>
                <w:szCs w:val="24"/>
              </w:rPr>
              <w:t>Keywords:</w:t>
            </w:r>
          </w:p>
        </w:tc>
        <w:tc>
          <w:tcPr>
            <w:tcW w:w="8226" w:type="dxa"/>
            <w:hideMark/>
          </w:tcPr>
          <w:p w14:paraId="3B70C99F" w14:textId="07270B5B" w:rsidR="009C5287" w:rsidRPr="0005402F" w:rsidRDefault="00000000" w:rsidP="00DC1764">
            <w:pPr>
              <w:spacing w:line="256" w:lineRule="auto"/>
              <w:rPr>
                <w:szCs w:val="24"/>
              </w:rPr>
            </w:pPr>
            <w:sdt>
              <w:sdtPr>
                <w:rPr>
                  <w:szCs w:val="24"/>
                  <w:lang w:eastAsia="ko-KR"/>
                </w:rPr>
                <w:alias w:val="Keywords"/>
                <w:id w:val="-1329598096"/>
                <w:placeholder>
                  <w:docPart w:val="FCF0C7498E412149A4FB68C02F2EC799"/>
                </w:placeholder>
                <w:dataBinding w:prefixMappings="xmlns:ns0='http://purl.org/dc/elements/1.1/' xmlns:ns1='http://schemas.openxmlformats.org/package/2006/metadata/core-properties' " w:xpath="/ns1:coreProperties[1]/ns1:keywords[1]" w:storeItemID="{6C3C8BC8-F283-45AE-878A-BAB7291924A1}"/>
                <w:text/>
              </w:sdtPr>
              <w:sdtContent>
                <w:r w:rsidR="009C5287" w:rsidRPr="0005402F">
                  <w:rPr>
                    <w:szCs w:val="24"/>
                    <w:lang w:eastAsia="ko-KR"/>
                  </w:rPr>
                  <w:t>Series Q</w:t>
                </w:r>
              </w:sdtContent>
            </w:sdt>
            <w:r w:rsidR="009C5287" w:rsidRPr="0005402F">
              <w:rPr>
                <w:szCs w:val="24"/>
                <w:lang w:eastAsia="ko-KR"/>
              </w:rPr>
              <w:t xml:space="preserve">, Combating </w:t>
            </w:r>
            <w:r w:rsidR="00780D50" w:rsidRPr="0005402F">
              <w:rPr>
                <w:szCs w:val="24"/>
                <w:lang w:eastAsia="ko-KR"/>
              </w:rPr>
              <w:t>Counterfeit</w:t>
            </w:r>
            <w:r w:rsidR="009C5287" w:rsidRPr="0005402F">
              <w:rPr>
                <w:szCs w:val="24"/>
                <w:lang w:eastAsia="ko-KR"/>
              </w:rPr>
              <w:t>, Combating Stole</w:t>
            </w:r>
            <w:r w:rsidR="00EC4FF1">
              <w:rPr>
                <w:szCs w:val="24"/>
                <w:lang w:eastAsia="ko-KR"/>
              </w:rPr>
              <w:t>n</w:t>
            </w:r>
            <w:r w:rsidR="009C5287" w:rsidRPr="0005402F">
              <w:rPr>
                <w:szCs w:val="24"/>
                <w:lang w:eastAsia="ko-KR"/>
              </w:rPr>
              <w:t xml:space="preserve"> ICT, Use Cases</w:t>
            </w:r>
          </w:p>
        </w:tc>
      </w:tr>
      <w:tr w:rsidR="009C5287" w:rsidRPr="0005402F" w14:paraId="35692751" w14:textId="77777777" w:rsidTr="00DC1764">
        <w:trPr>
          <w:cantSplit/>
          <w:trHeight w:val="199"/>
          <w:jc w:val="center"/>
        </w:trPr>
        <w:tc>
          <w:tcPr>
            <w:tcW w:w="1419" w:type="dxa"/>
            <w:hideMark/>
          </w:tcPr>
          <w:p w14:paraId="4C79F942" w14:textId="77777777" w:rsidR="009C5287" w:rsidRPr="0005402F" w:rsidRDefault="009C5287" w:rsidP="00DC1764">
            <w:pPr>
              <w:spacing w:line="256" w:lineRule="auto"/>
              <w:rPr>
                <w:b/>
                <w:bCs/>
                <w:szCs w:val="24"/>
              </w:rPr>
            </w:pPr>
            <w:r w:rsidRPr="0005402F">
              <w:rPr>
                <w:b/>
                <w:bCs/>
                <w:szCs w:val="24"/>
              </w:rPr>
              <w:t>Abstract:</w:t>
            </w:r>
          </w:p>
        </w:tc>
        <w:sdt>
          <w:sdtPr>
            <w:rPr>
              <w:szCs w:val="24"/>
            </w:rPr>
            <w:alias w:val="Abstract"/>
            <w:tag w:val="Abstract"/>
            <w:id w:val="-939903723"/>
            <w:placeholder>
              <w:docPart w:val="BE4C8B1BB996C743BFCB2EEDD88A24FC"/>
            </w:placeholder>
            <w:dataBinding w:prefixMappings="xmlns:ns0='http://schemas.microsoft.com/office/2006/metadata/properties' xmlns:ns1='http://www.w3.org/2001/XMLSchema-instance' xmlns:ns2='http://schemas.microsoft.com/office/infopath/2007/PartnerControls' xmlns:ns3='3f6fad35-1f81-480e-a4e5-6e5474dcfb96' " w:xpath="/ns0:properties[1]/documentManagement[1]/ns3:Abstract[1]" w:storeItemID="{3021E2B6-F73A-4F77-A433-10E0079BA3EE}"/>
            <w:text w:multiLine="1"/>
          </w:sdtPr>
          <w:sdtContent>
            <w:tc>
              <w:tcPr>
                <w:tcW w:w="8226" w:type="dxa"/>
                <w:hideMark/>
              </w:tcPr>
              <w:p w14:paraId="7E5C48FE" w14:textId="3CEF1F8F" w:rsidR="009C5287" w:rsidRPr="0005402F" w:rsidRDefault="009C5287" w:rsidP="00DC1764">
                <w:pPr>
                  <w:spacing w:line="256" w:lineRule="auto"/>
                  <w:rPr>
                    <w:szCs w:val="24"/>
                  </w:rPr>
                </w:pPr>
                <w:r w:rsidRPr="0005402F">
                  <w:rPr>
                    <w:szCs w:val="24"/>
                  </w:rPr>
                  <w:t xml:space="preserve">This document </w:t>
                </w:r>
                <w:r w:rsidR="00EC4FF1">
                  <w:rPr>
                    <w:szCs w:val="24"/>
                  </w:rPr>
                  <w:t xml:space="preserve">proposes text </w:t>
                </w:r>
                <w:r w:rsidR="00780D50">
                  <w:rPr>
                    <w:szCs w:val="24"/>
                  </w:rPr>
                  <w:t xml:space="preserve">to update </w:t>
                </w:r>
                <w:r w:rsidRPr="0005402F">
                  <w:rPr>
                    <w:szCs w:val="24"/>
                  </w:rPr>
                  <w:t>the ITU-T Rec. Series Q Supplement 75 (12/2021) - Use cases on the combat of counterfeit ICT and stolen mobile devices</w:t>
                </w:r>
                <w:r w:rsidR="00780D50">
                  <w:rPr>
                    <w:szCs w:val="24"/>
                  </w:rPr>
                  <w:t xml:space="preserve"> with latest use cases of India.</w:t>
                </w:r>
              </w:p>
            </w:tc>
          </w:sdtContent>
        </w:sdt>
      </w:tr>
    </w:tbl>
    <w:p w14:paraId="34CAC7A1" w14:textId="77777777" w:rsidR="009C5287" w:rsidRPr="0005402F" w:rsidRDefault="009C5287" w:rsidP="0093197E">
      <w:pPr>
        <w:jc w:val="left"/>
        <w:rPr>
          <w:szCs w:val="24"/>
          <w:lang w:val="en-US"/>
        </w:rPr>
      </w:pPr>
    </w:p>
    <w:p w14:paraId="7FB453DA" w14:textId="1F5902BD" w:rsidR="009C5287" w:rsidRPr="0005402F" w:rsidRDefault="009C5287" w:rsidP="0093197E">
      <w:pPr>
        <w:jc w:val="left"/>
        <w:rPr>
          <w:szCs w:val="24"/>
          <w:lang w:val="en-US"/>
        </w:rPr>
        <w:sectPr w:rsidR="009C5287" w:rsidRPr="0005402F">
          <w:headerReference w:type="even" r:id="rId13"/>
          <w:headerReference w:type="default" r:id="rId14"/>
          <w:pgSz w:w="11907" w:h="16840" w:code="9"/>
          <w:pgMar w:top="1089" w:right="1089" w:bottom="284" w:left="1089" w:header="567" w:footer="284" w:gutter="0"/>
          <w:pgNumType w:start="1"/>
          <w:cols w:space="720"/>
        </w:sectPr>
      </w:pPr>
    </w:p>
    <w:tbl>
      <w:tblPr>
        <w:tblW w:w="0" w:type="auto"/>
        <w:tblLayout w:type="fixed"/>
        <w:tblLook w:val="0000" w:firstRow="0" w:lastRow="0" w:firstColumn="0" w:lastColumn="0" w:noHBand="0" w:noVBand="0"/>
      </w:tblPr>
      <w:tblGrid>
        <w:gridCol w:w="9945"/>
      </w:tblGrid>
      <w:tr w:rsidR="00EC4FF1" w:rsidRPr="0005402F" w14:paraId="2E09D9D9" w14:textId="77777777" w:rsidTr="009F0545">
        <w:tc>
          <w:tcPr>
            <w:tcW w:w="9945" w:type="dxa"/>
          </w:tcPr>
          <w:p w14:paraId="2B30A270" w14:textId="77777777" w:rsidR="00EC4FF1" w:rsidRPr="0005402F" w:rsidRDefault="00EC4FF1" w:rsidP="009F0545">
            <w:pPr>
              <w:pStyle w:val="RecNo"/>
              <w:rPr>
                <w:sz w:val="24"/>
                <w:szCs w:val="24"/>
                <w:lang w:val="en-US"/>
              </w:rPr>
            </w:pPr>
            <w:bookmarkStart w:id="9" w:name="irecnoe"/>
            <w:bookmarkStart w:id="10" w:name="c3tope"/>
            <w:bookmarkEnd w:id="9"/>
            <w:bookmarkEnd w:id="10"/>
            <w:r w:rsidRPr="0005402F">
              <w:rPr>
                <w:sz w:val="24"/>
                <w:szCs w:val="24"/>
                <w:lang w:val="en-US"/>
              </w:rPr>
              <w:lastRenderedPageBreak/>
              <w:t>Draft Revision of Supplement 75 to ITU-T Q-series Recommendations</w:t>
            </w:r>
            <w:bookmarkStart w:id="11" w:name="imakespacee"/>
            <w:bookmarkEnd w:id="11"/>
            <w:r w:rsidRPr="0005402F">
              <w:rPr>
                <w:sz w:val="24"/>
                <w:szCs w:val="24"/>
                <w:lang w:val="en-US"/>
              </w:rPr>
              <w:t xml:space="preserve"> (</w:t>
            </w:r>
            <w:r w:rsidRPr="0005402F">
              <w:rPr>
                <w:sz w:val="24"/>
                <w:szCs w:val="24"/>
              </w:rPr>
              <w:t>Q.</w:t>
            </w:r>
            <w:r w:rsidRPr="0005402F">
              <w:rPr>
                <w:sz w:val="24"/>
                <w:szCs w:val="24"/>
                <w:lang w:val="en-US"/>
              </w:rPr>
              <w:t>Supplement</w:t>
            </w:r>
            <w:r>
              <w:rPr>
                <w:sz w:val="24"/>
                <w:szCs w:val="24"/>
                <w:lang w:val="en-US"/>
              </w:rPr>
              <w:t>.</w:t>
            </w:r>
            <w:r w:rsidRPr="0005402F">
              <w:rPr>
                <w:sz w:val="24"/>
                <w:szCs w:val="24"/>
                <w:lang w:val="en-US"/>
              </w:rPr>
              <w:t>75</w:t>
            </w:r>
            <w:r w:rsidRPr="0005402F">
              <w:rPr>
                <w:sz w:val="24"/>
                <w:szCs w:val="24"/>
              </w:rPr>
              <w:t>-Rev</w:t>
            </w:r>
            <w:r w:rsidRPr="0005402F">
              <w:rPr>
                <w:sz w:val="24"/>
                <w:szCs w:val="24"/>
                <w:lang w:val="en-US"/>
              </w:rPr>
              <w:t>)</w:t>
            </w:r>
          </w:p>
          <w:p w14:paraId="03D46D78" w14:textId="77777777" w:rsidR="00EC4FF1" w:rsidRPr="0005402F" w:rsidRDefault="00EC4FF1" w:rsidP="009F0545">
            <w:pPr>
              <w:pStyle w:val="Rectitle"/>
              <w:rPr>
                <w:sz w:val="24"/>
                <w:szCs w:val="24"/>
                <w:lang w:val="en-US"/>
              </w:rPr>
            </w:pPr>
            <w:r w:rsidRPr="0005402F">
              <w:rPr>
                <w:sz w:val="24"/>
                <w:szCs w:val="24"/>
              </w:rPr>
              <w:t>Use cases on the combat of counterfeit ICT and stolen mobile devices</w:t>
            </w:r>
          </w:p>
          <w:p w14:paraId="077852B7" w14:textId="77777777" w:rsidR="00EC4FF1" w:rsidRPr="0005402F" w:rsidRDefault="00EC4FF1" w:rsidP="009F0545">
            <w:pPr>
              <w:rPr>
                <w:szCs w:val="24"/>
                <w:lang w:val="en-US"/>
              </w:rPr>
            </w:pPr>
          </w:p>
        </w:tc>
      </w:tr>
    </w:tbl>
    <w:p w14:paraId="4AF7297B" w14:textId="77777777" w:rsidR="00EC4FF1" w:rsidRPr="0005402F" w:rsidRDefault="00EC4FF1" w:rsidP="00EC4FF1">
      <w:pPr>
        <w:rPr>
          <w:szCs w:val="24"/>
          <w:lang w:val="en-US"/>
        </w:rPr>
      </w:pPr>
    </w:p>
    <w:p w14:paraId="06FF30C0" w14:textId="77777777" w:rsidR="00EC4FF1" w:rsidRPr="0005402F" w:rsidRDefault="00EC4FF1" w:rsidP="00EC4FF1">
      <w:pPr>
        <w:rPr>
          <w:szCs w:val="24"/>
          <w:lang w:val="en-US"/>
        </w:rPr>
      </w:pPr>
    </w:p>
    <w:tbl>
      <w:tblPr>
        <w:tblW w:w="0" w:type="auto"/>
        <w:tblLayout w:type="fixed"/>
        <w:tblLook w:val="0000" w:firstRow="0" w:lastRow="0" w:firstColumn="0" w:lastColumn="0" w:noHBand="0" w:noVBand="0"/>
      </w:tblPr>
      <w:tblGrid>
        <w:gridCol w:w="9945"/>
      </w:tblGrid>
      <w:tr w:rsidR="00EC4FF1" w:rsidRPr="0005402F" w14:paraId="2FFD47F0" w14:textId="77777777" w:rsidTr="009F0545">
        <w:trPr>
          <w:trHeight w:val="792"/>
        </w:trPr>
        <w:tc>
          <w:tcPr>
            <w:tcW w:w="9945" w:type="dxa"/>
          </w:tcPr>
          <w:p w14:paraId="06FDD9CB" w14:textId="77777777" w:rsidR="00EC4FF1" w:rsidRPr="0005402F" w:rsidRDefault="00EC4FF1" w:rsidP="009F0545">
            <w:pPr>
              <w:pStyle w:val="Headingb"/>
              <w:rPr>
                <w:szCs w:val="24"/>
                <w:lang w:val="en-US"/>
              </w:rPr>
            </w:pPr>
            <w:bookmarkStart w:id="12" w:name="isume"/>
            <w:r w:rsidRPr="0005402F">
              <w:rPr>
                <w:szCs w:val="24"/>
                <w:lang w:val="en-US"/>
              </w:rPr>
              <w:t>Summary</w:t>
            </w:r>
          </w:p>
          <w:p w14:paraId="53990262" w14:textId="77777777" w:rsidR="00EC4FF1" w:rsidRPr="0005402F" w:rsidRDefault="00EC4FF1" w:rsidP="009F0545">
            <w:pPr>
              <w:rPr>
                <w:szCs w:val="24"/>
                <w:lang w:val="en-US"/>
              </w:rPr>
            </w:pPr>
            <w:r w:rsidRPr="0005402F">
              <w:rPr>
                <w:szCs w:val="24"/>
              </w:rPr>
              <w:t>This Supplement 75 to the Q-series Recommendations collects use cases provided by ITU members that reflect the challenges, opportunities and results in combating counterfeit information and communications technology (ICT) and stolen mobile devices and aims to assist new members in engaging better with this problem.</w:t>
            </w:r>
            <w:bookmarkEnd w:id="12"/>
          </w:p>
        </w:tc>
      </w:tr>
    </w:tbl>
    <w:p w14:paraId="22BD8FF7" w14:textId="77777777" w:rsidR="00EC4FF1" w:rsidRPr="0005402F" w:rsidRDefault="00EC4FF1" w:rsidP="00EC4FF1">
      <w:pPr>
        <w:rPr>
          <w:szCs w:val="24"/>
          <w:lang w:val="en-US"/>
        </w:rPr>
      </w:pPr>
    </w:p>
    <w:tbl>
      <w:tblPr>
        <w:tblW w:w="0" w:type="auto"/>
        <w:tblLayout w:type="fixed"/>
        <w:tblLook w:val="0000" w:firstRow="0" w:lastRow="0" w:firstColumn="0" w:lastColumn="0" w:noHBand="0" w:noVBand="0"/>
      </w:tblPr>
      <w:tblGrid>
        <w:gridCol w:w="9945"/>
      </w:tblGrid>
      <w:tr w:rsidR="00EC4FF1" w:rsidRPr="0005402F" w14:paraId="008D4F18" w14:textId="77777777" w:rsidTr="009F0545">
        <w:tc>
          <w:tcPr>
            <w:tcW w:w="9945" w:type="dxa"/>
          </w:tcPr>
          <w:p w14:paraId="5D48BF09" w14:textId="77777777" w:rsidR="00EC4FF1" w:rsidRPr="0005402F" w:rsidRDefault="00EC4FF1" w:rsidP="009F0545">
            <w:pPr>
              <w:pStyle w:val="Headingb"/>
              <w:rPr>
                <w:szCs w:val="24"/>
                <w:lang w:val="en-US"/>
              </w:rPr>
            </w:pPr>
            <w:bookmarkStart w:id="13" w:name="ikeye"/>
            <w:r w:rsidRPr="0005402F">
              <w:rPr>
                <w:szCs w:val="24"/>
                <w:lang w:val="en-US"/>
              </w:rPr>
              <w:t>Keywords</w:t>
            </w:r>
          </w:p>
          <w:p w14:paraId="4AD5A0F9" w14:textId="77777777" w:rsidR="00EC4FF1" w:rsidRPr="0005402F" w:rsidRDefault="00EC4FF1" w:rsidP="009F0545">
            <w:pPr>
              <w:rPr>
                <w:bCs/>
                <w:szCs w:val="24"/>
                <w:lang w:val="en-US"/>
              </w:rPr>
            </w:pPr>
            <w:r w:rsidRPr="0005402F">
              <w:rPr>
                <w:szCs w:val="24"/>
                <w:lang w:eastAsia="ko-KR"/>
              </w:rPr>
              <w:t>Challenges, counterfeit, duplicate IMEI, stolen mobile devices, tampering, use cases</w:t>
            </w:r>
            <w:bookmarkEnd w:id="13"/>
            <w:r w:rsidRPr="0005402F">
              <w:rPr>
                <w:szCs w:val="24"/>
                <w:lang w:eastAsia="ko-KR"/>
              </w:rPr>
              <w:t>.</w:t>
            </w:r>
          </w:p>
        </w:tc>
      </w:tr>
    </w:tbl>
    <w:p w14:paraId="48200F01" w14:textId="77777777" w:rsidR="00EC4FF1" w:rsidRPr="0005402F" w:rsidRDefault="00EC4FF1" w:rsidP="00EC4FF1">
      <w:pPr>
        <w:rPr>
          <w:szCs w:val="24"/>
          <w:lang w:val="en-US"/>
        </w:rPr>
      </w:pPr>
    </w:p>
    <w:p w14:paraId="10EC778D" w14:textId="77777777" w:rsidR="00EC4FF1" w:rsidRPr="0005402F" w:rsidRDefault="00EC4FF1" w:rsidP="00EC4FF1">
      <w:pPr>
        <w:rPr>
          <w:szCs w:val="24"/>
          <w:lang w:val="en-US"/>
        </w:rPr>
        <w:sectPr w:rsidR="00EC4FF1" w:rsidRPr="0005402F">
          <w:headerReference w:type="even" r:id="rId15"/>
          <w:headerReference w:type="default" r:id="rId16"/>
          <w:footerReference w:type="even" r:id="rId17"/>
          <w:footerReference w:type="default" r:id="rId18"/>
          <w:headerReference w:type="first" r:id="rId19"/>
          <w:footerReference w:type="first" r:id="rId20"/>
          <w:pgSz w:w="11907" w:h="16840" w:code="9"/>
          <w:pgMar w:top="1089" w:right="1089" w:bottom="1089" w:left="1089" w:header="482" w:footer="482" w:gutter="0"/>
          <w:pgNumType w:fmt="lowerRoman" w:start="1"/>
          <w:cols w:space="720"/>
          <w:vAlign w:val="both"/>
        </w:sectPr>
      </w:pPr>
    </w:p>
    <w:p w14:paraId="5AB32786" w14:textId="77777777" w:rsidR="00EC4FF1" w:rsidRPr="0005402F" w:rsidRDefault="00EC4FF1" w:rsidP="00EC4FF1">
      <w:pPr>
        <w:rPr>
          <w:b/>
          <w:szCs w:val="24"/>
          <w:lang w:val="en-US"/>
        </w:rPr>
      </w:pPr>
      <w:r w:rsidRPr="0005402F">
        <w:rPr>
          <w:b/>
          <w:szCs w:val="24"/>
          <w:lang w:val="en-US"/>
        </w:rPr>
        <w:lastRenderedPageBreak/>
        <w:t>Table of Contents</w:t>
      </w:r>
    </w:p>
    <w:p w14:paraId="26002E93" w14:textId="77777777" w:rsidR="00EC4FF1" w:rsidRPr="0005402F" w:rsidRDefault="00EC4FF1" w:rsidP="00EC4FF1">
      <w:pPr>
        <w:pStyle w:val="toc0"/>
        <w:ind w:right="992"/>
        <w:rPr>
          <w:noProof/>
          <w:szCs w:val="24"/>
        </w:rPr>
      </w:pPr>
      <w:r w:rsidRPr="0005402F">
        <w:rPr>
          <w:szCs w:val="24"/>
          <w:lang w:val="en-US"/>
        </w:rPr>
        <w:tab/>
        <w:t>Page</w:t>
      </w:r>
    </w:p>
    <w:p w14:paraId="700790A5" w14:textId="77777777" w:rsidR="00EC4FF1" w:rsidRPr="0005402F" w:rsidRDefault="00EC4FF1" w:rsidP="00EC4FF1">
      <w:pPr>
        <w:pStyle w:val="TOC1"/>
        <w:ind w:right="992"/>
        <w:rPr>
          <w:rFonts w:eastAsiaTheme="minorEastAsia"/>
          <w:noProof/>
          <w:szCs w:val="24"/>
          <w:lang w:eastAsia="en-GB"/>
        </w:rPr>
      </w:pPr>
      <w:r w:rsidRPr="0005402F">
        <w:rPr>
          <w:noProof/>
          <w:szCs w:val="24"/>
          <w:lang w:bidi="ar-DZ"/>
        </w:rPr>
        <w:t>1</w:t>
      </w:r>
      <w:r w:rsidRPr="0005402F">
        <w:rPr>
          <w:rFonts w:eastAsiaTheme="minorEastAsia"/>
          <w:noProof/>
          <w:szCs w:val="24"/>
          <w:lang w:eastAsia="en-GB"/>
        </w:rPr>
        <w:tab/>
      </w:r>
      <w:r w:rsidRPr="0005402F">
        <w:rPr>
          <w:noProof/>
          <w:szCs w:val="24"/>
          <w:lang w:val="en-US"/>
        </w:rPr>
        <w:t>Scope</w:t>
      </w:r>
      <w:r w:rsidRPr="0005402F">
        <w:rPr>
          <w:noProof/>
          <w:szCs w:val="24"/>
          <w:lang w:val="en-US"/>
        </w:rPr>
        <w:tab/>
      </w:r>
      <w:r w:rsidRPr="0005402F">
        <w:rPr>
          <w:noProof/>
          <w:szCs w:val="24"/>
          <w:lang w:val="en-US"/>
        </w:rPr>
        <w:tab/>
      </w:r>
      <w:r w:rsidRPr="0005402F">
        <w:rPr>
          <w:noProof/>
          <w:szCs w:val="24"/>
        </w:rPr>
        <w:t>1</w:t>
      </w:r>
    </w:p>
    <w:p w14:paraId="6D450293" w14:textId="77777777" w:rsidR="00EC4FF1" w:rsidRPr="0005402F" w:rsidRDefault="00EC4FF1" w:rsidP="00EC4FF1">
      <w:pPr>
        <w:pStyle w:val="TOC1"/>
        <w:ind w:right="992"/>
        <w:rPr>
          <w:rFonts w:eastAsiaTheme="minorEastAsia"/>
          <w:noProof/>
          <w:szCs w:val="24"/>
          <w:lang w:eastAsia="en-GB"/>
        </w:rPr>
      </w:pPr>
      <w:r w:rsidRPr="0005402F">
        <w:rPr>
          <w:noProof/>
          <w:szCs w:val="24"/>
          <w:lang w:val="en-US"/>
        </w:rPr>
        <w:t>2</w:t>
      </w:r>
      <w:r w:rsidRPr="0005402F">
        <w:rPr>
          <w:rFonts w:eastAsiaTheme="minorEastAsia"/>
          <w:noProof/>
          <w:szCs w:val="24"/>
          <w:lang w:eastAsia="en-GB"/>
        </w:rPr>
        <w:tab/>
      </w:r>
      <w:r w:rsidRPr="0005402F">
        <w:rPr>
          <w:noProof/>
          <w:szCs w:val="24"/>
          <w:lang w:val="en-US"/>
        </w:rPr>
        <w:t>References</w:t>
      </w:r>
      <w:r w:rsidRPr="0005402F">
        <w:rPr>
          <w:noProof/>
          <w:szCs w:val="24"/>
          <w:lang w:val="en-US"/>
        </w:rPr>
        <w:tab/>
      </w:r>
      <w:r w:rsidRPr="0005402F">
        <w:rPr>
          <w:noProof/>
          <w:szCs w:val="24"/>
          <w:lang w:val="en-US"/>
        </w:rPr>
        <w:tab/>
      </w:r>
      <w:r w:rsidRPr="0005402F">
        <w:rPr>
          <w:noProof/>
          <w:szCs w:val="24"/>
        </w:rPr>
        <w:t>1</w:t>
      </w:r>
    </w:p>
    <w:p w14:paraId="0B80AC54" w14:textId="77777777" w:rsidR="00EC4FF1" w:rsidRPr="0005402F" w:rsidRDefault="00EC4FF1" w:rsidP="00EC4FF1">
      <w:pPr>
        <w:pStyle w:val="TOC1"/>
        <w:ind w:right="992"/>
        <w:rPr>
          <w:rFonts w:eastAsiaTheme="minorEastAsia"/>
          <w:noProof/>
          <w:szCs w:val="24"/>
          <w:lang w:eastAsia="en-GB"/>
        </w:rPr>
      </w:pPr>
      <w:r w:rsidRPr="0005402F">
        <w:rPr>
          <w:noProof/>
          <w:szCs w:val="24"/>
          <w:lang w:val="en-US"/>
        </w:rPr>
        <w:t>3</w:t>
      </w:r>
      <w:r w:rsidRPr="0005402F">
        <w:rPr>
          <w:rFonts w:eastAsiaTheme="minorEastAsia"/>
          <w:noProof/>
          <w:szCs w:val="24"/>
          <w:lang w:eastAsia="en-GB"/>
        </w:rPr>
        <w:tab/>
      </w:r>
      <w:r w:rsidRPr="0005402F">
        <w:rPr>
          <w:noProof/>
          <w:szCs w:val="24"/>
          <w:lang w:val="en-US"/>
        </w:rPr>
        <w:t>Definitions</w:t>
      </w:r>
      <w:r w:rsidRPr="0005402F">
        <w:rPr>
          <w:noProof/>
          <w:szCs w:val="24"/>
          <w:lang w:val="en-US"/>
        </w:rPr>
        <w:tab/>
      </w:r>
      <w:r w:rsidRPr="0005402F">
        <w:rPr>
          <w:noProof/>
          <w:szCs w:val="24"/>
          <w:lang w:val="en-US"/>
        </w:rPr>
        <w:tab/>
      </w:r>
      <w:r w:rsidRPr="0005402F">
        <w:rPr>
          <w:noProof/>
          <w:szCs w:val="24"/>
        </w:rPr>
        <w:t>1</w:t>
      </w:r>
    </w:p>
    <w:p w14:paraId="625FCDC8" w14:textId="77777777" w:rsidR="00EC4FF1" w:rsidRPr="0005402F" w:rsidRDefault="00EC4FF1" w:rsidP="00EC4FF1">
      <w:pPr>
        <w:pStyle w:val="TOC2"/>
        <w:ind w:right="992"/>
        <w:rPr>
          <w:rFonts w:eastAsiaTheme="minorEastAsia"/>
          <w:noProof/>
          <w:szCs w:val="24"/>
          <w:lang w:eastAsia="en-GB"/>
        </w:rPr>
      </w:pPr>
      <w:r w:rsidRPr="0005402F">
        <w:rPr>
          <w:noProof/>
          <w:szCs w:val="24"/>
          <w:lang w:bidi="ar-DZ"/>
        </w:rPr>
        <w:t>3.1</w:t>
      </w:r>
      <w:r w:rsidRPr="0005402F">
        <w:rPr>
          <w:rFonts w:eastAsiaTheme="minorEastAsia"/>
          <w:noProof/>
          <w:szCs w:val="24"/>
          <w:lang w:eastAsia="en-GB"/>
        </w:rPr>
        <w:tab/>
      </w:r>
      <w:r w:rsidRPr="0005402F">
        <w:rPr>
          <w:noProof/>
          <w:szCs w:val="24"/>
          <w:lang w:bidi="ar-DZ"/>
        </w:rPr>
        <w:t>Terms defined elsewhere</w:t>
      </w:r>
      <w:r w:rsidRPr="0005402F">
        <w:rPr>
          <w:noProof/>
          <w:szCs w:val="24"/>
          <w:lang w:bidi="ar-DZ"/>
        </w:rPr>
        <w:tab/>
      </w:r>
      <w:r w:rsidRPr="0005402F">
        <w:rPr>
          <w:noProof/>
          <w:szCs w:val="24"/>
          <w:lang w:bidi="ar-DZ"/>
        </w:rPr>
        <w:tab/>
      </w:r>
      <w:r w:rsidRPr="0005402F">
        <w:rPr>
          <w:noProof/>
          <w:szCs w:val="24"/>
        </w:rPr>
        <w:t>1</w:t>
      </w:r>
    </w:p>
    <w:p w14:paraId="10666580" w14:textId="77777777" w:rsidR="00EC4FF1" w:rsidRPr="0005402F" w:rsidRDefault="00EC4FF1" w:rsidP="00EC4FF1">
      <w:pPr>
        <w:pStyle w:val="TOC2"/>
        <w:ind w:right="992"/>
        <w:rPr>
          <w:rFonts w:eastAsiaTheme="minorEastAsia"/>
          <w:noProof/>
          <w:szCs w:val="24"/>
          <w:lang w:eastAsia="en-GB"/>
        </w:rPr>
      </w:pPr>
      <w:r w:rsidRPr="0005402F">
        <w:rPr>
          <w:noProof/>
          <w:szCs w:val="24"/>
        </w:rPr>
        <w:t>3.2</w:t>
      </w:r>
      <w:r w:rsidRPr="0005402F">
        <w:rPr>
          <w:rFonts w:eastAsiaTheme="minorEastAsia"/>
          <w:noProof/>
          <w:szCs w:val="24"/>
          <w:lang w:eastAsia="en-GB"/>
        </w:rPr>
        <w:tab/>
      </w:r>
      <w:r w:rsidRPr="0005402F">
        <w:rPr>
          <w:noProof/>
          <w:szCs w:val="24"/>
        </w:rPr>
        <w:t>Terms defined in this Supplement</w:t>
      </w:r>
      <w:r w:rsidRPr="0005402F">
        <w:rPr>
          <w:noProof/>
          <w:szCs w:val="24"/>
        </w:rPr>
        <w:tab/>
      </w:r>
      <w:r w:rsidRPr="0005402F">
        <w:rPr>
          <w:noProof/>
          <w:szCs w:val="24"/>
        </w:rPr>
        <w:tab/>
        <w:t>2</w:t>
      </w:r>
    </w:p>
    <w:p w14:paraId="43508BEF" w14:textId="77777777" w:rsidR="00EC4FF1" w:rsidRPr="0005402F" w:rsidRDefault="00EC4FF1" w:rsidP="00EC4FF1">
      <w:pPr>
        <w:pStyle w:val="TOC1"/>
        <w:ind w:right="992"/>
        <w:rPr>
          <w:rFonts w:eastAsiaTheme="minorEastAsia"/>
          <w:noProof/>
          <w:szCs w:val="24"/>
          <w:lang w:eastAsia="en-GB"/>
        </w:rPr>
      </w:pPr>
      <w:r w:rsidRPr="0005402F">
        <w:rPr>
          <w:noProof/>
          <w:szCs w:val="24"/>
          <w:lang w:bidi="ar-DZ"/>
        </w:rPr>
        <w:t>4</w:t>
      </w:r>
      <w:r w:rsidRPr="0005402F">
        <w:rPr>
          <w:rFonts w:eastAsiaTheme="minorEastAsia"/>
          <w:noProof/>
          <w:szCs w:val="24"/>
          <w:lang w:eastAsia="en-GB"/>
        </w:rPr>
        <w:tab/>
      </w:r>
      <w:r w:rsidRPr="0005402F">
        <w:rPr>
          <w:noProof/>
          <w:szCs w:val="24"/>
          <w:lang w:val="en-US"/>
        </w:rPr>
        <w:t>Abbreviations and acronyms</w:t>
      </w:r>
      <w:r w:rsidRPr="0005402F">
        <w:rPr>
          <w:noProof/>
          <w:szCs w:val="24"/>
          <w:lang w:val="en-US"/>
        </w:rPr>
        <w:tab/>
      </w:r>
      <w:r w:rsidRPr="0005402F">
        <w:rPr>
          <w:noProof/>
          <w:szCs w:val="24"/>
          <w:lang w:val="en-US"/>
        </w:rPr>
        <w:tab/>
      </w:r>
      <w:r w:rsidRPr="0005402F">
        <w:rPr>
          <w:noProof/>
          <w:szCs w:val="24"/>
        </w:rPr>
        <w:t>2</w:t>
      </w:r>
    </w:p>
    <w:p w14:paraId="04151EA7" w14:textId="77777777" w:rsidR="00EC4FF1" w:rsidRPr="0005402F" w:rsidRDefault="00EC4FF1" w:rsidP="00EC4FF1">
      <w:pPr>
        <w:pStyle w:val="TOC1"/>
        <w:ind w:right="992"/>
        <w:rPr>
          <w:rFonts w:eastAsiaTheme="minorEastAsia"/>
          <w:noProof/>
          <w:szCs w:val="24"/>
          <w:lang w:eastAsia="en-GB"/>
        </w:rPr>
      </w:pPr>
      <w:r w:rsidRPr="0005402F">
        <w:rPr>
          <w:noProof/>
          <w:szCs w:val="24"/>
          <w:lang w:val="en-US"/>
        </w:rPr>
        <w:t>5</w:t>
      </w:r>
      <w:r w:rsidRPr="0005402F">
        <w:rPr>
          <w:rFonts w:eastAsiaTheme="minorEastAsia"/>
          <w:noProof/>
          <w:szCs w:val="24"/>
          <w:lang w:eastAsia="en-GB"/>
        </w:rPr>
        <w:tab/>
      </w:r>
      <w:r w:rsidRPr="0005402F">
        <w:rPr>
          <w:noProof/>
          <w:szCs w:val="24"/>
          <w:lang w:val="en-US"/>
        </w:rPr>
        <w:t>Conventions</w:t>
      </w:r>
      <w:r w:rsidRPr="0005402F">
        <w:rPr>
          <w:noProof/>
          <w:szCs w:val="24"/>
          <w:lang w:val="en-US"/>
        </w:rPr>
        <w:tab/>
      </w:r>
      <w:r w:rsidRPr="0005402F">
        <w:rPr>
          <w:noProof/>
          <w:szCs w:val="24"/>
          <w:lang w:val="en-US"/>
        </w:rPr>
        <w:tab/>
      </w:r>
      <w:r w:rsidRPr="0005402F">
        <w:rPr>
          <w:noProof/>
          <w:szCs w:val="24"/>
        </w:rPr>
        <w:t>2</w:t>
      </w:r>
    </w:p>
    <w:p w14:paraId="3945A371" w14:textId="77777777" w:rsidR="00EC4FF1" w:rsidRPr="0005402F" w:rsidRDefault="00EC4FF1" w:rsidP="00EC4FF1">
      <w:pPr>
        <w:pStyle w:val="TOC1"/>
        <w:ind w:right="992"/>
        <w:rPr>
          <w:rFonts w:eastAsiaTheme="minorEastAsia"/>
          <w:noProof/>
          <w:szCs w:val="24"/>
          <w:lang w:eastAsia="en-GB"/>
        </w:rPr>
      </w:pPr>
      <w:r w:rsidRPr="0005402F">
        <w:rPr>
          <w:noProof/>
          <w:szCs w:val="24"/>
          <w:lang w:val="en-US"/>
        </w:rPr>
        <w:t>6</w:t>
      </w:r>
      <w:r w:rsidRPr="0005402F">
        <w:rPr>
          <w:rFonts w:eastAsiaTheme="minorEastAsia"/>
          <w:noProof/>
          <w:szCs w:val="24"/>
          <w:lang w:eastAsia="en-GB"/>
        </w:rPr>
        <w:tab/>
      </w:r>
      <w:r w:rsidRPr="0005402F">
        <w:rPr>
          <w:noProof/>
          <w:szCs w:val="24"/>
          <w:lang w:val="en-US"/>
        </w:rPr>
        <w:t>Introduction</w:t>
      </w:r>
      <w:r w:rsidRPr="0005402F">
        <w:rPr>
          <w:noProof/>
          <w:szCs w:val="24"/>
          <w:lang w:val="en-US"/>
        </w:rPr>
        <w:tab/>
      </w:r>
      <w:r w:rsidRPr="0005402F">
        <w:rPr>
          <w:noProof/>
          <w:szCs w:val="24"/>
          <w:lang w:val="en-US"/>
        </w:rPr>
        <w:tab/>
      </w:r>
      <w:r w:rsidRPr="0005402F">
        <w:rPr>
          <w:noProof/>
          <w:szCs w:val="24"/>
        </w:rPr>
        <w:t>2</w:t>
      </w:r>
    </w:p>
    <w:p w14:paraId="3F9BF76C" w14:textId="77777777" w:rsidR="00EC4FF1" w:rsidRPr="0005402F" w:rsidRDefault="00EC4FF1" w:rsidP="00EC4FF1">
      <w:pPr>
        <w:pStyle w:val="TOC1"/>
        <w:ind w:right="992"/>
        <w:rPr>
          <w:rFonts w:eastAsiaTheme="minorEastAsia"/>
          <w:noProof/>
          <w:szCs w:val="24"/>
          <w:lang w:eastAsia="en-GB"/>
        </w:rPr>
      </w:pPr>
      <w:r w:rsidRPr="0005402F">
        <w:rPr>
          <w:noProof/>
          <w:szCs w:val="24"/>
          <w:lang w:val="en-US"/>
        </w:rPr>
        <w:t>Appendix</w:t>
      </w:r>
      <w:r w:rsidRPr="0005402F">
        <w:rPr>
          <w:noProof/>
          <w:szCs w:val="24"/>
          <w:lang w:val="en-US" w:eastAsia="ja-JP"/>
        </w:rPr>
        <w:t xml:space="preserve"> I – </w:t>
      </w:r>
      <w:r w:rsidRPr="0005402F">
        <w:rPr>
          <w:noProof/>
          <w:szCs w:val="24"/>
          <w:lang w:bidi="ar-DZ"/>
        </w:rPr>
        <w:t>Use Cases</w:t>
      </w:r>
      <w:r w:rsidRPr="0005402F">
        <w:rPr>
          <w:noProof/>
          <w:szCs w:val="24"/>
          <w:lang w:bidi="ar-DZ"/>
        </w:rPr>
        <w:tab/>
      </w:r>
      <w:r w:rsidRPr="0005402F">
        <w:rPr>
          <w:noProof/>
          <w:szCs w:val="24"/>
          <w:lang w:bidi="ar-DZ"/>
        </w:rPr>
        <w:tab/>
      </w:r>
      <w:r w:rsidRPr="0005402F">
        <w:rPr>
          <w:noProof/>
          <w:szCs w:val="24"/>
        </w:rPr>
        <w:t>3</w:t>
      </w:r>
    </w:p>
    <w:p w14:paraId="5D6FCE1D" w14:textId="77777777" w:rsidR="00EC4FF1" w:rsidRPr="0005402F" w:rsidRDefault="00EC4FF1" w:rsidP="00EC4FF1">
      <w:pPr>
        <w:pStyle w:val="TOC2"/>
        <w:ind w:right="992"/>
        <w:rPr>
          <w:rFonts w:eastAsiaTheme="minorEastAsia"/>
          <w:noProof/>
          <w:szCs w:val="24"/>
          <w:lang w:eastAsia="en-GB"/>
        </w:rPr>
      </w:pPr>
      <w:r w:rsidRPr="0005402F">
        <w:rPr>
          <w:noProof/>
          <w:szCs w:val="24"/>
          <w:lang w:bidi="ar-DZ"/>
        </w:rPr>
        <w:t>I.I</w:t>
      </w:r>
      <w:r w:rsidRPr="0005402F">
        <w:rPr>
          <w:rFonts w:eastAsiaTheme="minorEastAsia"/>
          <w:noProof/>
          <w:szCs w:val="24"/>
          <w:lang w:eastAsia="en-GB"/>
        </w:rPr>
        <w:tab/>
      </w:r>
      <w:r w:rsidRPr="0005402F">
        <w:rPr>
          <w:noProof/>
          <w:szCs w:val="24"/>
          <w:lang w:bidi="ar-DZ"/>
        </w:rPr>
        <w:t>Africa</w:t>
      </w:r>
      <w:r w:rsidRPr="0005402F">
        <w:rPr>
          <w:noProof/>
          <w:szCs w:val="24"/>
          <w:lang w:bidi="ar-DZ"/>
        </w:rPr>
        <w:tab/>
      </w:r>
      <w:r w:rsidRPr="0005402F">
        <w:rPr>
          <w:noProof/>
          <w:szCs w:val="24"/>
          <w:lang w:bidi="ar-DZ"/>
        </w:rPr>
        <w:tab/>
      </w:r>
      <w:r w:rsidRPr="0005402F">
        <w:rPr>
          <w:noProof/>
          <w:szCs w:val="24"/>
        </w:rPr>
        <w:t>3</w:t>
      </w:r>
    </w:p>
    <w:p w14:paraId="25430D3F" w14:textId="77777777" w:rsidR="00EC4FF1" w:rsidRPr="0005402F" w:rsidRDefault="00EC4FF1" w:rsidP="00EC4FF1">
      <w:pPr>
        <w:pStyle w:val="TOC3"/>
        <w:ind w:right="992"/>
        <w:rPr>
          <w:rFonts w:eastAsiaTheme="minorEastAsia"/>
          <w:noProof/>
          <w:szCs w:val="24"/>
          <w:lang w:eastAsia="en-GB"/>
        </w:rPr>
      </w:pPr>
      <w:r w:rsidRPr="0005402F">
        <w:rPr>
          <w:noProof/>
          <w:szCs w:val="24"/>
        </w:rPr>
        <w:t>I</w:t>
      </w:r>
      <w:r w:rsidRPr="0005402F">
        <w:rPr>
          <w:noProof/>
          <w:szCs w:val="24"/>
          <w:lang w:bidi="ar-DZ"/>
        </w:rPr>
        <w:t>.I.</w:t>
      </w:r>
      <w:r w:rsidRPr="0005402F">
        <w:rPr>
          <w:noProof/>
          <w:szCs w:val="24"/>
        </w:rPr>
        <w:t>I</w:t>
      </w:r>
      <w:r w:rsidRPr="0005402F">
        <w:rPr>
          <w:rFonts w:eastAsiaTheme="minorEastAsia"/>
          <w:noProof/>
          <w:szCs w:val="24"/>
          <w:lang w:eastAsia="en-GB"/>
        </w:rPr>
        <w:tab/>
      </w:r>
      <w:r w:rsidRPr="0005402F">
        <w:rPr>
          <w:noProof/>
          <w:szCs w:val="24"/>
        </w:rPr>
        <w:t>Congo</w:t>
      </w:r>
      <w:r w:rsidRPr="0005402F">
        <w:rPr>
          <w:noProof/>
          <w:szCs w:val="24"/>
        </w:rPr>
        <w:tab/>
      </w:r>
      <w:r w:rsidRPr="0005402F">
        <w:rPr>
          <w:noProof/>
          <w:szCs w:val="24"/>
        </w:rPr>
        <w:tab/>
        <w:t>3</w:t>
      </w:r>
    </w:p>
    <w:p w14:paraId="185FF425" w14:textId="77777777" w:rsidR="00EC4FF1" w:rsidRPr="0005402F" w:rsidRDefault="00EC4FF1" w:rsidP="00EC4FF1">
      <w:pPr>
        <w:pStyle w:val="TOC3"/>
        <w:ind w:right="992"/>
        <w:rPr>
          <w:rFonts w:eastAsiaTheme="minorEastAsia"/>
          <w:noProof/>
          <w:szCs w:val="24"/>
          <w:lang w:eastAsia="en-GB"/>
        </w:rPr>
      </w:pPr>
      <w:r w:rsidRPr="0005402F">
        <w:rPr>
          <w:noProof/>
          <w:szCs w:val="24"/>
        </w:rPr>
        <w:t>I.I.II</w:t>
      </w:r>
      <w:r w:rsidRPr="0005402F">
        <w:rPr>
          <w:rFonts w:eastAsiaTheme="minorEastAsia"/>
          <w:noProof/>
          <w:szCs w:val="24"/>
          <w:lang w:eastAsia="en-GB"/>
        </w:rPr>
        <w:tab/>
      </w:r>
      <w:r w:rsidRPr="0005402F">
        <w:rPr>
          <w:noProof/>
          <w:szCs w:val="24"/>
        </w:rPr>
        <w:t xml:space="preserve">Republic of </w:t>
      </w:r>
      <w:r w:rsidRPr="0005402F">
        <w:rPr>
          <w:noProof/>
          <w:szCs w:val="24"/>
          <w:lang w:bidi="ar-DZ"/>
        </w:rPr>
        <w:t>Botswana</w:t>
      </w:r>
      <w:r w:rsidRPr="0005402F">
        <w:rPr>
          <w:noProof/>
          <w:szCs w:val="24"/>
          <w:lang w:bidi="ar-DZ"/>
        </w:rPr>
        <w:tab/>
      </w:r>
      <w:r w:rsidRPr="0005402F">
        <w:rPr>
          <w:noProof/>
          <w:szCs w:val="24"/>
          <w:lang w:bidi="ar-DZ"/>
        </w:rPr>
        <w:tab/>
      </w:r>
      <w:r w:rsidRPr="0005402F">
        <w:rPr>
          <w:noProof/>
          <w:szCs w:val="24"/>
        </w:rPr>
        <w:t>4</w:t>
      </w:r>
    </w:p>
    <w:p w14:paraId="3425E325" w14:textId="77777777" w:rsidR="00EC4FF1" w:rsidRPr="0005402F" w:rsidRDefault="00EC4FF1" w:rsidP="00EC4FF1">
      <w:pPr>
        <w:pStyle w:val="TOC3"/>
        <w:ind w:right="992"/>
        <w:rPr>
          <w:rFonts w:eastAsiaTheme="minorEastAsia"/>
          <w:noProof/>
          <w:szCs w:val="24"/>
          <w:lang w:eastAsia="en-GB"/>
        </w:rPr>
      </w:pPr>
      <w:r w:rsidRPr="0005402F">
        <w:rPr>
          <w:noProof/>
          <w:szCs w:val="24"/>
          <w:lang w:bidi="ar-DZ"/>
        </w:rPr>
        <w:t>I.I.III</w:t>
      </w:r>
      <w:r w:rsidRPr="0005402F">
        <w:rPr>
          <w:rFonts w:eastAsiaTheme="minorEastAsia"/>
          <w:noProof/>
          <w:szCs w:val="24"/>
          <w:lang w:eastAsia="en-GB"/>
        </w:rPr>
        <w:tab/>
      </w:r>
      <w:r w:rsidRPr="0005402F">
        <w:rPr>
          <w:noProof/>
          <w:szCs w:val="24"/>
          <w:lang w:bidi="ar-DZ"/>
        </w:rPr>
        <w:t>Chad</w:t>
      </w:r>
      <w:r w:rsidRPr="0005402F">
        <w:rPr>
          <w:noProof/>
          <w:szCs w:val="24"/>
          <w:lang w:bidi="ar-DZ"/>
        </w:rPr>
        <w:tab/>
      </w:r>
      <w:r w:rsidRPr="0005402F">
        <w:rPr>
          <w:noProof/>
          <w:szCs w:val="24"/>
          <w:lang w:bidi="ar-DZ"/>
        </w:rPr>
        <w:tab/>
      </w:r>
      <w:r w:rsidRPr="0005402F">
        <w:rPr>
          <w:noProof/>
          <w:szCs w:val="24"/>
        </w:rPr>
        <w:t>5</w:t>
      </w:r>
    </w:p>
    <w:p w14:paraId="2C87C2A8" w14:textId="77777777" w:rsidR="00EC4FF1" w:rsidRPr="0005402F" w:rsidRDefault="00EC4FF1" w:rsidP="00EC4FF1">
      <w:pPr>
        <w:pStyle w:val="TOC3"/>
        <w:ind w:right="992"/>
        <w:rPr>
          <w:rFonts w:eastAsiaTheme="minorEastAsia"/>
          <w:noProof/>
          <w:szCs w:val="24"/>
          <w:lang w:eastAsia="en-GB"/>
        </w:rPr>
      </w:pPr>
      <w:r w:rsidRPr="0005402F">
        <w:rPr>
          <w:noProof/>
          <w:szCs w:val="24"/>
          <w:lang w:bidi="ar-DZ"/>
        </w:rPr>
        <w:t>I.I.IV</w:t>
      </w:r>
      <w:r w:rsidRPr="0005402F">
        <w:rPr>
          <w:rFonts w:eastAsiaTheme="minorEastAsia"/>
          <w:noProof/>
          <w:szCs w:val="24"/>
          <w:lang w:eastAsia="en-GB"/>
        </w:rPr>
        <w:tab/>
      </w:r>
      <w:r w:rsidRPr="0005402F">
        <w:rPr>
          <w:noProof/>
          <w:szCs w:val="24"/>
          <w:lang w:bidi="ar-DZ"/>
        </w:rPr>
        <w:t>Republic of Ghana</w:t>
      </w:r>
      <w:r w:rsidRPr="0005402F">
        <w:rPr>
          <w:noProof/>
          <w:szCs w:val="24"/>
          <w:lang w:bidi="ar-DZ"/>
        </w:rPr>
        <w:tab/>
      </w:r>
      <w:r w:rsidRPr="0005402F">
        <w:rPr>
          <w:noProof/>
          <w:szCs w:val="24"/>
          <w:lang w:bidi="ar-DZ"/>
        </w:rPr>
        <w:tab/>
      </w:r>
      <w:r w:rsidRPr="0005402F">
        <w:rPr>
          <w:noProof/>
          <w:szCs w:val="24"/>
        </w:rPr>
        <w:t>7</w:t>
      </w:r>
    </w:p>
    <w:p w14:paraId="6F43740E" w14:textId="77777777" w:rsidR="00EC4FF1" w:rsidRPr="0005402F" w:rsidRDefault="00EC4FF1" w:rsidP="00EC4FF1">
      <w:pPr>
        <w:pStyle w:val="TOC3"/>
        <w:ind w:right="992"/>
        <w:rPr>
          <w:rFonts w:eastAsiaTheme="minorEastAsia"/>
          <w:noProof/>
          <w:szCs w:val="24"/>
          <w:lang w:eastAsia="en-GB"/>
        </w:rPr>
      </w:pPr>
      <w:r w:rsidRPr="0005402F">
        <w:rPr>
          <w:noProof/>
          <w:szCs w:val="24"/>
          <w:lang w:bidi="ar-DZ"/>
        </w:rPr>
        <w:t>I.I.V</w:t>
      </w:r>
      <w:r w:rsidRPr="0005402F">
        <w:rPr>
          <w:rFonts w:eastAsiaTheme="minorEastAsia"/>
          <w:noProof/>
          <w:szCs w:val="24"/>
          <w:lang w:eastAsia="en-GB"/>
        </w:rPr>
        <w:tab/>
      </w:r>
      <w:r w:rsidRPr="0005402F">
        <w:rPr>
          <w:noProof/>
          <w:szCs w:val="24"/>
          <w:lang w:bidi="ar-DZ"/>
        </w:rPr>
        <w:t>Guinea</w:t>
      </w:r>
      <w:r w:rsidRPr="0005402F">
        <w:rPr>
          <w:noProof/>
          <w:szCs w:val="24"/>
          <w:lang w:bidi="ar-DZ"/>
        </w:rPr>
        <w:tab/>
      </w:r>
      <w:r w:rsidRPr="0005402F">
        <w:rPr>
          <w:noProof/>
          <w:szCs w:val="24"/>
          <w:lang w:bidi="ar-DZ"/>
        </w:rPr>
        <w:tab/>
      </w:r>
      <w:r w:rsidRPr="0005402F">
        <w:rPr>
          <w:noProof/>
          <w:szCs w:val="24"/>
        </w:rPr>
        <w:t>7</w:t>
      </w:r>
    </w:p>
    <w:p w14:paraId="09C832CD" w14:textId="77777777" w:rsidR="00EC4FF1" w:rsidRPr="0005402F" w:rsidRDefault="00EC4FF1" w:rsidP="00EC4FF1">
      <w:pPr>
        <w:pStyle w:val="TOC3"/>
        <w:ind w:right="992"/>
        <w:rPr>
          <w:rFonts w:eastAsiaTheme="minorEastAsia"/>
          <w:noProof/>
          <w:szCs w:val="24"/>
          <w:lang w:eastAsia="en-GB"/>
        </w:rPr>
      </w:pPr>
      <w:r w:rsidRPr="0005402F">
        <w:rPr>
          <w:noProof/>
          <w:szCs w:val="24"/>
          <w:lang w:bidi="ar-DZ"/>
        </w:rPr>
        <w:t>I.I.VI</w:t>
      </w:r>
      <w:r w:rsidRPr="0005402F">
        <w:rPr>
          <w:rFonts w:eastAsiaTheme="minorEastAsia"/>
          <w:noProof/>
          <w:szCs w:val="24"/>
          <w:lang w:eastAsia="en-GB"/>
        </w:rPr>
        <w:tab/>
      </w:r>
      <w:r w:rsidRPr="0005402F">
        <w:rPr>
          <w:noProof/>
          <w:szCs w:val="24"/>
          <w:lang w:bidi="ar-DZ"/>
        </w:rPr>
        <w:t>Republic of Kenya</w:t>
      </w:r>
      <w:r w:rsidRPr="0005402F">
        <w:rPr>
          <w:noProof/>
          <w:szCs w:val="24"/>
          <w:lang w:bidi="ar-DZ"/>
        </w:rPr>
        <w:tab/>
      </w:r>
      <w:r w:rsidRPr="0005402F">
        <w:rPr>
          <w:noProof/>
          <w:szCs w:val="24"/>
          <w:lang w:bidi="ar-DZ"/>
        </w:rPr>
        <w:tab/>
      </w:r>
      <w:r w:rsidRPr="0005402F">
        <w:rPr>
          <w:noProof/>
          <w:szCs w:val="24"/>
        </w:rPr>
        <w:t>7</w:t>
      </w:r>
    </w:p>
    <w:p w14:paraId="6051A3BC" w14:textId="77777777" w:rsidR="00EC4FF1" w:rsidRPr="0005402F" w:rsidRDefault="00EC4FF1" w:rsidP="00EC4FF1">
      <w:pPr>
        <w:pStyle w:val="TOC3"/>
        <w:ind w:right="992"/>
        <w:rPr>
          <w:rFonts w:eastAsiaTheme="minorEastAsia"/>
          <w:noProof/>
          <w:szCs w:val="24"/>
          <w:lang w:eastAsia="en-GB"/>
        </w:rPr>
      </w:pPr>
      <w:r w:rsidRPr="0005402F">
        <w:rPr>
          <w:noProof/>
          <w:szCs w:val="24"/>
        </w:rPr>
        <w:t>I.I.VII</w:t>
      </w:r>
      <w:r w:rsidRPr="0005402F">
        <w:rPr>
          <w:rFonts w:eastAsiaTheme="minorEastAsia"/>
          <w:noProof/>
          <w:szCs w:val="24"/>
          <w:lang w:eastAsia="en-GB"/>
        </w:rPr>
        <w:tab/>
      </w:r>
      <w:r w:rsidRPr="0005402F">
        <w:rPr>
          <w:noProof/>
          <w:szCs w:val="24"/>
        </w:rPr>
        <w:t xml:space="preserve">Republic of </w:t>
      </w:r>
      <w:r w:rsidRPr="0005402F">
        <w:rPr>
          <w:noProof/>
          <w:szCs w:val="24"/>
          <w:lang w:bidi="ar-DZ"/>
        </w:rPr>
        <w:t>Madagascar</w:t>
      </w:r>
      <w:r w:rsidRPr="0005402F">
        <w:rPr>
          <w:noProof/>
          <w:szCs w:val="24"/>
          <w:lang w:bidi="ar-DZ"/>
        </w:rPr>
        <w:tab/>
      </w:r>
      <w:r w:rsidRPr="0005402F">
        <w:rPr>
          <w:noProof/>
          <w:szCs w:val="24"/>
          <w:lang w:bidi="ar-DZ"/>
        </w:rPr>
        <w:tab/>
      </w:r>
      <w:r w:rsidRPr="0005402F">
        <w:rPr>
          <w:noProof/>
          <w:szCs w:val="24"/>
        </w:rPr>
        <w:t>9</w:t>
      </w:r>
    </w:p>
    <w:p w14:paraId="37034527" w14:textId="77777777" w:rsidR="00EC4FF1" w:rsidRPr="0005402F" w:rsidRDefault="00EC4FF1" w:rsidP="00EC4FF1">
      <w:pPr>
        <w:pStyle w:val="TOC3"/>
        <w:ind w:right="992"/>
        <w:rPr>
          <w:rFonts w:eastAsiaTheme="minorEastAsia"/>
          <w:noProof/>
          <w:szCs w:val="24"/>
          <w:lang w:eastAsia="en-GB"/>
        </w:rPr>
      </w:pPr>
      <w:r w:rsidRPr="0005402F">
        <w:rPr>
          <w:noProof/>
          <w:szCs w:val="24"/>
          <w:lang w:bidi="ar-DZ"/>
        </w:rPr>
        <w:t xml:space="preserve">I.I.VIII </w:t>
      </w:r>
      <w:r w:rsidRPr="0005402F">
        <w:rPr>
          <w:rFonts w:eastAsiaTheme="minorEastAsia"/>
          <w:noProof/>
          <w:szCs w:val="24"/>
          <w:lang w:eastAsia="en-GB"/>
        </w:rPr>
        <w:tab/>
      </w:r>
      <w:r w:rsidRPr="0005402F">
        <w:rPr>
          <w:noProof/>
          <w:szCs w:val="24"/>
          <w:lang w:bidi="ar-DZ"/>
        </w:rPr>
        <w:t>Federal Republic of Nigeria</w:t>
      </w:r>
      <w:r w:rsidRPr="0005402F">
        <w:rPr>
          <w:noProof/>
          <w:szCs w:val="24"/>
          <w:lang w:bidi="ar-DZ"/>
        </w:rPr>
        <w:tab/>
      </w:r>
      <w:r w:rsidRPr="0005402F">
        <w:rPr>
          <w:noProof/>
          <w:szCs w:val="24"/>
          <w:lang w:bidi="ar-DZ"/>
        </w:rPr>
        <w:tab/>
      </w:r>
      <w:r w:rsidRPr="0005402F">
        <w:rPr>
          <w:noProof/>
          <w:szCs w:val="24"/>
        </w:rPr>
        <w:t>10</w:t>
      </w:r>
    </w:p>
    <w:p w14:paraId="1380CB8D" w14:textId="77777777" w:rsidR="00EC4FF1" w:rsidRPr="0005402F" w:rsidRDefault="00EC4FF1" w:rsidP="00EC4FF1">
      <w:pPr>
        <w:pStyle w:val="TOC3"/>
        <w:ind w:right="992"/>
        <w:rPr>
          <w:rFonts w:eastAsiaTheme="minorEastAsia"/>
          <w:noProof/>
          <w:szCs w:val="24"/>
          <w:lang w:eastAsia="en-GB"/>
        </w:rPr>
      </w:pPr>
      <w:r w:rsidRPr="0005402F">
        <w:rPr>
          <w:noProof/>
          <w:szCs w:val="24"/>
          <w:lang w:bidi="ar-DZ"/>
        </w:rPr>
        <w:t>I.I.IX</w:t>
      </w:r>
      <w:r w:rsidRPr="0005402F">
        <w:rPr>
          <w:rFonts w:eastAsiaTheme="minorEastAsia"/>
          <w:noProof/>
          <w:szCs w:val="24"/>
          <w:lang w:eastAsia="en-GB"/>
        </w:rPr>
        <w:tab/>
      </w:r>
      <w:r w:rsidRPr="0005402F">
        <w:rPr>
          <w:noProof/>
          <w:szCs w:val="24"/>
          <w:lang w:bidi="ar-DZ"/>
        </w:rPr>
        <w:t>Republic of Senegal</w:t>
      </w:r>
      <w:r w:rsidRPr="0005402F">
        <w:rPr>
          <w:noProof/>
          <w:szCs w:val="24"/>
          <w:lang w:bidi="ar-DZ"/>
        </w:rPr>
        <w:tab/>
      </w:r>
      <w:r w:rsidRPr="0005402F">
        <w:rPr>
          <w:noProof/>
          <w:szCs w:val="24"/>
          <w:lang w:bidi="ar-DZ"/>
        </w:rPr>
        <w:tab/>
      </w:r>
      <w:r w:rsidRPr="0005402F">
        <w:rPr>
          <w:noProof/>
          <w:szCs w:val="24"/>
        </w:rPr>
        <w:t>11</w:t>
      </w:r>
    </w:p>
    <w:p w14:paraId="4F0DA6A8" w14:textId="77777777" w:rsidR="00EC4FF1" w:rsidRPr="0005402F" w:rsidRDefault="00EC4FF1" w:rsidP="00EC4FF1">
      <w:pPr>
        <w:pStyle w:val="TOC3"/>
        <w:ind w:right="992"/>
        <w:rPr>
          <w:rFonts w:eastAsiaTheme="minorEastAsia"/>
          <w:noProof/>
          <w:szCs w:val="24"/>
          <w:lang w:eastAsia="en-GB"/>
        </w:rPr>
      </w:pPr>
      <w:r w:rsidRPr="0005402F">
        <w:rPr>
          <w:noProof/>
          <w:szCs w:val="24"/>
          <w:lang w:bidi="ar-DZ"/>
        </w:rPr>
        <w:t>I.I.X</w:t>
      </w:r>
      <w:r w:rsidRPr="0005402F">
        <w:rPr>
          <w:rFonts w:eastAsiaTheme="minorEastAsia"/>
          <w:noProof/>
          <w:szCs w:val="24"/>
          <w:lang w:eastAsia="en-GB"/>
        </w:rPr>
        <w:tab/>
      </w:r>
      <w:r w:rsidRPr="0005402F">
        <w:rPr>
          <w:noProof/>
          <w:szCs w:val="24"/>
          <w:lang w:bidi="ar-DZ"/>
        </w:rPr>
        <w:t>United Republic of Tanzania</w:t>
      </w:r>
      <w:r w:rsidRPr="0005402F">
        <w:rPr>
          <w:noProof/>
          <w:szCs w:val="24"/>
          <w:lang w:bidi="ar-DZ"/>
        </w:rPr>
        <w:tab/>
      </w:r>
      <w:r w:rsidRPr="0005402F">
        <w:rPr>
          <w:noProof/>
          <w:szCs w:val="24"/>
          <w:lang w:bidi="ar-DZ"/>
        </w:rPr>
        <w:tab/>
      </w:r>
      <w:r w:rsidRPr="0005402F">
        <w:rPr>
          <w:noProof/>
          <w:szCs w:val="24"/>
        </w:rPr>
        <w:t>11</w:t>
      </w:r>
    </w:p>
    <w:p w14:paraId="59BF4AFA" w14:textId="77777777" w:rsidR="00EC4FF1" w:rsidRPr="0005402F" w:rsidRDefault="00EC4FF1" w:rsidP="00EC4FF1">
      <w:pPr>
        <w:pStyle w:val="TOC3"/>
        <w:ind w:right="992"/>
        <w:rPr>
          <w:rFonts w:eastAsiaTheme="minorEastAsia"/>
          <w:noProof/>
          <w:szCs w:val="24"/>
          <w:lang w:eastAsia="en-GB"/>
        </w:rPr>
      </w:pPr>
      <w:r w:rsidRPr="0005402F">
        <w:rPr>
          <w:noProof/>
          <w:szCs w:val="24"/>
          <w:lang w:bidi="ar-DZ"/>
        </w:rPr>
        <w:t>I.I.XI</w:t>
      </w:r>
      <w:r w:rsidRPr="0005402F">
        <w:rPr>
          <w:rFonts w:eastAsiaTheme="minorEastAsia"/>
          <w:noProof/>
          <w:szCs w:val="24"/>
          <w:lang w:eastAsia="en-GB"/>
        </w:rPr>
        <w:tab/>
      </w:r>
      <w:r w:rsidRPr="0005402F">
        <w:rPr>
          <w:noProof/>
          <w:szCs w:val="24"/>
          <w:lang w:bidi="ar-DZ"/>
        </w:rPr>
        <w:t>Republic of Zimbabwe</w:t>
      </w:r>
      <w:r w:rsidRPr="0005402F">
        <w:rPr>
          <w:noProof/>
          <w:szCs w:val="24"/>
          <w:lang w:bidi="ar-DZ"/>
        </w:rPr>
        <w:tab/>
      </w:r>
      <w:r w:rsidRPr="0005402F">
        <w:rPr>
          <w:noProof/>
          <w:szCs w:val="24"/>
          <w:lang w:bidi="ar-DZ"/>
        </w:rPr>
        <w:tab/>
      </w:r>
      <w:r w:rsidRPr="0005402F">
        <w:rPr>
          <w:noProof/>
          <w:szCs w:val="24"/>
        </w:rPr>
        <w:t>13</w:t>
      </w:r>
    </w:p>
    <w:p w14:paraId="1AAC51C2" w14:textId="77777777" w:rsidR="00EC4FF1" w:rsidRPr="0005402F" w:rsidRDefault="00EC4FF1" w:rsidP="00EC4FF1">
      <w:pPr>
        <w:pStyle w:val="TOC2"/>
        <w:ind w:right="992"/>
        <w:rPr>
          <w:rFonts w:eastAsiaTheme="minorEastAsia"/>
          <w:noProof/>
          <w:szCs w:val="24"/>
          <w:lang w:eastAsia="en-GB"/>
        </w:rPr>
      </w:pPr>
      <w:r w:rsidRPr="0005402F">
        <w:rPr>
          <w:noProof/>
          <w:szCs w:val="24"/>
          <w:lang w:bidi="ar-DZ"/>
        </w:rPr>
        <w:t>I.II</w:t>
      </w:r>
      <w:r w:rsidRPr="0005402F">
        <w:rPr>
          <w:rFonts w:eastAsiaTheme="minorEastAsia"/>
          <w:noProof/>
          <w:szCs w:val="24"/>
          <w:lang w:eastAsia="en-GB"/>
        </w:rPr>
        <w:tab/>
      </w:r>
      <w:r w:rsidRPr="0005402F">
        <w:rPr>
          <w:noProof/>
          <w:szCs w:val="24"/>
          <w:lang w:bidi="ar-DZ"/>
        </w:rPr>
        <w:t>South America</w:t>
      </w:r>
      <w:r w:rsidRPr="0005402F">
        <w:rPr>
          <w:noProof/>
          <w:szCs w:val="24"/>
          <w:lang w:bidi="ar-DZ"/>
        </w:rPr>
        <w:tab/>
      </w:r>
      <w:r w:rsidRPr="0005402F">
        <w:rPr>
          <w:noProof/>
          <w:szCs w:val="24"/>
          <w:lang w:bidi="ar-DZ"/>
        </w:rPr>
        <w:tab/>
      </w:r>
      <w:r w:rsidRPr="0005402F">
        <w:rPr>
          <w:noProof/>
          <w:szCs w:val="24"/>
        </w:rPr>
        <w:t>13</w:t>
      </w:r>
    </w:p>
    <w:p w14:paraId="5FC93965" w14:textId="77777777" w:rsidR="00EC4FF1" w:rsidRPr="0005402F" w:rsidRDefault="00EC4FF1" w:rsidP="00EC4FF1">
      <w:pPr>
        <w:pStyle w:val="TOC3"/>
        <w:ind w:right="992"/>
        <w:rPr>
          <w:rFonts w:eastAsiaTheme="minorEastAsia"/>
          <w:noProof/>
          <w:szCs w:val="24"/>
          <w:lang w:eastAsia="en-GB"/>
        </w:rPr>
      </w:pPr>
      <w:r w:rsidRPr="0005402F">
        <w:rPr>
          <w:noProof/>
          <w:szCs w:val="24"/>
        </w:rPr>
        <w:t>I.II.I</w:t>
      </w:r>
      <w:r w:rsidRPr="0005402F">
        <w:rPr>
          <w:rFonts w:eastAsiaTheme="minorEastAsia"/>
          <w:noProof/>
          <w:szCs w:val="24"/>
          <w:lang w:eastAsia="en-GB"/>
        </w:rPr>
        <w:tab/>
      </w:r>
      <w:r w:rsidRPr="0005402F">
        <w:rPr>
          <w:noProof/>
          <w:szCs w:val="24"/>
        </w:rPr>
        <w:t xml:space="preserve">Federative Republic of </w:t>
      </w:r>
      <w:r w:rsidRPr="0005402F">
        <w:rPr>
          <w:noProof/>
          <w:szCs w:val="24"/>
          <w:lang w:bidi="ar-DZ"/>
        </w:rPr>
        <w:t>Brazil</w:t>
      </w:r>
      <w:r w:rsidRPr="0005402F">
        <w:rPr>
          <w:noProof/>
          <w:szCs w:val="24"/>
          <w:lang w:bidi="ar-DZ"/>
        </w:rPr>
        <w:tab/>
      </w:r>
      <w:r w:rsidRPr="0005402F">
        <w:rPr>
          <w:noProof/>
          <w:szCs w:val="24"/>
          <w:lang w:bidi="ar-DZ"/>
        </w:rPr>
        <w:tab/>
      </w:r>
      <w:r w:rsidRPr="0005402F">
        <w:rPr>
          <w:noProof/>
          <w:szCs w:val="24"/>
        </w:rPr>
        <w:t>13</w:t>
      </w:r>
    </w:p>
    <w:p w14:paraId="45ABC131" w14:textId="77777777" w:rsidR="00EC4FF1" w:rsidRPr="0005402F" w:rsidRDefault="00EC4FF1" w:rsidP="00EC4FF1">
      <w:pPr>
        <w:pStyle w:val="TOC3"/>
        <w:ind w:right="992"/>
        <w:rPr>
          <w:rFonts w:eastAsiaTheme="minorEastAsia"/>
          <w:noProof/>
          <w:szCs w:val="24"/>
          <w:lang w:eastAsia="en-GB"/>
        </w:rPr>
      </w:pPr>
      <w:r w:rsidRPr="0005402F">
        <w:rPr>
          <w:noProof/>
          <w:szCs w:val="24"/>
        </w:rPr>
        <w:t>I.II.II</w:t>
      </w:r>
      <w:r w:rsidRPr="0005402F">
        <w:rPr>
          <w:rFonts w:eastAsiaTheme="minorEastAsia"/>
          <w:noProof/>
          <w:szCs w:val="24"/>
          <w:lang w:eastAsia="en-GB"/>
        </w:rPr>
        <w:tab/>
      </w:r>
      <w:r w:rsidRPr="0005402F">
        <w:rPr>
          <w:noProof/>
          <w:szCs w:val="24"/>
        </w:rPr>
        <w:t xml:space="preserve">Republic of </w:t>
      </w:r>
      <w:r w:rsidRPr="0005402F">
        <w:rPr>
          <w:noProof/>
          <w:szCs w:val="24"/>
          <w:lang w:bidi="ar-DZ"/>
        </w:rPr>
        <w:t>Colombia</w:t>
      </w:r>
      <w:r w:rsidRPr="0005402F">
        <w:rPr>
          <w:noProof/>
          <w:szCs w:val="24"/>
          <w:lang w:bidi="ar-DZ"/>
        </w:rPr>
        <w:tab/>
      </w:r>
      <w:r w:rsidRPr="0005402F">
        <w:rPr>
          <w:noProof/>
          <w:szCs w:val="24"/>
          <w:lang w:bidi="ar-DZ"/>
        </w:rPr>
        <w:tab/>
      </w:r>
      <w:r w:rsidRPr="0005402F">
        <w:rPr>
          <w:noProof/>
          <w:szCs w:val="24"/>
        </w:rPr>
        <w:t>18</w:t>
      </w:r>
    </w:p>
    <w:p w14:paraId="691F450C" w14:textId="77777777" w:rsidR="00EC4FF1" w:rsidRPr="0005402F" w:rsidRDefault="00EC4FF1" w:rsidP="00EC4FF1">
      <w:pPr>
        <w:pStyle w:val="TOC2"/>
        <w:ind w:right="992"/>
        <w:rPr>
          <w:rFonts w:eastAsiaTheme="minorEastAsia"/>
          <w:noProof/>
          <w:szCs w:val="24"/>
          <w:lang w:eastAsia="en-GB"/>
        </w:rPr>
      </w:pPr>
      <w:r w:rsidRPr="0005402F">
        <w:rPr>
          <w:noProof/>
          <w:szCs w:val="24"/>
          <w:lang w:bidi="ar-DZ"/>
        </w:rPr>
        <w:t>I.III</w:t>
      </w:r>
      <w:r w:rsidRPr="0005402F">
        <w:rPr>
          <w:rFonts w:eastAsiaTheme="minorEastAsia"/>
          <w:noProof/>
          <w:szCs w:val="24"/>
          <w:lang w:eastAsia="en-GB"/>
        </w:rPr>
        <w:tab/>
      </w:r>
      <w:r w:rsidRPr="0005402F">
        <w:rPr>
          <w:noProof/>
          <w:szCs w:val="24"/>
          <w:lang w:bidi="ar-DZ"/>
        </w:rPr>
        <w:t>Asia</w:t>
      </w:r>
      <w:r w:rsidRPr="0005402F">
        <w:rPr>
          <w:noProof/>
          <w:szCs w:val="24"/>
          <w:lang w:bidi="ar-DZ"/>
        </w:rPr>
        <w:tab/>
      </w:r>
      <w:r w:rsidRPr="0005402F">
        <w:rPr>
          <w:noProof/>
          <w:szCs w:val="24"/>
          <w:lang w:bidi="ar-DZ"/>
        </w:rPr>
        <w:tab/>
      </w:r>
      <w:r w:rsidRPr="0005402F">
        <w:rPr>
          <w:noProof/>
          <w:szCs w:val="24"/>
        </w:rPr>
        <w:t>26</w:t>
      </w:r>
    </w:p>
    <w:p w14:paraId="6FA8CBCD" w14:textId="77777777" w:rsidR="00EC4FF1" w:rsidRPr="0005402F" w:rsidRDefault="00EC4FF1" w:rsidP="00EC4FF1">
      <w:pPr>
        <w:pStyle w:val="TOC3"/>
        <w:ind w:right="992"/>
        <w:rPr>
          <w:rFonts w:eastAsiaTheme="minorEastAsia"/>
          <w:noProof/>
          <w:szCs w:val="24"/>
          <w:lang w:eastAsia="en-GB"/>
        </w:rPr>
      </w:pPr>
      <w:r w:rsidRPr="0005402F">
        <w:rPr>
          <w:noProof/>
          <w:szCs w:val="24"/>
          <w:lang w:bidi="ar-DZ"/>
        </w:rPr>
        <w:t>I.III.I</w:t>
      </w:r>
      <w:r w:rsidRPr="0005402F">
        <w:rPr>
          <w:rFonts w:eastAsiaTheme="minorEastAsia"/>
          <w:noProof/>
          <w:szCs w:val="24"/>
          <w:lang w:eastAsia="en-GB"/>
        </w:rPr>
        <w:tab/>
      </w:r>
      <w:r w:rsidRPr="0005402F">
        <w:rPr>
          <w:noProof/>
          <w:szCs w:val="24"/>
          <w:lang w:bidi="ar-DZ"/>
        </w:rPr>
        <w:t>Republic of India</w:t>
      </w:r>
      <w:r w:rsidRPr="0005402F">
        <w:rPr>
          <w:noProof/>
          <w:szCs w:val="24"/>
          <w:lang w:bidi="ar-DZ"/>
        </w:rPr>
        <w:tab/>
      </w:r>
      <w:r w:rsidRPr="0005402F">
        <w:rPr>
          <w:noProof/>
          <w:szCs w:val="24"/>
          <w:lang w:bidi="ar-DZ"/>
        </w:rPr>
        <w:tab/>
      </w:r>
      <w:r w:rsidRPr="0005402F">
        <w:rPr>
          <w:noProof/>
          <w:szCs w:val="24"/>
        </w:rPr>
        <w:t>26</w:t>
      </w:r>
    </w:p>
    <w:p w14:paraId="399F6DA3" w14:textId="77777777" w:rsidR="00EC4FF1" w:rsidRPr="0005402F" w:rsidRDefault="00EC4FF1" w:rsidP="00EC4FF1">
      <w:pPr>
        <w:pStyle w:val="TOC3"/>
        <w:ind w:right="992"/>
        <w:rPr>
          <w:rFonts w:eastAsiaTheme="minorEastAsia"/>
          <w:noProof/>
          <w:szCs w:val="24"/>
          <w:lang w:eastAsia="en-GB"/>
        </w:rPr>
      </w:pPr>
      <w:r w:rsidRPr="0005402F">
        <w:rPr>
          <w:noProof/>
          <w:szCs w:val="24"/>
        </w:rPr>
        <w:t>I.III.II</w:t>
      </w:r>
      <w:r w:rsidRPr="0005402F">
        <w:rPr>
          <w:rFonts w:eastAsiaTheme="minorEastAsia"/>
          <w:noProof/>
          <w:szCs w:val="24"/>
          <w:lang w:eastAsia="en-GB"/>
        </w:rPr>
        <w:tab/>
      </w:r>
      <w:r w:rsidRPr="0005402F">
        <w:rPr>
          <w:noProof/>
          <w:szCs w:val="24"/>
        </w:rPr>
        <w:t>Federal Democratic Republic of Nepal</w:t>
      </w:r>
      <w:r w:rsidRPr="0005402F">
        <w:rPr>
          <w:noProof/>
          <w:szCs w:val="24"/>
        </w:rPr>
        <w:tab/>
      </w:r>
      <w:r w:rsidRPr="0005402F">
        <w:rPr>
          <w:noProof/>
          <w:szCs w:val="24"/>
        </w:rPr>
        <w:tab/>
        <w:t>27</w:t>
      </w:r>
    </w:p>
    <w:p w14:paraId="343DCAED" w14:textId="77777777" w:rsidR="00EC4FF1" w:rsidRPr="0005402F" w:rsidRDefault="00EC4FF1" w:rsidP="00EC4FF1">
      <w:pPr>
        <w:pStyle w:val="TOC3"/>
        <w:ind w:right="992"/>
        <w:rPr>
          <w:rFonts w:eastAsiaTheme="minorEastAsia"/>
          <w:noProof/>
          <w:szCs w:val="24"/>
          <w:lang w:eastAsia="en-GB"/>
        </w:rPr>
      </w:pPr>
      <w:r w:rsidRPr="0005402F">
        <w:rPr>
          <w:noProof/>
          <w:szCs w:val="24"/>
          <w:lang w:bidi="ar-DZ"/>
        </w:rPr>
        <w:t xml:space="preserve">I.III.III </w:t>
      </w:r>
      <w:r w:rsidRPr="0005402F">
        <w:rPr>
          <w:rFonts w:eastAsiaTheme="minorEastAsia"/>
          <w:noProof/>
          <w:szCs w:val="24"/>
          <w:lang w:eastAsia="en-GB"/>
        </w:rPr>
        <w:tab/>
      </w:r>
      <w:r w:rsidRPr="0005402F">
        <w:rPr>
          <w:noProof/>
          <w:szCs w:val="24"/>
          <w:lang w:bidi="ar-DZ"/>
        </w:rPr>
        <w:t>Sultanate of Oman</w:t>
      </w:r>
      <w:r w:rsidRPr="0005402F">
        <w:rPr>
          <w:noProof/>
          <w:szCs w:val="24"/>
          <w:lang w:bidi="ar-DZ"/>
        </w:rPr>
        <w:tab/>
      </w:r>
      <w:r w:rsidRPr="0005402F">
        <w:rPr>
          <w:noProof/>
          <w:szCs w:val="24"/>
          <w:lang w:bidi="ar-DZ"/>
        </w:rPr>
        <w:tab/>
      </w:r>
      <w:r w:rsidRPr="0005402F">
        <w:rPr>
          <w:noProof/>
          <w:szCs w:val="24"/>
        </w:rPr>
        <w:t>30</w:t>
      </w:r>
    </w:p>
    <w:p w14:paraId="419EAF3A" w14:textId="77777777" w:rsidR="00EC4FF1" w:rsidRPr="0005402F" w:rsidRDefault="00EC4FF1" w:rsidP="00EC4FF1">
      <w:pPr>
        <w:pStyle w:val="TOC3"/>
        <w:ind w:right="992"/>
        <w:rPr>
          <w:rFonts w:eastAsiaTheme="minorEastAsia"/>
          <w:noProof/>
          <w:szCs w:val="24"/>
          <w:lang w:eastAsia="en-GB"/>
        </w:rPr>
      </w:pPr>
      <w:r w:rsidRPr="0005402F">
        <w:rPr>
          <w:noProof/>
          <w:szCs w:val="24"/>
          <w:lang w:bidi="ar-DZ"/>
        </w:rPr>
        <w:t xml:space="preserve">I.III.IV </w:t>
      </w:r>
      <w:r w:rsidRPr="0005402F">
        <w:rPr>
          <w:rFonts w:eastAsiaTheme="minorEastAsia"/>
          <w:noProof/>
          <w:szCs w:val="24"/>
          <w:lang w:eastAsia="en-GB"/>
        </w:rPr>
        <w:tab/>
      </w:r>
      <w:r w:rsidRPr="0005402F">
        <w:rPr>
          <w:noProof/>
          <w:szCs w:val="24"/>
          <w:lang w:bidi="ar-DZ"/>
        </w:rPr>
        <w:t>Islamic Republic of Pakistan</w:t>
      </w:r>
      <w:r w:rsidRPr="0005402F">
        <w:rPr>
          <w:noProof/>
          <w:szCs w:val="24"/>
          <w:lang w:bidi="ar-DZ"/>
        </w:rPr>
        <w:tab/>
      </w:r>
      <w:r w:rsidRPr="0005402F">
        <w:rPr>
          <w:noProof/>
          <w:szCs w:val="24"/>
          <w:lang w:bidi="ar-DZ"/>
        </w:rPr>
        <w:tab/>
      </w:r>
      <w:r w:rsidRPr="0005402F">
        <w:rPr>
          <w:noProof/>
          <w:szCs w:val="24"/>
        </w:rPr>
        <w:t>30</w:t>
      </w:r>
    </w:p>
    <w:p w14:paraId="7FB528B2" w14:textId="77777777" w:rsidR="00EC4FF1" w:rsidRPr="0005402F" w:rsidRDefault="00EC4FF1" w:rsidP="00EC4FF1">
      <w:pPr>
        <w:pStyle w:val="TOC3"/>
        <w:ind w:right="992"/>
        <w:rPr>
          <w:rFonts w:eastAsiaTheme="minorEastAsia"/>
          <w:noProof/>
          <w:szCs w:val="24"/>
          <w:lang w:eastAsia="en-GB"/>
        </w:rPr>
      </w:pPr>
      <w:r w:rsidRPr="0005402F">
        <w:rPr>
          <w:noProof/>
          <w:szCs w:val="24"/>
          <w:lang w:bidi="ar-DZ"/>
        </w:rPr>
        <w:t>I.III.V</w:t>
      </w:r>
      <w:r w:rsidRPr="0005402F">
        <w:rPr>
          <w:rFonts w:eastAsiaTheme="minorEastAsia"/>
          <w:noProof/>
          <w:szCs w:val="24"/>
          <w:lang w:eastAsia="en-GB"/>
        </w:rPr>
        <w:tab/>
      </w:r>
      <w:r w:rsidRPr="0005402F">
        <w:rPr>
          <w:noProof/>
          <w:szCs w:val="24"/>
          <w:lang w:bidi="ar-DZ"/>
        </w:rPr>
        <w:t>Republic of Uzbekistan</w:t>
      </w:r>
      <w:r w:rsidRPr="0005402F">
        <w:rPr>
          <w:noProof/>
          <w:szCs w:val="24"/>
          <w:lang w:bidi="ar-DZ"/>
        </w:rPr>
        <w:tab/>
      </w:r>
      <w:r w:rsidRPr="0005402F">
        <w:rPr>
          <w:noProof/>
          <w:szCs w:val="24"/>
          <w:lang w:bidi="ar-DZ"/>
        </w:rPr>
        <w:tab/>
      </w:r>
      <w:r w:rsidRPr="0005402F">
        <w:rPr>
          <w:noProof/>
          <w:szCs w:val="24"/>
        </w:rPr>
        <w:t>31</w:t>
      </w:r>
    </w:p>
    <w:p w14:paraId="63E732B1" w14:textId="77777777" w:rsidR="00EC4FF1" w:rsidRPr="0005402F" w:rsidRDefault="00EC4FF1" w:rsidP="00EC4FF1">
      <w:pPr>
        <w:pStyle w:val="TOC2"/>
        <w:ind w:right="992"/>
        <w:rPr>
          <w:rFonts w:eastAsiaTheme="minorEastAsia"/>
          <w:noProof/>
          <w:szCs w:val="24"/>
          <w:lang w:eastAsia="en-GB"/>
        </w:rPr>
      </w:pPr>
      <w:r w:rsidRPr="0005402F">
        <w:rPr>
          <w:noProof/>
          <w:szCs w:val="24"/>
          <w:lang w:bidi="ar-DZ"/>
        </w:rPr>
        <w:t>I.IV</w:t>
      </w:r>
      <w:r w:rsidRPr="0005402F">
        <w:rPr>
          <w:rFonts w:eastAsiaTheme="minorEastAsia"/>
          <w:noProof/>
          <w:szCs w:val="24"/>
          <w:lang w:eastAsia="en-GB"/>
        </w:rPr>
        <w:tab/>
      </w:r>
      <w:r w:rsidRPr="0005402F">
        <w:rPr>
          <w:noProof/>
          <w:szCs w:val="24"/>
          <w:lang w:bidi="ar-DZ"/>
        </w:rPr>
        <w:t>Europe</w:t>
      </w:r>
      <w:r w:rsidRPr="0005402F">
        <w:rPr>
          <w:noProof/>
          <w:szCs w:val="24"/>
          <w:lang w:bidi="ar-DZ"/>
        </w:rPr>
        <w:tab/>
      </w:r>
      <w:r w:rsidRPr="0005402F">
        <w:rPr>
          <w:noProof/>
          <w:szCs w:val="24"/>
          <w:lang w:bidi="ar-DZ"/>
        </w:rPr>
        <w:tab/>
      </w:r>
      <w:r w:rsidRPr="0005402F">
        <w:rPr>
          <w:noProof/>
          <w:szCs w:val="24"/>
        </w:rPr>
        <w:t>37</w:t>
      </w:r>
    </w:p>
    <w:p w14:paraId="37909E39" w14:textId="77777777" w:rsidR="00EC4FF1" w:rsidRPr="0005402F" w:rsidRDefault="00EC4FF1" w:rsidP="00EC4FF1">
      <w:pPr>
        <w:pStyle w:val="TOC3"/>
        <w:ind w:right="992"/>
        <w:rPr>
          <w:rFonts w:eastAsiaTheme="minorEastAsia"/>
          <w:noProof/>
          <w:szCs w:val="24"/>
          <w:lang w:eastAsia="en-GB"/>
        </w:rPr>
      </w:pPr>
      <w:r w:rsidRPr="0005402F">
        <w:rPr>
          <w:noProof/>
          <w:szCs w:val="24"/>
          <w:lang w:bidi="ar-DZ"/>
        </w:rPr>
        <w:t>I.IV.I</w:t>
      </w:r>
      <w:r w:rsidRPr="0005402F">
        <w:rPr>
          <w:rFonts w:eastAsiaTheme="minorEastAsia"/>
          <w:noProof/>
          <w:szCs w:val="24"/>
          <w:lang w:eastAsia="en-GB"/>
        </w:rPr>
        <w:tab/>
      </w:r>
      <w:r w:rsidRPr="0005402F">
        <w:rPr>
          <w:noProof/>
          <w:szCs w:val="24"/>
          <w:lang w:bidi="ar-DZ"/>
        </w:rPr>
        <w:t>Republic of Turkey</w:t>
      </w:r>
      <w:r w:rsidRPr="0005402F">
        <w:rPr>
          <w:noProof/>
          <w:szCs w:val="24"/>
          <w:lang w:bidi="ar-DZ"/>
        </w:rPr>
        <w:tab/>
      </w:r>
      <w:r w:rsidRPr="0005402F">
        <w:rPr>
          <w:noProof/>
          <w:szCs w:val="24"/>
          <w:lang w:bidi="ar-DZ"/>
        </w:rPr>
        <w:tab/>
      </w:r>
      <w:r w:rsidRPr="0005402F">
        <w:rPr>
          <w:noProof/>
          <w:szCs w:val="24"/>
        </w:rPr>
        <w:t>37</w:t>
      </w:r>
    </w:p>
    <w:p w14:paraId="4212B617" w14:textId="77777777" w:rsidR="00EC4FF1" w:rsidRPr="0005402F" w:rsidRDefault="00EC4FF1" w:rsidP="00EC4FF1">
      <w:pPr>
        <w:pStyle w:val="TOC3"/>
        <w:ind w:right="992"/>
        <w:rPr>
          <w:rFonts w:eastAsiaTheme="minorEastAsia"/>
          <w:noProof/>
          <w:szCs w:val="24"/>
          <w:lang w:eastAsia="en-GB"/>
        </w:rPr>
      </w:pPr>
      <w:r w:rsidRPr="0005402F">
        <w:rPr>
          <w:noProof/>
          <w:szCs w:val="24"/>
          <w:lang w:bidi="ar-DZ"/>
        </w:rPr>
        <w:t>I.IV.II</w:t>
      </w:r>
      <w:r w:rsidRPr="0005402F">
        <w:rPr>
          <w:rFonts w:eastAsiaTheme="minorEastAsia"/>
          <w:noProof/>
          <w:szCs w:val="24"/>
          <w:lang w:eastAsia="en-GB"/>
        </w:rPr>
        <w:tab/>
      </w:r>
      <w:r w:rsidRPr="0005402F">
        <w:rPr>
          <w:noProof/>
          <w:szCs w:val="24"/>
          <w:lang w:bidi="ar-DZ"/>
        </w:rPr>
        <w:t>Ukraine</w:t>
      </w:r>
      <w:r w:rsidRPr="0005402F">
        <w:rPr>
          <w:noProof/>
          <w:szCs w:val="24"/>
          <w:lang w:bidi="ar-DZ"/>
        </w:rPr>
        <w:tab/>
      </w:r>
      <w:r w:rsidRPr="0005402F">
        <w:rPr>
          <w:noProof/>
          <w:szCs w:val="24"/>
          <w:lang w:bidi="ar-DZ"/>
        </w:rPr>
        <w:tab/>
      </w:r>
      <w:r w:rsidRPr="0005402F">
        <w:rPr>
          <w:noProof/>
          <w:szCs w:val="24"/>
        </w:rPr>
        <w:t>39</w:t>
      </w:r>
    </w:p>
    <w:p w14:paraId="62E071D6" w14:textId="77777777" w:rsidR="00EC4FF1" w:rsidRPr="0005402F" w:rsidRDefault="00EC4FF1" w:rsidP="00EC4FF1">
      <w:pPr>
        <w:pStyle w:val="TOC1"/>
        <w:ind w:right="992"/>
        <w:rPr>
          <w:rFonts w:eastAsiaTheme="minorEastAsia"/>
          <w:noProof/>
          <w:szCs w:val="24"/>
          <w:lang w:eastAsia="en-GB"/>
        </w:rPr>
      </w:pPr>
      <w:r w:rsidRPr="0005402F">
        <w:rPr>
          <w:rFonts w:eastAsia="MS Mincho"/>
          <w:noProof/>
          <w:szCs w:val="24"/>
        </w:rPr>
        <w:t xml:space="preserve">Appendix II </w:t>
      </w:r>
      <w:r w:rsidRPr="0005402F">
        <w:rPr>
          <w:noProof/>
          <w:szCs w:val="24"/>
          <w:lang w:val="en-US" w:eastAsia="ja-JP"/>
        </w:rPr>
        <w:t>–</w:t>
      </w:r>
      <w:r w:rsidRPr="0005402F">
        <w:rPr>
          <w:noProof/>
          <w:szCs w:val="24"/>
          <w:lang w:bidi="ar-DZ"/>
        </w:rPr>
        <w:t xml:space="preserve"> </w:t>
      </w:r>
      <w:r w:rsidRPr="0005402F">
        <w:rPr>
          <w:bCs/>
          <w:noProof/>
          <w:szCs w:val="24"/>
        </w:rPr>
        <w:t>Private sector and NGO initiatives</w:t>
      </w:r>
      <w:r w:rsidRPr="0005402F">
        <w:rPr>
          <w:bCs/>
          <w:noProof/>
          <w:szCs w:val="24"/>
        </w:rPr>
        <w:tab/>
      </w:r>
      <w:r w:rsidRPr="0005402F">
        <w:rPr>
          <w:bCs/>
          <w:noProof/>
          <w:szCs w:val="24"/>
        </w:rPr>
        <w:tab/>
      </w:r>
      <w:r w:rsidRPr="0005402F">
        <w:rPr>
          <w:noProof/>
          <w:szCs w:val="24"/>
        </w:rPr>
        <w:t>43</w:t>
      </w:r>
    </w:p>
    <w:p w14:paraId="577C04A5" w14:textId="77777777" w:rsidR="00EC4FF1" w:rsidRPr="0005402F" w:rsidRDefault="00EC4FF1" w:rsidP="00EC4FF1">
      <w:pPr>
        <w:pStyle w:val="TOC2"/>
        <w:ind w:right="992"/>
        <w:rPr>
          <w:rFonts w:eastAsiaTheme="minorEastAsia"/>
          <w:noProof/>
          <w:szCs w:val="24"/>
          <w:lang w:eastAsia="en-GB"/>
        </w:rPr>
      </w:pPr>
      <w:r w:rsidRPr="0005402F">
        <w:rPr>
          <w:noProof/>
          <w:szCs w:val="24"/>
          <w:lang w:bidi="ar-DZ"/>
        </w:rPr>
        <w:t>II.I</w:t>
      </w:r>
      <w:r w:rsidRPr="0005402F">
        <w:rPr>
          <w:rFonts w:eastAsiaTheme="minorEastAsia"/>
          <w:noProof/>
          <w:szCs w:val="24"/>
          <w:lang w:eastAsia="en-GB"/>
        </w:rPr>
        <w:tab/>
      </w:r>
      <w:r w:rsidRPr="0005402F">
        <w:rPr>
          <w:noProof/>
          <w:szCs w:val="24"/>
          <w:lang w:bidi="ar-DZ"/>
        </w:rPr>
        <w:t>The GSM association</w:t>
      </w:r>
      <w:r w:rsidRPr="0005402F">
        <w:rPr>
          <w:noProof/>
          <w:szCs w:val="24"/>
          <w:lang w:bidi="ar-DZ"/>
        </w:rPr>
        <w:tab/>
      </w:r>
      <w:r w:rsidRPr="0005402F">
        <w:rPr>
          <w:noProof/>
          <w:szCs w:val="24"/>
          <w:lang w:bidi="ar-DZ"/>
        </w:rPr>
        <w:tab/>
      </w:r>
      <w:r w:rsidRPr="0005402F">
        <w:rPr>
          <w:noProof/>
          <w:szCs w:val="24"/>
        </w:rPr>
        <w:t>43</w:t>
      </w:r>
    </w:p>
    <w:p w14:paraId="4BCB08FB" w14:textId="77777777" w:rsidR="00EC4FF1" w:rsidRPr="0005402F" w:rsidRDefault="00EC4FF1" w:rsidP="00EC4FF1">
      <w:pPr>
        <w:rPr>
          <w:szCs w:val="24"/>
          <w:lang w:val="en-US"/>
        </w:rPr>
      </w:pPr>
    </w:p>
    <w:p w14:paraId="47245342" w14:textId="77777777" w:rsidR="00EC4FF1" w:rsidRPr="0005402F" w:rsidRDefault="00EC4FF1" w:rsidP="00EC4FF1">
      <w:pPr>
        <w:spacing w:before="0"/>
        <w:rPr>
          <w:szCs w:val="24"/>
          <w:lang w:val="en-US"/>
        </w:rPr>
      </w:pPr>
    </w:p>
    <w:p w14:paraId="579AEF28" w14:textId="77777777" w:rsidR="00EC4FF1" w:rsidRPr="0005402F" w:rsidRDefault="00EC4FF1" w:rsidP="00EC4FF1">
      <w:pPr>
        <w:spacing w:before="0"/>
        <w:rPr>
          <w:b/>
          <w:bCs/>
          <w:szCs w:val="24"/>
          <w:lang w:val="en-US"/>
        </w:rPr>
        <w:sectPr w:rsidR="00EC4FF1" w:rsidRPr="0005402F">
          <w:headerReference w:type="default" r:id="rId21"/>
          <w:pgSz w:w="11907" w:h="16834"/>
          <w:pgMar w:top="1134" w:right="1134" w:bottom="1134" w:left="1134" w:header="567" w:footer="567" w:gutter="0"/>
          <w:paperSrc w:first="15" w:other="15"/>
          <w:pgNumType w:fmt="lowerRoman"/>
          <w:cols w:space="720"/>
          <w:docGrid w:linePitch="326"/>
        </w:sectPr>
      </w:pPr>
    </w:p>
    <w:p w14:paraId="6DD5A5C0" w14:textId="77777777" w:rsidR="00EC4FF1" w:rsidRPr="0005402F" w:rsidRDefault="00EC4FF1" w:rsidP="00EC4FF1">
      <w:pPr>
        <w:pStyle w:val="RecNo"/>
        <w:rPr>
          <w:sz w:val="24"/>
          <w:szCs w:val="24"/>
          <w:lang w:val="en-US"/>
        </w:rPr>
      </w:pPr>
      <w:bookmarkStart w:id="14" w:name="p1rectexte"/>
      <w:bookmarkEnd w:id="14"/>
      <w:r w:rsidRPr="0005402F">
        <w:rPr>
          <w:sz w:val="24"/>
          <w:szCs w:val="24"/>
          <w:lang w:val="en-US"/>
        </w:rPr>
        <w:lastRenderedPageBreak/>
        <w:t>Supplement 75 to ITU-T Q-series Recommendations</w:t>
      </w:r>
    </w:p>
    <w:p w14:paraId="384496E2" w14:textId="77777777" w:rsidR="00EC4FF1" w:rsidRPr="0005402F" w:rsidRDefault="00EC4FF1" w:rsidP="00EC4FF1">
      <w:pPr>
        <w:pStyle w:val="Rectitle"/>
        <w:rPr>
          <w:sz w:val="24"/>
          <w:szCs w:val="24"/>
        </w:rPr>
      </w:pPr>
      <w:r w:rsidRPr="0005402F">
        <w:rPr>
          <w:sz w:val="24"/>
          <w:szCs w:val="24"/>
        </w:rPr>
        <w:t>Use cases on the combat of counterfeit ICT and stolen mobile devices</w:t>
      </w:r>
    </w:p>
    <w:p w14:paraId="3A5D37BD" w14:textId="77777777" w:rsidR="00EC4FF1" w:rsidRPr="0005402F" w:rsidRDefault="00EC4FF1" w:rsidP="00EC4FF1">
      <w:pPr>
        <w:pStyle w:val="Heading1"/>
        <w:rPr>
          <w:szCs w:val="24"/>
          <w:lang w:bidi="ar-DZ"/>
        </w:rPr>
      </w:pPr>
      <w:bookmarkStart w:id="15" w:name="_Toc73702134"/>
      <w:bookmarkStart w:id="16" w:name="_Toc45033368"/>
      <w:bookmarkStart w:id="17" w:name="_Toc33020243"/>
      <w:bookmarkStart w:id="18" w:name="_Toc25232160"/>
      <w:bookmarkStart w:id="19" w:name="_Toc401158818"/>
      <w:bookmarkStart w:id="20" w:name="_Toc93310380"/>
      <w:bookmarkStart w:id="21" w:name="_Toc93933299"/>
      <w:bookmarkStart w:id="22" w:name="_Toc93933737"/>
      <w:bookmarkStart w:id="23" w:name="_Toc95137729"/>
      <w:bookmarkStart w:id="24" w:name="_Toc95140205"/>
      <w:bookmarkStart w:id="25" w:name="_Toc95140563"/>
      <w:bookmarkStart w:id="26" w:name="_Toc95146120"/>
      <w:r w:rsidRPr="0005402F">
        <w:rPr>
          <w:szCs w:val="24"/>
          <w:lang w:bidi="ar-DZ"/>
        </w:rPr>
        <w:t>1</w:t>
      </w:r>
      <w:r w:rsidRPr="0005402F">
        <w:rPr>
          <w:szCs w:val="24"/>
          <w:lang w:bidi="ar-DZ"/>
        </w:rPr>
        <w:tab/>
      </w:r>
      <w:r w:rsidRPr="0005402F">
        <w:rPr>
          <w:szCs w:val="24"/>
          <w:lang w:val="en-US"/>
        </w:rPr>
        <w:t>Scope</w:t>
      </w:r>
      <w:bookmarkEnd w:id="15"/>
      <w:bookmarkEnd w:id="16"/>
      <w:bookmarkEnd w:id="17"/>
      <w:bookmarkEnd w:id="18"/>
      <w:bookmarkEnd w:id="19"/>
      <w:bookmarkEnd w:id="20"/>
      <w:bookmarkEnd w:id="21"/>
      <w:bookmarkEnd w:id="22"/>
      <w:bookmarkEnd w:id="23"/>
      <w:bookmarkEnd w:id="24"/>
      <w:bookmarkEnd w:id="25"/>
      <w:bookmarkEnd w:id="26"/>
    </w:p>
    <w:p w14:paraId="25302D1F" w14:textId="77777777" w:rsidR="00EC4FF1" w:rsidRPr="0005402F" w:rsidRDefault="00EC4FF1" w:rsidP="00EC4FF1">
      <w:pPr>
        <w:rPr>
          <w:szCs w:val="24"/>
        </w:rPr>
      </w:pPr>
      <w:r w:rsidRPr="0005402F">
        <w:rPr>
          <w:szCs w:val="24"/>
        </w:rPr>
        <w:t>This Supplement collects use cases provided by ITU Members that reflects challenges, opportunities and results on the combat of counterfeit ICT and stolen mobile devices.</w:t>
      </w:r>
    </w:p>
    <w:p w14:paraId="443FC179" w14:textId="77777777" w:rsidR="00EC4FF1" w:rsidRPr="0005402F" w:rsidRDefault="00EC4FF1" w:rsidP="00EC4FF1">
      <w:pPr>
        <w:pStyle w:val="Heading1"/>
        <w:rPr>
          <w:szCs w:val="24"/>
          <w:lang w:val="en-US"/>
        </w:rPr>
      </w:pPr>
      <w:bookmarkStart w:id="27" w:name="_Toc73702135"/>
      <w:bookmarkStart w:id="28" w:name="_Toc45033369"/>
      <w:bookmarkStart w:id="29" w:name="_Toc33020244"/>
      <w:bookmarkStart w:id="30" w:name="_Toc25232161"/>
      <w:bookmarkStart w:id="31" w:name="_Toc401158819"/>
      <w:bookmarkStart w:id="32" w:name="_Toc93310381"/>
      <w:bookmarkStart w:id="33" w:name="_Toc93933300"/>
      <w:bookmarkStart w:id="34" w:name="_Toc93933738"/>
      <w:bookmarkStart w:id="35" w:name="_Toc95137730"/>
      <w:bookmarkStart w:id="36" w:name="_Toc95140206"/>
      <w:bookmarkStart w:id="37" w:name="_Toc95140564"/>
      <w:bookmarkStart w:id="38" w:name="_Toc95146121"/>
      <w:r w:rsidRPr="0005402F">
        <w:rPr>
          <w:szCs w:val="24"/>
          <w:lang w:val="en-US"/>
        </w:rPr>
        <w:t>2</w:t>
      </w:r>
      <w:r w:rsidRPr="0005402F">
        <w:rPr>
          <w:szCs w:val="24"/>
          <w:lang w:val="en-US"/>
        </w:rPr>
        <w:tab/>
        <w:t>References</w:t>
      </w:r>
      <w:bookmarkEnd w:id="27"/>
      <w:bookmarkEnd w:id="28"/>
      <w:bookmarkEnd w:id="29"/>
      <w:bookmarkEnd w:id="30"/>
      <w:bookmarkEnd w:id="31"/>
      <w:bookmarkEnd w:id="32"/>
      <w:bookmarkEnd w:id="33"/>
      <w:bookmarkEnd w:id="34"/>
      <w:bookmarkEnd w:id="35"/>
      <w:bookmarkEnd w:id="36"/>
      <w:bookmarkEnd w:id="37"/>
      <w:bookmarkEnd w:id="38"/>
    </w:p>
    <w:p w14:paraId="5CEE162C" w14:textId="77777777" w:rsidR="00EC4FF1" w:rsidRPr="0005402F" w:rsidRDefault="00EC4FF1" w:rsidP="00EC4FF1">
      <w:pPr>
        <w:rPr>
          <w:szCs w:val="24"/>
        </w:rPr>
      </w:pPr>
      <w:r w:rsidRPr="0005402F">
        <w:rPr>
          <w:szCs w:val="24"/>
        </w:rPr>
        <w:t>The following ITU-T and other references contain provisions which, through reference in this text, constitute provisions of this Supplement. At the time of publication, the editions indicated were valid. All Recommendations and other references are subject to revision; users of this Supplement are therefore encouraged to investigate the possibility of applying the most recent edition of the Recommendations and other references listed below. A list of the currently valid ITU-T Recommendations is regularly published. The reference to a document within this Supplement does not give it, as a stand-alone document, the status of a Recommendation.</w:t>
      </w:r>
    </w:p>
    <w:p w14:paraId="34D5804F" w14:textId="77777777" w:rsidR="00EC4FF1" w:rsidRPr="0005402F" w:rsidRDefault="00EC4FF1" w:rsidP="00EC4FF1">
      <w:pPr>
        <w:pStyle w:val="Reftext"/>
        <w:tabs>
          <w:tab w:val="clear" w:pos="794"/>
          <w:tab w:val="clear" w:pos="1191"/>
          <w:tab w:val="clear" w:pos="1588"/>
          <w:tab w:val="clear" w:pos="1985"/>
          <w:tab w:val="left" w:pos="2694"/>
        </w:tabs>
        <w:ind w:left="2694" w:hanging="2694"/>
        <w:rPr>
          <w:szCs w:val="24"/>
        </w:rPr>
      </w:pPr>
      <w:r w:rsidRPr="0005402F">
        <w:rPr>
          <w:szCs w:val="24"/>
        </w:rPr>
        <w:t>[ITU-T Q.5050]</w:t>
      </w:r>
      <w:r w:rsidRPr="0005402F">
        <w:rPr>
          <w:szCs w:val="24"/>
        </w:rPr>
        <w:tab/>
        <w:t xml:space="preserve">Recommendation ITU-T Q.5050 (2019), </w:t>
      </w:r>
      <w:r w:rsidRPr="0005402F">
        <w:rPr>
          <w:i/>
          <w:iCs/>
          <w:szCs w:val="24"/>
        </w:rPr>
        <w:t>Framework for solution to combat counterfeit ICT devices.</w:t>
      </w:r>
    </w:p>
    <w:p w14:paraId="7DA826DE" w14:textId="77777777" w:rsidR="00EC4FF1" w:rsidRDefault="00EC4FF1" w:rsidP="00EC4FF1">
      <w:pPr>
        <w:pStyle w:val="Reftext"/>
        <w:tabs>
          <w:tab w:val="clear" w:pos="794"/>
          <w:tab w:val="clear" w:pos="1191"/>
          <w:tab w:val="clear" w:pos="1588"/>
          <w:tab w:val="clear" w:pos="1985"/>
          <w:tab w:val="left" w:pos="2694"/>
        </w:tabs>
        <w:ind w:left="2694" w:hanging="2694"/>
        <w:rPr>
          <w:szCs w:val="24"/>
        </w:rPr>
      </w:pPr>
      <w:r w:rsidRPr="0005402F">
        <w:rPr>
          <w:szCs w:val="24"/>
        </w:rPr>
        <w:t>[ITU-T Q.5051]</w:t>
      </w:r>
      <w:r w:rsidRPr="0005402F">
        <w:rPr>
          <w:szCs w:val="24"/>
        </w:rPr>
        <w:tab/>
        <w:t xml:space="preserve">Recommendation ITU-T Q.5051 (2020), </w:t>
      </w:r>
      <w:r w:rsidRPr="0005402F">
        <w:rPr>
          <w:i/>
          <w:iCs/>
          <w:szCs w:val="24"/>
        </w:rPr>
        <w:t>Framework for combating the use of stolen mobile devices</w:t>
      </w:r>
      <w:r w:rsidRPr="0005402F">
        <w:rPr>
          <w:szCs w:val="24"/>
        </w:rPr>
        <w:t>.</w:t>
      </w:r>
    </w:p>
    <w:p w14:paraId="36E8207D" w14:textId="77777777" w:rsidR="00EC4FF1" w:rsidRPr="0005402F" w:rsidRDefault="00EC4FF1" w:rsidP="00EC4FF1">
      <w:pPr>
        <w:pStyle w:val="Reftext"/>
        <w:tabs>
          <w:tab w:val="clear" w:pos="794"/>
          <w:tab w:val="clear" w:pos="1191"/>
          <w:tab w:val="clear" w:pos="1588"/>
          <w:tab w:val="clear" w:pos="1985"/>
          <w:tab w:val="left" w:pos="2694"/>
        </w:tabs>
        <w:ind w:left="2694" w:hanging="2694"/>
        <w:rPr>
          <w:szCs w:val="24"/>
        </w:rPr>
      </w:pPr>
      <w:bookmarkStart w:id="39" w:name="_Toc120086061"/>
      <w:r w:rsidRPr="0005402F">
        <w:rPr>
          <w:szCs w:val="24"/>
        </w:rPr>
        <w:t>[ITU-T Q.505</w:t>
      </w:r>
      <w:r>
        <w:rPr>
          <w:szCs w:val="24"/>
        </w:rPr>
        <w:t>2</w:t>
      </w:r>
      <w:r w:rsidRPr="0005402F">
        <w:rPr>
          <w:szCs w:val="24"/>
        </w:rPr>
        <w:t>]</w:t>
      </w:r>
      <w:r>
        <w:rPr>
          <w:szCs w:val="24"/>
        </w:rPr>
        <w:tab/>
      </w:r>
      <w:r w:rsidRPr="00BD590D">
        <w:rPr>
          <w:szCs w:val="24"/>
        </w:rPr>
        <w:t xml:space="preserve">Recommendation </w:t>
      </w:r>
      <w:r w:rsidRPr="0005402F">
        <w:rPr>
          <w:szCs w:val="24"/>
        </w:rPr>
        <w:t xml:space="preserve">ITU-T </w:t>
      </w:r>
      <w:r w:rsidRPr="00BD590D">
        <w:rPr>
          <w:szCs w:val="24"/>
        </w:rPr>
        <w:t>Q.5052</w:t>
      </w:r>
      <w:r>
        <w:rPr>
          <w:szCs w:val="24"/>
        </w:rPr>
        <w:t xml:space="preserve"> (2020)</w:t>
      </w:r>
      <w:r w:rsidRPr="00BD590D">
        <w:rPr>
          <w:szCs w:val="24"/>
        </w:rPr>
        <w:t>, “Addressing mobile devices with a duplicate unique identifier”</w:t>
      </w:r>
      <w:bookmarkEnd w:id="39"/>
    </w:p>
    <w:p w14:paraId="02332F69" w14:textId="77777777" w:rsidR="00EC4FF1" w:rsidRPr="0005402F" w:rsidRDefault="00EC4FF1" w:rsidP="00EC4FF1">
      <w:pPr>
        <w:pStyle w:val="Reftext"/>
        <w:tabs>
          <w:tab w:val="clear" w:pos="794"/>
          <w:tab w:val="clear" w:pos="1191"/>
          <w:tab w:val="clear" w:pos="1588"/>
          <w:tab w:val="clear" w:pos="1985"/>
          <w:tab w:val="left" w:pos="2694"/>
        </w:tabs>
        <w:ind w:left="2694" w:hanging="2694"/>
        <w:rPr>
          <w:szCs w:val="24"/>
          <w:lang w:val="fr-CH"/>
        </w:rPr>
      </w:pPr>
      <w:r w:rsidRPr="0005402F">
        <w:rPr>
          <w:szCs w:val="24"/>
          <w:lang w:val="fr-CH"/>
        </w:rPr>
        <w:t>[ITU-T TR-Counterfeit]</w:t>
      </w:r>
      <w:r w:rsidRPr="0005402F">
        <w:rPr>
          <w:szCs w:val="24"/>
          <w:lang w:val="fr-CH"/>
        </w:rPr>
        <w:tab/>
        <w:t xml:space="preserve">ITU-T </w:t>
      </w:r>
      <w:r w:rsidRPr="0005402F">
        <w:rPr>
          <w:iCs/>
          <w:szCs w:val="24"/>
        </w:rPr>
        <w:t>Technical Report</w:t>
      </w:r>
      <w:r w:rsidRPr="0005402F">
        <w:rPr>
          <w:i/>
          <w:szCs w:val="24"/>
        </w:rPr>
        <w:t xml:space="preserve"> </w:t>
      </w:r>
      <w:r w:rsidRPr="0005402F">
        <w:rPr>
          <w:szCs w:val="24"/>
          <w:lang w:val="fr-CH"/>
        </w:rPr>
        <w:t xml:space="preserve">(2014), </w:t>
      </w:r>
      <w:r w:rsidRPr="0005402F">
        <w:rPr>
          <w:i/>
          <w:szCs w:val="24"/>
        </w:rPr>
        <w:t>Counterfeit ICT Equipment</w:t>
      </w:r>
      <w:r w:rsidRPr="0005402F">
        <w:rPr>
          <w:szCs w:val="24"/>
        </w:rPr>
        <w:t>.</w:t>
      </w:r>
      <w:r w:rsidRPr="0005402F">
        <w:rPr>
          <w:szCs w:val="24"/>
        </w:rPr>
        <w:br/>
      </w:r>
      <w:hyperlink r:id="rId22" w:history="1">
        <w:r w:rsidRPr="0005402F">
          <w:rPr>
            <w:rStyle w:val="Hyperlink"/>
            <w:szCs w:val="24"/>
            <w:lang w:val="fr-CH"/>
          </w:rPr>
          <w:t>http://www.itu.int/pub/T-TUT-CCICT</w:t>
        </w:r>
      </w:hyperlink>
    </w:p>
    <w:p w14:paraId="00AE7403" w14:textId="77777777" w:rsidR="00EC4FF1" w:rsidRPr="0005402F" w:rsidRDefault="00EC4FF1" w:rsidP="00EC4FF1">
      <w:pPr>
        <w:pStyle w:val="Heading1"/>
        <w:rPr>
          <w:szCs w:val="24"/>
          <w:lang w:val="en-US"/>
        </w:rPr>
      </w:pPr>
      <w:bookmarkStart w:id="40" w:name="_Toc73702136"/>
      <w:bookmarkStart w:id="41" w:name="_Toc45033370"/>
      <w:bookmarkStart w:id="42" w:name="_Toc33020245"/>
      <w:bookmarkStart w:id="43" w:name="_Toc6992410"/>
      <w:bookmarkStart w:id="44" w:name="_Toc4423847"/>
      <w:bookmarkStart w:id="45" w:name="_Toc3450273"/>
      <w:bookmarkStart w:id="46" w:name="_Toc245721190"/>
      <w:bookmarkStart w:id="47" w:name="_Toc245789017"/>
      <w:bookmarkStart w:id="48" w:name="_Toc25232162"/>
      <w:bookmarkStart w:id="49" w:name="_Toc401158820"/>
      <w:bookmarkStart w:id="50" w:name="_Toc93310382"/>
      <w:bookmarkStart w:id="51" w:name="_Toc93933301"/>
      <w:bookmarkStart w:id="52" w:name="_Toc93933739"/>
      <w:bookmarkStart w:id="53" w:name="_Toc95137731"/>
      <w:bookmarkStart w:id="54" w:name="_Toc95140207"/>
      <w:bookmarkStart w:id="55" w:name="_Toc95140565"/>
      <w:bookmarkStart w:id="56" w:name="_Toc95146122"/>
      <w:r w:rsidRPr="0005402F">
        <w:rPr>
          <w:szCs w:val="24"/>
          <w:lang w:val="en-US"/>
        </w:rPr>
        <w:t>3</w:t>
      </w:r>
      <w:r w:rsidRPr="0005402F">
        <w:rPr>
          <w:szCs w:val="24"/>
          <w:lang w:val="en-US"/>
        </w:rPr>
        <w:tab/>
        <w:t>Definitions</w:t>
      </w:r>
      <w:bookmarkStart w:id="57" w:name="_Toc73702137"/>
      <w:bookmarkStart w:id="58" w:name="_Toc45033371"/>
      <w:bookmarkStart w:id="59" w:name="_Toc33020247"/>
      <w:bookmarkStart w:id="60" w:name="_Toc25232163"/>
      <w:bookmarkStart w:id="61" w:name="_Toc401158821"/>
      <w:bookmarkStart w:id="62" w:name="_Toc74238312"/>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p>
    <w:p w14:paraId="3FA558A8" w14:textId="77777777" w:rsidR="00EC4FF1" w:rsidRPr="0005402F" w:rsidRDefault="00EC4FF1" w:rsidP="00EC4FF1">
      <w:pPr>
        <w:pStyle w:val="Heading2"/>
        <w:rPr>
          <w:szCs w:val="24"/>
          <w:lang w:bidi="ar-DZ"/>
        </w:rPr>
      </w:pPr>
      <w:bookmarkStart w:id="63" w:name="_Toc93933302"/>
      <w:bookmarkStart w:id="64" w:name="_Toc93933740"/>
      <w:bookmarkStart w:id="65" w:name="_Toc95137732"/>
      <w:bookmarkStart w:id="66" w:name="_Toc95140208"/>
      <w:bookmarkStart w:id="67" w:name="_Toc95140566"/>
      <w:bookmarkStart w:id="68" w:name="_Toc95146123"/>
      <w:r w:rsidRPr="0005402F">
        <w:rPr>
          <w:szCs w:val="24"/>
          <w:lang w:bidi="ar-DZ"/>
        </w:rPr>
        <w:t>3.1</w:t>
      </w:r>
      <w:r w:rsidRPr="0005402F">
        <w:rPr>
          <w:szCs w:val="24"/>
          <w:lang w:bidi="ar-DZ"/>
        </w:rPr>
        <w:tab/>
        <w:t>Terms defined elsewhere</w:t>
      </w:r>
      <w:bookmarkEnd w:id="57"/>
      <w:bookmarkEnd w:id="58"/>
      <w:bookmarkEnd w:id="59"/>
      <w:bookmarkEnd w:id="60"/>
      <w:bookmarkEnd w:id="61"/>
      <w:bookmarkEnd w:id="62"/>
      <w:bookmarkEnd w:id="63"/>
      <w:bookmarkEnd w:id="64"/>
      <w:bookmarkEnd w:id="65"/>
      <w:bookmarkEnd w:id="66"/>
      <w:bookmarkEnd w:id="67"/>
      <w:bookmarkEnd w:id="68"/>
    </w:p>
    <w:p w14:paraId="4546ED08" w14:textId="77777777" w:rsidR="00EC4FF1" w:rsidRPr="0005402F" w:rsidRDefault="00EC4FF1" w:rsidP="00EC4FF1">
      <w:pPr>
        <w:rPr>
          <w:szCs w:val="24"/>
        </w:rPr>
      </w:pPr>
      <w:r w:rsidRPr="0005402F">
        <w:rPr>
          <w:szCs w:val="24"/>
        </w:rPr>
        <w:t>This Supplement uses the following terms defined elsewhere:</w:t>
      </w:r>
    </w:p>
    <w:p w14:paraId="4D0027FE" w14:textId="77777777" w:rsidR="00EC4FF1" w:rsidRPr="0005402F" w:rsidRDefault="00EC4FF1" w:rsidP="00EC4FF1">
      <w:pPr>
        <w:rPr>
          <w:szCs w:val="24"/>
        </w:rPr>
      </w:pPr>
      <w:r w:rsidRPr="0005402F">
        <w:rPr>
          <w:b/>
          <w:szCs w:val="24"/>
        </w:rPr>
        <w:t>3.1.1</w:t>
      </w:r>
      <w:r w:rsidRPr="0005402F">
        <w:rPr>
          <w:b/>
          <w:szCs w:val="24"/>
        </w:rPr>
        <w:tab/>
        <w:t xml:space="preserve">cloned identifier </w:t>
      </w:r>
      <w:r w:rsidRPr="0005402F">
        <w:rPr>
          <w:bCs/>
          <w:szCs w:val="24"/>
        </w:rPr>
        <w:t>[ITU-T Q.5051]</w:t>
      </w:r>
      <w:r w:rsidRPr="0005402F">
        <w:rPr>
          <w:szCs w:val="24"/>
        </w:rPr>
        <w:t>: Is a valid device identifier properly assigned by the responsible management entity to one device but is being used by other different devices.</w:t>
      </w:r>
    </w:p>
    <w:p w14:paraId="1A0B1E2E" w14:textId="77777777" w:rsidR="00EC4FF1" w:rsidRPr="0005402F" w:rsidRDefault="00EC4FF1" w:rsidP="00EC4FF1">
      <w:pPr>
        <w:rPr>
          <w:szCs w:val="24"/>
        </w:rPr>
      </w:pPr>
      <w:r w:rsidRPr="0005402F">
        <w:rPr>
          <w:b/>
          <w:bCs/>
          <w:szCs w:val="24"/>
        </w:rPr>
        <w:t>3.1.2</w:t>
      </w:r>
      <w:r w:rsidRPr="0005402F">
        <w:rPr>
          <w:b/>
          <w:bCs/>
          <w:szCs w:val="24"/>
        </w:rPr>
        <w:tab/>
      </w:r>
      <w:r w:rsidRPr="0005402F">
        <w:rPr>
          <w:b/>
          <w:szCs w:val="24"/>
        </w:rPr>
        <w:t xml:space="preserve">counterfeit ICT device </w:t>
      </w:r>
      <w:r w:rsidRPr="0005402F">
        <w:rPr>
          <w:bCs/>
          <w:szCs w:val="24"/>
        </w:rPr>
        <w:t xml:space="preserve">[ITU-T Q.5050]: </w:t>
      </w:r>
      <w:r w:rsidRPr="0005402F">
        <w:rPr>
          <w:szCs w:val="24"/>
        </w:rPr>
        <w:t>An information and communication technology (ICT) device that explicitly infringes the trademark, copies hardware or software designs, or infringes brand or packaging rights of an original or authentic product and, in general, infringes applicable national and/or international technical standards, regulatory requirements or conformity processes, manufacturing licensing agreements, or other applicable legal requirements.</w:t>
      </w:r>
    </w:p>
    <w:p w14:paraId="37919B8F" w14:textId="77777777" w:rsidR="00EC4FF1" w:rsidRPr="0005402F" w:rsidRDefault="00EC4FF1" w:rsidP="00EC4FF1">
      <w:pPr>
        <w:rPr>
          <w:szCs w:val="24"/>
        </w:rPr>
      </w:pPr>
      <w:r w:rsidRPr="0005402F">
        <w:rPr>
          <w:b/>
          <w:szCs w:val="24"/>
        </w:rPr>
        <w:t>3.1.3</w:t>
      </w:r>
      <w:r w:rsidRPr="0005402F">
        <w:rPr>
          <w:b/>
          <w:szCs w:val="24"/>
        </w:rPr>
        <w:tab/>
        <w:t xml:space="preserve">invalid identifier </w:t>
      </w:r>
      <w:r w:rsidRPr="0005402F">
        <w:rPr>
          <w:bCs/>
          <w:szCs w:val="24"/>
        </w:rPr>
        <w:t>[ITU-T Q.5051]</w:t>
      </w:r>
      <w:r w:rsidRPr="0005402F">
        <w:rPr>
          <w:szCs w:val="24"/>
        </w:rPr>
        <w:t>: Is a unique identifier that does not</w:t>
      </w:r>
      <w:r w:rsidRPr="0005402F">
        <w:rPr>
          <w:bCs/>
          <w:szCs w:val="24"/>
          <w:lang w:eastAsia="ko-KR"/>
        </w:rPr>
        <w:t xml:space="preserve"> comply with the format defined in the technical standards </w:t>
      </w:r>
      <w:r w:rsidRPr="0005402F">
        <w:rPr>
          <w:szCs w:val="24"/>
        </w:rPr>
        <w:t>or that is not included in the device identifier reference database distributed by a responsible management entity.</w:t>
      </w:r>
    </w:p>
    <w:p w14:paraId="68099669" w14:textId="77777777" w:rsidR="00EC4FF1" w:rsidRPr="0005402F" w:rsidRDefault="00EC4FF1" w:rsidP="00EC4FF1">
      <w:pPr>
        <w:rPr>
          <w:b/>
          <w:szCs w:val="24"/>
        </w:rPr>
      </w:pPr>
      <w:r w:rsidRPr="0005402F">
        <w:rPr>
          <w:b/>
          <w:szCs w:val="24"/>
        </w:rPr>
        <w:t>3.1.4</w:t>
      </w:r>
      <w:r w:rsidRPr="0005402F">
        <w:rPr>
          <w:b/>
          <w:szCs w:val="24"/>
        </w:rPr>
        <w:tab/>
        <w:t xml:space="preserve">reliable unique identifiers </w:t>
      </w:r>
      <w:r w:rsidRPr="0005402F">
        <w:rPr>
          <w:bCs/>
          <w:szCs w:val="24"/>
        </w:rPr>
        <w:t>[ITU-T Q.5051]</w:t>
      </w:r>
      <w:r w:rsidRPr="0005402F">
        <w:rPr>
          <w:szCs w:val="24"/>
        </w:rPr>
        <w:t>:</w:t>
      </w:r>
      <w:r w:rsidRPr="0005402F">
        <w:rPr>
          <w:b/>
          <w:szCs w:val="24"/>
        </w:rPr>
        <w:t xml:space="preserve"> </w:t>
      </w:r>
      <w:r w:rsidRPr="0005402F">
        <w:rPr>
          <w:szCs w:val="24"/>
        </w:rPr>
        <w:t>Shall be unique for each equipment it aims to identify, can only be assigned by a responsible management entity and should not be changed by unauthorized parties.</w:t>
      </w:r>
    </w:p>
    <w:p w14:paraId="52DC35B3" w14:textId="77777777" w:rsidR="00EC4FF1" w:rsidRPr="0005402F" w:rsidRDefault="00EC4FF1" w:rsidP="00EC4FF1">
      <w:pPr>
        <w:rPr>
          <w:szCs w:val="24"/>
        </w:rPr>
      </w:pPr>
      <w:r w:rsidRPr="0005402F">
        <w:rPr>
          <w:b/>
          <w:bCs/>
          <w:szCs w:val="24"/>
        </w:rPr>
        <w:t>3.1.5</w:t>
      </w:r>
      <w:r w:rsidRPr="0005402F">
        <w:rPr>
          <w:b/>
          <w:bCs/>
          <w:szCs w:val="24"/>
        </w:rPr>
        <w:tab/>
      </w:r>
      <w:r w:rsidRPr="0005402F">
        <w:rPr>
          <w:b/>
          <w:szCs w:val="24"/>
        </w:rPr>
        <w:t xml:space="preserve">tampered ICT device </w:t>
      </w:r>
      <w:r w:rsidRPr="0005402F">
        <w:rPr>
          <w:bCs/>
          <w:szCs w:val="24"/>
        </w:rPr>
        <w:t xml:space="preserve">[ITU-T Q.5050]: </w:t>
      </w:r>
      <w:r w:rsidRPr="0005402F">
        <w:rPr>
          <w:szCs w:val="24"/>
        </w:rPr>
        <w:t>An information and communication technology (ICT) device that had components, software, unique identifier, items protected by intellectual-protected rights or trademarks tentatively or effectively altered without the explicit consent of the manufacturer or its legal representative.</w:t>
      </w:r>
    </w:p>
    <w:p w14:paraId="65050205" w14:textId="77777777" w:rsidR="00EC4FF1" w:rsidRPr="0005402F" w:rsidRDefault="00EC4FF1" w:rsidP="00EC4FF1">
      <w:pPr>
        <w:rPr>
          <w:szCs w:val="24"/>
        </w:rPr>
      </w:pPr>
      <w:r w:rsidRPr="0005402F">
        <w:rPr>
          <w:b/>
          <w:bCs/>
          <w:szCs w:val="24"/>
        </w:rPr>
        <w:lastRenderedPageBreak/>
        <w:t>3.1.6</w:t>
      </w:r>
      <w:r w:rsidRPr="0005402F">
        <w:rPr>
          <w:b/>
          <w:bCs/>
          <w:szCs w:val="24"/>
        </w:rPr>
        <w:tab/>
      </w:r>
      <w:r w:rsidRPr="0005402F">
        <w:rPr>
          <w:b/>
          <w:szCs w:val="24"/>
        </w:rPr>
        <w:t xml:space="preserve">unique identifier </w:t>
      </w:r>
      <w:r w:rsidRPr="0005402F">
        <w:rPr>
          <w:bCs/>
          <w:szCs w:val="24"/>
        </w:rPr>
        <w:t xml:space="preserve">[ITU-T Q.5050]: </w:t>
      </w:r>
      <w:r w:rsidRPr="0005402F">
        <w:rPr>
          <w:szCs w:val="24"/>
        </w:rPr>
        <w:t>An identifier associated with a single device that aims to uniquely identify it.</w:t>
      </w:r>
    </w:p>
    <w:p w14:paraId="0C2B6C89" w14:textId="77777777" w:rsidR="00EC4FF1" w:rsidRPr="0005402F" w:rsidRDefault="00EC4FF1" w:rsidP="00EC4FF1">
      <w:pPr>
        <w:pStyle w:val="Heading2"/>
        <w:rPr>
          <w:szCs w:val="24"/>
        </w:rPr>
      </w:pPr>
      <w:bookmarkStart w:id="69" w:name="_Toc6992412"/>
      <w:bookmarkStart w:id="70" w:name="_Toc4423849"/>
      <w:bookmarkStart w:id="71" w:name="_Toc3450275"/>
      <w:bookmarkStart w:id="72" w:name="_Toc245721192"/>
      <w:bookmarkStart w:id="73" w:name="_Toc245789019"/>
      <w:bookmarkStart w:id="74" w:name="_Toc73702138"/>
      <w:bookmarkStart w:id="75" w:name="_Toc45033372"/>
      <w:bookmarkStart w:id="76" w:name="_Toc74238313"/>
      <w:bookmarkStart w:id="77" w:name="_Toc93933303"/>
      <w:bookmarkStart w:id="78" w:name="_Toc93933741"/>
      <w:bookmarkStart w:id="79" w:name="_Toc95137733"/>
      <w:bookmarkStart w:id="80" w:name="_Toc95140209"/>
      <w:bookmarkStart w:id="81" w:name="_Toc95140567"/>
      <w:bookmarkStart w:id="82" w:name="_Toc95146124"/>
      <w:r w:rsidRPr="0005402F">
        <w:rPr>
          <w:szCs w:val="24"/>
        </w:rPr>
        <w:t>3.2</w:t>
      </w:r>
      <w:r w:rsidRPr="0005402F">
        <w:rPr>
          <w:szCs w:val="24"/>
        </w:rPr>
        <w:tab/>
        <w:t xml:space="preserve">Terms defined in this </w:t>
      </w:r>
      <w:bookmarkEnd w:id="69"/>
      <w:bookmarkEnd w:id="70"/>
      <w:bookmarkEnd w:id="71"/>
      <w:bookmarkEnd w:id="72"/>
      <w:bookmarkEnd w:id="73"/>
      <w:r w:rsidRPr="0005402F">
        <w:rPr>
          <w:szCs w:val="24"/>
        </w:rPr>
        <w:t>Supplement</w:t>
      </w:r>
      <w:bookmarkEnd w:id="74"/>
      <w:bookmarkEnd w:id="75"/>
      <w:bookmarkEnd w:id="76"/>
      <w:bookmarkEnd w:id="77"/>
      <w:bookmarkEnd w:id="78"/>
      <w:bookmarkEnd w:id="79"/>
      <w:bookmarkEnd w:id="80"/>
      <w:bookmarkEnd w:id="81"/>
      <w:bookmarkEnd w:id="82"/>
    </w:p>
    <w:p w14:paraId="78EF7AC4" w14:textId="77777777" w:rsidR="00EC4FF1" w:rsidRPr="0005402F" w:rsidRDefault="00EC4FF1" w:rsidP="00EC4FF1">
      <w:pPr>
        <w:rPr>
          <w:color w:val="000000"/>
          <w:szCs w:val="24"/>
        </w:rPr>
      </w:pPr>
      <w:r w:rsidRPr="0005402F">
        <w:rPr>
          <w:bCs/>
          <w:szCs w:val="24"/>
        </w:rPr>
        <w:t>None.</w:t>
      </w:r>
    </w:p>
    <w:p w14:paraId="1645977C" w14:textId="77777777" w:rsidR="00EC4FF1" w:rsidRPr="0005402F" w:rsidRDefault="00EC4FF1" w:rsidP="00EC4FF1">
      <w:pPr>
        <w:pStyle w:val="Heading1"/>
        <w:rPr>
          <w:szCs w:val="24"/>
          <w:lang w:bidi="ar-DZ"/>
        </w:rPr>
      </w:pPr>
      <w:bookmarkStart w:id="83" w:name="_Toc3370000"/>
      <w:bookmarkStart w:id="84" w:name="_Toc3370001"/>
      <w:bookmarkStart w:id="85" w:name="_Toc401158823"/>
      <w:bookmarkStart w:id="86" w:name="_Toc25232165"/>
      <w:bookmarkStart w:id="87" w:name="_Toc33020248"/>
      <w:bookmarkStart w:id="88" w:name="_Toc45033373"/>
      <w:bookmarkStart w:id="89" w:name="_Toc73702139"/>
      <w:bookmarkStart w:id="90" w:name="_Toc93310383"/>
      <w:bookmarkStart w:id="91" w:name="_Toc93933304"/>
      <w:bookmarkStart w:id="92" w:name="_Toc93933742"/>
      <w:bookmarkStart w:id="93" w:name="_Toc95137734"/>
      <w:bookmarkStart w:id="94" w:name="_Toc95140210"/>
      <w:bookmarkStart w:id="95" w:name="_Toc95140568"/>
      <w:bookmarkStart w:id="96" w:name="_Toc95146125"/>
      <w:bookmarkStart w:id="97" w:name="_Toc25232166"/>
      <w:bookmarkStart w:id="98" w:name="_Toc33020249"/>
      <w:bookmarkStart w:id="99" w:name="_Toc453230900"/>
      <w:bookmarkEnd w:id="83"/>
      <w:bookmarkEnd w:id="84"/>
      <w:r w:rsidRPr="0005402F">
        <w:rPr>
          <w:szCs w:val="24"/>
          <w:lang w:bidi="ar-DZ"/>
        </w:rPr>
        <w:t>4</w:t>
      </w:r>
      <w:r w:rsidRPr="0005402F">
        <w:rPr>
          <w:szCs w:val="24"/>
          <w:lang w:bidi="ar-DZ"/>
        </w:rPr>
        <w:tab/>
      </w:r>
      <w:r w:rsidRPr="0005402F">
        <w:rPr>
          <w:szCs w:val="24"/>
          <w:lang w:val="en-US"/>
        </w:rPr>
        <w:t>Abbreviations</w:t>
      </w:r>
      <w:bookmarkEnd w:id="85"/>
      <w:bookmarkEnd w:id="86"/>
      <w:bookmarkEnd w:id="87"/>
      <w:r w:rsidRPr="0005402F">
        <w:rPr>
          <w:szCs w:val="24"/>
          <w:lang w:val="en-US"/>
        </w:rPr>
        <w:t xml:space="preserve"> and acronyms</w:t>
      </w:r>
      <w:bookmarkEnd w:id="88"/>
      <w:bookmarkEnd w:id="89"/>
      <w:bookmarkEnd w:id="90"/>
      <w:bookmarkEnd w:id="91"/>
      <w:bookmarkEnd w:id="92"/>
      <w:bookmarkEnd w:id="93"/>
      <w:bookmarkEnd w:id="94"/>
      <w:bookmarkEnd w:id="95"/>
      <w:bookmarkEnd w:id="96"/>
    </w:p>
    <w:p w14:paraId="06D12147" w14:textId="77777777" w:rsidR="00EC4FF1" w:rsidRPr="0005402F" w:rsidRDefault="00EC4FF1" w:rsidP="00EC4FF1">
      <w:pPr>
        <w:rPr>
          <w:szCs w:val="24"/>
        </w:rPr>
      </w:pPr>
      <w:r w:rsidRPr="0005402F">
        <w:rPr>
          <w:szCs w:val="24"/>
        </w:rPr>
        <w:t>This Supplement uses the following abbreviations and acronyms:</w:t>
      </w:r>
    </w:p>
    <w:p w14:paraId="1FF6613C" w14:textId="77777777" w:rsidR="00EC4FF1" w:rsidRPr="0005402F" w:rsidRDefault="00EC4FF1" w:rsidP="00EC4FF1">
      <w:pPr>
        <w:tabs>
          <w:tab w:val="clear" w:pos="794"/>
        </w:tabs>
        <w:rPr>
          <w:szCs w:val="24"/>
        </w:rPr>
      </w:pPr>
      <w:r w:rsidRPr="0005402F">
        <w:rPr>
          <w:szCs w:val="24"/>
        </w:rPr>
        <w:t>EIR</w:t>
      </w:r>
      <w:r w:rsidRPr="0005402F">
        <w:rPr>
          <w:szCs w:val="24"/>
        </w:rPr>
        <w:tab/>
        <w:t>Equipment Identity Register</w:t>
      </w:r>
    </w:p>
    <w:p w14:paraId="49FCF65D" w14:textId="77777777" w:rsidR="00EC4FF1" w:rsidRPr="0005402F" w:rsidRDefault="00EC4FF1" w:rsidP="00EC4FF1">
      <w:pPr>
        <w:tabs>
          <w:tab w:val="clear" w:pos="794"/>
        </w:tabs>
        <w:rPr>
          <w:szCs w:val="24"/>
        </w:rPr>
      </w:pPr>
      <w:r w:rsidRPr="0005402F">
        <w:rPr>
          <w:szCs w:val="24"/>
        </w:rPr>
        <w:t>ICT</w:t>
      </w:r>
      <w:r w:rsidRPr="0005402F">
        <w:rPr>
          <w:szCs w:val="24"/>
        </w:rPr>
        <w:tab/>
        <w:t>Information and Communications Technology</w:t>
      </w:r>
    </w:p>
    <w:p w14:paraId="08843723" w14:textId="77777777" w:rsidR="00EC4FF1" w:rsidRPr="0005402F" w:rsidRDefault="00EC4FF1" w:rsidP="00EC4FF1">
      <w:pPr>
        <w:tabs>
          <w:tab w:val="clear" w:pos="794"/>
        </w:tabs>
        <w:rPr>
          <w:szCs w:val="24"/>
        </w:rPr>
      </w:pPr>
      <w:r w:rsidRPr="0005402F">
        <w:rPr>
          <w:szCs w:val="24"/>
        </w:rPr>
        <w:t>IMEI</w:t>
      </w:r>
      <w:r w:rsidRPr="0005402F">
        <w:rPr>
          <w:szCs w:val="24"/>
        </w:rPr>
        <w:tab/>
        <w:t>International Mobile Equipment Identity</w:t>
      </w:r>
    </w:p>
    <w:p w14:paraId="5343FC07" w14:textId="77777777" w:rsidR="00EC4FF1" w:rsidRPr="0005402F" w:rsidRDefault="00EC4FF1" w:rsidP="00EC4FF1">
      <w:pPr>
        <w:tabs>
          <w:tab w:val="clear" w:pos="794"/>
        </w:tabs>
        <w:rPr>
          <w:szCs w:val="24"/>
        </w:rPr>
      </w:pPr>
      <w:r w:rsidRPr="0005402F">
        <w:rPr>
          <w:szCs w:val="24"/>
        </w:rPr>
        <w:t>IMSI</w:t>
      </w:r>
      <w:r w:rsidRPr="0005402F">
        <w:rPr>
          <w:szCs w:val="24"/>
        </w:rPr>
        <w:tab/>
        <w:t>International Mobile Subscriber Identity</w:t>
      </w:r>
    </w:p>
    <w:p w14:paraId="722868DD" w14:textId="77777777" w:rsidR="00EC4FF1" w:rsidRPr="0005402F" w:rsidRDefault="00EC4FF1" w:rsidP="00EC4FF1">
      <w:pPr>
        <w:tabs>
          <w:tab w:val="clear" w:pos="794"/>
        </w:tabs>
        <w:rPr>
          <w:szCs w:val="24"/>
        </w:rPr>
      </w:pPr>
      <w:r w:rsidRPr="0005402F">
        <w:rPr>
          <w:szCs w:val="24"/>
        </w:rPr>
        <w:t>SIM</w:t>
      </w:r>
      <w:r w:rsidRPr="0005402F">
        <w:rPr>
          <w:szCs w:val="24"/>
        </w:rPr>
        <w:tab/>
        <w:t>Subscriber Identification Module</w:t>
      </w:r>
    </w:p>
    <w:p w14:paraId="134BDBB3" w14:textId="77777777" w:rsidR="00EC4FF1" w:rsidRPr="0005402F" w:rsidRDefault="00EC4FF1" w:rsidP="00EC4FF1">
      <w:pPr>
        <w:tabs>
          <w:tab w:val="clear" w:pos="794"/>
        </w:tabs>
        <w:rPr>
          <w:szCs w:val="24"/>
        </w:rPr>
      </w:pPr>
      <w:r w:rsidRPr="0005402F">
        <w:rPr>
          <w:szCs w:val="24"/>
        </w:rPr>
        <w:t>TAC</w:t>
      </w:r>
      <w:r w:rsidRPr="0005402F">
        <w:rPr>
          <w:szCs w:val="24"/>
        </w:rPr>
        <w:tab/>
        <w:t>Type Allocation Code</w:t>
      </w:r>
    </w:p>
    <w:p w14:paraId="60382DC7" w14:textId="77777777" w:rsidR="00EC4FF1" w:rsidRPr="0005402F" w:rsidRDefault="00EC4FF1" w:rsidP="00EC4FF1">
      <w:pPr>
        <w:pStyle w:val="Heading1"/>
        <w:rPr>
          <w:szCs w:val="24"/>
          <w:lang w:val="en-US"/>
        </w:rPr>
      </w:pPr>
      <w:bookmarkStart w:id="100" w:name="_Toc73702140"/>
      <w:bookmarkStart w:id="101" w:name="_Toc45033374"/>
      <w:bookmarkStart w:id="102" w:name="_Toc6992414"/>
      <w:bookmarkStart w:id="103" w:name="_Toc4423851"/>
      <w:bookmarkStart w:id="104" w:name="_Toc3450277"/>
      <w:bookmarkStart w:id="105" w:name="_Toc93310384"/>
      <w:bookmarkStart w:id="106" w:name="_Toc93933305"/>
      <w:bookmarkStart w:id="107" w:name="_Toc93933743"/>
      <w:bookmarkStart w:id="108" w:name="_Toc95137735"/>
      <w:bookmarkStart w:id="109" w:name="_Toc95140211"/>
      <w:bookmarkStart w:id="110" w:name="_Toc95140569"/>
      <w:bookmarkStart w:id="111" w:name="_Toc95146126"/>
      <w:r w:rsidRPr="0005402F">
        <w:rPr>
          <w:szCs w:val="24"/>
          <w:lang w:val="en-US"/>
        </w:rPr>
        <w:t>5</w:t>
      </w:r>
      <w:r w:rsidRPr="0005402F">
        <w:rPr>
          <w:szCs w:val="24"/>
          <w:lang w:val="en-US"/>
        </w:rPr>
        <w:tab/>
        <w:t>Conventions</w:t>
      </w:r>
      <w:bookmarkEnd w:id="100"/>
      <w:bookmarkEnd w:id="101"/>
      <w:bookmarkEnd w:id="102"/>
      <w:bookmarkEnd w:id="103"/>
      <w:bookmarkEnd w:id="104"/>
      <w:bookmarkEnd w:id="105"/>
      <w:bookmarkEnd w:id="106"/>
      <w:bookmarkEnd w:id="107"/>
      <w:bookmarkEnd w:id="108"/>
      <w:bookmarkEnd w:id="109"/>
      <w:bookmarkEnd w:id="110"/>
      <w:bookmarkEnd w:id="111"/>
    </w:p>
    <w:p w14:paraId="66411DA2" w14:textId="77777777" w:rsidR="00EC4FF1" w:rsidRPr="0005402F" w:rsidRDefault="00EC4FF1" w:rsidP="00EC4FF1">
      <w:pPr>
        <w:pStyle w:val="enumlev1"/>
        <w:rPr>
          <w:szCs w:val="24"/>
          <w:lang w:bidi="ar-DZ"/>
        </w:rPr>
      </w:pPr>
      <w:r w:rsidRPr="0005402F">
        <w:rPr>
          <w:szCs w:val="24"/>
        </w:rPr>
        <w:t>None.</w:t>
      </w:r>
    </w:p>
    <w:p w14:paraId="6B1AB0BB" w14:textId="77777777" w:rsidR="00EC4FF1" w:rsidRPr="0005402F" w:rsidRDefault="00EC4FF1" w:rsidP="00EC4FF1">
      <w:pPr>
        <w:pStyle w:val="Heading1"/>
        <w:rPr>
          <w:szCs w:val="24"/>
          <w:lang w:val="en-US"/>
        </w:rPr>
      </w:pPr>
      <w:bookmarkStart w:id="112" w:name="_Toc73702141"/>
      <w:bookmarkStart w:id="113" w:name="_Toc45033375"/>
      <w:bookmarkStart w:id="114" w:name="_Toc93310385"/>
      <w:bookmarkStart w:id="115" w:name="_Toc93933306"/>
      <w:bookmarkStart w:id="116" w:name="_Toc93933744"/>
      <w:bookmarkStart w:id="117" w:name="_Toc95137736"/>
      <w:bookmarkStart w:id="118" w:name="_Toc95140212"/>
      <w:bookmarkStart w:id="119" w:name="_Toc95140570"/>
      <w:bookmarkStart w:id="120" w:name="_Toc95146127"/>
      <w:r w:rsidRPr="0005402F">
        <w:rPr>
          <w:szCs w:val="24"/>
          <w:lang w:val="en-US"/>
        </w:rPr>
        <w:t>6</w:t>
      </w:r>
      <w:r w:rsidRPr="0005402F">
        <w:rPr>
          <w:szCs w:val="24"/>
          <w:lang w:val="en-US"/>
        </w:rPr>
        <w:tab/>
        <w:t>Introduction</w:t>
      </w:r>
      <w:bookmarkEnd w:id="97"/>
      <w:bookmarkEnd w:id="98"/>
      <w:bookmarkEnd w:id="112"/>
      <w:bookmarkEnd w:id="113"/>
      <w:bookmarkEnd w:id="114"/>
      <w:bookmarkEnd w:id="115"/>
      <w:bookmarkEnd w:id="116"/>
      <w:bookmarkEnd w:id="117"/>
      <w:bookmarkEnd w:id="118"/>
      <w:bookmarkEnd w:id="119"/>
      <w:bookmarkEnd w:id="120"/>
    </w:p>
    <w:p w14:paraId="79FAF0D0" w14:textId="77777777" w:rsidR="00EC4FF1" w:rsidRPr="0005402F" w:rsidRDefault="00EC4FF1" w:rsidP="00EC4FF1">
      <w:pPr>
        <w:rPr>
          <w:szCs w:val="24"/>
        </w:rPr>
      </w:pPr>
      <w:r w:rsidRPr="0005402F">
        <w:rPr>
          <w:szCs w:val="24"/>
        </w:rPr>
        <w:t>Appendix I collects use cases of different countries, and Appendix II lists use cases provided by private sector and NGO initiatives.</w:t>
      </w:r>
      <w:bookmarkEnd w:id="99"/>
    </w:p>
    <w:p w14:paraId="2AF55792" w14:textId="77777777" w:rsidR="00EC4FF1" w:rsidRPr="0005402F" w:rsidRDefault="00EC4FF1" w:rsidP="00EC4FF1">
      <w:pPr>
        <w:pStyle w:val="Heading1"/>
        <w:rPr>
          <w:szCs w:val="24"/>
          <w:u w:val="single"/>
        </w:rPr>
      </w:pPr>
      <w:bookmarkStart w:id="121" w:name="_Toc457605261"/>
      <w:r w:rsidRPr="0005402F">
        <w:rPr>
          <w:szCs w:val="24"/>
          <w:lang w:val="en-US"/>
        </w:rPr>
        <w:t>7</w:t>
      </w:r>
      <w:r w:rsidRPr="0005402F">
        <w:rPr>
          <w:szCs w:val="24"/>
          <w:lang w:val="en-US"/>
        </w:rPr>
        <w:tab/>
        <w:t>Recommended</w:t>
      </w:r>
      <w:r w:rsidRPr="0005402F">
        <w:rPr>
          <w:szCs w:val="24"/>
          <w:u w:val="single"/>
        </w:rPr>
        <w:t xml:space="preserve"> template</w:t>
      </w:r>
      <w:bookmarkEnd w:id="121"/>
    </w:p>
    <w:p w14:paraId="212D4732" w14:textId="77777777" w:rsidR="00EC4FF1" w:rsidRPr="0005402F" w:rsidRDefault="00EC4FF1" w:rsidP="00EC4FF1">
      <w:pPr>
        <w:rPr>
          <w:szCs w:val="24"/>
          <w:u w:val="single"/>
        </w:rPr>
      </w:pPr>
    </w:p>
    <w:p w14:paraId="611103C2" w14:textId="77777777" w:rsidR="00EC4FF1" w:rsidRPr="0005402F" w:rsidRDefault="00EC4FF1" w:rsidP="00EC4FF1">
      <w:pPr>
        <w:pStyle w:val="Body"/>
        <w:tabs>
          <w:tab w:val="left" w:pos="450"/>
        </w:tabs>
        <w:spacing w:after="120"/>
        <w:rPr>
          <w:rFonts w:eastAsia="Calibri"/>
        </w:rPr>
      </w:pPr>
      <w:r w:rsidRPr="0005402F">
        <w:t>1.</w:t>
      </w:r>
      <w:r w:rsidRPr="0005402F">
        <w:tab/>
        <w:t>Common information about use case</w:t>
      </w:r>
    </w:p>
    <w:p w14:paraId="64CA04F6" w14:textId="77777777" w:rsidR="00EC4FF1" w:rsidRPr="0005402F" w:rsidRDefault="00EC4FF1" w:rsidP="00EC4FF1">
      <w:pPr>
        <w:pStyle w:val="Body"/>
        <w:numPr>
          <w:ilvl w:val="1"/>
          <w:numId w:val="41"/>
        </w:numPr>
        <w:pBdr>
          <w:top w:val="none" w:sz="0" w:space="0" w:color="auto"/>
          <w:left w:val="none" w:sz="0" w:space="0" w:color="auto"/>
          <w:bottom w:val="none" w:sz="0" w:space="0" w:color="auto"/>
          <w:right w:val="none" w:sz="0" w:space="0" w:color="auto"/>
          <w:between w:val="none" w:sz="0" w:space="0" w:color="auto"/>
          <w:bar w:val="none" w:sz="0" w:color="auto"/>
        </w:pBdr>
        <w:tabs>
          <w:tab w:val="left" w:pos="794"/>
          <w:tab w:val="left" w:pos="1191"/>
          <w:tab w:val="left" w:pos="1588"/>
          <w:tab w:val="left" w:pos="1985"/>
        </w:tabs>
        <w:spacing w:after="120"/>
        <w:ind w:hanging="1080"/>
      </w:pPr>
      <w:r w:rsidRPr="0005402F">
        <w:t>Title of the use case</w:t>
      </w:r>
    </w:p>
    <w:p w14:paraId="352D4941" w14:textId="77777777" w:rsidR="00EC4FF1" w:rsidRPr="0005402F" w:rsidRDefault="00EC4FF1" w:rsidP="00EC4FF1">
      <w:pPr>
        <w:pStyle w:val="Body"/>
        <w:numPr>
          <w:ilvl w:val="1"/>
          <w:numId w:val="41"/>
        </w:numPr>
        <w:pBdr>
          <w:top w:val="none" w:sz="0" w:space="0" w:color="auto"/>
          <w:left w:val="none" w:sz="0" w:space="0" w:color="auto"/>
          <w:bottom w:val="none" w:sz="0" w:space="0" w:color="auto"/>
          <w:right w:val="none" w:sz="0" w:space="0" w:color="auto"/>
          <w:between w:val="none" w:sz="0" w:space="0" w:color="auto"/>
          <w:bar w:val="none" w:sz="0" w:color="auto"/>
        </w:pBdr>
        <w:tabs>
          <w:tab w:val="left" w:pos="794"/>
          <w:tab w:val="left" w:pos="1191"/>
          <w:tab w:val="left" w:pos="1588"/>
          <w:tab w:val="left" w:pos="1985"/>
        </w:tabs>
        <w:spacing w:after="120"/>
        <w:ind w:hanging="1080"/>
      </w:pPr>
      <w:r w:rsidRPr="0005402F">
        <w:t>Location where the use case is implemented (country and/or private use case)</w:t>
      </w:r>
    </w:p>
    <w:p w14:paraId="25600E11" w14:textId="77777777" w:rsidR="00EC4FF1" w:rsidRPr="0005402F" w:rsidRDefault="00EC4FF1" w:rsidP="00EC4FF1">
      <w:pPr>
        <w:pStyle w:val="Body"/>
        <w:numPr>
          <w:ilvl w:val="1"/>
          <w:numId w:val="41"/>
        </w:numPr>
        <w:pBdr>
          <w:top w:val="none" w:sz="0" w:space="0" w:color="auto"/>
          <w:left w:val="none" w:sz="0" w:space="0" w:color="auto"/>
          <w:bottom w:val="none" w:sz="0" w:space="0" w:color="auto"/>
          <w:right w:val="none" w:sz="0" w:space="0" w:color="auto"/>
          <w:between w:val="none" w:sz="0" w:space="0" w:color="auto"/>
          <w:bar w:val="none" w:sz="0" w:color="auto"/>
        </w:pBdr>
        <w:tabs>
          <w:tab w:val="left" w:pos="794"/>
          <w:tab w:val="left" w:pos="1191"/>
          <w:tab w:val="left" w:pos="1588"/>
          <w:tab w:val="left" w:pos="1985"/>
        </w:tabs>
        <w:spacing w:after="120"/>
        <w:ind w:hanging="1080"/>
      </w:pPr>
      <w:r w:rsidRPr="0005402F">
        <w:t>Dates of implementation of the use case (month/year)</w:t>
      </w:r>
    </w:p>
    <w:p w14:paraId="710878A4" w14:textId="77777777" w:rsidR="00EC4FF1" w:rsidRPr="0005402F" w:rsidRDefault="00EC4FF1" w:rsidP="00EC4FF1">
      <w:pPr>
        <w:pStyle w:val="Body"/>
        <w:numPr>
          <w:ilvl w:val="1"/>
          <w:numId w:val="41"/>
        </w:numPr>
        <w:pBdr>
          <w:top w:val="none" w:sz="0" w:space="0" w:color="auto"/>
          <w:left w:val="none" w:sz="0" w:space="0" w:color="auto"/>
          <w:bottom w:val="none" w:sz="0" w:space="0" w:color="auto"/>
          <w:right w:val="none" w:sz="0" w:space="0" w:color="auto"/>
          <w:between w:val="none" w:sz="0" w:space="0" w:color="auto"/>
          <w:bar w:val="none" w:sz="0" w:color="auto"/>
        </w:pBdr>
        <w:tabs>
          <w:tab w:val="left" w:pos="794"/>
          <w:tab w:val="left" w:pos="1191"/>
          <w:tab w:val="left" w:pos="1588"/>
          <w:tab w:val="left" w:pos="1985"/>
        </w:tabs>
        <w:spacing w:after="120"/>
        <w:ind w:hanging="1080"/>
      </w:pPr>
      <w:r w:rsidRPr="0005402F">
        <w:t>Source (ITU Member)</w:t>
      </w:r>
    </w:p>
    <w:p w14:paraId="6D091CF1" w14:textId="77777777" w:rsidR="00EC4FF1" w:rsidRPr="0005402F" w:rsidRDefault="00EC4FF1" w:rsidP="00EC4FF1">
      <w:pPr>
        <w:pStyle w:val="Body"/>
        <w:tabs>
          <w:tab w:val="left" w:pos="450"/>
        </w:tabs>
        <w:spacing w:after="120"/>
      </w:pPr>
      <w:r w:rsidRPr="0005402F">
        <w:t>2.</w:t>
      </w:r>
      <w:r w:rsidRPr="0005402F">
        <w:tab/>
        <w:t>Scope of the use case (including problem to be tracked such as counterfeit, stolen, tampered and/or cloned devices)</w:t>
      </w:r>
    </w:p>
    <w:p w14:paraId="11A84303" w14:textId="77777777" w:rsidR="00EC4FF1" w:rsidRPr="0005402F" w:rsidRDefault="00EC4FF1" w:rsidP="00EC4FF1">
      <w:pPr>
        <w:pStyle w:val="Body"/>
        <w:tabs>
          <w:tab w:val="left" w:pos="450"/>
        </w:tabs>
        <w:spacing w:after="120"/>
      </w:pPr>
      <w:r w:rsidRPr="0005402F">
        <w:t>3.</w:t>
      </w:r>
      <w:r w:rsidRPr="0005402F">
        <w:tab/>
        <w:t>Common statistic for country’s use case</w:t>
      </w:r>
    </w:p>
    <w:p w14:paraId="7F1F8E7F" w14:textId="77777777" w:rsidR="00EC4FF1" w:rsidRPr="0005402F" w:rsidRDefault="00EC4FF1" w:rsidP="00EC4FF1">
      <w:pPr>
        <w:pStyle w:val="Body"/>
        <w:numPr>
          <w:ilvl w:val="1"/>
          <w:numId w:val="44"/>
        </w:numPr>
        <w:pBdr>
          <w:top w:val="none" w:sz="0" w:space="0" w:color="auto"/>
          <w:left w:val="none" w:sz="0" w:space="0" w:color="auto"/>
          <w:bottom w:val="none" w:sz="0" w:space="0" w:color="auto"/>
          <w:right w:val="none" w:sz="0" w:space="0" w:color="auto"/>
          <w:between w:val="none" w:sz="0" w:space="0" w:color="auto"/>
          <w:bar w:val="none" w:sz="0" w:color="auto"/>
        </w:pBdr>
        <w:tabs>
          <w:tab w:val="left" w:pos="1191"/>
          <w:tab w:val="left" w:pos="1588"/>
          <w:tab w:val="left" w:pos="1985"/>
        </w:tabs>
        <w:spacing w:after="120"/>
        <w:ind w:left="1170" w:hanging="630"/>
      </w:pPr>
      <w:r w:rsidRPr="0005402F">
        <w:t>Telecommunication statistic (e.g. number of users of mobile devices, operators, etc.)</w:t>
      </w:r>
    </w:p>
    <w:p w14:paraId="78AA981E" w14:textId="77777777" w:rsidR="00EC4FF1" w:rsidRPr="0005402F" w:rsidRDefault="00EC4FF1" w:rsidP="00EC4FF1">
      <w:pPr>
        <w:pStyle w:val="Body"/>
        <w:numPr>
          <w:ilvl w:val="1"/>
          <w:numId w:val="44"/>
        </w:numPr>
        <w:pBdr>
          <w:top w:val="none" w:sz="0" w:space="0" w:color="auto"/>
          <w:left w:val="none" w:sz="0" w:space="0" w:color="auto"/>
          <w:bottom w:val="none" w:sz="0" w:space="0" w:color="auto"/>
          <w:right w:val="none" w:sz="0" w:space="0" w:color="auto"/>
          <w:between w:val="none" w:sz="0" w:space="0" w:color="auto"/>
          <w:bar w:val="none" w:sz="0" w:color="auto"/>
        </w:pBdr>
        <w:tabs>
          <w:tab w:val="left" w:pos="1191"/>
          <w:tab w:val="left" w:pos="1588"/>
          <w:tab w:val="left" w:pos="1985"/>
        </w:tabs>
        <w:spacing w:after="120"/>
        <w:ind w:left="1170" w:hanging="630"/>
      </w:pPr>
      <w:r w:rsidRPr="0005402F">
        <w:t>Statistic of the problem (e.g. number of counterfeit devices, stolen devices, etc.)</w:t>
      </w:r>
    </w:p>
    <w:p w14:paraId="439AAC03" w14:textId="77777777" w:rsidR="00EC4FF1" w:rsidRPr="0005402F" w:rsidRDefault="00EC4FF1" w:rsidP="00EC4FF1">
      <w:pPr>
        <w:pStyle w:val="Body"/>
        <w:numPr>
          <w:ilvl w:val="1"/>
          <w:numId w:val="44"/>
        </w:numPr>
        <w:pBdr>
          <w:top w:val="none" w:sz="0" w:space="0" w:color="auto"/>
          <w:left w:val="none" w:sz="0" w:space="0" w:color="auto"/>
          <w:bottom w:val="none" w:sz="0" w:space="0" w:color="auto"/>
          <w:right w:val="none" w:sz="0" w:space="0" w:color="auto"/>
          <w:between w:val="none" w:sz="0" w:space="0" w:color="auto"/>
          <w:bar w:val="none" w:sz="0" w:color="auto"/>
        </w:pBdr>
        <w:tabs>
          <w:tab w:val="left" w:pos="1191"/>
          <w:tab w:val="left" w:pos="1588"/>
          <w:tab w:val="left" w:pos="1985"/>
        </w:tabs>
        <w:spacing w:after="120"/>
        <w:ind w:left="1170" w:hanging="630"/>
      </w:pPr>
      <w:r w:rsidRPr="0005402F">
        <w:t>General statistic with regard to use case (e.g. size of economy, population, etc.)</w:t>
      </w:r>
    </w:p>
    <w:p w14:paraId="1FC5C556" w14:textId="77777777" w:rsidR="00EC4FF1" w:rsidRPr="0005402F" w:rsidRDefault="00EC4FF1" w:rsidP="00EC4FF1">
      <w:pPr>
        <w:pStyle w:val="Body"/>
        <w:tabs>
          <w:tab w:val="left" w:pos="450"/>
        </w:tabs>
        <w:spacing w:after="120"/>
      </w:pPr>
      <w:r w:rsidRPr="0005402F">
        <w:t>4.</w:t>
      </w:r>
      <w:r w:rsidRPr="0005402F">
        <w:tab/>
        <w:t>Description of use case’s solution</w:t>
      </w:r>
    </w:p>
    <w:p w14:paraId="01302A58" w14:textId="77777777" w:rsidR="00EC4FF1" w:rsidRPr="0005402F" w:rsidRDefault="00EC4FF1" w:rsidP="00EC4FF1">
      <w:pPr>
        <w:pStyle w:val="Body"/>
        <w:numPr>
          <w:ilvl w:val="1"/>
          <w:numId w:val="42"/>
        </w:numPr>
        <w:pBdr>
          <w:top w:val="none" w:sz="0" w:space="0" w:color="auto"/>
          <w:left w:val="none" w:sz="0" w:space="0" w:color="auto"/>
          <w:bottom w:val="none" w:sz="0" w:space="0" w:color="auto"/>
          <w:right w:val="none" w:sz="0" w:space="0" w:color="auto"/>
          <w:between w:val="none" w:sz="0" w:space="0" w:color="auto"/>
          <w:bar w:val="none" w:sz="0" w:color="auto"/>
        </w:pBdr>
        <w:tabs>
          <w:tab w:val="left" w:pos="1191"/>
          <w:tab w:val="left" w:pos="1588"/>
          <w:tab w:val="left" w:pos="1985"/>
        </w:tabs>
        <w:spacing w:after="120"/>
        <w:ind w:left="1170" w:hanging="630"/>
      </w:pPr>
      <w:r w:rsidRPr="0005402F">
        <w:t>Overview of the solution</w:t>
      </w:r>
    </w:p>
    <w:p w14:paraId="2FD52AFE" w14:textId="77777777" w:rsidR="00EC4FF1" w:rsidRPr="0005402F" w:rsidRDefault="00EC4FF1" w:rsidP="00EC4FF1">
      <w:pPr>
        <w:pStyle w:val="Body"/>
        <w:numPr>
          <w:ilvl w:val="1"/>
          <w:numId w:val="42"/>
        </w:numPr>
        <w:pBdr>
          <w:top w:val="none" w:sz="0" w:space="0" w:color="auto"/>
          <w:left w:val="none" w:sz="0" w:space="0" w:color="auto"/>
          <w:bottom w:val="none" w:sz="0" w:space="0" w:color="auto"/>
          <w:right w:val="none" w:sz="0" w:space="0" w:color="auto"/>
          <w:between w:val="none" w:sz="0" w:space="0" w:color="auto"/>
          <w:bar w:val="none" w:sz="0" w:color="auto"/>
        </w:pBdr>
        <w:tabs>
          <w:tab w:val="left" w:pos="1191"/>
          <w:tab w:val="left" w:pos="1588"/>
          <w:tab w:val="left" w:pos="1985"/>
        </w:tabs>
        <w:spacing w:after="120"/>
        <w:ind w:left="1170" w:hanging="630"/>
      </w:pPr>
      <w:r w:rsidRPr="0005402F">
        <w:t>Framework of the solution including diagrams and detailed description</w:t>
      </w:r>
    </w:p>
    <w:p w14:paraId="1FDF0E85" w14:textId="77777777" w:rsidR="00EC4FF1" w:rsidRPr="0005402F" w:rsidRDefault="00EC4FF1" w:rsidP="00EC4FF1">
      <w:pPr>
        <w:pStyle w:val="Body"/>
        <w:numPr>
          <w:ilvl w:val="1"/>
          <w:numId w:val="42"/>
        </w:numPr>
        <w:pBdr>
          <w:top w:val="none" w:sz="0" w:space="0" w:color="auto"/>
          <w:left w:val="none" w:sz="0" w:space="0" w:color="auto"/>
          <w:bottom w:val="none" w:sz="0" w:space="0" w:color="auto"/>
          <w:right w:val="none" w:sz="0" w:space="0" w:color="auto"/>
          <w:between w:val="none" w:sz="0" w:space="0" w:color="auto"/>
          <w:bar w:val="none" w:sz="0" w:color="auto"/>
        </w:pBdr>
        <w:tabs>
          <w:tab w:val="left" w:pos="1191"/>
          <w:tab w:val="left" w:pos="1588"/>
          <w:tab w:val="left" w:pos="1985"/>
        </w:tabs>
        <w:spacing w:after="120"/>
        <w:ind w:left="1170" w:hanging="630"/>
      </w:pPr>
      <w:r w:rsidRPr="0005402F">
        <w:t>Description of additional measures taken to engage the problem</w:t>
      </w:r>
    </w:p>
    <w:p w14:paraId="4B3CC4CB" w14:textId="77777777" w:rsidR="00EC4FF1" w:rsidRPr="0005402F" w:rsidRDefault="00EC4FF1" w:rsidP="00EC4FF1">
      <w:pPr>
        <w:pStyle w:val="Body"/>
        <w:numPr>
          <w:ilvl w:val="1"/>
          <w:numId w:val="42"/>
        </w:numPr>
        <w:pBdr>
          <w:top w:val="none" w:sz="0" w:space="0" w:color="auto"/>
          <w:left w:val="none" w:sz="0" w:space="0" w:color="auto"/>
          <w:bottom w:val="none" w:sz="0" w:space="0" w:color="auto"/>
          <w:right w:val="none" w:sz="0" w:space="0" w:color="auto"/>
          <w:between w:val="none" w:sz="0" w:space="0" w:color="auto"/>
          <w:bar w:val="none" w:sz="0" w:color="auto"/>
        </w:pBdr>
        <w:tabs>
          <w:tab w:val="left" w:pos="1191"/>
          <w:tab w:val="left" w:pos="1588"/>
          <w:tab w:val="left" w:pos="1985"/>
        </w:tabs>
        <w:spacing w:after="120"/>
        <w:ind w:left="1170" w:hanging="630"/>
      </w:pPr>
      <w:r w:rsidRPr="0005402F">
        <w:t>References to open web resource for more details (optional)</w:t>
      </w:r>
    </w:p>
    <w:p w14:paraId="755671FA" w14:textId="77777777" w:rsidR="00EC4FF1" w:rsidRPr="0005402F" w:rsidRDefault="00EC4FF1" w:rsidP="00EC4FF1">
      <w:pPr>
        <w:pStyle w:val="Body"/>
        <w:numPr>
          <w:ilvl w:val="1"/>
          <w:numId w:val="42"/>
        </w:numPr>
        <w:pBdr>
          <w:top w:val="none" w:sz="0" w:space="0" w:color="auto"/>
          <w:left w:val="none" w:sz="0" w:space="0" w:color="auto"/>
          <w:bottom w:val="none" w:sz="0" w:space="0" w:color="auto"/>
          <w:right w:val="none" w:sz="0" w:space="0" w:color="auto"/>
          <w:between w:val="none" w:sz="0" w:space="0" w:color="auto"/>
          <w:bar w:val="none" w:sz="0" w:color="auto"/>
        </w:pBdr>
        <w:tabs>
          <w:tab w:val="left" w:pos="1191"/>
          <w:tab w:val="left" w:pos="1588"/>
          <w:tab w:val="left" w:pos="1985"/>
        </w:tabs>
        <w:spacing w:after="120"/>
        <w:ind w:left="1170" w:hanging="630"/>
      </w:pPr>
      <w:r w:rsidRPr="0005402F">
        <w:lastRenderedPageBreak/>
        <w:t>Other relevant remarks (optional)</w:t>
      </w:r>
    </w:p>
    <w:p w14:paraId="105F7E42" w14:textId="77777777" w:rsidR="00EC4FF1" w:rsidRPr="0005402F" w:rsidRDefault="00EC4FF1" w:rsidP="00EC4FF1">
      <w:pPr>
        <w:pStyle w:val="Body"/>
        <w:tabs>
          <w:tab w:val="left" w:pos="450"/>
        </w:tabs>
        <w:spacing w:after="120"/>
      </w:pPr>
      <w:r w:rsidRPr="0005402F">
        <w:t>5.</w:t>
      </w:r>
      <w:r w:rsidRPr="0005402F">
        <w:tab/>
        <w:t>Overview of challenges and countermeasures with regard to implementation of use case</w:t>
      </w:r>
    </w:p>
    <w:p w14:paraId="3A7B55F6" w14:textId="77777777" w:rsidR="00EC4FF1" w:rsidRPr="0005402F" w:rsidRDefault="00EC4FF1" w:rsidP="00EC4FF1">
      <w:pPr>
        <w:pStyle w:val="Body"/>
        <w:tabs>
          <w:tab w:val="left" w:pos="450"/>
        </w:tabs>
        <w:spacing w:after="120"/>
      </w:pPr>
      <w:r w:rsidRPr="0005402F">
        <w:t>6.</w:t>
      </w:r>
      <w:r w:rsidRPr="0005402F">
        <w:tab/>
        <w:t>Statistic on the effects of implementation of the use case</w:t>
      </w:r>
    </w:p>
    <w:p w14:paraId="289D89BF" w14:textId="77777777" w:rsidR="00EC4FF1" w:rsidRPr="0005402F" w:rsidRDefault="00EC4FF1" w:rsidP="00EC4FF1">
      <w:pPr>
        <w:pStyle w:val="Body"/>
        <w:tabs>
          <w:tab w:val="left" w:pos="450"/>
        </w:tabs>
        <w:spacing w:after="120"/>
      </w:pPr>
      <w:r w:rsidRPr="0005402F">
        <w:t>7.</w:t>
      </w:r>
      <w:r w:rsidRPr="0005402F">
        <w:tab/>
        <w:t>Roadmap of future planned evolution of the use case</w:t>
      </w:r>
    </w:p>
    <w:p w14:paraId="3EBA33E3" w14:textId="77777777" w:rsidR="00EC4FF1" w:rsidRPr="0005402F" w:rsidRDefault="00EC4FF1" w:rsidP="00EC4FF1">
      <w:pPr>
        <w:pStyle w:val="Body"/>
        <w:tabs>
          <w:tab w:val="left" w:pos="450"/>
        </w:tabs>
        <w:spacing w:after="120"/>
      </w:pPr>
      <w:r w:rsidRPr="0005402F">
        <w:t>8.</w:t>
      </w:r>
      <w:r w:rsidRPr="0005402F">
        <w:tab/>
        <w:t>Final remarks and conclusion.</w:t>
      </w:r>
    </w:p>
    <w:p w14:paraId="08655A98" w14:textId="77777777" w:rsidR="00EC4FF1" w:rsidRPr="0005402F" w:rsidRDefault="00EC4FF1" w:rsidP="00EC4FF1">
      <w:pPr>
        <w:rPr>
          <w:b/>
          <w:szCs w:val="24"/>
        </w:rPr>
      </w:pPr>
    </w:p>
    <w:p w14:paraId="33512581" w14:textId="77777777" w:rsidR="00EC4FF1" w:rsidRPr="0005402F" w:rsidRDefault="00EC4FF1" w:rsidP="00EC4FF1">
      <w:pPr>
        <w:spacing w:before="0" w:after="160" w:line="256" w:lineRule="auto"/>
        <w:rPr>
          <w:i/>
          <w:szCs w:val="24"/>
        </w:rPr>
      </w:pPr>
      <w:bookmarkStart w:id="122" w:name="_Toc401159832"/>
      <w:bookmarkStart w:id="123" w:name="_Toc286246107"/>
      <w:bookmarkStart w:id="124" w:name="_Toc286237445"/>
      <w:r w:rsidRPr="0005402F">
        <w:rPr>
          <w:i/>
          <w:szCs w:val="24"/>
        </w:rPr>
        <w:br w:type="page"/>
      </w:r>
    </w:p>
    <w:p w14:paraId="4B1886C0" w14:textId="77777777" w:rsidR="00EC4FF1" w:rsidRPr="0005402F" w:rsidRDefault="00EC4FF1" w:rsidP="00EC4FF1">
      <w:pPr>
        <w:pStyle w:val="AppendixNoTitle0"/>
        <w:rPr>
          <w:sz w:val="24"/>
          <w:szCs w:val="24"/>
          <w:lang w:bidi="ar-DZ"/>
        </w:rPr>
      </w:pPr>
      <w:bookmarkStart w:id="125" w:name="_Toc25232186"/>
      <w:bookmarkStart w:id="126" w:name="_Toc73702143"/>
      <w:bookmarkStart w:id="127" w:name="_Toc45033377"/>
      <w:bookmarkStart w:id="128" w:name="_Toc93310386"/>
      <w:bookmarkStart w:id="129" w:name="_Toc93933307"/>
      <w:bookmarkStart w:id="130" w:name="_Toc93933745"/>
      <w:bookmarkStart w:id="131" w:name="_Toc95137737"/>
      <w:bookmarkStart w:id="132" w:name="_Toc95140213"/>
      <w:bookmarkStart w:id="133" w:name="_Toc95140571"/>
      <w:bookmarkStart w:id="134" w:name="_Toc95146128"/>
      <w:bookmarkEnd w:id="122"/>
      <w:bookmarkEnd w:id="123"/>
      <w:bookmarkEnd w:id="124"/>
      <w:r w:rsidRPr="0005402F">
        <w:rPr>
          <w:sz w:val="24"/>
          <w:szCs w:val="24"/>
          <w:lang w:val="en-US"/>
        </w:rPr>
        <w:lastRenderedPageBreak/>
        <w:t>Appendix</w:t>
      </w:r>
      <w:r w:rsidRPr="0005402F">
        <w:rPr>
          <w:sz w:val="24"/>
          <w:szCs w:val="24"/>
          <w:lang w:val="en-US" w:eastAsia="ja-JP"/>
        </w:rPr>
        <w:t xml:space="preserve"> I</w:t>
      </w:r>
      <w:r w:rsidRPr="0005402F">
        <w:rPr>
          <w:sz w:val="24"/>
          <w:szCs w:val="24"/>
          <w:lang w:val="en-US" w:eastAsia="ja-JP"/>
        </w:rPr>
        <w:br/>
      </w:r>
      <w:r w:rsidRPr="0005402F">
        <w:rPr>
          <w:sz w:val="24"/>
          <w:szCs w:val="24"/>
          <w:lang w:val="en-US" w:eastAsia="ja-JP"/>
        </w:rPr>
        <w:br/>
      </w:r>
      <w:bookmarkEnd w:id="125"/>
      <w:r w:rsidRPr="0005402F">
        <w:rPr>
          <w:sz w:val="24"/>
          <w:szCs w:val="24"/>
          <w:lang w:bidi="ar-DZ"/>
        </w:rPr>
        <w:t>Use Cases</w:t>
      </w:r>
      <w:bookmarkEnd w:id="126"/>
      <w:bookmarkEnd w:id="127"/>
      <w:bookmarkEnd w:id="128"/>
      <w:bookmarkEnd w:id="129"/>
      <w:bookmarkEnd w:id="130"/>
      <w:bookmarkEnd w:id="131"/>
      <w:bookmarkEnd w:id="132"/>
      <w:bookmarkEnd w:id="133"/>
      <w:bookmarkEnd w:id="134"/>
    </w:p>
    <w:p w14:paraId="06F65922" w14:textId="77777777" w:rsidR="00EC4FF1" w:rsidRPr="00145776" w:rsidRDefault="00EC4FF1" w:rsidP="00EC4FF1">
      <w:pPr>
        <w:pStyle w:val="Heading2"/>
        <w:rPr>
          <w:szCs w:val="24"/>
          <w:lang w:val="pt-BR" w:bidi="ar-DZ"/>
        </w:rPr>
      </w:pPr>
      <w:bookmarkStart w:id="135" w:name="_Toc93310387"/>
      <w:bookmarkStart w:id="136" w:name="_Toc93933746"/>
      <w:bookmarkStart w:id="137" w:name="_Toc95137738"/>
      <w:bookmarkStart w:id="138" w:name="_Toc95140214"/>
      <w:bookmarkStart w:id="139" w:name="_Toc95140572"/>
      <w:bookmarkStart w:id="140" w:name="_Toc95146129"/>
      <w:r w:rsidRPr="00145776">
        <w:rPr>
          <w:szCs w:val="24"/>
          <w:lang w:val="pt-BR" w:bidi="ar-DZ"/>
        </w:rPr>
        <w:t>I.I</w:t>
      </w:r>
      <w:r w:rsidRPr="00145776">
        <w:rPr>
          <w:szCs w:val="24"/>
          <w:lang w:val="pt-BR" w:bidi="ar-DZ"/>
        </w:rPr>
        <w:tab/>
        <w:t>Africa</w:t>
      </w:r>
      <w:bookmarkEnd w:id="135"/>
      <w:bookmarkEnd w:id="136"/>
      <w:bookmarkEnd w:id="137"/>
      <w:bookmarkEnd w:id="138"/>
      <w:bookmarkEnd w:id="139"/>
      <w:bookmarkEnd w:id="140"/>
      <w:r>
        <w:rPr>
          <w:szCs w:val="24"/>
          <w:lang w:val="pt-BR" w:bidi="ar-DZ"/>
        </w:rPr>
        <w:tab/>
      </w:r>
    </w:p>
    <w:p w14:paraId="33C6179D" w14:textId="77777777" w:rsidR="00EC4FF1" w:rsidRPr="00145776" w:rsidRDefault="00EC4FF1" w:rsidP="00EC4FF1">
      <w:pPr>
        <w:pStyle w:val="Heading3"/>
        <w:rPr>
          <w:szCs w:val="24"/>
          <w:lang w:val="pt-BR"/>
        </w:rPr>
      </w:pPr>
      <w:bookmarkStart w:id="141" w:name="_Toc93310388"/>
      <w:bookmarkStart w:id="142" w:name="_Toc93933308"/>
      <w:bookmarkStart w:id="143" w:name="_Toc93933747"/>
      <w:bookmarkStart w:id="144" w:name="_Toc95137739"/>
      <w:bookmarkStart w:id="145" w:name="_Toc95140215"/>
      <w:bookmarkStart w:id="146" w:name="_Toc95140573"/>
      <w:bookmarkStart w:id="147" w:name="_Toc95146130"/>
      <w:bookmarkStart w:id="148" w:name="_Toc73702167"/>
      <w:bookmarkStart w:id="149" w:name="_Toc45033390"/>
      <w:bookmarkStart w:id="150" w:name="_Toc33020281"/>
      <w:bookmarkStart w:id="151" w:name="_Toc25232199"/>
      <w:r w:rsidRPr="00145776">
        <w:rPr>
          <w:szCs w:val="24"/>
          <w:lang w:val="pt-BR"/>
        </w:rPr>
        <w:t>I</w:t>
      </w:r>
      <w:r w:rsidRPr="00145776">
        <w:rPr>
          <w:szCs w:val="24"/>
          <w:lang w:val="pt-BR" w:bidi="ar-DZ"/>
        </w:rPr>
        <w:t>.I.</w:t>
      </w:r>
      <w:r w:rsidRPr="00145776">
        <w:rPr>
          <w:szCs w:val="24"/>
          <w:lang w:val="pt-BR"/>
        </w:rPr>
        <w:t>I</w:t>
      </w:r>
      <w:r w:rsidRPr="00145776">
        <w:rPr>
          <w:szCs w:val="24"/>
          <w:lang w:val="pt-BR"/>
        </w:rPr>
        <w:tab/>
        <w:t>Congo</w:t>
      </w:r>
      <w:bookmarkEnd w:id="141"/>
      <w:bookmarkEnd w:id="142"/>
      <w:bookmarkEnd w:id="143"/>
      <w:bookmarkEnd w:id="144"/>
      <w:bookmarkEnd w:id="145"/>
      <w:bookmarkEnd w:id="146"/>
      <w:bookmarkEnd w:id="147"/>
    </w:p>
    <w:p w14:paraId="5184A698" w14:textId="77777777" w:rsidR="00EC4FF1" w:rsidRPr="0005402F" w:rsidRDefault="00EC4FF1" w:rsidP="00EC4FF1">
      <w:pPr>
        <w:pStyle w:val="Headingb"/>
        <w:rPr>
          <w:szCs w:val="24"/>
        </w:rPr>
      </w:pPr>
      <w:r w:rsidRPr="0005402F">
        <w:rPr>
          <w:szCs w:val="24"/>
        </w:rPr>
        <w:t>1</w:t>
      </w:r>
      <w:r w:rsidRPr="0005402F">
        <w:rPr>
          <w:szCs w:val="24"/>
        </w:rPr>
        <w:tab/>
        <w:t>Introduction</w:t>
      </w:r>
    </w:p>
    <w:p w14:paraId="68F7F6C6" w14:textId="77777777" w:rsidR="00EC4FF1" w:rsidRPr="0005402F" w:rsidRDefault="00EC4FF1" w:rsidP="00EC4FF1">
      <w:pPr>
        <w:rPr>
          <w:szCs w:val="24"/>
        </w:rPr>
      </w:pPr>
      <w:r w:rsidRPr="0005402F">
        <w:rPr>
          <w:szCs w:val="24"/>
        </w:rPr>
        <w:t>Combating counterfeit goods has become a global necessity and priority in order to protect innovations, intellectual property and inventions.</w:t>
      </w:r>
    </w:p>
    <w:p w14:paraId="0BC2F6CE" w14:textId="77777777" w:rsidR="00EC4FF1" w:rsidRPr="0005402F" w:rsidRDefault="00EC4FF1" w:rsidP="00EC4FF1">
      <w:pPr>
        <w:rPr>
          <w:szCs w:val="24"/>
        </w:rPr>
      </w:pPr>
      <w:r w:rsidRPr="0005402F">
        <w:rPr>
          <w:szCs w:val="24"/>
        </w:rPr>
        <w:t xml:space="preserve">Several strategies for combating counterfeiting have been highlighted in </w:t>
      </w:r>
      <w:bookmarkStart w:id="152" w:name="_Hlk88486420"/>
      <w:r w:rsidRPr="0005402F">
        <w:rPr>
          <w:szCs w:val="24"/>
        </w:rPr>
        <w:t xml:space="preserve">Recommendations </w:t>
      </w:r>
      <w:r w:rsidRPr="0005402F">
        <w:rPr>
          <w:szCs w:val="24"/>
        </w:rPr>
        <w:br/>
        <w:t>[ITU-T Q.5050]</w:t>
      </w:r>
      <w:bookmarkEnd w:id="152"/>
      <w:r w:rsidRPr="0005402F">
        <w:rPr>
          <w:szCs w:val="24"/>
        </w:rPr>
        <w:t xml:space="preserve"> and [ITU-T Q.5051].</w:t>
      </w:r>
    </w:p>
    <w:p w14:paraId="5182ED64" w14:textId="77777777" w:rsidR="00EC4FF1" w:rsidRPr="0005402F" w:rsidRDefault="00EC4FF1" w:rsidP="00EC4FF1">
      <w:pPr>
        <w:rPr>
          <w:szCs w:val="24"/>
        </w:rPr>
      </w:pPr>
      <w:r w:rsidRPr="0005402F">
        <w:rPr>
          <w:szCs w:val="24"/>
        </w:rPr>
        <w:t>As research continues into ways to stem the scourge of counterfeit devices affecting the Member States, we propose using a central equipment identity register (CEIR) system to notify mobile network operators and consumers about counterfeit devices.</w:t>
      </w:r>
    </w:p>
    <w:p w14:paraId="26D9E3C8" w14:textId="77777777" w:rsidR="00EC4FF1" w:rsidRPr="0005402F" w:rsidRDefault="00EC4FF1" w:rsidP="00EC4FF1">
      <w:pPr>
        <w:pStyle w:val="Headingb"/>
        <w:rPr>
          <w:szCs w:val="24"/>
        </w:rPr>
      </w:pPr>
      <w:r w:rsidRPr="0005402F">
        <w:rPr>
          <w:szCs w:val="24"/>
        </w:rPr>
        <w:t>2</w:t>
      </w:r>
      <w:r w:rsidRPr="0005402F">
        <w:rPr>
          <w:szCs w:val="24"/>
        </w:rPr>
        <w:tab/>
        <w:t>Common statistics for a country's use case</w:t>
      </w:r>
    </w:p>
    <w:p w14:paraId="100429F4" w14:textId="77777777" w:rsidR="00EC4FF1" w:rsidRPr="0005402F" w:rsidRDefault="00EC4FF1" w:rsidP="00EC4FF1">
      <w:pPr>
        <w:rPr>
          <w:szCs w:val="24"/>
        </w:rPr>
      </w:pPr>
      <w:r w:rsidRPr="0005402F">
        <w:rPr>
          <w:szCs w:val="24"/>
        </w:rPr>
        <w:t>The Democratic Republic of the Congo is situated at the heart of the central sub-Saharan region of Africa and is bordered by nine other countries: the Central African Republic and Republic of the Sudan to the north, Uganda, Republic of Rwanda, Republic of Burundi and United Republic of Tanzania to the east, Republic of Zambia and Republic of Angola to the south and the Republic of the Congo to the west.</w:t>
      </w:r>
    </w:p>
    <w:p w14:paraId="0ACA3542" w14:textId="77777777" w:rsidR="00EC4FF1" w:rsidRPr="0005402F" w:rsidRDefault="00EC4FF1" w:rsidP="00EC4FF1">
      <w:pPr>
        <w:pStyle w:val="enumlev1"/>
        <w:rPr>
          <w:szCs w:val="24"/>
        </w:rPr>
      </w:pPr>
      <w:r w:rsidRPr="0005402F">
        <w:rPr>
          <w:szCs w:val="24"/>
        </w:rPr>
        <w:t>–</w:t>
      </w:r>
      <w:r w:rsidRPr="0005402F">
        <w:rPr>
          <w:szCs w:val="24"/>
        </w:rPr>
        <w:tab/>
        <w:t>Surface area: 2 345 000 km</w:t>
      </w:r>
    </w:p>
    <w:p w14:paraId="0A69E0A0" w14:textId="77777777" w:rsidR="00EC4FF1" w:rsidRPr="0005402F" w:rsidRDefault="00EC4FF1" w:rsidP="00EC4FF1">
      <w:pPr>
        <w:pStyle w:val="enumlev1"/>
        <w:rPr>
          <w:szCs w:val="24"/>
        </w:rPr>
      </w:pPr>
      <w:r w:rsidRPr="0005402F">
        <w:rPr>
          <w:szCs w:val="24"/>
        </w:rPr>
        <w:t>–</w:t>
      </w:r>
      <w:r w:rsidRPr="0005402F">
        <w:rPr>
          <w:szCs w:val="24"/>
        </w:rPr>
        <w:tab/>
        <w:t>Population: more than 81 000 000 inhabitants, of whom nearly 70 per cent live in large urban areas, such as Kinshasa, Lubumbashi, Mbuji-Mayi and Kisangani.</w:t>
      </w:r>
    </w:p>
    <w:p w14:paraId="1ADAFDB8" w14:textId="77777777" w:rsidR="00EC4FF1" w:rsidRPr="0005402F" w:rsidRDefault="00EC4FF1" w:rsidP="00EC4FF1">
      <w:pPr>
        <w:pStyle w:val="Headingb"/>
        <w:rPr>
          <w:szCs w:val="24"/>
        </w:rPr>
      </w:pPr>
      <w:r w:rsidRPr="0005402F">
        <w:rPr>
          <w:szCs w:val="24"/>
        </w:rPr>
        <w:t>3</w:t>
      </w:r>
      <w:r w:rsidRPr="0005402F">
        <w:rPr>
          <w:szCs w:val="24"/>
        </w:rPr>
        <w:tab/>
        <w:t>Analysis</w:t>
      </w:r>
    </w:p>
    <w:p w14:paraId="5E443A08" w14:textId="77777777" w:rsidR="00EC4FF1" w:rsidRPr="0005402F" w:rsidRDefault="00EC4FF1" w:rsidP="00EC4FF1">
      <w:pPr>
        <w:rPr>
          <w:szCs w:val="24"/>
        </w:rPr>
      </w:pPr>
      <w:r w:rsidRPr="0005402F">
        <w:rPr>
          <w:szCs w:val="24"/>
        </w:rPr>
        <w:t>The implementation of the recommendations contained in the framework for solutions to combat counterfeit ICT devices ([ITU-T Q.5050]) and the framework for combating the use of stolen mobile devices ([ITU-T Q.5051]) poses serious problems, particularly as interpretation differs from country to country.</w:t>
      </w:r>
    </w:p>
    <w:p w14:paraId="7A733BF7" w14:textId="77777777" w:rsidR="00EC4FF1" w:rsidRPr="0005402F" w:rsidRDefault="00EC4FF1" w:rsidP="00EC4FF1">
      <w:pPr>
        <w:rPr>
          <w:szCs w:val="24"/>
        </w:rPr>
      </w:pPr>
      <w:r w:rsidRPr="0005402F">
        <w:rPr>
          <w:szCs w:val="24"/>
        </w:rPr>
        <w:t>All Member States are unanimous on the need to combat ICT counterfeit goods. It is, however, important to establish a mechanism that combats such goods without inconveniencing consumers, who are a significant market for mobile network operators and sellers of ICT equipment.</w:t>
      </w:r>
    </w:p>
    <w:p w14:paraId="31D0649F" w14:textId="77777777" w:rsidR="00EC4FF1" w:rsidRPr="0005402F" w:rsidRDefault="00EC4FF1" w:rsidP="00EC4FF1">
      <w:pPr>
        <w:rPr>
          <w:szCs w:val="24"/>
        </w:rPr>
      </w:pPr>
      <w:r w:rsidRPr="0005402F">
        <w:rPr>
          <w:szCs w:val="24"/>
        </w:rPr>
        <w:t>By blocking counterfeit mobile devices, network operators make it difficult for consumers themselves to recognize counterfeit devices. This procedure also does more harm than good as it leads to a greater number of legal complaints.</w:t>
      </w:r>
    </w:p>
    <w:p w14:paraId="22B10533" w14:textId="77777777" w:rsidR="00EC4FF1" w:rsidRPr="0005402F" w:rsidRDefault="00EC4FF1" w:rsidP="00EC4FF1">
      <w:pPr>
        <w:rPr>
          <w:szCs w:val="24"/>
        </w:rPr>
      </w:pPr>
      <w:r w:rsidRPr="0005402F">
        <w:rPr>
          <w:szCs w:val="24"/>
        </w:rPr>
        <w:t>In that regard, we have chosen to have mobile network operators send a message or notification to consumers to inform them of the status of their device as part of the efforts to combat counterfeiting.</w:t>
      </w:r>
    </w:p>
    <w:p w14:paraId="7C213C68" w14:textId="77777777" w:rsidR="00EC4FF1" w:rsidRPr="0005402F" w:rsidRDefault="00EC4FF1" w:rsidP="00EC4FF1">
      <w:pPr>
        <w:pStyle w:val="Headingb"/>
        <w:rPr>
          <w:szCs w:val="24"/>
        </w:rPr>
      </w:pPr>
      <w:r w:rsidRPr="0005402F">
        <w:rPr>
          <w:szCs w:val="24"/>
        </w:rPr>
        <w:t>4</w:t>
      </w:r>
      <w:r w:rsidRPr="0005402F">
        <w:rPr>
          <w:szCs w:val="24"/>
        </w:rPr>
        <w:tab/>
        <w:t>CEIR system and consumer notifications</w:t>
      </w:r>
    </w:p>
    <w:p w14:paraId="22175B8B" w14:textId="77777777" w:rsidR="00EC4FF1" w:rsidRPr="0005402F" w:rsidRDefault="00EC4FF1" w:rsidP="00EC4FF1">
      <w:pPr>
        <w:rPr>
          <w:szCs w:val="24"/>
        </w:rPr>
      </w:pPr>
      <w:r w:rsidRPr="0005402F">
        <w:rPr>
          <w:szCs w:val="24"/>
        </w:rPr>
        <w:t>Recommendations [ITU-T Q.5050] and [ITU-T Q.5051] provide several approaches for combating counterfeit ICT products, including the blocking of counterfeit telephones.</w:t>
      </w:r>
    </w:p>
    <w:p w14:paraId="751F9D6A" w14:textId="77777777" w:rsidR="00EC4FF1" w:rsidRPr="0005402F" w:rsidRDefault="00EC4FF1" w:rsidP="00EC4FF1">
      <w:pPr>
        <w:rPr>
          <w:szCs w:val="24"/>
        </w:rPr>
      </w:pPr>
      <w:r w:rsidRPr="0005402F">
        <w:rPr>
          <w:szCs w:val="24"/>
        </w:rPr>
        <w:t xml:space="preserve">As the international mobile equipment identity (IMEI) codes serve as the reference database for mobile devices and provide the </w:t>
      </w:r>
      <w:r>
        <w:rPr>
          <w:szCs w:val="24"/>
        </w:rPr>
        <w:t>permitted</w:t>
      </w:r>
      <w:r w:rsidRPr="0005402F">
        <w:rPr>
          <w:szCs w:val="24"/>
        </w:rPr>
        <w:t xml:space="preserve">, </w:t>
      </w:r>
      <w:r>
        <w:rPr>
          <w:szCs w:val="24"/>
        </w:rPr>
        <w:t>tracked</w:t>
      </w:r>
      <w:r w:rsidRPr="0005402F">
        <w:rPr>
          <w:szCs w:val="24"/>
        </w:rPr>
        <w:t xml:space="preserve"> and </w:t>
      </w:r>
      <w:r>
        <w:rPr>
          <w:szCs w:val="24"/>
        </w:rPr>
        <w:t xml:space="preserve">blocked </w:t>
      </w:r>
      <w:r w:rsidRPr="0005402F">
        <w:rPr>
          <w:szCs w:val="24"/>
        </w:rPr>
        <w:t>lists for the CEIR system, it is important that all Member States work to provide automatic SMS notifications for counterfeit devices that are in circulation.</w:t>
      </w:r>
    </w:p>
    <w:p w14:paraId="58E6D501" w14:textId="77777777" w:rsidR="00EC4FF1" w:rsidRPr="0005402F" w:rsidRDefault="00EC4FF1" w:rsidP="00EC4FF1">
      <w:pPr>
        <w:rPr>
          <w:szCs w:val="24"/>
        </w:rPr>
      </w:pPr>
      <w:r w:rsidRPr="0005402F">
        <w:rPr>
          <w:szCs w:val="24"/>
        </w:rPr>
        <w:lastRenderedPageBreak/>
        <w:t>The use of automatic notifications enables consumers to remain up to date about the type of mobile device owned.</w:t>
      </w:r>
    </w:p>
    <w:p w14:paraId="2A867DFA" w14:textId="77777777" w:rsidR="00EC4FF1" w:rsidRPr="0005402F" w:rsidRDefault="00EC4FF1" w:rsidP="00EC4FF1">
      <w:pPr>
        <w:rPr>
          <w:szCs w:val="24"/>
        </w:rPr>
      </w:pPr>
      <w:r w:rsidRPr="0005402F">
        <w:rPr>
          <w:szCs w:val="24"/>
        </w:rPr>
        <w:t>By notifying consumers of the status of their mobile devices via the CEIR system, mobile network operators enable consumers to prepare to switch to a genuine device following a moratorium, i.e., to be established by the competent authorities.</w:t>
      </w:r>
    </w:p>
    <w:p w14:paraId="049BA7E8" w14:textId="77777777" w:rsidR="00EC4FF1" w:rsidRPr="0005402F" w:rsidRDefault="00EC4FF1" w:rsidP="00EC4FF1">
      <w:pPr>
        <w:rPr>
          <w:szCs w:val="24"/>
        </w:rPr>
      </w:pPr>
      <w:r w:rsidRPr="0005402F">
        <w:rPr>
          <w:szCs w:val="24"/>
        </w:rPr>
        <w:t>Mobile telephone blocking should be used only where consumers refuse to comply with the decisions taken or with any moratorium put in place by the competent authorities following an awareness-raising campaign.</w:t>
      </w:r>
    </w:p>
    <w:p w14:paraId="628518B7" w14:textId="77777777" w:rsidR="00EC4FF1" w:rsidRPr="0005402F" w:rsidRDefault="00EC4FF1" w:rsidP="00EC4FF1">
      <w:pPr>
        <w:rPr>
          <w:szCs w:val="24"/>
        </w:rPr>
      </w:pPr>
      <w:r w:rsidRPr="0005402F">
        <w:rPr>
          <w:szCs w:val="24"/>
        </w:rPr>
        <w:t>The use of notifications also alerts consumers to the existence of counterfeit devices and allows everyone to help combat this economically destructive practice.</w:t>
      </w:r>
    </w:p>
    <w:p w14:paraId="27120F7B" w14:textId="77777777" w:rsidR="00EC4FF1" w:rsidRPr="0005402F" w:rsidRDefault="00EC4FF1" w:rsidP="00EC4FF1">
      <w:pPr>
        <w:pStyle w:val="Headingb"/>
        <w:rPr>
          <w:szCs w:val="24"/>
        </w:rPr>
      </w:pPr>
      <w:r w:rsidRPr="0005402F">
        <w:rPr>
          <w:szCs w:val="24"/>
        </w:rPr>
        <w:t>5</w:t>
      </w:r>
      <w:r w:rsidRPr="0005402F">
        <w:rPr>
          <w:szCs w:val="24"/>
        </w:rPr>
        <w:tab/>
        <w:t>Experience of the Democratic Republic of the Congo</w:t>
      </w:r>
    </w:p>
    <w:p w14:paraId="7AE8A3D8" w14:textId="77777777" w:rsidR="00EC4FF1" w:rsidRPr="0005402F" w:rsidRDefault="00EC4FF1" w:rsidP="00EC4FF1">
      <w:pPr>
        <w:rPr>
          <w:szCs w:val="24"/>
        </w:rPr>
      </w:pPr>
      <w:r w:rsidRPr="0005402F">
        <w:rPr>
          <w:szCs w:val="24"/>
        </w:rPr>
        <w:t>To combat counterfeit ICT products, the Ministry of post, telecommunications and new information and communication technologies of the Democratic Republic of the Congo issued a ministerial order for the establishment of a CEIR system in 2020.</w:t>
      </w:r>
    </w:p>
    <w:p w14:paraId="49E27E38" w14:textId="77777777" w:rsidR="00EC4FF1" w:rsidRPr="0005402F" w:rsidRDefault="00EC4FF1" w:rsidP="00EC4FF1">
      <w:pPr>
        <w:rPr>
          <w:szCs w:val="24"/>
        </w:rPr>
      </w:pPr>
      <w:r w:rsidRPr="0005402F">
        <w:rPr>
          <w:szCs w:val="24"/>
        </w:rPr>
        <w:t>This system aims to limit the market for counterfeit mobile devices. Its introduction was accompanied by the creation of a central database of IMEI numbers.</w:t>
      </w:r>
    </w:p>
    <w:p w14:paraId="111101CA" w14:textId="77777777" w:rsidR="00EC4FF1" w:rsidRPr="0005402F" w:rsidRDefault="00EC4FF1" w:rsidP="00EC4FF1">
      <w:pPr>
        <w:pStyle w:val="Headingb"/>
        <w:rPr>
          <w:szCs w:val="24"/>
        </w:rPr>
      </w:pPr>
      <w:r w:rsidRPr="0005402F">
        <w:rPr>
          <w:szCs w:val="24"/>
        </w:rPr>
        <w:t>6</w:t>
      </w:r>
      <w:r w:rsidRPr="0005402F">
        <w:rPr>
          <w:szCs w:val="24"/>
        </w:rPr>
        <w:tab/>
        <w:t>Roadmap of the future planned evolution of a use case</w:t>
      </w:r>
    </w:p>
    <w:p w14:paraId="547E54E2" w14:textId="77777777" w:rsidR="00EC4FF1" w:rsidRPr="0005402F" w:rsidRDefault="00EC4FF1" w:rsidP="00EC4FF1">
      <w:pPr>
        <w:rPr>
          <w:szCs w:val="24"/>
        </w:rPr>
      </w:pPr>
      <w:r w:rsidRPr="0005402F">
        <w:rPr>
          <w:szCs w:val="24"/>
        </w:rPr>
        <w:t>Mobile network operators should send automatic messages to consumers to notify them of the status of their devices.</w:t>
      </w:r>
    </w:p>
    <w:p w14:paraId="0D8B4C47" w14:textId="77777777" w:rsidR="00EC4FF1" w:rsidRPr="0005402F" w:rsidRDefault="00EC4FF1" w:rsidP="00EC4FF1">
      <w:pPr>
        <w:pStyle w:val="Headingb"/>
        <w:rPr>
          <w:szCs w:val="24"/>
        </w:rPr>
      </w:pPr>
      <w:r w:rsidRPr="0005402F">
        <w:rPr>
          <w:szCs w:val="24"/>
        </w:rPr>
        <w:t>7</w:t>
      </w:r>
      <w:r w:rsidRPr="0005402F">
        <w:rPr>
          <w:szCs w:val="24"/>
        </w:rPr>
        <w:tab/>
        <w:t>Conclusion</w:t>
      </w:r>
    </w:p>
    <w:p w14:paraId="33FA0208" w14:textId="77777777" w:rsidR="00EC4FF1" w:rsidRPr="0005402F" w:rsidRDefault="00EC4FF1" w:rsidP="00EC4FF1">
      <w:pPr>
        <w:rPr>
          <w:szCs w:val="24"/>
        </w:rPr>
      </w:pPr>
      <w:r w:rsidRPr="0005402F">
        <w:rPr>
          <w:szCs w:val="24"/>
        </w:rPr>
        <w:t>Counterfeiting is a practice that destroys the benefits of research and undermines the protection of innovations, intellectual property and inventions.</w:t>
      </w:r>
    </w:p>
    <w:p w14:paraId="192CB644" w14:textId="77777777" w:rsidR="00EC4FF1" w:rsidRPr="0005402F" w:rsidRDefault="00EC4FF1" w:rsidP="00EC4FF1">
      <w:pPr>
        <w:rPr>
          <w:szCs w:val="24"/>
        </w:rPr>
      </w:pPr>
      <w:r w:rsidRPr="0005402F">
        <w:rPr>
          <w:szCs w:val="24"/>
        </w:rPr>
        <w:t>We all have a duty to combat this scourge by using new information and technology techniques to achieve a noticeable reduction in the production of counterfeit goods worldwide.</w:t>
      </w:r>
    </w:p>
    <w:p w14:paraId="6358FB82" w14:textId="77777777" w:rsidR="00EC4FF1" w:rsidRPr="0005402F" w:rsidRDefault="00EC4FF1" w:rsidP="00EC4FF1">
      <w:pPr>
        <w:pStyle w:val="Heading3"/>
        <w:rPr>
          <w:szCs w:val="24"/>
        </w:rPr>
      </w:pPr>
      <w:bookmarkStart w:id="153" w:name="_Toc93310389"/>
      <w:bookmarkStart w:id="154" w:name="_Toc93933309"/>
      <w:bookmarkStart w:id="155" w:name="_Toc93933748"/>
      <w:bookmarkStart w:id="156" w:name="_Toc95137740"/>
      <w:bookmarkStart w:id="157" w:name="_Toc95140216"/>
      <w:bookmarkStart w:id="158" w:name="_Toc95140574"/>
      <w:bookmarkStart w:id="159" w:name="_Toc95146131"/>
      <w:r w:rsidRPr="0005402F">
        <w:rPr>
          <w:szCs w:val="24"/>
        </w:rPr>
        <w:t>I.I.II</w:t>
      </w:r>
      <w:r w:rsidRPr="0005402F">
        <w:rPr>
          <w:szCs w:val="24"/>
        </w:rPr>
        <w:tab/>
        <w:t xml:space="preserve">Republic of </w:t>
      </w:r>
      <w:r w:rsidRPr="0005402F">
        <w:rPr>
          <w:szCs w:val="24"/>
          <w:lang w:bidi="ar-DZ"/>
        </w:rPr>
        <w:t>Botswana</w:t>
      </w:r>
      <w:bookmarkEnd w:id="148"/>
      <w:bookmarkEnd w:id="149"/>
      <w:bookmarkEnd w:id="150"/>
      <w:bookmarkEnd w:id="151"/>
      <w:bookmarkEnd w:id="153"/>
      <w:bookmarkEnd w:id="154"/>
      <w:bookmarkEnd w:id="155"/>
      <w:bookmarkEnd w:id="156"/>
      <w:bookmarkEnd w:id="157"/>
      <w:bookmarkEnd w:id="158"/>
      <w:bookmarkEnd w:id="159"/>
    </w:p>
    <w:p w14:paraId="67B59BE4" w14:textId="77777777" w:rsidR="00EC4FF1" w:rsidRPr="0005402F" w:rsidRDefault="00EC4FF1" w:rsidP="00EC4FF1">
      <w:pPr>
        <w:pStyle w:val="Headingb"/>
        <w:rPr>
          <w:szCs w:val="24"/>
        </w:rPr>
      </w:pPr>
      <w:bookmarkStart w:id="160" w:name="_Toc73702168"/>
      <w:bookmarkStart w:id="161" w:name="_Toc45033391"/>
      <w:bookmarkStart w:id="162" w:name="_Toc33020424"/>
      <w:bookmarkStart w:id="163" w:name="_Toc33020282"/>
      <w:bookmarkStart w:id="164" w:name="_Toc25232200"/>
      <w:bookmarkStart w:id="165" w:name="_Toc3370037"/>
      <w:bookmarkStart w:id="166" w:name="_Toc74238343"/>
      <w:r w:rsidRPr="0005402F">
        <w:rPr>
          <w:szCs w:val="24"/>
        </w:rPr>
        <w:t>Overview of the situation</w:t>
      </w:r>
      <w:bookmarkEnd w:id="160"/>
      <w:bookmarkEnd w:id="161"/>
      <w:bookmarkEnd w:id="162"/>
      <w:bookmarkEnd w:id="163"/>
      <w:bookmarkEnd w:id="164"/>
      <w:bookmarkEnd w:id="165"/>
      <w:bookmarkEnd w:id="166"/>
    </w:p>
    <w:p w14:paraId="3D2A68B9" w14:textId="77777777" w:rsidR="00EC4FF1" w:rsidRPr="0005402F" w:rsidRDefault="00EC4FF1" w:rsidP="00EC4FF1">
      <w:pPr>
        <w:rPr>
          <w:szCs w:val="24"/>
        </w:rPr>
      </w:pPr>
      <w:r w:rsidRPr="0005402F">
        <w:rPr>
          <w:szCs w:val="24"/>
        </w:rPr>
        <w:t>Botswana has a population of just above 2 million and there are three (3) mobile operators, however, the regulator continues to receive an influx of complaints on the poor quality of service provision (some of which emanate from the networks and some from the gadgets used by the users to access the services). In 2013, ITU reported that the Republic of Botswana had the highest mobile penetration rates in the southern African region; with the mobile cellular networks combined and covered more than 90 % of the population and the mobile subscriber identification module (SIM) penetration standing at 162 % by September 2016.</w:t>
      </w:r>
    </w:p>
    <w:p w14:paraId="1F005474" w14:textId="77777777" w:rsidR="00EC4FF1" w:rsidRPr="0005402F" w:rsidRDefault="00EC4FF1" w:rsidP="00EC4FF1">
      <w:pPr>
        <w:rPr>
          <w:szCs w:val="24"/>
        </w:rPr>
      </w:pPr>
      <w:r w:rsidRPr="0005402F">
        <w:rPr>
          <w:szCs w:val="24"/>
        </w:rPr>
        <w:t>In 2015, BOCRA commissioned the Botswana institute for development policy analysis (BIDPA) to carry out the first customer satisfaction survey for the services it regulates. The survey results for mobile network performance for different times throughout the day were as follows: 71 % of the users of mobile services indicated that they had a problem connecting to the network while 29 % said that they did not. Refer to the Figure I.1 for the summary of the results. The survey however, did not cover the network key performance indicators.</w:t>
      </w:r>
    </w:p>
    <w:p w14:paraId="6AB4B869" w14:textId="77777777" w:rsidR="00EC4FF1" w:rsidRPr="0005402F" w:rsidRDefault="00EC4FF1" w:rsidP="00EC4FF1">
      <w:pPr>
        <w:pStyle w:val="Figure"/>
        <w:rPr>
          <w:szCs w:val="24"/>
        </w:rPr>
      </w:pPr>
      <w:r w:rsidRPr="0005402F">
        <w:rPr>
          <w:noProof/>
          <w:szCs w:val="24"/>
          <w:lang w:val="en-US"/>
        </w:rPr>
        <w:lastRenderedPageBreak/>
        <w:drawing>
          <wp:inline distT="0" distB="0" distL="0" distR="0" wp14:anchorId="641135FE" wp14:editId="0351492A">
            <wp:extent cx="5324475" cy="2114550"/>
            <wp:effectExtent l="0" t="0" r="952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24475" cy="2114550"/>
                    </a:xfrm>
                    <a:prstGeom prst="rect">
                      <a:avLst/>
                    </a:prstGeom>
                    <a:noFill/>
                    <a:ln>
                      <a:noFill/>
                    </a:ln>
                  </pic:spPr>
                </pic:pic>
              </a:graphicData>
            </a:graphic>
          </wp:inline>
        </w:drawing>
      </w:r>
    </w:p>
    <w:p w14:paraId="32137EEB" w14:textId="77777777" w:rsidR="00EC4FF1" w:rsidRPr="0005402F" w:rsidRDefault="00EC4FF1" w:rsidP="00EC4FF1">
      <w:pPr>
        <w:pStyle w:val="FigureNoTitle0"/>
        <w:rPr>
          <w:szCs w:val="24"/>
        </w:rPr>
      </w:pPr>
      <w:bookmarkStart w:id="167" w:name="_Toc73702169"/>
      <w:bookmarkStart w:id="168" w:name="_Toc45033392"/>
      <w:bookmarkStart w:id="169" w:name="_Toc33020425"/>
      <w:bookmarkStart w:id="170" w:name="_Toc33020283"/>
      <w:bookmarkStart w:id="171" w:name="_Toc25232201"/>
      <w:bookmarkStart w:id="172" w:name="_Toc3370038"/>
      <w:bookmarkStart w:id="173" w:name="_Toc74238344"/>
      <w:r w:rsidRPr="0005402F">
        <w:rPr>
          <w:szCs w:val="24"/>
        </w:rPr>
        <w:t>Figure I.1 – Times of having problems connecting to the network</w:t>
      </w:r>
      <w:r w:rsidRPr="0005402F">
        <w:rPr>
          <w:szCs w:val="24"/>
          <w:vertAlign w:val="superscript"/>
        </w:rPr>
        <w:footnoteReference w:id="2"/>
      </w:r>
    </w:p>
    <w:p w14:paraId="30F8D0FE" w14:textId="77777777" w:rsidR="00EC4FF1" w:rsidRPr="0005402F" w:rsidRDefault="00EC4FF1" w:rsidP="00EC4FF1">
      <w:pPr>
        <w:pStyle w:val="Headingb"/>
        <w:rPr>
          <w:szCs w:val="24"/>
        </w:rPr>
      </w:pPr>
      <w:r w:rsidRPr="0005402F">
        <w:rPr>
          <w:szCs w:val="24"/>
        </w:rPr>
        <w:t>Measures taken</w:t>
      </w:r>
      <w:bookmarkEnd w:id="167"/>
      <w:bookmarkEnd w:id="168"/>
      <w:bookmarkEnd w:id="169"/>
      <w:bookmarkEnd w:id="170"/>
      <w:bookmarkEnd w:id="171"/>
      <w:bookmarkEnd w:id="172"/>
      <w:bookmarkEnd w:id="173"/>
    </w:p>
    <w:p w14:paraId="54766F06" w14:textId="77777777" w:rsidR="00EC4FF1" w:rsidRPr="0005402F" w:rsidRDefault="00EC4FF1" w:rsidP="00EC4FF1">
      <w:pPr>
        <w:rPr>
          <w:szCs w:val="24"/>
        </w:rPr>
      </w:pPr>
      <w:r w:rsidRPr="0005402F">
        <w:rPr>
          <w:szCs w:val="24"/>
        </w:rPr>
        <w:t>The Communications Regulatory Authority Act of 2012, (CRA Act of 2012) is an act that provides all licensees manufacturers, distributors and suppliers shall type approve all their electronic communicating devices connecting to the public network. Awareness was raised to all the relevant stakeholders and consumers and regular enforcements are being conducted throughout the years. However, the country and/or the region do not have a testing laboratory to test the mobile devices and other devices during the type approval process. The regulator, however, relies on the documentation provided by the manufacturers and distributors/suppliers. The absence of the testing equipment is a clear indication that there are plenty of these devices in the country, evidenced by the reports that are received on a daily basis concerning the gadgets themselves and the complaints on the poor quality experienced. BOCRA in the quest to address issues of poor QoS/QoE procured a QoE emulation monitoring system.</w:t>
      </w:r>
    </w:p>
    <w:p w14:paraId="5E8E0F58" w14:textId="77777777" w:rsidR="00EC4FF1" w:rsidRPr="0005402F" w:rsidRDefault="00EC4FF1" w:rsidP="00EC4FF1">
      <w:pPr>
        <w:pStyle w:val="Heading3"/>
        <w:rPr>
          <w:szCs w:val="24"/>
          <w:lang w:bidi="ar-DZ"/>
        </w:rPr>
      </w:pPr>
      <w:bookmarkStart w:id="174" w:name="_Toc73702170"/>
      <w:bookmarkStart w:id="175" w:name="_Toc45033393"/>
      <w:bookmarkStart w:id="176" w:name="_Toc33020284"/>
      <w:bookmarkStart w:id="177" w:name="_Toc25232202"/>
      <w:bookmarkStart w:id="178" w:name="_Toc93310390"/>
      <w:bookmarkStart w:id="179" w:name="_Toc93933310"/>
      <w:bookmarkStart w:id="180" w:name="_Toc93933749"/>
      <w:bookmarkStart w:id="181" w:name="_Toc95137741"/>
      <w:bookmarkStart w:id="182" w:name="_Toc95140217"/>
      <w:bookmarkStart w:id="183" w:name="_Toc95140575"/>
      <w:bookmarkStart w:id="184" w:name="_Toc95146132"/>
      <w:r w:rsidRPr="0005402F">
        <w:rPr>
          <w:szCs w:val="24"/>
          <w:lang w:bidi="ar-DZ"/>
        </w:rPr>
        <w:t>I.I.III</w:t>
      </w:r>
      <w:r w:rsidRPr="0005402F">
        <w:rPr>
          <w:szCs w:val="24"/>
          <w:lang w:bidi="ar-DZ"/>
        </w:rPr>
        <w:tab/>
        <w:t>Chad</w:t>
      </w:r>
      <w:bookmarkEnd w:id="174"/>
      <w:bookmarkEnd w:id="175"/>
      <w:bookmarkEnd w:id="176"/>
      <w:bookmarkEnd w:id="177"/>
      <w:bookmarkEnd w:id="178"/>
      <w:bookmarkEnd w:id="179"/>
      <w:bookmarkEnd w:id="180"/>
      <w:bookmarkEnd w:id="181"/>
      <w:bookmarkEnd w:id="182"/>
      <w:bookmarkEnd w:id="183"/>
      <w:bookmarkEnd w:id="184"/>
    </w:p>
    <w:p w14:paraId="0AEF9ED4" w14:textId="77777777" w:rsidR="00EC4FF1" w:rsidRPr="0005402F" w:rsidRDefault="00EC4FF1" w:rsidP="00EC4FF1">
      <w:pPr>
        <w:pStyle w:val="Headingb"/>
        <w:rPr>
          <w:szCs w:val="24"/>
        </w:rPr>
      </w:pPr>
      <w:bookmarkStart w:id="185" w:name="_Toc73702171"/>
      <w:bookmarkStart w:id="186" w:name="_Toc45033394"/>
      <w:bookmarkStart w:id="187" w:name="_Toc33020427"/>
      <w:bookmarkStart w:id="188" w:name="_Toc33020285"/>
      <w:bookmarkStart w:id="189" w:name="_Toc25232203"/>
      <w:bookmarkStart w:id="190" w:name="_Toc3370040"/>
      <w:bookmarkStart w:id="191" w:name="_Toc74238346"/>
      <w:r w:rsidRPr="0005402F">
        <w:rPr>
          <w:szCs w:val="24"/>
        </w:rPr>
        <w:t>Overview of the situation</w:t>
      </w:r>
      <w:bookmarkEnd w:id="185"/>
      <w:bookmarkEnd w:id="186"/>
      <w:bookmarkEnd w:id="187"/>
      <w:bookmarkEnd w:id="188"/>
      <w:bookmarkEnd w:id="189"/>
      <w:bookmarkEnd w:id="190"/>
      <w:bookmarkEnd w:id="191"/>
    </w:p>
    <w:p w14:paraId="25ACE829" w14:textId="77777777" w:rsidR="00EC4FF1" w:rsidRPr="0005402F" w:rsidRDefault="00EC4FF1" w:rsidP="00EC4FF1">
      <w:pPr>
        <w:rPr>
          <w:szCs w:val="24"/>
        </w:rPr>
      </w:pPr>
      <w:r w:rsidRPr="0005402F">
        <w:rPr>
          <w:szCs w:val="24"/>
        </w:rPr>
        <w:t>In Chad, ARCEP does not yet have control over the equipment importation especially the mobile devices so as not to be able to identify their origin.</w:t>
      </w:r>
    </w:p>
    <w:p w14:paraId="755328C2" w14:textId="77777777" w:rsidR="00EC4FF1" w:rsidRPr="0005402F" w:rsidRDefault="00EC4FF1" w:rsidP="00EC4FF1">
      <w:pPr>
        <w:rPr>
          <w:szCs w:val="24"/>
        </w:rPr>
      </w:pPr>
      <w:r w:rsidRPr="0005402F">
        <w:rPr>
          <w:szCs w:val="24"/>
        </w:rPr>
        <w:t xml:space="preserve">Moreover, despite the issue of a decree </w:t>
      </w:r>
      <w:r w:rsidRPr="0005402F">
        <w:rPr>
          <w:noProof/>
          <w:color w:val="000000"/>
          <w:szCs w:val="24"/>
          <w:lang w:eastAsia="fr-FR"/>
        </w:rPr>
        <w:t>N°036/MPNTIC/SG/11 dated the 10/11/2011 related to the equipment type approval procedures</w:t>
      </w:r>
      <w:r w:rsidRPr="0005402F">
        <w:rPr>
          <w:szCs w:val="24"/>
        </w:rPr>
        <w:t>, the country still does not have a testing laboratory and is similar to Botswana, the regulator relies on the documentation provided by the manufacturers and distributors/suppliers.</w:t>
      </w:r>
    </w:p>
    <w:p w14:paraId="124F9FB4" w14:textId="77777777" w:rsidR="00EC4FF1" w:rsidRPr="0005402F" w:rsidRDefault="00EC4FF1" w:rsidP="00EC4FF1">
      <w:pPr>
        <w:rPr>
          <w:szCs w:val="24"/>
        </w:rPr>
      </w:pPr>
      <w:r w:rsidRPr="0005402F">
        <w:rPr>
          <w:szCs w:val="24"/>
        </w:rPr>
        <w:t>Due to the lack of this procedure between the customs and the regulator, the counterfeit mobile devices used in their market is increasing exponentially and the proliferation of mobile phone black markets is also being observed.</w:t>
      </w:r>
    </w:p>
    <w:p w14:paraId="13AE6E5F" w14:textId="77777777" w:rsidR="00EC4FF1" w:rsidRPr="0005402F" w:rsidRDefault="00EC4FF1" w:rsidP="00EC4FF1">
      <w:pPr>
        <w:rPr>
          <w:szCs w:val="24"/>
        </w:rPr>
      </w:pPr>
      <w:r w:rsidRPr="0005402F">
        <w:rPr>
          <w:szCs w:val="24"/>
        </w:rPr>
        <w:t>In this context, the existence of those devices in the mobile networks and the markets impacts the users in terms of health and the quality of experiences, the government in terms of taxes not collected, the mobile networks in terms of quality of services and network performances.</w:t>
      </w:r>
    </w:p>
    <w:p w14:paraId="25CCEBE9" w14:textId="77777777" w:rsidR="00EC4FF1" w:rsidRPr="0005402F" w:rsidRDefault="00EC4FF1" w:rsidP="00EC4FF1">
      <w:pPr>
        <w:pStyle w:val="Headingb"/>
        <w:rPr>
          <w:szCs w:val="24"/>
        </w:rPr>
      </w:pPr>
      <w:bookmarkStart w:id="192" w:name="_Toc73702172"/>
      <w:bookmarkStart w:id="193" w:name="_Toc45033395"/>
      <w:bookmarkStart w:id="194" w:name="_Toc33020428"/>
      <w:bookmarkStart w:id="195" w:name="_Toc33020286"/>
      <w:bookmarkStart w:id="196" w:name="_Toc25232204"/>
      <w:bookmarkStart w:id="197" w:name="_Toc3370041"/>
      <w:bookmarkStart w:id="198" w:name="_Toc74238347"/>
      <w:r w:rsidRPr="0005402F">
        <w:rPr>
          <w:szCs w:val="24"/>
        </w:rPr>
        <w:t>Measures taken</w:t>
      </w:r>
      <w:bookmarkEnd w:id="192"/>
      <w:bookmarkEnd w:id="193"/>
      <w:bookmarkEnd w:id="194"/>
      <w:bookmarkEnd w:id="195"/>
      <w:bookmarkEnd w:id="196"/>
      <w:bookmarkEnd w:id="197"/>
      <w:bookmarkEnd w:id="198"/>
    </w:p>
    <w:p w14:paraId="4183025E" w14:textId="77777777" w:rsidR="00EC4FF1" w:rsidRPr="0005402F" w:rsidRDefault="00EC4FF1" w:rsidP="00EC4FF1">
      <w:pPr>
        <w:rPr>
          <w:szCs w:val="24"/>
        </w:rPr>
      </w:pPr>
      <w:r w:rsidRPr="0005402F">
        <w:rPr>
          <w:szCs w:val="24"/>
        </w:rPr>
        <w:t>To identify the origins of the mobile phones and to find the proportion of counterfeit devices in the market and evaluate their impacts on the QoS/QoE, ARCEP conducted a survey in N'Djamena.</w:t>
      </w:r>
    </w:p>
    <w:p w14:paraId="59FE96E1" w14:textId="77777777" w:rsidR="00EC4FF1" w:rsidRPr="0005402F" w:rsidRDefault="00EC4FF1" w:rsidP="00EC4FF1">
      <w:pPr>
        <w:rPr>
          <w:szCs w:val="24"/>
        </w:rPr>
      </w:pPr>
      <w:r w:rsidRPr="0005402F">
        <w:rPr>
          <w:szCs w:val="24"/>
        </w:rPr>
        <w:t>The concerned entities were: authorized (25) or non-authorized (30) vendors, customs agents (20), mobile users (50), type approval agents (5).</w:t>
      </w:r>
    </w:p>
    <w:p w14:paraId="16EF2190" w14:textId="77777777" w:rsidR="00EC4FF1" w:rsidRPr="0005402F" w:rsidRDefault="00EC4FF1" w:rsidP="00EC4FF1">
      <w:pPr>
        <w:rPr>
          <w:szCs w:val="24"/>
        </w:rPr>
      </w:pPr>
      <w:r w:rsidRPr="0005402F">
        <w:rPr>
          <w:szCs w:val="24"/>
        </w:rPr>
        <w:lastRenderedPageBreak/>
        <w:t>The adopted method of survey was face-to-face questionnaires, and it included the three existing mobile operators: Airtel, Tigo, Salam.</w:t>
      </w:r>
    </w:p>
    <w:p w14:paraId="6EE75366" w14:textId="77777777" w:rsidR="00EC4FF1" w:rsidRPr="0005402F" w:rsidRDefault="00EC4FF1" w:rsidP="00EC4FF1">
      <w:pPr>
        <w:spacing w:after="120"/>
        <w:rPr>
          <w:szCs w:val="24"/>
        </w:rPr>
      </w:pPr>
      <w:r w:rsidRPr="0005402F">
        <w:rPr>
          <w:szCs w:val="24"/>
        </w:rPr>
        <w:t>The results are as follows:</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73"/>
        <w:gridCol w:w="1544"/>
        <w:gridCol w:w="5822"/>
      </w:tblGrid>
      <w:tr w:rsidR="00EC4FF1" w:rsidRPr="0005402F" w14:paraId="20DB3475" w14:textId="77777777" w:rsidTr="009F0545">
        <w:trPr>
          <w:trHeight w:val="298"/>
          <w:jc w:val="center"/>
        </w:trPr>
        <w:tc>
          <w:tcPr>
            <w:tcW w:w="1179" w:type="pct"/>
            <w:tcBorders>
              <w:top w:val="single" w:sz="4" w:space="0" w:color="auto"/>
              <w:left w:val="single" w:sz="4" w:space="0" w:color="auto"/>
              <w:bottom w:val="single" w:sz="4" w:space="0" w:color="auto"/>
              <w:right w:val="single" w:sz="4" w:space="0" w:color="auto"/>
            </w:tcBorders>
            <w:hideMark/>
          </w:tcPr>
          <w:p w14:paraId="3B7751D6" w14:textId="77777777" w:rsidR="00EC4FF1" w:rsidRPr="0005402F" w:rsidRDefault="00EC4FF1" w:rsidP="009F0545">
            <w:pPr>
              <w:pStyle w:val="Tablehead"/>
              <w:rPr>
                <w:sz w:val="24"/>
                <w:szCs w:val="24"/>
              </w:rPr>
            </w:pPr>
            <w:r w:rsidRPr="0005402F">
              <w:rPr>
                <w:sz w:val="24"/>
                <w:szCs w:val="24"/>
              </w:rPr>
              <w:lastRenderedPageBreak/>
              <w:t>Subjects of the survey</w:t>
            </w:r>
          </w:p>
        </w:tc>
        <w:tc>
          <w:tcPr>
            <w:tcW w:w="801" w:type="pct"/>
            <w:tcBorders>
              <w:top w:val="single" w:sz="4" w:space="0" w:color="auto"/>
              <w:left w:val="single" w:sz="4" w:space="0" w:color="auto"/>
              <w:bottom w:val="single" w:sz="4" w:space="0" w:color="auto"/>
              <w:right w:val="single" w:sz="4" w:space="0" w:color="auto"/>
            </w:tcBorders>
            <w:hideMark/>
          </w:tcPr>
          <w:p w14:paraId="6B8B5A3A" w14:textId="77777777" w:rsidR="00EC4FF1" w:rsidRPr="0005402F" w:rsidRDefault="00EC4FF1" w:rsidP="009F0545">
            <w:pPr>
              <w:pStyle w:val="Tablehead"/>
              <w:rPr>
                <w:sz w:val="24"/>
                <w:szCs w:val="24"/>
              </w:rPr>
            </w:pPr>
            <w:r w:rsidRPr="0005402F">
              <w:rPr>
                <w:sz w:val="24"/>
                <w:szCs w:val="24"/>
              </w:rPr>
              <w:t>Interviewed</w:t>
            </w:r>
          </w:p>
        </w:tc>
        <w:tc>
          <w:tcPr>
            <w:tcW w:w="3020" w:type="pct"/>
            <w:tcBorders>
              <w:top w:val="single" w:sz="4" w:space="0" w:color="auto"/>
              <w:left w:val="single" w:sz="4" w:space="0" w:color="auto"/>
              <w:bottom w:val="single" w:sz="4" w:space="0" w:color="auto"/>
              <w:right w:val="single" w:sz="4" w:space="0" w:color="auto"/>
            </w:tcBorders>
            <w:hideMark/>
          </w:tcPr>
          <w:p w14:paraId="5C115AF4" w14:textId="77777777" w:rsidR="00EC4FF1" w:rsidRPr="0005402F" w:rsidRDefault="00EC4FF1" w:rsidP="009F0545">
            <w:pPr>
              <w:pStyle w:val="Tablehead"/>
              <w:rPr>
                <w:sz w:val="24"/>
                <w:szCs w:val="24"/>
              </w:rPr>
            </w:pPr>
            <w:r w:rsidRPr="0005402F">
              <w:rPr>
                <w:sz w:val="24"/>
                <w:szCs w:val="24"/>
              </w:rPr>
              <w:t>Results</w:t>
            </w:r>
          </w:p>
        </w:tc>
      </w:tr>
      <w:tr w:rsidR="00EC4FF1" w:rsidRPr="0005402F" w14:paraId="478D48F0" w14:textId="77777777" w:rsidTr="009F0545">
        <w:trPr>
          <w:trHeight w:val="899"/>
          <w:jc w:val="center"/>
        </w:trPr>
        <w:tc>
          <w:tcPr>
            <w:tcW w:w="1179" w:type="pct"/>
            <w:tcBorders>
              <w:top w:val="single" w:sz="4" w:space="0" w:color="auto"/>
              <w:left w:val="single" w:sz="4" w:space="0" w:color="auto"/>
              <w:bottom w:val="single" w:sz="4" w:space="0" w:color="auto"/>
              <w:right w:val="single" w:sz="4" w:space="0" w:color="auto"/>
            </w:tcBorders>
            <w:hideMark/>
          </w:tcPr>
          <w:p w14:paraId="147842F9" w14:textId="77777777" w:rsidR="00EC4FF1" w:rsidRPr="0005402F" w:rsidRDefault="00EC4FF1" w:rsidP="009F0545">
            <w:pPr>
              <w:pStyle w:val="Tabletext"/>
              <w:rPr>
                <w:sz w:val="24"/>
                <w:szCs w:val="24"/>
              </w:rPr>
            </w:pPr>
            <w:r w:rsidRPr="0005402F">
              <w:rPr>
                <w:sz w:val="24"/>
                <w:szCs w:val="24"/>
              </w:rPr>
              <w:t>Importation rate of mobile handsets:</w:t>
            </w:r>
          </w:p>
        </w:tc>
        <w:tc>
          <w:tcPr>
            <w:tcW w:w="801" w:type="pct"/>
            <w:tcBorders>
              <w:top w:val="single" w:sz="4" w:space="0" w:color="auto"/>
              <w:left w:val="single" w:sz="4" w:space="0" w:color="auto"/>
              <w:bottom w:val="single" w:sz="4" w:space="0" w:color="auto"/>
              <w:right w:val="single" w:sz="4" w:space="0" w:color="auto"/>
            </w:tcBorders>
            <w:hideMark/>
          </w:tcPr>
          <w:p w14:paraId="64AE1575" w14:textId="77777777" w:rsidR="00EC4FF1" w:rsidRPr="0005402F" w:rsidRDefault="00EC4FF1" w:rsidP="009F0545">
            <w:pPr>
              <w:pStyle w:val="Tabletext"/>
              <w:rPr>
                <w:sz w:val="24"/>
                <w:szCs w:val="24"/>
              </w:rPr>
            </w:pPr>
            <w:r w:rsidRPr="0005402F">
              <w:rPr>
                <w:sz w:val="24"/>
                <w:szCs w:val="24"/>
              </w:rPr>
              <w:t>Authorized and non-authorized vendors</w:t>
            </w:r>
          </w:p>
        </w:tc>
        <w:tc>
          <w:tcPr>
            <w:tcW w:w="3020" w:type="pct"/>
            <w:tcBorders>
              <w:top w:val="single" w:sz="4" w:space="0" w:color="auto"/>
              <w:left w:val="single" w:sz="4" w:space="0" w:color="auto"/>
              <w:bottom w:val="single" w:sz="4" w:space="0" w:color="auto"/>
              <w:right w:val="single" w:sz="4" w:space="0" w:color="auto"/>
            </w:tcBorders>
          </w:tcPr>
          <w:p w14:paraId="057A22E4" w14:textId="77777777" w:rsidR="00EC4FF1" w:rsidRPr="0005402F" w:rsidRDefault="00EC4FF1" w:rsidP="009F0545">
            <w:pPr>
              <w:pStyle w:val="Tabletext"/>
              <w:rPr>
                <w:sz w:val="24"/>
                <w:szCs w:val="24"/>
              </w:rPr>
            </w:pPr>
            <w:r w:rsidRPr="0005402F">
              <w:rPr>
                <w:sz w:val="24"/>
                <w:szCs w:val="24"/>
              </w:rPr>
              <w:t>100 % of mobile handsets were authorized and non-authorized vendors that were imported, that they interviewed.</w:t>
            </w:r>
          </w:p>
          <w:p w14:paraId="39994232" w14:textId="77777777" w:rsidR="00EC4FF1" w:rsidRPr="0005402F" w:rsidRDefault="00EC4FF1" w:rsidP="009F0545">
            <w:pPr>
              <w:pStyle w:val="Tabletext"/>
              <w:rPr>
                <w:sz w:val="24"/>
                <w:szCs w:val="24"/>
              </w:rPr>
            </w:pPr>
          </w:p>
        </w:tc>
      </w:tr>
      <w:tr w:rsidR="00EC4FF1" w:rsidRPr="0005402F" w14:paraId="28C4DC20" w14:textId="77777777" w:rsidTr="009F0545">
        <w:trPr>
          <w:trHeight w:val="1099"/>
          <w:jc w:val="center"/>
        </w:trPr>
        <w:tc>
          <w:tcPr>
            <w:tcW w:w="1179" w:type="pct"/>
            <w:tcBorders>
              <w:top w:val="single" w:sz="4" w:space="0" w:color="auto"/>
              <w:left w:val="single" w:sz="4" w:space="0" w:color="auto"/>
              <w:bottom w:val="single" w:sz="4" w:space="0" w:color="auto"/>
              <w:right w:val="single" w:sz="4" w:space="0" w:color="auto"/>
            </w:tcBorders>
            <w:hideMark/>
          </w:tcPr>
          <w:p w14:paraId="1233F1B0" w14:textId="77777777" w:rsidR="00EC4FF1" w:rsidRPr="0005402F" w:rsidRDefault="00EC4FF1" w:rsidP="009F0545">
            <w:pPr>
              <w:pStyle w:val="Tabletext"/>
              <w:rPr>
                <w:sz w:val="24"/>
                <w:szCs w:val="24"/>
              </w:rPr>
            </w:pPr>
            <w:r w:rsidRPr="0005402F">
              <w:rPr>
                <w:sz w:val="24"/>
                <w:szCs w:val="24"/>
              </w:rPr>
              <w:t>The need for import entitlements</w:t>
            </w:r>
          </w:p>
        </w:tc>
        <w:tc>
          <w:tcPr>
            <w:tcW w:w="801" w:type="pct"/>
            <w:tcBorders>
              <w:top w:val="single" w:sz="4" w:space="0" w:color="auto"/>
              <w:left w:val="single" w:sz="4" w:space="0" w:color="auto"/>
              <w:bottom w:val="single" w:sz="4" w:space="0" w:color="auto"/>
              <w:right w:val="single" w:sz="4" w:space="0" w:color="auto"/>
            </w:tcBorders>
            <w:hideMark/>
          </w:tcPr>
          <w:p w14:paraId="6DCB9FE3" w14:textId="77777777" w:rsidR="00EC4FF1" w:rsidRPr="0005402F" w:rsidRDefault="00EC4FF1" w:rsidP="009F0545">
            <w:pPr>
              <w:pStyle w:val="Tabletext"/>
              <w:rPr>
                <w:sz w:val="24"/>
                <w:szCs w:val="24"/>
              </w:rPr>
            </w:pPr>
            <w:r w:rsidRPr="0005402F">
              <w:rPr>
                <w:sz w:val="24"/>
                <w:szCs w:val="24"/>
              </w:rPr>
              <w:t>Authorized and non-authorized vendors</w:t>
            </w:r>
          </w:p>
        </w:tc>
        <w:tc>
          <w:tcPr>
            <w:tcW w:w="3020" w:type="pct"/>
            <w:tcBorders>
              <w:top w:val="single" w:sz="4" w:space="0" w:color="auto"/>
              <w:left w:val="single" w:sz="4" w:space="0" w:color="auto"/>
              <w:bottom w:val="single" w:sz="4" w:space="0" w:color="auto"/>
              <w:right w:val="single" w:sz="4" w:space="0" w:color="auto"/>
            </w:tcBorders>
            <w:hideMark/>
          </w:tcPr>
          <w:p w14:paraId="37C1B516" w14:textId="77777777" w:rsidR="00EC4FF1" w:rsidRPr="0005402F" w:rsidRDefault="00EC4FF1" w:rsidP="009F0545">
            <w:pPr>
              <w:pStyle w:val="Tabletext"/>
              <w:rPr>
                <w:sz w:val="24"/>
                <w:szCs w:val="24"/>
              </w:rPr>
            </w:pPr>
            <w:r w:rsidRPr="0005402F">
              <w:rPr>
                <w:sz w:val="24"/>
                <w:szCs w:val="24"/>
              </w:rPr>
              <w:t>100 % of authorized vendors require this entitlement</w:t>
            </w:r>
          </w:p>
          <w:p w14:paraId="1D4CDCF1" w14:textId="77777777" w:rsidR="00EC4FF1" w:rsidRPr="0005402F" w:rsidRDefault="00EC4FF1" w:rsidP="009F0545">
            <w:pPr>
              <w:pStyle w:val="Tabletext"/>
              <w:rPr>
                <w:sz w:val="24"/>
                <w:szCs w:val="24"/>
              </w:rPr>
            </w:pPr>
            <w:r w:rsidRPr="0005402F">
              <w:rPr>
                <w:sz w:val="24"/>
                <w:szCs w:val="24"/>
              </w:rPr>
              <w:t>0 % of non-authorized vendors require this entitlement</w:t>
            </w:r>
          </w:p>
        </w:tc>
      </w:tr>
      <w:tr w:rsidR="00EC4FF1" w:rsidRPr="0005402F" w14:paraId="1E27C142" w14:textId="77777777" w:rsidTr="009F0545">
        <w:trPr>
          <w:trHeight w:val="1446"/>
          <w:jc w:val="center"/>
        </w:trPr>
        <w:tc>
          <w:tcPr>
            <w:tcW w:w="1179" w:type="pct"/>
            <w:tcBorders>
              <w:top w:val="single" w:sz="4" w:space="0" w:color="auto"/>
              <w:left w:val="single" w:sz="4" w:space="0" w:color="auto"/>
              <w:bottom w:val="single" w:sz="4" w:space="0" w:color="auto"/>
              <w:right w:val="single" w:sz="4" w:space="0" w:color="auto"/>
            </w:tcBorders>
            <w:hideMark/>
          </w:tcPr>
          <w:p w14:paraId="233D718C" w14:textId="77777777" w:rsidR="00EC4FF1" w:rsidRPr="0005402F" w:rsidRDefault="00EC4FF1" w:rsidP="009F0545">
            <w:pPr>
              <w:pStyle w:val="Tabletext"/>
              <w:rPr>
                <w:sz w:val="24"/>
                <w:szCs w:val="24"/>
              </w:rPr>
            </w:pPr>
            <w:r w:rsidRPr="0005402F">
              <w:rPr>
                <w:sz w:val="24"/>
                <w:szCs w:val="24"/>
              </w:rPr>
              <w:t>Customs clearance costs for mobile handsets</w:t>
            </w:r>
          </w:p>
        </w:tc>
        <w:tc>
          <w:tcPr>
            <w:tcW w:w="801" w:type="pct"/>
            <w:tcBorders>
              <w:top w:val="single" w:sz="4" w:space="0" w:color="auto"/>
              <w:left w:val="single" w:sz="4" w:space="0" w:color="auto"/>
              <w:bottom w:val="single" w:sz="4" w:space="0" w:color="auto"/>
              <w:right w:val="single" w:sz="4" w:space="0" w:color="auto"/>
            </w:tcBorders>
          </w:tcPr>
          <w:p w14:paraId="0739CB00" w14:textId="77777777" w:rsidR="00EC4FF1" w:rsidRPr="0005402F" w:rsidRDefault="00EC4FF1" w:rsidP="009F0545">
            <w:pPr>
              <w:pStyle w:val="Tabletext"/>
              <w:rPr>
                <w:sz w:val="24"/>
                <w:szCs w:val="24"/>
              </w:rPr>
            </w:pPr>
            <w:r w:rsidRPr="0005402F">
              <w:rPr>
                <w:sz w:val="24"/>
                <w:szCs w:val="24"/>
              </w:rPr>
              <w:t>Authorized vendors</w:t>
            </w:r>
          </w:p>
          <w:p w14:paraId="4F2D68E2" w14:textId="77777777" w:rsidR="00EC4FF1" w:rsidRPr="0005402F" w:rsidRDefault="00EC4FF1" w:rsidP="009F0545">
            <w:pPr>
              <w:pStyle w:val="Tabletext"/>
              <w:rPr>
                <w:sz w:val="24"/>
                <w:szCs w:val="24"/>
              </w:rPr>
            </w:pPr>
          </w:p>
          <w:p w14:paraId="1C1D948C" w14:textId="77777777" w:rsidR="00EC4FF1" w:rsidRPr="0005402F" w:rsidRDefault="00EC4FF1" w:rsidP="009F0545">
            <w:pPr>
              <w:pStyle w:val="Tabletext"/>
              <w:rPr>
                <w:sz w:val="24"/>
                <w:szCs w:val="24"/>
              </w:rPr>
            </w:pPr>
            <w:r w:rsidRPr="0005402F">
              <w:rPr>
                <w:sz w:val="24"/>
                <w:szCs w:val="24"/>
              </w:rPr>
              <w:t>Non-authorized vendors</w:t>
            </w:r>
          </w:p>
        </w:tc>
        <w:tc>
          <w:tcPr>
            <w:tcW w:w="3020" w:type="pct"/>
            <w:tcBorders>
              <w:top w:val="single" w:sz="4" w:space="0" w:color="auto"/>
              <w:left w:val="single" w:sz="4" w:space="0" w:color="auto"/>
              <w:bottom w:val="single" w:sz="4" w:space="0" w:color="auto"/>
              <w:right w:val="single" w:sz="4" w:space="0" w:color="auto"/>
            </w:tcBorders>
          </w:tcPr>
          <w:p w14:paraId="35D88EA9" w14:textId="77777777" w:rsidR="00EC4FF1" w:rsidRPr="0005402F" w:rsidRDefault="00EC4FF1" w:rsidP="009F0545">
            <w:pPr>
              <w:pStyle w:val="Tabletext"/>
              <w:rPr>
                <w:sz w:val="24"/>
                <w:szCs w:val="24"/>
              </w:rPr>
            </w:pPr>
            <w:r w:rsidRPr="0005402F">
              <w:rPr>
                <w:sz w:val="24"/>
                <w:szCs w:val="24"/>
              </w:rPr>
              <w:t>32 % find it expensive, 44 % have a problem with the costs and 24 % find it affordable</w:t>
            </w:r>
          </w:p>
          <w:p w14:paraId="4FE5AE07" w14:textId="77777777" w:rsidR="00EC4FF1" w:rsidRPr="0005402F" w:rsidRDefault="00EC4FF1" w:rsidP="009F0545">
            <w:pPr>
              <w:pStyle w:val="Tabletext"/>
              <w:rPr>
                <w:sz w:val="24"/>
                <w:szCs w:val="24"/>
              </w:rPr>
            </w:pPr>
          </w:p>
          <w:p w14:paraId="39522B12" w14:textId="77777777" w:rsidR="00EC4FF1" w:rsidRPr="0005402F" w:rsidRDefault="00EC4FF1" w:rsidP="009F0545">
            <w:pPr>
              <w:pStyle w:val="Tabletext"/>
              <w:rPr>
                <w:sz w:val="24"/>
                <w:szCs w:val="24"/>
              </w:rPr>
            </w:pPr>
            <w:r w:rsidRPr="0005402F">
              <w:rPr>
                <w:sz w:val="24"/>
                <w:szCs w:val="24"/>
              </w:rPr>
              <w:t>10 % find it very expensive;</w:t>
            </w:r>
          </w:p>
          <w:p w14:paraId="204B13EE" w14:textId="77777777" w:rsidR="00EC4FF1" w:rsidRPr="0005402F" w:rsidRDefault="00EC4FF1" w:rsidP="009F0545">
            <w:pPr>
              <w:pStyle w:val="Tabletext"/>
              <w:rPr>
                <w:sz w:val="24"/>
                <w:szCs w:val="24"/>
              </w:rPr>
            </w:pPr>
            <w:r w:rsidRPr="0005402F">
              <w:rPr>
                <w:sz w:val="24"/>
                <w:szCs w:val="24"/>
              </w:rPr>
              <w:t>73, 3 % find it expensive;</w:t>
            </w:r>
          </w:p>
          <w:p w14:paraId="7B484263" w14:textId="77777777" w:rsidR="00EC4FF1" w:rsidRPr="0005402F" w:rsidRDefault="00EC4FF1" w:rsidP="009F0545">
            <w:pPr>
              <w:pStyle w:val="Tabletext"/>
              <w:rPr>
                <w:sz w:val="24"/>
                <w:szCs w:val="24"/>
              </w:rPr>
            </w:pPr>
            <w:r w:rsidRPr="0005402F">
              <w:rPr>
                <w:sz w:val="24"/>
                <w:szCs w:val="24"/>
              </w:rPr>
              <w:t>16, 7 % find it affordable.</w:t>
            </w:r>
          </w:p>
        </w:tc>
      </w:tr>
      <w:tr w:rsidR="00EC4FF1" w:rsidRPr="0005402F" w14:paraId="02601238" w14:textId="77777777" w:rsidTr="009F0545">
        <w:trPr>
          <w:trHeight w:val="1260"/>
          <w:jc w:val="center"/>
        </w:trPr>
        <w:tc>
          <w:tcPr>
            <w:tcW w:w="1179" w:type="pct"/>
            <w:tcBorders>
              <w:top w:val="single" w:sz="4" w:space="0" w:color="auto"/>
              <w:left w:val="single" w:sz="4" w:space="0" w:color="auto"/>
              <w:bottom w:val="single" w:sz="4" w:space="0" w:color="auto"/>
              <w:right w:val="single" w:sz="4" w:space="0" w:color="auto"/>
            </w:tcBorders>
            <w:hideMark/>
          </w:tcPr>
          <w:p w14:paraId="762DCD07" w14:textId="77777777" w:rsidR="00EC4FF1" w:rsidRPr="0005402F" w:rsidRDefault="00EC4FF1" w:rsidP="009F0545">
            <w:pPr>
              <w:pStyle w:val="Tabletext"/>
              <w:rPr>
                <w:sz w:val="24"/>
                <w:szCs w:val="24"/>
              </w:rPr>
            </w:pPr>
            <w:r w:rsidRPr="0005402F">
              <w:rPr>
                <w:sz w:val="24"/>
                <w:szCs w:val="24"/>
              </w:rPr>
              <w:t>The place to buy the mobile handsets</w:t>
            </w:r>
          </w:p>
        </w:tc>
        <w:tc>
          <w:tcPr>
            <w:tcW w:w="801" w:type="pct"/>
            <w:tcBorders>
              <w:top w:val="single" w:sz="4" w:space="0" w:color="auto"/>
              <w:left w:val="single" w:sz="4" w:space="0" w:color="auto"/>
              <w:bottom w:val="single" w:sz="4" w:space="0" w:color="auto"/>
              <w:right w:val="single" w:sz="4" w:space="0" w:color="auto"/>
            </w:tcBorders>
            <w:hideMark/>
          </w:tcPr>
          <w:p w14:paraId="561F6D64" w14:textId="77777777" w:rsidR="00EC4FF1" w:rsidRPr="0005402F" w:rsidRDefault="00EC4FF1" w:rsidP="009F0545">
            <w:pPr>
              <w:pStyle w:val="Tabletext"/>
              <w:rPr>
                <w:sz w:val="24"/>
                <w:szCs w:val="24"/>
              </w:rPr>
            </w:pPr>
            <w:r w:rsidRPr="0005402F">
              <w:rPr>
                <w:sz w:val="24"/>
                <w:szCs w:val="24"/>
              </w:rPr>
              <w:t>Mobile users</w:t>
            </w:r>
          </w:p>
        </w:tc>
        <w:tc>
          <w:tcPr>
            <w:tcW w:w="3020" w:type="pct"/>
            <w:tcBorders>
              <w:top w:val="single" w:sz="4" w:space="0" w:color="auto"/>
              <w:left w:val="single" w:sz="4" w:space="0" w:color="auto"/>
              <w:bottom w:val="single" w:sz="4" w:space="0" w:color="auto"/>
              <w:right w:val="single" w:sz="4" w:space="0" w:color="auto"/>
            </w:tcBorders>
            <w:hideMark/>
          </w:tcPr>
          <w:p w14:paraId="0EB48C3E" w14:textId="77777777" w:rsidR="00EC4FF1" w:rsidRPr="0005402F" w:rsidRDefault="00EC4FF1" w:rsidP="009F0545">
            <w:pPr>
              <w:pStyle w:val="Tabletext"/>
              <w:rPr>
                <w:sz w:val="24"/>
                <w:szCs w:val="24"/>
              </w:rPr>
            </w:pPr>
            <w:r w:rsidRPr="0005402F">
              <w:rPr>
                <w:sz w:val="24"/>
                <w:szCs w:val="24"/>
              </w:rPr>
              <w:t>50 % buy it through authorized sellers</w:t>
            </w:r>
          </w:p>
          <w:p w14:paraId="3F74E41D" w14:textId="77777777" w:rsidR="00EC4FF1" w:rsidRPr="0005402F" w:rsidRDefault="00EC4FF1" w:rsidP="009F0545">
            <w:pPr>
              <w:pStyle w:val="Tabletext"/>
              <w:rPr>
                <w:sz w:val="24"/>
                <w:szCs w:val="24"/>
              </w:rPr>
            </w:pPr>
            <w:r w:rsidRPr="0005402F">
              <w:rPr>
                <w:sz w:val="24"/>
                <w:szCs w:val="24"/>
              </w:rPr>
              <w:t>26 % buy it through non-authorized and the 24 % don't care where to buy it as long as the prices suit them.</w:t>
            </w:r>
          </w:p>
        </w:tc>
      </w:tr>
      <w:tr w:rsidR="00EC4FF1" w:rsidRPr="0005402F" w14:paraId="0457536B" w14:textId="77777777" w:rsidTr="009F0545">
        <w:trPr>
          <w:trHeight w:val="1547"/>
          <w:jc w:val="center"/>
        </w:trPr>
        <w:tc>
          <w:tcPr>
            <w:tcW w:w="1179" w:type="pct"/>
            <w:tcBorders>
              <w:top w:val="single" w:sz="4" w:space="0" w:color="auto"/>
              <w:left w:val="single" w:sz="4" w:space="0" w:color="auto"/>
              <w:bottom w:val="single" w:sz="4" w:space="0" w:color="auto"/>
              <w:right w:val="single" w:sz="4" w:space="0" w:color="auto"/>
            </w:tcBorders>
            <w:hideMark/>
          </w:tcPr>
          <w:p w14:paraId="3AA78E1D" w14:textId="77777777" w:rsidR="00EC4FF1" w:rsidRPr="0005402F" w:rsidRDefault="00EC4FF1" w:rsidP="009F0545">
            <w:pPr>
              <w:pStyle w:val="Tabletext"/>
              <w:rPr>
                <w:sz w:val="24"/>
                <w:szCs w:val="24"/>
              </w:rPr>
            </w:pPr>
            <w:r w:rsidRPr="0005402F">
              <w:rPr>
                <w:sz w:val="24"/>
                <w:szCs w:val="24"/>
              </w:rPr>
              <w:t>The criteria of choice of the handsets</w:t>
            </w:r>
          </w:p>
        </w:tc>
        <w:tc>
          <w:tcPr>
            <w:tcW w:w="801" w:type="pct"/>
            <w:tcBorders>
              <w:top w:val="single" w:sz="4" w:space="0" w:color="auto"/>
              <w:left w:val="single" w:sz="4" w:space="0" w:color="auto"/>
              <w:bottom w:val="single" w:sz="4" w:space="0" w:color="auto"/>
              <w:right w:val="single" w:sz="4" w:space="0" w:color="auto"/>
            </w:tcBorders>
            <w:hideMark/>
          </w:tcPr>
          <w:p w14:paraId="4903C8FA" w14:textId="77777777" w:rsidR="00EC4FF1" w:rsidRPr="0005402F" w:rsidRDefault="00EC4FF1" w:rsidP="009F0545">
            <w:pPr>
              <w:pStyle w:val="Tabletext"/>
              <w:rPr>
                <w:sz w:val="24"/>
                <w:szCs w:val="24"/>
              </w:rPr>
            </w:pPr>
            <w:r w:rsidRPr="0005402F">
              <w:rPr>
                <w:sz w:val="24"/>
                <w:szCs w:val="24"/>
              </w:rPr>
              <w:t>Mobile users</w:t>
            </w:r>
          </w:p>
        </w:tc>
        <w:tc>
          <w:tcPr>
            <w:tcW w:w="3020" w:type="pct"/>
            <w:tcBorders>
              <w:top w:val="single" w:sz="4" w:space="0" w:color="auto"/>
              <w:left w:val="single" w:sz="4" w:space="0" w:color="auto"/>
              <w:bottom w:val="single" w:sz="4" w:space="0" w:color="auto"/>
              <w:right w:val="single" w:sz="4" w:space="0" w:color="auto"/>
            </w:tcBorders>
            <w:hideMark/>
          </w:tcPr>
          <w:p w14:paraId="3141F284" w14:textId="77777777" w:rsidR="00EC4FF1" w:rsidRPr="0005402F" w:rsidRDefault="00EC4FF1" w:rsidP="009F0545">
            <w:pPr>
              <w:pStyle w:val="Tabletext"/>
              <w:rPr>
                <w:sz w:val="24"/>
                <w:szCs w:val="24"/>
              </w:rPr>
            </w:pPr>
            <w:r w:rsidRPr="0005402F">
              <w:rPr>
                <w:sz w:val="24"/>
                <w:szCs w:val="24"/>
              </w:rPr>
              <w:t>44 % choose to buy a handset as long as it is not a Chinese handset</w:t>
            </w:r>
          </w:p>
          <w:p w14:paraId="4A0187AC" w14:textId="77777777" w:rsidR="00EC4FF1" w:rsidRPr="0005402F" w:rsidRDefault="00EC4FF1" w:rsidP="009F0545">
            <w:pPr>
              <w:pStyle w:val="Tabletext"/>
              <w:rPr>
                <w:sz w:val="24"/>
                <w:szCs w:val="24"/>
              </w:rPr>
            </w:pPr>
            <w:r w:rsidRPr="0005402F">
              <w:rPr>
                <w:sz w:val="24"/>
                <w:szCs w:val="24"/>
              </w:rPr>
              <w:t xml:space="preserve">30 % choose to buy a handset according to its quality </w:t>
            </w:r>
          </w:p>
          <w:p w14:paraId="37BEA388" w14:textId="77777777" w:rsidR="00EC4FF1" w:rsidRPr="0005402F" w:rsidRDefault="00EC4FF1" w:rsidP="009F0545">
            <w:pPr>
              <w:pStyle w:val="Tabletext"/>
              <w:rPr>
                <w:sz w:val="24"/>
                <w:szCs w:val="24"/>
              </w:rPr>
            </w:pPr>
            <w:r w:rsidRPr="0005402F">
              <w:rPr>
                <w:sz w:val="24"/>
                <w:szCs w:val="24"/>
              </w:rPr>
              <w:t>22 % choose brand products</w:t>
            </w:r>
          </w:p>
          <w:p w14:paraId="27946E47" w14:textId="77777777" w:rsidR="00EC4FF1" w:rsidRPr="0005402F" w:rsidRDefault="00EC4FF1" w:rsidP="009F0545">
            <w:pPr>
              <w:pStyle w:val="Tabletext"/>
              <w:rPr>
                <w:sz w:val="24"/>
                <w:szCs w:val="24"/>
              </w:rPr>
            </w:pPr>
            <w:r w:rsidRPr="0005402F">
              <w:rPr>
                <w:sz w:val="24"/>
                <w:szCs w:val="24"/>
              </w:rPr>
              <w:t>8 % choose the cheapest handsets</w:t>
            </w:r>
          </w:p>
        </w:tc>
      </w:tr>
      <w:tr w:rsidR="00EC4FF1" w:rsidRPr="0005402F" w14:paraId="14A030A7" w14:textId="77777777" w:rsidTr="009F0545">
        <w:trPr>
          <w:trHeight w:val="1446"/>
          <w:jc w:val="center"/>
        </w:trPr>
        <w:tc>
          <w:tcPr>
            <w:tcW w:w="1179" w:type="pct"/>
            <w:tcBorders>
              <w:top w:val="single" w:sz="4" w:space="0" w:color="auto"/>
              <w:left w:val="single" w:sz="4" w:space="0" w:color="auto"/>
              <w:bottom w:val="single" w:sz="4" w:space="0" w:color="auto"/>
              <w:right w:val="single" w:sz="4" w:space="0" w:color="auto"/>
            </w:tcBorders>
            <w:hideMark/>
          </w:tcPr>
          <w:p w14:paraId="2527D723" w14:textId="77777777" w:rsidR="00EC4FF1" w:rsidRPr="0005402F" w:rsidRDefault="00EC4FF1" w:rsidP="009F0545">
            <w:pPr>
              <w:pStyle w:val="Tabletext"/>
              <w:rPr>
                <w:sz w:val="24"/>
                <w:szCs w:val="24"/>
              </w:rPr>
            </w:pPr>
            <w:r w:rsidRPr="0005402F">
              <w:rPr>
                <w:sz w:val="24"/>
                <w:szCs w:val="24"/>
              </w:rPr>
              <w:t>Type of chosen mobile phones</w:t>
            </w:r>
          </w:p>
        </w:tc>
        <w:tc>
          <w:tcPr>
            <w:tcW w:w="801" w:type="pct"/>
            <w:tcBorders>
              <w:top w:val="single" w:sz="4" w:space="0" w:color="auto"/>
              <w:left w:val="single" w:sz="4" w:space="0" w:color="auto"/>
              <w:bottom w:val="single" w:sz="4" w:space="0" w:color="auto"/>
              <w:right w:val="single" w:sz="4" w:space="0" w:color="auto"/>
            </w:tcBorders>
            <w:hideMark/>
          </w:tcPr>
          <w:p w14:paraId="04751417" w14:textId="77777777" w:rsidR="00EC4FF1" w:rsidRPr="0005402F" w:rsidRDefault="00EC4FF1" w:rsidP="009F0545">
            <w:pPr>
              <w:pStyle w:val="Tabletext"/>
              <w:rPr>
                <w:sz w:val="24"/>
                <w:szCs w:val="24"/>
              </w:rPr>
            </w:pPr>
            <w:r w:rsidRPr="0005402F">
              <w:rPr>
                <w:sz w:val="24"/>
                <w:szCs w:val="24"/>
              </w:rPr>
              <w:t>Mobile users</w:t>
            </w:r>
          </w:p>
        </w:tc>
        <w:tc>
          <w:tcPr>
            <w:tcW w:w="3020" w:type="pct"/>
            <w:tcBorders>
              <w:top w:val="single" w:sz="4" w:space="0" w:color="auto"/>
              <w:left w:val="single" w:sz="4" w:space="0" w:color="auto"/>
              <w:bottom w:val="single" w:sz="4" w:space="0" w:color="auto"/>
              <w:right w:val="single" w:sz="4" w:space="0" w:color="auto"/>
            </w:tcBorders>
            <w:hideMark/>
          </w:tcPr>
          <w:p w14:paraId="1A905694" w14:textId="77777777" w:rsidR="00EC4FF1" w:rsidRPr="0005402F" w:rsidRDefault="00EC4FF1" w:rsidP="009F0545">
            <w:pPr>
              <w:pStyle w:val="Tabletext"/>
              <w:rPr>
                <w:sz w:val="24"/>
                <w:szCs w:val="24"/>
              </w:rPr>
            </w:pPr>
            <w:r w:rsidRPr="0005402F">
              <w:rPr>
                <w:sz w:val="24"/>
                <w:szCs w:val="24"/>
              </w:rPr>
              <w:t>56 % = Android phones</w:t>
            </w:r>
          </w:p>
          <w:p w14:paraId="2E56234A" w14:textId="77777777" w:rsidR="00EC4FF1" w:rsidRPr="0005402F" w:rsidRDefault="00EC4FF1" w:rsidP="009F0545">
            <w:pPr>
              <w:pStyle w:val="Tabletext"/>
              <w:rPr>
                <w:sz w:val="24"/>
                <w:szCs w:val="24"/>
              </w:rPr>
            </w:pPr>
            <w:r w:rsidRPr="0005402F">
              <w:rPr>
                <w:sz w:val="24"/>
                <w:szCs w:val="24"/>
              </w:rPr>
              <w:t xml:space="preserve">30 % = 2G only phones </w:t>
            </w:r>
          </w:p>
          <w:p w14:paraId="39949836" w14:textId="77777777" w:rsidR="00EC4FF1" w:rsidRPr="0005402F" w:rsidRDefault="00EC4FF1" w:rsidP="009F0545">
            <w:pPr>
              <w:pStyle w:val="Tabletext"/>
              <w:rPr>
                <w:sz w:val="24"/>
                <w:szCs w:val="24"/>
              </w:rPr>
            </w:pPr>
            <w:r w:rsidRPr="0005402F">
              <w:rPr>
                <w:sz w:val="24"/>
                <w:szCs w:val="24"/>
              </w:rPr>
              <w:t>14 % = choose the simplest ones (to be used for voice call and messaging)</w:t>
            </w:r>
          </w:p>
        </w:tc>
      </w:tr>
      <w:tr w:rsidR="00EC4FF1" w:rsidRPr="0005402F" w14:paraId="3EB73380" w14:textId="77777777" w:rsidTr="009F0545">
        <w:trPr>
          <w:trHeight w:val="1446"/>
          <w:jc w:val="center"/>
        </w:trPr>
        <w:tc>
          <w:tcPr>
            <w:tcW w:w="1179" w:type="pct"/>
            <w:tcBorders>
              <w:top w:val="single" w:sz="4" w:space="0" w:color="auto"/>
              <w:left w:val="single" w:sz="4" w:space="0" w:color="auto"/>
              <w:bottom w:val="single" w:sz="4" w:space="0" w:color="auto"/>
              <w:right w:val="single" w:sz="4" w:space="0" w:color="auto"/>
            </w:tcBorders>
            <w:hideMark/>
          </w:tcPr>
          <w:p w14:paraId="607732C2" w14:textId="77777777" w:rsidR="00EC4FF1" w:rsidRPr="0005402F" w:rsidRDefault="00EC4FF1" w:rsidP="009F0545">
            <w:pPr>
              <w:pStyle w:val="Tabletext"/>
              <w:rPr>
                <w:sz w:val="24"/>
                <w:szCs w:val="24"/>
              </w:rPr>
            </w:pPr>
            <w:r w:rsidRPr="0005402F">
              <w:rPr>
                <w:sz w:val="24"/>
                <w:szCs w:val="24"/>
              </w:rPr>
              <w:t>Usual purchased brands</w:t>
            </w:r>
          </w:p>
        </w:tc>
        <w:tc>
          <w:tcPr>
            <w:tcW w:w="801" w:type="pct"/>
            <w:tcBorders>
              <w:top w:val="single" w:sz="4" w:space="0" w:color="auto"/>
              <w:left w:val="single" w:sz="4" w:space="0" w:color="auto"/>
              <w:bottom w:val="single" w:sz="4" w:space="0" w:color="auto"/>
              <w:right w:val="single" w:sz="4" w:space="0" w:color="auto"/>
            </w:tcBorders>
            <w:hideMark/>
          </w:tcPr>
          <w:p w14:paraId="57E3303D" w14:textId="77777777" w:rsidR="00EC4FF1" w:rsidRPr="0005402F" w:rsidRDefault="00EC4FF1" w:rsidP="009F0545">
            <w:pPr>
              <w:pStyle w:val="Tabletext"/>
              <w:rPr>
                <w:sz w:val="24"/>
                <w:szCs w:val="24"/>
              </w:rPr>
            </w:pPr>
            <w:r w:rsidRPr="0005402F">
              <w:rPr>
                <w:sz w:val="24"/>
                <w:szCs w:val="24"/>
              </w:rPr>
              <w:t>Mobile users</w:t>
            </w:r>
          </w:p>
        </w:tc>
        <w:tc>
          <w:tcPr>
            <w:tcW w:w="3020" w:type="pct"/>
            <w:tcBorders>
              <w:top w:val="single" w:sz="4" w:space="0" w:color="auto"/>
              <w:left w:val="single" w:sz="4" w:space="0" w:color="auto"/>
              <w:bottom w:val="single" w:sz="4" w:space="0" w:color="auto"/>
              <w:right w:val="single" w:sz="4" w:space="0" w:color="auto"/>
            </w:tcBorders>
            <w:hideMark/>
          </w:tcPr>
          <w:p w14:paraId="41BE865A" w14:textId="77777777" w:rsidR="00EC4FF1" w:rsidRPr="0005402F" w:rsidRDefault="00EC4FF1" w:rsidP="009F0545">
            <w:pPr>
              <w:pStyle w:val="Tabletext"/>
              <w:rPr>
                <w:sz w:val="24"/>
                <w:szCs w:val="24"/>
              </w:rPr>
            </w:pPr>
            <w:r w:rsidRPr="0005402F">
              <w:rPr>
                <w:sz w:val="24"/>
                <w:szCs w:val="24"/>
              </w:rPr>
              <w:t>Samsung = 34 %; Techno = 30 %</w:t>
            </w:r>
          </w:p>
          <w:p w14:paraId="4534FDA4" w14:textId="77777777" w:rsidR="00EC4FF1" w:rsidRPr="0005402F" w:rsidRDefault="00EC4FF1" w:rsidP="009F0545">
            <w:pPr>
              <w:pStyle w:val="Tabletext"/>
              <w:rPr>
                <w:sz w:val="24"/>
                <w:szCs w:val="24"/>
              </w:rPr>
            </w:pPr>
            <w:r w:rsidRPr="0005402F">
              <w:rPr>
                <w:sz w:val="24"/>
                <w:szCs w:val="24"/>
              </w:rPr>
              <w:t>iPhone = 18 %; Apple = 12 %</w:t>
            </w:r>
          </w:p>
          <w:p w14:paraId="1CF35958" w14:textId="77777777" w:rsidR="00EC4FF1" w:rsidRPr="0005402F" w:rsidRDefault="00EC4FF1" w:rsidP="009F0545">
            <w:pPr>
              <w:pStyle w:val="Tabletext"/>
              <w:rPr>
                <w:sz w:val="24"/>
                <w:szCs w:val="24"/>
              </w:rPr>
            </w:pPr>
            <w:r w:rsidRPr="0005402F">
              <w:rPr>
                <w:sz w:val="24"/>
                <w:szCs w:val="24"/>
              </w:rPr>
              <w:t>Others = 6 %</w:t>
            </w:r>
          </w:p>
        </w:tc>
      </w:tr>
      <w:tr w:rsidR="00EC4FF1" w:rsidRPr="0005402F" w14:paraId="358FD879" w14:textId="77777777" w:rsidTr="009F0545">
        <w:trPr>
          <w:trHeight w:val="1446"/>
          <w:jc w:val="center"/>
        </w:trPr>
        <w:tc>
          <w:tcPr>
            <w:tcW w:w="1179" w:type="pct"/>
            <w:tcBorders>
              <w:top w:val="single" w:sz="4" w:space="0" w:color="auto"/>
              <w:left w:val="single" w:sz="4" w:space="0" w:color="auto"/>
              <w:bottom w:val="single" w:sz="4" w:space="0" w:color="auto"/>
              <w:right w:val="single" w:sz="4" w:space="0" w:color="auto"/>
            </w:tcBorders>
            <w:hideMark/>
          </w:tcPr>
          <w:p w14:paraId="153F87A0" w14:textId="77777777" w:rsidR="00EC4FF1" w:rsidRPr="0005402F" w:rsidRDefault="00EC4FF1" w:rsidP="009F0545">
            <w:pPr>
              <w:pStyle w:val="Tabletext"/>
              <w:rPr>
                <w:sz w:val="24"/>
                <w:szCs w:val="24"/>
              </w:rPr>
            </w:pPr>
            <w:r w:rsidRPr="0005402F">
              <w:rPr>
                <w:sz w:val="24"/>
                <w:szCs w:val="24"/>
              </w:rPr>
              <w:t xml:space="preserve">Negative impacts of mobile terminals </w:t>
            </w:r>
          </w:p>
        </w:tc>
        <w:tc>
          <w:tcPr>
            <w:tcW w:w="801" w:type="pct"/>
            <w:tcBorders>
              <w:top w:val="single" w:sz="4" w:space="0" w:color="auto"/>
              <w:left w:val="single" w:sz="4" w:space="0" w:color="auto"/>
              <w:bottom w:val="single" w:sz="4" w:space="0" w:color="auto"/>
              <w:right w:val="single" w:sz="4" w:space="0" w:color="auto"/>
            </w:tcBorders>
          </w:tcPr>
          <w:p w14:paraId="4142BB99" w14:textId="77777777" w:rsidR="00EC4FF1" w:rsidRPr="0005402F" w:rsidRDefault="00EC4FF1" w:rsidP="009F0545">
            <w:pPr>
              <w:pStyle w:val="Tabletext"/>
              <w:rPr>
                <w:sz w:val="24"/>
                <w:szCs w:val="24"/>
              </w:rPr>
            </w:pPr>
            <w:r w:rsidRPr="0005402F">
              <w:rPr>
                <w:sz w:val="24"/>
                <w:szCs w:val="24"/>
              </w:rPr>
              <w:t>Authorized vendors</w:t>
            </w:r>
          </w:p>
          <w:p w14:paraId="3823B872" w14:textId="77777777" w:rsidR="00EC4FF1" w:rsidRPr="0005402F" w:rsidRDefault="00EC4FF1" w:rsidP="009F0545">
            <w:pPr>
              <w:pStyle w:val="Tabletext"/>
              <w:rPr>
                <w:sz w:val="24"/>
                <w:szCs w:val="24"/>
              </w:rPr>
            </w:pPr>
          </w:p>
          <w:p w14:paraId="4D67BB6A" w14:textId="77777777" w:rsidR="00EC4FF1" w:rsidRPr="0005402F" w:rsidRDefault="00EC4FF1" w:rsidP="009F0545">
            <w:pPr>
              <w:pStyle w:val="Tabletext"/>
              <w:rPr>
                <w:sz w:val="24"/>
                <w:szCs w:val="24"/>
              </w:rPr>
            </w:pPr>
          </w:p>
          <w:p w14:paraId="1F8DAEB9" w14:textId="77777777" w:rsidR="00EC4FF1" w:rsidRPr="0005402F" w:rsidRDefault="00EC4FF1" w:rsidP="009F0545">
            <w:pPr>
              <w:pStyle w:val="Tabletext"/>
              <w:rPr>
                <w:sz w:val="24"/>
                <w:szCs w:val="24"/>
              </w:rPr>
            </w:pPr>
          </w:p>
          <w:p w14:paraId="1974A130" w14:textId="77777777" w:rsidR="00EC4FF1" w:rsidRPr="0005402F" w:rsidRDefault="00EC4FF1" w:rsidP="009F0545">
            <w:pPr>
              <w:pStyle w:val="Tabletext"/>
              <w:rPr>
                <w:sz w:val="24"/>
                <w:szCs w:val="24"/>
              </w:rPr>
            </w:pPr>
            <w:r w:rsidRPr="0005402F">
              <w:rPr>
                <w:sz w:val="24"/>
                <w:szCs w:val="24"/>
              </w:rPr>
              <w:t>Non-authorized vendors</w:t>
            </w:r>
          </w:p>
        </w:tc>
        <w:tc>
          <w:tcPr>
            <w:tcW w:w="3020" w:type="pct"/>
            <w:tcBorders>
              <w:top w:val="single" w:sz="4" w:space="0" w:color="auto"/>
              <w:left w:val="single" w:sz="4" w:space="0" w:color="auto"/>
              <w:bottom w:val="single" w:sz="4" w:space="0" w:color="auto"/>
              <w:right w:val="single" w:sz="4" w:space="0" w:color="auto"/>
            </w:tcBorders>
          </w:tcPr>
          <w:p w14:paraId="2A5867D6" w14:textId="77777777" w:rsidR="00EC4FF1" w:rsidRPr="0005402F" w:rsidRDefault="00EC4FF1" w:rsidP="009F0545">
            <w:pPr>
              <w:pStyle w:val="Tabletext"/>
              <w:rPr>
                <w:sz w:val="24"/>
                <w:szCs w:val="24"/>
              </w:rPr>
            </w:pPr>
            <w:r w:rsidRPr="0005402F">
              <w:rPr>
                <w:sz w:val="24"/>
                <w:szCs w:val="24"/>
              </w:rPr>
              <w:t>–</w:t>
            </w:r>
            <w:r w:rsidRPr="0005402F">
              <w:rPr>
                <w:sz w:val="24"/>
                <w:szCs w:val="24"/>
              </w:rPr>
              <w:tab/>
              <w:t>Impact on health because of the electromagnetic fields</w:t>
            </w:r>
          </w:p>
          <w:p w14:paraId="1C943577" w14:textId="77777777" w:rsidR="00EC4FF1" w:rsidRPr="0005402F" w:rsidRDefault="00EC4FF1" w:rsidP="009F0545">
            <w:pPr>
              <w:pStyle w:val="Tabletext"/>
              <w:rPr>
                <w:sz w:val="24"/>
                <w:szCs w:val="24"/>
              </w:rPr>
            </w:pPr>
            <w:r w:rsidRPr="0005402F">
              <w:rPr>
                <w:sz w:val="24"/>
                <w:szCs w:val="24"/>
              </w:rPr>
              <w:t>–</w:t>
            </w:r>
            <w:r w:rsidRPr="0005402F">
              <w:rPr>
                <w:sz w:val="24"/>
                <w:szCs w:val="24"/>
              </w:rPr>
              <w:tab/>
              <w:t>Impact on environment</w:t>
            </w:r>
          </w:p>
          <w:p w14:paraId="7CD3DCF6" w14:textId="77777777" w:rsidR="00EC4FF1" w:rsidRPr="0005402F" w:rsidRDefault="00EC4FF1" w:rsidP="009F0545">
            <w:pPr>
              <w:pStyle w:val="Tabletext"/>
              <w:rPr>
                <w:sz w:val="24"/>
                <w:szCs w:val="24"/>
              </w:rPr>
            </w:pPr>
            <w:r w:rsidRPr="0005402F">
              <w:rPr>
                <w:sz w:val="24"/>
                <w:szCs w:val="24"/>
              </w:rPr>
              <w:t>–</w:t>
            </w:r>
            <w:r w:rsidRPr="0005402F">
              <w:rPr>
                <w:sz w:val="24"/>
                <w:szCs w:val="24"/>
              </w:rPr>
              <w:tab/>
              <w:t>Injuries when they explode</w:t>
            </w:r>
          </w:p>
          <w:p w14:paraId="66D0B530" w14:textId="77777777" w:rsidR="00EC4FF1" w:rsidRPr="0005402F" w:rsidRDefault="00EC4FF1" w:rsidP="009F0545">
            <w:pPr>
              <w:pStyle w:val="Tabletext"/>
              <w:rPr>
                <w:sz w:val="24"/>
                <w:szCs w:val="24"/>
              </w:rPr>
            </w:pPr>
            <w:r w:rsidRPr="0005402F">
              <w:rPr>
                <w:sz w:val="24"/>
                <w:szCs w:val="24"/>
              </w:rPr>
              <w:t>–</w:t>
            </w:r>
            <w:r w:rsidRPr="0005402F">
              <w:rPr>
                <w:sz w:val="24"/>
                <w:szCs w:val="24"/>
              </w:rPr>
              <w:tab/>
              <w:t>Network degradation (e.g., multiple sims)</w:t>
            </w:r>
          </w:p>
          <w:p w14:paraId="6FC3DAF6" w14:textId="77777777" w:rsidR="00EC4FF1" w:rsidRPr="0005402F" w:rsidRDefault="00EC4FF1" w:rsidP="009F0545">
            <w:pPr>
              <w:pStyle w:val="Tabletext"/>
              <w:rPr>
                <w:sz w:val="24"/>
                <w:szCs w:val="24"/>
              </w:rPr>
            </w:pPr>
          </w:p>
          <w:p w14:paraId="47B3F81E" w14:textId="77777777" w:rsidR="00EC4FF1" w:rsidRPr="0005402F" w:rsidRDefault="00EC4FF1" w:rsidP="009F0545">
            <w:pPr>
              <w:pStyle w:val="Tabletext"/>
              <w:ind w:left="284" w:hanging="284"/>
              <w:rPr>
                <w:sz w:val="24"/>
                <w:szCs w:val="24"/>
              </w:rPr>
            </w:pPr>
            <w:r w:rsidRPr="0005402F">
              <w:rPr>
                <w:sz w:val="24"/>
                <w:szCs w:val="24"/>
              </w:rPr>
              <w:t>–</w:t>
            </w:r>
            <w:r w:rsidRPr="0005402F">
              <w:rPr>
                <w:sz w:val="24"/>
                <w:szCs w:val="24"/>
              </w:rPr>
              <w:tab/>
              <w:t>42 % confirm that mobile handsets can have bad effects on users but without giving any details</w:t>
            </w:r>
          </w:p>
          <w:p w14:paraId="5E426E57" w14:textId="77777777" w:rsidR="00EC4FF1" w:rsidRPr="0005402F" w:rsidRDefault="00EC4FF1" w:rsidP="009F0545">
            <w:pPr>
              <w:pStyle w:val="Tabletext"/>
              <w:rPr>
                <w:sz w:val="24"/>
                <w:szCs w:val="24"/>
              </w:rPr>
            </w:pPr>
            <w:r w:rsidRPr="0005402F">
              <w:rPr>
                <w:sz w:val="24"/>
                <w:szCs w:val="24"/>
              </w:rPr>
              <w:t>–</w:t>
            </w:r>
            <w:r w:rsidRPr="0005402F">
              <w:rPr>
                <w:sz w:val="24"/>
                <w:szCs w:val="24"/>
              </w:rPr>
              <w:tab/>
              <w:t>The remaining percentage did not offer any opinion</w:t>
            </w:r>
          </w:p>
        </w:tc>
      </w:tr>
    </w:tbl>
    <w:p w14:paraId="6A705DC4" w14:textId="77777777" w:rsidR="00EC4FF1" w:rsidRPr="0005402F" w:rsidRDefault="00EC4FF1" w:rsidP="00EC4FF1">
      <w:pPr>
        <w:pStyle w:val="Heading3"/>
        <w:rPr>
          <w:szCs w:val="24"/>
          <w:lang w:bidi="ar-DZ"/>
        </w:rPr>
      </w:pPr>
      <w:bookmarkStart w:id="199" w:name="_Toc73702158"/>
      <w:bookmarkStart w:id="200" w:name="_Toc45033382"/>
      <w:bookmarkStart w:id="201" w:name="_Toc33020415"/>
      <w:bookmarkStart w:id="202" w:name="_Toc33020273"/>
      <w:bookmarkStart w:id="203" w:name="_Toc25232191"/>
      <w:bookmarkStart w:id="204" w:name="_Toc93310391"/>
      <w:bookmarkStart w:id="205" w:name="_Toc93933311"/>
      <w:bookmarkStart w:id="206" w:name="_Toc93933750"/>
      <w:bookmarkStart w:id="207" w:name="_Toc95137742"/>
      <w:bookmarkStart w:id="208" w:name="_Toc95140218"/>
      <w:bookmarkStart w:id="209" w:name="_Toc95140576"/>
      <w:bookmarkStart w:id="210" w:name="_Toc95146133"/>
      <w:r w:rsidRPr="0005402F">
        <w:rPr>
          <w:szCs w:val="24"/>
          <w:lang w:bidi="ar-DZ"/>
        </w:rPr>
        <w:t>I.I.IV</w:t>
      </w:r>
      <w:r w:rsidRPr="0005402F">
        <w:rPr>
          <w:szCs w:val="24"/>
          <w:lang w:bidi="ar-DZ"/>
        </w:rPr>
        <w:tab/>
        <w:t>Republic of Ghana</w:t>
      </w:r>
      <w:bookmarkEnd w:id="199"/>
      <w:bookmarkEnd w:id="200"/>
      <w:bookmarkEnd w:id="201"/>
      <w:bookmarkEnd w:id="202"/>
      <w:bookmarkEnd w:id="203"/>
      <w:bookmarkEnd w:id="204"/>
      <w:bookmarkEnd w:id="205"/>
      <w:bookmarkEnd w:id="206"/>
      <w:bookmarkEnd w:id="207"/>
      <w:bookmarkEnd w:id="208"/>
      <w:bookmarkEnd w:id="209"/>
      <w:bookmarkEnd w:id="210"/>
    </w:p>
    <w:p w14:paraId="73CA10CD" w14:textId="77777777" w:rsidR="00EC4FF1" w:rsidRPr="0005402F" w:rsidRDefault="00EC4FF1" w:rsidP="00EC4FF1">
      <w:pPr>
        <w:rPr>
          <w:rFonts w:eastAsia="Arial"/>
          <w:szCs w:val="24"/>
        </w:rPr>
      </w:pPr>
      <w:r w:rsidRPr="0005402F">
        <w:rPr>
          <w:rFonts w:eastAsia="Arial"/>
          <w:szCs w:val="24"/>
        </w:rPr>
        <w:t xml:space="preserve">The Ghanaian regulator i.e., the national communication authority (NCA) is mandated by law to certify and ensure the testing of the communications equipment for compliance with international </w:t>
      </w:r>
      <w:r w:rsidRPr="0005402F">
        <w:rPr>
          <w:rFonts w:eastAsia="Arial"/>
          <w:szCs w:val="24"/>
        </w:rPr>
        <w:lastRenderedPageBreak/>
        <w:t>standards and environmental health and safety standards including electromagnetic radiation and emissions. As a result, the NCA has established the device type approval testing laboratories (RF and signalling for performance and protocol testing) and SAR (for safety) and aims at checking conformance and combating ICT device counterfeiting. Any ICT device manufactured or imported into Ghana must be tested and type approved either in the NCA laboratories or at any other laboratories recognized by the authority.</w:t>
      </w:r>
    </w:p>
    <w:p w14:paraId="29F37831" w14:textId="77777777" w:rsidR="00EC4FF1" w:rsidRPr="0005402F" w:rsidRDefault="00EC4FF1" w:rsidP="00EC4FF1">
      <w:pPr>
        <w:rPr>
          <w:rFonts w:eastAsia="Arial"/>
          <w:szCs w:val="24"/>
        </w:rPr>
      </w:pPr>
      <w:r w:rsidRPr="0005402F">
        <w:rPr>
          <w:rFonts w:eastAsia="Arial"/>
          <w:szCs w:val="24"/>
        </w:rPr>
        <w:t>In order to efficiently operate the labs and curb the influx of counterfeit devices, the NCA has also teamed up with the Ghana standards authority and the Ghana customs to conduct both physical port inspection and market surveillance. Port inspection involves the random picking of samples of electronic communications equipment at any of Ghana's ports of entry to test and certify at the laboratory before the consignment is released to the importer.</w:t>
      </w:r>
    </w:p>
    <w:p w14:paraId="7C56C30B" w14:textId="77777777" w:rsidR="00EC4FF1" w:rsidRPr="0005402F" w:rsidRDefault="00EC4FF1" w:rsidP="00EC4FF1">
      <w:pPr>
        <w:rPr>
          <w:rFonts w:eastAsia="Arial"/>
          <w:szCs w:val="24"/>
        </w:rPr>
      </w:pPr>
      <w:r w:rsidRPr="0005402F">
        <w:rPr>
          <w:rFonts w:eastAsia="Arial"/>
          <w:szCs w:val="24"/>
        </w:rPr>
        <w:t>In the case of market surveillance, the regulator enters the market at any time and picks samples of the electronic communications equipment that has been type approved for testing. This is to ensure that samples tested and approved are of the same quality as the ones placed on the market.</w:t>
      </w:r>
    </w:p>
    <w:p w14:paraId="278575A2" w14:textId="77777777" w:rsidR="00EC4FF1" w:rsidRPr="0005402F" w:rsidRDefault="00EC4FF1" w:rsidP="00EC4FF1">
      <w:pPr>
        <w:rPr>
          <w:rFonts w:eastAsia="Arial"/>
          <w:szCs w:val="24"/>
        </w:rPr>
      </w:pPr>
      <w:r w:rsidRPr="0005402F">
        <w:rPr>
          <w:rFonts w:eastAsia="Arial"/>
          <w:szCs w:val="24"/>
        </w:rPr>
        <w:t>The regulator will also be requiring labelling for equipment that has been type approved. The equipment will have unique identifiers on the label and other security features.</w:t>
      </w:r>
    </w:p>
    <w:p w14:paraId="45FE8C69" w14:textId="77777777" w:rsidR="00EC4FF1" w:rsidRPr="0005402F" w:rsidRDefault="00EC4FF1" w:rsidP="00EC4FF1">
      <w:pPr>
        <w:rPr>
          <w:rFonts w:eastAsia="Arial"/>
          <w:szCs w:val="24"/>
        </w:rPr>
      </w:pPr>
      <w:r w:rsidRPr="0005402F">
        <w:rPr>
          <w:rFonts w:eastAsia="Arial"/>
          <w:szCs w:val="24"/>
        </w:rPr>
        <w:t>Ghana is in the process of gaining access to the GSMA IMEI database to help combat counterfeit ICT devices.</w:t>
      </w:r>
    </w:p>
    <w:p w14:paraId="515D79B3" w14:textId="77777777" w:rsidR="00EC4FF1" w:rsidRPr="0005402F" w:rsidRDefault="00EC4FF1" w:rsidP="00EC4FF1">
      <w:pPr>
        <w:pStyle w:val="Heading3"/>
        <w:rPr>
          <w:szCs w:val="24"/>
          <w:lang w:bidi="ar-DZ"/>
        </w:rPr>
      </w:pPr>
      <w:bookmarkStart w:id="211" w:name="_Toc25232192"/>
      <w:bookmarkStart w:id="212" w:name="_Toc33020274"/>
      <w:bookmarkStart w:id="213" w:name="_Toc33020416"/>
      <w:bookmarkStart w:id="214" w:name="_Toc45033383"/>
      <w:bookmarkStart w:id="215" w:name="_Toc73702159"/>
      <w:bookmarkStart w:id="216" w:name="_Toc93310392"/>
      <w:bookmarkStart w:id="217" w:name="_Toc93933312"/>
      <w:bookmarkStart w:id="218" w:name="_Toc93933751"/>
      <w:bookmarkStart w:id="219" w:name="_Toc95137743"/>
      <w:bookmarkStart w:id="220" w:name="_Toc95140219"/>
      <w:bookmarkStart w:id="221" w:name="_Toc95140577"/>
      <w:bookmarkStart w:id="222" w:name="_Toc95146134"/>
      <w:r w:rsidRPr="0005402F">
        <w:rPr>
          <w:szCs w:val="24"/>
          <w:lang w:bidi="ar-DZ"/>
        </w:rPr>
        <w:t>I.I.V</w:t>
      </w:r>
      <w:r w:rsidRPr="0005402F">
        <w:rPr>
          <w:szCs w:val="24"/>
          <w:lang w:bidi="ar-DZ"/>
        </w:rPr>
        <w:tab/>
        <w:t>Guinea</w:t>
      </w:r>
      <w:bookmarkEnd w:id="211"/>
      <w:bookmarkEnd w:id="212"/>
      <w:bookmarkEnd w:id="213"/>
      <w:bookmarkEnd w:id="214"/>
      <w:bookmarkEnd w:id="215"/>
      <w:bookmarkEnd w:id="216"/>
      <w:bookmarkEnd w:id="217"/>
      <w:bookmarkEnd w:id="218"/>
      <w:bookmarkEnd w:id="219"/>
      <w:bookmarkEnd w:id="220"/>
      <w:bookmarkEnd w:id="221"/>
      <w:bookmarkEnd w:id="222"/>
    </w:p>
    <w:p w14:paraId="0A12B4E7" w14:textId="77777777" w:rsidR="00EC4FF1" w:rsidRPr="0005402F" w:rsidRDefault="00EC4FF1" w:rsidP="00EC4FF1">
      <w:pPr>
        <w:rPr>
          <w:i/>
          <w:iCs/>
          <w:szCs w:val="24"/>
          <w:lang w:eastAsia="fr-FR"/>
        </w:rPr>
      </w:pPr>
      <w:r w:rsidRPr="0005402F">
        <w:rPr>
          <w:szCs w:val="24"/>
          <w:lang w:eastAsia="fr-FR"/>
        </w:rPr>
        <w:t xml:space="preserve">The Ministry of posts, telecommunications and the digital economy, acting through the </w:t>
      </w:r>
      <w:r w:rsidRPr="0005402F">
        <w:rPr>
          <w:i/>
          <w:iCs/>
          <w:szCs w:val="24"/>
          <w:lang w:eastAsia="fr-FR"/>
        </w:rPr>
        <w:t>Direction Nationale des Télécommunications,</w:t>
      </w:r>
      <w:r w:rsidRPr="0005402F">
        <w:rPr>
          <w:szCs w:val="24"/>
          <w:lang w:eastAsia="fr-FR"/>
        </w:rPr>
        <w:t xml:space="preserve"> initiated a study/survey to gather information on the difficulties encountered, different utilizations and the efforts that are in place for remedying the problem of counterfeit ICT devices.</w:t>
      </w:r>
    </w:p>
    <w:p w14:paraId="0AB2B27A" w14:textId="77777777" w:rsidR="00EC4FF1" w:rsidRPr="0005402F" w:rsidRDefault="00EC4FF1" w:rsidP="00EC4FF1">
      <w:pPr>
        <w:pStyle w:val="Headingb"/>
        <w:rPr>
          <w:szCs w:val="24"/>
          <w:lang w:val="en-US"/>
        </w:rPr>
      </w:pPr>
      <w:r w:rsidRPr="0005402F">
        <w:rPr>
          <w:szCs w:val="24"/>
          <w:lang w:val="en-US"/>
        </w:rPr>
        <w:t>Survey report</w:t>
      </w:r>
    </w:p>
    <w:p w14:paraId="04759A69" w14:textId="77777777" w:rsidR="00EC4FF1" w:rsidRPr="0005402F" w:rsidRDefault="00EC4FF1" w:rsidP="00EC4FF1">
      <w:pPr>
        <w:rPr>
          <w:szCs w:val="24"/>
          <w:lang w:eastAsia="fr-FR"/>
        </w:rPr>
      </w:pPr>
      <w:r w:rsidRPr="0005402F">
        <w:rPr>
          <w:szCs w:val="24"/>
          <w:lang w:eastAsia="fr-FR"/>
        </w:rPr>
        <w:t xml:space="preserve">All the information gathered in the survey made it clear that, despite the existence of Law L 018/2015/AN on 13 August 2015 and its Article 64 on the </w:t>
      </w:r>
      <w:r w:rsidRPr="0005402F">
        <w:rPr>
          <w:b/>
          <w:szCs w:val="24"/>
          <w:lang w:eastAsia="fr-FR"/>
        </w:rPr>
        <w:t>type approval and homologation of telecommunication/ICT devices</w:t>
      </w:r>
      <w:r w:rsidRPr="0005402F">
        <w:rPr>
          <w:szCs w:val="24"/>
          <w:lang w:eastAsia="fr-FR"/>
        </w:rPr>
        <w:t> (53.79 per cent of those surveyed were unaware of its existence) and a consumers association in the telecommunication/ICT sector (unknown to 71.69 per cent of those surveyed), an enormous amount of work still remains regarding the oversight of markets, as the aforementioned law has neither been widely disseminated nor applied effectively.</w:t>
      </w:r>
    </w:p>
    <w:p w14:paraId="2EB16871" w14:textId="77777777" w:rsidR="00EC4FF1" w:rsidRPr="0005402F" w:rsidRDefault="00EC4FF1" w:rsidP="00EC4FF1">
      <w:pPr>
        <w:rPr>
          <w:szCs w:val="24"/>
          <w:lang w:eastAsia="fr-FR"/>
        </w:rPr>
      </w:pPr>
      <w:r w:rsidRPr="0005402F">
        <w:rPr>
          <w:szCs w:val="24"/>
          <w:lang w:eastAsia="fr-FR"/>
        </w:rPr>
        <w:t>The report also indicates that the counterfeit products sold most on Guinean markets are the mobile phones (66.70 per cent according to those surveyed), chargers (67.36 per cent according to those surveyed) and earphone devices (66.91 per cent according to those surveyed). With the low incomes earned by Guineans – around USD 2 per inhabitant – most of the population prefer these counterfeit products as they can afford them.</w:t>
      </w:r>
    </w:p>
    <w:p w14:paraId="670076AA" w14:textId="77777777" w:rsidR="00EC4FF1" w:rsidRPr="0005402F" w:rsidRDefault="00EC4FF1" w:rsidP="00EC4FF1">
      <w:pPr>
        <w:rPr>
          <w:szCs w:val="24"/>
          <w:lang w:bidi="ar-DZ"/>
        </w:rPr>
      </w:pPr>
      <w:r w:rsidRPr="0005402F">
        <w:rPr>
          <w:szCs w:val="24"/>
          <w:lang w:eastAsia="fr-FR"/>
        </w:rPr>
        <w:t>Lastly, the report indicates that virtually all these counterfeit products flooding the Guinean markets come from Asia (92.76 per cent according to those surveyed).</w:t>
      </w:r>
    </w:p>
    <w:p w14:paraId="17D539C4" w14:textId="77777777" w:rsidR="00EC4FF1" w:rsidRPr="0005402F" w:rsidRDefault="00EC4FF1" w:rsidP="00EC4FF1">
      <w:pPr>
        <w:pStyle w:val="Heading3"/>
        <w:rPr>
          <w:szCs w:val="24"/>
          <w:lang w:bidi="ar-DZ"/>
        </w:rPr>
      </w:pPr>
      <w:bookmarkStart w:id="223" w:name="_Toc73702161"/>
      <w:bookmarkStart w:id="224" w:name="_Toc93310393"/>
      <w:bookmarkStart w:id="225" w:name="_Toc93933313"/>
      <w:bookmarkStart w:id="226" w:name="_Toc93933752"/>
      <w:bookmarkStart w:id="227" w:name="_Toc95137744"/>
      <w:bookmarkStart w:id="228" w:name="_Toc95140220"/>
      <w:bookmarkStart w:id="229" w:name="_Toc95140578"/>
      <w:bookmarkStart w:id="230" w:name="_Toc95146135"/>
      <w:r w:rsidRPr="0005402F">
        <w:rPr>
          <w:szCs w:val="24"/>
          <w:lang w:bidi="ar-DZ"/>
        </w:rPr>
        <w:t>I.I.VI</w:t>
      </w:r>
      <w:r w:rsidRPr="0005402F">
        <w:rPr>
          <w:szCs w:val="24"/>
          <w:lang w:bidi="ar-DZ"/>
        </w:rPr>
        <w:tab/>
        <w:t>Republic of Kenya</w:t>
      </w:r>
      <w:bookmarkEnd w:id="223"/>
      <w:bookmarkEnd w:id="224"/>
      <w:bookmarkEnd w:id="225"/>
      <w:bookmarkEnd w:id="226"/>
      <w:bookmarkEnd w:id="227"/>
      <w:bookmarkEnd w:id="228"/>
      <w:bookmarkEnd w:id="229"/>
      <w:bookmarkEnd w:id="230"/>
    </w:p>
    <w:p w14:paraId="6A15DE28" w14:textId="77777777" w:rsidR="00EC4FF1" w:rsidRPr="0005402F" w:rsidRDefault="00EC4FF1" w:rsidP="00EC4FF1">
      <w:pPr>
        <w:pStyle w:val="Headingb"/>
        <w:rPr>
          <w:rFonts w:eastAsia="Calibri"/>
          <w:szCs w:val="24"/>
        </w:rPr>
      </w:pPr>
      <w:r w:rsidRPr="0005402F">
        <w:rPr>
          <w:rFonts w:eastAsia="Calibri"/>
          <w:szCs w:val="24"/>
          <w:lang w:val="ru-RU"/>
        </w:rPr>
        <w:t>a</w:t>
      </w:r>
      <w:r w:rsidRPr="0005402F">
        <w:rPr>
          <w:rFonts w:eastAsia="Calibri"/>
          <w:szCs w:val="24"/>
          <w:lang w:val="en-US"/>
        </w:rPr>
        <w:t>)</w:t>
      </w:r>
      <w:r w:rsidRPr="0005402F">
        <w:rPr>
          <w:rFonts w:eastAsia="Calibri"/>
          <w:szCs w:val="24"/>
          <w:lang w:val="ru-RU"/>
        </w:rPr>
        <w:tab/>
      </w:r>
      <w:r w:rsidRPr="0005402F">
        <w:rPr>
          <w:rFonts w:eastAsia="Calibri"/>
          <w:szCs w:val="24"/>
        </w:rPr>
        <w:t>Background</w:t>
      </w:r>
    </w:p>
    <w:p w14:paraId="63F88915" w14:textId="77777777" w:rsidR="00EC4FF1" w:rsidRPr="0005402F" w:rsidRDefault="00EC4FF1" w:rsidP="00EC4FF1">
      <w:pPr>
        <w:rPr>
          <w:rFonts w:eastAsia="Calibri"/>
          <w:szCs w:val="24"/>
        </w:rPr>
      </w:pPr>
      <w:r w:rsidRPr="0005402F">
        <w:rPr>
          <w:rFonts w:eastAsia="Calibri"/>
          <w:szCs w:val="24"/>
        </w:rPr>
        <w:t>Kenya's robust mobile industry has had a positive and significant impact on the socioeconomic indicators of the country leading to the emergence of new innovative businesses such as mobile agents and deepening of the financial sector with notable innovations such as mobile money transfers and accounts.</w:t>
      </w:r>
    </w:p>
    <w:p w14:paraId="50AFE1B0" w14:textId="77777777" w:rsidR="00EC4FF1" w:rsidRPr="0005402F" w:rsidRDefault="00EC4FF1" w:rsidP="00EC4FF1">
      <w:pPr>
        <w:rPr>
          <w:rFonts w:eastAsia="Calibri"/>
          <w:szCs w:val="24"/>
        </w:rPr>
      </w:pPr>
      <w:r w:rsidRPr="0005402F">
        <w:rPr>
          <w:rFonts w:eastAsia="Calibri"/>
          <w:szCs w:val="24"/>
        </w:rPr>
        <w:t xml:space="preserve">This growth has also had its fair number of challenges, one of which is the complex matter of illegal mobile devices. In an effort to tackle this menace, the communications authority (CA) of Kenya, </w:t>
      </w:r>
      <w:r w:rsidRPr="0005402F">
        <w:rPr>
          <w:rFonts w:eastAsia="Calibri"/>
          <w:szCs w:val="24"/>
        </w:rPr>
        <w:lastRenderedPageBreak/>
        <w:t xml:space="preserve">through engagement and partnership with stakeholders, has developed and implemented several regulatory interventions. </w:t>
      </w:r>
    </w:p>
    <w:p w14:paraId="06720ED5" w14:textId="77777777" w:rsidR="00EC4FF1" w:rsidRPr="0005402F" w:rsidRDefault="00EC4FF1" w:rsidP="00EC4FF1">
      <w:pPr>
        <w:rPr>
          <w:rFonts w:eastAsia="Calibri"/>
          <w:szCs w:val="24"/>
        </w:rPr>
      </w:pPr>
      <w:r w:rsidRPr="0005402F">
        <w:rPr>
          <w:rFonts w:eastAsia="Calibri"/>
          <w:szCs w:val="24"/>
        </w:rPr>
        <w:t>It is important to note that the concern initially began with stolen mobile devices, but the matter has progressively become more complex with the cloning of the international mobile equipment identity (IMEI) becoming more rampant and the rising cases of SIM swap fraud and SIM box.</w:t>
      </w:r>
    </w:p>
    <w:p w14:paraId="60AFB873" w14:textId="77777777" w:rsidR="00EC4FF1" w:rsidRPr="0005402F" w:rsidRDefault="00EC4FF1" w:rsidP="00EC4FF1">
      <w:pPr>
        <w:rPr>
          <w:rFonts w:eastAsia="Calibri"/>
          <w:szCs w:val="24"/>
        </w:rPr>
      </w:pPr>
      <w:r w:rsidRPr="0005402F">
        <w:rPr>
          <w:rFonts w:eastAsia="Calibri"/>
          <w:szCs w:val="24"/>
        </w:rPr>
        <w:t>As of September 2018, Kenya has had 45 million mobile subscribers against an estimated population of 48 million inhabitants.</w:t>
      </w:r>
    </w:p>
    <w:p w14:paraId="50440106" w14:textId="77777777" w:rsidR="00EC4FF1" w:rsidRPr="0005402F" w:rsidRDefault="00EC4FF1" w:rsidP="00EC4FF1">
      <w:pPr>
        <w:pStyle w:val="Headingb"/>
        <w:rPr>
          <w:rFonts w:eastAsia="Calibri"/>
          <w:szCs w:val="24"/>
        </w:rPr>
      </w:pPr>
      <w:r w:rsidRPr="0005402F">
        <w:rPr>
          <w:rFonts w:eastAsia="Calibri"/>
          <w:szCs w:val="24"/>
        </w:rPr>
        <w:t>b)</w:t>
      </w:r>
      <w:r w:rsidRPr="0005402F">
        <w:rPr>
          <w:rFonts w:eastAsia="Calibri"/>
          <w:szCs w:val="24"/>
        </w:rPr>
        <w:tab/>
        <w:t>Regional initiative – interconnected equipment identity registers (EIRs)</w:t>
      </w:r>
    </w:p>
    <w:p w14:paraId="5BE81693" w14:textId="77777777" w:rsidR="00EC4FF1" w:rsidRPr="0005402F" w:rsidRDefault="00EC4FF1" w:rsidP="00EC4FF1">
      <w:pPr>
        <w:rPr>
          <w:rFonts w:eastAsia="Calibri"/>
          <w:szCs w:val="24"/>
        </w:rPr>
      </w:pPr>
      <w:r w:rsidRPr="0005402F">
        <w:rPr>
          <w:rFonts w:eastAsia="Calibri"/>
          <w:szCs w:val="24"/>
        </w:rPr>
        <w:t xml:space="preserve">In 2005, CA together with the other regulators within east Africa initiated a project to install equipment identification registers (EIR) through the east African regulatory, posts and telecommunications organization (EARPTO), the precursor of the east African communications organization (EACO). Each mobile operator operating in the east African region was required to install an EIR and its </w:t>
      </w:r>
      <w:r>
        <w:rPr>
          <w:rFonts w:eastAsia="Calibri"/>
          <w:szCs w:val="24"/>
        </w:rPr>
        <w:t>blocked-list</w:t>
      </w:r>
      <w:r w:rsidRPr="0005402F">
        <w:rPr>
          <w:rFonts w:eastAsia="Calibri"/>
          <w:szCs w:val="24"/>
        </w:rPr>
        <w:t xml:space="preserve"> reported the number of stolen devices, and the information was shared with the other operators within the region. The aim was to ensure that no stolen device would have access to mobile services within east Africa. The challenge of this initiative, which still exists today, is that the authority cannot enforce denial of services outside its jurisdiction.</w:t>
      </w:r>
    </w:p>
    <w:p w14:paraId="71B6E59C" w14:textId="77777777" w:rsidR="00EC4FF1" w:rsidRPr="0005402F" w:rsidRDefault="00EC4FF1" w:rsidP="00EC4FF1">
      <w:pPr>
        <w:pStyle w:val="Headingb"/>
        <w:rPr>
          <w:szCs w:val="24"/>
        </w:rPr>
      </w:pPr>
      <w:bookmarkStart w:id="231" w:name="_Toc73702162"/>
      <w:bookmarkStart w:id="232" w:name="_Toc45033385"/>
      <w:bookmarkStart w:id="233" w:name="_Toc33020418"/>
      <w:bookmarkStart w:id="234" w:name="_Toc33020276"/>
      <w:bookmarkStart w:id="235" w:name="_Toc25232194"/>
      <w:bookmarkStart w:id="236" w:name="_Toc74238337"/>
      <w:r w:rsidRPr="0005402F">
        <w:rPr>
          <w:szCs w:val="24"/>
          <w:lang w:val="ru-RU"/>
        </w:rPr>
        <w:t>c</w:t>
      </w:r>
      <w:r w:rsidRPr="0005402F">
        <w:rPr>
          <w:szCs w:val="24"/>
          <w:lang w:val="en-US"/>
        </w:rPr>
        <w:t>)</w:t>
      </w:r>
      <w:r w:rsidRPr="0005402F">
        <w:rPr>
          <w:szCs w:val="24"/>
          <w:lang w:val="ru-RU"/>
        </w:rPr>
        <w:tab/>
      </w:r>
      <w:r w:rsidRPr="0005402F">
        <w:rPr>
          <w:szCs w:val="24"/>
        </w:rPr>
        <w:t>1555 IMEI verification service</w:t>
      </w:r>
      <w:bookmarkEnd w:id="231"/>
      <w:bookmarkEnd w:id="232"/>
      <w:bookmarkEnd w:id="233"/>
      <w:bookmarkEnd w:id="234"/>
      <w:bookmarkEnd w:id="235"/>
      <w:bookmarkEnd w:id="236"/>
    </w:p>
    <w:p w14:paraId="10937435" w14:textId="77777777" w:rsidR="00EC4FF1" w:rsidRPr="0005402F" w:rsidRDefault="00EC4FF1" w:rsidP="00EC4FF1">
      <w:pPr>
        <w:rPr>
          <w:rFonts w:eastAsia="Calibri"/>
          <w:szCs w:val="24"/>
        </w:rPr>
      </w:pPr>
      <w:r w:rsidRPr="0005402F">
        <w:rPr>
          <w:rFonts w:eastAsia="Calibri"/>
          <w:szCs w:val="24"/>
        </w:rPr>
        <w:t xml:space="preserve">By 2012, the mobile industry was facing a new challenge in the proliferation of counterfeit and substandard devices. The authority, thus, engaged industry stakeholders and relevant government agencies in an effort to manage the proliferation of illegal mobile communications devices. The providers of mobile services involved in the project included mobile operators and mobile equipment vendors. </w:t>
      </w:r>
    </w:p>
    <w:p w14:paraId="03DDC357" w14:textId="77777777" w:rsidR="00EC4FF1" w:rsidRPr="0005402F" w:rsidRDefault="00EC4FF1" w:rsidP="00EC4FF1">
      <w:pPr>
        <w:rPr>
          <w:rFonts w:eastAsia="Calibri"/>
          <w:szCs w:val="24"/>
        </w:rPr>
      </w:pPr>
      <w:r w:rsidRPr="0005402F">
        <w:rPr>
          <w:rFonts w:eastAsia="Calibri"/>
          <w:szCs w:val="24"/>
        </w:rPr>
        <w:t xml:space="preserve">This particular effort led to the denial of services to all mobile devices, which had non-standard international mobile station equipment identity (IMEI) as defined in the GSMA IMEI </w:t>
      </w:r>
      <w:r w:rsidRPr="0005402F">
        <w:rPr>
          <w:szCs w:val="24"/>
        </w:rPr>
        <w:t>type allocation code</w:t>
      </w:r>
      <w:r w:rsidRPr="0005402F">
        <w:rPr>
          <w:rFonts w:eastAsia="Calibri"/>
          <w:szCs w:val="24"/>
        </w:rPr>
        <w:t xml:space="preserve"> (TAC) database. More than 1.5 million devices were switched off at this stage. It is to be recalled that consumer organizations were up in arms with the authority due to the switch-off. The consumer organizations argued that consumers had no way of knowing if a device was genuine or not. To this end, an SMS based solution for verifying genuine mobile devices dubbed, "1555" was setup to assist consumers in the identification of genuine devices. However, this initiative was quickly defeated as unscrupulous backstreet vendors began cloning genuine IMEIs.</w:t>
      </w:r>
    </w:p>
    <w:p w14:paraId="6D9B88EA" w14:textId="77777777" w:rsidR="00EC4FF1" w:rsidRPr="0005402F" w:rsidRDefault="00EC4FF1" w:rsidP="00EC4FF1">
      <w:pPr>
        <w:rPr>
          <w:rFonts w:eastAsia="Calibri"/>
          <w:szCs w:val="24"/>
        </w:rPr>
      </w:pPr>
      <w:r w:rsidRPr="0005402F">
        <w:rPr>
          <w:rFonts w:eastAsia="Calibri"/>
          <w:szCs w:val="24"/>
        </w:rPr>
        <w:t xml:space="preserve">The 1555 initiative had anticipated the possibility of cloning of devices and recommended a phase II on the management of illegal mobile devices where a system was to be setup to detect cloned devices. </w:t>
      </w:r>
    </w:p>
    <w:p w14:paraId="02E06E93" w14:textId="77777777" w:rsidR="00EC4FF1" w:rsidRPr="0005402F" w:rsidRDefault="00EC4FF1" w:rsidP="00EC4FF1">
      <w:pPr>
        <w:rPr>
          <w:b/>
          <w:szCs w:val="24"/>
        </w:rPr>
      </w:pPr>
      <w:r w:rsidRPr="0005402F">
        <w:rPr>
          <w:rFonts w:eastAsia="Calibri"/>
          <w:szCs w:val="24"/>
        </w:rPr>
        <w:t xml:space="preserve">As of September </w:t>
      </w:r>
      <w:r w:rsidRPr="0005402F">
        <w:rPr>
          <w:szCs w:val="24"/>
        </w:rPr>
        <w:t>2017, the service recorded 16 644 802 IMEI verification requests out of which, 11 261 843 were traceable to the GSMA IMEI TAC database.</w:t>
      </w:r>
      <w:r w:rsidRPr="0005402F">
        <w:rPr>
          <w:rFonts w:eastAsia="Calibri"/>
          <w:szCs w:val="24"/>
        </w:rPr>
        <w:t xml:space="preserve"> An additional task in the 2</w:t>
      </w:r>
      <w:r w:rsidRPr="0005402F">
        <w:rPr>
          <w:rFonts w:eastAsia="Calibri"/>
          <w:szCs w:val="24"/>
          <w:vertAlign w:val="superscript"/>
        </w:rPr>
        <w:t>nd</w:t>
      </w:r>
      <w:r w:rsidRPr="0005402F">
        <w:rPr>
          <w:rFonts w:eastAsia="Calibri"/>
          <w:szCs w:val="24"/>
        </w:rPr>
        <w:t xml:space="preserve"> phase was to tame the proliferation of SIM boxes.</w:t>
      </w:r>
    </w:p>
    <w:p w14:paraId="76FEB0BA" w14:textId="77777777" w:rsidR="00EC4FF1" w:rsidRPr="0005402F" w:rsidRDefault="00EC4FF1" w:rsidP="00EC4FF1">
      <w:pPr>
        <w:pStyle w:val="Headingb"/>
        <w:rPr>
          <w:rFonts w:eastAsia="Calibri"/>
          <w:szCs w:val="24"/>
        </w:rPr>
      </w:pPr>
      <w:r w:rsidRPr="0005402F">
        <w:rPr>
          <w:rFonts w:eastAsia="Calibri"/>
          <w:szCs w:val="24"/>
          <w:lang w:val="ru-RU"/>
        </w:rPr>
        <w:t>d</w:t>
      </w:r>
      <w:r w:rsidRPr="0005402F">
        <w:rPr>
          <w:rFonts w:eastAsia="Calibri"/>
          <w:szCs w:val="24"/>
          <w:lang w:val="en-US"/>
        </w:rPr>
        <w:t>)</w:t>
      </w:r>
      <w:r w:rsidRPr="0005402F">
        <w:rPr>
          <w:rFonts w:eastAsia="Calibri"/>
          <w:szCs w:val="24"/>
          <w:lang w:val="ru-RU"/>
        </w:rPr>
        <w:tab/>
      </w:r>
      <w:r w:rsidRPr="0005402F">
        <w:rPr>
          <w:rFonts w:eastAsia="Calibri"/>
          <w:szCs w:val="24"/>
        </w:rPr>
        <w:t xml:space="preserve">National IMEI </w:t>
      </w:r>
      <w:r>
        <w:rPr>
          <w:rFonts w:eastAsia="Calibri"/>
          <w:szCs w:val="24"/>
        </w:rPr>
        <w:t>permitted-</w:t>
      </w:r>
      <w:r w:rsidRPr="0005402F">
        <w:rPr>
          <w:rFonts w:eastAsia="Calibri"/>
          <w:szCs w:val="24"/>
        </w:rPr>
        <w:t>list solution</w:t>
      </w:r>
    </w:p>
    <w:p w14:paraId="23CEB9AC" w14:textId="77777777" w:rsidR="00EC4FF1" w:rsidRPr="0005402F" w:rsidRDefault="00EC4FF1" w:rsidP="00EC4FF1">
      <w:pPr>
        <w:rPr>
          <w:rFonts w:eastAsia="Calibri"/>
          <w:szCs w:val="24"/>
        </w:rPr>
      </w:pPr>
      <w:r w:rsidRPr="0005402F">
        <w:rPr>
          <w:rFonts w:eastAsia="Calibri"/>
          <w:szCs w:val="24"/>
        </w:rPr>
        <w:t xml:space="preserve">In 2015, CA began the second phase of the management of illegal mobile devices based on a national IMEI </w:t>
      </w:r>
      <w:r>
        <w:rPr>
          <w:rFonts w:eastAsia="Calibri"/>
          <w:szCs w:val="24"/>
        </w:rPr>
        <w:t>permitted-list</w:t>
      </w:r>
      <w:r w:rsidRPr="0005402F">
        <w:rPr>
          <w:rFonts w:eastAsia="Calibri"/>
          <w:szCs w:val="24"/>
        </w:rPr>
        <w:t xml:space="preserve"> solution to detect illegal mobile communications devices and isolate them into a </w:t>
      </w:r>
      <w:r>
        <w:rPr>
          <w:rFonts w:eastAsia="Calibri"/>
          <w:szCs w:val="24"/>
        </w:rPr>
        <w:t>blocked-list</w:t>
      </w:r>
      <w:r w:rsidRPr="0005402F">
        <w:rPr>
          <w:rFonts w:eastAsia="Calibri"/>
          <w:szCs w:val="24"/>
        </w:rPr>
        <w:t>.</w:t>
      </w:r>
    </w:p>
    <w:p w14:paraId="4CB5CDD5" w14:textId="77777777" w:rsidR="00EC4FF1" w:rsidRPr="0005402F" w:rsidRDefault="00EC4FF1" w:rsidP="00EC4FF1">
      <w:pPr>
        <w:rPr>
          <w:rFonts w:eastAsia="Calibri"/>
          <w:szCs w:val="24"/>
        </w:rPr>
      </w:pPr>
      <w:r w:rsidRPr="0005402F">
        <w:rPr>
          <w:rFonts w:eastAsia="Calibri"/>
          <w:szCs w:val="24"/>
        </w:rPr>
        <w:t xml:space="preserve">All mobile operators will be required to connect to the national IMEI </w:t>
      </w:r>
      <w:r>
        <w:rPr>
          <w:rFonts w:eastAsia="Calibri"/>
          <w:szCs w:val="24"/>
        </w:rPr>
        <w:t>permitted-list</w:t>
      </w:r>
      <w:r w:rsidRPr="0005402F">
        <w:rPr>
          <w:rFonts w:eastAsia="Calibri"/>
          <w:szCs w:val="24"/>
        </w:rPr>
        <w:t xml:space="preserve"> and ensure devices on the </w:t>
      </w:r>
      <w:r>
        <w:rPr>
          <w:rFonts w:eastAsia="Calibri"/>
          <w:szCs w:val="24"/>
        </w:rPr>
        <w:t>blocked-list</w:t>
      </w:r>
      <w:r w:rsidRPr="0005402F">
        <w:rPr>
          <w:rFonts w:eastAsia="Calibri"/>
          <w:szCs w:val="24"/>
        </w:rPr>
        <w:t xml:space="preserve"> do not access mobile services. </w:t>
      </w:r>
    </w:p>
    <w:p w14:paraId="75A62FC1" w14:textId="77777777" w:rsidR="00EC4FF1" w:rsidRPr="0005402F" w:rsidRDefault="00EC4FF1" w:rsidP="00EC4FF1">
      <w:pPr>
        <w:keepNext/>
        <w:keepLines/>
        <w:rPr>
          <w:rFonts w:eastAsia="Calibri"/>
          <w:szCs w:val="24"/>
        </w:rPr>
      </w:pPr>
      <w:r w:rsidRPr="0005402F">
        <w:rPr>
          <w:rFonts w:eastAsia="Calibri"/>
          <w:szCs w:val="24"/>
        </w:rPr>
        <w:t xml:space="preserve">The targeted illegal communications devices include: </w:t>
      </w:r>
    </w:p>
    <w:p w14:paraId="0382F4FB" w14:textId="77777777" w:rsidR="00EC4FF1" w:rsidRPr="0005402F" w:rsidRDefault="00EC4FF1" w:rsidP="00EC4FF1">
      <w:pPr>
        <w:pStyle w:val="enumlev1"/>
        <w:rPr>
          <w:rFonts w:eastAsia="Calibri"/>
          <w:szCs w:val="24"/>
        </w:rPr>
      </w:pPr>
      <w:r w:rsidRPr="0005402F">
        <w:rPr>
          <w:rFonts w:eastAsia="Calibri"/>
          <w:szCs w:val="24"/>
        </w:rPr>
        <w:t>i)</w:t>
      </w:r>
      <w:r w:rsidRPr="0005402F">
        <w:rPr>
          <w:rFonts w:eastAsia="Calibri"/>
          <w:szCs w:val="24"/>
        </w:rPr>
        <w:tab/>
        <w:t>Sim boxes;</w:t>
      </w:r>
    </w:p>
    <w:p w14:paraId="51FCEA05" w14:textId="77777777" w:rsidR="00EC4FF1" w:rsidRPr="0005402F" w:rsidRDefault="00EC4FF1" w:rsidP="00EC4FF1">
      <w:pPr>
        <w:pStyle w:val="enumlev1"/>
        <w:rPr>
          <w:rFonts w:eastAsia="Calibri"/>
          <w:szCs w:val="24"/>
        </w:rPr>
      </w:pPr>
      <w:r w:rsidRPr="0005402F">
        <w:rPr>
          <w:rFonts w:eastAsia="Calibri"/>
          <w:szCs w:val="24"/>
        </w:rPr>
        <w:t>ii)</w:t>
      </w:r>
      <w:r w:rsidRPr="0005402F">
        <w:rPr>
          <w:rFonts w:eastAsia="Calibri"/>
          <w:szCs w:val="24"/>
        </w:rPr>
        <w:tab/>
        <w:t>Counterfeit devices;</w:t>
      </w:r>
    </w:p>
    <w:p w14:paraId="6EAA9B6E" w14:textId="77777777" w:rsidR="00EC4FF1" w:rsidRPr="0005402F" w:rsidRDefault="00EC4FF1" w:rsidP="00EC4FF1">
      <w:pPr>
        <w:pStyle w:val="enumlev1"/>
        <w:rPr>
          <w:rFonts w:eastAsia="Calibri"/>
          <w:szCs w:val="24"/>
        </w:rPr>
      </w:pPr>
      <w:r w:rsidRPr="0005402F">
        <w:rPr>
          <w:rFonts w:eastAsia="Calibri"/>
          <w:szCs w:val="24"/>
        </w:rPr>
        <w:t>iii)</w:t>
      </w:r>
      <w:r w:rsidRPr="0005402F">
        <w:rPr>
          <w:rFonts w:eastAsia="Calibri"/>
          <w:szCs w:val="24"/>
        </w:rPr>
        <w:tab/>
        <w:t>Substandard devices; and</w:t>
      </w:r>
    </w:p>
    <w:p w14:paraId="2219AE18" w14:textId="77777777" w:rsidR="00EC4FF1" w:rsidRPr="0005402F" w:rsidRDefault="00EC4FF1" w:rsidP="00EC4FF1">
      <w:pPr>
        <w:pStyle w:val="enumlev1"/>
        <w:rPr>
          <w:rFonts w:eastAsia="Calibri"/>
          <w:szCs w:val="24"/>
        </w:rPr>
      </w:pPr>
      <w:r w:rsidRPr="0005402F">
        <w:rPr>
          <w:rFonts w:eastAsia="Calibri"/>
          <w:szCs w:val="24"/>
        </w:rPr>
        <w:lastRenderedPageBreak/>
        <w:t>iv)</w:t>
      </w:r>
      <w:r w:rsidRPr="0005402F">
        <w:rPr>
          <w:rFonts w:eastAsia="Calibri"/>
          <w:szCs w:val="24"/>
        </w:rPr>
        <w:tab/>
        <w:t>Stolen/lost devices.</w:t>
      </w:r>
    </w:p>
    <w:p w14:paraId="4E388E2F" w14:textId="77777777" w:rsidR="00EC4FF1" w:rsidRPr="0005402F" w:rsidRDefault="00EC4FF1" w:rsidP="00EC4FF1">
      <w:pPr>
        <w:rPr>
          <w:rFonts w:eastAsia="Calibri"/>
          <w:szCs w:val="24"/>
        </w:rPr>
      </w:pPr>
      <w:r w:rsidRPr="0005402F">
        <w:rPr>
          <w:rFonts w:eastAsia="Calibri"/>
          <w:szCs w:val="24"/>
        </w:rPr>
        <w:t>CA is cognizant that many Kenyans either knowingly or unknowingly are utilizing illegal devices to access mobile services. Therefore, devices falling under ii) and iii) above, which are in use before the implementation of the solution, shall continue to access mobile network services until their natural life-cycle comes to an end. This decision also offers multiple advantages such as avoiding disconnection of many innocent consumers, mitigating potential opposition by consumer organizations on account of consumer rights, and reduction on the potential negative impacts on mobile operator revenues. Furthermore, the decision does not derail the long-time objective of the project to manage mobile devices going forward.</w:t>
      </w:r>
    </w:p>
    <w:p w14:paraId="6AB37524" w14:textId="77777777" w:rsidR="00EC4FF1" w:rsidRPr="0005402F" w:rsidRDefault="00EC4FF1" w:rsidP="00EC4FF1">
      <w:pPr>
        <w:rPr>
          <w:rFonts w:eastAsia="Calibri"/>
          <w:szCs w:val="24"/>
        </w:rPr>
      </w:pPr>
      <w:r w:rsidRPr="0005402F">
        <w:rPr>
          <w:rFonts w:eastAsia="Calibri"/>
          <w:szCs w:val="24"/>
        </w:rPr>
        <w:t>This is also in line with the Technical Report on counterfeit ICT equipment dated 21 November 2014 on page 23 [</w:t>
      </w:r>
      <w:r w:rsidRPr="0005402F">
        <w:rPr>
          <w:szCs w:val="24"/>
          <w:lang w:val="fr-CH"/>
        </w:rPr>
        <w:t>ITU-T TR-Counterfeit]</w:t>
      </w:r>
      <w:r w:rsidRPr="0005402F">
        <w:rPr>
          <w:rFonts w:eastAsia="Calibri"/>
          <w:szCs w:val="24"/>
        </w:rPr>
        <w:t>.</w:t>
      </w:r>
    </w:p>
    <w:p w14:paraId="01A1DEA4" w14:textId="77777777" w:rsidR="00EC4FF1" w:rsidRPr="0005402F" w:rsidRDefault="00EC4FF1" w:rsidP="00EC4FF1">
      <w:pPr>
        <w:rPr>
          <w:rFonts w:eastAsia="Calibri"/>
          <w:szCs w:val="24"/>
        </w:rPr>
      </w:pPr>
      <w:r w:rsidRPr="0005402F">
        <w:rPr>
          <w:rFonts w:eastAsia="Calibri"/>
          <w:szCs w:val="24"/>
        </w:rPr>
        <w:t>"…if regulators and governments choose to put in force terminal blocking actions, it is important to adopt transition policies, such as starting by blocking only new terminals and allowing devices that are already on the network to continue to operate but, ultimately, users will have to move to genuine terminals since the estimated life cycle of a mobile terminal is…".</w:t>
      </w:r>
    </w:p>
    <w:p w14:paraId="39E6F705" w14:textId="77777777" w:rsidR="00EC4FF1" w:rsidRPr="0005402F" w:rsidRDefault="00EC4FF1" w:rsidP="00EC4FF1">
      <w:pPr>
        <w:pStyle w:val="Headingb"/>
        <w:rPr>
          <w:rFonts w:eastAsia="Calibri"/>
          <w:szCs w:val="24"/>
        </w:rPr>
      </w:pPr>
      <w:r w:rsidRPr="0005402F">
        <w:rPr>
          <w:rFonts w:eastAsia="Calibri"/>
          <w:szCs w:val="24"/>
          <w:lang w:val="ru-RU"/>
        </w:rPr>
        <w:t>e</w:t>
      </w:r>
      <w:r w:rsidRPr="0005402F">
        <w:rPr>
          <w:rFonts w:eastAsia="Calibri"/>
          <w:szCs w:val="24"/>
          <w:lang w:val="en-US"/>
        </w:rPr>
        <w:t>)</w:t>
      </w:r>
      <w:r w:rsidRPr="0005402F">
        <w:rPr>
          <w:rFonts w:eastAsia="Calibri"/>
          <w:szCs w:val="24"/>
          <w:lang w:val="ru-RU"/>
        </w:rPr>
        <w:tab/>
      </w:r>
      <w:r w:rsidRPr="0005402F">
        <w:rPr>
          <w:rFonts w:eastAsia="Calibri"/>
          <w:szCs w:val="24"/>
        </w:rPr>
        <w:t xml:space="preserve">Identification of illegal devices </w:t>
      </w:r>
    </w:p>
    <w:p w14:paraId="6C9F528E" w14:textId="77777777" w:rsidR="00EC4FF1" w:rsidRPr="0005402F" w:rsidRDefault="00EC4FF1" w:rsidP="00EC4FF1">
      <w:pPr>
        <w:rPr>
          <w:rFonts w:eastAsia="Calibri"/>
          <w:szCs w:val="24"/>
        </w:rPr>
      </w:pPr>
      <w:r w:rsidRPr="0005402F">
        <w:rPr>
          <w:rFonts w:eastAsia="Calibri"/>
          <w:szCs w:val="24"/>
        </w:rPr>
        <w:t xml:space="preserve">The solution shall utilize three (3) unique features to identify a user and the mobile communications device that is used: </w:t>
      </w:r>
    </w:p>
    <w:p w14:paraId="372F11CA" w14:textId="77777777" w:rsidR="00EC4FF1" w:rsidRPr="0005402F" w:rsidRDefault="00EC4FF1" w:rsidP="00EC4FF1">
      <w:pPr>
        <w:pStyle w:val="enumlev1"/>
        <w:rPr>
          <w:rFonts w:eastAsia="Calibri"/>
          <w:szCs w:val="24"/>
        </w:rPr>
      </w:pPr>
      <w:r w:rsidRPr="0005402F">
        <w:rPr>
          <w:rFonts w:eastAsia="Calibri"/>
          <w:szCs w:val="24"/>
        </w:rPr>
        <w:t>i)</w:t>
      </w:r>
      <w:r w:rsidRPr="0005402F">
        <w:rPr>
          <w:rFonts w:eastAsia="Calibri"/>
          <w:szCs w:val="24"/>
        </w:rPr>
        <w:tab/>
        <w:t>the international mobile station equipment identity (IMEI);</w:t>
      </w:r>
    </w:p>
    <w:p w14:paraId="23CA4422" w14:textId="77777777" w:rsidR="00EC4FF1" w:rsidRPr="0005402F" w:rsidRDefault="00EC4FF1" w:rsidP="00EC4FF1">
      <w:pPr>
        <w:pStyle w:val="enumlev1"/>
        <w:rPr>
          <w:rFonts w:eastAsia="Calibri"/>
          <w:szCs w:val="24"/>
        </w:rPr>
      </w:pPr>
      <w:r w:rsidRPr="0005402F">
        <w:rPr>
          <w:rFonts w:eastAsia="Calibri"/>
          <w:szCs w:val="24"/>
        </w:rPr>
        <w:t>ii)</w:t>
      </w:r>
      <w:r w:rsidRPr="0005402F">
        <w:rPr>
          <w:rFonts w:eastAsia="Calibri"/>
          <w:szCs w:val="24"/>
        </w:rPr>
        <w:tab/>
        <w:t xml:space="preserve">the international mobile subscriber identity (IMSI); and </w:t>
      </w:r>
    </w:p>
    <w:p w14:paraId="21A48659" w14:textId="77777777" w:rsidR="00EC4FF1" w:rsidRPr="0005402F" w:rsidRDefault="00EC4FF1" w:rsidP="00EC4FF1">
      <w:pPr>
        <w:pStyle w:val="enumlev1"/>
        <w:rPr>
          <w:rFonts w:eastAsia="Calibri"/>
          <w:szCs w:val="24"/>
        </w:rPr>
      </w:pPr>
      <w:r w:rsidRPr="0005402F">
        <w:rPr>
          <w:rFonts w:eastAsia="Calibri"/>
          <w:szCs w:val="24"/>
        </w:rPr>
        <w:t>iii)</w:t>
      </w:r>
      <w:r w:rsidRPr="0005402F">
        <w:rPr>
          <w:rFonts w:eastAsia="Calibri"/>
          <w:szCs w:val="24"/>
        </w:rPr>
        <w:tab/>
        <w:t>the mobile station-ISDN number (MSISDN).</w:t>
      </w:r>
    </w:p>
    <w:p w14:paraId="3FC2CE70" w14:textId="77777777" w:rsidR="00EC4FF1" w:rsidRPr="0005402F" w:rsidRDefault="00EC4FF1" w:rsidP="00EC4FF1">
      <w:pPr>
        <w:pStyle w:val="Heading3"/>
        <w:rPr>
          <w:szCs w:val="24"/>
        </w:rPr>
      </w:pPr>
      <w:bookmarkStart w:id="237" w:name="_Toc73702164"/>
      <w:bookmarkStart w:id="238" w:name="_Toc45033387"/>
      <w:bookmarkStart w:id="239" w:name="_Toc33020278"/>
      <w:bookmarkStart w:id="240" w:name="_Toc25232196"/>
      <w:bookmarkStart w:id="241" w:name="_Toc93310394"/>
      <w:bookmarkStart w:id="242" w:name="_Toc93933314"/>
      <w:bookmarkStart w:id="243" w:name="_Toc93933753"/>
      <w:bookmarkStart w:id="244" w:name="_Toc95137745"/>
      <w:bookmarkStart w:id="245" w:name="_Toc95140221"/>
      <w:bookmarkStart w:id="246" w:name="_Toc95140579"/>
      <w:bookmarkStart w:id="247" w:name="_Toc95146136"/>
      <w:r w:rsidRPr="0005402F">
        <w:rPr>
          <w:szCs w:val="24"/>
        </w:rPr>
        <w:t>I.I.VII</w:t>
      </w:r>
      <w:r w:rsidRPr="0005402F">
        <w:rPr>
          <w:szCs w:val="24"/>
        </w:rPr>
        <w:tab/>
        <w:t xml:space="preserve">Republic of </w:t>
      </w:r>
      <w:r w:rsidRPr="0005402F">
        <w:rPr>
          <w:szCs w:val="24"/>
          <w:lang w:bidi="ar-DZ"/>
        </w:rPr>
        <w:t>Madagascar</w:t>
      </w:r>
      <w:bookmarkEnd w:id="237"/>
      <w:bookmarkEnd w:id="238"/>
      <w:bookmarkEnd w:id="239"/>
      <w:bookmarkEnd w:id="240"/>
      <w:bookmarkEnd w:id="241"/>
      <w:bookmarkEnd w:id="242"/>
      <w:bookmarkEnd w:id="243"/>
      <w:bookmarkEnd w:id="244"/>
      <w:bookmarkEnd w:id="245"/>
      <w:bookmarkEnd w:id="246"/>
      <w:bookmarkEnd w:id="247"/>
    </w:p>
    <w:p w14:paraId="2F766AD1" w14:textId="77777777" w:rsidR="00EC4FF1" w:rsidRPr="0005402F" w:rsidRDefault="00EC4FF1" w:rsidP="00EC4FF1">
      <w:pPr>
        <w:pStyle w:val="Headingb"/>
        <w:rPr>
          <w:szCs w:val="24"/>
        </w:rPr>
      </w:pPr>
      <w:bookmarkStart w:id="248" w:name="_Toc73702165"/>
      <w:bookmarkStart w:id="249" w:name="_Toc45033388"/>
      <w:bookmarkStart w:id="250" w:name="_Toc33020421"/>
      <w:bookmarkStart w:id="251" w:name="_Toc33020279"/>
      <w:bookmarkStart w:id="252" w:name="_Toc25232197"/>
      <w:bookmarkStart w:id="253" w:name="_Toc3370034"/>
      <w:bookmarkStart w:id="254" w:name="_Toc74238340"/>
      <w:r w:rsidRPr="0005402F">
        <w:rPr>
          <w:szCs w:val="24"/>
        </w:rPr>
        <w:t>Overview of the situation</w:t>
      </w:r>
      <w:bookmarkEnd w:id="248"/>
      <w:bookmarkEnd w:id="249"/>
      <w:bookmarkEnd w:id="250"/>
      <w:bookmarkEnd w:id="251"/>
      <w:bookmarkEnd w:id="252"/>
      <w:bookmarkEnd w:id="253"/>
      <w:bookmarkEnd w:id="254"/>
    </w:p>
    <w:p w14:paraId="6CEC9C61" w14:textId="77777777" w:rsidR="00EC4FF1" w:rsidRPr="0005402F" w:rsidRDefault="00EC4FF1" w:rsidP="00EC4FF1">
      <w:pPr>
        <w:rPr>
          <w:szCs w:val="24"/>
        </w:rPr>
      </w:pPr>
      <w:r w:rsidRPr="0005402F">
        <w:rPr>
          <w:szCs w:val="24"/>
        </w:rPr>
        <w:t>Having experienced technical problems affecting QoS caused by counterfeit terminals, mobile telephone operators in Madagascar recently brought the matter to the attention of the regulator during the QoS/QoE workshop organized in October 2017 by ARTEC and ITU.</w:t>
      </w:r>
    </w:p>
    <w:p w14:paraId="4C3827E1" w14:textId="77777777" w:rsidR="00EC4FF1" w:rsidRPr="0005402F" w:rsidRDefault="00EC4FF1" w:rsidP="00EC4FF1">
      <w:pPr>
        <w:rPr>
          <w:szCs w:val="24"/>
        </w:rPr>
      </w:pPr>
      <w:r w:rsidRPr="0005402F">
        <w:rPr>
          <w:szCs w:val="24"/>
        </w:rPr>
        <w:t>According to the data, over 25 percent of mobile phones used in the existing mobile telecommunication networks of Madagascar either counterfeit or non-compliant.</w:t>
      </w:r>
    </w:p>
    <w:p w14:paraId="215EB948" w14:textId="77777777" w:rsidR="00EC4FF1" w:rsidRPr="0005402F" w:rsidRDefault="00EC4FF1" w:rsidP="00EC4FF1">
      <w:pPr>
        <w:rPr>
          <w:szCs w:val="24"/>
        </w:rPr>
      </w:pPr>
      <w:r w:rsidRPr="0005402F">
        <w:rPr>
          <w:szCs w:val="24"/>
        </w:rPr>
        <w:t>It is, thus, clear that the use of such terminals in networks has a negative impact on QoS/QoE parameters and forces operators to over-invest in the optimization measures. As a result, appropriate action needs to be taken to reduce the percentage to zero. This step must not, moreover, be overlooked, given the objective of improving network service quality and obtaining reliable, uncorrupted, and consistent data for QoS and QoE indicators.</w:t>
      </w:r>
    </w:p>
    <w:p w14:paraId="49F6D121" w14:textId="77777777" w:rsidR="00EC4FF1" w:rsidRDefault="00EC4FF1" w:rsidP="00EC4FF1">
      <w:pPr>
        <w:rPr>
          <w:szCs w:val="24"/>
        </w:rPr>
      </w:pPr>
      <w:r w:rsidRPr="0005402F">
        <w:rPr>
          <w:szCs w:val="24"/>
        </w:rPr>
        <w:t>Apart from the complaints received from the operators and from users, ARTEC does not have the technical skills to identify and clearly manage the issues linked to counterfeit devices in the QoS/QoE among all the other network issues.</w:t>
      </w:r>
    </w:p>
    <w:p w14:paraId="1CC1ADE4" w14:textId="77777777" w:rsidR="00EC4FF1" w:rsidRPr="005B16F3" w:rsidRDefault="00EC4FF1" w:rsidP="00EC4FF1">
      <w:pPr>
        <w:rPr>
          <w:b/>
          <w:szCs w:val="24"/>
        </w:rPr>
      </w:pPr>
      <w:r w:rsidRPr="005B16F3">
        <w:rPr>
          <w:szCs w:val="24"/>
        </w:rPr>
        <w:t>Regarding the verification of IMEI upon importation, on the one hand, according to the means of verification available, accredited agents only have access to the Free access GSMA database, which means only the TAC database (first 8 digits of the number) of GSMA. In our case, the verification process of IMEI entering Madagascar focuses only on the technical specifications provided by the applicant, the validation of the IMEI checksum (using the LUHN algorithm), and then the verification of the TAC membership of the verified IMEI to the GSMA TAC database. Therefore, we cannot check the status of IMEI internationally (</w:t>
      </w:r>
      <w:r>
        <w:rPr>
          <w:szCs w:val="24"/>
        </w:rPr>
        <w:t>blocked-list</w:t>
      </w:r>
      <w:r w:rsidRPr="005B16F3">
        <w:rPr>
          <w:szCs w:val="24"/>
        </w:rPr>
        <w:t xml:space="preserve">, </w:t>
      </w:r>
      <w:r>
        <w:rPr>
          <w:szCs w:val="24"/>
        </w:rPr>
        <w:t>permitted-list</w:t>
      </w:r>
      <w:r w:rsidRPr="005B16F3">
        <w:rPr>
          <w:szCs w:val="24"/>
        </w:rPr>
        <w:t xml:space="preserve">, or </w:t>
      </w:r>
      <w:r>
        <w:rPr>
          <w:szCs w:val="24"/>
        </w:rPr>
        <w:t>tracked-</w:t>
      </w:r>
      <w:r w:rsidRPr="005B16F3">
        <w:rPr>
          <w:szCs w:val="24"/>
        </w:rPr>
        <w:t>list) nor the conformity of the documents provided by the applicants. (The majority of applicants download technical specifications from the web). On the other hand, we must ensure the reliability and accuracy of the verification process to prevent counterfeit or non-compliant devices from entering the market.</w:t>
      </w:r>
    </w:p>
    <w:p w14:paraId="4D38C192" w14:textId="77777777" w:rsidR="00EC4FF1" w:rsidRPr="005B16F3" w:rsidRDefault="00EC4FF1" w:rsidP="00EC4FF1">
      <w:pPr>
        <w:rPr>
          <w:szCs w:val="24"/>
        </w:rPr>
      </w:pPr>
      <w:r w:rsidRPr="005B16F3">
        <w:rPr>
          <w:szCs w:val="24"/>
        </w:rPr>
        <w:lastRenderedPageBreak/>
        <w:t>The IMEI numbers declared at importation are not consistent with the IMEI numbers of the mobile devices verified physically.</w:t>
      </w:r>
    </w:p>
    <w:p w14:paraId="1566CB4B" w14:textId="77777777" w:rsidR="00EC4FF1" w:rsidRDefault="00EC4FF1" w:rsidP="00EC4FF1">
      <w:pPr>
        <w:rPr>
          <w:szCs w:val="24"/>
        </w:rPr>
      </w:pPr>
    </w:p>
    <w:p w14:paraId="2391BA24" w14:textId="77777777" w:rsidR="00EC4FF1" w:rsidRPr="0005402F" w:rsidRDefault="00EC4FF1" w:rsidP="00EC4FF1">
      <w:pPr>
        <w:pStyle w:val="Headingb"/>
        <w:rPr>
          <w:szCs w:val="24"/>
          <w:lang w:eastAsia="fr-FR"/>
        </w:rPr>
      </w:pPr>
      <w:bookmarkStart w:id="255" w:name="_Toc73702166"/>
      <w:bookmarkStart w:id="256" w:name="_Toc45033389"/>
      <w:bookmarkStart w:id="257" w:name="_Toc33020422"/>
      <w:bookmarkStart w:id="258" w:name="_Toc33020280"/>
      <w:bookmarkStart w:id="259" w:name="_Toc25232198"/>
      <w:bookmarkStart w:id="260" w:name="_Toc3370035"/>
      <w:bookmarkStart w:id="261" w:name="_Toc74238341"/>
      <w:r w:rsidRPr="0005402F">
        <w:rPr>
          <w:szCs w:val="24"/>
        </w:rPr>
        <w:t>Measures</w:t>
      </w:r>
      <w:r w:rsidRPr="0005402F">
        <w:rPr>
          <w:szCs w:val="24"/>
          <w:lang w:eastAsia="fr-FR"/>
        </w:rPr>
        <w:t xml:space="preserve"> taken</w:t>
      </w:r>
      <w:bookmarkEnd w:id="255"/>
      <w:bookmarkEnd w:id="256"/>
      <w:bookmarkEnd w:id="257"/>
      <w:bookmarkEnd w:id="258"/>
      <w:bookmarkEnd w:id="259"/>
      <w:bookmarkEnd w:id="260"/>
      <w:bookmarkEnd w:id="261"/>
    </w:p>
    <w:p w14:paraId="289EABE8" w14:textId="77777777" w:rsidR="00EC4FF1" w:rsidRPr="0005402F" w:rsidRDefault="00EC4FF1" w:rsidP="00EC4FF1">
      <w:pPr>
        <w:rPr>
          <w:szCs w:val="24"/>
        </w:rPr>
      </w:pPr>
      <w:r w:rsidRPr="0005402F">
        <w:rPr>
          <w:szCs w:val="24"/>
        </w:rPr>
        <w:t>Madagascar has taken a step in this direction with the publication of its ministerial decree 890/2018 of 17 January 2018, defining the restrictive measures relating to mobile phones that are counterfeit, stolen or non-compliant with international norms.</w:t>
      </w:r>
    </w:p>
    <w:p w14:paraId="6A3598ED" w14:textId="77777777" w:rsidR="00EC4FF1" w:rsidRDefault="00EC4FF1" w:rsidP="00EC4FF1">
      <w:pPr>
        <w:rPr>
          <w:szCs w:val="24"/>
        </w:rPr>
      </w:pPr>
      <w:r w:rsidRPr="0005402F">
        <w:rPr>
          <w:szCs w:val="24"/>
        </w:rPr>
        <w:t>In the long term, this measure aims to ban the import and use of terminals with invalid IMEI numbers on Malagasy territory. The deadline set by the decree was 30 June 2019.</w:t>
      </w:r>
    </w:p>
    <w:p w14:paraId="2538BE66" w14:textId="77777777" w:rsidR="00EC4FF1" w:rsidRDefault="00EC4FF1" w:rsidP="00EC4FF1">
      <w:pPr>
        <w:pStyle w:val="Heading1"/>
      </w:pPr>
      <w:r>
        <w:t xml:space="preserve">Actions to be taken </w:t>
      </w:r>
    </w:p>
    <w:p w14:paraId="0CED2407" w14:textId="77777777" w:rsidR="00EC4FF1" w:rsidRDefault="00EC4FF1" w:rsidP="00EC4FF1"/>
    <w:p w14:paraId="008BD346" w14:textId="77777777" w:rsidR="00EC4FF1" w:rsidRDefault="00EC4FF1" w:rsidP="00EC4FF1">
      <w:pPr>
        <w:pStyle w:val="Heading2"/>
      </w:pPr>
      <w:r>
        <w:t>1</w:t>
      </w:r>
      <w:r>
        <w:tab/>
        <w:t>Strengthening of import monitoring for mobile terminal devices, i.e. devices using an IMEI number to connect to the mobile telephone network:</w:t>
      </w:r>
    </w:p>
    <w:p w14:paraId="0F34D6C9" w14:textId="77777777" w:rsidR="00EC4FF1" w:rsidRDefault="00EC4FF1" w:rsidP="00EC4FF1">
      <w:pPr>
        <w:pStyle w:val="enumlev1"/>
      </w:pPr>
      <w:r>
        <w:t>1)</w:t>
      </w:r>
      <w:r>
        <w:tab/>
        <w:t>Use of the ministries, departments and control agencies (MIDAC) portal, which is a platform used for the submission of import and customs clearance requests for ICTs.</w:t>
      </w:r>
    </w:p>
    <w:p w14:paraId="792092E4" w14:textId="77777777" w:rsidR="00EC4FF1" w:rsidRDefault="00EC4FF1" w:rsidP="00EC4FF1">
      <w:pPr>
        <w:pStyle w:val="enumlev1"/>
      </w:pPr>
      <w:r>
        <w:t>2)</w:t>
      </w:r>
      <w:r>
        <w:tab/>
        <w:t>Verification upon import of compliance of mobile communication devices’ IMEI numbers with GSMA standards by the regulator’s IMEI control service.</w:t>
      </w:r>
    </w:p>
    <w:p w14:paraId="71B0312B" w14:textId="77777777" w:rsidR="00EC4FF1" w:rsidRDefault="00EC4FF1" w:rsidP="00EC4FF1">
      <w:pPr>
        <w:pStyle w:val="Heading2"/>
      </w:pPr>
      <w:r>
        <w:t>2</w:t>
      </w:r>
      <w:r>
        <w:tab/>
        <w:t xml:space="preserve">Problems encountered and proposed solutions: </w:t>
      </w:r>
    </w:p>
    <w:p w14:paraId="0F5B3C47" w14:textId="77777777" w:rsidR="00EC4FF1" w:rsidRDefault="00EC4FF1" w:rsidP="00EC4FF1">
      <w:pPr>
        <w:pStyle w:val="enumlev1"/>
      </w:pPr>
      <w:r>
        <w:t>•</w:t>
      </w:r>
      <w:r>
        <w:tab/>
        <w:t>Information such as mobile communication devices declared technical datasheets are sometimes forged and, as a result, physical verification after customs clearance by the regulatory authority is not in conformity with the import declaration. It is therefore important to include in the blockchain manufacturers and testing laboratories which certify conformity of imported mobile communication devices.</w:t>
      </w:r>
    </w:p>
    <w:p w14:paraId="3A243ACC" w14:textId="77777777" w:rsidR="00EC4FF1" w:rsidRDefault="00EC4FF1" w:rsidP="00EC4FF1">
      <w:pPr>
        <w:pStyle w:val="enumlev1"/>
      </w:pPr>
      <w:r>
        <w:t>•</w:t>
      </w:r>
      <w:r>
        <w:tab/>
        <w:t>IMEI numbers declared on import are not checked against the GSMA blocked-list. We only have access to the free database containing current global TAC information, hence the proposal to include GSMA in the blockchain.</w:t>
      </w:r>
    </w:p>
    <w:p w14:paraId="1AF07722" w14:textId="77777777" w:rsidR="00EC4FF1" w:rsidRDefault="00EC4FF1" w:rsidP="00EC4FF1">
      <w:pPr>
        <w:pStyle w:val="enumlev1"/>
      </w:pPr>
      <w:r>
        <w:t>•</w:t>
      </w:r>
      <w:r>
        <w:tab/>
        <w:t xml:space="preserve">IMEI numbers shown by pressing </w:t>
      </w:r>
      <w:r>
        <w:rPr>
          <w:lang w:eastAsia="fr-FR"/>
        </w:rPr>
        <w:t>*#0*# and/or in the device’s system information does not match the IMEI numbers on the physical device, hence the importance of having genuine technical datasheets during import verifications by regulatory authorities</w:t>
      </w:r>
      <w:r>
        <w:t>.</w:t>
      </w:r>
    </w:p>
    <w:p w14:paraId="161710B9" w14:textId="77777777" w:rsidR="00EC4FF1" w:rsidRDefault="00EC4FF1" w:rsidP="00EC4FF1">
      <w:pPr>
        <w:pStyle w:val="enumlev1"/>
      </w:pPr>
      <w:r>
        <w:t>•</w:t>
      </w:r>
      <w:r>
        <w:tab/>
        <w:t>GSMA type and/or brand information is not present on the mobile communication devices, e.g. shell or bottom of battery. Suppliers/importers should customize mobile communication devices, in line with regulatory requirements, so that they are not easily counterfeited.</w:t>
      </w:r>
    </w:p>
    <w:p w14:paraId="0DE9339F" w14:textId="77777777" w:rsidR="00EC4FF1" w:rsidRDefault="00EC4FF1" w:rsidP="00EC4FF1">
      <w:pPr>
        <w:pStyle w:val="Heading2"/>
      </w:pPr>
      <w:r>
        <w:t>2.1</w:t>
      </w:r>
      <w:r>
        <w:tab/>
        <w:t xml:space="preserve">Blockchain </w:t>
      </w:r>
    </w:p>
    <w:p w14:paraId="466E06E5" w14:textId="77777777" w:rsidR="00EC4FF1" w:rsidRDefault="00EC4FF1" w:rsidP="00EC4FF1">
      <w:r>
        <w:t>Blockchain is one of the technologies required for the monitoring of the import of mobile communication devices. It helps to guarantee the integrity of conformity documents, such as test reports, and other information essential for device conformity certification. All stakeholders can contribute in this regard, in particular the GSM Association (GSMA), manufacturers and regulators, among others, with a view to improving transparency and security of the supply chain of imported mobile communication devices. However, international mobile equipment identity (IMEI) verification requires consultation of the GSMA’s IMEI database to identify whether or not a number is blocked-listed.</w:t>
      </w:r>
    </w:p>
    <w:p w14:paraId="060B5883" w14:textId="77777777" w:rsidR="00EC4FF1" w:rsidRDefault="00EC4FF1" w:rsidP="00EC4FF1">
      <w:pPr>
        <w:pStyle w:val="enumlev1"/>
      </w:pPr>
    </w:p>
    <w:p w14:paraId="7C4F3A7B" w14:textId="77777777" w:rsidR="00EC4FF1" w:rsidRPr="0005402F" w:rsidRDefault="00EC4FF1" w:rsidP="00EC4FF1">
      <w:pPr>
        <w:rPr>
          <w:szCs w:val="24"/>
        </w:rPr>
      </w:pPr>
    </w:p>
    <w:p w14:paraId="068376ED" w14:textId="77777777" w:rsidR="00EC4FF1" w:rsidRPr="0005402F" w:rsidRDefault="00EC4FF1" w:rsidP="00EC4FF1">
      <w:pPr>
        <w:pStyle w:val="Heading3"/>
        <w:rPr>
          <w:szCs w:val="24"/>
          <w:lang w:bidi="ar-DZ"/>
        </w:rPr>
      </w:pPr>
      <w:bookmarkStart w:id="262" w:name="_Toc73702160"/>
      <w:bookmarkStart w:id="263" w:name="_Toc45033384"/>
      <w:bookmarkStart w:id="264" w:name="_Toc33020417"/>
      <w:bookmarkStart w:id="265" w:name="_Toc33020275"/>
      <w:bookmarkStart w:id="266" w:name="_Toc25232193"/>
      <w:bookmarkStart w:id="267" w:name="_Toc93310395"/>
      <w:bookmarkStart w:id="268" w:name="_Toc93933315"/>
      <w:bookmarkStart w:id="269" w:name="_Toc93933754"/>
      <w:bookmarkStart w:id="270" w:name="_Toc95137746"/>
      <w:bookmarkStart w:id="271" w:name="_Toc95140222"/>
      <w:bookmarkStart w:id="272" w:name="_Toc95140580"/>
      <w:bookmarkStart w:id="273" w:name="_Toc95146137"/>
      <w:r w:rsidRPr="0005402F">
        <w:rPr>
          <w:szCs w:val="24"/>
          <w:lang w:bidi="ar-DZ"/>
        </w:rPr>
        <w:lastRenderedPageBreak/>
        <w:t xml:space="preserve">I.I.VIII </w:t>
      </w:r>
      <w:r w:rsidRPr="0005402F">
        <w:rPr>
          <w:szCs w:val="24"/>
          <w:lang w:bidi="ar-DZ"/>
        </w:rPr>
        <w:tab/>
        <w:t>Federal Republic of Nigeria</w:t>
      </w:r>
      <w:bookmarkEnd w:id="262"/>
      <w:bookmarkEnd w:id="263"/>
      <w:bookmarkEnd w:id="264"/>
      <w:bookmarkEnd w:id="265"/>
      <w:bookmarkEnd w:id="266"/>
      <w:bookmarkEnd w:id="267"/>
      <w:bookmarkEnd w:id="268"/>
      <w:bookmarkEnd w:id="269"/>
      <w:bookmarkEnd w:id="270"/>
      <w:bookmarkEnd w:id="271"/>
      <w:bookmarkEnd w:id="272"/>
      <w:bookmarkEnd w:id="273"/>
    </w:p>
    <w:p w14:paraId="7C76077C" w14:textId="77777777" w:rsidR="00EC4FF1" w:rsidRPr="0005402F" w:rsidRDefault="00EC4FF1" w:rsidP="00EC4FF1">
      <w:pPr>
        <w:rPr>
          <w:szCs w:val="24"/>
          <w:lang w:eastAsia="fr-FR"/>
        </w:rPr>
      </w:pPr>
      <w:r w:rsidRPr="0005402F">
        <w:rPr>
          <w:szCs w:val="24"/>
          <w:lang w:eastAsia="fr-FR"/>
        </w:rPr>
        <w:t>The Nigerian communications commission (NCC) was established by the Acts of parliament which mandates the NCC to ensure that all CIT devices to be shipped into Nigeria; to be sold in Nigeria and or deployed on the network must go through the process of equipment authorisation based on the NCC type approval guidelines.</w:t>
      </w:r>
    </w:p>
    <w:p w14:paraId="570A1263" w14:textId="77777777" w:rsidR="00EC4FF1" w:rsidRPr="0005402F" w:rsidRDefault="00EC4FF1" w:rsidP="00EC4FF1">
      <w:pPr>
        <w:rPr>
          <w:szCs w:val="24"/>
          <w:lang w:eastAsia="fr-FR"/>
        </w:rPr>
      </w:pPr>
      <w:r w:rsidRPr="0005402F">
        <w:rPr>
          <w:szCs w:val="24"/>
          <w:lang w:eastAsia="fr-FR"/>
        </w:rPr>
        <w:t>The type approval procedure is based on the submission of type approval application based on the test reports listed below:</w:t>
      </w:r>
    </w:p>
    <w:p w14:paraId="387040FF" w14:textId="77777777" w:rsidR="00EC4FF1" w:rsidRPr="0005402F" w:rsidRDefault="00EC4FF1" w:rsidP="00EC4FF1">
      <w:pPr>
        <w:rPr>
          <w:szCs w:val="24"/>
          <w:lang w:eastAsia="fr-FR"/>
        </w:rPr>
      </w:pPr>
      <w:r w:rsidRPr="0005402F">
        <w:rPr>
          <w:szCs w:val="24"/>
          <w:lang w:eastAsia="fr-FR"/>
        </w:rPr>
        <w:t>The test reports listed below have been identified as generally acceptable for type approval of mobile devices in Nigeria:</w:t>
      </w:r>
    </w:p>
    <w:p w14:paraId="457A5918" w14:textId="77777777" w:rsidR="00EC4FF1" w:rsidRPr="0005402F" w:rsidRDefault="00EC4FF1" w:rsidP="00EC4FF1">
      <w:pPr>
        <w:pStyle w:val="enumlev1"/>
        <w:rPr>
          <w:szCs w:val="24"/>
        </w:rPr>
      </w:pPr>
      <w:r w:rsidRPr="0005402F">
        <w:rPr>
          <w:szCs w:val="24"/>
        </w:rPr>
        <w:t>•</w:t>
      </w:r>
      <w:r w:rsidRPr="0005402F">
        <w:rPr>
          <w:szCs w:val="24"/>
        </w:rPr>
        <w:tab/>
        <w:t>EMC test report from an accredited laboratory</w:t>
      </w:r>
    </w:p>
    <w:p w14:paraId="01B8BB20" w14:textId="77777777" w:rsidR="00EC4FF1" w:rsidRPr="0005402F" w:rsidRDefault="00EC4FF1" w:rsidP="00EC4FF1">
      <w:pPr>
        <w:pStyle w:val="enumlev1"/>
        <w:rPr>
          <w:szCs w:val="24"/>
        </w:rPr>
      </w:pPr>
      <w:r w:rsidRPr="0005402F">
        <w:rPr>
          <w:szCs w:val="24"/>
        </w:rPr>
        <w:t>•</w:t>
      </w:r>
      <w:r w:rsidRPr="0005402F">
        <w:rPr>
          <w:szCs w:val="24"/>
        </w:rPr>
        <w:tab/>
        <w:t>Safety test reports from an accredited laboratory</w:t>
      </w:r>
    </w:p>
    <w:p w14:paraId="26EF6017" w14:textId="77777777" w:rsidR="00EC4FF1" w:rsidRPr="0005402F" w:rsidRDefault="00EC4FF1" w:rsidP="00EC4FF1">
      <w:pPr>
        <w:pStyle w:val="enumlev1"/>
        <w:rPr>
          <w:szCs w:val="24"/>
        </w:rPr>
      </w:pPr>
      <w:r w:rsidRPr="0005402F">
        <w:rPr>
          <w:szCs w:val="24"/>
        </w:rPr>
        <w:t>•</w:t>
      </w:r>
      <w:r w:rsidRPr="0005402F">
        <w:rPr>
          <w:szCs w:val="24"/>
        </w:rPr>
        <w:tab/>
        <w:t>SAR test reports from an accredited laboratory</w:t>
      </w:r>
    </w:p>
    <w:p w14:paraId="4846254E" w14:textId="77777777" w:rsidR="00EC4FF1" w:rsidRPr="0005402F" w:rsidRDefault="00EC4FF1" w:rsidP="00EC4FF1">
      <w:pPr>
        <w:pStyle w:val="enumlev1"/>
        <w:rPr>
          <w:szCs w:val="24"/>
        </w:rPr>
      </w:pPr>
      <w:r w:rsidRPr="0005402F">
        <w:rPr>
          <w:szCs w:val="24"/>
        </w:rPr>
        <w:t>•</w:t>
      </w:r>
      <w:r w:rsidRPr="0005402F">
        <w:rPr>
          <w:szCs w:val="24"/>
        </w:rPr>
        <w:tab/>
        <w:t>RF test reports from an accredited laboratory</w:t>
      </w:r>
    </w:p>
    <w:p w14:paraId="4611EEBD" w14:textId="77777777" w:rsidR="00EC4FF1" w:rsidRPr="0005402F" w:rsidRDefault="00EC4FF1" w:rsidP="00EC4FF1">
      <w:pPr>
        <w:rPr>
          <w:szCs w:val="24"/>
          <w:lang w:eastAsia="fr-FR"/>
        </w:rPr>
      </w:pPr>
      <w:r w:rsidRPr="0005402F">
        <w:rPr>
          <w:szCs w:val="24"/>
          <w:lang w:eastAsia="fr-FR"/>
        </w:rPr>
        <w:t>Currently, the RF conformance test system is in the process of being established in order to validate and support the type approval process in Nigeria. However, tests conducted based on the categories of the above enumerated tests are acceptable for type approval of genuine mobile devices and any mobile device that fails to go through successfully can be defined as either a non-conforming or counterfeit mobile device.</w:t>
      </w:r>
    </w:p>
    <w:p w14:paraId="3900947D" w14:textId="77777777" w:rsidR="00EC4FF1" w:rsidRPr="0005402F" w:rsidRDefault="00EC4FF1" w:rsidP="00EC4FF1">
      <w:pPr>
        <w:rPr>
          <w:szCs w:val="24"/>
          <w:lang w:eastAsia="fr-FR"/>
        </w:rPr>
      </w:pPr>
      <w:r w:rsidRPr="0005402F">
        <w:rPr>
          <w:szCs w:val="24"/>
          <w:lang w:eastAsia="fr-FR"/>
        </w:rPr>
        <w:t>The final output of the type approval process is the type approval certificate/grant with a unique NCC identifier which can be used as a label to tag type approved mobile devices. The commission is currently working on a directive to ensure that all type approved mobile devices are labelled with the NCC identifier.</w:t>
      </w:r>
    </w:p>
    <w:p w14:paraId="664D525B" w14:textId="77777777" w:rsidR="00EC4FF1" w:rsidRPr="0005402F" w:rsidRDefault="00EC4FF1" w:rsidP="00EC4FF1">
      <w:pPr>
        <w:rPr>
          <w:szCs w:val="24"/>
          <w:lang w:eastAsia="fr-FR"/>
        </w:rPr>
      </w:pPr>
      <w:r w:rsidRPr="0005402F">
        <w:rPr>
          <w:szCs w:val="24"/>
          <w:lang w:eastAsia="fr-FR"/>
        </w:rPr>
        <w:t>NCC also conducts surveillance, compliance monitoring and enforcement activities with the main objective of combatting the influx of counterfeit mobile devices into Nigeria. During the type approval process, test reports verification is also carried out when in doubt of such test reports. Equipment audits at the operator's centre to identify genuine products are also being carried out, also when there is a doubt about the quality assurance (QA) of mobile devices, a factory/laboratory audit is also conducted.</w:t>
      </w:r>
    </w:p>
    <w:p w14:paraId="3F5D49D2" w14:textId="77777777" w:rsidR="00EC4FF1" w:rsidRPr="0005402F" w:rsidRDefault="00EC4FF1" w:rsidP="00EC4FF1">
      <w:pPr>
        <w:rPr>
          <w:szCs w:val="24"/>
          <w:lang w:eastAsia="fr-FR"/>
        </w:rPr>
      </w:pPr>
      <w:r w:rsidRPr="0005402F">
        <w:rPr>
          <w:szCs w:val="24"/>
          <w:lang w:eastAsia="fr-FR"/>
        </w:rPr>
        <w:t>The above activity has solved the challenge of counterfeiting but not holistically and hence the search for other solutions continues in addition to the above highlighted equipment authorisation procedure. The NCC organises sensitisation workshops for identified stakeholders in order to collaborate with them on combatting counterfeiting and to ensure that only type approved mobile devices are imported into Nigeria. The identified stakeholders are the Nigerian customs, standards organisation of Nigeria, original equipment manufacturers, equipment vendors and licensed operators in Nigeria and type approval consultants among others.</w:t>
      </w:r>
    </w:p>
    <w:p w14:paraId="78E5D22E" w14:textId="77777777" w:rsidR="00EC4FF1" w:rsidRPr="0005402F" w:rsidRDefault="00EC4FF1" w:rsidP="00EC4FF1">
      <w:pPr>
        <w:rPr>
          <w:rFonts w:eastAsia="Calibri"/>
          <w:b/>
          <w:szCs w:val="24"/>
        </w:rPr>
      </w:pPr>
      <w:r w:rsidRPr="0005402F">
        <w:rPr>
          <w:szCs w:val="24"/>
          <w:lang w:eastAsia="fr-FR"/>
        </w:rPr>
        <w:t xml:space="preserve">With the increasing number of counterfeit ICT devices especially in mobile phones, regulators and operators globally are faced with the challenge of finding a full proof solution to prevent the deployment of such devices on the network which if/when allowed can lead to the degradation in the network quality of services and subscribers quality of experience. More so, higher dropped calls have been observed as a result of the deployment of counterfeit mobile devices. Some of them if fully charged have very short battery talk time and standby time and can even get extremely hot with risk of explosion if care is not taken. Hence the issue of safety arises. Based on the foregoing, the NCC is currently seeking a solution that will be based on the IMEI. The issue of cloned IMEI numbers and stolen mobile phones that can lead to tampering with the IMEI number, with the aim of changing the identity of the stolen mobile device has brought to the fore the need for the NCC to seek a solution that will block such mobile devices from latching onto the network. Also, duplication of IMEI numbers portends a serious security challenge which throws up the challenge of the original mobile </w:t>
      </w:r>
      <w:r w:rsidRPr="0005402F">
        <w:rPr>
          <w:szCs w:val="24"/>
          <w:lang w:eastAsia="fr-FR"/>
        </w:rPr>
        <w:lastRenderedPageBreak/>
        <w:t>device user or owner. All these have motivated the NCC to search for a mobile device management system.</w:t>
      </w:r>
    </w:p>
    <w:p w14:paraId="23BD2733" w14:textId="77777777" w:rsidR="00EC4FF1" w:rsidRPr="0005402F" w:rsidRDefault="00EC4FF1" w:rsidP="00EC4FF1">
      <w:pPr>
        <w:pStyle w:val="Heading3"/>
        <w:rPr>
          <w:szCs w:val="24"/>
          <w:lang w:bidi="ar-DZ"/>
        </w:rPr>
      </w:pPr>
      <w:bookmarkStart w:id="274" w:name="_Toc93310396"/>
      <w:bookmarkStart w:id="275" w:name="_Toc93933316"/>
      <w:bookmarkStart w:id="276" w:name="_Toc93933755"/>
      <w:bookmarkStart w:id="277" w:name="_Toc95137747"/>
      <w:bookmarkStart w:id="278" w:name="_Toc95140223"/>
      <w:bookmarkStart w:id="279" w:name="_Toc95140581"/>
      <w:bookmarkStart w:id="280" w:name="_Toc95146138"/>
      <w:r w:rsidRPr="0005402F">
        <w:rPr>
          <w:szCs w:val="24"/>
          <w:lang w:bidi="ar-DZ"/>
        </w:rPr>
        <w:t>I.I.IX</w:t>
      </w:r>
      <w:r w:rsidRPr="0005402F">
        <w:rPr>
          <w:szCs w:val="24"/>
          <w:lang w:bidi="ar-DZ"/>
        </w:rPr>
        <w:tab/>
        <w:t>Republic of Senegal</w:t>
      </w:r>
      <w:bookmarkEnd w:id="274"/>
      <w:bookmarkEnd w:id="275"/>
      <w:bookmarkEnd w:id="276"/>
      <w:bookmarkEnd w:id="277"/>
      <w:bookmarkEnd w:id="278"/>
      <w:bookmarkEnd w:id="279"/>
      <w:bookmarkEnd w:id="280"/>
    </w:p>
    <w:p w14:paraId="2A958600" w14:textId="77777777" w:rsidR="00EC4FF1" w:rsidRPr="0005402F" w:rsidRDefault="00EC4FF1" w:rsidP="00EC4FF1">
      <w:pPr>
        <w:rPr>
          <w:szCs w:val="24"/>
        </w:rPr>
      </w:pPr>
      <w:r w:rsidRPr="0005402F">
        <w:rPr>
          <w:szCs w:val="24"/>
        </w:rPr>
        <w:t>In addition to effectively combating piracy, counterfeiting and the theft of telecommunication/ICT devices, and taking steps to adapt to changes in the legal environment, the Government of Senegal has undertaken important initiatives in collaboration with continental and intercontinental communities, multinationals, telecommunication and ICT regulators and Internet service providers (ISPs) to fight against this modern scourge, which is an obstacle to technological innovation, job and wealth creation and foreign direct investment.</w:t>
      </w:r>
      <w:r w:rsidRPr="0005402F">
        <w:rPr>
          <w:rStyle w:val="FootnoteReference"/>
          <w:sz w:val="24"/>
          <w:szCs w:val="24"/>
        </w:rPr>
        <w:footnoteReference w:id="3"/>
      </w:r>
    </w:p>
    <w:p w14:paraId="454289DD" w14:textId="77777777" w:rsidR="00EC4FF1" w:rsidRPr="0005402F" w:rsidRDefault="00EC4FF1" w:rsidP="00EC4FF1">
      <w:pPr>
        <w:rPr>
          <w:szCs w:val="24"/>
        </w:rPr>
      </w:pPr>
      <w:r w:rsidRPr="0005402F">
        <w:rPr>
          <w:szCs w:val="24"/>
        </w:rPr>
        <w:t>Senegal has put in place measures of a legislative and regulatory nature and taken other steps to improve the protection of individual property, including:</w:t>
      </w:r>
    </w:p>
    <w:p w14:paraId="24AFB14A" w14:textId="77777777" w:rsidR="00EC4FF1" w:rsidRPr="0005402F" w:rsidRDefault="00EC4FF1" w:rsidP="00EC4FF1">
      <w:pPr>
        <w:pStyle w:val="enumlev1"/>
        <w:rPr>
          <w:szCs w:val="24"/>
        </w:rPr>
      </w:pPr>
      <w:r w:rsidRPr="0005402F">
        <w:rPr>
          <w:szCs w:val="24"/>
        </w:rPr>
        <w:t></w:t>
      </w:r>
      <w:r w:rsidRPr="0005402F">
        <w:rPr>
          <w:szCs w:val="24"/>
        </w:rPr>
        <w:tab/>
        <w:t>a legislative framework based on a series of laws;</w:t>
      </w:r>
    </w:p>
    <w:p w14:paraId="03311ABC" w14:textId="77777777" w:rsidR="00EC4FF1" w:rsidRPr="0005402F" w:rsidRDefault="00EC4FF1" w:rsidP="00EC4FF1">
      <w:pPr>
        <w:pStyle w:val="enumlev1"/>
        <w:rPr>
          <w:szCs w:val="24"/>
        </w:rPr>
      </w:pPr>
      <w:r w:rsidRPr="0005402F">
        <w:rPr>
          <w:szCs w:val="24"/>
        </w:rPr>
        <w:t></w:t>
      </w:r>
      <w:r w:rsidRPr="0005402F">
        <w:rPr>
          <w:szCs w:val="24"/>
        </w:rPr>
        <w:tab/>
        <w:t>a regulatory framework based on a series of decrees;</w:t>
      </w:r>
    </w:p>
    <w:p w14:paraId="0DDB5047" w14:textId="77777777" w:rsidR="00EC4FF1" w:rsidRPr="0005402F" w:rsidRDefault="00EC4FF1" w:rsidP="00EC4FF1">
      <w:pPr>
        <w:pStyle w:val="enumlev1"/>
        <w:rPr>
          <w:szCs w:val="24"/>
        </w:rPr>
      </w:pPr>
      <w:r w:rsidRPr="0005402F">
        <w:rPr>
          <w:szCs w:val="24"/>
        </w:rPr>
        <w:t></w:t>
      </w:r>
      <w:r w:rsidRPr="0005402F">
        <w:rPr>
          <w:szCs w:val="24"/>
        </w:rPr>
        <w:tab/>
        <w:t>a national brigade for combating piracy and counterfeiting;</w:t>
      </w:r>
    </w:p>
    <w:p w14:paraId="31A36D31" w14:textId="77777777" w:rsidR="00EC4FF1" w:rsidRPr="0005402F" w:rsidRDefault="00EC4FF1" w:rsidP="00EC4FF1">
      <w:pPr>
        <w:pStyle w:val="enumlev1"/>
        <w:rPr>
          <w:szCs w:val="24"/>
        </w:rPr>
      </w:pPr>
      <w:r w:rsidRPr="0005402F">
        <w:rPr>
          <w:szCs w:val="24"/>
        </w:rPr>
        <w:t></w:t>
      </w:r>
      <w:r w:rsidRPr="0005402F">
        <w:rPr>
          <w:szCs w:val="24"/>
        </w:rPr>
        <w:tab/>
        <w:t>the Senegalese agency for industrial property and technological innovation;</w:t>
      </w:r>
    </w:p>
    <w:p w14:paraId="65A0C086" w14:textId="77777777" w:rsidR="00EC4FF1" w:rsidRPr="0005402F" w:rsidRDefault="00EC4FF1" w:rsidP="00EC4FF1">
      <w:pPr>
        <w:pStyle w:val="enumlev1"/>
        <w:rPr>
          <w:szCs w:val="24"/>
        </w:rPr>
      </w:pPr>
      <w:r w:rsidRPr="0005402F">
        <w:rPr>
          <w:szCs w:val="24"/>
        </w:rPr>
        <w:t></w:t>
      </w:r>
      <w:r w:rsidRPr="0005402F">
        <w:rPr>
          <w:szCs w:val="24"/>
        </w:rPr>
        <w:tab/>
        <w:t>the regulatory authority for telecommunications and posts (ARTP);</w:t>
      </w:r>
    </w:p>
    <w:p w14:paraId="6306B8B5" w14:textId="77777777" w:rsidR="00EC4FF1" w:rsidRPr="0005402F" w:rsidRDefault="00EC4FF1" w:rsidP="00EC4FF1">
      <w:pPr>
        <w:pStyle w:val="enumlev1"/>
        <w:rPr>
          <w:szCs w:val="24"/>
        </w:rPr>
      </w:pPr>
      <w:r w:rsidRPr="0005402F">
        <w:rPr>
          <w:szCs w:val="24"/>
          <w:lang w:val="ru-RU"/>
        </w:rPr>
        <w:t></w:t>
      </w:r>
      <w:r w:rsidRPr="0005402F">
        <w:rPr>
          <w:szCs w:val="24"/>
          <w:lang w:val="ru-RU"/>
        </w:rPr>
        <w:tab/>
      </w:r>
      <w:r w:rsidRPr="0005402F">
        <w:rPr>
          <w:szCs w:val="24"/>
        </w:rPr>
        <w:t>the national customs authority;</w:t>
      </w:r>
    </w:p>
    <w:p w14:paraId="13E8E467" w14:textId="77777777" w:rsidR="00EC4FF1" w:rsidRPr="0005402F" w:rsidRDefault="00EC4FF1" w:rsidP="00EC4FF1">
      <w:pPr>
        <w:pStyle w:val="enumlev1"/>
        <w:rPr>
          <w:szCs w:val="24"/>
        </w:rPr>
      </w:pPr>
      <w:r w:rsidRPr="0005402F">
        <w:rPr>
          <w:szCs w:val="24"/>
        </w:rPr>
        <w:t></w:t>
      </w:r>
      <w:r w:rsidRPr="0005402F">
        <w:rPr>
          <w:szCs w:val="24"/>
        </w:rPr>
        <w:tab/>
        <w:t>the involvement of national and multinational manufacturers and distributors of telephones, tablets, smartphones and decoders.</w:t>
      </w:r>
    </w:p>
    <w:p w14:paraId="688F056D" w14:textId="77777777" w:rsidR="00EC4FF1" w:rsidRPr="0005402F" w:rsidRDefault="00EC4FF1" w:rsidP="00EC4FF1">
      <w:pPr>
        <w:pStyle w:val="Heading3"/>
        <w:rPr>
          <w:szCs w:val="24"/>
          <w:lang w:bidi="ar-DZ"/>
        </w:rPr>
      </w:pPr>
      <w:bookmarkStart w:id="281" w:name="_Toc73702173"/>
      <w:bookmarkStart w:id="282" w:name="_Toc45033396"/>
      <w:bookmarkStart w:id="283" w:name="_Toc33020287"/>
      <w:bookmarkStart w:id="284" w:name="_Toc25232205"/>
      <w:bookmarkStart w:id="285" w:name="_Toc93310397"/>
      <w:bookmarkStart w:id="286" w:name="_Toc93933317"/>
      <w:bookmarkStart w:id="287" w:name="_Toc93933756"/>
      <w:bookmarkStart w:id="288" w:name="_Toc95137748"/>
      <w:bookmarkStart w:id="289" w:name="_Toc95140224"/>
      <w:bookmarkStart w:id="290" w:name="_Toc95140582"/>
      <w:bookmarkStart w:id="291" w:name="_Toc95146139"/>
      <w:r w:rsidRPr="0005402F">
        <w:rPr>
          <w:szCs w:val="24"/>
          <w:lang w:bidi="ar-DZ"/>
        </w:rPr>
        <w:t>I.I.X</w:t>
      </w:r>
      <w:r w:rsidRPr="0005402F">
        <w:rPr>
          <w:szCs w:val="24"/>
          <w:lang w:bidi="ar-DZ"/>
        </w:rPr>
        <w:tab/>
        <w:t>United Republic of Tanzania</w:t>
      </w:r>
      <w:bookmarkEnd w:id="281"/>
      <w:bookmarkEnd w:id="282"/>
      <w:bookmarkEnd w:id="283"/>
      <w:bookmarkEnd w:id="284"/>
      <w:bookmarkEnd w:id="285"/>
      <w:bookmarkEnd w:id="286"/>
      <w:bookmarkEnd w:id="287"/>
      <w:bookmarkEnd w:id="288"/>
      <w:bookmarkEnd w:id="289"/>
      <w:bookmarkEnd w:id="290"/>
      <w:bookmarkEnd w:id="291"/>
    </w:p>
    <w:p w14:paraId="51D027C6" w14:textId="77777777" w:rsidR="00EC4FF1" w:rsidRPr="0005402F" w:rsidRDefault="00EC4FF1" w:rsidP="00EC4FF1">
      <w:pPr>
        <w:pStyle w:val="Headingb"/>
        <w:rPr>
          <w:szCs w:val="24"/>
          <w:lang w:bidi="ar-DZ"/>
        </w:rPr>
      </w:pPr>
      <w:bookmarkStart w:id="292" w:name="_Toc73702174"/>
      <w:bookmarkStart w:id="293" w:name="_Toc45033397"/>
      <w:bookmarkStart w:id="294" w:name="_Toc33020430"/>
      <w:bookmarkStart w:id="295" w:name="_Toc33020288"/>
      <w:bookmarkStart w:id="296" w:name="_Toc25232206"/>
      <w:bookmarkStart w:id="297" w:name="_Toc3370043"/>
      <w:bookmarkStart w:id="298" w:name="_Toc74238349"/>
      <w:r w:rsidRPr="0005402F">
        <w:rPr>
          <w:szCs w:val="24"/>
          <w:lang w:bidi="ar-DZ"/>
        </w:rPr>
        <w:t>Introduction</w:t>
      </w:r>
      <w:bookmarkEnd w:id="292"/>
      <w:bookmarkEnd w:id="293"/>
      <w:bookmarkEnd w:id="294"/>
      <w:bookmarkEnd w:id="295"/>
      <w:bookmarkEnd w:id="296"/>
      <w:bookmarkEnd w:id="297"/>
      <w:bookmarkEnd w:id="298"/>
    </w:p>
    <w:p w14:paraId="3992B677" w14:textId="77777777" w:rsidR="00EC4FF1" w:rsidRPr="0005402F" w:rsidRDefault="00EC4FF1" w:rsidP="00EC4FF1">
      <w:pPr>
        <w:rPr>
          <w:szCs w:val="24"/>
          <w:lang w:bidi="ar-DZ"/>
        </w:rPr>
      </w:pPr>
      <w:r w:rsidRPr="0005402F">
        <w:rPr>
          <w:szCs w:val="24"/>
          <w:lang w:bidi="ar-DZ"/>
        </w:rPr>
        <w:t>The Tanzania communications regulatory authority (TCRA) is a government body responsible for regulating the communications and broadcasting sectors in Tanzania. It was established under the Tanzania Communications Regulatory Act No.12 of 2003 to regulate the electronic communications, and postal services, and management of the national frequency spectrum in the United Republic of Tanzania.</w:t>
      </w:r>
    </w:p>
    <w:p w14:paraId="4C6EBD69" w14:textId="77777777" w:rsidR="00EC4FF1" w:rsidRPr="0005402F" w:rsidRDefault="00EC4FF1" w:rsidP="00EC4FF1">
      <w:pPr>
        <w:rPr>
          <w:szCs w:val="24"/>
          <w:lang w:bidi="ar-DZ"/>
        </w:rPr>
      </w:pPr>
      <w:r w:rsidRPr="0005402F">
        <w:rPr>
          <w:szCs w:val="24"/>
          <w:lang w:bidi="ar-DZ"/>
        </w:rPr>
        <w:t xml:space="preserve">Section 83 of the Electronic and Postal Communications Act, 2010 (EPOCA 2010) mandates TCRA to conduct type approval of all electronic communication equipment before being used for connection to any electronic communications network to receive and, or transmit electronic communication signals. </w:t>
      </w:r>
    </w:p>
    <w:p w14:paraId="4F65383D" w14:textId="77777777" w:rsidR="00EC4FF1" w:rsidRPr="0005402F" w:rsidRDefault="00EC4FF1" w:rsidP="00EC4FF1">
      <w:pPr>
        <w:rPr>
          <w:szCs w:val="24"/>
          <w:lang w:bidi="ar-DZ"/>
        </w:rPr>
      </w:pPr>
      <w:r w:rsidRPr="0005402F">
        <w:rPr>
          <w:szCs w:val="24"/>
          <w:lang w:bidi="ar-DZ"/>
        </w:rPr>
        <w:t>In conducting type approval of communication equipment, TCRA is guided by either technical standards formulated and published by the national, regional or the adopted international standards. In conducting type approval, TCRA is also guided by the electronic and postal communications (electronic communications equipment standards) regulations, 2018 and type approval guidelines.</w:t>
      </w:r>
      <w:r w:rsidRPr="0005402F">
        <w:rPr>
          <w:szCs w:val="24"/>
        </w:rPr>
        <w:t xml:space="preserve"> TCRA is responsible for </w:t>
      </w:r>
      <w:r w:rsidRPr="0005402F">
        <w:rPr>
          <w:szCs w:val="24"/>
          <w:lang w:bidi="ar-DZ"/>
        </w:rPr>
        <w:t>formulating technical standards related to electronic communications services and maintaining the database of all communications equipment authorized for use in the United Republic of Tanzania.</w:t>
      </w:r>
    </w:p>
    <w:p w14:paraId="792B66DB" w14:textId="77777777" w:rsidR="00EC4FF1" w:rsidRPr="0005402F" w:rsidRDefault="00EC4FF1" w:rsidP="00EC4FF1">
      <w:pPr>
        <w:rPr>
          <w:szCs w:val="24"/>
          <w:lang w:bidi="ar-DZ"/>
        </w:rPr>
      </w:pPr>
      <w:r w:rsidRPr="0005402F">
        <w:rPr>
          <w:szCs w:val="24"/>
          <w:lang w:bidi="ar-DZ"/>
        </w:rPr>
        <w:t>The equipment manufacturers, for every electronic communication equipment or device, need to declare that the equipment conforms to international and national standards before the equipment is approved for use in the country.</w:t>
      </w:r>
      <w:r w:rsidRPr="0005402F">
        <w:rPr>
          <w:szCs w:val="24"/>
        </w:rPr>
        <w:t xml:space="preserve"> </w:t>
      </w:r>
    </w:p>
    <w:p w14:paraId="1115D294" w14:textId="77777777" w:rsidR="00EC4FF1" w:rsidRPr="0005402F" w:rsidRDefault="00EC4FF1" w:rsidP="00EC4FF1">
      <w:pPr>
        <w:rPr>
          <w:szCs w:val="24"/>
          <w:lang w:bidi="ar-DZ"/>
        </w:rPr>
      </w:pPr>
      <w:r w:rsidRPr="0005402F">
        <w:rPr>
          <w:szCs w:val="24"/>
          <w:lang w:bidi="ar-DZ"/>
        </w:rPr>
        <w:t xml:space="preserve">In order to curb substandard and counterfeit electronic communication devices, TCRA does conduct periodical surveillance in the market. Any person who uses any non-type approved electronic </w:t>
      </w:r>
      <w:r w:rsidRPr="0005402F">
        <w:rPr>
          <w:szCs w:val="24"/>
          <w:lang w:bidi="ar-DZ"/>
        </w:rPr>
        <w:lastRenderedPageBreak/>
        <w:t xml:space="preserve">communications equipment commits an offence, and upon conviction is liable to a fine not less than five million Tanzanian shillings or an imprisonment term not less than six months or both. </w:t>
      </w:r>
    </w:p>
    <w:p w14:paraId="0D3C245A" w14:textId="77777777" w:rsidR="00EC4FF1" w:rsidRPr="0005402F" w:rsidRDefault="00EC4FF1" w:rsidP="00EC4FF1">
      <w:pPr>
        <w:pStyle w:val="Headingb"/>
        <w:rPr>
          <w:szCs w:val="24"/>
          <w:lang w:bidi="ar-DZ"/>
        </w:rPr>
      </w:pPr>
      <w:bookmarkStart w:id="299" w:name="_Toc73702175"/>
      <w:bookmarkStart w:id="300" w:name="_Toc45033398"/>
      <w:bookmarkStart w:id="301" w:name="_Toc33020431"/>
      <w:bookmarkStart w:id="302" w:name="_Toc33020289"/>
      <w:bookmarkStart w:id="303" w:name="_Toc25232207"/>
      <w:bookmarkStart w:id="304" w:name="_Toc3370044"/>
      <w:bookmarkStart w:id="305" w:name="_Toc74238350"/>
      <w:r w:rsidRPr="0005402F">
        <w:rPr>
          <w:szCs w:val="24"/>
          <w:lang w:bidi="ar-DZ"/>
        </w:rPr>
        <w:t>Central equipment identification register (CEIR)</w:t>
      </w:r>
      <w:bookmarkEnd w:id="299"/>
      <w:bookmarkEnd w:id="300"/>
      <w:bookmarkEnd w:id="301"/>
      <w:bookmarkEnd w:id="302"/>
      <w:bookmarkEnd w:id="303"/>
      <w:bookmarkEnd w:id="304"/>
      <w:bookmarkEnd w:id="305"/>
    </w:p>
    <w:p w14:paraId="574B4718" w14:textId="77777777" w:rsidR="00EC4FF1" w:rsidRPr="0005402F" w:rsidRDefault="00EC4FF1" w:rsidP="00EC4FF1">
      <w:pPr>
        <w:rPr>
          <w:szCs w:val="24"/>
        </w:rPr>
      </w:pPr>
      <w:r w:rsidRPr="0005402F">
        <w:rPr>
          <w:szCs w:val="24"/>
          <w:lang w:bidi="ar-DZ"/>
        </w:rPr>
        <w:t>TCRA also established a central equipment identification register (CEIR) as per Section 84, of the EPOCA 2010 and</w:t>
      </w:r>
      <w:r w:rsidRPr="0005402F">
        <w:rPr>
          <w:szCs w:val="24"/>
        </w:rPr>
        <w:t xml:space="preserve"> </w:t>
      </w:r>
      <w:r w:rsidRPr="0005402F">
        <w:rPr>
          <w:szCs w:val="24"/>
          <w:lang w:bidi="ar-DZ"/>
        </w:rPr>
        <w:t>the</w:t>
      </w:r>
      <w:r w:rsidRPr="0005402F">
        <w:rPr>
          <w:szCs w:val="24"/>
        </w:rPr>
        <w:t xml:space="preserve"> </w:t>
      </w:r>
      <w:r w:rsidRPr="0005402F">
        <w:rPr>
          <w:szCs w:val="24"/>
          <w:lang w:bidi="ar-DZ"/>
        </w:rPr>
        <w:t>electronic and postal communications (central equipment identification registers) regulations, 2018. There are eight (8) mobile network operators (MNO) in the country and their equipment identification register (EIR) is connected to CEIR and any changes to any of the MNO EIR are sent to CEIR and broadcasted to all the MNOs EIR.</w:t>
      </w:r>
      <w:r w:rsidRPr="0005402F">
        <w:rPr>
          <w:szCs w:val="24"/>
        </w:rPr>
        <w:t xml:space="preserve"> </w:t>
      </w:r>
    </w:p>
    <w:p w14:paraId="7DF3389C" w14:textId="77777777" w:rsidR="00EC4FF1" w:rsidRPr="0005402F" w:rsidRDefault="00EC4FF1" w:rsidP="00EC4FF1">
      <w:pPr>
        <w:rPr>
          <w:szCs w:val="24"/>
          <w:lang w:bidi="ar-DZ"/>
        </w:rPr>
      </w:pPr>
      <w:r w:rsidRPr="0005402F">
        <w:rPr>
          <w:szCs w:val="24"/>
          <w:lang w:bidi="ar-DZ"/>
        </w:rPr>
        <w:t xml:space="preserve">The central equipment identification register (CEIR) maintains the </w:t>
      </w:r>
      <w:r>
        <w:rPr>
          <w:szCs w:val="24"/>
          <w:lang w:bidi="ar-DZ"/>
        </w:rPr>
        <w:t>permitted-list</w:t>
      </w:r>
      <w:r w:rsidRPr="0005402F">
        <w:rPr>
          <w:szCs w:val="24"/>
          <w:lang w:bidi="ar-DZ"/>
        </w:rPr>
        <w:t xml:space="preserve">, </w:t>
      </w:r>
      <w:r>
        <w:rPr>
          <w:szCs w:val="24"/>
          <w:lang w:bidi="ar-DZ"/>
        </w:rPr>
        <w:t>blocked-list</w:t>
      </w:r>
      <w:r w:rsidRPr="0005402F">
        <w:rPr>
          <w:szCs w:val="24"/>
          <w:lang w:bidi="ar-DZ"/>
        </w:rPr>
        <w:t xml:space="preserve"> and </w:t>
      </w:r>
      <w:r>
        <w:rPr>
          <w:szCs w:val="24"/>
          <w:lang w:bidi="ar-DZ"/>
        </w:rPr>
        <w:t>tracked-list</w:t>
      </w:r>
      <w:r w:rsidRPr="0005402F">
        <w:rPr>
          <w:szCs w:val="24"/>
          <w:lang w:bidi="ar-DZ"/>
        </w:rPr>
        <w:t>.</w:t>
      </w:r>
      <w:r w:rsidRPr="0005402F">
        <w:rPr>
          <w:szCs w:val="24"/>
        </w:rPr>
        <w:t xml:space="preserve"> The </w:t>
      </w:r>
      <w:r>
        <w:rPr>
          <w:szCs w:val="24"/>
          <w:lang w:bidi="ar-DZ"/>
        </w:rPr>
        <w:t>permitted-list</w:t>
      </w:r>
      <w:r w:rsidRPr="0005402F">
        <w:rPr>
          <w:szCs w:val="24"/>
          <w:lang w:bidi="ar-DZ"/>
        </w:rPr>
        <w:t xml:space="preserve"> holds information on any mobile telephone used in any networks, the </w:t>
      </w:r>
      <w:r>
        <w:rPr>
          <w:szCs w:val="24"/>
          <w:lang w:bidi="ar-DZ"/>
        </w:rPr>
        <w:t>blocked-list</w:t>
      </w:r>
      <w:r w:rsidRPr="0005402F">
        <w:rPr>
          <w:szCs w:val="24"/>
          <w:lang w:bidi="ar-DZ"/>
        </w:rPr>
        <w:t xml:space="preserve"> holds information of all reported lost or stolen or destroyed mobile telephones and the </w:t>
      </w:r>
      <w:r>
        <w:rPr>
          <w:szCs w:val="24"/>
          <w:lang w:bidi="ar-DZ"/>
        </w:rPr>
        <w:t>tracked-</w:t>
      </w:r>
      <w:r w:rsidRPr="0005402F">
        <w:rPr>
          <w:szCs w:val="24"/>
          <w:lang w:bidi="ar-DZ"/>
        </w:rPr>
        <w:t xml:space="preserve">list holds information of any pair that does not fit in the </w:t>
      </w:r>
      <w:r>
        <w:rPr>
          <w:szCs w:val="24"/>
          <w:lang w:bidi="ar-DZ"/>
        </w:rPr>
        <w:t>permitted</w:t>
      </w:r>
      <w:r w:rsidRPr="0005402F">
        <w:rPr>
          <w:szCs w:val="24"/>
          <w:lang w:bidi="ar-DZ"/>
        </w:rPr>
        <w:t xml:space="preserve"> or </w:t>
      </w:r>
      <w:r>
        <w:rPr>
          <w:szCs w:val="24"/>
          <w:lang w:bidi="ar-DZ"/>
        </w:rPr>
        <w:t>blocked-list</w:t>
      </w:r>
      <w:r w:rsidRPr="0005402F">
        <w:rPr>
          <w:szCs w:val="24"/>
          <w:lang w:bidi="ar-DZ"/>
        </w:rPr>
        <w:t>.</w:t>
      </w:r>
      <w:r w:rsidRPr="0005402F">
        <w:rPr>
          <w:szCs w:val="24"/>
        </w:rPr>
        <w:t xml:space="preserve"> </w:t>
      </w:r>
      <w:r>
        <w:rPr>
          <w:szCs w:val="24"/>
          <w:lang w:bidi="ar-DZ"/>
        </w:rPr>
        <w:t>Permitted</w:t>
      </w:r>
      <w:r w:rsidRPr="0005402F">
        <w:rPr>
          <w:szCs w:val="24"/>
          <w:lang w:bidi="ar-DZ"/>
        </w:rPr>
        <w:t xml:space="preserve">, </w:t>
      </w:r>
      <w:r>
        <w:rPr>
          <w:szCs w:val="24"/>
          <w:lang w:bidi="ar-DZ"/>
        </w:rPr>
        <w:t>blocked</w:t>
      </w:r>
      <w:r w:rsidRPr="0005402F">
        <w:rPr>
          <w:szCs w:val="24"/>
          <w:lang w:bidi="ar-DZ"/>
        </w:rPr>
        <w:t xml:space="preserve"> and </w:t>
      </w:r>
      <w:r>
        <w:rPr>
          <w:szCs w:val="24"/>
          <w:lang w:bidi="ar-DZ"/>
        </w:rPr>
        <w:t>tracked</w:t>
      </w:r>
      <w:r w:rsidRPr="0005402F">
        <w:rPr>
          <w:szCs w:val="24"/>
          <w:lang w:bidi="ar-DZ"/>
        </w:rPr>
        <w:t xml:space="preserve"> lists contain all unique mobile telephone numbers and IMEI number pairs.</w:t>
      </w:r>
      <w:r w:rsidRPr="0005402F">
        <w:rPr>
          <w:szCs w:val="24"/>
        </w:rPr>
        <w:t xml:space="preserve"> </w:t>
      </w:r>
    </w:p>
    <w:p w14:paraId="76CFB127" w14:textId="77777777" w:rsidR="00EC4FF1" w:rsidRPr="0005402F" w:rsidRDefault="00EC4FF1" w:rsidP="00EC4FF1">
      <w:pPr>
        <w:rPr>
          <w:szCs w:val="24"/>
          <w:lang w:bidi="ar-DZ"/>
        </w:rPr>
      </w:pPr>
      <w:r w:rsidRPr="0005402F">
        <w:rPr>
          <w:szCs w:val="24"/>
          <w:lang w:bidi="ar-DZ"/>
        </w:rPr>
        <w:t>All MNOs capture any pair of subscriber numbers and the IMEI numbers attach to the network.</w:t>
      </w:r>
      <w:r w:rsidRPr="0005402F">
        <w:rPr>
          <w:szCs w:val="24"/>
        </w:rPr>
        <w:t xml:space="preserve"> </w:t>
      </w:r>
      <w:r w:rsidRPr="0005402F">
        <w:rPr>
          <w:szCs w:val="24"/>
          <w:lang w:bidi="ar-DZ"/>
        </w:rPr>
        <w:t xml:space="preserve">Each MNO maintains a sub register (EIR) containing all the entries submitted to the CEIR and updates the </w:t>
      </w:r>
      <w:r>
        <w:rPr>
          <w:szCs w:val="24"/>
          <w:lang w:bidi="ar-DZ"/>
        </w:rPr>
        <w:t>blocked-list</w:t>
      </w:r>
      <w:r w:rsidRPr="0005402F">
        <w:rPr>
          <w:szCs w:val="24"/>
          <w:lang w:bidi="ar-DZ"/>
        </w:rPr>
        <w:t>.</w:t>
      </w:r>
      <w:r w:rsidRPr="0005402F">
        <w:rPr>
          <w:szCs w:val="24"/>
        </w:rPr>
        <w:t xml:space="preserve"> When </w:t>
      </w:r>
      <w:r w:rsidRPr="0005402F">
        <w:rPr>
          <w:szCs w:val="24"/>
          <w:lang w:bidi="ar-DZ"/>
        </w:rPr>
        <w:t xml:space="preserve">a subscriber reports loss of his mobile telephone to the serving MNO, the respective MNO needs to effect such changes to the register. Every subscriber's information is kept in the CEIR. MNOs are required to </w:t>
      </w:r>
      <w:r>
        <w:rPr>
          <w:szCs w:val="24"/>
          <w:lang w:bidi="ar-DZ"/>
        </w:rPr>
        <w:t>blocked-list</w:t>
      </w:r>
      <w:r w:rsidRPr="0005402F">
        <w:rPr>
          <w:szCs w:val="24"/>
          <w:lang w:bidi="ar-DZ"/>
        </w:rPr>
        <w:t xml:space="preserve"> reported stolen, lost or damaged mobile telephones.</w:t>
      </w:r>
    </w:p>
    <w:p w14:paraId="18CC285F" w14:textId="77777777" w:rsidR="00EC4FF1" w:rsidRPr="0005402F" w:rsidRDefault="00EC4FF1" w:rsidP="00EC4FF1">
      <w:pPr>
        <w:rPr>
          <w:szCs w:val="24"/>
          <w:lang w:bidi="ar-DZ"/>
        </w:rPr>
      </w:pPr>
      <w:r w:rsidRPr="0005402F">
        <w:rPr>
          <w:szCs w:val="24"/>
          <w:lang w:bidi="ar-DZ"/>
        </w:rPr>
        <w:t xml:space="preserve">The procedure to </w:t>
      </w:r>
      <w:r>
        <w:rPr>
          <w:szCs w:val="24"/>
          <w:lang w:bidi="ar-DZ"/>
        </w:rPr>
        <w:t>blocked-list</w:t>
      </w:r>
      <w:r w:rsidRPr="0005402F">
        <w:rPr>
          <w:szCs w:val="24"/>
          <w:lang w:bidi="ar-DZ"/>
        </w:rPr>
        <w:t xml:space="preserve"> reported stolen, lost or damaged mobile telephone is as follows:</w:t>
      </w:r>
    </w:p>
    <w:p w14:paraId="6B357A15" w14:textId="77777777" w:rsidR="00EC4FF1" w:rsidRPr="0005402F" w:rsidRDefault="00EC4FF1" w:rsidP="00EC4FF1">
      <w:pPr>
        <w:pStyle w:val="enumlev1"/>
        <w:rPr>
          <w:szCs w:val="24"/>
          <w:lang w:bidi="ar-DZ"/>
        </w:rPr>
      </w:pPr>
      <w:r w:rsidRPr="0005402F">
        <w:rPr>
          <w:szCs w:val="24"/>
          <w:lang w:bidi="ar-DZ"/>
        </w:rPr>
        <w:t>a)</w:t>
      </w:r>
      <w:r w:rsidRPr="0005402F">
        <w:rPr>
          <w:szCs w:val="24"/>
          <w:lang w:bidi="ar-DZ"/>
        </w:rPr>
        <w:tab/>
        <w:t>A consumer whose mobile telephone has been stolen, lost or damaged, reports to the police station (damaged, lost and found desk at the designated police stations) and notifies the relevant MNO for blocking the SIM card from any further use.</w:t>
      </w:r>
    </w:p>
    <w:p w14:paraId="7D9972F5" w14:textId="77777777" w:rsidR="00EC4FF1" w:rsidRPr="0005402F" w:rsidRDefault="00EC4FF1" w:rsidP="00EC4FF1">
      <w:pPr>
        <w:pStyle w:val="enumlev1"/>
        <w:rPr>
          <w:szCs w:val="24"/>
          <w:lang w:bidi="ar-DZ"/>
        </w:rPr>
      </w:pPr>
      <w:r w:rsidRPr="0005402F">
        <w:rPr>
          <w:szCs w:val="24"/>
          <w:lang w:bidi="ar-DZ"/>
        </w:rPr>
        <w:t>b)</w:t>
      </w:r>
      <w:r w:rsidRPr="0005402F">
        <w:rPr>
          <w:szCs w:val="24"/>
          <w:lang w:bidi="ar-DZ"/>
        </w:rPr>
        <w:tab/>
        <w:t>The MNO bloc the SIM card and deactivates the stolen mobile telephone so that it cannot be used on any network in Tanzania.</w:t>
      </w:r>
      <w:r w:rsidRPr="0005402F">
        <w:rPr>
          <w:szCs w:val="24"/>
        </w:rPr>
        <w:t xml:space="preserve"> </w:t>
      </w:r>
      <w:r w:rsidRPr="0005402F">
        <w:rPr>
          <w:szCs w:val="24"/>
          <w:lang w:bidi="ar-DZ"/>
        </w:rPr>
        <w:t xml:space="preserve">Upon receipt of the lost report, the respective MNO </w:t>
      </w:r>
      <w:r>
        <w:rPr>
          <w:szCs w:val="24"/>
          <w:lang w:bidi="ar-DZ"/>
        </w:rPr>
        <w:t>blocked-list</w:t>
      </w:r>
      <w:r w:rsidRPr="0005402F">
        <w:rPr>
          <w:szCs w:val="24"/>
          <w:lang w:bidi="ar-DZ"/>
        </w:rPr>
        <w:t>'s the reported stolen or lost equipment through its own EIR and automatically shares the updated list to the CEIR.</w:t>
      </w:r>
    </w:p>
    <w:p w14:paraId="02DC209C" w14:textId="77777777" w:rsidR="00EC4FF1" w:rsidRPr="0005402F" w:rsidRDefault="00EC4FF1" w:rsidP="00EC4FF1">
      <w:pPr>
        <w:pStyle w:val="enumlev1"/>
        <w:rPr>
          <w:szCs w:val="24"/>
          <w:lang w:bidi="ar-DZ"/>
        </w:rPr>
      </w:pPr>
      <w:r w:rsidRPr="0005402F">
        <w:rPr>
          <w:szCs w:val="24"/>
          <w:lang w:bidi="ar-DZ"/>
        </w:rPr>
        <w:t>c)</w:t>
      </w:r>
      <w:r w:rsidRPr="0005402F">
        <w:rPr>
          <w:szCs w:val="24"/>
          <w:lang w:bidi="ar-DZ"/>
        </w:rPr>
        <w:tab/>
        <w:t xml:space="preserve">The CEIR synchronises with all MNO EIRs twice per day to collect all IMEI activity (i.e., </w:t>
      </w:r>
      <w:r>
        <w:rPr>
          <w:szCs w:val="24"/>
          <w:lang w:bidi="ar-DZ"/>
        </w:rPr>
        <w:t>blocked-list</w:t>
      </w:r>
      <w:r w:rsidRPr="0005402F">
        <w:rPr>
          <w:szCs w:val="24"/>
          <w:lang w:bidi="ar-DZ"/>
        </w:rPr>
        <w:t xml:space="preserve">, </w:t>
      </w:r>
      <w:r>
        <w:rPr>
          <w:szCs w:val="24"/>
          <w:lang w:bidi="ar-DZ"/>
        </w:rPr>
        <w:t>tracked-list</w:t>
      </w:r>
      <w:r w:rsidRPr="0005402F">
        <w:rPr>
          <w:szCs w:val="24"/>
          <w:lang w:bidi="ar-DZ"/>
        </w:rPr>
        <w:t xml:space="preserve"> or </w:t>
      </w:r>
      <w:r>
        <w:rPr>
          <w:szCs w:val="24"/>
          <w:lang w:bidi="ar-DZ"/>
        </w:rPr>
        <w:t>permitted-list</w:t>
      </w:r>
      <w:r w:rsidRPr="0005402F">
        <w:rPr>
          <w:szCs w:val="24"/>
          <w:lang w:bidi="ar-DZ"/>
        </w:rPr>
        <w:t xml:space="preserve">) and updates all the MNO EIRs accordingly to ensure that the changes are affected end-to-end. </w:t>
      </w:r>
    </w:p>
    <w:p w14:paraId="51DBC109" w14:textId="77777777" w:rsidR="00EC4FF1" w:rsidRPr="0005402F" w:rsidRDefault="00EC4FF1" w:rsidP="00EC4FF1">
      <w:pPr>
        <w:rPr>
          <w:szCs w:val="24"/>
          <w:lang w:bidi="ar-DZ"/>
        </w:rPr>
      </w:pPr>
      <w:r w:rsidRPr="0005402F">
        <w:rPr>
          <w:szCs w:val="24"/>
          <w:lang w:bidi="ar-DZ"/>
        </w:rPr>
        <w:t xml:space="preserve">All MNOs have created a procedure for </w:t>
      </w:r>
      <w:r>
        <w:rPr>
          <w:szCs w:val="24"/>
          <w:lang w:bidi="ar-DZ"/>
        </w:rPr>
        <w:t>blocked-list</w:t>
      </w:r>
      <w:r w:rsidRPr="0005402F">
        <w:rPr>
          <w:szCs w:val="24"/>
          <w:lang w:bidi="ar-DZ"/>
        </w:rPr>
        <w:t>ing mobile telephones and publishing them for consumer information.</w:t>
      </w:r>
      <w:r w:rsidRPr="0005402F">
        <w:rPr>
          <w:szCs w:val="24"/>
        </w:rPr>
        <w:t xml:space="preserve"> </w:t>
      </w:r>
      <w:r w:rsidRPr="0005402F">
        <w:rPr>
          <w:szCs w:val="24"/>
          <w:lang w:bidi="ar-DZ"/>
        </w:rPr>
        <w:t xml:space="preserve">They have also established and implemented a user verification mechanism to ensure that correct mobile devices are </w:t>
      </w:r>
      <w:r>
        <w:rPr>
          <w:szCs w:val="24"/>
          <w:lang w:bidi="ar-DZ"/>
        </w:rPr>
        <w:t>blocked-list</w:t>
      </w:r>
      <w:r w:rsidRPr="0005402F">
        <w:rPr>
          <w:szCs w:val="24"/>
          <w:lang w:bidi="ar-DZ"/>
        </w:rPr>
        <w:t xml:space="preserve">ed to avoid fraudulent </w:t>
      </w:r>
      <w:r>
        <w:rPr>
          <w:szCs w:val="24"/>
          <w:lang w:bidi="ar-DZ"/>
        </w:rPr>
        <w:t>blocked-list</w:t>
      </w:r>
      <w:r w:rsidRPr="0005402F">
        <w:rPr>
          <w:szCs w:val="24"/>
          <w:lang w:bidi="ar-DZ"/>
        </w:rPr>
        <w:t>ing of other mobile devices.</w:t>
      </w:r>
      <w:r w:rsidRPr="0005402F">
        <w:rPr>
          <w:szCs w:val="24"/>
        </w:rPr>
        <w:t xml:space="preserve"> </w:t>
      </w:r>
      <w:r w:rsidRPr="0005402F">
        <w:rPr>
          <w:szCs w:val="24"/>
          <w:lang w:bidi="ar-DZ"/>
        </w:rPr>
        <w:t xml:space="preserve">Any </w:t>
      </w:r>
      <w:r>
        <w:rPr>
          <w:szCs w:val="24"/>
          <w:lang w:bidi="ar-DZ"/>
        </w:rPr>
        <w:t>blocked-list</w:t>
      </w:r>
      <w:r w:rsidRPr="0005402F">
        <w:rPr>
          <w:szCs w:val="24"/>
          <w:lang w:bidi="ar-DZ"/>
        </w:rPr>
        <w:t>ed equipment shall remain unusable to any network service licensee that uses CEIR unless reported otherwise by the police.</w:t>
      </w:r>
    </w:p>
    <w:p w14:paraId="7689513B" w14:textId="77777777" w:rsidR="00EC4FF1" w:rsidRPr="0005402F" w:rsidRDefault="00EC4FF1" w:rsidP="00EC4FF1">
      <w:pPr>
        <w:rPr>
          <w:szCs w:val="24"/>
          <w:lang w:bidi="ar-DZ"/>
        </w:rPr>
      </w:pPr>
      <w:r w:rsidRPr="0005402F">
        <w:rPr>
          <w:szCs w:val="24"/>
          <w:lang w:bidi="ar-DZ"/>
        </w:rPr>
        <w:t xml:space="preserve">If a mobile device is lost, damaged or lost and recovered it is reported to the police and upon receipt of a report, the police immediately issue a written proof to the person reporting the lost, damaged or lost and found mobile device. The person will then inform their service provider on the recovery of the mobile device, who shall then </w:t>
      </w:r>
      <w:r>
        <w:rPr>
          <w:szCs w:val="24"/>
          <w:lang w:bidi="ar-DZ"/>
        </w:rPr>
        <w:t>permitted-list</w:t>
      </w:r>
      <w:r w:rsidRPr="0005402F">
        <w:rPr>
          <w:szCs w:val="24"/>
          <w:lang w:bidi="ar-DZ"/>
        </w:rPr>
        <w:t xml:space="preserve"> it and automatically update the CEIR for </w:t>
      </w:r>
      <w:r>
        <w:rPr>
          <w:szCs w:val="24"/>
          <w:lang w:bidi="ar-DZ"/>
        </w:rPr>
        <w:t>permitted-list</w:t>
      </w:r>
      <w:r w:rsidRPr="0005402F">
        <w:rPr>
          <w:szCs w:val="24"/>
          <w:lang w:bidi="ar-DZ"/>
        </w:rPr>
        <w:t>ing.</w:t>
      </w:r>
      <w:r w:rsidRPr="0005402F">
        <w:rPr>
          <w:szCs w:val="24"/>
        </w:rPr>
        <w:t xml:space="preserve"> </w:t>
      </w:r>
      <w:r w:rsidRPr="0005402F">
        <w:rPr>
          <w:szCs w:val="24"/>
          <w:lang w:bidi="ar-DZ"/>
        </w:rPr>
        <w:t xml:space="preserve">The CEIR automatically broadcasts the IMEI or ESN of the lost and found mobile device to all the network service licensees that are connected to the CEIR for </w:t>
      </w:r>
      <w:r>
        <w:rPr>
          <w:szCs w:val="24"/>
          <w:lang w:bidi="ar-DZ"/>
        </w:rPr>
        <w:t>permitted-list</w:t>
      </w:r>
      <w:r w:rsidRPr="0005402F">
        <w:rPr>
          <w:szCs w:val="24"/>
          <w:lang w:bidi="ar-DZ"/>
        </w:rPr>
        <w:t>ing.</w:t>
      </w:r>
    </w:p>
    <w:p w14:paraId="0CFE48E9" w14:textId="77777777" w:rsidR="00EC4FF1" w:rsidRPr="0005402F" w:rsidRDefault="00EC4FF1" w:rsidP="00EC4FF1">
      <w:pPr>
        <w:rPr>
          <w:szCs w:val="24"/>
          <w:lang w:bidi="ar-DZ"/>
        </w:rPr>
      </w:pPr>
      <w:r w:rsidRPr="0005402F">
        <w:rPr>
          <w:szCs w:val="24"/>
          <w:lang w:bidi="ar-DZ"/>
        </w:rPr>
        <w:t>MNOs and the police do not charge subscribers on reporting stolen, damaged or lost mobile telephones nor to the owner on collecting recovered mobile telephones.</w:t>
      </w:r>
    </w:p>
    <w:p w14:paraId="123FCB85" w14:textId="77777777" w:rsidR="00EC4FF1" w:rsidRPr="0005402F" w:rsidRDefault="00EC4FF1" w:rsidP="00EC4FF1">
      <w:pPr>
        <w:rPr>
          <w:szCs w:val="24"/>
          <w:lang w:bidi="ar-DZ"/>
        </w:rPr>
      </w:pPr>
      <w:r w:rsidRPr="0005402F">
        <w:rPr>
          <w:szCs w:val="24"/>
          <w:lang w:bidi="ar-DZ"/>
        </w:rPr>
        <w:t>No person is allowed to reprogram IMEI numbers of mobile devices.</w:t>
      </w:r>
      <w:r w:rsidRPr="0005402F">
        <w:rPr>
          <w:szCs w:val="24"/>
        </w:rPr>
        <w:t xml:space="preserve"> </w:t>
      </w:r>
      <w:r w:rsidRPr="0005402F">
        <w:rPr>
          <w:szCs w:val="24"/>
          <w:lang w:bidi="ar-DZ"/>
        </w:rPr>
        <w:t>TCRA is carrying out regular inspections and audits the relevant records and systems of the relevant network service licensees from time to time to ensure compliance with CEIR regulations.</w:t>
      </w:r>
      <w:r w:rsidRPr="0005402F">
        <w:rPr>
          <w:szCs w:val="24"/>
        </w:rPr>
        <w:t xml:space="preserve"> </w:t>
      </w:r>
      <w:r w:rsidRPr="0005402F">
        <w:rPr>
          <w:szCs w:val="24"/>
          <w:lang w:bidi="ar-DZ"/>
        </w:rPr>
        <w:t xml:space="preserve">Any MNO who contravenes any of the provisions of the CEIR regulations commits an offence and is liable on conviction to a fine not less </w:t>
      </w:r>
      <w:r w:rsidRPr="0005402F">
        <w:rPr>
          <w:szCs w:val="24"/>
          <w:lang w:bidi="ar-DZ"/>
        </w:rPr>
        <w:lastRenderedPageBreak/>
        <w:t>than five (5) million Tanzania shillings or imprisonment for a period not less than twelve months or to both.</w:t>
      </w:r>
    </w:p>
    <w:p w14:paraId="346F5BA0" w14:textId="77777777" w:rsidR="00EC4FF1" w:rsidRPr="0005402F" w:rsidRDefault="00EC4FF1" w:rsidP="00EC4FF1">
      <w:pPr>
        <w:rPr>
          <w:szCs w:val="24"/>
          <w:lang w:bidi="ar-DZ"/>
        </w:rPr>
      </w:pPr>
      <w:r w:rsidRPr="0005402F">
        <w:rPr>
          <w:szCs w:val="24"/>
          <w:lang w:bidi="ar-DZ"/>
        </w:rPr>
        <w:t>TCRA is also in the initial stages of finding means of setting up a type approval laboratory and it will start by establishing a mini type approval laboratory for mobile phones and set-top boxes.</w:t>
      </w:r>
    </w:p>
    <w:p w14:paraId="2F1AC658" w14:textId="77777777" w:rsidR="00EC4FF1" w:rsidRPr="0005402F" w:rsidRDefault="00EC4FF1" w:rsidP="00EC4FF1">
      <w:pPr>
        <w:pStyle w:val="Headingb"/>
        <w:rPr>
          <w:szCs w:val="24"/>
          <w:lang w:bidi="ar-DZ"/>
        </w:rPr>
      </w:pPr>
      <w:r>
        <w:rPr>
          <w:szCs w:val="24"/>
          <w:lang w:bidi="ar-DZ"/>
        </w:rPr>
        <w:t>Blocked-list</w:t>
      </w:r>
      <w:r w:rsidRPr="0005402F">
        <w:rPr>
          <w:szCs w:val="24"/>
          <w:lang w:bidi="ar-DZ"/>
        </w:rPr>
        <w:t>ing of invalid and duplicate IMEI</w:t>
      </w:r>
    </w:p>
    <w:p w14:paraId="3137E0CE" w14:textId="77777777" w:rsidR="00EC4FF1" w:rsidRPr="0005402F" w:rsidRDefault="00EC4FF1" w:rsidP="00EC4FF1">
      <w:pPr>
        <w:rPr>
          <w:szCs w:val="24"/>
        </w:rPr>
      </w:pPr>
      <w:r w:rsidRPr="0005402F">
        <w:rPr>
          <w:szCs w:val="24"/>
        </w:rPr>
        <w:t>Through the electronic and postal communications (central equipment identification registers) regulations, 2018 all the MNOs are required to auto reject any invalid IMEI that tries to attach to their networks. Once a subscriber tries to attach to a network, the EIR will validate among other things the IMEI against the approved GSMA TAC. If the IMEI passes the validation it will then be allowed to attach to the network and use the services. All non-conformity IMEIs are automatically rejected and blocked by MNOs once after trying to attach to the network.</w:t>
      </w:r>
    </w:p>
    <w:p w14:paraId="47B81993" w14:textId="77777777" w:rsidR="00EC4FF1" w:rsidRPr="0005402F" w:rsidRDefault="00EC4FF1" w:rsidP="00EC4FF1">
      <w:pPr>
        <w:rPr>
          <w:szCs w:val="24"/>
        </w:rPr>
      </w:pPr>
      <w:r w:rsidRPr="0005402F">
        <w:rPr>
          <w:szCs w:val="24"/>
        </w:rPr>
        <w:t xml:space="preserve">Taking into consideration the problem of duplicate IMEIs across the networks, TCRA coordinates a </w:t>
      </w:r>
      <w:r>
        <w:rPr>
          <w:szCs w:val="24"/>
        </w:rPr>
        <w:t>blocked-list</w:t>
      </w:r>
      <w:r w:rsidRPr="0005402F">
        <w:rPr>
          <w:szCs w:val="24"/>
        </w:rPr>
        <w:t xml:space="preserve">ing of all duplicate IMEIs on a monthly basis for all the MNOs. Each MNO scans their networks and establishes a list of duplicate IMEs that need to be </w:t>
      </w:r>
      <w:r>
        <w:rPr>
          <w:szCs w:val="24"/>
        </w:rPr>
        <w:t>blocked-list</w:t>
      </w:r>
      <w:r w:rsidRPr="0005402F">
        <w:rPr>
          <w:szCs w:val="24"/>
        </w:rPr>
        <w:t xml:space="preserve">ed. Once the </w:t>
      </w:r>
      <w:r>
        <w:rPr>
          <w:szCs w:val="24"/>
        </w:rPr>
        <w:t>blocked-list</w:t>
      </w:r>
      <w:r w:rsidRPr="0005402F">
        <w:rPr>
          <w:szCs w:val="24"/>
        </w:rPr>
        <w:t xml:space="preserve"> of duplicate IMEIs is done for each of the MNO EIR, the CEIR will then be automatically updated of the changes to ensure end-to-end blocking. Since the first </w:t>
      </w:r>
      <w:r>
        <w:rPr>
          <w:szCs w:val="24"/>
        </w:rPr>
        <w:t>blocked-list</w:t>
      </w:r>
      <w:r w:rsidRPr="0005402F">
        <w:rPr>
          <w:szCs w:val="24"/>
        </w:rPr>
        <w:t xml:space="preserve"> in July 2016 a total of 417 489 IMEIs have been </w:t>
      </w:r>
      <w:r>
        <w:rPr>
          <w:szCs w:val="24"/>
        </w:rPr>
        <w:t>blocked-list</w:t>
      </w:r>
      <w:r w:rsidRPr="0005402F">
        <w:rPr>
          <w:szCs w:val="24"/>
        </w:rPr>
        <w:t>ed in all the MNO networks.</w:t>
      </w:r>
    </w:p>
    <w:p w14:paraId="7CB9F4F7" w14:textId="77777777" w:rsidR="00EC4FF1" w:rsidRPr="0005402F" w:rsidRDefault="00EC4FF1" w:rsidP="00EC4FF1">
      <w:pPr>
        <w:pStyle w:val="Heading3"/>
        <w:rPr>
          <w:szCs w:val="24"/>
          <w:lang w:bidi="ar-DZ"/>
        </w:rPr>
      </w:pPr>
      <w:bookmarkStart w:id="306" w:name="_Toc89848313"/>
      <w:bookmarkStart w:id="307" w:name="_Toc89848314"/>
      <w:bookmarkStart w:id="308" w:name="_Toc89848315"/>
      <w:bookmarkStart w:id="309" w:name="_Toc93310398"/>
      <w:bookmarkStart w:id="310" w:name="_Toc93933318"/>
      <w:bookmarkStart w:id="311" w:name="_Toc93933757"/>
      <w:bookmarkStart w:id="312" w:name="_Toc95137749"/>
      <w:bookmarkStart w:id="313" w:name="_Toc95140225"/>
      <w:bookmarkStart w:id="314" w:name="_Toc95140583"/>
      <w:bookmarkStart w:id="315" w:name="_Toc95146140"/>
      <w:bookmarkEnd w:id="306"/>
      <w:bookmarkEnd w:id="307"/>
      <w:bookmarkEnd w:id="308"/>
      <w:r w:rsidRPr="0005402F">
        <w:rPr>
          <w:szCs w:val="24"/>
          <w:lang w:bidi="ar-DZ"/>
        </w:rPr>
        <w:t>I.I.XI</w:t>
      </w:r>
      <w:r w:rsidRPr="0005402F">
        <w:rPr>
          <w:szCs w:val="24"/>
          <w:lang w:bidi="ar-DZ"/>
        </w:rPr>
        <w:tab/>
        <w:t>Republic of Zimbabw</w:t>
      </w:r>
      <w:bookmarkEnd w:id="309"/>
      <w:r w:rsidRPr="0005402F">
        <w:rPr>
          <w:szCs w:val="24"/>
          <w:lang w:bidi="ar-DZ"/>
        </w:rPr>
        <w:t>e</w:t>
      </w:r>
      <w:bookmarkEnd w:id="310"/>
      <w:bookmarkEnd w:id="311"/>
      <w:bookmarkEnd w:id="312"/>
      <w:bookmarkEnd w:id="313"/>
      <w:bookmarkEnd w:id="314"/>
      <w:bookmarkEnd w:id="315"/>
    </w:p>
    <w:p w14:paraId="04F79C66" w14:textId="77777777" w:rsidR="00EC4FF1" w:rsidRPr="0005402F" w:rsidRDefault="00EC4FF1" w:rsidP="00EC4FF1">
      <w:pPr>
        <w:rPr>
          <w:szCs w:val="24"/>
        </w:rPr>
      </w:pPr>
      <w:r w:rsidRPr="0005402F">
        <w:rPr>
          <w:szCs w:val="24"/>
        </w:rPr>
        <w:t xml:space="preserve">All mobile network operators in Zimbabwe have the capability to detect counterfeit devices with duplicate IMEI codes on their networks and to disconnect them. </w:t>
      </w:r>
      <w:bookmarkStart w:id="316" w:name="_Hlk60306283"/>
      <w:r w:rsidRPr="0005402F">
        <w:rPr>
          <w:szCs w:val="24"/>
        </w:rPr>
        <w:t>However, given the importance of counterfeit devices for operator revenues – these devices account for the majority of network users – actual disconnection is rare.</w:t>
      </w:r>
      <w:bookmarkEnd w:id="316"/>
      <w:r w:rsidRPr="0005402F">
        <w:rPr>
          <w:rStyle w:val="FootnoteReference"/>
          <w:sz w:val="24"/>
          <w:szCs w:val="24"/>
        </w:rPr>
        <w:footnoteReference w:id="4"/>
      </w:r>
      <w:r w:rsidRPr="0005402F">
        <w:rPr>
          <w:szCs w:val="24"/>
        </w:rPr>
        <w:t xml:space="preserve"> Nevertheless, the following measures have been taken in Zimbabwe to combat the proliferation of counterfeit devices and the theft of mobile devices:</w:t>
      </w:r>
    </w:p>
    <w:p w14:paraId="2A37A17D" w14:textId="77777777" w:rsidR="00EC4FF1" w:rsidRPr="0005402F" w:rsidRDefault="00EC4FF1" w:rsidP="00EC4FF1">
      <w:pPr>
        <w:pStyle w:val="enumlev1"/>
        <w:rPr>
          <w:szCs w:val="24"/>
        </w:rPr>
      </w:pPr>
      <w:r w:rsidRPr="0005402F">
        <w:rPr>
          <w:szCs w:val="24"/>
        </w:rPr>
        <w:t></w:t>
      </w:r>
      <w:r w:rsidRPr="0005402F">
        <w:rPr>
          <w:szCs w:val="24"/>
        </w:rPr>
        <w:tab/>
        <w:t>prohibition on the use of any device not meeting type-approval requirements;</w:t>
      </w:r>
    </w:p>
    <w:p w14:paraId="333B073C" w14:textId="77777777" w:rsidR="00EC4FF1" w:rsidRPr="0005402F" w:rsidRDefault="00EC4FF1" w:rsidP="00EC4FF1">
      <w:pPr>
        <w:pStyle w:val="enumlev1"/>
        <w:rPr>
          <w:szCs w:val="24"/>
        </w:rPr>
      </w:pPr>
      <w:r w:rsidRPr="0005402F">
        <w:rPr>
          <w:szCs w:val="24"/>
        </w:rPr>
        <w:t></w:t>
      </w:r>
      <w:r w:rsidRPr="0005402F">
        <w:rPr>
          <w:szCs w:val="24"/>
        </w:rPr>
        <w:tab/>
        <w:t>obligation for mobile network subscribers to register newly purchased SIM cards with the MNO before the card can be activated on the network;</w:t>
      </w:r>
    </w:p>
    <w:p w14:paraId="7A9165EE" w14:textId="77777777" w:rsidR="00EC4FF1" w:rsidRPr="0005402F" w:rsidRDefault="00EC4FF1" w:rsidP="00EC4FF1">
      <w:pPr>
        <w:pStyle w:val="enumlev1"/>
        <w:rPr>
          <w:szCs w:val="24"/>
        </w:rPr>
      </w:pPr>
      <w:r w:rsidRPr="0005402F">
        <w:rPr>
          <w:szCs w:val="24"/>
        </w:rPr>
        <w:t></w:t>
      </w:r>
      <w:r w:rsidRPr="0005402F">
        <w:rPr>
          <w:szCs w:val="24"/>
        </w:rPr>
        <w:tab/>
        <w:t>acquisition of a subscriber registration database to ensure that all SIM cards activated in the country are correctly registered, which also facilitates the detection of counterfeit devices and fake mobile phones;</w:t>
      </w:r>
    </w:p>
    <w:p w14:paraId="37005332" w14:textId="77777777" w:rsidR="00EC4FF1" w:rsidRPr="0005402F" w:rsidRDefault="00EC4FF1" w:rsidP="00EC4FF1">
      <w:pPr>
        <w:pStyle w:val="enumlev1"/>
        <w:rPr>
          <w:szCs w:val="24"/>
        </w:rPr>
      </w:pPr>
      <w:r w:rsidRPr="0005402F">
        <w:rPr>
          <w:szCs w:val="24"/>
        </w:rPr>
        <w:t></w:t>
      </w:r>
      <w:r w:rsidRPr="0005402F">
        <w:rPr>
          <w:szCs w:val="24"/>
        </w:rPr>
        <w:tab/>
        <w:t>testing and certification of all new ICT devices at the regional level by an independent testing laboratory operated by the independent communications authority of South Africa (ICASA).</w:t>
      </w:r>
    </w:p>
    <w:p w14:paraId="22848932" w14:textId="77777777" w:rsidR="00EC4FF1" w:rsidRPr="0005402F" w:rsidRDefault="00EC4FF1" w:rsidP="00EC4FF1">
      <w:pPr>
        <w:pStyle w:val="Heading2"/>
        <w:rPr>
          <w:szCs w:val="24"/>
          <w:lang w:bidi="ar-DZ"/>
        </w:rPr>
      </w:pPr>
      <w:bookmarkStart w:id="317" w:name="_Toc93310399"/>
      <w:bookmarkStart w:id="318" w:name="_Toc93933758"/>
      <w:bookmarkStart w:id="319" w:name="_Toc95137750"/>
      <w:bookmarkStart w:id="320" w:name="_Toc95140226"/>
      <w:bookmarkStart w:id="321" w:name="_Toc95140584"/>
      <w:bookmarkStart w:id="322" w:name="_Toc95146141"/>
      <w:r w:rsidRPr="0005402F">
        <w:rPr>
          <w:szCs w:val="24"/>
          <w:lang w:bidi="ar-DZ"/>
        </w:rPr>
        <w:t>I.II</w:t>
      </w:r>
      <w:r w:rsidRPr="0005402F">
        <w:rPr>
          <w:szCs w:val="24"/>
          <w:lang w:bidi="ar-DZ"/>
        </w:rPr>
        <w:tab/>
        <w:t>South America</w:t>
      </w:r>
      <w:bookmarkEnd w:id="317"/>
      <w:bookmarkEnd w:id="318"/>
      <w:bookmarkEnd w:id="319"/>
      <w:bookmarkEnd w:id="320"/>
      <w:bookmarkEnd w:id="321"/>
      <w:bookmarkEnd w:id="322"/>
    </w:p>
    <w:p w14:paraId="51900972" w14:textId="77777777" w:rsidR="00EC4FF1" w:rsidRPr="0005402F" w:rsidRDefault="00EC4FF1" w:rsidP="00EC4FF1">
      <w:pPr>
        <w:pStyle w:val="Heading3"/>
        <w:rPr>
          <w:szCs w:val="24"/>
          <w:shd w:val="clear" w:color="auto" w:fill="FFFFFF"/>
        </w:rPr>
      </w:pPr>
      <w:bookmarkStart w:id="323" w:name="_Toc73702144"/>
      <w:bookmarkStart w:id="324" w:name="_Toc45033379"/>
      <w:bookmarkStart w:id="325" w:name="_Toc33020269"/>
      <w:bookmarkStart w:id="326" w:name="_Toc25232187"/>
      <w:bookmarkStart w:id="327" w:name="_Toc93310400"/>
      <w:bookmarkStart w:id="328" w:name="_Toc93933319"/>
      <w:bookmarkStart w:id="329" w:name="_Toc93933759"/>
      <w:bookmarkStart w:id="330" w:name="_Toc95137751"/>
      <w:bookmarkStart w:id="331" w:name="_Toc95140227"/>
      <w:bookmarkStart w:id="332" w:name="_Toc95140585"/>
      <w:bookmarkStart w:id="333" w:name="_Toc95146142"/>
      <w:bookmarkStart w:id="334" w:name="_Hlk45037519"/>
      <w:r w:rsidRPr="0005402F">
        <w:rPr>
          <w:szCs w:val="24"/>
        </w:rPr>
        <w:t>I.II.I</w:t>
      </w:r>
      <w:r w:rsidRPr="0005402F">
        <w:rPr>
          <w:szCs w:val="24"/>
        </w:rPr>
        <w:tab/>
        <w:t xml:space="preserve">Federative Republic of </w:t>
      </w:r>
      <w:r w:rsidRPr="0005402F">
        <w:rPr>
          <w:szCs w:val="24"/>
          <w:lang w:bidi="ar-DZ"/>
        </w:rPr>
        <w:t>Brazil</w:t>
      </w:r>
      <w:bookmarkEnd w:id="323"/>
      <w:bookmarkEnd w:id="324"/>
      <w:bookmarkEnd w:id="325"/>
      <w:bookmarkEnd w:id="326"/>
      <w:bookmarkEnd w:id="327"/>
      <w:bookmarkEnd w:id="328"/>
      <w:bookmarkEnd w:id="329"/>
      <w:bookmarkEnd w:id="330"/>
      <w:bookmarkEnd w:id="331"/>
      <w:bookmarkEnd w:id="332"/>
      <w:bookmarkEnd w:id="333"/>
    </w:p>
    <w:p w14:paraId="1DC742CB" w14:textId="77777777" w:rsidR="00EC4FF1" w:rsidRPr="0005402F" w:rsidRDefault="00EC4FF1" w:rsidP="00EC4FF1">
      <w:pPr>
        <w:pStyle w:val="Headingb"/>
        <w:rPr>
          <w:szCs w:val="24"/>
          <w:lang w:bidi="ar-DZ"/>
        </w:rPr>
      </w:pPr>
      <w:bookmarkStart w:id="335" w:name="_Toc73702145"/>
      <w:bookmarkStart w:id="336" w:name="_Toc74238320"/>
      <w:bookmarkEnd w:id="334"/>
      <w:r w:rsidRPr="0005402F">
        <w:rPr>
          <w:szCs w:val="24"/>
          <w:lang w:bidi="ar-DZ"/>
        </w:rPr>
        <w:t>1</w:t>
      </w:r>
      <w:r w:rsidRPr="0005402F">
        <w:rPr>
          <w:szCs w:val="24"/>
          <w:lang w:bidi="ar-DZ"/>
        </w:rPr>
        <w:tab/>
        <w:t>Brazilian approach on combating counterfeit ICT and stolen devices</w:t>
      </w:r>
      <w:bookmarkEnd w:id="335"/>
      <w:bookmarkEnd w:id="336"/>
    </w:p>
    <w:p w14:paraId="005A1A33" w14:textId="77777777" w:rsidR="00EC4FF1" w:rsidRPr="0005402F" w:rsidRDefault="00EC4FF1" w:rsidP="00EC4FF1">
      <w:pPr>
        <w:pStyle w:val="Headingb"/>
        <w:rPr>
          <w:szCs w:val="24"/>
          <w:lang w:bidi="ar-DZ"/>
        </w:rPr>
      </w:pPr>
      <w:r w:rsidRPr="0005402F">
        <w:rPr>
          <w:szCs w:val="24"/>
          <w:lang w:bidi="ar-DZ"/>
        </w:rPr>
        <w:t>1.1</w:t>
      </w:r>
      <w:r w:rsidRPr="0005402F">
        <w:rPr>
          <w:szCs w:val="24"/>
          <w:lang w:bidi="ar-DZ"/>
        </w:rPr>
        <w:tab/>
        <w:t>Location where the use case is implemented</w:t>
      </w:r>
    </w:p>
    <w:p w14:paraId="1BABCFB3" w14:textId="77777777" w:rsidR="00EC4FF1" w:rsidRPr="0005402F" w:rsidRDefault="00EC4FF1" w:rsidP="00EC4FF1">
      <w:pPr>
        <w:rPr>
          <w:szCs w:val="24"/>
        </w:rPr>
      </w:pPr>
      <w:r w:rsidRPr="0005402F">
        <w:rPr>
          <w:szCs w:val="24"/>
        </w:rPr>
        <w:t>Brazilian mobile networks. Initially the solution was focused on addressing stolen and lost devices (</w:t>
      </w:r>
      <w:r w:rsidRPr="0005402F">
        <w:rPr>
          <w:i/>
          <w:iCs/>
          <w:szCs w:val="24"/>
        </w:rPr>
        <w:t>Cadastro de Estações Móveis Impedidas – CEMI</w:t>
      </w:r>
      <w:r w:rsidRPr="0005402F">
        <w:rPr>
          <w:szCs w:val="24"/>
        </w:rPr>
        <w:t>) and by 2014 a second part of the solution (</w:t>
      </w:r>
      <w:r w:rsidRPr="0005402F">
        <w:rPr>
          <w:i/>
          <w:iCs/>
          <w:szCs w:val="24"/>
        </w:rPr>
        <w:t>Sistema Integrado de Gestão de Aparelhos – SIGA</w:t>
      </w:r>
      <w:r w:rsidRPr="0005402F">
        <w:rPr>
          <w:szCs w:val="24"/>
        </w:rPr>
        <w:t xml:space="preserve">) responsible for detecting and blocking tampered and non-certified devices was initiated. This second part implementation was planned in three phases. In </w:t>
      </w:r>
      <w:r>
        <w:rPr>
          <w:szCs w:val="24"/>
        </w:rPr>
        <w:t>these</w:t>
      </w:r>
      <w:r w:rsidRPr="0005402F">
        <w:rPr>
          <w:szCs w:val="24"/>
        </w:rPr>
        <w:t xml:space="preserve"> phase</w:t>
      </w:r>
      <w:r>
        <w:rPr>
          <w:szCs w:val="24"/>
        </w:rPr>
        <w:t>s</w:t>
      </w:r>
      <w:r w:rsidRPr="0005402F">
        <w:rPr>
          <w:szCs w:val="24"/>
        </w:rPr>
        <w:t xml:space="preserve">, </w:t>
      </w:r>
      <w:r>
        <w:rPr>
          <w:szCs w:val="24"/>
        </w:rPr>
        <w:t>the solution was gradually implemented</w:t>
      </w:r>
      <w:r w:rsidRPr="0005402F">
        <w:rPr>
          <w:szCs w:val="24"/>
        </w:rPr>
        <w:t xml:space="preserve"> in different regions of the country</w:t>
      </w:r>
      <w:r>
        <w:rPr>
          <w:szCs w:val="24"/>
        </w:rPr>
        <w:t xml:space="preserve"> until it was</w:t>
      </w:r>
      <w:r w:rsidRPr="0005402F">
        <w:rPr>
          <w:szCs w:val="24"/>
        </w:rPr>
        <w:t xml:space="preserve"> active in the whole territory.</w:t>
      </w:r>
    </w:p>
    <w:p w14:paraId="294BD036" w14:textId="77777777" w:rsidR="00EC4FF1" w:rsidRPr="0005402F" w:rsidRDefault="00EC4FF1" w:rsidP="00EC4FF1">
      <w:pPr>
        <w:pStyle w:val="Headingb"/>
        <w:rPr>
          <w:szCs w:val="24"/>
          <w:shd w:val="clear" w:color="auto" w:fill="FFFFFF"/>
        </w:rPr>
      </w:pPr>
      <w:r w:rsidRPr="0005402F">
        <w:rPr>
          <w:szCs w:val="24"/>
          <w:lang w:val="ru-RU"/>
        </w:rPr>
        <w:lastRenderedPageBreak/>
        <w:t>1.2</w:t>
      </w:r>
      <w:r w:rsidRPr="0005402F">
        <w:rPr>
          <w:szCs w:val="24"/>
          <w:lang w:val="ru-RU"/>
        </w:rPr>
        <w:tab/>
      </w:r>
      <w:r w:rsidRPr="0005402F">
        <w:rPr>
          <w:szCs w:val="24"/>
          <w:shd w:val="clear" w:color="auto" w:fill="FFFFFF"/>
        </w:rPr>
        <w:t>Dates of implementation</w:t>
      </w:r>
    </w:p>
    <w:p w14:paraId="5C7F62BC" w14:textId="77777777" w:rsidR="00EC4FF1" w:rsidRPr="0005402F" w:rsidRDefault="00EC4FF1" w:rsidP="00EC4FF1">
      <w:pPr>
        <w:pStyle w:val="enumlev1"/>
        <w:rPr>
          <w:szCs w:val="24"/>
          <w:shd w:val="clear" w:color="auto" w:fill="FFFFFF"/>
        </w:rPr>
      </w:pPr>
      <w:r w:rsidRPr="0005402F">
        <w:rPr>
          <w:szCs w:val="24"/>
        </w:rPr>
        <w:t>•</w:t>
      </w:r>
      <w:r w:rsidRPr="0005402F">
        <w:rPr>
          <w:szCs w:val="24"/>
        </w:rPr>
        <w:tab/>
      </w:r>
      <w:r w:rsidRPr="0005402F">
        <w:rPr>
          <w:szCs w:val="24"/>
          <w:shd w:val="clear" w:color="auto" w:fill="FFFFFF"/>
        </w:rPr>
        <w:t>CEMI solution: 2005;</w:t>
      </w:r>
    </w:p>
    <w:p w14:paraId="1DFBAC34" w14:textId="77777777" w:rsidR="00EC4FF1" w:rsidRPr="0005402F" w:rsidRDefault="00EC4FF1" w:rsidP="00EC4FF1">
      <w:pPr>
        <w:pStyle w:val="enumlev1"/>
        <w:rPr>
          <w:szCs w:val="24"/>
          <w:shd w:val="clear" w:color="auto" w:fill="FFFFFF"/>
        </w:rPr>
      </w:pPr>
      <w:r w:rsidRPr="0005402F">
        <w:rPr>
          <w:szCs w:val="24"/>
        </w:rPr>
        <w:t>•</w:t>
      </w:r>
      <w:r w:rsidRPr="0005402F">
        <w:rPr>
          <w:szCs w:val="24"/>
        </w:rPr>
        <w:tab/>
      </w:r>
      <w:r w:rsidRPr="0005402F">
        <w:rPr>
          <w:szCs w:val="24"/>
          <w:shd w:val="clear" w:color="auto" w:fill="FFFFFF"/>
        </w:rPr>
        <w:t>Approval of the action plan by Anatel for deploying SIGA: 2012;</w:t>
      </w:r>
    </w:p>
    <w:p w14:paraId="5B09FB90" w14:textId="77777777" w:rsidR="00EC4FF1" w:rsidRPr="0005402F" w:rsidRDefault="00EC4FF1" w:rsidP="00EC4FF1">
      <w:pPr>
        <w:pStyle w:val="enumlev1"/>
        <w:rPr>
          <w:szCs w:val="24"/>
          <w:shd w:val="clear" w:color="auto" w:fill="FFFFFF"/>
        </w:rPr>
      </w:pPr>
      <w:r w:rsidRPr="0005402F">
        <w:rPr>
          <w:szCs w:val="24"/>
        </w:rPr>
        <w:t>•</w:t>
      </w:r>
      <w:r w:rsidRPr="0005402F">
        <w:rPr>
          <w:szCs w:val="24"/>
        </w:rPr>
        <w:tab/>
      </w:r>
      <w:r w:rsidRPr="0005402F">
        <w:rPr>
          <w:szCs w:val="24"/>
          <w:shd w:val="clear" w:color="auto" w:fill="FFFFFF"/>
        </w:rPr>
        <w:t>SIGA trial activation: 2014;</w:t>
      </w:r>
    </w:p>
    <w:p w14:paraId="2904B7C1" w14:textId="77777777" w:rsidR="00EC4FF1" w:rsidRPr="0005402F" w:rsidRDefault="00EC4FF1" w:rsidP="00EC4FF1">
      <w:pPr>
        <w:pStyle w:val="enumlev1"/>
        <w:rPr>
          <w:szCs w:val="24"/>
          <w:shd w:val="clear" w:color="auto" w:fill="FFFFFF"/>
        </w:rPr>
      </w:pPr>
      <w:r w:rsidRPr="0005402F">
        <w:rPr>
          <w:szCs w:val="24"/>
        </w:rPr>
        <w:t>•</w:t>
      </w:r>
      <w:r w:rsidRPr="0005402F">
        <w:rPr>
          <w:szCs w:val="24"/>
        </w:rPr>
        <w:tab/>
      </w:r>
      <w:r w:rsidRPr="0005402F">
        <w:rPr>
          <w:szCs w:val="24"/>
          <w:shd w:val="clear" w:color="auto" w:fill="FFFFFF"/>
        </w:rPr>
        <w:t>Construction of a database of the uncompliant (SIGA) devices: 2015;</w:t>
      </w:r>
    </w:p>
    <w:p w14:paraId="350A24EE" w14:textId="77777777" w:rsidR="00EC4FF1" w:rsidRPr="0005402F" w:rsidRDefault="00EC4FF1" w:rsidP="00EC4FF1">
      <w:pPr>
        <w:pStyle w:val="enumlev1"/>
        <w:rPr>
          <w:szCs w:val="24"/>
          <w:shd w:val="clear" w:color="auto" w:fill="FFFFFF"/>
        </w:rPr>
      </w:pPr>
      <w:r w:rsidRPr="0005402F">
        <w:rPr>
          <w:szCs w:val="24"/>
        </w:rPr>
        <w:t>•</w:t>
      </w:r>
      <w:r w:rsidRPr="0005402F">
        <w:rPr>
          <w:szCs w:val="24"/>
        </w:rPr>
        <w:tab/>
      </w:r>
      <w:r w:rsidRPr="0005402F">
        <w:rPr>
          <w:szCs w:val="24"/>
          <w:shd w:val="clear" w:color="auto" w:fill="FFFFFF"/>
        </w:rPr>
        <w:t>Anti-piracy public campaign: 2016;</w:t>
      </w:r>
    </w:p>
    <w:p w14:paraId="613792AE" w14:textId="77777777" w:rsidR="00EC4FF1" w:rsidRPr="0005402F" w:rsidRDefault="00EC4FF1" w:rsidP="00EC4FF1">
      <w:pPr>
        <w:pStyle w:val="enumlev1"/>
        <w:rPr>
          <w:szCs w:val="24"/>
          <w:shd w:val="clear" w:color="auto" w:fill="FFFFFF"/>
        </w:rPr>
      </w:pPr>
      <w:r w:rsidRPr="0005402F">
        <w:rPr>
          <w:szCs w:val="24"/>
        </w:rPr>
        <w:t>•</w:t>
      </w:r>
      <w:r w:rsidRPr="0005402F">
        <w:rPr>
          <w:szCs w:val="24"/>
        </w:rPr>
        <w:tab/>
      </w:r>
      <w:r w:rsidRPr="0005402F">
        <w:rPr>
          <w:szCs w:val="24"/>
          <w:shd w:val="clear" w:color="auto" w:fill="FFFFFF"/>
        </w:rPr>
        <w:t>Launch of "Celular Legal" website: 2017;</w:t>
      </w:r>
    </w:p>
    <w:p w14:paraId="2C02FD58" w14:textId="77777777" w:rsidR="00EC4FF1" w:rsidRPr="0005402F" w:rsidRDefault="00EC4FF1" w:rsidP="00EC4FF1">
      <w:pPr>
        <w:pStyle w:val="enumlev1"/>
        <w:rPr>
          <w:szCs w:val="24"/>
          <w:shd w:val="clear" w:color="auto" w:fill="FFFFFF"/>
        </w:rPr>
      </w:pPr>
      <w:r w:rsidRPr="0005402F">
        <w:rPr>
          <w:szCs w:val="24"/>
        </w:rPr>
        <w:t>•</w:t>
      </w:r>
      <w:r w:rsidRPr="0005402F">
        <w:rPr>
          <w:szCs w:val="24"/>
        </w:rPr>
        <w:tab/>
      </w:r>
      <w:r w:rsidRPr="0005402F">
        <w:rPr>
          <w:szCs w:val="24"/>
          <w:shd w:val="clear" w:color="auto" w:fill="FFFFFF"/>
        </w:rPr>
        <w:t>Start of SMS warnings and blocking of tampered and non-certified (including counterfeit) devices: 2018.</w:t>
      </w:r>
    </w:p>
    <w:p w14:paraId="09BDF489" w14:textId="77777777" w:rsidR="00EC4FF1" w:rsidRPr="0005402F" w:rsidRDefault="00EC4FF1" w:rsidP="00EC4FF1">
      <w:pPr>
        <w:pStyle w:val="Headingb"/>
        <w:rPr>
          <w:szCs w:val="24"/>
          <w:shd w:val="clear" w:color="auto" w:fill="FFFFFF"/>
        </w:rPr>
      </w:pPr>
      <w:bookmarkStart w:id="337" w:name="_Toc73702146"/>
      <w:bookmarkStart w:id="338" w:name="_Toc74238321"/>
      <w:r w:rsidRPr="0005402F">
        <w:rPr>
          <w:szCs w:val="24"/>
          <w:lang w:val="ru-RU"/>
        </w:rPr>
        <w:t>2</w:t>
      </w:r>
      <w:r w:rsidRPr="0005402F">
        <w:rPr>
          <w:szCs w:val="24"/>
          <w:lang w:val="ru-RU"/>
        </w:rPr>
        <w:tab/>
      </w:r>
      <w:r w:rsidRPr="0005402F">
        <w:rPr>
          <w:szCs w:val="24"/>
          <w:lang w:bidi="ar-DZ"/>
        </w:rPr>
        <w:t>Scope</w:t>
      </w:r>
      <w:bookmarkEnd w:id="337"/>
      <w:bookmarkEnd w:id="338"/>
    </w:p>
    <w:p w14:paraId="575ADDE5" w14:textId="77777777" w:rsidR="00EC4FF1" w:rsidRPr="0005402F" w:rsidRDefault="00EC4FF1" w:rsidP="00EC4FF1">
      <w:pPr>
        <w:rPr>
          <w:szCs w:val="24"/>
        </w:rPr>
      </w:pPr>
      <w:r w:rsidRPr="0005402F">
        <w:rPr>
          <w:szCs w:val="24"/>
        </w:rPr>
        <w:t>Besides the initial approach focused on blocking stolen or lost devices in mobile networks (CEMI), the Brazilian mobile service regulation</w:t>
      </w:r>
      <w:r w:rsidRPr="0005402F">
        <w:rPr>
          <w:szCs w:val="24"/>
          <w:vertAlign w:val="superscript"/>
        </w:rPr>
        <w:footnoteReference w:id="5"/>
      </w:r>
      <w:r w:rsidRPr="0005402F">
        <w:rPr>
          <w:szCs w:val="24"/>
        </w:rPr>
        <w:t xml:space="preserve"> determines that operators should only allow on their network devices that have been certified by the national telecommunications agency – Anatel. </w:t>
      </w:r>
      <w:r>
        <w:rPr>
          <w:szCs w:val="24"/>
        </w:rPr>
        <w:t>In addtion</w:t>
      </w:r>
      <w:r w:rsidRPr="0005402F">
        <w:rPr>
          <w:szCs w:val="24"/>
        </w:rPr>
        <w:t>, the normative also dictates</w:t>
      </w:r>
      <w:r w:rsidRPr="0005402F">
        <w:rPr>
          <w:szCs w:val="24"/>
          <w:vertAlign w:val="superscript"/>
        </w:rPr>
        <w:footnoteReference w:id="6"/>
      </w:r>
      <w:r w:rsidRPr="0005402F">
        <w:rPr>
          <w:szCs w:val="24"/>
        </w:rPr>
        <w:t xml:space="preserve"> that users should only use equipment certified by Anatel. Based on these two directives, Anatel enforced that the Brazilian mobile operators should implement jointly a technological solution</w:t>
      </w:r>
      <w:r>
        <w:rPr>
          <w:szCs w:val="24"/>
        </w:rPr>
        <w:t xml:space="preserve"> </w:t>
      </w:r>
      <w:r w:rsidRPr="0005402F">
        <w:rPr>
          <w:szCs w:val="24"/>
        </w:rPr>
        <w:t>(SIGA) to curb the use of mobile devices that are not certified (including counterfeit) or have been tampered.</w:t>
      </w:r>
    </w:p>
    <w:p w14:paraId="53FF87E3" w14:textId="77777777" w:rsidR="00EC4FF1" w:rsidRPr="0005402F" w:rsidRDefault="00EC4FF1" w:rsidP="00EC4FF1">
      <w:pPr>
        <w:rPr>
          <w:szCs w:val="24"/>
        </w:rPr>
      </w:pPr>
      <w:r w:rsidRPr="0005402F">
        <w:rPr>
          <w:szCs w:val="24"/>
        </w:rPr>
        <w:t>The established action plan submitted by the operators to fulfil this obligation defined the outline of technological solution to be implemented</w:t>
      </w:r>
      <w:r>
        <w:rPr>
          <w:szCs w:val="24"/>
        </w:rPr>
        <w:t>;</w:t>
      </w:r>
      <w:r w:rsidRPr="0005402F">
        <w:rPr>
          <w:szCs w:val="24"/>
        </w:rPr>
        <w:t xml:space="preserve"> possible criteria based on real users cases in order to minimize the impacts on the population</w:t>
      </w:r>
      <w:r>
        <w:rPr>
          <w:szCs w:val="24"/>
        </w:rPr>
        <w:t>;</w:t>
      </w:r>
      <w:r w:rsidRPr="0005402F">
        <w:rPr>
          <w:szCs w:val="24"/>
        </w:rPr>
        <w:t xml:space="preserve"> the criteria to be implemented for new users after the solution goes live, so that only devices that comply with Anatel's regulation can access the network</w:t>
      </w:r>
      <w:r>
        <w:rPr>
          <w:szCs w:val="24"/>
        </w:rPr>
        <w:t>;</w:t>
      </w:r>
      <w:r w:rsidRPr="0005402F">
        <w:rPr>
          <w:szCs w:val="24"/>
        </w:rPr>
        <w:t xml:space="preserve"> the criteria to be implemented for mobile users in order to avoid inconvenience to users or foreign users</w:t>
      </w:r>
      <w:r>
        <w:rPr>
          <w:szCs w:val="24"/>
        </w:rPr>
        <w:t>;</w:t>
      </w:r>
      <w:r w:rsidRPr="0005402F">
        <w:rPr>
          <w:szCs w:val="24"/>
        </w:rPr>
        <w:t xml:space="preserve"> awareness campaigns on the mobile network users, among other things.</w:t>
      </w:r>
    </w:p>
    <w:p w14:paraId="0D0CE64F" w14:textId="77777777" w:rsidR="00EC4FF1" w:rsidRPr="0005402F" w:rsidRDefault="00EC4FF1" w:rsidP="00EC4FF1">
      <w:pPr>
        <w:rPr>
          <w:szCs w:val="24"/>
        </w:rPr>
      </w:pPr>
      <w:r w:rsidRPr="0005402F">
        <w:rPr>
          <w:szCs w:val="24"/>
        </w:rPr>
        <w:t xml:space="preserve">The action plan was approved by Anatel in 2012, considering the technical and regulatory aspects, and a joint workgroup, called SIGA – </w:t>
      </w:r>
      <w:r>
        <w:rPr>
          <w:i/>
          <w:szCs w:val="24"/>
        </w:rPr>
        <w:t>D</w:t>
      </w:r>
      <w:r w:rsidRPr="005B16F3">
        <w:rPr>
          <w:i/>
          <w:szCs w:val="24"/>
        </w:rPr>
        <w:t xml:space="preserve">evices </w:t>
      </w:r>
      <w:r>
        <w:rPr>
          <w:i/>
          <w:szCs w:val="24"/>
        </w:rPr>
        <w:t>M</w:t>
      </w:r>
      <w:r w:rsidRPr="005B16F3">
        <w:rPr>
          <w:i/>
          <w:szCs w:val="24"/>
        </w:rPr>
        <w:t xml:space="preserve">anagement </w:t>
      </w:r>
      <w:r>
        <w:rPr>
          <w:i/>
          <w:szCs w:val="24"/>
        </w:rPr>
        <w:t>I</w:t>
      </w:r>
      <w:r w:rsidRPr="005B16F3">
        <w:rPr>
          <w:i/>
          <w:szCs w:val="24"/>
        </w:rPr>
        <w:t xml:space="preserve">ntegrated </w:t>
      </w:r>
      <w:r>
        <w:rPr>
          <w:i/>
          <w:szCs w:val="24"/>
        </w:rPr>
        <w:t>S</w:t>
      </w:r>
      <w:r w:rsidRPr="005B16F3">
        <w:rPr>
          <w:i/>
          <w:szCs w:val="24"/>
        </w:rPr>
        <w:t>ystem</w:t>
      </w:r>
      <w:r w:rsidRPr="0005402F">
        <w:rPr>
          <w:szCs w:val="24"/>
        </w:rPr>
        <w:t>, was created to coordinate the activities on the implementation of the solution. This workgroup is led by Anatel and has members from mobile operators, manufactures and associations such as GSMA and Abinee (Brazilian manufacture</w:t>
      </w:r>
      <w:r>
        <w:rPr>
          <w:szCs w:val="24"/>
        </w:rPr>
        <w:t>r</w:t>
      </w:r>
      <w:r w:rsidRPr="0005402F">
        <w:rPr>
          <w:szCs w:val="24"/>
        </w:rPr>
        <w:t>s association).</w:t>
      </w:r>
    </w:p>
    <w:p w14:paraId="42EC2C2E" w14:textId="77777777" w:rsidR="00EC4FF1" w:rsidRPr="0005402F" w:rsidRDefault="00EC4FF1" w:rsidP="00EC4FF1">
      <w:pPr>
        <w:pStyle w:val="Headingb"/>
        <w:rPr>
          <w:szCs w:val="24"/>
          <w:lang w:bidi="ar-DZ"/>
        </w:rPr>
      </w:pPr>
      <w:bookmarkStart w:id="339" w:name="_Toc73702147"/>
      <w:bookmarkStart w:id="340" w:name="_Toc74238322"/>
      <w:r w:rsidRPr="0005402F">
        <w:rPr>
          <w:szCs w:val="24"/>
          <w:lang w:bidi="ar-DZ"/>
        </w:rPr>
        <w:t>3</w:t>
      </w:r>
      <w:r w:rsidRPr="0005402F">
        <w:rPr>
          <w:szCs w:val="24"/>
          <w:lang w:bidi="ar-DZ"/>
        </w:rPr>
        <w:tab/>
        <w:t>Common statistic for country's use case</w:t>
      </w:r>
      <w:bookmarkEnd w:id="339"/>
      <w:bookmarkEnd w:id="340"/>
    </w:p>
    <w:p w14:paraId="7967C57C" w14:textId="77777777" w:rsidR="00EC4FF1" w:rsidRPr="0005402F" w:rsidRDefault="00EC4FF1" w:rsidP="00EC4FF1">
      <w:pPr>
        <w:pStyle w:val="enumlev1"/>
        <w:rPr>
          <w:szCs w:val="24"/>
          <w:lang w:eastAsia="ja-JP" w:bidi="ar-DZ"/>
        </w:rPr>
      </w:pPr>
      <w:r w:rsidRPr="0005402F">
        <w:rPr>
          <w:szCs w:val="24"/>
        </w:rPr>
        <w:t>•</w:t>
      </w:r>
      <w:r w:rsidRPr="0005402F">
        <w:rPr>
          <w:szCs w:val="24"/>
          <w:lang w:bidi="ar-DZ"/>
        </w:rPr>
        <w:tab/>
      </w:r>
      <w:r w:rsidRPr="0005402F">
        <w:rPr>
          <w:b/>
          <w:bCs/>
          <w:szCs w:val="24"/>
          <w:shd w:val="clear" w:color="auto" w:fill="FFFFFF"/>
        </w:rPr>
        <w:t>Mobile</w:t>
      </w:r>
      <w:r w:rsidRPr="0005402F">
        <w:rPr>
          <w:b/>
          <w:bCs/>
          <w:szCs w:val="24"/>
          <w:lang w:eastAsia="ja-JP" w:bidi="ar-DZ"/>
        </w:rPr>
        <w:t xml:space="preserve"> </w:t>
      </w:r>
      <w:r w:rsidRPr="0005402F">
        <w:rPr>
          <w:b/>
          <w:bCs/>
          <w:szCs w:val="24"/>
          <w:shd w:val="clear" w:color="auto" w:fill="FFFFFF"/>
        </w:rPr>
        <w:t>accesses</w:t>
      </w:r>
      <w:r w:rsidRPr="0005402F">
        <w:rPr>
          <w:szCs w:val="24"/>
          <w:shd w:val="clear" w:color="auto" w:fill="FFFFFF"/>
        </w:rPr>
        <w:t xml:space="preserve">: </w:t>
      </w:r>
      <w:r>
        <w:rPr>
          <w:szCs w:val="24"/>
          <w:shd w:val="clear" w:color="auto" w:fill="FFFFFF"/>
        </w:rPr>
        <w:t>250,6</w:t>
      </w:r>
      <w:r w:rsidRPr="0005402F">
        <w:rPr>
          <w:szCs w:val="24"/>
          <w:shd w:val="clear" w:color="auto" w:fill="FFFFFF"/>
        </w:rPr>
        <w:t xml:space="preserve"> million</w:t>
      </w:r>
      <w:r w:rsidRPr="0005402F">
        <w:rPr>
          <w:rStyle w:val="FootnoteReference"/>
          <w:sz w:val="24"/>
          <w:szCs w:val="24"/>
          <w:shd w:val="clear" w:color="auto" w:fill="FFFFFF"/>
        </w:rPr>
        <w:footnoteReference w:id="7"/>
      </w:r>
    </w:p>
    <w:p w14:paraId="1D103204" w14:textId="77777777" w:rsidR="00EC4FF1" w:rsidRPr="0005402F" w:rsidRDefault="00EC4FF1" w:rsidP="00EC4FF1">
      <w:pPr>
        <w:pStyle w:val="enumlev1"/>
        <w:rPr>
          <w:szCs w:val="24"/>
          <w:lang w:eastAsia="ja-JP" w:bidi="ar-DZ"/>
        </w:rPr>
      </w:pPr>
      <w:r w:rsidRPr="0005402F">
        <w:rPr>
          <w:szCs w:val="24"/>
        </w:rPr>
        <w:t>•</w:t>
      </w:r>
      <w:r w:rsidRPr="0005402F">
        <w:rPr>
          <w:szCs w:val="24"/>
          <w:lang w:bidi="ar-DZ"/>
        </w:rPr>
        <w:tab/>
      </w:r>
      <w:r w:rsidRPr="0005402F">
        <w:rPr>
          <w:b/>
          <w:bCs/>
          <w:szCs w:val="24"/>
          <w:shd w:val="clear" w:color="auto" w:fill="FFFFFF"/>
        </w:rPr>
        <w:t>Population</w:t>
      </w:r>
      <w:r w:rsidRPr="0005402F">
        <w:rPr>
          <w:szCs w:val="24"/>
          <w:shd w:val="clear" w:color="auto" w:fill="FFFFFF"/>
        </w:rPr>
        <w:t xml:space="preserve">: </w:t>
      </w:r>
      <w:r>
        <w:rPr>
          <w:szCs w:val="24"/>
          <w:shd w:val="clear" w:color="auto" w:fill="FFFFFF"/>
        </w:rPr>
        <w:t>208</w:t>
      </w:r>
      <w:r w:rsidRPr="0005402F">
        <w:rPr>
          <w:szCs w:val="24"/>
          <w:shd w:val="clear" w:color="auto" w:fill="FFFFFF"/>
        </w:rPr>
        <w:t xml:space="preserve"> million</w:t>
      </w:r>
      <w:r>
        <w:rPr>
          <w:rStyle w:val="FootnoteReference"/>
          <w:szCs w:val="24"/>
          <w:shd w:val="clear" w:color="auto" w:fill="FFFFFF"/>
        </w:rPr>
        <w:footnoteReference w:id="8"/>
      </w:r>
    </w:p>
    <w:p w14:paraId="115B829F" w14:textId="77777777" w:rsidR="00EC4FF1" w:rsidRPr="0005402F" w:rsidRDefault="00EC4FF1" w:rsidP="00EC4FF1">
      <w:pPr>
        <w:pStyle w:val="enumlev1"/>
        <w:rPr>
          <w:szCs w:val="24"/>
          <w:lang w:eastAsia="ja-JP" w:bidi="ar-DZ"/>
        </w:rPr>
      </w:pPr>
      <w:r w:rsidRPr="0005402F">
        <w:rPr>
          <w:szCs w:val="24"/>
        </w:rPr>
        <w:t>•</w:t>
      </w:r>
      <w:r w:rsidRPr="0005402F">
        <w:rPr>
          <w:szCs w:val="24"/>
          <w:lang w:bidi="ar-DZ"/>
        </w:rPr>
        <w:tab/>
      </w:r>
      <w:r w:rsidRPr="0005402F">
        <w:rPr>
          <w:b/>
          <w:bCs/>
          <w:szCs w:val="24"/>
          <w:lang w:eastAsia="ja-JP" w:bidi="ar-DZ"/>
        </w:rPr>
        <w:t xml:space="preserve">Gross </w:t>
      </w:r>
      <w:r w:rsidRPr="0005402F">
        <w:rPr>
          <w:b/>
          <w:bCs/>
          <w:szCs w:val="24"/>
          <w:shd w:val="clear" w:color="auto" w:fill="FFFFFF"/>
        </w:rPr>
        <w:t>domestic</w:t>
      </w:r>
      <w:r w:rsidRPr="0005402F">
        <w:rPr>
          <w:b/>
          <w:bCs/>
          <w:szCs w:val="24"/>
          <w:lang w:eastAsia="ja-JP" w:bidi="ar-DZ"/>
        </w:rPr>
        <w:t xml:space="preserve"> product (GDP)</w:t>
      </w:r>
      <w:r w:rsidRPr="0005402F">
        <w:rPr>
          <w:szCs w:val="24"/>
          <w:lang w:eastAsia="ja-JP" w:bidi="ar-DZ"/>
        </w:rPr>
        <w:t xml:space="preserve">: </w:t>
      </w:r>
      <w:r>
        <w:rPr>
          <w:szCs w:val="24"/>
          <w:lang w:eastAsia="ja-JP" w:bidi="ar-DZ"/>
        </w:rPr>
        <w:t>1,92</w:t>
      </w:r>
      <w:r w:rsidRPr="0005402F">
        <w:rPr>
          <w:szCs w:val="24"/>
          <w:lang w:eastAsia="ja-JP" w:bidi="ar-DZ"/>
        </w:rPr>
        <w:t xml:space="preserve"> trillion USD (202</w:t>
      </w:r>
      <w:r>
        <w:rPr>
          <w:szCs w:val="24"/>
          <w:lang w:eastAsia="ja-JP" w:bidi="ar-DZ"/>
        </w:rPr>
        <w:t>2</w:t>
      </w:r>
      <w:r w:rsidRPr="0005402F">
        <w:rPr>
          <w:szCs w:val="24"/>
          <w:lang w:eastAsia="ja-JP" w:bidi="ar-DZ"/>
        </w:rPr>
        <w:t>).</w:t>
      </w:r>
    </w:p>
    <w:p w14:paraId="7EAEC5F4" w14:textId="77777777" w:rsidR="00EC4FF1" w:rsidRPr="0005402F" w:rsidRDefault="00EC4FF1" w:rsidP="00EC4FF1">
      <w:pPr>
        <w:pStyle w:val="Headingb"/>
        <w:rPr>
          <w:szCs w:val="24"/>
          <w:lang w:eastAsia="ja-JP" w:bidi="ar-DZ"/>
        </w:rPr>
      </w:pPr>
      <w:r w:rsidRPr="0005402F">
        <w:rPr>
          <w:szCs w:val="24"/>
          <w:lang w:bidi="ar-DZ"/>
        </w:rPr>
        <w:t>4</w:t>
      </w:r>
      <w:r w:rsidRPr="0005402F">
        <w:rPr>
          <w:szCs w:val="24"/>
          <w:lang w:bidi="ar-DZ"/>
        </w:rPr>
        <w:tab/>
        <w:t>Description of use case's solution</w:t>
      </w:r>
    </w:p>
    <w:p w14:paraId="11ED2AB0" w14:textId="77777777" w:rsidR="00EC4FF1" w:rsidRPr="0005402F" w:rsidRDefault="00EC4FF1" w:rsidP="00EC4FF1">
      <w:pPr>
        <w:rPr>
          <w:szCs w:val="24"/>
        </w:rPr>
      </w:pPr>
      <w:r w:rsidRPr="0005402F">
        <w:rPr>
          <w:szCs w:val="24"/>
        </w:rPr>
        <w:t>The main objective of the CEMI solution is to provide for the mobile device owner a mechanism to block their device in situations in which the device is stolen or lost (see Figure I.2). Currently, mobile device owners can request the device block at police enforcement authorities or directly at their mobile operator company as shown in the picture below:</w:t>
      </w:r>
    </w:p>
    <w:p w14:paraId="528B5DF4" w14:textId="77777777" w:rsidR="00EC4FF1" w:rsidRPr="0005402F" w:rsidRDefault="00EC4FF1" w:rsidP="00EC4FF1">
      <w:pPr>
        <w:pStyle w:val="Figure"/>
        <w:rPr>
          <w:szCs w:val="24"/>
          <w:lang w:bidi="ar-DZ"/>
        </w:rPr>
      </w:pPr>
      <w:r w:rsidRPr="0005402F">
        <w:rPr>
          <w:noProof/>
          <w:szCs w:val="24"/>
          <w:lang w:val="en-US"/>
        </w:rPr>
        <w:lastRenderedPageBreak/>
        <w:drawing>
          <wp:inline distT="0" distB="0" distL="0" distR="0" wp14:anchorId="60707558" wp14:editId="5552ADCD">
            <wp:extent cx="5330963" cy="3276607"/>
            <wp:effectExtent l="0" t="0" r="3175" b="0"/>
            <wp:docPr id="76" name="Picture 7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descr="Diagram&#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330963" cy="3276607"/>
                    </a:xfrm>
                    <a:prstGeom prst="rect">
                      <a:avLst/>
                    </a:prstGeom>
                  </pic:spPr>
                </pic:pic>
              </a:graphicData>
            </a:graphic>
          </wp:inline>
        </w:drawing>
      </w:r>
    </w:p>
    <w:p w14:paraId="47A04670" w14:textId="77777777" w:rsidR="00EC4FF1" w:rsidRPr="0005402F" w:rsidRDefault="00EC4FF1" w:rsidP="00EC4FF1">
      <w:pPr>
        <w:pStyle w:val="FigureNoTitle0"/>
        <w:rPr>
          <w:szCs w:val="24"/>
        </w:rPr>
      </w:pPr>
      <w:r w:rsidRPr="0005402F">
        <w:rPr>
          <w:szCs w:val="24"/>
        </w:rPr>
        <w:t>Figure I.2 – Mechanism to block mobile device</w:t>
      </w:r>
      <w:r>
        <w:rPr>
          <w:szCs w:val="24"/>
        </w:rPr>
        <w:t xml:space="preserve"> (CEMI)</w:t>
      </w:r>
    </w:p>
    <w:p w14:paraId="6ABB06A2" w14:textId="77777777" w:rsidR="00EC4FF1" w:rsidRPr="0005402F" w:rsidRDefault="00EC4FF1" w:rsidP="00EC4FF1">
      <w:pPr>
        <w:pStyle w:val="Normalaftertitle"/>
        <w:rPr>
          <w:szCs w:val="24"/>
        </w:rPr>
      </w:pPr>
      <w:r w:rsidRPr="0005402F">
        <w:rPr>
          <w:szCs w:val="24"/>
        </w:rPr>
        <w:t>The SIGA solution, implemented since 2014, works in a way to complement CEMI's achieved goals, so that it can be possible to block tampered and uncertified devices. Unlike CEMI, SIGA's blockage is not done by request. The blockage occurs automatically after the user is informed about the irregularity several days before. Along with the IMEI, the system combines other information such as MSISDN and IMSI contained in CDRs/SDRs to ultimately identify cases of tampered or uncertified devices. Users using those devices will receive SMSs a few days before informing about the irregularity and the consequent block in the mobile networks.</w:t>
      </w:r>
    </w:p>
    <w:p w14:paraId="23FA6DCA" w14:textId="77777777" w:rsidR="00EC4FF1" w:rsidRPr="0005402F" w:rsidRDefault="00EC4FF1" w:rsidP="00EC4FF1">
      <w:pPr>
        <w:rPr>
          <w:szCs w:val="24"/>
        </w:rPr>
      </w:pPr>
      <w:r w:rsidRPr="0005402F">
        <w:rPr>
          <w:szCs w:val="24"/>
        </w:rPr>
        <w:t>Figure I.3 depicts the SIGA common workflow.</w:t>
      </w:r>
    </w:p>
    <w:p w14:paraId="5952984D" w14:textId="77777777" w:rsidR="00EC4FF1" w:rsidRPr="0005402F" w:rsidRDefault="00EC4FF1" w:rsidP="00EC4FF1">
      <w:pPr>
        <w:rPr>
          <w:szCs w:val="24"/>
        </w:rPr>
      </w:pPr>
      <w:r w:rsidRPr="0005402F">
        <w:rPr>
          <w:szCs w:val="24"/>
        </w:rPr>
        <w:t>After the irregular device is identified by the system, a "case" is generated at the central system and all the relevant information is forward to the involved operators so that they can notify the owner of the device, following the script below:</w:t>
      </w:r>
    </w:p>
    <w:p w14:paraId="50A9AB79" w14:textId="77777777" w:rsidR="00EC4FF1" w:rsidRPr="0005402F" w:rsidRDefault="00EC4FF1" w:rsidP="00EC4FF1">
      <w:pPr>
        <w:pStyle w:val="Figure"/>
        <w:rPr>
          <w:szCs w:val="24"/>
          <w:shd w:val="clear" w:color="auto" w:fill="FFFFFF"/>
        </w:rPr>
      </w:pPr>
      <w:r w:rsidRPr="0005402F">
        <w:rPr>
          <w:noProof/>
          <w:szCs w:val="24"/>
        </w:rPr>
        <w:lastRenderedPageBreak/>
        <w:drawing>
          <wp:inline distT="0" distB="0" distL="0" distR="0" wp14:anchorId="5FE2737A" wp14:editId="0D74FFA4">
            <wp:extent cx="5062738" cy="2773686"/>
            <wp:effectExtent l="0" t="0" r="5080" b="7620"/>
            <wp:docPr id="77" name="Picture 77"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descr="Graphical user interface&#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062738" cy="2773686"/>
                    </a:xfrm>
                    <a:prstGeom prst="rect">
                      <a:avLst/>
                    </a:prstGeom>
                  </pic:spPr>
                </pic:pic>
              </a:graphicData>
            </a:graphic>
          </wp:inline>
        </w:drawing>
      </w:r>
    </w:p>
    <w:p w14:paraId="18241135" w14:textId="77777777" w:rsidR="00EC4FF1" w:rsidRPr="0005402F" w:rsidRDefault="00EC4FF1" w:rsidP="00EC4FF1">
      <w:pPr>
        <w:pStyle w:val="FigureNoTitle0"/>
        <w:rPr>
          <w:szCs w:val="24"/>
          <w:shd w:val="clear" w:color="auto" w:fill="FFFFFF"/>
        </w:rPr>
      </w:pPr>
      <w:r w:rsidRPr="0005402F">
        <w:rPr>
          <w:szCs w:val="24"/>
          <w:shd w:val="clear" w:color="auto" w:fill="FFFFFF"/>
        </w:rPr>
        <w:t>Figure I.3 –</w:t>
      </w:r>
      <w:r w:rsidRPr="0005402F">
        <w:rPr>
          <w:szCs w:val="24"/>
        </w:rPr>
        <w:t>SIGA</w:t>
      </w:r>
      <w:r w:rsidRPr="0005402F">
        <w:rPr>
          <w:szCs w:val="24"/>
          <w:shd w:val="clear" w:color="auto" w:fill="FFFFFF"/>
        </w:rPr>
        <w:t xml:space="preserve"> common workflow (time lapse between SMS was reduced </w:t>
      </w:r>
      <w:r w:rsidRPr="0005402F">
        <w:rPr>
          <w:szCs w:val="24"/>
          <w:shd w:val="clear" w:color="auto" w:fill="FFFFFF"/>
        </w:rPr>
        <w:br/>
        <w:t>by May/2021 from 25 to 20 days)</w:t>
      </w:r>
    </w:p>
    <w:p w14:paraId="3AB4E656" w14:textId="77777777" w:rsidR="00EC4FF1" w:rsidRPr="0005402F" w:rsidRDefault="00EC4FF1" w:rsidP="00EC4FF1">
      <w:pPr>
        <w:pStyle w:val="enumlev1"/>
        <w:rPr>
          <w:szCs w:val="24"/>
          <w:lang w:eastAsia="ja-JP" w:bidi="ar-DZ"/>
        </w:rPr>
      </w:pPr>
      <w:r w:rsidRPr="0005402F">
        <w:rPr>
          <w:szCs w:val="24"/>
          <w:lang w:eastAsia="ja-JP" w:bidi="ar-DZ"/>
        </w:rPr>
        <w:t>–</w:t>
      </w:r>
      <w:r w:rsidRPr="0005402F">
        <w:rPr>
          <w:szCs w:val="24"/>
          <w:lang w:eastAsia="ja-JP" w:bidi="ar-DZ"/>
        </w:rPr>
        <w:tab/>
        <w:t>24h – SLA for the SIGA central system collects the relevant information at the operator network, identifies the irregular device, generates the "case", forward the relevant information to the operator where the irregular device is identified, and notifies the user.</w:t>
      </w:r>
    </w:p>
    <w:p w14:paraId="48F5410A" w14:textId="77777777" w:rsidR="00EC4FF1" w:rsidRPr="0005402F" w:rsidRDefault="00EC4FF1" w:rsidP="00EC4FF1">
      <w:pPr>
        <w:pStyle w:val="enumlev1"/>
        <w:rPr>
          <w:szCs w:val="24"/>
          <w:lang w:eastAsia="ja-JP" w:bidi="ar-DZ"/>
        </w:rPr>
      </w:pPr>
      <w:r w:rsidRPr="0005402F">
        <w:rPr>
          <w:szCs w:val="24"/>
          <w:lang w:eastAsia="ja-JP" w:bidi="ar-DZ"/>
        </w:rPr>
        <w:t>–</w:t>
      </w:r>
      <w:r w:rsidRPr="0005402F">
        <w:rPr>
          <w:szCs w:val="24"/>
          <w:lang w:eastAsia="ja-JP" w:bidi="ar-DZ"/>
        </w:rPr>
        <w:tab/>
        <w:t>1st SMS – As soon the operator is notified, it sends the first SMS to the user informing that their device is irregular and provides the link to the "Celular Legal"</w:t>
      </w:r>
      <w:r w:rsidRPr="0005402F">
        <w:rPr>
          <w:rStyle w:val="FootnoteReference"/>
          <w:sz w:val="24"/>
          <w:szCs w:val="24"/>
          <w:shd w:val="clear" w:color="auto" w:fill="FFFFFF"/>
        </w:rPr>
        <w:t xml:space="preserve"> </w:t>
      </w:r>
      <w:r w:rsidRPr="0005402F">
        <w:rPr>
          <w:rStyle w:val="FootnoteReference"/>
          <w:sz w:val="24"/>
          <w:szCs w:val="24"/>
          <w:shd w:val="clear" w:color="auto" w:fill="FFFFFF"/>
        </w:rPr>
        <w:footnoteReference w:id="9"/>
      </w:r>
      <w:r w:rsidRPr="0005402F">
        <w:rPr>
          <w:szCs w:val="24"/>
          <w:shd w:val="clear" w:color="auto" w:fill="FFFFFF"/>
        </w:rPr>
        <w:t xml:space="preserve"> </w:t>
      </w:r>
      <w:r w:rsidRPr="0005402F">
        <w:rPr>
          <w:szCs w:val="24"/>
          <w:lang w:eastAsia="ja-JP" w:bidi="ar-DZ"/>
        </w:rPr>
        <w:t>website.</w:t>
      </w:r>
    </w:p>
    <w:p w14:paraId="03CD07A2" w14:textId="77777777" w:rsidR="00EC4FF1" w:rsidRPr="0005402F" w:rsidRDefault="00EC4FF1" w:rsidP="00EC4FF1">
      <w:pPr>
        <w:pStyle w:val="enumlev1"/>
        <w:rPr>
          <w:szCs w:val="24"/>
          <w:lang w:eastAsia="ja-JP" w:bidi="ar-DZ"/>
        </w:rPr>
      </w:pPr>
      <w:r w:rsidRPr="0005402F">
        <w:rPr>
          <w:szCs w:val="24"/>
          <w:lang w:eastAsia="ja-JP" w:bidi="ar-DZ"/>
        </w:rPr>
        <w:t>–</w:t>
      </w:r>
      <w:r w:rsidRPr="0005402F">
        <w:rPr>
          <w:szCs w:val="24"/>
          <w:lang w:eastAsia="ja-JP" w:bidi="ar-DZ"/>
        </w:rPr>
        <w:tab/>
        <w:t>2nd SMS – 20 days after the first SMS is sent, if the irregular device is still active on the network, another SMS is forwarded to the user reiterating the need to regularize his device.</w:t>
      </w:r>
    </w:p>
    <w:p w14:paraId="6BAA9403" w14:textId="77777777" w:rsidR="00EC4FF1" w:rsidRPr="0005402F" w:rsidRDefault="00EC4FF1" w:rsidP="00EC4FF1">
      <w:pPr>
        <w:pStyle w:val="enumlev1"/>
        <w:rPr>
          <w:szCs w:val="24"/>
          <w:lang w:eastAsia="ja-JP" w:bidi="ar-DZ"/>
        </w:rPr>
      </w:pPr>
      <w:r w:rsidRPr="0005402F">
        <w:rPr>
          <w:szCs w:val="24"/>
          <w:lang w:eastAsia="ja-JP" w:bidi="ar-DZ"/>
        </w:rPr>
        <w:t>–</w:t>
      </w:r>
      <w:r w:rsidRPr="0005402F">
        <w:rPr>
          <w:szCs w:val="24"/>
          <w:lang w:eastAsia="ja-JP" w:bidi="ar-DZ"/>
        </w:rPr>
        <w:tab/>
        <w:t>3rd SMS – 40 days after the first SMS, if the irregular device is still active on the network, another SMS is forwarded to the user reiterating the need to regularize his device.</w:t>
      </w:r>
    </w:p>
    <w:p w14:paraId="09FD1FD8" w14:textId="77777777" w:rsidR="00EC4FF1" w:rsidRPr="0005402F" w:rsidRDefault="00EC4FF1" w:rsidP="00EC4FF1">
      <w:pPr>
        <w:pStyle w:val="enumlev1"/>
        <w:rPr>
          <w:szCs w:val="24"/>
          <w:lang w:eastAsia="ja-JP" w:bidi="ar-DZ"/>
        </w:rPr>
      </w:pPr>
      <w:r w:rsidRPr="0005402F">
        <w:rPr>
          <w:szCs w:val="24"/>
          <w:lang w:eastAsia="ja-JP" w:bidi="ar-DZ"/>
        </w:rPr>
        <w:t>–</w:t>
      </w:r>
      <w:r w:rsidRPr="0005402F">
        <w:rPr>
          <w:szCs w:val="24"/>
          <w:lang w:eastAsia="ja-JP" w:bidi="ar-DZ"/>
        </w:rPr>
        <w:tab/>
        <w:t>4th SMS – 60 days after the first SMS, the user is notified that his device will be blocked on the operator's network.</w:t>
      </w:r>
    </w:p>
    <w:p w14:paraId="4EBB528C" w14:textId="77777777" w:rsidR="00EC4FF1" w:rsidRPr="0005402F" w:rsidRDefault="00EC4FF1" w:rsidP="00EC4FF1">
      <w:pPr>
        <w:pStyle w:val="enumlev1"/>
        <w:rPr>
          <w:szCs w:val="24"/>
          <w:lang w:eastAsia="ja-JP" w:bidi="ar-DZ"/>
        </w:rPr>
      </w:pPr>
      <w:r w:rsidRPr="0005402F">
        <w:rPr>
          <w:szCs w:val="24"/>
          <w:lang w:eastAsia="ja-JP" w:bidi="ar-DZ"/>
        </w:rPr>
        <w:t>–</w:t>
      </w:r>
      <w:r w:rsidRPr="0005402F">
        <w:rPr>
          <w:szCs w:val="24"/>
          <w:lang w:eastAsia="ja-JP" w:bidi="ar-DZ"/>
        </w:rPr>
        <w:tab/>
        <w:t>The irregular device is blocked at the operator network (including at their EIR the IMEI and MSISDN related to the irregular device) one day after the last SMS is sent.</w:t>
      </w:r>
    </w:p>
    <w:p w14:paraId="035A9DBA" w14:textId="77777777" w:rsidR="00EC4FF1" w:rsidRDefault="00EC4FF1" w:rsidP="00EC4FF1">
      <w:pPr>
        <w:pStyle w:val="enumlev1"/>
        <w:rPr>
          <w:szCs w:val="24"/>
          <w:lang w:eastAsia="ja-JP" w:bidi="ar-DZ"/>
        </w:rPr>
      </w:pPr>
      <w:r w:rsidRPr="0005402F">
        <w:rPr>
          <w:szCs w:val="24"/>
          <w:lang w:eastAsia="ja-JP" w:bidi="ar-DZ"/>
        </w:rPr>
        <w:t>–</w:t>
      </w:r>
      <w:r w:rsidRPr="0005402F">
        <w:rPr>
          <w:szCs w:val="24"/>
          <w:lang w:eastAsia="ja-JP" w:bidi="ar-DZ"/>
        </w:rPr>
        <w:tab/>
        <w:t xml:space="preserve">Currently, it develops alternative workflows to block irregular devices that have been tampered after the blockage. In those cases, </w:t>
      </w:r>
      <w:r>
        <w:rPr>
          <w:szCs w:val="24"/>
          <w:lang w:eastAsia="ja-JP" w:bidi="ar-DZ"/>
        </w:rPr>
        <w:t>the solution has</w:t>
      </w:r>
      <w:r w:rsidRPr="0005402F">
        <w:rPr>
          <w:szCs w:val="24"/>
          <w:lang w:eastAsia="ja-JP" w:bidi="ar-DZ"/>
        </w:rPr>
        <w:t xml:space="preserve"> a different approach so that the offender does not game the system so as to remain unblocked indefinitely.</w:t>
      </w:r>
      <w:r>
        <w:rPr>
          <w:szCs w:val="24"/>
          <w:lang w:eastAsia="ja-JP" w:bidi="ar-DZ"/>
        </w:rPr>
        <w:t xml:space="preserve"> Some cases of cloned devices are also addressed in this approach.</w:t>
      </w:r>
    </w:p>
    <w:p w14:paraId="4661AC61" w14:textId="77777777" w:rsidR="00EC4FF1" w:rsidRPr="0005402F" w:rsidRDefault="00EC4FF1" w:rsidP="00EC4FF1">
      <w:pPr>
        <w:pStyle w:val="enumlev1"/>
        <w:rPr>
          <w:szCs w:val="24"/>
          <w:lang w:eastAsia="ja-JP" w:bidi="ar-DZ"/>
        </w:rPr>
      </w:pPr>
    </w:p>
    <w:p w14:paraId="2C1EEDD7" w14:textId="77777777" w:rsidR="00EC4FF1" w:rsidRPr="0005402F" w:rsidRDefault="00EC4FF1" w:rsidP="00EC4FF1">
      <w:pPr>
        <w:pStyle w:val="Headingb"/>
        <w:rPr>
          <w:szCs w:val="24"/>
          <w:lang w:bidi="ar-DZ"/>
        </w:rPr>
      </w:pPr>
      <w:bookmarkStart w:id="341" w:name="_Toc73702149"/>
      <w:bookmarkStart w:id="342" w:name="_Toc74238324"/>
      <w:r w:rsidRPr="0005402F">
        <w:rPr>
          <w:szCs w:val="24"/>
          <w:lang w:bidi="ar-DZ"/>
        </w:rPr>
        <w:t>5</w:t>
      </w:r>
      <w:r w:rsidRPr="0005402F">
        <w:rPr>
          <w:szCs w:val="24"/>
          <w:lang w:bidi="ar-DZ"/>
        </w:rPr>
        <w:tab/>
        <w:t>Overview of challenges and countermeasures regarding implementation of use case</w:t>
      </w:r>
      <w:bookmarkEnd w:id="341"/>
      <w:bookmarkEnd w:id="342"/>
    </w:p>
    <w:p w14:paraId="39971A76" w14:textId="77777777" w:rsidR="00EC4FF1" w:rsidRPr="0005402F" w:rsidRDefault="00EC4FF1" w:rsidP="00EC4FF1">
      <w:pPr>
        <w:rPr>
          <w:szCs w:val="24"/>
        </w:rPr>
      </w:pPr>
      <w:r w:rsidRPr="0005402F">
        <w:rPr>
          <w:szCs w:val="24"/>
        </w:rPr>
        <w:t>The SIGA solution was activated, on a trial basis, in April 2014 and since the end of 2015 it is active on all Brazilian network operators identifying and building a database of the uncompliant devices that currently are active on the mobile network.</w:t>
      </w:r>
    </w:p>
    <w:p w14:paraId="74DEF409" w14:textId="77777777" w:rsidR="00EC4FF1" w:rsidRPr="0005402F" w:rsidRDefault="00EC4FF1" w:rsidP="00EC4FF1">
      <w:pPr>
        <w:rPr>
          <w:szCs w:val="24"/>
        </w:rPr>
      </w:pPr>
      <w:r w:rsidRPr="0005402F">
        <w:rPr>
          <w:szCs w:val="24"/>
        </w:rPr>
        <w:t xml:space="preserve">Additionally, in 2016, under the discussion of the SIGA group, a public campaign was launched by Abinee (a major manufacturers' association), with the name "Celular pirata não", with the aim to raise awareness for the Brazilian population of the importance and benefits in using certified equipment. </w:t>
      </w:r>
      <w:r w:rsidRPr="0005402F">
        <w:rPr>
          <w:szCs w:val="24"/>
        </w:rPr>
        <w:lastRenderedPageBreak/>
        <w:t>The campaign produced publicity material</w:t>
      </w:r>
      <w:r w:rsidRPr="0005402F">
        <w:rPr>
          <w:szCs w:val="24"/>
          <w:vertAlign w:val="superscript"/>
        </w:rPr>
        <w:footnoteReference w:id="10"/>
      </w:r>
      <w:r w:rsidRPr="0005402F">
        <w:rPr>
          <w:szCs w:val="24"/>
        </w:rPr>
        <w:t xml:space="preserve"> that were used on social networks, broadcast TV and radio, internet video websites and on street media (such as bus stops and outdoors).</w:t>
      </w:r>
    </w:p>
    <w:p w14:paraId="2844EEF0" w14:textId="77777777" w:rsidR="00EC4FF1" w:rsidRPr="0005402F" w:rsidRDefault="00EC4FF1" w:rsidP="00EC4FF1">
      <w:pPr>
        <w:rPr>
          <w:szCs w:val="24"/>
        </w:rPr>
      </w:pPr>
      <w:r w:rsidRPr="0005402F">
        <w:rPr>
          <w:szCs w:val="24"/>
          <w:shd w:val="clear" w:color="auto" w:fill="FFFFFF"/>
        </w:rPr>
        <w:t>In January 2017, Anatel has launched the website "Celular Legal"</w:t>
      </w:r>
      <w:r w:rsidRPr="0005402F">
        <w:rPr>
          <w:rStyle w:val="FootnoteReference"/>
          <w:sz w:val="24"/>
          <w:szCs w:val="24"/>
          <w:shd w:val="clear" w:color="auto" w:fill="FFFFFF"/>
        </w:rPr>
        <w:footnoteReference w:id="11"/>
      </w:r>
      <w:r w:rsidRPr="0005402F">
        <w:rPr>
          <w:szCs w:val="24"/>
          <w:shd w:val="clear" w:color="auto" w:fill="FFFFFF"/>
        </w:rPr>
        <w:t xml:space="preserve"> </w:t>
      </w:r>
      <w:r w:rsidRPr="0005402F">
        <w:rPr>
          <w:szCs w:val="24"/>
        </w:rPr>
        <w:t xml:space="preserve">that informed the user on the importance of using only certified devices and that it also aims to assist the consumer in fulfilling this obligation by providing an interface where one can verify (based on a consultation on SIGA's database with the device IMEI), if the mobile terminal the user would like to obtain is a regular device. Besides, since mobile device theft is also a major problem in Brazil, the same interface is also verified at the IMEI that has been included on the Brazilian stolen devices </w:t>
      </w:r>
      <w:r>
        <w:rPr>
          <w:szCs w:val="24"/>
        </w:rPr>
        <w:t>blocked-list</w:t>
      </w:r>
      <w:r w:rsidRPr="0005402F">
        <w:rPr>
          <w:szCs w:val="24"/>
        </w:rPr>
        <w:t xml:space="preserve"> (CEMI).</w:t>
      </w:r>
    </w:p>
    <w:p w14:paraId="778F35CA" w14:textId="77777777" w:rsidR="00EC4FF1" w:rsidRPr="0005402F" w:rsidRDefault="00EC4FF1" w:rsidP="00EC4FF1">
      <w:pPr>
        <w:rPr>
          <w:szCs w:val="24"/>
        </w:rPr>
      </w:pPr>
      <w:r w:rsidRPr="0005402F">
        <w:rPr>
          <w:szCs w:val="24"/>
        </w:rPr>
        <w:t>In April of 2017, Anatel's board of directors decided to proceed to the next phase of the actual project, which consists in commencing irregular devices blockage. At the moment, it covers non-certified equipment and tampered IMEIs that resulted in an invalid IMEI or an IMEI that is not on a "</w:t>
      </w:r>
      <w:r>
        <w:rPr>
          <w:szCs w:val="24"/>
        </w:rPr>
        <w:t>permitted-list</w:t>
      </w:r>
      <w:r w:rsidRPr="0005402F">
        <w:rPr>
          <w:szCs w:val="24"/>
        </w:rPr>
        <w:t>" from GSMA.</w:t>
      </w:r>
    </w:p>
    <w:p w14:paraId="4C0F86F6" w14:textId="77777777" w:rsidR="00EC4FF1" w:rsidRPr="0005402F" w:rsidRDefault="00EC4FF1" w:rsidP="00EC4FF1">
      <w:pPr>
        <w:rPr>
          <w:szCs w:val="24"/>
        </w:rPr>
      </w:pPr>
      <w:r w:rsidRPr="0005402F">
        <w:rPr>
          <w:szCs w:val="24"/>
        </w:rPr>
        <w:t xml:space="preserve">Today, the SIGA group has just implemented a decrease of the time lapse between SMS to 20 days (from May of 2021 the time lapse changed from 25 to 20 days, resulting in blockage after 60 days instead of 75 days). Next improvements include developing strategies to address cloned devices which are not being blocked yet. The main concern with this matter is developing a procedure that will impose minimum impact on the legitimate user. Also, there is the intention to integrate CEMI's database with GSMA's </w:t>
      </w:r>
      <w:r>
        <w:rPr>
          <w:szCs w:val="24"/>
        </w:rPr>
        <w:t>blocked-list</w:t>
      </w:r>
      <w:r w:rsidRPr="0005402F">
        <w:rPr>
          <w:szCs w:val="24"/>
        </w:rPr>
        <w:t xml:space="preserve"> database globally (nowadays, it's integrated with Americas database).</w:t>
      </w:r>
    </w:p>
    <w:p w14:paraId="0AB95985" w14:textId="77777777" w:rsidR="00EC4FF1" w:rsidRPr="0005402F" w:rsidRDefault="00EC4FF1" w:rsidP="00EC4FF1">
      <w:pPr>
        <w:rPr>
          <w:szCs w:val="24"/>
        </w:rPr>
      </w:pPr>
      <w:r w:rsidRPr="0005402F">
        <w:rPr>
          <w:szCs w:val="24"/>
        </w:rPr>
        <w:t xml:space="preserve">Also, even though in 2015 Brazil started to include in the national </w:t>
      </w:r>
      <w:r>
        <w:rPr>
          <w:szCs w:val="24"/>
        </w:rPr>
        <w:t>blocked-list</w:t>
      </w:r>
      <w:r w:rsidRPr="0005402F">
        <w:rPr>
          <w:szCs w:val="24"/>
        </w:rPr>
        <w:t xml:space="preserve"> database all the IMEIs of all the mobile terminals stolen in the Americas that were blocked on GSMA </w:t>
      </w:r>
      <w:r>
        <w:rPr>
          <w:szCs w:val="24"/>
        </w:rPr>
        <w:t>blocked-list</w:t>
      </w:r>
      <w:r w:rsidRPr="0005402F">
        <w:rPr>
          <w:szCs w:val="24"/>
        </w:rPr>
        <w:t xml:space="preserve"> (including the IMEIs not active on the national networks), this process had a high impact on the operators EIR.</w:t>
      </w:r>
    </w:p>
    <w:p w14:paraId="03AC081B" w14:textId="77777777" w:rsidR="00EC4FF1" w:rsidRPr="0005402F" w:rsidRDefault="00EC4FF1" w:rsidP="00EC4FF1">
      <w:pPr>
        <w:rPr>
          <w:szCs w:val="24"/>
        </w:rPr>
      </w:pPr>
      <w:r w:rsidRPr="0005402F">
        <w:rPr>
          <w:szCs w:val="24"/>
        </w:rPr>
        <w:t xml:space="preserve">To address this, since June 2021, Brazil started to consider all the stolen mobile terminals worldwide that were blocked on GSMA </w:t>
      </w:r>
      <w:r>
        <w:rPr>
          <w:szCs w:val="24"/>
        </w:rPr>
        <w:t>blocked-list</w:t>
      </w:r>
      <w:r w:rsidRPr="0005402F">
        <w:rPr>
          <w:szCs w:val="24"/>
        </w:rPr>
        <w:t xml:space="preserve">, but only the IMEIs active on the Brazilian operators' networks are now included on the national </w:t>
      </w:r>
      <w:r>
        <w:rPr>
          <w:szCs w:val="24"/>
        </w:rPr>
        <w:t>blocked-list</w:t>
      </w:r>
      <w:r w:rsidRPr="0005402F">
        <w:rPr>
          <w:szCs w:val="24"/>
        </w:rPr>
        <w:t xml:space="preserve"> database.</w:t>
      </w:r>
    </w:p>
    <w:p w14:paraId="79BF9D8A" w14:textId="77777777" w:rsidR="00EC4FF1" w:rsidRPr="0005402F" w:rsidRDefault="00EC4FF1" w:rsidP="00EC4FF1">
      <w:pPr>
        <w:pStyle w:val="Headingb"/>
        <w:rPr>
          <w:szCs w:val="24"/>
          <w:lang w:eastAsia="ja-JP" w:bidi="ar-DZ"/>
        </w:rPr>
      </w:pPr>
      <w:bookmarkStart w:id="343" w:name="_Toc73702150"/>
      <w:bookmarkStart w:id="344" w:name="_Toc74238325"/>
      <w:r w:rsidRPr="0005402F">
        <w:rPr>
          <w:szCs w:val="24"/>
          <w:lang w:bidi="ar-DZ"/>
        </w:rPr>
        <w:t>6</w:t>
      </w:r>
      <w:r w:rsidRPr="0005402F">
        <w:rPr>
          <w:szCs w:val="24"/>
          <w:lang w:bidi="ar-DZ"/>
        </w:rPr>
        <w:tab/>
        <w:t>Statistic on the effects of implementation of the use case</w:t>
      </w:r>
      <w:bookmarkEnd w:id="343"/>
      <w:bookmarkEnd w:id="344"/>
    </w:p>
    <w:p w14:paraId="470BBE01" w14:textId="77777777" w:rsidR="00EC4FF1" w:rsidRPr="0005402F" w:rsidRDefault="00EC4FF1" w:rsidP="00EC4FF1">
      <w:pPr>
        <w:pStyle w:val="TableNoTitle0"/>
        <w:rPr>
          <w:szCs w:val="24"/>
          <w:lang w:bidi="ar-DZ"/>
        </w:rPr>
      </w:pPr>
      <w:bookmarkStart w:id="345" w:name="_Toc73702151"/>
      <w:bookmarkStart w:id="346" w:name="_Toc74238326"/>
      <w:r w:rsidRPr="0005402F">
        <w:rPr>
          <w:szCs w:val="24"/>
          <w:lang w:bidi="ar-DZ"/>
        </w:rPr>
        <w:t>CEMI – number of blocked devices</w:t>
      </w:r>
      <w:bookmarkEnd w:id="345"/>
      <w:bookmarkEnd w:id="346"/>
    </w:p>
    <w:tbl>
      <w:tblPr>
        <w:tblW w:w="118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992"/>
        <w:gridCol w:w="851"/>
        <w:gridCol w:w="992"/>
        <w:gridCol w:w="992"/>
        <w:gridCol w:w="992"/>
        <w:gridCol w:w="993"/>
        <w:gridCol w:w="992"/>
        <w:gridCol w:w="883"/>
        <w:gridCol w:w="1106"/>
        <w:gridCol w:w="1106"/>
        <w:gridCol w:w="1106"/>
      </w:tblGrid>
      <w:tr w:rsidR="00EC4FF1" w:rsidRPr="0005402F" w14:paraId="041B4460" w14:textId="77777777" w:rsidTr="009F0545">
        <w:trPr>
          <w:trHeight w:val="640"/>
          <w:jc w:val="center"/>
        </w:trPr>
        <w:tc>
          <w:tcPr>
            <w:tcW w:w="846" w:type="dxa"/>
            <w:tcBorders>
              <w:top w:val="single" w:sz="4" w:space="0" w:color="auto"/>
              <w:left w:val="single" w:sz="4" w:space="0" w:color="auto"/>
              <w:bottom w:val="single" w:sz="4" w:space="0" w:color="auto"/>
              <w:right w:val="single" w:sz="4" w:space="0" w:color="auto"/>
            </w:tcBorders>
            <w:tcMar>
              <w:left w:w="57" w:type="dxa"/>
              <w:right w:w="57" w:type="dxa"/>
            </w:tcMar>
          </w:tcPr>
          <w:p w14:paraId="28850468" w14:textId="77777777" w:rsidR="00EC4FF1" w:rsidRPr="0005402F" w:rsidRDefault="00EC4FF1" w:rsidP="009F0545">
            <w:pPr>
              <w:pStyle w:val="Tablehead"/>
              <w:rPr>
                <w:sz w:val="24"/>
                <w:szCs w:val="24"/>
                <w:lang w:bidi="ar-DZ"/>
              </w:rPr>
            </w:pPr>
          </w:p>
        </w:tc>
        <w:tc>
          <w:tcPr>
            <w:tcW w:w="992" w:type="dxa"/>
            <w:tcBorders>
              <w:top w:val="single" w:sz="4" w:space="0" w:color="auto"/>
              <w:left w:val="single" w:sz="4" w:space="0" w:color="auto"/>
              <w:bottom w:val="single" w:sz="4" w:space="0" w:color="auto"/>
              <w:right w:val="single" w:sz="4" w:space="0" w:color="auto"/>
            </w:tcBorders>
            <w:tcMar>
              <w:left w:w="57" w:type="dxa"/>
              <w:right w:w="57" w:type="dxa"/>
            </w:tcMar>
            <w:hideMark/>
          </w:tcPr>
          <w:p w14:paraId="1206CDAB" w14:textId="77777777" w:rsidR="00EC4FF1" w:rsidRPr="0005402F" w:rsidRDefault="00EC4FF1" w:rsidP="009F0545">
            <w:pPr>
              <w:pStyle w:val="Tablehead"/>
              <w:rPr>
                <w:bCs/>
                <w:sz w:val="24"/>
                <w:szCs w:val="24"/>
                <w:lang w:bidi="ar-DZ"/>
              </w:rPr>
            </w:pPr>
            <w:r w:rsidRPr="0005402F">
              <w:rPr>
                <w:bCs/>
                <w:sz w:val="24"/>
                <w:szCs w:val="24"/>
                <w:lang w:bidi="ar-DZ"/>
              </w:rPr>
              <w:t>2005-2014</w:t>
            </w:r>
          </w:p>
        </w:tc>
        <w:tc>
          <w:tcPr>
            <w:tcW w:w="851" w:type="dxa"/>
            <w:tcBorders>
              <w:top w:val="single" w:sz="4" w:space="0" w:color="auto"/>
              <w:left w:val="single" w:sz="4" w:space="0" w:color="auto"/>
              <w:bottom w:val="single" w:sz="4" w:space="0" w:color="auto"/>
              <w:right w:val="single" w:sz="4" w:space="0" w:color="auto"/>
            </w:tcBorders>
            <w:tcMar>
              <w:left w:w="57" w:type="dxa"/>
              <w:right w:w="57" w:type="dxa"/>
            </w:tcMar>
            <w:hideMark/>
          </w:tcPr>
          <w:p w14:paraId="2A0CE254" w14:textId="77777777" w:rsidR="00EC4FF1" w:rsidRPr="0005402F" w:rsidRDefault="00EC4FF1" w:rsidP="009F0545">
            <w:pPr>
              <w:pStyle w:val="Tablehead"/>
              <w:rPr>
                <w:bCs/>
                <w:sz w:val="24"/>
                <w:szCs w:val="24"/>
                <w:lang w:bidi="ar-DZ"/>
              </w:rPr>
            </w:pPr>
            <w:r w:rsidRPr="0005402F">
              <w:rPr>
                <w:bCs/>
                <w:sz w:val="24"/>
                <w:szCs w:val="24"/>
                <w:lang w:bidi="ar-DZ"/>
              </w:rPr>
              <w:t>2015</w:t>
            </w:r>
          </w:p>
        </w:tc>
        <w:tc>
          <w:tcPr>
            <w:tcW w:w="992" w:type="dxa"/>
            <w:tcBorders>
              <w:top w:val="single" w:sz="4" w:space="0" w:color="auto"/>
              <w:left w:val="single" w:sz="4" w:space="0" w:color="auto"/>
              <w:bottom w:val="single" w:sz="4" w:space="0" w:color="auto"/>
              <w:right w:val="single" w:sz="4" w:space="0" w:color="auto"/>
            </w:tcBorders>
            <w:tcMar>
              <w:left w:w="57" w:type="dxa"/>
              <w:right w:w="57" w:type="dxa"/>
            </w:tcMar>
            <w:hideMark/>
          </w:tcPr>
          <w:p w14:paraId="4B5375C0" w14:textId="77777777" w:rsidR="00EC4FF1" w:rsidRPr="0005402F" w:rsidRDefault="00EC4FF1" w:rsidP="009F0545">
            <w:pPr>
              <w:pStyle w:val="Tablehead"/>
              <w:rPr>
                <w:bCs/>
                <w:sz w:val="24"/>
                <w:szCs w:val="24"/>
                <w:lang w:bidi="ar-DZ"/>
              </w:rPr>
            </w:pPr>
            <w:r w:rsidRPr="0005402F">
              <w:rPr>
                <w:bCs/>
                <w:sz w:val="24"/>
                <w:szCs w:val="24"/>
                <w:lang w:bidi="ar-DZ"/>
              </w:rPr>
              <w:t>2016</w:t>
            </w:r>
          </w:p>
        </w:tc>
        <w:tc>
          <w:tcPr>
            <w:tcW w:w="992" w:type="dxa"/>
            <w:tcBorders>
              <w:top w:val="single" w:sz="4" w:space="0" w:color="auto"/>
              <w:left w:val="single" w:sz="4" w:space="0" w:color="auto"/>
              <w:bottom w:val="single" w:sz="4" w:space="0" w:color="auto"/>
              <w:right w:val="single" w:sz="4" w:space="0" w:color="auto"/>
            </w:tcBorders>
            <w:tcMar>
              <w:left w:w="57" w:type="dxa"/>
              <w:right w:w="57" w:type="dxa"/>
            </w:tcMar>
            <w:hideMark/>
          </w:tcPr>
          <w:p w14:paraId="5BD91A4B" w14:textId="77777777" w:rsidR="00EC4FF1" w:rsidRPr="0005402F" w:rsidRDefault="00EC4FF1" w:rsidP="009F0545">
            <w:pPr>
              <w:pStyle w:val="Tablehead"/>
              <w:rPr>
                <w:bCs/>
                <w:sz w:val="24"/>
                <w:szCs w:val="24"/>
                <w:lang w:bidi="ar-DZ"/>
              </w:rPr>
            </w:pPr>
            <w:r w:rsidRPr="0005402F">
              <w:rPr>
                <w:bCs/>
                <w:sz w:val="24"/>
                <w:szCs w:val="24"/>
                <w:lang w:bidi="ar-DZ"/>
              </w:rPr>
              <w:t>2017</w:t>
            </w:r>
          </w:p>
        </w:tc>
        <w:tc>
          <w:tcPr>
            <w:tcW w:w="992" w:type="dxa"/>
            <w:tcBorders>
              <w:top w:val="single" w:sz="4" w:space="0" w:color="auto"/>
              <w:left w:val="single" w:sz="4" w:space="0" w:color="auto"/>
              <w:bottom w:val="single" w:sz="4" w:space="0" w:color="auto"/>
              <w:right w:val="single" w:sz="4" w:space="0" w:color="auto"/>
            </w:tcBorders>
            <w:tcMar>
              <w:left w:w="57" w:type="dxa"/>
              <w:right w:w="57" w:type="dxa"/>
            </w:tcMar>
            <w:hideMark/>
          </w:tcPr>
          <w:p w14:paraId="32D29D64" w14:textId="77777777" w:rsidR="00EC4FF1" w:rsidRPr="0005402F" w:rsidRDefault="00EC4FF1" w:rsidP="009F0545">
            <w:pPr>
              <w:pStyle w:val="Tablehead"/>
              <w:rPr>
                <w:bCs/>
                <w:sz w:val="24"/>
                <w:szCs w:val="24"/>
                <w:lang w:bidi="ar-DZ"/>
              </w:rPr>
            </w:pPr>
            <w:r w:rsidRPr="0005402F">
              <w:rPr>
                <w:bCs/>
                <w:sz w:val="24"/>
                <w:szCs w:val="24"/>
                <w:lang w:bidi="ar-DZ"/>
              </w:rPr>
              <w:t>2018</w:t>
            </w:r>
          </w:p>
        </w:tc>
        <w:tc>
          <w:tcPr>
            <w:tcW w:w="993" w:type="dxa"/>
            <w:tcBorders>
              <w:top w:val="single" w:sz="4" w:space="0" w:color="auto"/>
              <w:left w:val="single" w:sz="4" w:space="0" w:color="auto"/>
              <w:bottom w:val="single" w:sz="4" w:space="0" w:color="auto"/>
              <w:right w:val="single" w:sz="4" w:space="0" w:color="auto"/>
            </w:tcBorders>
            <w:tcMar>
              <w:left w:w="57" w:type="dxa"/>
              <w:right w:w="57" w:type="dxa"/>
            </w:tcMar>
            <w:hideMark/>
          </w:tcPr>
          <w:p w14:paraId="54ECDF9E" w14:textId="77777777" w:rsidR="00EC4FF1" w:rsidRPr="0005402F" w:rsidRDefault="00EC4FF1" w:rsidP="009F0545">
            <w:pPr>
              <w:pStyle w:val="Tablehead"/>
              <w:rPr>
                <w:bCs/>
                <w:sz w:val="24"/>
                <w:szCs w:val="24"/>
                <w:lang w:bidi="ar-DZ"/>
              </w:rPr>
            </w:pPr>
            <w:r w:rsidRPr="0005402F">
              <w:rPr>
                <w:bCs/>
                <w:sz w:val="24"/>
                <w:szCs w:val="24"/>
                <w:lang w:bidi="ar-DZ"/>
              </w:rPr>
              <w:t>2019</w:t>
            </w:r>
          </w:p>
        </w:tc>
        <w:tc>
          <w:tcPr>
            <w:tcW w:w="992" w:type="dxa"/>
            <w:tcBorders>
              <w:top w:val="single" w:sz="4" w:space="0" w:color="auto"/>
              <w:left w:val="single" w:sz="4" w:space="0" w:color="auto"/>
              <w:bottom w:val="single" w:sz="4" w:space="0" w:color="auto"/>
              <w:right w:val="single" w:sz="4" w:space="0" w:color="auto"/>
            </w:tcBorders>
            <w:tcMar>
              <w:left w:w="57" w:type="dxa"/>
              <w:right w:w="57" w:type="dxa"/>
            </w:tcMar>
            <w:hideMark/>
          </w:tcPr>
          <w:p w14:paraId="1E4B8585" w14:textId="77777777" w:rsidR="00EC4FF1" w:rsidRPr="0005402F" w:rsidRDefault="00EC4FF1" w:rsidP="009F0545">
            <w:pPr>
              <w:pStyle w:val="Tablehead"/>
              <w:rPr>
                <w:bCs/>
                <w:sz w:val="24"/>
                <w:szCs w:val="24"/>
                <w:lang w:bidi="ar-DZ"/>
              </w:rPr>
            </w:pPr>
            <w:r w:rsidRPr="0005402F">
              <w:rPr>
                <w:bCs/>
                <w:sz w:val="24"/>
                <w:szCs w:val="24"/>
                <w:lang w:bidi="ar-DZ"/>
              </w:rPr>
              <w:t>2020</w:t>
            </w:r>
          </w:p>
        </w:tc>
        <w:tc>
          <w:tcPr>
            <w:tcW w:w="883" w:type="dxa"/>
            <w:tcBorders>
              <w:top w:val="single" w:sz="4" w:space="0" w:color="auto"/>
              <w:left w:val="single" w:sz="4" w:space="0" w:color="auto"/>
              <w:bottom w:val="single" w:sz="4" w:space="0" w:color="auto"/>
              <w:right w:val="single" w:sz="4" w:space="0" w:color="auto"/>
            </w:tcBorders>
            <w:tcMar>
              <w:left w:w="57" w:type="dxa"/>
              <w:right w:w="57" w:type="dxa"/>
            </w:tcMar>
          </w:tcPr>
          <w:p w14:paraId="524DFFFB" w14:textId="77777777" w:rsidR="00EC4FF1" w:rsidRPr="0005402F" w:rsidRDefault="00EC4FF1" w:rsidP="009F0545">
            <w:pPr>
              <w:pStyle w:val="Tablehead"/>
              <w:rPr>
                <w:bCs/>
                <w:sz w:val="24"/>
                <w:szCs w:val="24"/>
                <w:lang w:bidi="ar-DZ"/>
              </w:rPr>
            </w:pPr>
            <w:r w:rsidRPr="0005402F">
              <w:rPr>
                <w:bCs/>
                <w:sz w:val="24"/>
                <w:szCs w:val="24"/>
                <w:lang w:bidi="ar-DZ"/>
              </w:rPr>
              <w:t>2021</w:t>
            </w:r>
          </w:p>
        </w:tc>
        <w:tc>
          <w:tcPr>
            <w:tcW w:w="1106" w:type="dxa"/>
            <w:tcBorders>
              <w:top w:val="single" w:sz="4" w:space="0" w:color="auto"/>
              <w:left w:val="single" w:sz="4" w:space="0" w:color="auto"/>
              <w:bottom w:val="single" w:sz="4" w:space="0" w:color="auto"/>
              <w:right w:val="single" w:sz="4" w:space="0" w:color="auto"/>
            </w:tcBorders>
          </w:tcPr>
          <w:p w14:paraId="156210A9" w14:textId="77777777" w:rsidR="00EC4FF1" w:rsidRPr="0005402F" w:rsidRDefault="00EC4FF1" w:rsidP="009F0545">
            <w:pPr>
              <w:pStyle w:val="Tablehead"/>
              <w:rPr>
                <w:bCs/>
                <w:sz w:val="24"/>
                <w:szCs w:val="24"/>
                <w:lang w:bidi="ar-DZ"/>
              </w:rPr>
            </w:pPr>
            <w:r>
              <w:rPr>
                <w:bCs/>
                <w:sz w:val="24"/>
                <w:szCs w:val="24"/>
                <w:lang w:bidi="ar-DZ"/>
              </w:rPr>
              <w:t>2022</w:t>
            </w:r>
          </w:p>
        </w:tc>
        <w:tc>
          <w:tcPr>
            <w:tcW w:w="1106" w:type="dxa"/>
            <w:tcBorders>
              <w:top w:val="single" w:sz="4" w:space="0" w:color="auto"/>
              <w:left w:val="single" w:sz="4" w:space="0" w:color="auto"/>
              <w:bottom w:val="single" w:sz="4" w:space="0" w:color="auto"/>
              <w:right w:val="single" w:sz="4" w:space="0" w:color="auto"/>
            </w:tcBorders>
          </w:tcPr>
          <w:p w14:paraId="6E25DA04" w14:textId="77777777" w:rsidR="00EC4FF1" w:rsidRPr="0005402F" w:rsidRDefault="00EC4FF1" w:rsidP="009F0545">
            <w:pPr>
              <w:pStyle w:val="Tablehead"/>
              <w:rPr>
                <w:bCs/>
                <w:sz w:val="24"/>
                <w:szCs w:val="24"/>
                <w:lang w:bidi="ar-DZ"/>
              </w:rPr>
            </w:pPr>
            <w:r>
              <w:rPr>
                <w:bCs/>
                <w:sz w:val="24"/>
                <w:szCs w:val="24"/>
                <w:lang w:bidi="ar-DZ"/>
              </w:rPr>
              <w:t>2023*</w:t>
            </w:r>
          </w:p>
        </w:tc>
        <w:tc>
          <w:tcPr>
            <w:tcW w:w="1106" w:type="dxa"/>
            <w:tcBorders>
              <w:top w:val="single" w:sz="4" w:space="0" w:color="auto"/>
              <w:left w:val="single" w:sz="4" w:space="0" w:color="auto"/>
              <w:bottom w:val="single" w:sz="4" w:space="0" w:color="auto"/>
              <w:right w:val="single" w:sz="4" w:space="0" w:color="auto"/>
            </w:tcBorders>
            <w:tcMar>
              <w:left w:w="57" w:type="dxa"/>
              <w:right w:w="57" w:type="dxa"/>
            </w:tcMar>
            <w:hideMark/>
          </w:tcPr>
          <w:p w14:paraId="3D29B541" w14:textId="77777777" w:rsidR="00EC4FF1" w:rsidRPr="0005402F" w:rsidRDefault="00EC4FF1" w:rsidP="009F0545">
            <w:pPr>
              <w:pStyle w:val="Tablehead"/>
              <w:rPr>
                <w:bCs/>
                <w:sz w:val="24"/>
                <w:szCs w:val="24"/>
                <w:lang w:bidi="ar-DZ"/>
              </w:rPr>
            </w:pPr>
            <w:r w:rsidRPr="0005402F">
              <w:rPr>
                <w:bCs/>
                <w:sz w:val="24"/>
                <w:szCs w:val="24"/>
                <w:lang w:bidi="ar-DZ"/>
              </w:rPr>
              <w:t>Total</w:t>
            </w:r>
          </w:p>
        </w:tc>
      </w:tr>
      <w:tr w:rsidR="00EC4FF1" w:rsidRPr="0005402F" w14:paraId="7C46D3AA" w14:textId="77777777" w:rsidTr="009F0545">
        <w:trPr>
          <w:trHeight w:val="640"/>
          <w:jc w:val="center"/>
        </w:trPr>
        <w:tc>
          <w:tcPr>
            <w:tcW w:w="846" w:type="dxa"/>
            <w:tcBorders>
              <w:top w:val="single" w:sz="4" w:space="0" w:color="auto"/>
              <w:left w:val="single" w:sz="4" w:space="0" w:color="auto"/>
              <w:bottom w:val="single" w:sz="4" w:space="0" w:color="auto"/>
              <w:right w:val="single" w:sz="4" w:space="0" w:color="auto"/>
            </w:tcBorders>
            <w:tcMar>
              <w:left w:w="57" w:type="dxa"/>
              <w:right w:w="57" w:type="dxa"/>
            </w:tcMar>
            <w:hideMark/>
          </w:tcPr>
          <w:p w14:paraId="251ACE79" w14:textId="77777777" w:rsidR="00EC4FF1" w:rsidRPr="0005402F" w:rsidRDefault="00EC4FF1" w:rsidP="009F0545">
            <w:pPr>
              <w:pStyle w:val="Tabletext"/>
              <w:rPr>
                <w:b/>
                <w:bCs/>
                <w:sz w:val="24"/>
                <w:szCs w:val="24"/>
                <w:lang w:bidi="ar-DZ"/>
              </w:rPr>
            </w:pPr>
            <w:r w:rsidRPr="0005402F">
              <w:rPr>
                <w:b/>
                <w:bCs/>
                <w:sz w:val="24"/>
                <w:szCs w:val="24"/>
                <w:lang w:bidi="ar-DZ"/>
              </w:rPr>
              <w:t>Brazil</w:t>
            </w:r>
          </w:p>
        </w:tc>
        <w:tc>
          <w:tcPr>
            <w:tcW w:w="992" w:type="dxa"/>
            <w:tcBorders>
              <w:top w:val="single" w:sz="4" w:space="0" w:color="auto"/>
              <w:left w:val="single" w:sz="4" w:space="0" w:color="auto"/>
              <w:bottom w:val="single" w:sz="4" w:space="0" w:color="auto"/>
              <w:right w:val="single" w:sz="4" w:space="0" w:color="auto"/>
            </w:tcBorders>
            <w:tcMar>
              <w:left w:w="57" w:type="dxa"/>
              <w:right w:w="57" w:type="dxa"/>
            </w:tcMar>
            <w:hideMark/>
          </w:tcPr>
          <w:p w14:paraId="106FC942" w14:textId="77777777" w:rsidR="00EC4FF1" w:rsidRPr="0005402F" w:rsidRDefault="00EC4FF1" w:rsidP="009F0545">
            <w:pPr>
              <w:pStyle w:val="Tabletext"/>
              <w:rPr>
                <w:sz w:val="24"/>
                <w:szCs w:val="24"/>
                <w:lang w:bidi="ar-DZ"/>
              </w:rPr>
            </w:pPr>
            <w:r w:rsidRPr="0005402F">
              <w:rPr>
                <w:sz w:val="24"/>
                <w:szCs w:val="24"/>
                <w:lang w:bidi="ar-DZ"/>
              </w:rPr>
              <w:t>5.074.594</w:t>
            </w:r>
          </w:p>
        </w:tc>
        <w:tc>
          <w:tcPr>
            <w:tcW w:w="851" w:type="dxa"/>
            <w:tcBorders>
              <w:top w:val="single" w:sz="4" w:space="0" w:color="auto"/>
              <w:left w:val="single" w:sz="4" w:space="0" w:color="auto"/>
              <w:bottom w:val="single" w:sz="4" w:space="0" w:color="auto"/>
              <w:right w:val="single" w:sz="4" w:space="0" w:color="auto"/>
            </w:tcBorders>
            <w:tcMar>
              <w:left w:w="57" w:type="dxa"/>
              <w:right w:w="57" w:type="dxa"/>
            </w:tcMar>
            <w:hideMark/>
          </w:tcPr>
          <w:p w14:paraId="2B889F87" w14:textId="77777777" w:rsidR="00EC4FF1" w:rsidRPr="0005402F" w:rsidRDefault="00EC4FF1" w:rsidP="009F0545">
            <w:pPr>
              <w:pStyle w:val="Tabletext"/>
              <w:rPr>
                <w:sz w:val="24"/>
                <w:szCs w:val="24"/>
                <w:lang w:bidi="ar-DZ"/>
              </w:rPr>
            </w:pPr>
            <w:r w:rsidRPr="0005402F">
              <w:rPr>
                <w:sz w:val="24"/>
                <w:szCs w:val="24"/>
                <w:lang w:bidi="ar-DZ"/>
              </w:rPr>
              <w:t>1.118.865</w:t>
            </w:r>
          </w:p>
        </w:tc>
        <w:tc>
          <w:tcPr>
            <w:tcW w:w="992" w:type="dxa"/>
            <w:tcBorders>
              <w:top w:val="single" w:sz="4" w:space="0" w:color="auto"/>
              <w:left w:val="single" w:sz="4" w:space="0" w:color="auto"/>
              <w:bottom w:val="single" w:sz="4" w:space="0" w:color="auto"/>
              <w:right w:val="single" w:sz="4" w:space="0" w:color="auto"/>
            </w:tcBorders>
            <w:tcMar>
              <w:left w:w="57" w:type="dxa"/>
              <w:right w:w="57" w:type="dxa"/>
            </w:tcMar>
            <w:hideMark/>
          </w:tcPr>
          <w:p w14:paraId="335CBA83" w14:textId="77777777" w:rsidR="00EC4FF1" w:rsidRPr="0005402F" w:rsidRDefault="00EC4FF1" w:rsidP="009F0545">
            <w:pPr>
              <w:pStyle w:val="Tabletext"/>
              <w:rPr>
                <w:sz w:val="24"/>
                <w:szCs w:val="24"/>
                <w:lang w:bidi="ar-DZ"/>
              </w:rPr>
            </w:pPr>
            <w:r w:rsidRPr="0005402F">
              <w:rPr>
                <w:sz w:val="24"/>
                <w:szCs w:val="24"/>
                <w:lang w:bidi="ar-DZ"/>
              </w:rPr>
              <w:t>1.337.511</w:t>
            </w:r>
          </w:p>
        </w:tc>
        <w:tc>
          <w:tcPr>
            <w:tcW w:w="992" w:type="dxa"/>
            <w:tcBorders>
              <w:top w:val="single" w:sz="4" w:space="0" w:color="auto"/>
              <w:left w:val="single" w:sz="4" w:space="0" w:color="auto"/>
              <w:bottom w:val="single" w:sz="4" w:space="0" w:color="auto"/>
              <w:right w:val="single" w:sz="4" w:space="0" w:color="auto"/>
            </w:tcBorders>
            <w:tcMar>
              <w:left w:w="57" w:type="dxa"/>
              <w:right w:w="57" w:type="dxa"/>
            </w:tcMar>
            <w:hideMark/>
          </w:tcPr>
          <w:p w14:paraId="076BFD79" w14:textId="77777777" w:rsidR="00EC4FF1" w:rsidRPr="0005402F" w:rsidRDefault="00EC4FF1" w:rsidP="009F0545">
            <w:pPr>
              <w:pStyle w:val="Tabletext"/>
              <w:rPr>
                <w:sz w:val="24"/>
                <w:szCs w:val="24"/>
                <w:lang w:bidi="ar-DZ"/>
              </w:rPr>
            </w:pPr>
            <w:r w:rsidRPr="0005402F">
              <w:rPr>
                <w:sz w:val="24"/>
                <w:szCs w:val="24"/>
                <w:lang w:bidi="ar-DZ"/>
              </w:rPr>
              <w:t>1.473.756</w:t>
            </w:r>
          </w:p>
        </w:tc>
        <w:tc>
          <w:tcPr>
            <w:tcW w:w="992" w:type="dxa"/>
            <w:tcBorders>
              <w:top w:val="single" w:sz="4" w:space="0" w:color="auto"/>
              <w:left w:val="single" w:sz="4" w:space="0" w:color="auto"/>
              <w:bottom w:val="single" w:sz="4" w:space="0" w:color="auto"/>
              <w:right w:val="single" w:sz="4" w:space="0" w:color="auto"/>
            </w:tcBorders>
            <w:tcMar>
              <w:left w:w="57" w:type="dxa"/>
              <w:right w:w="57" w:type="dxa"/>
            </w:tcMar>
            <w:hideMark/>
          </w:tcPr>
          <w:p w14:paraId="54E7C22E" w14:textId="77777777" w:rsidR="00EC4FF1" w:rsidRPr="0005402F" w:rsidRDefault="00EC4FF1" w:rsidP="009F0545">
            <w:pPr>
              <w:pStyle w:val="Tabletext"/>
              <w:rPr>
                <w:sz w:val="24"/>
                <w:szCs w:val="24"/>
                <w:lang w:bidi="ar-DZ"/>
              </w:rPr>
            </w:pPr>
            <w:r w:rsidRPr="0005402F">
              <w:rPr>
                <w:sz w:val="24"/>
                <w:szCs w:val="24"/>
                <w:lang w:bidi="ar-DZ"/>
              </w:rPr>
              <w:t>1.468.836</w:t>
            </w:r>
          </w:p>
        </w:tc>
        <w:tc>
          <w:tcPr>
            <w:tcW w:w="993" w:type="dxa"/>
            <w:tcBorders>
              <w:top w:val="single" w:sz="4" w:space="0" w:color="auto"/>
              <w:left w:val="single" w:sz="4" w:space="0" w:color="auto"/>
              <w:bottom w:val="single" w:sz="4" w:space="0" w:color="auto"/>
              <w:right w:val="single" w:sz="4" w:space="0" w:color="auto"/>
            </w:tcBorders>
            <w:tcMar>
              <w:left w:w="57" w:type="dxa"/>
              <w:right w:w="57" w:type="dxa"/>
            </w:tcMar>
            <w:hideMark/>
          </w:tcPr>
          <w:p w14:paraId="5A113387" w14:textId="77777777" w:rsidR="00EC4FF1" w:rsidRPr="0005402F" w:rsidRDefault="00EC4FF1" w:rsidP="009F0545">
            <w:pPr>
              <w:pStyle w:val="Tabletext"/>
              <w:rPr>
                <w:sz w:val="24"/>
                <w:szCs w:val="24"/>
                <w:lang w:bidi="ar-DZ"/>
              </w:rPr>
            </w:pPr>
            <w:r w:rsidRPr="0005402F">
              <w:rPr>
                <w:sz w:val="24"/>
                <w:szCs w:val="24"/>
                <w:lang w:bidi="ar-DZ"/>
              </w:rPr>
              <w:t>1.393.223</w:t>
            </w:r>
          </w:p>
        </w:tc>
        <w:tc>
          <w:tcPr>
            <w:tcW w:w="992" w:type="dxa"/>
            <w:tcBorders>
              <w:top w:val="single" w:sz="4" w:space="0" w:color="auto"/>
              <w:left w:val="single" w:sz="4" w:space="0" w:color="auto"/>
              <w:bottom w:val="single" w:sz="4" w:space="0" w:color="auto"/>
              <w:right w:val="single" w:sz="4" w:space="0" w:color="auto"/>
            </w:tcBorders>
            <w:tcMar>
              <w:left w:w="57" w:type="dxa"/>
              <w:right w:w="57" w:type="dxa"/>
            </w:tcMar>
            <w:hideMark/>
          </w:tcPr>
          <w:p w14:paraId="60F2B38F" w14:textId="77777777" w:rsidR="00EC4FF1" w:rsidRPr="0005402F" w:rsidRDefault="00EC4FF1" w:rsidP="009F0545">
            <w:pPr>
              <w:pStyle w:val="Tabletext"/>
              <w:rPr>
                <w:sz w:val="24"/>
                <w:szCs w:val="24"/>
                <w:lang w:bidi="ar-DZ"/>
              </w:rPr>
            </w:pPr>
            <w:r w:rsidRPr="0005402F">
              <w:rPr>
                <w:sz w:val="24"/>
                <w:szCs w:val="24"/>
                <w:lang w:bidi="ar-DZ"/>
              </w:rPr>
              <w:t>1.010.886</w:t>
            </w:r>
          </w:p>
        </w:tc>
        <w:tc>
          <w:tcPr>
            <w:tcW w:w="883" w:type="dxa"/>
            <w:tcBorders>
              <w:top w:val="single" w:sz="4" w:space="0" w:color="auto"/>
              <w:left w:val="single" w:sz="4" w:space="0" w:color="auto"/>
              <w:bottom w:val="single" w:sz="4" w:space="0" w:color="auto"/>
              <w:right w:val="single" w:sz="4" w:space="0" w:color="auto"/>
            </w:tcBorders>
            <w:tcMar>
              <w:left w:w="57" w:type="dxa"/>
              <w:right w:w="57" w:type="dxa"/>
            </w:tcMar>
          </w:tcPr>
          <w:p w14:paraId="59DF55E8" w14:textId="77777777" w:rsidR="00EC4FF1" w:rsidRPr="0005402F" w:rsidRDefault="00EC4FF1" w:rsidP="009F0545">
            <w:pPr>
              <w:pStyle w:val="Tabletext"/>
              <w:rPr>
                <w:sz w:val="24"/>
                <w:szCs w:val="24"/>
                <w:lang w:bidi="ar-DZ"/>
              </w:rPr>
            </w:pPr>
            <w:r>
              <w:rPr>
                <w:sz w:val="24"/>
                <w:szCs w:val="24"/>
                <w:lang w:bidi="ar-DZ"/>
              </w:rPr>
              <w:t>864.849</w:t>
            </w:r>
          </w:p>
        </w:tc>
        <w:tc>
          <w:tcPr>
            <w:tcW w:w="1106" w:type="dxa"/>
            <w:tcBorders>
              <w:top w:val="single" w:sz="4" w:space="0" w:color="auto"/>
              <w:left w:val="single" w:sz="4" w:space="0" w:color="auto"/>
              <w:bottom w:val="single" w:sz="4" w:space="0" w:color="auto"/>
              <w:right w:val="single" w:sz="4" w:space="0" w:color="auto"/>
            </w:tcBorders>
          </w:tcPr>
          <w:p w14:paraId="67EF80C4" w14:textId="77777777" w:rsidR="00EC4FF1" w:rsidRPr="0005402F" w:rsidRDefault="00EC4FF1" w:rsidP="009F0545">
            <w:pPr>
              <w:pStyle w:val="Tabletext"/>
              <w:rPr>
                <w:sz w:val="24"/>
                <w:szCs w:val="24"/>
                <w:lang w:bidi="ar-DZ"/>
              </w:rPr>
            </w:pPr>
            <w:r>
              <w:rPr>
                <w:sz w:val="24"/>
                <w:szCs w:val="24"/>
                <w:lang w:bidi="ar-DZ"/>
              </w:rPr>
              <w:t>930.765</w:t>
            </w:r>
          </w:p>
        </w:tc>
        <w:tc>
          <w:tcPr>
            <w:tcW w:w="1106" w:type="dxa"/>
            <w:tcBorders>
              <w:top w:val="single" w:sz="4" w:space="0" w:color="auto"/>
              <w:left w:val="single" w:sz="4" w:space="0" w:color="auto"/>
              <w:bottom w:val="single" w:sz="4" w:space="0" w:color="auto"/>
              <w:right w:val="single" w:sz="4" w:space="0" w:color="auto"/>
            </w:tcBorders>
          </w:tcPr>
          <w:p w14:paraId="6A2BD716" w14:textId="77777777" w:rsidR="00EC4FF1" w:rsidRPr="0005402F" w:rsidRDefault="00EC4FF1" w:rsidP="009F0545">
            <w:pPr>
              <w:pStyle w:val="Tabletext"/>
              <w:rPr>
                <w:sz w:val="24"/>
                <w:szCs w:val="24"/>
                <w:lang w:bidi="ar-DZ"/>
              </w:rPr>
            </w:pPr>
            <w:r>
              <w:rPr>
                <w:sz w:val="24"/>
                <w:szCs w:val="24"/>
                <w:lang w:bidi="ar-DZ"/>
              </w:rPr>
              <w:t>166.907</w:t>
            </w:r>
          </w:p>
        </w:tc>
        <w:tc>
          <w:tcPr>
            <w:tcW w:w="1106" w:type="dxa"/>
            <w:tcBorders>
              <w:top w:val="single" w:sz="4" w:space="0" w:color="auto"/>
              <w:left w:val="single" w:sz="4" w:space="0" w:color="auto"/>
              <w:bottom w:val="single" w:sz="4" w:space="0" w:color="auto"/>
              <w:right w:val="single" w:sz="4" w:space="0" w:color="auto"/>
            </w:tcBorders>
            <w:tcMar>
              <w:left w:w="57" w:type="dxa"/>
              <w:right w:w="57" w:type="dxa"/>
            </w:tcMar>
            <w:hideMark/>
          </w:tcPr>
          <w:p w14:paraId="2EE758CF" w14:textId="77777777" w:rsidR="00EC4FF1" w:rsidRPr="0005402F" w:rsidRDefault="00EC4FF1" w:rsidP="009F0545">
            <w:pPr>
              <w:pStyle w:val="Tabletext"/>
              <w:rPr>
                <w:sz w:val="24"/>
                <w:szCs w:val="24"/>
                <w:lang w:bidi="ar-DZ"/>
              </w:rPr>
            </w:pPr>
            <w:r w:rsidRPr="0005402F">
              <w:rPr>
                <w:sz w:val="24"/>
                <w:szCs w:val="24"/>
                <w:lang w:bidi="ar-DZ"/>
              </w:rPr>
              <w:t>13.132.642</w:t>
            </w:r>
          </w:p>
        </w:tc>
      </w:tr>
      <w:tr w:rsidR="00EC4FF1" w:rsidRPr="0005402F" w14:paraId="023B0110" w14:textId="77777777" w:rsidTr="009F0545">
        <w:trPr>
          <w:trHeight w:val="545"/>
          <w:jc w:val="center"/>
        </w:trPr>
        <w:tc>
          <w:tcPr>
            <w:tcW w:w="846" w:type="dxa"/>
            <w:tcBorders>
              <w:top w:val="single" w:sz="4" w:space="0" w:color="auto"/>
              <w:left w:val="single" w:sz="4" w:space="0" w:color="auto"/>
              <w:bottom w:val="single" w:sz="4" w:space="0" w:color="auto"/>
              <w:right w:val="single" w:sz="4" w:space="0" w:color="auto"/>
            </w:tcBorders>
            <w:tcMar>
              <w:left w:w="57" w:type="dxa"/>
              <w:right w:w="57" w:type="dxa"/>
            </w:tcMar>
            <w:hideMark/>
          </w:tcPr>
          <w:p w14:paraId="44331220" w14:textId="77777777" w:rsidR="00EC4FF1" w:rsidRPr="0005402F" w:rsidRDefault="00EC4FF1" w:rsidP="009F0545">
            <w:pPr>
              <w:pStyle w:val="Tabletext"/>
              <w:rPr>
                <w:b/>
                <w:bCs/>
                <w:sz w:val="24"/>
                <w:szCs w:val="24"/>
                <w:lang w:bidi="ar-DZ"/>
              </w:rPr>
            </w:pPr>
            <w:r w:rsidRPr="0005402F">
              <w:rPr>
                <w:b/>
                <w:bCs/>
                <w:sz w:val="24"/>
                <w:szCs w:val="24"/>
                <w:lang w:bidi="ar-DZ"/>
              </w:rPr>
              <w:t>GSMA</w:t>
            </w:r>
          </w:p>
        </w:tc>
        <w:tc>
          <w:tcPr>
            <w:tcW w:w="992" w:type="dxa"/>
            <w:tcBorders>
              <w:top w:val="single" w:sz="4" w:space="0" w:color="auto"/>
              <w:left w:val="single" w:sz="4" w:space="0" w:color="auto"/>
              <w:bottom w:val="single" w:sz="4" w:space="0" w:color="auto"/>
              <w:right w:val="single" w:sz="4" w:space="0" w:color="auto"/>
            </w:tcBorders>
            <w:tcMar>
              <w:left w:w="57" w:type="dxa"/>
              <w:right w:w="57" w:type="dxa"/>
            </w:tcMar>
            <w:hideMark/>
          </w:tcPr>
          <w:p w14:paraId="764B28B8" w14:textId="77777777" w:rsidR="00EC4FF1" w:rsidRPr="0005402F" w:rsidRDefault="00EC4FF1" w:rsidP="009F0545">
            <w:pPr>
              <w:pStyle w:val="Tabletext"/>
              <w:rPr>
                <w:sz w:val="24"/>
                <w:szCs w:val="24"/>
                <w:lang w:bidi="ar-DZ"/>
              </w:rPr>
            </w:pPr>
            <w:r w:rsidRPr="0005402F">
              <w:rPr>
                <w:sz w:val="24"/>
                <w:szCs w:val="24"/>
                <w:lang w:bidi="ar-DZ"/>
              </w:rPr>
              <w:t>15.427.620</w:t>
            </w:r>
          </w:p>
        </w:tc>
        <w:tc>
          <w:tcPr>
            <w:tcW w:w="851" w:type="dxa"/>
            <w:tcBorders>
              <w:top w:val="single" w:sz="4" w:space="0" w:color="auto"/>
              <w:left w:val="single" w:sz="4" w:space="0" w:color="auto"/>
              <w:bottom w:val="single" w:sz="4" w:space="0" w:color="auto"/>
              <w:right w:val="single" w:sz="4" w:space="0" w:color="auto"/>
            </w:tcBorders>
            <w:tcMar>
              <w:left w:w="57" w:type="dxa"/>
              <w:right w:w="57" w:type="dxa"/>
            </w:tcMar>
            <w:hideMark/>
          </w:tcPr>
          <w:p w14:paraId="3C66058B" w14:textId="77777777" w:rsidR="00EC4FF1" w:rsidRPr="0005402F" w:rsidRDefault="00EC4FF1" w:rsidP="009F0545">
            <w:pPr>
              <w:pStyle w:val="Tabletext"/>
              <w:rPr>
                <w:sz w:val="24"/>
                <w:szCs w:val="24"/>
                <w:lang w:bidi="ar-DZ"/>
              </w:rPr>
            </w:pPr>
            <w:r w:rsidRPr="0005402F">
              <w:rPr>
                <w:sz w:val="24"/>
                <w:szCs w:val="24"/>
                <w:lang w:bidi="ar-DZ"/>
              </w:rPr>
              <w:t>8.212.697</w:t>
            </w:r>
          </w:p>
        </w:tc>
        <w:tc>
          <w:tcPr>
            <w:tcW w:w="992" w:type="dxa"/>
            <w:tcBorders>
              <w:top w:val="single" w:sz="4" w:space="0" w:color="auto"/>
              <w:left w:val="single" w:sz="4" w:space="0" w:color="auto"/>
              <w:bottom w:val="single" w:sz="4" w:space="0" w:color="auto"/>
              <w:right w:val="single" w:sz="4" w:space="0" w:color="auto"/>
            </w:tcBorders>
            <w:tcMar>
              <w:left w:w="57" w:type="dxa"/>
              <w:right w:w="57" w:type="dxa"/>
            </w:tcMar>
            <w:hideMark/>
          </w:tcPr>
          <w:p w14:paraId="30EF7226" w14:textId="77777777" w:rsidR="00EC4FF1" w:rsidRPr="0005402F" w:rsidRDefault="00EC4FF1" w:rsidP="009F0545">
            <w:pPr>
              <w:pStyle w:val="Tabletext"/>
              <w:rPr>
                <w:sz w:val="24"/>
                <w:szCs w:val="24"/>
                <w:lang w:bidi="ar-DZ"/>
              </w:rPr>
            </w:pPr>
            <w:r w:rsidRPr="0005402F">
              <w:rPr>
                <w:sz w:val="24"/>
                <w:szCs w:val="24"/>
                <w:lang w:bidi="ar-DZ"/>
              </w:rPr>
              <w:t>11.641.571</w:t>
            </w:r>
          </w:p>
        </w:tc>
        <w:tc>
          <w:tcPr>
            <w:tcW w:w="992" w:type="dxa"/>
            <w:tcBorders>
              <w:top w:val="single" w:sz="4" w:space="0" w:color="auto"/>
              <w:left w:val="single" w:sz="4" w:space="0" w:color="auto"/>
              <w:bottom w:val="single" w:sz="4" w:space="0" w:color="auto"/>
              <w:right w:val="single" w:sz="4" w:space="0" w:color="auto"/>
            </w:tcBorders>
            <w:tcMar>
              <w:left w:w="57" w:type="dxa"/>
              <w:right w:w="57" w:type="dxa"/>
            </w:tcMar>
            <w:hideMark/>
          </w:tcPr>
          <w:p w14:paraId="6CFAEEAC" w14:textId="77777777" w:rsidR="00EC4FF1" w:rsidRPr="0005402F" w:rsidRDefault="00EC4FF1" w:rsidP="009F0545">
            <w:pPr>
              <w:pStyle w:val="Tabletext"/>
              <w:rPr>
                <w:sz w:val="24"/>
                <w:szCs w:val="24"/>
                <w:lang w:bidi="ar-DZ"/>
              </w:rPr>
            </w:pPr>
            <w:r w:rsidRPr="0005402F">
              <w:rPr>
                <w:sz w:val="24"/>
                <w:szCs w:val="24"/>
                <w:lang w:bidi="ar-DZ"/>
              </w:rPr>
              <w:t>4.446.453</w:t>
            </w:r>
          </w:p>
        </w:tc>
        <w:tc>
          <w:tcPr>
            <w:tcW w:w="992" w:type="dxa"/>
            <w:tcBorders>
              <w:top w:val="single" w:sz="4" w:space="0" w:color="auto"/>
              <w:left w:val="single" w:sz="4" w:space="0" w:color="auto"/>
              <w:bottom w:val="single" w:sz="4" w:space="0" w:color="auto"/>
              <w:right w:val="single" w:sz="4" w:space="0" w:color="auto"/>
            </w:tcBorders>
            <w:tcMar>
              <w:left w:w="57" w:type="dxa"/>
              <w:right w:w="57" w:type="dxa"/>
            </w:tcMar>
            <w:hideMark/>
          </w:tcPr>
          <w:p w14:paraId="71A338A3" w14:textId="77777777" w:rsidR="00EC4FF1" w:rsidRPr="0005402F" w:rsidRDefault="00EC4FF1" w:rsidP="009F0545">
            <w:pPr>
              <w:pStyle w:val="Tabletext"/>
              <w:rPr>
                <w:sz w:val="24"/>
                <w:szCs w:val="24"/>
                <w:lang w:bidi="ar-DZ"/>
              </w:rPr>
            </w:pPr>
            <w:r w:rsidRPr="0005402F">
              <w:rPr>
                <w:sz w:val="24"/>
                <w:szCs w:val="24"/>
                <w:lang w:bidi="ar-DZ"/>
              </w:rPr>
              <w:t>8.254.214</w:t>
            </w:r>
          </w:p>
        </w:tc>
        <w:tc>
          <w:tcPr>
            <w:tcW w:w="993" w:type="dxa"/>
            <w:tcBorders>
              <w:top w:val="single" w:sz="4" w:space="0" w:color="auto"/>
              <w:left w:val="single" w:sz="4" w:space="0" w:color="auto"/>
              <w:bottom w:val="single" w:sz="4" w:space="0" w:color="auto"/>
              <w:right w:val="single" w:sz="4" w:space="0" w:color="auto"/>
            </w:tcBorders>
            <w:tcMar>
              <w:left w:w="57" w:type="dxa"/>
              <w:right w:w="57" w:type="dxa"/>
            </w:tcMar>
            <w:hideMark/>
          </w:tcPr>
          <w:p w14:paraId="1DC0C4AC" w14:textId="77777777" w:rsidR="00EC4FF1" w:rsidRPr="0005402F" w:rsidRDefault="00EC4FF1" w:rsidP="009F0545">
            <w:pPr>
              <w:pStyle w:val="Tabletext"/>
              <w:rPr>
                <w:sz w:val="24"/>
                <w:szCs w:val="24"/>
                <w:lang w:bidi="ar-DZ"/>
              </w:rPr>
            </w:pPr>
            <w:r w:rsidRPr="0005402F">
              <w:rPr>
                <w:sz w:val="24"/>
                <w:szCs w:val="24"/>
                <w:lang w:bidi="ar-DZ"/>
              </w:rPr>
              <w:t>10.299.236</w:t>
            </w:r>
          </w:p>
        </w:tc>
        <w:tc>
          <w:tcPr>
            <w:tcW w:w="992" w:type="dxa"/>
            <w:tcBorders>
              <w:top w:val="single" w:sz="4" w:space="0" w:color="auto"/>
              <w:left w:val="single" w:sz="4" w:space="0" w:color="auto"/>
              <w:bottom w:val="single" w:sz="4" w:space="0" w:color="auto"/>
              <w:right w:val="single" w:sz="4" w:space="0" w:color="auto"/>
            </w:tcBorders>
            <w:tcMar>
              <w:left w:w="57" w:type="dxa"/>
              <w:right w:w="57" w:type="dxa"/>
            </w:tcMar>
            <w:hideMark/>
          </w:tcPr>
          <w:p w14:paraId="0745ACEA" w14:textId="77777777" w:rsidR="00EC4FF1" w:rsidRPr="0005402F" w:rsidRDefault="00EC4FF1" w:rsidP="009F0545">
            <w:pPr>
              <w:pStyle w:val="Tabletext"/>
              <w:rPr>
                <w:sz w:val="24"/>
                <w:szCs w:val="24"/>
                <w:lang w:bidi="ar-DZ"/>
              </w:rPr>
            </w:pPr>
            <w:r w:rsidRPr="0005402F">
              <w:rPr>
                <w:sz w:val="24"/>
                <w:szCs w:val="24"/>
                <w:lang w:bidi="ar-DZ"/>
              </w:rPr>
              <w:t>7.335.586</w:t>
            </w:r>
          </w:p>
        </w:tc>
        <w:tc>
          <w:tcPr>
            <w:tcW w:w="883" w:type="dxa"/>
            <w:tcBorders>
              <w:top w:val="single" w:sz="4" w:space="0" w:color="auto"/>
              <w:left w:val="single" w:sz="4" w:space="0" w:color="auto"/>
              <w:bottom w:val="single" w:sz="4" w:space="0" w:color="auto"/>
              <w:right w:val="single" w:sz="4" w:space="0" w:color="auto"/>
            </w:tcBorders>
            <w:tcMar>
              <w:left w:w="57" w:type="dxa"/>
              <w:right w:w="57" w:type="dxa"/>
            </w:tcMar>
          </w:tcPr>
          <w:p w14:paraId="170749DA" w14:textId="77777777" w:rsidR="00EC4FF1" w:rsidRPr="0005402F" w:rsidRDefault="00EC4FF1" w:rsidP="009F0545">
            <w:pPr>
              <w:pStyle w:val="Tabletext"/>
              <w:rPr>
                <w:sz w:val="24"/>
                <w:szCs w:val="24"/>
                <w:lang w:bidi="ar-DZ"/>
              </w:rPr>
            </w:pPr>
            <w:r>
              <w:rPr>
                <w:sz w:val="24"/>
                <w:szCs w:val="24"/>
                <w:lang w:bidi="ar-DZ"/>
              </w:rPr>
              <w:t>27.997</w:t>
            </w:r>
            <w:r w:rsidRPr="0005402F">
              <w:rPr>
                <w:sz w:val="24"/>
                <w:szCs w:val="24"/>
                <w:lang w:bidi="ar-DZ"/>
              </w:rPr>
              <w:t>**</w:t>
            </w:r>
          </w:p>
        </w:tc>
        <w:tc>
          <w:tcPr>
            <w:tcW w:w="1106" w:type="dxa"/>
            <w:tcBorders>
              <w:top w:val="single" w:sz="4" w:space="0" w:color="auto"/>
              <w:left w:val="single" w:sz="4" w:space="0" w:color="auto"/>
              <w:bottom w:val="single" w:sz="4" w:space="0" w:color="auto"/>
              <w:right w:val="single" w:sz="4" w:space="0" w:color="auto"/>
            </w:tcBorders>
          </w:tcPr>
          <w:p w14:paraId="0DA8F68E" w14:textId="77777777" w:rsidR="00EC4FF1" w:rsidRPr="0005402F" w:rsidRDefault="00EC4FF1" w:rsidP="009F0545">
            <w:pPr>
              <w:pStyle w:val="Tabletext"/>
              <w:rPr>
                <w:sz w:val="24"/>
                <w:szCs w:val="24"/>
                <w:lang w:bidi="ar-DZ"/>
              </w:rPr>
            </w:pPr>
            <w:r>
              <w:rPr>
                <w:sz w:val="24"/>
                <w:szCs w:val="24"/>
                <w:lang w:bidi="ar-DZ"/>
              </w:rPr>
              <w:t>25.813</w:t>
            </w:r>
          </w:p>
        </w:tc>
        <w:tc>
          <w:tcPr>
            <w:tcW w:w="1106" w:type="dxa"/>
            <w:tcBorders>
              <w:top w:val="single" w:sz="4" w:space="0" w:color="auto"/>
              <w:left w:val="single" w:sz="4" w:space="0" w:color="auto"/>
              <w:bottom w:val="single" w:sz="4" w:space="0" w:color="auto"/>
              <w:right w:val="single" w:sz="4" w:space="0" w:color="auto"/>
            </w:tcBorders>
          </w:tcPr>
          <w:p w14:paraId="26076E91" w14:textId="77777777" w:rsidR="00EC4FF1" w:rsidRPr="0005402F" w:rsidRDefault="00EC4FF1" w:rsidP="009F0545">
            <w:pPr>
              <w:pStyle w:val="Tabletext"/>
              <w:rPr>
                <w:sz w:val="24"/>
                <w:szCs w:val="24"/>
                <w:lang w:bidi="ar-DZ"/>
              </w:rPr>
            </w:pPr>
            <w:r>
              <w:rPr>
                <w:sz w:val="24"/>
                <w:szCs w:val="24"/>
                <w:lang w:bidi="ar-DZ"/>
              </w:rPr>
              <w:t>8.864</w:t>
            </w:r>
          </w:p>
        </w:tc>
        <w:tc>
          <w:tcPr>
            <w:tcW w:w="1106" w:type="dxa"/>
            <w:tcBorders>
              <w:top w:val="single" w:sz="4" w:space="0" w:color="auto"/>
              <w:left w:val="single" w:sz="4" w:space="0" w:color="auto"/>
              <w:bottom w:val="single" w:sz="4" w:space="0" w:color="auto"/>
              <w:right w:val="single" w:sz="4" w:space="0" w:color="auto"/>
            </w:tcBorders>
            <w:tcMar>
              <w:left w:w="57" w:type="dxa"/>
              <w:right w:w="57" w:type="dxa"/>
            </w:tcMar>
            <w:hideMark/>
          </w:tcPr>
          <w:p w14:paraId="0629875F" w14:textId="77777777" w:rsidR="00EC4FF1" w:rsidRPr="0005402F" w:rsidRDefault="00EC4FF1" w:rsidP="009F0545">
            <w:pPr>
              <w:pStyle w:val="Tabletext"/>
              <w:rPr>
                <w:sz w:val="24"/>
                <w:szCs w:val="24"/>
                <w:lang w:bidi="ar-DZ"/>
              </w:rPr>
            </w:pPr>
            <w:r w:rsidRPr="0005402F">
              <w:rPr>
                <w:sz w:val="24"/>
                <w:szCs w:val="24"/>
                <w:lang w:bidi="ar-DZ"/>
              </w:rPr>
              <w:t>68.823.552</w:t>
            </w:r>
          </w:p>
        </w:tc>
      </w:tr>
    </w:tbl>
    <w:p w14:paraId="2CA4631C" w14:textId="77777777" w:rsidR="00EC4FF1" w:rsidRPr="0005402F" w:rsidRDefault="00EC4FF1" w:rsidP="00EC4FF1">
      <w:pPr>
        <w:pStyle w:val="Tabletext"/>
        <w:rPr>
          <w:sz w:val="24"/>
          <w:szCs w:val="24"/>
          <w:lang w:bidi="ar-DZ"/>
        </w:rPr>
      </w:pPr>
      <w:r w:rsidRPr="0005402F">
        <w:rPr>
          <w:sz w:val="24"/>
          <w:szCs w:val="24"/>
          <w:lang w:bidi="ar-DZ"/>
        </w:rPr>
        <w:t>*</w:t>
      </w:r>
      <w:r w:rsidRPr="0005402F">
        <w:rPr>
          <w:sz w:val="24"/>
          <w:szCs w:val="24"/>
          <w:lang w:bidi="ar-DZ"/>
        </w:rPr>
        <w:tab/>
        <w:t xml:space="preserve">Until </w:t>
      </w:r>
      <w:r>
        <w:rPr>
          <w:sz w:val="24"/>
          <w:szCs w:val="24"/>
          <w:lang w:bidi="ar-DZ"/>
        </w:rPr>
        <w:t>March</w:t>
      </w:r>
      <w:r w:rsidRPr="0005402F">
        <w:rPr>
          <w:sz w:val="24"/>
          <w:szCs w:val="24"/>
          <w:lang w:bidi="ar-DZ"/>
        </w:rPr>
        <w:t>, 202</w:t>
      </w:r>
      <w:r>
        <w:rPr>
          <w:sz w:val="24"/>
          <w:szCs w:val="24"/>
          <w:lang w:bidi="ar-DZ"/>
        </w:rPr>
        <w:t>3</w:t>
      </w:r>
    </w:p>
    <w:p w14:paraId="397AE7AA" w14:textId="77777777" w:rsidR="00EC4FF1" w:rsidRPr="0005402F" w:rsidRDefault="00EC4FF1" w:rsidP="00EC4FF1">
      <w:pPr>
        <w:pStyle w:val="Tabletext"/>
        <w:ind w:left="284" w:hanging="284"/>
        <w:rPr>
          <w:sz w:val="24"/>
          <w:szCs w:val="24"/>
          <w:lang w:bidi="ar-DZ"/>
        </w:rPr>
      </w:pPr>
      <w:r w:rsidRPr="0005402F">
        <w:rPr>
          <w:sz w:val="24"/>
          <w:szCs w:val="24"/>
          <w:lang w:bidi="ar-DZ"/>
        </w:rPr>
        <w:t>**</w:t>
      </w:r>
      <w:r w:rsidRPr="0005402F">
        <w:rPr>
          <w:sz w:val="24"/>
          <w:szCs w:val="24"/>
          <w:lang w:bidi="ar-DZ"/>
        </w:rPr>
        <w:tab/>
      </w:r>
      <w:r w:rsidRPr="0005402F">
        <w:rPr>
          <w:sz w:val="24"/>
          <w:szCs w:val="24"/>
        </w:rPr>
        <w:t xml:space="preserve">In June 2021, Brazil started to consider all the stolen mobile terminals worldwide that were blocked on GSMA </w:t>
      </w:r>
      <w:r>
        <w:rPr>
          <w:sz w:val="24"/>
          <w:szCs w:val="24"/>
        </w:rPr>
        <w:t>blocked-list</w:t>
      </w:r>
      <w:r w:rsidRPr="0005402F">
        <w:rPr>
          <w:sz w:val="24"/>
          <w:szCs w:val="24"/>
        </w:rPr>
        <w:t xml:space="preserve">, but only the IMEIs active on the Brazilian operators are now included in the national </w:t>
      </w:r>
      <w:r>
        <w:rPr>
          <w:sz w:val="24"/>
          <w:szCs w:val="24"/>
        </w:rPr>
        <w:t>blocked-list</w:t>
      </w:r>
      <w:r w:rsidRPr="0005402F">
        <w:rPr>
          <w:sz w:val="24"/>
          <w:szCs w:val="24"/>
        </w:rPr>
        <w:t xml:space="preserve"> database, justifying the relevant decrease seen in the table above</w:t>
      </w:r>
    </w:p>
    <w:p w14:paraId="3B1641F8" w14:textId="77777777" w:rsidR="00EC4FF1" w:rsidRPr="0005402F" w:rsidRDefault="00EC4FF1" w:rsidP="00EC4FF1">
      <w:pPr>
        <w:pStyle w:val="TableNoTitle0"/>
        <w:rPr>
          <w:szCs w:val="24"/>
          <w:lang w:bidi="ar-DZ"/>
        </w:rPr>
      </w:pPr>
      <w:bookmarkStart w:id="347" w:name="_Toc73702152"/>
      <w:bookmarkStart w:id="348" w:name="_Toc74238327"/>
      <w:r w:rsidRPr="0005402F">
        <w:rPr>
          <w:szCs w:val="24"/>
          <w:lang w:bidi="ar-DZ"/>
        </w:rPr>
        <w:lastRenderedPageBreak/>
        <w:t>SIGA – number of blocked devices</w:t>
      </w:r>
      <w:bookmarkEnd w:id="347"/>
      <w:bookmarkEnd w:id="348"/>
    </w:p>
    <w:tbl>
      <w:tblPr>
        <w:tblW w:w="140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51"/>
        <w:gridCol w:w="2513"/>
        <w:gridCol w:w="2451"/>
        <w:gridCol w:w="2224"/>
        <w:gridCol w:w="2224"/>
        <w:gridCol w:w="2224"/>
      </w:tblGrid>
      <w:tr w:rsidR="00EC4FF1" w:rsidRPr="0005402F" w14:paraId="0F58CC5F" w14:textId="77777777" w:rsidTr="009F0545">
        <w:trPr>
          <w:jc w:val="center"/>
        </w:trPr>
        <w:tc>
          <w:tcPr>
            <w:tcW w:w="2451" w:type="dxa"/>
            <w:tcBorders>
              <w:top w:val="single" w:sz="4" w:space="0" w:color="auto"/>
              <w:left w:val="single" w:sz="4" w:space="0" w:color="auto"/>
              <w:bottom w:val="single" w:sz="4" w:space="0" w:color="auto"/>
              <w:right w:val="single" w:sz="4" w:space="0" w:color="auto"/>
            </w:tcBorders>
            <w:vAlign w:val="center"/>
            <w:hideMark/>
          </w:tcPr>
          <w:p w14:paraId="5FED9F6F" w14:textId="77777777" w:rsidR="00EC4FF1" w:rsidRPr="0005402F" w:rsidRDefault="00EC4FF1" w:rsidP="009F0545">
            <w:pPr>
              <w:pStyle w:val="Tablehead"/>
              <w:rPr>
                <w:sz w:val="24"/>
                <w:szCs w:val="24"/>
                <w:lang w:bidi="ar-DZ"/>
              </w:rPr>
            </w:pPr>
            <w:r w:rsidRPr="0005402F">
              <w:rPr>
                <w:sz w:val="24"/>
                <w:szCs w:val="24"/>
                <w:lang w:bidi="ar-DZ"/>
              </w:rPr>
              <w:t>2018</w:t>
            </w:r>
          </w:p>
        </w:tc>
        <w:tc>
          <w:tcPr>
            <w:tcW w:w="2513" w:type="dxa"/>
            <w:tcBorders>
              <w:top w:val="single" w:sz="4" w:space="0" w:color="auto"/>
              <w:left w:val="single" w:sz="4" w:space="0" w:color="auto"/>
              <w:bottom w:val="single" w:sz="4" w:space="0" w:color="auto"/>
              <w:right w:val="single" w:sz="4" w:space="0" w:color="auto"/>
            </w:tcBorders>
            <w:vAlign w:val="center"/>
            <w:hideMark/>
          </w:tcPr>
          <w:p w14:paraId="3A0A4515" w14:textId="77777777" w:rsidR="00EC4FF1" w:rsidRPr="0005402F" w:rsidRDefault="00EC4FF1" w:rsidP="009F0545">
            <w:pPr>
              <w:pStyle w:val="Tablehead"/>
              <w:rPr>
                <w:sz w:val="24"/>
                <w:szCs w:val="24"/>
                <w:lang w:bidi="ar-DZ"/>
              </w:rPr>
            </w:pPr>
            <w:r w:rsidRPr="0005402F">
              <w:rPr>
                <w:sz w:val="24"/>
                <w:szCs w:val="24"/>
                <w:lang w:bidi="ar-DZ"/>
              </w:rPr>
              <w:t>2019</w:t>
            </w:r>
          </w:p>
        </w:tc>
        <w:tc>
          <w:tcPr>
            <w:tcW w:w="2451" w:type="dxa"/>
            <w:tcBorders>
              <w:top w:val="single" w:sz="4" w:space="0" w:color="auto"/>
              <w:left w:val="single" w:sz="4" w:space="0" w:color="auto"/>
              <w:bottom w:val="single" w:sz="4" w:space="0" w:color="auto"/>
              <w:right w:val="single" w:sz="4" w:space="0" w:color="auto"/>
            </w:tcBorders>
            <w:vAlign w:val="center"/>
            <w:hideMark/>
          </w:tcPr>
          <w:p w14:paraId="370915B7" w14:textId="77777777" w:rsidR="00EC4FF1" w:rsidRPr="0005402F" w:rsidRDefault="00EC4FF1" w:rsidP="009F0545">
            <w:pPr>
              <w:pStyle w:val="Tablehead"/>
              <w:rPr>
                <w:sz w:val="24"/>
                <w:szCs w:val="24"/>
                <w:lang w:bidi="ar-DZ"/>
              </w:rPr>
            </w:pPr>
            <w:r w:rsidRPr="0005402F">
              <w:rPr>
                <w:sz w:val="24"/>
                <w:szCs w:val="24"/>
                <w:lang w:bidi="ar-DZ"/>
              </w:rPr>
              <w:t>2020</w:t>
            </w:r>
          </w:p>
        </w:tc>
        <w:tc>
          <w:tcPr>
            <w:tcW w:w="2224" w:type="dxa"/>
            <w:tcBorders>
              <w:top w:val="single" w:sz="4" w:space="0" w:color="auto"/>
              <w:left w:val="single" w:sz="4" w:space="0" w:color="auto"/>
              <w:bottom w:val="single" w:sz="4" w:space="0" w:color="auto"/>
              <w:right w:val="single" w:sz="4" w:space="0" w:color="auto"/>
            </w:tcBorders>
          </w:tcPr>
          <w:p w14:paraId="7292D436" w14:textId="77777777" w:rsidR="00EC4FF1" w:rsidRPr="0005402F" w:rsidDel="0027380D" w:rsidRDefault="00EC4FF1" w:rsidP="009F0545">
            <w:pPr>
              <w:pStyle w:val="Tablehead"/>
              <w:rPr>
                <w:sz w:val="24"/>
                <w:szCs w:val="24"/>
                <w:lang w:bidi="ar-DZ"/>
              </w:rPr>
            </w:pPr>
            <w:r>
              <w:rPr>
                <w:sz w:val="24"/>
                <w:szCs w:val="24"/>
                <w:lang w:bidi="ar-DZ"/>
              </w:rPr>
              <w:t>2021</w:t>
            </w:r>
          </w:p>
        </w:tc>
        <w:tc>
          <w:tcPr>
            <w:tcW w:w="2224" w:type="dxa"/>
            <w:tcBorders>
              <w:top w:val="single" w:sz="4" w:space="0" w:color="auto"/>
              <w:left w:val="single" w:sz="4" w:space="0" w:color="auto"/>
              <w:bottom w:val="single" w:sz="4" w:space="0" w:color="auto"/>
              <w:right w:val="single" w:sz="4" w:space="0" w:color="auto"/>
            </w:tcBorders>
          </w:tcPr>
          <w:p w14:paraId="05E40771" w14:textId="77777777" w:rsidR="00EC4FF1" w:rsidRPr="0005402F" w:rsidRDefault="00EC4FF1" w:rsidP="009F0545">
            <w:pPr>
              <w:pStyle w:val="Tablehead"/>
              <w:rPr>
                <w:sz w:val="24"/>
                <w:szCs w:val="24"/>
                <w:lang w:bidi="ar-DZ"/>
              </w:rPr>
            </w:pPr>
            <w:r>
              <w:rPr>
                <w:sz w:val="24"/>
                <w:szCs w:val="24"/>
                <w:lang w:bidi="ar-DZ"/>
              </w:rPr>
              <w:t>2022</w:t>
            </w:r>
          </w:p>
        </w:tc>
        <w:tc>
          <w:tcPr>
            <w:tcW w:w="2224" w:type="dxa"/>
            <w:tcBorders>
              <w:top w:val="single" w:sz="4" w:space="0" w:color="auto"/>
              <w:left w:val="single" w:sz="4" w:space="0" w:color="auto"/>
              <w:bottom w:val="single" w:sz="4" w:space="0" w:color="auto"/>
              <w:right w:val="single" w:sz="4" w:space="0" w:color="auto"/>
            </w:tcBorders>
          </w:tcPr>
          <w:p w14:paraId="17FE3C37" w14:textId="77777777" w:rsidR="00EC4FF1" w:rsidRPr="0005402F" w:rsidRDefault="00EC4FF1" w:rsidP="009F0545">
            <w:pPr>
              <w:pStyle w:val="Tablehead"/>
              <w:rPr>
                <w:sz w:val="24"/>
                <w:szCs w:val="24"/>
                <w:lang w:bidi="ar-DZ"/>
              </w:rPr>
            </w:pPr>
            <w:r>
              <w:rPr>
                <w:sz w:val="24"/>
                <w:szCs w:val="24"/>
                <w:lang w:bidi="ar-DZ"/>
              </w:rPr>
              <w:t>2023*</w:t>
            </w:r>
          </w:p>
        </w:tc>
      </w:tr>
      <w:tr w:rsidR="00EC4FF1" w:rsidRPr="0005402F" w14:paraId="4F5E3EB3" w14:textId="77777777" w:rsidTr="009F0545">
        <w:trPr>
          <w:jc w:val="center"/>
        </w:trPr>
        <w:tc>
          <w:tcPr>
            <w:tcW w:w="2451" w:type="dxa"/>
            <w:tcBorders>
              <w:top w:val="single" w:sz="4" w:space="0" w:color="auto"/>
              <w:left w:val="single" w:sz="4" w:space="0" w:color="auto"/>
              <w:bottom w:val="single" w:sz="4" w:space="0" w:color="auto"/>
              <w:right w:val="single" w:sz="4" w:space="0" w:color="auto"/>
            </w:tcBorders>
            <w:vAlign w:val="center"/>
            <w:hideMark/>
          </w:tcPr>
          <w:p w14:paraId="5CA50970" w14:textId="77777777" w:rsidR="00EC4FF1" w:rsidRPr="0005402F" w:rsidRDefault="00EC4FF1" w:rsidP="009F0545">
            <w:pPr>
              <w:pStyle w:val="Tabletext"/>
              <w:jc w:val="center"/>
              <w:rPr>
                <w:sz w:val="24"/>
                <w:szCs w:val="24"/>
                <w:lang w:bidi="ar-DZ"/>
              </w:rPr>
            </w:pPr>
            <w:r w:rsidRPr="0005402F">
              <w:rPr>
                <w:sz w:val="24"/>
                <w:szCs w:val="24"/>
                <w:lang w:bidi="ar-DZ"/>
              </w:rPr>
              <w:t>154.689</w:t>
            </w:r>
          </w:p>
        </w:tc>
        <w:tc>
          <w:tcPr>
            <w:tcW w:w="2513" w:type="dxa"/>
            <w:tcBorders>
              <w:top w:val="single" w:sz="4" w:space="0" w:color="auto"/>
              <w:left w:val="single" w:sz="4" w:space="0" w:color="auto"/>
              <w:bottom w:val="single" w:sz="4" w:space="0" w:color="auto"/>
              <w:right w:val="single" w:sz="4" w:space="0" w:color="auto"/>
            </w:tcBorders>
            <w:vAlign w:val="center"/>
            <w:hideMark/>
          </w:tcPr>
          <w:p w14:paraId="4267FEFB" w14:textId="77777777" w:rsidR="00EC4FF1" w:rsidRPr="0005402F" w:rsidRDefault="00EC4FF1" w:rsidP="009F0545">
            <w:pPr>
              <w:pStyle w:val="Tabletext"/>
              <w:jc w:val="center"/>
              <w:rPr>
                <w:sz w:val="24"/>
                <w:szCs w:val="24"/>
                <w:lang w:bidi="ar-DZ"/>
              </w:rPr>
            </w:pPr>
            <w:r w:rsidRPr="0005402F">
              <w:rPr>
                <w:sz w:val="24"/>
                <w:szCs w:val="24"/>
                <w:lang w:bidi="ar-DZ"/>
              </w:rPr>
              <w:t>1.203.152</w:t>
            </w:r>
          </w:p>
        </w:tc>
        <w:tc>
          <w:tcPr>
            <w:tcW w:w="2451" w:type="dxa"/>
            <w:tcBorders>
              <w:top w:val="single" w:sz="4" w:space="0" w:color="auto"/>
              <w:left w:val="single" w:sz="4" w:space="0" w:color="auto"/>
              <w:bottom w:val="single" w:sz="4" w:space="0" w:color="auto"/>
              <w:right w:val="single" w:sz="4" w:space="0" w:color="auto"/>
            </w:tcBorders>
            <w:vAlign w:val="center"/>
            <w:hideMark/>
          </w:tcPr>
          <w:p w14:paraId="2AADAF3D" w14:textId="77777777" w:rsidR="00EC4FF1" w:rsidRPr="0005402F" w:rsidRDefault="00EC4FF1" w:rsidP="009F0545">
            <w:pPr>
              <w:pStyle w:val="Tabletext"/>
              <w:jc w:val="center"/>
              <w:rPr>
                <w:sz w:val="24"/>
                <w:szCs w:val="24"/>
                <w:lang w:bidi="ar-DZ"/>
              </w:rPr>
            </w:pPr>
            <w:r w:rsidRPr="0005402F">
              <w:rPr>
                <w:sz w:val="24"/>
                <w:szCs w:val="24"/>
                <w:lang w:bidi="ar-DZ"/>
              </w:rPr>
              <w:t>735.327</w:t>
            </w:r>
          </w:p>
        </w:tc>
        <w:tc>
          <w:tcPr>
            <w:tcW w:w="2224" w:type="dxa"/>
            <w:tcBorders>
              <w:top w:val="single" w:sz="4" w:space="0" w:color="auto"/>
              <w:left w:val="single" w:sz="4" w:space="0" w:color="auto"/>
              <w:bottom w:val="single" w:sz="4" w:space="0" w:color="auto"/>
              <w:right w:val="single" w:sz="4" w:space="0" w:color="auto"/>
            </w:tcBorders>
          </w:tcPr>
          <w:p w14:paraId="642878A5" w14:textId="77777777" w:rsidR="00EC4FF1" w:rsidRPr="0005402F" w:rsidDel="00C03B98" w:rsidRDefault="00EC4FF1" w:rsidP="009F0545">
            <w:pPr>
              <w:pStyle w:val="Tabletext"/>
              <w:jc w:val="center"/>
              <w:rPr>
                <w:sz w:val="24"/>
                <w:szCs w:val="24"/>
                <w:lang w:bidi="ar-DZ"/>
              </w:rPr>
            </w:pPr>
            <w:r>
              <w:rPr>
                <w:sz w:val="24"/>
                <w:szCs w:val="24"/>
                <w:lang w:bidi="ar-DZ"/>
              </w:rPr>
              <w:t>803.222</w:t>
            </w:r>
          </w:p>
        </w:tc>
        <w:tc>
          <w:tcPr>
            <w:tcW w:w="2224" w:type="dxa"/>
            <w:tcBorders>
              <w:top w:val="single" w:sz="4" w:space="0" w:color="auto"/>
              <w:left w:val="single" w:sz="4" w:space="0" w:color="auto"/>
              <w:bottom w:val="single" w:sz="4" w:space="0" w:color="auto"/>
              <w:right w:val="single" w:sz="4" w:space="0" w:color="auto"/>
            </w:tcBorders>
          </w:tcPr>
          <w:p w14:paraId="7FA948B3" w14:textId="77777777" w:rsidR="00EC4FF1" w:rsidRPr="0005402F" w:rsidRDefault="00EC4FF1" w:rsidP="009F0545">
            <w:pPr>
              <w:pStyle w:val="Tabletext"/>
              <w:jc w:val="center"/>
              <w:rPr>
                <w:sz w:val="24"/>
                <w:szCs w:val="24"/>
                <w:lang w:bidi="ar-DZ"/>
              </w:rPr>
            </w:pPr>
            <w:r>
              <w:rPr>
                <w:sz w:val="24"/>
                <w:szCs w:val="24"/>
                <w:lang w:bidi="ar-DZ"/>
              </w:rPr>
              <w:t>697.777</w:t>
            </w:r>
          </w:p>
        </w:tc>
        <w:tc>
          <w:tcPr>
            <w:tcW w:w="2224" w:type="dxa"/>
            <w:tcBorders>
              <w:top w:val="single" w:sz="4" w:space="0" w:color="auto"/>
              <w:left w:val="single" w:sz="4" w:space="0" w:color="auto"/>
              <w:bottom w:val="single" w:sz="4" w:space="0" w:color="auto"/>
              <w:right w:val="single" w:sz="4" w:space="0" w:color="auto"/>
            </w:tcBorders>
          </w:tcPr>
          <w:p w14:paraId="1C56F769" w14:textId="77777777" w:rsidR="00EC4FF1" w:rsidRPr="0005402F" w:rsidRDefault="00EC4FF1" w:rsidP="009F0545">
            <w:pPr>
              <w:pStyle w:val="Tabletext"/>
              <w:jc w:val="center"/>
              <w:rPr>
                <w:sz w:val="24"/>
                <w:szCs w:val="24"/>
                <w:lang w:bidi="ar-DZ"/>
              </w:rPr>
            </w:pPr>
            <w:r>
              <w:rPr>
                <w:sz w:val="24"/>
                <w:szCs w:val="24"/>
                <w:lang w:bidi="ar-DZ"/>
              </w:rPr>
              <w:t>135.905</w:t>
            </w:r>
          </w:p>
        </w:tc>
      </w:tr>
    </w:tbl>
    <w:p w14:paraId="6D9844C6" w14:textId="77777777" w:rsidR="00EC4FF1" w:rsidRPr="0005402F" w:rsidRDefault="00EC4FF1" w:rsidP="00EC4FF1">
      <w:pPr>
        <w:pStyle w:val="Tabletext"/>
        <w:rPr>
          <w:sz w:val="24"/>
          <w:szCs w:val="24"/>
          <w:lang w:bidi="ar-DZ"/>
        </w:rPr>
      </w:pPr>
      <w:r w:rsidRPr="0005402F">
        <w:rPr>
          <w:sz w:val="24"/>
          <w:szCs w:val="24"/>
          <w:lang w:bidi="ar-DZ"/>
        </w:rPr>
        <w:t>*</w:t>
      </w:r>
      <w:r w:rsidRPr="0005402F">
        <w:rPr>
          <w:sz w:val="24"/>
          <w:szCs w:val="24"/>
          <w:lang w:bidi="ar-DZ"/>
        </w:rPr>
        <w:tab/>
        <w:t xml:space="preserve">Until </w:t>
      </w:r>
      <w:r>
        <w:rPr>
          <w:sz w:val="24"/>
          <w:szCs w:val="24"/>
          <w:lang w:bidi="ar-DZ"/>
        </w:rPr>
        <w:t>March</w:t>
      </w:r>
      <w:r w:rsidRPr="0005402F">
        <w:rPr>
          <w:sz w:val="24"/>
          <w:szCs w:val="24"/>
          <w:lang w:bidi="ar-DZ"/>
        </w:rPr>
        <w:t>, 202</w:t>
      </w:r>
      <w:r>
        <w:rPr>
          <w:sz w:val="24"/>
          <w:szCs w:val="24"/>
          <w:lang w:bidi="ar-DZ"/>
        </w:rPr>
        <w:t>3</w:t>
      </w:r>
    </w:p>
    <w:p w14:paraId="0593416A" w14:textId="77777777" w:rsidR="00EC4FF1" w:rsidRPr="0005402F" w:rsidRDefault="00EC4FF1" w:rsidP="00EC4FF1">
      <w:pPr>
        <w:pStyle w:val="Headingb"/>
        <w:rPr>
          <w:szCs w:val="24"/>
          <w:lang w:eastAsia="ja-JP" w:bidi="ar-DZ"/>
        </w:rPr>
      </w:pPr>
      <w:bookmarkStart w:id="349" w:name="_Toc73702153"/>
      <w:bookmarkStart w:id="350" w:name="_Toc74238328"/>
      <w:r w:rsidRPr="0005402F">
        <w:rPr>
          <w:szCs w:val="24"/>
          <w:lang w:bidi="ar-DZ"/>
        </w:rPr>
        <w:t>7</w:t>
      </w:r>
      <w:r w:rsidRPr="0005402F">
        <w:rPr>
          <w:szCs w:val="24"/>
          <w:lang w:bidi="ar-DZ"/>
        </w:rPr>
        <w:tab/>
        <w:t>Roadmap of future planned evolution of the use case</w:t>
      </w:r>
      <w:bookmarkEnd w:id="349"/>
      <w:bookmarkEnd w:id="350"/>
    </w:p>
    <w:p w14:paraId="7D413F1E" w14:textId="77777777" w:rsidR="00EC4FF1" w:rsidRPr="0005402F" w:rsidRDefault="00EC4FF1" w:rsidP="00EC4FF1">
      <w:pPr>
        <w:pStyle w:val="enumlev1"/>
        <w:keepNext/>
        <w:keepLines/>
        <w:rPr>
          <w:szCs w:val="24"/>
          <w:shd w:val="clear" w:color="auto" w:fill="FFFFFF"/>
        </w:rPr>
      </w:pPr>
      <w:r w:rsidRPr="0005402F">
        <w:rPr>
          <w:szCs w:val="24"/>
        </w:rPr>
        <w:t>•</w:t>
      </w:r>
      <w:r w:rsidRPr="0005402F">
        <w:rPr>
          <w:szCs w:val="24"/>
        </w:rPr>
        <w:tab/>
      </w:r>
      <w:r w:rsidRPr="0005402F">
        <w:rPr>
          <w:szCs w:val="24"/>
          <w:shd w:val="clear" w:color="auto" w:fill="FFFFFF"/>
        </w:rPr>
        <w:t>Consider new reduction of time in-between consumer SMS warning and blockage (SIGA);</w:t>
      </w:r>
    </w:p>
    <w:p w14:paraId="4B1F6A44" w14:textId="77777777" w:rsidR="00EC4FF1" w:rsidRPr="0005402F" w:rsidRDefault="00EC4FF1" w:rsidP="00EC4FF1">
      <w:pPr>
        <w:pStyle w:val="enumlev1"/>
        <w:rPr>
          <w:szCs w:val="24"/>
          <w:shd w:val="clear" w:color="auto" w:fill="FFFFFF"/>
        </w:rPr>
      </w:pPr>
      <w:r w:rsidRPr="0005402F">
        <w:rPr>
          <w:szCs w:val="24"/>
        </w:rPr>
        <w:t>•</w:t>
      </w:r>
      <w:r w:rsidRPr="0005402F">
        <w:rPr>
          <w:szCs w:val="24"/>
        </w:rPr>
        <w:tab/>
      </w:r>
      <w:r w:rsidRPr="0005402F">
        <w:rPr>
          <w:szCs w:val="24"/>
          <w:shd w:val="clear" w:color="auto" w:fill="FFFFFF"/>
        </w:rPr>
        <w:t>Improvement of database information about the blockage (CEMI and SIGA);</w:t>
      </w:r>
    </w:p>
    <w:p w14:paraId="0F3CA306" w14:textId="77777777" w:rsidR="00EC4FF1" w:rsidRPr="0005402F" w:rsidRDefault="00EC4FF1" w:rsidP="00EC4FF1">
      <w:pPr>
        <w:pStyle w:val="enumlev1"/>
        <w:rPr>
          <w:szCs w:val="24"/>
          <w:shd w:val="clear" w:color="auto" w:fill="FFFFFF"/>
        </w:rPr>
      </w:pPr>
      <w:r w:rsidRPr="0005402F">
        <w:rPr>
          <w:szCs w:val="24"/>
        </w:rPr>
        <w:t>•</w:t>
      </w:r>
      <w:r w:rsidRPr="0005402F">
        <w:rPr>
          <w:szCs w:val="24"/>
        </w:rPr>
        <w:tab/>
      </w:r>
      <w:r>
        <w:rPr>
          <w:szCs w:val="24"/>
        </w:rPr>
        <w:t xml:space="preserve">Improvements for </w:t>
      </w:r>
      <w:r>
        <w:rPr>
          <w:szCs w:val="24"/>
          <w:shd w:val="clear" w:color="auto" w:fill="FFFFFF"/>
        </w:rPr>
        <w:t>a</w:t>
      </w:r>
      <w:r w:rsidRPr="0005402F">
        <w:rPr>
          <w:szCs w:val="24"/>
          <w:shd w:val="clear" w:color="auto" w:fill="FFFFFF"/>
        </w:rPr>
        <w:t>ddressing cloned devices (SIGA).</w:t>
      </w:r>
    </w:p>
    <w:p w14:paraId="2446DB5F" w14:textId="77777777" w:rsidR="00EC4FF1" w:rsidRPr="0005402F" w:rsidRDefault="00EC4FF1" w:rsidP="00EC4FF1">
      <w:pPr>
        <w:pStyle w:val="Headingb"/>
        <w:rPr>
          <w:szCs w:val="24"/>
          <w:lang w:bidi="ar-DZ"/>
        </w:rPr>
      </w:pPr>
      <w:bookmarkStart w:id="351" w:name="_Toc73702154"/>
      <w:bookmarkStart w:id="352" w:name="_Toc74238329"/>
      <w:r w:rsidRPr="0005402F">
        <w:rPr>
          <w:szCs w:val="24"/>
          <w:lang w:val="ru-RU" w:bidi="ar-DZ"/>
        </w:rPr>
        <w:t>8</w:t>
      </w:r>
      <w:r w:rsidRPr="0005402F">
        <w:rPr>
          <w:szCs w:val="24"/>
          <w:lang w:val="ru-RU" w:bidi="ar-DZ"/>
        </w:rPr>
        <w:tab/>
      </w:r>
      <w:r w:rsidRPr="0005402F">
        <w:rPr>
          <w:szCs w:val="24"/>
          <w:lang w:bidi="ar-DZ"/>
        </w:rPr>
        <w:t>Final remarks and conclusion</w:t>
      </w:r>
      <w:bookmarkEnd w:id="351"/>
      <w:bookmarkEnd w:id="352"/>
    </w:p>
    <w:p w14:paraId="4D5A9C36" w14:textId="77777777" w:rsidR="00EC4FF1" w:rsidRDefault="00EC4FF1" w:rsidP="00EC4FF1">
      <w:pPr>
        <w:rPr>
          <w:szCs w:val="24"/>
        </w:rPr>
      </w:pPr>
      <w:r w:rsidRPr="0005402F">
        <w:rPr>
          <w:szCs w:val="24"/>
        </w:rPr>
        <w:t>In the last years, Brazil has been strengthening its framework to combat theft and counterfeit devices. The national agency of telecommunications – Anatel – acts as a coordinator of the project, being constantly in touch with mobile operators and the ABR Telecom, which is the entity responsible for administrating these centralized databases. For the future, as pointed out in clause 7, Brazil has several challenges ahead and shall pursue improvements of the already deployed solutions.</w:t>
      </w:r>
    </w:p>
    <w:p w14:paraId="28278F26" w14:textId="77777777" w:rsidR="00EC4FF1" w:rsidRPr="0005402F" w:rsidRDefault="00EC4FF1" w:rsidP="00EC4FF1">
      <w:pPr>
        <w:rPr>
          <w:szCs w:val="24"/>
        </w:rPr>
      </w:pPr>
    </w:p>
    <w:p w14:paraId="10AB5BE1" w14:textId="77777777" w:rsidR="00EC4FF1" w:rsidRPr="0005402F" w:rsidRDefault="00EC4FF1" w:rsidP="00EC4FF1">
      <w:pPr>
        <w:pStyle w:val="Heading3"/>
        <w:rPr>
          <w:szCs w:val="24"/>
        </w:rPr>
      </w:pPr>
      <w:bookmarkStart w:id="353" w:name="_Toc73702155"/>
      <w:bookmarkStart w:id="354" w:name="_Toc45033380"/>
      <w:bookmarkStart w:id="355" w:name="_Toc33020270"/>
      <w:bookmarkStart w:id="356" w:name="_Toc25232188"/>
      <w:bookmarkStart w:id="357" w:name="_Toc93310401"/>
      <w:bookmarkStart w:id="358" w:name="_Toc93933320"/>
      <w:bookmarkStart w:id="359" w:name="_Toc93933760"/>
      <w:bookmarkStart w:id="360" w:name="_Toc95137752"/>
      <w:bookmarkStart w:id="361" w:name="_Toc95140228"/>
      <w:bookmarkStart w:id="362" w:name="_Toc95140586"/>
      <w:bookmarkStart w:id="363" w:name="_Toc95146143"/>
      <w:r w:rsidRPr="0005402F">
        <w:rPr>
          <w:szCs w:val="24"/>
        </w:rPr>
        <w:t>I.II.II</w:t>
      </w:r>
      <w:r w:rsidRPr="0005402F">
        <w:rPr>
          <w:szCs w:val="24"/>
        </w:rPr>
        <w:tab/>
        <w:t xml:space="preserve">Republic of </w:t>
      </w:r>
      <w:r w:rsidRPr="0005402F">
        <w:rPr>
          <w:szCs w:val="24"/>
          <w:lang w:bidi="ar-DZ"/>
        </w:rPr>
        <w:t>Colombia</w:t>
      </w:r>
      <w:bookmarkEnd w:id="353"/>
      <w:bookmarkEnd w:id="354"/>
      <w:bookmarkEnd w:id="355"/>
      <w:bookmarkEnd w:id="356"/>
      <w:bookmarkEnd w:id="357"/>
      <w:bookmarkEnd w:id="358"/>
      <w:bookmarkEnd w:id="359"/>
      <w:bookmarkEnd w:id="360"/>
      <w:bookmarkEnd w:id="361"/>
      <w:bookmarkEnd w:id="362"/>
      <w:bookmarkEnd w:id="363"/>
    </w:p>
    <w:p w14:paraId="18F08DA0" w14:textId="77777777" w:rsidR="00EC4FF1" w:rsidRPr="0005402F" w:rsidRDefault="00EC4FF1" w:rsidP="00EC4FF1">
      <w:pPr>
        <w:pStyle w:val="Headingb"/>
        <w:rPr>
          <w:rFonts w:eastAsia="Calibri"/>
          <w:szCs w:val="24"/>
        </w:rPr>
      </w:pPr>
      <w:bookmarkStart w:id="364" w:name="_Toc73702156"/>
      <w:bookmarkStart w:id="365" w:name="_Toc74238331"/>
      <w:bookmarkStart w:id="366" w:name="_Hlk35872554"/>
      <w:r w:rsidRPr="0005402F">
        <w:rPr>
          <w:rFonts w:eastAsia="Calibri"/>
          <w:szCs w:val="24"/>
          <w:lang w:val="ru-RU"/>
        </w:rPr>
        <w:t>1</w:t>
      </w:r>
      <w:r w:rsidRPr="0005402F">
        <w:rPr>
          <w:rFonts w:eastAsia="Calibri"/>
          <w:szCs w:val="24"/>
          <w:lang w:val="ru-RU"/>
        </w:rPr>
        <w:tab/>
      </w:r>
      <w:r w:rsidRPr="0005402F">
        <w:rPr>
          <w:szCs w:val="24"/>
          <w:lang w:bidi="ar-DZ"/>
        </w:rPr>
        <w:t>Common information about use case</w:t>
      </w:r>
      <w:bookmarkEnd w:id="364"/>
      <w:bookmarkEnd w:id="365"/>
    </w:p>
    <w:p w14:paraId="5F75E028" w14:textId="77777777" w:rsidR="00EC4FF1" w:rsidRPr="0005402F" w:rsidRDefault="00EC4FF1" w:rsidP="00EC4FF1">
      <w:pPr>
        <w:pStyle w:val="Headingb"/>
        <w:rPr>
          <w:szCs w:val="24"/>
        </w:rPr>
      </w:pPr>
      <w:r w:rsidRPr="0005402F">
        <w:rPr>
          <w:szCs w:val="24"/>
        </w:rPr>
        <w:t>1.1</w:t>
      </w:r>
      <w:r w:rsidRPr="0005402F">
        <w:rPr>
          <w:szCs w:val="24"/>
        </w:rPr>
        <w:tab/>
        <w:t>Title of the use case</w:t>
      </w:r>
    </w:p>
    <w:p w14:paraId="48253EBD" w14:textId="77777777" w:rsidR="00EC4FF1" w:rsidRPr="0005402F" w:rsidRDefault="00EC4FF1" w:rsidP="00EC4FF1">
      <w:pPr>
        <w:rPr>
          <w:szCs w:val="24"/>
        </w:rPr>
      </w:pPr>
      <w:r w:rsidRPr="0005402F">
        <w:rPr>
          <w:szCs w:val="24"/>
        </w:rPr>
        <w:t>The Colombian case study to combat stolen, fraudulent, and counterfeit mobile phones.</w:t>
      </w:r>
    </w:p>
    <w:p w14:paraId="57E4BB31" w14:textId="77777777" w:rsidR="00EC4FF1" w:rsidRPr="0005402F" w:rsidRDefault="00EC4FF1" w:rsidP="00EC4FF1">
      <w:pPr>
        <w:pStyle w:val="Headingb"/>
        <w:rPr>
          <w:szCs w:val="24"/>
        </w:rPr>
      </w:pPr>
      <w:r w:rsidRPr="0005402F">
        <w:rPr>
          <w:szCs w:val="24"/>
        </w:rPr>
        <w:t>1.2</w:t>
      </w:r>
      <w:r w:rsidRPr="0005402F">
        <w:rPr>
          <w:szCs w:val="24"/>
        </w:rPr>
        <w:tab/>
        <w:t>Location where the use case is implemented (country and/or private use case)</w:t>
      </w:r>
    </w:p>
    <w:p w14:paraId="7CEE1B2B" w14:textId="77777777" w:rsidR="00EC4FF1" w:rsidRPr="0005402F" w:rsidRDefault="00EC4FF1" w:rsidP="00EC4FF1">
      <w:pPr>
        <w:rPr>
          <w:szCs w:val="24"/>
        </w:rPr>
      </w:pPr>
      <w:r w:rsidRPr="0005402F">
        <w:rPr>
          <w:szCs w:val="24"/>
        </w:rPr>
        <w:t>The Colombian national territory.</w:t>
      </w:r>
    </w:p>
    <w:p w14:paraId="55952EB1" w14:textId="77777777" w:rsidR="00EC4FF1" w:rsidRPr="0005402F" w:rsidRDefault="00EC4FF1" w:rsidP="00EC4FF1">
      <w:pPr>
        <w:pStyle w:val="Headingb"/>
        <w:rPr>
          <w:szCs w:val="24"/>
        </w:rPr>
      </w:pPr>
      <w:r w:rsidRPr="0005402F">
        <w:rPr>
          <w:szCs w:val="24"/>
        </w:rPr>
        <w:t>1.3</w:t>
      </w:r>
      <w:r w:rsidRPr="0005402F">
        <w:rPr>
          <w:szCs w:val="24"/>
        </w:rPr>
        <w:tab/>
        <w:t>Dates of implementation of the use case (month/year)</w:t>
      </w:r>
    </w:p>
    <w:p w14:paraId="572D0FB2" w14:textId="77777777" w:rsidR="00EC4FF1" w:rsidRPr="0005402F" w:rsidRDefault="00EC4FF1" w:rsidP="00EC4FF1">
      <w:pPr>
        <w:rPr>
          <w:szCs w:val="24"/>
        </w:rPr>
      </w:pPr>
      <w:r w:rsidRPr="0005402F">
        <w:rPr>
          <w:szCs w:val="24"/>
        </w:rPr>
        <w:t>As seen in Figure I.4, the main implementation dates of the current system are listed below:</w:t>
      </w:r>
    </w:p>
    <w:p w14:paraId="76BFFFDE" w14:textId="77777777" w:rsidR="00EC4FF1" w:rsidRPr="0005402F" w:rsidRDefault="00EC4FF1" w:rsidP="00EC4FF1">
      <w:pPr>
        <w:pStyle w:val="enumlev1"/>
        <w:rPr>
          <w:szCs w:val="24"/>
        </w:rPr>
      </w:pPr>
      <w:r w:rsidRPr="0005402F">
        <w:rPr>
          <w:szCs w:val="24"/>
        </w:rPr>
        <w:t>•</w:t>
      </w:r>
      <w:r w:rsidRPr="0005402F">
        <w:rPr>
          <w:szCs w:val="24"/>
        </w:rPr>
        <w:tab/>
        <w:t>2012: The IMEI blocking system is implemented for stolen and lost phones.</w:t>
      </w:r>
    </w:p>
    <w:p w14:paraId="3EC7F08B" w14:textId="77777777" w:rsidR="00EC4FF1" w:rsidRPr="0005402F" w:rsidRDefault="00EC4FF1" w:rsidP="00EC4FF1">
      <w:pPr>
        <w:pStyle w:val="enumlev1"/>
        <w:rPr>
          <w:szCs w:val="24"/>
        </w:rPr>
      </w:pPr>
      <w:r w:rsidRPr="0005402F">
        <w:rPr>
          <w:szCs w:val="24"/>
        </w:rPr>
        <w:t>•</w:t>
      </w:r>
      <w:r w:rsidRPr="0005402F">
        <w:rPr>
          <w:szCs w:val="24"/>
        </w:rPr>
        <w:tab/>
        <w:t>2013 – April: Blocking of non-registered phones are initiated.</w:t>
      </w:r>
    </w:p>
    <w:p w14:paraId="1763D8F1" w14:textId="77777777" w:rsidR="00EC4FF1" w:rsidRPr="0005402F" w:rsidRDefault="00EC4FF1" w:rsidP="00EC4FF1">
      <w:pPr>
        <w:pStyle w:val="enumlev1"/>
        <w:rPr>
          <w:szCs w:val="24"/>
        </w:rPr>
      </w:pPr>
      <w:r w:rsidRPr="0005402F">
        <w:rPr>
          <w:szCs w:val="24"/>
        </w:rPr>
        <w:t>•</w:t>
      </w:r>
      <w:r w:rsidRPr="0005402F">
        <w:rPr>
          <w:szCs w:val="24"/>
        </w:rPr>
        <w:tab/>
        <w:t>2016 – October: Blocking of devices with invalid IMEI (not allocated by the GSMA).</w:t>
      </w:r>
    </w:p>
    <w:p w14:paraId="6C866439" w14:textId="77777777" w:rsidR="00EC4FF1" w:rsidRPr="0005402F" w:rsidRDefault="00EC4FF1" w:rsidP="00EC4FF1">
      <w:pPr>
        <w:pStyle w:val="enumlev1"/>
        <w:rPr>
          <w:szCs w:val="24"/>
        </w:rPr>
      </w:pPr>
      <w:r w:rsidRPr="0005402F">
        <w:rPr>
          <w:szCs w:val="24"/>
        </w:rPr>
        <w:t>•</w:t>
      </w:r>
      <w:r w:rsidRPr="0005402F">
        <w:rPr>
          <w:szCs w:val="24"/>
        </w:rPr>
        <w:tab/>
        <w:t>2017 – January: Blocking of counterfeit IMEIs.</w:t>
      </w:r>
    </w:p>
    <w:p w14:paraId="7ABFD444" w14:textId="77777777" w:rsidR="00EC4FF1" w:rsidRPr="0005402F" w:rsidRDefault="00EC4FF1" w:rsidP="00EC4FF1">
      <w:pPr>
        <w:pStyle w:val="enumlev1"/>
        <w:rPr>
          <w:szCs w:val="24"/>
        </w:rPr>
      </w:pPr>
      <w:r w:rsidRPr="0005402F">
        <w:rPr>
          <w:szCs w:val="24"/>
        </w:rPr>
        <w:t>•</w:t>
      </w:r>
      <w:r w:rsidRPr="0005402F">
        <w:rPr>
          <w:szCs w:val="24"/>
        </w:rPr>
        <w:tab/>
        <w:t>2017 – May: Blocking of non-homologated IMEIs.</w:t>
      </w:r>
    </w:p>
    <w:p w14:paraId="2C3F34C2" w14:textId="77777777" w:rsidR="00EC4FF1" w:rsidRPr="0005402F" w:rsidRDefault="00EC4FF1" w:rsidP="00EC4FF1">
      <w:pPr>
        <w:pStyle w:val="enumlev1"/>
        <w:rPr>
          <w:szCs w:val="24"/>
        </w:rPr>
      </w:pPr>
      <w:r w:rsidRPr="0005402F">
        <w:rPr>
          <w:szCs w:val="24"/>
        </w:rPr>
        <w:t>•</w:t>
      </w:r>
      <w:r w:rsidRPr="0005402F">
        <w:rPr>
          <w:szCs w:val="24"/>
        </w:rPr>
        <w:tab/>
        <w:t>2017 – June: Blocking of duplicated IMEIs.</w:t>
      </w:r>
    </w:p>
    <w:p w14:paraId="0FD7BA4A" w14:textId="77777777" w:rsidR="00EC4FF1" w:rsidRPr="0005402F" w:rsidRDefault="00EC4FF1" w:rsidP="00EC4FF1">
      <w:pPr>
        <w:pStyle w:val="Figure"/>
        <w:rPr>
          <w:szCs w:val="24"/>
        </w:rPr>
      </w:pPr>
      <w:bookmarkStart w:id="367" w:name="_Ref46658306"/>
      <w:r w:rsidRPr="0005402F">
        <w:rPr>
          <w:noProof/>
          <w:szCs w:val="24"/>
          <w:lang w:val="en-US"/>
        </w:rPr>
        <w:lastRenderedPageBreak/>
        <w:drawing>
          <wp:inline distT="0" distB="0" distL="0" distR="0" wp14:anchorId="5C7FF4C4" wp14:editId="33DDFA44">
            <wp:extent cx="5916180" cy="2834646"/>
            <wp:effectExtent l="0" t="0" r="8890" b="3810"/>
            <wp:docPr id="80" name="Picture 8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descr="Diagram&#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16180" cy="2834646"/>
                    </a:xfrm>
                    <a:prstGeom prst="rect">
                      <a:avLst/>
                    </a:prstGeom>
                  </pic:spPr>
                </pic:pic>
              </a:graphicData>
            </a:graphic>
          </wp:inline>
        </w:drawing>
      </w:r>
    </w:p>
    <w:p w14:paraId="62126B1E" w14:textId="77777777" w:rsidR="00EC4FF1" w:rsidRPr="0005402F" w:rsidRDefault="00EC4FF1" w:rsidP="00EC4FF1">
      <w:pPr>
        <w:pStyle w:val="Figurelegend"/>
        <w:rPr>
          <w:sz w:val="24"/>
          <w:szCs w:val="24"/>
        </w:rPr>
      </w:pPr>
      <w:r w:rsidRPr="0005402F">
        <w:rPr>
          <w:sz w:val="24"/>
          <w:szCs w:val="24"/>
        </w:rPr>
        <w:t>Source: CRC.</w:t>
      </w:r>
    </w:p>
    <w:p w14:paraId="77A44D9D" w14:textId="77777777" w:rsidR="00EC4FF1" w:rsidRPr="0005402F" w:rsidRDefault="00EC4FF1" w:rsidP="00EC4FF1">
      <w:pPr>
        <w:pStyle w:val="FigureNoTitle0"/>
        <w:rPr>
          <w:szCs w:val="24"/>
        </w:rPr>
      </w:pPr>
      <w:r w:rsidRPr="0005402F">
        <w:rPr>
          <w:szCs w:val="24"/>
        </w:rPr>
        <w:t xml:space="preserve">Figure </w:t>
      </w:r>
      <w:r w:rsidRPr="0005402F">
        <w:rPr>
          <w:noProof/>
          <w:szCs w:val="24"/>
        </w:rPr>
        <w:t>I.4</w:t>
      </w:r>
      <w:bookmarkEnd w:id="367"/>
      <w:r w:rsidRPr="0005402F">
        <w:rPr>
          <w:szCs w:val="24"/>
        </w:rPr>
        <w:t xml:space="preserve"> – Timeline of the adoption of the different IMEI control phases</w:t>
      </w:r>
    </w:p>
    <w:p w14:paraId="75427991" w14:textId="77777777" w:rsidR="00EC4FF1" w:rsidRPr="0005402F" w:rsidRDefault="00EC4FF1" w:rsidP="00EC4FF1">
      <w:pPr>
        <w:pStyle w:val="Headingb"/>
        <w:rPr>
          <w:szCs w:val="24"/>
        </w:rPr>
      </w:pPr>
      <w:r w:rsidRPr="0005402F">
        <w:rPr>
          <w:szCs w:val="24"/>
        </w:rPr>
        <w:t>1.4</w:t>
      </w:r>
      <w:r w:rsidRPr="0005402F">
        <w:rPr>
          <w:szCs w:val="24"/>
        </w:rPr>
        <w:tab/>
        <w:t>Source (ITU Member)</w:t>
      </w:r>
    </w:p>
    <w:p w14:paraId="123EA17F" w14:textId="77777777" w:rsidR="00EC4FF1" w:rsidRPr="0005402F" w:rsidRDefault="00EC4FF1" w:rsidP="00EC4FF1">
      <w:pPr>
        <w:pStyle w:val="enumlev1"/>
        <w:rPr>
          <w:szCs w:val="24"/>
        </w:rPr>
      </w:pPr>
      <w:r w:rsidRPr="0005402F">
        <w:rPr>
          <w:szCs w:val="24"/>
        </w:rPr>
        <w:t>•</w:t>
      </w:r>
      <w:r w:rsidRPr="0005402F">
        <w:rPr>
          <w:szCs w:val="24"/>
        </w:rPr>
        <w:tab/>
        <w:t>Communications regulation commission (CRC)</w:t>
      </w:r>
    </w:p>
    <w:p w14:paraId="07C63552" w14:textId="77777777" w:rsidR="00EC4FF1" w:rsidRPr="0005402F" w:rsidRDefault="00EC4FF1" w:rsidP="00EC4FF1">
      <w:pPr>
        <w:pStyle w:val="enumlev1"/>
        <w:rPr>
          <w:szCs w:val="24"/>
        </w:rPr>
      </w:pPr>
      <w:r w:rsidRPr="0005402F">
        <w:rPr>
          <w:szCs w:val="24"/>
        </w:rPr>
        <w:t>•</w:t>
      </w:r>
      <w:r w:rsidRPr="0005402F">
        <w:rPr>
          <w:szCs w:val="24"/>
        </w:rPr>
        <w:tab/>
        <w:t>"Using IMEI control systems to combat stolen, fraudulent, and counterfeit mobile phones: A Colombia case study". April, 2018 by Jay Gumbiner – IDC Latin America.</w:t>
      </w:r>
    </w:p>
    <w:p w14:paraId="59F83665" w14:textId="77777777" w:rsidR="00EC4FF1" w:rsidRPr="0005402F" w:rsidRDefault="00EC4FF1" w:rsidP="00EC4FF1">
      <w:pPr>
        <w:pStyle w:val="Headingb"/>
        <w:rPr>
          <w:szCs w:val="24"/>
        </w:rPr>
      </w:pPr>
      <w:r w:rsidRPr="0005402F">
        <w:rPr>
          <w:szCs w:val="24"/>
        </w:rPr>
        <w:t>2</w:t>
      </w:r>
      <w:r w:rsidRPr="0005402F">
        <w:rPr>
          <w:szCs w:val="24"/>
        </w:rPr>
        <w:tab/>
        <w:t>Scope</w:t>
      </w:r>
    </w:p>
    <w:p w14:paraId="224BB5F5" w14:textId="77777777" w:rsidR="00EC4FF1" w:rsidRPr="0005402F" w:rsidRDefault="00EC4FF1" w:rsidP="00EC4FF1">
      <w:pPr>
        <w:rPr>
          <w:szCs w:val="24"/>
        </w:rPr>
      </w:pPr>
      <w:r w:rsidRPr="0005402F">
        <w:rPr>
          <w:szCs w:val="24"/>
        </w:rPr>
        <w:t>Initially designed to help combat the growth of stolen phones within the country, in 2011 Colombia's government, in collaboration with diﬀerent sectors such as defense, ICT, retail, and customs, among others, through the national telecommunications regulator CRC (Comisión de Regulación de Comunicaciones – Communications Regulatory Commission) and MinTIC (Ministerio de Tecnologías de la Información y las Comunicaciones – Ministry of Information Technology and Communications) developed and implemented a technology-based system to enable identification, registration, and network access management of devices connecting to the nation's cellular networks.</w:t>
      </w:r>
    </w:p>
    <w:p w14:paraId="4D9035BF" w14:textId="77777777" w:rsidR="00EC4FF1" w:rsidRPr="0005402F" w:rsidRDefault="00EC4FF1" w:rsidP="00EC4FF1">
      <w:pPr>
        <w:pStyle w:val="Headingb"/>
        <w:rPr>
          <w:szCs w:val="24"/>
        </w:rPr>
      </w:pPr>
      <w:r w:rsidRPr="0005402F">
        <w:rPr>
          <w:szCs w:val="24"/>
        </w:rPr>
        <w:t>3</w:t>
      </w:r>
      <w:r w:rsidRPr="0005402F">
        <w:rPr>
          <w:szCs w:val="24"/>
        </w:rPr>
        <w:tab/>
        <w:t>Common statistic for country's use case</w:t>
      </w:r>
    </w:p>
    <w:p w14:paraId="306AADA4" w14:textId="77777777" w:rsidR="00EC4FF1" w:rsidRPr="0005402F" w:rsidRDefault="00EC4FF1" w:rsidP="00EC4FF1">
      <w:pPr>
        <w:pStyle w:val="Headingb"/>
        <w:rPr>
          <w:szCs w:val="24"/>
        </w:rPr>
      </w:pPr>
      <w:r w:rsidRPr="0005402F">
        <w:rPr>
          <w:szCs w:val="24"/>
        </w:rPr>
        <w:t>3.1</w:t>
      </w:r>
      <w:r w:rsidRPr="0005402F">
        <w:rPr>
          <w:szCs w:val="24"/>
        </w:rPr>
        <w:tab/>
        <w:t>Telecommunication statistic (e.g., number of users of mobile devices, operators, etc.)</w:t>
      </w:r>
    </w:p>
    <w:p w14:paraId="07942A79" w14:textId="77777777" w:rsidR="00EC4FF1" w:rsidRPr="0005402F" w:rsidRDefault="00EC4FF1" w:rsidP="00EC4FF1">
      <w:pPr>
        <w:rPr>
          <w:szCs w:val="24"/>
        </w:rPr>
      </w:pPr>
      <w:r w:rsidRPr="0005402F">
        <w:rPr>
          <w:szCs w:val="24"/>
        </w:rPr>
        <w:t>Figure I.5 shows the related statistics about the projections made for the next five (5) years for mobile line subscriptions and the comparison with the growth in the use of smartphone-type devices.</w:t>
      </w:r>
    </w:p>
    <w:p w14:paraId="5A2E18C8" w14:textId="77777777" w:rsidR="00EC4FF1" w:rsidRPr="0005402F" w:rsidRDefault="00EC4FF1" w:rsidP="00EC4FF1">
      <w:pPr>
        <w:pStyle w:val="Figure"/>
        <w:rPr>
          <w:szCs w:val="24"/>
        </w:rPr>
      </w:pPr>
      <w:bookmarkStart w:id="368" w:name="_Ref46685663"/>
      <w:r w:rsidRPr="0005402F">
        <w:rPr>
          <w:noProof/>
          <w:szCs w:val="24"/>
          <w:lang w:val="en-US"/>
        </w:rPr>
        <w:lastRenderedPageBreak/>
        <w:drawing>
          <wp:inline distT="0" distB="0" distL="0" distR="0" wp14:anchorId="65D6CE3B" wp14:editId="7CB28ADE">
            <wp:extent cx="4404369" cy="2624333"/>
            <wp:effectExtent l="0" t="0" r="0" b="508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404369" cy="2624333"/>
                    </a:xfrm>
                    <a:prstGeom prst="rect">
                      <a:avLst/>
                    </a:prstGeom>
                  </pic:spPr>
                </pic:pic>
              </a:graphicData>
            </a:graphic>
          </wp:inline>
        </w:drawing>
      </w:r>
    </w:p>
    <w:p w14:paraId="35798CAB" w14:textId="77777777" w:rsidR="00EC4FF1" w:rsidRPr="0005402F" w:rsidRDefault="00EC4FF1" w:rsidP="00EC4FF1">
      <w:pPr>
        <w:pStyle w:val="Figurelegend"/>
        <w:rPr>
          <w:sz w:val="24"/>
          <w:szCs w:val="24"/>
        </w:rPr>
      </w:pPr>
      <w:r w:rsidRPr="0005402F">
        <w:rPr>
          <w:sz w:val="24"/>
          <w:szCs w:val="24"/>
        </w:rPr>
        <w:t>Source: Projections – Global Data.</w:t>
      </w:r>
    </w:p>
    <w:p w14:paraId="13165810" w14:textId="77777777" w:rsidR="00EC4FF1" w:rsidRPr="0005402F" w:rsidRDefault="00EC4FF1" w:rsidP="00EC4FF1">
      <w:pPr>
        <w:pStyle w:val="FigureNoTitle0"/>
        <w:rPr>
          <w:szCs w:val="24"/>
        </w:rPr>
      </w:pPr>
      <w:r w:rsidRPr="0005402F">
        <w:rPr>
          <w:szCs w:val="24"/>
        </w:rPr>
        <w:t>Figure I.5</w:t>
      </w:r>
      <w:bookmarkEnd w:id="368"/>
      <w:r w:rsidRPr="0005402F">
        <w:rPr>
          <w:szCs w:val="24"/>
        </w:rPr>
        <w:t xml:space="preserve"> – Mobile and smartphone subscriptions. [x 1000]</w:t>
      </w:r>
    </w:p>
    <w:p w14:paraId="5B3D0C6B" w14:textId="77777777" w:rsidR="00EC4FF1" w:rsidRPr="0005402F" w:rsidRDefault="00EC4FF1" w:rsidP="00EC4FF1">
      <w:pPr>
        <w:pStyle w:val="Normalaftertitle"/>
        <w:rPr>
          <w:szCs w:val="24"/>
        </w:rPr>
      </w:pPr>
      <w:r w:rsidRPr="0005402F">
        <w:rPr>
          <w:szCs w:val="24"/>
        </w:rPr>
        <w:t xml:space="preserve">This figure presents the adaptation of smartphone devices and the growth of the total number of users with active lines in the country in recent years; as shown, this behaviour is projected to remain in the upcoming years, closing the gap between these two variables. </w:t>
      </w:r>
    </w:p>
    <w:p w14:paraId="50123DF6" w14:textId="77777777" w:rsidR="00EC4FF1" w:rsidRPr="0005402F" w:rsidRDefault="00EC4FF1" w:rsidP="00EC4FF1">
      <w:pPr>
        <w:rPr>
          <w:szCs w:val="24"/>
          <w:highlight w:val="green"/>
        </w:rPr>
      </w:pPr>
      <w:r w:rsidRPr="0005402F">
        <w:rPr>
          <w:szCs w:val="24"/>
        </w:rPr>
        <w:t xml:space="preserve">This information is relevant, considering that these types of devices are commonly associated with the highest crime rates in Colombia. </w:t>
      </w:r>
    </w:p>
    <w:p w14:paraId="66DFDF15" w14:textId="77777777" w:rsidR="00EC4FF1" w:rsidRPr="0005402F" w:rsidRDefault="00EC4FF1" w:rsidP="00EC4FF1">
      <w:pPr>
        <w:pStyle w:val="Headingb"/>
        <w:rPr>
          <w:szCs w:val="24"/>
        </w:rPr>
      </w:pPr>
      <w:bookmarkStart w:id="369" w:name="_Toc93933321"/>
      <w:r w:rsidRPr="0005402F">
        <w:rPr>
          <w:szCs w:val="24"/>
        </w:rPr>
        <w:t>3.2</w:t>
      </w:r>
      <w:r w:rsidRPr="0005402F">
        <w:rPr>
          <w:szCs w:val="24"/>
        </w:rPr>
        <w:tab/>
        <w:t>Statistic of the problem (e.g., number of counterfeit devices, stolen devices, etc.)</w:t>
      </w:r>
      <w:bookmarkEnd w:id="369"/>
    </w:p>
    <w:p w14:paraId="357E04DE" w14:textId="77777777" w:rsidR="00EC4FF1" w:rsidRPr="0005402F" w:rsidRDefault="00EC4FF1" w:rsidP="00EC4FF1">
      <w:pPr>
        <w:rPr>
          <w:szCs w:val="24"/>
        </w:rPr>
      </w:pPr>
      <w:r w:rsidRPr="0005402F">
        <w:rPr>
          <w:szCs w:val="24"/>
        </w:rPr>
        <w:t>Figure I.6 shows the statistics of the devices reported for the "</w:t>
      </w:r>
      <w:r w:rsidRPr="0005402F">
        <w:rPr>
          <w:iCs/>
          <w:szCs w:val="24"/>
        </w:rPr>
        <w:t>stolen</w:t>
      </w:r>
      <w:r w:rsidRPr="0005402F">
        <w:rPr>
          <w:szCs w:val="24"/>
        </w:rPr>
        <w:t>" and "lost" typologies from 2013 to 2019; it should be emphasized that approximately 100 thousand devices are reported and blocked under the typology "stolen" every month.</w:t>
      </w:r>
    </w:p>
    <w:p w14:paraId="3E8D8321" w14:textId="77777777" w:rsidR="00EC4FF1" w:rsidRPr="0005402F" w:rsidRDefault="00EC4FF1" w:rsidP="00EC4FF1">
      <w:pPr>
        <w:pStyle w:val="Figure"/>
        <w:rPr>
          <w:szCs w:val="24"/>
        </w:rPr>
      </w:pPr>
      <w:bookmarkStart w:id="370" w:name="_Ref46687666"/>
      <w:r w:rsidRPr="0005402F">
        <w:rPr>
          <w:noProof/>
          <w:szCs w:val="24"/>
          <w:lang w:val="en-US"/>
        </w:rPr>
        <w:drawing>
          <wp:inline distT="0" distB="0" distL="0" distR="0" wp14:anchorId="688653E4" wp14:editId="044D4BBE">
            <wp:extent cx="5565659" cy="2508509"/>
            <wp:effectExtent l="0" t="0" r="0" b="635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83"/>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565659" cy="2508509"/>
                    </a:xfrm>
                    <a:prstGeom prst="rect">
                      <a:avLst/>
                    </a:prstGeom>
                  </pic:spPr>
                </pic:pic>
              </a:graphicData>
            </a:graphic>
          </wp:inline>
        </w:drawing>
      </w:r>
    </w:p>
    <w:p w14:paraId="55EC5198" w14:textId="77777777" w:rsidR="00EC4FF1" w:rsidRPr="0005402F" w:rsidRDefault="00EC4FF1" w:rsidP="00EC4FF1">
      <w:pPr>
        <w:pStyle w:val="Figurelegend"/>
        <w:rPr>
          <w:sz w:val="24"/>
          <w:szCs w:val="24"/>
        </w:rPr>
      </w:pPr>
      <w:r w:rsidRPr="0005402F">
        <w:rPr>
          <w:sz w:val="24"/>
          <w:szCs w:val="24"/>
        </w:rPr>
        <w:t>Source: CRC.</w:t>
      </w:r>
    </w:p>
    <w:p w14:paraId="66030E6E" w14:textId="77777777" w:rsidR="00EC4FF1" w:rsidRPr="0005402F" w:rsidRDefault="00EC4FF1" w:rsidP="00EC4FF1">
      <w:pPr>
        <w:pStyle w:val="FigureNoTitle0"/>
        <w:rPr>
          <w:szCs w:val="24"/>
        </w:rPr>
      </w:pPr>
      <w:r w:rsidRPr="0005402F">
        <w:rPr>
          <w:szCs w:val="24"/>
        </w:rPr>
        <w:t xml:space="preserve">Figure </w:t>
      </w:r>
      <w:r w:rsidRPr="0005402F">
        <w:rPr>
          <w:noProof/>
          <w:szCs w:val="24"/>
        </w:rPr>
        <w:t>I.6</w:t>
      </w:r>
      <w:bookmarkEnd w:id="370"/>
      <w:r w:rsidRPr="0005402F">
        <w:rPr>
          <w:szCs w:val="24"/>
        </w:rPr>
        <w:t xml:space="preserve"> – Monthly average of reported stolen and lost devices</w:t>
      </w:r>
    </w:p>
    <w:p w14:paraId="1E4D867A" w14:textId="77777777" w:rsidR="00EC4FF1" w:rsidRPr="0005402F" w:rsidRDefault="00EC4FF1" w:rsidP="00EC4FF1">
      <w:pPr>
        <w:pStyle w:val="Normalaftertitle"/>
        <w:rPr>
          <w:szCs w:val="24"/>
        </w:rPr>
      </w:pPr>
      <w:r w:rsidRPr="0005402F">
        <w:rPr>
          <w:szCs w:val="24"/>
        </w:rPr>
        <w:lastRenderedPageBreak/>
        <w:t>Figure I.7 shows the statistics of the monthly average of blocked IMEIs because of IMEI duplication or because the IMEI is identified as invalid; as seen, these types of blocking methods have been implemented in recent years and represent an important number of devices.</w:t>
      </w:r>
    </w:p>
    <w:p w14:paraId="1F2CBB1B" w14:textId="77777777" w:rsidR="00EC4FF1" w:rsidRPr="0005402F" w:rsidRDefault="00EC4FF1" w:rsidP="00EC4FF1">
      <w:pPr>
        <w:pStyle w:val="Figure"/>
        <w:rPr>
          <w:szCs w:val="24"/>
        </w:rPr>
      </w:pPr>
      <w:bookmarkStart w:id="371" w:name="_Ref46688918"/>
      <w:r w:rsidRPr="0005402F">
        <w:rPr>
          <w:noProof/>
          <w:szCs w:val="24"/>
          <w:lang w:val="en-US"/>
        </w:rPr>
        <w:drawing>
          <wp:inline distT="0" distB="0" distL="0" distR="0" wp14:anchorId="245F5972" wp14:editId="78F71E56">
            <wp:extent cx="5410211" cy="2346965"/>
            <wp:effectExtent l="0" t="0" r="0" b="0"/>
            <wp:docPr id="84" name="Picture 8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84" descr="Chart, line chart&#10;&#10;Description automatically generated"/>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410211" cy="2346965"/>
                    </a:xfrm>
                    <a:prstGeom prst="rect">
                      <a:avLst/>
                    </a:prstGeom>
                  </pic:spPr>
                </pic:pic>
              </a:graphicData>
            </a:graphic>
          </wp:inline>
        </w:drawing>
      </w:r>
    </w:p>
    <w:p w14:paraId="1212CAE9" w14:textId="77777777" w:rsidR="00EC4FF1" w:rsidRPr="0005402F" w:rsidRDefault="00EC4FF1" w:rsidP="00EC4FF1">
      <w:pPr>
        <w:pStyle w:val="Figurelegend"/>
        <w:rPr>
          <w:sz w:val="24"/>
          <w:szCs w:val="24"/>
        </w:rPr>
      </w:pPr>
      <w:r w:rsidRPr="0005402F">
        <w:rPr>
          <w:sz w:val="24"/>
          <w:szCs w:val="24"/>
        </w:rPr>
        <w:t>Source: CRC.</w:t>
      </w:r>
    </w:p>
    <w:p w14:paraId="75FF06C9" w14:textId="77777777" w:rsidR="00EC4FF1" w:rsidRPr="0005402F" w:rsidRDefault="00EC4FF1" w:rsidP="00EC4FF1">
      <w:pPr>
        <w:pStyle w:val="FigureNoTitle0"/>
        <w:rPr>
          <w:szCs w:val="24"/>
        </w:rPr>
      </w:pPr>
      <w:r w:rsidRPr="0005402F">
        <w:rPr>
          <w:szCs w:val="24"/>
        </w:rPr>
        <w:t>Figure I.7</w:t>
      </w:r>
      <w:bookmarkEnd w:id="371"/>
      <w:r w:rsidRPr="0005402F">
        <w:rPr>
          <w:szCs w:val="24"/>
        </w:rPr>
        <w:t xml:space="preserve"> – Monthly average of reported devices with duplicated or invalid IMEI</w:t>
      </w:r>
    </w:p>
    <w:p w14:paraId="53B44B6C" w14:textId="77777777" w:rsidR="00EC4FF1" w:rsidRPr="0005402F" w:rsidRDefault="00EC4FF1" w:rsidP="00EC4FF1">
      <w:pPr>
        <w:pStyle w:val="Headingb"/>
        <w:rPr>
          <w:szCs w:val="24"/>
        </w:rPr>
      </w:pPr>
      <w:r w:rsidRPr="0005402F">
        <w:rPr>
          <w:szCs w:val="24"/>
        </w:rPr>
        <w:t>3.3</w:t>
      </w:r>
      <w:r w:rsidRPr="0005402F">
        <w:rPr>
          <w:szCs w:val="24"/>
        </w:rPr>
        <w:tab/>
        <w:t>General statistic with regard to use case (e.g., size of the economy, population, etc.)</w:t>
      </w:r>
    </w:p>
    <w:p w14:paraId="46BE588F" w14:textId="77777777" w:rsidR="00EC4FF1" w:rsidRPr="0005402F" w:rsidRDefault="00EC4FF1" w:rsidP="00EC4FF1">
      <w:pPr>
        <w:rPr>
          <w:szCs w:val="24"/>
        </w:rPr>
      </w:pPr>
      <w:r w:rsidRPr="0005402F">
        <w:rPr>
          <w:szCs w:val="24"/>
        </w:rPr>
        <w:t>Figure I.8 contains the percentage of unique mobile user penetration, and it is compared with the smartphone penetration from 2016 to the projection of 2025.</w:t>
      </w:r>
    </w:p>
    <w:p w14:paraId="0F583620" w14:textId="77777777" w:rsidR="00EC4FF1" w:rsidRPr="0005402F" w:rsidRDefault="00EC4FF1" w:rsidP="00EC4FF1">
      <w:pPr>
        <w:pStyle w:val="Figure"/>
        <w:rPr>
          <w:szCs w:val="24"/>
        </w:rPr>
      </w:pPr>
      <w:bookmarkStart w:id="372" w:name="_Ref46689690"/>
      <w:r w:rsidRPr="0005402F">
        <w:rPr>
          <w:noProof/>
          <w:szCs w:val="24"/>
          <w:lang w:val="en-US"/>
        </w:rPr>
        <w:drawing>
          <wp:inline distT="0" distB="0" distL="0" distR="0" wp14:anchorId="3B53C4BA" wp14:editId="17AED43C">
            <wp:extent cx="4404369" cy="2319533"/>
            <wp:effectExtent l="0" t="0" r="0" b="5080"/>
            <wp:docPr id="85" name="Picture 85"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85" descr="Chart, line chart&#10;&#10;Description automatically generated"/>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404369" cy="2319533"/>
                    </a:xfrm>
                    <a:prstGeom prst="rect">
                      <a:avLst/>
                    </a:prstGeom>
                  </pic:spPr>
                </pic:pic>
              </a:graphicData>
            </a:graphic>
          </wp:inline>
        </w:drawing>
      </w:r>
    </w:p>
    <w:p w14:paraId="46212ABD" w14:textId="77777777" w:rsidR="00EC4FF1" w:rsidRPr="0005402F" w:rsidRDefault="00EC4FF1" w:rsidP="00EC4FF1">
      <w:pPr>
        <w:pStyle w:val="Figurelegend"/>
        <w:rPr>
          <w:sz w:val="24"/>
          <w:szCs w:val="24"/>
        </w:rPr>
      </w:pPr>
      <w:r w:rsidRPr="0005402F">
        <w:rPr>
          <w:sz w:val="24"/>
          <w:szCs w:val="24"/>
        </w:rPr>
        <w:t>Source: Projections – Global data.</w:t>
      </w:r>
    </w:p>
    <w:p w14:paraId="01716896" w14:textId="77777777" w:rsidR="00EC4FF1" w:rsidRPr="0005402F" w:rsidRDefault="00EC4FF1" w:rsidP="00EC4FF1">
      <w:pPr>
        <w:pStyle w:val="FigureNoTitle0"/>
        <w:rPr>
          <w:szCs w:val="24"/>
        </w:rPr>
      </w:pPr>
      <w:r w:rsidRPr="0005402F">
        <w:rPr>
          <w:szCs w:val="24"/>
        </w:rPr>
        <w:t xml:space="preserve">Figure </w:t>
      </w:r>
      <w:bookmarkEnd w:id="372"/>
      <w:r w:rsidRPr="0005402F">
        <w:rPr>
          <w:noProof/>
          <w:szCs w:val="24"/>
        </w:rPr>
        <w:t>I.8</w:t>
      </w:r>
      <w:r w:rsidRPr="0005402F">
        <w:rPr>
          <w:szCs w:val="24"/>
        </w:rPr>
        <w:t xml:space="preserve"> – Unique mobile user penetration and smartphone subscriptions</w:t>
      </w:r>
    </w:p>
    <w:p w14:paraId="76C5E063" w14:textId="77777777" w:rsidR="00EC4FF1" w:rsidRPr="0005402F" w:rsidRDefault="00EC4FF1" w:rsidP="00EC4FF1">
      <w:pPr>
        <w:pStyle w:val="Normalaftertitle"/>
        <w:rPr>
          <w:szCs w:val="24"/>
        </w:rPr>
      </w:pPr>
      <w:r w:rsidRPr="0005402F">
        <w:rPr>
          <w:szCs w:val="24"/>
        </w:rPr>
        <w:t>This graph shows the growth in the penetration of unique mobile users with a projected percentage in the next five years of close to 80 % in Colombia, this growth could be associated with the evolution of technology worldwide and with the new users acquired by mobile operators every year. Many of the users use smartphones to authenticate themselves on the network so they can enjoy the actual services offered by the network; in addition, payment and financing facilities offered by national operators are factors that enhance the adoption of smartphones.</w:t>
      </w:r>
    </w:p>
    <w:p w14:paraId="203E2204" w14:textId="77777777" w:rsidR="00EC4FF1" w:rsidRPr="0005402F" w:rsidRDefault="00EC4FF1" w:rsidP="00EC4FF1">
      <w:pPr>
        <w:rPr>
          <w:szCs w:val="24"/>
        </w:rPr>
      </w:pPr>
      <w:r w:rsidRPr="0005402F">
        <w:rPr>
          <w:szCs w:val="24"/>
        </w:rPr>
        <w:t>However, citizens are still using low specification devices that have access to 2G technology due to the simplicity of the operation and since it is not quite attractive for the common crime.</w:t>
      </w:r>
    </w:p>
    <w:p w14:paraId="0AABAFA0" w14:textId="77777777" w:rsidR="00EC4FF1" w:rsidRPr="0005402F" w:rsidRDefault="00EC4FF1" w:rsidP="00EC4FF1">
      <w:pPr>
        <w:pStyle w:val="Headingb"/>
        <w:rPr>
          <w:szCs w:val="24"/>
        </w:rPr>
      </w:pPr>
      <w:r w:rsidRPr="0005402F">
        <w:rPr>
          <w:szCs w:val="24"/>
        </w:rPr>
        <w:lastRenderedPageBreak/>
        <w:t>4</w:t>
      </w:r>
      <w:r w:rsidRPr="0005402F">
        <w:rPr>
          <w:szCs w:val="24"/>
        </w:rPr>
        <w:tab/>
        <w:t>Description of use case's solution</w:t>
      </w:r>
    </w:p>
    <w:p w14:paraId="777D3B21" w14:textId="77777777" w:rsidR="00EC4FF1" w:rsidRPr="0005402F" w:rsidRDefault="00EC4FF1" w:rsidP="00EC4FF1">
      <w:pPr>
        <w:pStyle w:val="Headingb"/>
        <w:rPr>
          <w:szCs w:val="24"/>
        </w:rPr>
      </w:pPr>
      <w:r w:rsidRPr="0005402F">
        <w:rPr>
          <w:szCs w:val="24"/>
        </w:rPr>
        <w:t>4.1</w:t>
      </w:r>
      <w:r w:rsidRPr="0005402F">
        <w:rPr>
          <w:szCs w:val="24"/>
        </w:rPr>
        <w:tab/>
        <w:t>Overview of the solution</w:t>
      </w:r>
    </w:p>
    <w:p w14:paraId="1A524F10" w14:textId="77777777" w:rsidR="00EC4FF1" w:rsidRPr="0005402F" w:rsidRDefault="00EC4FF1" w:rsidP="00EC4FF1">
      <w:pPr>
        <w:rPr>
          <w:szCs w:val="24"/>
        </w:rPr>
      </w:pPr>
      <w:r w:rsidRPr="0005402F">
        <w:rPr>
          <w:szCs w:val="24"/>
        </w:rPr>
        <w:t xml:space="preserve">This IMEI-monitoring system allows the continuous monitoring of mobile phones as they connect to the nation's networks, ensuring that only legal and legitimate devices can be used. Irregular devices are either immediately blocked from the system in the case of a reported stolen/lost phone, or in some cases the user is informed of the potential blocking of the phone with invalid identifying information and the eventual blocking of the phone if certain procedures to 'validate' the phone is not completed. </w:t>
      </w:r>
    </w:p>
    <w:p w14:paraId="62AFC5D8" w14:textId="77777777" w:rsidR="00EC4FF1" w:rsidRPr="0005402F" w:rsidRDefault="00EC4FF1" w:rsidP="00EC4FF1">
      <w:pPr>
        <w:pStyle w:val="Headingb"/>
        <w:rPr>
          <w:szCs w:val="24"/>
        </w:rPr>
      </w:pPr>
      <w:r w:rsidRPr="0005402F">
        <w:rPr>
          <w:szCs w:val="24"/>
        </w:rPr>
        <w:t>4.2</w:t>
      </w:r>
      <w:r w:rsidRPr="0005402F">
        <w:rPr>
          <w:szCs w:val="24"/>
        </w:rPr>
        <w:tab/>
        <w:t>Framework of the solution including diagrams and detailed description</w:t>
      </w:r>
    </w:p>
    <w:p w14:paraId="0C45CFAE" w14:textId="77777777" w:rsidR="00EC4FF1" w:rsidRPr="0005402F" w:rsidRDefault="00EC4FF1" w:rsidP="00EC4FF1">
      <w:pPr>
        <w:rPr>
          <w:szCs w:val="24"/>
        </w:rPr>
      </w:pPr>
      <w:r w:rsidRPr="0005402F">
        <w:rPr>
          <w:szCs w:val="24"/>
        </w:rPr>
        <w:t>The current system is based on the functionalities provided by the implementation of two databases, named the positive and negative database. The positive database contains a list with the IMEI of every legally imported terminal into the country. Once the device is acquired by the user, the database is complemented with the personal information of the very same owner such as an ID number.</w:t>
      </w:r>
    </w:p>
    <w:p w14:paraId="6D3D0260" w14:textId="77777777" w:rsidR="00EC4FF1" w:rsidRPr="0005402F" w:rsidRDefault="00EC4FF1" w:rsidP="00EC4FF1">
      <w:pPr>
        <w:rPr>
          <w:szCs w:val="24"/>
        </w:rPr>
      </w:pPr>
      <w:r w:rsidRPr="0005402F">
        <w:rPr>
          <w:szCs w:val="24"/>
        </w:rPr>
        <w:t>The negative database contains the list of the IMEIs that are not allowed to operate in the national networks, specifically the ones that have been classified by the blocking typologies as:</w:t>
      </w:r>
    </w:p>
    <w:p w14:paraId="5891179B" w14:textId="77777777" w:rsidR="00EC4FF1" w:rsidRPr="0005402F" w:rsidRDefault="00EC4FF1" w:rsidP="00EC4FF1">
      <w:pPr>
        <w:pStyle w:val="enumlev1"/>
        <w:rPr>
          <w:rFonts w:eastAsia="Calibri"/>
          <w:szCs w:val="24"/>
          <w:bdr w:val="none" w:sz="0" w:space="0" w:color="auto" w:frame="1"/>
        </w:rPr>
      </w:pPr>
      <w:r w:rsidRPr="0005402F">
        <w:rPr>
          <w:szCs w:val="24"/>
        </w:rPr>
        <w:t>•</w:t>
      </w:r>
      <w:r w:rsidRPr="0005402F">
        <w:rPr>
          <w:szCs w:val="24"/>
        </w:rPr>
        <w:tab/>
        <w:t>L</w:t>
      </w:r>
      <w:r w:rsidRPr="0005402F">
        <w:rPr>
          <w:rFonts w:eastAsia="Calibri"/>
          <w:szCs w:val="24"/>
          <w:bdr w:val="none" w:sz="0" w:space="0" w:color="auto" w:frame="1"/>
        </w:rPr>
        <w:t>ost or stolen</w:t>
      </w:r>
    </w:p>
    <w:p w14:paraId="51438387" w14:textId="77777777" w:rsidR="00EC4FF1" w:rsidRPr="0005402F" w:rsidRDefault="00EC4FF1" w:rsidP="00EC4FF1">
      <w:pPr>
        <w:pStyle w:val="enumlev1"/>
        <w:rPr>
          <w:rFonts w:eastAsia="Calibri"/>
          <w:szCs w:val="24"/>
          <w:bdr w:val="none" w:sz="0" w:space="0" w:color="auto" w:frame="1"/>
        </w:rPr>
      </w:pPr>
      <w:r w:rsidRPr="0005402F">
        <w:rPr>
          <w:rFonts w:eastAsia="Calibri"/>
          <w:szCs w:val="24"/>
          <w:bdr w:val="none" w:sz="0" w:space="0" w:color="auto" w:frame="1"/>
        </w:rPr>
        <w:t>•</w:t>
      </w:r>
      <w:r w:rsidRPr="0005402F">
        <w:rPr>
          <w:rFonts w:eastAsia="Calibri"/>
          <w:szCs w:val="24"/>
          <w:bdr w:val="none" w:sz="0" w:space="0" w:color="auto" w:frame="1"/>
        </w:rPr>
        <w:tab/>
        <w:t xml:space="preserve">Having an invalid IMEI (neither in GSMA nor CRC TAC list) </w:t>
      </w:r>
    </w:p>
    <w:p w14:paraId="2619B34D" w14:textId="77777777" w:rsidR="00EC4FF1" w:rsidRPr="0005402F" w:rsidRDefault="00EC4FF1" w:rsidP="00EC4FF1">
      <w:pPr>
        <w:pStyle w:val="enumlev1"/>
        <w:rPr>
          <w:rFonts w:eastAsia="Calibri"/>
          <w:szCs w:val="24"/>
          <w:bdr w:val="none" w:sz="0" w:space="0" w:color="auto" w:frame="1"/>
        </w:rPr>
      </w:pPr>
      <w:r w:rsidRPr="0005402F">
        <w:rPr>
          <w:rFonts w:eastAsia="Calibri"/>
          <w:szCs w:val="24"/>
          <w:bdr w:val="none" w:sz="0" w:space="0" w:color="auto" w:frame="1"/>
        </w:rPr>
        <w:t>•</w:t>
      </w:r>
      <w:r w:rsidRPr="0005402F">
        <w:rPr>
          <w:rFonts w:eastAsia="Calibri"/>
          <w:szCs w:val="24"/>
          <w:bdr w:val="none" w:sz="0" w:space="0" w:color="auto" w:frame="1"/>
        </w:rPr>
        <w:tab/>
        <w:t>Non-homologated</w:t>
      </w:r>
    </w:p>
    <w:p w14:paraId="430061F8" w14:textId="77777777" w:rsidR="00EC4FF1" w:rsidRPr="0005402F" w:rsidRDefault="00EC4FF1" w:rsidP="00EC4FF1">
      <w:pPr>
        <w:pStyle w:val="enumlev1"/>
        <w:rPr>
          <w:rFonts w:eastAsia="Calibri"/>
          <w:szCs w:val="24"/>
          <w:bdr w:val="none" w:sz="0" w:space="0" w:color="auto" w:frame="1"/>
        </w:rPr>
      </w:pPr>
      <w:r w:rsidRPr="0005402F">
        <w:rPr>
          <w:rFonts w:eastAsia="Calibri"/>
          <w:szCs w:val="24"/>
          <w:bdr w:val="none" w:sz="0" w:space="0" w:color="auto" w:frame="1"/>
        </w:rPr>
        <w:t>•</w:t>
      </w:r>
      <w:r w:rsidRPr="0005402F">
        <w:rPr>
          <w:rFonts w:eastAsia="Calibri"/>
          <w:szCs w:val="24"/>
          <w:bdr w:val="none" w:sz="0" w:space="0" w:color="auto" w:frame="1"/>
        </w:rPr>
        <w:tab/>
        <w:t xml:space="preserve">Duplicated </w:t>
      </w:r>
    </w:p>
    <w:p w14:paraId="00BB4E80" w14:textId="77777777" w:rsidR="00EC4FF1" w:rsidRPr="0005402F" w:rsidRDefault="00EC4FF1" w:rsidP="00EC4FF1">
      <w:pPr>
        <w:pStyle w:val="enumlev1"/>
        <w:rPr>
          <w:rFonts w:eastAsia="Calibri"/>
          <w:szCs w:val="24"/>
          <w:bdr w:val="none" w:sz="0" w:space="0" w:color="auto" w:frame="1"/>
        </w:rPr>
      </w:pPr>
      <w:r w:rsidRPr="0005402F">
        <w:rPr>
          <w:rFonts w:eastAsia="Calibri"/>
          <w:szCs w:val="24"/>
          <w:bdr w:val="none" w:sz="0" w:space="0" w:color="auto" w:frame="1"/>
        </w:rPr>
        <w:t>•</w:t>
      </w:r>
      <w:r w:rsidRPr="0005402F">
        <w:rPr>
          <w:rFonts w:eastAsia="Calibri"/>
          <w:szCs w:val="24"/>
          <w:bdr w:val="none" w:sz="0" w:space="0" w:color="auto" w:frame="1"/>
        </w:rPr>
        <w:tab/>
        <w:t>Non-registered.</w:t>
      </w:r>
    </w:p>
    <w:p w14:paraId="2CBF2B17" w14:textId="77777777" w:rsidR="00EC4FF1" w:rsidRPr="0005402F" w:rsidRDefault="00EC4FF1" w:rsidP="00EC4FF1">
      <w:pPr>
        <w:rPr>
          <w:rFonts w:eastAsia="Calibri"/>
          <w:szCs w:val="24"/>
          <w:bdr w:val="none" w:sz="0" w:space="0" w:color="auto" w:frame="1"/>
        </w:rPr>
      </w:pPr>
      <w:bookmarkStart w:id="373" w:name="_Ref46663728"/>
      <w:r w:rsidRPr="0005402F">
        <w:rPr>
          <w:szCs w:val="24"/>
        </w:rPr>
        <w:t xml:space="preserve">Figure </w:t>
      </w:r>
      <w:r w:rsidRPr="0005402F">
        <w:rPr>
          <w:noProof/>
          <w:szCs w:val="24"/>
        </w:rPr>
        <w:t>I.9</w:t>
      </w:r>
      <w:r w:rsidRPr="0005402F">
        <w:rPr>
          <w:rFonts w:eastAsia="Calibri"/>
          <w:szCs w:val="24"/>
          <w:bdr w:val="none" w:sz="0" w:space="0" w:color="auto" w:frame="1"/>
        </w:rPr>
        <w:t xml:space="preserve"> contains the flow diagram with the control measures recently listed, it includes the control of not valid IMEIs (they have not been able to operate since February 2017).</w:t>
      </w:r>
    </w:p>
    <w:p w14:paraId="3CE4D9BD" w14:textId="77777777" w:rsidR="00EC4FF1" w:rsidRPr="0005402F" w:rsidRDefault="00EC4FF1" w:rsidP="00EC4FF1">
      <w:pPr>
        <w:pStyle w:val="Figure"/>
        <w:rPr>
          <w:szCs w:val="24"/>
        </w:rPr>
      </w:pPr>
      <w:bookmarkStart w:id="374" w:name="_Ref46663757"/>
      <w:r w:rsidRPr="0005402F">
        <w:rPr>
          <w:noProof/>
          <w:szCs w:val="24"/>
          <w:lang w:val="en-US"/>
        </w:rPr>
        <w:drawing>
          <wp:inline distT="0" distB="0" distL="0" distR="0" wp14:anchorId="2910D246" wp14:editId="055F7E0E">
            <wp:extent cx="5696724" cy="3493015"/>
            <wp:effectExtent l="0" t="0" r="0" b="0"/>
            <wp:docPr id="86" name="Picture 8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86" descr="Diagram&#10;&#10;Description automatically generated"/>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696724" cy="3493015"/>
                    </a:xfrm>
                    <a:prstGeom prst="rect">
                      <a:avLst/>
                    </a:prstGeom>
                  </pic:spPr>
                </pic:pic>
              </a:graphicData>
            </a:graphic>
          </wp:inline>
        </w:drawing>
      </w:r>
    </w:p>
    <w:p w14:paraId="3281F879" w14:textId="77777777" w:rsidR="00EC4FF1" w:rsidRPr="00145776" w:rsidRDefault="00EC4FF1" w:rsidP="00EC4FF1">
      <w:pPr>
        <w:pStyle w:val="Figurelegend"/>
        <w:rPr>
          <w:sz w:val="24"/>
          <w:szCs w:val="24"/>
          <w:lang w:val="pt-BR"/>
        </w:rPr>
      </w:pPr>
      <w:r w:rsidRPr="0005402F">
        <w:rPr>
          <w:rFonts w:eastAsia="Calibri"/>
          <w:color w:val="000000"/>
          <w:sz w:val="24"/>
          <w:szCs w:val="24"/>
          <w:bdr w:val="none" w:sz="0" w:space="0" w:color="auto" w:frame="1"/>
          <w:lang w:val="es-CO"/>
        </w:rPr>
        <w:t>Source: CRC, 2016; Revisión de las condiciones y criterios para la identificación de equipos terminales móviles: Etapa de control, Relaciones de Gobierno y Asesoría.</w:t>
      </w:r>
    </w:p>
    <w:p w14:paraId="3F25FCCB" w14:textId="77777777" w:rsidR="00EC4FF1" w:rsidRPr="0005402F" w:rsidRDefault="00EC4FF1" w:rsidP="00EC4FF1">
      <w:pPr>
        <w:pStyle w:val="FigureNoTitle0"/>
        <w:rPr>
          <w:color w:val="44546A"/>
          <w:szCs w:val="24"/>
        </w:rPr>
      </w:pPr>
      <w:r w:rsidRPr="0005402F">
        <w:rPr>
          <w:szCs w:val="24"/>
        </w:rPr>
        <w:t xml:space="preserve">Figure </w:t>
      </w:r>
      <w:bookmarkEnd w:id="373"/>
      <w:bookmarkEnd w:id="374"/>
      <w:r w:rsidRPr="0005402F">
        <w:rPr>
          <w:noProof/>
          <w:szCs w:val="24"/>
        </w:rPr>
        <w:t>I.9</w:t>
      </w:r>
      <w:r w:rsidRPr="0005402F">
        <w:rPr>
          <w:szCs w:val="24"/>
        </w:rPr>
        <w:t xml:space="preserve"> – Flow diagram with the adopted control measures</w:t>
      </w:r>
    </w:p>
    <w:p w14:paraId="2F5FD27C" w14:textId="77777777" w:rsidR="00EC4FF1" w:rsidRPr="0005402F" w:rsidRDefault="00EC4FF1" w:rsidP="00EC4FF1">
      <w:pPr>
        <w:pStyle w:val="Normalaftertitle"/>
        <w:rPr>
          <w:szCs w:val="24"/>
        </w:rPr>
      </w:pPr>
      <w:r w:rsidRPr="0005402F">
        <w:rPr>
          <w:szCs w:val="24"/>
        </w:rPr>
        <w:lastRenderedPageBreak/>
        <w:t xml:space="preserve">According to the previous information, Figure </w:t>
      </w:r>
      <w:r w:rsidRPr="0005402F">
        <w:rPr>
          <w:noProof/>
          <w:szCs w:val="24"/>
        </w:rPr>
        <w:t>I.10</w:t>
      </w:r>
      <w:r w:rsidRPr="0005402F">
        <w:rPr>
          <w:szCs w:val="24"/>
        </w:rPr>
        <w:t xml:space="preserve"> shows the IMEI control system and its interaction with the different agents that take part in this implementation, like the customers, the importers, the police authorities, the GSMA and the CRC itself.</w:t>
      </w:r>
    </w:p>
    <w:p w14:paraId="0A1AB79E" w14:textId="77777777" w:rsidR="00EC4FF1" w:rsidRPr="0005402F" w:rsidRDefault="00EC4FF1" w:rsidP="00EC4FF1">
      <w:pPr>
        <w:pStyle w:val="Figure"/>
        <w:rPr>
          <w:szCs w:val="24"/>
        </w:rPr>
      </w:pPr>
      <w:bookmarkStart w:id="375" w:name="_Ref46666611"/>
      <w:r w:rsidRPr="0005402F">
        <w:rPr>
          <w:noProof/>
          <w:szCs w:val="24"/>
        </w:rPr>
        <w:drawing>
          <wp:inline distT="0" distB="0" distL="0" distR="0" wp14:anchorId="3B73A286" wp14:editId="5E2EB470">
            <wp:extent cx="5553467" cy="2846838"/>
            <wp:effectExtent l="0" t="0" r="9525" b="0"/>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553467" cy="2846838"/>
                    </a:xfrm>
                    <a:prstGeom prst="rect">
                      <a:avLst/>
                    </a:prstGeom>
                  </pic:spPr>
                </pic:pic>
              </a:graphicData>
            </a:graphic>
          </wp:inline>
        </w:drawing>
      </w:r>
    </w:p>
    <w:p w14:paraId="3E02D056" w14:textId="77777777" w:rsidR="00EC4FF1" w:rsidRPr="0005402F" w:rsidRDefault="00EC4FF1" w:rsidP="00EC4FF1">
      <w:pPr>
        <w:pStyle w:val="Figurelegend"/>
        <w:rPr>
          <w:sz w:val="24"/>
          <w:szCs w:val="24"/>
        </w:rPr>
      </w:pPr>
      <w:r w:rsidRPr="0005402F">
        <w:rPr>
          <w:bCs/>
          <w:sz w:val="24"/>
          <w:szCs w:val="24"/>
        </w:rPr>
        <w:t>Source: CRC.</w:t>
      </w:r>
    </w:p>
    <w:p w14:paraId="0CFF45F7" w14:textId="77777777" w:rsidR="00EC4FF1" w:rsidRPr="0005402F" w:rsidRDefault="00EC4FF1" w:rsidP="00EC4FF1">
      <w:pPr>
        <w:pStyle w:val="FigureNoTitle0"/>
        <w:rPr>
          <w:bCs/>
          <w:szCs w:val="24"/>
        </w:rPr>
      </w:pPr>
      <w:r w:rsidRPr="0005402F">
        <w:rPr>
          <w:szCs w:val="24"/>
        </w:rPr>
        <w:t>Figure I.10</w:t>
      </w:r>
      <w:bookmarkEnd w:id="375"/>
      <w:r w:rsidRPr="0005402F">
        <w:rPr>
          <w:szCs w:val="24"/>
        </w:rPr>
        <w:t xml:space="preserve"> – Deployed IMEI control mechanism</w:t>
      </w:r>
    </w:p>
    <w:p w14:paraId="382BDC96" w14:textId="77777777" w:rsidR="00EC4FF1" w:rsidRPr="0005402F" w:rsidRDefault="00EC4FF1" w:rsidP="00EC4FF1">
      <w:pPr>
        <w:pStyle w:val="Normalaftertitle"/>
        <w:rPr>
          <w:szCs w:val="24"/>
        </w:rPr>
      </w:pPr>
      <w:r w:rsidRPr="0005402F">
        <w:rPr>
          <w:szCs w:val="24"/>
        </w:rPr>
        <w:t>The following specifications of the deployed control mechanism are taken from the work of Jay Gumbiner.</w:t>
      </w:r>
      <w:r w:rsidRPr="0005402F">
        <w:rPr>
          <w:rStyle w:val="FootnoteReference"/>
          <w:bCs/>
          <w:sz w:val="24"/>
          <w:szCs w:val="24"/>
        </w:rPr>
        <w:footnoteReference w:id="12"/>
      </w:r>
    </w:p>
    <w:p w14:paraId="05BA47C1" w14:textId="77777777" w:rsidR="00EC4FF1" w:rsidRPr="0005402F" w:rsidRDefault="00EC4FF1" w:rsidP="00EC4FF1">
      <w:pPr>
        <w:pStyle w:val="enumlev1"/>
        <w:rPr>
          <w:szCs w:val="24"/>
        </w:rPr>
      </w:pPr>
      <w:r w:rsidRPr="0005402F">
        <w:rPr>
          <w:szCs w:val="24"/>
        </w:rPr>
        <w:t>•</w:t>
      </w:r>
      <w:r w:rsidRPr="0005402F">
        <w:rPr>
          <w:szCs w:val="24"/>
        </w:rPr>
        <w:tab/>
        <w:t>Control and handling of a phone with a duplicated IMEI</w:t>
      </w:r>
    </w:p>
    <w:p w14:paraId="565F61BF" w14:textId="77777777" w:rsidR="00EC4FF1" w:rsidRPr="0005402F" w:rsidRDefault="00EC4FF1" w:rsidP="00EC4FF1">
      <w:pPr>
        <w:rPr>
          <w:szCs w:val="24"/>
        </w:rPr>
      </w:pPr>
      <w:r w:rsidRPr="0005402F">
        <w:rPr>
          <w:szCs w:val="24"/>
        </w:rPr>
        <w:t>On a daily basis each mobile operator, based on the voice CDRs, can detect duplicated IMEIs using algorithms to identify collisions or time/distance conﬂicts between the calls placed from diﬀerent IMSIs with the same IMEI. In the same manner with the same kind of algorithms, a centralized monthly system detects duplicated IMEIs showing activity in diﬀerent networks at a national level. Once detected, they identify the IMSIs that have been using the duplicated IMEI and its users are alerted and given 30 calendar days to present (physically or virtually) the purchase documents related to the phone, in addition, information about the point of sale and other personal information. This information is delivered to law enforcements to investigate the crime of IMEI tampering.</w:t>
      </w:r>
    </w:p>
    <w:p w14:paraId="2435C3CA" w14:textId="77777777" w:rsidR="00EC4FF1" w:rsidRPr="0005402F" w:rsidRDefault="00EC4FF1" w:rsidP="00EC4FF1">
      <w:pPr>
        <w:rPr>
          <w:szCs w:val="24"/>
        </w:rPr>
      </w:pPr>
      <w:r w:rsidRPr="0005402F">
        <w:rPr>
          <w:szCs w:val="24"/>
        </w:rPr>
        <w:t>At the end of the grace period where the users of phones with duplicated IMEI supply the required information and supporting materials, the mobile operator in which the phone is being used must apply the criteria set in the regulation to define which of the users can continue to use the equipment.</w:t>
      </w:r>
    </w:p>
    <w:p w14:paraId="3DA4E956" w14:textId="77777777" w:rsidR="00EC4FF1" w:rsidRPr="0005402F" w:rsidRDefault="00EC4FF1" w:rsidP="00EC4FF1">
      <w:pPr>
        <w:rPr>
          <w:szCs w:val="24"/>
        </w:rPr>
      </w:pPr>
      <w:r w:rsidRPr="0005402F">
        <w:rPr>
          <w:szCs w:val="24"/>
        </w:rPr>
        <w:t>There are two criteria for the operators to define which user can continue to use a phone with a duplicated IMEI:</w:t>
      </w:r>
    </w:p>
    <w:p w14:paraId="7A98509F" w14:textId="77777777" w:rsidR="00EC4FF1" w:rsidRPr="0005402F" w:rsidRDefault="00EC4FF1" w:rsidP="00EC4FF1">
      <w:pPr>
        <w:pStyle w:val="enumlev1"/>
        <w:rPr>
          <w:szCs w:val="24"/>
        </w:rPr>
      </w:pPr>
      <w:r w:rsidRPr="0005402F">
        <w:rPr>
          <w:szCs w:val="24"/>
        </w:rPr>
        <w:t>1)</w:t>
      </w:r>
      <w:r w:rsidRPr="0005402F">
        <w:rPr>
          <w:szCs w:val="24"/>
        </w:rPr>
        <w:tab/>
        <w:t>The user that has registered the IMEI under his ID, or</w:t>
      </w:r>
    </w:p>
    <w:p w14:paraId="4059CF6F" w14:textId="77777777" w:rsidR="00EC4FF1" w:rsidRPr="0005402F" w:rsidRDefault="00EC4FF1" w:rsidP="00EC4FF1">
      <w:pPr>
        <w:pStyle w:val="enumlev1"/>
        <w:rPr>
          <w:szCs w:val="24"/>
        </w:rPr>
      </w:pPr>
      <w:r w:rsidRPr="0005402F">
        <w:rPr>
          <w:szCs w:val="24"/>
        </w:rPr>
        <w:t>2)</w:t>
      </w:r>
      <w:r w:rsidRPr="0005402F">
        <w:rPr>
          <w:szCs w:val="24"/>
        </w:rPr>
        <w:tab/>
        <w:t>The user whose supporting materials or phone provides the operator with enough evidence that the phone is the genuine one.</w:t>
      </w:r>
    </w:p>
    <w:p w14:paraId="5077AFE9" w14:textId="77777777" w:rsidR="00EC4FF1" w:rsidRPr="0005402F" w:rsidRDefault="00EC4FF1" w:rsidP="00EC4FF1">
      <w:pPr>
        <w:rPr>
          <w:szCs w:val="24"/>
        </w:rPr>
      </w:pPr>
      <w:r w:rsidRPr="0005402F">
        <w:rPr>
          <w:szCs w:val="24"/>
        </w:rPr>
        <w:t xml:space="preserve">Once the user of the legitimate device, with the above criteria, has been identified, the mobile operator will associate the correct IMEI-IMSI coupling in its EIR to only allow access to the phone that attempts to use the IMEI with that IMSI to the network. In this way the duplicates are blocked. The </w:t>
      </w:r>
      <w:r w:rsidRPr="0005402F">
        <w:rPr>
          <w:szCs w:val="24"/>
        </w:rPr>
        <w:lastRenderedPageBreak/>
        <w:t xml:space="preserve">(single) IMEI is placed in the centralized negative database for identification purposes to users, other operators and authorities. </w:t>
      </w:r>
    </w:p>
    <w:p w14:paraId="1AA46EA4" w14:textId="77777777" w:rsidR="00EC4FF1" w:rsidRPr="0005402F" w:rsidRDefault="00EC4FF1" w:rsidP="00EC4FF1">
      <w:pPr>
        <w:pStyle w:val="enumlev1"/>
        <w:rPr>
          <w:szCs w:val="24"/>
        </w:rPr>
      </w:pPr>
      <w:r w:rsidRPr="0005402F">
        <w:rPr>
          <w:szCs w:val="24"/>
        </w:rPr>
        <w:t>•</w:t>
      </w:r>
      <w:r w:rsidRPr="0005402F">
        <w:rPr>
          <w:szCs w:val="24"/>
          <w:lang w:val="ru-RU"/>
        </w:rPr>
        <w:tab/>
      </w:r>
      <w:r w:rsidRPr="0005402F">
        <w:rPr>
          <w:szCs w:val="24"/>
        </w:rPr>
        <w:t>Stolen phone handling</w:t>
      </w:r>
    </w:p>
    <w:p w14:paraId="313539C2" w14:textId="77777777" w:rsidR="00EC4FF1" w:rsidRPr="0005402F" w:rsidRDefault="00EC4FF1" w:rsidP="00EC4FF1">
      <w:pPr>
        <w:rPr>
          <w:szCs w:val="24"/>
        </w:rPr>
      </w:pPr>
      <w:r w:rsidRPr="0005402F">
        <w:rPr>
          <w:szCs w:val="24"/>
        </w:rPr>
        <w:t>In the case of a phone being reported as stolen, the process is much simpler. The user is required to immediately report the theft to their mobile operator and should formally report it to the police or legal authorities. However, only a very small percentage (no more than 2 %) of the phones stolen in Colombia are reported to local police authorities. In most cases the person will call the mobile operator themselves to report the phone as being stolen, at which point the details on the phone, IMEI (taken from the network activity by the date and hour of the theft), and customer details will be placed into the system to have the IMEI blocked in less than half an hour.</w:t>
      </w:r>
    </w:p>
    <w:p w14:paraId="61F59972" w14:textId="77777777" w:rsidR="00EC4FF1" w:rsidRPr="0005402F" w:rsidRDefault="00EC4FF1" w:rsidP="00EC4FF1">
      <w:pPr>
        <w:rPr>
          <w:szCs w:val="24"/>
        </w:rPr>
      </w:pPr>
      <w:r w:rsidRPr="0005402F">
        <w:rPr>
          <w:szCs w:val="24"/>
        </w:rPr>
        <w:t>The stolen/lost reported IMEIs received by the mobile operator is shared on-line to the centralized negative database and the IMEI is broadcast to the rest of the mobile network operators to be blocked in a maximum time of 25 minutes. By regulation, information about the theft must be populated in the negative database, such as the address / location of the event, if there was violence involved, if there were weapons involved, if the victim is a minor and their contact information. With this information, law enforcements and judicial authorities can start investigations in the absence of a formal report from users, perform geospatial analysis of the hot spots of criminal activity involving stolen phones to reinforce the surveillance in those areas, and arrest thieves or people receiving stolen phones.</w:t>
      </w:r>
    </w:p>
    <w:p w14:paraId="260C9FAE" w14:textId="77777777" w:rsidR="00EC4FF1" w:rsidRPr="0005402F" w:rsidRDefault="00EC4FF1" w:rsidP="00EC4FF1">
      <w:pPr>
        <w:pStyle w:val="enumlev1"/>
        <w:rPr>
          <w:szCs w:val="24"/>
        </w:rPr>
      </w:pPr>
      <w:r w:rsidRPr="0005402F">
        <w:rPr>
          <w:szCs w:val="24"/>
        </w:rPr>
        <w:t>•</w:t>
      </w:r>
      <w:r w:rsidRPr="0005402F">
        <w:rPr>
          <w:szCs w:val="24"/>
          <w:lang w:val="ru-RU"/>
        </w:rPr>
        <w:tab/>
      </w:r>
      <w:r w:rsidRPr="0005402F">
        <w:rPr>
          <w:szCs w:val="24"/>
        </w:rPr>
        <w:t>Homologation process</w:t>
      </w:r>
    </w:p>
    <w:p w14:paraId="4D5693F4" w14:textId="77777777" w:rsidR="00EC4FF1" w:rsidRPr="0005402F" w:rsidRDefault="00EC4FF1" w:rsidP="00EC4FF1">
      <w:pPr>
        <w:rPr>
          <w:szCs w:val="24"/>
        </w:rPr>
      </w:pPr>
      <w:r w:rsidRPr="0005402F">
        <w:rPr>
          <w:szCs w:val="24"/>
        </w:rPr>
        <w:t xml:space="preserve">The process for homologating a new phone model for the Colombian networks is a straight-forward process that is submitted to the CRC for both individuals and manufacturers or importers. The approval can be completed in less than two weeks. Since Colombia's mobile networks use the same 850 and 1900 MHz bands that the majority of the countries in North, Central, and South America use, most phones that are coming to Colombia already have regulatory approval from the federal communications commission (FCC) in the United States of America (USA). This helps to speed up the process immensely since the network compliance issues have already been confirmed. Since August 2016, MinTIC has waived the fee for this approval process in Colombia. </w:t>
      </w:r>
    </w:p>
    <w:p w14:paraId="0D76C4E5" w14:textId="77777777" w:rsidR="00EC4FF1" w:rsidRPr="0005402F" w:rsidRDefault="00EC4FF1" w:rsidP="00EC4FF1">
      <w:pPr>
        <w:rPr>
          <w:szCs w:val="24"/>
        </w:rPr>
      </w:pPr>
      <w:r w:rsidRPr="0005402F">
        <w:rPr>
          <w:szCs w:val="24"/>
        </w:rPr>
        <w:t>In the process of homologation, the applicant must present the TAC allocation certification for the CRC to validate the integrity and validity of the new model identification accordingly with the industry standards through access to the GSMA database. Once homologated, the trademark and model are publicized on the CRC web page for the public to see the homologated phones that can be sold and used in the country. At the same time, all TACs related to the model are pulled out from the GSMA database and placed in a confidential list of trademark-model-TAC, which allows the mobile operators to daily detect which of the IMEI with activity in the networks belongs to a non-homologated model and informs the user and gives them a grace period to homologate the phone with the CRC. As a result of this control initiated in October 2016, approximately 22 % of the handsets presented to the CRC by users for the homologation review resulted in identifying lost/stolen phones that were tampered with to alter the original IMEI with IMEIs that were not sold in the country or region.</w:t>
      </w:r>
    </w:p>
    <w:p w14:paraId="206C4316" w14:textId="77777777" w:rsidR="00EC4FF1" w:rsidRPr="0005402F" w:rsidRDefault="00EC4FF1" w:rsidP="00EC4FF1">
      <w:pPr>
        <w:pStyle w:val="enumlev1"/>
        <w:rPr>
          <w:szCs w:val="24"/>
        </w:rPr>
      </w:pPr>
      <w:r w:rsidRPr="0005402F">
        <w:rPr>
          <w:szCs w:val="24"/>
        </w:rPr>
        <w:t>•</w:t>
      </w:r>
      <w:r w:rsidRPr="0005402F">
        <w:rPr>
          <w:szCs w:val="24"/>
          <w:lang w:val="ru-RU"/>
        </w:rPr>
        <w:tab/>
      </w:r>
      <w:r w:rsidRPr="0005402F">
        <w:rPr>
          <w:szCs w:val="24"/>
        </w:rPr>
        <w:t>Personal imports</w:t>
      </w:r>
    </w:p>
    <w:p w14:paraId="745657D0" w14:textId="77777777" w:rsidR="00EC4FF1" w:rsidRPr="0005402F" w:rsidRDefault="00EC4FF1" w:rsidP="00EC4FF1">
      <w:pPr>
        <w:rPr>
          <w:szCs w:val="24"/>
        </w:rPr>
      </w:pPr>
      <w:r w:rsidRPr="0005402F">
        <w:rPr>
          <w:szCs w:val="24"/>
        </w:rPr>
        <w:t>As a transition in the beginning of the control of non-homologated phones in October 2016, there was a process in place for individuals who had phones before the regulation was enacted where their phones may have been purchased overseas or in a questionable sales channel. To make sure that these phones were homologated, users were directed to the wwww.notequedesinmovil.gov.co website via social media campaigns of #notequedesinmovil (#don'tbeleftimmobile as a translation to English). A detailed video also helped the applicants to find the required information and explained the process for submitting it to the CRC.</w:t>
      </w:r>
    </w:p>
    <w:p w14:paraId="2F73C8F0" w14:textId="77777777" w:rsidR="00EC4FF1" w:rsidRPr="0005402F" w:rsidRDefault="00EC4FF1" w:rsidP="00EC4FF1">
      <w:pPr>
        <w:pStyle w:val="Headingb"/>
        <w:rPr>
          <w:szCs w:val="24"/>
        </w:rPr>
      </w:pPr>
      <w:r w:rsidRPr="0005402F">
        <w:rPr>
          <w:szCs w:val="24"/>
        </w:rPr>
        <w:lastRenderedPageBreak/>
        <w:t>4.3</w:t>
      </w:r>
      <w:r w:rsidRPr="0005402F">
        <w:rPr>
          <w:szCs w:val="24"/>
        </w:rPr>
        <w:tab/>
        <w:t>Description of additional measures taken to engage the problem</w:t>
      </w:r>
    </w:p>
    <w:p w14:paraId="07F07B21" w14:textId="77777777" w:rsidR="00EC4FF1" w:rsidRPr="0005402F" w:rsidRDefault="00EC4FF1" w:rsidP="00EC4FF1">
      <w:pPr>
        <w:rPr>
          <w:szCs w:val="24"/>
        </w:rPr>
      </w:pPr>
      <w:r w:rsidRPr="0005402F">
        <w:rPr>
          <w:szCs w:val="24"/>
        </w:rPr>
        <w:t xml:space="preserve">As seen in Figure </w:t>
      </w:r>
      <w:r w:rsidRPr="0005402F">
        <w:rPr>
          <w:noProof/>
          <w:szCs w:val="24"/>
        </w:rPr>
        <w:t>I.10</w:t>
      </w:r>
      <w:r w:rsidRPr="0005402F">
        <w:rPr>
          <w:szCs w:val="24"/>
        </w:rPr>
        <w:t xml:space="preserve"> and in the previous clauses, there is an important role that must be played by the users in the implemented system, it starts with the acquisition of the terminal, where the user at first must verify the legal constitution of the mobile phone seller; additionally, the user is also responsible for the execution of the registration process, using the different platforms provided by the mobile operators.</w:t>
      </w:r>
    </w:p>
    <w:p w14:paraId="2FB04F98" w14:textId="77777777" w:rsidR="00EC4FF1" w:rsidRPr="0005402F" w:rsidRDefault="00EC4FF1" w:rsidP="00EC4FF1">
      <w:pPr>
        <w:rPr>
          <w:szCs w:val="24"/>
        </w:rPr>
      </w:pPr>
      <w:r w:rsidRPr="0005402F">
        <w:rPr>
          <w:szCs w:val="24"/>
        </w:rPr>
        <w:t xml:space="preserve">If the customers acquire or use a terminal with an irregular source, or which IMEI has been duplicated, they must be contacted or notified about the possible blocking situation via SMS, phone calls or emails with the information of the procedure and the requirements in case they need to regularize the IMEI operation. </w:t>
      </w:r>
    </w:p>
    <w:p w14:paraId="19EA5350" w14:textId="77777777" w:rsidR="00EC4FF1" w:rsidRPr="0005402F" w:rsidRDefault="00EC4FF1" w:rsidP="00EC4FF1">
      <w:pPr>
        <w:pStyle w:val="Headingb"/>
        <w:ind w:left="794" w:hanging="794"/>
        <w:rPr>
          <w:szCs w:val="24"/>
        </w:rPr>
      </w:pPr>
      <w:r w:rsidRPr="0005402F">
        <w:rPr>
          <w:szCs w:val="24"/>
        </w:rPr>
        <w:t>5</w:t>
      </w:r>
      <w:r w:rsidRPr="0005402F">
        <w:rPr>
          <w:szCs w:val="24"/>
        </w:rPr>
        <w:tab/>
        <w:t>Overview of challenges and countermeasures with regard to the implementation of use case</w:t>
      </w:r>
    </w:p>
    <w:p w14:paraId="4D8AD66A" w14:textId="77777777" w:rsidR="00EC4FF1" w:rsidRPr="0005402F" w:rsidRDefault="00EC4FF1" w:rsidP="00EC4FF1">
      <w:pPr>
        <w:rPr>
          <w:szCs w:val="24"/>
        </w:rPr>
      </w:pPr>
      <w:r w:rsidRPr="0005402F">
        <w:rPr>
          <w:szCs w:val="24"/>
        </w:rPr>
        <w:t>The CRC has identified in a recently published document, that there are some issues that affect the effectiveness of the mechanism described in the present document, they are listed below:</w:t>
      </w:r>
    </w:p>
    <w:p w14:paraId="62507CBE" w14:textId="77777777" w:rsidR="00EC4FF1" w:rsidRPr="0005402F" w:rsidRDefault="00EC4FF1" w:rsidP="00EC4FF1">
      <w:pPr>
        <w:pStyle w:val="enumlev1"/>
        <w:rPr>
          <w:szCs w:val="24"/>
        </w:rPr>
      </w:pPr>
      <w:r w:rsidRPr="0005402F">
        <w:rPr>
          <w:szCs w:val="24"/>
        </w:rPr>
        <w:t>•</w:t>
      </w:r>
      <w:r w:rsidRPr="0005402F">
        <w:rPr>
          <w:szCs w:val="24"/>
        </w:rPr>
        <w:tab/>
        <w:t>Device reprogramming: According to some investigations, there are hardware and software based methods that allow criminal organizations to modify the IMEI of specific devices or chipsets; even if some mobile phone manufacturers have been introducing methods for avoiding software access to the chipset, this practice is still very common within criminal organizations.</w:t>
      </w:r>
    </w:p>
    <w:p w14:paraId="44CE75DE" w14:textId="77777777" w:rsidR="00EC4FF1" w:rsidRPr="0005402F" w:rsidRDefault="00EC4FF1" w:rsidP="00EC4FF1">
      <w:pPr>
        <w:pStyle w:val="enumlev1"/>
        <w:rPr>
          <w:szCs w:val="24"/>
        </w:rPr>
      </w:pPr>
      <w:r w:rsidRPr="0005402F">
        <w:rPr>
          <w:szCs w:val="24"/>
        </w:rPr>
        <w:t>•</w:t>
      </w:r>
      <w:r w:rsidRPr="0005402F">
        <w:rPr>
          <w:szCs w:val="24"/>
        </w:rPr>
        <w:tab/>
        <w:t xml:space="preserve">Parts market: Even if the implemented mechanism would reduce the index of IMEI alteration to zero, there would still be a great demand for parts; hence, to satisfy this demand, criminal organizations would continue operating. </w:t>
      </w:r>
    </w:p>
    <w:p w14:paraId="3F8C8E41" w14:textId="77777777" w:rsidR="00EC4FF1" w:rsidRPr="0005402F" w:rsidRDefault="00EC4FF1" w:rsidP="00EC4FF1">
      <w:pPr>
        <w:rPr>
          <w:szCs w:val="24"/>
        </w:rPr>
      </w:pPr>
      <w:r w:rsidRPr="0005402F">
        <w:rPr>
          <w:szCs w:val="24"/>
        </w:rPr>
        <w:t>Based on the previous aspects, among others, the CRC has defined a problem related to the high complexity that the mechanism to combat stolen and counterfeit mobile phones has accumulated in recent years; hence, the current challenge is to identify if the implemented control measures are susceptible of being simplified.</w:t>
      </w:r>
    </w:p>
    <w:p w14:paraId="0E3A2DD5" w14:textId="77777777" w:rsidR="00EC4FF1" w:rsidRPr="0005402F" w:rsidRDefault="00EC4FF1" w:rsidP="00EC4FF1">
      <w:pPr>
        <w:pStyle w:val="Headingb"/>
        <w:rPr>
          <w:szCs w:val="24"/>
        </w:rPr>
      </w:pPr>
      <w:bookmarkStart w:id="376" w:name="_Toc93933322"/>
      <w:r w:rsidRPr="0005402F">
        <w:rPr>
          <w:szCs w:val="24"/>
        </w:rPr>
        <w:t>6</w:t>
      </w:r>
      <w:r w:rsidRPr="0005402F">
        <w:rPr>
          <w:szCs w:val="24"/>
        </w:rPr>
        <w:tab/>
        <w:t>Statistic on the effects of implementation of the use case</w:t>
      </w:r>
      <w:bookmarkEnd w:id="376"/>
    </w:p>
    <w:p w14:paraId="68FCEC2A" w14:textId="77777777" w:rsidR="00EC4FF1" w:rsidRPr="0005402F" w:rsidRDefault="00EC4FF1" w:rsidP="00EC4FF1">
      <w:pPr>
        <w:rPr>
          <w:szCs w:val="24"/>
        </w:rPr>
      </w:pPr>
      <w:r w:rsidRPr="0005402F">
        <w:rPr>
          <w:szCs w:val="24"/>
        </w:rPr>
        <w:t>Table I.1 contains some of the effects of the implementation of the implemented use case, it is necessary to mention that as shown in Figure I.4, some typologies of IMEI blocking have been active for a longer period.</w:t>
      </w:r>
    </w:p>
    <w:p w14:paraId="49FCF268" w14:textId="77777777" w:rsidR="00EC4FF1" w:rsidRPr="0005402F" w:rsidRDefault="00EC4FF1" w:rsidP="00EC4FF1">
      <w:pPr>
        <w:rPr>
          <w:szCs w:val="24"/>
        </w:rPr>
      </w:pPr>
      <w:r w:rsidRPr="0005402F">
        <w:rPr>
          <w:szCs w:val="24"/>
        </w:rPr>
        <w:t>In addition, as shown in Figure I.7, there has been a reduction of the monthly average of reported devices with duplicated or invalid IMEI in recent years.</w:t>
      </w:r>
    </w:p>
    <w:p w14:paraId="07EC4FE2" w14:textId="77777777" w:rsidR="00EC4FF1" w:rsidRPr="0005402F" w:rsidRDefault="00EC4FF1" w:rsidP="00EC4FF1">
      <w:pPr>
        <w:pStyle w:val="TableNoTitle0"/>
        <w:rPr>
          <w:szCs w:val="24"/>
        </w:rPr>
      </w:pPr>
      <w:bookmarkStart w:id="377" w:name="_Ref46693898"/>
      <w:bookmarkStart w:id="378" w:name="_Ref46693893"/>
      <w:r w:rsidRPr="0005402F">
        <w:rPr>
          <w:szCs w:val="24"/>
        </w:rPr>
        <w:lastRenderedPageBreak/>
        <w:t>Table</w:t>
      </w:r>
      <w:bookmarkEnd w:id="377"/>
      <w:r w:rsidRPr="0005402F">
        <w:rPr>
          <w:szCs w:val="24"/>
        </w:rPr>
        <w:t xml:space="preserve"> I.1 – Impact of the IMEI blocking typologies</w:t>
      </w:r>
      <w:bookmarkEnd w:id="378"/>
    </w:p>
    <w:tbl>
      <w:tblPr>
        <w:tblW w:w="9639"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CellMar>
          <w:left w:w="70" w:type="dxa"/>
          <w:right w:w="70" w:type="dxa"/>
        </w:tblCellMar>
        <w:tblLook w:val="04A0" w:firstRow="1" w:lastRow="0" w:firstColumn="1" w:lastColumn="0" w:noHBand="0" w:noVBand="1"/>
      </w:tblPr>
      <w:tblGrid>
        <w:gridCol w:w="3253"/>
        <w:gridCol w:w="2268"/>
        <w:gridCol w:w="4118"/>
      </w:tblGrid>
      <w:tr w:rsidR="00EC4FF1" w:rsidRPr="0005402F" w14:paraId="3E0B148A" w14:textId="77777777" w:rsidTr="009F0545">
        <w:trPr>
          <w:trHeight w:val="537"/>
          <w:jc w:val="center"/>
        </w:trPr>
        <w:tc>
          <w:tcPr>
            <w:tcW w:w="3101" w:type="dxa"/>
            <w:shd w:val="clear" w:color="auto" w:fill="auto"/>
            <w:vAlign w:val="center"/>
            <w:hideMark/>
          </w:tcPr>
          <w:p w14:paraId="0FC14B40" w14:textId="77777777" w:rsidR="00EC4FF1" w:rsidRPr="0005402F" w:rsidRDefault="00EC4FF1" w:rsidP="009F0545">
            <w:pPr>
              <w:pStyle w:val="Tablehead"/>
              <w:rPr>
                <w:sz w:val="24"/>
                <w:szCs w:val="24"/>
                <w:lang w:eastAsia="es-CO"/>
              </w:rPr>
            </w:pPr>
            <w:r w:rsidRPr="0005402F">
              <w:rPr>
                <w:sz w:val="24"/>
                <w:szCs w:val="24"/>
                <w:lang w:eastAsia="es-CO"/>
              </w:rPr>
              <w:t>Type of IMEI</w:t>
            </w:r>
          </w:p>
        </w:tc>
        <w:tc>
          <w:tcPr>
            <w:tcW w:w="2162" w:type="dxa"/>
            <w:shd w:val="clear" w:color="auto" w:fill="auto"/>
            <w:vAlign w:val="center"/>
            <w:hideMark/>
          </w:tcPr>
          <w:p w14:paraId="057087EE" w14:textId="77777777" w:rsidR="00EC4FF1" w:rsidRPr="0005402F" w:rsidRDefault="00EC4FF1" w:rsidP="009F0545">
            <w:pPr>
              <w:pStyle w:val="Tablehead"/>
              <w:rPr>
                <w:sz w:val="24"/>
                <w:szCs w:val="24"/>
                <w:lang w:eastAsia="es-CO"/>
              </w:rPr>
            </w:pPr>
            <w:r w:rsidRPr="0005402F">
              <w:rPr>
                <w:sz w:val="24"/>
                <w:szCs w:val="24"/>
                <w:lang w:eastAsia="es-CO"/>
              </w:rPr>
              <w:t>Total IMEI impacted</w:t>
            </w:r>
          </w:p>
        </w:tc>
        <w:tc>
          <w:tcPr>
            <w:tcW w:w="3925" w:type="dxa"/>
            <w:shd w:val="clear" w:color="auto" w:fill="auto"/>
            <w:vAlign w:val="center"/>
            <w:hideMark/>
          </w:tcPr>
          <w:p w14:paraId="491B7959" w14:textId="77777777" w:rsidR="00EC4FF1" w:rsidRPr="0005402F" w:rsidRDefault="00EC4FF1" w:rsidP="009F0545">
            <w:pPr>
              <w:pStyle w:val="Tablehead"/>
              <w:rPr>
                <w:sz w:val="24"/>
                <w:szCs w:val="24"/>
                <w:lang w:eastAsia="es-CO"/>
              </w:rPr>
            </w:pPr>
            <w:r w:rsidRPr="0005402F">
              <w:rPr>
                <w:sz w:val="24"/>
                <w:szCs w:val="24"/>
                <w:lang w:eastAsia="es-CO"/>
              </w:rPr>
              <w:t>Control measure taken</w:t>
            </w:r>
          </w:p>
        </w:tc>
      </w:tr>
      <w:tr w:rsidR="00EC4FF1" w:rsidRPr="0005402F" w14:paraId="5F6797B3" w14:textId="77777777" w:rsidTr="009F0545">
        <w:trPr>
          <w:trHeight w:val="201"/>
          <w:jc w:val="center"/>
        </w:trPr>
        <w:tc>
          <w:tcPr>
            <w:tcW w:w="3101" w:type="dxa"/>
            <w:shd w:val="clear" w:color="auto" w:fill="auto"/>
            <w:hideMark/>
          </w:tcPr>
          <w:p w14:paraId="4A1FB75E" w14:textId="77777777" w:rsidR="00EC4FF1" w:rsidRPr="0005402F" w:rsidRDefault="00EC4FF1" w:rsidP="009F0545">
            <w:pPr>
              <w:pStyle w:val="Tabletext"/>
              <w:rPr>
                <w:color w:val="000000"/>
                <w:sz w:val="24"/>
                <w:szCs w:val="24"/>
                <w:lang w:eastAsia="es-CO"/>
              </w:rPr>
            </w:pPr>
            <w:r w:rsidRPr="0005402F">
              <w:rPr>
                <w:color w:val="000000"/>
                <w:sz w:val="24"/>
                <w:szCs w:val="24"/>
                <w:lang w:eastAsia="es-CO"/>
              </w:rPr>
              <w:t>Incorrect format</w:t>
            </w:r>
          </w:p>
        </w:tc>
        <w:tc>
          <w:tcPr>
            <w:tcW w:w="2162" w:type="dxa"/>
            <w:shd w:val="clear" w:color="auto" w:fill="auto"/>
            <w:hideMark/>
          </w:tcPr>
          <w:p w14:paraId="3DCA64B2" w14:textId="77777777" w:rsidR="00EC4FF1" w:rsidRPr="0005402F" w:rsidRDefault="00EC4FF1" w:rsidP="009F0545">
            <w:pPr>
              <w:pStyle w:val="Tabletext"/>
              <w:rPr>
                <w:color w:val="000000"/>
                <w:sz w:val="24"/>
                <w:szCs w:val="24"/>
                <w:lang w:eastAsia="es-CO"/>
              </w:rPr>
            </w:pPr>
            <w:r w:rsidRPr="0005402F">
              <w:rPr>
                <w:color w:val="000000"/>
                <w:sz w:val="24"/>
                <w:szCs w:val="24"/>
                <w:lang w:eastAsia="es-CO"/>
              </w:rPr>
              <w:t>2.3 k</w:t>
            </w:r>
            <w:r w:rsidRPr="0005402F">
              <w:rPr>
                <w:rStyle w:val="FootnoteReference"/>
                <w:color w:val="000000"/>
                <w:sz w:val="24"/>
                <w:szCs w:val="24"/>
                <w:lang w:eastAsia="es-CO"/>
              </w:rPr>
              <w:footnoteReference w:id="13"/>
            </w:r>
          </w:p>
        </w:tc>
        <w:tc>
          <w:tcPr>
            <w:tcW w:w="3925" w:type="dxa"/>
            <w:shd w:val="clear" w:color="auto" w:fill="auto"/>
            <w:hideMark/>
          </w:tcPr>
          <w:p w14:paraId="1885C873" w14:textId="77777777" w:rsidR="00EC4FF1" w:rsidRPr="0005402F" w:rsidRDefault="00EC4FF1" w:rsidP="009F0545">
            <w:pPr>
              <w:pStyle w:val="Tabletext"/>
              <w:rPr>
                <w:color w:val="000000"/>
                <w:sz w:val="24"/>
                <w:szCs w:val="24"/>
                <w:lang w:eastAsia="es-CO"/>
              </w:rPr>
            </w:pPr>
            <w:r w:rsidRPr="0005402F">
              <w:rPr>
                <w:color w:val="000000"/>
                <w:sz w:val="24"/>
                <w:szCs w:val="24"/>
                <w:lang w:eastAsia="es-CO"/>
              </w:rPr>
              <w:t>No access to the networks</w:t>
            </w:r>
          </w:p>
        </w:tc>
      </w:tr>
      <w:tr w:rsidR="00EC4FF1" w:rsidRPr="0005402F" w14:paraId="7A26FE20" w14:textId="77777777" w:rsidTr="009F0545">
        <w:trPr>
          <w:trHeight w:val="405"/>
          <w:jc w:val="center"/>
        </w:trPr>
        <w:tc>
          <w:tcPr>
            <w:tcW w:w="3101" w:type="dxa"/>
            <w:shd w:val="clear" w:color="auto" w:fill="auto"/>
            <w:hideMark/>
          </w:tcPr>
          <w:p w14:paraId="2433A983" w14:textId="77777777" w:rsidR="00EC4FF1" w:rsidRPr="0005402F" w:rsidRDefault="00EC4FF1" w:rsidP="009F0545">
            <w:pPr>
              <w:pStyle w:val="Tabletext"/>
              <w:rPr>
                <w:color w:val="000000"/>
                <w:sz w:val="24"/>
                <w:szCs w:val="24"/>
                <w:lang w:eastAsia="es-CO"/>
              </w:rPr>
            </w:pPr>
            <w:r w:rsidRPr="0005402F">
              <w:rPr>
                <w:color w:val="000000"/>
                <w:sz w:val="24"/>
                <w:szCs w:val="24"/>
                <w:lang w:eastAsia="es-CO"/>
              </w:rPr>
              <w:t>Invalid</w:t>
            </w:r>
          </w:p>
        </w:tc>
        <w:tc>
          <w:tcPr>
            <w:tcW w:w="2162" w:type="dxa"/>
            <w:shd w:val="clear" w:color="auto" w:fill="auto"/>
            <w:hideMark/>
          </w:tcPr>
          <w:p w14:paraId="6CFAC740" w14:textId="77777777" w:rsidR="00EC4FF1" w:rsidRPr="0005402F" w:rsidRDefault="00EC4FF1" w:rsidP="009F0545">
            <w:pPr>
              <w:pStyle w:val="Tabletext"/>
              <w:rPr>
                <w:color w:val="000000"/>
                <w:sz w:val="24"/>
                <w:szCs w:val="24"/>
                <w:lang w:eastAsia="es-CO"/>
              </w:rPr>
            </w:pPr>
            <w:r w:rsidRPr="0005402F">
              <w:rPr>
                <w:color w:val="000000"/>
                <w:sz w:val="24"/>
                <w:szCs w:val="24"/>
                <w:lang w:eastAsia="es-CO"/>
              </w:rPr>
              <w:t>4 million</w:t>
            </w:r>
          </w:p>
        </w:tc>
        <w:tc>
          <w:tcPr>
            <w:tcW w:w="3925" w:type="dxa"/>
            <w:shd w:val="clear" w:color="auto" w:fill="auto"/>
            <w:hideMark/>
          </w:tcPr>
          <w:p w14:paraId="6BBAD915" w14:textId="77777777" w:rsidR="00EC4FF1" w:rsidRPr="0005402F" w:rsidRDefault="00EC4FF1" w:rsidP="009F0545">
            <w:pPr>
              <w:pStyle w:val="Tabletext"/>
              <w:rPr>
                <w:color w:val="000000"/>
                <w:sz w:val="24"/>
                <w:szCs w:val="24"/>
                <w:lang w:eastAsia="es-CO"/>
              </w:rPr>
            </w:pPr>
            <w:r w:rsidRPr="0005402F">
              <w:rPr>
                <w:color w:val="000000"/>
                <w:sz w:val="24"/>
                <w:szCs w:val="24"/>
                <w:lang w:eastAsia="es-CO"/>
              </w:rPr>
              <w:t>Permanently blocked</w:t>
            </w:r>
          </w:p>
        </w:tc>
      </w:tr>
      <w:tr w:rsidR="00EC4FF1" w:rsidRPr="0005402F" w14:paraId="5B6A87EC" w14:textId="77777777" w:rsidTr="009F0545">
        <w:trPr>
          <w:trHeight w:val="231"/>
          <w:jc w:val="center"/>
        </w:trPr>
        <w:tc>
          <w:tcPr>
            <w:tcW w:w="3101" w:type="dxa"/>
            <w:shd w:val="clear" w:color="auto" w:fill="auto"/>
            <w:hideMark/>
          </w:tcPr>
          <w:p w14:paraId="44F0096F" w14:textId="77777777" w:rsidR="00EC4FF1" w:rsidRPr="0005402F" w:rsidRDefault="00EC4FF1" w:rsidP="009F0545">
            <w:pPr>
              <w:pStyle w:val="Tabletext"/>
              <w:rPr>
                <w:color w:val="000000"/>
                <w:sz w:val="24"/>
                <w:szCs w:val="24"/>
                <w:lang w:eastAsia="es-CO"/>
              </w:rPr>
            </w:pPr>
            <w:r w:rsidRPr="0005402F">
              <w:rPr>
                <w:color w:val="000000"/>
                <w:sz w:val="24"/>
                <w:szCs w:val="24"/>
                <w:lang w:eastAsia="es-CO"/>
              </w:rPr>
              <w:t>Non-homologated</w:t>
            </w:r>
          </w:p>
        </w:tc>
        <w:tc>
          <w:tcPr>
            <w:tcW w:w="2162" w:type="dxa"/>
            <w:shd w:val="clear" w:color="auto" w:fill="auto"/>
            <w:hideMark/>
          </w:tcPr>
          <w:p w14:paraId="47A6D23F" w14:textId="77777777" w:rsidR="00EC4FF1" w:rsidRPr="0005402F" w:rsidRDefault="00EC4FF1" w:rsidP="009F0545">
            <w:pPr>
              <w:pStyle w:val="Tabletext"/>
              <w:rPr>
                <w:color w:val="000000"/>
                <w:sz w:val="24"/>
                <w:szCs w:val="24"/>
                <w:lang w:eastAsia="es-CO"/>
              </w:rPr>
            </w:pPr>
            <w:r w:rsidRPr="0005402F">
              <w:rPr>
                <w:color w:val="000000"/>
                <w:sz w:val="24"/>
                <w:szCs w:val="24"/>
                <w:lang w:eastAsia="es-CO"/>
              </w:rPr>
              <w:t>4 million</w:t>
            </w:r>
          </w:p>
        </w:tc>
        <w:tc>
          <w:tcPr>
            <w:tcW w:w="3925" w:type="dxa"/>
            <w:shd w:val="clear" w:color="auto" w:fill="auto"/>
            <w:hideMark/>
          </w:tcPr>
          <w:p w14:paraId="65DC9C71" w14:textId="77777777" w:rsidR="00EC4FF1" w:rsidRPr="0005402F" w:rsidRDefault="00EC4FF1" w:rsidP="009F0545">
            <w:pPr>
              <w:pStyle w:val="Tabletext"/>
              <w:rPr>
                <w:color w:val="000000"/>
                <w:sz w:val="24"/>
                <w:szCs w:val="24"/>
                <w:lang w:eastAsia="es-CO"/>
              </w:rPr>
            </w:pPr>
            <w:r w:rsidRPr="0005402F">
              <w:rPr>
                <w:color w:val="000000"/>
                <w:sz w:val="24"/>
                <w:szCs w:val="24"/>
                <w:lang w:eastAsia="es-CO"/>
              </w:rPr>
              <w:t>Blocked, but can be reinstated once corrective actions are taken</w:t>
            </w:r>
          </w:p>
        </w:tc>
      </w:tr>
      <w:tr w:rsidR="00EC4FF1" w:rsidRPr="0005402F" w14:paraId="195B2891" w14:textId="77777777" w:rsidTr="009F0545">
        <w:trPr>
          <w:trHeight w:val="537"/>
          <w:jc w:val="center"/>
        </w:trPr>
        <w:tc>
          <w:tcPr>
            <w:tcW w:w="3101" w:type="dxa"/>
            <w:shd w:val="clear" w:color="auto" w:fill="auto"/>
            <w:hideMark/>
          </w:tcPr>
          <w:p w14:paraId="20ED3FA7" w14:textId="77777777" w:rsidR="00EC4FF1" w:rsidRPr="0005402F" w:rsidRDefault="00EC4FF1" w:rsidP="009F0545">
            <w:pPr>
              <w:pStyle w:val="Tabletext"/>
              <w:rPr>
                <w:color w:val="000000"/>
                <w:sz w:val="24"/>
                <w:szCs w:val="24"/>
                <w:lang w:eastAsia="es-CO"/>
              </w:rPr>
            </w:pPr>
            <w:r w:rsidRPr="0005402F">
              <w:rPr>
                <w:color w:val="000000"/>
                <w:sz w:val="24"/>
                <w:szCs w:val="24"/>
                <w:lang w:eastAsia="es-CO"/>
              </w:rPr>
              <w:t>Non-registered in positive database</w:t>
            </w:r>
          </w:p>
        </w:tc>
        <w:tc>
          <w:tcPr>
            <w:tcW w:w="2162" w:type="dxa"/>
            <w:shd w:val="clear" w:color="auto" w:fill="auto"/>
            <w:hideMark/>
          </w:tcPr>
          <w:p w14:paraId="48AFB81E" w14:textId="77777777" w:rsidR="00EC4FF1" w:rsidRPr="0005402F" w:rsidRDefault="00EC4FF1" w:rsidP="009F0545">
            <w:pPr>
              <w:pStyle w:val="Tabletext"/>
              <w:rPr>
                <w:color w:val="000000"/>
                <w:sz w:val="24"/>
                <w:szCs w:val="24"/>
                <w:lang w:eastAsia="es-CO"/>
              </w:rPr>
            </w:pPr>
            <w:r w:rsidRPr="0005402F">
              <w:rPr>
                <w:color w:val="000000"/>
                <w:sz w:val="24"/>
                <w:szCs w:val="24"/>
                <w:lang w:eastAsia="es-CO"/>
              </w:rPr>
              <w:t>9 million</w:t>
            </w:r>
          </w:p>
        </w:tc>
        <w:tc>
          <w:tcPr>
            <w:tcW w:w="3925" w:type="dxa"/>
            <w:shd w:val="clear" w:color="auto" w:fill="auto"/>
            <w:hideMark/>
          </w:tcPr>
          <w:p w14:paraId="1837378F" w14:textId="77777777" w:rsidR="00EC4FF1" w:rsidRPr="0005402F" w:rsidRDefault="00EC4FF1" w:rsidP="009F0545">
            <w:pPr>
              <w:pStyle w:val="Tabletext"/>
              <w:rPr>
                <w:color w:val="000000"/>
                <w:sz w:val="24"/>
                <w:szCs w:val="24"/>
                <w:lang w:eastAsia="es-CO"/>
              </w:rPr>
            </w:pPr>
            <w:r w:rsidRPr="0005402F">
              <w:rPr>
                <w:color w:val="000000"/>
                <w:sz w:val="24"/>
                <w:szCs w:val="24"/>
                <w:lang w:eastAsia="es-CO"/>
              </w:rPr>
              <w:t>Blocked, but can be reinstated once corrective actions are taken</w:t>
            </w:r>
          </w:p>
        </w:tc>
      </w:tr>
      <w:tr w:rsidR="00EC4FF1" w:rsidRPr="0005402F" w14:paraId="2A0EA877" w14:textId="77777777" w:rsidTr="009F0545">
        <w:trPr>
          <w:trHeight w:val="342"/>
          <w:jc w:val="center"/>
        </w:trPr>
        <w:tc>
          <w:tcPr>
            <w:tcW w:w="3101" w:type="dxa"/>
            <w:shd w:val="clear" w:color="auto" w:fill="auto"/>
            <w:hideMark/>
          </w:tcPr>
          <w:p w14:paraId="592FFE51" w14:textId="77777777" w:rsidR="00EC4FF1" w:rsidRPr="0005402F" w:rsidRDefault="00EC4FF1" w:rsidP="009F0545">
            <w:pPr>
              <w:pStyle w:val="Tabletext"/>
              <w:rPr>
                <w:color w:val="000000"/>
                <w:sz w:val="24"/>
                <w:szCs w:val="24"/>
                <w:lang w:eastAsia="es-CO"/>
              </w:rPr>
            </w:pPr>
            <w:r w:rsidRPr="0005402F">
              <w:rPr>
                <w:color w:val="000000"/>
                <w:sz w:val="24"/>
                <w:szCs w:val="24"/>
                <w:lang w:eastAsia="es-CO"/>
              </w:rPr>
              <w:t>Duplicated</w:t>
            </w:r>
          </w:p>
        </w:tc>
        <w:tc>
          <w:tcPr>
            <w:tcW w:w="2162" w:type="dxa"/>
            <w:shd w:val="clear" w:color="auto" w:fill="auto"/>
            <w:hideMark/>
          </w:tcPr>
          <w:p w14:paraId="213C59BF" w14:textId="77777777" w:rsidR="00EC4FF1" w:rsidRPr="0005402F" w:rsidRDefault="00EC4FF1" w:rsidP="009F0545">
            <w:pPr>
              <w:pStyle w:val="Tabletext"/>
              <w:rPr>
                <w:color w:val="000000"/>
                <w:sz w:val="24"/>
                <w:szCs w:val="24"/>
                <w:lang w:eastAsia="es-CO"/>
              </w:rPr>
            </w:pPr>
            <w:r w:rsidRPr="0005402F">
              <w:rPr>
                <w:color w:val="000000"/>
                <w:sz w:val="24"/>
                <w:szCs w:val="24"/>
                <w:lang w:eastAsia="es-CO"/>
              </w:rPr>
              <w:t>1. 9 million</w:t>
            </w:r>
          </w:p>
        </w:tc>
        <w:tc>
          <w:tcPr>
            <w:tcW w:w="3925" w:type="dxa"/>
            <w:shd w:val="clear" w:color="auto" w:fill="auto"/>
            <w:hideMark/>
          </w:tcPr>
          <w:p w14:paraId="234BB294" w14:textId="77777777" w:rsidR="00EC4FF1" w:rsidRPr="0005402F" w:rsidRDefault="00EC4FF1" w:rsidP="009F0545">
            <w:pPr>
              <w:pStyle w:val="Tabletext"/>
              <w:rPr>
                <w:color w:val="000000"/>
                <w:sz w:val="24"/>
                <w:szCs w:val="24"/>
                <w:lang w:eastAsia="es-CO"/>
              </w:rPr>
            </w:pPr>
            <w:r w:rsidRPr="0005402F">
              <w:rPr>
                <w:color w:val="000000"/>
                <w:sz w:val="24"/>
                <w:szCs w:val="24"/>
                <w:lang w:eastAsia="es-CO"/>
              </w:rPr>
              <w:t>On-going blocking procedures are in effect</w:t>
            </w:r>
          </w:p>
        </w:tc>
      </w:tr>
    </w:tbl>
    <w:p w14:paraId="0F61A8C3" w14:textId="77777777" w:rsidR="00EC4FF1" w:rsidRPr="0005402F" w:rsidRDefault="00EC4FF1" w:rsidP="00EC4FF1">
      <w:pPr>
        <w:pStyle w:val="Tablelegend"/>
        <w:rPr>
          <w:sz w:val="24"/>
          <w:szCs w:val="24"/>
        </w:rPr>
      </w:pPr>
      <w:r w:rsidRPr="0005402F">
        <w:rPr>
          <w:sz w:val="24"/>
          <w:szCs w:val="24"/>
        </w:rPr>
        <w:t>Source: CRC.</w:t>
      </w:r>
    </w:p>
    <w:p w14:paraId="3093F7EA" w14:textId="77777777" w:rsidR="00EC4FF1" w:rsidRPr="0005402F" w:rsidRDefault="00EC4FF1" w:rsidP="00EC4FF1">
      <w:pPr>
        <w:pStyle w:val="Headingb"/>
        <w:rPr>
          <w:szCs w:val="24"/>
        </w:rPr>
      </w:pPr>
      <w:r w:rsidRPr="0005402F">
        <w:rPr>
          <w:szCs w:val="24"/>
        </w:rPr>
        <w:t>7</w:t>
      </w:r>
      <w:r w:rsidRPr="0005402F">
        <w:rPr>
          <w:szCs w:val="24"/>
        </w:rPr>
        <w:tab/>
        <w:t>Roadmap of future planned evolution of the use case</w:t>
      </w:r>
    </w:p>
    <w:p w14:paraId="379A92E4" w14:textId="77777777" w:rsidR="00EC4FF1" w:rsidRPr="0005402F" w:rsidRDefault="00EC4FF1" w:rsidP="00EC4FF1">
      <w:pPr>
        <w:rPr>
          <w:szCs w:val="24"/>
        </w:rPr>
      </w:pPr>
      <w:r w:rsidRPr="0005402F">
        <w:rPr>
          <w:szCs w:val="24"/>
        </w:rPr>
        <w:t>According to the challenges presented in clause 5, the CRC is working towards the simplification of the implemented system, with this exercise it is intended to positively impact the efficiency in the operation costs of the adopted strategy.</w:t>
      </w:r>
    </w:p>
    <w:p w14:paraId="40020839" w14:textId="77777777" w:rsidR="00EC4FF1" w:rsidRPr="0005402F" w:rsidRDefault="00EC4FF1" w:rsidP="00EC4FF1">
      <w:pPr>
        <w:rPr>
          <w:szCs w:val="24"/>
        </w:rPr>
      </w:pPr>
      <w:r w:rsidRPr="0005402F">
        <w:rPr>
          <w:szCs w:val="24"/>
        </w:rPr>
        <w:t>The approximation of the analysis that the CRC is currently developing, includes the application of the regulatory impact analysis (RIA); hence, the possibility of not making any intervention and preserving the implemented mechanism will be equally reviewed.</w:t>
      </w:r>
    </w:p>
    <w:p w14:paraId="290252EB" w14:textId="77777777" w:rsidR="00EC4FF1" w:rsidRPr="0005402F" w:rsidRDefault="00EC4FF1" w:rsidP="00EC4FF1">
      <w:pPr>
        <w:pStyle w:val="Headingb"/>
        <w:rPr>
          <w:szCs w:val="24"/>
        </w:rPr>
      </w:pPr>
      <w:r w:rsidRPr="0005402F">
        <w:rPr>
          <w:szCs w:val="24"/>
        </w:rPr>
        <w:t>8</w:t>
      </w:r>
      <w:r w:rsidRPr="0005402F">
        <w:rPr>
          <w:szCs w:val="24"/>
        </w:rPr>
        <w:tab/>
        <w:t>Final remarks and conclusion</w:t>
      </w:r>
    </w:p>
    <w:p w14:paraId="5933BD8A" w14:textId="77777777" w:rsidR="00EC4FF1" w:rsidRPr="0005402F" w:rsidRDefault="00EC4FF1" w:rsidP="00EC4FF1">
      <w:pPr>
        <w:rPr>
          <w:szCs w:val="24"/>
          <w:lang w:eastAsia="en-GB"/>
        </w:rPr>
      </w:pPr>
      <w:r w:rsidRPr="0005402F">
        <w:rPr>
          <w:szCs w:val="24"/>
        </w:rPr>
        <w:t>Since 2011, Colombia has been implementing a mechanism to combat counterfeit and stolen mobile devices, it is the result of the interaction and intervention between private agents (operators, the database administrators, manufacturers, sellers), public agents (MinTIC, CRC, police authorities) and the users; every one of them playing an active role in the reached results recently published; nevertheless, there are still some situations that are not entirely covered by the mentioned mechanism like the IMEI reprogramming and parts market, among others. It is expected that the information shared in this Supplement will be relevant to the ITU-T SG11 in order to propose preventive measures and possible solutions to deal with the above issues.</w:t>
      </w:r>
    </w:p>
    <w:p w14:paraId="30FB2B81" w14:textId="77777777" w:rsidR="00EC4FF1" w:rsidRPr="0005402F" w:rsidRDefault="00EC4FF1" w:rsidP="00EC4FF1">
      <w:pPr>
        <w:pStyle w:val="Heading2"/>
        <w:rPr>
          <w:szCs w:val="24"/>
          <w:lang w:bidi="ar-DZ"/>
        </w:rPr>
      </w:pPr>
      <w:bookmarkStart w:id="379" w:name="_Toc93310402"/>
      <w:bookmarkStart w:id="380" w:name="_Toc93933761"/>
      <w:bookmarkStart w:id="381" w:name="_Toc95137753"/>
      <w:bookmarkStart w:id="382" w:name="_Toc95140229"/>
      <w:bookmarkStart w:id="383" w:name="_Toc95140587"/>
      <w:bookmarkStart w:id="384" w:name="_Toc95146144"/>
      <w:bookmarkEnd w:id="366"/>
      <w:r w:rsidRPr="0005402F">
        <w:rPr>
          <w:szCs w:val="24"/>
          <w:lang w:bidi="ar-DZ"/>
        </w:rPr>
        <w:t>I.III</w:t>
      </w:r>
      <w:r w:rsidRPr="0005402F">
        <w:rPr>
          <w:szCs w:val="24"/>
          <w:lang w:bidi="ar-DZ"/>
        </w:rPr>
        <w:tab/>
        <w:t>Asia</w:t>
      </w:r>
      <w:bookmarkStart w:id="385" w:name="_Toc520292910"/>
      <w:bookmarkStart w:id="386" w:name="_Toc520312695"/>
      <w:bookmarkStart w:id="387" w:name="_Toc3370028"/>
      <w:bookmarkEnd w:id="379"/>
      <w:bookmarkEnd w:id="380"/>
      <w:bookmarkEnd w:id="381"/>
      <w:bookmarkEnd w:id="382"/>
      <w:bookmarkEnd w:id="383"/>
      <w:bookmarkEnd w:id="384"/>
      <w:bookmarkEnd w:id="385"/>
      <w:bookmarkEnd w:id="386"/>
      <w:bookmarkEnd w:id="387"/>
    </w:p>
    <w:p w14:paraId="2EC0BB92" w14:textId="77777777" w:rsidR="00EC4FF1" w:rsidRPr="0005402F" w:rsidRDefault="00EC4FF1" w:rsidP="00EC4FF1">
      <w:pPr>
        <w:pStyle w:val="Heading3"/>
        <w:rPr>
          <w:szCs w:val="24"/>
          <w:lang w:bidi="ar-DZ"/>
        </w:rPr>
      </w:pPr>
      <w:bookmarkStart w:id="388" w:name="_Toc520292913"/>
      <w:bookmarkStart w:id="389" w:name="_Toc25232195"/>
      <w:bookmarkStart w:id="390" w:name="_Toc33020277"/>
      <w:bookmarkStart w:id="391" w:name="_Toc45033386"/>
      <w:bookmarkStart w:id="392" w:name="_Toc73702163"/>
      <w:bookmarkStart w:id="393" w:name="_Toc93310403"/>
      <w:bookmarkStart w:id="394" w:name="_Toc93933323"/>
      <w:bookmarkStart w:id="395" w:name="_Toc93933762"/>
      <w:bookmarkStart w:id="396" w:name="_Toc95137754"/>
      <w:bookmarkStart w:id="397" w:name="_Toc95140230"/>
      <w:bookmarkStart w:id="398" w:name="_Toc95140588"/>
      <w:bookmarkStart w:id="399" w:name="_Toc95146145"/>
      <w:bookmarkEnd w:id="388"/>
      <w:r w:rsidRPr="0005402F">
        <w:rPr>
          <w:szCs w:val="24"/>
          <w:lang w:bidi="ar-DZ"/>
        </w:rPr>
        <w:t>I.III.I</w:t>
      </w:r>
      <w:r w:rsidRPr="0005402F">
        <w:rPr>
          <w:szCs w:val="24"/>
          <w:lang w:bidi="ar-DZ"/>
        </w:rPr>
        <w:tab/>
        <w:t>Republic of India</w:t>
      </w:r>
      <w:bookmarkEnd w:id="389"/>
      <w:bookmarkEnd w:id="390"/>
      <w:bookmarkEnd w:id="391"/>
      <w:bookmarkEnd w:id="392"/>
      <w:bookmarkEnd w:id="393"/>
      <w:bookmarkEnd w:id="394"/>
      <w:bookmarkEnd w:id="395"/>
      <w:bookmarkEnd w:id="396"/>
      <w:bookmarkEnd w:id="397"/>
      <w:bookmarkEnd w:id="398"/>
      <w:bookmarkEnd w:id="399"/>
    </w:p>
    <w:p w14:paraId="32E8A35C" w14:textId="77777777" w:rsidR="00EC4FF1" w:rsidRPr="0005402F" w:rsidRDefault="00EC4FF1" w:rsidP="00EC4FF1">
      <w:pPr>
        <w:pStyle w:val="Headingb"/>
        <w:rPr>
          <w:rStyle w:val="None"/>
          <w:szCs w:val="24"/>
        </w:rPr>
      </w:pPr>
      <w:r w:rsidRPr="0005402F">
        <w:rPr>
          <w:szCs w:val="24"/>
        </w:rPr>
        <w:t>National use case of India</w:t>
      </w:r>
    </w:p>
    <w:p w14:paraId="21CFD9AA" w14:textId="2E2F6B0B" w:rsidR="00EC4FF1" w:rsidRPr="0005402F" w:rsidRDefault="00EC4FF1" w:rsidP="00EC4FF1">
      <w:pPr>
        <w:rPr>
          <w:szCs w:val="24"/>
        </w:rPr>
      </w:pPr>
      <w:r w:rsidRPr="0005402F">
        <w:rPr>
          <w:szCs w:val="24"/>
        </w:rPr>
        <w:t>As of 30th April 2018, there are 1125 million wireless subscribers in India (</w:t>
      </w:r>
      <w:r w:rsidRPr="0005402F">
        <w:rPr>
          <w:i/>
          <w:iCs/>
          <w:szCs w:val="24"/>
        </w:rPr>
        <w:t>Ref. TRAI Press Release No. 68/2018, http://trai.gov.in/sites/default/files/PRNo68Eng26062018.pdf</w:t>
      </w:r>
      <w:r w:rsidRPr="0005402F">
        <w:rPr>
          <w:szCs w:val="24"/>
        </w:rPr>
        <w:t xml:space="preserve">). Existing issues include traceability of stolen phones, IMEI number duplication / cloned by way of re-programming, unauthorised IMEIs, etc. The availability of mobile </w:t>
      </w:r>
      <w:del w:id="400" w:author="biren@cdot.in" w:date="2023-09-11T22:10:00Z">
        <w:r w:rsidRPr="0005402F" w:rsidDel="00DA6E23">
          <w:rPr>
            <w:szCs w:val="24"/>
          </w:rPr>
          <w:delText xml:space="preserve">handsets </w:delText>
        </w:r>
      </w:del>
      <w:ins w:id="401" w:author="biren@cdot.in" w:date="2023-09-11T22:10:00Z">
        <w:r w:rsidR="00DA6E23">
          <w:rPr>
            <w:szCs w:val="24"/>
          </w:rPr>
          <w:t>devices</w:t>
        </w:r>
        <w:r w:rsidR="00DA6E23" w:rsidRPr="0005402F">
          <w:rPr>
            <w:szCs w:val="24"/>
          </w:rPr>
          <w:t xml:space="preserve"> </w:t>
        </w:r>
      </w:ins>
      <w:r w:rsidRPr="0005402F">
        <w:rPr>
          <w:szCs w:val="24"/>
        </w:rPr>
        <w:t>having duplicate/stolen/unauthorised IMEI in the Indian telecom network is not merely a law and order issue but it also has security implications in lawful interception and monitoring.</w:t>
      </w:r>
    </w:p>
    <w:p w14:paraId="3DDE0F0C" w14:textId="5B643C25" w:rsidR="00EC4FF1" w:rsidRPr="0005402F" w:rsidRDefault="00EC4FF1" w:rsidP="00EC4FF1">
      <w:pPr>
        <w:rPr>
          <w:szCs w:val="24"/>
        </w:rPr>
      </w:pPr>
      <w:r w:rsidRPr="0005402F">
        <w:rPr>
          <w:szCs w:val="24"/>
        </w:rPr>
        <w:t xml:space="preserve">In the year 2008, it was observed that a large number of mobile </w:t>
      </w:r>
      <w:del w:id="402" w:author="biren@cdot.in" w:date="2023-09-11T22:10:00Z">
        <w:r w:rsidRPr="0005402F" w:rsidDel="00DA6E23">
          <w:rPr>
            <w:szCs w:val="24"/>
          </w:rPr>
          <w:delText xml:space="preserve">handsets </w:delText>
        </w:r>
      </w:del>
      <w:ins w:id="403" w:author="biren@cdot.in" w:date="2023-09-11T22:10:00Z">
        <w:r w:rsidR="00DA6E23">
          <w:rPr>
            <w:szCs w:val="24"/>
          </w:rPr>
          <w:t>devices</w:t>
        </w:r>
        <w:r w:rsidR="00DA6E23" w:rsidRPr="0005402F">
          <w:rPr>
            <w:szCs w:val="24"/>
          </w:rPr>
          <w:t xml:space="preserve"> </w:t>
        </w:r>
      </w:ins>
      <w:r w:rsidRPr="0005402F">
        <w:rPr>
          <w:szCs w:val="24"/>
        </w:rPr>
        <w:t xml:space="preserve">were either working without any IMEI / ESN or having all zeros. Such mobile </w:t>
      </w:r>
      <w:del w:id="404" w:author="biren@cdot.in" w:date="2023-09-11T22:11:00Z">
        <w:r w:rsidRPr="0005402F" w:rsidDel="00DA6E23">
          <w:rPr>
            <w:szCs w:val="24"/>
          </w:rPr>
          <w:delText xml:space="preserve">handsets </w:delText>
        </w:r>
      </w:del>
      <w:ins w:id="405" w:author="biren@cdot.in" w:date="2023-09-11T22:11:00Z">
        <w:r w:rsidR="00DA6E23">
          <w:rPr>
            <w:szCs w:val="24"/>
          </w:rPr>
          <w:t>devices</w:t>
        </w:r>
        <w:r w:rsidR="00DA6E23" w:rsidRPr="0005402F">
          <w:rPr>
            <w:szCs w:val="24"/>
          </w:rPr>
          <w:t xml:space="preserve"> </w:t>
        </w:r>
      </w:ins>
      <w:r w:rsidRPr="0005402F">
        <w:rPr>
          <w:szCs w:val="24"/>
        </w:rPr>
        <w:t xml:space="preserve">are a security risk </w:t>
      </w:r>
      <w:ins w:id="406" w:author="biren@cdot.in" w:date="2023-09-11T22:13:00Z">
        <w:r w:rsidR="00DA6E23">
          <w:rPr>
            <w:szCs w:val="24"/>
          </w:rPr>
          <w:t xml:space="preserve">for the nation </w:t>
        </w:r>
      </w:ins>
      <w:r w:rsidRPr="0005402F">
        <w:rPr>
          <w:szCs w:val="24"/>
        </w:rPr>
        <w:t xml:space="preserve">as they cannot be traced by security agencies. Further, it was noticed that the </w:t>
      </w:r>
      <w:ins w:id="407" w:author="biren@cdot.in" w:date="2023-09-11T22:13:00Z">
        <w:r w:rsidR="00DA6E23">
          <w:rPr>
            <w:szCs w:val="24"/>
          </w:rPr>
          <w:t xml:space="preserve">mobile </w:t>
        </w:r>
      </w:ins>
      <w:r w:rsidRPr="0005402F">
        <w:rPr>
          <w:szCs w:val="24"/>
        </w:rPr>
        <w:t xml:space="preserve">networks of many service providers were not fully equipped with EIR for tracking the IMEI of the handset. </w:t>
      </w:r>
      <w:r w:rsidRPr="0005402F">
        <w:rPr>
          <w:szCs w:val="24"/>
        </w:rPr>
        <w:lastRenderedPageBreak/>
        <w:t xml:space="preserve">Therefore, in the interest of national security, all access service providers were directed by the department of telecommunication (DoT) on 6th October 2008 to make provision for EIRs in their systems so that calls from mobile </w:t>
      </w:r>
      <w:del w:id="408" w:author="biren@cdot.in" w:date="2023-09-11T22:11:00Z">
        <w:r w:rsidRPr="0005402F" w:rsidDel="00DA6E23">
          <w:rPr>
            <w:szCs w:val="24"/>
          </w:rPr>
          <w:delText xml:space="preserve">handsets </w:delText>
        </w:r>
      </w:del>
      <w:ins w:id="409" w:author="biren@cdot.in" w:date="2023-09-11T22:11:00Z">
        <w:r w:rsidR="00DA6E23">
          <w:rPr>
            <w:szCs w:val="24"/>
          </w:rPr>
          <w:t>devices</w:t>
        </w:r>
        <w:r w:rsidR="00DA6E23" w:rsidRPr="0005402F">
          <w:rPr>
            <w:szCs w:val="24"/>
          </w:rPr>
          <w:t xml:space="preserve"> </w:t>
        </w:r>
      </w:ins>
      <w:r w:rsidRPr="0005402F">
        <w:rPr>
          <w:szCs w:val="24"/>
        </w:rPr>
        <w:t xml:space="preserve">without IMEI or that of IMEI with all zeros are rejected. Given the large number of innocent users of mobile </w:t>
      </w:r>
      <w:del w:id="410" w:author="biren@cdot.in" w:date="2023-09-11T22:11:00Z">
        <w:r w:rsidRPr="0005402F" w:rsidDel="00DA6E23">
          <w:rPr>
            <w:szCs w:val="24"/>
          </w:rPr>
          <w:delText xml:space="preserve">handsets </w:delText>
        </w:r>
      </w:del>
      <w:ins w:id="411" w:author="biren@cdot.in" w:date="2023-09-11T22:11:00Z">
        <w:r w:rsidR="00DA6E23">
          <w:rPr>
            <w:szCs w:val="24"/>
          </w:rPr>
          <w:t>devices</w:t>
        </w:r>
        <w:r w:rsidR="00DA6E23" w:rsidRPr="0005402F">
          <w:rPr>
            <w:szCs w:val="24"/>
          </w:rPr>
          <w:t xml:space="preserve"> </w:t>
        </w:r>
      </w:ins>
      <w:r w:rsidRPr="0005402F">
        <w:rPr>
          <w:szCs w:val="24"/>
        </w:rPr>
        <w:t xml:space="preserve">with fake IMEI, DoT permitted implanting of valid IMEIs as a one-time measure through the association of the </w:t>
      </w:r>
      <w:ins w:id="412" w:author="biren@cdot.in" w:date="2023-09-11T22:14:00Z">
        <w:r w:rsidR="00DA6E23">
          <w:rPr>
            <w:szCs w:val="24"/>
          </w:rPr>
          <w:t>mobile network operators (MNOs)</w:t>
        </w:r>
      </w:ins>
      <w:del w:id="413" w:author="biren@cdot.in" w:date="2023-09-11T22:14:00Z">
        <w:r w:rsidRPr="0005402F" w:rsidDel="00DA6E23">
          <w:rPr>
            <w:szCs w:val="24"/>
          </w:rPr>
          <w:delText>telecom service providers</w:delText>
        </w:r>
      </w:del>
      <w:r w:rsidRPr="0005402F">
        <w:rPr>
          <w:szCs w:val="24"/>
        </w:rPr>
        <w:t xml:space="preserve">. </w:t>
      </w:r>
    </w:p>
    <w:p w14:paraId="0AF4135C" w14:textId="18DE6C87" w:rsidR="00EC4FF1" w:rsidRPr="0005402F" w:rsidRDefault="00EC4FF1" w:rsidP="00EC4FF1">
      <w:pPr>
        <w:rPr>
          <w:szCs w:val="24"/>
        </w:rPr>
      </w:pPr>
      <w:r w:rsidRPr="0005402F">
        <w:rPr>
          <w:szCs w:val="24"/>
        </w:rPr>
        <w:t xml:space="preserve">Subsequent to this direction, all service providers have upgraded their network and presently have provisioned EIR in their network. The equipment identity register (EIR) is a database that contains a list of IMEIs of GSM based mobile </w:t>
      </w:r>
      <w:del w:id="414" w:author="biren@cdot.in" w:date="2023-09-11T22:11:00Z">
        <w:r w:rsidRPr="0005402F" w:rsidDel="00DA6E23">
          <w:rPr>
            <w:szCs w:val="24"/>
          </w:rPr>
          <w:delText xml:space="preserve">handsets </w:delText>
        </w:r>
      </w:del>
      <w:ins w:id="415" w:author="biren@cdot.in" w:date="2023-09-11T22:11:00Z">
        <w:r w:rsidR="00DA6E23">
          <w:rPr>
            <w:szCs w:val="24"/>
          </w:rPr>
          <w:t>devices</w:t>
        </w:r>
        <w:r w:rsidR="00DA6E23" w:rsidRPr="0005402F">
          <w:rPr>
            <w:szCs w:val="24"/>
          </w:rPr>
          <w:t xml:space="preserve"> </w:t>
        </w:r>
      </w:ins>
      <w:r w:rsidRPr="0005402F">
        <w:rPr>
          <w:szCs w:val="24"/>
        </w:rPr>
        <w:t xml:space="preserve">which are </w:t>
      </w:r>
      <w:del w:id="416" w:author="biren@cdot.in" w:date="2023-09-11T22:15:00Z">
        <w:r w:rsidRPr="0005402F" w:rsidDel="00DA6E23">
          <w:rPr>
            <w:szCs w:val="24"/>
          </w:rPr>
          <w:delText xml:space="preserve">active </w:delText>
        </w:r>
      </w:del>
      <w:ins w:id="417" w:author="biren@cdot.in" w:date="2023-09-11T22:15:00Z">
        <w:r w:rsidR="00DA6E23">
          <w:rPr>
            <w:szCs w:val="24"/>
          </w:rPr>
          <w:t>used</w:t>
        </w:r>
        <w:r w:rsidR="00DA6E23" w:rsidRPr="0005402F">
          <w:rPr>
            <w:szCs w:val="24"/>
          </w:rPr>
          <w:t xml:space="preserve"> </w:t>
        </w:r>
      </w:ins>
      <w:r w:rsidRPr="0005402F">
        <w:rPr>
          <w:szCs w:val="24"/>
        </w:rPr>
        <w:t xml:space="preserve">in a mobile network. EIR maintains a </w:t>
      </w:r>
      <w:r>
        <w:rPr>
          <w:szCs w:val="24"/>
        </w:rPr>
        <w:t>permitted</w:t>
      </w:r>
      <w:r w:rsidRPr="0005402F">
        <w:rPr>
          <w:szCs w:val="24"/>
        </w:rPr>
        <w:t xml:space="preserve">, </w:t>
      </w:r>
      <w:r>
        <w:rPr>
          <w:szCs w:val="24"/>
        </w:rPr>
        <w:t>tracked</w:t>
      </w:r>
      <w:r w:rsidRPr="0005402F">
        <w:rPr>
          <w:szCs w:val="24"/>
        </w:rPr>
        <w:t xml:space="preserve"> and </w:t>
      </w:r>
      <w:r>
        <w:rPr>
          <w:szCs w:val="24"/>
        </w:rPr>
        <w:t>blocked-list</w:t>
      </w:r>
      <w:r w:rsidRPr="0005402F">
        <w:rPr>
          <w:szCs w:val="24"/>
        </w:rPr>
        <w:t xml:space="preserve">. The </w:t>
      </w:r>
      <w:r>
        <w:rPr>
          <w:szCs w:val="24"/>
        </w:rPr>
        <w:t>permitted-list</w:t>
      </w:r>
      <w:r w:rsidRPr="0005402F">
        <w:rPr>
          <w:szCs w:val="24"/>
        </w:rPr>
        <w:t xml:space="preserve"> is composed of IMEIs of mobile</w:t>
      </w:r>
      <w:ins w:id="418" w:author="biren@cdot.in" w:date="2023-09-11T22:14:00Z">
        <w:r w:rsidR="00DA6E23">
          <w:rPr>
            <w:szCs w:val="24"/>
          </w:rPr>
          <w:t xml:space="preserve"> </w:t>
        </w:r>
      </w:ins>
      <w:ins w:id="419" w:author="biren@cdot.in" w:date="2023-09-11T22:15:00Z">
        <w:r w:rsidR="00DA6E23">
          <w:rPr>
            <w:szCs w:val="24"/>
          </w:rPr>
          <w:t>device</w:t>
        </w:r>
      </w:ins>
      <w:r w:rsidRPr="0005402F">
        <w:rPr>
          <w:szCs w:val="24"/>
        </w:rPr>
        <w:t xml:space="preserve">s that are permitted for use. The </w:t>
      </w:r>
      <w:r>
        <w:rPr>
          <w:szCs w:val="24"/>
        </w:rPr>
        <w:t>tracked</w:t>
      </w:r>
      <w:r w:rsidRPr="0005402F">
        <w:rPr>
          <w:szCs w:val="24"/>
        </w:rPr>
        <w:t xml:space="preserve"> list consists of devices that do not conform to the standards but could be permitted to connect under supervision or it triggers an alert. The </w:t>
      </w:r>
      <w:r>
        <w:rPr>
          <w:szCs w:val="24"/>
        </w:rPr>
        <w:t>blocked-list</w:t>
      </w:r>
      <w:r w:rsidRPr="0005402F">
        <w:rPr>
          <w:szCs w:val="24"/>
        </w:rPr>
        <w:t xml:space="preserve"> contains IMEIs of devices that have been reported stolen or lost and are being denied access to the network. Accordingly, the </w:t>
      </w:r>
      <w:del w:id="420" w:author="biren@cdot.in" w:date="2023-09-11T22:14:00Z">
        <w:r w:rsidRPr="0005402F" w:rsidDel="00DA6E23">
          <w:rPr>
            <w:szCs w:val="24"/>
          </w:rPr>
          <w:delText xml:space="preserve">TSPs </w:delText>
        </w:r>
      </w:del>
      <w:ins w:id="421" w:author="biren@cdot.in" w:date="2023-09-11T22:14:00Z">
        <w:r w:rsidR="00DA6E23">
          <w:rPr>
            <w:szCs w:val="24"/>
          </w:rPr>
          <w:t>MNOs</w:t>
        </w:r>
        <w:r w:rsidR="00DA6E23" w:rsidRPr="0005402F">
          <w:rPr>
            <w:szCs w:val="24"/>
          </w:rPr>
          <w:t xml:space="preserve"> </w:t>
        </w:r>
      </w:ins>
      <w:r w:rsidRPr="0005402F">
        <w:rPr>
          <w:szCs w:val="24"/>
        </w:rPr>
        <w:t xml:space="preserve">can block the </w:t>
      </w:r>
      <w:del w:id="422" w:author="biren@cdot.in" w:date="2023-09-11T22:14:00Z">
        <w:r w:rsidRPr="0005402F" w:rsidDel="00DA6E23">
          <w:rPr>
            <w:szCs w:val="24"/>
          </w:rPr>
          <w:delText xml:space="preserve">handset </w:delText>
        </w:r>
      </w:del>
      <w:ins w:id="423" w:author="biren@cdot.in" w:date="2023-09-11T22:14:00Z">
        <w:r w:rsidR="00DA6E23">
          <w:rPr>
            <w:szCs w:val="24"/>
          </w:rPr>
          <w:t>mobile device</w:t>
        </w:r>
        <w:r w:rsidR="00DA6E23" w:rsidRPr="0005402F">
          <w:rPr>
            <w:szCs w:val="24"/>
          </w:rPr>
          <w:t xml:space="preserve"> </w:t>
        </w:r>
      </w:ins>
      <w:r w:rsidRPr="0005402F">
        <w:rPr>
          <w:szCs w:val="24"/>
        </w:rPr>
        <w:t xml:space="preserve">in its network. </w:t>
      </w:r>
    </w:p>
    <w:p w14:paraId="50975549" w14:textId="77777777" w:rsidR="00EC4FF1" w:rsidRPr="0005402F" w:rsidRDefault="00EC4FF1" w:rsidP="00EC4FF1">
      <w:pPr>
        <w:pStyle w:val="Headingb"/>
        <w:rPr>
          <w:rStyle w:val="None"/>
          <w:rFonts w:eastAsia="Book Antiqua"/>
          <w:b w:val="0"/>
          <w:bCs/>
          <w:szCs w:val="24"/>
        </w:rPr>
      </w:pPr>
      <w:r w:rsidRPr="0005402F">
        <w:rPr>
          <w:rStyle w:val="None"/>
          <w:bCs/>
          <w:szCs w:val="24"/>
        </w:rPr>
        <w:t>Available legal provisions</w:t>
      </w:r>
    </w:p>
    <w:p w14:paraId="58AFB972" w14:textId="77777777" w:rsidR="00EC4FF1" w:rsidRPr="0005402F" w:rsidRDefault="00EC4FF1" w:rsidP="00EC4FF1">
      <w:pPr>
        <w:pStyle w:val="enumlev1"/>
        <w:rPr>
          <w:szCs w:val="24"/>
        </w:rPr>
      </w:pPr>
      <w:r w:rsidRPr="0005402F">
        <w:rPr>
          <w:szCs w:val="24"/>
        </w:rPr>
        <w:t>a)</w:t>
      </w:r>
      <w:r w:rsidRPr="0005402F">
        <w:rPr>
          <w:szCs w:val="24"/>
        </w:rPr>
        <w:tab/>
        <w:t>Section 65 of the Information Technology Act, 2000 deals with the modification and altering of computer source code, which is a cognizable offence. The violation of section 65 attracts a penalty of imprisonment for a term of up to three years. The re-programming of IMEI in a mobile device is a kind of modification/altering of the source code of the mobile device. Thus, provisions of Section 65 of the Information Technology Act, 2000 can be invoked in case of re-programming of IMEI of a mobile phone device.</w:t>
      </w:r>
    </w:p>
    <w:p w14:paraId="686A21C7" w14:textId="77777777" w:rsidR="00EC4FF1" w:rsidRPr="0005402F" w:rsidRDefault="00EC4FF1" w:rsidP="00EC4FF1">
      <w:pPr>
        <w:pStyle w:val="enumlev1"/>
        <w:rPr>
          <w:szCs w:val="24"/>
        </w:rPr>
      </w:pPr>
      <w:r w:rsidRPr="0005402F">
        <w:rPr>
          <w:szCs w:val="24"/>
        </w:rPr>
        <w:t>b)</w:t>
      </w:r>
      <w:r w:rsidRPr="0005402F">
        <w:rPr>
          <w:szCs w:val="24"/>
        </w:rPr>
        <w:tab/>
        <w:t>Section 25 of the Indian Telegraph Act 1885 talks about "</w:t>
      </w:r>
      <w:r w:rsidRPr="0005402F">
        <w:rPr>
          <w:i/>
          <w:iCs/>
          <w:szCs w:val="24"/>
        </w:rPr>
        <w:t>Intentionally damaging or tampering with telegraphs</w:t>
      </w:r>
      <w:r w:rsidRPr="0005402F">
        <w:rPr>
          <w:szCs w:val="24"/>
        </w:rPr>
        <w:t xml:space="preserve">". Since a mobile device is a part of the telegraph, provisions of section 25 of the Indian Telegraph Act, 1885 for the offence of duplicating/re-programming an IMEI. </w:t>
      </w:r>
    </w:p>
    <w:p w14:paraId="4A9EC78D" w14:textId="77777777" w:rsidR="00EC4FF1" w:rsidRPr="0005402F" w:rsidRDefault="00EC4FF1" w:rsidP="00EC4FF1">
      <w:pPr>
        <w:pStyle w:val="enumlev1"/>
        <w:rPr>
          <w:szCs w:val="24"/>
        </w:rPr>
      </w:pPr>
      <w:r w:rsidRPr="0005402F">
        <w:rPr>
          <w:szCs w:val="24"/>
        </w:rPr>
        <w:t>c)</w:t>
      </w:r>
      <w:r w:rsidRPr="0005402F">
        <w:rPr>
          <w:szCs w:val="24"/>
        </w:rPr>
        <w:tab/>
        <w:t>On 28</w:t>
      </w:r>
      <w:r w:rsidRPr="0005402F">
        <w:rPr>
          <w:rFonts w:eastAsia="Calibri"/>
          <w:szCs w:val="24"/>
        </w:rPr>
        <w:t>th</w:t>
      </w:r>
      <w:r w:rsidRPr="0005402F">
        <w:rPr>
          <w:szCs w:val="24"/>
        </w:rPr>
        <w:t xml:space="preserve"> August 2017, a new rule had been enforced by the Government of India to prevent tampering of a mobile device equipment identification number. As per this rule, IMEI number change is not permitted, it's defined as unlawful, except for mobile manufacturers.</w:t>
      </w:r>
    </w:p>
    <w:p w14:paraId="485A5A84" w14:textId="46F9FF67" w:rsidR="00EC4FF1" w:rsidRPr="0005402F" w:rsidRDefault="00EC4FF1" w:rsidP="00EC4FF1">
      <w:pPr>
        <w:rPr>
          <w:szCs w:val="24"/>
        </w:rPr>
      </w:pPr>
      <w:r w:rsidRPr="0005402F">
        <w:rPr>
          <w:szCs w:val="24"/>
        </w:rPr>
        <w:t xml:space="preserve">As per existing policies, there is a provision to block the usage of </w:t>
      </w:r>
      <w:r>
        <w:rPr>
          <w:szCs w:val="24"/>
        </w:rPr>
        <w:t>blocked</w:t>
      </w:r>
      <w:r w:rsidRPr="0005402F">
        <w:rPr>
          <w:szCs w:val="24"/>
        </w:rPr>
        <w:t xml:space="preserve">-listed mobile devices in the local network. India has 22 </w:t>
      </w:r>
      <w:del w:id="424" w:author="biren@cdot.in" w:date="2023-06-21T12:35:00Z">
        <w:r w:rsidRPr="0005402F" w:rsidDel="00107B25">
          <w:rPr>
            <w:szCs w:val="24"/>
          </w:rPr>
          <w:delText>license</w:delText>
        </w:r>
      </w:del>
      <w:r w:rsidRPr="0005402F">
        <w:rPr>
          <w:szCs w:val="24"/>
        </w:rPr>
        <w:t xml:space="preserve"> service areas</w:t>
      </w:r>
      <w:del w:id="425" w:author="biren@cdot.in" w:date="2023-06-21T12:35:00Z">
        <w:r w:rsidRPr="0005402F" w:rsidDel="00107B25">
          <w:rPr>
            <w:szCs w:val="24"/>
          </w:rPr>
          <w:delText xml:space="preserve"> (LSA)</w:delText>
        </w:r>
      </w:del>
      <w:r w:rsidRPr="0005402F">
        <w:rPr>
          <w:szCs w:val="24"/>
        </w:rPr>
        <w:t xml:space="preserve"> – multiple </w:t>
      </w:r>
      <w:del w:id="426" w:author="biren@cdot.in" w:date="2023-06-21T12:35:00Z">
        <w:r w:rsidRPr="0005402F" w:rsidDel="00107B25">
          <w:rPr>
            <w:szCs w:val="24"/>
          </w:rPr>
          <w:delText>telecom service providers (TSPs)</w:delText>
        </w:r>
      </w:del>
      <w:ins w:id="427" w:author="biren@cdot.in" w:date="2023-06-21T12:35:00Z">
        <w:r w:rsidR="00107B25">
          <w:rPr>
            <w:szCs w:val="24"/>
          </w:rPr>
          <w:t>mobile network operators (MNOs)</w:t>
        </w:r>
      </w:ins>
      <w:r w:rsidRPr="0005402F">
        <w:rPr>
          <w:szCs w:val="24"/>
        </w:rPr>
        <w:t xml:space="preserve"> are providing services in each </w:t>
      </w:r>
      <w:ins w:id="428" w:author="biren@cdot.in" w:date="2023-06-21T12:35:00Z">
        <w:r w:rsidR="00107B25">
          <w:rPr>
            <w:szCs w:val="24"/>
          </w:rPr>
          <w:t>service areas</w:t>
        </w:r>
      </w:ins>
      <w:del w:id="429" w:author="biren@cdot.in" w:date="2023-06-21T12:35:00Z">
        <w:r w:rsidRPr="0005402F" w:rsidDel="00107B25">
          <w:rPr>
            <w:szCs w:val="24"/>
          </w:rPr>
          <w:delText>LSAs</w:delText>
        </w:r>
      </w:del>
      <w:r w:rsidRPr="0005402F">
        <w:rPr>
          <w:szCs w:val="24"/>
        </w:rPr>
        <w:t xml:space="preserve">. So, to block any mobile device in all of the networks, a central equipment identity register (CEIR) </w:t>
      </w:r>
      <w:ins w:id="430" w:author="biren@cdot.in" w:date="2023-06-21T12:36:00Z">
        <w:r w:rsidR="00107B25">
          <w:rPr>
            <w:szCs w:val="24"/>
          </w:rPr>
          <w:t>was</w:t>
        </w:r>
      </w:ins>
      <w:del w:id="431" w:author="biren@cdot.in" w:date="2023-06-21T12:36:00Z">
        <w:r w:rsidRPr="0005402F" w:rsidDel="00107B25">
          <w:rPr>
            <w:szCs w:val="24"/>
          </w:rPr>
          <w:delText>is</w:delText>
        </w:r>
      </w:del>
      <w:r w:rsidRPr="0005402F">
        <w:rPr>
          <w:szCs w:val="24"/>
        </w:rPr>
        <w:t xml:space="preserve"> planned</w:t>
      </w:r>
      <w:ins w:id="432" w:author="biren@cdot.in" w:date="2023-06-21T12:36:00Z">
        <w:r w:rsidR="00107B25">
          <w:rPr>
            <w:szCs w:val="24"/>
          </w:rPr>
          <w:t xml:space="preserve"> in 2018 with following features -</w:t>
        </w:r>
      </w:ins>
      <w:r w:rsidRPr="0005402F">
        <w:rPr>
          <w:szCs w:val="24"/>
        </w:rPr>
        <w:t>.</w:t>
      </w:r>
    </w:p>
    <w:p w14:paraId="4D4F622E" w14:textId="7474D8A6" w:rsidR="00EC4FF1" w:rsidRPr="0005402F" w:rsidDel="00107B25" w:rsidRDefault="00EC4FF1" w:rsidP="00EC4FF1">
      <w:pPr>
        <w:rPr>
          <w:del w:id="433" w:author="biren@cdot.in" w:date="2023-06-21T12:36:00Z"/>
          <w:szCs w:val="24"/>
        </w:rPr>
      </w:pPr>
      <w:del w:id="434" w:author="biren@cdot.in" w:date="2023-06-21T12:36:00Z">
        <w:r w:rsidRPr="0005402F" w:rsidDel="00107B25">
          <w:rPr>
            <w:szCs w:val="24"/>
          </w:rPr>
          <w:delText>CEIR will facilitate the following:</w:delText>
        </w:r>
      </w:del>
    </w:p>
    <w:p w14:paraId="79764B96" w14:textId="77777777" w:rsidR="00EC4FF1" w:rsidRPr="0005402F" w:rsidRDefault="00EC4FF1" w:rsidP="00EC4FF1">
      <w:pPr>
        <w:pStyle w:val="enumlev1"/>
        <w:rPr>
          <w:szCs w:val="24"/>
        </w:rPr>
      </w:pPr>
      <w:r w:rsidRPr="0005402F">
        <w:rPr>
          <w:rFonts w:eastAsia="Book Antiqua"/>
          <w:szCs w:val="24"/>
        </w:rPr>
        <w:t>a</w:t>
      </w:r>
      <w:r w:rsidRPr="0005402F">
        <w:rPr>
          <w:szCs w:val="24"/>
        </w:rPr>
        <w:t>)</w:t>
      </w:r>
      <w:r w:rsidRPr="0005402F">
        <w:rPr>
          <w:szCs w:val="24"/>
        </w:rPr>
        <w:tab/>
        <w:t>Curtail the fresh counterfeit mobile devices from entering the networks at the same time it will permit the use of such existing mobile phones.</w:t>
      </w:r>
    </w:p>
    <w:p w14:paraId="4A3EA145" w14:textId="3B8CA7B8" w:rsidR="00EC4FF1" w:rsidRPr="0005402F" w:rsidRDefault="00EC4FF1" w:rsidP="00EC4FF1">
      <w:pPr>
        <w:pStyle w:val="enumlev1"/>
        <w:rPr>
          <w:szCs w:val="24"/>
        </w:rPr>
      </w:pPr>
      <w:r w:rsidRPr="0005402F">
        <w:rPr>
          <w:szCs w:val="24"/>
        </w:rPr>
        <w:t>b)</w:t>
      </w:r>
      <w:r w:rsidRPr="0005402F">
        <w:rPr>
          <w:szCs w:val="24"/>
        </w:rPr>
        <w:tab/>
        <w:t xml:space="preserve">Block stolen/lost mobile devices across all </w:t>
      </w:r>
      <w:del w:id="435" w:author="biren@cdot.in" w:date="2023-09-11T22:15:00Z">
        <w:r w:rsidRPr="0005402F" w:rsidDel="00DA6E23">
          <w:rPr>
            <w:szCs w:val="24"/>
          </w:rPr>
          <w:delText xml:space="preserve">TSPs </w:delText>
        </w:r>
      </w:del>
      <w:ins w:id="436" w:author="biren@cdot.in" w:date="2023-09-11T22:15:00Z">
        <w:r w:rsidR="00DA6E23">
          <w:rPr>
            <w:szCs w:val="24"/>
          </w:rPr>
          <w:t>MNOs</w:t>
        </w:r>
        <w:r w:rsidR="00DA6E23" w:rsidRPr="0005402F">
          <w:rPr>
            <w:szCs w:val="24"/>
          </w:rPr>
          <w:t xml:space="preserve"> </w:t>
        </w:r>
      </w:ins>
      <w:r w:rsidRPr="0005402F">
        <w:rPr>
          <w:szCs w:val="24"/>
        </w:rPr>
        <w:t>across the country.</w:t>
      </w:r>
    </w:p>
    <w:p w14:paraId="5FBD9D92" w14:textId="77777777" w:rsidR="00EC4FF1" w:rsidRPr="0005402F" w:rsidRDefault="00EC4FF1" w:rsidP="00EC4FF1">
      <w:pPr>
        <w:pStyle w:val="enumlev1"/>
        <w:rPr>
          <w:szCs w:val="24"/>
        </w:rPr>
      </w:pPr>
      <w:r w:rsidRPr="0005402F">
        <w:rPr>
          <w:szCs w:val="24"/>
        </w:rPr>
        <w:t>c)</w:t>
      </w:r>
      <w:r w:rsidRPr="0005402F">
        <w:rPr>
          <w:szCs w:val="24"/>
        </w:rPr>
        <w:tab/>
        <w:t>Maintain device registry.</w:t>
      </w:r>
    </w:p>
    <w:p w14:paraId="0852CB26" w14:textId="77777777" w:rsidR="00EC4FF1" w:rsidRPr="0005402F" w:rsidRDefault="00EC4FF1" w:rsidP="00EC4FF1">
      <w:pPr>
        <w:pStyle w:val="enumlev1"/>
        <w:rPr>
          <w:szCs w:val="24"/>
        </w:rPr>
      </w:pPr>
      <w:r w:rsidRPr="0005402F">
        <w:rPr>
          <w:szCs w:val="24"/>
        </w:rPr>
        <w:t>d)</w:t>
      </w:r>
      <w:r w:rsidRPr="0005402F">
        <w:rPr>
          <w:szCs w:val="24"/>
        </w:rPr>
        <w:tab/>
        <w:t>Enhanced mechanism to report lost/stolen mobile devices.</w:t>
      </w:r>
    </w:p>
    <w:p w14:paraId="6B4833DD" w14:textId="77777777" w:rsidR="00EC4FF1" w:rsidRPr="0005402F" w:rsidRDefault="00EC4FF1" w:rsidP="00EC4FF1">
      <w:pPr>
        <w:pStyle w:val="enumlev1"/>
        <w:rPr>
          <w:szCs w:val="24"/>
        </w:rPr>
      </w:pPr>
      <w:r w:rsidRPr="0005402F">
        <w:rPr>
          <w:szCs w:val="24"/>
        </w:rPr>
        <w:t>e)</w:t>
      </w:r>
      <w:r w:rsidRPr="0005402F">
        <w:rPr>
          <w:szCs w:val="24"/>
        </w:rPr>
        <w:tab/>
        <w:t>Enable IMEI based lawful interception.</w:t>
      </w:r>
    </w:p>
    <w:p w14:paraId="4BFA94EE" w14:textId="77777777" w:rsidR="00EC4FF1" w:rsidRPr="0005402F" w:rsidRDefault="00EC4FF1" w:rsidP="00EC4FF1">
      <w:pPr>
        <w:pStyle w:val="enumlev1"/>
        <w:rPr>
          <w:szCs w:val="24"/>
        </w:rPr>
      </w:pPr>
      <w:r w:rsidRPr="0005402F">
        <w:rPr>
          <w:szCs w:val="24"/>
        </w:rPr>
        <w:t>f)</w:t>
      </w:r>
      <w:r w:rsidRPr="0005402F">
        <w:rPr>
          <w:szCs w:val="24"/>
        </w:rPr>
        <w:tab/>
        <w:t>Protecting the interests of the consumers by making them aware of the information related to fake and cloned mobile devices.</w:t>
      </w:r>
    </w:p>
    <w:p w14:paraId="67303AD0" w14:textId="77777777" w:rsidR="00EC4FF1" w:rsidRDefault="00EC4FF1" w:rsidP="00EC4FF1">
      <w:pPr>
        <w:rPr>
          <w:ins w:id="437" w:author="biren@cdot.in" w:date="2023-06-21T12:40:00Z"/>
          <w:szCs w:val="24"/>
        </w:rPr>
      </w:pPr>
      <w:r w:rsidRPr="0005402F">
        <w:rPr>
          <w:szCs w:val="24"/>
        </w:rPr>
        <w:t>Department of telecommunication, Government of India has also initiated a dialogue with the Indian mobile manufacturers for making IMEI numbers non-modifiable. To resolve the issue of IMEI re-programming – it is to be implemented globally.</w:t>
      </w:r>
    </w:p>
    <w:p w14:paraId="6624C91D" w14:textId="77777777" w:rsidR="008E2C2B" w:rsidRDefault="00107B25" w:rsidP="00EC4FF1">
      <w:pPr>
        <w:rPr>
          <w:ins w:id="438" w:author="biren@cdot.in" w:date="2023-06-21T12:47:00Z"/>
          <w:szCs w:val="24"/>
        </w:rPr>
      </w:pPr>
      <w:ins w:id="439" w:author="biren@cdot.in" w:date="2023-06-21T12:40:00Z">
        <w:r>
          <w:rPr>
            <w:szCs w:val="24"/>
          </w:rPr>
          <w:t>CE</w:t>
        </w:r>
      </w:ins>
      <w:ins w:id="440" w:author="biren@cdot.in" w:date="2023-06-21T12:41:00Z">
        <w:r>
          <w:rPr>
            <w:szCs w:val="24"/>
          </w:rPr>
          <w:t xml:space="preserve">IR was launched in 2019 as a pilot service catering </w:t>
        </w:r>
      </w:ins>
      <w:ins w:id="441" w:author="biren@cdot.in" w:date="2023-06-21T12:42:00Z">
        <w:r>
          <w:rPr>
            <w:szCs w:val="24"/>
          </w:rPr>
          <w:t>2</w:t>
        </w:r>
      </w:ins>
      <w:ins w:id="442" w:author="biren@cdot.in" w:date="2023-06-21T12:41:00Z">
        <w:r>
          <w:rPr>
            <w:szCs w:val="24"/>
          </w:rPr>
          <w:t xml:space="preserve"> service areas</w:t>
        </w:r>
      </w:ins>
      <w:ins w:id="443" w:author="biren@cdot.in" w:date="2023-06-21T12:42:00Z">
        <w:r>
          <w:rPr>
            <w:szCs w:val="24"/>
          </w:rPr>
          <w:t xml:space="preserve"> and more service areas were added one by one subsequently. </w:t>
        </w:r>
      </w:ins>
      <w:ins w:id="444" w:author="biren@cdot.in" w:date="2023-06-21T12:43:00Z">
        <w:r>
          <w:rPr>
            <w:szCs w:val="24"/>
          </w:rPr>
          <w:t xml:space="preserve">Public awareness programs were also started to educate citizen about </w:t>
        </w:r>
        <w:r>
          <w:rPr>
            <w:szCs w:val="24"/>
          </w:rPr>
          <w:lastRenderedPageBreak/>
          <w:t xml:space="preserve">the </w:t>
        </w:r>
      </w:ins>
      <w:ins w:id="445" w:author="biren@cdot.in" w:date="2023-06-21T12:44:00Z">
        <w:r>
          <w:rPr>
            <w:szCs w:val="24"/>
          </w:rPr>
          <w:t xml:space="preserve">effects of counterfeit mobile devices and </w:t>
        </w:r>
      </w:ins>
      <w:ins w:id="446" w:author="biren@cdot.in" w:date="2023-06-21T12:45:00Z">
        <w:r w:rsidR="008E2C2B">
          <w:rPr>
            <w:szCs w:val="24"/>
          </w:rPr>
          <w:t xml:space="preserve">“Know Your Mobile (KYM)” </w:t>
        </w:r>
      </w:ins>
      <w:ins w:id="447" w:author="biren@cdot.in" w:date="2023-06-21T12:44:00Z">
        <w:r>
          <w:rPr>
            <w:szCs w:val="24"/>
          </w:rPr>
          <w:t xml:space="preserve">utility has also been provided to </w:t>
        </w:r>
        <w:r w:rsidR="008E2C2B">
          <w:rPr>
            <w:szCs w:val="24"/>
          </w:rPr>
          <w:t>check the validity of the mobile device even b</w:t>
        </w:r>
      </w:ins>
      <w:ins w:id="448" w:author="biren@cdot.in" w:date="2023-06-21T12:45:00Z">
        <w:r w:rsidR="008E2C2B">
          <w:rPr>
            <w:szCs w:val="24"/>
          </w:rPr>
          <w:t xml:space="preserve">efore purchase. </w:t>
        </w:r>
      </w:ins>
      <w:ins w:id="449" w:author="biren@cdot.in" w:date="2023-06-21T12:46:00Z">
        <w:r w:rsidR="008E2C2B">
          <w:rPr>
            <w:szCs w:val="24"/>
          </w:rPr>
          <w:t>KYM utility is provided to the citizen through web-portal, mobile app and SMS to serve all types of users.</w:t>
        </w:r>
      </w:ins>
    </w:p>
    <w:p w14:paraId="5C8F9AAF" w14:textId="19DDB8BE" w:rsidR="00D03AC2" w:rsidRDefault="008E2C2B" w:rsidP="00D03AC2">
      <w:pPr>
        <w:pStyle w:val="Default"/>
        <w:jc w:val="both"/>
        <w:rPr>
          <w:ins w:id="450" w:author="biren@cdot.in" w:date="2023-06-21T13:00:00Z"/>
        </w:rPr>
      </w:pPr>
      <w:ins w:id="451" w:author="biren@cdot.in" w:date="2023-06-21T12:48:00Z">
        <w:r>
          <w:t>CEIR service has been launched pan India in May 2023</w:t>
        </w:r>
      </w:ins>
      <w:ins w:id="452" w:author="biren@cdot.in" w:date="2023-06-21T12:49:00Z">
        <w:r>
          <w:t xml:space="preserve">. </w:t>
        </w:r>
      </w:ins>
      <w:ins w:id="453" w:author="biren@cdot.in" w:date="2023-06-21T15:08:00Z">
        <w:r w:rsidR="009851AE">
          <w:t>All invalid IMEIs, invalid TAC</w:t>
        </w:r>
      </w:ins>
      <w:ins w:id="454" w:author="biren@cdot.in" w:date="2023-06-21T15:09:00Z">
        <w:r w:rsidR="009851AE">
          <w:t xml:space="preserve"> IMEIs are restricted to access mobile network.</w:t>
        </w:r>
      </w:ins>
      <w:ins w:id="455" w:author="biren@cdot.in" w:date="2023-06-21T15:08:00Z">
        <w:r w:rsidR="009851AE">
          <w:t xml:space="preserve"> </w:t>
        </w:r>
      </w:ins>
      <w:ins w:id="456" w:author="biren@cdot.in" w:date="2023-06-21T12:49:00Z">
        <w:r>
          <w:t xml:space="preserve">Currently CEIR is being used for reporting stolen/ lost mobile devices, </w:t>
        </w:r>
      </w:ins>
      <w:ins w:id="457" w:author="biren@cdot.in" w:date="2023-06-21T12:50:00Z">
        <w:r>
          <w:t xml:space="preserve">blocking those devices across the country and </w:t>
        </w:r>
      </w:ins>
      <w:ins w:id="458" w:author="biren@cdot.in" w:date="2023-06-21T12:49:00Z">
        <w:r>
          <w:t>traceability of the</w:t>
        </w:r>
      </w:ins>
      <w:ins w:id="459" w:author="biren@cdot.in" w:date="2023-06-21T12:50:00Z">
        <w:r>
          <w:t xml:space="preserve"> reported device for recovery. Existing cloned devices are not blocked </w:t>
        </w:r>
      </w:ins>
      <w:ins w:id="460" w:author="biren@cdot.in" w:date="2023-06-21T12:51:00Z">
        <w:r>
          <w:t>and continue</w:t>
        </w:r>
      </w:ins>
      <w:ins w:id="461" w:author="biren@cdot.in" w:date="2023-06-21T14:57:00Z">
        <w:r w:rsidR="0072539F">
          <w:t>d</w:t>
        </w:r>
      </w:ins>
      <w:ins w:id="462" w:author="biren@cdot.in" w:date="2023-06-21T12:51:00Z">
        <w:r>
          <w:t xml:space="preserve"> to use network services</w:t>
        </w:r>
      </w:ins>
      <w:ins w:id="463" w:author="biren@cdot.in" w:date="2023-06-21T12:55:00Z">
        <w:r w:rsidR="00D03AC2">
          <w:t xml:space="preserve"> </w:t>
        </w:r>
      </w:ins>
      <w:ins w:id="464" w:author="biren@cdot.in" w:date="2023-06-21T14:57:00Z">
        <w:r w:rsidR="0072539F">
          <w:t xml:space="preserve">as </w:t>
        </w:r>
      </w:ins>
      <w:ins w:id="465" w:author="biren@cdot.in" w:date="2023-06-21T12:55:00Z">
        <w:r w:rsidR="00D03AC2">
          <w:t>amnesty to the existing devices</w:t>
        </w:r>
      </w:ins>
      <w:ins w:id="466" w:author="biren@cdot.in" w:date="2023-06-21T12:51:00Z">
        <w:r>
          <w:t xml:space="preserve"> through </w:t>
        </w:r>
      </w:ins>
      <w:ins w:id="467" w:author="biren@cdot.in" w:date="2023-06-21T12:52:00Z">
        <w:r>
          <w:t>block-list overriding (</w:t>
        </w:r>
      </w:ins>
      <w:ins w:id="468" w:author="biren@cdot.in" w:date="2023-06-21T12:51:00Z">
        <w:r>
          <w:t>BLO</w:t>
        </w:r>
      </w:ins>
      <w:ins w:id="469" w:author="biren@cdot.in" w:date="2023-06-21T12:52:00Z">
        <w:r>
          <w:t>) feature.</w:t>
        </w:r>
      </w:ins>
      <w:ins w:id="470" w:author="biren@cdot.in" w:date="2023-06-21T15:10:00Z">
        <w:r w:rsidR="009851AE">
          <w:t xml:space="preserve"> </w:t>
        </w:r>
      </w:ins>
      <w:ins w:id="471" w:author="biren@cdot.in" w:date="2023-06-21T15:11:00Z">
        <w:r w:rsidR="009851AE">
          <w:t>Traceability report has been generated for m</w:t>
        </w:r>
      </w:ins>
      <w:ins w:id="472" w:author="biren@cdot.in" w:date="2023-06-21T15:10:00Z">
        <w:r w:rsidR="009851AE">
          <w:t>ore than 50% of the stolen/lost mobile</w:t>
        </w:r>
      </w:ins>
      <w:ins w:id="473" w:author="biren@cdot.in" w:date="2023-06-21T15:11:00Z">
        <w:r w:rsidR="009851AE">
          <w:t xml:space="preserve"> devices</w:t>
        </w:r>
      </w:ins>
      <w:ins w:id="474" w:author="biren@cdot.in" w:date="2023-06-21T15:10:00Z">
        <w:r w:rsidR="009851AE">
          <w:t>.</w:t>
        </w:r>
      </w:ins>
    </w:p>
    <w:p w14:paraId="7862A7B5" w14:textId="01C79D05" w:rsidR="0014684E" w:rsidRDefault="0014684E" w:rsidP="00D03AC2">
      <w:pPr>
        <w:pStyle w:val="Default"/>
        <w:jc w:val="both"/>
        <w:rPr>
          <w:ins w:id="475" w:author="biren@cdot.in" w:date="2023-06-21T13:01:00Z"/>
        </w:rPr>
      </w:pPr>
      <w:ins w:id="476" w:author="biren@cdot.in" w:date="2023-06-21T13:00:00Z">
        <w:r>
          <w:t>CEIR system is also being used to verify the imported mobile devices – only valid devices are a</w:t>
        </w:r>
      </w:ins>
      <w:ins w:id="477" w:author="biren@cdot.in" w:date="2023-06-21T13:01:00Z">
        <w:r>
          <w:t>llowed to import inside the country. This system is fully operational since January 2020.</w:t>
        </w:r>
      </w:ins>
    </w:p>
    <w:p w14:paraId="1AE87F98" w14:textId="13632436" w:rsidR="0014684E" w:rsidRDefault="0014684E" w:rsidP="00D03AC2">
      <w:pPr>
        <w:pStyle w:val="Default"/>
        <w:jc w:val="both"/>
        <w:rPr>
          <w:ins w:id="478" w:author="biren@cdot.in" w:date="2023-06-21T12:55:00Z"/>
        </w:rPr>
      </w:pPr>
      <w:ins w:id="479" w:author="biren@cdot.in" w:date="2023-06-21T13:01:00Z">
        <w:r>
          <w:t>Devic</w:t>
        </w:r>
      </w:ins>
      <w:ins w:id="480" w:author="biren@cdot.in" w:date="2023-06-21T13:02:00Z">
        <w:r>
          <w:t xml:space="preserve">e registry building has </w:t>
        </w:r>
      </w:ins>
      <w:ins w:id="481" w:author="biren@cdot.in" w:date="2023-06-21T13:03:00Z">
        <w:r>
          <w:t xml:space="preserve">also </w:t>
        </w:r>
      </w:ins>
      <w:ins w:id="482" w:author="biren@cdot.in" w:date="2023-06-21T13:02:00Z">
        <w:r>
          <w:t xml:space="preserve">been started for the mobile devices manufactured locally and imported to the </w:t>
        </w:r>
      </w:ins>
      <w:ins w:id="483" w:author="biren@cdot.in" w:date="2023-06-21T13:03:00Z">
        <w:r>
          <w:t>country.</w:t>
        </w:r>
      </w:ins>
      <w:ins w:id="484" w:author="biren@cdot.in" w:date="2023-06-21T13:02:00Z">
        <w:r>
          <w:t xml:space="preserve"> </w:t>
        </w:r>
      </w:ins>
    </w:p>
    <w:p w14:paraId="7C699257" w14:textId="736CB57B" w:rsidR="00D03AC2" w:rsidRPr="0005402F" w:rsidRDefault="00D03AC2">
      <w:pPr>
        <w:pStyle w:val="Default"/>
        <w:jc w:val="both"/>
        <w:pPrChange w:id="485" w:author="biren@cdot.in" w:date="2023-06-21T12:55:00Z">
          <w:pPr/>
        </w:pPrChange>
      </w:pPr>
      <w:ins w:id="486" w:author="biren@cdot.in" w:date="2023-06-21T12:55:00Z">
        <w:r>
          <w:t>Cloning devices are detected</w:t>
        </w:r>
      </w:ins>
      <w:ins w:id="487" w:author="biren@cdot.in" w:date="2023-06-21T12:56:00Z">
        <w:r>
          <w:t xml:space="preserve"> through CEIR system and analysed to find out the source of such </w:t>
        </w:r>
      </w:ins>
      <w:ins w:id="488" w:author="biren@cdot.in" w:date="2023-06-21T15:12:00Z">
        <w:r w:rsidR="009851AE">
          <w:t xml:space="preserve">counterfeiting </w:t>
        </w:r>
      </w:ins>
      <w:ins w:id="489" w:author="biren@cdot.in" w:date="2023-06-21T12:56:00Z">
        <w:r>
          <w:t xml:space="preserve">activities. As of now, no </w:t>
        </w:r>
      </w:ins>
      <w:ins w:id="490" w:author="biren@cdot.in" w:date="2023-06-21T12:57:00Z">
        <w:r>
          <w:t xml:space="preserve">notifications </w:t>
        </w:r>
      </w:ins>
      <w:ins w:id="491" w:author="biren@cdot.in" w:date="2023-06-21T12:56:00Z">
        <w:r>
          <w:t xml:space="preserve">are </w:t>
        </w:r>
      </w:ins>
      <w:ins w:id="492" w:author="biren@cdot.in" w:date="2023-06-21T12:57:00Z">
        <w:r>
          <w:t>broadcasted</w:t>
        </w:r>
      </w:ins>
      <w:ins w:id="493" w:author="biren@cdot.in" w:date="2023-06-21T12:56:00Z">
        <w:r>
          <w:t xml:space="preserve"> to the</w:t>
        </w:r>
      </w:ins>
      <w:ins w:id="494" w:author="biren@cdot.in" w:date="2023-06-21T12:57:00Z">
        <w:r>
          <w:t xml:space="preserve"> users of cloned mobile devices. </w:t>
        </w:r>
      </w:ins>
      <w:ins w:id="495" w:author="biren@cdot.in" w:date="2023-06-21T15:05:00Z">
        <w:r w:rsidR="0072539F">
          <w:t xml:space="preserve">Restriction of usage of cloned mobile devices </w:t>
        </w:r>
      </w:ins>
      <w:ins w:id="496" w:author="biren@cdot.in" w:date="2023-06-21T15:07:00Z">
        <w:r w:rsidR="0072539F">
          <w:t>will be planned in due co</w:t>
        </w:r>
        <w:r w:rsidR="009851AE">
          <w:t>u</w:t>
        </w:r>
        <w:r w:rsidR="0072539F">
          <w:t>rse of time.</w:t>
        </w:r>
      </w:ins>
      <w:ins w:id="497" w:author="biren@cdot.in" w:date="2023-06-21T12:56:00Z">
        <w:r>
          <w:t xml:space="preserve"> </w:t>
        </w:r>
      </w:ins>
    </w:p>
    <w:p w14:paraId="404D1AEC" w14:textId="77777777" w:rsidR="00EC4FF1" w:rsidRPr="0005402F" w:rsidRDefault="00EC4FF1" w:rsidP="00EC4FF1">
      <w:pPr>
        <w:pStyle w:val="Heading3"/>
        <w:rPr>
          <w:szCs w:val="24"/>
        </w:rPr>
      </w:pPr>
      <w:bookmarkStart w:id="498" w:name="_Toc3370045"/>
      <w:bookmarkStart w:id="499" w:name="_Toc73702177"/>
      <w:bookmarkStart w:id="500" w:name="_Toc45033400"/>
      <w:bookmarkStart w:id="501" w:name="_Toc33020433"/>
      <w:bookmarkStart w:id="502" w:name="_Toc33020291"/>
      <w:bookmarkStart w:id="503" w:name="_Toc25232209"/>
      <w:bookmarkStart w:id="504" w:name="_Toc93310404"/>
      <w:bookmarkStart w:id="505" w:name="_Toc93933324"/>
      <w:bookmarkStart w:id="506" w:name="_Toc93933763"/>
      <w:bookmarkStart w:id="507" w:name="_Toc95137755"/>
      <w:bookmarkStart w:id="508" w:name="_Toc95140231"/>
      <w:bookmarkStart w:id="509" w:name="_Toc95140589"/>
      <w:bookmarkStart w:id="510" w:name="_Toc95146146"/>
      <w:bookmarkEnd w:id="498"/>
      <w:r w:rsidRPr="0005402F">
        <w:rPr>
          <w:szCs w:val="24"/>
        </w:rPr>
        <w:t>I.III.II</w:t>
      </w:r>
      <w:r w:rsidRPr="0005402F">
        <w:rPr>
          <w:szCs w:val="24"/>
        </w:rPr>
        <w:tab/>
        <w:t>Federal Democratic Republic of Nepal</w:t>
      </w:r>
      <w:bookmarkEnd w:id="499"/>
      <w:bookmarkEnd w:id="500"/>
      <w:bookmarkEnd w:id="501"/>
      <w:bookmarkEnd w:id="502"/>
      <w:bookmarkEnd w:id="503"/>
      <w:bookmarkEnd w:id="504"/>
      <w:bookmarkEnd w:id="505"/>
      <w:bookmarkEnd w:id="506"/>
      <w:bookmarkEnd w:id="507"/>
      <w:bookmarkEnd w:id="508"/>
      <w:bookmarkEnd w:id="509"/>
      <w:bookmarkEnd w:id="510"/>
    </w:p>
    <w:p w14:paraId="690EB602" w14:textId="77777777" w:rsidR="00EC4FF1" w:rsidRPr="0005402F" w:rsidRDefault="00EC4FF1" w:rsidP="00EC4FF1">
      <w:pPr>
        <w:rPr>
          <w:szCs w:val="24"/>
        </w:rPr>
      </w:pPr>
      <w:r w:rsidRPr="0005402F">
        <w:rPr>
          <w:szCs w:val="24"/>
        </w:rPr>
        <w:t xml:space="preserve">Counterfeit devices are those devices that are misrepresented as to their origin or quality. Counterfeiting of devices can infringe the legitimate manufacturer's trademark right. Counterfeiters introduce counterfeit and substandard devices in the supply chain. </w:t>
      </w:r>
    </w:p>
    <w:p w14:paraId="7469689A" w14:textId="77777777" w:rsidR="00EC4FF1" w:rsidRPr="0005402F" w:rsidRDefault="00EC4FF1" w:rsidP="00EC4FF1">
      <w:pPr>
        <w:rPr>
          <w:szCs w:val="24"/>
        </w:rPr>
      </w:pPr>
      <w:r w:rsidRPr="0005402F">
        <w:rPr>
          <w:szCs w:val="24"/>
        </w:rPr>
        <w:t xml:space="preserve">Due to counterfeit and substandard mobile devices, the quality of service of the mobile network experienced and security of the devices may be compromised. These devices do not also meet the requirement e.g., operating frequency, power level, safety, health, etc. set by the government or regulator. </w:t>
      </w:r>
    </w:p>
    <w:p w14:paraId="0ADEE225" w14:textId="77777777" w:rsidR="00EC4FF1" w:rsidRPr="0005402F" w:rsidRDefault="00EC4FF1" w:rsidP="00EC4FF1">
      <w:pPr>
        <w:rPr>
          <w:szCs w:val="24"/>
        </w:rPr>
      </w:pPr>
      <w:r w:rsidRPr="0005402F">
        <w:rPr>
          <w:szCs w:val="24"/>
        </w:rPr>
        <w:t>Type approval and the international mobile equipment identity (IMEI) registration mechanisms are the regulatory solutions to combat counterfeit and substandard mobile devices in the country. Nepal telecommunications authority (NTA) has been doing type approval of radio telecommunication customer premises equipment (CPEs) including mobile devices prior to importing and selling in Nepal since 2008. Registration of IMEI numbers of mobile devices prior to import and sale in Nepal was started since 2016 by NTA. NTA is going to establish the mobile device management system (MDMS) i.e., national equipment identity register (NEIR) system very soon.</w:t>
      </w:r>
    </w:p>
    <w:p w14:paraId="23966535" w14:textId="77777777" w:rsidR="00EC4FF1" w:rsidRPr="0005402F" w:rsidRDefault="00EC4FF1" w:rsidP="00EC4FF1">
      <w:pPr>
        <w:rPr>
          <w:szCs w:val="24"/>
        </w:rPr>
      </w:pPr>
      <w:r w:rsidRPr="0005402F">
        <w:rPr>
          <w:szCs w:val="24"/>
        </w:rPr>
        <w:t xml:space="preserve">GSMA's initiative to </w:t>
      </w:r>
      <w:r>
        <w:rPr>
          <w:szCs w:val="24"/>
        </w:rPr>
        <w:t>blocked-list</w:t>
      </w:r>
      <w:r w:rsidRPr="0005402F">
        <w:rPr>
          <w:szCs w:val="24"/>
        </w:rPr>
        <w:t xml:space="preserve"> for stolen/lost mobile devices also supports making the devices useless. GSMA also requested the governments / regulators / operators to join the international effort and contribute to GSMA </w:t>
      </w:r>
      <w:r>
        <w:rPr>
          <w:szCs w:val="24"/>
        </w:rPr>
        <w:t>blocked-list</w:t>
      </w:r>
      <w:r w:rsidRPr="0005402F">
        <w:rPr>
          <w:szCs w:val="24"/>
        </w:rPr>
        <w:t xml:space="preserve"> for stolen/lost mobile devices, on devices that cannot be used in the country.</w:t>
      </w:r>
    </w:p>
    <w:p w14:paraId="5BB56BD5" w14:textId="77777777" w:rsidR="00EC4FF1" w:rsidRPr="0005402F" w:rsidRDefault="00EC4FF1" w:rsidP="00EC4FF1">
      <w:pPr>
        <w:rPr>
          <w:szCs w:val="24"/>
        </w:rPr>
      </w:pPr>
      <w:r w:rsidRPr="0005402F">
        <w:rPr>
          <w:szCs w:val="24"/>
        </w:rPr>
        <w:t xml:space="preserve">Member States may also initiate coordination and collaboration for sharing a </w:t>
      </w:r>
      <w:r>
        <w:rPr>
          <w:szCs w:val="24"/>
        </w:rPr>
        <w:t>blocked-list</w:t>
      </w:r>
      <w:r w:rsidRPr="0005402F">
        <w:rPr>
          <w:szCs w:val="24"/>
        </w:rPr>
        <w:t xml:space="preserve"> of IMEI numbers to make stolen/lost mobile devices inoperable within the Member States.</w:t>
      </w:r>
    </w:p>
    <w:p w14:paraId="59F6B274" w14:textId="77777777" w:rsidR="00EC4FF1" w:rsidRPr="0005402F" w:rsidRDefault="00EC4FF1" w:rsidP="00EC4FF1">
      <w:pPr>
        <w:pStyle w:val="Headingb"/>
        <w:rPr>
          <w:szCs w:val="24"/>
        </w:rPr>
      </w:pPr>
      <w:r w:rsidRPr="0005402F">
        <w:rPr>
          <w:szCs w:val="24"/>
        </w:rPr>
        <w:t>Type approval of mobile devices</w:t>
      </w:r>
    </w:p>
    <w:p w14:paraId="6828F171" w14:textId="77777777" w:rsidR="00EC4FF1" w:rsidRPr="0005402F" w:rsidRDefault="00EC4FF1" w:rsidP="00EC4FF1">
      <w:pPr>
        <w:rPr>
          <w:szCs w:val="24"/>
        </w:rPr>
      </w:pPr>
      <w:r w:rsidRPr="0005402F">
        <w:rPr>
          <w:szCs w:val="24"/>
        </w:rPr>
        <w:t>As per the provision of Clause (f) of Section 13 and Section 14 of the Telecommunication Act, 1997 the NTA determines and/or approves the standard and quality standard of the plant and equipment relating to the telecommunications and the telecommunications service. Prior to the import and/or sale of any types of radio telecommunication CPEs in Nepal, the concerned manufacturers/authorized agents/representatives have to get a type approval certificate under the provision of type approval procedure defined by the NTA. The procedure for type approval is as depicted in Figure I.11.</w:t>
      </w:r>
    </w:p>
    <w:p w14:paraId="05C36C13" w14:textId="77777777" w:rsidR="00EC4FF1" w:rsidRPr="0005402F" w:rsidRDefault="00EC4FF1" w:rsidP="00EC4FF1">
      <w:pPr>
        <w:pStyle w:val="Figure"/>
        <w:rPr>
          <w:szCs w:val="24"/>
        </w:rPr>
      </w:pPr>
      <w:r w:rsidRPr="0005402F">
        <w:rPr>
          <w:noProof/>
          <w:szCs w:val="24"/>
          <w:lang w:val="en-US"/>
        </w:rPr>
        <w:lastRenderedPageBreak/>
        <w:drawing>
          <wp:inline distT="0" distB="0" distL="0" distR="0" wp14:anchorId="40CD0AA6" wp14:editId="151E539B">
            <wp:extent cx="5196851" cy="2218949"/>
            <wp:effectExtent l="0" t="0" r="3810" b="0"/>
            <wp:docPr id="89" name="Picture 89" descr="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89" descr="Timeline&#10;&#10;Description automatically generated"/>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196851" cy="2218949"/>
                    </a:xfrm>
                    <a:prstGeom prst="rect">
                      <a:avLst/>
                    </a:prstGeom>
                  </pic:spPr>
                </pic:pic>
              </a:graphicData>
            </a:graphic>
          </wp:inline>
        </w:drawing>
      </w:r>
    </w:p>
    <w:p w14:paraId="3515B738" w14:textId="77777777" w:rsidR="00EC4FF1" w:rsidRPr="0005402F" w:rsidRDefault="00EC4FF1" w:rsidP="00EC4FF1">
      <w:pPr>
        <w:pStyle w:val="FigureNoTitle0"/>
        <w:rPr>
          <w:szCs w:val="24"/>
        </w:rPr>
      </w:pPr>
      <w:r w:rsidRPr="0005402F">
        <w:rPr>
          <w:szCs w:val="24"/>
        </w:rPr>
        <w:t>Figure I.11 – Type approval process</w:t>
      </w:r>
    </w:p>
    <w:p w14:paraId="1D22C087" w14:textId="77777777" w:rsidR="00EC4FF1" w:rsidRPr="0005402F" w:rsidRDefault="00EC4FF1" w:rsidP="00EC4FF1">
      <w:pPr>
        <w:pStyle w:val="Normalaftertitle"/>
        <w:rPr>
          <w:szCs w:val="24"/>
          <w:lang w:bidi="ne-NP"/>
        </w:rPr>
      </w:pPr>
      <w:r w:rsidRPr="0005402F">
        <w:rPr>
          <w:szCs w:val="24"/>
          <w:lang w:bidi="ne-NP"/>
        </w:rPr>
        <w:t>The detail regarding the type approval of mobile devices in the last three years is depicted in the Table I.2.</w:t>
      </w:r>
    </w:p>
    <w:p w14:paraId="5940C512" w14:textId="77777777" w:rsidR="00EC4FF1" w:rsidRPr="0005402F" w:rsidRDefault="00EC4FF1" w:rsidP="00EC4FF1">
      <w:pPr>
        <w:pStyle w:val="TableNoTitle0"/>
        <w:rPr>
          <w:szCs w:val="24"/>
        </w:rPr>
      </w:pPr>
      <w:r w:rsidRPr="0005402F">
        <w:rPr>
          <w:szCs w:val="24"/>
        </w:rPr>
        <w:t>Table I.2 – Type approval in a three year period</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7"/>
        <w:gridCol w:w="4065"/>
        <w:gridCol w:w="4077"/>
      </w:tblGrid>
      <w:tr w:rsidR="00EC4FF1" w:rsidRPr="0005402F" w14:paraId="5A978659" w14:textId="77777777" w:rsidTr="009F0545">
        <w:trPr>
          <w:jc w:val="center"/>
        </w:trPr>
        <w:tc>
          <w:tcPr>
            <w:tcW w:w="1458" w:type="dxa"/>
            <w:tcBorders>
              <w:top w:val="single" w:sz="4" w:space="0" w:color="auto"/>
              <w:left w:val="single" w:sz="4" w:space="0" w:color="auto"/>
              <w:bottom w:val="single" w:sz="4" w:space="0" w:color="auto"/>
              <w:right w:val="single" w:sz="4" w:space="0" w:color="auto"/>
            </w:tcBorders>
            <w:hideMark/>
          </w:tcPr>
          <w:p w14:paraId="24D52F10" w14:textId="77777777" w:rsidR="00EC4FF1" w:rsidRPr="0005402F" w:rsidRDefault="00EC4FF1" w:rsidP="009F0545">
            <w:pPr>
              <w:pStyle w:val="Tablehead"/>
              <w:rPr>
                <w:sz w:val="24"/>
                <w:szCs w:val="24"/>
              </w:rPr>
            </w:pPr>
            <w:r w:rsidRPr="0005402F">
              <w:rPr>
                <w:sz w:val="24"/>
                <w:szCs w:val="24"/>
              </w:rPr>
              <w:t>Year</w:t>
            </w:r>
          </w:p>
        </w:tc>
        <w:tc>
          <w:tcPr>
            <w:tcW w:w="3960" w:type="dxa"/>
            <w:tcBorders>
              <w:top w:val="single" w:sz="4" w:space="0" w:color="auto"/>
              <w:left w:val="single" w:sz="4" w:space="0" w:color="auto"/>
              <w:bottom w:val="single" w:sz="4" w:space="0" w:color="auto"/>
              <w:right w:val="single" w:sz="4" w:space="0" w:color="auto"/>
            </w:tcBorders>
            <w:hideMark/>
          </w:tcPr>
          <w:p w14:paraId="217B4564" w14:textId="77777777" w:rsidR="00EC4FF1" w:rsidRPr="0005402F" w:rsidRDefault="00EC4FF1" w:rsidP="009F0545">
            <w:pPr>
              <w:pStyle w:val="Tablehead"/>
              <w:rPr>
                <w:sz w:val="24"/>
                <w:szCs w:val="24"/>
              </w:rPr>
            </w:pPr>
            <w:r w:rsidRPr="0005402F">
              <w:rPr>
                <w:sz w:val="24"/>
                <w:szCs w:val="24"/>
              </w:rPr>
              <w:t>Provisional (for 6 months period)</w:t>
            </w:r>
          </w:p>
        </w:tc>
        <w:tc>
          <w:tcPr>
            <w:tcW w:w="3971" w:type="dxa"/>
            <w:tcBorders>
              <w:top w:val="single" w:sz="4" w:space="0" w:color="auto"/>
              <w:left w:val="single" w:sz="4" w:space="0" w:color="auto"/>
              <w:bottom w:val="single" w:sz="4" w:space="0" w:color="auto"/>
              <w:right w:val="single" w:sz="4" w:space="0" w:color="auto"/>
            </w:tcBorders>
            <w:hideMark/>
          </w:tcPr>
          <w:p w14:paraId="1121D93C" w14:textId="77777777" w:rsidR="00EC4FF1" w:rsidRPr="0005402F" w:rsidRDefault="00EC4FF1" w:rsidP="009F0545">
            <w:pPr>
              <w:pStyle w:val="Tablehead"/>
              <w:rPr>
                <w:sz w:val="24"/>
                <w:szCs w:val="24"/>
              </w:rPr>
            </w:pPr>
            <w:r w:rsidRPr="0005402F">
              <w:rPr>
                <w:sz w:val="24"/>
                <w:szCs w:val="24"/>
              </w:rPr>
              <w:t>Periodic permanent (for 5 years period)</w:t>
            </w:r>
          </w:p>
        </w:tc>
      </w:tr>
      <w:tr w:rsidR="00EC4FF1" w:rsidRPr="0005402F" w14:paraId="0F700639" w14:textId="77777777" w:rsidTr="009F0545">
        <w:trPr>
          <w:jc w:val="center"/>
        </w:trPr>
        <w:tc>
          <w:tcPr>
            <w:tcW w:w="1458" w:type="dxa"/>
            <w:tcBorders>
              <w:top w:val="single" w:sz="4" w:space="0" w:color="auto"/>
              <w:left w:val="single" w:sz="4" w:space="0" w:color="auto"/>
              <w:bottom w:val="single" w:sz="4" w:space="0" w:color="auto"/>
              <w:right w:val="single" w:sz="4" w:space="0" w:color="auto"/>
            </w:tcBorders>
            <w:hideMark/>
          </w:tcPr>
          <w:p w14:paraId="0209DCFA" w14:textId="77777777" w:rsidR="00EC4FF1" w:rsidRPr="0005402F" w:rsidRDefault="00EC4FF1" w:rsidP="009F0545">
            <w:pPr>
              <w:pStyle w:val="Tabletext"/>
              <w:rPr>
                <w:sz w:val="24"/>
                <w:szCs w:val="24"/>
              </w:rPr>
            </w:pPr>
            <w:r w:rsidRPr="0005402F">
              <w:rPr>
                <w:sz w:val="24"/>
                <w:szCs w:val="24"/>
              </w:rPr>
              <w:t>2073 B. S.</w:t>
            </w:r>
          </w:p>
        </w:tc>
        <w:tc>
          <w:tcPr>
            <w:tcW w:w="3960" w:type="dxa"/>
            <w:tcBorders>
              <w:top w:val="single" w:sz="4" w:space="0" w:color="auto"/>
              <w:left w:val="single" w:sz="4" w:space="0" w:color="auto"/>
              <w:bottom w:val="single" w:sz="4" w:space="0" w:color="auto"/>
              <w:right w:val="single" w:sz="4" w:space="0" w:color="auto"/>
            </w:tcBorders>
            <w:hideMark/>
          </w:tcPr>
          <w:p w14:paraId="4F6F11BA" w14:textId="77777777" w:rsidR="00EC4FF1" w:rsidRPr="0005402F" w:rsidRDefault="00EC4FF1" w:rsidP="009F0545">
            <w:pPr>
              <w:pStyle w:val="Tabletext"/>
              <w:jc w:val="center"/>
              <w:rPr>
                <w:color w:val="000000"/>
                <w:sz w:val="24"/>
                <w:szCs w:val="24"/>
                <w:lang w:bidi="ne-NP"/>
              </w:rPr>
            </w:pPr>
            <w:r w:rsidRPr="0005402F">
              <w:rPr>
                <w:color w:val="000000"/>
                <w:sz w:val="24"/>
                <w:szCs w:val="24"/>
                <w:lang w:bidi="ne-NP"/>
              </w:rPr>
              <w:t>719</w:t>
            </w:r>
          </w:p>
        </w:tc>
        <w:tc>
          <w:tcPr>
            <w:tcW w:w="3971" w:type="dxa"/>
            <w:tcBorders>
              <w:top w:val="single" w:sz="4" w:space="0" w:color="auto"/>
              <w:left w:val="single" w:sz="4" w:space="0" w:color="auto"/>
              <w:bottom w:val="single" w:sz="4" w:space="0" w:color="auto"/>
              <w:right w:val="single" w:sz="4" w:space="0" w:color="auto"/>
            </w:tcBorders>
            <w:hideMark/>
          </w:tcPr>
          <w:p w14:paraId="7307DB2B" w14:textId="77777777" w:rsidR="00EC4FF1" w:rsidRPr="0005402F" w:rsidRDefault="00EC4FF1" w:rsidP="009F0545">
            <w:pPr>
              <w:pStyle w:val="Tabletext"/>
              <w:jc w:val="center"/>
              <w:rPr>
                <w:color w:val="000000"/>
                <w:sz w:val="24"/>
                <w:szCs w:val="24"/>
                <w:lang w:bidi="ne-NP"/>
              </w:rPr>
            </w:pPr>
            <w:r w:rsidRPr="0005402F">
              <w:rPr>
                <w:color w:val="000000"/>
                <w:sz w:val="24"/>
                <w:szCs w:val="24"/>
                <w:lang w:bidi="ne-NP"/>
              </w:rPr>
              <w:t>193</w:t>
            </w:r>
          </w:p>
        </w:tc>
      </w:tr>
      <w:tr w:rsidR="00EC4FF1" w:rsidRPr="0005402F" w14:paraId="7782C2BA" w14:textId="77777777" w:rsidTr="009F0545">
        <w:trPr>
          <w:jc w:val="center"/>
        </w:trPr>
        <w:tc>
          <w:tcPr>
            <w:tcW w:w="1458" w:type="dxa"/>
            <w:tcBorders>
              <w:top w:val="single" w:sz="4" w:space="0" w:color="auto"/>
              <w:left w:val="single" w:sz="4" w:space="0" w:color="auto"/>
              <w:bottom w:val="single" w:sz="4" w:space="0" w:color="auto"/>
              <w:right w:val="single" w:sz="4" w:space="0" w:color="auto"/>
            </w:tcBorders>
            <w:hideMark/>
          </w:tcPr>
          <w:p w14:paraId="57AB6716" w14:textId="77777777" w:rsidR="00EC4FF1" w:rsidRPr="0005402F" w:rsidRDefault="00EC4FF1" w:rsidP="009F0545">
            <w:pPr>
              <w:pStyle w:val="Tabletext"/>
              <w:rPr>
                <w:sz w:val="24"/>
                <w:szCs w:val="24"/>
              </w:rPr>
            </w:pPr>
            <w:r w:rsidRPr="0005402F">
              <w:rPr>
                <w:sz w:val="24"/>
                <w:szCs w:val="24"/>
              </w:rPr>
              <w:t>2074 B. S.</w:t>
            </w:r>
          </w:p>
        </w:tc>
        <w:tc>
          <w:tcPr>
            <w:tcW w:w="3960" w:type="dxa"/>
            <w:tcBorders>
              <w:top w:val="single" w:sz="4" w:space="0" w:color="auto"/>
              <w:left w:val="single" w:sz="4" w:space="0" w:color="auto"/>
              <w:bottom w:val="single" w:sz="4" w:space="0" w:color="auto"/>
              <w:right w:val="single" w:sz="4" w:space="0" w:color="auto"/>
            </w:tcBorders>
            <w:hideMark/>
          </w:tcPr>
          <w:p w14:paraId="659EA18A" w14:textId="77777777" w:rsidR="00EC4FF1" w:rsidRPr="0005402F" w:rsidRDefault="00EC4FF1" w:rsidP="009F0545">
            <w:pPr>
              <w:pStyle w:val="Tabletext"/>
              <w:jc w:val="center"/>
              <w:rPr>
                <w:color w:val="000000"/>
                <w:sz w:val="24"/>
                <w:szCs w:val="24"/>
                <w:lang w:bidi="ne-NP"/>
              </w:rPr>
            </w:pPr>
            <w:r w:rsidRPr="0005402F">
              <w:rPr>
                <w:color w:val="000000"/>
                <w:sz w:val="24"/>
                <w:szCs w:val="24"/>
                <w:lang w:bidi="ne-NP"/>
              </w:rPr>
              <w:t>522</w:t>
            </w:r>
          </w:p>
        </w:tc>
        <w:tc>
          <w:tcPr>
            <w:tcW w:w="3971" w:type="dxa"/>
            <w:tcBorders>
              <w:top w:val="single" w:sz="4" w:space="0" w:color="auto"/>
              <w:left w:val="single" w:sz="4" w:space="0" w:color="auto"/>
              <w:bottom w:val="single" w:sz="4" w:space="0" w:color="auto"/>
              <w:right w:val="single" w:sz="4" w:space="0" w:color="auto"/>
            </w:tcBorders>
            <w:hideMark/>
          </w:tcPr>
          <w:p w14:paraId="11A81037" w14:textId="77777777" w:rsidR="00EC4FF1" w:rsidRPr="0005402F" w:rsidRDefault="00EC4FF1" w:rsidP="009F0545">
            <w:pPr>
              <w:pStyle w:val="Tabletext"/>
              <w:jc w:val="center"/>
              <w:rPr>
                <w:color w:val="000000"/>
                <w:sz w:val="24"/>
                <w:szCs w:val="24"/>
                <w:lang w:bidi="ne-NP"/>
              </w:rPr>
            </w:pPr>
            <w:r w:rsidRPr="0005402F">
              <w:rPr>
                <w:color w:val="000000"/>
                <w:sz w:val="24"/>
                <w:szCs w:val="24"/>
                <w:lang w:bidi="ne-NP"/>
              </w:rPr>
              <w:t>316</w:t>
            </w:r>
          </w:p>
        </w:tc>
      </w:tr>
      <w:tr w:rsidR="00EC4FF1" w:rsidRPr="0005402F" w14:paraId="0E01E941" w14:textId="77777777" w:rsidTr="009F0545">
        <w:trPr>
          <w:jc w:val="center"/>
        </w:trPr>
        <w:tc>
          <w:tcPr>
            <w:tcW w:w="1458" w:type="dxa"/>
            <w:tcBorders>
              <w:top w:val="single" w:sz="4" w:space="0" w:color="auto"/>
              <w:left w:val="single" w:sz="4" w:space="0" w:color="auto"/>
              <w:bottom w:val="single" w:sz="4" w:space="0" w:color="auto"/>
              <w:right w:val="single" w:sz="4" w:space="0" w:color="auto"/>
            </w:tcBorders>
            <w:hideMark/>
          </w:tcPr>
          <w:p w14:paraId="6E7554FA" w14:textId="77777777" w:rsidR="00EC4FF1" w:rsidRPr="0005402F" w:rsidRDefault="00EC4FF1" w:rsidP="009F0545">
            <w:pPr>
              <w:pStyle w:val="Tabletext"/>
              <w:rPr>
                <w:sz w:val="24"/>
                <w:szCs w:val="24"/>
              </w:rPr>
            </w:pPr>
            <w:r w:rsidRPr="0005402F">
              <w:rPr>
                <w:sz w:val="24"/>
                <w:szCs w:val="24"/>
              </w:rPr>
              <w:t>2075 B. S</w:t>
            </w:r>
          </w:p>
        </w:tc>
        <w:tc>
          <w:tcPr>
            <w:tcW w:w="3960" w:type="dxa"/>
            <w:tcBorders>
              <w:top w:val="single" w:sz="4" w:space="0" w:color="auto"/>
              <w:left w:val="single" w:sz="4" w:space="0" w:color="auto"/>
              <w:bottom w:val="single" w:sz="4" w:space="0" w:color="auto"/>
              <w:right w:val="single" w:sz="4" w:space="0" w:color="auto"/>
            </w:tcBorders>
            <w:hideMark/>
          </w:tcPr>
          <w:p w14:paraId="2649DAF5" w14:textId="77777777" w:rsidR="00EC4FF1" w:rsidRPr="0005402F" w:rsidRDefault="00EC4FF1" w:rsidP="009F0545">
            <w:pPr>
              <w:pStyle w:val="Tabletext"/>
              <w:jc w:val="center"/>
              <w:rPr>
                <w:color w:val="000000"/>
                <w:sz w:val="24"/>
                <w:szCs w:val="24"/>
                <w:lang w:bidi="ne-NP"/>
              </w:rPr>
            </w:pPr>
            <w:r w:rsidRPr="0005402F">
              <w:rPr>
                <w:color w:val="000000"/>
                <w:sz w:val="24"/>
                <w:szCs w:val="24"/>
                <w:lang w:bidi="ne-NP"/>
              </w:rPr>
              <w:t>371</w:t>
            </w:r>
          </w:p>
        </w:tc>
        <w:tc>
          <w:tcPr>
            <w:tcW w:w="3971" w:type="dxa"/>
            <w:tcBorders>
              <w:top w:val="single" w:sz="4" w:space="0" w:color="auto"/>
              <w:left w:val="single" w:sz="4" w:space="0" w:color="auto"/>
              <w:bottom w:val="single" w:sz="4" w:space="0" w:color="auto"/>
              <w:right w:val="single" w:sz="4" w:space="0" w:color="auto"/>
            </w:tcBorders>
            <w:hideMark/>
          </w:tcPr>
          <w:p w14:paraId="7A619E46" w14:textId="77777777" w:rsidR="00EC4FF1" w:rsidRPr="0005402F" w:rsidRDefault="00EC4FF1" w:rsidP="009F0545">
            <w:pPr>
              <w:pStyle w:val="Tabletext"/>
              <w:jc w:val="center"/>
              <w:rPr>
                <w:color w:val="000000"/>
                <w:sz w:val="24"/>
                <w:szCs w:val="24"/>
                <w:lang w:bidi="ne-NP"/>
              </w:rPr>
            </w:pPr>
            <w:r w:rsidRPr="0005402F">
              <w:rPr>
                <w:color w:val="000000"/>
                <w:sz w:val="24"/>
                <w:szCs w:val="24"/>
                <w:lang w:bidi="ne-NP"/>
              </w:rPr>
              <w:t>220</w:t>
            </w:r>
          </w:p>
        </w:tc>
      </w:tr>
    </w:tbl>
    <w:p w14:paraId="7A5E25F8" w14:textId="77777777" w:rsidR="00EC4FF1" w:rsidRPr="0005402F" w:rsidRDefault="00EC4FF1" w:rsidP="00EC4FF1">
      <w:pPr>
        <w:pStyle w:val="Headingb"/>
        <w:rPr>
          <w:szCs w:val="24"/>
        </w:rPr>
      </w:pPr>
      <w:r w:rsidRPr="0005402F">
        <w:rPr>
          <w:szCs w:val="24"/>
        </w:rPr>
        <w:t>IMEI registration procedure</w:t>
      </w:r>
    </w:p>
    <w:p w14:paraId="08E3A69D" w14:textId="77777777" w:rsidR="00EC4FF1" w:rsidRPr="0005402F" w:rsidRDefault="00EC4FF1" w:rsidP="00EC4FF1">
      <w:pPr>
        <w:rPr>
          <w:szCs w:val="24"/>
          <w:lang w:bidi="ne-NP"/>
        </w:rPr>
      </w:pPr>
      <w:r w:rsidRPr="0005402F">
        <w:rPr>
          <w:szCs w:val="24"/>
          <w:lang w:bidi="ne-NP"/>
        </w:rPr>
        <w:t>Importers shall register the IMEI numbers of mobile devices prior to import and sale in Nepal. NTA verifies the submitted IMEI numbers with the help of the GSMA IMEI database and issues the no objection letter to release the mobile devices from the concerned custom office if the submitted IMEI numbers are valid. The detail regarding the registration of IMEI numbers by importers in the last three (3) years is depicted in Table I.3.</w:t>
      </w:r>
    </w:p>
    <w:p w14:paraId="207B90E8" w14:textId="77777777" w:rsidR="00EC4FF1" w:rsidRPr="0005402F" w:rsidRDefault="00EC4FF1" w:rsidP="00EC4FF1">
      <w:pPr>
        <w:pStyle w:val="TableNoTitle0"/>
        <w:rPr>
          <w:szCs w:val="24"/>
        </w:rPr>
      </w:pPr>
      <w:r w:rsidRPr="0005402F">
        <w:rPr>
          <w:szCs w:val="24"/>
        </w:rPr>
        <w:t>Table I.3 – IMEI registration in the 3 years period</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9"/>
        <w:gridCol w:w="4070"/>
        <w:gridCol w:w="4070"/>
      </w:tblGrid>
      <w:tr w:rsidR="00EC4FF1" w:rsidRPr="0005402F" w14:paraId="5959AFF9" w14:textId="77777777" w:rsidTr="009F0545">
        <w:trPr>
          <w:jc w:val="center"/>
        </w:trPr>
        <w:tc>
          <w:tcPr>
            <w:tcW w:w="1458" w:type="dxa"/>
            <w:tcBorders>
              <w:top w:val="single" w:sz="4" w:space="0" w:color="auto"/>
              <w:left w:val="single" w:sz="4" w:space="0" w:color="auto"/>
              <w:bottom w:val="single" w:sz="4" w:space="0" w:color="auto"/>
              <w:right w:val="single" w:sz="4" w:space="0" w:color="auto"/>
            </w:tcBorders>
            <w:hideMark/>
          </w:tcPr>
          <w:p w14:paraId="3F72CCC7" w14:textId="77777777" w:rsidR="00EC4FF1" w:rsidRPr="0005402F" w:rsidRDefault="00EC4FF1" w:rsidP="009F0545">
            <w:pPr>
              <w:pStyle w:val="Tablehead"/>
              <w:rPr>
                <w:sz w:val="24"/>
                <w:szCs w:val="24"/>
              </w:rPr>
            </w:pPr>
            <w:r w:rsidRPr="0005402F">
              <w:rPr>
                <w:sz w:val="24"/>
                <w:szCs w:val="24"/>
              </w:rPr>
              <w:t>Year</w:t>
            </w:r>
          </w:p>
        </w:tc>
        <w:tc>
          <w:tcPr>
            <w:tcW w:w="3960" w:type="dxa"/>
            <w:tcBorders>
              <w:top w:val="single" w:sz="4" w:space="0" w:color="auto"/>
              <w:left w:val="single" w:sz="4" w:space="0" w:color="auto"/>
              <w:bottom w:val="single" w:sz="4" w:space="0" w:color="auto"/>
              <w:right w:val="single" w:sz="4" w:space="0" w:color="auto"/>
            </w:tcBorders>
            <w:hideMark/>
          </w:tcPr>
          <w:p w14:paraId="3226C67C" w14:textId="77777777" w:rsidR="00EC4FF1" w:rsidRPr="0005402F" w:rsidRDefault="00EC4FF1" w:rsidP="009F0545">
            <w:pPr>
              <w:pStyle w:val="Tablehead"/>
              <w:rPr>
                <w:sz w:val="24"/>
                <w:szCs w:val="24"/>
              </w:rPr>
            </w:pPr>
            <w:r w:rsidRPr="0005402F">
              <w:rPr>
                <w:sz w:val="24"/>
                <w:szCs w:val="24"/>
              </w:rPr>
              <w:t>Number of IMEIs registered by importers</w:t>
            </w:r>
          </w:p>
        </w:tc>
        <w:tc>
          <w:tcPr>
            <w:tcW w:w="3960" w:type="dxa"/>
            <w:tcBorders>
              <w:top w:val="single" w:sz="4" w:space="0" w:color="auto"/>
              <w:left w:val="single" w:sz="4" w:space="0" w:color="auto"/>
              <w:bottom w:val="single" w:sz="4" w:space="0" w:color="auto"/>
              <w:right w:val="single" w:sz="4" w:space="0" w:color="auto"/>
            </w:tcBorders>
            <w:hideMark/>
          </w:tcPr>
          <w:p w14:paraId="149954DF" w14:textId="77777777" w:rsidR="00EC4FF1" w:rsidRPr="0005402F" w:rsidRDefault="00EC4FF1" w:rsidP="009F0545">
            <w:pPr>
              <w:pStyle w:val="Tablehead"/>
              <w:rPr>
                <w:sz w:val="24"/>
                <w:szCs w:val="24"/>
              </w:rPr>
            </w:pPr>
            <w:r w:rsidRPr="0005402F">
              <w:rPr>
                <w:sz w:val="24"/>
                <w:szCs w:val="24"/>
              </w:rPr>
              <w:t>Number of IMEIs registered by individuals</w:t>
            </w:r>
          </w:p>
        </w:tc>
      </w:tr>
      <w:tr w:rsidR="00EC4FF1" w:rsidRPr="0005402F" w14:paraId="1219B02C" w14:textId="77777777" w:rsidTr="009F0545">
        <w:trPr>
          <w:jc w:val="center"/>
        </w:trPr>
        <w:tc>
          <w:tcPr>
            <w:tcW w:w="1458" w:type="dxa"/>
            <w:tcBorders>
              <w:top w:val="single" w:sz="4" w:space="0" w:color="auto"/>
              <w:left w:val="single" w:sz="4" w:space="0" w:color="auto"/>
              <w:bottom w:val="single" w:sz="4" w:space="0" w:color="auto"/>
              <w:right w:val="single" w:sz="4" w:space="0" w:color="auto"/>
            </w:tcBorders>
            <w:hideMark/>
          </w:tcPr>
          <w:p w14:paraId="60C0CFCD" w14:textId="77777777" w:rsidR="00EC4FF1" w:rsidRPr="0005402F" w:rsidRDefault="00EC4FF1" w:rsidP="009F0545">
            <w:pPr>
              <w:pStyle w:val="Tabletext"/>
              <w:jc w:val="center"/>
              <w:rPr>
                <w:sz w:val="24"/>
                <w:szCs w:val="24"/>
              </w:rPr>
            </w:pPr>
            <w:r w:rsidRPr="0005402F">
              <w:rPr>
                <w:sz w:val="24"/>
                <w:szCs w:val="24"/>
              </w:rPr>
              <w:t>2073 B. S.</w:t>
            </w:r>
          </w:p>
        </w:tc>
        <w:tc>
          <w:tcPr>
            <w:tcW w:w="3960" w:type="dxa"/>
            <w:tcBorders>
              <w:top w:val="single" w:sz="4" w:space="0" w:color="auto"/>
              <w:left w:val="single" w:sz="4" w:space="0" w:color="auto"/>
              <w:bottom w:val="single" w:sz="4" w:space="0" w:color="auto"/>
              <w:right w:val="single" w:sz="4" w:space="0" w:color="auto"/>
            </w:tcBorders>
            <w:hideMark/>
          </w:tcPr>
          <w:p w14:paraId="5FF0DE56" w14:textId="77777777" w:rsidR="00EC4FF1" w:rsidRPr="0005402F" w:rsidRDefault="00EC4FF1" w:rsidP="009F0545">
            <w:pPr>
              <w:pStyle w:val="Tabletext"/>
              <w:jc w:val="center"/>
              <w:rPr>
                <w:color w:val="000000"/>
                <w:sz w:val="24"/>
                <w:szCs w:val="24"/>
              </w:rPr>
            </w:pPr>
            <w:r w:rsidRPr="0005402F">
              <w:rPr>
                <w:color w:val="000000"/>
                <w:sz w:val="24"/>
                <w:szCs w:val="24"/>
              </w:rPr>
              <w:t>9 994 764</w:t>
            </w:r>
          </w:p>
        </w:tc>
        <w:tc>
          <w:tcPr>
            <w:tcW w:w="3960" w:type="dxa"/>
            <w:tcBorders>
              <w:top w:val="single" w:sz="4" w:space="0" w:color="auto"/>
              <w:left w:val="single" w:sz="4" w:space="0" w:color="auto"/>
              <w:bottom w:val="single" w:sz="4" w:space="0" w:color="auto"/>
              <w:right w:val="single" w:sz="4" w:space="0" w:color="auto"/>
            </w:tcBorders>
            <w:hideMark/>
          </w:tcPr>
          <w:p w14:paraId="368E748A" w14:textId="77777777" w:rsidR="00EC4FF1" w:rsidRPr="0005402F" w:rsidRDefault="00EC4FF1" w:rsidP="009F0545">
            <w:pPr>
              <w:pStyle w:val="Tabletext"/>
              <w:jc w:val="center"/>
              <w:rPr>
                <w:color w:val="000000"/>
                <w:sz w:val="24"/>
                <w:szCs w:val="24"/>
              </w:rPr>
            </w:pPr>
            <w:r w:rsidRPr="0005402F">
              <w:rPr>
                <w:color w:val="000000"/>
                <w:sz w:val="24"/>
                <w:szCs w:val="24"/>
              </w:rPr>
              <w:t>4 062</w:t>
            </w:r>
          </w:p>
        </w:tc>
      </w:tr>
      <w:tr w:rsidR="00EC4FF1" w:rsidRPr="0005402F" w14:paraId="024CE086" w14:textId="77777777" w:rsidTr="009F0545">
        <w:trPr>
          <w:jc w:val="center"/>
        </w:trPr>
        <w:tc>
          <w:tcPr>
            <w:tcW w:w="1458" w:type="dxa"/>
            <w:tcBorders>
              <w:top w:val="single" w:sz="4" w:space="0" w:color="auto"/>
              <w:left w:val="single" w:sz="4" w:space="0" w:color="auto"/>
              <w:bottom w:val="single" w:sz="4" w:space="0" w:color="auto"/>
              <w:right w:val="single" w:sz="4" w:space="0" w:color="auto"/>
            </w:tcBorders>
            <w:hideMark/>
          </w:tcPr>
          <w:p w14:paraId="7E8839E2" w14:textId="77777777" w:rsidR="00EC4FF1" w:rsidRPr="0005402F" w:rsidRDefault="00EC4FF1" w:rsidP="009F0545">
            <w:pPr>
              <w:pStyle w:val="Tabletext"/>
              <w:jc w:val="center"/>
              <w:rPr>
                <w:sz w:val="24"/>
                <w:szCs w:val="24"/>
              </w:rPr>
            </w:pPr>
            <w:r w:rsidRPr="0005402F">
              <w:rPr>
                <w:sz w:val="24"/>
                <w:szCs w:val="24"/>
              </w:rPr>
              <w:t>2074 B. S.</w:t>
            </w:r>
          </w:p>
        </w:tc>
        <w:tc>
          <w:tcPr>
            <w:tcW w:w="3960" w:type="dxa"/>
            <w:tcBorders>
              <w:top w:val="single" w:sz="4" w:space="0" w:color="auto"/>
              <w:left w:val="single" w:sz="4" w:space="0" w:color="auto"/>
              <w:bottom w:val="single" w:sz="4" w:space="0" w:color="auto"/>
              <w:right w:val="single" w:sz="4" w:space="0" w:color="auto"/>
            </w:tcBorders>
            <w:hideMark/>
          </w:tcPr>
          <w:p w14:paraId="4B219241" w14:textId="77777777" w:rsidR="00EC4FF1" w:rsidRPr="0005402F" w:rsidRDefault="00EC4FF1" w:rsidP="009F0545">
            <w:pPr>
              <w:pStyle w:val="Tabletext"/>
              <w:jc w:val="center"/>
              <w:rPr>
                <w:color w:val="000000"/>
                <w:sz w:val="24"/>
                <w:szCs w:val="24"/>
              </w:rPr>
            </w:pPr>
            <w:r w:rsidRPr="0005402F">
              <w:rPr>
                <w:color w:val="000000"/>
                <w:sz w:val="24"/>
                <w:szCs w:val="24"/>
              </w:rPr>
              <w:t>9 574 588</w:t>
            </w:r>
          </w:p>
        </w:tc>
        <w:tc>
          <w:tcPr>
            <w:tcW w:w="3960" w:type="dxa"/>
            <w:tcBorders>
              <w:top w:val="single" w:sz="4" w:space="0" w:color="auto"/>
              <w:left w:val="single" w:sz="4" w:space="0" w:color="auto"/>
              <w:bottom w:val="single" w:sz="4" w:space="0" w:color="auto"/>
              <w:right w:val="single" w:sz="4" w:space="0" w:color="auto"/>
            </w:tcBorders>
            <w:hideMark/>
          </w:tcPr>
          <w:p w14:paraId="61F4AAE4" w14:textId="77777777" w:rsidR="00EC4FF1" w:rsidRPr="0005402F" w:rsidRDefault="00EC4FF1" w:rsidP="009F0545">
            <w:pPr>
              <w:pStyle w:val="Tabletext"/>
              <w:jc w:val="center"/>
              <w:rPr>
                <w:color w:val="000000"/>
                <w:sz w:val="24"/>
                <w:szCs w:val="24"/>
              </w:rPr>
            </w:pPr>
            <w:r w:rsidRPr="0005402F">
              <w:rPr>
                <w:color w:val="000000"/>
                <w:sz w:val="24"/>
                <w:szCs w:val="24"/>
              </w:rPr>
              <w:t>1 240</w:t>
            </w:r>
          </w:p>
        </w:tc>
      </w:tr>
      <w:tr w:rsidR="00EC4FF1" w:rsidRPr="0005402F" w14:paraId="0A0603E9" w14:textId="77777777" w:rsidTr="009F0545">
        <w:trPr>
          <w:jc w:val="center"/>
        </w:trPr>
        <w:tc>
          <w:tcPr>
            <w:tcW w:w="1458" w:type="dxa"/>
            <w:tcBorders>
              <w:top w:val="single" w:sz="4" w:space="0" w:color="auto"/>
              <w:left w:val="single" w:sz="4" w:space="0" w:color="auto"/>
              <w:bottom w:val="single" w:sz="4" w:space="0" w:color="auto"/>
              <w:right w:val="single" w:sz="4" w:space="0" w:color="auto"/>
            </w:tcBorders>
            <w:hideMark/>
          </w:tcPr>
          <w:p w14:paraId="5A4E132D" w14:textId="77777777" w:rsidR="00EC4FF1" w:rsidRPr="0005402F" w:rsidRDefault="00EC4FF1" w:rsidP="009F0545">
            <w:pPr>
              <w:pStyle w:val="Tabletext"/>
              <w:jc w:val="center"/>
              <w:rPr>
                <w:sz w:val="24"/>
                <w:szCs w:val="24"/>
              </w:rPr>
            </w:pPr>
            <w:r w:rsidRPr="0005402F">
              <w:rPr>
                <w:sz w:val="24"/>
                <w:szCs w:val="24"/>
              </w:rPr>
              <w:t>2075 B. S</w:t>
            </w:r>
          </w:p>
        </w:tc>
        <w:tc>
          <w:tcPr>
            <w:tcW w:w="3960" w:type="dxa"/>
            <w:tcBorders>
              <w:top w:val="single" w:sz="4" w:space="0" w:color="auto"/>
              <w:left w:val="single" w:sz="4" w:space="0" w:color="auto"/>
              <w:bottom w:val="single" w:sz="4" w:space="0" w:color="auto"/>
              <w:right w:val="single" w:sz="4" w:space="0" w:color="auto"/>
            </w:tcBorders>
            <w:hideMark/>
          </w:tcPr>
          <w:p w14:paraId="00427C6C" w14:textId="77777777" w:rsidR="00EC4FF1" w:rsidRPr="0005402F" w:rsidRDefault="00EC4FF1" w:rsidP="009F0545">
            <w:pPr>
              <w:pStyle w:val="Tabletext"/>
              <w:jc w:val="center"/>
              <w:rPr>
                <w:color w:val="000000"/>
                <w:sz w:val="24"/>
                <w:szCs w:val="24"/>
              </w:rPr>
            </w:pPr>
            <w:r w:rsidRPr="0005402F">
              <w:rPr>
                <w:color w:val="000000"/>
                <w:sz w:val="24"/>
                <w:szCs w:val="24"/>
              </w:rPr>
              <w:t>8 911 487</w:t>
            </w:r>
          </w:p>
        </w:tc>
        <w:tc>
          <w:tcPr>
            <w:tcW w:w="3960" w:type="dxa"/>
            <w:tcBorders>
              <w:top w:val="single" w:sz="4" w:space="0" w:color="auto"/>
              <w:left w:val="single" w:sz="4" w:space="0" w:color="auto"/>
              <w:bottom w:val="single" w:sz="4" w:space="0" w:color="auto"/>
              <w:right w:val="single" w:sz="4" w:space="0" w:color="auto"/>
            </w:tcBorders>
            <w:hideMark/>
          </w:tcPr>
          <w:p w14:paraId="11ABE1E7" w14:textId="77777777" w:rsidR="00EC4FF1" w:rsidRPr="0005402F" w:rsidRDefault="00EC4FF1" w:rsidP="009F0545">
            <w:pPr>
              <w:pStyle w:val="Tabletext"/>
              <w:jc w:val="center"/>
              <w:rPr>
                <w:color w:val="000000"/>
                <w:sz w:val="24"/>
                <w:szCs w:val="24"/>
              </w:rPr>
            </w:pPr>
            <w:r w:rsidRPr="0005402F">
              <w:rPr>
                <w:color w:val="000000"/>
                <w:sz w:val="24"/>
                <w:szCs w:val="24"/>
              </w:rPr>
              <w:t>2 570</w:t>
            </w:r>
          </w:p>
        </w:tc>
      </w:tr>
    </w:tbl>
    <w:p w14:paraId="23D0AAD7" w14:textId="77777777" w:rsidR="00EC4FF1" w:rsidRPr="0005402F" w:rsidRDefault="00EC4FF1" w:rsidP="00EC4FF1">
      <w:pPr>
        <w:rPr>
          <w:szCs w:val="24"/>
          <w:lang w:bidi="ne-NP"/>
        </w:rPr>
      </w:pPr>
      <w:r w:rsidRPr="0005402F">
        <w:rPr>
          <w:szCs w:val="24"/>
          <w:lang w:bidi="ne-NP"/>
        </w:rPr>
        <w:t>In case of stolen/lost mobile devices, after receiving the application to trace IMEI of those devices, NTA sends them to the mobile operator to trace and to latch the new mobile number. After receiving information of the traced mobile devices from the mobile operator, NTA sends it to Nepal police for further investigation to get the stolen/lost mobile devices.</w:t>
      </w:r>
    </w:p>
    <w:p w14:paraId="1736B1B0" w14:textId="77777777" w:rsidR="00EC4FF1" w:rsidRPr="0005402F" w:rsidRDefault="00EC4FF1" w:rsidP="00EC4FF1">
      <w:pPr>
        <w:rPr>
          <w:szCs w:val="24"/>
          <w:lang w:bidi="ne-NP"/>
        </w:rPr>
      </w:pPr>
      <w:r w:rsidRPr="0005402F">
        <w:rPr>
          <w:szCs w:val="24"/>
          <w:lang w:bidi="ne-NP"/>
        </w:rPr>
        <w:t>There is a module called "Know your mobile device" which provides the information on whether the mobile device is type approved or not and its IMEI is registered or not. This way people are facilitated to get a standardized mobile device with the help of an IMEI of that device.</w:t>
      </w:r>
    </w:p>
    <w:p w14:paraId="284B5FBE" w14:textId="77777777" w:rsidR="00EC4FF1" w:rsidRPr="0005402F" w:rsidRDefault="00EC4FF1" w:rsidP="00EC4FF1">
      <w:pPr>
        <w:pStyle w:val="Headingb"/>
        <w:rPr>
          <w:szCs w:val="24"/>
        </w:rPr>
      </w:pPr>
      <w:r w:rsidRPr="0005402F">
        <w:rPr>
          <w:szCs w:val="24"/>
        </w:rPr>
        <w:lastRenderedPageBreak/>
        <w:t>Mobile device management system</w:t>
      </w:r>
    </w:p>
    <w:p w14:paraId="6EA4B557" w14:textId="77777777" w:rsidR="00EC4FF1" w:rsidRPr="0005402F" w:rsidRDefault="00EC4FF1" w:rsidP="00EC4FF1">
      <w:pPr>
        <w:rPr>
          <w:szCs w:val="24"/>
          <w:lang w:bidi="ne-NP"/>
        </w:rPr>
      </w:pPr>
      <w:r w:rsidRPr="0005402F">
        <w:rPr>
          <w:szCs w:val="24"/>
          <w:lang w:bidi="ne-NP"/>
        </w:rPr>
        <w:t>Mobile device management system (MDMS) will have the database of IMEI number of mobile devices registered inside the country. Following are the reasons for the implementation of MDMS.</w:t>
      </w:r>
    </w:p>
    <w:p w14:paraId="3FCDC916" w14:textId="77777777" w:rsidR="00EC4FF1" w:rsidRPr="0005402F" w:rsidRDefault="00EC4FF1" w:rsidP="00EC4FF1">
      <w:pPr>
        <w:pStyle w:val="enumlev1"/>
        <w:rPr>
          <w:szCs w:val="24"/>
          <w:lang w:bidi="ne-NP"/>
        </w:rPr>
      </w:pPr>
      <w:r w:rsidRPr="0005402F">
        <w:rPr>
          <w:szCs w:val="24"/>
        </w:rPr>
        <w:t>•</w:t>
      </w:r>
      <w:r w:rsidRPr="0005402F">
        <w:rPr>
          <w:szCs w:val="24"/>
          <w:lang w:bidi="ne-NP"/>
        </w:rPr>
        <w:tab/>
        <w:t>To increase the tax revenue from the import of mobile handsets by discouraging the illegal import of mobile handsets.</w:t>
      </w:r>
    </w:p>
    <w:p w14:paraId="54A81BD8" w14:textId="77777777" w:rsidR="00EC4FF1" w:rsidRPr="0005402F" w:rsidRDefault="00EC4FF1" w:rsidP="00EC4FF1">
      <w:pPr>
        <w:pStyle w:val="enumlev1"/>
        <w:rPr>
          <w:szCs w:val="24"/>
          <w:lang w:bidi="ne-NP"/>
        </w:rPr>
      </w:pPr>
      <w:r w:rsidRPr="0005402F">
        <w:rPr>
          <w:szCs w:val="24"/>
        </w:rPr>
        <w:t>•</w:t>
      </w:r>
      <w:r w:rsidRPr="0005402F">
        <w:rPr>
          <w:szCs w:val="24"/>
          <w:lang w:bidi="ne-NP"/>
        </w:rPr>
        <w:tab/>
        <w:t>Ensure consumer security and national security.</w:t>
      </w:r>
    </w:p>
    <w:p w14:paraId="504118EA" w14:textId="77777777" w:rsidR="00EC4FF1" w:rsidRPr="0005402F" w:rsidRDefault="00EC4FF1" w:rsidP="00EC4FF1">
      <w:pPr>
        <w:pStyle w:val="enumlev1"/>
        <w:rPr>
          <w:szCs w:val="24"/>
          <w:lang w:bidi="ne-NP"/>
        </w:rPr>
      </w:pPr>
      <w:r w:rsidRPr="0005402F">
        <w:rPr>
          <w:szCs w:val="24"/>
        </w:rPr>
        <w:t>•</w:t>
      </w:r>
      <w:r w:rsidRPr="0005402F">
        <w:rPr>
          <w:szCs w:val="24"/>
          <w:lang w:bidi="ne-NP"/>
        </w:rPr>
        <w:tab/>
        <w:t>Trace or block the lost or stolen handset.</w:t>
      </w:r>
    </w:p>
    <w:p w14:paraId="6C65B4FA" w14:textId="77777777" w:rsidR="00EC4FF1" w:rsidRPr="0005402F" w:rsidRDefault="00EC4FF1" w:rsidP="00EC4FF1">
      <w:pPr>
        <w:pStyle w:val="enumlev1"/>
        <w:rPr>
          <w:szCs w:val="24"/>
          <w:lang w:bidi="ne-NP"/>
        </w:rPr>
      </w:pPr>
      <w:r w:rsidRPr="0005402F">
        <w:rPr>
          <w:szCs w:val="24"/>
        </w:rPr>
        <w:t>•</w:t>
      </w:r>
      <w:r w:rsidRPr="0005402F">
        <w:rPr>
          <w:szCs w:val="24"/>
          <w:lang w:bidi="ne-NP"/>
        </w:rPr>
        <w:tab/>
        <w:t>To secure the market for genuine mobile handsets.</w:t>
      </w:r>
    </w:p>
    <w:p w14:paraId="14DCD136" w14:textId="77777777" w:rsidR="00EC4FF1" w:rsidRPr="0005402F" w:rsidRDefault="00EC4FF1" w:rsidP="00EC4FF1">
      <w:pPr>
        <w:rPr>
          <w:szCs w:val="24"/>
          <w:lang w:bidi="ne-NP"/>
        </w:rPr>
      </w:pPr>
      <w:r w:rsidRPr="0005402F">
        <w:rPr>
          <w:szCs w:val="24"/>
          <w:lang w:bidi="ne-NP"/>
        </w:rPr>
        <w:t>In an effort to address the challenges associated with the proliferation of illegal mobile devices connected to the public telecommunications networks, the system will facilitate registration, identification and verification of the use of mobile devices. The generic flowchart of the MDMS towards the management of mobile devices is as shown in Figure I.12.</w:t>
      </w:r>
    </w:p>
    <w:p w14:paraId="7652B7CA" w14:textId="77777777" w:rsidR="00EC4FF1" w:rsidRPr="0005402F" w:rsidRDefault="00EC4FF1" w:rsidP="00EC4FF1">
      <w:pPr>
        <w:pStyle w:val="Figure"/>
        <w:rPr>
          <w:szCs w:val="24"/>
          <w:lang w:bidi="ne-NP"/>
        </w:rPr>
      </w:pPr>
      <w:r w:rsidRPr="0005402F">
        <w:rPr>
          <w:noProof/>
          <w:szCs w:val="24"/>
          <w:lang w:val="en-US"/>
        </w:rPr>
        <w:drawing>
          <wp:inline distT="0" distB="0" distL="0" distR="0" wp14:anchorId="477A17DB" wp14:editId="31F20F64">
            <wp:extent cx="4111760" cy="1987300"/>
            <wp:effectExtent l="0" t="0" r="3175" b="0"/>
            <wp:docPr id="91" name="Picture 9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91" descr="A screenshot of a computer&#10;&#10;Description automatically generated with medium confidenc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111760" cy="1987300"/>
                    </a:xfrm>
                    <a:prstGeom prst="rect">
                      <a:avLst/>
                    </a:prstGeom>
                  </pic:spPr>
                </pic:pic>
              </a:graphicData>
            </a:graphic>
          </wp:inline>
        </w:drawing>
      </w:r>
    </w:p>
    <w:p w14:paraId="5E61C2E8" w14:textId="77777777" w:rsidR="00EC4FF1" w:rsidRPr="0005402F" w:rsidRDefault="00EC4FF1" w:rsidP="00EC4FF1">
      <w:pPr>
        <w:pStyle w:val="FigureNoTitle0"/>
        <w:rPr>
          <w:szCs w:val="24"/>
        </w:rPr>
      </w:pPr>
      <w:r w:rsidRPr="0005402F">
        <w:rPr>
          <w:szCs w:val="24"/>
        </w:rPr>
        <w:t>Figure I.12 – Flowchart of the action of the proposed MDMS</w:t>
      </w:r>
    </w:p>
    <w:p w14:paraId="677F284D" w14:textId="77777777" w:rsidR="00EC4FF1" w:rsidRPr="0005402F" w:rsidRDefault="00EC4FF1" w:rsidP="00EC4FF1">
      <w:pPr>
        <w:pStyle w:val="Normalaftertitle"/>
        <w:rPr>
          <w:szCs w:val="24"/>
          <w:lang w:bidi="ne-NP"/>
        </w:rPr>
      </w:pPr>
      <w:r w:rsidRPr="0005402F">
        <w:rPr>
          <w:szCs w:val="24"/>
          <w:lang w:bidi="ne-NP"/>
        </w:rPr>
        <w:t xml:space="preserve">The MDMS will minimize the illegally imported (including counterfeit) mobile devices and deter the theft of mobile phones to achieve the specified objectives. The system would consist of </w:t>
      </w:r>
      <w:r>
        <w:rPr>
          <w:szCs w:val="24"/>
          <w:lang w:bidi="ne-NP"/>
        </w:rPr>
        <w:t>permitted-list</w:t>
      </w:r>
      <w:r w:rsidRPr="0005402F">
        <w:rPr>
          <w:szCs w:val="24"/>
          <w:lang w:bidi="ne-NP"/>
        </w:rPr>
        <w:t xml:space="preserve">, </w:t>
      </w:r>
      <w:r>
        <w:rPr>
          <w:szCs w:val="24"/>
          <w:lang w:bidi="ne-NP"/>
        </w:rPr>
        <w:t>tracked-list</w:t>
      </w:r>
      <w:r w:rsidRPr="0005402F">
        <w:rPr>
          <w:szCs w:val="24"/>
          <w:lang w:bidi="ne-NP"/>
        </w:rPr>
        <w:t xml:space="preserve"> and </w:t>
      </w:r>
      <w:r>
        <w:rPr>
          <w:szCs w:val="24"/>
          <w:lang w:bidi="ne-NP"/>
        </w:rPr>
        <w:t>blocked-</w:t>
      </w:r>
      <w:r w:rsidRPr="0005402F">
        <w:rPr>
          <w:szCs w:val="24"/>
          <w:lang w:bidi="ne-NP"/>
        </w:rPr>
        <w:t>list of IMEI codes and provide interfaces to importers, customs and law enforcement agencies, mobile operators, the general public and the NTA.</w:t>
      </w:r>
    </w:p>
    <w:p w14:paraId="143A1301" w14:textId="77777777" w:rsidR="00EC4FF1" w:rsidRPr="0005402F" w:rsidRDefault="00EC4FF1" w:rsidP="00EC4FF1">
      <w:pPr>
        <w:rPr>
          <w:szCs w:val="24"/>
          <w:lang w:bidi="ne-NP"/>
        </w:rPr>
      </w:pPr>
      <w:r w:rsidRPr="0005402F">
        <w:rPr>
          <w:szCs w:val="24"/>
          <w:lang w:bidi="ne-NP"/>
        </w:rPr>
        <w:t>The MDMS will have the following facilities:</w:t>
      </w:r>
    </w:p>
    <w:p w14:paraId="12F7B89A" w14:textId="77777777" w:rsidR="00EC4FF1" w:rsidRPr="0005402F" w:rsidRDefault="00EC4FF1" w:rsidP="00EC4FF1">
      <w:pPr>
        <w:pStyle w:val="enumlev1"/>
        <w:rPr>
          <w:szCs w:val="24"/>
          <w:lang w:bidi="ne-NP"/>
        </w:rPr>
      </w:pPr>
      <w:r w:rsidRPr="0005402F">
        <w:rPr>
          <w:szCs w:val="24"/>
        </w:rPr>
        <w:t>•</w:t>
      </w:r>
      <w:r w:rsidRPr="0005402F">
        <w:rPr>
          <w:szCs w:val="24"/>
          <w:lang w:val="ru-RU" w:bidi="ne-NP"/>
        </w:rPr>
        <w:tab/>
      </w:r>
      <w:r w:rsidRPr="0005402F">
        <w:rPr>
          <w:szCs w:val="24"/>
          <w:lang w:bidi="ne-NP"/>
        </w:rPr>
        <w:t xml:space="preserve">Detection SIM box </w:t>
      </w:r>
    </w:p>
    <w:p w14:paraId="44719801" w14:textId="77777777" w:rsidR="00EC4FF1" w:rsidRPr="0005402F" w:rsidRDefault="00EC4FF1" w:rsidP="00EC4FF1">
      <w:pPr>
        <w:pStyle w:val="enumlev1"/>
        <w:rPr>
          <w:szCs w:val="24"/>
          <w:lang w:bidi="ne-NP"/>
        </w:rPr>
      </w:pPr>
      <w:r w:rsidRPr="0005402F">
        <w:rPr>
          <w:szCs w:val="24"/>
        </w:rPr>
        <w:t>•</w:t>
      </w:r>
      <w:r w:rsidRPr="0005402F">
        <w:rPr>
          <w:szCs w:val="24"/>
          <w:lang w:bidi="ne-NP"/>
        </w:rPr>
        <w:tab/>
        <w:t>Detection of counterfeit / substandard mobile devices</w:t>
      </w:r>
    </w:p>
    <w:p w14:paraId="54E130B5" w14:textId="77777777" w:rsidR="00EC4FF1" w:rsidRPr="0005402F" w:rsidRDefault="00EC4FF1" w:rsidP="00EC4FF1">
      <w:pPr>
        <w:pStyle w:val="enumlev1"/>
        <w:rPr>
          <w:szCs w:val="24"/>
          <w:lang w:bidi="ne-NP"/>
        </w:rPr>
      </w:pPr>
      <w:r w:rsidRPr="0005402F">
        <w:rPr>
          <w:szCs w:val="24"/>
        </w:rPr>
        <w:t>•</w:t>
      </w:r>
      <w:r w:rsidRPr="0005402F">
        <w:rPr>
          <w:szCs w:val="24"/>
          <w:lang w:bidi="ne-NP"/>
        </w:rPr>
        <w:tab/>
        <w:t>Detection of mobile devices reported as stolen/lost</w:t>
      </w:r>
    </w:p>
    <w:p w14:paraId="5E16817E" w14:textId="77777777" w:rsidR="00EC4FF1" w:rsidRPr="0005402F" w:rsidRDefault="00EC4FF1" w:rsidP="00EC4FF1">
      <w:pPr>
        <w:pStyle w:val="enumlev1"/>
        <w:rPr>
          <w:szCs w:val="24"/>
          <w:lang w:bidi="ne-NP"/>
        </w:rPr>
      </w:pPr>
      <w:r w:rsidRPr="0005402F">
        <w:rPr>
          <w:szCs w:val="24"/>
        </w:rPr>
        <w:t>•</w:t>
      </w:r>
      <w:r w:rsidRPr="0005402F">
        <w:rPr>
          <w:szCs w:val="24"/>
          <w:lang w:bidi="ne-NP"/>
        </w:rPr>
        <w:tab/>
        <w:t xml:space="preserve">Provision of </w:t>
      </w:r>
      <w:r>
        <w:rPr>
          <w:szCs w:val="24"/>
          <w:lang w:bidi="ne-NP"/>
        </w:rPr>
        <w:t>permitted-list</w:t>
      </w:r>
      <w:r w:rsidRPr="0005402F">
        <w:rPr>
          <w:szCs w:val="24"/>
          <w:lang w:bidi="ne-NP"/>
        </w:rPr>
        <w:t>ing of IMEI numbers of mobile devices.</w:t>
      </w:r>
    </w:p>
    <w:p w14:paraId="2072B4A3" w14:textId="77777777" w:rsidR="00EC4FF1" w:rsidRPr="0005402F" w:rsidRDefault="00EC4FF1" w:rsidP="00EC4FF1">
      <w:pPr>
        <w:pStyle w:val="Headingb"/>
        <w:rPr>
          <w:szCs w:val="24"/>
        </w:rPr>
      </w:pPr>
      <w:r w:rsidRPr="0005402F">
        <w:rPr>
          <w:szCs w:val="24"/>
        </w:rPr>
        <w:t>Coordination between Member States</w:t>
      </w:r>
    </w:p>
    <w:p w14:paraId="6B88A056" w14:textId="77777777" w:rsidR="00EC4FF1" w:rsidRPr="0005402F" w:rsidRDefault="00EC4FF1" w:rsidP="00EC4FF1">
      <w:pPr>
        <w:rPr>
          <w:szCs w:val="24"/>
        </w:rPr>
      </w:pPr>
      <w:r w:rsidRPr="0005402F">
        <w:rPr>
          <w:szCs w:val="24"/>
          <w:lang w:bidi="ne-NP"/>
        </w:rPr>
        <w:t xml:space="preserve">Member States may share the </w:t>
      </w:r>
      <w:r>
        <w:rPr>
          <w:szCs w:val="24"/>
          <w:lang w:bidi="ne-NP"/>
        </w:rPr>
        <w:t>blocked-list</w:t>
      </w:r>
      <w:r w:rsidRPr="0005402F">
        <w:rPr>
          <w:szCs w:val="24"/>
          <w:lang w:bidi="ne-NP"/>
        </w:rPr>
        <w:t xml:space="preserve"> IMEI to minimize the illegally imported (including counterfeit) mobile devices and to deter the theft of mobile phones. By j</w:t>
      </w:r>
      <w:r w:rsidRPr="0005402F">
        <w:rPr>
          <w:szCs w:val="24"/>
        </w:rPr>
        <w:t xml:space="preserve">oining the international effort and contribution to GSMA's initiative for </w:t>
      </w:r>
      <w:r>
        <w:rPr>
          <w:szCs w:val="24"/>
        </w:rPr>
        <w:t>blocked-list</w:t>
      </w:r>
      <w:r w:rsidRPr="0005402F">
        <w:rPr>
          <w:szCs w:val="24"/>
        </w:rPr>
        <w:t>ing of IMEI numbers of stolen/lost mobile devices, coordination between the Member States may be established to combat the</w:t>
      </w:r>
      <w:r w:rsidRPr="0005402F">
        <w:rPr>
          <w:szCs w:val="24"/>
          <w:lang w:bidi="ne-NP"/>
        </w:rPr>
        <w:t xml:space="preserve"> illegally imported (including counterfeit) mobile devices and to deter the theft of mobile phones.</w:t>
      </w:r>
      <w:r w:rsidRPr="0005402F">
        <w:rPr>
          <w:szCs w:val="24"/>
        </w:rPr>
        <w:t xml:space="preserve"> </w:t>
      </w:r>
    </w:p>
    <w:p w14:paraId="737BFC40" w14:textId="77777777" w:rsidR="00EC4FF1" w:rsidRPr="0005402F" w:rsidRDefault="00EC4FF1" w:rsidP="00EC4FF1">
      <w:pPr>
        <w:pStyle w:val="Headingb"/>
        <w:keepLines/>
        <w:rPr>
          <w:szCs w:val="24"/>
        </w:rPr>
      </w:pPr>
      <w:r w:rsidRPr="0005402F">
        <w:rPr>
          <w:szCs w:val="24"/>
        </w:rPr>
        <w:lastRenderedPageBreak/>
        <w:t>Conclusion</w:t>
      </w:r>
    </w:p>
    <w:p w14:paraId="76890A93" w14:textId="77777777" w:rsidR="00EC4FF1" w:rsidRPr="0005402F" w:rsidRDefault="00EC4FF1" w:rsidP="00EC4FF1">
      <w:pPr>
        <w:keepNext/>
        <w:keepLines/>
        <w:rPr>
          <w:szCs w:val="24"/>
        </w:rPr>
      </w:pPr>
      <w:r w:rsidRPr="0005402F">
        <w:rPr>
          <w:szCs w:val="24"/>
        </w:rPr>
        <w:t xml:space="preserve">The type approval, IMEI registration, the international effort and contribution to GSMA's initiative for </w:t>
      </w:r>
      <w:r>
        <w:rPr>
          <w:szCs w:val="24"/>
        </w:rPr>
        <w:t>blocked-list</w:t>
      </w:r>
      <w:r w:rsidRPr="0005402F">
        <w:rPr>
          <w:szCs w:val="24"/>
        </w:rPr>
        <w:t>ing of IMEI numbers of stolen/lost mobile devices and establishment of mobile device management system are the best solutions to combat the counterfeit and substandard mobile devices including stolen/lost mobile devices.</w:t>
      </w:r>
    </w:p>
    <w:p w14:paraId="026795D4" w14:textId="77777777" w:rsidR="00EC4FF1" w:rsidRPr="0005402F" w:rsidRDefault="00EC4FF1" w:rsidP="00EC4FF1">
      <w:pPr>
        <w:pStyle w:val="Heading3"/>
        <w:rPr>
          <w:szCs w:val="24"/>
          <w:lang w:bidi="ar-DZ"/>
        </w:rPr>
      </w:pPr>
      <w:bookmarkStart w:id="511" w:name="_Toc93310405"/>
      <w:bookmarkStart w:id="512" w:name="_Toc93933325"/>
      <w:bookmarkStart w:id="513" w:name="_Toc93933764"/>
      <w:bookmarkStart w:id="514" w:name="_Toc95137756"/>
      <w:bookmarkStart w:id="515" w:name="_Toc95140232"/>
      <w:bookmarkStart w:id="516" w:name="_Toc95140590"/>
      <w:bookmarkStart w:id="517" w:name="_Toc95146147"/>
      <w:r w:rsidRPr="0005402F">
        <w:rPr>
          <w:szCs w:val="24"/>
          <w:lang w:bidi="ar-DZ"/>
        </w:rPr>
        <w:t xml:space="preserve">I.III.III </w:t>
      </w:r>
      <w:r w:rsidRPr="0005402F">
        <w:rPr>
          <w:szCs w:val="24"/>
          <w:lang w:bidi="ar-DZ"/>
        </w:rPr>
        <w:tab/>
        <w:t>Sultanate of Oman</w:t>
      </w:r>
      <w:bookmarkEnd w:id="511"/>
      <w:bookmarkEnd w:id="512"/>
      <w:bookmarkEnd w:id="513"/>
      <w:bookmarkEnd w:id="514"/>
      <w:bookmarkEnd w:id="515"/>
      <w:bookmarkEnd w:id="516"/>
      <w:bookmarkEnd w:id="517"/>
    </w:p>
    <w:p w14:paraId="5AEB9332" w14:textId="77777777" w:rsidR="00EC4FF1" w:rsidRPr="0005402F" w:rsidRDefault="00EC4FF1" w:rsidP="00EC4FF1">
      <w:pPr>
        <w:rPr>
          <w:szCs w:val="24"/>
        </w:rPr>
      </w:pPr>
      <w:r w:rsidRPr="0005402F">
        <w:rPr>
          <w:szCs w:val="24"/>
        </w:rPr>
        <w:t>Of the mobile devices registered on the national network of Oman, almost two million have invalid IMEI codes. Some IMEI numbers have been repeated almost 10 times because more than 10 devices carry the same IMEI.</w:t>
      </w:r>
      <w:r w:rsidRPr="0005402F">
        <w:rPr>
          <w:szCs w:val="24"/>
          <w:vertAlign w:val="superscript"/>
        </w:rPr>
        <w:footnoteReference w:id="14"/>
      </w:r>
      <w:r w:rsidRPr="0005402F">
        <w:rPr>
          <w:szCs w:val="24"/>
        </w:rPr>
        <w:t xml:space="preserve"> This creates a technical problem in terms of registering these devices on local networks and increases the financial burden on consumers in general, by undermining confidence in these products.</w:t>
      </w:r>
    </w:p>
    <w:p w14:paraId="1A7AD350" w14:textId="77777777" w:rsidR="00EC4FF1" w:rsidRPr="0005402F" w:rsidRDefault="00EC4FF1" w:rsidP="00EC4FF1">
      <w:pPr>
        <w:rPr>
          <w:szCs w:val="24"/>
        </w:rPr>
      </w:pPr>
      <w:r w:rsidRPr="0005402F">
        <w:rPr>
          <w:szCs w:val="24"/>
        </w:rPr>
        <w:t>Regulators are keen to ensure that all off-the-shelf ICT devices from dealers and importers fully comply with relevant orders and decisions issued by the regulatory authority. To this end, the telecommunications regulatory authority (TRA) inspection body is responsible for ensuring compatibility and compliance with applicable standards and technical specifications for ICT equipment sold on the national market.</w:t>
      </w:r>
    </w:p>
    <w:p w14:paraId="75096EFD" w14:textId="77777777" w:rsidR="00EC4FF1" w:rsidRPr="0005402F" w:rsidRDefault="00EC4FF1" w:rsidP="00EC4FF1">
      <w:pPr>
        <w:rPr>
          <w:szCs w:val="24"/>
        </w:rPr>
      </w:pPr>
      <w:r w:rsidRPr="0005402F">
        <w:rPr>
          <w:szCs w:val="24"/>
        </w:rPr>
        <w:t>The TRA has set up a helpline together with local operators to enable customers to verify IMEI codes. Despite this, the organization still faces difficulties, including the lack of access to an international database of IMEI codes, because full access to the GSMA database is not granted to regulators, but only manufacturers and operators in a given country.</w:t>
      </w:r>
    </w:p>
    <w:p w14:paraId="05F3D254" w14:textId="77777777" w:rsidR="00EC4FF1" w:rsidRPr="0005402F" w:rsidRDefault="00EC4FF1" w:rsidP="00EC4FF1">
      <w:pPr>
        <w:pStyle w:val="Heading3"/>
        <w:rPr>
          <w:szCs w:val="24"/>
          <w:lang w:bidi="ar-DZ"/>
        </w:rPr>
      </w:pPr>
      <w:bookmarkStart w:id="518" w:name="_Toc93310406"/>
      <w:bookmarkStart w:id="519" w:name="_Toc93933326"/>
      <w:bookmarkStart w:id="520" w:name="_Toc93933765"/>
      <w:bookmarkStart w:id="521" w:name="_Toc95137757"/>
      <w:bookmarkStart w:id="522" w:name="_Toc95140233"/>
      <w:bookmarkStart w:id="523" w:name="_Toc95140591"/>
      <w:bookmarkStart w:id="524" w:name="_Toc95146148"/>
      <w:r w:rsidRPr="0005402F">
        <w:rPr>
          <w:szCs w:val="24"/>
          <w:lang w:bidi="ar-DZ"/>
        </w:rPr>
        <w:t xml:space="preserve">I.III.IV </w:t>
      </w:r>
      <w:r w:rsidRPr="0005402F">
        <w:rPr>
          <w:szCs w:val="24"/>
          <w:lang w:bidi="ar-DZ"/>
        </w:rPr>
        <w:tab/>
        <w:t>Islamic Republic of Pakistan</w:t>
      </w:r>
      <w:bookmarkEnd w:id="518"/>
      <w:bookmarkEnd w:id="519"/>
      <w:bookmarkEnd w:id="520"/>
      <w:bookmarkEnd w:id="521"/>
      <w:bookmarkEnd w:id="522"/>
      <w:bookmarkEnd w:id="523"/>
      <w:bookmarkEnd w:id="524"/>
    </w:p>
    <w:p w14:paraId="75D8A213" w14:textId="77777777" w:rsidR="00EC4FF1" w:rsidRPr="0005402F" w:rsidRDefault="00EC4FF1" w:rsidP="00EC4FF1">
      <w:pPr>
        <w:rPr>
          <w:szCs w:val="24"/>
        </w:rPr>
      </w:pPr>
      <w:r w:rsidRPr="0005402F">
        <w:rPr>
          <w:szCs w:val="24"/>
        </w:rPr>
        <w:t>The Pakistan telecommunication authority has launched, in collaboration with Qualcomm, an open-source technology platform called the device identification, registration and blocking system (DIRBS) (see Figure I.13) to ensure that only approved, legal devices can operate on mobile networks in the country.</w:t>
      </w:r>
      <w:r w:rsidRPr="0005402F">
        <w:rPr>
          <w:rStyle w:val="FootnoteReference"/>
          <w:sz w:val="24"/>
          <w:szCs w:val="24"/>
        </w:rPr>
        <w:footnoteReference w:id="15"/>
      </w:r>
      <w:r w:rsidRPr="0005402F">
        <w:rPr>
          <w:szCs w:val="24"/>
        </w:rPr>
        <w:t xml:space="preserve"> DIRBS allows the identification of all devices; captures an installed base of devices; monitors all new device activations; addresses illegal and counterfeit devices, including mobile thefts; and allows for exceptions/amnesties.</w:t>
      </w:r>
    </w:p>
    <w:p w14:paraId="12CEB0A3" w14:textId="77777777" w:rsidR="00EC4FF1" w:rsidRPr="0005402F" w:rsidRDefault="00EC4FF1" w:rsidP="00EC4FF1">
      <w:pPr>
        <w:pStyle w:val="Figure"/>
        <w:rPr>
          <w:szCs w:val="24"/>
        </w:rPr>
      </w:pPr>
      <w:bookmarkStart w:id="525" w:name="_Toc67024995"/>
      <w:r w:rsidRPr="0005402F">
        <w:rPr>
          <w:noProof/>
          <w:szCs w:val="24"/>
          <w:lang w:val="en-US"/>
        </w:rPr>
        <w:lastRenderedPageBreak/>
        <w:drawing>
          <wp:inline distT="0" distB="0" distL="0" distR="0" wp14:anchorId="2E453935" wp14:editId="30B083D7">
            <wp:extent cx="6120765" cy="3709035"/>
            <wp:effectExtent l="0" t="0" r="0" b="5715"/>
            <wp:docPr id="93" name="Picture 93"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93" descr="Diagram&#10;&#10;Description automatically generated with medium confidenc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120765" cy="3709035"/>
                    </a:xfrm>
                    <a:prstGeom prst="rect">
                      <a:avLst/>
                    </a:prstGeom>
                  </pic:spPr>
                </pic:pic>
              </a:graphicData>
            </a:graphic>
          </wp:inline>
        </w:drawing>
      </w:r>
    </w:p>
    <w:p w14:paraId="1E5B08E7" w14:textId="77777777" w:rsidR="00EC4FF1" w:rsidRPr="0005402F" w:rsidRDefault="00EC4FF1" w:rsidP="00EC4FF1">
      <w:pPr>
        <w:pStyle w:val="FigureNoTitle0"/>
        <w:rPr>
          <w:bCs/>
          <w:szCs w:val="24"/>
        </w:rPr>
      </w:pPr>
      <w:r w:rsidRPr="0005402F">
        <w:rPr>
          <w:szCs w:val="24"/>
        </w:rPr>
        <w:t>Figure I.13 – Device identification, registration and blocking system (DIRBS)</w:t>
      </w:r>
      <w:bookmarkEnd w:id="525"/>
    </w:p>
    <w:p w14:paraId="2571356D" w14:textId="77777777" w:rsidR="00EC4FF1" w:rsidRPr="0005402F" w:rsidRDefault="00EC4FF1" w:rsidP="00EC4FF1">
      <w:pPr>
        <w:pStyle w:val="Heading3"/>
        <w:rPr>
          <w:szCs w:val="24"/>
          <w:lang w:bidi="ar-DZ"/>
        </w:rPr>
      </w:pPr>
      <w:bookmarkStart w:id="526" w:name="_Toc73702180"/>
      <w:bookmarkStart w:id="527" w:name="_Toc93310407"/>
      <w:bookmarkStart w:id="528" w:name="_Toc93933327"/>
      <w:bookmarkStart w:id="529" w:name="_Toc93933766"/>
      <w:bookmarkStart w:id="530" w:name="_Toc95137758"/>
      <w:bookmarkStart w:id="531" w:name="_Toc95140234"/>
      <w:bookmarkStart w:id="532" w:name="_Toc95140592"/>
      <w:bookmarkStart w:id="533" w:name="_Toc95146149"/>
      <w:r w:rsidRPr="0005402F">
        <w:rPr>
          <w:szCs w:val="24"/>
          <w:lang w:bidi="ar-DZ"/>
        </w:rPr>
        <w:t>I.III.V</w:t>
      </w:r>
      <w:r w:rsidRPr="0005402F">
        <w:rPr>
          <w:szCs w:val="24"/>
          <w:lang w:bidi="ar-DZ"/>
        </w:rPr>
        <w:tab/>
        <w:t>Republic of Uzbekistan</w:t>
      </w:r>
      <w:bookmarkEnd w:id="526"/>
      <w:bookmarkEnd w:id="527"/>
      <w:bookmarkEnd w:id="528"/>
      <w:bookmarkEnd w:id="529"/>
      <w:bookmarkEnd w:id="530"/>
      <w:bookmarkEnd w:id="531"/>
      <w:bookmarkEnd w:id="532"/>
      <w:bookmarkEnd w:id="533"/>
    </w:p>
    <w:p w14:paraId="031B5039" w14:textId="77777777" w:rsidR="00EC4FF1" w:rsidRPr="0005402F" w:rsidRDefault="00EC4FF1" w:rsidP="00EC4FF1">
      <w:pPr>
        <w:pStyle w:val="Headingb"/>
        <w:rPr>
          <w:szCs w:val="24"/>
        </w:rPr>
      </w:pPr>
      <w:r w:rsidRPr="0005402F">
        <w:rPr>
          <w:szCs w:val="24"/>
        </w:rPr>
        <w:t>•</w:t>
      </w:r>
      <w:r w:rsidRPr="0005402F">
        <w:rPr>
          <w:szCs w:val="24"/>
          <w:lang w:val="ru-RU"/>
        </w:rPr>
        <w:tab/>
      </w:r>
      <w:r w:rsidRPr="0005402F">
        <w:rPr>
          <w:szCs w:val="24"/>
        </w:rPr>
        <w:t>Common information about use case</w:t>
      </w:r>
    </w:p>
    <w:p w14:paraId="49E141F8" w14:textId="77777777" w:rsidR="00EC4FF1" w:rsidRPr="0005402F" w:rsidRDefault="00EC4FF1" w:rsidP="00EC4FF1">
      <w:pPr>
        <w:pStyle w:val="enumlev1"/>
        <w:rPr>
          <w:szCs w:val="24"/>
        </w:rPr>
      </w:pPr>
      <w:r w:rsidRPr="0005402F">
        <w:rPr>
          <w:szCs w:val="24"/>
        </w:rPr>
        <w:t>1)</w:t>
      </w:r>
      <w:r w:rsidRPr="0005402F">
        <w:rPr>
          <w:szCs w:val="24"/>
        </w:rPr>
        <w:tab/>
        <w:t>Title of the use case</w:t>
      </w:r>
    </w:p>
    <w:p w14:paraId="61ACA7D4" w14:textId="77777777" w:rsidR="00EC4FF1" w:rsidRPr="0005402F" w:rsidRDefault="00EC4FF1" w:rsidP="00EC4FF1">
      <w:pPr>
        <w:pStyle w:val="enumlev1"/>
        <w:rPr>
          <w:szCs w:val="24"/>
        </w:rPr>
      </w:pPr>
      <w:r w:rsidRPr="0005402F">
        <w:rPr>
          <w:szCs w:val="24"/>
        </w:rPr>
        <w:tab/>
        <w:t>The UZIMEI – System of mobile devices IMEI codes registration in the Republic of Uzbekistan.</w:t>
      </w:r>
    </w:p>
    <w:p w14:paraId="37AF4D9A" w14:textId="77777777" w:rsidR="00EC4FF1" w:rsidRPr="0005402F" w:rsidRDefault="00EC4FF1" w:rsidP="00EC4FF1">
      <w:pPr>
        <w:pStyle w:val="enumlev1"/>
        <w:rPr>
          <w:szCs w:val="24"/>
        </w:rPr>
      </w:pPr>
      <w:r w:rsidRPr="0005402F">
        <w:rPr>
          <w:szCs w:val="24"/>
        </w:rPr>
        <w:t>2)</w:t>
      </w:r>
      <w:r w:rsidRPr="0005402F">
        <w:rPr>
          <w:szCs w:val="24"/>
        </w:rPr>
        <w:tab/>
        <w:t>Location where the use case is implemented (country and/or private use case)</w:t>
      </w:r>
    </w:p>
    <w:p w14:paraId="5B40E1C3" w14:textId="77777777" w:rsidR="00EC4FF1" w:rsidRPr="0005402F" w:rsidRDefault="00EC4FF1" w:rsidP="00EC4FF1">
      <w:pPr>
        <w:pStyle w:val="enumlev1"/>
        <w:rPr>
          <w:szCs w:val="24"/>
        </w:rPr>
      </w:pPr>
      <w:r w:rsidRPr="0005402F">
        <w:rPr>
          <w:szCs w:val="24"/>
        </w:rPr>
        <w:tab/>
        <w:t>The Republic of Uzbekistan.</w:t>
      </w:r>
    </w:p>
    <w:p w14:paraId="6321E75B" w14:textId="77777777" w:rsidR="00EC4FF1" w:rsidRPr="0005402F" w:rsidRDefault="00EC4FF1" w:rsidP="00EC4FF1">
      <w:pPr>
        <w:pStyle w:val="enumlev1"/>
        <w:rPr>
          <w:szCs w:val="24"/>
        </w:rPr>
      </w:pPr>
      <w:r w:rsidRPr="0005402F">
        <w:rPr>
          <w:szCs w:val="24"/>
        </w:rPr>
        <w:t>3)</w:t>
      </w:r>
      <w:r w:rsidRPr="0005402F">
        <w:rPr>
          <w:szCs w:val="24"/>
        </w:rPr>
        <w:tab/>
        <w:t>Dates of implementation of the use case (month/year)</w:t>
      </w:r>
    </w:p>
    <w:p w14:paraId="26B56F05" w14:textId="77777777" w:rsidR="00EC4FF1" w:rsidRPr="0005402F" w:rsidRDefault="00EC4FF1" w:rsidP="00EC4FF1">
      <w:pPr>
        <w:pStyle w:val="enumlev2"/>
        <w:rPr>
          <w:szCs w:val="24"/>
        </w:rPr>
      </w:pPr>
      <w:r w:rsidRPr="0005402F">
        <w:rPr>
          <w:szCs w:val="24"/>
        </w:rPr>
        <w:t>1)</w:t>
      </w:r>
      <w:r w:rsidRPr="0005402F">
        <w:rPr>
          <w:szCs w:val="24"/>
        </w:rPr>
        <w:tab/>
        <w:t>Decree of the cabinet of ministers on 22 October 2018, № PKM-847 "On measures to organize the accounting system of mobile devices in the Republic of Uzbekistan".</w:t>
      </w:r>
    </w:p>
    <w:p w14:paraId="1970C7F1" w14:textId="77777777" w:rsidR="00EC4FF1" w:rsidRPr="0005402F" w:rsidRDefault="00EC4FF1" w:rsidP="00EC4FF1">
      <w:pPr>
        <w:pStyle w:val="enumlev2"/>
        <w:rPr>
          <w:szCs w:val="24"/>
        </w:rPr>
      </w:pPr>
      <w:r w:rsidRPr="0005402F">
        <w:rPr>
          <w:szCs w:val="24"/>
        </w:rPr>
        <w:t>2)</w:t>
      </w:r>
      <w:r w:rsidRPr="0005402F">
        <w:rPr>
          <w:szCs w:val="24"/>
        </w:rPr>
        <w:tab/>
        <w:t xml:space="preserve">March-April 2019: EIRs deployment (4 MNOs), </w:t>
      </w:r>
      <w:hyperlink r:id="rId36" w:history="1">
        <w:r w:rsidRPr="0005402F">
          <w:rPr>
            <w:rStyle w:val="Hyperlink"/>
            <w:szCs w:val="24"/>
          </w:rPr>
          <w:t>www.uzimei.uz</w:t>
        </w:r>
      </w:hyperlink>
      <w:r w:rsidRPr="0005402F">
        <w:rPr>
          <w:szCs w:val="24"/>
        </w:rPr>
        <w:t xml:space="preserve"> portal deployment.</w:t>
      </w:r>
    </w:p>
    <w:p w14:paraId="16B33A13" w14:textId="77777777" w:rsidR="00EC4FF1" w:rsidRPr="0005402F" w:rsidRDefault="00EC4FF1" w:rsidP="00EC4FF1">
      <w:pPr>
        <w:pStyle w:val="enumlev2"/>
        <w:rPr>
          <w:szCs w:val="24"/>
        </w:rPr>
      </w:pPr>
      <w:r w:rsidRPr="0005402F">
        <w:rPr>
          <w:szCs w:val="24"/>
        </w:rPr>
        <w:t>3)</w:t>
      </w:r>
      <w:r w:rsidRPr="0005402F">
        <w:rPr>
          <w:szCs w:val="24"/>
        </w:rPr>
        <w:tab/>
        <w:t>1 April 2019: start of auto-registration.</w:t>
      </w:r>
    </w:p>
    <w:p w14:paraId="74C7B65A" w14:textId="77777777" w:rsidR="00EC4FF1" w:rsidRPr="0005402F" w:rsidRDefault="00EC4FF1" w:rsidP="00EC4FF1">
      <w:pPr>
        <w:pStyle w:val="enumlev2"/>
        <w:rPr>
          <w:szCs w:val="24"/>
        </w:rPr>
      </w:pPr>
      <w:r w:rsidRPr="0005402F">
        <w:rPr>
          <w:szCs w:val="24"/>
        </w:rPr>
        <w:t>4)</w:t>
      </w:r>
      <w:r w:rsidRPr="0005402F">
        <w:rPr>
          <w:szCs w:val="24"/>
        </w:rPr>
        <w:tab/>
        <w:t>August 2019: finalizing UZIMEI requirements.</w:t>
      </w:r>
    </w:p>
    <w:p w14:paraId="2CAB9787" w14:textId="77777777" w:rsidR="00EC4FF1" w:rsidRPr="0005402F" w:rsidRDefault="00EC4FF1" w:rsidP="00EC4FF1">
      <w:pPr>
        <w:pStyle w:val="enumlev2"/>
        <w:rPr>
          <w:szCs w:val="24"/>
        </w:rPr>
      </w:pPr>
      <w:r w:rsidRPr="0005402F">
        <w:rPr>
          <w:szCs w:val="24"/>
        </w:rPr>
        <w:t>5)</w:t>
      </w:r>
      <w:r w:rsidRPr="0005402F">
        <w:rPr>
          <w:szCs w:val="24"/>
        </w:rPr>
        <w:tab/>
        <w:t>Decree of the cabinet of ministers on 17 September 2019, PKM-778 "On approval of the Regulation on the procedure for registration of mobile devices used, imported and produced for sale or personal use on the territory of the Republic of Uzbekistan".</w:t>
      </w:r>
    </w:p>
    <w:p w14:paraId="4DE0E132" w14:textId="77777777" w:rsidR="00EC4FF1" w:rsidRPr="0005402F" w:rsidRDefault="00EC4FF1" w:rsidP="00EC4FF1">
      <w:pPr>
        <w:pStyle w:val="enumlev2"/>
        <w:rPr>
          <w:szCs w:val="24"/>
        </w:rPr>
      </w:pPr>
      <w:r w:rsidRPr="0005402F">
        <w:rPr>
          <w:szCs w:val="24"/>
        </w:rPr>
        <w:t>6)</w:t>
      </w:r>
      <w:r w:rsidRPr="0005402F">
        <w:rPr>
          <w:szCs w:val="24"/>
        </w:rPr>
        <w:tab/>
        <w:t>1 November 2019: start of mandatory free registration.</w:t>
      </w:r>
    </w:p>
    <w:p w14:paraId="472C1C1F" w14:textId="77777777" w:rsidR="00EC4FF1" w:rsidRPr="0005402F" w:rsidRDefault="00EC4FF1" w:rsidP="00EC4FF1">
      <w:pPr>
        <w:pStyle w:val="enumlev2"/>
        <w:rPr>
          <w:szCs w:val="24"/>
        </w:rPr>
      </w:pPr>
      <w:r w:rsidRPr="0005402F">
        <w:rPr>
          <w:szCs w:val="24"/>
        </w:rPr>
        <w:t>7)</w:t>
      </w:r>
      <w:r w:rsidRPr="0005402F">
        <w:rPr>
          <w:szCs w:val="24"/>
        </w:rPr>
        <w:tab/>
        <w:t>1 December 2019: start of mandatory paid registration (payments are available through 2 payment systems and any bank).</w:t>
      </w:r>
    </w:p>
    <w:p w14:paraId="023FACC1" w14:textId="77777777" w:rsidR="00EC4FF1" w:rsidRPr="0005402F" w:rsidRDefault="00EC4FF1" w:rsidP="00EC4FF1">
      <w:pPr>
        <w:pStyle w:val="enumlev2"/>
        <w:rPr>
          <w:szCs w:val="24"/>
        </w:rPr>
      </w:pPr>
      <w:r w:rsidRPr="0005402F">
        <w:rPr>
          <w:szCs w:val="24"/>
        </w:rPr>
        <w:t>8)</w:t>
      </w:r>
      <w:r w:rsidRPr="0005402F">
        <w:rPr>
          <w:szCs w:val="24"/>
        </w:rPr>
        <w:tab/>
        <w:t>February 2020: connecting one more payment system with CEIR.</w:t>
      </w:r>
    </w:p>
    <w:p w14:paraId="5FD31345" w14:textId="77777777" w:rsidR="00EC4FF1" w:rsidRPr="0005402F" w:rsidRDefault="00EC4FF1" w:rsidP="00EC4FF1">
      <w:pPr>
        <w:pStyle w:val="enumlev2"/>
        <w:rPr>
          <w:szCs w:val="24"/>
        </w:rPr>
      </w:pPr>
      <w:r w:rsidRPr="0005402F">
        <w:rPr>
          <w:szCs w:val="24"/>
        </w:rPr>
        <w:t>9)</w:t>
      </w:r>
      <w:r w:rsidRPr="0005402F">
        <w:rPr>
          <w:szCs w:val="24"/>
        </w:rPr>
        <w:tab/>
        <w:t>April 2020: integration with interactive public services portal (my.gov.uz) – new online service for IMEI registration.</w:t>
      </w:r>
    </w:p>
    <w:p w14:paraId="3F972FE3" w14:textId="77777777" w:rsidR="00EC4FF1" w:rsidRPr="0005402F" w:rsidRDefault="00EC4FF1" w:rsidP="00EC4FF1">
      <w:pPr>
        <w:pStyle w:val="enumlev2"/>
        <w:rPr>
          <w:szCs w:val="24"/>
        </w:rPr>
      </w:pPr>
      <w:r w:rsidRPr="0005402F">
        <w:rPr>
          <w:szCs w:val="24"/>
        </w:rPr>
        <w:t>10)</w:t>
      </w:r>
      <w:r w:rsidRPr="0005402F">
        <w:rPr>
          <w:szCs w:val="24"/>
        </w:rPr>
        <w:tab/>
        <w:t>September 2020: additional verification of applicants, start of blocking stolen devices.</w:t>
      </w:r>
    </w:p>
    <w:p w14:paraId="2614DE93" w14:textId="77777777" w:rsidR="00EC4FF1" w:rsidRPr="0005402F" w:rsidRDefault="00EC4FF1" w:rsidP="00EC4FF1">
      <w:pPr>
        <w:pStyle w:val="enumlev2"/>
        <w:rPr>
          <w:szCs w:val="24"/>
        </w:rPr>
      </w:pPr>
      <w:r w:rsidRPr="0005402F">
        <w:rPr>
          <w:szCs w:val="24"/>
        </w:rPr>
        <w:lastRenderedPageBreak/>
        <w:t>11)</w:t>
      </w:r>
      <w:r w:rsidRPr="0005402F">
        <w:rPr>
          <w:szCs w:val="24"/>
        </w:rPr>
        <w:tab/>
        <w:t>December 2020: connecting one more MNO with CEIR.</w:t>
      </w:r>
    </w:p>
    <w:p w14:paraId="09AB6F58" w14:textId="77777777" w:rsidR="00EC4FF1" w:rsidRPr="0005402F" w:rsidRDefault="00EC4FF1" w:rsidP="00EC4FF1">
      <w:pPr>
        <w:pStyle w:val="enumlev2"/>
        <w:rPr>
          <w:szCs w:val="24"/>
        </w:rPr>
      </w:pPr>
      <w:r w:rsidRPr="0005402F">
        <w:rPr>
          <w:szCs w:val="24"/>
        </w:rPr>
        <w:t>12)</w:t>
      </w:r>
      <w:r w:rsidRPr="0005402F">
        <w:rPr>
          <w:szCs w:val="24"/>
        </w:rPr>
        <w:tab/>
        <w:t>March 2021: allow individuals to register IMEIs at MNO offices.</w:t>
      </w:r>
    </w:p>
    <w:p w14:paraId="10DB3074" w14:textId="77777777" w:rsidR="00EC4FF1" w:rsidRPr="0005402F" w:rsidRDefault="00EC4FF1" w:rsidP="00EC4FF1">
      <w:pPr>
        <w:pStyle w:val="enumlev1"/>
        <w:rPr>
          <w:szCs w:val="24"/>
        </w:rPr>
      </w:pPr>
      <w:r w:rsidRPr="0005402F">
        <w:rPr>
          <w:szCs w:val="24"/>
        </w:rPr>
        <w:t>4)</w:t>
      </w:r>
      <w:r w:rsidRPr="0005402F">
        <w:rPr>
          <w:szCs w:val="24"/>
        </w:rPr>
        <w:tab/>
        <w:t>Source (ITU associated): LLC Svyazcom.</w:t>
      </w:r>
    </w:p>
    <w:p w14:paraId="43DE8F6F" w14:textId="77777777" w:rsidR="00EC4FF1" w:rsidRPr="0005402F" w:rsidRDefault="00EC4FF1" w:rsidP="00EC4FF1">
      <w:pPr>
        <w:pStyle w:val="Headingb"/>
        <w:rPr>
          <w:szCs w:val="24"/>
        </w:rPr>
      </w:pPr>
      <w:r w:rsidRPr="0005402F">
        <w:rPr>
          <w:szCs w:val="24"/>
        </w:rPr>
        <w:t>•</w:t>
      </w:r>
      <w:r w:rsidRPr="0005402F">
        <w:rPr>
          <w:szCs w:val="24"/>
          <w:lang w:val="ru-RU"/>
        </w:rPr>
        <w:tab/>
      </w:r>
      <w:r w:rsidRPr="0005402F">
        <w:rPr>
          <w:szCs w:val="24"/>
        </w:rPr>
        <w:t>Common statistics for country's use case</w:t>
      </w:r>
    </w:p>
    <w:p w14:paraId="4C315F21" w14:textId="77777777" w:rsidR="00EC4FF1" w:rsidRPr="0005402F" w:rsidRDefault="00EC4FF1" w:rsidP="00EC4FF1">
      <w:pPr>
        <w:pStyle w:val="enumlev1"/>
        <w:rPr>
          <w:bCs/>
          <w:szCs w:val="24"/>
        </w:rPr>
      </w:pPr>
      <w:r w:rsidRPr="0005402F">
        <w:rPr>
          <w:bCs/>
          <w:szCs w:val="24"/>
        </w:rPr>
        <w:t>1)</w:t>
      </w:r>
      <w:r w:rsidRPr="0005402F">
        <w:rPr>
          <w:bCs/>
          <w:szCs w:val="24"/>
        </w:rPr>
        <w:tab/>
      </w:r>
      <w:r w:rsidRPr="0005402F">
        <w:rPr>
          <w:szCs w:val="24"/>
        </w:rPr>
        <w:t>Telecommunication statistic (e.g., number of users of mobile devices, operators, etc.)</w:t>
      </w:r>
    </w:p>
    <w:p w14:paraId="1D1B4B9C" w14:textId="77777777" w:rsidR="00EC4FF1" w:rsidRPr="0005402F" w:rsidRDefault="00EC4FF1" w:rsidP="00EC4FF1">
      <w:pPr>
        <w:pStyle w:val="enumlev1"/>
        <w:rPr>
          <w:szCs w:val="24"/>
        </w:rPr>
      </w:pPr>
      <w:r w:rsidRPr="0005402F">
        <w:rPr>
          <w:szCs w:val="24"/>
        </w:rPr>
        <w:tab/>
        <w:t xml:space="preserve">The </w:t>
      </w:r>
      <w:r w:rsidRPr="0005402F">
        <w:rPr>
          <w:color w:val="000000"/>
          <w:szCs w:val="24"/>
        </w:rPr>
        <w:t>number</w:t>
      </w:r>
      <w:r w:rsidRPr="0005402F">
        <w:rPr>
          <w:szCs w:val="24"/>
        </w:rPr>
        <w:t xml:space="preserve"> of subscribers amounted to 23 million. In the year of project implementation there were four (4) mobile network operators.</w:t>
      </w:r>
    </w:p>
    <w:p w14:paraId="3B305240" w14:textId="77777777" w:rsidR="00EC4FF1" w:rsidRPr="0005402F" w:rsidRDefault="00EC4FF1" w:rsidP="00EC4FF1">
      <w:pPr>
        <w:pStyle w:val="enumlev1"/>
        <w:rPr>
          <w:color w:val="000000"/>
          <w:szCs w:val="24"/>
        </w:rPr>
      </w:pPr>
      <w:r w:rsidRPr="0005402F">
        <w:rPr>
          <w:color w:val="000000"/>
          <w:szCs w:val="24"/>
        </w:rPr>
        <w:t>2)</w:t>
      </w:r>
      <w:r w:rsidRPr="0005402F">
        <w:rPr>
          <w:color w:val="000000"/>
          <w:szCs w:val="24"/>
        </w:rPr>
        <w:tab/>
        <w:t>Statistic of the problem (e.g., number of counterfeit devices, stolen devices, etc.).</w:t>
      </w:r>
    </w:p>
    <w:p w14:paraId="47D02C07" w14:textId="77777777" w:rsidR="00EC4FF1" w:rsidRPr="0005402F" w:rsidRDefault="00EC4FF1" w:rsidP="00EC4FF1">
      <w:pPr>
        <w:pStyle w:val="enumlev1"/>
        <w:rPr>
          <w:color w:val="000000"/>
          <w:szCs w:val="24"/>
        </w:rPr>
      </w:pPr>
      <w:r w:rsidRPr="0005402F">
        <w:rPr>
          <w:color w:val="000000"/>
          <w:szCs w:val="24"/>
        </w:rPr>
        <w:tab/>
        <w:t>The imports of mobile devices (handsets, smartphones, and tablets) are estimated at 3-5 million units. However, official customs clearance was carried out for a very small portion – less than 60 000 units.</w:t>
      </w:r>
      <w:r w:rsidRPr="0005402F">
        <w:rPr>
          <w:rStyle w:val="FootnoteReference"/>
          <w:color w:val="000000"/>
          <w:sz w:val="24"/>
          <w:szCs w:val="24"/>
        </w:rPr>
        <w:footnoteReference w:id="16"/>
      </w:r>
      <w:r w:rsidRPr="0005402F">
        <w:rPr>
          <w:szCs w:val="24"/>
        </w:rPr>
        <w:t xml:space="preserve"> </w:t>
      </w:r>
      <w:r w:rsidRPr="0005402F">
        <w:rPr>
          <w:color w:val="000000"/>
          <w:szCs w:val="24"/>
        </w:rPr>
        <w:t>Firstly, it led to a loss of customs and other payments. Secondly, it allowed imported devices to be sold at a lower price and therefore made the competition more difficult for a local mobile device manufacturer.</w:t>
      </w:r>
    </w:p>
    <w:p w14:paraId="1835ED06" w14:textId="77777777" w:rsidR="00EC4FF1" w:rsidRPr="0005402F" w:rsidRDefault="00EC4FF1" w:rsidP="00EC4FF1">
      <w:pPr>
        <w:pStyle w:val="enumlev1"/>
        <w:rPr>
          <w:color w:val="000000"/>
          <w:szCs w:val="24"/>
        </w:rPr>
      </w:pPr>
      <w:r w:rsidRPr="0005402F">
        <w:rPr>
          <w:color w:val="000000"/>
          <w:szCs w:val="24"/>
        </w:rPr>
        <w:t xml:space="preserve">The share of devices with an incorrect IMEI was about 1 %. </w:t>
      </w:r>
    </w:p>
    <w:p w14:paraId="67D2C8E8" w14:textId="77777777" w:rsidR="00EC4FF1" w:rsidRPr="0005402F" w:rsidRDefault="00EC4FF1" w:rsidP="00EC4FF1">
      <w:pPr>
        <w:pStyle w:val="enumlev1"/>
        <w:rPr>
          <w:szCs w:val="24"/>
        </w:rPr>
      </w:pPr>
      <w:r w:rsidRPr="0005402F">
        <w:rPr>
          <w:color w:val="000000"/>
          <w:szCs w:val="24"/>
        </w:rPr>
        <w:t>The number of IMEIs suspected of being duplicated was more than 60 000 (spread over 3 million devices).</w:t>
      </w:r>
    </w:p>
    <w:p w14:paraId="1C72624C" w14:textId="77777777" w:rsidR="00EC4FF1" w:rsidRPr="0005402F" w:rsidRDefault="00EC4FF1" w:rsidP="00EC4FF1">
      <w:pPr>
        <w:pStyle w:val="enumlev1"/>
        <w:rPr>
          <w:szCs w:val="24"/>
        </w:rPr>
      </w:pPr>
      <w:r w:rsidRPr="0005402F">
        <w:rPr>
          <w:szCs w:val="24"/>
        </w:rPr>
        <w:t>3)</w:t>
      </w:r>
      <w:r w:rsidRPr="0005402F">
        <w:rPr>
          <w:szCs w:val="24"/>
        </w:rPr>
        <w:tab/>
        <w:t>General statistics with regard to use case (e.g., size of the economy, population, etc.).</w:t>
      </w:r>
    </w:p>
    <w:p w14:paraId="6B31B44E" w14:textId="77777777" w:rsidR="00EC4FF1" w:rsidRPr="0005402F" w:rsidRDefault="00EC4FF1" w:rsidP="00EC4FF1">
      <w:pPr>
        <w:pStyle w:val="enumlev1"/>
        <w:keepNext/>
        <w:keepLines/>
        <w:rPr>
          <w:szCs w:val="24"/>
        </w:rPr>
      </w:pPr>
      <w:r w:rsidRPr="0005402F">
        <w:rPr>
          <w:szCs w:val="24"/>
        </w:rPr>
        <w:t>The population of Uzbekistan amounted to 33 million.</w:t>
      </w:r>
    </w:p>
    <w:p w14:paraId="6CDF051A" w14:textId="77777777" w:rsidR="00EC4FF1" w:rsidRPr="0005402F" w:rsidRDefault="00EC4FF1" w:rsidP="00EC4FF1">
      <w:pPr>
        <w:pStyle w:val="enumlev1"/>
        <w:rPr>
          <w:szCs w:val="24"/>
        </w:rPr>
      </w:pPr>
      <w:r w:rsidRPr="0005402F">
        <w:rPr>
          <w:szCs w:val="24"/>
        </w:rPr>
        <w:tab/>
        <w:t>GDP of Uzbekistan: $6 999 (2019 est.).</w:t>
      </w:r>
    </w:p>
    <w:p w14:paraId="42D39E85" w14:textId="77777777" w:rsidR="00EC4FF1" w:rsidRPr="0005402F" w:rsidRDefault="00EC4FF1" w:rsidP="00EC4FF1">
      <w:pPr>
        <w:pStyle w:val="Headingb"/>
        <w:rPr>
          <w:szCs w:val="24"/>
        </w:rPr>
      </w:pPr>
      <w:r w:rsidRPr="0005402F">
        <w:rPr>
          <w:szCs w:val="24"/>
        </w:rPr>
        <w:t>•</w:t>
      </w:r>
      <w:r w:rsidRPr="0005402F">
        <w:rPr>
          <w:szCs w:val="24"/>
          <w:lang w:val="ru-RU"/>
        </w:rPr>
        <w:tab/>
      </w:r>
      <w:r w:rsidRPr="0005402F">
        <w:rPr>
          <w:szCs w:val="24"/>
        </w:rPr>
        <w:t xml:space="preserve">Scope of the use case </w:t>
      </w:r>
    </w:p>
    <w:p w14:paraId="4B7539B2" w14:textId="77777777" w:rsidR="00EC4FF1" w:rsidRPr="0005402F" w:rsidRDefault="00EC4FF1" w:rsidP="00EC4FF1">
      <w:pPr>
        <w:rPr>
          <w:szCs w:val="24"/>
        </w:rPr>
      </w:pPr>
      <w:r w:rsidRPr="0005402F">
        <w:rPr>
          <w:szCs w:val="24"/>
        </w:rPr>
        <w:t>The following had been done to implement the project:</w:t>
      </w:r>
    </w:p>
    <w:p w14:paraId="6B333249" w14:textId="77777777" w:rsidR="00EC4FF1" w:rsidRPr="0005402F" w:rsidRDefault="00EC4FF1" w:rsidP="00EC4FF1">
      <w:pPr>
        <w:pStyle w:val="enumlev1"/>
        <w:rPr>
          <w:szCs w:val="24"/>
        </w:rPr>
      </w:pPr>
      <w:r w:rsidRPr="0005402F">
        <w:rPr>
          <w:szCs w:val="24"/>
        </w:rPr>
        <w:t>1)</w:t>
      </w:r>
      <w:r w:rsidRPr="0005402F">
        <w:rPr>
          <w:szCs w:val="24"/>
        </w:rPr>
        <w:tab/>
        <w:t>Adoption of the legislative framework of the project.</w:t>
      </w:r>
    </w:p>
    <w:p w14:paraId="261D0572" w14:textId="77777777" w:rsidR="00EC4FF1" w:rsidRPr="0005402F" w:rsidRDefault="00EC4FF1" w:rsidP="00EC4FF1">
      <w:pPr>
        <w:pStyle w:val="enumlev1"/>
        <w:rPr>
          <w:szCs w:val="24"/>
        </w:rPr>
      </w:pPr>
      <w:r w:rsidRPr="0005402F">
        <w:rPr>
          <w:szCs w:val="24"/>
        </w:rPr>
        <w:t>2)</w:t>
      </w:r>
      <w:r w:rsidRPr="0005402F">
        <w:rPr>
          <w:szCs w:val="24"/>
        </w:rPr>
        <w:tab/>
        <w:t>Conducting explanatory work among the population and market participants (operators, importers, manufacturers, retailers).</w:t>
      </w:r>
    </w:p>
    <w:p w14:paraId="4266A1AF" w14:textId="77777777" w:rsidR="00EC4FF1" w:rsidRPr="0005402F" w:rsidRDefault="00EC4FF1" w:rsidP="00EC4FF1">
      <w:pPr>
        <w:pStyle w:val="enumlev1"/>
        <w:rPr>
          <w:szCs w:val="24"/>
        </w:rPr>
      </w:pPr>
      <w:r w:rsidRPr="0005402F">
        <w:rPr>
          <w:szCs w:val="24"/>
        </w:rPr>
        <w:t>3)</w:t>
      </w:r>
      <w:r w:rsidRPr="0005402F">
        <w:rPr>
          <w:szCs w:val="24"/>
        </w:rPr>
        <w:tab/>
        <w:t xml:space="preserve">Selected a supplier who can supply all technical parts of the project: CEIR, several EIRs, public web portal for IMEI checking and registration. </w:t>
      </w:r>
    </w:p>
    <w:p w14:paraId="7655840C" w14:textId="77777777" w:rsidR="00EC4FF1" w:rsidRPr="0005402F" w:rsidRDefault="00EC4FF1" w:rsidP="00EC4FF1">
      <w:pPr>
        <w:pStyle w:val="enumlev1"/>
        <w:rPr>
          <w:szCs w:val="24"/>
        </w:rPr>
      </w:pPr>
      <w:r w:rsidRPr="0005402F">
        <w:rPr>
          <w:szCs w:val="24"/>
        </w:rPr>
        <w:t>4)</w:t>
      </w:r>
      <w:r w:rsidRPr="0005402F">
        <w:rPr>
          <w:szCs w:val="24"/>
        </w:rPr>
        <w:tab/>
        <w:t>Installed and activated EIR systems in each GSM network of Uzbekistan (four pieces). It was decided not to involve the two small CDMA networks in the project.</w:t>
      </w:r>
    </w:p>
    <w:p w14:paraId="49B7B985" w14:textId="77777777" w:rsidR="00EC4FF1" w:rsidRPr="0005402F" w:rsidRDefault="00EC4FF1" w:rsidP="00EC4FF1">
      <w:pPr>
        <w:pStyle w:val="enumlev1"/>
        <w:rPr>
          <w:szCs w:val="24"/>
        </w:rPr>
      </w:pPr>
      <w:r w:rsidRPr="0005402F">
        <w:rPr>
          <w:szCs w:val="24"/>
        </w:rPr>
        <w:t>5)</w:t>
      </w:r>
      <w:r w:rsidRPr="0005402F">
        <w:rPr>
          <w:szCs w:val="24"/>
        </w:rPr>
        <w:tab/>
        <w:t>Deployed a public portal. At first it only provided an IMEI checking service, and then a registration function was added.</w:t>
      </w:r>
    </w:p>
    <w:p w14:paraId="2854F238" w14:textId="77777777" w:rsidR="00EC4FF1" w:rsidRPr="0005402F" w:rsidRDefault="00EC4FF1" w:rsidP="00EC4FF1">
      <w:pPr>
        <w:pStyle w:val="enumlev1"/>
        <w:rPr>
          <w:szCs w:val="24"/>
        </w:rPr>
      </w:pPr>
      <w:r w:rsidRPr="0005402F">
        <w:rPr>
          <w:szCs w:val="24"/>
        </w:rPr>
        <w:t>6)</w:t>
      </w:r>
      <w:r w:rsidRPr="0005402F">
        <w:rPr>
          <w:szCs w:val="24"/>
        </w:rPr>
        <w:tab/>
        <w:t>Developed and launched a CEIR implementing business processes in accordance with legal requirements.</w:t>
      </w:r>
    </w:p>
    <w:p w14:paraId="5DDD0C15" w14:textId="77777777" w:rsidR="00EC4FF1" w:rsidRPr="0005402F" w:rsidRDefault="00EC4FF1" w:rsidP="00EC4FF1">
      <w:pPr>
        <w:pStyle w:val="enumlev1"/>
        <w:rPr>
          <w:szCs w:val="24"/>
        </w:rPr>
      </w:pPr>
      <w:r w:rsidRPr="0005402F">
        <w:rPr>
          <w:szCs w:val="24"/>
        </w:rPr>
        <w:t>7)</w:t>
      </w:r>
      <w:r w:rsidRPr="0005402F">
        <w:rPr>
          <w:szCs w:val="24"/>
        </w:rPr>
        <w:tab/>
        <w:t>Performed the integration of CEIR with customs and border services.</w:t>
      </w:r>
    </w:p>
    <w:p w14:paraId="0425753F" w14:textId="77777777" w:rsidR="00EC4FF1" w:rsidRPr="0005402F" w:rsidRDefault="00EC4FF1" w:rsidP="00EC4FF1">
      <w:pPr>
        <w:pStyle w:val="enumlev1"/>
        <w:rPr>
          <w:szCs w:val="24"/>
        </w:rPr>
      </w:pPr>
      <w:r w:rsidRPr="0005402F">
        <w:rPr>
          <w:szCs w:val="24"/>
        </w:rPr>
        <w:t>8)</w:t>
      </w:r>
      <w:r w:rsidRPr="0005402F">
        <w:rPr>
          <w:szCs w:val="24"/>
        </w:rPr>
        <w:tab/>
        <w:t>Performed the UZIMEI operator's staff training (system administration, analysis of business processes, reception of applications for IMEI registration from legal entities and individuals.</w:t>
      </w:r>
    </w:p>
    <w:p w14:paraId="2C0FAFC7" w14:textId="77777777" w:rsidR="00EC4FF1" w:rsidRPr="0005402F" w:rsidRDefault="00EC4FF1" w:rsidP="00EC4FF1">
      <w:pPr>
        <w:pStyle w:val="enumlev1"/>
        <w:rPr>
          <w:szCs w:val="24"/>
        </w:rPr>
      </w:pPr>
      <w:r w:rsidRPr="0005402F">
        <w:rPr>
          <w:szCs w:val="24"/>
        </w:rPr>
        <w:t>9)</w:t>
      </w:r>
      <w:r w:rsidRPr="0005402F">
        <w:rPr>
          <w:szCs w:val="24"/>
        </w:rPr>
        <w:tab/>
        <w:t>Performed the postal service employees' training (reception of applications for IMEI registration from individuals).</w:t>
      </w:r>
    </w:p>
    <w:p w14:paraId="70D7407A" w14:textId="77777777" w:rsidR="00EC4FF1" w:rsidRPr="0005402F" w:rsidRDefault="00EC4FF1" w:rsidP="00EC4FF1">
      <w:pPr>
        <w:pStyle w:val="enumlev1"/>
        <w:rPr>
          <w:szCs w:val="24"/>
        </w:rPr>
      </w:pPr>
      <w:r w:rsidRPr="0005402F">
        <w:rPr>
          <w:szCs w:val="24"/>
        </w:rPr>
        <w:t>10)</w:t>
      </w:r>
      <w:r w:rsidRPr="0005402F">
        <w:rPr>
          <w:szCs w:val="24"/>
        </w:rPr>
        <w:tab/>
        <w:t xml:space="preserve">Performed the integration of CEIR with an </w:t>
      </w:r>
      <w:r w:rsidRPr="0005402F">
        <w:rPr>
          <w:color w:val="000000"/>
          <w:szCs w:val="24"/>
        </w:rPr>
        <w:t xml:space="preserve">interactive public services portal </w:t>
      </w:r>
      <w:r w:rsidRPr="0005402F">
        <w:rPr>
          <w:szCs w:val="24"/>
        </w:rPr>
        <w:t xml:space="preserve">– a </w:t>
      </w:r>
      <w:r w:rsidRPr="0005402F">
        <w:rPr>
          <w:color w:val="000000"/>
          <w:szCs w:val="24"/>
        </w:rPr>
        <w:t>new online service was added for IMEI registration</w:t>
      </w:r>
      <w:r w:rsidRPr="0005402F">
        <w:rPr>
          <w:szCs w:val="24"/>
        </w:rPr>
        <w:t>.</w:t>
      </w:r>
    </w:p>
    <w:p w14:paraId="0CD18AB3" w14:textId="77777777" w:rsidR="00EC4FF1" w:rsidRPr="0005402F" w:rsidRDefault="00EC4FF1" w:rsidP="00EC4FF1">
      <w:pPr>
        <w:pStyle w:val="enumlev1"/>
        <w:rPr>
          <w:szCs w:val="24"/>
        </w:rPr>
      </w:pPr>
      <w:r w:rsidRPr="0005402F">
        <w:rPr>
          <w:szCs w:val="24"/>
        </w:rPr>
        <w:t>11)</w:t>
      </w:r>
      <w:r w:rsidRPr="0005402F">
        <w:rPr>
          <w:szCs w:val="24"/>
        </w:rPr>
        <w:tab/>
        <w:t>Creating of UZIMEI call centre.</w:t>
      </w:r>
    </w:p>
    <w:p w14:paraId="5DC2AA99" w14:textId="77777777" w:rsidR="00EC4FF1" w:rsidRPr="0005402F" w:rsidRDefault="00EC4FF1" w:rsidP="00EC4FF1">
      <w:pPr>
        <w:pStyle w:val="enumlev1"/>
        <w:rPr>
          <w:szCs w:val="24"/>
        </w:rPr>
      </w:pPr>
      <w:r w:rsidRPr="0005402F">
        <w:rPr>
          <w:szCs w:val="24"/>
        </w:rPr>
        <w:t>12)</w:t>
      </w:r>
      <w:r w:rsidRPr="0005402F">
        <w:rPr>
          <w:szCs w:val="24"/>
        </w:rPr>
        <w:tab/>
        <w:t>A state acceptance of the system had been passed.</w:t>
      </w:r>
    </w:p>
    <w:p w14:paraId="1017AAEB" w14:textId="77777777" w:rsidR="00EC4FF1" w:rsidRPr="0005402F" w:rsidRDefault="00EC4FF1" w:rsidP="00EC4FF1">
      <w:pPr>
        <w:rPr>
          <w:szCs w:val="24"/>
        </w:rPr>
      </w:pPr>
      <w:r w:rsidRPr="0005402F">
        <w:rPr>
          <w:szCs w:val="24"/>
        </w:rPr>
        <w:lastRenderedPageBreak/>
        <w:t>Since some of the importers have tried to circumvent mandatory IMEI registration, the UZIMEI system had to refine business processes for 1.5 years. Processes also had to be changed because of the pandemic COVID</w:t>
      </w:r>
      <w:r w:rsidRPr="0005402F">
        <w:rPr>
          <w:szCs w:val="24"/>
        </w:rPr>
        <w:noBreakHyphen/>
        <w:t>19 (lockdown) and due to regulatory changes. Since all the parts of the UZIMEI system were from one supplier, it was possible to do it quickly.</w:t>
      </w:r>
    </w:p>
    <w:p w14:paraId="7704AC18" w14:textId="77777777" w:rsidR="00EC4FF1" w:rsidRPr="0005402F" w:rsidRDefault="00EC4FF1" w:rsidP="00EC4FF1">
      <w:pPr>
        <w:pStyle w:val="Headingb"/>
        <w:rPr>
          <w:szCs w:val="24"/>
        </w:rPr>
      </w:pPr>
      <w:r w:rsidRPr="0005402F">
        <w:rPr>
          <w:szCs w:val="24"/>
        </w:rPr>
        <w:t>•</w:t>
      </w:r>
      <w:r w:rsidRPr="0005402F">
        <w:rPr>
          <w:szCs w:val="24"/>
          <w:lang w:val="ru-RU"/>
        </w:rPr>
        <w:tab/>
      </w:r>
      <w:r w:rsidRPr="0005402F">
        <w:rPr>
          <w:szCs w:val="24"/>
        </w:rPr>
        <w:t>Description of use case's solution</w:t>
      </w:r>
    </w:p>
    <w:p w14:paraId="094B13CD" w14:textId="77777777" w:rsidR="00EC4FF1" w:rsidRPr="0005402F" w:rsidRDefault="00EC4FF1" w:rsidP="00EC4FF1">
      <w:pPr>
        <w:rPr>
          <w:szCs w:val="24"/>
        </w:rPr>
      </w:pPr>
      <w:r w:rsidRPr="0005402F">
        <w:rPr>
          <w:szCs w:val="24"/>
        </w:rPr>
        <w:t xml:space="preserve">To solve the main problems, it was decided to prohibit the use of the IMEIs in the cellular networks of Uzbekistan those that have not passed customs clearance. To implement this, an IMEI </w:t>
      </w:r>
      <w:r>
        <w:rPr>
          <w:szCs w:val="24"/>
        </w:rPr>
        <w:t>permitted-list</w:t>
      </w:r>
      <w:r w:rsidRPr="0005402F">
        <w:rPr>
          <w:szCs w:val="24"/>
        </w:rPr>
        <w:t xml:space="preserve"> is created. In the networks of Uzbekistan MNOs, only those IMEIs, which are in the </w:t>
      </w:r>
      <w:r>
        <w:rPr>
          <w:szCs w:val="24"/>
        </w:rPr>
        <w:t>permitted-list</w:t>
      </w:r>
      <w:r w:rsidRPr="0005402F">
        <w:rPr>
          <w:szCs w:val="24"/>
        </w:rPr>
        <w:t xml:space="preserve"> are allowed to be registered. IMEI can be included in this </w:t>
      </w:r>
      <w:r>
        <w:rPr>
          <w:szCs w:val="24"/>
        </w:rPr>
        <w:t>permitted-list</w:t>
      </w:r>
      <w:r w:rsidRPr="0005402F">
        <w:rPr>
          <w:szCs w:val="24"/>
        </w:rPr>
        <w:t xml:space="preserve"> in the following ways:</w:t>
      </w:r>
    </w:p>
    <w:p w14:paraId="20435559" w14:textId="77777777" w:rsidR="00EC4FF1" w:rsidRPr="0005402F" w:rsidRDefault="00EC4FF1" w:rsidP="00EC4FF1">
      <w:pPr>
        <w:pStyle w:val="enumlev1"/>
        <w:rPr>
          <w:szCs w:val="24"/>
        </w:rPr>
      </w:pPr>
      <w:r w:rsidRPr="0005402F">
        <w:rPr>
          <w:szCs w:val="24"/>
        </w:rPr>
        <w:t>1)</w:t>
      </w:r>
      <w:r w:rsidRPr="0005402F">
        <w:rPr>
          <w:szCs w:val="24"/>
        </w:rPr>
        <w:tab/>
        <w:t xml:space="preserve">All IMEIs that were found in the country's mobile networks before the system was launched were added to the amnesty list – this is part of the </w:t>
      </w:r>
      <w:r>
        <w:rPr>
          <w:szCs w:val="24"/>
        </w:rPr>
        <w:t>permitted-list</w:t>
      </w:r>
      <w:r w:rsidRPr="0005402F">
        <w:rPr>
          <w:szCs w:val="24"/>
        </w:rPr>
        <w:t>. For this purpose, EIRs were launched before mandatory registration. From 1 April, 2019 to 1 November, 2019, auto-registration was performed – EIRs allowed IMEIs into the network and sent them to CEIR, where they were placed on the amnesty list.</w:t>
      </w:r>
    </w:p>
    <w:p w14:paraId="522E01CF" w14:textId="77777777" w:rsidR="00EC4FF1" w:rsidRPr="0005402F" w:rsidRDefault="00EC4FF1" w:rsidP="00EC4FF1">
      <w:pPr>
        <w:pStyle w:val="enumlev1"/>
        <w:rPr>
          <w:szCs w:val="24"/>
        </w:rPr>
      </w:pPr>
      <w:r w:rsidRPr="0005402F">
        <w:rPr>
          <w:szCs w:val="24"/>
        </w:rPr>
        <w:t>2)</w:t>
      </w:r>
      <w:r w:rsidRPr="0005402F">
        <w:rPr>
          <w:szCs w:val="24"/>
        </w:rPr>
        <w:tab/>
        <w:t xml:space="preserve">Only correct IMEIs were placed in the amnesty list (verification by the TAC list allocated by GSMA). Registrations of incorrect IMEIs were allowed until 1 November, 2019 and IMEI-IMSI bundles were created for these IMEIs – a bundle </w:t>
      </w:r>
      <w:r>
        <w:rPr>
          <w:szCs w:val="24"/>
        </w:rPr>
        <w:t>permitted-list</w:t>
      </w:r>
      <w:r w:rsidRPr="0005402F">
        <w:rPr>
          <w:szCs w:val="24"/>
        </w:rPr>
        <w:t>. For IMEI from these bundles, registration in the operator's network is allowed only if they are used with the same SIM cards (IMSI). After 1 November, 2019 registration and creation of new bundles for incorrect IMEIs is prohibited. This is how the distribution of counterfeit mobile devices was prevented.</w:t>
      </w:r>
    </w:p>
    <w:p w14:paraId="4A08512B" w14:textId="77777777" w:rsidR="00EC4FF1" w:rsidRPr="0005402F" w:rsidRDefault="00EC4FF1" w:rsidP="00EC4FF1">
      <w:pPr>
        <w:pStyle w:val="enumlev1"/>
        <w:rPr>
          <w:szCs w:val="24"/>
        </w:rPr>
      </w:pPr>
      <w:r w:rsidRPr="0005402F">
        <w:rPr>
          <w:szCs w:val="24"/>
        </w:rPr>
        <w:t>3)</w:t>
      </w:r>
      <w:r w:rsidRPr="0005402F">
        <w:rPr>
          <w:szCs w:val="24"/>
        </w:rPr>
        <w:tab/>
        <w:t xml:space="preserve">The analysis of registration events from 1 April 2019, to 1 November, 2019 revealed duplicate IMEIs. For these IMEI, the IMEI-IMSI bundles were created – a bundled </w:t>
      </w:r>
      <w:r>
        <w:rPr>
          <w:szCs w:val="24"/>
        </w:rPr>
        <w:t>permitted-list</w:t>
      </w:r>
      <w:r w:rsidRPr="0005402F">
        <w:rPr>
          <w:szCs w:val="24"/>
        </w:rPr>
        <w:t>. For IMEI from these bundles, registration in the operator's network is allowed only if they are used with the same SIM cards (IMSI). In this way, the distribution of devices with duplicate IMEIs was prevented.</w:t>
      </w:r>
    </w:p>
    <w:p w14:paraId="3C1EB8D6" w14:textId="77777777" w:rsidR="00EC4FF1" w:rsidRPr="0005402F" w:rsidRDefault="00EC4FF1" w:rsidP="00EC4FF1">
      <w:pPr>
        <w:pStyle w:val="enumlev1"/>
        <w:rPr>
          <w:szCs w:val="24"/>
        </w:rPr>
      </w:pPr>
      <w:r w:rsidRPr="0005402F">
        <w:rPr>
          <w:szCs w:val="24"/>
        </w:rPr>
        <w:t>4)</w:t>
      </w:r>
      <w:r w:rsidRPr="0005402F">
        <w:rPr>
          <w:szCs w:val="24"/>
        </w:rPr>
        <w:tab/>
        <w:t xml:space="preserve">To add the IMEI of their devices on the </w:t>
      </w:r>
      <w:r>
        <w:rPr>
          <w:szCs w:val="24"/>
        </w:rPr>
        <w:t>permitted-list</w:t>
      </w:r>
      <w:r w:rsidRPr="0005402F">
        <w:rPr>
          <w:szCs w:val="24"/>
        </w:rPr>
        <w:t xml:space="preserve"> importers must submit a customs declaration and pay the UZIMEI operator a fee for each IMEI. There can be no more devices in one application than in the declaration. One declaration can be used part-by-part – in more than one application for registration. CEIR is integrated with the database of the state customs committee to check declarations.</w:t>
      </w:r>
    </w:p>
    <w:p w14:paraId="01A5B7E6" w14:textId="77777777" w:rsidR="00EC4FF1" w:rsidRPr="0005402F" w:rsidRDefault="00EC4FF1" w:rsidP="00EC4FF1">
      <w:pPr>
        <w:pStyle w:val="enumlev1"/>
        <w:rPr>
          <w:szCs w:val="24"/>
        </w:rPr>
      </w:pPr>
      <w:r w:rsidRPr="0005402F">
        <w:rPr>
          <w:szCs w:val="24"/>
        </w:rPr>
        <w:t>5)</w:t>
      </w:r>
      <w:r w:rsidRPr="0005402F">
        <w:rPr>
          <w:szCs w:val="24"/>
        </w:rPr>
        <w:tab/>
        <w:t xml:space="preserve">Local manufacturers have to pay UZIMEI operators a fee for each IMEI to </w:t>
      </w:r>
      <w:r>
        <w:rPr>
          <w:szCs w:val="24"/>
        </w:rPr>
        <w:t>permitted-list</w:t>
      </w:r>
      <w:r w:rsidRPr="0005402F">
        <w:rPr>
          <w:szCs w:val="24"/>
        </w:rPr>
        <w:t xml:space="preserve"> their devices. They are allowed to submit IMEIs only with certain TACs.</w:t>
      </w:r>
    </w:p>
    <w:p w14:paraId="4D8C90FA" w14:textId="77777777" w:rsidR="00EC4FF1" w:rsidRPr="0005402F" w:rsidRDefault="00EC4FF1" w:rsidP="00EC4FF1">
      <w:pPr>
        <w:pStyle w:val="enumlev1"/>
        <w:rPr>
          <w:szCs w:val="24"/>
        </w:rPr>
      </w:pPr>
      <w:r w:rsidRPr="0005402F">
        <w:rPr>
          <w:szCs w:val="24"/>
        </w:rPr>
        <w:t>6)</w:t>
      </w:r>
      <w:r w:rsidRPr="0005402F">
        <w:rPr>
          <w:szCs w:val="24"/>
        </w:rPr>
        <w:tab/>
        <w:t xml:space="preserve">Individuals must pay the UZIMEI operator a fee for each IMEI to put the IMEI of their devices on the </w:t>
      </w:r>
      <w:r>
        <w:rPr>
          <w:szCs w:val="24"/>
        </w:rPr>
        <w:t>permitted-list</w:t>
      </w:r>
      <w:r w:rsidRPr="0005402F">
        <w:rPr>
          <w:szCs w:val="24"/>
        </w:rPr>
        <w:t>. At the same time, compliance with the customs legislation is checked. The conditions are quite complicated, as it stipulates the cases when a person can import a mobile device for free. In other cases, the person must go through customs procedures and present a customs declaration or a customs receipt order. All these conditions are checked and controlled at the CEIR. For this purpose, the CEIR is integrated with the database of the state customs committee (checking the customs declarations and customs receipt orders) and the database of the state personalization centre (checking the method and date of entry of an individual into the country).</w:t>
      </w:r>
    </w:p>
    <w:p w14:paraId="24A296EC" w14:textId="77777777" w:rsidR="00EC4FF1" w:rsidRPr="0005402F" w:rsidRDefault="00EC4FF1" w:rsidP="00EC4FF1">
      <w:pPr>
        <w:pStyle w:val="enumlev1"/>
        <w:rPr>
          <w:szCs w:val="24"/>
        </w:rPr>
      </w:pPr>
      <w:r w:rsidRPr="0005402F">
        <w:rPr>
          <w:szCs w:val="24"/>
        </w:rPr>
        <w:t>7)</w:t>
      </w:r>
      <w:r w:rsidRPr="0005402F">
        <w:rPr>
          <w:szCs w:val="24"/>
        </w:rPr>
        <w:tab/>
        <w:t xml:space="preserve">Foreigners can also apply for adding IMEI to the CEIR </w:t>
      </w:r>
      <w:r>
        <w:rPr>
          <w:szCs w:val="24"/>
        </w:rPr>
        <w:t>permitted-list</w:t>
      </w:r>
      <w:r w:rsidRPr="0005402F">
        <w:rPr>
          <w:szCs w:val="24"/>
        </w:rPr>
        <w:t>. Foreigners, like Uzbekistan citizens, have to pay the UZIMEI operator a fee for each IMEI. There are no customs clearance checks for foreigners, but there is a limit to the number of devices that can be registered to one foreign passport in a certain period.</w:t>
      </w:r>
    </w:p>
    <w:p w14:paraId="0C84A159" w14:textId="77777777" w:rsidR="00EC4FF1" w:rsidRPr="0005402F" w:rsidRDefault="00EC4FF1" w:rsidP="00EC4FF1">
      <w:pPr>
        <w:rPr>
          <w:szCs w:val="24"/>
        </w:rPr>
      </w:pPr>
      <w:r w:rsidRPr="0005402F">
        <w:rPr>
          <w:szCs w:val="24"/>
        </w:rPr>
        <w:t xml:space="preserve">IMEI that first occurs in the cellular networks of the country is automatically placed in the </w:t>
      </w:r>
      <w:r>
        <w:rPr>
          <w:szCs w:val="24"/>
        </w:rPr>
        <w:t>tracked-list</w:t>
      </w:r>
      <w:r w:rsidRPr="0005402F">
        <w:rPr>
          <w:szCs w:val="24"/>
        </w:rPr>
        <w:t xml:space="preserve">. Starting from this moment, the time for IMEI registration (inclusion into the </w:t>
      </w:r>
      <w:r>
        <w:rPr>
          <w:szCs w:val="24"/>
        </w:rPr>
        <w:t>permitted-list</w:t>
      </w:r>
      <w:r w:rsidRPr="0005402F">
        <w:rPr>
          <w:szCs w:val="24"/>
        </w:rPr>
        <w:t xml:space="preserve">) starts at – 30 days. There is no restriction on access to the network in the </w:t>
      </w:r>
      <w:r>
        <w:rPr>
          <w:szCs w:val="24"/>
        </w:rPr>
        <w:t>tracked-list</w:t>
      </w:r>
      <w:r w:rsidRPr="0005402F">
        <w:rPr>
          <w:szCs w:val="24"/>
        </w:rPr>
        <w:t xml:space="preserve">. Anyone can register </w:t>
      </w:r>
      <w:r w:rsidRPr="0005402F">
        <w:rPr>
          <w:szCs w:val="24"/>
        </w:rPr>
        <w:lastRenderedPageBreak/>
        <w:t xml:space="preserve">IMEI – not only those who used it first. Every new subscriber who uses an IMEI from the </w:t>
      </w:r>
      <w:r>
        <w:rPr>
          <w:szCs w:val="24"/>
        </w:rPr>
        <w:t>tracked-list</w:t>
      </w:r>
      <w:r w:rsidRPr="0005402F">
        <w:rPr>
          <w:szCs w:val="24"/>
        </w:rPr>
        <w:t xml:space="preserve"> will get a notification that it has to be registered, with a deadline. If no one registers an IMEI within 30 days, it is automatically moved to the </w:t>
      </w:r>
      <w:r>
        <w:rPr>
          <w:szCs w:val="24"/>
        </w:rPr>
        <w:t>blocked-list</w:t>
      </w:r>
      <w:r w:rsidRPr="0005402F">
        <w:rPr>
          <w:szCs w:val="24"/>
        </w:rPr>
        <w:t>.</w:t>
      </w:r>
    </w:p>
    <w:p w14:paraId="572E7CFE" w14:textId="77777777" w:rsidR="00EC4FF1" w:rsidRPr="0005402F" w:rsidRDefault="00EC4FF1" w:rsidP="00EC4FF1">
      <w:pPr>
        <w:rPr>
          <w:szCs w:val="24"/>
        </w:rPr>
      </w:pPr>
      <w:r>
        <w:rPr>
          <w:szCs w:val="24"/>
        </w:rPr>
        <w:t>Blocked-list</w:t>
      </w:r>
      <w:r w:rsidRPr="0005402F">
        <w:rPr>
          <w:szCs w:val="24"/>
        </w:rPr>
        <w:t xml:space="preserve">ed IMEI is not allowed to register on the network. An IMEI is </w:t>
      </w:r>
      <w:r>
        <w:rPr>
          <w:szCs w:val="24"/>
        </w:rPr>
        <w:t>blocked-list</w:t>
      </w:r>
      <w:r w:rsidRPr="0005402F">
        <w:rPr>
          <w:szCs w:val="24"/>
        </w:rPr>
        <w:t>ed in the following ways:</w:t>
      </w:r>
    </w:p>
    <w:p w14:paraId="2D7DF5D0" w14:textId="77777777" w:rsidR="00EC4FF1" w:rsidRPr="0005402F" w:rsidRDefault="00EC4FF1" w:rsidP="00EC4FF1">
      <w:pPr>
        <w:pStyle w:val="enumlev1"/>
        <w:rPr>
          <w:szCs w:val="24"/>
        </w:rPr>
      </w:pPr>
      <w:r w:rsidRPr="0005402F">
        <w:rPr>
          <w:szCs w:val="24"/>
        </w:rPr>
        <w:t>1)</w:t>
      </w:r>
      <w:r w:rsidRPr="0005402F">
        <w:rPr>
          <w:szCs w:val="24"/>
        </w:rPr>
        <w:tab/>
        <w:t xml:space="preserve">blocked at the request of law enforcement authority. </w:t>
      </w:r>
    </w:p>
    <w:p w14:paraId="544C08B9" w14:textId="77777777" w:rsidR="00EC4FF1" w:rsidRPr="0005402F" w:rsidRDefault="00EC4FF1" w:rsidP="00EC4FF1">
      <w:pPr>
        <w:pStyle w:val="enumlev1"/>
        <w:rPr>
          <w:szCs w:val="24"/>
        </w:rPr>
      </w:pPr>
      <w:r w:rsidRPr="0005402F">
        <w:rPr>
          <w:szCs w:val="24"/>
        </w:rPr>
        <w:t>2)</w:t>
      </w:r>
      <w:r w:rsidRPr="0005402F">
        <w:rPr>
          <w:szCs w:val="24"/>
        </w:rPr>
        <w:tab/>
        <w:t xml:space="preserve">IMEI from the </w:t>
      </w:r>
      <w:r>
        <w:rPr>
          <w:szCs w:val="24"/>
        </w:rPr>
        <w:t>tracked-list</w:t>
      </w:r>
      <w:r w:rsidRPr="0005402F">
        <w:rPr>
          <w:szCs w:val="24"/>
        </w:rPr>
        <w:t>, which were not registered within a certain period.</w:t>
      </w:r>
    </w:p>
    <w:p w14:paraId="03F78B16" w14:textId="77777777" w:rsidR="00EC4FF1" w:rsidRPr="0005402F" w:rsidRDefault="00EC4FF1" w:rsidP="00EC4FF1">
      <w:pPr>
        <w:rPr>
          <w:szCs w:val="24"/>
        </w:rPr>
      </w:pPr>
      <w:r w:rsidRPr="0005402F">
        <w:rPr>
          <w:szCs w:val="24"/>
        </w:rPr>
        <w:t xml:space="preserve">The following procedure is provided for blocking at the request of law enforcement: </w:t>
      </w:r>
    </w:p>
    <w:p w14:paraId="4A9F715B" w14:textId="77777777" w:rsidR="00EC4FF1" w:rsidRPr="0005402F" w:rsidRDefault="00EC4FF1" w:rsidP="00EC4FF1">
      <w:pPr>
        <w:pStyle w:val="enumlev1"/>
        <w:rPr>
          <w:szCs w:val="24"/>
        </w:rPr>
      </w:pPr>
      <w:r w:rsidRPr="0005402F">
        <w:rPr>
          <w:szCs w:val="24"/>
        </w:rPr>
        <w:t>1)</w:t>
      </w:r>
      <w:r w:rsidRPr="0005402F">
        <w:rPr>
          <w:szCs w:val="24"/>
        </w:rPr>
        <w:tab/>
        <w:t>The law enforcement officer writes an official letter to the UZIMEI operator, specifying the IMEI and a few parameters (to block or only to monitor, who uses the IMEI, from what date to block, whether to send a notification to the phone when it is registered).</w:t>
      </w:r>
    </w:p>
    <w:p w14:paraId="61CC89E5" w14:textId="77777777" w:rsidR="00EC4FF1" w:rsidRPr="0005402F" w:rsidRDefault="00EC4FF1" w:rsidP="00EC4FF1">
      <w:pPr>
        <w:pStyle w:val="enumlev1"/>
        <w:rPr>
          <w:szCs w:val="24"/>
        </w:rPr>
      </w:pPr>
      <w:r w:rsidRPr="0005402F">
        <w:rPr>
          <w:szCs w:val="24"/>
        </w:rPr>
        <w:t>2)</w:t>
      </w:r>
      <w:r w:rsidRPr="0005402F">
        <w:rPr>
          <w:szCs w:val="24"/>
        </w:rPr>
        <w:tab/>
        <w:t xml:space="preserve">UZIMEI employee creates an application in a special workplace of the interface, where all this information is entered. After that IMEI is placed in the </w:t>
      </w:r>
      <w:r>
        <w:rPr>
          <w:szCs w:val="24"/>
        </w:rPr>
        <w:t>blocked-list</w:t>
      </w:r>
      <w:r w:rsidRPr="0005402F">
        <w:rPr>
          <w:szCs w:val="24"/>
        </w:rPr>
        <w:t xml:space="preserve"> from the specified date, or in the tracking list.</w:t>
      </w:r>
    </w:p>
    <w:p w14:paraId="7ED30E39" w14:textId="77777777" w:rsidR="00EC4FF1" w:rsidRPr="0005402F" w:rsidRDefault="00EC4FF1" w:rsidP="00EC4FF1">
      <w:pPr>
        <w:rPr>
          <w:szCs w:val="24"/>
        </w:rPr>
      </w:pPr>
      <w:r w:rsidRPr="0005402F">
        <w:rPr>
          <w:szCs w:val="24"/>
        </w:rPr>
        <w:t xml:space="preserve">To exclude an IMEI from the </w:t>
      </w:r>
      <w:r>
        <w:rPr>
          <w:szCs w:val="24"/>
        </w:rPr>
        <w:t>blocked-list</w:t>
      </w:r>
      <w:r w:rsidRPr="0005402F">
        <w:rPr>
          <w:szCs w:val="24"/>
        </w:rPr>
        <w:t>, previously entered by the law enforcement authority, a similar procedure is used.</w:t>
      </w:r>
    </w:p>
    <w:p w14:paraId="01D5A077" w14:textId="77777777" w:rsidR="00EC4FF1" w:rsidRPr="0005402F" w:rsidRDefault="00EC4FF1" w:rsidP="00EC4FF1">
      <w:pPr>
        <w:rPr>
          <w:szCs w:val="24"/>
        </w:rPr>
      </w:pPr>
      <w:r w:rsidRPr="0005402F">
        <w:rPr>
          <w:szCs w:val="24"/>
        </w:rPr>
        <w:t xml:space="preserve">If an IMEI is </w:t>
      </w:r>
      <w:r>
        <w:rPr>
          <w:szCs w:val="24"/>
        </w:rPr>
        <w:t>blocked-list</w:t>
      </w:r>
      <w:r w:rsidRPr="0005402F">
        <w:rPr>
          <w:szCs w:val="24"/>
        </w:rPr>
        <w:t xml:space="preserve">ed from the </w:t>
      </w:r>
      <w:r>
        <w:rPr>
          <w:szCs w:val="24"/>
        </w:rPr>
        <w:t>tracked-list</w:t>
      </w:r>
      <w:r w:rsidRPr="0005402F">
        <w:rPr>
          <w:szCs w:val="24"/>
        </w:rPr>
        <w:t xml:space="preserve">, it can still go through the registration procedure: apply and pay for it. After that the IMEI number is removed from the </w:t>
      </w:r>
      <w:r>
        <w:rPr>
          <w:szCs w:val="24"/>
        </w:rPr>
        <w:t>blocked-list</w:t>
      </w:r>
      <w:r w:rsidRPr="0005402F">
        <w:rPr>
          <w:szCs w:val="24"/>
        </w:rPr>
        <w:t xml:space="preserve"> and placed on the </w:t>
      </w:r>
      <w:r>
        <w:rPr>
          <w:szCs w:val="24"/>
        </w:rPr>
        <w:t>permitted-list</w:t>
      </w:r>
      <w:r w:rsidRPr="0005402F">
        <w:rPr>
          <w:szCs w:val="24"/>
        </w:rPr>
        <w:t>.</w:t>
      </w:r>
    </w:p>
    <w:p w14:paraId="7B799D2A" w14:textId="77777777" w:rsidR="00EC4FF1" w:rsidRPr="0005402F" w:rsidRDefault="00EC4FF1" w:rsidP="00EC4FF1">
      <w:pPr>
        <w:rPr>
          <w:szCs w:val="24"/>
        </w:rPr>
      </w:pPr>
      <w:r w:rsidRPr="0005402F">
        <w:rPr>
          <w:szCs w:val="24"/>
        </w:rPr>
        <w:t xml:space="preserve">The rules for registration of mobile devices are described in the Decree of the Cabinet of Ministers No. 778 of 17 September, 2019. This Decree approves the regulation on the registration procedure for mobile devices used, imported and produced for sale or personal use in the territory of the Republic of Uzbekistan. The UZIMEI system, consisting of the CEIR system, several EIRs and the portal www.uzimei.uz now updated to </w:t>
      </w:r>
      <w:hyperlink r:id="rId37" w:history="1">
        <w:r w:rsidRPr="0005402F">
          <w:rPr>
            <w:rStyle w:val="Hyperlink"/>
            <w:szCs w:val="24"/>
          </w:rPr>
          <w:t>https://new.uzimei.uz/</w:t>
        </w:r>
      </w:hyperlink>
      <w:r w:rsidRPr="0005402F">
        <w:rPr>
          <w:szCs w:val="24"/>
        </w:rPr>
        <w:t xml:space="preserve"> implements business processes in full compliance with this regulation. Basic information of the provision:</w:t>
      </w:r>
    </w:p>
    <w:p w14:paraId="038F4D59" w14:textId="77777777" w:rsidR="00EC4FF1" w:rsidRPr="0005402F" w:rsidRDefault="00EC4FF1" w:rsidP="00EC4FF1">
      <w:pPr>
        <w:pStyle w:val="enumlev1"/>
        <w:rPr>
          <w:szCs w:val="24"/>
        </w:rPr>
      </w:pPr>
      <w:r w:rsidRPr="0005402F">
        <w:rPr>
          <w:szCs w:val="24"/>
        </w:rPr>
        <w:t>•</w:t>
      </w:r>
      <w:r w:rsidRPr="0005402F">
        <w:rPr>
          <w:szCs w:val="24"/>
        </w:rPr>
        <w:tab/>
        <w:t xml:space="preserve">Specifies for which devices it is not allowed to use in Uzbekistan networks (devices with incorrect IMEI and if IMEI is in the </w:t>
      </w:r>
      <w:r>
        <w:rPr>
          <w:szCs w:val="24"/>
        </w:rPr>
        <w:t>blocked-list</w:t>
      </w:r>
      <w:r w:rsidRPr="0005402F">
        <w:rPr>
          <w:szCs w:val="24"/>
        </w:rPr>
        <w:t>).</w:t>
      </w:r>
    </w:p>
    <w:p w14:paraId="2B9707E8" w14:textId="77777777" w:rsidR="00EC4FF1" w:rsidRPr="0005402F" w:rsidRDefault="00EC4FF1" w:rsidP="00EC4FF1">
      <w:pPr>
        <w:pStyle w:val="enumlev1"/>
        <w:rPr>
          <w:szCs w:val="24"/>
        </w:rPr>
      </w:pPr>
      <w:r w:rsidRPr="0005402F">
        <w:rPr>
          <w:szCs w:val="24"/>
        </w:rPr>
        <w:t>•</w:t>
      </w:r>
      <w:r w:rsidRPr="0005402F">
        <w:rPr>
          <w:szCs w:val="24"/>
        </w:rPr>
        <w:tab/>
        <w:t>Specifies for which devices the registration procedure is required (devices whose type according to the TAC GSMA database is defined as HANDHELD, MOBILE PHONE/FEATURE PHONE, SMARTPHONE, PORTABLE (INCLUDED PDA), TABLET).</w:t>
      </w:r>
    </w:p>
    <w:p w14:paraId="5C170813" w14:textId="77777777" w:rsidR="00EC4FF1" w:rsidRPr="0005402F" w:rsidRDefault="00EC4FF1" w:rsidP="00EC4FF1">
      <w:pPr>
        <w:pStyle w:val="enumlev1"/>
        <w:rPr>
          <w:szCs w:val="24"/>
        </w:rPr>
      </w:pPr>
      <w:r w:rsidRPr="0005402F">
        <w:rPr>
          <w:szCs w:val="24"/>
        </w:rPr>
        <w:t>•</w:t>
      </w:r>
      <w:r w:rsidRPr="0005402F">
        <w:rPr>
          <w:szCs w:val="24"/>
        </w:rPr>
        <w:tab/>
        <w:t>Specifies which devices do not require registration (all except those mentioned in the previous paragraph and when using a foreign SIM card).</w:t>
      </w:r>
    </w:p>
    <w:p w14:paraId="7A9DB4F7" w14:textId="77777777" w:rsidR="00EC4FF1" w:rsidRPr="0005402F" w:rsidRDefault="00EC4FF1" w:rsidP="00EC4FF1">
      <w:pPr>
        <w:pStyle w:val="enumlev1"/>
        <w:rPr>
          <w:szCs w:val="24"/>
        </w:rPr>
      </w:pPr>
      <w:r w:rsidRPr="0005402F">
        <w:rPr>
          <w:szCs w:val="24"/>
        </w:rPr>
        <w:t>•</w:t>
      </w:r>
      <w:r w:rsidRPr="0005402F">
        <w:rPr>
          <w:szCs w:val="24"/>
        </w:rPr>
        <w:tab/>
        <w:t>Specifies the ways to apply for IMEI registration:</w:t>
      </w:r>
    </w:p>
    <w:p w14:paraId="0F344F6F" w14:textId="77777777" w:rsidR="00EC4FF1" w:rsidRPr="0005402F" w:rsidRDefault="00EC4FF1" w:rsidP="00EC4FF1">
      <w:pPr>
        <w:pStyle w:val="enumlev2"/>
        <w:rPr>
          <w:szCs w:val="24"/>
        </w:rPr>
      </w:pPr>
      <w:r w:rsidRPr="0005402F">
        <w:rPr>
          <w:szCs w:val="24"/>
        </w:rPr>
        <w:t>o</w:t>
      </w:r>
      <w:r w:rsidRPr="0005402F">
        <w:rPr>
          <w:szCs w:val="24"/>
        </w:rPr>
        <w:tab/>
        <w:t>For organizations (importers and manufacturers) – both via a personal visit to the office of the UZIMEI system operator and via the single portal of interactive public services.</w:t>
      </w:r>
    </w:p>
    <w:p w14:paraId="64D817C9" w14:textId="77777777" w:rsidR="00EC4FF1" w:rsidRPr="0005402F" w:rsidRDefault="00EC4FF1" w:rsidP="00EC4FF1">
      <w:pPr>
        <w:pStyle w:val="enumlev2"/>
        <w:rPr>
          <w:szCs w:val="24"/>
        </w:rPr>
      </w:pPr>
      <w:r w:rsidRPr="0005402F">
        <w:rPr>
          <w:szCs w:val="24"/>
        </w:rPr>
        <w:t>o</w:t>
      </w:r>
      <w:r w:rsidRPr="0005402F">
        <w:rPr>
          <w:szCs w:val="24"/>
        </w:rPr>
        <w:tab/>
        <w:t xml:space="preserve">For individuals – via a personal visit to the UZIMEI system operator's office, personal visit to the registrar's office (post offices), via SMS requests, via USSD requests, via the site www.uzimei.uz and via the </w:t>
      </w:r>
      <w:r w:rsidRPr="0005402F">
        <w:rPr>
          <w:color w:val="000000"/>
          <w:szCs w:val="24"/>
        </w:rPr>
        <w:t>interactive public services portal</w:t>
      </w:r>
      <w:r w:rsidRPr="0005402F">
        <w:rPr>
          <w:szCs w:val="24"/>
        </w:rPr>
        <w:t xml:space="preserve">. However, for citizens of other states, the application can only be submitted through a personal visit to the office. </w:t>
      </w:r>
    </w:p>
    <w:p w14:paraId="51155847" w14:textId="77777777" w:rsidR="00EC4FF1" w:rsidRPr="0005402F" w:rsidRDefault="00EC4FF1" w:rsidP="00EC4FF1">
      <w:pPr>
        <w:pStyle w:val="enumlev2"/>
        <w:rPr>
          <w:szCs w:val="24"/>
        </w:rPr>
      </w:pPr>
      <w:r w:rsidRPr="0005402F">
        <w:rPr>
          <w:szCs w:val="24"/>
        </w:rPr>
        <w:t>o</w:t>
      </w:r>
      <w:r w:rsidRPr="0005402F">
        <w:rPr>
          <w:szCs w:val="24"/>
        </w:rPr>
        <w:tab/>
        <w:t>The maximum terms for processing of the application are specified.</w:t>
      </w:r>
    </w:p>
    <w:p w14:paraId="3AE888F7" w14:textId="77777777" w:rsidR="00EC4FF1" w:rsidRPr="0005402F" w:rsidRDefault="00EC4FF1" w:rsidP="00EC4FF1">
      <w:pPr>
        <w:pStyle w:val="enumlev2"/>
        <w:rPr>
          <w:szCs w:val="24"/>
        </w:rPr>
      </w:pPr>
      <w:r w:rsidRPr="0005402F">
        <w:rPr>
          <w:szCs w:val="24"/>
        </w:rPr>
        <w:t>o</w:t>
      </w:r>
      <w:r w:rsidRPr="0005402F">
        <w:rPr>
          <w:szCs w:val="24"/>
        </w:rPr>
        <w:tab/>
        <w:t>Specifies at what moments the subscriber or applicant must be notified.</w:t>
      </w:r>
    </w:p>
    <w:p w14:paraId="05DB3829" w14:textId="77777777" w:rsidR="00EC4FF1" w:rsidRPr="0005402F" w:rsidRDefault="00EC4FF1" w:rsidP="00EC4FF1">
      <w:pPr>
        <w:pStyle w:val="enumlev2"/>
        <w:rPr>
          <w:szCs w:val="24"/>
        </w:rPr>
      </w:pPr>
      <w:r w:rsidRPr="0005402F">
        <w:rPr>
          <w:szCs w:val="24"/>
        </w:rPr>
        <w:t>o</w:t>
      </w:r>
      <w:r w:rsidRPr="0005402F">
        <w:rPr>
          <w:szCs w:val="24"/>
        </w:rPr>
        <w:tab/>
        <w:t>Provides application forms / questionnaires that must be completed when submitting an application when visiting the registrar's office.</w:t>
      </w:r>
    </w:p>
    <w:p w14:paraId="46063ADC" w14:textId="77777777" w:rsidR="00EC4FF1" w:rsidRPr="0005402F" w:rsidRDefault="00EC4FF1" w:rsidP="00EC4FF1">
      <w:pPr>
        <w:pStyle w:val="enumlev2"/>
        <w:rPr>
          <w:szCs w:val="24"/>
        </w:rPr>
      </w:pPr>
      <w:r w:rsidRPr="0005402F">
        <w:rPr>
          <w:szCs w:val="24"/>
        </w:rPr>
        <w:t>o</w:t>
      </w:r>
      <w:r w:rsidRPr="0005402F">
        <w:rPr>
          <w:szCs w:val="24"/>
        </w:rPr>
        <w:tab/>
        <w:t xml:space="preserve">The fees for </w:t>
      </w:r>
      <w:r>
        <w:rPr>
          <w:szCs w:val="24"/>
        </w:rPr>
        <w:t>permitted-list</w:t>
      </w:r>
      <w:r w:rsidRPr="0005402F">
        <w:rPr>
          <w:szCs w:val="24"/>
        </w:rPr>
        <w:t>ing IMEI for different conditions are specified:</w:t>
      </w:r>
    </w:p>
    <w:p w14:paraId="780CEC13" w14:textId="77777777" w:rsidR="00EC4FF1" w:rsidRPr="0005402F" w:rsidRDefault="00EC4FF1" w:rsidP="00EC4FF1">
      <w:pPr>
        <w:pStyle w:val="enumlev3"/>
        <w:rPr>
          <w:szCs w:val="24"/>
        </w:rPr>
      </w:pPr>
      <w:r w:rsidRPr="0005402F">
        <w:rPr>
          <w:szCs w:val="24"/>
        </w:rPr>
        <w:t>–</w:t>
      </w:r>
      <w:r w:rsidRPr="0005402F">
        <w:rPr>
          <w:szCs w:val="24"/>
          <w:lang w:val="ru-RU"/>
        </w:rPr>
        <w:tab/>
      </w:r>
      <w:r w:rsidRPr="0005402F">
        <w:rPr>
          <w:szCs w:val="24"/>
        </w:rPr>
        <w:t>For importers</w:t>
      </w:r>
    </w:p>
    <w:p w14:paraId="22C99329" w14:textId="77777777" w:rsidR="00EC4FF1" w:rsidRPr="0005402F" w:rsidRDefault="00EC4FF1" w:rsidP="00EC4FF1">
      <w:pPr>
        <w:pStyle w:val="enumlev3"/>
        <w:rPr>
          <w:szCs w:val="24"/>
        </w:rPr>
      </w:pPr>
      <w:r w:rsidRPr="0005402F">
        <w:rPr>
          <w:szCs w:val="24"/>
        </w:rPr>
        <w:lastRenderedPageBreak/>
        <w:t>–</w:t>
      </w:r>
      <w:r w:rsidRPr="0005402F">
        <w:rPr>
          <w:szCs w:val="24"/>
          <w:lang w:val="ru-RU"/>
        </w:rPr>
        <w:tab/>
      </w:r>
      <w:r w:rsidRPr="0005402F">
        <w:rPr>
          <w:szCs w:val="24"/>
        </w:rPr>
        <w:t>For local manufacturers</w:t>
      </w:r>
    </w:p>
    <w:p w14:paraId="2A1F41EB" w14:textId="77777777" w:rsidR="00EC4FF1" w:rsidRPr="0005402F" w:rsidRDefault="00EC4FF1" w:rsidP="00EC4FF1">
      <w:pPr>
        <w:pStyle w:val="enumlev3"/>
        <w:rPr>
          <w:szCs w:val="24"/>
        </w:rPr>
      </w:pPr>
      <w:r w:rsidRPr="0005402F">
        <w:rPr>
          <w:szCs w:val="24"/>
        </w:rPr>
        <w:t>–</w:t>
      </w:r>
      <w:r w:rsidRPr="0005402F">
        <w:rPr>
          <w:szCs w:val="24"/>
          <w:lang w:val="ru-RU"/>
        </w:rPr>
        <w:tab/>
      </w:r>
      <w:r w:rsidRPr="0005402F">
        <w:rPr>
          <w:szCs w:val="24"/>
        </w:rPr>
        <w:t>For foreigners</w:t>
      </w:r>
    </w:p>
    <w:p w14:paraId="0C30ACCA" w14:textId="77777777" w:rsidR="00EC4FF1" w:rsidRPr="0005402F" w:rsidRDefault="00EC4FF1" w:rsidP="00EC4FF1">
      <w:pPr>
        <w:pStyle w:val="enumlev3"/>
        <w:rPr>
          <w:szCs w:val="24"/>
        </w:rPr>
      </w:pPr>
      <w:r w:rsidRPr="0005402F">
        <w:rPr>
          <w:szCs w:val="24"/>
        </w:rPr>
        <w:t>–</w:t>
      </w:r>
      <w:r w:rsidRPr="0005402F">
        <w:rPr>
          <w:szCs w:val="24"/>
          <w:lang w:val="ru-RU"/>
        </w:rPr>
        <w:tab/>
      </w:r>
      <w:r w:rsidRPr="0005402F">
        <w:rPr>
          <w:szCs w:val="24"/>
        </w:rPr>
        <w:t>For Uzbekistan citizens</w:t>
      </w:r>
    </w:p>
    <w:p w14:paraId="426181BF" w14:textId="77777777" w:rsidR="00EC4FF1" w:rsidRPr="0005402F" w:rsidRDefault="00EC4FF1" w:rsidP="00EC4FF1">
      <w:pPr>
        <w:pStyle w:val="enumlev3"/>
        <w:rPr>
          <w:szCs w:val="24"/>
        </w:rPr>
      </w:pPr>
      <w:r w:rsidRPr="0005402F">
        <w:rPr>
          <w:szCs w:val="24"/>
        </w:rPr>
        <w:t>–</w:t>
      </w:r>
      <w:r w:rsidRPr="0005402F">
        <w:rPr>
          <w:szCs w:val="24"/>
        </w:rPr>
        <w:tab/>
        <w:t xml:space="preserve">For Uzbekistan citizens (registration is overdue and IMEI is already on the </w:t>
      </w:r>
      <w:r>
        <w:rPr>
          <w:szCs w:val="24"/>
        </w:rPr>
        <w:t>blocked-list</w:t>
      </w:r>
      <w:r w:rsidRPr="0005402F">
        <w:rPr>
          <w:szCs w:val="24"/>
        </w:rPr>
        <w:t>)</w:t>
      </w:r>
    </w:p>
    <w:p w14:paraId="31BB575A" w14:textId="77777777" w:rsidR="00EC4FF1" w:rsidRPr="0005402F" w:rsidRDefault="00EC4FF1" w:rsidP="00EC4FF1">
      <w:pPr>
        <w:rPr>
          <w:szCs w:val="24"/>
        </w:rPr>
      </w:pPr>
      <w:r w:rsidRPr="0005402F">
        <w:rPr>
          <w:szCs w:val="24"/>
        </w:rPr>
        <w:t xml:space="preserve">Although the law specifies the maximum term for processing the application (the bill must be issued within one working hour), all checks are performed automatically, and the result is known to the applicant almost immediately. After the payment is received through the payment systems, the IMEI is immediately added to the </w:t>
      </w:r>
      <w:r>
        <w:rPr>
          <w:szCs w:val="24"/>
        </w:rPr>
        <w:t>permitted-list</w:t>
      </w:r>
      <w:r w:rsidRPr="0005402F">
        <w:rPr>
          <w:szCs w:val="24"/>
        </w:rPr>
        <w:t>, and the applicant is notified about it. Processing of payments made through the bank is automated only partially, so there is some delay for these cases.</w:t>
      </w:r>
    </w:p>
    <w:p w14:paraId="7B12DECD" w14:textId="77777777" w:rsidR="00EC4FF1" w:rsidRPr="0005402F" w:rsidRDefault="00EC4FF1" w:rsidP="00EC4FF1">
      <w:pPr>
        <w:rPr>
          <w:szCs w:val="24"/>
        </w:rPr>
      </w:pPr>
      <w:r w:rsidRPr="0005402F">
        <w:rPr>
          <w:szCs w:val="24"/>
        </w:rPr>
        <w:t>MNO's EIRs are integrated with their SMSCs. Due to this UZIMEI can automatically notify subscribers in bulk, for example, in case of changes in the conditions of the service.</w:t>
      </w:r>
    </w:p>
    <w:p w14:paraId="1DFA46C6" w14:textId="77777777" w:rsidR="00EC4FF1" w:rsidRPr="0005402F" w:rsidRDefault="00EC4FF1" w:rsidP="00EC4FF1">
      <w:pPr>
        <w:rPr>
          <w:bCs/>
          <w:szCs w:val="24"/>
        </w:rPr>
      </w:pPr>
      <w:r w:rsidRPr="0005402F">
        <w:rPr>
          <w:bCs/>
          <w:szCs w:val="24"/>
        </w:rPr>
        <w:t>The</w:t>
      </w:r>
      <w:r w:rsidRPr="0005402F">
        <w:rPr>
          <w:szCs w:val="24"/>
        </w:rPr>
        <w:t xml:space="preserve"> </w:t>
      </w:r>
      <w:hyperlink r:id="rId38" w:history="1">
        <w:r w:rsidRPr="0005402F">
          <w:rPr>
            <w:rStyle w:val="Hyperlink"/>
            <w:szCs w:val="24"/>
          </w:rPr>
          <w:t>www.uzimei.uz</w:t>
        </w:r>
      </w:hyperlink>
      <w:r w:rsidRPr="0005402F">
        <w:rPr>
          <w:bCs/>
          <w:szCs w:val="24"/>
        </w:rPr>
        <w:t xml:space="preserve"> portal provides:</w:t>
      </w:r>
    </w:p>
    <w:p w14:paraId="2579EDC7" w14:textId="77777777" w:rsidR="00EC4FF1" w:rsidRPr="0005402F" w:rsidRDefault="00EC4FF1" w:rsidP="00EC4FF1">
      <w:pPr>
        <w:pStyle w:val="enumlev1"/>
        <w:rPr>
          <w:szCs w:val="24"/>
        </w:rPr>
      </w:pPr>
      <w:r w:rsidRPr="0005402F">
        <w:rPr>
          <w:szCs w:val="24"/>
          <w:lang w:val="ru-RU"/>
        </w:rPr>
        <w:t>1)</w:t>
      </w:r>
      <w:r w:rsidRPr="0005402F">
        <w:rPr>
          <w:szCs w:val="24"/>
          <w:lang w:val="ru-RU"/>
        </w:rPr>
        <w:tab/>
      </w:r>
      <w:r w:rsidRPr="0005402F">
        <w:rPr>
          <w:szCs w:val="24"/>
        </w:rPr>
        <w:t xml:space="preserve">Information about the UZIMEI system </w:t>
      </w:r>
    </w:p>
    <w:p w14:paraId="51A3A895" w14:textId="77777777" w:rsidR="00EC4FF1" w:rsidRPr="0005402F" w:rsidRDefault="00EC4FF1" w:rsidP="00EC4FF1">
      <w:pPr>
        <w:pStyle w:val="enumlev1"/>
        <w:rPr>
          <w:szCs w:val="24"/>
        </w:rPr>
      </w:pPr>
      <w:r w:rsidRPr="0005402F">
        <w:rPr>
          <w:szCs w:val="24"/>
          <w:lang w:val="ru-RU"/>
        </w:rPr>
        <w:t>2)</w:t>
      </w:r>
      <w:r w:rsidRPr="0005402F">
        <w:rPr>
          <w:szCs w:val="24"/>
          <w:lang w:val="ru-RU"/>
        </w:rPr>
        <w:tab/>
      </w:r>
      <w:r w:rsidRPr="0005402F">
        <w:rPr>
          <w:szCs w:val="24"/>
        </w:rPr>
        <w:t>IMEI checking</w:t>
      </w:r>
    </w:p>
    <w:p w14:paraId="0E874C4D" w14:textId="77777777" w:rsidR="00EC4FF1" w:rsidRPr="0005402F" w:rsidRDefault="00EC4FF1" w:rsidP="00EC4FF1">
      <w:pPr>
        <w:pStyle w:val="enumlev1"/>
        <w:rPr>
          <w:szCs w:val="24"/>
        </w:rPr>
      </w:pPr>
      <w:r w:rsidRPr="0005402F">
        <w:rPr>
          <w:szCs w:val="24"/>
        </w:rPr>
        <w:t>3)</w:t>
      </w:r>
      <w:r w:rsidRPr="0005402F">
        <w:rPr>
          <w:szCs w:val="24"/>
        </w:rPr>
        <w:tab/>
        <w:t>Instructions on other ways to check the IMEI</w:t>
      </w:r>
    </w:p>
    <w:p w14:paraId="7786D639" w14:textId="77777777" w:rsidR="00EC4FF1" w:rsidRPr="0005402F" w:rsidRDefault="00EC4FF1" w:rsidP="00EC4FF1">
      <w:pPr>
        <w:pStyle w:val="enumlev1"/>
        <w:rPr>
          <w:szCs w:val="24"/>
        </w:rPr>
      </w:pPr>
      <w:r w:rsidRPr="0005402F">
        <w:rPr>
          <w:szCs w:val="24"/>
        </w:rPr>
        <w:t>4)</w:t>
      </w:r>
      <w:r w:rsidRPr="0005402F">
        <w:rPr>
          <w:szCs w:val="24"/>
        </w:rPr>
        <w:tab/>
        <w:t>Registration of one or more IMEIs of one device</w:t>
      </w:r>
    </w:p>
    <w:p w14:paraId="0AD54804" w14:textId="77777777" w:rsidR="00EC4FF1" w:rsidRPr="0005402F" w:rsidRDefault="00EC4FF1" w:rsidP="00EC4FF1">
      <w:pPr>
        <w:pStyle w:val="enumlev1"/>
        <w:rPr>
          <w:szCs w:val="24"/>
        </w:rPr>
      </w:pPr>
      <w:r w:rsidRPr="0005402F">
        <w:rPr>
          <w:szCs w:val="24"/>
        </w:rPr>
        <w:t>5)</w:t>
      </w:r>
      <w:r w:rsidRPr="0005402F">
        <w:rPr>
          <w:szCs w:val="24"/>
        </w:rPr>
        <w:tab/>
        <w:t>Instructions on all the ways to apply for IMEI registration</w:t>
      </w:r>
    </w:p>
    <w:p w14:paraId="333865F2" w14:textId="77777777" w:rsidR="00EC4FF1" w:rsidRPr="0005402F" w:rsidRDefault="00EC4FF1" w:rsidP="00EC4FF1">
      <w:pPr>
        <w:pStyle w:val="enumlev1"/>
        <w:rPr>
          <w:szCs w:val="24"/>
        </w:rPr>
      </w:pPr>
      <w:r w:rsidRPr="0005402F">
        <w:rPr>
          <w:szCs w:val="24"/>
        </w:rPr>
        <w:t>6)</w:t>
      </w:r>
      <w:r w:rsidRPr="0005402F">
        <w:rPr>
          <w:szCs w:val="24"/>
        </w:rPr>
        <w:tab/>
        <w:t>Instructions on all the methods of payment of the application</w:t>
      </w:r>
    </w:p>
    <w:p w14:paraId="15ABBA00" w14:textId="77777777" w:rsidR="00EC4FF1" w:rsidRPr="0005402F" w:rsidRDefault="00EC4FF1" w:rsidP="00EC4FF1">
      <w:pPr>
        <w:pStyle w:val="enumlev1"/>
        <w:rPr>
          <w:szCs w:val="24"/>
        </w:rPr>
      </w:pPr>
      <w:r w:rsidRPr="0005402F">
        <w:rPr>
          <w:szCs w:val="24"/>
        </w:rPr>
        <w:t>7)</w:t>
      </w:r>
      <w:r w:rsidRPr="0005402F">
        <w:rPr>
          <w:szCs w:val="24"/>
        </w:rPr>
        <w:tab/>
        <w:t>Addresses of all customs offices where you can pass customs clearance</w:t>
      </w:r>
    </w:p>
    <w:p w14:paraId="780B579B" w14:textId="77777777" w:rsidR="00EC4FF1" w:rsidRPr="0005402F" w:rsidRDefault="00EC4FF1" w:rsidP="00EC4FF1">
      <w:pPr>
        <w:pStyle w:val="enumlev1"/>
        <w:rPr>
          <w:szCs w:val="24"/>
        </w:rPr>
      </w:pPr>
      <w:r w:rsidRPr="0005402F">
        <w:rPr>
          <w:szCs w:val="24"/>
        </w:rPr>
        <w:t>8)</w:t>
      </w:r>
      <w:r w:rsidRPr="0005402F">
        <w:rPr>
          <w:szCs w:val="24"/>
        </w:rPr>
        <w:tab/>
        <w:t>Addresses of all registration offices where you can apply</w:t>
      </w:r>
    </w:p>
    <w:p w14:paraId="662CCBB1" w14:textId="77777777" w:rsidR="00EC4FF1" w:rsidRPr="0005402F" w:rsidRDefault="00EC4FF1" w:rsidP="00EC4FF1">
      <w:pPr>
        <w:pStyle w:val="enumlev1"/>
        <w:rPr>
          <w:szCs w:val="24"/>
        </w:rPr>
      </w:pPr>
      <w:r w:rsidRPr="0005402F">
        <w:rPr>
          <w:szCs w:val="24"/>
          <w:lang w:val="ru-RU"/>
        </w:rPr>
        <w:t>9)</w:t>
      </w:r>
      <w:r w:rsidRPr="0005402F">
        <w:rPr>
          <w:szCs w:val="24"/>
          <w:lang w:val="ru-RU"/>
        </w:rPr>
        <w:tab/>
      </w:r>
      <w:r w:rsidRPr="0005402F">
        <w:rPr>
          <w:szCs w:val="24"/>
        </w:rPr>
        <w:t>FAQs</w:t>
      </w:r>
    </w:p>
    <w:p w14:paraId="5F8F4534" w14:textId="77777777" w:rsidR="00EC4FF1" w:rsidRPr="0005402F" w:rsidRDefault="00EC4FF1" w:rsidP="00EC4FF1">
      <w:pPr>
        <w:pStyle w:val="enumlev1"/>
        <w:rPr>
          <w:szCs w:val="24"/>
        </w:rPr>
      </w:pPr>
      <w:r w:rsidRPr="0005402F">
        <w:rPr>
          <w:szCs w:val="24"/>
          <w:lang w:val="ru-RU"/>
        </w:rPr>
        <w:t>10)</w:t>
      </w:r>
      <w:r w:rsidRPr="0005402F">
        <w:rPr>
          <w:szCs w:val="24"/>
          <w:lang w:val="ru-RU"/>
        </w:rPr>
        <w:tab/>
      </w:r>
      <w:r w:rsidRPr="0005402F">
        <w:rPr>
          <w:szCs w:val="24"/>
        </w:rPr>
        <w:t>Videos about UZIMEI</w:t>
      </w:r>
    </w:p>
    <w:p w14:paraId="165EB80E" w14:textId="77777777" w:rsidR="00EC4FF1" w:rsidRPr="0005402F" w:rsidRDefault="00EC4FF1" w:rsidP="00EC4FF1">
      <w:pPr>
        <w:pStyle w:val="Headingb"/>
        <w:rPr>
          <w:szCs w:val="24"/>
        </w:rPr>
      </w:pPr>
      <w:r w:rsidRPr="0005402F">
        <w:rPr>
          <w:szCs w:val="24"/>
        </w:rPr>
        <w:t>•</w:t>
      </w:r>
      <w:r w:rsidRPr="0005402F">
        <w:rPr>
          <w:szCs w:val="24"/>
          <w:lang w:val="ru-RU"/>
        </w:rPr>
        <w:tab/>
      </w:r>
      <w:r w:rsidRPr="0005402F">
        <w:rPr>
          <w:szCs w:val="24"/>
        </w:rPr>
        <w:t>Statistic on the effects of the implementation of the use case</w:t>
      </w:r>
    </w:p>
    <w:p w14:paraId="4AC7B499" w14:textId="77777777" w:rsidR="00EC4FF1" w:rsidRPr="0005402F" w:rsidRDefault="00EC4FF1" w:rsidP="00EC4FF1">
      <w:pPr>
        <w:pStyle w:val="enumlev2"/>
        <w:rPr>
          <w:szCs w:val="24"/>
        </w:rPr>
      </w:pPr>
      <w:r w:rsidRPr="0005402F">
        <w:rPr>
          <w:szCs w:val="24"/>
        </w:rPr>
        <w:t>–</w:t>
      </w:r>
      <w:r w:rsidRPr="0005402F">
        <w:rPr>
          <w:szCs w:val="24"/>
        </w:rPr>
        <w:tab/>
        <w:t>The number of official importers increased by 2.7 times.</w:t>
      </w:r>
    </w:p>
    <w:p w14:paraId="6A681E4E" w14:textId="77777777" w:rsidR="00EC4FF1" w:rsidRPr="0005402F" w:rsidRDefault="00EC4FF1" w:rsidP="00EC4FF1">
      <w:pPr>
        <w:pStyle w:val="enumlev2"/>
        <w:rPr>
          <w:szCs w:val="24"/>
        </w:rPr>
      </w:pPr>
      <w:r w:rsidRPr="0005402F">
        <w:rPr>
          <w:szCs w:val="24"/>
        </w:rPr>
        <w:t>–</w:t>
      </w:r>
      <w:r w:rsidRPr="0005402F">
        <w:rPr>
          <w:szCs w:val="24"/>
        </w:rPr>
        <w:tab/>
        <w:t>Revenues from imports of mobile devices increased by more than eight times.</w:t>
      </w:r>
    </w:p>
    <w:p w14:paraId="375F968A" w14:textId="77777777" w:rsidR="00EC4FF1" w:rsidRPr="0005402F" w:rsidRDefault="00EC4FF1" w:rsidP="00EC4FF1">
      <w:pPr>
        <w:pStyle w:val="enumlev2"/>
        <w:rPr>
          <w:szCs w:val="24"/>
        </w:rPr>
      </w:pPr>
      <w:r w:rsidRPr="0005402F">
        <w:rPr>
          <w:szCs w:val="24"/>
        </w:rPr>
        <w:t>–</w:t>
      </w:r>
      <w:r w:rsidRPr="0005402F">
        <w:rPr>
          <w:szCs w:val="24"/>
        </w:rPr>
        <w:tab/>
        <w:t>The share of local producer devices in the market increased from 1.2 % to 1.7 %.</w:t>
      </w:r>
    </w:p>
    <w:p w14:paraId="691EFDCD" w14:textId="77777777" w:rsidR="00EC4FF1" w:rsidRPr="0005402F" w:rsidRDefault="00EC4FF1" w:rsidP="00EC4FF1">
      <w:pPr>
        <w:pStyle w:val="enumlev2"/>
        <w:rPr>
          <w:szCs w:val="24"/>
        </w:rPr>
      </w:pPr>
      <w:r w:rsidRPr="0005402F">
        <w:rPr>
          <w:szCs w:val="24"/>
        </w:rPr>
        <w:t>–</w:t>
      </w:r>
      <w:r w:rsidRPr="0005402F">
        <w:rPr>
          <w:szCs w:val="24"/>
        </w:rPr>
        <w:tab/>
        <w:t>The number of counterfeit devices among phones, smartphones and tablets decreased by 98.5 % (CEIR statistics). No new counterfeit devices appear. The remaining 1.5 % are allowed because they were used before the launch of CEIR.</w:t>
      </w:r>
    </w:p>
    <w:p w14:paraId="64FBA139" w14:textId="77777777" w:rsidR="00EC4FF1" w:rsidRPr="0005402F" w:rsidRDefault="00EC4FF1" w:rsidP="00EC4FF1">
      <w:pPr>
        <w:pStyle w:val="enumlev2"/>
        <w:rPr>
          <w:szCs w:val="24"/>
        </w:rPr>
      </w:pPr>
      <w:r w:rsidRPr="0005402F">
        <w:rPr>
          <w:szCs w:val="24"/>
        </w:rPr>
        <w:t>–</w:t>
      </w:r>
      <w:r w:rsidRPr="0005402F">
        <w:rPr>
          <w:szCs w:val="24"/>
          <w:lang w:val="ru-RU"/>
        </w:rPr>
        <w:tab/>
      </w:r>
      <w:r>
        <w:rPr>
          <w:szCs w:val="24"/>
        </w:rPr>
        <w:t>Permitted-list</w:t>
      </w:r>
      <w:r w:rsidRPr="0005402F">
        <w:rPr>
          <w:szCs w:val="24"/>
        </w:rPr>
        <w:t>:</w:t>
      </w:r>
    </w:p>
    <w:p w14:paraId="2464FC4C" w14:textId="77777777" w:rsidR="00EC4FF1" w:rsidRPr="0005402F" w:rsidRDefault="00EC4FF1" w:rsidP="00EC4FF1">
      <w:pPr>
        <w:pStyle w:val="enumlev3"/>
        <w:rPr>
          <w:szCs w:val="24"/>
        </w:rPr>
      </w:pPr>
      <w:r w:rsidRPr="0005402F">
        <w:rPr>
          <w:szCs w:val="24"/>
        </w:rPr>
        <w:t>o</w:t>
      </w:r>
      <w:r w:rsidRPr="0005402F">
        <w:rPr>
          <w:szCs w:val="24"/>
        </w:rPr>
        <w:tab/>
        <w:t>Before November 1, 2019, more than 42.6 million IMEIs were automatically registered.</w:t>
      </w:r>
      <w:r w:rsidRPr="0005402F">
        <w:rPr>
          <w:rStyle w:val="FootnoteReference"/>
          <w:bCs/>
          <w:sz w:val="24"/>
          <w:szCs w:val="24"/>
        </w:rPr>
        <w:footnoteReference w:id="17"/>
      </w:r>
    </w:p>
    <w:p w14:paraId="512FBB5C" w14:textId="77777777" w:rsidR="00EC4FF1" w:rsidRPr="0005402F" w:rsidRDefault="00EC4FF1" w:rsidP="00EC4FF1">
      <w:pPr>
        <w:pStyle w:val="enumlev3"/>
        <w:rPr>
          <w:szCs w:val="24"/>
        </w:rPr>
      </w:pPr>
      <w:r w:rsidRPr="0005402F">
        <w:rPr>
          <w:szCs w:val="24"/>
        </w:rPr>
        <w:t>o</w:t>
      </w:r>
      <w:r w:rsidRPr="0005402F">
        <w:rPr>
          <w:szCs w:val="24"/>
        </w:rPr>
        <w:tab/>
        <w:t>During November 2019, 1.47 million IMEIs were registered for free.</w:t>
      </w:r>
      <w:r w:rsidRPr="0005402F">
        <w:rPr>
          <w:rStyle w:val="FootnoteReference"/>
          <w:bCs/>
          <w:sz w:val="24"/>
          <w:szCs w:val="24"/>
        </w:rPr>
        <w:footnoteReference w:id="18"/>
      </w:r>
    </w:p>
    <w:p w14:paraId="2F33AAC4" w14:textId="77777777" w:rsidR="00EC4FF1" w:rsidRPr="0005402F" w:rsidRDefault="00EC4FF1" w:rsidP="00EC4FF1">
      <w:pPr>
        <w:pStyle w:val="enumlev3"/>
        <w:rPr>
          <w:szCs w:val="24"/>
        </w:rPr>
      </w:pPr>
      <w:r w:rsidRPr="0005402F">
        <w:rPr>
          <w:szCs w:val="24"/>
        </w:rPr>
        <w:t>o</w:t>
      </w:r>
      <w:r w:rsidRPr="0005402F">
        <w:rPr>
          <w:szCs w:val="24"/>
        </w:rPr>
        <w:tab/>
        <w:t>Assumptions about the volume of devices imported were correct: 3-5 million devices, each with an average of 1.5 IMEI.</w:t>
      </w:r>
    </w:p>
    <w:p w14:paraId="6C2ADBB8" w14:textId="77777777" w:rsidR="00EC4FF1" w:rsidRPr="0005402F" w:rsidRDefault="00EC4FF1" w:rsidP="00EC4FF1">
      <w:pPr>
        <w:pStyle w:val="enumlev2"/>
        <w:rPr>
          <w:szCs w:val="24"/>
        </w:rPr>
      </w:pPr>
      <w:r w:rsidRPr="0005402F">
        <w:rPr>
          <w:szCs w:val="24"/>
        </w:rPr>
        <w:t>–</w:t>
      </w:r>
      <w:r w:rsidRPr="0005402F">
        <w:rPr>
          <w:szCs w:val="24"/>
        </w:rPr>
        <w:tab/>
        <w:t>The usual statistics for the month:</w:t>
      </w:r>
    </w:p>
    <w:p w14:paraId="433C1CBA" w14:textId="77777777" w:rsidR="00EC4FF1" w:rsidRPr="0005402F" w:rsidRDefault="00EC4FF1" w:rsidP="00EC4FF1">
      <w:pPr>
        <w:pStyle w:val="enumlev3"/>
        <w:rPr>
          <w:szCs w:val="24"/>
        </w:rPr>
      </w:pPr>
      <w:r w:rsidRPr="0005402F">
        <w:rPr>
          <w:szCs w:val="24"/>
        </w:rPr>
        <w:t>o</w:t>
      </w:r>
      <w:r w:rsidRPr="0005402F">
        <w:rPr>
          <w:szCs w:val="24"/>
        </w:rPr>
        <w:tab/>
        <w:t>Registrations divided by type of applicant:</w:t>
      </w:r>
    </w:p>
    <w:p w14:paraId="7426E136" w14:textId="77777777" w:rsidR="00EC4FF1" w:rsidRPr="0005402F" w:rsidRDefault="00EC4FF1" w:rsidP="00EC4FF1">
      <w:pPr>
        <w:pStyle w:val="enumlev3"/>
        <w:rPr>
          <w:szCs w:val="24"/>
        </w:rPr>
      </w:pPr>
      <w:r w:rsidRPr="0005402F">
        <w:rPr>
          <w:szCs w:val="24"/>
          <w:lang w:val="ru-RU"/>
        </w:rPr>
        <w:tab/>
      </w:r>
      <w:r w:rsidRPr="0005402F">
        <w:rPr>
          <w:szCs w:val="24"/>
          <w:lang w:val="ru-RU"/>
        </w:rPr>
        <w:tab/>
      </w:r>
      <w:r w:rsidRPr="0005402F">
        <w:rPr>
          <w:szCs w:val="24"/>
        </w:rPr>
        <w:t>•</w:t>
      </w:r>
      <w:r w:rsidRPr="0005402F">
        <w:rPr>
          <w:szCs w:val="24"/>
          <w:lang w:val="ru-RU"/>
        </w:rPr>
        <w:tab/>
      </w:r>
      <w:r w:rsidRPr="0005402F">
        <w:rPr>
          <w:szCs w:val="24"/>
        </w:rPr>
        <w:t>Importers – 52 %</w:t>
      </w:r>
    </w:p>
    <w:p w14:paraId="129AC610" w14:textId="77777777" w:rsidR="00EC4FF1" w:rsidRPr="0005402F" w:rsidRDefault="00EC4FF1" w:rsidP="00EC4FF1">
      <w:pPr>
        <w:pStyle w:val="enumlev3"/>
        <w:rPr>
          <w:szCs w:val="24"/>
        </w:rPr>
      </w:pPr>
      <w:r w:rsidRPr="0005402F">
        <w:rPr>
          <w:szCs w:val="24"/>
          <w:lang w:val="ru-RU"/>
        </w:rPr>
        <w:lastRenderedPageBreak/>
        <w:tab/>
      </w:r>
      <w:r w:rsidRPr="0005402F">
        <w:rPr>
          <w:szCs w:val="24"/>
          <w:lang w:val="ru-RU"/>
        </w:rPr>
        <w:tab/>
      </w:r>
      <w:r w:rsidRPr="0005402F">
        <w:rPr>
          <w:szCs w:val="24"/>
        </w:rPr>
        <w:t>•</w:t>
      </w:r>
      <w:r w:rsidRPr="0005402F">
        <w:rPr>
          <w:szCs w:val="24"/>
          <w:lang w:val="ru-RU"/>
        </w:rPr>
        <w:tab/>
      </w:r>
      <w:r w:rsidRPr="0005402F">
        <w:rPr>
          <w:szCs w:val="24"/>
        </w:rPr>
        <w:t>Uzbekistan citizens – 42 %</w:t>
      </w:r>
    </w:p>
    <w:p w14:paraId="56AD0796" w14:textId="77777777" w:rsidR="00EC4FF1" w:rsidRPr="0005402F" w:rsidRDefault="00EC4FF1" w:rsidP="00EC4FF1">
      <w:pPr>
        <w:pStyle w:val="enumlev3"/>
        <w:rPr>
          <w:szCs w:val="24"/>
        </w:rPr>
      </w:pPr>
      <w:r w:rsidRPr="0005402F">
        <w:rPr>
          <w:szCs w:val="24"/>
          <w:lang w:val="ru-RU"/>
        </w:rPr>
        <w:tab/>
      </w:r>
      <w:r w:rsidRPr="0005402F">
        <w:rPr>
          <w:szCs w:val="24"/>
          <w:lang w:val="ru-RU"/>
        </w:rPr>
        <w:tab/>
      </w:r>
      <w:r w:rsidRPr="0005402F">
        <w:rPr>
          <w:szCs w:val="24"/>
        </w:rPr>
        <w:t>•</w:t>
      </w:r>
      <w:r w:rsidRPr="0005402F">
        <w:rPr>
          <w:szCs w:val="24"/>
          <w:lang w:val="ru-RU"/>
        </w:rPr>
        <w:tab/>
      </w:r>
      <w:r w:rsidRPr="0005402F">
        <w:rPr>
          <w:szCs w:val="24"/>
        </w:rPr>
        <w:t>Local manufacturers – 3 %</w:t>
      </w:r>
    </w:p>
    <w:p w14:paraId="4708F30A" w14:textId="77777777" w:rsidR="00EC4FF1" w:rsidRPr="0005402F" w:rsidRDefault="00EC4FF1" w:rsidP="00EC4FF1">
      <w:pPr>
        <w:pStyle w:val="enumlev3"/>
        <w:rPr>
          <w:szCs w:val="24"/>
        </w:rPr>
      </w:pPr>
      <w:r w:rsidRPr="0005402F">
        <w:rPr>
          <w:szCs w:val="24"/>
          <w:lang w:val="ru-RU"/>
        </w:rPr>
        <w:tab/>
      </w:r>
      <w:r w:rsidRPr="0005402F">
        <w:rPr>
          <w:szCs w:val="24"/>
          <w:lang w:val="ru-RU"/>
        </w:rPr>
        <w:tab/>
      </w:r>
      <w:r w:rsidRPr="0005402F">
        <w:rPr>
          <w:szCs w:val="24"/>
        </w:rPr>
        <w:t>•</w:t>
      </w:r>
      <w:r w:rsidRPr="0005402F">
        <w:rPr>
          <w:szCs w:val="24"/>
          <w:lang w:val="ru-RU"/>
        </w:rPr>
        <w:tab/>
      </w:r>
      <w:r w:rsidRPr="0005402F">
        <w:rPr>
          <w:szCs w:val="24"/>
        </w:rPr>
        <w:t>Foreigners – 3 %</w:t>
      </w:r>
    </w:p>
    <w:p w14:paraId="3D608F8A" w14:textId="77777777" w:rsidR="00EC4FF1" w:rsidRPr="0005402F" w:rsidRDefault="00EC4FF1" w:rsidP="00EC4FF1">
      <w:pPr>
        <w:pStyle w:val="enumlev3"/>
        <w:rPr>
          <w:szCs w:val="24"/>
        </w:rPr>
      </w:pPr>
      <w:r w:rsidRPr="0005402F">
        <w:rPr>
          <w:szCs w:val="24"/>
        </w:rPr>
        <w:t>o</w:t>
      </w:r>
      <w:r w:rsidRPr="0005402F">
        <w:rPr>
          <w:szCs w:val="24"/>
        </w:rPr>
        <w:tab/>
        <w:t>Registrations divided by the manner in which the application was submitted:</w:t>
      </w:r>
    </w:p>
    <w:p w14:paraId="3C6F70DB" w14:textId="77777777" w:rsidR="00EC4FF1" w:rsidRPr="0005402F" w:rsidRDefault="00EC4FF1" w:rsidP="00EC4FF1">
      <w:pPr>
        <w:pStyle w:val="enumlev3"/>
        <w:ind w:left="1985" w:hanging="794"/>
        <w:rPr>
          <w:szCs w:val="24"/>
        </w:rPr>
      </w:pPr>
      <w:r w:rsidRPr="0005402F">
        <w:rPr>
          <w:szCs w:val="24"/>
        </w:rPr>
        <w:tab/>
        <w:t>•</w:t>
      </w:r>
      <w:r w:rsidRPr="0005402F">
        <w:rPr>
          <w:szCs w:val="24"/>
        </w:rPr>
        <w:tab/>
        <w:t>Personally at the UZIMEI office – 56 % (such a large portion because the importers use this method)</w:t>
      </w:r>
    </w:p>
    <w:p w14:paraId="1A496597" w14:textId="77777777" w:rsidR="00EC4FF1" w:rsidRPr="0005402F" w:rsidRDefault="00EC4FF1" w:rsidP="00EC4FF1">
      <w:pPr>
        <w:pStyle w:val="enumlev3"/>
        <w:rPr>
          <w:szCs w:val="24"/>
        </w:rPr>
      </w:pPr>
      <w:r w:rsidRPr="0005402F">
        <w:rPr>
          <w:szCs w:val="24"/>
        </w:rPr>
        <w:tab/>
      </w:r>
      <w:r w:rsidRPr="0005402F">
        <w:rPr>
          <w:szCs w:val="24"/>
        </w:rPr>
        <w:tab/>
        <w:t>•</w:t>
      </w:r>
      <w:r w:rsidRPr="0005402F">
        <w:rPr>
          <w:szCs w:val="24"/>
        </w:rPr>
        <w:tab/>
        <w:t>At the uzimei.uz portal – 28 %</w:t>
      </w:r>
    </w:p>
    <w:p w14:paraId="0CCB1824" w14:textId="77777777" w:rsidR="00EC4FF1" w:rsidRPr="0005402F" w:rsidRDefault="00EC4FF1" w:rsidP="00EC4FF1">
      <w:pPr>
        <w:pStyle w:val="enumlev3"/>
        <w:rPr>
          <w:szCs w:val="24"/>
        </w:rPr>
      </w:pPr>
      <w:r w:rsidRPr="0005402F">
        <w:rPr>
          <w:szCs w:val="24"/>
        </w:rPr>
        <w:tab/>
      </w:r>
      <w:r w:rsidRPr="0005402F">
        <w:rPr>
          <w:szCs w:val="24"/>
        </w:rPr>
        <w:tab/>
        <w:t>•</w:t>
      </w:r>
      <w:r w:rsidRPr="0005402F">
        <w:rPr>
          <w:szCs w:val="24"/>
        </w:rPr>
        <w:tab/>
        <w:t>Personally at the post office – 8 %</w:t>
      </w:r>
    </w:p>
    <w:p w14:paraId="6669DF17" w14:textId="77777777" w:rsidR="00EC4FF1" w:rsidRPr="0005402F" w:rsidRDefault="00EC4FF1" w:rsidP="00EC4FF1">
      <w:pPr>
        <w:pStyle w:val="enumlev3"/>
        <w:rPr>
          <w:szCs w:val="24"/>
        </w:rPr>
      </w:pPr>
      <w:r w:rsidRPr="0005402F">
        <w:rPr>
          <w:szCs w:val="24"/>
        </w:rPr>
        <w:tab/>
      </w:r>
      <w:r w:rsidRPr="0005402F">
        <w:rPr>
          <w:szCs w:val="24"/>
        </w:rPr>
        <w:tab/>
        <w:t>•</w:t>
      </w:r>
      <w:r w:rsidRPr="0005402F">
        <w:rPr>
          <w:szCs w:val="24"/>
          <w:lang w:val="ru-RU"/>
        </w:rPr>
        <w:tab/>
      </w:r>
      <w:r w:rsidRPr="0005402F">
        <w:rPr>
          <w:szCs w:val="24"/>
        </w:rPr>
        <w:t>SMS – 7 %</w:t>
      </w:r>
    </w:p>
    <w:p w14:paraId="06A0502C" w14:textId="77777777" w:rsidR="00EC4FF1" w:rsidRPr="0005402F" w:rsidRDefault="00EC4FF1" w:rsidP="00EC4FF1">
      <w:pPr>
        <w:pStyle w:val="enumlev3"/>
        <w:rPr>
          <w:szCs w:val="24"/>
        </w:rPr>
      </w:pPr>
      <w:r w:rsidRPr="0005402F">
        <w:rPr>
          <w:szCs w:val="24"/>
        </w:rPr>
        <w:tab/>
      </w:r>
      <w:r w:rsidRPr="0005402F">
        <w:rPr>
          <w:szCs w:val="24"/>
        </w:rPr>
        <w:tab/>
        <w:t>•</w:t>
      </w:r>
      <w:r w:rsidRPr="0005402F">
        <w:rPr>
          <w:szCs w:val="24"/>
          <w:lang w:val="ru-RU"/>
        </w:rPr>
        <w:tab/>
      </w:r>
      <w:r w:rsidRPr="0005402F">
        <w:rPr>
          <w:szCs w:val="24"/>
        </w:rPr>
        <w:t>USSD – less than 1 %</w:t>
      </w:r>
    </w:p>
    <w:p w14:paraId="4F306127" w14:textId="77777777" w:rsidR="00EC4FF1" w:rsidRPr="0005402F" w:rsidRDefault="00EC4FF1" w:rsidP="00EC4FF1">
      <w:pPr>
        <w:pStyle w:val="enumlev3"/>
        <w:rPr>
          <w:szCs w:val="24"/>
        </w:rPr>
      </w:pPr>
      <w:r w:rsidRPr="0005402F">
        <w:rPr>
          <w:szCs w:val="24"/>
        </w:rPr>
        <w:tab/>
      </w:r>
      <w:r w:rsidRPr="0005402F">
        <w:rPr>
          <w:szCs w:val="24"/>
        </w:rPr>
        <w:tab/>
        <w:t>•</w:t>
      </w:r>
      <w:r w:rsidRPr="0005402F">
        <w:rPr>
          <w:szCs w:val="24"/>
        </w:rPr>
        <w:tab/>
        <w:t xml:space="preserve">Via </w:t>
      </w:r>
      <w:r w:rsidRPr="0005402F">
        <w:rPr>
          <w:color w:val="000000"/>
          <w:szCs w:val="24"/>
        </w:rPr>
        <w:t>interactive public services portal</w:t>
      </w:r>
      <w:r w:rsidRPr="0005402F">
        <w:rPr>
          <w:szCs w:val="24"/>
        </w:rPr>
        <w:t xml:space="preserve"> – close to 0 %</w:t>
      </w:r>
    </w:p>
    <w:p w14:paraId="0E0C05B7" w14:textId="77777777" w:rsidR="00EC4FF1" w:rsidRPr="0005402F" w:rsidRDefault="00EC4FF1" w:rsidP="00EC4FF1">
      <w:pPr>
        <w:tabs>
          <w:tab w:val="left" w:pos="432"/>
        </w:tabs>
        <w:spacing w:before="240" w:after="60"/>
        <w:ind w:left="1068" w:hanging="360"/>
        <w:contextualSpacing/>
        <w:rPr>
          <w:bCs/>
          <w:szCs w:val="24"/>
        </w:rPr>
      </w:pPr>
      <w:r w:rsidRPr="0005402F">
        <w:rPr>
          <w:szCs w:val="24"/>
        </w:rPr>
        <w:t>–</w:t>
      </w:r>
      <w:r w:rsidRPr="0005402F">
        <w:rPr>
          <w:bCs/>
          <w:szCs w:val="24"/>
        </w:rPr>
        <w:tab/>
        <w:t xml:space="preserve">IMEI of stolen devices are </w:t>
      </w:r>
      <w:r>
        <w:rPr>
          <w:bCs/>
          <w:szCs w:val="24"/>
        </w:rPr>
        <w:t>blocked-list</w:t>
      </w:r>
      <w:r w:rsidRPr="0005402F">
        <w:rPr>
          <w:bCs/>
          <w:szCs w:val="24"/>
        </w:rPr>
        <w:t>ed at the request of the law enforcement agency, but the impact of this innovation on the number of stolen phones has not yet been studied.</w:t>
      </w:r>
    </w:p>
    <w:p w14:paraId="7E43EA36" w14:textId="77777777" w:rsidR="00EC4FF1" w:rsidRPr="0005402F" w:rsidRDefault="00EC4FF1" w:rsidP="00EC4FF1">
      <w:pPr>
        <w:pStyle w:val="Headingb"/>
        <w:rPr>
          <w:szCs w:val="24"/>
        </w:rPr>
      </w:pPr>
      <w:r w:rsidRPr="0005402F">
        <w:rPr>
          <w:szCs w:val="24"/>
        </w:rPr>
        <w:t>•</w:t>
      </w:r>
      <w:r w:rsidRPr="0005402F">
        <w:rPr>
          <w:szCs w:val="24"/>
          <w:lang w:val="ru-RU"/>
        </w:rPr>
        <w:tab/>
      </w:r>
      <w:r w:rsidRPr="0005402F">
        <w:rPr>
          <w:szCs w:val="24"/>
        </w:rPr>
        <w:t>Difficulties after starting registrations</w:t>
      </w:r>
    </w:p>
    <w:p w14:paraId="0E7D0452" w14:textId="77777777" w:rsidR="00EC4FF1" w:rsidRPr="0005402F" w:rsidRDefault="00EC4FF1" w:rsidP="00EC4FF1">
      <w:pPr>
        <w:rPr>
          <w:szCs w:val="24"/>
        </w:rPr>
      </w:pPr>
      <w:r w:rsidRPr="0005402F">
        <w:rPr>
          <w:szCs w:val="24"/>
        </w:rPr>
        <w:t>A large number of problems were created by the fact that most devices now have more than one SIM slot. This has created two types of problems:</w:t>
      </w:r>
    </w:p>
    <w:p w14:paraId="6D1B6413" w14:textId="77777777" w:rsidR="00EC4FF1" w:rsidRPr="0005402F" w:rsidRDefault="00EC4FF1" w:rsidP="00EC4FF1">
      <w:pPr>
        <w:pStyle w:val="enumlev1"/>
        <w:rPr>
          <w:szCs w:val="24"/>
        </w:rPr>
      </w:pPr>
      <w:r w:rsidRPr="0005402F">
        <w:rPr>
          <w:szCs w:val="24"/>
        </w:rPr>
        <w:t>1)</w:t>
      </w:r>
      <w:r w:rsidRPr="0005402F">
        <w:rPr>
          <w:szCs w:val="24"/>
        </w:rPr>
        <w:tab/>
        <w:t>There are phones that were in the country before November 1, 2019, but they have only one IMEI on the amnesty list. Although the population was constantly informed that it was necessary to insert SIM-cards in all SIM-slots of the device for their automatic registration, not all did so.</w:t>
      </w:r>
    </w:p>
    <w:p w14:paraId="4EDB2623" w14:textId="77777777" w:rsidR="00EC4FF1" w:rsidRPr="0005402F" w:rsidRDefault="00EC4FF1" w:rsidP="00EC4FF1">
      <w:pPr>
        <w:pStyle w:val="enumlev1"/>
        <w:rPr>
          <w:szCs w:val="24"/>
        </w:rPr>
      </w:pPr>
      <w:r w:rsidRPr="0005402F">
        <w:rPr>
          <w:szCs w:val="24"/>
        </w:rPr>
        <w:t>2)</w:t>
      </w:r>
      <w:r w:rsidRPr="0005402F">
        <w:rPr>
          <w:szCs w:val="24"/>
        </w:rPr>
        <w:tab/>
        <w:t>Customs clearance is performed on the device, but in the UZIMEI system separate IMEIs are registered. Therefore, if only one IMEI is registered in the application, then when a person wants to register the second slot, it will show up as, this customs document has already been used.</w:t>
      </w:r>
    </w:p>
    <w:p w14:paraId="4852E2A8" w14:textId="77777777" w:rsidR="00EC4FF1" w:rsidRPr="0005402F" w:rsidRDefault="00EC4FF1" w:rsidP="00EC4FF1">
      <w:pPr>
        <w:rPr>
          <w:szCs w:val="24"/>
        </w:rPr>
      </w:pPr>
      <w:r w:rsidRPr="0005402F">
        <w:rPr>
          <w:szCs w:val="24"/>
        </w:rPr>
        <w:t xml:space="preserve">For both of these cases, it was decided to put such IMEIs on the </w:t>
      </w:r>
      <w:r>
        <w:rPr>
          <w:szCs w:val="24"/>
        </w:rPr>
        <w:t>permitted-list</w:t>
      </w:r>
      <w:r w:rsidRPr="0005402F">
        <w:rPr>
          <w:szCs w:val="24"/>
        </w:rPr>
        <w:t xml:space="preserve"> for free. For cases of second SIM slot amnesty, an automatic solution was developed – so that a person does not have to come to the office for proceedings. Thus, additional automatic amnesties were conducted after November 1, 2019, and about seven (7) million additional IMEIs were added to the amnesty list. For the second slots of devices brought in after November 1, 2019, </w:t>
      </w:r>
      <w:r>
        <w:rPr>
          <w:szCs w:val="24"/>
        </w:rPr>
        <w:t>permitted-list</w:t>
      </w:r>
      <w:r w:rsidRPr="0005402F">
        <w:rPr>
          <w:szCs w:val="24"/>
        </w:rPr>
        <w:t>ing was done manually, but later it was decided to implement this feature in the interface, so that it could be done by registrars, for regular applications.</w:t>
      </w:r>
    </w:p>
    <w:p w14:paraId="2ECE2DFC" w14:textId="77777777" w:rsidR="00EC4FF1" w:rsidRPr="0005402F" w:rsidRDefault="00EC4FF1" w:rsidP="00EC4FF1">
      <w:pPr>
        <w:rPr>
          <w:szCs w:val="24"/>
        </w:rPr>
      </w:pPr>
      <w:r w:rsidRPr="0005402F">
        <w:rPr>
          <w:szCs w:val="24"/>
        </w:rPr>
        <w:t>The requirements for the system did not take into account the need for automatic verification of international mail and courier shipments. For devices that are now imported from abroad by mail, UZIMEI employees manually check the registration of the corresponding parcel on the mail portal.</w:t>
      </w:r>
    </w:p>
    <w:p w14:paraId="36C6E60D" w14:textId="77777777" w:rsidR="00EC4FF1" w:rsidRPr="0005402F" w:rsidRDefault="00EC4FF1" w:rsidP="00EC4FF1">
      <w:pPr>
        <w:rPr>
          <w:szCs w:val="24"/>
        </w:rPr>
      </w:pPr>
      <w:r w:rsidRPr="0005402F">
        <w:rPr>
          <w:szCs w:val="24"/>
        </w:rPr>
        <w:t>Since the fees for Uzbekistan citizens and foreigners are different, EIR systems are integrated with the operators' billing systems, through which the owner of the subscriber number indicated in the application – resident or non-resident of Uzbekistan – is checked. However, due to fraud, it was necessary to add the sending of a one-time password to the number, so that applicants would not indicate other subscribers' numbers in the application.</w:t>
      </w:r>
    </w:p>
    <w:p w14:paraId="077461D5" w14:textId="77777777" w:rsidR="00EC4FF1" w:rsidRPr="0005402F" w:rsidRDefault="00EC4FF1" w:rsidP="00EC4FF1">
      <w:pPr>
        <w:rPr>
          <w:szCs w:val="24"/>
        </w:rPr>
      </w:pPr>
      <w:r w:rsidRPr="0005402F">
        <w:rPr>
          <w:szCs w:val="24"/>
        </w:rPr>
        <w:t>When entering the country by air, one mobile device is allowed to be registered without customs clearance. This has led to the illegal use of other people's passport data. Someone who knows the passport data of someone who has entered the country uses it in his application. Because of this, the person who arrived could not later register their device without customs clearance. To solve the problem, they began to check the correspondence between the indicated subscriber number and passport data through the operators' billing systems.</w:t>
      </w:r>
    </w:p>
    <w:p w14:paraId="16D9EB71" w14:textId="77777777" w:rsidR="00EC4FF1" w:rsidRPr="0005402F" w:rsidRDefault="00EC4FF1" w:rsidP="00EC4FF1">
      <w:pPr>
        <w:pStyle w:val="Headingb"/>
        <w:rPr>
          <w:szCs w:val="24"/>
        </w:rPr>
      </w:pPr>
      <w:r w:rsidRPr="0005402F">
        <w:rPr>
          <w:szCs w:val="24"/>
        </w:rPr>
        <w:lastRenderedPageBreak/>
        <w:t>•</w:t>
      </w:r>
      <w:r w:rsidRPr="0005402F">
        <w:rPr>
          <w:szCs w:val="24"/>
          <w:lang w:val="ru-RU"/>
        </w:rPr>
        <w:tab/>
      </w:r>
      <w:r w:rsidRPr="0005402F">
        <w:rPr>
          <w:szCs w:val="24"/>
        </w:rPr>
        <w:t xml:space="preserve">Roadmap of future planned evolution of the use case </w:t>
      </w:r>
    </w:p>
    <w:p w14:paraId="412A1755" w14:textId="77777777" w:rsidR="00EC4FF1" w:rsidRPr="0005402F" w:rsidRDefault="00EC4FF1" w:rsidP="00EC4FF1">
      <w:pPr>
        <w:rPr>
          <w:szCs w:val="24"/>
        </w:rPr>
      </w:pPr>
      <w:r w:rsidRPr="0005402F">
        <w:rPr>
          <w:szCs w:val="24"/>
        </w:rPr>
        <w:t>The following enhancement of the UZIMEI system functionality is planned:</w:t>
      </w:r>
    </w:p>
    <w:p w14:paraId="06CDE416" w14:textId="77777777" w:rsidR="00EC4FF1" w:rsidRPr="0005402F" w:rsidRDefault="00EC4FF1" w:rsidP="00EC4FF1">
      <w:pPr>
        <w:pStyle w:val="enumlev1"/>
        <w:rPr>
          <w:szCs w:val="24"/>
        </w:rPr>
      </w:pPr>
      <w:r w:rsidRPr="0005402F">
        <w:rPr>
          <w:szCs w:val="24"/>
        </w:rPr>
        <w:t>•</w:t>
      </w:r>
      <w:r w:rsidRPr="0005402F">
        <w:rPr>
          <w:szCs w:val="24"/>
        </w:rPr>
        <w:tab/>
        <w:t>Automatic check of international mail shipments</w:t>
      </w:r>
    </w:p>
    <w:p w14:paraId="23B3C90E" w14:textId="77777777" w:rsidR="00EC4FF1" w:rsidRPr="0005402F" w:rsidRDefault="00EC4FF1" w:rsidP="00EC4FF1">
      <w:pPr>
        <w:pStyle w:val="enumlev1"/>
        <w:rPr>
          <w:szCs w:val="24"/>
        </w:rPr>
      </w:pPr>
      <w:r w:rsidRPr="0005402F">
        <w:rPr>
          <w:szCs w:val="24"/>
        </w:rPr>
        <w:t>•</w:t>
      </w:r>
      <w:r w:rsidRPr="0005402F">
        <w:rPr>
          <w:szCs w:val="24"/>
        </w:rPr>
        <w:tab/>
        <w:t>Combating duplicate IMEI (currently in test mode only)</w:t>
      </w:r>
    </w:p>
    <w:p w14:paraId="4334E63E" w14:textId="77777777" w:rsidR="00EC4FF1" w:rsidRPr="0005402F" w:rsidRDefault="00EC4FF1" w:rsidP="00EC4FF1">
      <w:pPr>
        <w:spacing w:before="0" w:after="160" w:line="256" w:lineRule="auto"/>
        <w:rPr>
          <w:color w:val="222222"/>
          <w:szCs w:val="24"/>
        </w:rPr>
      </w:pPr>
      <w:r w:rsidRPr="0005402F">
        <w:rPr>
          <w:bCs/>
          <w:szCs w:val="24"/>
        </w:rPr>
        <w:t>Connection of additional payment systems</w:t>
      </w:r>
    </w:p>
    <w:p w14:paraId="5F71AF4A" w14:textId="77777777" w:rsidR="00EC4FF1" w:rsidRPr="0005402F" w:rsidRDefault="00EC4FF1" w:rsidP="00EC4FF1">
      <w:pPr>
        <w:pStyle w:val="Heading2"/>
        <w:rPr>
          <w:szCs w:val="24"/>
          <w:lang w:bidi="ar-DZ"/>
        </w:rPr>
      </w:pPr>
      <w:bookmarkStart w:id="534" w:name="_Toc93310408"/>
      <w:bookmarkStart w:id="535" w:name="_Toc93933767"/>
      <w:bookmarkStart w:id="536" w:name="_Toc95137759"/>
      <w:bookmarkStart w:id="537" w:name="_Toc95140235"/>
      <w:bookmarkStart w:id="538" w:name="_Toc95140593"/>
      <w:bookmarkStart w:id="539" w:name="_Toc95146150"/>
      <w:r w:rsidRPr="0005402F">
        <w:rPr>
          <w:szCs w:val="24"/>
          <w:lang w:bidi="ar-DZ"/>
        </w:rPr>
        <w:t>I.IV</w:t>
      </w:r>
      <w:r w:rsidRPr="0005402F">
        <w:rPr>
          <w:szCs w:val="24"/>
          <w:lang w:bidi="ar-DZ"/>
        </w:rPr>
        <w:tab/>
        <w:t>Europe</w:t>
      </w:r>
      <w:bookmarkEnd w:id="534"/>
      <w:bookmarkEnd w:id="535"/>
      <w:bookmarkEnd w:id="536"/>
      <w:bookmarkEnd w:id="537"/>
      <w:bookmarkEnd w:id="538"/>
      <w:bookmarkEnd w:id="539"/>
    </w:p>
    <w:p w14:paraId="275E90C3" w14:textId="77777777" w:rsidR="00EC4FF1" w:rsidRPr="0005402F" w:rsidRDefault="00EC4FF1" w:rsidP="00EC4FF1">
      <w:pPr>
        <w:pStyle w:val="Heading3"/>
        <w:rPr>
          <w:szCs w:val="24"/>
          <w:lang w:bidi="ar-DZ"/>
        </w:rPr>
      </w:pPr>
      <w:bookmarkStart w:id="540" w:name="_Toc73702178"/>
      <w:bookmarkStart w:id="541" w:name="_Toc93310409"/>
      <w:bookmarkStart w:id="542" w:name="_Toc93933328"/>
      <w:bookmarkStart w:id="543" w:name="_Toc93933768"/>
      <w:bookmarkStart w:id="544" w:name="_Toc95137760"/>
      <w:bookmarkStart w:id="545" w:name="_Toc95140236"/>
      <w:bookmarkStart w:id="546" w:name="_Toc95140594"/>
      <w:bookmarkStart w:id="547" w:name="_Toc95146151"/>
      <w:r w:rsidRPr="0005402F">
        <w:rPr>
          <w:szCs w:val="24"/>
          <w:lang w:bidi="ar-DZ"/>
        </w:rPr>
        <w:t>I.IV.I</w:t>
      </w:r>
      <w:r w:rsidRPr="0005402F">
        <w:rPr>
          <w:szCs w:val="24"/>
          <w:lang w:bidi="ar-DZ"/>
        </w:rPr>
        <w:tab/>
        <w:t>Republic of Turkey</w:t>
      </w:r>
      <w:bookmarkEnd w:id="540"/>
      <w:bookmarkEnd w:id="541"/>
      <w:bookmarkEnd w:id="542"/>
      <w:bookmarkEnd w:id="543"/>
      <w:bookmarkEnd w:id="544"/>
      <w:bookmarkEnd w:id="545"/>
      <w:bookmarkEnd w:id="546"/>
      <w:bookmarkEnd w:id="547"/>
    </w:p>
    <w:p w14:paraId="71E44B60" w14:textId="77777777" w:rsidR="00EC4FF1" w:rsidRPr="0005402F" w:rsidRDefault="00EC4FF1" w:rsidP="00EC4FF1">
      <w:pPr>
        <w:pStyle w:val="Headingb"/>
        <w:rPr>
          <w:szCs w:val="24"/>
          <w:lang w:eastAsia="ja-JP" w:bidi="ar-DZ"/>
        </w:rPr>
      </w:pPr>
      <w:r w:rsidRPr="0005402F">
        <w:rPr>
          <w:szCs w:val="24"/>
          <w:lang w:bidi="ar-DZ"/>
        </w:rPr>
        <w:t>1</w:t>
      </w:r>
      <w:r w:rsidRPr="0005402F">
        <w:rPr>
          <w:szCs w:val="24"/>
          <w:lang w:bidi="ar-DZ"/>
        </w:rPr>
        <w:tab/>
      </w:r>
      <w:r w:rsidRPr="0005402F">
        <w:rPr>
          <w:szCs w:val="24"/>
          <w:lang w:eastAsia="ja-JP" w:bidi="ar-DZ"/>
        </w:rPr>
        <w:t>Common information about use case</w:t>
      </w:r>
    </w:p>
    <w:p w14:paraId="5E2C871A" w14:textId="77777777" w:rsidR="00EC4FF1" w:rsidRPr="0005402F" w:rsidRDefault="00EC4FF1" w:rsidP="00EC4FF1">
      <w:pPr>
        <w:pStyle w:val="Headingb"/>
        <w:rPr>
          <w:szCs w:val="24"/>
          <w:lang w:bidi="ar-DZ"/>
        </w:rPr>
      </w:pPr>
      <w:r w:rsidRPr="0005402F">
        <w:rPr>
          <w:szCs w:val="24"/>
          <w:lang w:bidi="ar-DZ"/>
        </w:rPr>
        <w:t>1.1</w:t>
      </w:r>
      <w:r w:rsidRPr="0005402F">
        <w:rPr>
          <w:szCs w:val="24"/>
          <w:lang w:bidi="ar-DZ"/>
        </w:rPr>
        <w:tab/>
        <w:t>Title of the use case</w:t>
      </w:r>
    </w:p>
    <w:p w14:paraId="6D47D991" w14:textId="77777777" w:rsidR="00EC4FF1" w:rsidRPr="0005402F" w:rsidRDefault="00EC4FF1" w:rsidP="00EC4FF1">
      <w:pPr>
        <w:rPr>
          <w:szCs w:val="24"/>
          <w:shd w:val="clear" w:color="auto" w:fill="FFFFFF"/>
        </w:rPr>
      </w:pPr>
      <w:r w:rsidRPr="0005402F">
        <w:rPr>
          <w:szCs w:val="24"/>
          <w:shd w:val="clear" w:color="auto" w:fill="FFFFFF"/>
        </w:rPr>
        <w:t>Mobile equipment registration system (Mobil Cihaz Kayıt Sistemi in Turkish – MCKS).</w:t>
      </w:r>
    </w:p>
    <w:p w14:paraId="787289CE" w14:textId="77777777" w:rsidR="00EC4FF1" w:rsidRPr="0005402F" w:rsidRDefault="00EC4FF1" w:rsidP="00EC4FF1">
      <w:pPr>
        <w:pStyle w:val="Headingb"/>
        <w:rPr>
          <w:szCs w:val="24"/>
          <w:lang w:bidi="ar-DZ"/>
        </w:rPr>
      </w:pPr>
      <w:r w:rsidRPr="0005402F">
        <w:rPr>
          <w:szCs w:val="24"/>
          <w:lang w:bidi="ar-DZ"/>
        </w:rPr>
        <w:t>1.2</w:t>
      </w:r>
      <w:r w:rsidRPr="0005402F">
        <w:rPr>
          <w:szCs w:val="24"/>
          <w:lang w:bidi="ar-DZ"/>
        </w:rPr>
        <w:tab/>
        <w:t>Location where the use case is implemented (country and/or private use case)</w:t>
      </w:r>
    </w:p>
    <w:p w14:paraId="5D1DA709" w14:textId="77777777" w:rsidR="00EC4FF1" w:rsidRPr="0005402F" w:rsidRDefault="00EC4FF1" w:rsidP="00EC4FF1">
      <w:pPr>
        <w:rPr>
          <w:szCs w:val="24"/>
          <w:shd w:val="clear" w:color="auto" w:fill="FFFFFF"/>
        </w:rPr>
      </w:pPr>
      <w:r w:rsidRPr="0005402F">
        <w:rPr>
          <w:szCs w:val="24"/>
          <w:shd w:val="clear" w:color="auto" w:fill="FFFFFF"/>
        </w:rPr>
        <w:t>MCKS is located in the premises of the information and communication technologies authority (ICTA), the NRA of Turkey in Ankara. All devices having IMEI numbers, either imported, manufactured in Turkey, or brought from abroad by passengers, must be registered to MCKS in order to receive electronic communication services in Turkey.</w:t>
      </w:r>
    </w:p>
    <w:p w14:paraId="559DE035" w14:textId="77777777" w:rsidR="00EC4FF1" w:rsidRPr="0005402F" w:rsidRDefault="00EC4FF1" w:rsidP="00EC4FF1">
      <w:pPr>
        <w:pStyle w:val="Headingb"/>
        <w:rPr>
          <w:szCs w:val="24"/>
          <w:lang w:bidi="ar-DZ"/>
        </w:rPr>
      </w:pPr>
      <w:r w:rsidRPr="0005402F">
        <w:rPr>
          <w:szCs w:val="24"/>
          <w:lang w:bidi="ar-DZ"/>
        </w:rPr>
        <w:t>1.3</w:t>
      </w:r>
      <w:r w:rsidRPr="0005402F">
        <w:rPr>
          <w:szCs w:val="24"/>
          <w:lang w:bidi="ar-DZ"/>
        </w:rPr>
        <w:tab/>
        <w:t>Dates of implementation of the use case month/year)</w:t>
      </w:r>
    </w:p>
    <w:p w14:paraId="24AF2639" w14:textId="77777777" w:rsidR="00EC4FF1" w:rsidRPr="0005402F" w:rsidRDefault="00EC4FF1" w:rsidP="00EC4FF1">
      <w:pPr>
        <w:rPr>
          <w:szCs w:val="24"/>
          <w:shd w:val="clear" w:color="auto" w:fill="FFFFFF"/>
        </w:rPr>
      </w:pPr>
      <w:r w:rsidRPr="0005402F">
        <w:rPr>
          <w:szCs w:val="24"/>
          <w:shd w:val="clear" w:color="auto" w:fill="FFFFFF"/>
        </w:rPr>
        <w:t>MCKS was set up in 2006 according to repealed Law No. 5392. Currently, the system is operated by ICTA according to the Electronic Communication's Law No. 5809 and secondary legislation under ICTA's responsibility.</w:t>
      </w:r>
    </w:p>
    <w:p w14:paraId="6E5A31CB" w14:textId="77777777" w:rsidR="00EC4FF1" w:rsidRPr="0005402F" w:rsidRDefault="00EC4FF1" w:rsidP="00EC4FF1">
      <w:pPr>
        <w:pStyle w:val="Headingb"/>
        <w:rPr>
          <w:szCs w:val="24"/>
          <w:lang w:bidi="ar-DZ"/>
        </w:rPr>
      </w:pPr>
      <w:r w:rsidRPr="0005402F">
        <w:rPr>
          <w:szCs w:val="24"/>
          <w:lang w:bidi="ar-DZ"/>
        </w:rPr>
        <w:t>1.4</w:t>
      </w:r>
      <w:r w:rsidRPr="0005402F">
        <w:rPr>
          <w:szCs w:val="24"/>
          <w:lang w:bidi="ar-DZ"/>
        </w:rPr>
        <w:tab/>
        <w:t xml:space="preserve">Source (ITU Member): ICTA – </w:t>
      </w:r>
      <w:r w:rsidRPr="0005402F">
        <w:rPr>
          <w:szCs w:val="24"/>
          <w:shd w:val="clear" w:color="auto" w:fill="FFFFFF"/>
        </w:rPr>
        <w:t>Turkey</w:t>
      </w:r>
    </w:p>
    <w:p w14:paraId="153537D4" w14:textId="77777777" w:rsidR="00EC4FF1" w:rsidRPr="0005402F" w:rsidRDefault="00EC4FF1" w:rsidP="00EC4FF1">
      <w:pPr>
        <w:pStyle w:val="Headingb"/>
        <w:ind w:left="794" w:hanging="794"/>
        <w:rPr>
          <w:szCs w:val="24"/>
          <w:lang w:eastAsia="ja-JP" w:bidi="ar-DZ"/>
        </w:rPr>
      </w:pPr>
      <w:r w:rsidRPr="0005402F">
        <w:rPr>
          <w:szCs w:val="24"/>
          <w:lang w:bidi="ar-DZ"/>
        </w:rPr>
        <w:t>2</w:t>
      </w:r>
      <w:r w:rsidRPr="0005402F">
        <w:rPr>
          <w:szCs w:val="24"/>
          <w:lang w:bidi="ar-DZ"/>
        </w:rPr>
        <w:tab/>
      </w:r>
      <w:r w:rsidRPr="0005402F">
        <w:rPr>
          <w:szCs w:val="24"/>
          <w:lang w:eastAsia="ja-JP" w:bidi="ar-DZ"/>
        </w:rPr>
        <w:t>Scope of the use case (including problems to be tracked such as counterfeit, stolen, tampered and/or cloned devices)</w:t>
      </w:r>
    </w:p>
    <w:p w14:paraId="35AB75E4" w14:textId="77777777" w:rsidR="00EC4FF1" w:rsidRPr="0005402F" w:rsidRDefault="00EC4FF1" w:rsidP="00EC4FF1">
      <w:pPr>
        <w:rPr>
          <w:szCs w:val="24"/>
          <w:lang w:bidi="ar-DZ"/>
        </w:rPr>
      </w:pPr>
      <w:r w:rsidRPr="0005402F">
        <w:rPr>
          <w:szCs w:val="24"/>
          <w:lang w:bidi="ar-DZ"/>
        </w:rPr>
        <w:t xml:space="preserve">MCKS is </w:t>
      </w:r>
      <w:r w:rsidRPr="0005402F">
        <w:rPr>
          <w:szCs w:val="24"/>
          <w:shd w:val="clear" w:color="auto" w:fill="FFFFFF"/>
        </w:rPr>
        <w:t>composed</w:t>
      </w:r>
      <w:r w:rsidRPr="0005402F">
        <w:rPr>
          <w:szCs w:val="24"/>
          <w:lang w:bidi="ar-DZ"/>
        </w:rPr>
        <w:t xml:space="preserve"> of IMEIs of legally registered, unregistered, cloned, stolen, lost devices.</w:t>
      </w:r>
    </w:p>
    <w:p w14:paraId="0DD6764F" w14:textId="77777777" w:rsidR="00EC4FF1" w:rsidRPr="0005402F" w:rsidRDefault="00EC4FF1" w:rsidP="00EC4FF1">
      <w:pPr>
        <w:pStyle w:val="Headingb"/>
        <w:rPr>
          <w:szCs w:val="24"/>
          <w:lang w:eastAsia="ja-JP" w:bidi="ar-DZ"/>
        </w:rPr>
      </w:pPr>
      <w:r w:rsidRPr="0005402F">
        <w:rPr>
          <w:szCs w:val="24"/>
          <w:lang w:bidi="ar-DZ"/>
        </w:rPr>
        <w:t>3</w:t>
      </w:r>
      <w:r w:rsidRPr="0005402F">
        <w:rPr>
          <w:szCs w:val="24"/>
          <w:lang w:bidi="ar-DZ"/>
        </w:rPr>
        <w:tab/>
      </w:r>
      <w:r w:rsidRPr="0005402F">
        <w:rPr>
          <w:szCs w:val="24"/>
          <w:lang w:eastAsia="ja-JP" w:bidi="ar-DZ"/>
        </w:rPr>
        <w:t>Common statistic for country's use case</w:t>
      </w:r>
    </w:p>
    <w:p w14:paraId="77857D4D" w14:textId="77777777" w:rsidR="00EC4FF1" w:rsidRPr="0005402F" w:rsidRDefault="00EC4FF1" w:rsidP="00EC4FF1">
      <w:pPr>
        <w:pStyle w:val="Headingb"/>
        <w:rPr>
          <w:szCs w:val="24"/>
          <w:lang w:bidi="ar-DZ"/>
        </w:rPr>
      </w:pPr>
      <w:r w:rsidRPr="0005402F">
        <w:rPr>
          <w:szCs w:val="24"/>
          <w:lang w:bidi="ar-DZ"/>
        </w:rPr>
        <w:t>3.1</w:t>
      </w:r>
      <w:r w:rsidRPr="0005402F">
        <w:rPr>
          <w:szCs w:val="24"/>
          <w:lang w:bidi="ar-DZ"/>
        </w:rPr>
        <w:tab/>
        <w:t>Telecommunication statistic (e.g., number of users of mobile devices, operators, etc.)</w:t>
      </w:r>
    </w:p>
    <w:p w14:paraId="5724F38C" w14:textId="77777777" w:rsidR="00EC4FF1" w:rsidRPr="0005402F" w:rsidRDefault="00EC4FF1" w:rsidP="00EC4FF1">
      <w:pPr>
        <w:rPr>
          <w:szCs w:val="24"/>
          <w:lang w:bidi="ar-DZ"/>
        </w:rPr>
      </w:pPr>
      <w:r w:rsidRPr="0005402F">
        <w:rPr>
          <w:szCs w:val="24"/>
          <w:lang w:bidi="ar-DZ"/>
        </w:rPr>
        <w:t>Number of mobile operators: 3</w:t>
      </w:r>
    </w:p>
    <w:p w14:paraId="3FA03660" w14:textId="77777777" w:rsidR="00EC4FF1" w:rsidRPr="0005402F" w:rsidRDefault="00EC4FF1" w:rsidP="00EC4FF1">
      <w:pPr>
        <w:rPr>
          <w:szCs w:val="24"/>
          <w:lang w:bidi="ar-DZ"/>
        </w:rPr>
      </w:pPr>
      <w:r w:rsidRPr="0005402F">
        <w:rPr>
          <w:szCs w:val="24"/>
          <w:lang w:bidi="ar-DZ"/>
        </w:rPr>
        <w:t>Number of mobile service users: 74.206.085</w:t>
      </w:r>
    </w:p>
    <w:p w14:paraId="0052C5AA" w14:textId="77777777" w:rsidR="00EC4FF1" w:rsidRPr="0005402F" w:rsidRDefault="00EC4FF1" w:rsidP="00EC4FF1">
      <w:pPr>
        <w:rPr>
          <w:szCs w:val="24"/>
          <w:lang w:bidi="ar-DZ"/>
        </w:rPr>
      </w:pPr>
      <w:r w:rsidRPr="0005402F">
        <w:rPr>
          <w:szCs w:val="24"/>
          <w:lang w:bidi="ar-DZ"/>
        </w:rPr>
        <w:t>Number of total mobile subscriptions: 80.790.877</w:t>
      </w:r>
    </w:p>
    <w:p w14:paraId="0275B47F" w14:textId="77777777" w:rsidR="00EC4FF1" w:rsidRPr="0005402F" w:rsidRDefault="00EC4FF1" w:rsidP="00EC4FF1">
      <w:pPr>
        <w:pStyle w:val="Headingb"/>
        <w:rPr>
          <w:szCs w:val="24"/>
          <w:lang w:bidi="ar-DZ"/>
        </w:rPr>
      </w:pPr>
      <w:r w:rsidRPr="0005402F">
        <w:rPr>
          <w:szCs w:val="24"/>
          <w:lang w:bidi="ar-DZ"/>
        </w:rPr>
        <w:t>3.2</w:t>
      </w:r>
      <w:r w:rsidRPr="0005402F">
        <w:rPr>
          <w:szCs w:val="24"/>
          <w:lang w:bidi="ar-DZ"/>
        </w:rPr>
        <w:tab/>
        <w:t>Statistic of the problem (e.g., number of counterfeit devices, stolen devices, etc.)</w:t>
      </w:r>
    </w:p>
    <w:p w14:paraId="789A2648" w14:textId="77777777" w:rsidR="00EC4FF1" w:rsidRPr="0005402F" w:rsidRDefault="00EC4FF1" w:rsidP="00EC4FF1">
      <w:pPr>
        <w:rPr>
          <w:szCs w:val="24"/>
          <w:lang w:bidi="ar-DZ"/>
        </w:rPr>
      </w:pPr>
      <w:r w:rsidRPr="0005402F">
        <w:rPr>
          <w:szCs w:val="24"/>
          <w:lang w:bidi="ar-DZ"/>
        </w:rPr>
        <w:t>For the stolen and lost devices and for the devices that have been taken without the consent of the user; the legal user can notify ICTA via e-government portal or by calling the short number of ICTA's consumer communication centre in order to prevent the device to receive services from the electronic communication network. Applications can be made to the judicial authorities, as well.</w:t>
      </w:r>
    </w:p>
    <w:p w14:paraId="4CBB7E92" w14:textId="77777777" w:rsidR="00EC4FF1" w:rsidRPr="0005402F" w:rsidRDefault="00EC4FF1" w:rsidP="00EC4FF1">
      <w:pPr>
        <w:rPr>
          <w:szCs w:val="24"/>
          <w:lang w:bidi="ar-DZ"/>
        </w:rPr>
      </w:pPr>
      <w:r w:rsidRPr="0005402F">
        <w:rPr>
          <w:szCs w:val="24"/>
          <w:lang w:bidi="ar-DZ"/>
        </w:rPr>
        <w:t>The number of applications (2018): 52.689</w:t>
      </w:r>
    </w:p>
    <w:p w14:paraId="4FF38CB7" w14:textId="77777777" w:rsidR="00EC4FF1" w:rsidRPr="0005402F" w:rsidRDefault="00EC4FF1" w:rsidP="00EC4FF1">
      <w:pPr>
        <w:rPr>
          <w:szCs w:val="24"/>
          <w:lang w:bidi="ar-DZ"/>
        </w:rPr>
      </w:pPr>
      <w:r w:rsidRPr="0005402F">
        <w:rPr>
          <w:szCs w:val="24"/>
          <w:lang w:bidi="ar-DZ"/>
        </w:rPr>
        <w:t>The number of applications (2019): 44.785</w:t>
      </w:r>
    </w:p>
    <w:p w14:paraId="4D6A34FA" w14:textId="77777777" w:rsidR="00EC4FF1" w:rsidRPr="0005402F" w:rsidRDefault="00EC4FF1" w:rsidP="00EC4FF1">
      <w:pPr>
        <w:pStyle w:val="Headingb"/>
        <w:keepLines/>
        <w:rPr>
          <w:szCs w:val="24"/>
          <w:shd w:val="clear" w:color="auto" w:fill="FFFFFF"/>
        </w:rPr>
      </w:pPr>
      <w:r w:rsidRPr="0005402F">
        <w:rPr>
          <w:szCs w:val="24"/>
          <w:shd w:val="clear" w:color="auto" w:fill="FFFFFF"/>
        </w:rPr>
        <w:lastRenderedPageBreak/>
        <w:t>3.3</w:t>
      </w:r>
      <w:r w:rsidRPr="0005402F">
        <w:rPr>
          <w:szCs w:val="24"/>
          <w:shd w:val="clear" w:color="auto" w:fill="FFFFFF"/>
        </w:rPr>
        <w:tab/>
        <w:t>General statistics with regard to use case (e.g., size of economy, population, etc.)</w:t>
      </w:r>
    </w:p>
    <w:p w14:paraId="7E7F3541" w14:textId="77777777" w:rsidR="00EC4FF1" w:rsidRPr="0005402F" w:rsidRDefault="00EC4FF1" w:rsidP="00EC4FF1">
      <w:pPr>
        <w:keepNext/>
        <w:keepLines/>
        <w:rPr>
          <w:szCs w:val="24"/>
          <w:lang w:bidi="ar-DZ"/>
        </w:rPr>
      </w:pPr>
      <w:r w:rsidRPr="0005402F">
        <w:rPr>
          <w:szCs w:val="24"/>
          <w:lang w:bidi="ar-DZ"/>
        </w:rPr>
        <w:t>GDP of Turkey (May 2020): 1.071.098.000.000 TL/ 176.146.000.000 USD</w:t>
      </w:r>
    </w:p>
    <w:p w14:paraId="712B0807" w14:textId="77777777" w:rsidR="00EC4FF1" w:rsidRPr="0005402F" w:rsidRDefault="00EC4FF1" w:rsidP="00EC4FF1">
      <w:pPr>
        <w:keepNext/>
        <w:keepLines/>
        <w:rPr>
          <w:szCs w:val="24"/>
          <w:lang w:bidi="ar-DZ"/>
        </w:rPr>
      </w:pPr>
      <w:r w:rsidRPr="0005402F">
        <w:rPr>
          <w:szCs w:val="24"/>
          <w:lang w:bidi="ar-DZ"/>
        </w:rPr>
        <w:t>Total population of Turkey (83.154.997)</w:t>
      </w:r>
    </w:p>
    <w:p w14:paraId="1ADFF9D8" w14:textId="77777777" w:rsidR="00EC4FF1" w:rsidRPr="0005402F" w:rsidRDefault="00EC4FF1" w:rsidP="00EC4FF1">
      <w:pPr>
        <w:rPr>
          <w:szCs w:val="24"/>
          <w:lang w:bidi="ar-DZ"/>
        </w:rPr>
      </w:pPr>
      <w:r w:rsidRPr="0005402F">
        <w:rPr>
          <w:szCs w:val="24"/>
          <w:lang w:bidi="ar-DZ"/>
        </w:rPr>
        <w:t>(Source: Turkish Statistical Institute)</w:t>
      </w:r>
    </w:p>
    <w:p w14:paraId="1D808C57" w14:textId="77777777" w:rsidR="00EC4FF1" w:rsidRPr="0005402F" w:rsidRDefault="00EC4FF1" w:rsidP="00EC4FF1">
      <w:pPr>
        <w:pStyle w:val="Headingb"/>
        <w:rPr>
          <w:szCs w:val="24"/>
          <w:lang w:eastAsia="ja-JP" w:bidi="ar-DZ"/>
        </w:rPr>
      </w:pPr>
      <w:r w:rsidRPr="0005402F">
        <w:rPr>
          <w:szCs w:val="24"/>
          <w:lang w:bidi="ar-DZ"/>
        </w:rPr>
        <w:t>4</w:t>
      </w:r>
      <w:r w:rsidRPr="0005402F">
        <w:rPr>
          <w:szCs w:val="24"/>
          <w:lang w:bidi="ar-DZ"/>
        </w:rPr>
        <w:tab/>
      </w:r>
      <w:r w:rsidRPr="0005402F">
        <w:rPr>
          <w:szCs w:val="24"/>
          <w:lang w:eastAsia="ja-JP" w:bidi="ar-DZ"/>
        </w:rPr>
        <w:t>Description of use case's solution</w:t>
      </w:r>
    </w:p>
    <w:p w14:paraId="6794BA46" w14:textId="77777777" w:rsidR="00EC4FF1" w:rsidRPr="0005402F" w:rsidRDefault="00EC4FF1" w:rsidP="00EC4FF1">
      <w:pPr>
        <w:pStyle w:val="Headingb"/>
        <w:rPr>
          <w:szCs w:val="24"/>
          <w:lang w:bidi="ar-DZ"/>
        </w:rPr>
      </w:pPr>
      <w:r w:rsidRPr="0005402F">
        <w:rPr>
          <w:szCs w:val="24"/>
          <w:lang w:bidi="ar-DZ"/>
        </w:rPr>
        <w:t>4.1</w:t>
      </w:r>
      <w:r w:rsidRPr="0005402F">
        <w:rPr>
          <w:szCs w:val="24"/>
          <w:lang w:bidi="ar-DZ"/>
        </w:rPr>
        <w:tab/>
        <w:t>Overview of the solution</w:t>
      </w:r>
    </w:p>
    <w:p w14:paraId="4FBAF302" w14:textId="77777777" w:rsidR="00EC4FF1" w:rsidRPr="0005402F" w:rsidRDefault="00EC4FF1" w:rsidP="00EC4FF1">
      <w:pPr>
        <w:rPr>
          <w:szCs w:val="24"/>
          <w:shd w:val="clear" w:color="auto" w:fill="FFFFFF"/>
        </w:rPr>
      </w:pPr>
      <w:r w:rsidRPr="0005402F">
        <w:rPr>
          <w:szCs w:val="24"/>
          <w:shd w:val="clear" w:color="auto" w:fill="FFFFFF"/>
        </w:rPr>
        <w:t xml:space="preserve">MCKS system is composed of three lists; the </w:t>
      </w:r>
      <w:r>
        <w:rPr>
          <w:szCs w:val="24"/>
          <w:shd w:val="clear" w:color="auto" w:fill="FFFFFF"/>
        </w:rPr>
        <w:t>permitted-list</w:t>
      </w:r>
      <w:r w:rsidRPr="0005402F">
        <w:rPr>
          <w:szCs w:val="24"/>
          <w:shd w:val="clear" w:color="auto" w:fill="FFFFFF"/>
        </w:rPr>
        <w:t xml:space="preserve"> is composed of legally registered devices, </w:t>
      </w:r>
      <w:r>
        <w:rPr>
          <w:szCs w:val="24"/>
          <w:shd w:val="clear" w:color="auto" w:fill="FFFFFF"/>
        </w:rPr>
        <w:t>blocked-list</w:t>
      </w:r>
      <w:r w:rsidRPr="0005402F">
        <w:rPr>
          <w:szCs w:val="24"/>
          <w:shd w:val="clear" w:color="auto" w:fill="FFFFFF"/>
        </w:rPr>
        <w:t xml:space="preserve"> is composed of stolen or cloned devices, and the paired </w:t>
      </w:r>
      <w:r>
        <w:rPr>
          <w:szCs w:val="24"/>
          <w:shd w:val="clear" w:color="auto" w:fill="FFFFFF"/>
        </w:rPr>
        <w:t>permitted-list</w:t>
      </w:r>
      <w:r w:rsidRPr="0005402F">
        <w:rPr>
          <w:szCs w:val="24"/>
          <w:shd w:val="clear" w:color="auto" w:fill="FFFFFF"/>
        </w:rPr>
        <w:t xml:space="preserve"> is composed of IMEIs with special conditions.</w:t>
      </w:r>
    </w:p>
    <w:p w14:paraId="52097CED" w14:textId="77777777" w:rsidR="00EC4FF1" w:rsidRPr="0005402F" w:rsidRDefault="00EC4FF1" w:rsidP="00EC4FF1">
      <w:pPr>
        <w:pStyle w:val="Headingb"/>
        <w:rPr>
          <w:szCs w:val="24"/>
          <w:lang w:bidi="ar-DZ"/>
        </w:rPr>
      </w:pPr>
      <w:r w:rsidRPr="0005402F">
        <w:rPr>
          <w:szCs w:val="24"/>
          <w:lang w:bidi="ar-DZ"/>
        </w:rPr>
        <w:t>4.2</w:t>
      </w:r>
      <w:r w:rsidRPr="0005402F">
        <w:rPr>
          <w:szCs w:val="24"/>
          <w:lang w:bidi="ar-DZ"/>
        </w:rPr>
        <w:tab/>
        <w:t>Framework of the solution including diagrams and detailed description</w:t>
      </w:r>
    </w:p>
    <w:p w14:paraId="510A6AD6" w14:textId="77777777" w:rsidR="00EC4FF1" w:rsidRPr="0005402F" w:rsidRDefault="00EC4FF1" w:rsidP="00EC4FF1">
      <w:pPr>
        <w:rPr>
          <w:szCs w:val="24"/>
          <w:shd w:val="clear" w:color="auto" w:fill="FFFFFF"/>
        </w:rPr>
      </w:pPr>
      <w:r w:rsidRPr="0005402F">
        <w:rPr>
          <w:szCs w:val="24"/>
          <w:shd w:val="clear" w:color="auto" w:fill="FFFFFF"/>
        </w:rPr>
        <w:t>MCKS is a multi-interface system in which close online/offline interactions with various ministries/public authorities take place. These parties include but are not limited to the Ministry of Trade, Ministry of Justice, Ministry of Interior, Ministry of Treasury and Finance (Revenue administration) and mobile operators in Turkey.</w:t>
      </w:r>
    </w:p>
    <w:p w14:paraId="17B16C4F" w14:textId="77777777" w:rsidR="00EC4FF1" w:rsidRPr="0005402F" w:rsidRDefault="00EC4FF1" w:rsidP="00EC4FF1">
      <w:pPr>
        <w:rPr>
          <w:szCs w:val="24"/>
          <w:shd w:val="clear" w:color="auto" w:fill="FFFFFF"/>
        </w:rPr>
      </w:pPr>
      <w:r w:rsidRPr="0005402F">
        <w:rPr>
          <w:szCs w:val="24"/>
          <w:shd w:val="clear" w:color="auto" w:fill="FFFFFF"/>
        </w:rPr>
        <w:t>Operators feed the system with up-to-date usage information of the devices from their own network separately and these separate pieces of information flows to MCKS. This information is used for detecting clone devices as well as unregistered devices.</w:t>
      </w:r>
    </w:p>
    <w:p w14:paraId="0C94E101" w14:textId="77777777" w:rsidR="00EC4FF1" w:rsidRPr="0005402F" w:rsidRDefault="00EC4FF1" w:rsidP="00EC4FF1">
      <w:pPr>
        <w:rPr>
          <w:szCs w:val="24"/>
          <w:shd w:val="clear" w:color="auto" w:fill="FFFFFF"/>
        </w:rPr>
      </w:pPr>
      <w:r w:rsidRPr="0005402F">
        <w:rPr>
          <w:szCs w:val="24"/>
          <w:shd w:val="clear" w:color="auto" w:fill="FFFFFF"/>
        </w:rPr>
        <w:t>For devices brought from abroad, a cross-check is fulfilled by the Ministry of Interior's law enforcement agency units if the passport meets the criteria, and by the revenue administration, if the fee is paid.</w:t>
      </w:r>
    </w:p>
    <w:p w14:paraId="46888FB9" w14:textId="77777777" w:rsidR="00EC4FF1" w:rsidRPr="0005402F" w:rsidRDefault="00EC4FF1" w:rsidP="00EC4FF1">
      <w:pPr>
        <w:rPr>
          <w:szCs w:val="24"/>
          <w:shd w:val="clear" w:color="auto" w:fill="FFFFFF"/>
        </w:rPr>
      </w:pPr>
      <w:r w:rsidRPr="0005402F">
        <w:rPr>
          <w:szCs w:val="24"/>
          <w:shd w:val="clear" w:color="auto" w:fill="FFFFFF"/>
        </w:rPr>
        <w:t xml:space="preserve">For the imported devices, the process starts in the Ministry of Trade's single window system in which the IMEIs provided by importers are checked by MCKS via web services about their states in the database. If the provided IMEIs are listed in the </w:t>
      </w:r>
      <w:r>
        <w:rPr>
          <w:szCs w:val="24"/>
          <w:shd w:val="clear" w:color="auto" w:fill="FFFFFF"/>
        </w:rPr>
        <w:t>blocked-list</w:t>
      </w:r>
      <w:r w:rsidRPr="0005402F">
        <w:rPr>
          <w:szCs w:val="24"/>
          <w:shd w:val="clear" w:color="auto" w:fill="FFFFFF"/>
        </w:rPr>
        <w:t xml:space="preserve">, the importing procedure is not allowed. The same procedure is applied in the export procedure if the declared IMEIs are listed in the </w:t>
      </w:r>
      <w:r>
        <w:rPr>
          <w:szCs w:val="24"/>
          <w:shd w:val="clear" w:color="auto" w:fill="FFFFFF"/>
        </w:rPr>
        <w:t>blocked-list</w:t>
      </w:r>
      <w:r w:rsidRPr="0005402F">
        <w:rPr>
          <w:szCs w:val="24"/>
          <w:shd w:val="clear" w:color="auto" w:fill="FFFFFF"/>
        </w:rPr>
        <w:t>, the exportation is not allowed.</w:t>
      </w:r>
    </w:p>
    <w:p w14:paraId="7FFE740F" w14:textId="77777777" w:rsidR="00EC4FF1" w:rsidRPr="0005402F" w:rsidRDefault="00EC4FF1" w:rsidP="00EC4FF1">
      <w:pPr>
        <w:rPr>
          <w:szCs w:val="24"/>
          <w:shd w:val="clear" w:color="auto" w:fill="FFFFFF"/>
        </w:rPr>
      </w:pPr>
      <w:r w:rsidRPr="0005402F">
        <w:rPr>
          <w:szCs w:val="24"/>
          <w:shd w:val="clear" w:color="auto" w:fill="FFFFFF"/>
        </w:rPr>
        <w:t>Ministry of Justice can inform the system via web service so that the related devices state can be updated according to trial decisions.</w:t>
      </w:r>
    </w:p>
    <w:p w14:paraId="5FB76B11" w14:textId="77777777" w:rsidR="00EC4FF1" w:rsidRPr="0005402F" w:rsidRDefault="00EC4FF1" w:rsidP="00EC4FF1">
      <w:pPr>
        <w:pStyle w:val="Headingb"/>
        <w:ind w:left="794" w:hanging="794"/>
        <w:rPr>
          <w:szCs w:val="24"/>
          <w:shd w:val="clear" w:color="auto" w:fill="FFFFFF"/>
        </w:rPr>
      </w:pPr>
      <w:r w:rsidRPr="0005402F">
        <w:rPr>
          <w:szCs w:val="24"/>
          <w:lang w:bidi="ar-DZ"/>
        </w:rPr>
        <w:t>4.3</w:t>
      </w:r>
      <w:r w:rsidRPr="0005402F">
        <w:rPr>
          <w:szCs w:val="24"/>
          <w:lang w:bidi="ar-DZ"/>
        </w:rPr>
        <w:tab/>
        <w:t xml:space="preserve">Description of additional measures taken to engage the problem </w:t>
      </w:r>
      <w:r w:rsidRPr="0005402F">
        <w:rPr>
          <w:szCs w:val="24"/>
          <w:shd w:val="clear" w:color="auto" w:fill="FFFFFF"/>
        </w:rPr>
        <w:t>MCKS is continuously being developed according to newly emerging regulatory needs. This makes the system even more complicated day by day</w:t>
      </w:r>
    </w:p>
    <w:p w14:paraId="1A9362B0" w14:textId="77777777" w:rsidR="00EC4FF1" w:rsidRPr="0005402F" w:rsidRDefault="00EC4FF1" w:rsidP="00EC4FF1">
      <w:pPr>
        <w:rPr>
          <w:szCs w:val="24"/>
          <w:shd w:val="clear" w:color="auto" w:fill="FFFFFF"/>
        </w:rPr>
      </w:pPr>
      <w:r w:rsidRPr="0005402F">
        <w:rPr>
          <w:szCs w:val="24"/>
          <w:shd w:val="clear" w:color="auto" w:fill="FFFFFF"/>
        </w:rPr>
        <w:t>A regulation requiring the use of single window system of the Ministry of Trade during import and export caused some extra workload on the system as ICTA is given the responsibility to check the IMEI numbers according to their state of being lost, stolen or smuggled or being counterfeit via MCKS during import and export.</w:t>
      </w:r>
    </w:p>
    <w:p w14:paraId="233DC8EA" w14:textId="77777777" w:rsidR="00EC4FF1" w:rsidRPr="0005402F" w:rsidRDefault="00EC4FF1" w:rsidP="00EC4FF1">
      <w:pPr>
        <w:rPr>
          <w:szCs w:val="24"/>
          <w:shd w:val="clear" w:color="auto" w:fill="FFFFFF"/>
        </w:rPr>
      </w:pPr>
      <w:r w:rsidRPr="0005402F">
        <w:rPr>
          <w:szCs w:val="24"/>
          <w:shd w:val="clear" w:color="auto" w:fill="FFFFFF"/>
        </w:rPr>
        <w:t xml:space="preserve">Another regulation, Law No. 7186 entered into force in July 2019, which regulates to </w:t>
      </w:r>
      <w:r>
        <w:rPr>
          <w:szCs w:val="24"/>
          <w:shd w:val="clear" w:color="auto" w:fill="FFFFFF"/>
        </w:rPr>
        <w:t>blocked-list</w:t>
      </w:r>
      <w:r w:rsidRPr="0005402F">
        <w:rPr>
          <w:szCs w:val="24"/>
          <w:shd w:val="clear" w:color="auto" w:fill="FFFFFF"/>
        </w:rPr>
        <w:t xml:space="preserve"> devices, which are detected as unused for seven (7) consecutive years. The law is executed by MCKS and it targets the unused devices which are potential sources for cloning. However, some traders applied to the ICTA with the complaint that they suffer from the law since they have been holding devices that are not in use for over 7 years for various reasons.</w:t>
      </w:r>
    </w:p>
    <w:p w14:paraId="14517DB8" w14:textId="77777777" w:rsidR="00EC4FF1" w:rsidRPr="0005402F" w:rsidRDefault="00EC4FF1" w:rsidP="00EC4FF1">
      <w:pPr>
        <w:pStyle w:val="Headingb"/>
        <w:rPr>
          <w:szCs w:val="24"/>
          <w:shd w:val="clear" w:color="auto" w:fill="FFFFFF"/>
        </w:rPr>
      </w:pPr>
      <w:r w:rsidRPr="0005402F">
        <w:rPr>
          <w:szCs w:val="24"/>
          <w:lang w:bidi="ar-DZ"/>
        </w:rPr>
        <w:t>4.4</w:t>
      </w:r>
      <w:r w:rsidRPr="0005402F">
        <w:rPr>
          <w:szCs w:val="24"/>
          <w:lang w:bidi="ar-DZ"/>
        </w:rPr>
        <w:tab/>
        <w:t>References to open web resource for more details (optional)</w:t>
      </w:r>
    </w:p>
    <w:p w14:paraId="1550C4FA" w14:textId="77777777" w:rsidR="00EC4FF1" w:rsidRPr="0005402F" w:rsidRDefault="00000000" w:rsidP="00EC4FF1">
      <w:pPr>
        <w:rPr>
          <w:szCs w:val="24"/>
          <w:shd w:val="clear" w:color="auto" w:fill="FFFFFF"/>
        </w:rPr>
      </w:pPr>
      <w:hyperlink r:id="rId39" w:history="1">
        <w:r w:rsidR="00EC4FF1" w:rsidRPr="0005402F">
          <w:rPr>
            <w:rStyle w:val="Hyperlink"/>
            <w:szCs w:val="24"/>
          </w:rPr>
          <w:t>https://mcks.gov.tr/en</w:t>
        </w:r>
      </w:hyperlink>
      <w:r w:rsidR="00EC4FF1" w:rsidRPr="0005402F">
        <w:rPr>
          <w:szCs w:val="24"/>
          <w:shd w:val="clear" w:color="auto" w:fill="FFFFFF"/>
        </w:rPr>
        <w:t xml:space="preserve"> (English) https://mcks.gov.tr/ (Turkish).</w:t>
      </w:r>
    </w:p>
    <w:p w14:paraId="56A16916" w14:textId="77777777" w:rsidR="00EC4FF1" w:rsidRPr="0005402F" w:rsidRDefault="00EC4FF1" w:rsidP="00EC4FF1">
      <w:pPr>
        <w:pStyle w:val="Headingb"/>
        <w:rPr>
          <w:szCs w:val="24"/>
          <w:lang w:bidi="ar-DZ"/>
        </w:rPr>
      </w:pPr>
      <w:r w:rsidRPr="0005402F">
        <w:rPr>
          <w:szCs w:val="24"/>
          <w:lang w:bidi="ar-DZ"/>
        </w:rPr>
        <w:lastRenderedPageBreak/>
        <w:t>4.5</w:t>
      </w:r>
      <w:r w:rsidRPr="0005402F">
        <w:rPr>
          <w:szCs w:val="24"/>
          <w:lang w:bidi="ar-DZ"/>
        </w:rPr>
        <w:tab/>
        <w:t>Other relevant remarks (optional)</w:t>
      </w:r>
    </w:p>
    <w:p w14:paraId="094948A9" w14:textId="77777777" w:rsidR="00EC4FF1" w:rsidRPr="0005402F" w:rsidRDefault="00EC4FF1" w:rsidP="00EC4FF1">
      <w:pPr>
        <w:pStyle w:val="Headingb"/>
        <w:ind w:left="794" w:hanging="794"/>
        <w:rPr>
          <w:szCs w:val="24"/>
          <w:shd w:val="clear" w:color="auto" w:fill="FFFFFF"/>
        </w:rPr>
      </w:pPr>
      <w:r w:rsidRPr="0005402F">
        <w:rPr>
          <w:szCs w:val="24"/>
        </w:rPr>
        <w:t>5</w:t>
      </w:r>
      <w:r w:rsidRPr="0005402F">
        <w:rPr>
          <w:szCs w:val="24"/>
        </w:rPr>
        <w:tab/>
      </w:r>
      <w:r w:rsidRPr="0005402F">
        <w:rPr>
          <w:szCs w:val="24"/>
          <w:lang w:eastAsia="ja-JP" w:bidi="ar-DZ"/>
        </w:rPr>
        <w:t>Overview of challenges and countermeasures with regard to implementation of use case</w:t>
      </w:r>
    </w:p>
    <w:p w14:paraId="5B7542CD" w14:textId="77777777" w:rsidR="00EC4FF1" w:rsidRPr="0005402F" w:rsidRDefault="00EC4FF1" w:rsidP="00EC4FF1">
      <w:pPr>
        <w:rPr>
          <w:szCs w:val="24"/>
          <w:shd w:val="clear" w:color="auto" w:fill="FFFFFF"/>
        </w:rPr>
      </w:pPr>
      <w:r w:rsidRPr="0005402F">
        <w:rPr>
          <w:szCs w:val="24"/>
          <w:shd w:val="clear" w:color="auto" w:fill="FFFFFF"/>
        </w:rPr>
        <w:t>In the beginning, all devices within the borders of Turkey were asked to be registered by their owners with a fee via sending messages to their mobile operators. Citizens who were already using their devices did not welcome this. Over 15 million devices were registered during this period.</w:t>
      </w:r>
    </w:p>
    <w:p w14:paraId="3C909049" w14:textId="77777777" w:rsidR="00EC4FF1" w:rsidRPr="0005402F" w:rsidRDefault="00EC4FF1" w:rsidP="00EC4FF1">
      <w:pPr>
        <w:rPr>
          <w:szCs w:val="24"/>
          <w:shd w:val="clear" w:color="auto" w:fill="FFFFFF"/>
        </w:rPr>
      </w:pPr>
      <w:r w:rsidRPr="0005402F">
        <w:rPr>
          <w:szCs w:val="24"/>
          <w:shd w:val="clear" w:color="auto" w:fill="FFFFFF"/>
        </w:rPr>
        <w:t>Until the system reached a certain level of maturity keeping importers in line with the new regulatory changes and authenticating them physically was bothersome. Currently, importers are using their electronic signatures for authentication after completing the importing procedure via the single window system of the Ministry of Trade.</w:t>
      </w:r>
    </w:p>
    <w:p w14:paraId="10FC03E2" w14:textId="77777777" w:rsidR="00EC4FF1" w:rsidRPr="0005402F" w:rsidRDefault="00EC4FF1" w:rsidP="00EC4FF1">
      <w:pPr>
        <w:pStyle w:val="Headingb"/>
        <w:rPr>
          <w:szCs w:val="24"/>
          <w:lang w:eastAsia="ja-JP" w:bidi="ar-DZ"/>
        </w:rPr>
      </w:pPr>
      <w:r w:rsidRPr="0005402F">
        <w:rPr>
          <w:szCs w:val="24"/>
          <w:lang w:bidi="ar-DZ"/>
        </w:rPr>
        <w:t>6</w:t>
      </w:r>
      <w:r w:rsidRPr="0005402F">
        <w:rPr>
          <w:szCs w:val="24"/>
          <w:lang w:bidi="ar-DZ"/>
        </w:rPr>
        <w:tab/>
      </w:r>
      <w:r w:rsidRPr="0005402F">
        <w:rPr>
          <w:szCs w:val="24"/>
          <w:lang w:eastAsia="ja-JP" w:bidi="ar-DZ"/>
        </w:rPr>
        <w:t>Statistics on the effects of the implementation of the use case</w:t>
      </w:r>
    </w:p>
    <w:p w14:paraId="2F2DB3E5" w14:textId="77777777" w:rsidR="00EC4FF1" w:rsidRPr="0005402F" w:rsidRDefault="00EC4FF1" w:rsidP="00EC4FF1">
      <w:pPr>
        <w:rPr>
          <w:szCs w:val="24"/>
          <w:shd w:val="clear" w:color="auto" w:fill="FFFFFF"/>
        </w:rPr>
      </w:pPr>
      <w:r w:rsidRPr="0005402F">
        <w:rPr>
          <w:szCs w:val="24"/>
          <w:shd w:val="clear" w:color="auto" w:fill="FFFFFF"/>
        </w:rPr>
        <w:t>Mobile device theft was decreased by 90 % in the first three years of implementation. Nearly 35 million mobile devices were sold illegally between 1996 and 2005, which represented a three billion tax loss that was prevented by MCKS after 2006. In addition, consumer awareness has increased, and illegal devices became non preferred by consumers.</w:t>
      </w:r>
    </w:p>
    <w:p w14:paraId="075B13EA" w14:textId="77777777" w:rsidR="00EC4FF1" w:rsidRPr="0005402F" w:rsidRDefault="00EC4FF1" w:rsidP="00EC4FF1">
      <w:pPr>
        <w:pStyle w:val="Headingb"/>
        <w:rPr>
          <w:szCs w:val="24"/>
          <w:lang w:eastAsia="ja-JP" w:bidi="ar-DZ"/>
        </w:rPr>
      </w:pPr>
      <w:r w:rsidRPr="0005402F">
        <w:rPr>
          <w:szCs w:val="24"/>
          <w:lang w:bidi="ar-DZ"/>
        </w:rPr>
        <w:t>7</w:t>
      </w:r>
      <w:r w:rsidRPr="0005402F">
        <w:rPr>
          <w:szCs w:val="24"/>
          <w:lang w:bidi="ar-DZ"/>
        </w:rPr>
        <w:tab/>
      </w:r>
      <w:r w:rsidRPr="0005402F">
        <w:rPr>
          <w:szCs w:val="24"/>
          <w:lang w:eastAsia="ja-JP" w:bidi="ar-DZ"/>
        </w:rPr>
        <w:t>Roadmap of future planned evolution of the use case</w:t>
      </w:r>
    </w:p>
    <w:p w14:paraId="4C17A291" w14:textId="77777777" w:rsidR="00EC4FF1" w:rsidRPr="0005402F" w:rsidRDefault="00EC4FF1" w:rsidP="00EC4FF1">
      <w:pPr>
        <w:rPr>
          <w:szCs w:val="24"/>
          <w:shd w:val="clear" w:color="auto" w:fill="FFFFFF"/>
        </w:rPr>
      </w:pPr>
      <w:r w:rsidRPr="0005402F">
        <w:rPr>
          <w:szCs w:val="24"/>
          <w:shd w:val="clear" w:color="auto" w:fill="FFFFFF"/>
        </w:rPr>
        <w:t>Even though most of the services of MCKS are provided to the citizens via the e-Government portal; the ultimate aim is to be able to provide all the services online via e-Government and to end the submission of physical supporting documents. Due to the necessities of the new regulations, sometimes it takes time for some relevant authorities to keep pace with MCKS and to provide all the services online to the citizens.</w:t>
      </w:r>
    </w:p>
    <w:p w14:paraId="41C4751C" w14:textId="77777777" w:rsidR="00EC4FF1" w:rsidRPr="0005402F" w:rsidRDefault="00EC4FF1" w:rsidP="00EC4FF1">
      <w:pPr>
        <w:pStyle w:val="Headingb"/>
        <w:rPr>
          <w:szCs w:val="24"/>
          <w:lang w:eastAsia="ja-JP" w:bidi="ar-DZ"/>
        </w:rPr>
      </w:pPr>
      <w:r w:rsidRPr="0005402F">
        <w:rPr>
          <w:szCs w:val="24"/>
          <w:lang w:bidi="ar-DZ"/>
        </w:rPr>
        <w:t>8</w:t>
      </w:r>
      <w:r w:rsidRPr="0005402F">
        <w:rPr>
          <w:szCs w:val="24"/>
          <w:lang w:bidi="ar-DZ"/>
        </w:rPr>
        <w:tab/>
      </w:r>
      <w:r w:rsidRPr="0005402F">
        <w:rPr>
          <w:szCs w:val="24"/>
          <w:lang w:eastAsia="ja-JP" w:bidi="ar-DZ"/>
        </w:rPr>
        <w:t>Final remarks and conclusion</w:t>
      </w:r>
    </w:p>
    <w:p w14:paraId="28CD843F" w14:textId="77777777" w:rsidR="00EC4FF1" w:rsidRPr="0005402F" w:rsidRDefault="00EC4FF1" w:rsidP="00EC4FF1">
      <w:pPr>
        <w:rPr>
          <w:szCs w:val="24"/>
          <w:shd w:val="clear" w:color="auto" w:fill="FFFFFF"/>
        </w:rPr>
      </w:pPr>
      <w:r w:rsidRPr="0005402F">
        <w:rPr>
          <w:szCs w:val="24"/>
          <w:shd w:val="clear" w:color="auto" w:fill="FFFFFF"/>
        </w:rPr>
        <w:t>Battling with theft and smuggling of mobile devices is a big challenge for public authorities around the world. In the case of theft, device owners are not only losing their valuable property, but are also placing themselves in danger of physical harm. If the stolen devices are disabled quickly, device theft becomes much less attractive for thieves and fewer people come under the risk of being harmed because of their mobile devices. In Turkey, MCKS had a very positive impact in the battle against device theft. In addition, smuggling of mobile devices which causes a great deal of tax loss has decreased in Turkey. Other special conditions aiming to hinder tax loss and directing consumers to the internal market are considered to be met thanks to MCKS.</w:t>
      </w:r>
    </w:p>
    <w:p w14:paraId="6F572CE4" w14:textId="77777777" w:rsidR="00EC4FF1" w:rsidRPr="0005402F" w:rsidRDefault="00EC4FF1" w:rsidP="00EC4FF1">
      <w:pPr>
        <w:pStyle w:val="Heading3"/>
        <w:rPr>
          <w:szCs w:val="24"/>
          <w:lang w:bidi="ar-DZ"/>
        </w:rPr>
      </w:pPr>
      <w:bookmarkStart w:id="548" w:name="_Toc73702179"/>
      <w:bookmarkStart w:id="549" w:name="_Toc93310410"/>
      <w:bookmarkStart w:id="550" w:name="_Toc93933329"/>
      <w:bookmarkStart w:id="551" w:name="_Toc93933769"/>
      <w:bookmarkStart w:id="552" w:name="_Toc95137761"/>
      <w:bookmarkStart w:id="553" w:name="_Toc95140237"/>
      <w:bookmarkStart w:id="554" w:name="_Toc95140595"/>
      <w:bookmarkStart w:id="555" w:name="_Toc95146152"/>
      <w:r w:rsidRPr="0005402F">
        <w:rPr>
          <w:szCs w:val="24"/>
          <w:lang w:bidi="ar-DZ"/>
        </w:rPr>
        <w:t>I.IV.II</w:t>
      </w:r>
      <w:r w:rsidRPr="0005402F">
        <w:rPr>
          <w:szCs w:val="24"/>
          <w:lang w:bidi="ar-DZ"/>
        </w:rPr>
        <w:tab/>
        <w:t>Ukraine</w:t>
      </w:r>
      <w:bookmarkEnd w:id="548"/>
      <w:bookmarkEnd w:id="549"/>
      <w:bookmarkEnd w:id="550"/>
      <w:bookmarkEnd w:id="551"/>
      <w:bookmarkEnd w:id="552"/>
      <w:bookmarkEnd w:id="553"/>
      <w:bookmarkEnd w:id="554"/>
      <w:bookmarkEnd w:id="555"/>
    </w:p>
    <w:p w14:paraId="7E621605" w14:textId="77777777" w:rsidR="00EC4FF1" w:rsidRPr="0005402F" w:rsidRDefault="00EC4FF1" w:rsidP="00EC4FF1">
      <w:pPr>
        <w:pStyle w:val="Headingb"/>
        <w:rPr>
          <w:szCs w:val="24"/>
          <w:lang w:eastAsia="ja-JP" w:bidi="ar-DZ"/>
        </w:rPr>
      </w:pPr>
      <w:r w:rsidRPr="0005402F">
        <w:rPr>
          <w:szCs w:val="24"/>
          <w:lang w:bidi="ar-DZ"/>
        </w:rPr>
        <w:t>1</w:t>
      </w:r>
      <w:r w:rsidRPr="0005402F">
        <w:rPr>
          <w:szCs w:val="24"/>
          <w:lang w:bidi="ar-DZ"/>
        </w:rPr>
        <w:tab/>
      </w:r>
      <w:r w:rsidRPr="0005402F">
        <w:rPr>
          <w:szCs w:val="24"/>
          <w:lang w:eastAsia="ja-JP" w:bidi="ar-DZ"/>
        </w:rPr>
        <w:t>Common information about use case</w:t>
      </w:r>
    </w:p>
    <w:p w14:paraId="13F3ACF0" w14:textId="77777777" w:rsidR="00EC4FF1" w:rsidRPr="0005402F" w:rsidRDefault="00EC4FF1" w:rsidP="00EC4FF1">
      <w:pPr>
        <w:pStyle w:val="Headingb"/>
        <w:rPr>
          <w:szCs w:val="24"/>
          <w:lang w:eastAsia="ja-JP" w:bidi="ar-DZ"/>
        </w:rPr>
      </w:pPr>
      <w:r w:rsidRPr="0005402F">
        <w:rPr>
          <w:szCs w:val="24"/>
          <w:lang w:bidi="ar-DZ"/>
        </w:rPr>
        <w:t>1.1</w:t>
      </w:r>
      <w:r w:rsidRPr="0005402F">
        <w:rPr>
          <w:szCs w:val="24"/>
          <w:lang w:bidi="ar-DZ"/>
        </w:rPr>
        <w:tab/>
      </w:r>
      <w:r w:rsidRPr="0005402F">
        <w:rPr>
          <w:szCs w:val="24"/>
          <w:lang w:eastAsia="ja-JP" w:bidi="ar-DZ"/>
        </w:rPr>
        <w:t>Title of the use case</w:t>
      </w:r>
    </w:p>
    <w:p w14:paraId="063E350E" w14:textId="77777777" w:rsidR="00EC4FF1" w:rsidRPr="0005402F" w:rsidRDefault="00EC4FF1" w:rsidP="00EC4FF1">
      <w:pPr>
        <w:rPr>
          <w:szCs w:val="24"/>
          <w:shd w:val="clear" w:color="auto" w:fill="FFFFFF"/>
        </w:rPr>
      </w:pPr>
      <w:r w:rsidRPr="0005402F">
        <w:rPr>
          <w:szCs w:val="24"/>
          <w:shd w:val="clear" w:color="auto" w:fill="FFFFFF"/>
        </w:rPr>
        <w:t>There are no official names for scenarios on the combat of counterfeit ICT and stolen mobile devices.</w:t>
      </w:r>
    </w:p>
    <w:p w14:paraId="1B86009A" w14:textId="77777777" w:rsidR="00EC4FF1" w:rsidRPr="0005402F" w:rsidRDefault="00EC4FF1" w:rsidP="00EC4FF1">
      <w:pPr>
        <w:pStyle w:val="Headingb"/>
        <w:rPr>
          <w:szCs w:val="24"/>
          <w:lang w:eastAsia="ja-JP" w:bidi="ar-DZ"/>
        </w:rPr>
      </w:pPr>
      <w:r w:rsidRPr="0005402F">
        <w:rPr>
          <w:szCs w:val="24"/>
          <w:lang w:bidi="ar-DZ"/>
        </w:rPr>
        <w:t>1.2</w:t>
      </w:r>
      <w:r w:rsidRPr="0005402F">
        <w:rPr>
          <w:szCs w:val="24"/>
          <w:lang w:bidi="ar-DZ"/>
        </w:rPr>
        <w:tab/>
      </w:r>
      <w:r w:rsidRPr="0005402F">
        <w:rPr>
          <w:szCs w:val="24"/>
          <w:lang w:eastAsia="ja-JP" w:bidi="ar-DZ"/>
        </w:rPr>
        <w:t>Location where the use case is implemented (country and/or private use case)</w:t>
      </w:r>
    </w:p>
    <w:p w14:paraId="7ED1D55B" w14:textId="77777777" w:rsidR="00EC4FF1" w:rsidRPr="0005402F" w:rsidRDefault="00EC4FF1" w:rsidP="00EC4FF1">
      <w:pPr>
        <w:rPr>
          <w:szCs w:val="24"/>
          <w:shd w:val="clear" w:color="auto" w:fill="FFFFFF"/>
        </w:rPr>
      </w:pPr>
      <w:r w:rsidRPr="0005402F">
        <w:rPr>
          <w:szCs w:val="24"/>
          <w:shd w:val="clear" w:color="auto" w:fill="FFFFFF"/>
        </w:rPr>
        <w:t>The implementation of national scenarios usually takes place in Ukraine centrally and covers the entire country.</w:t>
      </w:r>
    </w:p>
    <w:p w14:paraId="52F2F3DA" w14:textId="77777777" w:rsidR="00EC4FF1" w:rsidRPr="0005402F" w:rsidRDefault="00EC4FF1" w:rsidP="00EC4FF1">
      <w:pPr>
        <w:pStyle w:val="Headingb"/>
        <w:rPr>
          <w:szCs w:val="24"/>
          <w:lang w:bidi="ar-DZ"/>
        </w:rPr>
      </w:pPr>
      <w:r w:rsidRPr="0005402F">
        <w:rPr>
          <w:szCs w:val="24"/>
          <w:lang w:bidi="ar-DZ"/>
        </w:rPr>
        <w:lastRenderedPageBreak/>
        <w:t>1.3</w:t>
      </w:r>
      <w:r w:rsidRPr="0005402F">
        <w:rPr>
          <w:szCs w:val="24"/>
          <w:lang w:bidi="ar-DZ"/>
        </w:rPr>
        <w:tab/>
        <w:t>Dates of implementation of the use case: since 2009</w:t>
      </w:r>
    </w:p>
    <w:p w14:paraId="4D81CC55" w14:textId="77777777" w:rsidR="00EC4FF1" w:rsidRPr="0005402F" w:rsidRDefault="00EC4FF1" w:rsidP="00EC4FF1">
      <w:pPr>
        <w:pStyle w:val="Headingb"/>
        <w:rPr>
          <w:szCs w:val="24"/>
          <w:lang w:bidi="ar-DZ"/>
        </w:rPr>
      </w:pPr>
      <w:r w:rsidRPr="0005402F">
        <w:rPr>
          <w:szCs w:val="24"/>
          <w:lang w:bidi="ar-DZ"/>
        </w:rPr>
        <w:t>1.4</w:t>
      </w:r>
      <w:r w:rsidRPr="0005402F">
        <w:rPr>
          <w:szCs w:val="24"/>
          <w:lang w:bidi="ar-DZ"/>
        </w:rPr>
        <w:tab/>
        <w:t>Source (ITU Member): Administration of Ukraine</w:t>
      </w:r>
    </w:p>
    <w:p w14:paraId="0788C66E" w14:textId="77777777" w:rsidR="00EC4FF1" w:rsidRPr="0005402F" w:rsidRDefault="00EC4FF1" w:rsidP="00EC4FF1">
      <w:pPr>
        <w:pStyle w:val="Headingb"/>
        <w:ind w:left="794" w:hanging="794"/>
        <w:rPr>
          <w:szCs w:val="24"/>
          <w:lang w:eastAsia="ja-JP" w:bidi="ar-DZ"/>
        </w:rPr>
      </w:pPr>
      <w:r w:rsidRPr="0005402F">
        <w:rPr>
          <w:szCs w:val="24"/>
          <w:lang w:bidi="ar-DZ"/>
        </w:rPr>
        <w:t>2</w:t>
      </w:r>
      <w:r w:rsidRPr="0005402F">
        <w:rPr>
          <w:szCs w:val="24"/>
          <w:lang w:bidi="ar-DZ"/>
        </w:rPr>
        <w:tab/>
      </w:r>
      <w:r w:rsidRPr="0005402F">
        <w:rPr>
          <w:szCs w:val="24"/>
          <w:lang w:eastAsia="ja-JP" w:bidi="ar-DZ"/>
        </w:rPr>
        <w:t>Scope of the use case (including problems to be tracked such as counterfeit, stolen, tampered and/or cloned devices)</w:t>
      </w:r>
    </w:p>
    <w:p w14:paraId="25310C81" w14:textId="77777777" w:rsidR="00EC4FF1" w:rsidRPr="0005402F" w:rsidRDefault="00EC4FF1" w:rsidP="00EC4FF1">
      <w:pPr>
        <w:rPr>
          <w:szCs w:val="24"/>
          <w:shd w:val="clear" w:color="auto" w:fill="FFFFFF"/>
        </w:rPr>
      </w:pPr>
      <w:r w:rsidRPr="0005402F">
        <w:rPr>
          <w:szCs w:val="24"/>
          <w:shd w:val="clear" w:color="auto" w:fill="FFFFFF"/>
        </w:rPr>
        <w:t>In 2009, a generalized database of international identifiers of terminal equipment imported from abroad was introduced based on the UCRF, which also provided for the use of separate modules to combat counterfeit and stolen mobile devices. Due to the abolition of licenses for the import of electronic devices at the legislative level in 2014, the obligation to enter the IMEI codes of imported terminals was abolished, which led to the actual cessation of the provision of data by importers to this database. The current procedure for importing from abroad and the sale of electronic means and radiating devices in Ukraine stipulates that importers including citizens, have the right to apply to the UCRF with a corresponding application (notification) for registration of international terminals of IMEI after completion of customs procedures, which are imported into Ukraine as per the requirements of the customs code. Currently, data entry is carried out on a voluntary (optional) basis, which leads to a lack of relevant and complete information in the database. The existing system needs to be replaced or significantly modernized due to changes in the legal, technological, and technical requirements.</w:t>
      </w:r>
    </w:p>
    <w:p w14:paraId="65B98096" w14:textId="77777777" w:rsidR="00EC4FF1" w:rsidRPr="0005402F" w:rsidRDefault="00EC4FF1" w:rsidP="00EC4FF1">
      <w:pPr>
        <w:pStyle w:val="Headingb"/>
        <w:rPr>
          <w:szCs w:val="24"/>
          <w:lang w:eastAsia="ja-JP" w:bidi="ar-DZ"/>
        </w:rPr>
      </w:pPr>
      <w:r w:rsidRPr="0005402F">
        <w:rPr>
          <w:szCs w:val="24"/>
          <w:lang w:bidi="ar-DZ"/>
        </w:rPr>
        <w:t>3</w:t>
      </w:r>
      <w:r w:rsidRPr="0005402F">
        <w:rPr>
          <w:szCs w:val="24"/>
          <w:lang w:bidi="ar-DZ"/>
        </w:rPr>
        <w:tab/>
      </w:r>
      <w:r w:rsidRPr="0005402F">
        <w:rPr>
          <w:szCs w:val="24"/>
          <w:lang w:eastAsia="ja-JP" w:bidi="ar-DZ"/>
        </w:rPr>
        <w:t>Common statistics for country's use case</w:t>
      </w:r>
    </w:p>
    <w:p w14:paraId="1886DE86" w14:textId="77777777" w:rsidR="00EC4FF1" w:rsidRPr="0005402F" w:rsidRDefault="00EC4FF1" w:rsidP="00EC4FF1">
      <w:pPr>
        <w:ind w:left="794" w:hanging="794"/>
        <w:rPr>
          <w:szCs w:val="24"/>
          <w:lang w:bidi="ar-DZ"/>
        </w:rPr>
      </w:pPr>
      <w:r w:rsidRPr="0005402F">
        <w:rPr>
          <w:szCs w:val="24"/>
          <w:lang w:bidi="ar-DZ"/>
        </w:rPr>
        <w:t>3.1</w:t>
      </w:r>
      <w:r w:rsidRPr="0005402F">
        <w:rPr>
          <w:szCs w:val="24"/>
          <w:lang w:bidi="ar-DZ"/>
        </w:rPr>
        <w:tab/>
        <w:t>Telecommunication statistic (e.g., number of users of mobile devices, operators, etc.): The number of active identification telecommunication cards in the mobile networks as of 31 December 2019, amounted to 54 843 thousand units.</w:t>
      </w:r>
    </w:p>
    <w:p w14:paraId="091380F7" w14:textId="77777777" w:rsidR="00EC4FF1" w:rsidRPr="0005402F" w:rsidRDefault="00EC4FF1" w:rsidP="00EC4FF1">
      <w:pPr>
        <w:ind w:left="794" w:hanging="794"/>
        <w:rPr>
          <w:szCs w:val="24"/>
          <w:lang w:bidi="ar-DZ"/>
        </w:rPr>
      </w:pPr>
      <w:r w:rsidRPr="0005402F">
        <w:rPr>
          <w:szCs w:val="24"/>
          <w:lang w:bidi="ar-DZ"/>
        </w:rPr>
        <w:t>3.2</w:t>
      </w:r>
      <w:r w:rsidRPr="0005402F">
        <w:rPr>
          <w:szCs w:val="24"/>
          <w:lang w:bidi="ar-DZ"/>
        </w:rPr>
        <w:tab/>
        <w:t>Statistic of the problem (e.g., number of counterfeit devices, stolen devices, etc.): There are no statistics on the number of counterfeit devices used in mobile networks. The average annual number of stolen mobile devices is about 100 thousand units. (according to open sources of information).</w:t>
      </w:r>
    </w:p>
    <w:p w14:paraId="4C4745BE" w14:textId="77777777" w:rsidR="00EC4FF1" w:rsidRPr="0005402F" w:rsidRDefault="00EC4FF1" w:rsidP="00EC4FF1">
      <w:pPr>
        <w:ind w:left="794" w:hanging="794"/>
        <w:rPr>
          <w:szCs w:val="24"/>
          <w:lang w:bidi="ar-DZ"/>
        </w:rPr>
      </w:pPr>
      <w:r w:rsidRPr="0005402F">
        <w:rPr>
          <w:szCs w:val="24"/>
          <w:lang w:bidi="ar-DZ"/>
        </w:rPr>
        <w:t>3.3</w:t>
      </w:r>
      <w:r w:rsidRPr="0005402F">
        <w:rPr>
          <w:szCs w:val="24"/>
          <w:lang w:bidi="ar-DZ"/>
        </w:rPr>
        <w:tab/>
        <w:t>General statistic with regard to use case (e.g., size of the economy, population, etc.): The number of the available population of Ukraine on 01.03.2020 is 41 858 119; Gross domestic product for 2019 amounted to UAH 3 974 564 million, of which in the section "Information and Telecommunications" – UAH 179 246 million; Gross national income amounted to UAH 4 097 674 million.</w:t>
      </w:r>
    </w:p>
    <w:p w14:paraId="654B64D6" w14:textId="77777777" w:rsidR="00EC4FF1" w:rsidRPr="0005402F" w:rsidRDefault="00EC4FF1" w:rsidP="00EC4FF1">
      <w:pPr>
        <w:pStyle w:val="Headingb"/>
        <w:rPr>
          <w:szCs w:val="24"/>
          <w:lang w:eastAsia="ja-JP" w:bidi="ar-DZ"/>
        </w:rPr>
      </w:pPr>
      <w:r w:rsidRPr="0005402F">
        <w:rPr>
          <w:szCs w:val="24"/>
          <w:lang w:bidi="ar-DZ"/>
        </w:rPr>
        <w:t>4</w:t>
      </w:r>
      <w:r w:rsidRPr="0005402F">
        <w:rPr>
          <w:szCs w:val="24"/>
          <w:lang w:bidi="ar-DZ"/>
        </w:rPr>
        <w:tab/>
      </w:r>
      <w:r w:rsidRPr="0005402F">
        <w:rPr>
          <w:szCs w:val="24"/>
          <w:lang w:eastAsia="ja-JP" w:bidi="ar-DZ"/>
        </w:rPr>
        <w:t>Description of use case's solution</w:t>
      </w:r>
    </w:p>
    <w:p w14:paraId="18684547" w14:textId="77777777" w:rsidR="00EC4FF1" w:rsidRPr="0005402F" w:rsidRDefault="00EC4FF1" w:rsidP="00EC4FF1">
      <w:pPr>
        <w:ind w:left="794" w:hanging="794"/>
        <w:rPr>
          <w:szCs w:val="24"/>
          <w:lang w:bidi="ar-DZ"/>
        </w:rPr>
      </w:pPr>
      <w:r w:rsidRPr="0005402F">
        <w:rPr>
          <w:szCs w:val="24"/>
          <w:lang w:bidi="ar-DZ"/>
        </w:rPr>
        <w:t>4.1</w:t>
      </w:r>
      <w:r w:rsidRPr="0005402F">
        <w:rPr>
          <w:szCs w:val="24"/>
          <w:lang w:bidi="ar-DZ"/>
        </w:rPr>
        <w:tab/>
        <w:t>Overview of the solution: The main attention in the implementation of the system in 2009 was paid to combat the smuggling of equipment. IMEI codes were used to create a database of devices that were illegally imported into Ukraine. The following lists were maintained: a "</w:t>
      </w:r>
      <w:r>
        <w:rPr>
          <w:szCs w:val="24"/>
          <w:lang w:bidi="ar-DZ"/>
        </w:rPr>
        <w:t>permitted</w:t>
      </w:r>
      <w:r w:rsidRPr="0005402F">
        <w:rPr>
          <w:szCs w:val="24"/>
          <w:lang w:bidi="ar-DZ"/>
        </w:rPr>
        <w:t>" list of devices that were legally imported, a "</w:t>
      </w:r>
      <w:r>
        <w:rPr>
          <w:szCs w:val="24"/>
          <w:lang w:bidi="ar-DZ"/>
        </w:rPr>
        <w:t>tracked</w:t>
      </w:r>
      <w:r w:rsidRPr="0005402F">
        <w:rPr>
          <w:szCs w:val="24"/>
          <w:lang w:bidi="ar-DZ"/>
        </w:rPr>
        <w:t>" list of devices of unconfirmed status, and a "</w:t>
      </w:r>
      <w:r>
        <w:rPr>
          <w:szCs w:val="24"/>
          <w:lang w:bidi="ar-DZ"/>
        </w:rPr>
        <w:t>blocked</w:t>
      </w:r>
      <w:r w:rsidRPr="0005402F">
        <w:rPr>
          <w:szCs w:val="24"/>
          <w:lang w:bidi="ar-DZ"/>
        </w:rPr>
        <w:t>" list of devices that were not to be serviced. Access to this database was provided to regulatory and customs authorities, network operators, and the general public with access rights of the appropriate level.</w:t>
      </w:r>
    </w:p>
    <w:p w14:paraId="73367EF8" w14:textId="77777777" w:rsidR="00EC4FF1" w:rsidRPr="0005402F" w:rsidRDefault="00EC4FF1" w:rsidP="00EC4FF1">
      <w:pPr>
        <w:ind w:left="794" w:hanging="794"/>
        <w:rPr>
          <w:szCs w:val="24"/>
          <w:lang w:bidi="ar-DZ"/>
        </w:rPr>
      </w:pPr>
      <w:r w:rsidRPr="0005402F">
        <w:rPr>
          <w:szCs w:val="24"/>
          <w:lang w:bidi="ar-DZ"/>
        </w:rPr>
        <w:t>4.2</w:t>
      </w:r>
      <w:r w:rsidRPr="0005402F">
        <w:rPr>
          <w:szCs w:val="24"/>
          <w:lang w:bidi="ar-DZ"/>
        </w:rPr>
        <w:tab/>
        <w:t>Framework of the solution including diagrams and detailed description: The introduction of the system in Ukraine ensured the legalization of the terminal market and led to a sharp reduction in the "gray" (illegal) import of mobile devices to Ukraine.</w:t>
      </w:r>
    </w:p>
    <w:p w14:paraId="0CB1E98E" w14:textId="77777777" w:rsidR="00EC4FF1" w:rsidRPr="0005402F" w:rsidRDefault="00EC4FF1" w:rsidP="00EC4FF1">
      <w:pPr>
        <w:rPr>
          <w:szCs w:val="24"/>
          <w:lang w:bidi="ar-DZ"/>
        </w:rPr>
      </w:pPr>
      <w:r w:rsidRPr="0005402F">
        <w:rPr>
          <w:szCs w:val="24"/>
          <w:lang w:bidi="ar-DZ"/>
        </w:rPr>
        <w:t>4.3</w:t>
      </w:r>
      <w:r w:rsidRPr="0005402F">
        <w:rPr>
          <w:szCs w:val="24"/>
          <w:lang w:bidi="ar-DZ"/>
        </w:rPr>
        <w:tab/>
        <w:t>Description of additional measures taken to engage the problem:</w:t>
      </w:r>
    </w:p>
    <w:p w14:paraId="2059B0FF" w14:textId="77777777" w:rsidR="00EC4FF1" w:rsidRPr="0005402F" w:rsidRDefault="00EC4FF1" w:rsidP="00EC4FF1">
      <w:pPr>
        <w:pStyle w:val="enumlev2"/>
        <w:ind w:left="1588" w:hanging="794"/>
        <w:rPr>
          <w:szCs w:val="24"/>
          <w:lang w:bidi="ar-DZ"/>
        </w:rPr>
      </w:pPr>
      <w:r w:rsidRPr="0005402F">
        <w:rPr>
          <w:szCs w:val="24"/>
          <w:lang w:bidi="ar-DZ"/>
        </w:rPr>
        <w:t>4.3.1</w:t>
      </w:r>
      <w:r w:rsidRPr="0005402F">
        <w:rPr>
          <w:szCs w:val="24"/>
          <w:lang w:bidi="ar-DZ"/>
        </w:rPr>
        <w:tab/>
        <w:t xml:space="preserve">Consumer protection. Each buyer had the opportunity to check the legality of the mobile terminal before purchasing it. This could be done by using the official website of the UCRF or by sending an SMS with the IMEI code of the checked terminal to the number "307", common to all mobile operators. A few seconds later, the response provided the status of the requested IMEI code in the shared IMEI database. This </w:t>
      </w:r>
      <w:r w:rsidRPr="0005402F">
        <w:rPr>
          <w:szCs w:val="24"/>
          <w:lang w:bidi="ar-DZ"/>
        </w:rPr>
        <w:lastRenderedPageBreak/>
        <w:t>provided protection of the Ukrainian market from terminals that do not meet the requirements for their use in Ukraine. The current Ukrainian legislation at that time prohibited the sale of mobile terminals with IMEI codes that were not registered in the general IMEI database.</w:t>
      </w:r>
    </w:p>
    <w:p w14:paraId="2BE7FA42" w14:textId="77777777" w:rsidR="00EC4FF1" w:rsidRPr="0005402F" w:rsidRDefault="00EC4FF1" w:rsidP="00EC4FF1">
      <w:pPr>
        <w:pStyle w:val="enumlev2"/>
        <w:ind w:left="1588" w:hanging="794"/>
        <w:rPr>
          <w:szCs w:val="24"/>
          <w:lang w:bidi="ar-DZ"/>
        </w:rPr>
      </w:pPr>
      <w:r w:rsidRPr="0005402F">
        <w:rPr>
          <w:szCs w:val="24"/>
          <w:lang w:bidi="ar-DZ"/>
        </w:rPr>
        <w:t>4.3.2</w:t>
      </w:r>
      <w:r w:rsidRPr="0005402F">
        <w:rPr>
          <w:szCs w:val="24"/>
          <w:lang w:bidi="ar-DZ"/>
        </w:rPr>
        <w:tab/>
        <w:t xml:space="preserve">Combat terminal theft. The IMEI codes of stolen terminals were </w:t>
      </w:r>
      <w:r>
        <w:rPr>
          <w:szCs w:val="24"/>
          <w:lang w:bidi="ar-DZ"/>
        </w:rPr>
        <w:t>blocked-list</w:t>
      </w:r>
      <w:r w:rsidRPr="0005402F">
        <w:rPr>
          <w:szCs w:val="24"/>
          <w:lang w:bidi="ar-DZ"/>
        </w:rPr>
        <w:t>ed at the request of law enforcement, which made the theft of terminals useless. The same procedure was used to block terminals at the request of owners of lost phones.</w:t>
      </w:r>
    </w:p>
    <w:p w14:paraId="7D7884B9" w14:textId="77777777" w:rsidR="00EC4FF1" w:rsidRPr="0005402F" w:rsidRDefault="00EC4FF1" w:rsidP="00EC4FF1">
      <w:pPr>
        <w:pStyle w:val="enumlev2"/>
        <w:ind w:left="1588" w:hanging="794"/>
        <w:rPr>
          <w:szCs w:val="24"/>
          <w:lang w:bidi="ar-DZ"/>
        </w:rPr>
      </w:pPr>
      <w:r w:rsidRPr="0005402F">
        <w:rPr>
          <w:szCs w:val="24"/>
          <w:lang w:bidi="ar-DZ"/>
        </w:rPr>
        <w:t>4.3.3</w:t>
      </w:r>
      <w:r w:rsidRPr="0005402F">
        <w:rPr>
          <w:szCs w:val="24"/>
          <w:lang w:bidi="ar-DZ"/>
        </w:rPr>
        <w:tab/>
        <w:t>Cessation of illegal imports. At the first connection to the network of any operator, any terminal was immediately registered in the corresponding network. The IMEI codes of the terminals served by the operator's network (except for those that were on international roaming) were automatically sent on time (at night) by mobile operators to the general IMEI database. The system detected IMEI codes that were not in the "</w:t>
      </w:r>
      <w:r>
        <w:rPr>
          <w:szCs w:val="24"/>
          <w:lang w:bidi="ar-DZ"/>
        </w:rPr>
        <w:t>permitted</w:t>
      </w:r>
      <w:r w:rsidRPr="0005402F">
        <w:rPr>
          <w:szCs w:val="24"/>
          <w:lang w:bidi="ar-DZ"/>
        </w:rPr>
        <w:t>" list of the generalized IMEI database and such IMEI codes were registered in the "</w:t>
      </w:r>
      <w:r>
        <w:rPr>
          <w:szCs w:val="24"/>
          <w:lang w:bidi="ar-DZ"/>
        </w:rPr>
        <w:t>tracked</w:t>
      </w:r>
      <w:r w:rsidRPr="0005402F">
        <w:rPr>
          <w:szCs w:val="24"/>
          <w:lang w:bidi="ar-DZ"/>
        </w:rPr>
        <w:t>" list. All owners of the respective terminals received via SMS a warning about possible blocking of the terminals within 90 days. At the end of the 90 days, the IMEI code was transferred from the "</w:t>
      </w:r>
      <w:r>
        <w:rPr>
          <w:szCs w:val="24"/>
          <w:lang w:bidi="ar-DZ"/>
        </w:rPr>
        <w:t>tracked</w:t>
      </w:r>
      <w:r w:rsidRPr="0005402F">
        <w:rPr>
          <w:szCs w:val="24"/>
          <w:lang w:bidi="ar-DZ"/>
        </w:rPr>
        <w:t>" list to the "</w:t>
      </w:r>
      <w:r>
        <w:rPr>
          <w:szCs w:val="24"/>
          <w:lang w:bidi="ar-DZ"/>
        </w:rPr>
        <w:t>blocked</w:t>
      </w:r>
      <w:r w:rsidRPr="0005402F">
        <w:rPr>
          <w:szCs w:val="24"/>
          <w:lang w:bidi="ar-DZ"/>
        </w:rPr>
        <w:t>" list. Terminals from the "</w:t>
      </w:r>
      <w:r>
        <w:rPr>
          <w:szCs w:val="24"/>
          <w:lang w:bidi="ar-DZ"/>
        </w:rPr>
        <w:t>blocked</w:t>
      </w:r>
      <w:r w:rsidRPr="0005402F">
        <w:rPr>
          <w:szCs w:val="24"/>
          <w:lang w:bidi="ar-DZ"/>
        </w:rPr>
        <w:t>" list were not to be serviced by operators (a refusal to register in the network, except for urgent calls to the number "112"). Connection to the network of any other operator did not change the status of the "</w:t>
      </w:r>
      <w:r>
        <w:rPr>
          <w:szCs w:val="24"/>
          <w:lang w:bidi="ar-DZ"/>
        </w:rPr>
        <w:t>tracked</w:t>
      </w:r>
      <w:r w:rsidRPr="0005402F">
        <w:rPr>
          <w:szCs w:val="24"/>
          <w:lang w:bidi="ar-DZ"/>
        </w:rPr>
        <w:t>" or "</w:t>
      </w:r>
      <w:r>
        <w:rPr>
          <w:szCs w:val="24"/>
          <w:lang w:bidi="ar-DZ"/>
        </w:rPr>
        <w:t>blocked</w:t>
      </w:r>
      <w:r w:rsidRPr="0005402F">
        <w:rPr>
          <w:szCs w:val="24"/>
          <w:lang w:bidi="ar-DZ"/>
        </w:rPr>
        <w:t>" terminal. After receiving an SMS warning about inclusion in the "</w:t>
      </w:r>
      <w:r>
        <w:rPr>
          <w:szCs w:val="24"/>
          <w:lang w:bidi="ar-DZ"/>
        </w:rPr>
        <w:t>tracked</w:t>
      </w:r>
      <w:r w:rsidRPr="0005402F">
        <w:rPr>
          <w:szCs w:val="24"/>
          <w:lang w:bidi="ar-DZ"/>
        </w:rPr>
        <w:t>" list and a limited 90-day service period, the owner had the opportunity to contact the UCRF to confirm the legal import of this terminal. UCRF staff reviews the owner's application and, in case of confirmation of the legal nature of the import, transferred the IMEI code from "</w:t>
      </w:r>
      <w:r>
        <w:rPr>
          <w:szCs w:val="24"/>
          <w:lang w:bidi="ar-DZ"/>
        </w:rPr>
        <w:t>tracked</w:t>
      </w:r>
      <w:r w:rsidRPr="0005402F">
        <w:rPr>
          <w:szCs w:val="24"/>
          <w:lang w:bidi="ar-DZ"/>
        </w:rPr>
        <w:t>" to "</w:t>
      </w:r>
      <w:r>
        <w:rPr>
          <w:szCs w:val="24"/>
          <w:lang w:bidi="ar-DZ"/>
        </w:rPr>
        <w:t>permitted</w:t>
      </w:r>
      <w:r w:rsidRPr="0005402F">
        <w:rPr>
          <w:szCs w:val="24"/>
          <w:lang w:bidi="ar-DZ"/>
        </w:rPr>
        <w:t>" list. After this procedure, mobile operators would start servicing the terminal without any time limits.</w:t>
      </w:r>
    </w:p>
    <w:p w14:paraId="1388A9BE" w14:textId="77777777" w:rsidR="00EC4FF1" w:rsidRPr="0005402F" w:rsidRDefault="00EC4FF1" w:rsidP="00EC4FF1">
      <w:pPr>
        <w:rPr>
          <w:szCs w:val="24"/>
          <w:lang w:bidi="ar-DZ"/>
        </w:rPr>
      </w:pPr>
      <w:r w:rsidRPr="0005402F">
        <w:rPr>
          <w:szCs w:val="24"/>
          <w:lang w:bidi="ar-DZ"/>
        </w:rPr>
        <w:t>4.4</w:t>
      </w:r>
      <w:r w:rsidRPr="0005402F">
        <w:rPr>
          <w:szCs w:val="24"/>
          <w:lang w:bidi="ar-DZ"/>
        </w:rPr>
        <w:tab/>
        <w:t>References to open web resource for more details (optional):</w:t>
      </w:r>
    </w:p>
    <w:p w14:paraId="7CE48D4D" w14:textId="77777777" w:rsidR="00EC4FF1" w:rsidRPr="0005402F" w:rsidRDefault="00EC4FF1" w:rsidP="00EC4FF1">
      <w:pPr>
        <w:rPr>
          <w:szCs w:val="24"/>
          <w:lang w:bidi="ar-DZ"/>
        </w:rPr>
      </w:pPr>
      <w:r w:rsidRPr="0005402F">
        <w:rPr>
          <w:szCs w:val="24"/>
          <w:lang w:bidi="ar-DZ"/>
        </w:rPr>
        <w:t>Report on the work of the NCCIR for 2019:</w:t>
      </w:r>
    </w:p>
    <w:p w14:paraId="670DB469" w14:textId="77777777" w:rsidR="00EC4FF1" w:rsidRPr="0005402F" w:rsidRDefault="00000000" w:rsidP="00EC4FF1">
      <w:pPr>
        <w:rPr>
          <w:szCs w:val="24"/>
          <w:lang w:bidi="ar-DZ"/>
        </w:rPr>
      </w:pPr>
      <w:hyperlink r:id="rId40" w:history="1">
        <w:r w:rsidR="00EC4FF1" w:rsidRPr="0005402F">
          <w:rPr>
            <w:rStyle w:val="Hyperlink"/>
            <w:szCs w:val="24"/>
            <w:lang w:bidi="ar-DZ"/>
          </w:rPr>
          <w:t>https://nkrzi.gov.ua/images/upload/142/9088/Zvit_2020_NKRZI.pdf</w:t>
        </w:r>
      </w:hyperlink>
    </w:p>
    <w:p w14:paraId="13CF20A6" w14:textId="77777777" w:rsidR="00EC4FF1" w:rsidRPr="0005402F" w:rsidRDefault="00EC4FF1" w:rsidP="00EC4FF1">
      <w:pPr>
        <w:rPr>
          <w:szCs w:val="24"/>
          <w:lang w:bidi="ar-DZ"/>
        </w:rPr>
      </w:pPr>
      <w:r w:rsidRPr="0005402F">
        <w:rPr>
          <w:szCs w:val="24"/>
          <w:lang w:bidi="ar-DZ"/>
        </w:rPr>
        <w:t>Accounting and maintenance of international identifiers of terminal equipment:</w:t>
      </w:r>
    </w:p>
    <w:p w14:paraId="0C24477D" w14:textId="77777777" w:rsidR="00EC4FF1" w:rsidRPr="0005402F" w:rsidRDefault="00000000" w:rsidP="00EC4FF1">
      <w:pPr>
        <w:rPr>
          <w:szCs w:val="24"/>
          <w:lang w:bidi="ar-DZ"/>
        </w:rPr>
      </w:pPr>
      <w:hyperlink r:id="rId41" w:history="1">
        <w:r w:rsidR="00EC4FF1" w:rsidRPr="0005402F">
          <w:rPr>
            <w:rStyle w:val="Hyperlink"/>
            <w:szCs w:val="24"/>
            <w:lang w:bidi="ar-DZ"/>
          </w:rPr>
          <w:t>https://www.ucrf.gov.ua/ua/services/vvezennya-v-ukrayinu-radioelektronnih-zasobiv-ta-viprominyuvalnih-pristroyiv</w:t>
        </w:r>
      </w:hyperlink>
    </w:p>
    <w:p w14:paraId="66D74F50" w14:textId="77777777" w:rsidR="00EC4FF1" w:rsidRPr="0005402F" w:rsidRDefault="00EC4FF1" w:rsidP="00EC4FF1">
      <w:pPr>
        <w:rPr>
          <w:szCs w:val="24"/>
          <w:lang w:bidi="ar-DZ"/>
        </w:rPr>
      </w:pPr>
      <w:r w:rsidRPr="0005402F">
        <w:rPr>
          <w:szCs w:val="24"/>
          <w:lang w:bidi="ar-DZ"/>
        </w:rPr>
        <w:t>State statistics service of Ukraine:</w:t>
      </w:r>
    </w:p>
    <w:p w14:paraId="6D0AA626" w14:textId="77777777" w:rsidR="00EC4FF1" w:rsidRPr="0005402F" w:rsidRDefault="00000000" w:rsidP="00EC4FF1">
      <w:pPr>
        <w:rPr>
          <w:szCs w:val="24"/>
          <w:lang w:bidi="ar-DZ"/>
        </w:rPr>
      </w:pPr>
      <w:hyperlink r:id="rId42" w:history="1">
        <w:r w:rsidR="00EC4FF1" w:rsidRPr="0005402F">
          <w:rPr>
            <w:rStyle w:val="Hyperlink"/>
            <w:szCs w:val="24"/>
            <w:lang w:bidi="ar-DZ"/>
          </w:rPr>
          <w:t>http://www.ukrstat.gov.ua/</w:t>
        </w:r>
      </w:hyperlink>
    </w:p>
    <w:p w14:paraId="4C94E3D5" w14:textId="77777777" w:rsidR="00EC4FF1" w:rsidRPr="0005402F" w:rsidRDefault="00EC4FF1" w:rsidP="00EC4FF1">
      <w:pPr>
        <w:rPr>
          <w:szCs w:val="24"/>
          <w:lang w:bidi="ar-DZ"/>
        </w:rPr>
      </w:pPr>
      <w:r w:rsidRPr="0005402F">
        <w:rPr>
          <w:szCs w:val="24"/>
          <w:lang w:bidi="ar-DZ"/>
        </w:rPr>
        <w:t>The automated information system of accounting of mobile terminals in the territory of Ukraine.</w:t>
      </w:r>
    </w:p>
    <w:p w14:paraId="06F54F1B" w14:textId="77777777" w:rsidR="00EC4FF1" w:rsidRPr="0005402F" w:rsidRDefault="00000000" w:rsidP="00EC4FF1">
      <w:pPr>
        <w:rPr>
          <w:szCs w:val="24"/>
          <w:lang w:bidi="ar-DZ"/>
        </w:rPr>
      </w:pPr>
      <w:hyperlink r:id="rId43" w:history="1">
        <w:r w:rsidR="00EC4FF1" w:rsidRPr="0005402F">
          <w:rPr>
            <w:rStyle w:val="Hyperlink"/>
            <w:szCs w:val="24"/>
            <w:lang w:bidi="ar-DZ"/>
          </w:rPr>
          <w:t>https://www.itu.int/dms_pub/itu-t/opb/tut/T-TUT-CCICT-2015-PDF-E.pdf</w:t>
        </w:r>
      </w:hyperlink>
      <w:r w:rsidR="00EC4FF1" w:rsidRPr="0005402F">
        <w:rPr>
          <w:szCs w:val="24"/>
          <w:lang w:bidi="ar-DZ"/>
        </w:rPr>
        <w:t>.</w:t>
      </w:r>
    </w:p>
    <w:p w14:paraId="0BE8616E" w14:textId="77777777" w:rsidR="00EC4FF1" w:rsidRPr="0005402F" w:rsidRDefault="00EC4FF1" w:rsidP="00EC4FF1">
      <w:pPr>
        <w:ind w:left="794" w:hanging="794"/>
        <w:rPr>
          <w:szCs w:val="24"/>
          <w:lang w:bidi="ar-DZ"/>
        </w:rPr>
      </w:pPr>
      <w:r w:rsidRPr="0005402F">
        <w:rPr>
          <w:szCs w:val="24"/>
          <w:lang w:bidi="ar-DZ"/>
        </w:rPr>
        <w:t>4.5</w:t>
      </w:r>
      <w:r w:rsidRPr="0005402F">
        <w:rPr>
          <w:szCs w:val="24"/>
          <w:lang w:bidi="ar-DZ"/>
        </w:rPr>
        <w:tab/>
        <w:t>Other relevant remarks (optional): The system brought significant positive results, but since the terminals included in the "</w:t>
      </w:r>
      <w:r>
        <w:rPr>
          <w:szCs w:val="24"/>
          <w:lang w:bidi="ar-DZ"/>
        </w:rPr>
        <w:t>blocked</w:t>
      </w:r>
      <w:r w:rsidRPr="0005402F">
        <w:rPr>
          <w:szCs w:val="24"/>
          <w:lang w:bidi="ar-DZ"/>
        </w:rPr>
        <w:t>" list were not disconnected from the networks, it later lost its effectiveness and at the legislative level, the introduction of IMEI codes in 2014 became voluntary.</w:t>
      </w:r>
    </w:p>
    <w:p w14:paraId="6CEE694A" w14:textId="77777777" w:rsidR="00EC4FF1" w:rsidRPr="0005402F" w:rsidRDefault="00EC4FF1" w:rsidP="00EC4FF1">
      <w:pPr>
        <w:pStyle w:val="Headingb"/>
        <w:ind w:left="794" w:hanging="794"/>
        <w:rPr>
          <w:szCs w:val="24"/>
          <w:lang w:eastAsia="ja-JP" w:bidi="ar-DZ"/>
        </w:rPr>
      </w:pPr>
      <w:r w:rsidRPr="0005402F">
        <w:rPr>
          <w:szCs w:val="24"/>
          <w:lang w:bidi="ar-DZ"/>
        </w:rPr>
        <w:t>5</w:t>
      </w:r>
      <w:r w:rsidRPr="0005402F">
        <w:rPr>
          <w:szCs w:val="24"/>
          <w:lang w:bidi="ar-DZ"/>
        </w:rPr>
        <w:tab/>
      </w:r>
      <w:r w:rsidRPr="0005402F">
        <w:rPr>
          <w:szCs w:val="24"/>
          <w:lang w:eastAsia="ja-JP" w:bidi="ar-DZ"/>
        </w:rPr>
        <w:t>Overview of challenges and countermeasures with regard to implementation of use case</w:t>
      </w:r>
    </w:p>
    <w:p w14:paraId="114A1BCB" w14:textId="77777777" w:rsidR="00EC4FF1" w:rsidRPr="0005402F" w:rsidRDefault="00EC4FF1" w:rsidP="00EC4FF1">
      <w:pPr>
        <w:rPr>
          <w:szCs w:val="24"/>
          <w:shd w:val="clear" w:color="auto" w:fill="FFFFFF"/>
        </w:rPr>
      </w:pPr>
      <w:r w:rsidRPr="0005402F">
        <w:rPr>
          <w:szCs w:val="24"/>
          <w:shd w:val="clear" w:color="auto" w:fill="FFFFFF"/>
        </w:rPr>
        <w:t>Given that the system was built in 2009, nowadays it needs to be upgraded and/or replaced to make it technically possible to fully implement the ITU-T Q.5050 series of Recommendations. These measures may be taken only after appropriate amendments have been made to existing national legislation.</w:t>
      </w:r>
    </w:p>
    <w:p w14:paraId="63190167" w14:textId="77777777" w:rsidR="00EC4FF1" w:rsidRPr="0005402F" w:rsidRDefault="00EC4FF1" w:rsidP="00EC4FF1">
      <w:pPr>
        <w:pStyle w:val="Headingb"/>
        <w:rPr>
          <w:szCs w:val="24"/>
          <w:lang w:eastAsia="ja-JP" w:bidi="ar-DZ"/>
        </w:rPr>
      </w:pPr>
      <w:r w:rsidRPr="0005402F">
        <w:rPr>
          <w:szCs w:val="24"/>
          <w:lang w:bidi="ar-DZ"/>
        </w:rPr>
        <w:lastRenderedPageBreak/>
        <w:t>6</w:t>
      </w:r>
      <w:r w:rsidRPr="0005402F">
        <w:rPr>
          <w:szCs w:val="24"/>
          <w:lang w:bidi="ar-DZ"/>
        </w:rPr>
        <w:tab/>
      </w:r>
      <w:r w:rsidRPr="0005402F">
        <w:rPr>
          <w:szCs w:val="24"/>
          <w:lang w:eastAsia="ja-JP" w:bidi="ar-DZ"/>
        </w:rPr>
        <w:t>Statistic on the effects of implementation of the use case</w:t>
      </w:r>
    </w:p>
    <w:p w14:paraId="5157B145" w14:textId="77777777" w:rsidR="00EC4FF1" w:rsidRPr="0005402F" w:rsidRDefault="00EC4FF1" w:rsidP="00EC4FF1">
      <w:pPr>
        <w:rPr>
          <w:szCs w:val="24"/>
          <w:shd w:val="clear" w:color="auto" w:fill="FFFFFF"/>
        </w:rPr>
      </w:pPr>
      <w:r w:rsidRPr="0005402F">
        <w:rPr>
          <w:szCs w:val="24"/>
          <w:shd w:val="clear" w:color="auto" w:fill="FFFFFF"/>
        </w:rPr>
        <w:t>Results of the system implementation in Ukraine in 2009-2014: "Gray" (illegal) imports of mobile terminals to Ukraine decreased sharply. The share of legally imported mobile terminals increased in 2010 to 93-95 % (compared to 7.5 % in 2008). From 2010 to 2012, the state budget of Ukraine received revenues for more than $ 500 million in the form of customs import duties on mobile terminals compared to $ 30 million for the previous three years. The Ukrainian market of mobile terminals consisted mainly of mobile terminals that met the technical requirements for use in Ukraine. As of 30 April 2013, 140 865 260 IMEI codes of mobile terminals were registered in the general IMEI database. The system became profitable in just seven months due to the funds received by the UCRF from the payments of importers.</w:t>
      </w:r>
    </w:p>
    <w:p w14:paraId="2C3890A4" w14:textId="77777777" w:rsidR="00EC4FF1" w:rsidRPr="0005402F" w:rsidRDefault="00EC4FF1" w:rsidP="00EC4FF1">
      <w:pPr>
        <w:pStyle w:val="Headingb"/>
        <w:keepLines/>
        <w:rPr>
          <w:szCs w:val="24"/>
          <w:lang w:eastAsia="ja-JP" w:bidi="ar-DZ"/>
        </w:rPr>
      </w:pPr>
      <w:r w:rsidRPr="0005402F">
        <w:rPr>
          <w:szCs w:val="24"/>
          <w:lang w:bidi="ar-DZ"/>
        </w:rPr>
        <w:t>7</w:t>
      </w:r>
      <w:r w:rsidRPr="0005402F">
        <w:rPr>
          <w:szCs w:val="24"/>
          <w:lang w:bidi="ar-DZ"/>
        </w:rPr>
        <w:tab/>
      </w:r>
      <w:r w:rsidRPr="0005402F">
        <w:rPr>
          <w:szCs w:val="24"/>
          <w:lang w:eastAsia="ja-JP" w:bidi="ar-DZ"/>
        </w:rPr>
        <w:t>Roadmap of future planned evolution of the use case</w:t>
      </w:r>
    </w:p>
    <w:p w14:paraId="11119EA0" w14:textId="77777777" w:rsidR="00EC4FF1" w:rsidRPr="0005402F" w:rsidRDefault="00EC4FF1" w:rsidP="00EC4FF1">
      <w:pPr>
        <w:keepNext/>
        <w:keepLines/>
        <w:rPr>
          <w:szCs w:val="24"/>
          <w:shd w:val="clear" w:color="auto" w:fill="FFFFFF"/>
        </w:rPr>
      </w:pPr>
      <w:r w:rsidRPr="0005402F">
        <w:rPr>
          <w:szCs w:val="24"/>
          <w:shd w:val="clear" w:color="auto" w:fill="FFFFFF"/>
        </w:rPr>
        <w:t>Currently, in Ukraine, certain bills provide for the elimination of some problematic issues that have arisen in recent years in the field of telecommunications. The introduction of a new system that will effectively combat counterfeit ICT devices and the use of stolen mobile devices in accordance with ITU-T Q.5050 series Recommendations or the modernization of the existing one will be possible after the relevant amendments to the legislation.</w:t>
      </w:r>
    </w:p>
    <w:p w14:paraId="6BFF18B2" w14:textId="77777777" w:rsidR="00EC4FF1" w:rsidRPr="0005402F" w:rsidRDefault="00EC4FF1" w:rsidP="00EC4FF1">
      <w:pPr>
        <w:pStyle w:val="Headingb"/>
        <w:rPr>
          <w:szCs w:val="24"/>
          <w:lang w:eastAsia="ja-JP" w:bidi="ar-DZ"/>
        </w:rPr>
      </w:pPr>
      <w:r w:rsidRPr="0005402F">
        <w:rPr>
          <w:szCs w:val="24"/>
          <w:lang w:bidi="ar-DZ"/>
        </w:rPr>
        <w:t>8</w:t>
      </w:r>
      <w:r w:rsidRPr="0005402F">
        <w:rPr>
          <w:szCs w:val="24"/>
          <w:lang w:bidi="ar-DZ"/>
        </w:rPr>
        <w:tab/>
      </w:r>
      <w:r w:rsidRPr="0005402F">
        <w:rPr>
          <w:szCs w:val="24"/>
          <w:lang w:eastAsia="ja-JP" w:bidi="ar-DZ"/>
        </w:rPr>
        <w:t>Final remarks and conclusion</w:t>
      </w:r>
    </w:p>
    <w:p w14:paraId="346343D3" w14:textId="77777777" w:rsidR="00EC4FF1" w:rsidRPr="0005402F" w:rsidRDefault="00EC4FF1" w:rsidP="00EC4FF1">
      <w:pPr>
        <w:rPr>
          <w:szCs w:val="24"/>
          <w:shd w:val="clear" w:color="auto" w:fill="FFFFFF"/>
        </w:rPr>
      </w:pPr>
      <w:r w:rsidRPr="0005402F">
        <w:rPr>
          <w:szCs w:val="24"/>
          <w:shd w:val="clear" w:color="auto" w:fill="FFFFFF"/>
        </w:rPr>
        <w:t>In the implementation of such a scenario, it is important at the legislative, technical, and technological levels to ensure unconditional long-term implementation of all stages envisaged in the system design process. Otherwise, the scenario will not work effectively to combat counterfeit ICT devices and the use of stolen mobile devices.</w:t>
      </w:r>
    </w:p>
    <w:p w14:paraId="5F2DC380" w14:textId="77777777" w:rsidR="00EC4FF1" w:rsidRPr="0005402F" w:rsidRDefault="00EC4FF1" w:rsidP="00EC4FF1">
      <w:pPr>
        <w:rPr>
          <w:szCs w:val="24"/>
          <w:shd w:val="clear" w:color="auto" w:fill="FFFFFF"/>
        </w:rPr>
      </w:pPr>
    </w:p>
    <w:p w14:paraId="79B1FB22" w14:textId="77777777" w:rsidR="00EC4FF1" w:rsidRPr="0005402F" w:rsidRDefault="00EC4FF1" w:rsidP="00EC4FF1">
      <w:pPr>
        <w:spacing w:before="0" w:after="160" w:line="259" w:lineRule="auto"/>
        <w:rPr>
          <w:szCs w:val="24"/>
          <w:shd w:val="clear" w:color="auto" w:fill="FFFFFF"/>
        </w:rPr>
      </w:pPr>
      <w:r w:rsidRPr="0005402F">
        <w:rPr>
          <w:szCs w:val="24"/>
          <w:shd w:val="clear" w:color="auto" w:fill="FFFFFF"/>
        </w:rPr>
        <w:br w:type="page"/>
      </w:r>
    </w:p>
    <w:p w14:paraId="3BFC4E4C" w14:textId="77777777" w:rsidR="00EC4FF1" w:rsidRPr="0005402F" w:rsidRDefault="00EC4FF1" w:rsidP="00EC4FF1">
      <w:pPr>
        <w:pStyle w:val="AppendixNoTitle0"/>
        <w:rPr>
          <w:rStyle w:val="Heading1Char"/>
          <w:b/>
          <w:szCs w:val="24"/>
        </w:rPr>
      </w:pPr>
      <w:bookmarkStart w:id="556" w:name="_Toc3370058"/>
      <w:bookmarkStart w:id="557" w:name="_Toc73702201"/>
      <w:bookmarkStart w:id="558" w:name="_Toc45033423"/>
      <w:bookmarkStart w:id="559" w:name="_Toc25232232"/>
      <w:bookmarkStart w:id="560" w:name="_Toc520312745"/>
      <w:bookmarkStart w:id="561" w:name="_Toc520312609"/>
      <w:bookmarkStart w:id="562" w:name="_Toc93310411"/>
      <w:bookmarkStart w:id="563" w:name="_Toc93933330"/>
      <w:bookmarkStart w:id="564" w:name="_Toc93933770"/>
      <w:bookmarkStart w:id="565" w:name="_Toc95137762"/>
      <w:bookmarkStart w:id="566" w:name="_Toc95140238"/>
      <w:bookmarkStart w:id="567" w:name="_Toc95140596"/>
      <w:bookmarkStart w:id="568" w:name="_Toc95146153"/>
      <w:bookmarkEnd w:id="556"/>
      <w:r w:rsidRPr="0005402F">
        <w:rPr>
          <w:rFonts w:eastAsia="MS Mincho"/>
          <w:sz w:val="24"/>
          <w:szCs w:val="24"/>
        </w:rPr>
        <w:lastRenderedPageBreak/>
        <w:t xml:space="preserve">Appendix II </w:t>
      </w:r>
      <w:r w:rsidRPr="0005402F">
        <w:rPr>
          <w:sz w:val="24"/>
          <w:szCs w:val="24"/>
          <w:lang w:bidi="ar-DZ"/>
        </w:rPr>
        <w:br/>
      </w:r>
      <w:r w:rsidRPr="0005402F">
        <w:rPr>
          <w:sz w:val="24"/>
          <w:szCs w:val="24"/>
          <w:lang w:bidi="ar-DZ"/>
        </w:rPr>
        <w:br/>
      </w:r>
      <w:r w:rsidRPr="0005402F">
        <w:rPr>
          <w:rStyle w:val="Heading2Char"/>
          <w:b/>
          <w:bCs/>
          <w:szCs w:val="24"/>
        </w:rPr>
        <w:t>Private sector and NGO initiatives</w:t>
      </w:r>
      <w:bookmarkEnd w:id="557"/>
      <w:bookmarkEnd w:id="558"/>
      <w:bookmarkEnd w:id="559"/>
      <w:bookmarkEnd w:id="560"/>
      <w:bookmarkEnd w:id="561"/>
      <w:bookmarkEnd w:id="562"/>
      <w:bookmarkEnd w:id="563"/>
      <w:bookmarkEnd w:id="564"/>
      <w:bookmarkEnd w:id="565"/>
      <w:bookmarkEnd w:id="566"/>
      <w:bookmarkEnd w:id="567"/>
      <w:bookmarkEnd w:id="568"/>
    </w:p>
    <w:p w14:paraId="595498B1" w14:textId="77777777" w:rsidR="00EC4FF1" w:rsidRPr="0005402F" w:rsidRDefault="00EC4FF1" w:rsidP="00EC4FF1">
      <w:pPr>
        <w:pStyle w:val="Heading2"/>
        <w:rPr>
          <w:szCs w:val="24"/>
          <w:lang w:bidi="ar-DZ"/>
        </w:rPr>
      </w:pPr>
      <w:bookmarkStart w:id="569" w:name="_Toc93310412"/>
      <w:bookmarkStart w:id="570" w:name="_Toc93933331"/>
      <w:bookmarkStart w:id="571" w:name="_Toc93933771"/>
      <w:bookmarkStart w:id="572" w:name="_Toc95137763"/>
      <w:bookmarkStart w:id="573" w:name="_Toc95140239"/>
      <w:bookmarkStart w:id="574" w:name="_Toc95140597"/>
      <w:bookmarkStart w:id="575" w:name="_Toc95146154"/>
      <w:r w:rsidRPr="0005402F">
        <w:rPr>
          <w:szCs w:val="24"/>
          <w:lang w:bidi="ar-DZ"/>
        </w:rPr>
        <w:t>II.I</w:t>
      </w:r>
      <w:r w:rsidRPr="0005402F">
        <w:rPr>
          <w:szCs w:val="24"/>
          <w:lang w:bidi="ar-DZ"/>
        </w:rPr>
        <w:tab/>
        <w:t>The GSM association</w:t>
      </w:r>
      <w:bookmarkEnd w:id="569"/>
      <w:bookmarkEnd w:id="570"/>
      <w:bookmarkEnd w:id="571"/>
      <w:bookmarkEnd w:id="572"/>
      <w:bookmarkEnd w:id="573"/>
      <w:bookmarkEnd w:id="574"/>
      <w:bookmarkEnd w:id="575"/>
    </w:p>
    <w:p w14:paraId="1D72AB66" w14:textId="77777777" w:rsidR="00EC4FF1" w:rsidRPr="0005402F" w:rsidRDefault="00EC4FF1" w:rsidP="00EC4FF1">
      <w:pPr>
        <w:rPr>
          <w:szCs w:val="24"/>
        </w:rPr>
      </w:pPr>
      <w:r w:rsidRPr="0005402F">
        <w:rPr>
          <w:szCs w:val="24"/>
        </w:rPr>
        <w:t>The GSM association (GSMA) manages the international mobile equipment identity database, a global central database containing basic information on the serial number (IMEI) ranges of millions of mobile devices.</w:t>
      </w:r>
      <w:r w:rsidRPr="0005402F">
        <w:rPr>
          <w:rStyle w:val="FootnoteReference"/>
          <w:sz w:val="24"/>
          <w:szCs w:val="24"/>
        </w:rPr>
        <w:footnoteReference w:id="19"/>
      </w:r>
    </w:p>
    <w:p w14:paraId="53262D83" w14:textId="77777777" w:rsidR="00EC4FF1" w:rsidRPr="0005402F" w:rsidRDefault="00EC4FF1" w:rsidP="00EC4FF1">
      <w:pPr>
        <w:rPr>
          <w:szCs w:val="24"/>
        </w:rPr>
      </w:pPr>
      <w:r w:rsidRPr="0005402F">
        <w:rPr>
          <w:szCs w:val="24"/>
        </w:rPr>
        <w:t>GSMA provides a "</w:t>
      </w:r>
      <w:r w:rsidRPr="0005402F">
        <w:rPr>
          <w:iCs/>
          <w:szCs w:val="24"/>
        </w:rPr>
        <w:t>device check</w:t>
      </w:r>
      <w:r w:rsidRPr="0005402F">
        <w:rPr>
          <w:szCs w:val="24"/>
        </w:rPr>
        <w:t>" service to device traders, recyclers and insurers, and to law enforcement agencies (in some markets, consumers can also access the service directly). It allows users to find out instantly whether a device has been reported lost or stolen through the device status registry, as reported to the GSMA by its mobile network operator members worldwide.</w:t>
      </w:r>
    </w:p>
    <w:p w14:paraId="7AACE309" w14:textId="77777777" w:rsidR="00EC4FF1" w:rsidRPr="0005402F" w:rsidRDefault="00EC4FF1" w:rsidP="00EC4FF1">
      <w:pPr>
        <w:rPr>
          <w:szCs w:val="24"/>
        </w:rPr>
      </w:pPr>
      <w:r w:rsidRPr="0005402F">
        <w:rPr>
          <w:szCs w:val="24"/>
        </w:rPr>
        <w:t>GSMA seeks to connect as many mobile network operators as possible to the IMEI database.</w:t>
      </w:r>
    </w:p>
    <w:p w14:paraId="558ED86A" w14:textId="77777777" w:rsidR="00EC4FF1" w:rsidRPr="0005402F" w:rsidRDefault="00EC4FF1" w:rsidP="00EC4FF1">
      <w:pPr>
        <w:rPr>
          <w:szCs w:val="24"/>
        </w:rPr>
      </w:pPr>
      <w:r w:rsidRPr="0005402F">
        <w:rPr>
          <w:szCs w:val="24"/>
        </w:rPr>
        <w:t>In September 2016, the GSM association partnered with the World Customs Organization to combat counterfeiting and fraudulent mobile commerce. The integration of the IMEI database will facilitate cross-checking and filtering of counterfeit devices identified by their IMEI at the point of import</w:t>
      </w:r>
    </w:p>
    <w:p w14:paraId="4D4BA175" w14:textId="1CD1798C" w:rsidR="00EF0D66" w:rsidRDefault="00EF0D66" w:rsidP="009C5287">
      <w:pPr>
        <w:rPr>
          <w:szCs w:val="24"/>
        </w:rPr>
      </w:pPr>
    </w:p>
    <w:p w14:paraId="5DB1BE5F" w14:textId="77777777" w:rsidR="00EC4FF1" w:rsidRPr="00EC4FF1" w:rsidRDefault="00EC4FF1" w:rsidP="00EC4FF1">
      <w:pPr>
        <w:rPr>
          <w:szCs w:val="24"/>
        </w:rPr>
      </w:pPr>
    </w:p>
    <w:p w14:paraId="061D6DF5" w14:textId="77777777" w:rsidR="00EC4FF1" w:rsidRPr="00EC4FF1" w:rsidRDefault="00EC4FF1" w:rsidP="00EC4FF1">
      <w:pPr>
        <w:rPr>
          <w:szCs w:val="24"/>
        </w:rPr>
      </w:pPr>
    </w:p>
    <w:p w14:paraId="29852CD3" w14:textId="77777777" w:rsidR="00EC4FF1" w:rsidRPr="00EC4FF1" w:rsidRDefault="00EC4FF1" w:rsidP="00EC4FF1">
      <w:pPr>
        <w:rPr>
          <w:szCs w:val="24"/>
        </w:rPr>
      </w:pPr>
    </w:p>
    <w:p w14:paraId="521A6358" w14:textId="77777777" w:rsidR="00EC4FF1" w:rsidRPr="00EC4FF1" w:rsidRDefault="00EC4FF1" w:rsidP="00EC4FF1">
      <w:pPr>
        <w:rPr>
          <w:szCs w:val="24"/>
        </w:rPr>
      </w:pPr>
    </w:p>
    <w:p w14:paraId="1F0DDF26" w14:textId="77777777" w:rsidR="00EC4FF1" w:rsidRPr="00EC4FF1" w:rsidRDefault="00EC4FF1" w:rsidP="00EC4FF1">
      <w:pPr>
        <w:rPr>
          <w:szCs w:val="24"/>
        </w:rPr>
      </w:pPr>
    </w:p>
    <w:p w14:paraId="3141EAAB" w14:textId="77777777" w:rsidR="00EC4FF1" w:rsidRDefault="00EC4FF1" w:rsidP="00EC4FF1">
      <w:pPr>
        <w:rPr>
          <w:szCs w:val="24"/>
        </w:rPr>
      </w:pPr>
    </w:p>
    <w:p w14:paraId="17CFFEA2" w14:textId="21684294" w:rsidR="00EC4FF1" w:rsidRPr="00EC4FF1" w:rsidRDefault="00EC4FF1" w:rsidP="00EC4FF1">
      <w:pPr>
        <w:tabs>
          <w:tab w:val="clear" w:pos="794"/>
          <w:tab w:val="clear" w:pos="1191"/>
          <w:tab w:val="clear" w:pos="1588"/>
          <w:tab w:val="clear" w:pos="1985"/>
          <w:tab w:val="left" w:pos="4100"/>
        </w:tabs>
        <w:rPr>
          <w:szCs w:val="24"/>
        </w:rPr>
      </w:pPr>
      <w:r>
        <w:rPr>
          <w:szCs w:val="24"/>
        </w:rPr>
        <w:tab/>
      </w:r>
    </w:p>
    <w:sectPr w:rsidR="00EC4FF1" w:rsidRPr="00EC4FF1" w:rsidSect="00AB0BB0">
      <w:headerReference w:type="even" r:id="rId44"/>
      <w:headerReference w:type="default" r:id="rId45"/>
      <w:footerReference w:type="even" r:id="rId46"/>
      <w:footerReference w:type="default" r:id="rId47"/>
      <w:type w:val="oddPage"/>
      <w:pgSz w:w="11907" w:h="16840" w:code="9"/>
      <w:pgMar w:top="1134" w:right="1134" w:bottom="1134" w:left="1134" w:header="482" w:footer="482" w:gutter="0"/>
      <w:paperSrc w:first="15" w:other="15"/>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5D724C" w14:textId="77777777" w:rsidR="00900A27" w:rsidRDefault="00900A27" w:rsidP="00C42125">
      <w:pPr>
        <w:spacing w:before="0"/>
      </w:pPr>
      <w:r>
        <w:separator/>
      </w:r>
    </w:p>
  </w:endnote>
  <w:endnote w:type="continuationSeparator" w:id="0">
    <w:p w14:paraId="1EB6F8A7" w14:textId="77777777" w:rsidR="00900A27" w:rsidRDefault="00900A27" w:rsidP="00C42125">
      <w:pPr>
        <w:spacing w:before="0"/>
      </w:pPr>
      <w:r>
        <w:continuationSeparator/>
      </w:r>
    </w:p>
  </w:endnote>
  <w:endnote w:type="continuationNotice" w:id="1">
    <w:p w14:paraId="505F565B" w14:textId="77777777" w:rsidR="00900A27" w:rsidRDefault="00900A27">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panose1 w:val="020B0503020000020004"/>
    <w:charset w:val="81"/>
    <w:family w:val="swiss"/>
    <w:pitch w:val="variable"/>
    <w:sig w:usb0="9000002F" w:usb1="29D77CFB" w:usb2="00000012" w:usb3="00000000" w:csb0="00080001" w:csb1="00000000"/>
  </w:font>
  <w:font w:name="SimSun">
    <w:altName w:val="宋体"/>
    <w:panose1 w:val="02010600030101010101"/>
    <w:charset w:val="86"/>
    <w:family w:val="auto"/>
    <w:pitch w:val="variable"/>
    <w:sig w:usb0="00000203" w:usb1="288F0000" w:usb2="00000016" w:usb3="00000000" w:csb0="00040001" w:csb1="00000000"/>
  </w:font>
  <w:font w:name="Times">
    <w:altName w:val="Sylfae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ulim">
    <w:altName w:val="굴림"/>
    <w:panose1 w:val="020B0600000101010101"/>
    <w:charset w:val="81"/>
    <w:family w:val="swiss"/>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
    <w:charset w:val="80"/>
    <w:family w:val="auto"/>
    <w:pitch w:val="default"/>
    <w:sig w:usb0="00000000" w:usb1="00000000" w:usb2="00000010" w:usb3="00000000" w:csb0="0002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6DA7E5" w14:textId="77777777" w:rsidR="00EC4FF1" w:rsidRPr="001B05B5" w:rsidRDefault="00EC4FF1" w:rsidP="00563145">
    <w:pPr>
      <w:pStyle w:val="FooterQP"/>
    </w:pPr>
    <w:r>
      <w:rPr>
        <w:b w:val="0"/>
      </w:rPr>
      <w:fldChar w:fldCharType="begin"/>
    </w:r>
    <w:r>
      <w:rPr>
        <w:b w:val="0"/>
      </w:rPr>
      <w:instrText xml:space="preserve"> PAGE  \* MERGEFORMAT </w:instrText>
    </w:r>
    <w:r>
      <w:rPr>
        <w:b w:val="0"/>
      </w:rPr>
      <w:fldChar w:fldCharType="separate"/>
    </w:r>
    <w:r>
      <w:rPr>
        <w:b w:val="0"/>
        <w:noProof/>
      </w:rPr>
      <w:t>44</w:t>
    </w:r>
    <w:r>
      <w:rPr>
        <w:b w:val="0"/>
      </w:rPr>
      <w:fldChar w:fldCharType="end"/>
    </w: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FE36AF" w14:textId="77777777" w:rsidR="00EC4FF1" w:rsidRPr="001B05B5" w:rsidRDefault="00EC4FF1" w:rsidP="00563145">
    <w:pPr>
      <w:pStyle w:val="FooterQP"/>
      <w:rPr>
        <w:b w:val="0"/>
      </w:rPr>
    </w:pPr>
    <w:r>
      <w:tab/>
    </w:r>
    <w:r>
      <w:tab/>
    </w:r>
    <w:r>
      <w:tab/>
    </w:r>
    <w:r>
      <w:rPr>
        <w:b w:val="0"/>
      </w:rPr>
      <w:fldChar w:fldCharType="begin"/>
    </w:r>
    <w:r>
      <w:rPr>
        <w:b w:val="0"/>
      </w:rPr>
      <w:instrText xml:space="preserve"> PAGE  \* MERGEFORMAT </w:instrText>
    </w:r>
    <w:r>
      <w:rPr>
        <w:b w:val="0"/>
      </w:rPr>
      <w:fldChar w:fldCharType="separate"/>
    </w:r>
    <w:r>
      <w:rPr>
        <w:b w:val="0"/>
        <w:noProof/>
      </w:rPr>
      <w:t>43</w:t>
    </w:r>
    <w:r>
      <w:rPr>
        <w:b w:val="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505830906"/>
      <w:docPartObj>
        <w:docPartGallery w:val="Page Numbers (Bottom of Page)"/>
        <w:docPartUnique/>
      </w:docPartObj>
    </w:sdtPr>
    <w:sdtContent>
      <w:p w14:paraId="57C41C5B" w14:textId="77777777" w:rsidR="00EC4FF1" w:rsidRDefault="00EC4FF1">
        <w:pPr>
          <w:pStyle w:val="Footer"/>
        </w:pPr>
        <w:r>
          <w:rPr>
            <w:rStyle w:val="PageNumber"/>
          </w:rPr>
          <w:fldChar w:fldCharType="begin"/>
        </w:r>
        <w:r>
          <w:rPr>
            <w:rStyle w:val="PageNumber"/>
          </w:rPr>
          <w:instrText xml:space="preserve"> PAGE </w:instrText>
        </w:r>
        <w:r>
          <w:rPr>
            <w:rStyle w:val="PageNumber"/>
          </w:rPr>
          <w:fldChar w:fldCharType="separate"/>
        </w:r>
        <w:r>
          <w:rPr>
            <w:rStyle w:val="PageNumber"/>
          </w:rPr>
          <w:t>4</w:t>
        </w:r>
        <w:r>
          <w:rPr>
            <w:rStyle w:val="PageNumber"/>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222797310"/>
      <w:docPartObj>
        <w:docPartGallery w:val="Page Numbers (Bottom of Page)"/>
        <w:docPartUnique/>
      </w:docPartObj>
    </w:sdtPr>
    <w:sdtContent>
      <w:p w14:paraId="3FD8E63D" w14:textId="77777777" w:rsidR="00D92A70" w:rsidRDefault="00000000" w:rsidP="0015383F">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32</w:t>
        </w:r>
        <w:r>
          <w:rPr>
            <w:rStyle w:val="PageNumber"/>
          </w:rPr>
          <w:fldChar w:fldCharType="end"/>
        </w:r>
      </w:p>
    </w:sdtContent>
  </w:sdt>
  <w:p w14:paraId="7F057FDB" w14:textId="77777777" w:rsidR="00AF5E3E" w:rsidRPr="00EF0D66" w:rsidRDefault="00AF5E3E" w:rsidP="00AB0BB0">
    <w:pPr>
      <w:pStyle w:val="FooterQP"/>
      <w:ind w:right="360" w:firstLine="360"/>
      <w:jc w:val="right"/>
      <w:rPr>
        <w:rFonts w:ascii="Arial" w:hAnsi="Arial" w:cs="Arial"/>
        <w:b w:val="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31962559"/>
      <w:docPartObj>
        <w:docPartGallery w:val="Page Numbers (Bottom of Page)"/>
        <w:docPartUnique/>
      </w:docPartObj>
    </w:sdtPr>
    <w:sdtContent>
      <w:p w14:paraId="54FC7696" w14:textId="77777777" w:rsidR="00D92A70" w:rsidRDefault="00000000" w:rsidP="0015383F">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39</w:t>
        </w:r>
        <w:r>
          <w:rPr>
            <w:rStyle w:val="PageNumber"/>
          </w:rPr>
          <w:fldChar w:fldCharType="end"/>
        </w:r>
      </w:p>
    </w:sdtContent>
  </w:sdt>
  <w:p w14:paraId="745E36C0" w14:textId="77777777" w:rsidR="00AF5E3E" w:rsidRPr="00EF0D66" w:rsidRDefault="00AF5E3E" w:rsidP="00AB0BB0">
    <w:pPr>
      <w:pStyle w:val="FooterQP"/>
      <w:ind w:right="360" w:firstLine="360"/>
      <w:jc w:val="right"/>
      <w:rPr>
        <w:rFonts w:ascii="Arial" w:hAnsi="Arial" w:cs="Arial"/>
        <w:b w:val="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A60279" w14:textId="77777777" w:rsidR="00900A27" w:rsidRDefault="00900A27" w:rsidP="00C42125">
      <w:pPr>
        <w:spacing w:before="0"/>
      </w:pPr>
      <w:r>
        <w:separator/>
      </w:r>
    </w:p>
  </w:footnote>
  <w:footnote w:type="continuationSeparator" w:id="0">
    <w:p w14:paraId="6F83DE33" w14:textId="77777777" w:rsidR="00900A27" w:rsidRDefault="00900A27" w:rsidP="00C42125">
      <w:pPr>
        <w:spacing w:before="0"/>
      </w:pPr>
      <w:r>
        <w:continuationSeparator/>
      </w:r>
    </w:p>
  </w:footnote>
  <w:footnote w:type="continuationNotice" w:id="1">
    <w:p w14:paraId="0B9E0EA2" w14:textId="77777777" w:rsidR="00900A27" w:rsidRDefault="00900A27">
      <w:pPr>
        <w:spacing w:before="0"/>
      </w:pPr>
    </w:p>
  </w:footnote>
  <w:footnote w:id="2">
    <w:p w14:paraId="7EBEA3EC" w14:textId="77777777" w:rsidR="00EC4FF1" w:rsidRDefault="00EC4FF1" w:rsidP="00EC4FF1">
      <w:pPr>
        <w:pStyle w:val="FootnoteText"/>
        <w:rPr>
          <w:lang w:val="en-US"/>
        </w:rPr>
      </w:pPr>
      <w:r>
        <w:rPr>
          <w:rStyle w:val="FootnoteReference"/>
          <w:rFonts w:eastAsia="SimSun"/>
        </w:rPr>
        <w:footnoteRef/>
      </w:r>
      <w:r>
        <w:rPr>
          <w:lang w:val="en-US"/>
        </w:rPr>
        <w:tab/>
      </w:r>
      <w:hyperlink r:id="rId1" w:history="1">
        <w:r w:rsidRPr="00C757AE">
          <w:rPr>
            <w:rStyle w:val="Hyperlink"/>
            <w:rFonts w:eastAsia="MS Mincho"/>
            <w:lang w:val="en-US"/>
          </w:rPr>
          <w:t>http://www.bocra.org.bw/sites/default/files/documents/Final_Report_BOCRA_Cust_Satisfaction.pdf</w:t>
        </w:r>
      </w:hyperlink>
      <w:r>
        <w:rPr>
          <w:lang w:val="en-US"/>
        </w:rPr>
        <w:t xml:space="preserve"> </w:t>
      </w:r>
    </w:p>
  </w:footnote>
  <w:footnote w:id="3">
    <w:p w14:paraId="72A3863F" w14:textId="77777777" w:rsidR="00EC4FF1" w:rsidRPr="005B62A4" w:rsidRDefault="00EC4FF1" w:rsidP="00EC4FF1">
      <w:pPr>
        <w:pStyle w:val="FootnoteText"/>
        <w:spacing w:before="0"/>
        <w:ind w:left="230" w:hanging="230"/>
        <w:contextualSpacing/>
      </w:pPr>
      <w:r>
        <w:rPr>
          <w:rStyle w:val="FootnoteReference"/>
          <w:rFonts w:eastAsia="SimSun"/>
        </w:rPr>
        <w:footnoteRef/>
      </w:r>
      <w:r>
        <w:rPr>
          <w:sz w:val="18"/>
          <w:lang w:val="en-US"/>
        </w:rPr>
        <w:tab/>
      </w:r>
      <w:r w:rsidRPr="005B62A4">
        <w:t>ITU-D SG2 Document</w:t>
      </w:r>
      <w:r>
        <w:rPr>
          <w:b/>
          <w:sz w:val="18"/>
          <w:lang w:val="en-US"/>
        </w:rPr>
        <w:t xml:space="preserve"> </w:t>
      </w:r>
      <w:hyperlink r:id="rId2" w:history="1">
        <w:r>
          <w:rPr>
            <w:rStyle w:val="Hyperlink"/>
            <w:sz w:val="18"/>
            <w:lang w:val="en-US"/>
          </w:rPr>
          <w:t>SG2RGQ/66</w:t>
        </w:r>
      </w:hyperlink>
      <w:r>
        <w:rPr>
          <w:rStyle w:val="Hyperlink"/>
          <w:sz w:val="18"/>
          <w:lang w:val="en-US"/>
        </w:rPr>
        <w:t xml:space="preserve"> from </w:t>
      </w:r>
      <w:r w:rsidRPr="005B62A4">
        <w:t>Senegal [in French]</w:t>
      </w:r>
    </w:p>
  </w:footnote>
  <w:footnote w:id="4">
    <w:p w14:paraId="06622649" w14:textId="77777777" w:rsidR="00EC4FF1" w:rsidRPr="005B62A4" w:rsidRDefault="00EC4FF1" w:rsidP="00EC4FF1">
      <w:pPr>
        <w:pStyle w:val="FootnoteText"/>
        <w:spacing w:before="0"/>
        <w:ind w:left="230" w:hanging="230"/>
        <w:contextualSpacing/>
      </w:pPr>
      <w:r>
        <w:rPr>
          <w:rStyle w:val="FootnoteReference"/>
          <w:rFonts w:eastAsia="SimSun"/>
        </w:rPr>
        <w:footnoteRef/>
      </w:r>
      <w:r>
        <w:rPr>
          <w:sz w:val="18"/>
        </w:rPr>
        <w:tab/>
      </w:r>
      <w:r w:rsidRPr="005B62A4">
        <w:t>ITU-D SG2 Document</w:t>
      </w:r>
      <w:r>
        <w:rPr>
          <w:sz w:val="18"/>
        </w:rPr>
        <w:t xml:space="preserve"> </w:t>
      </w:r>
      <w:hyperlink r:id="rId3" w:history="1">
        <w:r>
          <w:rPr>
            <w:rStyle w:val="Hyperlink"/>
            <w:sz w:val="18"/>
          </w:rPr>
          <w:t>SG2RGQ/85</w:t>
        </w:r>
      </w:hyperlink>
      <w:r>
        <w:rPr>
          <w:sz w:val="18"/>
        </w:rPr>
        <w:t xml:space="preserve"> </w:t>
      </w:r>
      <w:r w:rsidRPr="005B62A4">
        <w:t>from Zimbabwe</w:t>
      </w:r>
    </w:p>
  </w:footnote>
  <w:footnote w:id="5">
    <w:p w14:paraId="7E637AAF" w14:textId="77777777" w:rsidR="00EC4FF1" w:rsidRDefault="00EC4FF1" w:rsidP="00EC4FF1">
      <w:pPr>
        <w:pStyle w:val="FootnoteText"/>
        <w:rPr>
          <w:rFonts w:ascii="Times" w:hAnsi="Times"/>
          <w:sz w:val="18"/>
          <w:szCs w:val="18"/>
        </w:rPr>
      </w:pPr>
      <w:r>
        <w:rPr>
          <w:rStyle w:val="FootnoteReference"/>
          <w:rFonts w:ascii="Times" w:eastAsia="SimSun" w:hAnsi="Times"/>
          <w:szCs w:val="18"/>
        </w:rPr>
        <w:footnoteRef/>
      </w:r>
      <w:r>
        <w:rPr>
          <w:rFonts w:ascii="Times" w:hAnsi="Times"/>
          <w:sz w:val="18"/>
          <w:szCs w:val="18"/>
        </w:rPr>
        <w:tab/>
      </w:r>
      <w:r w:rsidRPr="005B62A4">
        <w:t>Article 156 of Law N.º 9.472, of 16 July 1997</w:t>
      </w:r>
      <w:r>
        <w:rPr>
          <w:rFonts w:ascii="Times" w:hAnsi="Times"/>
          <w:sz w:val="18"/>
          <w:szCs w:val="18"/>
        </w:rPr>
        <w:t xml:space="preserve"> (</w:t>
      </w:r>
      <w:hyperlink r:id="rId4" w:history="1">
        <w:r>
          <w:rPr>
            <w:rStyle w:val="Hyperlink"/>
            <w:rFonts w:ascii="Times" w:eastAsia="MS Mincho" w:hAnsi="Times"/>
            <w:sz w:val="18"/>
            <w:szCs w:val="18"/>
            <w:shd w:val="clear" w:color="auto" w:fill="FFFFFF"/>
          </w:rPr>
          <w:t>http://www.anatel.gov.br/legislacao/en/laws/608-law-9472)</w:t>
        </w:r>
      </w:hyperlink>
      <w:r>
        <w:rPr>
          <w:rFonts w:ascii="Times" w:hAnsi="Times"/>
          <w:sz w:val="18"/>
          <w:szCs w:val="18"/>
        </w:rPr>
        <w:t xml:space="preserve"> </w:t>
      </w:r>
      <w:r w:rsidRPr="005B62A4">
        <w:t>combined with Article 10, V of Resolution N.º 477, of 7 august 2007</w:t>
      </w:r>
      <w:r>
        <w:rPr>
          <w:rFonts w:ascii="Times" w:hAnsi="Times"/>
          <w:sz w:val="18"/>
          <w:szCs w:val="18"/>
        </w:rPr>
        <w:t xml:space="preserve"> (</w:t>
      </w:r>
      <w:hyperlink r:id="rId5" w:history="1">
        <w:r>
          <w:rPr>
            <w:rStyle w:val="Hyperlink"/>
            <w:rFonts w:ascii="Times" w:eastAsia="MS Mincho" w:hAnsi="Times"/>
            <w:sz w:val="18"/>
            <w:szCs w:val="18"/>
            <w:shd w:val="clear" w:color="auto" w:fill="FFFFFF"/>
          </w:rPr>
          <w:t>http://www.anatel.gov.br/legislacao/resolucoes/2007/9-resolucao-477)</w:t>
        </w:r>
      </w:hyperlink>
    </w:p>
  </w:footnote>
  <w:footnote w:id="6">
    <w:p w14:paraId="4966864E" w14:textId="77777777" w:rsidR="00EC4FF1" w:rsidRDefault="00EC4FF1" w:rsidP="00EC4FF1">
      <w:pPr>
        <w:pStyle w:val="FootnoteText"/>
        <w:rPr>
          <w:rFonts w:ascii="Times" w:hAnsi="Times" w:cs="Arial"/>
          <w:color w:val="000000"/>
          <w:sz w:val="18"/>
          <w:szCs w:val="18"/>
          <w:shd w:val="clear" w:color="auto" w:fill="FFFFFF"/>
        </w:rPr>
      </w:pPr>
      <w:r>
        <w:rPr>
          <w:rFonts w:ascii="Times" w:hAnsi="Times"/>
          <w:sz w:val="18"/>
          <w:szCs w:val="18"/>
        </w:rPr>
        <w:footnoteRef/>
      </w:r>
      <w:r>
        <w:rPr>
          <w:rFonts w:ascii="Times" w:hAnsi="Times"/>
          <w:sz w:val="18"/>
          <w:szCs w:val="18"/>
        </w:rPr>
        <w:tab/>
      </w:r>
      <w:r w:rsidRPr="005B62A4">
        <w:t>Article 4º, V of Resolution N.º 632, of 7 march 2014 (</w:t>
      </w:r>
      <w:hyperlink r:id="rId6" w:history="1">
        <w:r>
          <w:rPr>
            <w:rStyle w:val="Hyperlink"/>
            <w:rFonts w:ascii="Times" w:eastAsia="MS Mincho" w:hAnsi="Times"/>
            <w:sz w:val="18"/>
            <w:szCs w:val="18"/>
            <w:shd w:val="clear" w:color="auto" w:fill="FFFFFF"/>
          </w:rPr>
          <w:t>http://www.anatel.gov.br/legislacao/resolucoes/2014/750-resolucao-632)</w:t>
        </w:r>
      </w:hyperlink>
    </w:p>
  </w:footnote>
  <w:footnote w:id="7">
    <w:p w14:paraId="7D3B4C8D" w14:textId="77777777" w:rsidR="00EC4FF1" w:rsidRPr="00E440B6" w:rsidRDefault="00EC4FF1" w:rsidP="00EC4FF1">
      <w:pPr>
        <w:pStyle w:val="FootnoteText"/>
      </w:pPr>
      <w:r>
        <w:rPr>
          <w:rStyle w:val="FootnoteReference"/>
          <w:rFonts w:eastAsia="SimSun"/>
        </w:rPr>
        <w:footnoteRef/>
      </w:r>
      <w:r>
        <w:tab/>
      </w:r>
      <w:hyperlink r:id="rId7" w:history="1">
        <w:r w:rsidRPr="008065DF">
          <w:rPr>
            <w:rStyle w:val="Hyperlink"/>
          </w:rPr>
          <w:t>https://informacoes.anatel.gov.br/paineis/acessos/telefonia-movel</w:t>
        </w:r>
      </w:hyperlink>
    </w:p>
  </w:footnote>
  <w:footnote w:id="8">
    <w:p w14:paraId="66F4C4D7" w14:textId="77777777" w:rsidR="00EC4FF1" w:rsidRPr="00595D40" w:rsidRDefault="00EC4FF1" w:rsidP="00EC4FF1">
      <w:pPr>
        <w:pStyle w:val="FootnoteText"/>
      </w:pPr>
      <w:r>
        <w:rPr>
          <w:rStyle w:val="FootnoteReference"/>
        </w:rPr>
        <w:footnoteRef/>
      </w:r>
      <w:r>
        <w:t xml:space="preserve">  </w:t>
      </w:r>
      <w:r w:rsidRPr="00595D40">
        <w:t>https://www.ibge.gov.br/estatisticas/sociais/populacao/22827-censo-demografico-2022.html</w:t>
      </w:r>
    </w:p>
  </w:footnote>
  <w:footnote w:id="9">
    <w:p w14:paraId="5730639D" w14:textId="77777777" w:rsidR="00EC4FF1" w:rsidRPr="00A95CEB" w:rsidRDefault="00EC4FF1" w:rsidP="00EC4FF1">
      <w:pPr>
        <w:pStyle w:val="FootnoteText"/>
      </w:pPr>
      <w:r w:rsidRPr="00241A6B">
        <w:rPr>
          <w:rStyle w:val="FootnoteReference"/>
          <w:rFonts w:ascii="Times" w:eastAsia="SimSun" w:hAnsi="Times"/>
          <w:szCs w:val="18"/>
        </w:rPr>
        <w:footnoteRef/>
      </w:r>
      <w:r>
        <w:rPr>
          <w:rFonts w:ascii="Times" w:hAnsi="Times"/>
          <w:sz w:val="18"/>
          <w:szCs w:val="18"/>
        </w:rPr>
        <w:tab/>
      </w:r>
      <w:hyperlink r:id="rId8" w:history="1">
        <w:r w:rsidRPr="005A38FB">
          <w:rPr>
            <w:rStyle w:val="Hyperlink"/>
          </w:rPr>
          <w:t>https://www.gov.br/anatel/pt-br/assuntos/celular-legal</w:t>
        </w:r>
      </w:hyperlink>
      <w:r>
        <w:t xml:space="preserve"> </w:t>
      </w:r>
    </w:p>
  </w:footnote>
  <w:footnote w:id="10">
    <w:p w14:paraId="766A735F" w14:textId="77777777" w:rsidR="00EC4FF1" w:rsidRPr="00A95CEB" w:rsidRDefault="00EC4FF1" w:rsidP="00EC4FF1">
      <w:pPr>
        <w:pStyle w:val="FootnoteText"/>
      </w:pPr>
      <w:r>
        <w:rPr>
          <w:rStyle w:val="FootnoteReference"/>
          <w:rFonts w:ascii="Times" w:eastAsia="SimSun" w:hAnsi="Times"/>
          <w:szCs w:val="18"/>
        </w:rPr>
        <w:footnoteRef/>
      </w:r>
      <w:r>
        <w:rPr>
          <w:rFonts w:ascii="Times" w:hAnsi="Times"/>
          <w:sz w:val="18"/>
          <w:szCs w:val="18"/>
        </w:rPr>
        <w:tab/>
      </w:r>
      <w:hyperlink r:id="rId9" w:history="1">
        <w:r w:rsidRPr="005A38FB">
          <w:rPr>
            <w:rStyle w:val="Hyperlink"/>
          </w:rPr>
          <w:t>https://www.youtube.com/channel/UCdAapZdKU0BMJR8De8phg1Q</w:t>
        </w:r>
      </w:hyperlink>
      <w:r>
        <w:t xml:space="preserve"> </w:t>
      </w:r>
    </w:p>
  </w:footnote>
  <w:footnote w:id="11">
    <w:p w14:paraId="6CD8EE95" w14:textId="77777777" w:rsidR="00EC4FF1" w:rsidRPr="0051193F" w:rsidRDefault="00EC4FF1" w:rsidP="00EC4FF1">
      <w:pPr>
        <w:pStyle w:val="FootnoteText"/>
      </w:pPr>
      <w:r w:rsidRPr="00241A6B">
        <w:rPr>
          <w:rStyle w:val="FootnoteReference"/>
          <w:rFonts w:ascii="Times" w:eastAsia="SimSun" w:hAnsi="Times"/>
          <w:szCs w:val="18"/>
        </w:rPr>
        <w:footnoteRef/>
      </w:r>
      <w:r>
        <w:rPr>
          <w:rFonts w:ascii="Times" w:hAnsi="Times"/>
          <w:sz w:val="18"/>
          <w:szCs w:val="18"/>
        </w:rPr>
        <w:tab/>
      </w:r>
      <w:hyperlink r:id="rId10" w:history="1">
        <w:r w:rsidRPr="005A38FB">
          <w:rPr>
            <w:rStyle w:val="Hyperlink"/>
          </w:rPr>
          <w:t>https://www.gov.br/anatel/pt-br/assuntos/celular-legal</w:t>
        </w:r>
      </w:hyperlink>
      <w:r>
        <w:t xml:space="preserve"> </w:t>
      </w:r>
    </w:p>
  </w:footnote>
  <w:footnote w:id="12">
    <w:p w14:paraId="5945B9B2" w14:textId="77777777" w:rsidR="00EC4FF1" w:rsidRPr="00A95CEB" w:rsidRDefault="00EC4FF1" w:rsidP="00EC4FF1">
      <w:pPr>
        <w:pStyle w:val="FootnoteText"/>
      </w:pPr>
      <w:r>
        <w:rPr>
          <w:rStyle w:val="FootnoteReference"/>
          <w:rFonts w:eastAsia="SimSun"/>
          <w:sz w:val="14"/>
          <w:szCs w:val="14"/>
        </w:rPr>
        <w:footnoteRef/>
      </w:r>
      <w:r>
        <w:rPr>
          <w:sz w:val="14"/>
          <w:szCs w:val="14"/>
        </w:rPr>
        <w:tab/>
      </w:r>
      <w:r w:rsidRPr="00A95CEB">
        <w:t>Gumbiner, Jay; "Using IMEI control systems to combat stolen, fraudulent, and counterfeit mobile phones: A Colombia case study". April 2018. IDC Latin America.</w:t>
      </w:r>
    </w:p>
  </w:footnote>
  <w:footnote w:id="13">
    <w:p w14:paraId="62F1CD56" w14:textId="77777777" w:rsidR="00EC4FF1" w:rsidRDefault="00EC4FF1" w:rsidP="00EC4FF1">
      <w:pPr>
        <w:pStyle w:val="FootnoteText"/>
        <w:rPr>
          <w:lang w:val="en-US"/>
        </w:rPr>
      </w:pPr>
      <w:r>
        <w:rPr>
          <w:rStyle w:val="FootnoteReference"/>
          <w:rFonts w:eastAsia="SimSun"/>
        </w:rPr>
        <w:footnoteRef/>
      </w:r>
      <w:r>
        <w:tab/>
      </w:r>
      <w:r>
        <w:rPr>
          <w:lang w:val="en-US"/>
        </w:rPr>
        <w:t>Information of December 31, 2017.</w:t>
      </w:r>
    </w:p>
  </w:footnote>
  <w:footnote w:id="14">
    <w:p w14:paraId="715F36C1" w14:textId="77777777" w:rsidR="00EC4FF1" w:rsidRPr="00BF2695" w:rsidRDefault="00EC4FF1" w:rsidP="00EC4FF1">
      <w:pPr>
        <w:pStyle w:val="FootnoteText"/>
        <w:spacing w:before="0"/>
        <w:ind w:left="230" w:hanging="230"/>
      </w:pPr>
      <w:r>
        <w:rPr>
          <w:rStyle w:val="FootnoteReference"/>
          <w:rFonts w:eastAsia="SimSun"/>
        </w:rPr>
        <w:footnoteRef/>
      </w:r>
      <w:r w:rsidRPr="00BF2695">
        <w:tab/>
        <w:t>ITU-D SG2 Document</w:t>
      </w:r>
      <w:r>
        <w:rPr>
          <w:sz w:val="18"/>
        </w:rPr>
        <w:t xml:space="preserve"> </w:t>
      </w:r>
      <w:hyperlink r:id="rId11" w:history="1">
        <w:r>
          <w:rPr>
            <w:rStyle w:val="Hyperlink"/>
            <w:sz w:val="18"/>
          </w:rPr>
          <w:t>2/326</w:t>
        </w:r>
      </w:hyperlink>
      <w:r>
        <w:rPr>
          <w:sz w:val="18"/>
        </w:rPr>
        <w:t xml:space="preserve"> </w:t>
      </w:r>
      <w:r w:rsidRPr="00BF2695">
        <w:t>from Oman</w:t>
      </w:r>
    </w:p>
  </w:footnote>
  <w:footnote w:id="15">
    <w:p w14:paraId="6CC47422" w14:textId="77777777" w:rsidR="00EC4FF1" w:rsidRDefault="00EC4FF1" w:rsidP="00EC4FF1">
      <w:pPr>
        <w:pStyle w:val="FootnoteText"/>
        <w:spacing w:before="0"/>
        <w:ind w:left="230" w:hanging="230"/>
        <w:contextualSpacing/>
        <w:rPr>
          <w:sz w:val="18"/>
        </w:rPr>
      </w:pPr>
      <w:r>
        <w:rPr>
          <w:rStyle w:val="FootnoteReference"/>
          <w:rFonts w:eastAsia="SimSun"/>
        </w:rPr>
        <w:footnoteRef/>
      </w:r>
      <w:r>
        <w:rPr>
          <w:sz w:val="18"/>
        </w:rPr>
        <w:tab/>
      </w:r>
      <w:r w:rsidRPr="00BF2695">
        <w:t>More information is available on the PTA website:</w:t>
      </w:r>
      <w:r>
        <w:rPr>
          <w:sz w:val="18"/>
        </w:rPr>
        <w:t xml:space="preserve"> </w:t>
      </w:r>
      <w:hyperlink r:id="rId12" w:history="1">
        <w:r>
          <w:rPr>
            <w:rStyle w:val="Hyperlink"/>
            <w:sz w:val="18"/>
          </w:rPr>
          <w:t>http://www.dirbs.pta.gov.pk/</w:t>
        </w:r>
      </w:hyperlink>
    </w:p>
  </w:footnote>
  <w:footnote w:id="16">
    <w:p w14:paraId="47A83D74" w14:textId="77777777" w:rsidR="00EC4FF1" w:rsidRDefault="00EC4FF1" w:rsidP="00EC4FF1">
      <w:pPr>
        <w:pStyle w:val="FootnoteText"/>
      </w:pPr>
      <w:r>
        <w:rPr>
          <w:rStyle w:val="FootnoteReference"/>
          <w:rFonts w:eastAsia="MS Mincho"/>
        </w:rPr>
        <w:footnoteRef/>
      </w:r>
      <w:r>
        <w:tab/>
      </w:r>
      <w:hyperlink r:id="rId13" w:history="1">
        <w:r w:rsidRPr="00C757AE">
          <w:rPr>
            <w:rStyle w:val="Hyperlink"/>
            <w:rFonts w:eastAsia="MS Mincho"/>
          </w:rPr>
          <w:t>https://mitc.uz/ru/news/1691</w:t>
        </w:r>
      </w:hyperlink>
    </w:p>
  </w:footnote>
  <w:footnote w:id="17">
    <w:p w14:paraId="1C4A63C9" w14:textId="77777777" w:rsidR="00EC4FF1" w:rsidRDefault="00EC4FF1" w:rsidP="00EC4FF1">
      <w:pPr>
        <w:pStyle w:val="FootnoteText"/>
      </w:pPr>
      <w:r>
        <w:rPr>
          <w:rStyle w:val="FootnoteReference"/>
          <w:rFonts w:eastAsia="MS Mincho"/>
        </w:rPr>
        <w:footnoteRef/>
      </w:r>
      <w:r>
        <w:tab/>
      </w:r>
      <w:hyperlink r:id="rId14" w:history="1">
        <w:r w:rsidRPr="00C757AE">
          <w:rPr>
            <w:rStyle w:val="Hyperlink"/>
            <w:rFonts w:eastAsia="MS Mincho"/>
            <w:lang w:val="en-US"/>
          </w:rPr>
          <w:t>https</w:t>
        </w:r>
        <w:r w:rsidRPr="00C757AE">
          <w:rPr>
            <w:rStyle w:val="Hyperlink"/>
            <w:rFonts w:eastAsia="MS Mincho"/>
          </w:rPr>
          <w:t>://</w:t>
        </w:r>
        <w:r w:rsidRPr="00C757AE">
          <w:rPr>
            <w:rStyle w:val="Hyperlink"/>
            <w:rFonts w:eastAsia="MS Mincho"/>
            <w:lang w:val="en-US"/>
          </w:rPr>
          <w:t>mitc</w:t>
        </w:r>
        <w:r w:rsidRPr="00C757AE">
          <w:rPr>
            <w:rStyle w:val="Hyperlink"/>
            <w:rFonts w:eastAsia="MS Mincho"/>
          </w:rPr>
          <w:t>.</w:t>
        </w:r>
        <w:r w:rsidRPr="00C757AE">
          <w:rPr>
            <w:rStyle w:val="Hyperlink"/>
            <w:rFonts w:eastAsia="MS Mincho"/>
            <w:lang w:val="en-US"/>
          </w:rPr>
          <w:t>uz</w:t>
        </w:r>
        <w:r w:rsidRPr="00C757AE">
          <w:rPr>
            <w:rStyle w:val="Hyperlink"/>
            <w:rFonts w:eastAsia="MS Mincho"/>
          </w:rPr>
          <w:t>/</w:t>
        </w:r>
        <w:r w:rsidRPr="00C757AE">
          <w:rPr>
            <w:rStyle w:val="Hyperlink"/>
            <w:rFonts w:eastAsia="MS Mincho"/>
            <w:lang w:val="en-US"/>
          </w:rPr>
          <w:t>ru</w:t>
        </w:r>
        <w:r w:rsidRPr="00C757AE">
          <w:rPr>
            <w:rStyle w:val="Hyperlink"/>
            <w:rFonts w:eastAsia="MS Mincho"/>
          </w:rPr>
          <w:t>/</w:t>
        </w:r>
        <w:r w:rsidRPr="00C757AE">
          <w:rPr>
            <w:rStyle w:val="Hyperlink"/>
            <w:rFonts w:eastAsia="MS Mincho"/>
            <w:lang w:val="en-US"/>
          </w:rPr>
          <w:t>news</w:t>
        </w:r>
        <w:r w:rsidRPr="00C757AE">
          <w:rPr>
            <w:rStyle w:val="Hyperlink"/>
            <w:rFonts w:eastAsia="MS Mincho"/>
          </w:rPr>
          <w:t>/1690</w:t>
        </w:r>
      </w:hyperlink>
      <w:r>
        <w:t xml:space="preserve"> </w:t>
      </w:r>
    </w:p>
  </w:footnote>
  <w:footnote w:id="18">
    <w:p w14:paraId="6CE2C4EC" w14:textId="77777777" w:rsidR="00EC4FF1" w:rsidRDefault="00EC4FF1" w:rsidP="00EC4FF1">
      <w:pPr>
        <w:pStyle w:val="FootnoteText"/>
        <w:rPr>
          <w:lang w:val="en-US"/>
        </w:rPr>
      </w:pPr>
      <w:r>
        <w:rPr>
          <w:rStyle w:val="FootnoteReference"/>
          <w:rFonts w:eastAsia="MS Mincho"/>
        </w:rPr>
        <w:footnoteRef/>
      </w:r>
      <w:r>
        <w:tab/>
        <w:t>Ibid</w:t>
      </w:r>
      <w:r>
        <w:rPr>
          <w:lang w:val="en-US"/>
        </w:rPr>
        <w:t>.</w:t>
      </w:r>
    </w:p>
  </w:footnote>
  <w:footnote w:id="19">
    <w:p w14:paraId="52A986B2" w14:textId="77777777" w:rsidR="00EC4FF1" w:rsidRPr="00BF2695" w:rsidRDefault="00EC4FF1" w:rsidP="00EC4FF1">
      <w:pPr>
        <w:pStyle w:val="FootnoteText"/>
        <w:spacing w:before="0"/>
        <w:ind w:left="230" w:hanging="230"/>
        <w:contextualSpacing/>
      </w:pPr>
      <w:r w:rsidRPr="005A1569">
        <w:rPr>
          <w:rStyle w:val="FootnoteReference"/>
          <w:rFonts w:eastAsia="SimSun"/>
          <w:szCs w:val="18"/>
        </w:rPr>
        <w:footnoteRef/>
      </w:r>
      <w:r>
        <w:rPr>
          <w:sz w:val="18"/>
          <w:szCs w:val="18"/>
        </w:rPr>
        <w:tab/>
      </w:r>
      <w:r w:rsidRPr="00BF2695">
        <w:t>ITU-D SG2 Document</w:t>
      </w:r>
      <w:r w:rsidRPr="005A1569">
        <w:rPr>
          <w:sz w:val="18"/>
          <w:szCs w:val="18"/>
        </w:rPr>
        <w:t xml:space="preserve"> </w:t>
      </w:r>
      <w:hyperlink r:id="rId15" w:history="1">
        <w:r w:rsidRPr="005A1569">
          <w:rPr>
            <w:rStyle w:val="Hyperlink"/>
            <w:sz w:val="18"/>
            <w:szCs w:val="18"/>
          </w:rPr>
          <w:t>SG2RGQ/80</w:t>
        </w:r>
      </w:hyperlink>
      <w:r w:rsidRPr="005A1569">
        <w:rPr>
          <w:sz w:val="18"/>
          <w:szCs w:val="18"/>
        </w:rPr>
        <w:t xml:space="preserve"> </w:t>
      </w:r>
      <w:r w:rsidRPr="00BF2695">
        <w:t>from the GSM Association (GSMA)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88FB96" w14:textId="77777777" w:rsidR="00AF5E3E" w:rsidRDefault="00AF5E3E">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66A910" w14:textId="77777777" w:rsidR="00AF5E3E" w:rsidRDefault="00AF5E3E">
    <w:pPr>
      <w:pStyle w:val="Header"/>
      <w:ind w:right="360"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B5DC17" w14:textId="77777777" w:rsidR="00EC4FF1" w:rsidRDefault="00EC4FF1">
    <w:pPr>
      <w:pStyle w:val="Header"/>
      <w:ind w:right="360"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D5DE71" w14:textId="77777777" w:rsidR="00EC4FF1" w:rsidRDefault="00EC4FF1">
    <w:pPr>
      <w:pStyle w:val="Header"/>
      <w:ind w:right="360"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727C69" w14:textId="77777777" w:rsidR="00EC4FF1" w:rsidRDefault="00EC4FF1">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7E178C" w14:textId="20579D33" w:rsidR="00EC4FF1" w:rsidRDefault="00EC4FF1">
    <w:pPr>
      <w:pStyle w:val="Header"/>
      <w:ind w:right="360" w:firstLine="360"/>
      <w:rPr>
        <w:sz w:val="2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B636A3" w14:textId="77777777" w:rsidR="00AF5E3E" w:rsidRPr="00EF0D66" w:rsidRDefault="00AF5E3E" w:rsidP="00EF0D66">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291AB9" w14:textId="77777777" w:rsidR="00AF5E3E" w:rsidRPr="00EF0D66" w:rsidRDefault="00AF5E3E" w:rsidP="00EF0D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6DEC96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176014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066CA4D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960247D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9F7E330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5F0431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CF81E5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864D3F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8526ED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588F8D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E53E0E54"/>
    <w:lvl w:ilvl="0">
      <w:numFmt w:val="bullet"/>
      <w:lvlText w:val="*"/>
      <w:lvlJc w:val="left"/>
      <w:pPr>
        <w:ind w:left="0" w:firstLine="0"/>
      </w:pPr>
    </w:lvl>
  </w:abstractNum>
  <w:abstractNum w:abstractNumId="11" w15:restartNumberingAfterBreak="0">
    <w:nsid w:val="00804D68"/>
    <w:multiLevelType w:val="hybridMultilevel"/>
    <w:tmpl w:val="222AE9D4"/>
    <w:lvl w:ilvl="0" w:tplc="E33C3044">
      <w:start w:val="1"/>
      <w:numFmt w:val="lowerLetter"/>
      <w:lvlText w:val="%1."/>
      <w:lvlJc w:val="left"/>
      <w:pPr>
        <w:ind w:left="2160" w:hanging="720"/>
      </w:pPr>
      <w:rPr>
        <w:rFonts w:hint="default"/>
      </w:rPr>
    </w:lvl>
    <w:lvl w:ilvl="1" w:tplc="04190019" w:tentative="1">
      <w:start w:val="1"/>
      <w:numFmt w:val="lowerLetter"/>
      <w:lvlText w:val="%2."/>
      <w:lvlJc w:val="left"/>
      <w:pPr>
        <w:ind w:left="2520" w:hanging="360"/>
      </w:pPr>
    </w:lvl>
    <w:lvl w:ilvl="2" w:tplc="0419001B" w:tentative="1">
      <w:start w:val="1"/>
      <w:numFmt w:val="lowerRoman"/>
      <w:lvlText w:val="%3."/>
      <w:lvlJc w:val="right"/>
      <w:pPr>
        <w:ind w:left="3240" w:hanging="180"/>
      </w:pPr>
    </w:lvl>
    <w:lvl w:ilvl="3" w:tplc="0419000F" w:tentative="1">
      <w:start w:val="1"/>
      <w:numFmt w:val="decimal"/>
      <w:lvlText w:val="%4."/>
      <w:lvlJc w:val="left"/>
      <w:pPr>
        <w:ind w:left="3960" w:hanging="360"/>
      </w:pPr>
    </w:lvl>
    <w:lvl w:ilvl="4" w:tplc="04190019" w:tentative="1">
      <w:start w:val="1"/>
      <w:numFmt w:val="lowerLetter"/>
      <w:lvlText w:val="%5."/>
      <w:lvlJc w:val="left"/>
      <w:pPr>
        <w:ind w:left="4680" w:hanging="360"/>
      </w:pPr>
    </w:lvl>
    <w:lvl w:ilvl="5" w:tplc="0419001B" w:tentative="1">
      <w:start w:val="1"/>
      <w:numFmt w:val="lowerRoman"/>
      <w:lvlText w:val="%6."/>
      <w:lvlJc w:val="right"/>
      <w:pPr>
        <w:ind w:left="5400" w:hanging="180"/>
      </w:pPr>
    </w:lvl>
    <w:lvl w:ilvl="6" w:tplc="0419000F" w:tentative="1">
      <w:start w:val="1"/>
      <w:numFmt w:val="decimal"/>
      <w:lvlText w:val="%7."/>
      <w:lvlJc w:val="left"/>
      <w:pPr>
        <w:ind w:left="6120" w:hanging="360"/>
      </w:pPr>
    </w:lvl>
    <w:lvl w:ilvl="7" w:tplc="04190019" w:tentative="1">
      <w:start w:val="1"/>
      <w:numFmt w:val="lowerLetter"/>
      <w:lvlText w:val="%8."/>
      <w:lvlJc w:val="left"/>
      <w:pPr>
        <w:ind w:left="6840" w:hanging="360"/>
      </w:pPr>
    </w:lvl>
    <w:lvl w:ilvl="8" w:tplc="0419001B" w:tentative="1">
      <w:start w:val="1"/>
      <w:numFmt w:val="lowerRoman"/>
      <w:lvlText w:val="%9."/>
      <w:lvlJc w:val="right"/>
      <w:pPr>
        <w:ind w:left="7560" w:hanging="180"/>
      </w:pPr>
    </w:lvl>
  </w:abstractNum>
  <w:abstractNum w:abstractNumId="12" w15:restartNumberingAfterBreak="0">
    <w:nsid w:val="024F4E19"/>
    <w:multiLevelType w:val="hybridMultilevel"/>
    <w:tmpl w:val="7604ECCA"/>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055E0E89"/>
    <w:multiLevelType w:val="hybridMultilevel"/>
    <w:tmpl w:val="825699D8"/>
    <w:styleLink w:val="ImportedStyle2"/>
    <w:lvl w:ilvl="0" w:tplc="7C089B72">
      <w:start w:val="1"/>
      <w:numFmt w:val="lowerLetter"/>
      <w:lvlText w:val="%1."/>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132"/>
        </w:tabs>
        <w:ind w:left="72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F03E3028">
      <w:start w:val="1"/>
      <w:numFmt w:val="lowerLetter"/>
      <w:lvlText w:val="%2."/>
      <w:lvlJc w:val="left"/>
      <w:pPr>
        <w:tabs>
          <w:tab w:val="left" w:pos="2160"/>
          <w:tab w:val="left" w:pos="2880"/>
          <w:tab w:val="left" w:pos="3600"/>
          <w:tab w:val="left" w:pos="4320"/>
          <w:tab w:val="left" w:pos="5040"/>
          <w:tab w:val="left" w:pos="5760"/>
          <w:tab w:val="left" w:pos="6480"/>
          <w:tab w:val="left" w:pos="7200"/>
          <w:tab w:val="left" w:pos="7920"/>
          <w:tab w:val="left" w:pos="8640"/>
          <w:tab w:val="left" w:pos="9132"/>
        </w:tabs>
        <w:ind w:left="144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C31CAB12">
      <w:start w:val="1"/>
      <w:numFmt w:val="lowerRoman"/>
      <w:lvlText w:val="%3."/>
      <w:lvlJc w:val="left"/>
      <w:pPr>
        <w:tabs>
          <w:tab w:val="left" w:pos="1440"/>
          <w:tab w:val="left" w:pos="2880"/>
          <w:tab w:val="left" w:pos="3600"/>
          <w:tab w:val="left" w:pos="4320"/>
          <w:tab w:val="left" w:pos="5040"/>
          <w:tab w:val="left" w:pos="5760"/>
          <w:tab w:val="left" w:pos="6480"/>
          <w:tab w:val="left" w:pos="7200"/>
          <w:tab w:val="left" w:pos="7920"/>
          <w:tab w:val="left" w:pos="8640"/>
          <w:tab w:val="left" w:pos="9132"/>
        </w:tabs>
        <w:ind w:left="2160" w:hanging="313"/>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80DCE5D6">
      <w:start w:val="1"/>
      <w:numFmt w:val="decimal"/>
      <w:lvlText w:val="%4."/>
      <w:lvlJc w:val="left"/>
      <w:pPr>
        <w:tabs>
          <w:tab w:val="left" w:pos="1440"/>
          <w:tab w:val="left" w:pos="2160"/>
          <w:tab w:val="left" w:pos="3600"/>
          <w:tab w:val="left" w:pos="4320"/>
          <w:tab w:val="left" w:pos="5040"/>
          <w:tab w:val="left" w:pos="5760"/>
          <w:tab w:val="left" w:pos="6480"/>
          <w:tab w:val="left" w:pos="7200"/>
          <w:tab w:val="left" w:pos="7920"/>
          <w:tab w:val="left" w:pos="8640"/>
          <w:tab w:val="left" w:pos="9132"/>
        </w:tabs>
        <w:ind w:left="28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CA769E84">
      <w:start w:val="1"/>
      <w:numFmt w:val="lowerLetter"/>
      <w:lvlText w:val="%5."/>
      <w:lvlJc w:val="left"/>
      <w:pPr>
        <w:tabs>
          <w:tab w:val="left" w:pos="1440"/>
          <w:tab w:val="left" w:pos="2160"/>
          <w:tab w:val="left" w:pos="2880"/>
          <w:tab w:val="left" w:pos="4320"/>
          <w:tab w:val="left" w:pos="5040"/>
          <w:tab w:val="left" w:pos="5760"/>
          <w:tab w:val="left" w:pos="6480"/>
          <w:tab w:val="left" w:pos="7200"/>
          <w:tab w:val="left" w:pos="7920"/>
          <w:tab w:val="left" w:pos="8640"/>
          <w:tab w:val="left" w:pos="9132"/>
        </w:tabs>
        <w:ind w:left="360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BDDA0438">
      <w:start w:val="1"/>
      <w:numFmt w:val="lowerRoman"/>
      <w:lvlText w:val="%6."/>
      <w:lvlJc w:val="left"/>
      <w:pPr>
        <w:tabs>
          <w:tab w:val="left" w:pos="1440"/>
          <w:tab w:val="left" w:pos="2160"/>
          <w:tab w:val="left" w:pos="2880"/>
          <w:tab w:val="left" w:pos="3600"/>
          <w:tab w:val="left" w:pos="5040"/>
          <w:tab w:val="left" w:pos="5760"/>
          <w:tab w:val="left" w:pos="6480"/>
          <w:tab w:val="left" w:pos="7200"/>
          <w:tab w:val="left" w:pos="7920"/>
          <w:tab w:val="left" w:pos="8640"/>
          <w:tab w:val="left" w:pos="9132"/>
        </w:tabs>
        <w:ind w:left="4320" w:hanging="313"/>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2D846C9C">
      <w:start w:val="1"/>
      <w:numFmt w:val="decimal"/>
      <w:lvlText w:val="%7."/>
      <w:lvlJc w:val="left"/>
      <w:pPr>
        <w:tabs>
          <w:tab w:val="left" w:pos="1440"/>
          <w:tab w:val="left" w:pos="2160"/>
          <w:tab w:val="left" w:pos="2880"/>
          <w:tab w:val="left" w:pos="3600"/>
          <w:tab w:val="left" w:pos="4320"/>
          <w:tab w:val="left" w:pos="5760"/>
          <w:tab w:val="left" w:pos="6480"/>
          <w:tab w:val="left" w:pos="7200"/>
          <w:tab w:val="left" w:pos="7920"/>
          <w:tab w:val="left" w:pos="8640"/>
          <w:tab w:val="left" w:pos="9132"/>
        </w:tabs>
        <w:ind w:left="504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09FA13AA">
      <w:start w:val="1"/>
      <w:numFmt w:val="lowerLetter"/>
      <w:lvlText w:val="%8."/>
      <w:lvlJc w:val="left"/>
      <w:pPr>
        <w:tabs>
          <w:tab w:val="left" w:pos="1440"/>
          <w:tab w:val="left" w:pos="2160"/>
          <w:tab w:val="left" w:pos="2880"/>
          <w:tab w:val="left" w:pos="3600"/>
          <w:tab w:val="left" w:pos="4320"/>
          <w:tab w:val="left" w:pos="5040"/>
          <w:tab w:val="left" w:pos="6480"/>
          <w:tab w:val="left" w:pos="7200"/>
          <w:tab w:val="left" w:pos="7920"/>
          <w:tab w:val="left" w:pos="8640"/>
          <w:tab w:val="left" w:pos="9132"/>
        </w:tabs>
        <w:ind w:left="576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A7CCE8D0">
      <w:start w:val="1"/>
      <w:numFmt w:val="lowerRoman"/>
      <w:lvlText w:val="%9."/>
      <w:lvlJc w:val="left"/>
      <w:pPr>
        <w:tabs>
          <w:tab w:val="left" w:pos="1440"/>
          <w:tab w:val="left" w:pos="2160"/>
          <w:tab w:val="left" w:pos="2880"/>
          <w:tab w:val="left" w:pos="3600"/>
          <w:tab w:val="left" w:pos="4320"/>
          <w:tab w:val="left" w:pos="5040"/>
          <w:tab w:val="left" w:pos="5760"/>
          <w:tab w:val="left" w:pos="7200"/>
          <w:tab w:val="left" w:pos="7920"/>
          <w:tab w:val="left" w:pos="8640"/>
          <w:tab w:val="left" w:pos="9132"/>
        </w:tabs>
        <w:ind w:left="6480" w:hanging="313"/>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4" w15:restartNumberingAfterBreak="0">
    <w:nsid w:val="05CF78CD"/>
    <w:multiLevelType w:val="multilevel"/>
    <w:tmpl w:val="5CD83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DB4975"/>
    <w:multiLevelType w:val="hybridMultilevel"/>
    <w:tmpl w:val="F7145690"/>
    <w:lvl w:ilvl="0" w:tplc="8F9010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5FC50F6"/>
    <w:multiLevelType w:val="hybridMultilevel"/>
    <w:tmpl w:val="08EA74AE"/>
    <w:lvl w:ilvl="0" w:tplc="07AA523A">
      <w:start w:val="1"/>
      <w:numFmt w:val="decimal"/>
      <w:lvlText w:val="%1)"/>
      <w:lvlJc w:val="left"/>
      <w:pPr>
        <w:ind w:left="792" w:hanging="360"/>
      </w:pPr>
    </w:lvl>
    <w:lvl w:ilvl="1" w:tplc="04190019">
      <w:start w:val="1"/>
      <w:numFmt w:val="lowerLetter"/>
      <w:lvlText w:val="%2."/>
      <w:lvlJc w:val="left"/>
      <w:pPr>
        <w:ind w:left="1512" w:hanging="360"/>
      </w:pPr>
    </w:lvl>
    <w:lvl w:ilvl="2" w:tplc="0419001B">
      <w:start w:val="1"/>
      <w:numFmt w:val="lowerRoman"/>
      <w:lvlText w:val="%3."/>
      <w:lvlJc w:val="right"/>
      <w:pPr>
        <w:ind w:left="2232" w:hanging="180"/>
      </w:pPr>
    </w:lvl>
    <w:lvl w:ilvl="3" w:tplc="0419000F">
      <w:start w:val="1"/>
      <w:numFmt w:val="decimal"/>
      <w:lvlText w:val="%4."/>
      <w:lvlJc w:val="left"/>
      <w:pPr>
        <w:ind w:left="2952" w:hanging="360"/>
      </w:pPr>
    </w:lvl>
    <w:lvl w:ilvl="4" w:tplc="04190019">
      <w:start w:val="1"/>
      <w:numFmt w:val="lowerLetter"/>
      <w:lvlText w:val="%5."/>
      <w:lvlJc w:val="left"/>
      <w:pPr>
        <w:ind w:left="3672" w:hanging="360"/>
      </w:pPr>
    </w:lvl>
    <w:lvl w:ilvl="5" w:tplc="0419001B">
      <w:start w:val="1"/>
      <w:numFmt w:val="lowerRoman"/>
      <w:lvlText w:val="%6."/>
      <w:lvlJc w:val="right"/>
      <w:pPr>
        <w:ind w:left="4392" w:hanging="180"/>
      </w:pPr>
    </w:lvl>
    <w:lvl w:ilvl="6" w:tplc="0419000F">
      <w:start w:val="1"/>
      <w:numFmt w:val="decimal"/>
      <w:lvlText w:val="%7."/>
      <w:lvlJc w:val="left"/>
      <w:pPr>
        <w:ind w:left="5112" w:hanging="360"/>
      </w:pPr>
    </w:lvl>
    <w:lvl w:ilvl="7" w:tplc="04190019">
      <w:start w:val="1"/>
      <w:numFmt w:val="lowerLetter"/>
      <w:lvlText w:val="%8."/>
      <w:lvlJc w:val="left"/>
      <w:pPr>
        <w:ind w:left="5832" w:hanging="360"/>
      </w:pPr>
    </w:lvl>
    <w:lvl w:ilvl="8" w:tplc="0419001B">
      <w:start w:val="1"/>
      <w:numFmt w:val="lowerRoman"/>
      <w:lvlText w:val="%9."/>
      <w:lvlJc w:val="right"/>
      <w:pPr>
        <w:ind w:left="6552" w:hanging="180"/>
      </w:pPr>
    </w:lvl>
  </w:abstractNum>
  <w:abstractNum w:abstractNumId="17" w15:restartNumberingAfterBreak="0">
    <w:nsid w:val="099C619C"/>
    <w:multiLevelType w:val="hybridMultilevel"/>
    <w:tmpl w:val="A47EDE90"/>
    <w:lvl w:ilvl="0" w:tplc="0419000F">
      <w:start w:val="1"/>
      <w:numFmt w:val="decimal"/>
      <w:lvlText w:val="%1."/>
      <w:lvlJc w:val="left"/>
      <w:pPr>
        <w:ind w:left="360" w:hanging="360"/>
      </w:pPr>
    </w:lvl>
    <w:lvl w:ilvl="1" w:tplc="0419000F">
      <w:start w:val="1"/>
      <w:numFmt w:val="decimal"/>
      <w:lvlText w:val="%2."/>
      <w:lvlJc w:val="left"/>
      <w:pPr>
        <w:ind w:left="1080" w:hanging="360"/>
      </w:pPr>
    </w:lvl>
    <w:lvl w:ilvl="2" w:tplc="02E21180">
      <w:start w:val="1"/>
      <w:numFmt w:val="decimal"/>
      <w:lvlText w:val="%3)"/>
      <w:lvlJc w:val="left"/>
      <w:pPr>
        <w:ind w:left="1980" w:hanging="360"/>
      </w:pPr>
    </w:lvl>
    <w:lvl w:ilvl="3" w:tplc="0419000F">
      <w:start w:val="1"/>
      <w:numFmt w:val="decimal"/>
      <w:lvlText w:val="%4."/>
      <w:lvlJc w:val="left"/>
      <w:pPr>
        <w:ind w:left="2520" w:hanging="360"/>
      </w:pPr>
    </w:lvl>
    <w:lvl w:ilvl="4" w:tplc="04190019">
      <w:start w:val="1"/>
      <w:numFmt w:val="lowerLetter"/>
      <w:lvlText w:val="%5."/>
      <w:lvlJc w:val="left"/>
      <w:pPr>
        <w:ind w:left="3240" w:hanging="360"/>
      </w:pPr>
    </w:lvl>
    <w:lvl w:ilvl="5" w:tplc="0419001B">
      <w:start w:val="1"/>
      <w:numFmt w:val="lowerRoman"/>
      <w:lvlText w:val="%6."/>
      <w:lvlJc w:val="right"/>
      <w:pPr>
        <w:ind w:left="3960" w:hanging="180"/>
      </w:pPr>
    </w:lvl>
    <w:lvl w:ilvl="6" w:tplc="0419000F">
      <w:start w:val="1"/>
      <w:numFmt w:val="decimal"/>
      <w:lvlText w:val="%7."/>
      <w:lvlJc w:val="left"/>
      <w:pPr>
        <w:ind w:left="4680" w:hanging="360"/>
      </w:pPr>
    </w:lvl>
    <w:lvl w:ilvl="7" w:tplc="04190019">
      <w:start w:val="1"/>
      <w:numFmt w:val="lowerLetter"/>
      <w:lvlText w:val="%8."/>
      <w:lvlJc w:val="left"/>
      <w:pPr>
        <w:ind w:left="5400" w:hanging="360"/>
      </w:pPr>
    </w:lvl>
    <w:lvl w:ilvl="8" w:tplc="0419001B">
      <w:start w:val="1"/>
      <w:numFmt w:val="lowerRoman"/>
      <w:lvlText w:val="%9."/>
      <w:lvlJc w:val="right"/>
      <w:pPr>
        <w:ind w:left="6120" w:hanging="180"/>
      </w:pPr>
    </w:lvl>
  </w:abstractNum>
  <w:abstractNum w:abstractNumId="18" w15:restartNumberingAfterBreak="0">
    <w:nsid w:val="0A91132E"/>
    <w:multiLevelType w:val="hybridMultilevel"/>
    <w:tmpl w:val="E1CCF858"/>
    <w:lvl w:ilvl="0" w:tplc="B0B8119C">
      <w:start w:val="1"/>
      <w:numFmt w:val="upperRoman"/>
      <w:lvlText w:val="%1."/>
      <w:lvlJc w:val="left"/>
      <w:pPr>
        <w:ind w:left="720" w:hanging="720"/>
      </w:pPr>
    </w:lvl>
    <w:lvl w:ilvl="1" w:tplc="0416000F">
      <w:start w:val="1"/>
      <w:numFmt w:val="decimal"/>
      <w:lvlText w:val="%2."/>
      <w:lvlJc w:val="left"/>
      <w:pPr>
        <w:ind w:left="1080" w:hanging="360"/>
      </w:pPr>
    </w:lvl>
    <w:lvl w:ilvl="2" w:tplc="0416001B">
      <w:start w:val="1"/>
      <w:numFmt w:val="lowerRoman"/>
      <w:lvlText w:val="%3."/>
      <w:lvlJc w:val="right"/>
      <w:pPr>
        <w:ind w:left="1800" w:hanging="180"/>
      </w:pPr>
    </w:lvl>
    <w:lvl w:ilvl="3" w:tplc="0416000F">
      <w:start w:val="1"/>
      <w:numFmt w:val="decimal"/>
      <w:lvlText w:val="%4."/>
      <w:lvlJc w:val="left"/>
      <w:pPr>
        <w:ind w:left="2520" w:hanging="360"/>
      </w:pPr>
    </w:lvl>
    <w:lvl w:ilvl="4" w:tplc="04160019">
      <w:start w:val="1"/>
      <w:numFmt w:val="lowerLetter"/>
      <w:lvlText w:val="%5."/>
      <w:lvlJc w:val="left"/>
      <w:pPr>
        <w:ind w:left="3240" w:hanging="360"/>
      </w:pPr>
    </w:lvl>
    <w:lvl w:ilvl="5" w:tplc="0416001B">
      <w:start w:val="1"/>
      <w:numFmt w:val="lowerRoman"/>
      <w:lvlText w:val="%6."/>
      <w:lvlJc w:val="right"/>
      <w:pPr>
        <w:ind w:left="3960" w:hanging="180"/>
      </w:pPr>
    </w:lvl>
    <w:lvl w:ilvl="6" w:tplc="0416000F">
      <w:start w:val="1"/>
      <w:numFmt w:val="decimal"/>
      <w:lvlText w:val="%7."/>
      <w:lvlJc w:val="left"/>
      <w:pPr>
        <w:ind w:left="4680" w:hanging="360"/>
      </w:pPr>
    </w:lvl>
    <w:lvl w:ilvl="7" w:tplc="04160019">
      <w:start w:val="1"/>
      <w:numFmt w:val="lowerLetter"/>
      <w:lvlText w:val="%8."/>
      <w:lvlJc w:val="left"/>
      <w:pPr>
        <w:ind w:left="5400" w:hanging="360"/>
      </w:pPr>
    </w:lvl>
    <w:lvl w:ilvl="8" w:tplc="0416001B">
      <w:start w:val="1"/>
      <w:numFmt w:val="lowerRoman"/>
      <w:lvlText w:val="%9."/>
      <w:lvlJc w:val="right"/>
      <w:pPr>
        <w:ind w:left="6120" w:hanging="180"/>
      </w:pPr>
    </w:lvl>
  </w:abstractNum>
  <w:abstractNum w:abstractNumId="19" w15:restartNumberingAfterBreak="0">
    <w:nsid w:val="0AC56467"/>
    <w:multiLevelType w:val="hybridMultilevel"/>
    <w:tmpl w:val="1B5889E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B363D3B"/>
    <w:multiLevelType w:val="hybridMultilevel"/>
    <w:tmpl w:val="6E1C9598"/>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start w:val="1"/>
      <w:numFmt w:val="bullet"/>
      <w:lvlText w:val=""/>
      <w:lvlJc w:val="left"/>
      <w:pPr>
        <w:ind w:left="2869" w:hanging="360"/>
      </w:pPr>
      <w:rPr>
        <w:rFonts w:ascii="Wingdings" w:hAnsi="Wingdings" w:hint="default"/>
      </w:rPr>
    </w:lvl>
    <w:lvl w:ilvl="3" w:tplc="240A0001">
      <w:start w:val="1"/>
      <w:numFmt w:val="bullet"/>
      <w:lvlText w:val=""/>
      <w:lvlJc w:val="left"/>
      <w:pPr>
        <w:ind w:left="3589" w:hanging="360"/>
      </w:pPr>
      <w:rPr>
        <w:rFonts w:ascii="Symbol" w:hAnsi="Symbol" w:hint="default"/>
      </w:rPr>
    </w:lvl>
    <w:lvl w:ilvl="4" w:tplc="240A0003">
      <w:start w:val="1"/>
      <w:numFmt w:val="bullet"/>
      <w:lvlText w:val="o"/>
      <w:lvlJc w:val="left"/>
      <w:pPr>
        <w:ind w:left="4309" w:hanging="360"/>
      </w:pPr>
      <w:rPr>
        <w:rFonts w:ascii="Courier New" w:hAnsi="Courier New" w:cs="Courier New" w:hint="default"/>
      </w:rPr>
    </w:lvl>
    <w:lvl w:ilvl="5" w:tplc="240A0005">
      <w:start w:val="1"/>
      <w:numFmt w:val="bullet"/>
      <w:lvlText w:val=""/>
      <w:lvlJc w:val="left"/>
      <w:pPr>
        <w:ind w:left="5029" w:hanging="360"/>
      </w:pPr>
      <w:rPr>
        <w:rFonts w:ascii="Wingdings" w:hAnsi="Wingdings" w:hint="default"/>
      </w:rPr>
    </w:lvl>
    <w:lvl w:ilvl="6" w:tplc="240A0001">
      <w:start w:val="1"/>
      <w:numFmt w:val="bullet"/>
      <w:lvlText w:val=""/>
      <w:lvlJc w:val="left"/>
      <w:pPr>
        <w:ind w:left="5749" w:hanging="360"/>
      </w:pPr>
      <w:rPr>
        <w:rFonts w:ascii="Symbol" w:hAnsi="Symbol" w:hint="default"/>
      </w:rPr>
    </w:lvl>
    <w:lvl w:ilvl="7" w:tplc="240A0003">
      <w:start w:val="1"/>
      <w:numFmt w:val="bullet"/>
      <w:lvlText w:val="o"/>
      <w:lvlJc w:val="left"/>
      <w:pPr>
        <w:ind w:left="6469" w:hanging="360"/>
      </w:pPr>
      <w:rPr>
        <w:rFonts w:ascii="Courier New" w:hAnsi="Courier New" w:cs="Courier New" w:hint="default"/>
      </w:rPr>
    </w:lvl>
    <w:lvl w:ilvl="8" w:tplc="240A0005">
      <w:start w:val="1"/>
      <w:numFmt w:val="bullet"/>
      <w:lvlText w:val=""/>
      <w:lvlJc w:val="left"/>
      <w:pPr>
        <w:ind w:left="7189" w:hanging="360"/>
      </w:pPr>
      <w:rPr>
        <w:rFonts w:ascii="Wingdings" w:hAnsi="Wingdings" w:hint="default"/>
      </w:rPr>
    </w:lvl>
  </w:abstractNum>
  <w:abstractNum w:abstractNumId="21" w15:restartNumberingAfterBreak="0">
    <w:nsid w:val="0C5705D3"/>
    <w:multiLevelType w:val="hybridMultilevel"/>
    <w:tmpl w:val="B15EFFE6"/>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0C7D5727"/>
    <w:multiLevelType w:val="hybridMultilevel"/>
    <w:tmpl w:val="8F88FD8E"/>
    <w:lvl w:ilvl="0" w:tplc="04190001">
      <w:start w:val="1"/>
      <w:numFmt w:val="bullet"/>
      <w:lvlText w:val=""/>
      <w:lvlJc w:val="left"/>
      <w:pPr>
        <w:ind w:left="1152" w:hanging="360"/>
      </w:pPr>
      <w:rPr>
        <w:rFonts w:ascii="Symbol" w:hAnsi="Symbol" w:hint="default"/>
      </w:rPr>
    </w:lvl>
    <w:lvl w:ilvl="1" w:tplc="04190003">
      <w:start w:val="1"/>
      <w:numFmt w:val="bullet"/>
      <w:lvlText w:val="o"/>
      <w:lvlJc w:val="left"/>
      <w:pPr>
        <w:ind w:left="1872" w:hanging="360"/>
      </w:pPr>
      <w:rPr>
        <w:rFonts w:ascii="Courier New" w:hAnsi="Courier New" w:cs="Courier New" w:hint="default"/>
      </w:rPr>
    </w:lvl>
    <w:lvl w:ilvl="2" w:tplc="04190005">
      <w:start w:val="1"/>
      <w:numFmt w:val="bullet"/>
      <w:lvlText w:val=""/>
      <w:lvlJc w:val="left"/>
      <w:pPr>
        <w:ind w:left="2592" w:hanging="360"/>
      </w:pPr>
      <w:rPr>
        <w:rFonts w:ascii="Wingdings" w:hAnsi="Wingdings" w:hint="default"/>
      </w:rPr>
    </w:lvl>
    <w:lvl w:ilvl="3" w:tplc="04190001">
      <w:start w:val="1"/>
      <w:numFmt w:val="bullet"/>
      <w:lvlText w:val=""/>
      <w:lvlJc w:val="left"/>
      <w:pPr>
        <w:ind w:left="3312" w:hanging="360"/>
      </w:pPr>
      <w:rPr>
        <w:rFonts w:ascii="Symbol" w:hAnsi="Symbol" w:hint="default"/>
      </w:rPr>
    </w:lvl>
    <w:lvl w:ilvl="4" w:tplc="04190003">
      <w:start w:val="1"/>
      <w:numFmt w:val="bullet"/>
      <w:lvlText w:val="o"/>
      <w:lvlJc w:val="left"/>
      <w:pPr>
        <w:ind w:left="4032" w:hanging="360"/>
      </w:pPr>
      <w:rPr>
        <w:rFonts w:ascii="Courier New" w:hAnsi="Courier New" w:cs="Courier New" w:hint="default"/>
      </w:rPr>
    </w:lvl>
    <w:lvl w:ilvl="5" w:tplc="04190005">
      <w:start w:val="1"/>
      <w:numFmt w:val="bullet"/>
      <w:lvlText w:val=""/>
      <w:lvlJc w:val="left"/>
      <w:pPr>
        <w:ind w:left="4752" w:hanging="360"/>
      </w:pPr>
      <w:rPr>
        <w:rFonts w:ascii="Wingdings" w:hAnsi="Wingdings" w:hint="default"/>
      </w:rPr>
    </w:lvl>
    <w:lvl w:ilvl="6" w:tplc="04190001">
      <w:start w:val="1"/>
      <w:numFmt w:val="bullet"/>
      <w:lvlText w:val=""/>
      <w:lvlJc w:val="left"/>
      <w:pPr>
        <w:ind w:left="5472" w:hanging="360"/>
      </w:pPr>
      <w:rPr>
        <w:rFonts w:ascii="Symbol" w:hAnsi="Symbol" w:hint="default"/>
      </w:rPr>
    </w:lvl>
    <w:lvl w:ilvl="7" w:tplc="04190003">
      <w:start w:val="1"/>
      <w:numFmt w:val="bullet"/>
      <w:lvlText w:val="o"/>
      <w:lvlJc w:val="left"/>
      <w:pPr>
        <w:ind w:left="6192" w:hanging="360"/>
      </w:pPr>
      <w:rPr>
        <w:rFonts w:ascii="Courier New" w:hAnsi="Courier New" w:cs="Courier New" w:hint="default"/>
      </w:rPr>
    </w:lvl>
    <w:lvl w:ilvl="8" w:tplc="04190005">
      <w:start w:val="1"/>
      <w:numFmt w:val="bullet"/>
      <w:lvlText w:val=""/>
      <w:lvlJc w:val="left"/>
      <w:pPr>
        <w:ind w:left="6912" w:hanging="360"/>
      </w:pPr>
      <w:rPr>
        <w:rFonts w:ascii="Wingdings" w:hAnsi="Wingdings" w:hint="default"/>
      </w:rPr>
    </w:lvl>
  </w:abstractNum>
  <w:abstractNum w:abstractNumId="23" w15:restartNumberingAfterBreak="0">
    <w:nsid w:val="0EE75CD0"/>
    <w:multiLevelType w:val="hybridMultilevel"/>
    <w:tmpl w:val="DF80DE6E"/>
    <w:lvl w:ilvl="0" w:tplc="FFFFFFFF">
      <w:start w:val="1"/>
      <w:numFmt w:val="upperRoman"/>
      <w:lvlText w:val="%1."/>
      <w:lvlJc w:val="left"/>
      <w:pPr>
        <w:ind w:left="2562" w:hanging="720"/>
      </w:pPr>
      <w:rPr>
        <w:rFonts w:hint="default"/>
      </w:rPr>
    </w:lvl>
    <w:lvl w:ilvl="1" w:tplc="FFFFFFFF">
      <w:start w:val="1"/>
      <w:numFmt w:val="lowerLetter"/>
      <w:lvlText w:val="%2."/>
      <w:lvlJc w:val="left"/>
      <w:pPr>
        <w:ind w:left="1512" w:hanging="360"/>
      </w:pPr>
    </w:lvl>
    <w:lvl w:ilvl="2" w:tplc="FFFFFFFF" w:tentative="1">
      <w:start w:val="1"/>
      <w:numFmt w:val="lowerRoman"/>
      <w:lvlText w:val="%3."/>
      <w:lvlJc w:val="right"/>
      <w:pPr>
        <w:ind w:left="2232" w:hanging="180"/>
      </w:pPr>
    </w:lvl>
    <w:lvl w:ilvl="3" w:tplc="FFFFFFFF" w:tentative="1">
      <w:start w:val="1"/>
      <w:numFmt w:val="decimal"/>
      <w:lvlText w:val="%4."/>
      <w:lvlJc w:val="left"/>
      <w:pPr>
        <w:ind w:left="2952" w:hanging="360"/>
      </w:pPr>
    </w:lvl>
    <w:lvl w:ilvl="4" w:tplc="FFFFFFFF" w:tentative="1">
      <w:start w:val="1"/>
      <w:numFmt w:val="lowerLetter"/>
      <w:lvlText w:val="%5."/>
      <w:lvlJc w:val="left"/>
      <w:pPr>
        <w:ind w:left="3672" w:hanging="360"/>
      </w:pPr>
    </w:lvl>
    <w:lvl w:ilvl="5" w:tplc="FFFFFFFF" w:tentative="1">
      <w:start w:val="1"/>
      <w:numFmt w:val="lowerRoman"/>
      <w:lvlText w:val="%6."/>
      <w:lvlJc w:val="right"/>
      <w:pPr>
        <w:ind w:left="4392" w:hanging="180"/>
      </w:pPr>
    </w:lvl>
    <w:lvl w:ilvl="6" w:tplc="FFFFFFFF" w:tentative="1">
      <w:start w:val="1"/>
      <w:numFmt w:val="decimal"/>
      <w:lvlText w:val="%7."/>
      <w:lvlJc w:val="left"/>
      <w:pPr>
        <w:ind w:left="5112" w:hanging="360"/>
      </w:pPr>
    </w:lvl>
    <w:lvl w:ilvl="7" w:tplc="FFFFFFFF" w:tentative="1">
      <w:start w:val="1"/>
      <w:numFmt w:val="lowerLetter"/>
      <w:lvlText w:val="%8."/>
      <w:lvlJc w:val="left"/>
      <w:pPr>
        <w:ind w:left="5832" w:hanging="360"/>
      </w:pPr>
    </w:lvl>
    <w:lvl w:ilvl="8" w:tplc="FFFFFFFF" w:tentative="1">
      <w:start w:val="1"/>
      <w:numFmt w:val="lowerRoman"/>
      <w:lvlText w:val="%9."/>
      <w:lvlJc w:val="right"/>
      <w:pPr>
        <w:ind w:left="6552" w:hanging="180"/>
      </w:pPr>
    </w:lvl>
  </w:abstractNum>
  <w:abstractNum w:abstractNumId="24" w15:restartNumberingAfterBreak="0">
    <w:nsid w:val="13BC3482"/>
    <w:multiLevelType w:val="multilevel"/>
    <w:tmpl w:val="981E33CA"/>
    <w:lvl w:ilvl="0">
      <w:start w:val="1"/>
      <w:numFmt w:val="decimal"/>
      <w:lvlText w:val="%1."/>
      <w:lvlJc w:val="left"/>
      <w:pPr>
        <w:ind w:left="360" w:hanging="360"/>
      </w:pPr>
    </w:lvl>
    <w:lvl w:ilvl="1">
      <w:start w:val="1"/>
      <w:numFmt w:val="decimal"/>
      <w:lvlText w:val="%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5" w15:restartNumberingAfterBreak="0">
    <w:nsid w:val="14315E47"/>
    <w:multiLevelType w:val="multilevel"/>
    <w:tmpl w:val="9E56E26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15132C79"/>
    <w:multiLevelType w:val="hybridMultilevel"/>
    <w:tmpl w:val="A11EABA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1BA11D42"/>
    <w:multiLevelType w:val="multilevel"/>
    <w:tmpl w:val="5BAE8D66"/>
    <w:lvl w:ilvl="0">
      <w:start w:val="4"/>
      <w:numFmt w:val="decimal"/>
      <w:lvlText w:val="%1"/>
      <w:lvlJc w:val="left"/>
      <w:pPr>
        <w:ind w:left="360" w:hanging="360"/>
      </w:pPr>
    </w:lvl>
    <w:lvl w:ilvl="1">
      <w:start w:val="1"/>
      <w:numFmt w:val="decimal"/>
      <w:lvlText w:val="%1.%2"/>
      <w:lvlJc w:val="left"/>
      <w:pPr>
        <w:ind w:left="1530" w:hanging="360"/>
      </w:pPr>
    </w:lvl>
    <w:lvl w:ilvl="2">
      <w:start w:val="1"/>
      <w:numFmt w:val="decimal"/>
      <w:lvlText w:val="%1.%2.%3"/>
      <w:lvlJc w:val="left"/>
      <w:pPr>
        <w:ind w:left="3060" w:hanging="720"/>
      </w:pPr>
    </w:lvl>
    <w:lvl w:ilvl="3">
      <w:start w:val="1"/>
      <w:numFmt w:val="decimal"/>
      <w:lvlText w:val="%1.%2.%3.%4"/>
      <w:lvlJc w:val="left"/>
      <w:pPr>
        <w:ind w:left="4230" w:hanging="720"/>
      </w:pPr>
    </w:lvl>
    <w:lvl w:ilvl="4">
      <w:start w:val="1"/>
      <w:numFmt w:val="decimal"/>
      <w:lvlText w:val="%1.%2.%3.%4.%5"/>
      <w:lvlJc w:val="left"/>
      <w:pPr>
        <w:ind w:left="5760" w:hanging="1080"/>
      </w:pPr>
    </w:lvl>
    <w:lvl w:ilvl="5">
      <w:start w:val="1"/>
      <w:numFmt w:val="decimal"/>
      <w:lvlText w:val="%1.%2.%3.%4.%5.%6"/>
      <w:lvlJc w:val="left"/>
      <w:pPr>
        <w:ind w:left="6930" w:hanging="1080"/>
      </w:pPr>
    </w:lvl>
    <w:lvl w:ilvl="6">
      <w:start w:val="1"/>
      <w:numFmt w:val="decimal"/>
      <w:lvlText w:val="%1.%2.%3.%4.%5.%6.%7"/>
      <w:lvlJc w:val="left"/>
      <w:pPr>
        <w:ind w:left="8460" w:hanging="1440"/>
      </w:pPr>
    </w:lvl>
    <w:lvl w:ilvl="7">
      <w:start w:val="1"/>
      <w:numFmt w:val="decimal"/>
      <w:lvlText w:val="%1.%2.%3.%4.%5.%6.%7.%8"/>
      <w:lvlJc w:val="left"/>
      <w:pPr>
        <w:ind w:left="9630" w:hanging="1440"/>
      </w:pPr>
    </w:lvl>
    <w:lvl w:ilvl="8">
      <w:start w:val="1"/>
      <w:numFmt w:val="decimal"/>
      <w:lvlText w:val="%1.%2.%3.%4.%5.%6.%7.%8.%9"/>
      <w:lvlJc w:val="left"/>
      <w:pPr>
        <w:ind w:left="10800" w:hanging="1440"/>
      </w:pPr>
    </w:lvl>
  </w:abstractNum>
  <w:abstractNum w:abstractNumId="28" w15:restartNumberingAfterBreak="0">
    <w:nsid w:val="1D3F3344"/>
    <w:multiLevelType w:val="hybridMultilevel"/>
    <w:tmpl w:val="05E8FE6E"/>
    <w:lvl w:ilvl="0" w:tplc="0416000F">
      <w:start w:val="1"/>
      <w:numFmt w:val="decimal"/>
      <w:lvlText w:val="%1."/>
      <w:lvlJc w:val="left"/>
      <w:pPr>
        <w:ind w:left="720" w:hanging="720"/>
      </w:pPr>
    </w:lvl>
    <w:lvl w:ilvl="1" w:tplc="04160019">
      <w:start w:val="1"/>
      <w:numFmt w:val="lowerLetter"/>
      <w:lvlText w:val="%2."/>
      <w:lvlJc w:val="left"/>
      <w:pPr>
        <w:ind w:left="1080" w:hanging="360"/>
      </w:pPr>
    </w:lvl>
    <w:lvl w:ilvl="2" w:tplc="0416001B">
      <w:start w:val="1"/>
      <w:numFmt w:val="lowerRoman"/>
      <w:lvlText w:val="%3."/>
      <w:lvlJc w:val="right"/>
      <w:pPr>
        <w:ind w:left="1800" w:hanging="180"/>
      </w:pPr>
    </w:lvl>
    <w:lvl w:ilvl="3" w:tplc="0416000F">
      <w:start w:val="1"/>
      <w:numFmt w:val="decimal"/>
      <w:lvlText w:val="%4."/>
      <w:lvlJc w:val="left"/>
      <w:pPr>
        <w:ind w:left="2520" w:hanging="360"/>
      </w:pPr>
    </w:lvl>
    <w:lvl w:ilvl="4" w:tplc="04160019">
      <w:start w:val="1"/>
      <w:numFmt w:val="lowerLetter"/>
      <w:lvlText w:val="%5."/>
      <w:lvlJc w:val="left"/>
      <w:pPr>
        <w:ind w:left="3240" w:hanging="360"/>
      </w:pPr>
    </w:lvl>
    <w:lvl w:ilvl="5" w:tplc="0416001B">
      <w:start w:val="1"/>
      <w:numFmt w:val="lowerRoman"/>
      <w:lvlText w:val="%6."/>
      <w:lvlJc w:val="right"/>
      <w:pPr>
        <w:ind w:left="3960" w:hanging="180"/>
      </w:pPr>
    </w:lvl>
    <w:lvl w:ilvl="6" w:tplc="0416000F">
      <w:start w:val="1"/>
      <w:numFmt w:val="decimal"/>
      <w:lvlText w:val="%7."/>
      <w:lvlJc w:val="left"/>
      <w:pPr>
        <w:ind w:left="4680" w:hanging="360"/>
      </w:pPr>
    </w:lvl>
    <w:lvl w:ilvl="7" w:tplc="04160019">
      <w:start w:val="1"/>
      <w:numFmt w:val="lowerLetter"/>
      <w:lvlText w:val="%8."/>
      <w:lvlJc w:val="left"/>
      <w:pPr>
        <w:ind w:left="5400" w:hanging="360"/>
      </w:pPr>
    </w:lvl>
    <w:lvl w:ilvl="8" w:tplc="0416001B">
      <w:start w:val="1"/>
      <w:numFmt w:val="lowerRoman"/>
      <w:lvlText w:val="%9."/>
      <w:lvlJc w:val="right"/>
      <w:pPr>
        <w:ind w:left="6120" w:hanging="180"/>
      </w:pPr>
    </w:lvl>
  </w:abstractNum>
  <w:abstractNum w:abstractNumId="29" w15:restartNumberingAfterBreak="0">
    <w:nsid w:val="1FAA6A21"/>
    <w:multiLevelType w:val="multilevel"/>
    <w:tmpl w:val="7CC04FF8"/>
    <w:lvl w:ilvl="0">
      <w:start w:val="1"/>
      <w:numFmt w:val="decimal"/>
      <w:lvlText w:val="%1"/>
      <w:lvlJc w:val="left"/>
      <w:pPr>
        <w:ind w:left="360" w:hanging="360"/>
      </w:pPr>
    </w:lvl>
    <w:lvl w:ilvl="1">
      <w:start w:val="1"/>
      <w:numFmt w:val="decimal"/>
      <w:lvlText w:val="%1.%2"/>
      <w:lvlJc w:val="left"/>
      <w:pPr>
        <w:ind w:left="1620" w:hanging="360"/>
      </w:pPr>
    </w:lvl>
    <w:lvl w:ilvl="2">
      <w:start w:val="1"/>
      <w:numFmt w:val="decimal"/>
      <w:lvlText w:val="%1.%2.%3"/>
      <w:lvlJc w:val="left"/>
      <w:pPr>
        <w:ind w:left="3240" w:hanging="720"/>
      </w:pPr>
    </w:lvl>
    <w:lvl w:ilvl="3">
      <w:start w:val="1"/>
      <w:numFmt w:val="decimal"/>
      <w:lvlText w:val="%1.%2.%3.%4"/>
      <w:lvlJc w:val="left"/>
      <w:pPr>
        <w:ind w:left="4500" w:hanging="720"/>
      </w:pPr>
    </w:lvl>
    <w:lvl w:ilvl="4">
      <w:start w:val="1"/>
      <w:numFmt w:val="decimal"/>
      <w:lvlText w:val="%1.%2.%3.%4.%5"/>
      <w:lvlJc w:val="left"/>
      <w:pPr>
        <w:ind w:left="6120" w:hanging="1080"/>
      </w:pPr>
    </w:lvl>
    <w:lvl w:ilvl="5">
      <w:start w:val="1"/>
      <w:numFmt w:val="decimal"/>
      <w:lvlText w:val="%1.%2.%3.%4.%5.%6"/>
      <w:lvlJc w:val="left"/>
      <w:pPr>
        <w:ind w:left="7380" w:hanging="1080"/>
      </w:pPr>
    </w:lvl>
    <w:lvl w:ilvl="6">
      <w:start w:val="1"/>
      <w:numFmt w:val="decimal"/>
      <w:lvlText w:val="%1.%2.%3.%4.%5.%6.%7"/>
      <w:lvlJc w:val="left"/>
      <w:pPr>
        <w:ind w:left="9000" w:hanging="1440"/>
      </w:pPr>
    </w:lvl>
    <w:lvl w:ilvl="7">
      <w:start w:val="1"/>
      <w:numFmt w:val="decimal"/>
      <w:lvlText w:val="%1.%2.%3.%4.%5.%6.%7.%8"/>
      <w:lvlJc w:val="left"/>
      <w:pPr>
        <w:ind w:left="10260" w:hanging="1440"/>
      </w:pPr>
    </w:lvl>
    <w:lvl w:ilvl="8">
      <w:start w:val="1"/>
      <w:numFmt w:val="decimal"/>
      <w:lvlText w:val="%1.%2.%3.%4.%5.%6.%7.%8.%9"/>
      <w:lvlJc w:val="left"/>
      <w:pPr>
        <w:ind w:left="11520" w:hanging="1440"/>
      </w:pPr>
    </w:lvl>
  </w:abstractNum>
  <w:abstractNum w:abstractNumId="30" w15:restartNumberingAfterBreak="0">
    <w:nsid w:val="1FF22D48"/>
    <w:multiLevelType w:val="hybridMultilevel"/>
    <w:tmpl w:val="B15EFFE6"/>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23150316"/>
    <w:multiLevelType w:val="hybridMultilevel"/>
    <w:tmpl w:val="B15EFFE6"/>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28B970A4"/>
    <w:multiLevelType w:val="hybridMultilevel"/>
    <w:tmpl w:val="DF80DE6E"/>
    <w:lvl w:ilvl="0" w:tplc="FFFFFFFF">
      <w:start w:val="1"/>
      <w:numFmt w:val="upperRoman"/>
      <w:lvlText w:val="%1."/>
      <w:lvlJc w:val="left"/>
      <w:pPr>
        <w:ind w:left="2562" w:hanging="720"/>
      </w:pPr>
      <w:rPr>
        <w:rFonts w:hint="default"/>
      </w:rPr>
    </w:lvl>
    <w:lvl w:ilvl="1" w:tplc="FFFFFFFF">
      <w:start w:val="1"/>
      <w:numFmt w:val="lowerLetter"/>
      <w:lvlText w:val="%2."/>
      <w:lvlJc w:val="left"/>
      <w:pPr>
        <w:ind w:left="1512" w:hanging="360"/>
      </w:pPr>
    </w:lvl>
    <w:lvl w:ilvl="2" w:tplc="FFFFFFFF" w:tentative="1">
      <w:start w:val="1"/>
      <w:numFmt w:val="lowerRoman"/>
      <w:lvlText w:val="%3."/>
      <w:lvlJc w:val="right"/>
      <w:pPr>
        <w:ind w:left="2232" w:hanging="180"/>
      </w:pPr>
    </w:lvl>
    <w:lvl w:ilvl="3" w:tplc="FFFFFFFF" w:tentative="1">
      <w:start w:val="1"/>
      <w:numFmt w:val="decimal"/>
      <w:lvlText w:val="%4."/>
      <w:lvlJc w:val="left"/>
      <w:pPr>
        <w:ind w:left="2952" w:hanging="360"/>
      </w:pPr>
    </w:lvl>
    <w:lvl w:ilvl="4" w:tplc="FFFFFFFF" w:tentative="1">
      <w:start w:val="1"/>
      <w:numFmt w:val="lowerLetter"/>
      <w:lvlText w:val="%5."/>
      <w:lvlJc w:val="left"/>
      <w:pPr>
        <w:ind w:left="3672" w:hanging="360"/>
      </w:pPr>
    </w:lvl>
    <w:lvl w:ilvl="5" w:tplc="FFFFFFFF" w:tentative="1">
      <w:start w:val="1"/>
      <w:numFmt w:val="lowerRoman"/>
      <w:lvlText w:val="%6."/>
      <w:lvlJc w:val="right"/>
      <w:pPr>
        <w:ind w:left="4392" w:hanging="180"/>
      </w:pPr>
    </w:lvl>
    <w:lvl w:ilvl="6" w:tplc="FFFFFFFF" w:tentative="1">
      <w:start w:val="1"/>
      <w:numFmt w:val="decimal"/>
      <w:lvlText w:val="%7."/>
      <w:lvlJc w:val="left"/>
      <w:pPr>
        <w:ind w:left="5112" w:hanging="360"/>
      </w:pPr>
    </w:lvl>
    <w:lvl w:ilvl="7" w:tplc="FFFFFFFF" w:tentative="1">
      <w:start w:val="1"/>
      <w:numFmt w:val="lowerLetter"/>
      <w:lvlText w:val="%8."/>
      <w:lvlJc w:val="left"/>
      <w:pPr>
        <w:ind w:left="5832" w:hanging="360"/>
      </w:pPr>
    </w:lvl>
    <w:lvl w:ilvl="8" w:tplc="FFFFFFFF" w:tentative="1">
      <w:start w:val="1"/>
      <w:numFmt w:val="lowerRoman"/>
      <w:lvlText w:val="%9."/>
      <w:lvlJc w:val="right"/>
      <w:pPr>
        <w:ind w:left="6552" w:hanging="180"/>
      </w:pPr>
    </w:lvl>
  </w:abstractNum>
  <w:abstractNum w:abstractNumId="33" w15:restartNumberingAfterBreak="0">
    <w:nsid w:val="28D106E1"/>
    <w:multiLevelType w:val="hybridMultilevel"/>
    <w:tmpl w:val="5E426B76"/>
    <w:lvl w:ilvl="0" w:tplc="6234F9EE">
      <w:start w:val="1"/>
      <w:numFmt w:val="decimal"/>
      <w:lvlText w:val="%1."/>
      <w:lvlJc w:val="left"/>
      <w:pPr>
        <w:ind w:left="360" w:hanging="360"/>
      </w:pPr>
      <w:rPr>
        <w:rFonts w:hint="default"/>
      </w:r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062"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34" w15:restartNumberingAfterBreak="0">
    <w:nsid w:val="29B00456"/>
    <w:multiLevelType w:val="hybridMultilevel"/>
    <w:tmpl w:val="101C84C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1EE29F2"/>
    <w:multiLevelType w:val="hybridMultilevel"/>
    <w:tmpl w:val="B4D61D84"/>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6" w15:restartNumberingAfterBreak="0">
    <w:nsid w:val="33186D25"/>
    <w:multiLevelType w:val="hybridMultilevel"/>
    <w:tmpl w:val="ECA4127C"/>
    <w:lvl w:ilvl="0" w:tplc="04190011">
      <w:start w:val="1"/>
      <w:numFmt w:val="decimal"/>
      <w:lvlText w:val="%1)"/>
      <w:lvlJc w:val="left"/>
      <w:pPr>
        <w:ind w:left="1152" w:hanging="360"/>
      </w:pPr>
    </w:lvl>
    <w:lvl w:ilvl="1" w:tplc="04190019">
      <w:start w:val="1"/>
      <w:numFmt w:val="lowerLetter"/>
      <w:lvlText w:val="%2."/>
      <w:lvlJc w:val="left"/>
      <w:pPr>
        <w:ind w:left="1872" w:hanging="360"/>
      </w:pPr>
    </w:lvl>
    <w:lvl w:ilvl="2" w:tplc="0419001B">
      <w:start w:val="1"/>
      <w:numFmt w:val="lowerRoman"/>
      <w:lvlText w:val="%3."/>
      <w:lvlJc w:val="right"/>
      <w:pPr>
        <w:ind w:left="2592" w:hanging="180"/>
      </w:pPr>
    </w:lvl>
    <w:lvl w:ilvl="3" w:tplc="0419000F">
      <w:start w:val="1"/>
      <w:numFmt w:val="decimal"/>
      <w:lvlText w:val="%4."/>
      <w:lvlJc w:val="left"/>
      <w:pPr>
        <w:ind w:left="3312" w:hanging="360"/>
      </w:pPr>
    </w:lvl>
    <w:lvl w:ilvl="4" w:tplc="04190019">
      <w:start w:val="1"/>
      <w:numFmt w:val="lowerLetter"/>
      <w:lvlText w:val="%5."/>
      <w:lvlJc w:val="left"/>
      <w:pPr>
        <w:ind w:left="4032" w:hanging="360"/>
      </w:pPr>
    </w:lvl>
    <w:lvl w:ilvl="5" w:tplc="0419001B">
      <w:start w:val="1"/>
      <w:numFmt w:val="lowerRoman"/>
      <w:lvlText w:val="%6."/>
      <w:lvlJc w:val="right"/>
      <w:pPr>
        <w:ind w:left="4752" w:hanging="180"/>
      </w:pPr>
    </w:lvl>
    <w:lvl w:ilvl="6" w:tplc="0419000F">
      <w:start w:val="1"/>
      <w:numFmt w:val="decimal"/>
      <w:lvlText w:val="%7."/>
      <w:lvlJc w:val="left"/>
      <w:pPr>
        <w:ind w:left="5472" w:hanging="360"/>
      </w:pPr>
    </w:lvl>
    <w:lvl w:ilvl="7" w:tplc="04190019">
      <w:start w:val="1"/>
      <w:numFmt w:val="lowerLetter"/>
      <w:lvlText w:val="%8."/>
      <w:lvlJc w:val="left"/>
      <w:pPr>
        <w:ind w:left="6192" w:hanging="360"/>
      </w:pPr>
    </w:lvl>
    <w:lvl w:ilvl="8" w:tplc="0419001B">
      <w:start w:val="1"/>
      <w:numFmt w:val="lowerRoman"/>
      <w:lvlText w:val="%9."/>
      <w:lvlJc w:val="right"/>
      <w:pPr>
        <w:ind w:left="6912" w:hanging="180"/>
      </w:pPr>
    </w:lvl>
  </w:abstractNum>
  <w:abstractNum w:abstractNumId="37" w15:restartNumberingAfterBreak="0">
    <w:nsid w:val="370923E4"/>
    <w:multiLevelType w:val="hybridMultilevel"/>
    <w:tmpl w:val="1174CF9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8" w15:restartNumberingAfterBreak="0">
    <w:nsid w:val="377717B0"/>
    <w:multiLevelType w:val="hybridMultilevel"/>
    <w:tmpl w:val="EA8210A4"/>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9" w15:restartNumberingAfterBreak="0">
    <w:nsid w:val="37933CAB"/>
    <w:multiLevelType w:val="multilevel"/>
    <w:tmpl w:val="4654819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383A4F89"/>
    <w:multiLevelType w:val="hybridMultilevel"/>
    <w:tmpl w:val="F42CF9C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1" w15:restartNumberingAfterBreak="0">
    <w:nsid w:val="391F1D0B"/>
    <w:multiLevelType w:val="multilevel"/>
    <w:tmpl w:val="BD0E7264"/>
    <w:lvl w:ilvl="0">
      <w:start w:val="1"/>
      <w:numFmt w:val="decimal"/>
      <w:lvlText w:val="%1."/>
      <w:lvlJc w:val="left"/>
      <w:pPr>
        <w:ind w:left="708" w:hanging="708"/>
      </w:pPr>
      <w:rPr>
        <w:rFonts w:hint="default"/>
      </w:rPr>
    </w:lvl>
    <w:lvl w:ilvl="1">
      <w:start w:val="1"/>
      <w:numFmt w:val="decimal"/>
      <w:lvlText w:val="%1.%2."/>
      <w:lvlJc w:val="left"/>
      <w:pPr>
        <w:ind w:left="708" w:hanging="70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3A0B04E2"/>
    <w:multiLevelType w:val="hybridMultilevel"/>
    <w:tmpl w:val="0D609278"/>
    <w:lvl w:ilvl="0" w:tplc="04190001">
      <w:start w:val="1"/>
      <w:numFmt w:val="bullet"/>
      <w:lvlText w:val=""/>
      <w:lvlJc w:val="left"/>
      <w:pPr>
        <w:ind w:left="1068" w:hanging="360"/>
      </w:pPr>
      <w:rPr>
        <w:rFonts w:ascii="Symbol" w:hAnsi="Symbol" w:hint="default"/>
      </w:rPr>
    </w:lvl>
    <w:lvl w:ilvl="1" w:tplc="04190003">
      <w:start w:val="1"/>
      <w:numFmt w:val="bullet"/>
      <w:lvlText w:val="o"/>
      <w:lvlJc w:val="left"/>
      <w:pPr>
        <w:ind w:left="1788" w:hanging="360"/>
      </w:pPr>
      <w:rPr>
        <w:rFonts w:ascii="Courier New" w:hAnsi="Courier New" w:cs="Courier New" w:hint="default"/>
      </w:rPr>
    </w:lvl>
    <w:lvl w:ilvl="2" w:tplc="04190005">
      <w:start w:val="1"/>
      <w:numFmt w:val="bullet"/>
      <w:lvlText w:val=""/>
      <w:lvlJc w:val="left"/>
      <w:pPr>
        <w:ind w:left="2508" w:hanging="360"/>
      </w:pPr>
      <w:rPr>
        <w:rFonts w:ascii="Wingdings" w:hAnsi="Wingdings" w:hint="default"/>
      </w:rPr>
    </w:lvl>
    <w:lvl w:ilvl="3" w:tplc="04190001">
      <w:start w:val="1"/>
      <w:numFmt w:val="bullet"/>
      <w:lvlText w:val=""/>
      <w:lvlJc w:val="left"/>
      <w:pPr>
        <w:ind w:left="3228" w:hanging="360"/>
      </w:pPr>
      <w:rPr>
        <w:rFonts w:ascii="Symbol" w:hAnsi="Symbol" w:hint="default"/>
      </w:rPr>
    </w:lvl>
    <w:lvl w:ilvl="4" w:tplc="04190003">
      <w:start w:val="1"/>
      <w:numFmt w:val="bullet"/>
      <w:lvlText w:val="o"/>
      <w:lvlJc w:val="left"/>
      <w:pPr>
        <w:ind w:left="3948" w:hanging="360"/>
      </w:pPr>
      <w:rPr>
        <w:rFonts w:ascii="Courier New" w:hAnsi="Courier New" w:cs="Courier New" w:hint="default"/>
      </w:rPr>
    </w:lvl>
    <w:lvl w:ilvl="5" w:tplc="04190005">
      <w:start w:val="1"/>
      <w:numFmt w:val="bullet"/>
      <w:lvlText w:val=""/>
      <w:lvlJc w:val="left"/>
      <w:pPr>
        <w:ind w:left="4668" w:hanging="360"/>
      </w:pPr>
      <w:rPr>
        <w:rFonts w:ascii="Wingdings" w:hAnsi="Wingdings" w:hint="default"/>
      </w:rPr>
    </w:lvl>
    <w:lvl w:ilvl="6" w:tplc="04190001">
      <w:start w:val="1"/>
      <w:numFmt w:val="bullet"/>
      <w:lvlText w:val=""/>
      <w:lvlJc w:val="left"/>
      <w:pPr>
        <w:ind w:left="5388" w:hanging="360"/>
      </w:pPr>
      <w:rPr>
        <w:rFonts w:ascii="Symbol" w:hAnsi="Symbol" w:hint="default"/>
      </w:rPr>
    </w:lvl>
    <w:lvl w:ilvl="7" w:tplc="04190003">
      <w:start w:val="1"/>
      <w:numFmt w:val="bullet"/>
      <w:lvlText w:val="o"/>
      <w:lvlJc w:val="left"/>
      <w:pPr>
        <w:ind w:left="6108" w:hanging="360"/>
      </w:pPr>
      <w:rPr>
        <w:rFonts w:ascii="Courier New" w:hAnsi="Courier New" w:cs="Courier New" w:hint="default"/>
      </w:rPr>
    </w:lvl>
    <w:lvl w:ilvl="8" w:tplc="04190005">
      <w:start w:val="1"/>
      <w:numFmt w:val="bullet"/>
      <w:lvlText w:val=""/>
      <w:lvlJc w:val="left"/>
      <w:pPr>
        <w:ind w:left="6828" w:hanging="360"/>
      </w:pPr>
      <w:rPr>
        <w:rFonts w:ascii="Wingdings" w:hAnsi="Wingdings" w:hint="default"/>
      </w:rPr>
    </w:lvl>
  </w:abstractNum>
  <w:abstractNum w:abstractNumId="43" w15:restartNumberingAfterBreak="0">
    <w:nsid w:val="3AE82824"/>
    <w:multiLevelType w:val="hybridMultilevel"/>
    <w:tmpl w:val="59102388"/>
    <w:lvl w:ilvl="0" w:tplc="04190011">
      <w:start w:val="1"/>
      <w:numFmt w:val="decimal"/>
      <w:lvlText w:val="%1)"/>
      <w:lvlJc w:val="left"/>
      <w:pPr>
        <w:ind w:left="1152" w:hanging="360"/>
      </w:pPr>
    </w:lvl>
    <w:lvl w:ilvl="1" w:tplc="04190019">
      <w:start w:val="1"/>
      <w:numFmt w:val="lowerLetter"/>
      <w:lvlText w:val="%2."/>
      <w:lvlJc w:val="left"/>
      <w:pPr>
        <w:ind w:left="1872" w:hanging="360"/>
      </w:pPr>
    </w:lvl>
    <w:lvl w:ilvl="2" w:tplc="0419001B">
      <w:start w:val="1"/>
      <w:numFmt w:val="lowerRoman"/>
      <w:lvlText w:val="%3."/>
      <w:lvlJc w:val="right"/>
      <w:pPr>
        <w:ind w:left="2592" w:hanging="180"/>
      </w:pPr>
    </w:lvl>
    <w:lvl w:ilvl="3" w:tplc="0419000F">
      <w:start w:val="1"/>
      <w:numFmt w:val="decimal"/>
      <w:lvlText w:val="%4."/>
      <w:lvlJc w:val="left"/>
      <w:pPr>
        <w:ind w:left="3312" w:hanging="360"/>
      </w:pPr>
    </w:lvl>
    <w:lvl w:ilvl="4" w:tplc="04190019">
      <w:start w:val="1"/>
      <w:numFmt w:val="lowerLetter"/>
      <w:lvlText w:val="%5."/>
      <w:lvlJc w:val="left"/>
      <w:pPr>
        <w:ind w:left="4032" w:hanging="360"/>
      </w:pPr>
    </w:lvl>
    <w:lvl w:ilvl="5" w:tplc="0419001B">
      <w:start w:val="1"/>
      <w:numFmt w:val="lowerRoman"/>
      <w:lvlText w:val="%6."/>
      <w:lvlJc w:val="right"/>
      <w:pPr>
        <w:ind w:left="4752" w:hanging="180"/>
      </w:pPr>
    </w:lvl>
    <w:lvl w:ilvl="6" w:tplc="0419000F">
      <w:start w:val="1"/>
      <w:numFmt w:val="decimal"/>
      <w:lvlText w:val="%7."/>
      <w:lvlJc w:val="left"/>
      <w:pPr>
        <w:ind w:left="5472" w:hanging="360"/>
      </w:pPr>
    </w:lvl>
    <w:lvl w:ilvl="7" w:tplc="04190019">
      <w:start w:val="1"/>
      <w:numFmt w:val="lowerLetter"/>
      <w:lvlText w:val="%8."/>
      <w:lvlJc w:val="left"/>
      <w:pPr>
        <w:ind w:left="6192" w:hanging="360"/>
      </w:pPr>
    </w:lvl>
    <w:lvl w:ilvl="8" w:tplc="0419001B">
      <w:start w:val="1"/>
      <w:numFmt w:val="lowerRoman"/>
      <w:lvlText w:val="%9."/>
      <w:lvlJc w:val="right"/>
      <w:pPr>
        <w:ind w:left="6912" w:hanging="180"/>
      </w:pPr>
    </w:lvl>
  </w:abstractNum>
  <w:abstractNum w:abstractNumId="44" w15:restartNumberingAfterBreak="0">
    <w:nsid w:val="3BAF7910"/>
    <w:multiLevelType w:val="hybridMultilevel"/>
    <w:tmpl w:val="5C00FFC8"/>
    <w:styleLink w:val="ImportedStyle1"/>
    <w:lvl w:ilvl="0" w:tplc="4CA260FA">
      <w:start w:val="1"/>
      <w:numFmt w:val="lowerLetter"/>
      <w:lvlText w:val="(%1)"/>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132"/>
        </w:tabs>
        <w:ind w:left="72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BFD86BE8">
      <w:start w:val="1"/>
      <w:numFmt w:val="lowerLetter"/>
      <w:lvlText w:val="%2."/>
      <w:lvlJc w:val="left"/>
      <w:pPr>
        <w:tabs>
          <w:tab w:val="left" w:pos="2160"/>
          <w:tab w:val="left" w:pos="2880"/>
          <w:tab w:val="left" w:pos="3600"/>
          <w:tab w:val="left" w:pos="4320"/>
          <w:tab w:val="left" w:pos="5040"/>
          <w:tab w:val="left" w:pos="5760"/>
          <w:tab w:val="left" w:pos="6480"/>
          <w:tab w:val="left" w:pos="7200"/>
          <w:tab w:val="left" w:pos="7920"/>
          <w:tab w:val="left" w:pos="8640"/>
          <w:tab w:val="left" w:pos="9132"/>
        </w:tabs>
        <w:ind w:left="144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0622A766">
      <w:start w:val="1"/>
      <w:numFmt w:val="lowerRoman"/>
      <w:lvlText w:val="%3."/>
      <w:lvlJc w:val="left"/>
      <w:pPr>
        <w:tabs>
          <w:tab w:val="left" w:pos="1440"/>
          <w:tab w:val="left" w:pos="2880"/>
          <w:tab w:val="left" w:pos="3600"/>
          <w:tab w:val="left" w:pos="4320"/>
          <w:tab w:val="left" w:pos="5040"/>
          <w:tab w:val="left" w:pos="5760"/>
          <w:tab w:val="left" w:pos="6480"/>
          <w:tab w:val="left" w:pos="7200"/>
          <w:tab w:val="left" w:pos="7920"/>
          <w:tab w:val="left" w:pos="8640"/>
          <w:tab w:val="left" w:pos="9132"/>
        </w:tabs>
        <w:ind w:left="2160" w:hanging="313"/>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9ECEB010">
      <w:start w:val="1"/>
      <w:numFmt w:val="decimal"/>
      <w:lvlText w:val="%4."/>
      <w:lvlJc w:val="left"/>
      <w:pPr>
        <w:tabs>
          <w:tab w:val="left" w:pos="1440"/>
          <w:tab w:val="left" w:pos="2160"/>
          <w:tab w:val="left" w:pos="3600"/>
          <w:tab w:val="left" w:pos="4320"/>
          <w:tab w:val="left" w:pos="5040"/>
          <w:tab w:val="left" w:pos="5760"/>
          <w:tab w:val="left" w:pos="6480"/>
          <w:tab w:val="left" w:pos="7200"/>
          <w:tab w:val="left" w:pos="7920"/>
          <w:tab w:val="left" w:pos="8640"/>
          <w:tab w:val="left" w:pos="9132"/>
        </w:tabs>
        <w:ind w:left="28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C9043BC0">
      <w:start w:val="1"/>
      <w:numFmt w:val="lowerLetter"/>
      <w:lvlText w:val="%5."/>
      <w:lvlJc w:val="left"/>
      <w:pPr>
        <w:tabs>
          <w:tab w:val="left" w:pos="1440"/>
          <w:tab w:val="left" w:pos="2160"/>
          <w:tab w:val="left" w:pos="2880"/>
          <w:tab w:val="left" w:pos="4320"/>
          <w:tab w:val="left" w:pos="5040"/>
          <w:tab w:val="left" w:pos="5760"/>
          <w:tab w:val="left" w:pos="6480"/>
          <w:tab w:val="left" w:pos="7200"/>
          <w:tab w:val="left" w:pos="7920"/>
          <w:tab w:val="left" w:pos="8640"/>
          <w:tab w:val="left" w:pos="9132"/>
        </w:tabs>
        <w:ind w:left="360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807C9DEC">
      <w:start w:val="1"/>
      <w:numFmt w:val="lowerRoman"/>
      <w:lvlText w:val="%6."/>
      <w:lvlJc w:val="left"/>
      <w:pPr>
        <w:tabs>
          <w:tab w:val="left" w:pos="1440"/>
          <w:tab w:val="left" w:pos="2160"/>
          <w:tab w:val="left" w:pos="2880"/>
          <w:tab w:val="left" w:pos="3600"/>
          <w:tab w:val="left" w:pos="5040"/>
          <w:tab w:val="left" w:pos="5760"/>
          <w:tab w:val="left" w:pos="6480"/>
          <w:tab w:val="left" w:pos="7200"/>
          <w:tab w:val="left" w:pos="7920"/>
          <w:tab w:val="left" w:pos="8640"/>
          <w:tab w:val="left" w:pos="9132"/>
        </w:tabs>
        <w:ind w:left="4320" w:hanging="313"/>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FA66E7B8">
      <w:start w:val="1"/>
      <w:numFmt w:val="decimal"/>
      <w:lvlText w:val="%7."/>
      <w:lvlJc w:val="left"/>
      <w:pPr>
        <w:tabs>
          <w:tab w:val="left" w:pos="1440"/>
          <w:tab w:val="left" w:pos="2160"/>
          <w:tab w:val="left" w:pos="2880"/>
          <w:tab w:val="left" w:pos="3600"/>
          <w:tab w:val="left" w:pos="4320"/>
          <w:tab w:val="left" w:pos="5760"/>
          <w:tab w:val="left" w:pos="6480"/>
          <w:tab w:val="left" w:pos="7200"/>
          <w:tab w:val="left" w:pos="7920"/>
          <w:tab w:val="left" w:pos="8640"/>
          <w:tab w:val="left" w:pos="9132"/>
        </w:tabs>
        <w:ind w:left="504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1076CA1A">
      <w:start w:val="1"/>
      <w:numFmt w:val="lowerLetter"/>
      <w:lvlText w:val="%8."/>
      <w:lvlJc w:val="left"/>
      <w:pPr>
        <w:tabs>
          <w:tab w:val="left" w:pos="1440"/>
          <w:tab w:val="left" w:pos="2160"/>
          <w:tab w:val="left" w:pos="2880"/>
          <w:tab w:val="left" w:pos="3600"/>
          <w:tab w:val="left" w:pos="4320"/>
          <w:tab w:val="left" w:pos="5040"/>
          <w:tab w:val="left" w:pos="6480"/>
          <w:tab w:val="left" w:pos="7200"/>
          <w:tab w:val="left" w:pos="7920"/>
          <w:tab w:val="left" w:pos="8640"/>
          <w:tab w:val="left" w:pos="9132"/>
        </w:tabs>
        <w:ind w:left="576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C2ACFC1A">
      <w:start w:val="1"/>
      <w:numFmt w:val="lowerRoman"/>
      <w:lvlText w:val="%9."/>
      <w:lvlJc w:val="left"/>
      <w:pPr>
        <w:tabs>
          <w:tab w:val="left" w:pos="1440"/>
          <w:tab w:val="left" w:pos="2160"/>
          <w:tab w:val="left" w:pos="2880"/>
          <w:tab w:val="left" w:pos="3600"/>
          <w:tab w:val="left" w:pos="4320"/>
          <w:tab w:val="left" w:pos="5040"/>
          <w:tab w:val="left" w:pos="5760"/>
          <w:tab w:val="left" w:pos="7200"/>
          <w:tab w:val="left" w:pos="7920"/>
          <w:tab w:val="left" w:pos="8640"/>
          <w:tab w:val="left" w:pos="9132"/>
        </w:tabs>
        <w:ind w:left="6480" w:hanging="313"/>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45" w15:restartNumberingAfterBreak="0">
    <w:nsid w:val="3BDF0D8C"/>
    <w:multiLevelType w:val="hybridMultilevel"/>
    <w:tmpl w:val="118A18A8"/>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6E72AAA0">
      <w:start w:val="1"/>
      <w:numFmt w:val="decimal"/>
      <w:lvlText w:val="%3)"/>
      <w:lvlJc w:val="left"/>
      <w:pPr>
        <w:ind w:left="2340" w:hanging="360"/>
      </w:pPr>
      <w:rPr>
        <w:rFonts w:hint="default"/>
      </w:r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6" w15:restartNumberingAfterBreak="0">
    <w:nsid w:val="3C930D07"/>
    <w:multiLevelType w:val="hybridMultilevel"/>
    <w:tmpl w:val="5C00FFC8"/>
    <w:numStyleLink w:val="ImportedStyle1"/>
  </w:abstractNum>
  <w:abstractNum w:abstractNumId="47" w15:restartNumberingAfterBreak="0">
    <w:nsid w:val="3DAC33F9"/>
    <w:multiLevelType w:val="hybridMultilevel"/>
    <w:tmpl w:val="8F88E462"/>
    <w:lvl w:ilvl="0" w:tplc="FAB0DF6A">
      <w:start w:val="1"/>
      <w:numFmt w:val="decimal"/>
      <w:lvlText w:val="%1)"/>
      <w:lvlJc w:val="left"/>
      <w:pPr>
        <w:ind w:left="792" w:hanging="360"/>
      </w:pPr>
    </w:lvl>
    <w:lvl w:ilvl="1" w:tplc="04190019">
      <w:start w:val="1"/>
      <w:numFmt w:val="lowerLetter"/>
      <w:lvlText w:val="%2."/>
      <w:lvlJc w:val="left"/>
      <w:pPr>
        <w:ind w:left="1512" w:hanging="360"/>
      </w:pPr>
    </w:lvl>
    <w:lvl w:ilvl="2" w:tplc="0419001B">
      <w:start w:val="1"/>
      <w:numFmt w:val="lowerRoman"/>
      <w:lvlText w:val="%3."/>
      <w:lvlJc w:val="right"/>
      <w:pPr>
        <w:ind w:left="2232" w:hanging="180"/>
      </w:pPr>
    </w:lvl>
    <w:lvl w:ilvl="3" w:tplc="0419000F">
      <w:start w:val="1"/>
      <w:numFmt w:val="decimal"/>
      <w:lvlText w:val="%4."/>
      <w:lvlJc w:val="left"/>
      <w:pPr>
        <w:ind w:left="2952" w:hanging="360"/>
      </w:pPr>
    </w:lvl>
    <w:lvl w:ilvl="4" w:tplc="04190019">
      <w:start w:val="1"/>
      <w:numFmt w:val="lowerLetter"/>
      <w:lvlText w:val="%5."/>
      <w:lvlJc w:val="left"/>
      <w:pPr>
        <w:ind w:left="3672" w:hanging="360"/>
      </w:pPr>
    </w:lvl>
    <w:lvl w:ilvl="5" w:tplc="0419001B">
      <w:start w:val="1"/>
      <w:numFmt w:val="lowerRoman"/>
      <w:lvlText w:val="%6."/>
      <w:lvlJc w:val="right"/>
      <w:pPr>
        <w:ind w:left="4392" w:hanging="180"/>
      </w:pPr>
    </w:lvl>
    <w:lvl w:ilvl="6" w:tplc="0419000F">
      <w:start w:val="1"/>
      <w:numFmt w:val="decimal"/>
      <w:lvlText w:val="%7."/>
      <w:lvlJc w:val="left"/>
      <w:pPr>
        <w:ind w:left="5112" w:hanging="360"/>
      </w:pPr>
    </w:lvl>
    <w:lvl w:ilvl="7" w:tplc="04190019">
      <w:start w:val="1"/>
      <w:numFmt w:val="lowerLetter"/>
      <w:lvlText w:val="%8."/>
      <w:lvlJc w:val="left"/>
      <w:pPr>
        <w:ind w:left="5832" w:hanging="360"/>
      </w:pPr>
    </w:lvl>
    <w:lvl w:ilvl="8" w:tplc="0419001B">
      <w:start w:val="1"/>
      <w:numFmt w:val="lowerRoman"/>
      <w:lvlText w:val="%9."/>
      <w:lvlJc w:val="right"/>
      <w:pPr>
        <w:ind w:left="6552" w:hanging="180"/>
      </w:pPr>
    </w:lvl>
  </w:abstractNum>
  <w:abstractNum w:abstractNumId="48" w15:restartNumberingAfterBreak="0">
    <w:nsid w:val="3EAF771A"/>
    <w:multiLevelType w:val="hybridMultilevel"/>
    <w:tmpl w:val="00E6DDF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9" w15:restartNumberingAfterBreak="0">
    <w:nsid w:val="409A06D9"/>
    <w:multiLevelType w:val="hybridMultilevel"/>
    <w:tmpl w:val="E48A08A8"/>
    <w:lvl w:ilvl="0" w:tplc="04190001">
      <w:start w:val="1"/>
      <w:numFmt w:val="bullet"/>
      <w:lvlText w:val=""/>
      <w:lvlJc w:val="left"/>
      <w:pPr>
        <w:ind w:left="1068" w:hanging="360"/>
      </w:pPr>
      <w:rPr>
        <w:rFonts w:ascii="Symbol" w:hAnsi="Symbol" w:hint="default"/>
      </w:rPr>
    </w:lvl>
    <w:lvl w:ilvl="1" w:tplc="04190003">
      <w:start w:val="1"/>
      <w:numFmt w:val="bullet"/>
      <w:lvlText w:val="o"/>
      <w:lvlJc w:val="left"/>
      <w:pPr>
        <w:ind w:left="1788" w:hanging="360"/>
      </w:pPr>
      <w:rPr>
        <w:rFonts w:ascii="Courier New" w:hAnsi="Courier New" w:cs="Courier New" w:hint="default"/>
      </w:rPr>
    </w:lvl>
    <w:lvl w:ilvl="2" w:tplc="04190005">
      <w:start w:val="1"/>
      <w:numFmt w:val="bullet"/>
      <w:lvlText w:val=""/>
      <w:lvlJc w:val="left"/>
      <w:pPr>
        <w:ind w:left="2508" w:hanging="360"/>
      </w:pPr>
      <w:rPr>
        <w:rFonts w:ascii="Wingdings" w:hAnsi="Wingdings" w:hint="default"/>
      </w:rPr>
    </w:lvl>
    <w:lvl w:ilvl="3" w:tplc="04190001">
      <w:start w:val="1"/>
      <w:numFmt w:val="bullet"/>
      <w:lvlText w:val=""/>
      <w:lvlJc w:val="left"/>
      <w:pPr>
        <w:ind w:left="3228" w:hanging="360"/>
      </w:pPr>
      <w:rPr>
        <w:rFonts w:ascii="Symbol" w:hAnsi="Symbol" w:hint="default"/>
      </w:rPr>
    </w:lvl>
    <w:lvl w:ilvl="4" w:tplc="04190003">
      <w:start w:val="1"/>
      <w:numFmt w:val="bullet"/>
      <w:lvlText w:val="o"/>
      <w:lvlJc w:val="left"/>
      <w:pPr>
        <w:ind w:left="3948" w:hanging="360"/>
      </w:pPr>
      <w:rPr>
        <w:rFonts w:ascii="Courier New" w:hAnsi="Courier New" w:cs="Courier New" w:hint="default"/>
      </w:rPr>
    </w:lvl>
    <w:lvl w:ilvl="5" w:tplc="04190005">
      <w:start w:val="1"/>
      <w:numFmt w:val="bullet"/>
      <w:lvlText w:val=""/>
      <w:lvlJc w:val="left"/>
      <w:pPr>
        <w:ind w:left="4668" w:hanging="360"/>
      </w:pPr>
      <w:rPr>
        <w:rFonts w:ascii="Wingdings" w:hAnsi="Wingdings" w:hint="default"/>
      </w:rPr>
    </w:lvl>
    <w:lvl w:ilvl="6" w:tplc="04190001">
      <w:start w:val="1"/>
      <w:numFmt w:val="bullet"/>
      <w:lvlText w:val=""/>
      <w:lvlJc w:val="left"/>
      <w:pPr>
        <w:ind w:left="5388" w:hanging="360"/>
      </w:pPr>
      <w:rPr>
        <w:rFonts w:ascii="Symbol" w:hAnsi="Symbol" w:hint="default"/>
      </w:rPr>
    </w:lvl>
    <w:lvl w:ilvl="7" w:tplc="04190003">
      <w:start w:val="1"/>
      <w:numFmt w:val="bullet"/>
      <w:lvlText w:val="o"/>
      <w:lvlJc w:val="left"/>
      <w:pPr>
        <w:ind w:left="6108" w:hanging="360"/>
      </w:pPr>
      <w:rPr>
        <w:rFonts w:ascii="Courier New" w:hAnsi="Courier New" w:cs="Courier New" w:hint="default"/>
      </w:rPr>
    </w:lvl>
    <w:lvl w:ilvl="8" w:tplc="04190005">
      <w:start w:val="1"/>
      <w:numFmt w:val="bullet"/>
      <w:lvlText w:val=""/>
      <w:lvlJc w:val="left"/>
      <w:pPr>
        <w:ind w:left="6828" w:hanging="360"/>
      </w:pPr>
      <w:rPr>
        <w:rFonts w:ascii="Wingdings" w:hAnsi="Wingdings" w:hint="default"/>
      </w:rPr>
    </w:lvl>
  </w:abstractNum>
  <w:abstractNum w:abstractNumId="50" w15:restartNumberingAfterBreak="0">
    <w:nsid w:val="40AD5E4D"/>
    <w:multiLevelType w:val="hybridMultilevel"/>
    <w:tmpl w:val="E19A7816"/>
    <w:lvl w:ilvl="0" w:tplc="32C29698">
      <w:start w:val="1"/>
      <w:numFmt w:val="lowerLetter"/>
      <w:lvlText w:val="%1."/>
      <w:lvlJc w:val="left"/>
      <w:pPr>
        <w:ind w:left="1080" w:hanging="7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1" w15:restartNumberingAfterBreak="0">
    <w:nsid w:val="42090FA3"/>
    <w:multiLevelType w:val="hybridMultilevel"/>
    <w:tmpl w:val="04523062"/>
    <w:lvl w:ilvl="0" w:tplc="40090019">
      <w:start w:val="1"/>
      <w:numFmt w:val="lowerLetter"/>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52" w15:restartNumberingAfterBreak="0">
    <w:nsid w:val="471824DE"/>
    <w:multiLevelType w:val="multilevel"/>
    <w:tmpl w:val="03067EC6"/>
    <w:lvl w:ilvl="0">
      <w:start w:val="1"/>
      <w:numFmt w:val="decimal"/>
      <w:lvlText w:val="%1)"/>
      <w:lvlJc w:val="left"/>
      <w:pPr>
        <w:ind w:left="1154" w:hanging="360"/>
      </w:pPr>
    </w:lvl>
    <w:lvl w:ilvl="1">
      <w:start w:val="1"/>
      <w:numFmt w:val="decimal"/>
      <w:lvlText w:val="%1.%2."/>
      <w:lvlJc w:val="left"/>
      <w:pPr>
        <w:ind w:left="1586" w:hanging="432"/>
      </w:pPr>
    </w:lvl>
    <w:lvl w:ilvl="2">
      <w:start w:val="1"/>
      <w:numFmt w:val="decimal"/>
      <w:lvlText w:val="%1.%2.%3."/>
      <w:lvlJc w:val="left"/>
      <w:pPr>
        <w:ind w:left="2018" w:hanging="504"/>
      </w:pPr>
    </w:lvl>
    <w:lvl w:ilvl="3">
      <w:start w:val="1"/>
      <w:numFmt w:val="decimal"/>
      <w:lvlText w:val="%1.%2.%3.%4."/>
      <w:lvlJc w:val="left"/>
      <w:pPr>
        <w:ind w:left="2522" w:hanging="648"/>
      </w:pPr>
    </w:lvl>
    <w:lvl w:ilvl="4">
      <w:start w:val="1"/>
      <w:numFmt w:val="decimal"/>
      <w:lvlText w:val="%1.%2.%3.%4.%5."/>
      <w:lvlJc w:val="left"/>
      <w:pPr>
        <w:ind w:left="3026" w:hanging="792"/>
      </w:pPr>
    </w:lvl>
    <w:lvl w:ilvl="5">
      <w:start w:val="1"/>
      <w:numFmt w:val="decimal"/>
      <w:lvlText w:val="%1.%2.%3.%4.%5.%6."/>
      <w:lvlJc w:val="left"/>
      <w:pPr>
        <w:ind w:left="3530" w:hanging="936"/>
      </w:pPr>
    </w:lvl>
    <w:lvl w:ilvl="6">
      <w:start w:val="1"/>
      <w:numFmt w:val="decimal"/>
      <w:lvlText w:val="%1.%2.%3.%4.%5.%6.%7."/>
      <w:lvlJc w:val="left"/>
      <w:pPr>
        <w:ind w:left="4034" w:hanging="1080"/>
      </w:pPr>
    </w:lvl>
    <w:lvl w:ilvl="7">
      <w:start w:val="1"/>
      <w:numFmt w:val="decimal"/>
      <w:lvlText w:val="%1.%2.%3.%4.%5.%6.%7.%8."/>
      <w:lvlJc w:val="left"/>
      <w:pPr>
        <w:ind w:left="4538" w:hanging="1224"/>
      </w:pPr>
    </w:lvl>
    <w:lvl w:ilvl="8">
      <w:start w:val="1"/>
      <w:numFmt w:val="decimal"/>
      <w:lvlText w:val="%1.%2.%3.%4.%5.%6.%7.%8.%9."/>
      <w:lvlJc w:val="left"/>
      <w:pPr>
        <w:ind w:left="5114" w:hanging="1440"/>
      </w:pPr>
    </w:lvl>
  </w:abstractNum>
  <w:abstractNum w:abstractNumId="53" w15:restartNumberingAfterBreak="0">
    <w:nsid w:val="47C05D94"/>
    <w:multiLevelType w:val="hybridMultilevel"/>
    <w:tmpl w:val="D5B406D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4" w15:restartNumberingAfterBreak="0">
    <w:nsid w:val="481F2306"/>
    <w:multiLevelType w:val="hybridMultilevel"/>
    <w:tmpl w:val="8E6E8CEC"/>
    <w:lvl w:ilvl="0" w:tplc="A14EA0D4">
      <w:start w:val="25"/>
      <w:numFmt w:val="bullet"/>
      <w:lvlText w:val="-"/>
      <w:lvlJc w:val="left"/>
      <w:pPr>
        <w:ind w:left="480" w:hanging="360"/>
      </w:pPr>
      <w:rPr>
        <w:rFonts w:ascii="Times New Roman" w:eastAsia="Malgun Gothic" w:hAnsi="Times New Roman" w:cs="Times New Roman" w:hint="default"/>
      </w:rPr>
    </w:lvl>
    <w:lvl w:ilvl="1" w:tplc="04090003" w:tentative="1">
      <w:start w:val="1"/>
      <w:numFmt w:val="bullet"/>
      <w:lvlText w:val=""/>
      <w:lvlJc w:val="left"/>
      <w:pPr>
        <w:ind w:left="920" w:hanging="400"/>
      </w:pPr>
      <w:rPr>
        <w:rFonts w:ascii="Wingdings" w:hAnsi="Wingdings" w:hint="default"/>
      </w:rPr>
    </w:lvl>
    <w:lvl w:ilvl="2" w:tplc="04090005" w:tentative="1">
      <w:start w:val="1"/>
      <w:numFmt w:val="bullet"/>
      <w:lvlText w:val=""/>
      <w:lvlJc w:val="left"/>
      <w:pPr>
        <w:ind w:left="1320" w:hanging="400"/>
      </w:pPr>
      <w:rPr>
        <w:rFonts w:ascii="Wingdings" w:hAnsi="Wingdings" w:hint="default"/>
      </w:rPr>
    </w:lvl>
    <w:lvl w:ilvl="3" w:tplc="04090001" w:tentative="1">
      <w:start w:val="1"/>
      <w:numFmt w:val="bullet"/>
      <w:lvlText w:val=""/>
      <w:lvlJc w:val="left"/>
      <w:pPr>
        <w:ind w:left="1720" w:hanging="400"/>
      </w:pPr>
      <w:rPr>
        <w:rFonts w:ascii="Wingdings" w:hAnsi="Wingdings" w:hint="default"/>
      </w:rPr>
    </w:lvl>
    <w:lvl w:ilvl="4" w:tplc="04090003" w:tentative="1">
      <w:start w:val="1"/>
      <w:numFmt w:val="bullet"/>
      <w:lvlText w:val=""/>
      <w:lvlJc w:val="left"/>
      <w:pPr>
        <w:ind w:left="2120" w:hanging="400"/>
      </w:pPr>
      <w:rPr>
        <w:rFonts w:ascii="Wingdings" w:hAnsi="Wingdings" w:hint="default"/>
      </w:rPr>
    </w:lvl>
    <w:lvl w:ilvl="5" w:tplc="04090005" w:tentative="1">
      <w:start w:val="1"/>
      <w:numFmt w:val="bullet"/>
      <w:lvlText w:val=""/>
      <w:lvlJc w:val="left"/>
      <w:pPr>
        <w:ind w:left="2520" w:hanging="400"/>
      </w:pPr>
      <w:rPr>
        <w:rFonts w:ascii="Wingdings" w:hAnsi="Wingdings" w:hint="default"/>
      </w:rPr>
    </w:lvl>
    <w:lvl w:ilvl="6" w:tplc="04090001" w:tentative="1">
      <w:start w:val="1"/>
      <w:numFmt w:val="bullet"/>
      <w:lvlText w:val=""/>
      <w:lvlJc w:val="left"/>
      <w:pPr>
        <w:ind w:left="2920" w:hanging="400"/>
      </w:pPr>
      <w:rPr>
        <w:rFonts w:ascii="Wingdings" w:hAnsi="Wingdings" w:hint="default"/>
      </w:rPr>
    </w:lvl>
    <w:lvl w:ilvl="7" w:tplc="04090003" w:tentative="1">
      <w:start w:val="1"/>
      <w:numFmt w:val="bullet"/>
      <w:lvlText w:val=""/>
      <w:lvlJc w:val="left"/>
      <w:pPr>
        <w:ind w:left="3320" w:hanging="400"/>
      </w:pPr>
      <w:rPr>
        <w:rFonts w:ascii="Wingdings" w:hAnsi="Wingdings" w:hint="default"/>
      </w:rPr>
    </w:lvl>
    <w:lvl w:ilvl="8" w:tplc="04090005" w:tentative="1">
      <w:start w:val="1"/>
      <w:numFmt w:val="bullet"/>
      <w:lvlText w:val=""/>
      <w:lvlJc w:val="left"/>
      <w:pPr>
        <w:ind w:left="3720" w:hanging="400"/>
      </w:pPr>
      <w:rPr>
        <w:rFonts w:ascii="Wingdings" w:hAnsi="Wingdings" w:hint="default"/>
      </w:rPr>
    </w:lvl>
  </w:abstractNum>
  <w:abstractNum w:abstractNumId="55" w15:restartNumberingAfterBreak="0">
    <w:nsid w:val="49C376CB"/>
    <w:multiLevelType w:val="hybridMultilevel"/>
    <w:tmpl w:val="4D367D1E"/>
    <w:lvl w:ilvl="0" w:tplc="C6C89248">
      <w:numFmt w:val="bullet"/>
      <w:lvlText w:val="-"/>
      <w:lvlJc w:val="left"/>
      <w:pPr>
        <w:ind w:left="720" w:hanging="360"/>
      </w:pPr>
      <w:rPr>
        <w:rFonts w:ascii="Times New Roman" w:eastAsiaTheme="minorEastAsia"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6" w15:restartNumberingAfterBreak="0">
    <w:nsid w:val="49FE5AE0"/>
    <w:multiLevelType w:val="hybridMultilevel"/>
    <w:tmpl w:val="2B222FD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7" w15:restartNumberingAfterBreak="0">
    <w:nsid w:val="4A6966FE"/>
    <w:multiLevelType w:val="hybridMultilevel"/>
    <w:tmpl w:val="28D60B9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8" w15:restartNumberingAfterBreak="0">
    <w:nsid w:val="4BC512C9"/>
    <w:multiLevelType w:val="hybridMultilevel"/>
    <w:tmpl w:val="DC2E72F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9" w15:restartNumberingAfterBreak="0">
    <w:nsid w:val="4D515A62"/>
    <w:multiLevelType w:val="hybridMultilevel"/>
    <w:tmpl w:val="617410C2"/>
    <w:lvl w:ilvl="0" w:tplc="240A0001">
      <w:start w:val="1"/>
      <w:numFmt w:val="bullet"/>
      <w:lvlText w:val=""/>
      <w:lvlJc w:val="left"/>
      <w:pPr>
        <w:ind w:left="1854" w:hanging="360"/>
      </w:pPr>
      <w:rPr>
        <w:rFonts w:ascii="Symbol" w:hAnsi="Symbol" w:hint="default"/>
      </w:rPr>
    </w:lvl>
    <w:lvl w:ilvl="1" w:tplc="240A0003">
      <w:start w:val="1"/>
      <w:numFmt w:val="bullet"/>
      <w:lvlText w:val="o"/>
      <w:lvlJc w:val="left"/>
      <w:pPr>
        <w:ind w:left="2574" w:hanging="360"/>
      </w:pPr>
      <w:rPr>
        <w:rFonts w:ascii="Courier New" w:hAnsi="Courier New" w:cs="Courier New" w:hint="default"/>
      </w:rPr>
    </w:lvl>
    <w:lvl w:ilvl="2" w:tplc="240A0005">
      <w:start w:val="1"/>
      <w:numFmt w:val="bullet"/>
      <w:lvlText w:val=""/>
      <w:lvlJc w:val="left"/>
      <w:pPr>
        <w:ind w:left="3294" w:hanging="360"/>
      </w:pPr>
      <w:rPr>
        <w:rFonts w:ascii="Wingdings" w:hAnsi="Wingdings" w:hint="default"/>
      </w:rPr>
    </w:lvl>
    <w:lvl w:ilvl="3" w:tplc="240A0001">
      <w:start w:val="1"/>
      <w:numFmt w:val="bullet"/>
      <w:lvlText w:val=""/>
      <w:lvlJc w:val="left"/>
      <w:pPr>
        <w:ind w:left="4014" w:hanging="360"/>
      </w:pPr>
      <w:rPr>
        <w:rFonts w:ascii="Symbol" w:hAnsi="Symbol" w:hint="default"/>
      </w:rPr>
    </w:lvl>
    <w:lvl w:ilvl="4" w:tplc="240A0003">
      <w:start w:val="1"/>
      <w:numFmt w:val="bullet"/>
      <w:lvlText w:val="o"/>
      <w:lvlJc w:val="left"/>
      <w:pPr>
        <w:ind w:left="4734" w:hanging="360"/>
      </w:pPr>
      <w:rPr>
        <w:rFonts w:ascii="Courier New" w:hAnsi="Courier New" w:cs="Courier New" w:hint="default"/>
      </w:rPr>
    </w:lvl>
    <w:lvl w:ilvl="5" w:tplc="240A0005">
      <w:start w:val="1"/>
      <w:numFmt w:val="bullet"/>
      <w:lvlText w:val=""/>
      <w:lvlJc w:val="left"/>
      <w:pPr>
        <w:ind w:left="5454" w:hanging="360"/>
      </w:pPr>
      <w:rPr>
        <w:rFonts w:ascii="Wingdings" w:hAnsi="Wingdings" w:hint="default"/>
      </w:rPr>
    </w:lvl>
    <w:lvl w:ilvl="6" w:tplc="240A0001">
      <w:start w:val="1"/>
      <w:numFmt w:val="bullet"/>
      <w:lvlText w:val=""/>
      <w:lvlJc w:val="left"/>
      <w:pPr>
        <w:ind w:left="6174" w:hanging="360"/>
      </w:pPr>
      <w:rPr>
        <w:rFonts w:ascii="Symbol" w:hAnsi="Symbol" w:hint="default"/>
      </w:rPr>
    </w:lvl>
    <w:lvl w:ilvl="7" w:tplc="240A0003">
      <w:start w:val="1"/>
      <w:numFmt w:val="bullet"/>
      <w:lvlText w:val="o"/>
      <w:lvlJc w:val="left"/>
      <w:pPr>
        <w:ind w:left="6894" w:hanging="360"/>
      </w:pPr>
      <w:rPr>
        <w:rFonts w:ascii="Courier New" w:hAnsi="Courier New" w:cs="Courier New" w:hint="default"/>
      </w:rPr>
    </w:lvl>
    <w:lvl w:ilvl="8" w:tplc="240A0005">
      <w:start w:val="1"/>
      <w:numFmt w:val="bullet"/>
      <w:lvlText w:val=""/>
      <w:lvlJc w:val="left"/>
      <w:pPr>
        <w:ind w:left="7614" w:hanging="360"/>
      </w:pPr>
      <w:rPr>
        <w:rFonts w:ascii="Wingdings" w:hAnsi="Wingdings" w:hint="default"/>
      </w:rPr>
    </w:lvl>
  </w:abstractNum>
  <w:abstractNum w:abstractNumId="60" w15:restartNumberingAfterBreak="0">
    <w:nsid w:val="4E4313D4"/>
    <w:multiLevelType w:val="hybridMultilevel"/>
    <w:tmpl w:val="171E42EA"/>
    <w:lvl w:ilvl="0" w:tplc="240A0001">
      <w:start w:val="1"/>
      <w:numFmt w:val="bullet"/>
      <w:lvlText w:val=""/>
      <w:lvlJc w:val="left"/>
      <w:pPr>
        <w:ind w:left="1287" w:hanging="360"/>
      </w:pPr>
      <w:rPr>
        <w:rFonts w:ascii="Symbol" w:hAnsi="Symbol" w:hint="default"/>
      </w:rPr>
    </w:lvl>
    <w:lvl w:ilvl="1" w:tplc="240A0003">
      <w:start w:val="1"/>
      <w:numFmt w:val="bullet"/>
      <w:lvlText w:val="o"/>
      <w:lvlJc w:val="left"/>
      <w:pPr>
        <w:ind w:left="2007" w:hanging="360"/>
      </w:pPr>
      <w:rPr>
        <w:rFonts w:ascii="Courier New" w:hAnsi="Courier New" w:cs="Courier New" w:hint="default"/>
      </w:rPr>
    </w:lvl>
    <w:lvl w:ilvl="2" w:tplc="240A0005">
      <w:start w:val="1"/>
      <w:numFmt w:val="bullet"/>
      <w:lvlText w:val=""/>
      <w:lvlJc w:val="left"/>
      <w:pPr>
        <w:ind w:left="2727" w:hanging="360"/>
      </w:pPr>
      <w:rPr>
        <w:rFonts w:ascii="Wingdings" w:hAnsi="Wingdings" w:hint="default"/>
      </w:rPr>
    </w:lvl>
    <w:lvl w:ilvl="3" w:tplc="240A0001">
      <w:start w:val="1"/>
      <w:numFmt w:val="bullet"/>
      <w:lvlText w:val=""/>
      <w:lvlJc w:val="left"/>
      <w:pPr>
        <w:ind w:left="3447" w:hanging="360"/>
      </w:pPr>
      <w:rPr>
        <w:rFonts w:ascii="Symbol" w:hAnsi="Symbol" w:hint="default"/>
      </w:rPr>
    </w:lvl>
    <w:lvl w:ilvl="4" w:tplc="240A0003">
      <w:start w:val="1"/>
      <w:numFmt w:val="bullet"/>
      <w:lvlText w:val="o"/>
      <w:lvlJc w:val="left"/>
      <w:pPr>
        <w:ind w:left="4167" w:hanging="360"/>
      </w:pPr>
      <w:rPr>
        <w:rFonts w:ascii="Courier New" w:hAnsi="Courier New" w:cs="Courier New" w:hint="default"/>
      </w:rPr>
    </w:lvl>
    <w:lvl w:ilvl="5" w:tplc="240A0005">
      <w:start w:val="1"/>
      <w:numFmt w:val="bullet"/>
      <w:lvlText w:val=""/>
      <w:lvlJc w:val="left"/>
      <w:pPr>
        <w:ind w:left="4887" w:hanging="360"/>
      </w:pPr>
      <w:rPr>
        <w:rFonts w:ascii="Wingdings" w:hAnsi="Wingdings" w:hint="default"/>
      </w:rPr>
    </w:lvl>
    <w:lvl w:ilvl="6" w:tplc="240A0001">
      <w:start w:val="1"/>
      <w:numFmt w:val="bullet"/>
      <w:lvlText w:val=""/>
      <w:lvlJc w:val="left"/>
      <w:pPr>
        <w:ind w:left="5607" w:hanging="360"/>
      </w:pPr>
      <w:rPr>
        <w:rFonts w:ascii="Symbol" w:hAnsi="Symbol" w:hint="default"/>
      </w:rPr>
    </w:lvl>
    <w:lvl w:ilvl="7" w:tplc="240A0003">
      <w:start w:val="1"/>
      <w:numFmt w:val="bullet"/>
      <w:lvlText w:val="o"/>
      <w:lvlJc w:val="left"/>
      <w:pPr>
        <w:ind w:left="6327" w:hanging="360"/>
      </w:pPr>
      <w:rPr>
        <w:rFonts w:ascii="Courier New" w:hAnsi="Courier New" w:cs="Courier New" w:hint="default"/>
      </w:rPr>
    </w:lvl>
    <w:lvl w:ilvl="8" w:tplc="240A0005">
      <w:start w:val="1"/>
      <w:numFmt w:val="bullet"/>
      <w:lvlText w:val=""/>
      <w:lvlJc w:val="left"/>
      <w:pPr>
        <w:ind w:left="7047" w:hanging="360"/>
      </w:pPr>
      <w:rPr>
        <w:rFonts w:ascii="Wingdings" w:hAnsi="Wingdings" w:hint="default"/>
      </w:rPr>
    </w:lvl>
  </w:abstractNum>
  <w:abstractNum w:abstractNumId="61" w15:restartNumberingAfterBreak="0">
    <w:nsid w:val="4E87531C"/>
    <w:multiLevelType w:val="multilevel"/>
    <w:tmpl w:val="5E2428AA"/>
    <w:lvl w:ilvl="0">
      <w:start w:val="3"/>
      <w:numFmt w:val="decimal"/>
      <w:lvlText w:val="%1"/>
      <w:lvlJc w:val="left"/>
      <w:pPr>
        <w:ind w:left="360" w:hanging="360"/>
      </w:pPr>
    </w:lvl>
    <w:lvl w:ilvl="1">
      <w:start w:val="1"/>
      <w:numFmt w:val="decimal"/>
      <w:lvlText w:val="%1.%2"/>
      <w:lvlJc w:val="left"/>
      <w:pPr>
        <w:ind w:left="1530" w:hanging="360"/>
      </w:pPr>
    </w:lvl>
    <w:lvl w:ilvl="2">
      <w:start w:val="1"/>
      <w:numFmt w:val="decimal"/>
      <w:lvlText w:val="%1.%2.%3"/>
      <w:lvlJc w:val="left"/>
      <w:pPr>
        <w:ind w:left="3060" w:hanging="720"/>
      </w:pPr>
    </w:lvl>
    <w:lvl w:ilvl="3">
      <w:start w:val="1"/>
      <w:numFmt w:val="decimal"/>
      <w:lvlText w:val="%1.%2.%3.%4"/>
      <w:lvlJc w:val="left"/>
      <w:pPr>
        <w:ind w:left="4230" w:hanging="720"/>
      </w:pPr>
    </w:lvl>
    <w:lvl w:ilvl="4">
      <w:start w:val="1"/>
      <w:numFmt w:val="decimal"/>
      <w:lvlText w:val="%1.%2.%3.%4.%5"/>
      <w:lvlJc w:val="left"/>
      <w:pPr>
        <w:ind w:left="5760" w:hanging="1080"/>
      </w:pPr>
    </w:lvl>
    <w:lvl w:ilvl="5">
      <w:start w:val="1"/>
      <w:numFmt w:val="decimal"/>
      <w:lvlText w:val="%1.%2.%3.%4.%5.%6"/>
      <w:lvlJc w:val="left"/>
      <w:pPr>
        <w:ind w:left="6930" w:hanging="1080"/>
      </w:pPr>
    </w:lvl>
    <w:lvl w:ilvl="6">
      <w:start w:val="1"/>
      <w:numFmt w:val="decimal"/>
      <w:lvlText w:val="%1.%2.%3.%4.%5.%6.%7"/>
      <w:lvlJc w:val="left"/>
      <w:pPr>
        <w:ind w:left="8460" w:hanging="1440"/>
      </w:pPr>
    </w:lvl>
    <w:lvl w:ilvl="7">
      <w:start w:val="1"/>
      <w:numFmt w:val="decimal"/>
      <w:lvlText w:val="%1.%2.%3.%4.%5.%6.%7.%8"/>
      <w:lvlJc w:val="left"/>
      <w:pPr>
        <w:ind w:left="9630" w:hanging="1440"/>
      </w:pPr>
    </w:lvl>
    <w:lvl w:ilvl="8">
      <w:start w:val="1"/>
      <w:numFmt w:val="decimal"/>
      <w:lvlText w:val="%1.%2.%3.%4.%5.%6.%7.%8.%9"/>
      <w:lvlJc w:val="left"/>
      <w:pPr>
        <w:ind w:left="10800" w:hanging="1440"/>
      </w:pPr>
    </w:lvl>
  </w:abstractNum>
  <w:abstractNum w:abstractNumId="62" w15:restartNumberingAfterBreak="0">
    <w:nsid w:val="53ED7690"/>
    <w:multiLevelType w:val="multilevel"/>
    <w:tmpl w:val="9E56E26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3" w15:restartNumberingAfterBreak="0">
    <w:nsid w:val="5D204DCC"/>
    <w:multiLevelType w:val="hybridMultilevel"/>
    <w:tmpl w:val="DF80DE6E"/>
    <w:lvl w:ilvl="0" w:tplc="B0B8119C">
      <w:start w:val="1"/>
      <w:numFmt w:val="upperRoman"/>
      <w:lvlText w:val="%1."/>
      <w:lvlJc w:val="left"/>
      <w:pPr>
        <w:ind w:left="1152" w:hanging="720"/>
      </w:pPr>
      <w:rPr>
        <w:rFonts w:hint="default"/>
      </w:rPr>
    </w:lvl>
    <w:lvl w:ilvl="1" w:tplc="04160019">
      <w:start w:val="1"/>
      <w:numFmt w:val="lowerLetter"/>
      <w:lvlText w:val="%2."/>
      <w:lvlJc w:val="left"/>
      <w:pPr>
        <w:ind w:left="1512" w:hanging="360"/>
      </w:pPr>
    </w:lvl>
    <w:lvl w:ilvl="2" w:tplc="0416001B" w:tentative="1">
      <w:start w:val="1"/>
      <w:numFmt w:val="lowerRoman"/>
      <w:lvlText w:val="%3."/>
      <w:lvlJc w:val="right"/>
      <w:pPr>
        <w:ind w:left="2232" w:hanging="180"/>
      </w:pPr>
    </w:lvl>
    <w:lvl w:ilvl="3" w:tplc="0416000F" w:tentative="1">
      <w:start w:val="1"/>
      <w:numFmt w:val="decimal"/>
      <w:lvlText w:val="%4."/>
      <w:lvlJc w:val="left"/>
      <w:pPr>
        <w:ind w:left="2952" w:hanging="360"/>
      </w:pPr>
    </w:lvl>
    <w:lvl w:ilvl="4" w:tplc="04160019" w:tentative="1">
      <w:start w:val="1"/>
      <w:numFmt w:val="lowerLetter"/>
      <w:lvlText w:val="%5."/>
      <w:lvlJc w:val="left"/>
      <w:pPr>
        <w:ind w:left="3672" w:hanging="360"/>
      </w:pPr>
    </w:lvl>
    <w:lvl w:ilvl="5" w:tplc="0416001B" w:tentative="1">
      <w:start w:val="1"/>
      <w:numFmt w:val="lowerRoman"/>
      <w:lvlText w:val="%6."/>
      <w:lvlJc w:val="right"/>
      <w:pPr>
        <w:ind w:left="4392" w:hanging="180"/>
      </w:pPr>
    </w:lvl>
    <w:lvl w:ilvl="6" w:tplc="0416000F" w:tentative="1">
      <w:start w:val="1"/>
      <w:numFmt w:val="decimal"/>
      <w:lvlText w:val="%7."/>
      <w:lvlJc w:val="left"/>
      <w:pPr>
        <w:ind w:left="5112" w:hanging="360"/>
      </w:pPr>
    </w:lvl>
    <w:lvl w:ilvl="7" w:tplc="04160019" w:tentative="1">
      <w:start w:val="1"/>
      <w:numFmt w:val="lowerLetter"/>
      <w:lvlText w:val="%8."/>
      <w:lvlJc w:val="left"/>
      <w:pPr>
        <w:ind w:left="5832" w:hanging="360"/>
      </w:pPr>
    </w:lvl>
    <w:lvl w:ilvl="8" w:tplc="0416001B" w:tentative="1">
      <w:start w:val="1"/>
      <w:numFmt w:val="lowerRoman"/>
      <w:lvlText w:val="%9."/>
      <w:lvlJc w:val="right"/>
      <w:pPr>
        <w:ind w:left="6552" w:hanging="180"/>
      </w:pPr>
    </w:lvl>
  </w:abstractNum>
  <w:abstractNum w:abstractNumId="64" w15:restartNumberingAfterBreak="0">
    <w:nsid w:val="5E7A30BA"/>
    <w:multiLevelType w:val="multilevel"/>
    <w:tmpl w:val="2E887022"/>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5" w15:restartNumberingAfterBreak="0">
    <w:nsid w:val="5F5F7CA6"/>
    <w:multiLevelType w:val="hybridMultilevel"/>
    <w:tmpl w:val="B1AA534E"/>
    <w:lvl w:ilvl="0" w:tplc="BDBED0CC">
      <w:numFmt w:val="bullet"/>
      <w:lvlText w:val="-"/>
      <w:lvlJc w:val="left"/>
      <w:pPr>
        <w:ind w:left="792" w:hanging="360"/>
      </w:pPr>
      <w:rPr>
        <w:rFonts w:ascii="Times" w:eastAsia="MS Mincho" w:hAnsi="Times" w:cs="Times" w:hint="default"/>
      </w:rPr>
    </w:lvl>
    <w:lvl w:ilvl="1" w:tplc="04090003">
      <w:start w:val="1"/>
      <w:numFmt w:val="bullet"/>
      <w:lvlText w:val="o"/>
      <w:lvlJc w:val="left"/>
      <w:pPr>
        <w:ind w:left="1512" w:hanging="360"/>
      </w:pPr>
      <w:rPr>
        <w:rFonts w:ascii="Courier New" w:hAnsi="Courier New" w:cs="Courier New" w:hint="default"/>
      </w:rPr>
    </w:lvl>
    <w:lvl w:ilvl="2" w:tplc="04090005">
      <w:start w:val="1"/>
      <w:numFmt w:val="bullet"/>
      <w:lvlText w:val=""/>
      <w:lvlJc w:val="left"/>
      <w:pPr>
        <w:ind w:left="2232" w:hanging="360"/>
      </w:pPr>
      <w:rPr>
        <w:rFonts w:ascii="Wingdings" w:hAnsi="Wingdings" w:hint="default"/>
      </w:rPr>
    </w:lvl>
    <w:lvl w:ilvl="3" w:tplc="04090001">
      <w:start w:val="1"/>
      <w:numFmt w:val="bullet"/>
      <w:lvlText w:val=""/>
      <w:lvlJc w:val="left"/>
      <w:pPr>
        <w:ind w:left="2952" w:hanging="360"/>
      </w:pPr>
      <w:rPr>
        <w:rFonts w:ascii="Symbol" w:hAnsi="Symbol" w:hint="default"/>
      </w:rPr>
    </w:lvl>
    <w:lvl w:ilvl="4" w:tplc="04090003">
      <w:start w:val="1"/>
      <w:numFmt w:val="bullet"/>
      <w:lvlText w:val="o"/>
      <w:lvlJc w:val="left"/>
      <w:pPr>
        <w:ind w:left="3672" w:hanging="360"/>
      </w:pPr>
      <w:rPr>
        <w:rFonts w:ascii="Courier New" w:hAnsi="Courier New" w:cs="Courier New" w:hint="default"/>
      </w:rPr>
    </w:lvl>
    <w:lvl w:ilvl="5" w:tplc="04090005">
      <w:start w:val="1"/>
      <w:numFmt w:val="bullet"/>
      <w:lvlText w:val=""/>
      <w:lvlJc w:val="left"/>
      <w:pPr>
        <w:ind w:left="4392" w:hanging="360"/>
      </w:pPr>
      <w:rPr>
        <w:rFonts w:ascii="Wingdings" w:hAnsi="Wingdings" w:hint="default"/>
      </w:rPr>
    </w:lvl>
    <w:lvl w:ilvl="6" w:tplc="04090001">
      <w:start w:val="1"/>
      <w:numFmt w:val="bullet"/>
      <w:lvlText w:val=""/>
      <w:lvlJc w:val="left"/>
      <w:pPr>
        <w:ind w:left="5112" w:hanging="360"/>
      </w:pPr>
      <w:rPr>
        <w:rFonts w:ascii="Symbol" w:hAnsi="Symbol" w:hint="default"/>
      </w:rPr>
    </w:lvl>
    <w:lvl w:ilvl="7" w:tplc="04090003">
      <w:start w:val="1"/>
      <w:numFmt w:val="bullet"/>
      <w:lvlText w:val="o"/>
      <w:lvlJc w:val="left"/>
      <w:pPr>
        <w:ind w:left="5832" w:hanging="360"/>
      </w:pPr>
      <w:rPr>
        <w:rFonts w:ascii="Courier New" w:hAnsi="Courier New" w:cs="Courier New" w:hint="default"/>
      </w:rPr>
    </w:lvl>
    <w:lvl w:ilvl="8" w:tplc="04090005">
      <w:start w:val="1"/>
      <w:numFmt w:val="bullet"/>
      <w:lvlText w:val=""/>
      <w:lvlJc w:val="left"/>
      <w:pPr>
        <w:ind w:left="6552" w:hanging="360"/>
      </w:pPr>
      <w:rPr>
        <w:rFonts w:ascii="Wingdings" w:hAnsi="Wingdings" w:hint="default"/>
      </w:rPr>
    </w:lvl>
  </w:abstractNum>
  <w:abstractNum w:abstractNumId="66" w15:restartNumberingAfterBreak="0">
    <w:nsid w:val="5FDD7171"/>
    <w:multiLevelType w:val="hybridMultilevel"/>
    <w:tmpl w:val="DF80DE6E"/>
    <w:lvl w:ilvl="0" w:tplc="FFFFFFFF">
      <w:start w:val="1"/>
      <w:numFmt w:val="upperRoman"/>
      <w:lvlText w:val="%1."/>
      <w:lvlJc w:val="left"/>
      <w:pPr>
        <w:ind w:left="2562" w:hanging="720"/>
      </w:pPr>
      <w:rPr>
        <w:rFonts w:hint="default"/>
      </w:rPr>
    </w:lvl>
    <w:lvl w:ilvl="1" w:tplc="FFFFFFFF">
      <w:start w:val="1"/>
      <w:numFmt w:val="lowerLetter"/>
      <w:lvlText w:val="%2."/>
      <w:lvlJc w:val="left"/>
      <w:pPr>
        <w:ind w:left="1512" w:hanging="360"/>
      </w:pPr>
    </w:lvl>
    <w:lvl w:ilvl="2" w:tplc="FFFFFFFF" w:tentative="1">
      <w:start w:val="1"/>
      <w:numFmt w:val="lowerRoman"/>
      <w:lvlText w:val="%3."/>
      <w:lvlJc w:val="right"/>
      <w:pPr>
        <w:ind w:left="2232" w:hanging="180"/>
      </w:pPr>
    </w:lvl>
    <w:lvl w:ilvl="3" w:tplc="FFFFFFFF" w:tentative="1">
      <w:start w:val="1"/>
      <w:numFmt w:val="decimal"/>
      <w:lvlText w:val="%4."/>
      <w:lvlJc w:val="left"/>
      <w:pPr>
        <w:ind w:left="2952" w:hanging="360"/>
      </w:pPr>
    </w:lvl>
    <w:lvl w:ilvl="4" w:tplc="FFFFFFFF" w:tentative="1">
      <w:start w:val="1"/>
      <w:numFmt w:val="lowerLetter"/>
      <w:lvlText w:val="%5."/>
      <w:lvlJc w:val="left"/>
      <w:pPr>
        <w:ind w:left="3672" w:hanging="360"/>
      </w:pPr>
    </w:lvl>
    <w:lvl w:ilvl="5" w:tplc="FFFFFFFF" w:tentative="1">
      <w:start w:val="1"/>
      <w:numFmt w:val="lowerRoman"/>
      <w:lvlText w:val="%6."/>
      <w:lvlJc w:val="right"/>
      <w:pPr>
        <w:ind w:left="4392" w:hanging="180"/>
      </w:pPr>
    </w:lvl>
    <w:lvl w:ilvl="6" w:tplc="FFFFFFFF" w:tentative="1">
      <w:start w:val="1"/>
      <w:numFmt w:val="decimal"/>
      <w:lvlText w:val="%7."/>
      <w:lvlJc w:val="left"/>
      <w:pPr>
        <w:ind w:left="5112" w:hanging="360"/>
      </w:pPr>
    </w:lvl>
    <w:lvl w:ilvl="7" w:tplc="FFFFFFFF" w:tentative="1">
      <w:start w:val="1"/>
      <w:numFmt w:val="lowerLetter"/>
      <w:lvlText w:val="%8."/>
      <w:lvlJc w:val="left"/>
      <w:pPr>
        <w:ind w:left="5832" w:hanging="360"/>
      </w:pPr>
    </w:lvl>
    <w:lvl w:ilvl="8" w:tplc="FFFFFFFF" w:tentative="1">
      <w:start w:val="1"/>
      <w:numFmt w:val="lowerRoman"/>
      <w:lvlText w:val="%9."/>
      <w:lvlJc w:val="right"/>
      <w:pPr>
        <w:ind w:left="6552" w:hanging="180"/>
      </w:pPr>
    </w:lvl>
  </w:abstractNum>
  <w:abstractNum w:abstractNumId="67" w15:restartNumberingAfterBreak="0">
    <w:nsid w:val="62AB7C98"/>
    <w:multiLevelType w:val="hybridMultilevel"/>
    <w:tmpl w:val="346EC73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8" w15:restartNumberingAfterBreak="0">
    <w:nsid w:val="663F5995"/>
    <w:multiLevelType w:val="hybridMultilevel"/>
    <w:tmpl w:val="B95A5356"/>
    <w:lvl w:ilvl="0" w:tplc="FFFFFFFF">
      <w:start w:val="1"/>
      <w:numFmt w:val="bullet"/>
      <w:lvlText w:val="-"/>
      <w:lvlJc w:val="left"/>
      <w:pPr>
        <w:ind w:left="800" w:hanging="400"/>
      </w:pPr>
      <w:rPr>
        <w:rFonts w:ascii="Gulim" w:eastAsia="Gulim" w:hAnsi="Gulim" w:cs="Times New Roman" w:hint="eastAsia"/>
      </w:rPr>
    </w:lvl>
    <w:lvl w:ilvl="1" w:tplc="FFFFFFFF">
      <w:start w:val="1"/>
      <w:numFmt w:val="bullet"/>
      <w:lvlText w:val=""/>
      <w:lvlJc w:val="left"/>
      <w:pPr>
        <w:ind w:left="1200" w:hanging="400"/>
      </w:pPr>
      <w:rPr>
        <w:rFonts w:ascii="Wingdings" w:hAnsi="Wingdings" w:hint="default"/>
      </w:rPr>
    </w:lvl>
    <w:lvl w:ilvl="2" w:tplc="FFFFFFFF">
      <w:start w:val="1"/>
      <w:numFmt w:val="bullet"/>
      <w:lvlText w:val=""/>
      <w:lvlJc w:val="left"/>
      <w:pPr>
        <w:ind w:left="1600" w:hanging="400"/>
      </w:pPr>
      <w:rPr>
        <w:rFonts w:ascii="Wingdings" w:hAnsi="Wingdings" w:hint="default"/>
      </w:rPr>
    </w:lvl>
    <w:lvl w:ilvl="3" w:tplc="FFFFFFFF">
      <w:start w:val="1"/>
      <w:numFmt w:val="bullet"/>
      <w:lvlText w:val=""/>
      <w:lvlJc w:val="left"/>
      <w:pPr>
        <w:ind w:left="2000" w:hanging="400"/>
      </w:pPr>
      <w:rPr>
        <w:rFonts w:ascii="Wingdings" w:hAnsi="Wingdings" w:hint="default"/>
      </w:rPr>
    </w:lvl>
    <w:lvl w:ilvl="4" w:tplc="FFFFFFFF">
      <w:start w:val="1"/>
      <w:numFmt w:val="bullet"/>
      <w:lvlText w:val=""/>
      <w:lvlJc w:val="left"/>
      <w:pPr>
        <w:ind w:left="2400" w:hanging="400"/>
      </w:pPr>
      <w:rPr>
        <w:rFonts w:ascii="Wingdings" w:hAnsi="Wingdings" w:hint="default"/>
      </w:rPr>
    </w:lvl>
    <w:lvl w:ilvl="5" w:tplc="FFFFFFFF">
      <w:start w:val="1"/>
      <w:numFmt w:val="bullet"/>
      <w:lvlText w:val=""/>
      <w:lvlJc w:val="left"/>
      <w:pPr>
        <w:ind w:left="2800" w:hanging="400"/>
      </w:pPr>
      <w:rPr>
        <w:rFonts w:ascii="Wingdings" w:hAnsi="Wingdings" w:hint="default"/>
      </w:rPr>
    </w:lvl>
    <w:lvl w:ilvl="6" w:tplc="FFFFFFFF">
      <w:start w:val="1"/>
      <w:numFmt w:val="bullet"/>
      <w:lvlText w:val=""/>
      <w:lvlJc w:val="left"/>
      <w:pPr>
        <w:ind w:left="3200" w:hanging="400"/>
      </w:pPr>
      <w:rPr>
        <w:rFonts w:ascii="Wingdings" w:hAnsi="Wingdings" w:hint="default"/>
      </w:rPr>
    </w:lvl>
    <w:lvl w:ilvl="7" w:tplc="FFFFFFFF">
      <w:start w:val="1"/>
      <w:numFmt w:val="bullet"/>
      <w:lvlText w:val=""/>
      <w:lvlJc w:val="left"/>
      <w:pPr>
        <w:ind w:left="3600" w:hanging="400"/>
      </w:pPr>
      <w:rPr>
        <w:rFonts w:ascii="Wingdings" w:hAnsi="Wingdings" w:hint="default"/>
      </w:rPr>
    </w:lvl>
    <w:lvl w:ilvl="8" w:tplc="FFFFFFFF">
      <w:start w:val="1"/>
      <w:numFmt w:val="bullet"/>
      <w:lvlText w:val=""/>
      <w:lvlJc w:val="left"/>
      <w:pPr>
        <w:ind w:left="4000" w:hanging="400"/>
      </w:pPr>
      <w:rPr>
        <w:rFonts w:ascii="Wingdings" w:hAnsi="Wingdings" w:hint="default"/>
      </w:rPr>
    </w:lvl>
  </w:abstractNum>
  <w:abstractNum w:abstractNumId="69" w15:restartNumberingAfterBreak="0">
    <w:nsid w:val="66C31524"/>
    <w:multiLevelType w:val="hybridMultilevel"/>
    <w:tmpl w:val="3FDC4E0A"/>
    <w:lvl w:ilvl="0" w:tplc="C6C89248">
      <w:numFmt w:val="bullet"/>
      <w:lvlText w:val="-"/>
      <w:lvlJc w:val="left"/>
      <w:pPr>
        <w:ind w:left="720" w:hanging="360"/>
      </w:pPr>
      <w:rPr>
        <w:rFonts w:ascii="Times New Roman" w:eastAsiaTheme="minorEastAsia"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0" w15:restartNumberingAfterBreak="0">
    <w:nsid w:val="673058F9"/>
    <w:multiLevelType w:val="multilevel"/>
    <w:tmpl w:val="067075FE"/>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1" w15:restartNumberingAfterBreak="0">
    <w:nsid w:val="684979BA"/>
    <w:multiLevelType w:val="hybridMultilevel"/>
    <w:tmpl w:val="4EBE61B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2" w15:restartNumberingAfterBreak="0">
    <w:nsid w:val="6CD878A9"/>
    <w:multiLevelType w:val="hybridMultilevel"/>
    <w:tmpl w:val="7C6CD6B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3" w15:restartNumberingAfterBreak="0">
    <w:nsid w:val="6D91242A"/>
    <w:multiLevelType w:val="hybridMultilevel"/>
    <w:tmpl w:val="DF80DE6E"/>
    <w:lvl w:ilvl="0" w:tplc="FFFFFFFF">
      <w:start w:val="1"/>
      <w:numFmt w:val="upperRoman"/>
      <w:lvlText w:val="%1."/>
      <w:lvlJc w:val="left"/>
      <w:pPr>
        <w:ind w:left="2562" w:hanging="720"/>
      </w:pPr>
      <w:rPr>
        <w:rFonts w:hint="default"/>
      </w:rPr>
    </w:lvl>
    <w:lvl w:ilvl="1" w:tplc="FFFFFFFF">
      <w:start w:val="1"/>
      <w:numFmt w:val="lowerLetter"/>
      <w:lvlText w:val="%2."/>
      <w:lvlJc w:val="left"/>
      <w:pPr>
        <w:ind w:left="1512" w:hanging="360"/>
      </w:pPr>
    </w:lvl>
    <w:lvl w:ilvl="2" w:tplc="FFFFFFFF" w:tentative="1">
      <w:start w:val="1"/>
      <w:numFmt w:val="lowerRoman"/>
      <w:lvlText w:val="%3."/>
      <w:lvlJc w:val="right"/>
      <w:pPr>
        <w:ind w:left="2232" w:hanging="180"/>
      </w:pPr>
    </w:lvl>
    <w:lvl w:ilvl="3" w:tplc="FFFFFFFF" w:tentative="1">
      <w:start w:val="1"/>
      <w:numFmt w:val="decimal"/>
      <w:lvlText w:val="%4."/>
      <w:lvlJc w:val="left"/>
      <w:pPr>
        <w:ind w:left="2952" w:hanging="360"/>
      </w:pPr>
    </w:lvl>
    <w:lvl w:ilvl="4" w:tplc="FFFFFFFF" w:tentative="1">
      <w:start w:val="1"/>
      <w:numFmt w:val="lowerLetter"/>
      <w:lvlText w:val="%5."/>
      <w:lvlJc w:val="left"/>
      <w:pPr>
        <w:ind w:left="3672" w:hanging="360"/>
      </w:pPr>
    </w:lvl>
    <w:lvl w:ilvl="5" w:tplc="FFFFFFFF" w:tentative="1">
      <w:start w:val="1"/>
      <w:numFmt w:val="lowerRoman"/>
      <w:lvlText w:val="%6."/>
      <w:lvlJc w:val="right"/>
      <w:pPr>
        <w:ind w:left="4392" w:hanging="180"/>
      </w:pPr>
    </w:lvl>
    <w:lvl w:ilvl="6" w:tplc="FFFFFFFF" w:tentative="1">
      <w:start w:val="1"/>
      <w:numFmt w:val="decimal"/>
      <w:lvlText w:val="%7."/>
      <w:lvlJc w:val="left"/>
      <w:pPr>
        <w:ind w:left="5112" w:hanging="360"/>
      </w:pPr>
    </w:lvl>
    <w:lvl w:ilvl="7" w:tplc="FFFFFFFF" w:tentative="1">
      <w:start w:val="1"/>
      <w:numFmt w:val="lowerLetter"/>
      <w:lvlText w:val="%8."/>
      <w:lvlJc w:val="left"/>
      <w:pPr>
        <w:ind w:left="5832" w:hanging="360"/>
      </w:pPr>
    </w:lvl>
    <w:lvl w:ilvl="8" w:tplc="FFFFFFFF" w:tentative="1">
      <w:start w:val="1"/>
      <w:numFmt w:val="lowerRoman"/>
      <w:lvlText w:val="%9."/>
      <w:lvlJc w:val="right"/>
      <w:pPr>
        <w:ind w:left="6552" w:hanging="180"/>
      </w:pPr>
    </w:lvl>
  </w:abstractNum>
  <w:abstractNum w:abstractNumId="74" w15:restartNumberingAfterBreak="0">
    <w:nsid w:val="6F013ABE"/>
    <w:multiLevelType w:val="multilevel"/>
    <w:tmpl w:val="6EC03C46"/>
    <w:lvl w:ilvl="0">
      <w:start w:val="1"/>
      <w:numFmt w:val="decimal"/>
      <w:lvlText w:val="%1."/>
      <w:lvlJc w:val="left"/>
      <w:pPr>
        <w:tabs>
          <w:tab w:val="num" w:pos="432"/>
        </w:tabs>
        <w:ind w:left="432" w:hanging="432"/>
      </w:pPr>
      <w:rPr>
        <w:rFonts w:hint="default"/>
        <w:b w:val="0"/>
        <w:bCs w:val="0"/>
      </w:rPr>
    </w:lvl>
    <w:lvl w:ilvl="1">
      <w:start w:val="1"/>
      <w:numFmt w:val="decimal"/>
      <w:lvlText w:val="%1.%2"/>
      <w:lvlJc w:val="left"/>
      <w:pPr>
        <w:tabs>
          <w:tab w:val="num" w:pos="576"/>
        </w:tabs>
        <w:ind w:left="576" w:hanging="576"/>
      </w:pPr>
      <w:rPr>
        <w:rFonts w:hint="default"/>
        <w:b w:val="0"/>
        <w:bCs/>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5" w15:restartNumberingAfterBreak="0">
    <w:nsid w:val="6FB94B91"/>
    <w:multiLevelType w:val="hybridMultilevel"/>
    <w:tmpl w:val="DDE053B4"/>
    <w:lvl w:ilvl="0" w:tplc="6234F9EE">
      <w:start w:val="1"/>
      <w:numFmt w:val="decimal"/>
      <w:lvlText w:val="%1."/>
      <w:lvlJc w:val="left"/>
      <w:pPr>
        <w:ind w:left="360" w:hanging="360"/>
      </w:pPr>
      <w:rPr>
        <w:rFonts w:hint="default"/>
      </w:r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062"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76" w15:restartNumberingAfterBreak="0">
    <w:nsid w:val="739141F8"/>
    <w:multiLevelType w:val="hybridMultilevel"/>
    <w:tmpl w:val="45787770"/>
    <w:lvl w:ilvl="0" w:tplc="04190011">
      <w:start w:val="1"/>
      <w:numFmt w:val="decimal"/>
      <w:lvlText w:val="%1)"/>
      <w:lvlJc w:val="left"/>
      <w:pPr>
        <w:ind w:left="1080" w:hanging="360"/>
      </w:pPr>
    </w:lvl>
    <w:lvl w:ilvl="1" w:tplc="04190019">
      <w:start w:val="1"/>
      <w:numFmt w:val="lowerLetter"/>
      <w:lvlText w:val="%2."/>
      <w:lvlJc w:val="left"/>
      <w:pPr>
        <w:ind w:left="1800" w:hanging="360"/>
      </w:pPr>
    </w:lvl>
    <w:lvl w:ilvl="2" w:tplc="0419001B">
      <w:start w:val="1"/>
      <w:numFmt w:val="lowerRoman"/>
      <w:lvlText w:val="%3."/>
      <w:lvlJc w:val="right"/>
      <w:pPr>
        <w:ind w:left="2520" w:hanging="180"/>
      </w:pPr>
    </w:lvl>
    <w:lvl w:ilvl="3" w:tplc="0419000F">
      <w:start w:val="1"/>
      <w:numFmt w:val="decimal"/>
      <w:lvlText w:val="%4."/>
      <w:lvlJc w:val="left"/>
      <w:pPr>
        <w:ind w:left="3240" w:hanging="360"/>
      </w:pPr>
    </w:lvl>
    <w:lvl w:ilvl="4" w:tplc="04190019">
      <w:start w:val="1"/>
      <w:numFmt w:val="lowerLetter"/>
      <w:lvlText w:val="%5."/>
      <w:lvlJc w:val="left"/>
      <w:pPr>
        <w:ind w:left="3960" w:hanging="360"/>
      </w:pPr>
    </w:lvl>
    <w:lvl w:ilvl="5" w:tplc="0419001B">
      <w:start w:val="1"/>
      <w:numFmt w:val="lowerRoman"/>
      <w:lvlText w:val="%6."/>
      <w:lvlJc w:val="right"/>
      <w:pPr>
        <w:ind w:left="4680" w:hanging="180"/>
      </w:pPr>
    </w:lvl>
    <w:lvl w:ilvl="6" w:tplc="0419000F">
      <w:start w:val="1"/>
      <w:numFmt w:val="decimal"/>
      <w:lvlText w:val="%7."/>
      <w:lvlJc w:val="left"/>
      <w:pPr>
        <w:ind w:left="5400" w:hanging="360"/>
      </w:pPr>
    </w:lvl>
    <w:lvl w:ilvl="7" w:tplc="04190019">
      <w:start w:val="1"/>
      <w:numFmt w:val="lowerLetter"/>
      <w:lvlText w:val="%8."/>
      <w:lvlJc w:val="left"/>
      <w:pPr>
        <w:ind w:left="6120" w:hanging="360"/>
      </w:pPr>
    </w:lvl>
    <w:lvl w:ilvl="8" w:tplc="0419001B">
      <w:start w:val="1"/>
      <w:numFmt w:val="lowerRoman"/>
      <w:lvlText w:val="%9."/>
      <w:lvlJc w:val="right"/>
      <w:pPr>
        <w:ind w:left="6840" w:hanging="180"/>
      </w:pPr>
    </w:lvl>
  </w:abstractNum>
  <w:abstractNum w:abstractNumId="77" w15:restartNumberingAfterBreak="0">
    <w:nsid w:val="75A9172A"/>
    <w:multiLevelType w:val="hybridMultilevel"/>
    <w:tmpl w:val="9E4EA8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762F3561"/>
    <w:multiLevelType w:val="hybridMultilevel"/>
    <w:tmpl w:val="0F9045EE"/>
    <w:lvl w:ilvl="0" w:tplc="07AA523A">
      <w:start w:val="1"/>
      <w:numFmt w:val="decimal"/>
      <w:lvlText w:val="%1)"/>
      <w:lvlJc w:val="left"/>
      <w:pPr>
        <w:ind w:left="1224" w:hanging="360"/>
      </w:pPr>
    </w:lvl>
    <w:lvl w:ilvl="1" w:tplc="04190019">
      <w:start w:val="1"/>
      <w:numFmt w:val="lowerLetter"/>
      <w:lvlText w:val="%2."/>
      <w:lvlJc w:val="left"/>
      <w:pPr>
        <w:ind w:left="1872" w:hanging="360"/>
      </w:pPr>
    </w:lvl>
    <w:lvl w:ilvl="2" w:tplc="0419001B">
      <w:start w:val="1"/>
      <w:numFmt w:val="lowerRoman"/>
      <w:lvlText w:val="%3."/>
      <w:lvlJc w:val="right"/>
      <w:pPr>
        <w:ind w:left="2592" w:hanging="180"/>
      </w:pPr>
    </w:lvl>
    <w:lvl w:ilvl="3" w:tplc="0419000F">
      <w:start w:val="1"/>
      <w:numFmt w:val="decimal"/>
      <w:lvlText w:val="%4."/>
      <w:lvlJc w:val="left"/>
      <w:pPr>
        <w:ind w:left="3312" w:hanging="360"/>
      </w:pPr>
    </w:lvl>
    <w:lvl w:ilvl="4" w:tplc="04190019">
      <w:start w:val="1"/>
      <w:numFmt w:val="lowerLetter"/>
      <w:lvlText w:val="%5."/>
      <w:lvlJc w:val="left"/>
      <w:pPr>
        <w:ind w:left="4032" w:hanging="360"/>
      </w:pPr>
    </w:lvl>
    <w:lvl w:ilvl="5" w:tplc="0419001B">
      <w:start w:val="1"/>
      <w:numFmt w:val="lowerRoman"/>
      <w:lvlText w:val="%6."/>
      <w:lvlJc w:val="right"/>
      <w:pPr>
        <w:ind w:left="4752" w:hanging="180"/>
      </w:pPr>
    </w:lvl>
    <w:lvl w:ilvl="6" w:tplc="0419000F">
      <w:start w:val="1"/>
      <w:numFmt w:val="decimal"/>
      <w:lvlText w:val="%7."/>
      <w:lvlJc w:val="left"/>
      <w:pPr>
        <w:ind w:left="5472" w:hanging="360"/>
      </w:pPr>
    </w:lvl>
    <w:lvl w:ilvl="7" w:tplc="04190019">
      <w:start w:val="1"/>
      <w:numFmt w:val="lowerLetter"/>
      <w:lvlText w:val="%8."/>
      <w:lvlJc w:val="left"/>
      <w:pPr>
        <w:ind w:left="6192" w:hanging="360"/>
      </w:pPr>
    </w:lvl>
    <w:lvl w:ilvl="8" w:tplc="0419001B">
      <w:start w:val="1"/>
      <w:numFmt w:val="lowerRoman"/>
      <w:lvlText w:val="%9."/>
      <w:lvlJc w:val="right"/>
      <w:pPr>
        <w:ind w:left="6912" w:hanging="180"/>
      </w:pPr>
    </w:lvl>
  </w:abstractNum>
  <w:abstractNum w:abstractNumId="79" w15:restartNumberingAfterBreak="0">
    <w:nsid w:val="78507118"/>
    <w:multiLevelType w:val="hybridMultilevel"/>
    <w:tmpl w:val="B15EFFE6"/>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0" w15:restartNumberingAfterBreak="0">
    <w:nsid w:val="7A3A486E"/>
    <w:multiLevelType w:val="hybridMultilevel"/>
    <w:tmpl w:val="D67AAEE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1" w15:restartNumberingAfterBreak="0">
    <w:nsid w:val="7CEE0183"/>
    <w:multiLevelType w:val="multilevel"/>
    <w:tmpl w:val="44FCEBC2"/>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82" w15:restartNumberingAfterBreak="0">
    <w:nsid w:val="7D8B0FAA"/>
    <w:multiLevelType w:val="hybridMultilevel"/>
    <w:tmpl w:val="418C29B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3" w15:restartNumberingAfterBreak="0">
    <w:nsid w:val="7E3C1892"/>
    <w:multiLevelType w:val="hybridMultilevel"/>
    <w:tmpl w:val="7F38187C"/>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4" w15:restartNumberingAfterBreak="0">
    <w:nsid w:val="7F070A25"/>
    <w:multiLevelType w:val="hybridMultilevel"/>
    <w:tmpl w:val="825699D8"/>
    <w:numStyleLink w:val="ImportedStyle2"/>
  </w:abstractNum>
  <w:num w:numId="1" w16cid:durableId="548763998">
    <w:abstractNumId w:val="9"/>
  </w:num>
  <w:num w:numId="2" w16cid:durableId="866408832">
    <w:abstractNumId w:val="7"/>
  </w:num>
  <w:num w:numId="3" w16cid:durableId="1262372229">
    <w:abstractNumId w:val="6"/>
  </w:num>
  <w:num w:numId="4" w16cid:durableId="595672444">
    <w:abstractNumId w:val="5"/>
  </w:num>
  <w:num w:numId="5" w16cid:durableId="2096516918">
    <w:abstractNumId w:val="4"/>
  </w:num>
  <w:num w:numId="6" w16cid:durableId="343018506">
    <w:abstractNumId w:val="8"/>
  </w:num>
  <w:num w:numId="7" w16cid:durableId="1672028930">
    <w:abstractNumId w:val="3"/>
  </w:num>
  <w:num w:numId="8" w16cid:durableId="1683777882">
    <w:abstractNumId w:val="2"/>
  </w:num>
  <w:num w:numId="9" w16cid:durableId="816145169">
    <w:abstractNumId w:val="1"/>
  </w:num>
  <w:num w:numId="10" w16cid:durableId="1866869817">
    <w:abstractNumId w:val="0"/>
  </w:num>
  <w:num w:numId="11" w16cid:durableId="1253391881">
    <w:abstractNumId w:val="56"/>
  </w:num>
  <w:num w:numId="12" w16cid:durableId="1511019581">
    <w:abstractNumId w:val="72"/>
  </w:num>
  <w:num w:numId="13" w16cid:durableId="2037580983">
    <w:abstractNumId w:val="45"/>
  </w:num>
  <w:num w:numId="14" w16cid:durableId="1491678429">
    <w:abstractNumId w:val="80"/>
  </w:num>
  <w:num w:numId="15" w16cid:durableId="280917519">
    <w:abstractNumId w:val="53"/>
  </w:num>
  <w:num w:numId="16" w16cid:durableId="869876366">
    <w:abstractNumId w:val="30"/>
  </w:num>
  <w:num w:numId="17" w16cid:durableId="722486350">
    <w:abstractNumId w:val="79"/>
  </w:num>
  <w:num w:numId="18" w16cid:durableId="942955143">
    <w:abstractNumId w:val="21"/>
  </w:num>
  <w:num w:numId="19" w16cid:durableId="1539932150">
    <w:abstractNumId w:val="67"/>
  </w:num>
  <w:num w:numId="20" w16cid:durableId="1766345791">
    <w:abstractNumId w:val="48"/>
  </w:num>
  <w:num w:numId="21" w16cid:durableId="607662983">
    <w:abstractNumId w:val="58"/>
  </w:num>
  <w:num w:numId="22" w16cid:durableId="1638798657">
    <w:abstractNumId w:val="83"/>
  </w:num>
  <w:num w:numId="23" w16cid:durableId="970476938">
    <w:abstractNumId w:val="37"/>
  </w:num>
  <w:num w:numId="24" w16cid:durableId="2023585804">
    <w:abstractNumId w:val="26"/>
  </w:num>
  <w:num w:numId="25" w16cid:durableId="750321923">
    <w:abstractNumId w:val="55"/>
  </w:num>
  <w:num w:numId="26" w16cid:durableId="1942953083">
    <w:abstractNumId w:val="69"/>
  </w:num>
  <w:num w:numId="27" w16cid:durableId="129791196">
    <w:abstractNumId w:val="71"/>
  </w:num>
  <w:num w:numId="28" w16cid:durableId="1808086941">
    <w:abstractNumId w:val="57"/>
  </w:num>
  <w:num w:numId="29" w16cid:durableId="1507939618">
    <w:abstractNumId w:val="31"/>
  </w:num>
  <w:num w:numId="30" w16cid:durableId="951321843">
    <w:abstractNumId w:val="12"/>
  </w:num>
  <w:num w:numId="31" w16cid:durableId="1603032598">
    <w:abstractNumId w:val="11"/>
  </w:num>
  <w:num w:numId="32" w16cid:durableId="472799172">
    <w:abstractNumId w:val="50"/>
  </w:num>
  <w:num w:numId="33" w16cid:durableId="1288468854">
    <w:abstractNumId w:val="40"/>
  </w:num>
  <w:num w:numId="34" w16cid:durableId="1896508629">
    <w:abstractNumId w:val="74"/>
  </w:num>
  <w:num w:numId="35" w16cid:durableId="46490321">
    <w:abstractNumId w:val="44"/>
  </w:num>
  <w:num w:numId="36" w16cid:durableId="1099718576">
    <w:abstractNumId w:val="13"/>
  </w:num>
  <w:num w:numId="37" w16cid:durableId="1943486526">
    <w:abstractNumId w:val="82"/>
  </w:num>
  <w:num w:numId="38" w16cid:durableId="2076858187">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569415463">
    <w:abstractNumId w:val="14"/>
  </w:num>
  <w:num w:numId="40" w16cid:durableId="1565484415">
    <w:abstractNumId w:val="77"/>
  </w:num>
  <w:num w:numId="41" w16cid:durableId="1854954563">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466892808">
    <w:abstractNumId w:val="27"/>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383456480">
    <w:abstractNumId w:val="63"/>
  </w:num>
  <w:num w:numId="44" w16cid:durableId="1220243398">
    <w:abstractNumId w:val="61"/>
  </w:num>
  <w:num w:numId="45" w16cid:durableId="399181714">
    <w:abstractNumId w:val="35"/>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306155000">
    <w:abstractNumId w:val="38"/>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316882752">
    <w:abstractNumId w:val="65"/>
  </w:num>
  <w:num w:numId="48" w16cid:durableId="427503927">
    <w:abstractNumId w:val="59"/>
  </w:num>
  <w:num w:numId="49" w16cid:durableId="1405027715">
    <w:abstractNumId w:val="20"/>
  </w:num>
  <w:num w:numId="50" w16cid:durableId="1801530663">
    <w:abstractNumId w:val="60"/>
  </w:num>
  <w:num w:numId="51" w16cid:durableId="1725450599">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64928779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223371875">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149706170">
    <w:abstractNumId w:val="46"/>
    <w:lvlOverride w:ilvl="0">
      <w:lvl w:ilvl="0" w:tplc="5E88F2C0">
        <w:start w:val="1"/>
        <w:numFmt w:val="lowerLetter"/>
        <w:lvlText w:val="(%1)"/>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132"/>
          </w:tabs>
          <w:ind w:left="690" w:hanging="330"/>
        </w:pPr>
        <w:rPr>
          <w:rFonts w:hAnsi="Arial Unicode MS"/>
          <w:caps w:val="0"/>
          <w:smallCaps w:val="0"/>
          <w:strike w:val="0"/>
          <w:dstrike w:val="0"/>
          <w:outline w:val="0"/>
          <w:shadow w:val="0"/>
          <w:emboss w:val="0"/>
          <w:imprint w:val="0"/>
          <w:color w:val="000000"/>
          <w:spacing w:val="0"/>
          <w:w w:val="100"/>
          <w:kern w:val="0"/>
          <w:position w:val="0"/>
          <w:sz w:val="22"/>
          <w:szCs w:val="22"/>
          <w:highlight w:val="none"/>
          <w:u w:val="none"/>
          <w:effect w:val="none"/>
          <w:vertAlign w:val="baseline"/>
        </w:rPr>
      </w:lvl>
    </w:lvlOverride>
    <w:lvlOverride w:ilvl="1">
      <w:lvl w:ilvl="1" w:tplc="7A4AFE26">
        <w:start w:val="1"/>
        <w:numFmt w:val="lowerLetter"/>
        <w:lvlText w:val="%2."/>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132"/>
          </w:tabs>
          <w:ind w:left="1410" w:hanging="330"/>
        </w:pPr>
        <w:rPr>
          <w:rFonts w:hAnsi="Arial Unicode MS"/>
          <w:caps w:val="0"/>
          <w:smallCaps w:val="0"/>
          <w:strike w:val="0"/>
          <w:dstrike w:val="0"/>
          <w:outline w:val="0"/>
          <w:shadow w:val="0"/>
          <w:emboss w:val="0"/>
          <w:imprint w:val="0"/>
          <w:color w:val="000000"/>
          <w:spacing w:val="0"/>
          <w:w w:val="100"/>
          <w:kern w:val="0"/>
          <w:position w:val="0"/>
          <w:sz w:val="22"/>
          <w:szCs w:val="22"/>
          <w:highlight w:val="none"/>
          <w:u w:val="none"/>
          <w:effect w:val="none"/>
          <w:vertAlign w:val="baseline"/>
        </w:rPr>
      </w:lvl>
    </w:lvlOverride>
    <w:lvlOverride w:ilvl="2">
      <w:lvl w:ilvl="2" w:tplc="9280CE90">
        <w:start w:val="1"/>
        <w:numFmt w:val="lowerRoman"/>
        <w:lvlText w:val="%3."/>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132"/>
          </w:tabs>
          <w:ind w:left="2135" w:hanging="271"/>
        </w:pPr>
        <w:rPr>
          <w:rFonts w:hAnsi="Arial Unicode MS"/>
          <w:caps w:val="0"/>
          <w:smallCaps w:val="0"/>
          <w:strike w:val="0"/>
          <w:dstrike w:val="0"/>
          <w:outline w:val="0"/>
          <w:shadow w:val="0"/>
          <w:emboss w:val="0"/>
          <w:imprint w:val="0"/>
          <w:color w:val="000000"/>
          <w:spacing w:val="0"/>
          <w:w w:val="100"/>
          <w:kern w:val="0"/>
          <w:position w:val="0"/>
          <w:sz w:val="22"/>
          <w:szCs w:val="22"/>
          <w:highlight w:val="none"/>
          <w:u w:val="none"/>
          <w:effect w:val="none"/>
          <w:vertAlign w:val="baseline"/>
        </w:rPr>
      </w:lvl>
    </w:lvlOverride>
    <w:lvlOverride w:ilvl="3">
      <w:lvl w:ilvl="3" w:tplc="0CD82BE2">
        <w:start w:val="1"/>
        <w:numFmt w:val="decimal"/>
        <w:lvlText w:val="%4."/>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132"/>
          </w:tabs>
          <w:ind w:left="2850" w:hanging="330"/>
        </w:pPr>
        <w:rPr>
          <w:rFonts w:hAnsi="Arial Unicode MS"/>
          <w:caps w:val="0"/>
          <w:smallCaps w:val="0"/>
          <w:strike w:val="0"/>
          <w:dstrike w:val="0"/>
          <w:outline w:val="0"/>
          <w:shadow w:val="0"/>
          <w:emboss w:val="0"/>
          <w:imprint w:val="0"/>
          <w:color w:val="000000"/>
          <w:spacing w:val="0"/>
          <w:w w:val="100"/>
          <w:kern w:val="0"/>
          <w:position w:val="0"/>
          <w:sz w:val="22"/>
          <w:szCs w:val="22"/>
          <w:highlight w:val="none"/>
          <w:u w:val="none"/>
          <w:effect w:val="none"/>
          <w:vertAlign w:val="baseline"/>
        </w:rPr>
      </w:lvl>
    </w:lvlOverride>
    <w:lvlOverride w:ilvl="4">
      <w:lvl w:ilvl="4" w:tplc="F1B07F26">
        <w:start w:val="1"/>
        <w:numFmt w:val="lowerLetter"/>
        <w:lvlText w:val="%5."/>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132"/>
          </w:tabs>
          <w:ind w:left="3570" w:hanging="330"/>
        </w:pPr>
        <w:rPr>
          <w:rFonts w:hAnsi="Arial Unicode MS"/>
          <w:caps w:val="0"/>
          <w:smallCaps w:val="0"/>
          <w:strike w:val="0"/>
          <w:dstrike w:val="0"/>
          <w:outline w:val="0"/>
          <w:shadow w:val="0"/>
          <w:emboss w:val="0"/>
          <w:imprint w:val="0"/>
          <w:color w:val="000000"/>
          <w:spacing w:val="0"/>
          <w:w w:val="100"/>
          <w:kern w:val="0"/>
          <w:position w:val="0"/>
          <w:sz w:val="22"/>
          <w:szCs w:val="22"/>
          <w:highlight w:val="none"/>
          <w:u w:val="none"/>
          <w:effect w:val="none"/>
          <w:vertAlign w:val="baseline"/>
        </w:rPr>
      </w:lvl>
    </w:lvlOverride>
    <w:lvlOverride w:ilvl="5">
      <w:lvl w:ilvl="5" w:tplc="76B469CE">
        <w:start w:val="1"/>
        <w:numFmt w:val="lowerRoman"/>
        <w:lvlText w:val="%6."/>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132"/>
          </w:tabs>
          <w:ind w:left="4295" w:hanging="271"/>
        </w:pPr>
        <w:rPr>
          <w:rFonts w:hAnsi="Arial Unicode MS"/>
          <w:caps w:val="0"/>
          <w:smallCaps w:val="0"/>
          <w:strike w:val="0"/>
          <w:dstrike w:val="0"/>
          <w:outline w:val="0"/>
          <w:shadow w:val="0"/>
          <w:emboss w:val="0"/>
          <w:imprint w:val="0"/>
          <w:color w:val="000000"/>
          <w:spacing w:val="0"/>
          <w:w w:val="100"/>
          <w:kern w:val="0"/>
          <w:position w:val="0"/>
          <w:sz w:val="22"/>
          <w:szCs w:val="22"/>
          <w:highlight w:val="none"/>
          <w:u w:val="none"/>
          <w:effect w:val="none"/>
          <w:vertAlign w:val="baseline"/>
        </w:rPr>
      </w:lvl>
    </w:lvlOverride>
    <w:lvlOverride w:ilvl="6">
      <w:lvl w:ilvl="6" w:tplc="9A0C2B52">
        <w:start w:val="1"/>
        <w:numFmt w:val="decimal"/>
        <w:lvlText w:val="%7."/>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132"/>
          </w:tabs>
          <w:ind w:left="5010" w:hanging="330"/>
        </w:pPr>
        <w:rPr>
          <w:rFonts w:hAnsi="Arial Unicode MS"/>
          <w:caps w:val="0"/>
          <w:smallCaps w:val="0"/>
          <w:strike w:val="0"/>
          <w:dstrike w:val="0"/>
          <w:outline w:val="0"/>
          <w:shadow w:val="0"/>
          <w:emboss w:val="0"/>
          <w:imprint w:val="0"/>
          <w:color w:val="000000"/>
          <w:spacing w:val="0"/>
          <w:w w:val="100"/>
          <w:kern w:val="0"/>
          <w:position w:val="0"/>
          <w:sz w:val="22"/>
          <w:szCs w:val="22"/>
          <w:highlight w:val="none"/>
          <w:u w:val="none"/>
          <w:effect w:val="none"/>
          <w:vertAlign w:val="baseline"/>
        </w:rPr>
      </w:lvl>
    </w:lvlOverride>
    <w:lvlOverride w:ilvl="7">
      <w:lvl w:ilvl="7" w:tplc="6692469C">
        <w:start w:val="1"/>
        <w:numFmt w:val="lowerLetter"/>
        <w:lvlText w:val="%8."/>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132"/>
          </w:tabs>
          <w:ind w:left="5730" w:hanging="330"/>
        </w:pPr>
        <w:rPr>
          <w:rFonts w:hAnsi="Arial Unicode MS"/>
          <w:caps w:val="0"/>
          <w:smallCaps w:val="0"/>
          <w:strike w:val="0"/>
          <w:dstrike w:val="0"/>
          <w:outline w:val="0"/>
          <w:shadow w:val="0"/>
          <w:emboss w:val="0"/>
          <w:imprint w:val="0"/>
          <w:color w:val="000000"/>
          <w:spacing w:val="0"/>
          <w:w w:val="100"/>
          <w:kern w:val="0"/>
          <w:position w:val="0"/>
          <w:sz w:val="22"/>
          <w:szCs w:val="22"/>
          <w:highlight w:val="none"/>
          <w:u w:val="none"/>
          <w:effect w:val="none"/>
          <w:vertAlign w:val="baseline"/>
        </w:rPr>
      </w:lvl>
    </w:lvlOverride>
    <w:lvlOverride w:ilvl="8">
      <w:lvl w:ilvl="8" w:tplc="1FD82198">
        <w:start w:val="1"/>
        <w:numFmt w:val="lowerRoman"/>
        <w:lvlText w:val="%9."/>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132"/>
          </w:tabs>
          <w:ind w:left="6455" w:hanging="271"/>
        </w:pPr>
        <w:rPr>
          <w:rFonts w:hAnsi="Arial Unicode MS"/>
          <w:caps w:val="0"/>
          <w:smallCaps w:val="0"/>
          <w:strike w:val="0"/>
          <w:dstrike w:val="0"/>
          <w:outline w:val="0"/>
          <w:shadow w:val="0"/>
          <w:emboss w:val="0"/>
          <w:imprint w:val="0"/>
          <w:color w:val="000000"/>
          <w:spacing w:val="0"/>
          <w:w w:val="100"/>
          <w:kern w:val="0"/>
          <w:position w:val="0"/>
          <w:sz w:val="22"/>
          <w:szCs w:val="22"/>
          <w:highlight w:val="none"/>
          <w:u w:val="none"/>
          <w:effect w:val="none"/>
          <w:vertAlign w:val="baseline"/>
        </w:rPr>
      </w:lvl>
    </w:lvlOverride>
  </w:num>
  <w:num w:numId="55" w16cid:durableId="636647061">
    <w:abstractNumId w:val="8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2139297871">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763145368">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888110435">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299413694">
    <w:abstractNumId w:val="10"/>
    <w:lvlOverride w:ilvl="0">
      <w:lvl w:ilvl="0">
        <w:numFmt w:val="bullet"/>
        <w:lvlText w:val=""/>
        <w:legacy w:legacy="1" w:legacySpace="0" w:legacyIndent="360"/>
        <w:lvlJc w:val="left"/>
        <w:pPr>
          <w:ind w:left="0" w:firstLine="0"/>
        </w:pPr>
        <w:rPr>
          <w:rFonts w:ascii="Symbol" w:hAnsi="Symbol" w:hint="default"/>
          <w:lang w:val="ru-RU"/>
        </w:rPr>
      </w:lvl>
    </w:lvlOverride>
  </w:num>
  <w:num w:numId="60" w16cid:durableId="100998795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440638374">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732002429">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88514680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2140754535">
    <w:abstractNumId w:val="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565577077">
    <w:abstractNumId w:val="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1837380718">
    <w:abstractNumId w:val="22"/>
  </w:num>
  <w:num w:numId="67" w16cid:durableId="230238024">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1622225274">
    <w:abstractNumId w:val="49"/>
  </w:num>
  <w:num w:numId="69" w16cid:durableId="472135335">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293869876">
    <w:abstractNumId w:val="42"/>
  </w:num>
  <w:num w:numId="71" w16cid:durableId="2081904514">
    <w:abstractNumId w:val="6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2036417347">
    <w:abstractNumId w:val="7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1377505718">
    <w:abstractNumId w:val="24"/>
  </w:num>
  <w:num w:numId="74" w16cid:durableId="1946618484">
    <w:abstractNumId w:val="39"/>
  </w:num>
  <w:num w:numId="75" w16cid:durableId="164126067">
    <w:abstractNumId w:val="28"/>
  </w:num>
  <w:num w:numId="76" w16cid:durableId="218514435">
    <w:abstractNumId w:val="81"/>
  </w:num>
  <w:num w:numId="77" w16cid:durableId="1381587488">
    <w:abstractNumId w:val="62"/>
  </w:num>
  <w:num w:numId="78" w16cid:durableId="1595818039">
    <w:abstractNumId w:val="25"/>
  </w:num>
  <w:num w:numId="79" w16cid:durableId="502160076">
    <w:abstractNumId w:val="18"/>
  </w:num>
  <w:num w:numId="80" w16cid:durableId="1358854547">
    <w:abstractNumId w:val="23"/>
  </w:num>
  <w:num w:numId="81" w16cid:durableId="1185747164">
    <w:abstractNumId w:val="32"/>
  </w:num>
  <w:num w:numId="82" w16cid:durableId="1469590199">
    <w:abstractNumId w:val="73"/>
  </w:num>
  <w:num w:numId="83" w16cid:durableId="1325283123">
    <w:abstractNumId w:val="66"/>
  </w:num>
  <w:num w:numId="84" w16cid:durableId="1537154679">
    <w:abstractNumId w:val="15"/>
  </w:num>
  <w:num w:numId="85" w16cid:durableId="1287076977">
    <w:abstractNumId w:val="54"/>
  </w:num>
  <w:num w:numId="86" w16cid:durableId="74521122">
    <w:abstractNumId w:val="68"/>
  </w:num>
  <w:numIdMacAtCleanup w:val="8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biren@cdot.in">
    <w15:presenceInfo w15:providerId="Windows Live" w15:userId="7b05c9105d3a9b6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activeWritingStyle w:appName="MSWord" w:lang="ru-RU" w:vendorID="64" w:dllVersion="6" w:nlCheck="1" w:checkStyle="0"/>
  <w:activeWritingStyle w:appName="MSWord" w:lang="en-GB" w:vendorID="64" w:dllVersion="6" w:nlCheck="1" w:checkStyle="1"/>
  <w:activeWritingStyle w:appName="MSWord" w:lang="en-US" w:vendorID="64" w:dllVersion="6" w:nlCheck="1" w:checkStyle="1"/>
  <w:activeWritingStyle w:appName="MSWord" w:lang="es-CO" w:vendorID="64" w:dllVersion="6" w:nlCheck="1" w:checkStyle="0"/>
  <w:activeWritingStyle w:appName="MSWord" w:lang="en-GB" w:vendorID="64" w:dllVersion="0" w:nlCheck="1" w:checkStyle="0"/>
  <w:activeWritingStyle w:appName="MSWord" w:lang="en-US" w:vendorID="64" w:dllVersion="0" w:nlCheck="1" w:checkStyle="0"/>
  <w:activeWritingStyle w:appName="MSWord" w:lang="fr-CH" w:vendorID="64" w:dllVersion="0" w:nlCheck="1" w:checkStyle="0"/>
  <w:activeWritingStyle w:appName="MSWord" w:lang="ru-RU" w:vendorID="64" w:dllVersion="0" w:nlCheck="1" w:checkStyle="0"/>
  <w:activeWritingStyle w:appName="MSWord" w:lang="es-CO" w:vendorID="64" w:dllVersion="0" w:nlCheck="1" w:checkStyle="0"/>
  <w:activeWritingStyle w:appName="MSWord" w:lang="pt-BR" w:vendorID="64" w:dllVersion="0" w:nlCheck="1" w:checkStyle="0"/>
  <w:activeWritingStyle w:appName="MSWord" w:lang="en-GB" w:vendorID="64" w:dllVersion="4096" w:nlCheck="1" w:checkStyle="0"/>
  <w:activeWritingStyle w:appName="MSWord" w:lang="en-US" w:vendorID="64" w:dllVersion="4096" w:nlCheck="1" w:checkStyle="0"/>
  <w:activeWritingStyle w:appName="MSWord" w:lang="fr-CH" w:vendorID="64" w:dllVersion="4096" w:nlCheck="1" w:checkStyle="0"/>
  <w:activeWritingStyle w:appName="MSWord" w:lang="es-CO" w:vendorID="64" w:dllVersion="4096" w:nlCheck="1" w:checkStyle="0"/>
  <w:attachedTemplate r:id="rId1"/>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stylePaneSortMethod w:val="0000"/>
  <w:trackRevisions/>
  <w:defaultTabStop w:val="720"/>
  <w:hyphenationZone w:val="425"/>
  <w:evenAndOddHeaders/>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0300"/>
    <w:rsid w:val="000014E2"/>
    <w:rsid w:val="00002C3C"/>
    <w:rsid w:val="00005148"/>
    <w:rsid w:val="00006E1D"/>
    <w:rsid w:val="00010B4A"/>
    <w:rsid w:val="00014F2B"/>
    <w:rsid w:val="00016EF7"/>
    <w:rsid w:val="000171DB"/>
    <w:rsid w:val="0001743C"/>
    <w:rsid w:val="000207B6"/>
    <w:rsid w:val="000233CC"/>
    <w:rsid w:val="00023D9A"/>
    <w:rsid w:val="0002490E"/>
    <w:rsid w:val="00037538"/>
    <w:rsid w:val="00041CD0"/>
    <w:rsid w:val="00042390"/>
    <w:rsid w:val="0004325E"/>
    <w:rsid w:val="00043D75"/>
    <w:rsid w:val="00046AFA"/>
    <w:rsid w:val="00053998"/>
    <w:rsid w:val="0005402F"/>
    <w:rsid w:val="00054EF7"/>
    <w:rsid w:val="00056C9C"/>
    <w:rsid w:val="00056F35"/>
    <w:rsid w:val="00057000"/>
    <w:rsid w:val="00062CDB"/>
    <w:rsid w:val="00063552"/>
    <w:rsid w:val="000640E0"/>
    <w:rsid w:val="00064895"/>
    <w:rsid w:val="00065FF9"/>
    <w:rsid w:val="00070AA6"/>
    <w:rsid w:val="0007303D"/>
    <w:rsid w:val="00073713"/>
    <w:rsid w:val="00074AA3"/>
    <w:rsid w:val="00076231"/>
    <w:rsid w:val="00082358"/>
    <w:rsid w:val="00085DF6"/>
    <w:rsid w:val="00090606"/>
    <w:rsid w:val="00091369"/>
    <w:rsid w:val="00091FE7"/>
    <w:rsid w:val="000922A4"/>
    <w:rsid w:val="00093E36"/>
    <w:rsid w:val="000967D5"/>
    <w:rsid w:val="00097102"/>
    <w:rsid w:val="000A1481"/>
    <w:rsid w:val="000A3A77"/>
    <w:rsid w:val="000A43CA"/>
    <w:rsid w:val="000A5CA2"/>
    <w:rsid w:val="000A6B2C"/>
    <w:rsid w:val="000A6BA8"/>
    <w:rsid w:val="000A72B6"/>
    <w:rsid w:val="000B075A"/>
    <w:rsid w:val="000B0EA0"/>
    <w:rsid w:val="000B25B1"/>
    <w:rsid w:val="000B2A99"/>
    <w:rsid w:val="000B313B"/>
    <w:rsid w:val="000B525F"/>
    <w:rsid w:val="000B56E0"/>
    <w:rsid w:val="000C0953"/>
    <w:rsid w:val="000C3E2E"/>
    <w:rsid w:val="000C7369"/>
    <w:rsid w:val="000C73FF"/>
    <w:rsid w:val="000C7ABD"/>
    <w:rsid w:val="000D1038"/>
    <w:rsid w:val="000D1381"/>
    <w:rsid w:val="000D211F"/>
    <w:rsid w:val="000D3120"/>
    <w:rsid w:val="000D3146"/>
    <w:rsid w:val="000D383C"/>
    <w:rsid w:val="000D39B7"/>
    <w:rsid w:val="000D59B3"/>
    <w:rsid w:val="000D603B"/>
    <w:rsid w:val="000D737F"/>
    <w:rsid w:val="000E0829"/>
    <w:rsid w:val="000E1B36"/>
    <w:rsid w:val="000E22E5"/>
    <w:rsid w:val="000E2CEB"/>
    <w:rsid w:val="000E3648"/>
    <w:rsid w:val="000E4160"/>
    <w:rsid w:val="000E5185"/>
    <w:rsid w:val="000E54D9"/>
    <w:rsid w:val="000F046B"/>
    <w:rsid w:val="000F1301"/>
    <w:rsid w:val="000F1D78"/>
    <w:rsid w:val="000F5A45"/>
    <w:rsid w:val="000F7BDE"/>
    <w:rsid w:val="001006D3"/>
    <w:rsid w:val="00102B15"/>
    <w:rsid w:val="00104D25"/>
    <w:rsid w:val="00104FFA"/>
    <w:rsid w:val="00105FA2"/>
    <w:rsid w:val="0010741D"/>
    <w:rsid w:val="00107B25"/>
    <w:rsid w:val="00110B4C"/>
    <w:rsid w:val="00112F89"/>
    <w:rsid w:val="00113CAB"/>
    <w:rsid w:val="001228BC"/>
    <w:rsid w:val="00124D29"/>
    <w:rsid w:val="001251DA"/>
    <w:rsid w:val="00125432"/>
    <w:rsid w:val="001254A2"/>
    <w:rsid w:val="00125CB9"/>
    <w:rsid w:val="00126D4F"/>
    <w:rsid w:val="001274E1"/>
    <w:rsid w:val="001327CE"/>
    <w:rsid w:val="00133AC0"/>
    <w:rsid w:val="00133EAE"/>
    <w:rsid w:val="00137620"/>
    <w:rsid w:val="00137F40"/>
    <w:rsid w:val="001410F4"/>
    <w:rsid w:val="0014219F"/>
    <w:rsid w:val="00143B53"/>
    <w:rsid w:val="00144958"/>
    <w:rsid w:val="00145776"/>
    <w:rsid w:val="001461A5"/>
    <w:rsid w:val="0014684E"/>
    <w:rsid w:val="00150562"/>
    <w:rsid w:val="001525C6"/>
    <w:rsid w:val="00152ED6"/>
    <w:rsid w:val="00153A00"/>
    <w:rsid w:val="00153AB0"/>
    <w:rsid w:val="00153EE1"/>
    <w:rsid w:val="00157FD3"/>
    <w:rsid w:val="0016136E"/>
    <w:rsid w:val="001619D9"/>
    <w:rsid w:val="00163D1D"/>
    <w:rsid w:val="001671F7"/>
    <w:rsid w:val="001677F3"/>
    <w:rsid w:val="00171A66"/>
    <w:rsid w:val="00175443"/>
    <w:rsid w:val="0017581E"/>
    <w:rsid w:val="0017720C"/>
    <w:rsid w:val="00180E52"/>
    <w:rsid w:val="00182155"/>
    <w:rsid w:val="00183574"/>
    <w:rsid w:val="00183C14"/>
    <w:rsid w:val="00184DBC"/>
    <w:rsid w:val="001865AD"/>
    <w:rsid w:val="001871EC"/>
    <w:rsid w:val="0019000F"/>
    <w:rsid w:val="0019172B"/>
    <w:rsid w:val="00192579"/>
    <w:rsid w:val="001948C7"/>
    <w:rsid w:val="001963D9"/>
    <w:rsid w:val="0019713E"/>
    <w:rsid w:val="001977DD"/>
    <w:rsid w:val="001A222B"/>
    <w:rsid w:val="001A57B6"/>
    <w:rsid w:val="001A670F"/>
    <w:rsid w:val="001A6F3D"/>
    <w:rsid w:val="001B0593"/>
    <w:rsid w:val="001B1914"/>
    <w:rsid w:val="001B522D"/>
    <w:rsid w:val="001B6DC0"/>
    <w:rsid w:val="001B79AE"/>
    <w:rsid w:val="001C027F"/>
    <w:rsid w:val="001C20CA"/>
    <w:rsid w:val="001C38B1"/>
    <w:rsid w:val="001C54C7"/>
    <w:rsid w:val="001C62B8"/>
    <w:rsid w:val="001C6DDB"/>
    <w:rsid w:val="001D0700"/>
    <w:rsid w:val="001D0879"/>
    <w:rsid w:val="001D3FDB"/>
    <w:rsid w:val="001E2075"/>
    <w:rsid w:val="001E49A0"/>
    <w:rsid w:val="001E570E"/>
    <w:rsid w:val="001E6401"/>
    <w:rsid w:val="001E7B0E"/>
    <w:rsid w:val="001F141D"/>
    <w:rsid w:val="001F1DCD"/>
    <w:rsid w:val="001F1DE5"/>
    <w:rsid w:val="001F2440"/>
    <w:rsid w:val="001F3AFC"/>
    <w:rsid w:val="001F3E6D"/>
    <w:rsid w:val="001F5200"/>
    <w:rsid w:val="001F5E7E"/>
    <w:rsid w:val="00200A06"/>
    <w:rsid w:val="0020111B"/>
    <w:rsid w:val="00201191"/>
    <w:rsid w:val="00202086"/>
    <w:rsid w:val="00202D13"/>
    <w:rsid w:val="00203048"/>
    <w:rsid w:val="0020447F"/>
    <w:rsid w:val="0020471B"/>
    <w:rsid w:val="002047D8"/>
    <w:rsid w:val="00205919"/>
    <w:rsid w:val="00214CA1"/>
    <w:rsid w:val="002168A3"/>
    <w:rsid w:val="002253C2"/>
    <w:rsid w:val="002264FD"/>
    <w:rsid w:val="00231A77"/>
    <w:rsid w:val="002338CD"/>
    <w:rsid w:val="00234590"/>
    <w:rsid w:val="00235C19"/>
    <w:rsid w:val="00237787"/>
    <w:rsid w:val="0023784C"/>
    <w:rsid w:val="002406C2"/>
    <w:rsid w:val="00240794"/>
    <w:rsid w:val="00241832"/>
    <w:rsid w:val="00242466"/>
    <w:rsid w:val="0024334C"/>
    <w:rsid w:val="00243A0E"/>
    <w:rsid w:val="002440EB"/>
    <w:rsid w:val="002466DE"/>
    <w:rsid w:val="002469A4"/>
    <w:rsid w:val="00246C4F"/>
    <w:rsid w:val="002523E1"/>
    <w:rsid w:val="00252418"/>
    <w:rsid w:val="00253DBE"/>
    <w:rsid w:val="00254795"/>
    <w:rsid w:val="00254914"/>
    <w:rsid w:val="0025731D"/>
    <w:rsid w:val="002622FA"/>
    <w:rsid w:val="00263518"/>
    <w:rsid w:val="002647CF"/>
    <w:rsid w:val="002647E1"/>
    <w:rsid w:val="002663D0"/>
    <w:rsid w:val="00266955"/>
    <w:rsid w:val="002669D3"/>
    <w:rsid w:val="00267C79"/>
    <w:rsid w:val="00270FF6"/>
    <w:rsid w:val="00273288"/>
    <w:rsid w:val="0027380D"/>
    <w:rsid w:val="002759E7"/>
    <w:rsid w:val="00275ED1"/>
    <w:rsid w:val="00277326"/>
    <w:rsid w:val="00282322"/>
    <w:rsid w:val="0028703A"/>
    <w:rsid w:val="00293F50"/>
    <w:rsid w:val="00296FD0"/>
    <w:rsid w:val="002972AE"/>
    <w:rsid w:val="002A003F"/>
    <w:rsid w:val="002A07EE"/>
    <w:rsid w:val="002A237D"/>
    <w:rsid w:val="002A306F"/>
    <w:rsid w:val="002A388B"/>
    <w:rsid w:val="002A44AC"/>
    <w:rsid w:val="002A49E0"/>
    <w:rsid w:val="002A6E1F"/>
    <w:rsid w:val="002A799E"/>
    <w:rsid w:val="002B50D3"/>
    <w:rsid w:val="002B7BC7"/>
    <w:rsid w:val="002C00D5"/>
    <w:rsid w:val="002C015C"/>
    <w:rsid w:val="002C26C0"/>
    <w:rsid w:val="002C2BC5"/>
    <w:rsid w:val="002C35B5"/>
    <w:rsid w:val="002D08B1"/>
    <w:rsid w:val="002D11F2"/>
    <w:rsid w:val="002D13B2"/>
    <w:rsid w:val="002D2FF3"/>
    <w:rsid w:val="002D328A"/>
    <w:rsid w:val="002D3F59"/>
    <w:rsid w:val="002D4313"/>
    <w:rsid w:val="002D5C88"/>
    <w:rsid w:val="002D5FE4"/>
    <w:rsid w:val="002D6006"/>
    <w:rsid w:val="002D6A9B"/>
    <w:rsid w:val="002E218F"/>
    <w:rsid w:val="002E79CB"/>
    <w:rsid w:val="002E7BDA"/>
    <w:rsid w:val="002F3215"/>
    <w:rsid w:val="002F36A2"/>
    <w:rsid w:val="002F4845"/>
    <w:rsid w:val="002F4903"/>
    <w:rsid w:val="002F4B54"/>
    <w:rsid w:val="002F7F55"/>
    <w:rsid w:val="003015EE"/>
    <w:rsid w:val="0030161E"/>
    <w:rsid w:val="00305C11"/>
    <w:rsid w:val="00305F89"/>
    <w:rsid w:val="00306C93"/>
    <w:rsid w:val="00306D74"/>
    <w:rsid w:val="0030745F"/>
    <w:rsid w:val="00310475"/>
    <w:rsid w:val="00310557"/>
    <w:rsid w:val="003108DF"/>
    <w:rsid w:val="00311A49"/>
    <w:rsid w:val="0031343B"/>
    <w:rsid w:val="003141C0"/>
    <w:rsid w:val="00314630"/>
    <w:rsid w:val="00314753"/>
    <w:rsid w:val="00315182"/>
    <w:rsid w:val="00315414"/>
    <w:rsid w:val="00315E0A"/>
    <w:rsid w:val="00320020"/>
    <w:rsid w:val="0032090A"/>
    <w:rsid w:val="00321140"/>
    <w:rsid w:val="00321CDE"/>
    <w:rsid w:val="0032605E"/>
    <w:rsid w:val="00331B24"/>
    <w:rsid w:val="0033283B"/>
    <w:rsid w:val="00333E15"/>
    <w:rsid w:val="00336046"/>
    <w:rsid w:val="00336B01"/>
    <w:rsid w:val="00346057"/>
    <w:rsid w:val="00346418"/>
    <w:rsid w:val="00347688"/>
    <w:rsid w:val="00350492"/>
    <w:rsid w:val="0035088A"/>
    <w:rsid w:val="0035386B"/>
    <w:rsid w:val="0035568C"/>
    <w:rsid w:val="003556F0"/>
    <w:rsid w:val="003563FF"/>
    <w:rsid w:val="00357342"/>
    <w:rsid w:val="00360528"/>
    <w:rsid w:val="00361241"/>
    <w:rsid w:val="00363D8C"/>
    <w:rsid w:val="00364B53"/>
    <w:rsid w:val="003679E1"/>
    <w:rsid w:val="00371E33"/>
    <w:rsid w:val="0037317D"/>
    <w:rsid w:val="003741F4"/>
    <w:rsid w:val="0037422B"/>
    <w:rsid w:val="00374E3D"/>
    <w:rsid w:val="00381A8E"/>
    <w:rsid w:val="003856DD"/>
    <w:rsid w:val="003864D7"/>
    <w:rsid w:val="003868B8"/>
    <w:rsid w:val="0038715D"/>
    <w:rsid w:val="003905A4"/>
    <w:rsid w:val="003917AC"/>
    <w:rsid w:val="00392F55"/>
    <w:rsid w:val="00394DBF"/>
    <w:rsid w:val="003957A6"/>
    <w:rsid w:val="00395C05"/>
    <w:rsid w:val="003A393D"/>
    <w:rsid w:val="003A43EF"/>
    <w:rsid w:val="003A460D"/>
    <w:rsid w:val="003A4761"/>
    <w:rsid w:val="003A5B66"/>
    <w:rsid w:val="003A7E38"/>
    <w:rsid w:val="003B1BB1"/>
    <w:rsid w:val="003B2ACD"/>
    <w:rsid w:val="003B3176"/>
    <w:rsid w:val="003B4507"/>
    <w:rsid w:val="003B6242"/>
    <w:rsid w:val="003C3EA9"/>
    <w:rsid w:val="003C5FA3"/>
    <w:rsid w:val="003C7445"/>
    <w:rsid w:val="003D2CC8"/>
    <w:rsid w:val="003D55E4"/>
    <w:rsid w:val="003D600C"/>
    <w:rsid w:val="003E07E0"/>
    <w:rsid w:val="003E2425"/>
    <w:rsid w:val="003E3126"/>
    <w:rsid w:val="003E3936"/>
    <w:rsid w:val="003E4BAD"/>
    <w:rsid w:val="003E6DD6"/>
    <w:rsid w:val="003F0C2C"/>
    <w:rsid w:val="003F2049"/>
    <w:rsid w:val="003F2BED"/>
    <w:rsid w:val="003F2EF6"/>
    <w:rsid w:val="003F64EF"/>
    <w:rsid w:val="00402AE0"/>
    <w:rsid w:val="00405E61"/>
    <w:rsid w:val="00407CF6"/>
    <w:rsid w:val="004135A0"/>
    <w:rsid w:val="0041361E"/>
    <w:rsid w:val="00413A84"/>
    <w:rsid w:val="00421365"/>
    <w:rsid w:val="00422EFC"/>
    <w:rsid w:val="004300D7"/>
    <w:rsid w:val="004340EC"/>
    <w:rsid w:val="00435CBC"/>
    <w:rsid w:val="004373FF"/>
    <w:rsid w:val="00442495"/>
    <w:rsid w:val="00443878"/>
    <w:rsid w:val="00446E7D"/>
    <w:rsid w:val="0045064E"/>
    <w:rsid w:val="004539A8"/>
    <w:rsid w:val="00454845"/>
    <w:rsid w:val="00455320"/>
    <w:rsid w:val="004633E1"/>
    <w:rsid w:val="00466171"/>
    <w:rsid w:val="00466C2A"/>
    <w:rsid w:val="00466DA7"/>
    <w:rsid w:val="004712CA"/>
    <w:rsid w:val="00471581"/>
    <w:rsid w:val="0047422E"/>
    <w:rsid w:val="00474DDC"/>
    <w:rsid w:val="00475A5D"/>
    <w:rsid w:val="00475CE7"/>
    <w:rsid w:val="00476DBE"/>
    <w:rsid w:val="00480A34"/>
    <w:rsid w:val="00480D58"/>
    <w:rsid w:val="00481F0C"/>
    <w:rsid w:val="004831EE"/>
    <w:rsid w:val="004836DA"/>
    <w:rsid w:val="00483804"/>
    <w:rsid w:val="00484168"/>
    <w:rsid w:val="004875C6"/>
    <w:rsid w:val="004918DC"/>
    <w:rsid w:val="00492219"/>
    <w:rsid w:val="00493CF9"/>
    <w:rsid w:val="00495A96"/>
    <w:rsid w:val="0049674B"/>
    <w:rsid w:val="00496B44"/>
    <w:rsid w:val="004A1124"/>
    <w:rsid w:val="004A256C"/>
    <w:rsid w:val="004A3539"/>
    <w:rsid w:val="004A544C"/>
    <w:rsid w:val="004A5614"/>
    <w:rsid w:val="004A7194"/>
    <w:rsid w:val="004C0673"/>
    <w:rsid w:val="004C095E"/>
    <w:rsid w:val="004C2B7E"/>
    <w:rsid w:val="004C3C0A"/>
    <w:rsid w:val="004C4E4E"/>
    <w:rsid w:val="004C7E3D"/>
    <w:rsid w:val="004D2512"/>
    <w:rsid w:val="004D7867"/>
    <w:rsid w:val="004E413F"/>
    <w:rsid w:val="004E4A22"/>
    <w:rsid w:val="004F1EE1"/>
    <w:rsid w:val="004F3816"/>
    <w:rsid w:val="004F4A88"/>
    <w:rsid w:val="004F5D80"/>
    <w:rsid w:val="004F7437"/>
    <w:rsid w:val="004F7876"/>
    <w:rsid w:val="0050043A"/>
    <w:rsid w:val="00501ADC"/>
    <w:rsid w:val="00502A7D"/>
    <w:rsid w:val="0050590A"/>
    <w:rsid w:val="00507CA6"/>
    <w:rsid w:val="0051193F"/>
    <w:rsid w:val="00512146"/>
    <w:rsid w:val="00512BC1"/>
    <w:rsid w:val="00512E15"/>
    <w:rsid w:val="0051371D"/>
    <w:rsid w:val="00513C5B"/>
    <w:rsid w:val="00515FEC"/>
    <w:rsid w:val="0051689F"/>
    <w:rsid w:val="00517A98"/>
    <w:rsid w:val="0052095E"/>
    <w:rsid w:val="00520EF3"/>
    <w:rsid w:val="00521762"/>
    <w:rsid w:val="00522CD3"/>
    <w:rsid w:val="00523174"/>
    <w:rsid w:val="00523D0C"/>
    <w:rsid w:val="00531187"/>
    <w:rsid w:val="00532174"/>
    <w:rsid w:val="00534381"/>
    <w:rsid w:val="0053587C"/>
    <w:rsid w:val="00537B77"/>
    <w:rsid w:val="00540FE1"/>
    <w:rsid w:val="00541A0B"/>
    <w:rsid w:val="00543D41"/>
    <w:rsid w:val="00544383"/>
    <w:rsid w:val="00550C20"/>
    <w:rsid w:val="00552142"/>
    <w:rsid w:val="00553F77"/>
    <w:rsid w:val="00556001"/>
    <w:rsid w:val="00556CCB"/>
    <w:rsid w:val="0055782F"/>
    <w:rsid w:val="00557A1B"/>
    <w:rsid w:val="005606C4"/>
    <w:rsid w:val="005620B2"/>
    <w:rsid w:val="00562A43"/>
    <w:rsid w:val="00563145"/>
    <w:rsid w:val="00566EDA"/>
    <w:rsid w:val="005675A6"/>
    <w:rsid w:val="00570924"/>
    <w:rsid w:val="00572654"/>
    <w:rsid w:val="0057326F"/>
    <w:rsid w:val="005750AB"/>
    <w:rsid w:val="00577C3E"/>
    <w:rsid w:val="00580684"/>
    <w:rsid w:val="00583CED"/>
    <w:rsid w:val="00584A74"/>
    <w:rsid w:val="0058630E"/>
    <w:rsid w:val="00595D40"/>
    <w:rsid w:val="005A00FB"/>
    <w:rsid w:val="005A0856"/>
    <w:rsid w:val="005A2AE3"/>
    <w:rsid w:val="005A3EA3"/>
    <w:rsid w:val="005A5E03"/>
    <w:rsid w:val="005B1B22"/>
    <w:rsid w:val="005B22B9"/>
    <w:rsid w:val="005B2678"/>
    <w:rsid w:val="005B3023"/>
    <w:rsid w:val="005B3FC1"/>
    <w:rsid w:val="005B53F4"/>
    <w:rsid w:val="005B5629"/>
    <w:rsid w:val="005B62A4"/>
    <w:rsid w:val="005C0300"/>
    <w:rsid w:val="005C32D0"/>
    <w:rsid w:val="005C45DB"/>
    <w:rsid w:val="005C4AEB"/>
    <w:rsid w:val="005C5466"/>
    <w:rsid w:val="005C612D"/>
    <w:rsid w:val="005C68DF"/>
    <w:rsid w:val="005C7F16"/>
    <w:rsid w:val="005D0732"/>
    <w:rsid w:val="005D0D13"/>
    <w:rsid w:val="005D2D35"/>
    <w:rsid w:val="005E140A"/>
    <w:rsid w:val="005E1C95"/>
    <w:rsid w:val="005E2418"/>
    <w:rsid w:val="005E3ECB"/>
    <w:rsid w:val="005E4ED4"/>
    <w:rsid w:val="005E5DFF"/>
    <w:rsid w:val="005E62AB"/>
    <w:rsid w:val="005E6758"/>
    <w:rsid w:val="005E7FC8"/>
    <w:rsid w:val="005F2BE5"/>
    <w:rsid w:val="005F39AD"/>
    <w:rsid w:val="005F3F8F"/>
    <w:rsid w:val="005F4B6A"/>
    <w:rsid w:val="005F7AB4"/>
    <w:rsid w:val="00600580"/>
    <w:rsid w:val="006010F3"/>
    <w:rsid w:val="00603B04"/>
    <w:rsid w:val="00603CF4"/>
    <w:rsid w:val="00603D48"/>
    <w:rsid w:val="0060701E"/>
    <w:rsid w:val="00607EC1"/>
    <w:rsid w:val="006124D1"/>
    <w:rsid w:val="00612D55"/>
    <w:rsid w:val="00612F2E"/>
    <w:rsid w:val="00613552"/>
    <w:rsid w:val="00613E93"/>
    <w:rsid w:val="00615A0A"/>
    <w:rsid w:val="0062133D"/>
    <w:rsid w:val="00624E17"/>
    <w:rsid w:val="00624EAB"/>
    <w:rsid w:val="00624F4C"/>
    <w:rsid w:val="0063052A"/>
    <w:rsid w:val="00632F25"/>
    <w:rsid w:val="006333D4"/>
    <w:rsid w:val="0063475B"/>
    <w:rsid w:val="006369B2"/>
    <w:rsid w:val="00637F2F"/>
    <w:rsid w:val="006406EF"/>
    <w:rsid w:val="00640FCC"/>
    <w:rsid w:val="00645C28"/>
    <w:rsid w:val="00645FEA"/>
    <w:rsid w:val="00646FCF"/>
    <w:rsid w:val="00647525"/>
    <w:rsid w:val="00652DAE"/>
    <w:rsid w:val="00654A94"/>
    <w:rsid w:val="00656C05"/>
    <w:rsid w:val="006570B0"/>
    <w:rsid w:val="00657451"/>
    <w:rsid w:val="006575FA"/>
    <w:rsid w:val="00661808"/>
    <w:rsid w:val="00663042"/>
    <w:rsid w:val="00664674"/>
    <w:rsid w:val="006651E5"/>
    <w:rsid w:val="006668AE"/>
    <w:rsid w:val="00666BEF"/>
    <w:rsid w:val="006730AA"/>
    <w:rsid w:val="006816DA"/>
    <w:rsid w:val="006823CC"/>
    <w:rsid w:val="00684DEF"/>
    <w:rsid w:val="0069050B"/>
    <w:rsid w:val="00691373"/>
    <w:rsid w:val="00691C94"/>
    <w:rsid w:val="00691EB6"/>
    <w:rsid w:val="0069210B"/>
    <w:rsid w:val="006936B4"/>
    <w:rsid w:val="006949CF"/>
    <w:rsid w:val="00695C16"/>
    <w:rsid w:val="006971CC"/>
    <w:rsid w:val="006A0341"/>
    <w:rsid w:val="006A4055"/>
    <w:rsid w:val="006A4F97"/>
    <w:rsid w:val="006A625C"/>
    <w:rsid w:val="006A7428"/>
    <w:rsid w:val="006B20EC"/>
    <w:rsid w:val="006B3789"/>
    <w:rsid w:val="006B5349"/>
    <w:rsid w:val="006C210E"/>
    <w:rsid w:val="006C2C0D"/>
    <w:rsid w:val="006C3BAC"/>
    <w:rsid w:val="006C3D13"/>
    <w:rsid w:val="006C5641"/>
    <w:rsid w:val="006C5C38"/>
    <w:rsid w:val="006C78F2"/>
    <w:rsid w:val="006D0AD2"/>
    <w:rsid w:val="006D1089"/>
    <w:rsid w:val="006D1B86"/>
    <w:rsid w:val="006D56CE"/>
    <w:rsid w:val="006D6BAB"/>
    <w:rsid w:val="006D7355"/>
    <w:rsid w:val="006E09DB"/>
    <w:rsid w:val="006E165D"/>
    <w:rsid w:val="006E2A27"/>
    <w:rsid w:val="006E7E8A"/>
    <w:rsid w:val="006F03F7"/>
    <w:rsid w:val="006F2AC9"/>
    <w:rsid w:val="006F2ACE"/>
    <w:rsid w:val="006F6854"/>
    <w:rsid w:val="006F723E"/>
    <w:rsid w:val="00701E0A"/>
    <w:rsid w:val="007041F5"/>
    <w:rsid w:val="00706358"/>
    <w:rsid w:val="00713FD0"/>
    <w:rsid w:val="00713FE8"/>
    <w:rsid w:val="00714178"/>
    <w:rsid w:val="00714740"/>
    <w:rsid w:val="0071490C"/>
    <w:rsid w:val="00715059"/>
    <w:rsid w:val="007152E7"/>
    <w:rsid w:val="00715CA6"/>
    <w:rsid w:val="007167E0"/>
    <w:rsid w:val="00716E97"/>
    <w:rsid w:val="007176BF"/>
    <w:rsid w:val="007200B2"/>
    <w:rsid w:val="0072078D"/>
    <w:rsid w:val="00721AB5"/>
    <w:rsid w:val="007246F8"/>
    <w:rsid w:val="00724ACD"/>
    <w:rsid w:val="0072539F"/>
    <w:rsid w:val="00730BDB"/>
    <w:rsid w:val="00731135"/>
    <w:rsid w:val="0073122A"/>
    <w:rsid w:val="00731426"/>
    <w:rsid w:val="007324AF"/>
    <w:rsid w:val="00734958"/>
    <w:rsid w:val="00734A37"/>
    <w:rsid w:val="0073613C"/>
    <w:rsid w:val="00736776"/>
    <w:rsid w:val="00736D41"/>
    <w:rsid w:val="00740436"/>
    <w:rsid w:val="007409B4"/>
    <w:rsid w:val="00741974"/>
    <w:rsid w:val="00743BAB"/>
    <w:rsid w:val="00752C5A"/>
    <w:rsid w:val="00753A31"/>
    <w:rsid w:val="0075525E"/>
    <w:rsid w:val="00756BBC"/>
    <w:rsid w:val="00756D3D"/>
    <w:rsid w:val="00757287"/>
    <w:rsid w:val="007618DC"/>
    <w:rsid w:val="00761B25"/>
    <w:rsid w:val="007626D4"/>
    <w:rsid w:val="007638D5"/>
    <w:rsid w:val="00765545"/>
    <w:rsid w:val="00765D7C"/>
    <w:rsid w:val="00765E80"/>
    <w:rsid w:val="00766281"/>
    <w:rsid w:val="00766304"/>
    <w:rsid w:val="007715BA"/>
    <w:rsid w:val="00771765"/>
    <w:rsid w:val="00773DD2"/>
    <w:rsid w:val="007745D0"/>
    <w:rsid w:val="00774631"/>
    <w:rsid w:val="00780569"/>
    <w:rsid w:val="007806C2"/>
    <w:rsid w:val="00780D50"/>
    <w:rsid w:val="00780E6E"/>
    <w:rsid w:val="00782780"/>
    <w:rsid w:val="007903CC"/>
    <w:rsid w:val="007903F8"/>
    <w:rsid w:val="00792495"/>
    <w:rsid w:val="007938F5"/>
    <w:rsid w:val="007943B0"/>
    <w:rsid w:val="00794F4F"/>
    <w:rsid w:val="00794FA4"/>
    <w:rsid w:val="00795866"/>
    <w:rsid w:val="0079713A"/>
    <w:rsid w:val="007974BE"/>
    <w:rsid w:val="007A08B6"/>
    <w:rsid w:val="007A0916"/>
    <w:rsid w:val="007A0DFD"/>
    <w:rsid w:val="007A62E4"/>
    <w:rsid w:val="007A6474"/>
    <w:rsid w:val="007A7836"/>
    <w:rsid w:val="007B074A"/>
    <w:rsid w:val="007B248C"/>
    <w:rsid w:val="007B2608"/>
    <w:rsid w:val="007B4CFA"/>
    <w:rsid w:val="007B56A4"/>
    <w:rsid w:val="007C4FE9"/>
    <w:rsid w:val="007C6B2A"/>
    <w:rsid w:val="007C7122"/>
    <w:rsid w:val="007C7D17"/>
    <w:rsid w:val="007C7D2F"/>
    <w:rsid w:val="007D3AFE"/>
    <w:rsid w:val="007D3F11"/>
    <w:rsid w:val="007D46C7"/>
    <w:rsid w:val="007D5308"/>
    <w:rsid w:val="007D6058"/>
    <w:rsid w:val="007D79C7"/>
    <w:rsid w:val="007E06F3"/>
    <w:rsid w:val="007E19D4"/>
    <w:rsid w:val="007E1DC9"/>
    <w:rsid w:val="007E53E4"/>
    <w:rsid w:val="007E656A"/>
    <w:rsid w:val="007F3BD1"/>
    <w:rsid w:val="007F3CDF"/>
    <w:rsid w:val="007F427E"/>
    <w:rsid w:val="007F6217"/>
    <w:rsid w:val="007F664D"/>
    <w:rsid w:val="007F6DC4"/>
    <w:rsid w:val="00802B89"/>
    <w:rsid w:val="008039C1"/>
    <w:rsid w:val="00805792"/>
    <w:rsid w:val="00806070"/>
    <w:rsid w:val="008065DF"/>
    <w:rsid w:val="00810742"/>
    <w:rsid w:val="008128CE"/>
    <w:rsid w:val="0081441D"/>
    <w:rsid w:val="008157A3"/>
    <w:rsid w:val="00815FBB"/>
    <w:rsid w:val="0081772B"/>
    <w:rsid w:val="00817752"/>
    <w:rsid w:val="00825214"/>
    <w:rsid w:val="008324A4"/>
    <w:rsid w:val="00832ED2"/>
    <w:rsid w:val="00834EFF"/>
    <w:rsid w:val="00836741"/>
    <w:rsid w:val="008376FF"/>
    <w:rsid w:val="00837702"/>
    <w:rsid w:val="00841217"/>
    <w:rsid w:val="00842137"/>
    <w:rsid w:val="008442BB"/>
    <w:rsid w:val="00844505"/>
    <w:rsid w:val="00844622"/>
    <w:rsid w:val="00846D4C"/>
    <w:rsid w:val="00847C5E"/>
    <w:rsid w:val="00851265"/>
    <w:rsid w:val="0085418F"/>
    <w:rsid w:val="00854484"/>
    <w:rsid w:val="00854497"/>
    <w:rsid w:val="008564C8"/>
    <w:rsid w:val="00856F38"/>
    <w:rsid w:val="0086059B"/>
    <w:rsid w:val="00861214"/>
    <w:rsid w:val="00864750"/>
    <w:rsid w:val="00865638"/>
    <w:rsid w:val="00865F57"/>
    <w:rsid w:val="008665A6"/>
    <w:rsid w:val="00870F09"/>
    <w:rsid w:val="00871AAE"/>
    <w:rsid w:val="0087265E"/>
    <w:rsid w:val="00873A26"/>
    <w:rsid w:val="00874008"/>
    <w:rsid w:val="00877363"/>
    <w:rsid w:val="00877E3A"/>
    <w:rsid w:val="0088088B"/>
    <w:rsid w:val="00883306"/>
    <w:rsid w:val="00884456"/>
    <w:rsid w:val="0089088E"/>
    <w:rsid w:val="00890F0C"/>
    <w:rsid w:val="00892297"/>
    <w:rsid w:val="00894970"/>
    <w:rsid w:val="00895280"/>
    <w:rsid w:val="008A1248"/>
    <w:rsid w:val="008A1C16"/>
    <w:rsid w:val="008A4F73"/>
    <w:rsid w:val="008B205E"/>
    <w:rsid w:val="008B47FB"/>
    <w:rsid w:val="008B6928"/>
    <w:rsid w:val="008B6A9B"/>
    <w:rsid w:val="008B6F4A"/>
    <w:rsid w:val="008B75FD"/>
    <w:rsid w:val="008B7B75"/>
    <w:rsid w:val="008C20B1"/>
    <w:rsid w:val="008C22C5"/>
    <w:rsid w:val="008C357D"/>
    <w:rsid w:val="008C6008"/>
    <w:rsid w:val="008C788A"/>
    <w:rsid w:val="008D5661"/>
    <w:rsid w:val="008E0172"/>
    <w:rsid w:val="008E2C2B"/>
    <w:rsid w:val="008E66A4"/>
    <w:rsid w:val="008E6FFB"/>
    <w:rsid w:val="008E7333"/>
    <w:rsid w:val="008E7A25"/>
    <w:rsid w:val="008F0E9F"/>
    <w:rsid w:val="008F0EE4"/>
    <w:rsid w:val="008F4067"/>
    <w:rsid w:val="008F5796"/>
    <w:rsid w:val="008F5D9A"/>
    <w:rsid w:val="008F7DFD"/>
    <w:rsid w:val="00900A27"/>
    <w:rsid w:val="00901DCC"/>
    <w:rsid w:val="009040CF"/>
    <w:rsid w:val="00904D48"/>
    <w:rsid w:val="00905578"/>
    <w:rsid w:val="009064F9"/>
    <w:rsid w:val="00906EE2"/>
    <w:rsid w:val="00911387"/>
    <w:rsid w:val="009117D0"/>
    <w:rsid w:val="009121B0"/>
    <w:rsid w:val="009144EB"/>
    <w:rsid w:val="00914912"/>
    <w:rsid w:val="00917B54"/>
    <w:rsid w:val="009214FE"/>
    <w:rsid w:val="009215C6"/>
    <w:rsid w:val="009231ED"/>
    <w:rsid w:val="009234EE"/>
    <w:rsid w:val="00924FB1"/>
    <w:rsid w:val="009254D0"/>
    <w:rsid w:val="00930B1D"/>
    <w:rsid w:val="0093197E"/>
    <w:rsid w:val="009406B5"/>
    <w:rsid w:val="00941169"/>
    <w:rsid w:val="00944885"/>
    <w:rsid w:val="00946166"/>
    <w:rsid w:val="009525CA"/>
    <w:rsid w:val="00953CC7"/>
    <w:rsid w:val="0095781E"/>
    <w:rsid w:val="0096016A"/>
    <w:rsid w:val="009602D3"/>
    <w:rsid w:val="009609C8"/>
    <w:rsid w:val="00961993"/>
    <w:rsid w:val="00965888"/>
    <w:rsid w:val="00965C92"/>
    <w:rsid w:val="0097081E"/>
    <w:rsid w:val="00972640"/>
    <w:rsid w:val="00973FAA"/>
    <w:rsid w:val="00974250"/>
    <w:rsid w:val="00977852"/>
    <w:rsid w:val="009800C9"/>
    <w:rsid w:val="009800F4"/>
    <w:rsid w:val="00982024"/>
    <w:rsid w:val="0098278A"/>
    <w:rsid w:val="00983164"/>
    <w:rsid w:val="009851AE"/>
    <w:rsid w:val="009857B4"/>
    <w:rsid w:val="00986E76"/>
    <w:rsid w:val="00990182"/>
    <w:rsid w:val="00990BB6"/>
    <w:rsid w:val="0099195B"/>
    <w:rsid w:val="00996D08"/>
    <w:rsid w:val="009972EF"/>
    <w:rsid w:val="009A3EF1"/>
    <w:rsid w:val="009A5B9C"/>
    <w:rsid w:val="009A7AB2"/>
    <w:rsid w:val="009B06C2"/>
    <w:rsid w:val="009B27EE"/>
    <w:rsid w:val="009B4641"/>
    <w:rsid w:val="009B5849"/>
    <w:rsid w:val="009B75B3"/>
    <w:rsid w:val="009C3160"/>
    <w:rsid w:val="009C3BE9"/>
    <w:rsid w:val="009C5287"/>
    <w:rsid w:val="009C5452"/>
    <w:rsid w:val="009D23F6"/>
    <w:rsid w:val="009D3F64"/>
    <w:rsid w:val="009D54A6"/>
    <w:rsid w:val="009D54AE"/>
    <w:rsid w:val="009E0DB1"/>
    <w:rsid w:val="009E2CB4"/>
    <w:rsid w:val="009E2E09"/>
    <w:rsid w:val="009E3926"/>
    <w:rsid w:val="009E766E"/>
    <w:rsid w:val="009F0AEF"/>
    <w:rsid w:val="009F1960"/>
    <w:rsid w:val="009F21D0"/>
    <w:rsid w:val="009F2F41"/>
    <w:rsid w:val="009F4069"/>
    <w:rsid w:val="009F44EB"/>
    <w:rsid w:val="009F715E"/>
    <w:rsid w:val="00A03DA2"/>
    <w:rsid w:val="00A05EDE"/>
    <w:rsid w:val="00A0682D"/>
    <w:rsid w:val="00A072AA"/>
    <w:rsid w:val="00A073EA"/>
    <w:rsid w:val="00A10DBB"/>
    <w:rsid w:val="00A13BDE"/>
    <w:rsid w:val="00A166DF"/>
    <w:rsid w:val="00A1752E"/>
    <w:rsid w:val="00A1765C"/>
    <w:rsid w:val="00A17713"/>
    <w:rsid w:val="00A20F62"/>
    <w:rsid w:val="00A24407"/>
    <w:rsid w:val="00A24BA5"/>
    <w:rsid w:val="00A264CF"/>
    <w:rsid w:val="00A31D47"/>
    <w:rsid w:val="00A3353B"/>
    <w:rsid w:val="00A370B0"/>
    <w:rsid w:val="00A4013E"/>
    <w:rsid w:val="00A4045F"/>
    <w:rsid w:val="00A40ABD"/>
    <w:rsid w:val="00A427CD"/>
    <w:rsid w:val="00A4600B"/>
    <w:rsid w:val="00A466DC"/>
    <w:rsid w:val="00A50506"/>
    <w:rsid w:val="00A51EF0"/>
    <w:rsid w:val="00A52FEE"/>
    <w:rsid w:val="00A5581F"/>
    <w:rsid w:val="00A568CD"/>
    <w:rsid w:val="00A64949"/>
    <w:rsid w:val="00A64FC8"/>
    <w:rsid w:val="00A6603F"/>
    <w:rsid w:val="00A67A81"/>
    <w:rsid w:val="00A714E1"/>
    <w:rsid w:val="00A72F71"/>
    <w:rsid w:val="00A730A6"/>
    <w:rsid w:val="00A75826"/>
    <w:rsid w:val="00A76041"/>
    <w:rsid w:val="00A7790B"/>
    <w:rsid w:val="00A77942"/>
    <w:rsid w:val="00A81C24"/>
    <w:rsid w:val="00A82DBC"/>
    <w:rsid w:val="00A8420F"/>
    <w:rsid w:val="00A86E46"/>
    <w:rsid w:val="00A95CEB"/>
    <w:rsid w:val="00A9668A"/>
    <w:rsid w:val="00A971A0"/>
    <w:rsid w:val="00AA0547"/>
    <w:rsid w:val="00AA0817"/>
    <w:rsid w:val="00AA1F22"/>
    <w:rsid w:val="00AA561F"/>
    <w:rsid w:val="00AA6B23"/>
    <w:rsid w:val="00AB0B51"/>
    <w:rsid w:val="00AB3F61"/>
    <w:rsid w:val="00AB4991"/>
    <w:rsid w:val="00AB7B0F"/>
    <w:rsid w:val="00AC5746"/>
    <w:rsid w:val="00AC58E9"/>
    <w:rsid w:val="00AC7777"/>
    <w:rsid w:val="00AC7A65"/>
    <w:rsid w:val="00AC7ED4"/>
    <w:rsid w:val="00AD0675"/>
    <w:rsid w:val="00AD1F9E"/>
    <w:rsid w:val="00AD3D99"/>
    <w:rsid w:val="00AD6C5E"/>
    <w:rsid w:val="00AE03F8"/>
    <w:rsid w:val="00AE103E"/>
    <w:rsid w:val="00AE507E"/>
    <w:rsid w:val="00AF0290"/>
    <w:rsid w:val="00AF087D"/>
    <w:rsid w:val="00AF1400"/>
    <w:rsid w:val="00AF2DBC"/>
    <w:rsid w:val="00AF3C66"/>
    <w:rsid w:val="00AF3DC1"/>
    <w:rsid w:val="00AF593C"/>
    <w:rsid w:val="00AF5E3E"/>
    <w:rsid w:val="00B03315"/>
    <w:rsid w:val="00B05821"/>
    <w:rsid w:val="00B05BE0"/>
    <w:rsid w:val="00B05C89"/>
    <w:rsid w:val="00B05E18"/>
    <w:rsid w:val="00B069A7"/>
    <w:rsid w:val="00B06EC1"/>
    <w:rsid w:val="00B107BB"/>
    <w:rsid w:val="00B11011"/>
    <w:rsid w:val="00B11E41"/>
    <w:rsid w:val="00B15B13"/>
    <w:rsid w:val="00B15D48"/>
    <w:rsid w:val="00B22D7E"/>
    <w:rsid w:val="00B2483B"/>
    <w:rsid w:val="00B25DE9"/>
    <w:rsid w:val="00B26C28"/>
    <w:rsid w:val="00B26D81"/>
    <w:rsid w:val="00B30E24"/>
    <w:rsid w:val="00B334B2"/>
    <w:rsid w:val="00B374DB"/>
    <w:rsid w:val="00B411C2"/>
    <w:rsid w:val="00B4174C"/>
    <w:rsid w:val="00B453F5"/>
    <w:rsid w:val="00B4617E"/>
    <w:rsid w:val="00B46785"/>
    <w:rsid w:val="00B5152E"/>
    <w:rsid w:val="00B536E4"/>
    <w:rsid w:val="00B53F80"/>
    <w:rsid w:val="00B55DBA"/>
    <w:rsid w:val="00B55F41"/>
    <w:rsid w:val="00B60272"/>
    <w:rsid w:val="00B60D86"/>
    <w:rsid w:val="00B61624"/>
    <w:rsid w:val="00B63122"/>
    <w:rsid w:val="00B676AA"/>
    <w:rsid w:val="00B7118B"/>
    <w:rsid w:val="00B718A5"/>
    <w:rsid w:val="00B72212"/>
    <w:rsid w:val="00B733C1"/>
    <w:rsid w:val="00B7504D"/>
    <w:rsid w:val="00B75703"/>
    <w:rsid w:val="00B75B51"/>
    <w:rsid w:val="00B82682"/>
    <w:rsid w:val="00B83174"/>
    <w:rsid w:val="00B8582C"/>
    <w:rsid w:val="00B94A0C"/>
    <w:rsid w:val="00B9575F"/>
    <w:rsid w:val="00B957D3"/>
    <w:rsid w:val="00B96DBD"/>
    <w:rsid w:val="00B9762F"/>
    <w:rsid w:val="00BA1644"/>
    <w:rsid w:val="00BA2BA0"/>
    <w:rsid w:val="00BA2BF0"/>
    <w:rsid w:val="00BA2C3E"/>
    <w:rsid w:val="00BA6D93"/>
    <w:rsid w:val="00BA75F0"/>
    <w:rsid w:val="00BB1340"/>
    <w:rsid w:val="00BB248D"/>
    <w:rsid w:val="00BB2F82"/>
    <w:rsid w:val="00BB369B"/>
    <w:rsid w:val="00BB4500"/>
    <w:rsid w:val="00BB4FCA"/>
    <w:rsid w:val="00BB76B0"/>
    <w:rsid w:val="00BC0ABF"/>
    <w:rsid w:val="00BC1E3A"/>
    <w:rsid w:val="00BC1FAE"/>
    <w:rsid w:val="00BC3052"/>
    <w:rsid w:val="00BC3A55"/>
    <w:rsid w:val="00BC4072"/>
    <w:rsid w:val="00BC530E"/>
    <w:rsid w:val="00BC62E2"/>
    <w:rsid w:val="00BC640D"/>
    <w:rsid w:val="00BD341C"/>
    <w:rsid w:val="00BD41F9"/>
    <w:rsid w:val="00BD5E69"/>
    <w:rsid w:val="00BD69DB"/>
    <w:rsid w:val="00BD7220"/>
    <w:rsid w:val="00BD75A4"/>
    <w:rsid w:val="00BD7D45"/>
    <w:rsid w:val="00BE0898"/>
    <w:rsid w:val="00BE4831"/>
    <w:rsid w:val="00BE4E3C"/>
    <w:rsid w:val="00BE760D"/>
    <w:rsid w:val="00BF2695"/>
    <w:rsid w:val="00BF4013"/>
    <w:rsid w:val="00BF5628"/>
    <w:rsid w:val="00BF648F"/>
    <w:rsid w:val="00BF6757"/>
    <w:rsid w:val="00C0259D"/>
    <w:rsid w:val="00C02AA4"/>
    <w:rsid w:val="00C02DB2"/>
    <w:rsid w:val="00C03B98"/>
    <w:rsid w:val="00C03E86"/>
    <w:rsid w:val="00C04630"/>
    <w:rsid w:val="00C05306"/>
    <w:rsid w:val="00C06808"/>
    <w:rsid w:val="00C06BFD"/>
    <w:rsid w:val="00C078E2"/>
    <w:rsid w:val="00C150B5"/>
    <w:rsid w:val="00C17BC6"/>
    <w:rsid w:val="00C20889"/>
    <w:rsid w:val="00C21EB0"/>
    <w:rsid w:val="00C227B9"/>
    <w:rsid w:val="00C23CCA"/>
    <w:rsid w:val="00C25022"/>
    <w:rsid w:val="00C2530D"/>
    <w:rsid w:val="00C265E5"/>
    <w:rsid w:val="00C32C8A"/>
    <w:rsid w:val="00C32FE2"/>
    <w:rsid w:val="00C36575"/>
    <w:rsid w:val="00C376FB"/>
    <w:rsid w:val="00C378B3"/>
    <w:rsid w:val="00C42125"/>
    <w:rsid w:val="00C43947"/>
    <w:rsid w:val="00C446E4"/>
    <w:rsid w:val="00C47181"/>
    <w:rsid w:val="00C5363F"/>
    <w:rsid w:val="00C54ACC"/>
    <w:rsid w:val="00C54BDA"/>
    <w:rsid w:val="00C60576"/>
    <w:rsid w:val="00C62814"/>
    <w:rsid w:val="00C62CE5"/>
    <w:rsid w:val="00C6368D"/>
    <w:rsid w:val="00C6425B"/>
    <w:rsid w:val="00C65BF4"/>
    <w:rsid w:val="00C668BF"/>
    <w:rsid w:val="00C67355"/>
    <w:rsid w:val="00C707C3"/>
    <w:rsid w:val="00C71F5D"/>
    <w:rsid w:val="00C72127"/>
    <w:rsid w:val="00C731E5"/>
    <w:rsid w:val="00C7358D"/>
    <w:rsid w:val="00C74937"/>
    <w:rsid w:val="00C755AA"/>
    <w:rsid w:val="00C76043"/>
    <w:rsid w:val="00C807C5"/>
    <w:rsid w:val="00C810CD"/>
    <w:rsid w:val="00C917E8"/>
    <w:rsid w:val="00C971B9"/>
    <w:rsid w:val="00CA2C72"/>
    <w:rsid w:val="00CA30E3"/>
    <w:rsid w:val="00CA35F5"/>
    <w:rsid w:val="00CA3E84"/>
    <w:rsid w:val="00CB241B"/>
    <w:rsid w:val="00CB5619"/>
    <w:rsid w:val="00CB60F8"/>
    <w:rsid w:val="00CB78EC"/>
    <w:rsid w:val="00CB7ABD"/>
    <w:rsid w:val="00CB7B5D"/>
    <w:rsid w:val="00CC084E"/>
    <w:rsid w:val="00CC4F4D"/>
    <w:rsid w:val="00CC6A23"/>
    <w:rsid w:val="00CC70D3"/>
    <w:rsid w:val="00CC7B4A"/>
    <w:rsid w:val="00CD1ED6"/>
    <w:rsid w:val="00CD5A74"/>
    <w:rsid w:val="00CD5C5A"/>
    <w:rsid w:val="00CD7C65"/>
    <w:rsid w:val="00CE19A1"/>
    <w:rsid w:val="00CE6519"/>
    <w:rsid w:val="00CE78FD"/>
    <w:rsid w:val="00CF04B8"/>
    <w:rsid w:val="00CF17FA"/>
    <w:rsid w:val="00D00124"/>
    <w:rsid w:val="00D00945"/>
    <w:rsid w:val="00D03AC2"/>
    <w:rsid w:val="00D0621D"/>
    <w:rsid w:val="00D1133A"/>
    <w:rsid w:val="00D1133E"/>
    <w:rsid w:val="00D1159E"/>
    <w:rsid w:val="00D117EB"/>
    <w:rsid w:val="00D11CFE"/>
    <w:rsid w:val="00D1266E"/>
    <w:rsid w:val="00D1376B"/>
    <w:rsid w:val="00D15D0D"/>
    <w:rsid w:val="00D15F69"/>
    <w:rsid w:val="00D161A5"/>
    <w:rsid w:val="00D21536"/>
    <w:rsid w:val="00D21856"/>
    <w:rsid w:val="00D21F0B"/>
    <w:rsid w:val="00D24837"/>
    <w:rsid w:val="00D30159"/>
    <w:rsid w:val="00D30FA6"/>
    <w:rsid w:val="00D32803"/>
    <w:rsid w:val="00D335A2"/>
    <w:rsid w:val="00D33911"/>
    <w:rsid w:val="00D33BCF"/>
    <w:rsid w:val="00D34FE4"/>
    <w:rsid w:val="00D36C3F"/>
    <w:rsid w:val="00D371B7"/>
    <w:rsid w:val="00D40DAE"/>
    <w:rsid w:val="00D41B47"/>
    <w:rsid w:val="00D44E0E"/>
    <w:rsid w:val="00D453BA"/>
    <w:rsid w:val="00D45B5A"/>
    <w:rsid w:val="00D46695"/>
    <w:rsid w:val="00D47C77"/>
    <w:rsid w:val="00D50185"/>
    <w:rsid w:val="00D53537"/>
    <w:rsid w:val="00D573F3"/>
    <w:rsid w:val="00D57D7F"/>
    <w:rsid w:val="00D6210E"/>
    <w:rsid w:val="00D626A6"/>
    <w:rsid w:val="00D73137"/>
    <w:rsid w:val="00D7372F"/>
    <w:rsid w:val="00D74639"/>
    <w:rsid w:val="00D74EF6"/>
    <w:rsid w:val="00D828D2"/>
    <w:rsid w:val="00D86183"/>
    <w:rsid w:val="00D917B7"/>
    <w:rsid w:val="00D92937"/>
    <w:rsid w:val="00D92A70"/>
    <w:rsid w:val="00D93EFA"/>
    <w:rsid w:val="00D9619F"/>
    <w:rsid w:val="00D9665C"/>
    <w:rsid w:val="00D973D7"/>
    <w:rsid w:val="00DA04BD"/>
    <w:rsid w:val="00DA1800"/>
    <w:rsid w:val="00DA51D9"/>
    <w:rsid w:val="00DA6E23"/>
    <w:rsid w:val="00DA738B"/>
    <w:rsid w:val="00DA7DE3"/>
    <w:rsid w:val="00DA7EF5"/>
    <w:rsid w:val="00DB1307"/>
    <w:rsid w:val="00DB16BA"/>
    <w:rsid w:val="00DB3DD6"/>
    <w:rsid w:val="00DB44EA"/>
    <w:rsid w:val="00DB7BE1"/>
    <w:rsid w:val="00DC2AAD"/>
    <w:rsid w:val="00DC542B"/>
    <w:rsid w:val="00DD29B9"/>
    <w:rsid w:val="00DD47E1"/>
    <w:rsid w:val="00DD50DE"/>
    <w:rsid w:val="00DD66FD"/>
    <w:rsid w:val="00DD7E50"/>
    <w:rsid w:val="00DE02DA"/>
    <w:rsid w:val="00DE1BE2"/>
    <w:rsid w:val="00DE3062"/>
    <w:rsid w:val="00DE3533"/>
    <w:rsid w:val="00DF0172"/>
    <w:rsid w:val="00DF31BD"/>
    <w:rsid w:val="00DF38E1"/>
    <w:rsid w:val="00E05FDB"/>
    <w:rsid w:val="00E07845"/>
    <w:rsid w:val="00E07B01"/>
    <w:rsid w:val="00E10642"/>
    <w:rsid w:val="00E10E02"/>
    <w:rsid w:val="00E14101"/>
    <w:rsid w:val="00E155CD"/>
    <w:rsid w:val="00E179B4"/>
    <w:rsid w:val="00E204DD"/>
    <w:rsid w:val="00E2145E"/>
    <w:rsid w:val="00E21FB2"/>
    <w:rsid w:val="00E23060"/>
    <w:rsid w:val="00E2486D"/>
    <w:rsid w:val="00E253F4"/>
    <w:rsid w:val="00E26482"/>
    <w:rsid w:val="00E269A3"/>
    <w:rsid w:val="00E2726F"/>
    <w:rsid w:val="00E30E80"/>
    <w:rsid w:val="00E33147"/>
    <w:rsid w:val="00E353EC"/>
    <w:rsid w:val="00E37842"/>
    <w:rsid w:val="00E37E03"/>
    <w:rsid w:val="00E401D2"/>
    <w:rsid w:val="00E405B6"/>
    <w:rsid w:val="00E41AC3"/>
    <w:rsid w:val="00E41BD7"/>
    <w:rsid w:val="00E43328"/>
    <w:rsid w:val="00E45136"/>
    <w:rsid w:val="00E46675"/>
    <w:rsid w:val="00E46D64"/>
    <w:rsid w:val="00E5073F"/>
    <w:rsid w:val="00E531FC"/>
    <w:rsid w:val="00E53C24"/>
    <w:rsid w:val="00E549FD"/>
    <w:rsid w:val="00E54B5E"/>
    <w:rsid w:val="00E57E37"/>
    <w:rsid w:val="00E611E2"/>
    <w:rsid w:val="00E613C9"/>
    <w:rsid w:val="00E625BC"/>
    <w:rsid w:val="00E62E3E"/>
    <w:rsid w:val="00E6376F"/>
    <w:rsid w:val="00E66546"/>
    <w:rsid w:val="00E666F9"/>
    <w:rsid w:val="00E67A94"/>
    <w:rsid w:val="00E74BF9"/>
    <w:rsid w:val="00E750DC"/>
    <w:rsid w:val="00E81F22"/>
    <w:rsid w:val="00E828B7"/>
    <w:rsid w:val="00E94CC3"/>
    <w:rsid w:val="00E962A6"/>
    <w:rsid w:val="00EA7342"/>
    <w:rsid w:val="00EB0874"/>
    <w:rsid w:val="00EB0D54"/>
    <w:rsid w:val="00EB114F"/>
    <w:rsid w:val="00EB18E7"/>
    <w:rsid w:val="00EB444D"/>
    <w:rsid w:val="00EB7649"/>
    <w:rsid w:val="00EC1E60"/>
    <w:rsid w:val="00EC4FF1"/>
    <w:rsid w:val="00ED2E06"/>
    <w:rsid w:val="00ED3A78"/>
    <w:rsid w:val="00ED67A6"/>
    <w:rsid w:val="00ED740F"/>
    <w:rsid w:val="00EE0417"/>
    <w:rsid w:val="00EE1EE6"/>
    <w:rsid w:val="00EE69FA"/>
    <w:rsid w:val="00EE72B3"/>
    <w:rsid w:val="00EE7957"/>
    <w:rsid w:val="00EF0608"/>
    <w:rsid w:val="00EF0D66"/>
    <w:rsid w:val="00EF1664"/>
    <w:rsid w:val="00EF6DC0"/>
    <w:rsid w:val="00EF78BA"/>
    <w:rsid w:val="00EF7AE5"/>
    <w:rsid w:val="00F02294"/>
    <w:rsid w:val="00F03930"/>
    <w:rsid w:val="00F04D10"/>
    <w:rsid w:val="00F11ABA"/>
    <w:rsid w:val="00F11BDC"/>
    <w:rsid w:val="00F12529"/>
    <w:rsid w:val="00F23205"/>
    <w:rsid w:val="00F25254"/>
    <w:rsid w:val="00F25317"/>
    <w:rsid w:val="00F26228"/>
    <w:rsid w:val="00F26E4C"/>
    <w:rsid w:val="00F27809"/>
    <w:rsid w:val="00F27D36"/>
    <w:rsid w:val="00F3025A"/>
    <w:rsid w:val="00F31897"/>
    <w:rsid w:val="00F32C30"/>
    <w:rsid w:val="00F32CE6"/>
    <w:rsid w:val="00F349EA"/>
    <w:rsid w:val="00F35BAC"/>
    <w:rsid w:val="00F35F57"/>
    <w:rsid w:val="00F41690"/>
    <w:rsid w:val="00F42D64"/>
    <w:rsid w:val="00F50467"/>
    <w:rsid w:val="00F507E0"/>
    <w:rsid w:val="00F525AE"/>
    <w:rsid w:val="00F540E6"/>
    <w:rsid w:val="00F55474"/>
    <w:rsid w:val="00F562A0"/>
    <w:rsid w:val="00F56591"/>
    <w:rsid w:val="00F61D96"/>
    <w:rsid w:val="00F62F40"/>
    <w:rsid w:val="00F71BC5"/>
    <w:rsid w:val="00F72017"/>
    <w:rsid w:val="00F76C5C"/>
    <w:rsid w:val="00F76CC4"/>
    <w:rsid w:val="00F77320"/>
    <w:rsid w:val="00F82985"/>
    <w:rsid w:val="00F8359E"/>
    <w:rsid w:val="00F92D3C"/>
    <w:rsid w:val="00F9426F"/>
    <w:rsid w:val="00F95683"/>
    <w:rsid w:val="00F956C0"/>
    <w:rsid w:val="00F95740"/>
    <w:rsid w:val="00F9698E"/>
    <w:rsid w:val="00F970E4"/>
    <w:rsid w:val="00FA033C"/>
    <w:rsid w:val="00FA13A6"/>
    <w:rsid w:val="00FA2177"/>
    <w:rsid w:val="00FA4AB7"/>
    <w:rsid w:val="00FA5C0E"/>
    <w:rsid w:val="00FA6B69"/>
    <w:rsid w:val="00FB05E1"/>
    <w:rsid w:val="00FB0A28"/>
    <w:rsid w:val="00FB2B7A"/>
    <w:rsid w:val="00FB6D28"/>
    <w:rsid w:val="00FB7672"/>
    <w:rsid w:val="00FC0114"/>
    <w:rsid w:val="00FC1CD4"/>
    <w:rsid w:val="00FC20AE"/>
    <w:rsid w:val="00FC2892"/>
    <w:rsid w:val="00FC44C6"/>
    <w:rsid w:val="00FC453E"/>
    <w:rsid w:val="00FC49B3"/>
    <w:rsid w:val="00FC4FA1"/>
    <w:rsid w:val="00FC5A68"/>
    <w:rsid w:val="00FC70FB"/>
    <w:rsid w:val="00FC78D7"/>
    <w:rsid w:val="00FD01DA"/>
    <w:rsid w:val="00FD0F5F"/>
    <w:rsid w:val="00FD1416"/>
    <w:rsid w:val="00FD17C4"/>
    <w:rsid w:val="00FD2400"/>
    <w:rsid w:val="00FD245B"/>
    <w:rsid w:val="00FD2F08"/>
    <w:rsid w:val="00FD3470"/>
    <w:rsid w:val="00FD3C50"/>
    <w:rsid w:val="00FD439E"/>
    <w:rsid w:val="00FD5FEA"/>
    <w:rsid w:val="00FD6443"/>
    <w:rsid w:val="00FD76CB"/>
    <w:rsid w:val="00FE191C"/>
    <w:rsid w:val="00FE20C4"/>
    <w:rsid w:val="00FE2A0E"/>
    <w:rsid w:val="00FE5262"/>
    <w:rsid w:val="00FE587A"/>
    <w:rsid w:val="00FE600E"/>
    <w:rsid w:val="00FE63A5"/>
    <w:rsid w:val="00FE7397"/>
    <w:rsid w:val="00FF0217"/>
    <w:rsid w:val="00FF0C45"/>
    <w:rsid w:val="00FF13F1"/>
    <w:rsid w:val="00FF3083"/>
    <w:rsid w:val="00FF4271"/>
    <w:rsid w:val="00FF4546"/>
    <w:rsid w:val="00FF5220"/>
    <w:rsid w:val="00FF538F"/>
    <w:rsid w:val="00FF57CB"/>
    <w:rsid w:val="00FF73FB"/>
    <w:rsid w:val="00FF750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DB2D29"/>
  <w15:docId w15:val="{FE4F65B5-2FEE-0A42-8E6A-CA5E022B3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iPriority="0"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5287"/>
    <w:pPr>
      <w:tabs>
        <w:tab w:val="left" w:pos="794"/>
        <w:tab w:val="left" w:pos="1191"/>
        <w:tab w:val="left" w:pos="1588"/>
        <w:tab w:val="left" w:pos="1985"/>
      </w:tabs>
      <w:overflowPunct w:val="0"/>
      <w:autoSpaceDE w:val="0"/>
      <w:autoSpaceDN w:val="0"/>
      <w:adjustRightInd w:val="0"/>
      <w:spacing w:before="120" w:after="0" w:line="240" w:lineRule="auto"/>
      <w:jc w:val="both"/>
      <w:textAlignment w:val="baseline"/>
    </w:pPr>
    <w:rPr>
      <w:rFonts w:ascii="Times New Roman" w:eastAsia="Times New Roman" w:hAnsi="Times New Roman" w:cs="Times New Roman"/>
      <w:sz w:val="24"/>
      <w:szCs w:val="20"/>
      <w:lang w:val="en-GB" w:eastAsia="en-US"/>
    </w:rPr>
  </w:style>
  <w:style w:type="paragraph" w:styleId="Heading1">
    <w:name w:val="heading 1"/>
    <w:basedOn w:val="Normal"/>
    <w:next w:val="Normal"/>
    <w:link w:val="Heading1Char"/>
    <w:qFormat/>
    <w:rsid w:val="0093197E"/>
    <w:pPr>
      <w:keepNext/>
      <w:keepLines/>
      <w:spacing w:before="360"/>
      <w:ind w:left="794" w:hanging="794"/>
      <w:jc w:val="left"/>
      <w:outlineLvl w:val="0"/>
    </w:pPr>
    <w:rPr>
      <w:b/>
    </w:rPr>
  </w:style>
  <w:style w:type="paragraph" w:styleId="Heading2">
    <w:name w:val="heading 2"/>
    <w:basedOn w:val="Heading1"/>
    <w:next w:val="Normal"/>
    <w:link w:val="Heading2Char"/>
    <w:qFormat/>
    <w:rsid w:val="0093197E"/>
    <w:pPr>
      <w:spacing w:before="240"/>
      <w:outlineLvl w:val="1"/>
    </w:pPr>
  </w:style>
  <w:style w:type="paragraph" w:styleId="Heading3">
    <w:name w:val="heading 3"/>
    <w:basedOn w:val="Heading1"/>
    <w:next w:val="Normal"/>
    <w:link w:val="Heading3Char"/>
    <w:qFormat/>
    <w:rsid w:val="0093197E"/>
    <w:pPr>
      <w:spacing w:before="160"/>
      <w:outlineLvl w:val="2"/>
    </w:pPr>
  </w:style>
  <w:style w:type="paragraph" w:styleId="Heading4">
    <w:name w:val="heading 4"/>
    <w:basedOn w:val="Heading3"/>
    <w:next w:val="Normal"/>
    <w:link w:val="Heading4Char"/>
    <w:qFormat/>
    <w:rsid w:val="0093197E"/>
    <w:pPr>
      <w:tabs>
        <w:tab w:val="clear" w:pos="794"/>
        <w:tab w:val="left" w:pos="1021"/>
      </w:tabs>
      <w:ind w:left="1021" w:hanging="1021"/>
      <w:outlineLvl w:val="3"/>
    </w:pPr>
  </w:style>
  <w:style w:type="paragraph" w:styleId="Heading5">
    <w:name w:val="heading 5"/>
    <w:basedOn w:val="Heading4"/>
    <w:next w:val="Normal"/>
    <w:link w:val="Heading5Char"/>
    <w:qFormat/>
    <w:rsid w:val="0093197E"/>
    <w:pPr>
      <w:outlineLvl w:val="4"/>
    </w:pPr>
  </w:style>
  <w:style w:type="paragraph" w:styleId="Heading6">
    <w:name w:val="heading 6"/>
    <w:basedOn w:val="Heading4"/>
    <w:next w:val="Normal"/>
    <w:link w:val="Heading6Char"/>
    <w:qFormat/>
    <w:rsid w:val="0093197E"/>
    <w:pPr>
      <w:tabs>
        <w:tab w:val="clear" w:pos="1021"/>
        <w:tab w:val="clear" w:pos="1191"/>
      </w:tabs>
      <w:ind w:left="1588" w:hanging="1588"/>
      <w:outlineLvl w:val="5"/>
    </w:pPr>
  </w:style>
  <w:style w:type="paragraph" w:styleId="Heading7">
    <w:name w:val="heading 7"/>
    <w:basedOn w:val="Heading6"/>
    <w:next w:val="Normal"/>
    <w:link w:val="Heading7Char"/>
    <w:qFormat/>
    <w:rsid w:val="0093197E"/>
    <w:pPr>
      <w:outlineLvl w:val="6"/>
    </w:pPr>
  </w:style>
  <w:style w:type="paragraph" w:styleId="Heading8">
    <w:name w:val="heading 8"/>
    <w:basedOn w:val="Heading6"/>
    <w:next w:val="Normal"/>
    <w:link w:val="Heading8Char"/>
    <w:qFormat/>
    <w:rsid w:val="0093197E"/>
    <w:pPr>
      <w:outlineLvl w:val="7"/>
    </w:pPr>
  </w:style>
  <w:style w:type="paragraph" w:styleId="Heading9">
    <w:name w:val="heading 9"/>
    <w:basedOn w:val="Heading6"/>
    <w:next w:val="Normal"/>
    <w:link w:val="Heading9Char"/>
    <w:qFormat/>
    <w:rsid w:val="0093197E"/>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14630"/>
    <w:rPr>
      <w:rFonts w:ascii="Times New Roman" w:hAnsi="Times New Roman"/>
      <w:color w:val="808080"/>
    </w:rPr>
  </w:style>
  <w:style w:type="paragraph" w:customStyle="1" w:styleId="Docnumber">
    <w:name w:val="Docnumber"/>
    <w:basedOn w:val="Normal"/>
    <w:link w:val="DocnumberChar"/>
    <w:qFormat/>
    <w:rsid w:val="00314630"/>
    <w:pPr>
      <w:jc w:val="right"/>
    </w:pPr>
    <w:rPr>
      <w:rFonts w:eastAsia="SimSun"/>
      <w:b/>
      <w:sz w:val="32"/>
    </w:rPr>
  </w:style>
  <w:style w:type="character" w:customStyle="1" w:styleId="DocnumberChar">
    <w:name w:val="Docnumber Char"/>
    <w:link w:val="Docnumber"/>
    <w:rsid w:val="00314630"/>
    <w:rPr>
      <w:rFonts w:ascii="Times New Roman" w:eastAsia="SimSun" w:hAnsi="Times New Roman" w:cs="Times New Roman"/>
      <w:b/>
      <w:sz w:val="32"/>
      <w:szCs w:val="20"/>
      <w:lang w:val="en-GB" w:eastAsia="en-US"/>
    </w:rPr>
  </w:style>
  <w:style w:type="paragraph" w:customStyle="1" w:styleId="AnnexNotitle">
    <w:name w:val="Annex_No &amp; title"/>
    <w:basedOn w:val="Normal"/>
    <w:next w:val="Normal"/>
    <w:uiPriority w:val="99"/>
    <w:rsid w:val="002A49E0"/>
    <w:pPr>
      <w:keepNext/>
      <w:keepLines/>
      <w:spacing w:before="480"/>
      <w:jc w:val="center"/>
      <w:outlineLvl w:val="0"/>
    </w:pPr>
    <w:rPr>
      <w:b/>
      <w:sz w:val="28"/>
    </w:rPr>
  </w:style>
  <w:style w:type="paragraph" w:customStyle="1" w:styleId="AppendixNotitle">
    <w:name w:val="Appendix_No &amp; title"/>
    <w:basedOn w:val="AnnexNotitle"/>
    <w:next w:val="Normal"/>
    <w:uiPriority w:val="99"/>
    <w:rsid w:val="00394DBF"/>
  </w:style>
  <w:style w:type="paragraph" w:customStyle="1" w:styleId="CorrectionSeparatorBegin">
    <w:name w:val="Correction Separator Begin"/>
    <w:basedOn w:val="Normal"/>
    <w:rsid w:val="00394DBF"/>
    <w:pPr>
      <w:keepNext/>
      <w:pBdr>
        <w:bottom w:val="single" w:sz="12" w:space="1" w:color="auto"/>
      </w:pBdr>
      <w:spacing w:before="240" w:after="240"/>
      <w:ind w:left="1440" w:right="1440"/>
      <w:jc w:val="center"/>
    </w:pPr>
    <w:rPr>
      <w:b/>
      <w:i/>
      <w:sz w:val="20"/>
      <w:lang w:val="en-US"/>
    </w:rPr>
  </w:style>
  <w:style w:type="paragraph" w:customStyle="1" w:styleId="CorrectionSeparatorEnd">
    <w:name w:val="Correction Separator End"/>
    <w:basedOn w:val="Normal"/>
    <w:rsid w:val="00394DBF"/>
    <w:pPr>
      <w:pBdr>
        <w:top w:val="single" w:sz="12" w:space="1" w:color="auto"/>
      </w:pBdr>
      <w:spacing w:before="240" w:after="240"/>
      <w:ind w:left="1440" w:right="1440"/>
      <w:jc w:val="center"/>
    </w:pPr>
    <w:rPr>
      <w:b/>
      <w:i/>
      <w:sz w:val="20"/>
      <w:lang w:val="en-US"/>
    </w:rPr>
  </w:style>
  <w:style w:type="paragraph" w:customStyle="1" w:styleId="Figure">
    <w:name w:val="Figure"/>
    <w:basedOn w:val="Normal"/>
    <w:next w:val="Normal"/>
    <w:rsid w:val="0093197E"/>
    <w:pPr>
      <w:keepNext/>
      <w:keepLines/>
      <w:spacing w:before="240" w:after="120"/>
      <w:jc w:val="center"/>
    </w:pPr>
  </w:style>
  <w:style w:type="paragraph" w:customStyle="1" w:styleId="FigureNotitle">
    <w:name w:val="Figure_No &amp; title"/>
    <w:basedOn w:val="Normal"/>
    <w:next w:val="Normal"/>
    <w:uiPriority w:val="99"/>
    <w:qFormat/>
    <w:rsid w:val="00394DBF"/>
    <w:pPr>
      <w:keepLines/>
      <w:spacing w:before="240" w:after="120"/>
      <w:jc w:val="center"/>
    </w:pPr>
    <w:rPr>
      <w:b/>
    </w:rPr>
  </w:style>
  <w:style w:type="paragraph" w:customStyle="1" w:styleId="Formal">
    <w:name w:val="Formal"/>
    <w:basedOn w:val="ASN1"/>
    <w:rsid w:val="0093197E"/>
    <w:rPr>
      <w:b w:val="0"/>
    </w:rPr>
  </w:style>
  <w:style w:type="paragraph" w:customStyle="1" w:styleId="Headingb">
    <w:name w:val="Heading_b"/>
    <w:basedOn w:val="Normal"/>
    <w:next w:val="Normal"/>
    <w:uiPriority w:val="99"/>
    <w:qFormat/>
    <w:rsid w:val="0093197E"/>
    <w:pPr>
      <w:keepNext/>
      <w:spacing w:before="160"/>
      <w:jc w:val="left"/>
    </w:pPr>
    <w:rPr>
      <w:b/>
    </w:rPr>
  </w:style>
  <w:style w:type="paragraph" w:customStyle="1" w:styleId="Headingi">
    <w:name w:val="Heading_i"/>
    <w:basedOn w:val="Normal"/>
    <w:next w:val="Normal"/>
    <w:rsid w:val="0093197E"/>
    <w:pPr>
      <w:keepNext/>
      <w:spacing w:before="160"/>
      <w:jc w:val="left"/>
    </w:pPr>
    <w:rPr>
      <w:i/>
    </w:rPr>
  </w:style>
  <w:style w:type="paragraph" w:customStyle="1" w:styleId="Headingib">
    <w:name w:val="Heading_ib"/>
    <w:basedOn w:val="Headingi"/>
    <w:next w:val="Normal"/>
    <w:uiPriority w:val="99"/>
    <w:qFormat/>
    <w:rsid w:val="00566EDA"/>
    <w:rPr>
      <w:rFonts w:eastAsiaTheme="minorEastAsia"/>
      <w:b/>
      <w:bCs/>
      <w:lang w:eastAsia="ja-JP"/>
    </w:rPr>
  </w:style>
  <w:style w:type="paragraph" w:customStyle="1" w:styleId="Normalbeforetable">
    <w:name w:val="Normal before table"/>
    <w:basedOn w:val="Normal"/>
    <w:rsid w:val="00394DBF"/>
    <w:pPr>
      <w:keepNext/>
      <w:spacing w:after="120"/>
    </w:pPr>
    <w:rPr>
      <w:rFonts w:eastAsia="????"/>
    </w:rPr>
  </w:style>
  <w:style w:type="paragraph" w:customStyle="1" w:styleId="RecNo">
    <w:name w:val="Rec_No"/>
    <w:basedOn w:val="Normal"/>
    <w:next w:val="Rectitle"/>
    <w:rsid w:val="0093197E"/>
    <w:pPr>
      <w:keepNext/>
      <w:keepLines/>
      <w:spacing w:before="0"/>
      <w:jc w:val="left"/>
    </w:pPr>
    <w:rPr>
      <w:b/>
      <w:sz w:val="28"/>
    </w:rPr>
  </w:style>
  <w:style w:type="paragraph" w:customStyle="1" w:styleId="Rectitle">
    <w:name w:val="Rec_title"/>
    <w:basedOn w:val="Normal"/>
    <w:next w:val="Normalaftertitle"/>
    <w:uiPriority w:val="99"/>
    <w:rsid w:val="0093197E"/>
    <w:pPr>
      <w:keepNext/>
      <w:keepLines/>
      <w:spacing w:before="360"/>
      <w:jc w:val="center"/>
    </w:pPr>
    <w:rPr>
      <w:b/>
      <w:sz w:val="28"/>
    </w:rPr>
  </w:style>
  <w:style w:type="paragraph" w:customStyle="1" w:styleId="Reftext">
    <w:name w:val="Ref_text"/>
    <w:basedOn w:val="Normal"/>
    <w:rsid w:val="0093197E"/>
    <w:pPr>
      <w:ind w:left="794" w:hanging="794"/>
      <w:jc w:val="left"/>
    </w:pPr>
  </w:style>
  <w:style w:type="paragraph" w:customStyle="1" w:styleId="Tablehead">
    <w:name w:val="Table_head"/>
    <w:basedOn w:val="Normal"/>
    <w:next w:val="Tabletext"/>
    <w:qFormat/>
    <w:rsid w:val="0093197E"/>
    <w:pPr>
      <w:keepNext/>
      <w:tabs>
        <w:tab w:val="clear" w:pos="794"/>
        <w:tab w:val="clear" w:pos="1191"/>
        <w:tab w:val="clear" w:pos="1588"/>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spacing w:before="80" w:after="80"/>
      <w:jc w:val="center"/>
    </w:pPr>
    <w:rPr>
      <w:b/>
      <w:sz w:val="22"/>
    </w:rPr>
  </w:style>
  <w:style w:type="paragraph" w:customStyle="1" w:styleId="Tablelegend">
    <w:name w:val="Table_legend"/>
    <w:basedOn w:val="Normal"/>
    <w:rsid w:val="0093197E"/>
    <w:pPr>
      <w:tabs>
        <w:tab w:val="clear" w:pos="794"/>
        <w:tab w:val="clear" w:pos="1191"/>
        <w:tab w:val="clear" w:pos="1588"/>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spacing w:after="40"/>
      <w:jc w:val="left"/>
    </w:pPr>
    <w:rPr>
      <w:sz w:val="22"/>
    </w:rPr>
  </w:style>
  <w:style w:type="paragraph" w:customStyle="1" w:styleId="TableNotitle">
    <w:name w:val="Table_No &amp; title"/>
    <w:basedOn w:val="Normal"/>
    <w:next w:val="Normal"/>
    <w:uiPriority w:val="99"/>
    <w:qFormat/>
    <w:rsid w:val="00394DBF"/>
    <w:pPr>
      <w:keepNext/>
      <w:keepLines/>
      <w:spacing w:before="360" w:after="120"/>
      <w:jc w:val="center"/>
    </w:pPr>
    <w:rPr>
      <w:b/>
    </w:rPr>
  </w:style>
  <w:style w:type="paragraph" w:customStyle="1" w:styleId="Tabletext">
    <w:name w:val="Table_text"/>
    <w:basedOn w:val="Normal"/>
    <w:link w:val="TabletextChar"/>
    <w:qFormat/>
    <w:rsid w:val="0093197E"/>
    <w:pPr>
      <w:tabs>
        <w:tab w:val="clear" w:pos="794"/>
        <w:tab w:val="clear" w:pos="1191"/>
        <w:tab w:val="clear" w:pos="1588"/>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spacing w:before="40" w:after="40"/>
      <w:jc w:val="left"/>
    </w:pPr>
    <w:rPr>
      <w:sz w:val="22"/>
    </w:rPr>
  </w:style>
  <w:style w:type="paragraph" w:styleId="TableofFigures">
    <w:name w:val="table of figures"/>
    <w:basedOn w:val="Normal"/>
    <w:next w:val="Normal"/>
    <w:uiPriority w:val="99"/>
    <w:rsid w:val="00394DBF"/>
    <w:pPr>
      <w:tabs>
        <w:tab w:val="right" w:leader="dot" w:pos="9639"/>
      </w:tabs>
    </w:pPr>
    <w:rPr>
      <w:rFonts w:eastAsia="MS Mincho"/>
    </w:rPr>
  </w:style>
  <w:style w:type="paragraph" w:styleId="TOC1">
    <w:name w:val="toc 1"/>
    <w:basedOn w:val="Normal"/>
    <w:uiPriority w:val="39"/>
    <w:rsid w:val="0093197E"/>
    <w:pPr>
      <w:tabs>
        <w:tab w:val="clear" w:pos="794"/>
        <w:tab w:val="clear" w:pos="1191"/>
        <w:tab w:val="clear" w:pos="1588"/>
        <w:tab w:val="clear" w:pos="1985"/>
        <w:tab w:val="left" w:pos="964"/>
        <w:tab w:val="left" w:leader="dot" w:pos="8789"/>
        <w:tab w:val="right" w:pos="9639"/>
      </w:tabs>
      <w:ind w:left="680" w:right="851" w:hanging="680"/>
      <w:jc w:val="left"/>
    </w:pPr>
  </w:style>
  <w:style w:type="paragraph" w:styleId="TOC2">
    <w:name w:val="toc 2"/>
    <w:basedOn w:val="TOC1"/>
    <w:uiPriority w:val="39"/>
    <w:rsid w:val="0093197E"/>
    <w:pPr>
      <w:spacing w:before="80"/>
      <w:ind w:left="1531" w:hanging="851"/>
    </w:pPr>
  </w:style>
  <w:style w:type="paragraph" w:styleId="TOC3">
    <w:name w:val="toc 3"/>
    <w:basedOn w:val="TOC2"/>
    <w:uiPriority w:val="39"/>
    <w:rsid w:val="0093197E"/>
  </w:style>
  <w:style w:type="character" w:styleId="Hyperlink">
    <w:name w:val="Hyperlink"/>
    <w:aliases w:val="超级链接,CEO_Hyperlink,超?级链,Style 58,超????,하이퍼링크2,超链接1"/>
    <w:basedOn w:val="DefaultParagraphFont"/>
    <w:uiPriority w:val="99"/>
    <w:qFormat/>
    <w:rsid w:val="0093197E"/>
    <w:rPr>
      <w:color w:val="0000FF"/>
      <w:u w:val="single"/>
    </w:rPr>
  </w:style>
  <w:style w:type="character" w:customStyle="1" w:styleId="Heading1Char">
    <w:name w:val="Heading 1 Char"/>
    <w:basedOn w:val="DefaultParagraphFont"/>
    <w:link w:val="Heading1"/>
    <w:rsid w:val="00394DBF"/>
    <w:rPr>
      <w:rFonts w:ascii="Times New Roman" w:eastAsia="Times New Roman" w:hAnsi="Times New Roman" w:cs="Times New Roman"/>
      <w:b/>
      <w:sz w:val="24"/>
      <w:szCs w:val="20"/>
      <w:lang w:val="en-GB" w:eastAsia="en-US"/>
    </w:rPr>
  </w:style>
  <w:style w:type="character" w:customStyle="1" w:styleId="Heading2Char">
    <w:name w:val="Heading 2 Char"/>
    <w:basedOn w:val="DefaultParagraphFont"/>
    <w:link w:val="Heading2"/>
    <w:rsid w:val="00394DBF"/>
    <w:rPr>
      <w:rFonts w:ascii="Times New Roman" w:eastAsia="Times New Roman" w:hAnsi="Times New Roman" w:cs="Times New Roman"/>
      <w:b/>
      <w:sz w:val="24"/>
      <w:szCs w:val="20"/>
      <w:lang w:val="en-GB" w:eastAsia="en-US"/>
    </w:rPr>
  </w:style>
  <w:style w:type="character" w:customStyle="1" w:styleId="Heading3Char">
    <w:name w:val="Heading 3 Char"/>
    <w:basedOn w:val="DefaultParagraphFont"/>
    <w:link w:val="Heading3"/>
    <w:rsid w:val="00394DBF"/>
    <w:rPr>
      <w:rFonts w:ascii="Times New Roman" w:eastAsia="Times New Roman" w:hAnsi="Times New Roman" w:cs="Times New Roman"/>
      <w:b/>
      <w:sz w:val="24"/>
      <w:szCs w:val="20"/>
      <w:lang w:val="en-GB" w:eastAsia="en-US"/>
    </w:rPr>
  </w:style>
  <w:style w:type="character" w:customStyle="1" w:styleId="Heading4Char">
    <w:name w:val="Heading 4 Char"/>
    <w:basedOn w:val="DefaultParagraphFont"/>
    <w:link w:val="Heading4"/>
    <w:rsid w:val="00394DBF"/>
    <w:rPr>
      <w:rFonts w:ascii="Times New Roman" w:eastAsia="Times New Roman" w:hAnsi="Times New Roman" w:cs="Times New Roman"/>
      <w:b/>
      <w:sz w:val="24"/>
      <w:szCs w:val="20"/>
      <w:lang w:val="en-GB" w:eastAsia="en-US"/>
    </w:rPr>
  </w:style>
  <w:style w:type="character" w:customStyle="1" w:styleId="Heading5Char">
    <w:name w:val="Heading 5 Char"/>
    <w:basedOn w:val="DefaultParagraphFont"/>
    <w:link w:val="Heading5"/>
    <w:rsid w:val="00394DBF"/>
    <w:rPr>
      <w:rFonts w:ascii="Times New Roman" w:eastAsia="Times New Roman" w:hAnsi="Times New Roman" w:cs="Times New Roman"/>
      <w:b/>
      <w:sz w:val="24"/>
      <w:szCs w:val="20"/>
      <w:lang w:val="en-GB" w:eastAsia="en-US"/>
    </w:rPr>
  </w:style>
  <w:style w:type="character" w:customStyle="1" w:styleId="Heading6Char">
    <w:name w:val="Heading 6 Char"/>
    <w:basedOn w:val="DefaultParagraphFont"/>
    <w:link w:val="Heading6"/>
    <w:rsid w:val="00394DBF"/>
    <w:rPr>
      <w:rFonts w:ascii="Times New Roman" w:eastAsia="Times New Roman" w:hAnsi="Times New Roman" w:cs="Times New Roman"/>
      <w:b/>
      <w:sz w:val="24"/>
      <w:szCs w:val="20"/>
      <w:lang w:val="en-GB" w:eastAsia="en-US"/>
    </w:rPr>
  </w:style>
  <w:style w:type="character" w:customStyle="1" w:styleId="Heading7Char">
    <w:name w:val="Heading 7 Char"/>
    <w:basedOn w:val="DefaultParagraphFont"/>
    <w:link w:val="Heading7"/>
    <w:rsid w:val="00394DBF"/>
    <w:rPr>
      <w:rFonts w:ascii="Times New Roman" w:eastAsia="Times New Roman" w:hAnsi="Times New Roman" w:cs="Times New Roman"/>
      <w:b/>
      <w:sz w:val="24"/>
      <w:szCs w:val="20"/>
      <w:lang w:val="en-GB" w:eastAsia="en-US"/>
    </w:rPr>
  </w:style>
  <w:style w:type="character" w:customStyle="1" w:styleId="Heading8Char">
    <w:name w:val="Heading 8 Char"/>
    <w:basedOn w:val="DefaultParagraphFont"/>
    <w:link w:val="Heading8"/>
    <w:rsid w:val="00394DBF"/>
    <w:rPr>
      <w:rFonts w:ascii="Times New Roman" w:eastAsia="Times New Roman" w:hAnsi="Times New Roman" w:cs="Times New Roman"/>
      <w:b/>
      <w:sz w:val="24"/>
      <w:szCs w:val="20"/>
      <w:lang w:val="en-GB" w:eastAsia="en-US"/>
    </w:rPr>
  </w:style>
  <w:style w:type="character" w:customStyle="1" w:styleId="Heading9Char">
    <w:name w:val="Heading 9 Char"/>
    <w:basedOn w:val="DefaultParagraphFont"/>
    <w:link w:val="Heading9"/>
    <w:rsid w:val="00394DBF"/>
    <w:rPr>
      <w:rFonts w:ascii="Times New Roman" w:eastAsia="Times New Roman" w:hAnsi="Times New Roman" w:cs="Times New Roman"/>
      <w:b/>
      <w:sz w:val="24"/>
      <w:szCs w:val="20"/>
      <w:lang w:val="en-GB" w:eastAsia="en-US"/>
    </w:rPr>
  </w:style>
  <w:style w:type="paragraph" w:styleId="Caption">
    <w:name w:val="caption"/>
    <w:basedOn w:val="Normal"/>
    <w:next w:val="Normal"/>
    <w:unhideWhenUsed/>
    <w:qFormat/>
    <w:rsid w:val="00394DBF"/>
    <w:pPr>
      <w:spacing w:before="0" w:after="200"/>
    </w:pPr>
    <w:rPr>
      <w:i/>
      <w:iCs/>
      <w:color w:val="44546A" w:themeColor="text2"/>
      <w:sz w:val="18"/>
      <w:szCs w:val="18"/>
    </w:rPr>
  </w:style>
  <w:style w:type="paragraph" w:styleId="Header">
    <w:name w:val="header"/>
    <w:basedOn w:val="Normal"/>
    <w:link w:val="HeaderChar"/>
    <w:rsid w:val="0093197E"/>
    <w:pPr>
      <w:tabs>
        <w:tab w:val="clear" w:pos="794"/>
        <w:tab w:val="clear" w:pos="1191"/>
        <w:tab w:val="clear" w:pos="1588"/>
        <w:tab w:val="clear" w:pos="1985"/>
      </w:tabs>
      <w:spacing w:before="0"/>
      <w:jc w:val="center"/>
    </w:pPr>
    <w:rPr>
      <w:sz w:val="18"/>
    </w:rPr>
  </w:style>
  <w:style w:type="character" w:customStyle="1" w:styleId="HeaderChar">
    <w:name w:val="Header Char"/>
    <w:basedOn w:val="DefaultParagraphFont"/>
    <w:link w:val="Header"/>
    <w:rsid w:val="007E53E4"/>
    <w:rPr>
      <w:rFonts w:ascii="Times New Roman" w:eastAsia="Times New Roman" w:hAnsi="Times New Roman" w:cs="Times New Roman"/>
      <w:sz w:val="18"/>
      <w:szCs w:val="20"/>
      <w:lang w:val="en-GB" w:eastAsia="en-US"/>
    </w:rPr>
  </w:style>
  <w:style w:type="paragraph" w:styleId="Footer">
    <w:name w:val="footer"/>
    <w:basedOn w:val="Normal"/>
    <w:link w:val="FooterChar"/>
    <w:rsid w:val="0093197E"/>
    <w:pPr>
      <w:tabs>
        <w:tab w:val="clear" w:pos="794"/>
        <w:tab w:val="clear" w:pos="1191"/>
        <w:tab w:val="clear" w:pos="1588"/>
        <w:tab w:val="clear" w:pos="1985"/>
        <w:tab w:val="left" w:pos="5954"/>
        <w:tab w:val="right" w:pos="9639"/>
      </w:tabs>
      <w:spacing w:before="0"/>
    </w:pPr>
    <w:rPr>
      <w:caps/>
      <w:noProof/>
      <w:sz w:val="16"/>
    </w:rPr>
  </w:style>
  <w:style w:type="character" w:customStyle="1" w:styleId="FooterChar">
    <w:name w:val="Footer Char"/>
    <w:basedOn w:val="DefaultParagraphFont"/>
    <w:link w:val="Footer"/>
    <w:rsid w:val="00037538"/>
    <w:rPr>
      <w:rFonts w:ascii="Times New Roman" w:eastAsia="Times New Roman" w:hAnsi="Times New Roman" w:cs="Times New Roman"/>
      <w:caps/>
      <w:noProof/>
      <w:sz w:val="16"/>
      <w:szCs w:val="20"/>
      <w:lang w:val="en-GB" w:eastAsia="en-US"/>
    </w:rPr>
  </w:style>
  <w:style w:type="character" w:styleId="Emphasis">
    <w:name w:val="Emphasis"/>
    <w:basedOn w:val="DefaultParagraphFont"/>
    <w:uiPriority w:val="20"/>
    <w:rsid w:val="00394DBF"/>
    <w:rPr>
      <w:i/>
      <w:iCs/>
    </w:rPr>
  </w:style>
  <w:style w:type="paragraph" w:styleId="Subtitle">
    <w:name w:val="Subtitle"/>
    <w:basedOn w:val="Normal"/>
    <w:next w:val="Normal"/>
    <w:link w:val="SubtitleChar"/>
    <w:uiPriority w:val="11"/>
    <w:rsid w:val="00394DBF"/>
    <w:pPr>
      <w:numPr>
        <w:ilvl w:val="1"/>
      </w:numPr>
      <w:spacing w:after="160"/>
    </w:pPr>
    <w:rPr>
      <w:rFonts w:asciiTheme="minorHAnsi"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394DBF"/>
    <w:rPr>
      <w:color w:val="5A5A5A" w:themeColor="text1" w:themeTint="A5"/>
      <w:spacing w:val="15"/>
      <w:lang w:val="en-GB" w:eastAsia="ja-JP"/>
    </w:rPr>
  </w:style>
  <w:style w:type="character" w:styleId="Strong">
    <w:name w:val="Strong"/>
    <w:basedOn w:val="DefaultParagraphFont"/>
    <w:uiPriority w:val="22"/>
    <w:qFormat/>
    <w:rsid w:val="00394DBF"/>
    <w:rPr>
      <w:b/>
      <w:bCs/>
    </w:rPr>
  </w:style>
  <w:style w:type="paragraph" w:styleId="Quote">
    <w:name w:val="Quote"/>
    <w:basedOn w:val="Normal"/>
    <w:next w:val="Normal"/>
    <w:link w:val="QuoteChar"/>
    <w:uiPriority w:val="29"/>
    <w:qFormat/>
    <w:rsid w:val="00394DB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394DBF"/>
    <w:rPr>
      <w:rFonts w:ascii="Times New Roman" w:hAnsi="Times New Roman" w:cs="Times New Roman"/>
      <w:i/>
      <w:iCs/>
      <w:color w:val="404040" w:themeColor="text1" w:themeTint="BF"/>
      <w:sz w:val="24"/>
      <w:szCs w:val="24"/>
      <w:lang w:val="en-GB" w:eastAsia="ja-JP"/>
    </w:rPr>
  </w:style>
  <w:style w:type="paragraph" w:customStyle="1" w:styleId="enumlev1">
    <w:name w:val="enumlev1"/>
    <w:basedOn w:val="Normal"/>
    <w:rsid w:val="0093197E"/>
    <w:pPr>
      <w:spacing w:before="80"/>
      <w:ind w:left="794" w:hanging="794"/>
    </w:pPr>
  </w:style>
  <w:style w:type="paragraph" w:customStyle="1" w:styleId="enumlev2">
    <w:name w:val="enumlev2"/>
    <w:basedOn w:val="enumlev1"/>
    <w:rsid w:val="0093197E"/>
    <w:pPr>
      <w:ind w:left="1191" w:hanging="397"/>
    </w:pPr>
  </w:style>
  <w:style w:type="paragraph" w:customStyle="1" w:styleId="enumlev3">
    <w:name w:val="enumlev3"/>
    <w:basedOn w:val="enumlev2"/>
    <w:rsid w:val="0093197E"/>
    <w:pPr>
      <w:ind w:left="1588"/>
    </w:pPr>
  </w:style>
  <w:style w:type="paragraph" w:styleId="BalloonText">
    <w:name w:val="Balloon Text"/>
    <w:basedOn w:val="Normal"/>
    <w:link w:val="BalloonTextChar"/>
    <w:rsid w:val="0093197E"/>
    <w:pPr>
      <w:spacing w:before="0"/>
    </w:pPr>
    <w:rPr>
      <w:rFonts w:ascii="Tahoma" w:hAnsi="Tahoma" w:cs="Tahoma"/>
      <w:sz w:val="16"/>
      <w:szCs w:val="16"/>
    </w:rPr>
  </w:style>
  <w:style w:type="character" w:customStyle="1" w:styleId="BalloonTextChar">
    <w:name w:val="Balloon Text Char"/>
    <w:basedOn w:val="DefaultParagraphFont"/>
    <w:link w:val="BalloonText"/>
    <w:rsid w:val="0093197E"/>
    <w:rPr>
      <w:rFonts w:ascii="Tahoma" w:eastAsia="Times New Roman" w:hAnsi="Tahoma" w:cs="Tahoma"/>
      <w:sz w:val="16"/>
      <w:szCs w:val="16"/>
      <w:lang w:val="en-GB" w:eastAsia="en-US"/>
    </w:rPr>
  </w:style>
  <w:style w:type="paragraph" w:styleId="ListParagraph">
    <w:name w:val="List Paragraph"/>
    <w:aliases w:val="ПАРАГРАФ,Resume Title,Ref,Use Case List Paragraph,Bullet List Paragraph,List Paragraph11,List Paragraph111,List Paragraph Option,EG Bullet 1,Bulleted List1,b1,Bullet for no #'s,Body Bullet,Table Number Paragraph,List Paragraph 1,B1,O5"/>
    <w:basedOn w:val="Normal"/>
    <w:link w:val="ListParagraphChar"/>
    <w:uiPriority w:val="34"/>
    <w:qFormat/>
    <w:rsid w:val="00F32C30"/>
    <w:pPr>
      <w:spacing w:before="0" w:after="200" w:line="276" w:lineRule="auto"/>
      <w:ind w:left="720"/>
    </w:pPr>
    <w:rPr>
      <w:rFonts w:cs="Calibri"/>
      <w:szCs w:val="22"/>
      <w:lang w:val="ru-RU"/>
    </w:rPr>
  </w:style>
  <w:style w:type="character" w:customStyle="1" w:styleId="ListParagraphChar">
    <w:name w:val="List Paragraph Char"/>
    <w:aliases w:val="ПАРАГРАФ Char,Resume Title Char,Ref Char,Use Case List Paragraph Char,Bullet List Paragraph Char,List Paragraph11 Char,List Paragraph111 Char,List Paragraph Option Char,EG Bullet 1 Char,Bulleted List1 Char,b1 Char,Body Bullet Char"/>
    <w:link w:val="ListParagraph"/>
    <w:uiPriority w:val="34"/>
    <w:rsid w:val="00F32C30"/>
    <w:rPr>
      <w:rFonts w:ascii="Times New Roman" w:eastAsia="Times New Roman" w:hAnsi="Times New Roman" w:cs="Calibri"/>
      <w:sz w:val="24"/>
      <w:lang w:val="ru-RU" w:eastAsia="en-US"/>
    </w:rPr>
  </w:style>
  <w:style w:type="paragraph" w:styleId="Revision">
    <w:name w:val="Revision"/>
    <w:hidden/>
    <w:uiPriority w:val="99"/>
    <w:semiHidden/>
    <w:rsid w:val="00E45136"/>
    <w:pPr>
      <w:spacing w:after="0" w:line="240" w:lineRule="auto"/>
    </w:pPr>
    <w:rPr>
      <w:rFonts w:ascii="Times New Roman" w:hAnsi="Times New Roman" w:cs="Times New Roman"/>
      <w:sz w:val="24"/>
      <w:szCs w:val="24"/>
      <w:lang w:val="en-GB" w:eastAsia="ja-JP"/>
    </w:rPr>
  </w:style>
  <w:style w:type="character" w:customStyle="1" w:styleId="UnresolvedMention1">
    <w:name w:val="Unresolved Mention1"/>
    <w:basedOn w:val="DefaultParagraphFont"/>
    <w:uiPriority w:val="99"/>
    <w:semiHidden/>
    <w:unhideWhenUsed/>
    <w:rsid w:val="00E45136"/>
    <w:rPr>
      <w:color w:val="605E5C"/>
      <w:shd w:val="clear" w:color="auto" w:fill="E1DFDD"/>
    </w:rPr>
  </w:style>
  <w:style w:type="character" w:styleId="FollowedHyperlink">
    <w:name w:val="FollowedHyperlink"/>
    <w:basedOn w:val="DefaultParagraphFont"/>
    <w:unhideWhenUsed/>
    <w:rsid w:val="000922A4"/>
    <w:rPr>
      <w:color w:val="954F72" w:themeColor="followedHyperlink"/>
      <w:u w:val="single"/>
    </w:rPr>
  </w:style>
  <w:style w:type="character" w:styleId="PageNumber">
    <w:name w:val="page number"/>
    <w:basedOn w:val="DefaultParagraphFont"/>
    <w:rsid w:val="0093197E"/>
  </w:style>
  <w:style w:type="paragraph" w:customStyle="1" w:styleId="ASN1">
    <w:name w:val="ASN.1"/>
    <w:rsid w:val="0093197E"/>
    <w:pPr>
      <w:tabs>
        <w:tab w:val="left" w:pos="567"/>
        <w:tab w:val="left" w:pos="1134"/>
        <w:tab w:val="left" w:pos="1701"/>
        <w:tab w:val="left" w:pos="2268"/>
        <w:tab w:val="left" w:pos="2835"/>
        <w:tab w:val="left" w:pos="3402"/>
        <w:tab w:val="left" w:pos="3969"/>
        <w:tab w:val="left" w:pos="4536"/>
        <w:tab w:val="left" w:pos="5103"/>
        <w:tab w:val="left" w:pos="5670"/>
      </w:tabs>
      <w:spacing w:after="0" w:line="240" w:lineRule="auto"/>
    </w:pPr>
    <w:rPr>
      <w:rFonts w:ascii="Courier New" w:eastAsia="Times New Roman" w:hAnsi="Courier New" w:cs="Times New Roman"/>
      <w:b/>
      <w:noProof/>
      <w:sz w:val="20"/>
      <w:szCs w:val="20"/>
      <w:lang w:val="en-GB" w:eastAsia="en-US"/>
    </w:rPr>
  </w:style>
  <w:style w:type="table" w:styleId="TableGrid">
    <w:name w:val="Table Grid"/>
    <w:basedOn w:val="TableNormal"/>
    <w:rsid w:val="00D2153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semiHidden/>
    <w:rsid w:val="0093197E"/>
    <w:pPr>
      <w:tabs>
        <w:tab w:val="clear" w:pos="794"/>
        <w:tab w:val="clear" w:pos="1191"/>
        <w:tab w:val="clear" w:pos="1588"/>
        <w:tab w:val="clear" w:pos="1985"/>
      </w:tabs>
      <w:overflowPunct/>
      <w:autoSpaceDE/>
      <w:autoSpaceDN/>
      <w:adjustRightInd/>
      <w:spacing w:before="0"/>
      <w:jc w:val="left"/>
      <w:textAlignment w:val="auto"/>
    </w:pPr>
    <w:rPr>
      <w:sz w:val="20"/>
      <w:lang w:val="en-US"/>
    </w:rPr>
  </w:style>
  <w:style w:type="character" w:customStyle="1" w:styleId="CommentTextChar">
    <w:name w:val="Comment Text Char"/>
    <w:basedOn w:val="DefaultParagraphFont"/>
    <w:link w:val="CommentText"/>
    <w:semiHidden/>
    <w:rsid w:val="00D21536"/>
    <w:rPr>
      <w:rFonts w:ascii="Times New Roman" w:eastAsia="Times New Roman" w:hAnsi="Times New Roman" w:cs="Times New Roman"/>
      <w:sz w:val="20"/>
      <w:szCs w:val="20"/>
      <w:lang w:eastAsia="en-US"/>
    </w:rPr>
  </w:style>
  <w:style w:type="paragraph" w:customStyle="1" w:styleId="Figurelegend">
    <w:name w:val="Figure_legend"/>
    <w:basedOn w:val="Normal"/>
    <w:rsid w:val="0093197E"/>
    <w:pPr>
      <w:keepNext/>
      <w:keepLines/>
      <w:tabs>
        <w:tab w:val="clear" w:pos="794"/>
        <w:tab w:val="clear" w:pos="1191"/>
        <w:tab w:val="clear" w:pos="1588"/>
        <w:tab w:val="clear" w:pos="1985"/>
      </w:tabs>
      <w:spacing w:before="20" w:after="20"/>
      <w:jc w:val="left"/>
    </w:pPr>
    <w:rPr>
      <w:sz w:val="18"/>
    </w:rPr>
  </w:style>
  <w:style w:type="paragraph" w:customStyle="1" w:styleId="Normalaftertitle0">
    <w:name w:val="Normal after title"/>
    <w:basedOn w:val="Normal"/>
    <w:next w:val="Normal"/>
    <w:uiPriority w:val="99"/>
    <w:rsid w:val="00D21536"/>
    <w:pPr>
      <w:spacing w:before="320"/>
    </w:pPr>
    <w:rPr>
      <w:rFonts w:eastAsia="SimSun"/>
    </w:rPr>
  </w:style>
  <w:style w:type="character" w:styleId="CommentReference">
    <w:name w:val="annotation reference"/>
    <w:basedOn w:val="DefaultParagraphFont"/>
    <w:semiHidden/>
    <w:rsid w:val="0093197E"/>
    <w:rPr>
      <w:sz w:val="16"/>
      <w:szCs w:val="16"/>
    </w:rPr>
  </w:style>
  <w:style w:type="paragraph" w:customStyle="1" w:styleId="Normalaftertitle">
    <w:name w:val="Normal_after_title"/>
    <w:basedOn w:val="Normal"/>
    <w:next w:val="Normal"/>
    <w:rsid w:val="0093197E"/>
    <w:pPr>
      <w:spacing w:before="360"/>
    </w:pPr>
  </w:style>
  <w:style w:type="paragraph" w:styleId="TOC4">
    <w:name w:val="toc 4"/>
    <w:basedOn w:val="TOC3"/>
    <w:semiHidden/>
    <w:rsid w:val="0093197E"/>
  </w:style>
  <w:style w:type="paragraph" w:styleId="TOC5">
    <w:name w:val="toc 5"/>
    <w:basedOn w:val="TOC4"/>
    <w:semiHidden/>
    <w:rsid w:val="0093197E"/>
  </w:style>
  <w:style w:type="paragraph" w:styleId="TOC6">
    <w:name w:val="toc 6"/>
    <w:basedOn w:val="TOC4"/>
    <w:semiHidden/>
    <w:rsid w:val="0093197E"/>
  </w:style>
  <w:style w:type="paragraph" w:styleId="TOC7">
    <w:name w:val="toc 7"/>
    <w:basedOn w:val="TOC4"/>
    <w:semiHidden/>
    <w:rsid w:val="0093197E"/>
  </w:style>
  <w:style w:type="paragraph" w:styleId="TOC8">
    <w:name w:val="toc 8"/>
    <w:basedOn w:val="TOC4"/>
    <w:semiHidden/>
    <w:rsid w:val="0093197E"/>
  </w:style>
  <w:style w:type="paragraph" w:styleId="TOC9">
    <w:name w:val="toc 9"/>
    <w:basedOn w:val="TOC3"/>
    <w:semiHidden/>
    <w:rsid w:val="0093197E"/>
  </w:style>
  <w:style w:type="paragraph" w:styleId="CommentSubject">
    <w:name w:val="annotation subject"/>
    <w:basedOn w:val="CommentText"/>
    <w:next w:val="CommentText"/>
    <w:link w:val="CommentSubjectChar"/>
    <w:uiPriority w:val="99"/>
    <w:semiHidden/>
    <w:rsid w:val="00D21536"/>
    <w:rPr>
      <w:rFonts w:eastAsia="MS Mincho"/>
      <w:b/>
      <w:bCs/>
      <w:lang w:eastAsia="zh-CN"/>
    </w:rPr>
  </w:style>
  <w:style w:type="character" w:customStyle="1" w:styleId="CommentSubjectChar">
    <w:name w:val="Comment Subject Char"/>
    <w:basedOn w:val="CommentTextChar"/>
    <w:link w:val="CommentSubject"/>
    <w:uiPriority w:val="99"/>
    <w:semiHidden/>
    <w:rsid w:val="00D21536"/>
    <w:rPr>
      <w:rFonts w:ascii="Times New Roman" w:eastAsia="MS Mincho" w:hAnsi="Times New Roman" w:cs="Times New Roman"/>
      <w:b/>
      <w:bCs/>
      <w:sz w:val="20"/>
      <w:szCs w:val="20"/>
      <w:lang w:eastAsia="en-US"/>
    </w:rPr>
  </w:style>
  <w:style w:type="paragraph" w:customStyle="1" w:styleId="Equation">
    <w:name w:val="Equation"/>
    <w:basedOn w:val="Normal"/>
    <w:rsid w:val="0093197E"/>
    <w:pPr>
      <w:tabs>
        <w:tab w:val="clear" w:pos="1191"/>
        <w:tab w:val="clear" w:pos="1588"/>
        <w:tab w:val="clear" w:pos="1985"/>
        <w:tab w:val="center" w:pos="4820"/>
        <w:tab w:val="right" w:pos="9639"/>
      </w:tabs>
      <w:jc w:val="left"/>
    </w:pPr>
  </w:style>
  <w:style w:type="paragraph" w:customStyle="1" w:styleId="Heading1Centered">
    <w:name w:val="Heading 1 Centered"/>
    <w:basedOn w:val="Heading1"/>
    <w:uiPriority w:val="99"/>
    <w:rsid w:val="00D21536"/>
    <w:pPr>
      <w:ind w:left="0" w:firstLine="0"/>
      <w:jc w:val="center"/>
    </w:pPr>
    <w:rPr>
      <w:rFonts w:eastAsia="MS Mincho"/>
      <w:bCs/>
    </w:rPr>
  </w:style>
  <w:style w:type="paragraph" w:customStyle="1" w:styleId="toc0">
    <w:name w:val="toc 0"/>
    <w:basedOn w:val="Normal"/>
    <w:next w:val="TOC1"/>
    <w:rsid w:val="0093197E"/>
    <w:pPr>
      <w:keepLines/>
      <w:tabs>
        <w:tab w:val="clear" w:pos="794"/>
        <w:tab w:val="clear" w:pos="1191"/>
        <w:tab w:val="clear" w:pos="1588"/>
        <w:tab w:val="clear" w:pos="1985"/>
        <w:tab w:val="right" w:pos="9639"/>
      </w:tabs>
      <w:jc w:val="left"/>
    </w:pPr>
    <w:rPr>
      <w:b/>
    </w:rPr>
  </w:style>
  <w:style w:type="paragraph" w:styleId="List2">
    <w:name w:val="List 2"/>
    <w:basedOn w:val="Normal"/>
    <w:uiPriority w:val="99"/>
    <w:rsid w:val="00D21536"/>
    <w:pPr>
      <w:ind w:left="566" w:hanging="283"/>
    </w:pPr>
  </w:style>
  <w:style w:type="paragraph" w:styleId="List3">
    <w:name w:val="List 3"/>
    <w:basedOn w:val="Normal"/>
    <w:uiPriority w:val="99"/>
    <w:rsid w:val="00D21536"/>
    <w:pPr>
      <w:ind w:left="849" w:hanging="283"/>
    </w:pPr>
  </w:style>
  <w:style w:type="paragraph" w:styleId="List4">
    <w:name w:val="List 4"/>
    <w:basedOn w:val="Normal"/>
    <w:uiPriority w:val="99"/>
    <w:rsid w:val="00D21536"/>
    <w:pPr>
      <w:ind w:left="1132" w:hanging="283"/>
    </w:pPr>
  </w:style>
  <w:style w:type="paragraph" w:styleId="List5">
    <w:name w:val="List 5"/>
    <w:basedOn w:val="Normal"/>
    <w:uiPriority w:val="99"/>
    <w:rsid w:val="00D21536"/>
    <w:pPr>
      <w:ind w:left="1415" w:hanging="283"/>
    </w:pPr>
  </w:style>
  <w:style w:type="paragraph" w:styleId="TOCHeading">
    <w:name w:val="TOC Heading"/>
    <w:basedOn w:val="Heading1"/>
    <w:next w:val="Normal"/>
    <w:uiPriority w:val="39"/>
    <w:semiHidden/>
    <w:unhideWhenUsed/>
    <w:qFormat/>
    <w:rsid w:val="00D21536"/>
    <w:pPr>
      <w:tabs>
        <w:tab w:val="clear" w:pos="794"/>
        <w:tab w:val="clear" w:pos="1191"/>
        <w:tab w:val="clear" w:pos="1588"/>
        <w:tab w:val="clear" w:pos="1985"/>
      </w:tabs>
      <w:overflowPunct/>
      <w:autoSpaceDE/>
      <w:autoSpaceDN/>
      <w:adjustRightInd/>
      <w:spacing w:before="480" w:line="276" w:lineRule="auto"/>
      <w:ind w:left="0" w:firstLine="0"/>
      <w:textAlignment w:val="auto"/>
      <w:outlineLvl w:val="9"/>
    </w:pPr>
    <w:rPr>
      <w:rFonts w:ascii="Cambria" w:eastAsia="SimSun" w:hAnsi="Cambria"/>
      <w:bCs/>
      <w:color w:val="365F91"/>
      <w:sz w:val="28"/>
      <w:szCs w:val="28"/>
      <w:lang w:val="en-US"/>
    </w:rPr>
  </w:style>
  <w:style w:type="paragraph" w:customStyle="1" w:styleId="MediumGrid1-Accent21">
    <w:name w:val="Medium Grid 1 - Accent 21"/>
    <w:basedOn w:val="Normal"/>
    <w:uiPriority w:val="99"/>
    <w:qFormat/>
    <w:rsid w:val="00D21536"/>
    <w:pPr>
      <w:ind w:left="720"/>
      <w:contextualSpacing/>
    </w:pPr>
    <w:rPr>
      <w:rFonts w:eastAsia="Malgun Gothic"/>
    </w:rPr>
  </w:style>
  <w:style w:type="character" w:styleId="FootnoteReference">
    <w:name w:val="footnote reference"/>
    <w:basedOn w:val="DefaultParagraphFont"/>
    <w:rsid w:val="0093197E"/>
    <w:rPr>
      <w:position w:val="6"/>
      <w:sz w:val="18"/>
    </w:rPr>
  </w:style>
  <w:style w:type="paragraph" w:styleId="FootnoteText">
    <w:name w:val="footnote text"/>
    <w:basedOn w:val="Note"/>
    <w:link w:val="FootnoteTextChar"/>
    <w:rsid w:val="0093197E"/>
    <w:pPr>
      <w:keepLines/>
      <w:tabs>
        <w:tab w:val="left" w:pos="255"/>
      </w:tabs>
      <w:ind w:left="255" w:hanging="255"/>
    </w:pPr>
  </w:style>
  <w:style w:type="character" w:customStyle="1" w:styleId="FootnoteTextChar">
    <w:name w:val="Footnote Text Char"/>
    <w:basedOn w:val="DefaultParagraphFont"/>
    <w:link w:val="FootnoteText"/>
    <w:rsid w:val="00D21536"/>
    <w:rPr>
      <w:rFonts w:ascii="Times New Roman" w:eastAsia="Times New Roman" w:hAnsi="Times New Roman" w:cs="Times New Roman"/>
      <w:szCs w:val="20"/>
      <w:lang w:val="en-GB" w:eastAsia="en-US"/>
    </w:rPr>
  </w:style>
  <w:style w:type="paragraph" w:customStyle="1" w:styleId="Body">
    <w:name w:val="Body"/>
    <w:uiPriority w:val="99"/>
    <w:rsid w:val="00D21536"/>
    <w:pPr>
      <w:pBdr>
        <w:top w:val="nil"/>
        <w:left w:val="nil"/>
        <w:bottom w:val="nil"/>
        <w:right w:val="nil"/>
        <w:between w:val="nil"/>
        <w:bar w:val="nil"/>
      </w:pBdr>
      <w:spacing w:before="120" w:after="0" w:line="240" w:lineRule="auto"/>
    </w:pPr>
    <w:rPr>
      <w:rFonts w:ascii="Times New Roman" w:eastAsia="Times New Roman" w:hAnsi="Times New Roman" w:cs="Times New Roman"/>
      <w:color w:val="000000"/>
      <w:sz w:val="24"/>
      <w:szCs w:val="24"/>
      <w:u w:color="000000"/>
      <w:bdr w:val="nil"/>
      <w:lang w:eastAsia="en-US"/>
    </w:rPr>
  </w:style>
  <w:style w:type="character" w:customStyle="1" w:styleId="None">
    <w:name w:val="None"/>
    <w:rsid w:val="00D21536"/>
  </w:style>
  <w:style w:type="numbering" w:customStyle="1" w:styleId="ImportedStyle1">
    <w:name w:val="Imported Style 1"/>
    <w:rsid w:val="00D21536"/>
    <w:pPr>
      <w:numPr>
        <w:numId w:val="35"/>
      </w:numPr>
    </w:pPr>
  </w:style>
  <w:style w:type="numbering" w:customStyle="1" w:styleId="ImportedStyle2">
    <w:name w:val="Imported Style 2"/>
    <w:rsid w:val="00D21536"/>
    <w:pPr>
      <w:numPr>
        <w:numId w:val="36"/>
      </w:numPr>
    </w:pPr>
  </w:style>
  <w:style w:type="character" w:customStyle="1" w:styleId="UnresolvedMention10">
    <w:name w:val="Unresolved Mention1"/>
    <w:basedOn w:val="DefaultParagraphFont"/>
    <w:uiPriority w:val="99"/>
    <w:semiHidden/>
    <w:unhideWhenUsed/>
    <w:rsid w:val="00D21536"/>
    <w:rPr>
      <w:color w:val="605E5C"/>
      <w:shd w:val="clear" w:color="auto" w:fill="E1DFDD"/>
    </w:rPr>
  </w:style>
  <w:style w:type="paragraph" w:customStyle="1" w:styleId="AnnexNoTitle0">
    <w:name w:val="Annex_NoTitle"/>
    <w:basedOn w:val="Normal"/>
    <w:next w:val="Normalaftertitle"/>
    <w:rsid w:val="0093197E"/>
    <w:pPr>
      <w:keepNext/>
      <w:keepLines/>
      <w:spacing w:before="720"/>
      <w:jc w:val="center"/>
      <w:outlineLvl w:val="0"/>
    </w:pPr>
    <w:rPr>
      <w:b/>
      <w:sz w:val="28"/>
    </w:rPr>
  </w:style>
  <w:style w:type="table" w:styleId="GridTable1Light">
    <w:name w:val="Grid Table 1 Light"/>
    <w:basedOn w:val="TableNormal"/>
    <w:uiPriority w:val="46"/>
    <w:rsid w:val="00D21536"/>
    <w:pPr>
      <w:spacing w:after="0" w:line="240" w:lineRule="auto"/>
    </w:pPr>
    <w:rPr>
      <w:rFonts w:eastAsiaTheme="minorHAnsi"/>
      <w:lang w:val="pt-BR" w:eastAsia="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rmalWeb">
    <w:name w:val="Normal (Web)"/>
    <w:basedOn w:val="Normal"/>
    <w:uiPriority w:val="99"/>
    <w:unhideWhenUsed/>
    <w:rsid w:val="00D21536"/>
    <w:pPr>
      <w:spacing w:before="100" w:beforeAutospacing="1" w:after="100" w:afterAutospacing="1"/>
    </w:pPr>
    <w:rPr>
      <w:lang w:val="pt-BR" w:eastAsia="pt-BR"/>
    </w:rPr>
  </w:style>
  <w:style w:type="paragraph" w:customStyle="1" w:styleId="message--z2n2nxu">
    <w:name w:val="message--z2n2nxu"/>
    <w:basedOn w:val="Normal"/>
    <w:uiPriority w:val="99"/>
    <w:rsid w:val="00D21536"/>
    <w:pPr>
      <w:spacing w:before="100" w:beforeAutospacing="1" w:after="100" w:afterAutospacing="1"/>
    </w:pPr>
    <w:rPr>
      <w:lang w:val="en-US"/>
    </w:rPr>
  </w:style>
  <w:style w:type="paragraph" w:styleId="z-TopofForm">
    <w:name w:val="HTML Top of Form"/>
    <w:basedOn w:val="Normal"/>
    <w:next w:val="Normal"/>
    <w:link w:val="z-TopofFormChar"/>
    <w:hidden/>
    <w:uiPriority w:val="99"/>
    <w:semiHidden/>
    <w:unhideWhenUsed/>
    <w:rsid w:val="00D21536"/>
    <w:pPr>
      <w:pBdr>
        <w:bottom w:val="single" w:sz="6" w:space="1" w:color="auto"/>
      </w:pBdr>
      <w:spacing w:before="0"/>
      <w:jc w:val="center"/>
    </w:pPr>
    <w:rPr>
      <w:rFonts w:ascii="Arial" w:hAnsi="Arial" w:cs="Arial"/>
      <w:vanish/>
      <w:sz w:val="16"/>
      <w:szCs w:val="16"/>
      <w:lang w:val="en-US"/>
    </w:rPr>
  </w:style>
  <w:style w:type="character" w:customStyle="1" w:styleId="z-TopofFormChar">
    <w:name w:val="z-Top of Form Char"/>
    <w:basedOn w:val="DefaultParagraphFont"/>
    <w:link w:val="z-TopofForm"/>
    <w:uiPriority w:val="99"/>
    <w:semiHidden/>
    <w:rsid w:val="00D21536"/>
    <w:rPr>
      <w:rFonts w:ascii="Arial" w:eastAsia="Times New Roman" w:hAnsi="Arial" w:cs="Arial"/>
      <w:vanish/>
      <w:sz w:val="16"/>
      <w:szCs w:val="16"/>
      <w:lang w:eastAsia="en-US"/>
    </w:rPr>
  </w:style>
  <w:style w:type="character" w:customStyle="1" w:styleId="MenoPendente1">
    <w:name w:val="Menção Pendente1"/>
    <w:uiPriority w:val="99"/>
    <w:semiHidden/>
    <w:rsid w:val="00D21536"/>
    <w:rPr>
      <w:color w:val="605E5C"/>
      <w:shd w:val="clear" w:color="auto" w:fill="E1DFDD"/>
    </w:rPr>
  </w:style>
  <w:style w:type="table" w:customStyle="1" w:styleId="TabeladeGrade1Clara1">
    <w:name w:val="Tabela de Grade 1 Clara1"/>
    <w:basedOn w:val="TableNormal"/>
    <w:uiPriority w:val="46"/>
    <w:rsid w:val="00D21536"/>
    <w:pPr>
      <w:spacing w:after="0" w:line="240" w:lineRule="auto"/>
    </w:pPr>
    <w:rPr>
      <w:rFonts w:ascii="Calibri" w:eastAsia="Calibri" w:hAnsi="Calibri" w:cs="Times New Roman"/>
      <w:sz w:val="20"/>
      <w:szCs w:val="20"/>
      <w:lang w:val="ru-RU" w:eastAsia="ru-RU"/>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paragraph" w:styleId="BodyText">
    <w:name w:val="Body Text"/>
    <w:basedOn w:val="Normal"/>
    <w:link w:val="BodyTextChar"/>
    <w:unhideWhenUsed/>
    <w:rsid w:val="00D21536"/>
    <w:pPr>
      <w:spacing w:after="120"/>
    </w:pPr>
    <w:rPr>
      <w:rFonts w:asciiTheme="minorHAnsi" w:eastAsia="Batang" w:hAnsiTheme="minorHAnsi"/>
    </w:rPr>
  </w:style>
  <w:style w:type="character" w:customStyle="1" w:styleId="BodyTextChar">
    <w:name w:val="Body Text Char"/>
    <w:basedOn w:val="DefaultParagraphFont"/>
    <w:link w:val="BodyText"/>
    <w:rsid w:val="00D21536"/>
    <w:rPr>
      <w:rFonts w:eastAsia="Batang" w:cs="Times New Roman"/>
      <w:sz w:val="24"/>
      <w:szCs w:val="20"/>
      <w:lang w:val="en-GB" w:eastAsia="en-US"/>
    </w:rPr>
  </w:style>
  <w:style w:type="character" w:customStyle="1" w:styleId="Appdef">
    <w:name w:val="App_def"/>
    <w:basedOn w:val="DefaultParagraphFont"/>
    <w:rsid w:val="0093197E"/>
    <w:rPr>
      <w:rFonts w:ascii="Times New Roman" w:hAnsi="Times New Roman"/>
      <w:b/>
    </w:rPr>
  </w:style>
  <w:style w:type="character" w:customStyle="1" w:styleId="Appref">
    <w:name w:val="App_ref"/>
    <w:basedOn w:val="DefaultParagraphFont"/>
    <w:rsid w:val="0093197E"/>
  </w:style>
  <w:style w:type="paragraph" w:customStyle="1" w:styleId="AppendixNoTitle0">
    <w:name w:val="Appendix_NoTitle"/>
    <w:basedOn w:val="AnnexNoTitle0"/>
    <w:next w:val="Normalaftertitle"/>
    <w:rsid w:val="0093197E"/>
  </w:style>
  <w:style w:type="character" w:customStyle="1" w:styleId="Artdef">
    <w:name w:val="Art_def"/>
    <w:basedOn w:val="DefaultParagraphFont"/>
    <w:rsid w:val="0093197E"/>
    <w:rPr>
      <w:rFonts w:ascii="Times New Roman" w:hAnsi="Times New Roman"/>
      <w:b/>
    </w:rPr>
  </w:style>
  <w:style w:type="paragraph" w:customStyle="1" w:styleId="Artheading">
    <w:name w:val="Art_heading"/>
    <w:basedOn w:val="Normal"/>
    <w:next w:val="Normalaftertitle"/>
    <w:rsid w:val="0093197E"/>
    <w:pPr>
      <w:spacing w:before="480"/>
      <w:jc w:val="center"/>
    </w:pPr>
    <w:rPr>
      <w:b/>
      <w:sz w:val="28"/>
    </w:rPr>
  </w:style>
  <w:style w:type="paragraph" w:customStyle="1" w:styleId="ArtNo">
    <w:name w:val="Art_No"/>
    <w:basedOn w:val="Normal"/>
    <w:next w:val="Normal"/>
    <w:rsid w:val="0093197E"/>
    <w:pPr>
      <w:keepNext/>
      <w:keepLines/>
      <w:spacing w:before="480"/>
      <w:jc w:val="center"/>
    </w:pPr>
    <w:rPr>
      <w:caps/>
      <w:sz w:val="28"/>
    </w:rPr>
  </w:style>
  <w:style w:type="character" w:customStyle="1" w:styleId="Artref">
    <w:name w:val="Art_ref"/>
    <w:basedOn w:val="DefaultParagraphFont"/>
    <w:rsid w:val="0093197E"/>
  </w:style>
  <w:style w:type="paragraph" w:customStyle="1" w:styleId="Arttitle">
    <w:name w:val="Art_title"/>
    <w:basedOn w:val="Normal"/>
    <w:next w:val="Normalaftertitle"/>
    <w:rsid w:val="0093197E"/>
    <w:pPr>
      <w:keepNext/>
      <w:keepLines/>
      <w:spacing w:before="240"/>
      <w:jc w:val="center"/>
    </w:pPr>
    <w:rPr>
      <w:b/>
      <w:sz w:val="28"/>
    </w:rPr>
  </w:style>
  <w:style w:type="paragraph" w:customStyle="1" w:styleId="Call">
    <w:name w:val="Call"/>
    <w:basedOn w:val="Normal"/>
    <w:next w:val="Normal"/>
    <w:rsid w:val="0093197E"/>
    <w:pPr>
      <w:keepNext/>
      <w:keepLines/>
      <w:spacing w:before="160"/>
      <w:ind w:left="794"/>
      <w:jc w:val="left"/>
    </w:pPr>
    <w:rPr>
      <w:i/>
    </w:rPr>
  </w:style>
  <w:style w:type="paragraph" w:customStyle="1" w:styleId="ChapNo">
    <w:name w:val="Chap_No"/>
    <w:basedOn w:val="Normal"/>
    <w:next w:val="Normal"/>
    <w:rsid w:val="0093197E"/>
    <w:pPr>
      <w:keepNext/>
      <w:keepLines/>
      <w:spacing w:before="480"/>
      <w:jc w:val="center"/>
    </w:pPr>
    <w:rPr>
      <w:b/>
      <w:caps/>
      <w:sz w:val="28"/>
    </w:rPr>
  </w:style>
  <w:style w:type="paragraph" w:customStyle="1" w:styleId="Chaptitle">
    <w:name w:val="Chap_title"/>
    <w:basedOn w:val="Normal"/>
    <w:next w:val="Normalaftertitle"/>
    <w:rsid w:val="0093197E"/>
    <w:pPr>
      <w:keepNext/>
      <w:keepLines/>
      <w:spacing w:before="240"/>
      <w:jc w:val="center"/>
    </w:pPr>
    <w:rPr>
      <w:b/>
      <w:sz w:val="28"/>
    </w:rPr>
  </w:style>
  <w:style w:type="paragraph" w:customStyle="1" w:styleId="Equationlegend">
    <w:name w:val="Equation_legend"/>
    <w:basedOn w:val="Normal"/>
    <w:rsid w:val="0093197E"/>
    <w:pPr>
      <w:tabs>
        <w:tab w:val="clear" w:pos="794"/>
        <w:tab w:val="clear" w:pos="1191"/>
        <w:tab w:val="clear" w:pos="1588"/>
        <w:tab w:val="right" w:pos="1814"/>
      </w:tabs>
      <w:spacing w:before="80"/>
      <w:ind w:left="1985" w:hanging="1985"/>
    </w:pPr>
  </w:style>
  <w:style w:type="paragraph" w:customStyle="1" w:styleId="FigureNoTitle0">
    <w:name w:val="Figure_NoTitle"/>
    <w:basedOn w:val="Normal"/>
    <w:next w:val="Normalaftertitle"/>
    <w:rsid w:val="0093197E"/>
    <w:pPr>
      <w:keepLines/>
      <w:spacing w:before="240" w:after="120"/>
      <w:jc w:val="center"/>
    </w:pPr>
    <w:rPr>
      <w:b/>
    </w:rPr>
  </w:style>
  <w:style w:type="paragraph" w:customStyle="1" w:styleId="Figurewithouttitle">
    <w:name w:val="Figure_without_title"/>
    <w:basedOn w:val="Normal"/>
    <w:next w:val="Normalaftertitle"/>
    <w:rsid w:val="0093197E"/>
    <w:pPr>
      <w:keepLines/>
      <w:spacing w:before="240" w:after="120"/>
      <w:jc w:val="center"/>
    </w:pPr>
  </w:style>
  <w:style w:type="paragraph" w:customStyle="1" w:styleId="FirstFooter">
    <w:name w:val="FirstFooter"/>
    <w:basedOn w:val="Footer"/>
    <w:rsid w:val="0093197E"/>
    <w:pPr>
      <w:tabs>
        <w:tab w:val="clear" w:pos="5954"/>
        <w:tab w:val="clear" w:pos="9639"/>
      </w:tabs>
      <w:overflowPunct/>
      <w:autoSpaceDE/>
      <w:autoSpaceDN/>
      <w:adjustRightInd/>
      <w:spacing w:before="40"/>
      <w:jc w:val="left"/>
      <w:textAlignment w:val="auto"/>
    </w:pPr>
    <w:rPr>
      <w:caps w:val="0"/>
      <w:noProof w:val="0"/>
    </w:rPr>
  </w:style>
  <w:style w:type="paragraph" w:customStyle="1" w:styleId="FooterQP">
    <w:name w:val="Footer_QP"/>
    <w:basedOn w:val="Normal"/>
    <w:rsid w:val="0093197E"/>
    <w:pPr>
      <w:tabs>
        <w:tab w:val="clear" w:pos="794"/>
        <w:tab w:val="clear" w:pos="1191"/>
        <w:tab w:val="clear" w:pos="1588"/>
        <w:tab w:val="clear" w:pos="1985"/>
        <w:tab w:val="left" w:pos="907"/>
        <w:tab w:val="right" w:pos="8789"/>
        <w:tab w:val="right" w:pos="9639"/>
      </w:tabs>
      <w:spacing w:before="0"/>
      <w:jc w:val="left"/>
    </w:pPr>
    <w:rPr>
      <w:b/>
      <w:sz w:val="22"/>
    </w:rPr>
  </w:style>
  <w:style w:type="paragraph" w:customStyle="1" w:styleId="Note">
    <w:name w:val="Note"/>
    <w:basedOn w:val="Normal"/>
    <w:rsid w:val="0093197E"/>
    <w:pPr>
      <w:spacing w:before="80"/>
    </w:pPr>
    <w:rPr>
      <w:sz w:val="22"/>
    </w:rPr>
  </w:style>
  <w:style w:type="paragraph" w:styleId="Index1">
    <w:name w:val="index 1"/>
    <w:basedOn w:val="Normal"/>
    <w:next w:val="Normal"/>
    <w:semiHidden/>
    <w:rsid w:val="0093197E"/>
    <w:pPr>
      <w:jc w:val="left"/>
    </w:pPr>
  </w:style>
  <w:style w:type="paragraph" w:styleId="Index2">
    <w:name w:val="index 2"/>
    <w:basedOn w:val="Normal"/>
    <w:next w:val="Normal"/>
    <w:semiHidden/>
    <w:rsid w:val="0093197E"/>
    <w:pPr>
      <w:ind w:left="284"/>
      <w:jc w:val="left"/>
    </w:pPr>
  </w:style>
  <w:style w:type="paragraph" w:styleId="Index3">
    <w:name w:val="index 3"/>
    <w:basedOn w:val="Normal"/>
    <w:next w:val="Normal"/>
    <w:semiHidden/>
    <w:rsid w:val="0093197E"/>
    <w:pPr>
      <w:ind w:left="567"/>
      <w:jc w:val="left"/>
    </w:pPr>
  </w:style>
  <w:style w:type="paragraph" w:customStyle="1" w:styleId="PartNo">
    <w:name w:val="Part_No"/>
    <w:basedOn w:val="Normal"/>
    <w:next w:val="Normal"/>
    <w:rsid w:val="0093197E"/>
    <w:pPr>
      <w:keepNext/>
      <w:keepLines/>
      <w:spacing w:before="480" w:after="80"/>
      <w:jc w:val="center"/>
    </w:pPr>
    <w:rPr>
      <w:caps/>
      <w:sz w:val="28"/>
    </w:rPr>
  </w:style>
  <w:style w:type="paragraph" w:customStyle="1" w:styleId="Partref">
    <w:name w:val="Part_ref"/>
    <w:basedOn w:val="Normal"/>
    <w:next w:val="Normal"/>
    <w:rsid w:val="0093197E"/>
    <w:pPr>
      <w:keepNext/>
      <w:keepLines/>
      <w:spacing w:before="280"/>
      <w:jc w:val="center"/>
    </w:pPr>
  </w:style>
  <w:style w:type="paragraph" w:customStyle="1" w:styleId="Parttitle">
    <w:name w:val="Part_title"/>
    <w:basedOn w:val="Normal"/>
    <w:next w:val="Normalaftertitle"/>
    <w:rsid w:val="0093197E"/>
    <w:pPr>
      <w:keepNext/>
      <w:keepLines/>
      <w:spacing w:before="240" w:after="280"/>
      <w:jc w:val="center"/>
    </w:pPr>
    <w:rPr>
      <w:b/>
      <w:sz w:val="28"/>
    </w:rPr>
  </w:style>
  <w:style w:type="paragraph" w:customStyle="1" w:styleId="Recdate">
    <w:name w:val="Rec_date"/>
    <w:basedOn w:val="Normal"/>
    <w:next w:val="Normalaftertitle"/>
    <w:rsid w:val="0093197E"/>
    <w:pPr>
      <w:keepNext/>
      <w:keepLines/>
      <w:tabs>
        <w:tab w:val="clear" w:pos="794"/>
        <w:tab w:val="clear" w:pos="1191"/>
        <w:tab w:val="clear" w:pos="1588"/>
        <w:tab w:val="clear" w:pos="1985"/>
      </w:tabs>
      <w:jc w:val="right"/>
    </w:pPr>
    <w:rPr>
      <w:i/>
      <w:sz w:val="22"/>
    </w:rPr>
  </w:style>
  <w:style w:type="paragraph" w:customStyle="1" w:styleId="Questiondate">
    <w:name w:val="Question_date"/>
    <w:basedOn w:val="Recdate"/>
    <w:next w:val="Normalaftertitle"/>
    <w:rsid w:val="0093197E"/>
  </w:style>
  <w:style w:type="paragraph" w:customStyle="1" w:styleId="QuestionNo">
    <w:name w:val="Question_No"/>
    <w:basedOn w:val="RecNo"/>
    <w:next w:val="Normal"/>
    <w:rsid w:val="0093197E"/>
  </w:style>
  <w:style w:type="paragraph" w:customStyle="1" w:styleId="Recref">
    <w:name w:val="Rec_ref"/>
    <w:basedOn w:val="Normal"/>
    <w:next w:val="Recdate"/>
    <w:rsid w:val="0093197E"/>
    <w:pPr>
      <w:keepNext/>
      <w:keepLines/>
      <w:tabs>
        <w:tab w:val="clear" w:pos="794"/>
        <w:tab w:val="clear" w:pos="1191"/>
        <w:tab w:val="clear" w:pos="1588"/>
        <w:tab w:val="clear" w:pos="1985"/>
      </w:tabs>
      <w:jc w:val="center"/>
    </w:pPr>
    <w:rPr>
      <w:i/>
    </w:rPr>
  </w:style>
  <w:style w:type="paragraph" w:customStyle="1" w:styleId="Questionref">
    <w:name w:val="Question_ref"/>
    <w:basedOn w:val="Recref"/>
    <w:next w:val="Questiondate"/>
    <w:rsid w:val="0093197E"/>
  </w:style>
  <w:style w:type="paragraph" w:customStyle="1" w:styleId="Questiontitle">
    <w:name w:val="Question_title"/>
    <w:basedOn w:val="Rectitle"/>
    <w:next w:val="Questionref"/>
    <w:rsid w:val="0093197E"/>
  </w:style>
  <w:style w:type="paragraph" w:customStyle="1" w:styleId="Reftitle">
    <w:name w:val="Ref_title"/>
    <w:basedOn w:val="Normal"/>
    <w:next w:val="Reftext"/>
    <w:rsid w:val="0093197E"/>
    <w:pPr>
      <w:spacing w:before="480"/>
      <w:jc w:val="center"/>
    </w:pPr>
    <w:rPr>
      <w:b/>
    </w:rPr>
  </w:style>
  <w:style w:type="paragraph" w:customStyle="1" w:styleId="Repdate">
    <w:name w:val="Rep_date"/>
    <w:basedOn w:val="Recdate"/>
    <w:next w:val="Normalaftertitle"/>
    <w:rsid w:val="0093197E"/>
  </w:style>
  <w:style w:type="paragraph" w:customStyle="1" w:styleId="RepNo">
    <w:name w:val="Rep_No"/>
    <w:basedOn w:val="RecNo"/>
    <w:next w:val="Normal"/>
    <w:rsid w:val="0093197E"/>
  </w:style>
  <w:style w:type="paragraph" w:customStyle="1" w:styleId="Repref">
    <w:name w:val="Rep_ref"/>
    <w:basedOn w:val="Recref"/>
    <w:next w:val="Repdate"/>
    <w:rsid w:val="0093197E"/>
  </w:style>
  <w:style w:type="paragraph" w:customStyle="1" w:styleId="Reptitle">
    <w:name w:val="Rep_title"/>
    <w:basedOn w:val="Rectitle"/>
    <w:next w:val="Repref"/>
    <w:rsid w:val="0093197E"/>
  </w:style>
  <w:style w:type="paragraph" w:customStyle="1" w:styleId="Resdate">
    <w:name w:val="Res_date"/>
    <w:basedOn w:val="Recdate"/>
    <w:next w:val="Normalaftertitle"/>
    <w:rsid w:val="0093197E"/>
  </w:style>
  <w:style w:type="character" w:customStyle="1" w:styleId="Resdef">
    <w:name w:val="Res_def"/>
    <w:basedOn w:val="DefaultParagraphFont"/>
    <w:rsid w:val="0093197E"/>
    <w:rPr>
      <w:rFonts w:ascii="Times New Roman" w:hAnsi="Times New Roman"/>
      <w:b/>
    </w:rPr>
  </w:style>
  <w:style w:type="paragraph" w:customStyle="1" w:styleId="ResNo">
    <w:name w:val="Res_No"/>
    <w:basedOn w:val="RecNo"/>
    <w:next w:val="Normal"/>
    <w:rsid w:val="0093197E"/>
  </w:style>
  <w:style w:type="paragraph" w:customStyle="1" w:styleId="Resref">
    <w:name w:val="Res_ref"/>
    <w:basedOn w:val="Recref"/>
    <w:next w:val="Resdate"/>
    <w:rsid w:val="0093197E"/>
  </w:style>
  <w:style w:type="paragraph" w:customStyle="1" w:styleId="Restitle">
    <w:name w:val="Res_title"/>
    <w:basedOn w:val="Rectitle"/>
    <w:next w:val="Resref"/>
    <w:rsid w:val="0093197E"/>
  </w:style>
  <w:style w:type="paragraph" w:customStyle="1" w:styleId="Section1">
    <w:name w:val="Section_1"/>
    <w:basedOn w:val="Normal"/>
    <w:next w:val="Normal"/>
    <w:rsid w:val="0093197E"/>
    <w:pPr>
      <w:tabs>
        <w:tab w:val="clear" w:pos="794"/>
        <w:tab w:val="clear" w:pos="1191"/>
        <w:tab w:val="clear" w:pos="1588"/>
        <w:tab w:val="clear" w:pos="1985"/>
      </w:tabs>
      <w:spacing w:before="624"/>
      <w:jc w:val="center"/>
    </w:pPr>
    <w:rPr>
      <w:b/>
    </w:rPr>
  </w:style>
  <w:style w:type="paragraph" w:customStyle="1" w:styleId="Section2">
    <w:name w:val="Section_2"/>
    <w:basedOn w:val="Normal"/>
    <w:next w:val="Normal"/>
    <w:rsid w:val="0093197E"/>
    <w:pPr>
      <w:tabs>
        <w:tab w:val="clear" w:pos="794"/>
        <w:tab w:val="clear" w:pos="1191"/>
        <w:tab w:val="clear" w:pos="1588"/>
        <w:tab w:val="clear" w:pos="1985"/>
      </w:tabs>
      <w:spacing w:before="240"/>
      <w:jc w:val="center"/>
    </w:pPr>
    <w:rPr>
      <w:i/>
    </w:rPr>
  </w:style>
  <w:style w:type="paragraph" w:customStyle="1" w:styleId="SectionNo">
    <w:name w:val="Section_No"/>
    <w:basedOn w:val="Normal"/>
    <w:next w:val="Normal"/>
    <w:rsid w:val="0093197E"/>
    <w:pPr>
      <w:keepNext/>
      <w:keepLines/>
      <w:spacing w:before="480" w:after="80"/>
      <w:jc w:val="center"/>
    </w:pPr>
    <w:rPr>
      <w:caps/>
      <w:sz w:val="28"/>
    </w:rPr>
  </w:style>
  <w:style w:type="paragraph" w:customStyle="1" w:styleId="Sectiontitle">
    <w:name w:val="Section_title"/>
    <w:basedOn w:val="Normal"/>
    <w:next w:val="Normalaftertitle"/>
    <w:rsid w:val="0093197E"/>
    <w:pPr>
      <w:keepNext/>
      <w:keepLines/>
      <w:spacing w:before="480" w:after="280"/>
      <w:jc w:val="center"/>
    </w:pPr>
    <w:rPr>
      <w:b/>
      <w:sz w:val="28"/>
    </w:rPr>
  </w:style>
  <w:style w:type="paragraph" w:customStyle="1" w:styleId="Source">
    <w:name w:val="Source"/>
    <w:basedOn w:val="Normal"/>
    <w:next w:val="Normalaftertitle"/>
    <w:rsid w:val="0093197E"/>
    <w:pPr>
      <w:spacing w:before="840" w:after="200"/>
      <w:jc w:val="center"/>
    </w:pPr>
    <w:rPr>
      <w:b/>
      <w:sz w:val="28"/>
    </w:rPr>
  </w:style>
  <w:style w:type="paragraph" w:customStyle="1" w:styleId="SpecialFooter">
    <w:name w:val="Special Footer"/>
    <w:basedOn w:val="Footer"/>
    <w:rsid w:val="0093197E"/>
    <w:pPr>
      <w:tabs>
        <w:tab w:val="left" w:pos="567"/>
        <w:tab w:val="left" w:pos="1134"/>
        <w:tab w:val="left" w:pos="1701"/>
        <w:tab w:val="left" w:pos="2268"/>
        <w:tab w:val="left" w:pos="2835"/>
      </w:tabs>
    </w:pPr>
    <w:rPr>
      <w:caps w:val="0"/>
      <w:noProof w:val="0"/>
    </w:rPr>
  </w:style>
  <w:style w:type="character" w:customStyle="1" w:styleId="Tablefreq">
    <w:name w:val="Table_freq"/>
    <w:basedOn w:val="DefaultParagraphFont"/>
    <w:rsid w:val="0093197E"/>
    <w:rPr>
      <w:b/>
      <w:color w:val="auto"/>
    </w:rPr>
  </w:style>
  <w:style w:type="paragraph" w:customStyle="1" w:styleId="TableNoTitle0">
    <w:name w:val="Table_NoTitle"/>
    <w:basedOn w:val="Normal"/>
    <w:next w:val="Tablehead"/>
    <w:rsid w:val="0093197E"/>
    <w:pPr>
      <w:keepNext/>
      <w:keepLines/>
      <w:spacing w:before="360" w:after="120"/>
      <w:jc w:val="center"/>
    </w:pPr>
    <w:rPr>
      <w:b/>
    </w:rPr>
  </w:style>
  <w:style w:type="paragraph" w:customStyle="1" w:styleId="Title1">
    <w:name w:val="Title 1"/>
    <w:basedOn w:val="Source"/>
    <w:next w:val="Normal"/>
    <w:rsid w:val="0093197E"/>
    <w:pPr>
      <w:tabs>
        <w:tab w:val="clear" w:pos="794"/>
        <w:tab w:val="clear" w:pos="1191"/>
        <w:tab w:val="clear" w:pos="1588"/>
        <w:tab w:val="clear" w:pos="1985"/>
        <w:tab w:val="left" w:pos="567"/>
        <w:tab w:val="left" w:pos="1134"/>
        <w:tab w:val="left" w:pos="1701"/>
        <w:tab w:val="left" w:pos="2268"/>
        <w:tab w:val="left" w:pos="2835"/>
      </w:tabs>
      <w:spacing w:before="240" w:after="0"/>
    </w:pPr>
    <w:rPr>
      <w:b w:val="0"/>
      <w:caps/>
    </w:rPr>
  </w:style>
  <w:style w:type="paragraph" w:customStyle="1" w:styleId="Title2">
    <w:name w:val="Title 2"/>
    <w:basedOn w:val="Title1"/>
    <w:next w:val="Normal"/>
    <w:rsid w:val="0093197E"/>
  </w:style>
  <w:style w:type="paragraph" w:customStyle="1" w:styleId="Title3">
    <w:name w:val="Title 3"/>
    <w:basedOn w:val="Title2"/>
    <w:next w:val="Normal"/>
    <w:rsid w:val="0093197E"/>
    <w:rPr>
      <w:caps w:val="0"/>
    </w:rPr>
  </w:style>
  <w:style w:type="paragraph" w:customStyle="1" w:styleId="Title4">
    <w:name w:val="Title 4"/>
    <w:basedOn w:val="Title3"/>
    <w:next w:val="Heading1"/>
    <w:rsid w:val="0093197E"/>
    <w:rPr>
      <w:b/>
    </w:rPr>
  </w:style>
  <w:style w:type="character" w:styleId="UnresolvedMention">
    <w:name w:val="Unresolved Mention"/>
    <w:basedOn w:val="DefaultParagraphFont"/>
    <w:uiPriority w:val="99"/>
    <w:semiHidden/>
    <w:unhideWhenUsed/>
    <w:rsid w:val="00BD7220"/>
    <w:rPr>
      <w:color w:val="605E5C"/>
      <w:shd w:val="clear" w:color="auto" w:fill="E1DFDD"/>
    </w:rPr>
  </w:style>
  <w:style w:type="character" w:customStyle="1" w:styleId="Hyperlink0">
    <w:name w:val="Hyperlink.0"/>
    <w:basedOn w:val="None"/>
    <w:rsid w:val="00780D50"/>
    <w:rPr>
      <w:rFonts w:ascii="Times New Roman" w:eastAsia="Times New Roman" w:hAnsi="Times New Roman" w:cs="Times New Roman"/>
      <w:color w:val="0000FF"/>
      <w:u w:val="single" w:color="0000FF"/>
      <w:lang w:val="en-US"/>
    </w:rPr>
  </w:style>
  <w:style w:type="character" w:customStyle="1" w:styleId="TabletextChar">
    <w:name w:val="Table_text Char"/>
    <w:link w:val="Tabletext"/>
    <w:locked/>
    <w:rsid w:val="00EC4FF1"/>
    <w:rPr>
      <w:rFonts w:ascii="Times New Roman" w:eastAsia="Times New Roman" w:hAnsi="Times New Roman" w:cs="Times New Roman"/>
      <w:szCs w:val="20"/>
      <w:lang w:val="en-GB" w:eastAsia="en-US"/>
    </w:rPr>
  </w:style>
  <w:style w:type="paragraph" w:customStyle="1" w:styleId="Default">
    <w:name w:val="Default"/>
    <w:rsid w:val="00D03AC2"/>
    <w:pPr>
      <w:autoSpaceDE w:val="0"/>
      <w:autoSpaceDN w:val="0"/>
      <w:adjustRightInd w:val="0"/>
      <w:spacing w:after="0" w:line="240" w:lineRule="auto"/>
    </w:pPr>
    <w:rPr>
      <w:rFonts w:ascii="Times New Roman" w:hAnsi="Times New Roman" w:cs="Times New Roman"/>
      <w:color w:val="000000"/>
      <w:sz w:val="24"/>
      <w:szCs w:val="24"/>
      <w:lang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9062358">
      <w:bodyDiv w:val="1"/>
      <w:marLeft w:val="0"/>
      <w:marRight w:val="0"/>
      <w:marTop w:val="0"/>
      <w:marBottom w:val="0"/>
      <w:divBdr>
        <w:top w:val="none" w:sz="0" w:space="0" w:color="auto"/>
        <w:left w:val="none" w:sz="0" w:space="0" w:color="auto"/>
        <w:bottom w:val="none" w:sz="0" w:space="0" w:color="auto"/>
        <w:right w:val="none" w:sz="0" w:space="0" w:color="auto"/>
      </w:divBdr>
    </w:div>
    <w:div w:id="683213958">
      <w:bodyDiv w:val="1"/>
      <w:marLeft w:val="0"/>
      <w:marRight w:val="0"/>
      <w:marTop w:val="0"/>
      <w:marBottom w:val="0"/>
      <w:divBdr>
        <w:top w:val="none" w:sz="0" w:space="0" w:color="auto"/>
        <w:left w:val="none" w:sz="0" w:space="0" w:color="auto"/>
        <w:bottom w:val="none" w:sz="0" w:space="0" w:color="auto"/>
        <w:right w:val="none" w:sz="0" w:space="0" w:color="auto"/>
      </w:divBdr>
    </w:div>
    <w:div w:id="738484840">
      <w:bodyDiv w:val="1"/>
      <w:marLeft w:val="0"/>
      <w:marRight w:val="0"/>
      <w:marTop w:val="0"/>
      <w:marBottom w:val="0"/>
      <w:divBdr>
        <w:top w:val="none" w:sz="0" w:space="0" w:color="auto"/>
        <w:left w:val="none" w:sz="0" w:space="0" w:color="auto"/>
        <w:bottom w:val="none" w:sz="0" w:space="0" w:color="auto"/>
        <w:right w:val="none" w:sz="0" w:space="0" w:color="auto"/>
      </w:divBdr>
    </w:div>
    <w:div w:id="757943292">
      <w:bodyDiv w:val="1"/>
      <w:marLeft w:val="0"/>
      <w:marRight w:val="0"/>
      <w:marTop w:val="0"/>
      <w:marBottom w:val="0"/>
      <w:divBdr>
        <w:top w:val="none" w:sz="0" w:space="0" w:color="auto"/>
        <w:left w:val="none" w:sz="0" w:space="0" w:color="auto"/>
        <w:bottom w:val="none" w:sz="0" w:space="0" w:color="auto"/>
        <w:right w:val="none" w:sz="0" w:space="0" w:color="auto"/>
      </w:divBdr>
    </w:div>
    <w:div w:id="1433932278">
      <w:bodyDiv w:val="1"/>
      <w:marLeft w:val="0"/>
      <w:marRight w:val="0"/>
      <w:marTop w:val="0"/>
      <w:marBottom w:val="0"/>
      <w:divBdr>
        <w:top w:val="none" w:sz="0" w:space="0" w:color="auto"/>
        <w:left w:val="none" w:sz="0" w:space="0" w:color="auto"/>
        <w:bottom w:val="none" w:sz="0" w:space="0" w:color="auto"/>
        <w:right w:val="none" w:sz="0" w:space="0" w:color="auto"/>
      </w:divBdr>
    </w:div>
    <w:div w:id="21211414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2.xml"/><Relationship Id="rId26" Type="http://schemas.openxmlformats.org/officeDocument/2006/relationships/image" Target="media/image5.png"/><Relationship Id="rId39" Type="http://schemas.openxmlformats.org/officeDocument/2006/relationships/hyperlink" Target="https://mcks.gov.tr/en" TargetMode="External"/><Relationship Id="rId21" Type="http://schemas.openxmlformats.org/officeDocument/2006/relationships/header" Target="header6.xml"/><Relationship Id="rId34" Type="http://schemas.openxmlformats.org/officeDocument/2006/relationships/image" Target="media/image13.png"/><Relationship Id="rId42" Type="http://schemas.openxmlformats.org/officeDocument/2006/relationships/hyperlink" Target="http://www.ukrstat.gov.ua/" TargetMode="External"/><Relationship Id="rId47" Type="http://schemas.openxmlformats.org/officeDocument/2006/relationships/footer" Target="footer5.xml"/><Relationship Id="rId50" Type="http://schemas.openxmlformats.org/officeDocument/2006/relationships/glossaryDocument" Target="glossary/document.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4.xml"/><Relationship Id="rId29" Type="http://schemas.openxmlformats.org/officeDocument/2006/relationships/image" Target="media/image8.png"/><Relationship Id="rId11" Type="http://schemas.openxmlformats.org/officeDocument/2006/relationships/image" Target="media/image1.png"/><Relationship Id="rId24" Type="http://schemas.openxmlformats.org/officeDocument/2006/relationships/image" Target="media/image3.png"/><Relationship Id="rId32" Type="http://schemas.openxmlformats.org/officeDocument/2006/relationships/image" Target="media/image11.png"/><Relationship Id="rId37" Type="http://schemas.openxmlformats.org/officeDocument/2006/relationships/hyperlink" Target="https://new.uzimei.uz/" TargetMode="External"/><Relationship Id="rId40" Type="http://schemas.openxmlformats.org/officeDocument/2006/relationships/hyperlink" Target="https://nkrzi.gov.ua/images/upload/142/9088/Zvit_2020_NKRZI.pdf" TargetMode="External"/><Relationship Id="rId45" Type="http://schemas.openxmlformats.org/officeDocument/2006/relationships/header" Target="header8.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image" Target="media/image2.emf"/><Relationship Id="rId28" Type="http://schemas.openxmlformats.org/officeDocument/2006/relationships/image" Target="media/image7.png"/><Relationship Id="rId36" Type="http://schemas.openxmlformats.org/officeDocument/2006/relationships/hyperlink" Target="http://www.uzimei.uz" TargetMode="External"/><Relationship Id="rId49" Type="http://schemas.microsoft.com/office/2011/relationships/people" Target="people.xml"/><Relationship Id="rId10" Type="http://schemas.openxmlformats.org/officeDocument/2006/relationships/endnotes" Target="endnotes.xml"/><Relationship Id="rId19" Type="http://schemas.openxmlformats.org/officeDocument/2006/relationships/header" Target="header5.xml"/><Relationship Id="rId31" Type="http://schemas.openxmlformats.org/officeDocument/2006/relationships/image" Target="media/image10.png"/><Relationship Id="rId44" Type="http://schemas.openxmlformats.org/officeDocument/2006/relationships/header" Target="header7.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hyperlink" Target="http://www.itu.int/pub/T-TUT-CCICT" TargetMode="External"/><Relationship Id="rId27" Type="http://schemas.openxmlformats.org/officeDocument/2006/relationships/image" Target="media/image6.png"/><Relationship Id="rId30" Type="http://schemas.openxmlformats.org/officeDocument/2006/relationships/image" Target="media/image9.png"/><Relationship Id="rId35" Type="http://schemas.openxmlformats.org/officeDocument/2006/relationships/image" Target="media/image14.png"/><Relationship Id="rId43" Type="http://schemas.openxmlformats.org/officeDocument/2006/relationships/hyperlink" Target="https://www.itu.int/dms_pub/itu-t/opb/tut/T-TUT-CCICT-2015-PDF-E.pdf" TargetMode="External"/><Relationship Id="rId48"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hyperlink" Target="mailto:biren.karmakar@gmail.com" TargetMode="External"/><Relationship Id="rId17" Type="http://schemas.openxmlformats.org/officeDocument/2006/relationships/footer" Target="footer1.xml"/><Relationship Id="rId25" Type="http://schemas.openxmlformats.org/officeDocument/2006/relationships/image" Target="media/image4.png"/><Relationship Id="rId33" Type="http://schemas.openxmlformats.org/officeDocument/2006/relationships/image" Target="media/image12.png"/><Relationship Id="rId38" Type="http://schemas.openxmlformats.org/officeDocument/2006/relationships/hyperlink" Target="http://www.uzimei.uz" TargetMode="External"/><Relationship Id="rId46" Type="http://schemas.openxmlformats.org/officeDocument/2006/relationships/footer" Target="footer4.xml"/><Relationship Id="rId20" Type="http://schemas.openxmlformats.org/officeDocument/2006/relationships/footer" Target="footer3.xml"/><Relationship Id="rId41" Type="http://schemas.openxmlformats.org/officeDocument/2006/relationships/hyperlink" Target="https://www.ucrf.gov.ua/ua/services/vvezennya-v-ukrayinu-radioelektronnih-zasobiv-ta-viprominyuvalnih-pristroyiv" TargetMode="External"/><Relationship Id="rId1" Type="http://schemas.openxmlformats.org/officeDocument/2006/relationships/customXml" Target="../customXml/item1.xml"/><Relationship Id="rId6" Type="http://schemas.openxmlformats.org/officeDocument/2006/relationships/styles" Target="styles.xml"/></Relationships>
</file>

<file path=word/_rels/footnotes.xml.rels><?xml version="1.0" encoding="UTF-8" standalone="yes"?>
<Relationships xmlns="http://schemas.openxmlformats.org/package/2006/relationships"><Relationship Id="rId8" Type="http://schemas.openxmlformats.org/officeDocument/2006/relationships/hyperlink" Target="https://www.gov.br/anatel/pt-br/assuntos/celular-legal" TargetMode="External"/><Relationship Id="rId13" Type="http://schemas.openxmlformats.org/officeDocument/2006/relationships/hyperlink" Target="https://mitc.uz/ru/news/1691" TargetMode="External"/><Relationship Id="rId3" Type="http://schemas.openxmlformats.org/officeDocument/2006/relationships/hyperlink" Target="http://www.itu.int/md/D18-SG02.RGQ-C-0085/" TargetMode="External"/><Relationship Id="rId7" Type="http://schemas.openxmlformats.org/officeDocument/2006/relationships/hyperlink" Target="https://informacoes.anatel.gov.br/paineis/acessos/telefonia-movel" TargetMode="External"/><Relationship Id="rId12" Type="http://schemas.openxmlformats.org/officeDocument/2006/relationships/hyperlink" Target="http://www.dirbs.pta.gov.pk/" TargetMode="External"/><Relationship Id="rId2" Type="http://schemas.openxmlformats.org/officeDocument/2006/relationships/hyperlink" Target="http://www.itu.int/md/D18-SG02.RGQ-C-0066/" TargetMode="External"/><Relationship Id="rId1" Type="http://schemas.openxmlformats.org/officeDocument/2006/relationships/hyperlink" Target="http://www.bocra.org.bw/sites/default/files/documents/Final_Report_BOCRA_Cust_Satisfaction.pdf" TargetMode="External"/><Relationship Id="rId6" Type="http://schemas.openxmlformats.org/officeDocument/2006/relationships/hyperlink" Target="http://www.anatel.gov.br/legislacao/resolucoes/2007/9-resolucao-477)" TargetMode="External"/><Relationship Id="rId11" Type="http://schemas.openxmlformats.org/officeDocument/2006/relationships/hyperlink" Target="https://www.itu.int/md/D18-SG02-C-0326/" TargetMode="External"/><Relationship Id="rId5" Type="http://schemas.openxmlformats.org/officeDocument/2006/relationships/hyperlink" Target="http://www.anatel.gov.br/legislacao/resolucoes/2007/9-resolucao-477)" TargetMode="External"/><Relationship Id="rId15" Type="http://schemas.openxmlformats.org/officeDocument/2006/relationships/hyperlink" Target="http://www.itu.int/md/D18-SG02.RGQ-C-0080/" TargetMode="External"/><Relationship Id="rId10" Type="http://schemas.openxmlformats.org/officeDocument/2006/relationships/hyperlink" Target="https://www.gov.br/anatel/pt-br/assuntos/celular-legal" TargetMode="External"/><Relationship Id="rId4" Type="http://schemas.openxmlformats.org/officeDocument/2006/relationships/hyperlink" Target="http://www.anatel.gov.br/legislacao/en/laws/608-law-9472)" TargetMode="External"/><Relationship Id="rId9" Type="http://schemas.openxmlformats.org/officeDocument/2006/relationships/hyperlink" Target="https://www.youtube.com/channel/UCdAapZdKU0BMJR8De8phg1Q" TargetMode="External"/><Relationship Id="rId14" Type="http://schemas.openxmlformats.org/officeDocument/2006/relationships/hyperlink" Target="https://mitc.uz/ru/news/169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yonga\AppData\Roaming\Microsoft\Templates\QuickPub\QPUBE.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8E502E9290EFD40B7525913BE348A33"/>
        <w:category>
          <w:name w:val="General"/>
          <w:gallery w:val="placeholder"/>
        </w:category>
        <w:types>
          <w:type w:val="bbPlcHdr"/>
        </w:types>
        <w:behaviors>
          <w:behavior w:val="content"/>
        </w:behaviors>
        <w:guid w:val="{9F4654D4-10FF-3141-94A1-53D649F1E63F}"/>
      </w:docPartPr>
      <w:docPartBody>
        <w:p w:rsidR="00BA1DE8" w:rsidRDefault="00973373" w:rsidP="00973373">
          <w:pPr>
            <w:pStyle w:val="E8E502E9290EFD40B7525913BE348A33"/>
          </w:pPr>
          <w:r>
            <w:rPr>
              <w:rStyle w:val="PlaceholderText"/>
            </w:rPr>
            <w:t>[DocumentSource]</w:t>
          </w:r>
        </w:p>
      </w:docPartBody>
    </w:docPart>
    <w:docPart>
      <w:docPartPr>
        <w:name w:val="75EAC844C7CF924EB9852F6401D2FB7D"/>
        <w:category>
          <w:name w:val="General"/>
          <w:gallery w:val="placeholder"/>
        </w:category>
        <w:types>
          <w:type w:val="bbPlcHdr"/>
        </w:types>
        <w:behaviors>
          <w:behavior w:val="content"/>
        </w:behaviors>
        <w:guid w:val="{D1659A07-6A35-0F4A-89C4-E3329087A671}"/>
      </w:docPartPr>
      <w:docPartBody>
        <w:p w:rsidR="00BA1DE8" w:rsidRDefault="00973373" w:rsidP="00973373">
          <w:pPr>
            <w:pStyle w:val="75EAC844C7CF924EB9852F6401D2FB7D"/>
          </w:pPr>
          <w:r>
            <w:rPr>
              <w:rStyle w:val="PlaceholderText"/>
            </w:rPr>
            <w:t>[Title]</w:t>
          </w:r>
        </w:p>
      </w:docPartBody>
    </w:docPart>
    <w:docPart>
      <w:docPartPr>
        <w:name w:val="FCF0C7498E412149A4FB68C02F2EC799"/>
        <w:category>
          <w:name w:val="General"/>
          <w:gallery w:val="placeholder"/>
        </w:category>
        <w:types>
          <w:type w:val="bbPlcHdr"/>
        </w:types>
        <w:behaviors>
          <w:behavior w:val="content"/>
        </w:behaviors>
        <w:guid w:val="{08060C3B-A481-6942-90FE-B1A0801F758D}"/>
      </w:docPartPr>
      <w:docPartBody>
        <w:p w:rsidR="00BA1DE8" w:rsidRDefault="00973373" w:rsidP="00973373">
          <w:pPr>
            <w:pStyle w:val="FCF0C7498E412149A4FB68C02F2EC799"/>
          </w:pPr>
          <w:r>
            <w:rPr>
              <w:rStyle w:val="PlaceholderText"/>
            </w:rPr>
            <w:t>[Keywords]</w:t>
          </w:r>
        </w:p>
      </w:docPartBody>
    </w:docPart>
    <w:docPart>
      <w:docPartPr>
        <w:name w:val="BE4C8B1BB996C743BFCB2EEDD88A24FC"/>
        <w:category>
          <w:name w:val="General"/>
          <w:gallery w:val="placeholder"/>
        </w:category>
        <w:types>
          <w:type w:val="bbPlcHdr"/>
        </w:types>
        <w:behaviors>
          <w:behavior w:val="content"/>
        </w:behaviors>
        <w:guid w:val="{8DF0F51D-ACDD-4B46-86E4-B15EF7884BA7}"/>
      </w:docPartPr>
      <w:docPartBody>
        <w:p w:rsidR="00BA1DE8" w:rsidRDefault="00973373" w:rsidP="00973373">
          <w:pPr>
            <w:pStyle w:val="BE4C8B1BB996C743BFCB2EEDD88A24FC"/>
          </w:pPr>
          <w:r>
            <w:rPr>
              <w:rStyle w:val="PlaceholderText"/>
            </w:rPr>
            <w:t>[Abstract]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panose1 w:val="020B0503020000020004"/>
    <w:charset w:val="81"/>
    <w:family w:val="swiss"/>
    <w:pitch w:val="variable"/>
    <w:sig w:usb0="9000002F" w:usb1="29D77CFB" w:usb2="00000012" w:usb3="00000000" w:csb0="00080001" w:csb1="00000000"/>
  </w:font>
  <w:font w:name="SimSun">
    <w:altName w:val="宋体"/>
    <w:panose1 w:val="02010600030101010101"/>
    <w:charset w:val="86"/>
    <w:family w:val="auto"/>
    <w:pitch w:val="variable"/>
    <w:sig w:usb0="00000203" w:usb1="288F0000" w:usb2="00000016" w:usb3="00000000" w:csb0="00040001" w:csb1="00000000"/>
  </w:font>
  <w:font w:name="Times">
    <w:altName w:val="Sylfae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ulim">
    <w:altName w:val="굴림"/>
    <w:panose1 w:val="020B0600000101010101"/>
    <w:charset w:val="81"/>
    <w:family w:val="swiss"/>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
    <w:charset w:val="80"/>
    <w:family w:val="auto"/>
    <w:pitch w:val="default"/>
    <w:sig w:usb0="00000000" w:usb1="00000000" w:usb2="00000010" w:usb3="00000000" w:csb0="0002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comments="0" w:formatting="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373"/>
    <w:rsid w:val="00104825"/>
    <w:rsid w:val="0037292E"/>
    <w:rsid w:val="00514E71"/>
    <w:rsid w:val="0053453C"/>
    <w:rsid w:val="005C3600"/>
    <w:rsid w:val="006355CC"/>
    <w:rsid w:val="00973373"/>
    <w:rsid w:val="00AA5317"/>
    <w:rsid w:val="00AC2FD3"/>
    <w:rsid w:val="00B02173"/>
    <w:rsid w:val="00BA1DE8"/>
    <w:rsid w:val="00BD54AD"/>
    <w:rsid w:val="00E2619F"/>
    <w:rsid w:val="00EE1E47"/>
    <w:rsid w:val="00F959B0"/>
    <w:rsid w:val="00FA7FD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73373"/>
    <w:rPr>
      <w:color w:val="808080"/>
    </w:rPr>
  </w:style>
  <w:style w:type="paragraph" w:customStyle="1" w:styleId="E8E502E9290EFD40B7525913BE348A33">
    <w:name w:val="E8E502E9290EFD40B7525913BE348A33"/>
    <w:rsid w:val="00973373"/>
  </w:style>
  <w:style w:type="paragraph" w:customStyle="1" w:styleId="75EAC844C7CF924EB9852F6401D2FB7D">
    <w:name w:val="75EAC844C7CF924EB9852F6401D2FB7D"/>
    <w:rsid w:val="00973373"/>
  </w:style>
  <w:style w:type="paragraph" w:customStyle="1" w:styleId="FCF0C7498E412149A4FB68C02F2EC799">
    <w:name w:val="FCF0C7498E412149A4FB68C02F2EC799"/>
    <w:rsid w:val="00973373"/>
  </w:style>
  <w:style w:type="paragraph" w:customStyle="1" w:styleId="BE4C8B1BB996C743BFCB2EEDD88A24FC">
    <w:name w:val="BE4C8B1BB996C743BFCB2EEDD88A24FC"/>
    <w:rsid w:val="0097337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DC859D4-4A0B-9745-88FA-16984FE5082A}">
  <we:reference id="wa200001011" version="1.2.0.0" store="en-US" storeType="OMEX"/>
  <we:alternateReferences>
    <we:reference id="WA200001011" version="1.2.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4B5938D773D3A4395C019AD5B578696" ma:contentTypeVersion="12" ma:contentTypeDescription="Create a new document." ma:contentTypeScope="" ma:versionID="cdc2fabf578d2af7040d6074d5859d91">
  <xsd:schema xmlns:xsd="http://www.w3.org/2001/XMLSchema" xmlns:xs="http://www.w3.org/2001/XMLSchema" xmlns:p="http://schemas.microsoft.com/office/2006/metadata/properties" xmlns:ns2="9f3ac614-4c91-4b8f-aaf6-36d24099a022" xmlns:ns3="ff821e2e-f9bb-4d8e-b560-bb17213875cd" targetNamespace="http://schemas.microsoft.com/office/2006/metadata/properties" ma:root="true" ma:fieldsID="867a454928e35f417abe2b4877f7dd1e" ns2:_="" ns3:_="">
    <xsd:import namespace="9f3ac614-4c91-4b8f-aaf6-36d24099a022"/>
    <xsd:import namespace="ff821e2e-f9bb-4d8e-b560-bb17213875cd"/>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3ac614-4c91-4b8f-aaf6-36d24099a0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f821e2e-f9bb-4d8e-b560-bb17213875cd"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E67ACF3-832E-4574-96A3-63C15E15BF0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7B53899-1F97-4EC5-934E-A6D151C01C0F}">
  <ds:schemaRefs>
    <ds:schemaRef ds:uri="http://schemas.openxmlformats.org/officeDocument/2006/bibliography"/>
  </ds:schemaRefs>
</ds:datastoreItem>
</file>

<file path=customXml/itemProps3.xml><?xml version="1.0" encoding="utf-8"?>
<ds:datastoreItem xmlns:ds="http://schemas.openxmlformats.org/officeDocument/2006/customXml" ds:itemID="{D71A5627-89E2-423C-9B18-6CBCE5F93F70}">
  <ds:schemaRefs>
    <ds:schemaRef ds:uri="http://schemas.microsoft.com/sharepoint/v3/contenttype/forms"/>
  </ds:schemaRefs>
</ds:datastoreItem>
</file>

<file path=customXml/itemProps4.xml><?xml version="1.0" encoding="utf-8"?>
<ds:datastoreItem xmlns:ds="http://schemas.openxmlformats.org/officeDocument/2006/customXml" ds:itemID="{55A0D015-9582-47A2-8C34-D33A0E1DD0A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f3ac614-4c91-4b8f-aaf6-36d24099a022"/>
    <ds:schemaRef ds:uri="ff821e2e-f9bb-4d8e-b560-bb17213875c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QPUBE.dotm</Template>
  <TotalTime>589</TotalTime>
  <Pages>51</Pages>
  <Words>18270</Words>
  <Characters>104143</Characters>
  <Application>Microsoft Office Word</Application>
  <DocSecurity>0</DocSecurity>
  <Lines>867</Lines>
  <Paragraphs>244</Paragraphs>
  <ScaleCrop>false</ScaleCrop>
  <HeadingPairs>
    <vt:vector size="2" baseType="variant">
      <vt:variant>
        <vt:lpstr>Title</vt:lpstr>
      </vt:variant>
      <vt:variant>
        <vt:i4>1</vt:i4>
      </vt:variant>
    </vt:vector>
  </HeadingPairs>
  <TitlesOfParts>
    <vt:vector size="1" baseType="lpstr">
      <vt:lpstr>Proposal to advance ITU-T Rec. Series Q Supplement 75 (12/2021) - Use cases on the combat of counterfeit ICT and stolen mobile devices with national use case of India</vt:lpstr>
    </vt:vector>
  </TitlesOfParts>
  <Company/>
  <LinksUpToDate>false</LinksUpToDate>
  <CharactersWithSpaces>122169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to advance ITU-T Rec. Series Q Supplement 75 (12/2021) - Use cases on the combat of counterfeit ICT and stolen mobile devices with national use case of India</dc:title>
  <dc:subject>SERIES Q: SWITCHING AND SIGNALLING, AND ASSOCIATED MEASUREMENTS AND TESTS -</dc:subject>
  <dc:creator>ITU-T</dc:creator>
  <cp:keywords>Series Q</cp:keywords>
  <dc:description>Yammouni, 09/02/2022, ITU51013804</dc:description>
  <cp:lastModifiedBy>biren@cdot.in</cp:lastModifiedBy>
  <cp:revision>12</cp:revision>
  <cp:lastPrinted>2023-07-12T04:39:00Z</cp:lastPrinted>
  <dcterms:created xsi:type="dcterms:W3CDTF">2023-06-21T05:59:00Z</dcterms:created>
  <dcterms:modified xsi:type="dcterms:W3CDTF">2023-09-12T10:17:00Z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0x01010074B5938D773D3A4395C019AD5B578696</vt:lpwstr>
  </property>
  <property fmtid="{D5CDD505-2E9C-101B-9397-08002B2CF9AE}" pid="3" name="docnum">
    <vt:lpwstr>Series Q Supplement 75</vt:lpwstr>
  </property>
  <property fmtid="{D5CDD505-2E9C-101B-9397-08002B2CF9AE}" pid="4" name="doctitle2">
    <vt:lpwstr>SERIES Q: SWITCHING AND SIGNALLING, AND ASSOCIATED MEASUREMENTS AND TESTS</vt:lpwstr>
  </property>
  <property fmtid="{D5CDD505-2E9C-101B-9397-08002B2CF9AE}" pid="5" name="doctitle">
    <vt:lpwstr>Use cases on the combat of counterfeit ICT and stolen mobile devices</vt:lpwstr>
  </property>
  <property fmtid="{D5CDD505-2E9C-101B-9397-08002B2CF9AE}" pid="6" name="grammarly_documentId">
    <vt:lpwstr>documentId_6074</vt:lpwstr>
  </property>
  <property fmtid="{D5CDD505-2E9C-101B-9397-08002B2CF9AE}" pid="7" name="grammarly_documentContext">
    <vt:lpwstr>{"goals":[],"domain":"general","emotions":[],"dialect":"american"}</vt:lpwstr>
  </property>
  <property fmtid="{D5CDD505-2E9C-101B-9397-08002B2CF9AE}" pid="8" name="Language">
    <vt:lpwstr>English</vt:lpwstr>
  </property>
  <property fmtid="{D5CDD505-2E9C-101B-9397-08002B2CF9AE}" pid="9" name="Typist">
    <vt:lpwstr>Yammouni</vt:lpwstr>
  </property>
  <property fmtid="{D5CDD505-2E9C-101B-9397-08002B2CF9AE}" pid="10" name="Date completed">
    <vt:lpwstr>09 February 2022</vt:lpwstr>
  </property>
</Properties>
</file>