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7" w:type="dxa"/>
        <w:tblLayout w:type="fixed"/>
        <w:tblCellMar>
          <w:left w:w="57" w:type="dxa"/>
          <w:right w:w="57" w:type="dxa"/>
        </w:tblCellMar>
        <w:tblLook w:val="0000" w:firstRow="0" w:lastRow="0" w:firstColumn="0" w:lastColumn="0" w:noHBand="0" w:noVBand="0"/>
      </w:tblPr>
      <w:tblGrid>
        <w:gridCol w:w="1131"/>
        <w:gridCol w:w="419"/>
        <w:gridCol w:w="112"/>
        <w:gridCol w:w="3916"/>
        <w:gridCol w:w="112"/>
        <w:gridCol w:w="3947"/>
      </w:tblGrid>
      <w:tr w:rsidR="001953DD" w:rsidRPr="00D1090E" w14:paraId="3A0FED09" w14:textId="77777777" w:rsidTr="582D80BD">
        <w:trPr>
          <w:cantSplit/>
        </w:trPr>
        <w:tc>
          <w:tcPr>
            <w:tcW w:w="1131" w:type="dxa"/>
            <w:vMerge w:val="restart"/>
            <w:vAlign w:val="center"/>
          </w:tcPr>
          <w:p w14:paraId="39221A7B" w14:textId="77777777" w:rsidR="001953DD" w:rsidRPr="00D1090E" w:rsidRDefault="001953DD" w:rsidP="006D10A1">
            <w:pPr>
              <w:spacing w:before="0"/>
              <w:jc w:val="center"/>
              <w:rPr>
                <w:sz w:val="20"/>
                <w:lang w:val="en-US"/>
              </w:rPr>
            </w:pPr>
            <w:bookmarkStart w:id="0" w:name="dnum" w:colFirst="2" w:colLast="2"/>
            <w:bookmarkStart w:id="1" w:name="dtableau"/>
            <w:bookmarkStart w:id="2" w:name="_Toc532985002"/>
            <w:r w:rsidRPr="00D1090E">
              <w:rPr>
                <w:noProof/>
                <w:lang w:val="en-US"/>
              </w:rPr>
              <w:drawing>
                <wp:inline distT="0" distB="0" distL="0" distR="0" wp14:anchorId="23DC566B" wp14:editId="56EC024A">
                  <wp:extent cx="647700" cy="70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59" w:type="dxa"/>
            <w:gridSpan w:val="4"/>
            <w:vMerge w:val="restart"/>
          </w:tcPr>
          <w:p w14:paraId="6C5EABAF" w14:textId="77777777" w:rsidR="001953DD" w:rsidRPr="00D1090E" w:rsidRDefault="001953DD" w:rsidP="006D10A1">
            <w:pPr>
              <w:rPr>
                <w:sz w:val="16"/>
                <w:szCs w:val="16"/>
                <w:lang w:val="en-US"/>
              </w:rPr>
            </w:pPr>
            <w:r w:rsidRPr="00D1090E">
              <w:rPr>
                <w:sz w:val="16"/>
                <w:szCs w:val="16"/>
                <w:lang w:val="en-US"/>
              </w:rPr>
              <w:t>INTERNATIONAL TELECOMMUNICATION UNION</w:t>
            </w:r>
          </w:p>
          <w:p w14:paraId="06ED51F6" w14:textId="77777777" w:rsidR="001953DD" w:rsidRPr="00D1090E" w:rsidRDefault="001953DD" w:rsidP="006D10A1">
            <w:pPr>
              <w:rPr>
                <w:b/>
                <w:bCs/>
                <w:sz w:val="26"/>
                <w:szCs w:val="26"/>
                <w:lang w:val="en-US"/>
              </w:rPr>
            </w:pPr>
            <w:r w:rsidRPr="00D1090E">
              <w:rPr>
                <w:b/>
                <w:bCs/>
                <w:sz w:val="26"/>
                <w:szCs w:val="26"/>
                <w:lang w:val="en-US"/>
              </w:rPr>
              <w:t>TELECOMMUNICATION</w:t>
            </w:r>
            <w:r w:rsidRPr="00D1090E">
              <w:rPr>
                <w:b/>
                <w:bCs/>
                <w:sz w:val="26"/>
                <w:szCs w:val="26"/>
                <w:lang w:val="en-US"/>
              </w:rPr>
              <w:br/>
              <w:t>STANDARDIZATION SECTOR</w:t>
            </w:r>
          </w:p>
          <w:p w14:paraId="596E07BB" w14:textId="6B734BCF" w:rsidR="001953DD" w:rsidRPr="00D1090E" w:rsidRDefault="001953DD" w:rsidP="006D10A1">
            <w:pPr>
              <w:rPr>
                <w:sz w:val="20"/>
                <w:lang w:val="en-US"/>
              </w:rPr>
            </w:pPr>
            <w:r w:rsidRPr="00D1090E">
              <w:rPr>
                <w:sz w:val="20"/>
                <w:lang w:val="en-US"/>
              </w:rPr>
              <w:t xml:space="preserve">STUDY PERIOD </w:t>
            </w:r>
            <w:bookmarkStart w:id="3" w:name="dstudyperiod"/>
            <w:r w:rsidRPr="00D1090E">
              <w:rPr>
                <w:sz w:val="20"/>
                <w:lang w:val="en-US"/>
              </w:rPr>
              <w:t>202</w:t>
            </w:r>
            <w:r w:rsidR="00455618">
              <w:rPr>
                <w:sz w:val="20"/>
                <w:lang w:val="en-US"/>
              </w:rPr>
              <w:t>5</w:t>
            </w:r>
            <w:r w:rsidRPr="00D1090E">
              <w:rPr>
                <w:sz w:val="20"/>
                <w:lang w:val="en-US"/>
              </w:rPr>
              <w:t>-202</w:t>
            </w:r>
            <w:bookmarkEnd w:id="3"/>
            <w:r w:rsidR="00455618">
              <w:rPr>
                <w:sz w:val="20"/>
                <w:lang w:val="en-US"/>
              </w:rPr>
              <w:t>8</w:t>
            </w:r>
          </w:p>
        </w:tc>
        <w:tc>
          <w:tcPr>
            <w:tcW w:w="3947" w:type="dxa"/>
            <w:vAlign w:val="center"/>
          </w:tcPr>
          <w:p w14:paraId="6D2B8811" w14:textId="5698F642" w:rsidR="001953DD" w:rsidRPr="00D1090E" w:rsidRDefault="001953DD" w:rsidP="006D10A1">
            <w:pPr>
              <w:pStyle w:val="Docnumber"/>
              <w:rPr>
                <w:lang w:val="en-US"/>
              </w:rPr>
            </w:pPr>
            <w:r w:rsidRPr="00D1090E">
              <w:rPr>
                <w:lang w:val="en-US"/>
              </w:rPr>
              <w:t>SG5-</w:t>
            </w:r>
            <w:r w:rsidR="000C292B">
              <w:rPr>
                <w:lang w:val="en-US"/>
              </w:rPr>
              <w:t>C</w:t>
            </w:r>
            <w:r w:rsidR="00ED5916">
              <w:rPr>
                <w:lang w:val="en-US"/>
              </w:rPr>
              <w:t>XXX</w:t>
            </w:r>
          </w:p>
        </w:tc>
      </w:tr>
      <w:tr w:rsidR="001953DD" w:rsidRPr="00D1090E" w14:paraId="4107B6EE" w14:textId="77777777" w:rsidTr="582D80BD">
        <w:trPr>
          <w:cantSplit/>
        </w:trPr>
        <w:tc>
          <w:tcPr>
            <w:tcW w:w="1131" w:type="dxa"/>
            <w:vMerge/>
          </w:tcPr>
          <w:p w14:paraId="10054BAA" w14:textId="77777777" w:rsidR="001953DD" w:rsidRPr="00D1090E" w:rsidRDefault="001953DD" w:rsidP="006D10A1">
            <w:pPr>
              <w:rPr>
                <w:smallCaps/>
                <w:sz w:val="20"/>
                <w:lang w:val="en-US"/>
              </w:rPr>
            </w:pPr>
            <w:bookmarkStart w:id="4" w:name="dsg" w:colFirst="2" w:colLast="2"/>
            <w:bookmarkEnd w:id="0"/>
          </w:p>
        </w:tc>
        <w:tc>
          <w:tcPr>
            <w:tcW w:w="4559" w:type="dxa"/>
            <w:gridSpan w:val="4"/>
            <w:vMerge/>
          </w:tcPr>
          <w:p w14:paraId="3634609F" w14:textId="77777777" w:rsidR="001953DD" w:rsidRPr="00D1090E" w:rsidRDefault="001953DD" w:rsidP="006D10A1">
            <w:pPr>
              <w:rPr>
                <w:smallCaps/>
                <w:sz w:val="20"/>
                <w:lang w:val="en-US"/>
              </w:rPr>
            </w:pPr>
          </w:p>
        </w:tc>
        <w:tc>
          <w:tcPr>
            <w:tcW w:w="3947" w:type="dxa"/>
          </w:tcPr>
          <w:p w14:paraId="126B7F84" w14:textId="77777777" w:rsidR="001953DD" w:rsidRPr="00D1090E" w:rsidRDefault="001953DD" w:rsidP="006D10A1">
            <w:pPr>
              <w:pStyle w:val="TSBHeaderRight14"/>
              <w:rPr>
                <w:smallCaps/>
                <w:lang w:val="en-US"/>
              </w:rPr>
            </w:pPr>
            <w:r w:rsidRPr="00D1090E">
              <w:rPr>
                <w:smallCaps/>
                <w:lang w:val="en-US"/>
              </w:rPr>
              <w:t>STUDY GROUP 5</w:t>
            </w:r>
          </w:p>
        </w:tc>
      </w:tr>
      <w:bookmarkEnd w:id="4"/>
      <w:tr w:rsidR="001953DD" w:rsidRPr="00D1090E" w14:paraId="147E022B" w14:textId="77777777" w:rsidTr="582D80BD">
        <w:trPr>
          <w:cantSplit/>
        </w:trPr>
        <w:tc>
          <w:tcPr>
            <w:tcW w:w="1131" w:type="dxa"/>
            <w:vMerge/>
          </w:tcPr>
          <w:p w14:paraId="6001A957" w14:textId="77777777" w:rsidR="001953DD" w:rsidRPr="00D1090E" w:rsidRDefault="001953DD" w:rsidP="006D10A1">
            <w:pPr>
              <w:rPr>
                <w:b/>
                <w:bCs/>
                <w:sz w:val="26"/>
                <w:lang w:val="en-US"/>
              </w:rPr>
            </w:pPr>
          </w:p>
        </w:tc>
        <w:tc>
          <w:tcPr>
            <w:tcW w:w="4559" w:type="dxa"/>
            <w:gridSpan w:val="4"/>
            <w:vMerge/>
          </w:tcPr>
          <w:p w14:paraId="3ACA697D" w14:textId="77777777" w:rsidR="001953DD" w:rsidRPr="00D1090E" w:rsidRDefault="001953DD" w:rsidP="006D10A1">
            <w:pPr>
              <w:rPr>
                <w:b/>
                <w:bCs/>
                <w:sz w:val="26"/>
                <w:lang w:val="en-US"/>
              </w:rPr>
            </w:pPr>
          </w:p>
        </w:tc>
        <w:tc>
          <w:tcPr>
            <w:tcW w:w="3947" w:type="dxa"/>
            <w:tcBorders>
              <w:bottom w:val="single" w:sz="12" w:space="0" w:color="auto"/>
            </w:tcBorders>
            <w:vAlign w:val="center"/>
          </w:tcPr>
          <w:p w14:paraId="023DB60F" w14:textId="77777777" w:rsidR="001953DD" w:rsidRPr="00D1090E" w:rsidRDefault="001953DD" w:rsidP="006D10A1">
            <w:pPr>
              <w:pStyle w:val="TSBHeaderRight14"/>
              <w:rPr>
                <w:lang w:val="en-US"/>
              </w:rPr>
            </w:pPr>
            <w:r w:rsidRPr="00D1090E">
              <w:rPr>
                <w:lang w:val="en-US"/>
              </w:rPr>
              <w:t>Original: English</w:t>
            </w:r>
          </w:p>
        </w:tc>
      </w:tr>
      <w:tr w:rsidR="001953DD" w:rsidRPr="00D1090E" w14:paraId="04DABBEE" w14:textId="77777777" w:rsidTr="582D80BD">
        <w:trPr>
          <w:cantSplit/>
        </w:trPr>
        <w:tc>
          <w:tcPr>
            <w:tcW w:w="1662" w:type="dxa"/>
            <w:gridSpan w:val="3"/>
          </w:tcPr>
          <w:p w14:paraId="4125DF40" w14:textId="77777777" w:rsidR="001953DD" w:rsidRPr="00D1090E" w:rsidRDefault="001953DD" w:rsidP="006D10A1">
            <w:pPr>
              <w:rPr>
                <w:b/>
                <w:bCs/>
                <w:szCs w:val="24"/>
                <w:lang w:val="en-US"/>
              </w:rPr>
            </w:pPr>
            <w:bookmarkStart w:id="5" w:name="dbluepink" w:colFirst="1" w:colLast="1"/>
            <w:bookmarkStart w:id="6" w:name="dmeeting" w:colFirst="2" w:colLast="2"/>
            <w:r w:rsidRPr="00D1090E">
              <w:rPr>
                <w:b/>
                <w:bCs/>
                <w:szCs w:val="24"/>
                <w:lang w:val="en-US"/>
              </w:rPr>
              <w:t>Question(s):</w:t>
            </w:r>
          </w:p>
        </w:tc>
        <w:tc>
          <w:tcPr>
            <w:tcW w:w="4028" w:type="dxa"/>
            <w:gridSpan w:val="2"/>
          </w:tcPr>
          <w:p w14:paraId="64F26A7F" w14:textId="77777777" w:rsidR="001953DD" w:rsidRPr="00D1090E" w:rsidRDefault="001953DD" w:rsidP="006D10A1">
            <w:pPr>
              <w:pStyle w:val="TSBHeaderQuestion"/>
              <w:rPr>
                <w:lang w:val="en-US"/>
              </w:rPr>
            </w:pPr>
            <w:r w:rsidRPr="00D1090E">
              <w:rPr>
                <w:lang w:val="en-US"/>
              </w:rPr>
              <w:t>3/5</w:t>
            </w:r>
          </w:p>
        </w:tc>
        <w:tc>
          <w:tcPr>
            <w:tcW w:w="3947" w:type="dxa"/>
          </w:tcPr>
          <w:p w14:paraId="42EC7895" w14:textId="21A62EDA" w:rsidR="001953DD" w:rsidRPr="00D1090E" w:rsidRDefault="61529978" w:rsidP="006D10A1">
            <w:pPr>
              <w:pStyle w:val="VenueDate"/>
              <w:rPr>
                <w:lang w:val="en-US"/>
              </w:rPr>
            </w:pPr>
            <w:r w:rsidRPr="39628FE3">
              <w:rPr>
                <w:lang w:val="en-US"/>
              </w:rPr>
              <w:t>Geneve</w:t>
            </w:r>
            <w:r w:rsidR="001953DD" w:rsidRPr="39628FE3">
              <w:rPr>
                <w:lang w:val="en-US"/>
              </w:rPr>
              <w:t xml:space="preserve">, </w:t>
            </w:r>
            <w:r w:rsidR="6BB3B1E8" w:rsidRPr="39628FE3">
              <w:rPr>
                <w:lang w:val="en-US"/>
              </w:rPr>
              <w:t>03</w:t>
            </w:r>
            <w:r w:rsidR="001953DD" w:rsidRPr="39628FE3">
              <w:rPr>
                <w:lang w:val="en-US"/>
              </w:rPr>
              <w:t>-</w:t>
            </w:r>
            <w:r w:rsidR="37571EF7" w:rsidRPr="39628FE3">
              <w:rPr>
                <w:lang w:val="en-US"/>
              </w:rPr>
              <w:t>12</w:t>
            </w:r>
            <w:r w:rsidR="001953DD" w:rsidRPr="39628FE3">
              <w:rPr>
                <w:lang w:val="en-US"/>
              </w:rPr>
              <w:t xml:space="preserve"> June 202</w:t>
            </w:r>
            <w:r w:rsidR="115796B4" w:rsidRPr="39628FE3">
              <w:rPr>
                <w:lang w:val="en-US"/>
              </w:rPr>
              <w:t>5</w:t>
            </w:r>
          </w:p>
        </w:tc>
      </w:tr>
      <w:tr w:rsidR="001953DD" w:rsidRPr="00D1090E" w14:paraId="7CEEA73E" w14:textId="77777777" w:rsidTr="582D80BD">
        <w:trPr>
          <w:cantSplit/>
        </w:trPr>
        <w:tc>
          <w:tcPr>
            <w:tcW w:w="9637" w:type="dxa"/>
            <w:gridSpan w:val="6"/>
          </w:tcPr>
          <w:p w14:paraId="56685E18" w14:textId="13CA6A84" w:rsidR="001953DD" w:rsidRPr="00D1090E" w:rsidRDefault="00063DA8" w:rsidP="582D80BD">
            <w:pPr>
              <w:jc w:val="center"/>
              <w:rPr>
                <w:b/>
                <w:bCs/>
                <w:lang w:val="en-US"/>
              </w:rPr>
            </w:pPr>
            <w:bookmarkStart w:id="7" w:name="ddoctype"/>
            <w:bookmarkEnd w:id="5"/>
            <w:bookmarkEnd w:id="6"/>
            <w:r w:rsidRPr="582D80BD">
              <w:rPr>
                <w:b/>
                <w:bCs/>
                <w:lang w:val="en-US"/>
              </w:rPr>
              <w:t>Contribution</w:t>
            </w:r>
          </w:p>
        </w:tc>
      </w:tr>
      <w:tr w:rsidR="001953DD" w:rsidRPr="00D1090E" w14:paraId="265615E1" w14:textId="77777777" w:rsidTr="582D80BD">
        <w:trPr>
          <w:cantSplit/>
        </w:trPr>
        <w:tc>
          <w:tcPr>
            <w:tcW w:w="1662" w:type="dxa"/>
            <w:gridSpan w:val="3"/>
          </w:tcPr>
          <w:p w14:paraId="6A92DE45" w14:textId="77777777" w:rsidR="001953DD" w:rsidRPr="00D1090E" w:rsidRDefault="001953DD" w:rsidP="006D10A1">
            <w:pPr>
              <w:rPr>
                <w:b/>
                <w:bCs/>
                <w:szCs w:val="24"/>
                <w:lang w:val="en-US"/>
              </w:rPr>
            </w:pPr>
            <w:bookmarkStart w:id="8" w:name="dsource" w:colFirst="1" w:colLast="1"/>
            <w:bookmarkEnd w:id="7"/>
            <w:r w:rsidRPr="00D1090E">
              <w:rPr>
                <w:b/>
                <w:bCs/>
                <w:szCs w:val="24"/>
                <w:lang w:val="en-US"/>
              </w:rPr>
              <w:t>Source:</w:t>
            </w:r>
          </w:p>
        </w:tc>
        <w:tc>
          <w:tcPr>
            <w:tcW w:w="7975" w:type="dxa"/>
            <w:gridSpan w:val="3"/>
          </w:tcPr>
          <w:p w14:paraId="1F65FAE0" w14:textId="2E5A4203" w:rsidR="001953DD" w:rsidRPr="00D1090E" w:rsidRDefault="00063DA8" w:rsidP="006D10A1">
            <w:pPr>
              <w:pStyle w:val="TSBHeaderSource"/>
              <w:rPr>
                <w:lang w:val="en-US"/>
              </w:rPr>
            </w:pPr>
            <w:r w:rsidRPr="582D80BD">
              <w:rPr>
                <w:lang w:val="en-US"/>
              </w:rPr>
              <w:t xml:space="preserve">Discussions in </w:t>
            </w:r>
            <w:proofErr w:type="spellStart"/>
            <w:r w:rsidRPr="582D80BD">
              <w:rPr>
                <w:lang w:val="en-US"/>
              </w:rPr>
              <w:t>Adhoc</w:t>
            </w:r>
            <w:proofErr w:type="spellEnd"/>
            <w:r w:rsidRPr="582D80BD">
              <w:rPr>
                <w:lang w:val="en-US"/>
              </w:rPr>
              <w:t xml:space="preserve"> group</w:t>
            </w:r>
          </w:p>
        </w:tc>
      </w:tr>
      <w:tr w:rsidR="001953DD" w:rsidRPr="004B4452" w14:paraId="3A83EB39" w14:textId="77777777" w:rsidTr="582D80BD">
        <w:trPr>
          <w:cantSplit/>
        </w:trPr>
        <w:tc>
          <w:tcPr>
            <w:tcW w:w="1662" w:type="dxa"/>
            <w:gridSpan w:val="3"/>
            <w:tcBorders>
              <w:bottom w:val="single" w:sz="8" w:space="0" w:color="auto"/>
            </w:tcBorders>
          </w:tcPr>
          <w:p w14:paraId="4F921C8C" w14:textId="77777777" w:rsidR="001953DD" w:rsidRPr="00D1090E" w:rsidRDefault="001953DD" w:rsidP="006D10A1">
            <w:pPr>
              <w:rPr>
                <w:b/>
                <w:bCs/>
                <w:szCs w:val="24"/>
                <w:lang w:val="en-US"/>
              </w:rPr>
            </w:pPr>
            <w:bookmarkStart w:id="9" w:name="dtitle1" w:colFirst="1" w:colLast="1"/>
            <w:bookmarkEnd w:id="8"/>
            <w:r w:rsidRPr="00D1090E">
              <w:rPr>
                <w:b/>
                <w:bCs/>
                <w:szCs w:val="24"/>
                <w:lang w:val="en-US"/>
              </w:rPr>
              <w:t>Title:</w:t>
            </w:r>
          </w:p>
        </w:tc>
        <w:tc>
          <w:tcPr>
            <w:tcW w:w="7975" w:type="dxa"/>
            <w:gridSpan w:val="3"/>
            <w:tcBorders>
              <w:bottom w:val="single" w:sz="8" w:space="0" w:color="auto"/>
            </w:tcBorders>
          </w:tcPr>
          <w:p w14:paraId="335E0F76" w14:textId="77777777" w:rsidR="001953DD" w:rsidRPr="00D1090E" w:rsidRDefault="001953DD" w:rsidP="006D10A1">
            <w:pPr>
              <w:pStyle w:val="TSBHeaderTitle"/>
              <w:rPr>
                <w:lang w:val="en-US"/>
              </w:rPr>
            </w:pPr>
            <w:r>
              <w:rPr>
                <w:lang w:val="en-US"/>
              </w:rPr>
              <w:t xml:space="preserve">Proposed modifications to baseline text in </w:t>
            </w:r>
            <w:r w:rsidRPr="00D1090E">
              <w:rPr>
                <w:lang w:val="en-US"/>
              </w:rPr>
              <w:t xml:space="preserve">Draft new Recommendation ITU-T </w:t>
            </w:r>
            <w:proofErr w:type="spellStart"/>
            <w:proofErr w:type="gramStart"/>
            <w:r w:rsidRPr="00D1090E">
              <w:rPr>
                <w:lang w:val="en-US"/>
              </w:rPr>
              <w:t>K.</w:t>
            </w:r>
            <w:r>
              <w:rPr>
                <w:lang w:val="en-US"/>
              </w:rPr>
              <w:t>devices</w:t>
            </w:r>
            <w:proofErr w:type="spellEnd"/>
            <w:proofErr w:type="gramEnd"/>
            <w:r w:rsidRPr="00D1090E">
              <w:rPr>
                <w:lang w:val="en-US"/>
              </w:rPr>
              <w:t xml:space="preserve"> “</w:t>
            </w:r>
            <w:r w:rsidRPr="00116D62">
              <w:rPr>
                <w:lang w:val="en-US"/>
              </w:rPr>
              <w:t>RF-EMF exposure assessment of devices operating close to the human body</w:t>
            </w:r>
            <w:r w:rsidRPr="00D1090E">
              <w:rPr>
                <w:lang w:val="en-US"/>
              </w:rPr>
              <w:t>”</w:t>
            </w:r>
          </w:p>
        </w:tc>
      </w:tr>
      <w:bookmarkEnd w:id="1"/>
      <w:bookmarkEnd w:id="9"/>
      <w:tr w:rsidR="001953DD" w:rsidRPr="00475688" w14:paraId="36CFD20C" w14:textId="77777777" w:rsidTr="582D80BD">
        <w:tblPrEx>
          <w:jc w:val="center"/>
        </w:tblPrEx>
        <w:trPr>
          <w:cantSplit/>
          <w:jc w:val="center"/>
        </w:trPr>
        <w:tc>
          <w:tcPr>
            <w:tcW w:w="1550" w:type="dxa"/>
            <w:gridSpan w:val="2"/>
            <w:tcBorders>
              <w:top w:val="single" w:sz="6" w:space="0" w:color="auto"/>
              <w:bottom w:val="single" w:sz="6" w:space="0" w:color="auto"/>
            </w:tcBorders>
            <w:vAlign w:val="center"/>
          </w:tcPr>
          <w:p w14:paraId="71E3BCE0" w14:textId="77777777" w:rsidR="001953DD" w:rsidRPr="00D1090E" w:rsidRDefault="001953DD" w:rsidP="006D10A1">
            <w:pPr>
              <w:jc w:val="left"/>
              <w:rPr>
                <w:b/>
                <w:bCs/>
                <w:szCs w:val="24"/>
                <w:lang w:val="en-US"/>
              </w:rPr>
            </w:pPr>
            <w:r w:rsidRPr="00D1090E">
              <w:rPr>
                <w:b/>
                <w:bCs/>
                <w:szCs w:val="24"/>
                <w:lang w:val="en-US"/>
              </w:rPr>
              <w:t>Contact:</w:t>
            </w:r>
          </w:p>
        </w:tc>
        <w:tc>
          <w:tcPr>
            <w:tcW w:w="4028" w:type="dxa"/>
            <w:gridSpan w:val="2"/>
            <w:tcBorders>
              <w:top w:val="single" w:sz="6" w:space="0" w:color="auto"/>
              <w:bottom w:val="single" w:sz="6" w:space="0" w:color="auto"/>
            </w:tcBorders>
          </w:tcPr>
          <w:p w14:paraId="3400A19A" w14:textId="42548CF7" w:rsidR="001953DD" w:rsidRPr="004C59B5" w:rsidRDefault="001953DD" w:rsidP="39628FE3">
            <w:pPr>
              <w:jc w:val="left"/>
              <w:rPr>
                <w:lang w:val="en-US"/>
              </w:rPr>
            </w:pPr>
            <w:r w:rsidRPr="39628FE3">
              <w:rPr>
                <w:lang w:val="en-US"/>
              </w:rPr>
              <w:t>Neha Upadhyay</w:t>
            </w:r>
            <w:r>
              <w:br/>
            </w:r>
            <w:r w:rsidRPr="004C59B5">
              <w:rPr>
                <w:lang w:val="en-US"/>
              </w:rPr>
              <w:t>TEC, DoT</w:t>
            </w:r>
            <w:r>
              <w:br/>
            </w:r>
            <w:r w:rsidRPr="004C59B5">
              <w:rPr>
                <w:lang w:val="en-US"/>
              </w:rPr>
              <w:t>Ministry of Communications, India</w:t>
            </w:r>
          </w:p>
        </w:tc>
        <w:tc>
          <w:tcPr>
            <w:tcW w:w="4059" w:type="dxa"/>
            <w:gridSpan w:val="2"/>
            <w:tcBorders>
              <w:top w:val="single" w:sz="6" w:space="0" w:color="auto"/>
              <w:bottom w:val="single" w:sz="6" w:space="0" w:color="auto"/>
            </w:tcBorders>
          </w:tcPr>
          <w:p w14:paraId="17446B29" w14:textId="260332BB" w:rsidR="001953DD" w:rsidRPr="004C59B5" w:rsidRDefault="001953DD" w:rsidP="39628FE3">
            <w:pPr>
              <w:jc w:val="left"/>
              <w:rPr>
                <w:lang w:val="pt-BR"/>
              </w:rPr>
            </w:pPr>
            <w:r w:rsidRPr="004C59B5">
              <w:rPr>
                <w:lang w:val="pt-BR"/>
              </w:rPr>
              <w:t>Tel: +91 11 23323221</w:t>
            </w:r>
            <w:r w:rsidRPr="004C59B5">
              <w:rPr>
                <w:lang w:val="pt-BR"/>
              </w:rPr>
              <w:br/>
              <w:t xml:space="preserve">Fax: </w:t>
            </w:r>
            <w:r w:rsidRPr="004C59B5">
              <w:rPr>
                <w:lang w:val="pt-BR"/>
              </w:rPr>
              <w:br/>
              <w:t xml:space="preserve">E-mail: </w:t>
            </w:r>
            <w:r w:rsidR="6C9B6E44" w:rsidRPr="004C59B5">
              <w:rPr>
                <w:lang w:val="pt-BR"/>
              </w:rPr>
              <w:t>neha.upadhyay86@gov.in</w:t>
            </w:r>
          </w:p>
        </w:tc>
      </w:tr>
      <w:tr w:rsidR="001953DD" w:rsidRPr="00475688" w14:paraId="6C4F5782" w14:textId="77777777" w:rsidTr="582D80BD">
        <w:tblPrEx>
          <w:jc w:val="center"/>
        </w:tblPrEx>
        <w:trPr>
          <w:cantSplit/>
          <w:jc w:val="center"/>
        </w:trPr>
        <w:tc>
          <w:tcPr>
            <w:tcW w:w="1550" w:type="dxa"/>
            <w:gridSpan w:val="2"/>
            <w:tcBorders>
              <w:top w:val="single" w:sz="6" w:space="0" w:color="auto"/>
              <w:bottom w:val="single" w:sz="6" w:space="0" w:color="auto"/>
            </w:tcBorders>
            <w:vAlign w:val="center"/>
          </w:tcPr>
          <w:p w14:paraId="5DB9DB24" w14:textId="1E51F188" w:rsidR="001953DD" w:rsidRPr="00D1090E" w:rsidRDefault="0048501C" w:rsidP="006D10A1">
            <w:pPr>
              <w:jc w:val="left"/>
              <w:rPr>
                <w:b/>
                <w:bCs/>
                <w:szCs w:val="24"/>
                <w:lang w:val="en-US"/>
              </w:rPr>
            </w:pPr>
            <w:r w:rsidRPr="00D1090E">
              <w:rPr>
                <w:b/>
                <w:bCs/>
                <w:szCs w:val="24"/>
                <w:lang w:val="en-US"/>
              </w:rPr>
              <w:t>Contact:</w:t>
            </w:r>
          </w:p>
        </w:tc>
        <w:tc>
          <w:tcPr>
            <w:tcW w:w="4028" w:type="dxa"/>
            <w:gridSpan w:val="2"/>
            <w:tcBorders>
              <w:top w:val="single" w:sz="6" w:space="0" w:color="auto"/>
              <w:bottom w:val="single" w:sz="6" w:space="0" w:color="auto"/>
            </w:tcBorders>
          </w:tcPr>
          <w:p w14:paraId="2DBBBB9F" w14:textId="6507CA30" w:rsidR="001953DD" w:rsidRPr="004C59B5" w:rsidRDefault="0B4D70B0" w:rsidP="39628FE3">
            <w:pPr>
              <w:jc w:val="left"/>
              <w:rPr>
                <w:lang w:val="en-US"/>
              </w:rPr>
            </w:pPr>
            <w:r>
              <w:t>Jafar Keshvari</w:t>
            </w:r>
            <w:r w:rsidR="001953DD">
              <w:br/>
            </w:r>
            <w:r w:rsidR="4918801D">
              <w:t>IEEE</w:t>
            </w:r>
            <w:r w:rsidR="001953DD">
              <w:br/>
            </w:r>
            <w:r w:rsidR="72E1575B">
              <w:t>Institute of Electrical and Electronics Engineers</w:t>
            </w:r>
          </w:p>
        </w:tc>
        <w:tc>
          <w:tcPr>
            <w:tcW w:w="4059" w:type="dxa"/>
            <w:gridSpan w:val="2"/>
            <w:tcBorders>
              <w:top w:val="single" w:sz="6" w:space="0" w:color="auto"/>
              <w:bottom w:val="single" w:sz="6" w:space="0" w:color="auto"/>
            </w:tcBorders>
          </w:tcPr>
          <w:p w14:paraId="04306E6B" w14:textId="683881BD" w:rsidR="001953DD" w:rsidRPr="004C59B5" w:rsidRDefault="2D0EF683" w:rsidP="39628FE3">
            <w:pPr>
              <w:jc w:val="left"/>
              <w:rPr>
                <w:ins w:id="10" w:author="Jose Antonio de Franca Junior" w:date="2025-05-08T18:39:00Z" w16du:dateUtc="2025-05-08T18:39:51Z"/>
                <w:lang w:val="pt-BR"/>
              </w:rPr>
            </w:pPr>
            <w:r w:rsidRPr="004C59B5">
              <w:rPr>
                <w:lang w:val="pt-BR"/>
              </w:rPr>
              <w:t>Tel:</w:t>
            </w:r>
          </w:p>
          <w:p w14:paraId="161986A6" w14:textId="32D07B58" w:rsidR="001953DD" w:rsidRPr="004C59B5" w:rsidRDefault="2D0EF683" w:rsidP="39628FE3">
            <w:pPr>
              <w:jc w:val="left"/>
              <w:rPr>
                <w:lang w:val="pt-BR"/>
              </w:rPr>
            </w:pPr>
            <w:r w:rsidRPr="004C59B5">
              <w:rPr>
                <w:lang w:val="pt-BR"/>
              </w:rPr>
              <w:t>Fax:</w:t>
            </w:r>
            <w:r w:rsidR="001953DD" w:rsidRPr="004C59B5">
              <w:rPr>
                <w:lang w:val="pt-BR"/>
              </w:rPr>
              <w:br/>
            </w:r>
            <w:r w:rsidR="779DDAD7" w:rsidRPr="004C59B5">
              <w:rPr>
                <w:lang w:val="pt-BR"/>
              </w:rPr>
              <w:t>E-mail: jafar.keshvari@ieee.org</w:t>
            </w:r>
          </w:p>
        </w:tc>
      </w:tr>
      <w:tr w:rsidR="001953DD" w:rsidRPr="00475688" w14:paraId="1F6CA192" w14:textId="77777777" w:rsidTr="582D80BD">
        <w:tblPrEx>
          <w:jc w:val="center"/>
        </w:tblPrEx>
        <w:trPr>
          <w:cantSplit/>
          <w:jc w:val="center"/>
        </w:trPr>
        <w:tc>
          <w:tcPr>
            <w:tcW w:w="1550" w:type="dxa"/>
            <w:gridSpan w:val="2"/>
            <w:tcBorders>
              <w:top w:val="single" w:sz="6" w:space="0" w:color="auto"/>
              <w:bottom w:val="single" w:sz="6" w:space="0" w:color="auto"/>
            </w:tcBorders>
            <w:vAlign w:val="center"/>
          </w:tcPr>
          <w:p w14:paraId="3ADD01D3" w14:textId="5A8877FE" w:rsidR="001953DD" w:rsidRPr="00D1090E" w:rsidRDefault="3ADB70CE" w:rsidP="39628FE3">
            <w:pPr>
              <w:jc w:val="left"/>
              <w:rPr>
                <w:b/>
                <w:bCs/>
                <w:lang w:val="en-US"/>
              </w:rPr>
            </w:pPr>
            <w:r w:rsidRPr="39628FE3">
              <w:rPr>
                <w:b/>
                <w:bCs/>
                <w:lang w:val="en-US"/>
              </w:rPr>
              <w:t>Contact:</w:t>
            </w:r>
          </w:p>
        </w:tc>
        <w:tc>
          <w:tcPr>
            <w:tcW w:w="4028" w:type="dxa"/>
            <w:gridSpan w:val="2"/>
            <w:tcBorders>
              <w:top w:val="single" w:sz="6" w:space="0" w:color="auto"/>
              <w:bottom w:val="single" w:sz="6" w:space="0" w:color="auto"/>
            </w:tcBorders>
          </w:tcPr>
          <w:p w14:paraId="298D48F3" w14:textId="4132B595" w:rsidR="001953DD" w:rsidRPr="004C59B5" w:rsidRDefault="3ADB70CE">
            <w:pPr>
              <w:jc w:val="left"/>
              <w:rPr>
                <w:lang w:val="pt-BR"/>
              </w:rPr>
              <w:pPrChange w:id="11" w:author="Jose Antonio de Franca Junior" w:date="2025-05-08T18:48:00Z">
                <w:pPr>
                  <w:spacing w:before="240" w:after="240"/>
                  <w:jc w:val="left"/>
                </w:pPr>
              </w:pPrChange>
            </w:pPr>
            <w:r w:rsidRPr="004C59B5">
              <w:rPr>
                <w:lang w:val="pt-BR"/>
              </w:rPr>
              <w:t>Leonardo Marques Campos</w:t>
            </w:r>
          </w:p>
          <w:p w14:paraId="05F97B65" w14:textId="11DFA8E2" w:rsidR="001953DD" w:rsidRPr="004C59B5" w:rsidRDefault="3ADB70CE">
            <w:pPr>
              <w:jc w:val="left"/>
              <w:rPr>
                <w:lang w:val="pt-BR"/>
              </w:rPr>
              <w:pPrChange w:id="12" w:author="Jose Antonio de Franca Junior" w:date="2025-05-08T18:48:00Z">
                <w:pPr>
                  <w:spacing w:before="240" w:after="240"/>
                  <w:jc w:val="left"/>
                </w:pPr>
              </w:pPrChange>
            </w:pPr>
            <w:r w:rsidRPr="004C59B5">
              <w:rPr>
                <w:lang w:val="pt-BR"/>
              </w:rPr>
              <w:t>ANATEL</w:t>
            </w:r>
          </w:p>
          <w:p w14:paraId="4FB473FD" w14:textId="0D00FE5F" w:rsidR="001953DD" w:rsidRPr="004C59B5" w:rsidRDefault="3ADB70CE">
            <w:pPr>
              <w:jc w:val="left"/>
              <w:rPr>
                <w:lang w:val="pt-BR"/>
              </w:rPr>
              <w:pPrChange w:id="13" w:author="Jose Antonio de Franca Junior" w:date="2025-05-08T18:48:00Z">
                <w:pPr>
                  <w:spacing w:before="240" w:after="240"/>
                  <w:jc w:val="left"/>
                </w:pPr>
              </w:pPrChange>
            </w:pPr>
            <w:r w:rsidRPr="004C59B5">
              <w:rPr>
                <w:lang w:val="pt-BR"/>
              </w:rPr>
              <w:t>Brazil</w:t>
            </w:r>
          </w:p>
        </w:tc>
        <w:tc>
          <w:tcPr>
            <w:tcW w:w="4059" w:type="dxa"/>
            <w:gridSpan w:val="2"/>
            <w:tcBorders>
              <w:top w:val="single" w:sz="6" w:space="0" w:color="auto"/>
              <w:bottom w:val="single" w:sz="6" w:space="0" w:color="auto"/>
            </w:tcBorders>
          </w:tcPr>
          <w:p w14:paraId="3B85B435" w14:textId="05FBAF5D" w:rsidR="001953DD" w:rsidRPr="00862EF1" w:rsidRDefault="0528E043" w:rsidP="39628FE3">
            <w:pPr>
              <w:jc w:val="left"/>
              <w:rPr>
                <w:color w:val="000000" w:themeColor="text1"/>
                <w:szCs w:val="24"/>
                <w:lang w:val="pt-BR"/>
              </w:rPr>
            </w:pPr>
            <w:r w:rsidRPr="39628FE3">
              <w:rPr>
                <w:color w:val="000000" w:themeColor="text1"/>
                <w:szCs w:val="24"/>
                <w:lang w:val="pt-BR"/>
              </w:rPr>
              <w:t xml:space="preserve">Tel: +55 61 2312 1945 </w:t>
            </w:r>
          </w:p>
          <w:p w14:paraId="58D28607" w14:textId="106A9525" w:rsidR="001953DD" w:rsidRPr="00862EF1" w:rsidRDefault="0528E043" w:rsidP="39628FE3">
            <w:pPr>
              <w:jc w:val="left"/>
              <w:rPr>
                <w:color w:val="000000" w:themeColor="text1"/>
                <w:szCs w:val="24"/>
                <w:lang w:val="pt-BR"/>
              </w:rPr>
            </w:pPr>
            <w:r w:rsidRPr="39628FE3">
              <w:rPr>
                <w:color w:val="000000" w:themeColor="text1"/>
                <w:szCs w:val="24"/>
                <w:lang w:val="pt-BR"/>
              </w:rPr>
              <w:t>E-mail: leonardoc@anatel.gov.br</w:t>
            </w:r>
          </w:p>
        </w:tc>
      </w:tr>
      <w:tr w:rsidR="39628FE3" w:rsidRPr="00475688" w14:paraId="5652387F" w14:textId="77777777" w:rsidTr="582D80BD">
        <w:tblPrEx>
          <w:jc w:val="center"/>
        </w:tblPrEx>
        <w:trPr>
          <w:cantSplit/>
          <w:trHeight w:val="300"/>
          <w:jc w:val="center"/>
        </w:trPr>
        <w:tc>
          <w:tcPr>
            <w:tcW w:w="1550" w:type="dxa"/>
            <w:gridSpan w:val="2"/>
            <w:tcBorders>
              <w:top w:val="single" w:sz="6" w:space="0" w:color="auto"/>
              <w:bottom w:val="single" w:sz="6" w:space="0" w:color="auto"/>
            </w:tcBorders>
            <w:vAlign w:val="center"/>
          </w:tcPr>
          <w:p w14:paraId="3F54EADB" w14:textId="1A4977D4" w:rsidR="0528E043" w:rsidRDefault="0528E043" w:rsidP="39628FE3">
            <w:pPr>
              <w:jc w:val="left"/>
              <w:rPr>
                <w:b/>
                <w:bCs/>
                <w:lang w:val="en-US"/>
              </w:rPr>
            </w:pPr>
            <w:r w:rsidRPr="39628FE3">
              <w:rPr>
                <w:b/>
                <w:bCs/>
                <w:lang w:val="en-US"/>
              </w:rPr>
              <w:t>Contact:</w:t>
            </w:r>
          </w:p>
        </w:tc>
        <w:tc>
          <w:tcPr>
            <w:tcW w:w="4028" w:type="dxa"/>
            <w:gridSpan w:val="2"/>
            <w:tcBorders>
              <w:top w:val="single" w:sz="6" w:space="0" w:color="auto"/>
              <w:bottom w:val="single" w:sz="6" w:space="0" w:color="auto"/>
            </w:tcBorders>
          </w:tcPr>
          <w:p w14:paraId="40769554" w14:textId="0FA6230F" w:rsidR="0528E043" w:rsidRPr="004C59B5" w:rsidRDefault="0528E043" w:rsidP="39628FE3">
            <w:pPr>
              <w:jc w:val="left"/>
              <w:rPr>
                <w:lang w:val="pt-BR"/>
              </w:rPr>
            </w:pPr>
            <w:r w:rsidRPr="004C59B5">
              <w:rPr>
                <w:lang w:val="pt-BR"/>
              </w:rPr>
              <w:t>José Antônio de França Junior</w:t>
            </w:r>
          </w:p>
          <w:p w14:paraId="6220D4B3" w14:textId="26D80255" w:rsidR="0528E043" w:rsidRPr="004C59B5" w:rsidRDefault="0528E043" w:rsidP="39628FE3">
            <w:pPr>
              <w:jc w:val="left"/>
              <w:rPr>
                <w:lang w:val="pt-BR"/>
              </w:rPr>
            </w:pPr>
            <w:r w:rsidRPr="004C59B5">
              <w:rPr>
                <w:lang w:val="pt-BR"/>
              </w:rPr>
              <w:t>ANATEL</w:t>
            </w:r>
          </w:p>
          <w:p w14:paraId="76DE8AC9" w14:textId="716CA2ED" w:rsidR="0528E043" w:rsidRDefault="0528E043" w:rsidP="39628FE3">
            <w:pPr>
              <w:jc w:val="left"/>
            </w:pPr>
            <w:r>
              <w:t>Brazil</w:t>
            </w:r>
          </w:p>
        </w:tc>
        <w:tc>
          <w:tcPr>
            <w:tcW w:w="4059" w:type="dxa"/>
            <w:gridSpan w:val="2"/>
            <w:tcBorders>
              <w:top w:val="single" w:sz="6" w:space="0" w:color="auto"/>
              <w:bottom w:val="single" w:sz="6" w:space="0" w:color="auto"/>
            </w:tcBorders>
          </w:tcPr>
          <w:p w14:paraId="35C1523F" w14:textId="7EFD9E14" w:rsidR="0528E043" w:rsidRDefault="0528E043" w:rsidP="39628FE3">
            <w:pPr>
              <w:jc w:val="left"/>
              <w:rPr>
                <w:color w:val="000000" w:themeColor="text1"/>
                <w:szCs w:val="24"/>
                <w:lang w:val="pt-BR"/>
              </w:rPr>
            </w:pPr>
            <w:r w:rsidRPr="39628FE3">
              <w:rPr>
                <w:color w:val="000000" w:themeColor="text1"/>
                <w:szCs w:val="24"/>
                <w:lang w:val="pt-BR"/>
              </w:rPr>
              <w:t>Tel: +55 61 2312 2472</w:t>
            </w:r>
          </w:p>
          <w:p w14:paraId="209D21CE" w14:textId="725B087B" w:rsidR="0528E043" w:rsidRDefault="0528E043" w:rsidP="39628FE3">
            <w:pPr>
              <w:jc w:val="left"/>
              <w:rPr>
                <w:color w:val="000000" w:themeColor="text1"/>
                <w:szCs w:val="24"/>
                <w:lang w:val="pt-BR"/>
              </w:rPr>
            </w:pPr>
            <w:r w:rsidRPr="39628FE3">
              <w:rPr>
                <w:color w:val="000000" w:themeColor="text1"/>
                <w:szCs w:val="24"/>
                <w:lang w:val="pt-BR"/>
              </w:rPr>
              <w:t>E-mail: josefranca@anatel.gov.br</w:t>
            </w:r>
          </w:p>
        </w:tc>
      </w:tr>
    </w:tbl>
    <w:p w14:paraId="257F2E84" w14:textId="0BD9EED8" w:rsidR="001953DD" w:rsidRPr="004C59B5" w:rsidRDefault="001953DD" w:rsidP="001953DD">
      <w:pPr>
        <w:spacing w:before="0"/>
        <w:rPr>
          <w:lang w:val="pt-BR"/>
        </w:rPr>
      </w:pPr>
    </w:p>
    <w:p w14:paraId="5B0A9EDA" w14:textId="688842E8" w:rsidR="39628FE3" w:rsidRPr="004C59B5" w:rsidRDefault="39628FE3" w:rsidP="39628FE3">
      <w:pPr>
        <w:spacing w:before="0"/>
        <w:rPr>
          <w:lang w:val="pt-BR"/>
        </w:rPr>
      </w:pPr>
    </w:p>
    <w:tbl>
      <w:tblPr>
        <w:tblW w:w="9639" w:type="dxa"/>
        <w:tblLayout w:type="fixed"/>
        <w:tblCellMar>
          <w:left w:w="57" w:type="dxa"/>
          <w:right w:w="57" w:type="dxa"/>
        </w:tblCellMar>
        <w:tblLook w:val="0000" w:firstRow="0" w:lastRow="0" w:firstColumn="0" w:lastColumn="0" w:noHBand="0" w:noVBand="0"/>
      </w:tblPr>
      <w:tblGrid>
        <w:gridCol w:w="1417"/>
        <w:gridCol w:w="8222"/>
      </w:tblGrid>
      <w:tr w:rsidR="001953DD" w:rsidRPr="00D1090E" w14:paraId="7380F1A5" w14:textId="77777777" w:rsidTr="582D80BD">
        <w:trPr>
          <w:cantSplit/>
        </w:trPr>
        <w:tc>
          <w:tcPr>
            <w:tcW w:w="1417" w:type="dxa"/>
          </w:tcPr>
          <w:p w14:paraId="1B283494" w14:textId="77777777" w:rsidR="001953DD" w:rsidRPr="00D1090E" w:rsidRDefault="001953DD" w:rsidP="006D10A1">
            <w:pPr>
              <w:tabs>
                <w:tab w:val="clear" w:pos="794"/>
                <w:tab w:val="clear" w:pos="1191"/>
                <w:tab w:val="clear" w:pos="1588"/>
                <w:tab w:val="clear" w:pos="1985"/>
              </w:tabs>
              <w:jc w:val="left"/>
              <w:rPr>
                <w:b/>
                <w:bCs/>
                <w:lang w:val="en-US"/>
              </w:rPr>
            </w:pPr>
            <w:r w:rsidRPr="00D1090E">
              <w:rPr>
                <w:b/>
                <w:bCs/>
                <w:lang w:val="en-US"/>
              </w:rPr>
              <w:t>Abstract:</w:t>
            </w:r>
          </w:p>
        </w:tc>
        <w:bookmarkStart w:id="14" w:name="_Hlk117143657" w:displacedByCustomXml="next"/>
        <w:sdt>
          <w:sdtPr>
            <w:rPr>
              <w:color w:val="000000" w:themeColor="text1"/>
              <w:lang w:val="en-US"/>
            </w:rPr>
            <w:alias w:val="Abstract"/>
            <w:tag w:val="Abstract"/>
            <w:id w:val="-939903723"/>
            <w:placeholder>
              <w:docPart w:val="B7AA3DDF759F4F53B3286178FAD895CB"/>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8222" w:type="dxa"/>
              </w:tcPr>
              <w:p w14:paraId="7075D533" w14:textId="5EDBA06C" w:rsidR="001953DD" w:rsidRPr="00D1090E" w:rsidRDefault="00063DA8" w:rsidP="006D10A1">
                <w:pPr>
                  <w:tabs>
                    <w:tab w:val="clear" w:pos="794"/>
                    <w:tab w:val="clear" w:pos="1191"/>
                    <w:tab w:val="clear" w:pos="1588"/>
                    <w:tab w:val="clear" w:pos="1985"/>
                  </w:tabs>
                  <w:rPr>
                    <w:lang w:val="en-US"/>
                  </w:rPr>
                </w:pPr>
                <w:r w:rsidRPr="582D80BD">
                  <w:rPr>
                    <w:color w:val="000000" w:themeColor="text1"/>
                    <w:lang w:val="en-US"/>
                  </w:rPr>
                  <w:t xml:space="preserve">This contribution proposes modifications to the baseline text in the draft new Recommendation ITU-T </w:t>
                </w:r>
                <w:proofErr w:type="spellStart"/>
                <w:proofErr w:type="gramStart"/>
                <w:r w:rsidRPr="582D80BD">
                  <w:rPr>
                    <w:color w:val="000000" w:themeColor="text1"/>
                    <w:lang w:val="en-US"/>
                  </w:rPr>
                  <w:t>K.devices</w:t>
                </w:r>
                <w:proofErr w:type="spellEnd"/>
                <w:proofErr w:type="gramEnd"/>
                <w:r w:rsidRPr="582D80BD">
                  <w:rPr>
                    <w:color w:val="000000" w:themeColor="text1"/>
                    <w:lang w:val="en-US"/>
                  </w:rPr>
                  <w:t>: “RF-EMF exposure assessment of devices operating close to the human body”. Combined version of the contributions from India, Brazil and experts from IEEE-IEC JWG.</w:t>
                </w:r>
              </w:p>
            </w:tc>
          </w:sdtContent>
        </w:sdt>
        <w:bookmarkEnd w:id="14" w:displacedByCustomXml="prev"/>
      </w:tr>
    </w:tbl>
    <w:p w14:paraId="34C34B57" w14:textId="77777777" w:rsidR="001953DD" w:rsidRPr="00D1090E" w:rsidRDefault="001953DD" w:rsidP="001953DD">
      <w:pPr>
        <w:tabs>
          <w:tab w:val="clear" w:pos="794"/>
          <w:tab w:val="clear" w:pos="1191"/>
          <w:tab w:val="clear" w:pos="1588"/>
          <w:tab w:val="clear" w:pos="1985"/>
        </w:tabs>
        <w:jc w:val="left"/>
        <w:rPr>
          <w:lang w:val="en-US"/>
        </w:rPr>
      </w:pPr>
    </w:p>
    <w:p w14:paraId="432E20F2" w14:textId="77777777" w:rsidR="001953DD" w:rsidRPr="00D1090E" w:rsidRDefault="001953DD" w:rsidP="001953DD">
      <w:pPr>
        <w:tabs>
          <w:tab w:val="clear" w:pos="794"/>
          <w:tab w:val="clear" w:pos="1191"/>
          <w:tab w:val="clear" w:pos="1588"/>
          <w:tab w:val="clear" w:pos="1985"/>
        </w:tabs>
        <w:overflowPunct/>
        <w:autoSpaceDE/>
        <w:autoSpaceDN/>
        <w:adjustRightInd/>
        <w:jc w:val="left"/>
        <w:textAlignment w:val="auto"/>
        <w:rPr>
          <w:rFonts w:eastAsiaTheme="minorEastAsia"/>
          <w:b/>
          <w:color w:val="000000" w:themeColor="text1"/>
          <w:szCs w:val="24"/>
          <w:lang w:val="en-US" w:eastAsia="ja-JP"/>
        </w:rPr>
      </w:pPr>
      <w:r>
        <w:rPr>
          <w:rFonts w:eastAsiaTheme="minorEastAsia"/>
          <w:b/>
          <w:color w:val="000000" w:themeColor="text1"/>
          <w:szCs w:val="24"/>
          <w:lang w:val="en-US" w:eastAsia="ja-JP"/>
        </w:rPr>
        <w:t>Discussion and Proposal:</w:t>
      </w:r>
    </w:p>
    <w:p w14:paraId="5BB2C3AC" w14:textId="29C45DD2" w:rsidR="001953DD" w:rsidRPr="00B96E14" w:rsidDel="00063DA8" w:rsidRDefault="001953DD" w:rsidP="001953DD">
      <w:pPr>
        <w:tabs>
          <w:tab w:val="clear" w:pos="794"/>
          <w:tab w:val="clear" w:pos="1191"/>
          <w:tab w:val="clear" w:pos="1588"/>
          <w:tab w:val="clear" w:pos="1985"/>
        </w:tabs>
        <w:overflowPunct/>
        <w:autoSpaceDE/>
        <w:autoSpaceDN/>
        <w:adjustRightInd/>
        <w:spacing w:before="0" w:after="160" w:line="259" w:lineRule="auto"/>
        <w:textAlignment w:val="auto"/>
        <w:rPr>
          <w:color w:val="000000" w:themeColor="text1"/>
          <w:lang w:val="en-US"/>
        </w:rPr>
      </w:pPr>
      <w:r w:rsidRPr="582D80BD">
        <w:rPr>
          <w:color w:val="000000" w:themeColor="text1"/>
          <w:lang w:val="en-US"/>
        </w:rPr>
        <w:t>Base</w:t>
      </w:r>
      <w:r w:rsidR="7360ECE1" w:rsidRPr="582D80BD">
        <w:rPr>
          <w:color w:val="000000" w:themeColor="text1"/>
          <w:lang w:val="en-US"/>
        </w:rPr>
        <w:t>d</w:t>
      </w:r>
      <w:r w:rsidRPr="582D80BD">
        <w:rPr>
          <w:color w:val="000000" w:themeColor="text1"/>
          <w:lang w:val="en-US"/>
        </w:rPr>
        <w:t xml:space="preserve"> on the discussions and contributions received during the </w:t>
      </w:r>
      <w:r w:rsidR="0F874FB2" w:rsidRPr="582D80BD">
        <w:rPr>
          <w:color w:val="000000" w:themeColor="text1"/>
          <w:lang w:val="en-US"/>
        </w:rPr>
        <w:t>ad</w:t>
      </w:r>
      <w:r w:rsidR="4A74EB46" w:rsidRPr="582D80BD">
        <w:rPr>
          <w:color w:val="000000" w:themeColor="text1"/>
          <w:lang w:val="en-US"/>
        </w:rPr>
        <w:t xml:space="preserve"> </w:t>
      </w:r>
      <w:r w:rsidR="0F874FB2" w:rsidRPr="582D80BD">
        <w:rPr>
          <w:color w:val="000000" w:themeColor="text1"/>
          <w:lang w:val="en-US"/>
        </w:rPr>
        <w:t xml:space="preserve">hoc </w:t>
      </w:r>
      <w:r w:rsidRPr="582D80BD">
        <w:rPr>
          <w:color w:val="000000" w:themeColor="text1"/>
          <w:lang w:val="en-US"/>
        </w:rPr>
        <w:t>meeting</w:t>
      </w:r>
      <w:r w:rsidR="381E1F85" w:rsidRPr="582D80BD">
        <w:rPr>
          <w:color w:val="000000" w:themeColor="text1"/>
          <w:lang w:val="en-US"/>
        </w:rPr>
        <w:t>s</w:t>
      </w:r>
      <w:r w:rsidRPr="582D80BD">
        <w:rPr>
          <w:color w:val="000000" w:themeColor="text1"/>
          <w:lang w:val="en-US"/>
        </w:rPr>
        <w:t xml:space="preserve"> of Study Group-5 </w:t>
      </w:r>
      <w:r w:rsidR="387F97CB" w:rsidRPr="582D80BD">
        <w:rPr>
          <w:color w:val="000000" w:themeColor="text1"/>
          <w:lang w:val="en-US"/>
        </w:rPr>
        <w:t xml:space="preserve">held </w:t>
      </w:r>
      <w:r w:rsidR="63A94BD7" w:rsidRPr="582D80BD">
        <w:rPr>
          <w:color w:val="000000" w:themeColor="text1"/>
          <w:lang w:val="en-US"/>
        </w:rPr>
        <w:t xml:space="preserve">since the </w:t>
      </w:r>
      <w:r w:rsidR="32AD09DC" w:rsidRPr="582D80BD">
        <w:rPr>
          <w:color w:val="000000" w:themeColor="text1"/>
          <w:lang w:val="en-US"/>
        </w:rPr>
        <w:t>previous session from</w:t>
      </w:r>
      <w:r w:rsidRPr="582D80BD">
        <w:rPr>
          <w:color w:val="000000" w:themeColor="text1"/>
          <w:lang w:val="en-US"/>
        </w:rPr>
        <w:t xml:space="preserve"> 1</w:t>
      </w:r>
      <w:r w:rsidR="7E802C31" w:rsidRPr="582D80BD">
        <w:rPr>
          <w:color w:val="000000" w:themeColor="text1"/>
          <w:lang w:val="en-US"/>
        </w:rPr>
        <w:t>7</w:t>
      </w:r>
      <w:r w:rsidRPr="582D80BD">
        <w:rPr>
          <w:color w:val="000000" w:themeColor="text1"/>
          <w:lang w:val="en-US"/>
        </w:rPr>
        <w:t>-2</w:t>
      </w:r>
      <w:r w:rsidR="5F221ACE" w:rsidRPr="582D80BD">
        <w:rPr>
          <w:color w:val="000000" w:themeColor="text1"/>
          <w:lang w:val="en-US"/>
        </w:rPr>
        <w:t>1</w:t>
      </w:r>
      <w:r w:rsidRPr="582D80BD">
        <w:rPr>
          <w:color w:val="000000" w:themeColor="text1"/>
          <w:lang w:val="en-US"/>
        </w:rPr>
        <w:t xml:space="preserve"> </w:t>
      </w:r>
      <w:r w:rsidR="65E953D6" w:rsidRPr="582D80BD">
        <w:rPr>
          <w:color w:val="000000" w:themeColor="text1"/>
          <w:lang w:val="en-US"/>
        </w:rPr>
        <w:t>June</w:t>
      </w:r>
      <w:r w:rsidRPr="582D80BD">
        <w:rPr>
          <w:color w:val="000000" w:themeColor="text1"/>
          <w:lang w:val="en-US"/>
        </w:rPr>
        <w:t>, 202</w:t>
      </w:r>
      <w:r w:rsidR="1CC0F8FD" w:rsidRPr="582D80BD">
        <w:rPr>
          <w:color w:val="000000" w:themeColor="text1"/>
          <w:lang w:val="en-US"/>
        </w:rPr>
        <w:t>4</w:t>
      </w:r>
      <w:r w:rsidRPr="582D80BD">
        <w:rPr>
          <w:color w:val="000000" w:themeColor="text1"/>
          <w:lang w:val="en-US"/>
        </w:rPr>
        <w:t xml:space="preserve">, further modifications </w:t>
      </w:r>
      <w:r w:rsidR="25C693D2" w:rsidRPr="582D80BD">
        <w:rPr>
          <w:color w:val="000000" w:themeColor="text1"/>
          <w:lang w:val="en-US"/>
        </w:rPr>
        <w:t xml:space="preserve">have been incorporated into </w:t>
      </w:r>
      <w:r w:rsidRPr="582D80BD">
        <w:rPr>
          <w:color w:val="000000" w:themeColor="text1"/>
          <w:lang w:val="en-US"/>
        </w:rPr>
        <w:t xml:space="preserve">the draft new Recommendation </w:t>
      </w:r>
      <w:proofErr w:type="spellStart"/>
      <w:r w:rsidRPr="582D80BD">
        <w:rPr>
          <w:color w:val="000000" w:themeColor="text1"/>
          <w:lang w:val="en-US"/>
        </w:rPr>
        <w:t>K.devices</w:t>
      </w:r>
      <w:proofErr w:type="spellEnd"/>
      <w:r w:rsidRPr="582D80BD">
        <w:rPr>
          <w:color w:val="000000" w:themeColor="text1"/>
          <w:lang w:val="en-US"/>
        </w:rPr>
        <w:t>: “RF-EMF exposure assessment of devices operating close to the human body” and the updated document was prepared (</w:t>
      </w:r>
      <w:hyperlink r:id="rId12">
        <w:r w:rsidRPr="582D80BD">
          <w:rPr>
            <w:rStyle w:val="Hyperlink"/>
            <w:lang w:val="en-US"/>
          </w:rPr>
          <w:t>TD1229</w:t>
        </w:r>
      </w:hyperlink>
      <w:r w:rsidRPr="582D80BD">
        <w:rPr>
          <w:color w:val="000000" w:themeColor="text1"/>
          <w:lang w:val="en-US"/>
        </w:rPr>
        <w:t>).</w:t>
      </w:r>
    </w:p>
    <w:p w14:paraId="74097C91" w14:textId="7E71BB5D" w:rsidR="001953DD" w:rsidRPr="004C59B5" w:rsidRDefault="001953DD" w:rsidP="001953DD">
      <w:pPr>
        <w:tabs>
          <w:tab w:val="clear" w:pos="794"/>
          <w:tab w:val="clear" w:pos="1191"/>
          <w:tab w:val="clear" w:pos="1588"/>
          <w:tab w:val="clear" w:pos="1985"/>
        </w:tabs>
        <w:rPr>
          <w:lang w:val="en-US"/>
        </w:rPr>
      </w:pPr>
      <w:r w:rsidRPr="004C59B5">
        <w:rPr>
          <w:color w:val="000000" w:themeColor="text1"/>
          <w:lang w:val="en-US"/>
        </w:rPr>
        <w:t xml:space="preserve">This contribution proposes further modifications to the text of this </w:t>
      </w:r>
      <w:proofErr w:type="gramStart"/>
      <w:r w:rsidRPr="004C59B5">
        <w:rPr>
          <w:color w:val="000000" w:themeColor="text1"/>
          <w:lang w:val="en-US"/>
        </w:rPr>
        <w:t>draft</w:t>
      </w:r>
      <w:proofErr w:type="gramEnd"/>
      <w:r w:rsidRPr="004C59B5">
        <w:rPr>
          <w:color w:val="000000" w:themeColor="text1"/>
          <w:lang w:val="en-US"/>
        </w:rPr>
        <w:t xml:space="preserve"> new recommendation and the same is presented below.</w:t>
      </w:r>
      <w:r w:rsidRPr="004C59B5">
        <w:rPr>
          <w:lang w:val="en-US"/>
        </w:rPr>
        <w:t xml:space="preserve">  </w:t>
      </w:r>
    </w:p>
    <w:p w14:paraId="2AFCB3C6" w14:textId="77777777" w:rsidR="001953DD" w:rsidRPr="004C59B5" w:rsidRDefault="001953DD" w:rsidP="001953DD">
      <w:pPr>
        <w:tabs>
          <w:tab w:val="clear" w:pos="794"/>
          <w:tab w:val="clear" w:pos="1191"/>
          <w:tab w:val="clear" w:pos="1588"/>
          <w:tab w:val="clear" w:pos="1985"/>
        </w:tabs>
        <w:rPr>
          <w:color w:val="FF0000"/>
          <w:lang w:val="en-US"/>
        </w:rPr>
      </w:pPr>
    </w:p>
    <w:p w14:paraId="3B897864" w14:textId="77777777" w:rsidR="001953DD" w:rsidRPr="004C59B5" w:rsidRDefault="001953DD" w:rsidP="001953DD">
      <w:pPr>
        <w:tabs>
          <w:tab w:val="clear" w:pos="794"/>
          <w:tab w:val="clear" w:pos="1191"/>
          <w:tab w:val="clear" w:pos="1588"/>
          <w:tab w:val="clear" w:pos="1985"/>
        </w:tabs>
        <w:overflowPunct/>
        <w:autoSpaceDE/>
        <w:autoSpaceDN/>
        <w:adjustRightInd/>
        <w:spacing w:before="0" w:after="160" w:line="259" w:lineRule="auto"/>
        <w:textAlignment w:val="auto"/>
        <w:rPr>
          <w:color w:val="FF0000"/>
          <w:lang w:val="en-US"/>
        </w:rPr>
      </w:pPr>
      <w:r w:rsidRPr="004C59B5">
        <w:rPr>
          <w:color w:val="FF0000"/>
          <w:lang w:val="en-US"/>
        </w:rPr>
        <w:br w:type="page"/>
      </w:r>
    </w:p>
    <w:p w14:paraId="5E2D4E16" w14:textId="6B63CE7E" w:rsidR="00605C85" w:rsidRPr="00605C85" w:rsidRDefault="00605C85" w:rsidP="001E542C">
      <w:pPr>
        <w:pStyle w:val="RecNo"/>
        <w:spacing w:line="480" w:lineRule="auto"/>
        <w:rPr>
          <w:rFonts w:eastAsiaTheme="minorEastAsia"/>
          <w:lang w:val="fr-CH" w:eastAsia="ja-JP"/>
        </w:rPr>
      </w:pPr>
      <w:r w:rsidRPr="00605C85">
        <w:rPr>
          <w:rFonts w:eastAsiaTheme="minorEastAsia"/>
          <w:lang w:val="fr-CH" w:eastAsia="ja-JP"/>
        </w:rPr>
        <w:lastRenderedPageBreak/>
        <w:t xml:space="preserve">Draft </w:t>
      </w:r>
      <w:proofErr w:type="spellStart"/>
      <w:r w:rsidRPr="00605C85">
        <w:rPr>
          <w:rFonts w:eastAsiaTheme="minorEastAsia"/>
          <w:lang w:val="fr-CH" w:eastAsia="ja-JP"/>
        </w:rPr>
        <w:t>Recommendation</w:t>
      </w:r>
      <w:proofErr w:type="spellEnd"/>
      <w:r w:rsidRPr="00605C85">
        <w:rPr>
          <w:rFonts w:eastAsiaTheme="minorEastAsia"/>
          <w:lang w:val="fr-CH" w:eastAsia="ja-JP"/>
        </w:rPr>
        <w:t xml:space="preserve"> ITU-T </w:t>
      </w:r>
      <w:proofErr w:type="spellStart"/>
      <w:proofErr w:type="gramStart"/>
      <w:r w:rsidRPr="00605C85">
        <w:rPr>
          <w:rFonts w:eastAsiaTheme="minorEastAsia"/>
          <w:lang w:val="fr-CH" w:eastAsia="ja-JP"/>
        </w:rPr>
        <w:t>K.devices</w:t>
      </w:r>
      <w:proofErr w:type="spellEnd"/>
      <w:proofErr w:type="gramEnd"/>
    </w:p>
    <w:p w14:paraId="0B198B45" w14:textId="570BB0F8" w:rsidR="00605C85" w:rsidRPr="00605C85" w:rsidRDefault="00605C85" w:rsidP="582D80BD">
      <w:pPr>
        <w:tabs>
          <w:tab w:val="clear" w:pos="794"/>
          <w:tab w:val="clear" w:pos="1191"/>
          <w:tab w:val="clear" w:pos="1588"/>
          <w:tab w:val="clear" w:pos="1985"/>
        </w:tabs>
        <w:overflowPunct/>
        <w:autoSpaceDE/>
        <w:autoSpaceDN/>
        <w:adjustRightInd/>
        <w:jc w:val="center"/>
        <w:textAlignment w:val="auto"/>
        <w:rPr>
          <w:rFonts w:eastAsiaTheme="minorEastAsia"/>
          <w:b/>
          <w:bCs/>
          <w:lang w:val="en-US" w:eastAsia="ja-JP"/>
        </w:rPr>
      </w:pPr>
      <w:bookmarkStart w:id="15" w:name="_Hlk151141781"/>
      <w:r w:rsidRPr="582D80BD">
        <w:rPr>
          <w:rFonts w:eastAsiaTheme="minorEastAsia"/>
          <w:b/>
          <w:bCs/>
          <w:sz w:val="28"/>
          <w:szCs w:val="28"/>
          <w:lang w:eastAsia="ja-JP"/>
        </w:rPr>
        <w:t>RF-EMF exposure assessment of</w:t>
      </w:r>
      <w:r w:rsidR="00527D53" w:rsidRPr="582D80BD">
        <w:rPr>
          <w:rFonts w:eastAsiaTheme="minorEastAsia"/>
          <w:b/>
          <w:bCs/>
          <w:sz w:val="28"/>
          <w:szCs w:val="28"/>
          <w:lang w:eastAsia="ja-JP"/>
        </w:rPr>
        <w:t xml:space="preserve"> </w:t>
      </w:r>
      <w:r w:rsidR="00A57D3A" w:rsidRPr="582D80BD">
        <w:rPr>
          <w:rFonts w:eastAsiaTheme="minorEastAsia"/>
          <w:b/>
          <w:bCs/>
          <w:sz w:val="28"/>
          <w:szCs w:val="28"/>
          <w:lang w:eastAsia="ja-JP"/>
        </w:rPr>
        <w:t>[</w:t>
      </w:r>
      <w:r w:rsidR="00527D53" w:rsidRPr="582D80BD">
        <w:rPr>
          <w:rFonts w:eastAsiaTheme="minorEastAsia"/>
          <w:b/>
          <w:bCs/>
          <w:sz w:val="28"/>
          <w:szCs w:val="28"/>
          <w:lang w:eastAsia="ja-JP"/>
        </w:rPr>
        <w:t>wireless communication</w:t>
      </w:r>
      <w:r w:rsidR="00A57D3A" w:rsidRPr="582D80BD">
        <w:rPr>
          <w:rFonts w:eastAsiaTheme="minorEastAsia"/>
          <w:b/>
          <w:bCs/>
          <w:sz w:val="28"/>
          <w:szCs w:val="28"/>
          <w:lang w:eastAsia="ja-JP"/>
        </w:rPr>
        <w:t>]</w:t>
      </w:r>
      <w:r w:rsidRPr="582D80BD">
        <w:rPr>
          <w:rFonts w:eastAsiaTheme="minorEastAsia"/>
          <w:b/>
          <w:bCs/>
          <w:sz w:val="28"/>
          <w:szCs w:val="28"/>
          <w:lang w:eastAsia="ja-JP"/>
        </w:rPr>
        <w:t xml:space="preserve"> devices </w:t>
      </w:r>
      <w:bookmarkStart w:id="16" w:name="_Int_gk74GoP2"/>
      <w:r w:rsidRPr="582D80BD">
        <w:rPr>
          <w:rFonts w:eastAsiaTheme="minorEastAsia"/>
          <w:b/>
          <w:bCs/>
          <w:sz w:val="28"/>
          <w:szCs w:val="28"/>
          <w:lang w:eastAsia="ja-JP"/>
        </w:rPr>
        <w:t>operating</w:t>
      </w:r>
      <w:bookmarkEnd w:id="16"/>
      <w:r w:rsidRPr="582D80BD">
        <w:rPr>
          <w:rFonts w:eastAsiaTheme="minorEastAsia"/>
          <w:b/>
          <w:bCs/>
          <w:sz w:val="28"/>
          <w:szCs w:val="28"/>
          <w:lang w:eastAsia="ja-JP"/>
        </w:rPr>
        <w:t xml:space="preserve"> close to the human body</w:t>
      </w:r>
    </w:p>
    <w:bookmarkEnd w:id="15"/>
    <w:p w14:paraId="6E009168" w14:textId="77777777" w:rsidR="00605C85" w:rsidRPr="00605C85" w:rsidRDefault="00605C85" w:rsidP="00605C85">
      <w:pPr>
        <w:tabs>
          <w:tab w:val="clear" w:pos="794"/>
          <w:tab w:val="clear" w:pos="1191"/>
          <w:tab w:val="clear" w:pos="1588"/>
          <w:tab w:val="clear" w:pos="1985"/>
        </w:tabs>
        <w:overflowPunct/>
        <w:autoSpaceDE/>
        <w:autoSpaceDN/>
        <w:adjustRightInd/>
        <w:jc w:val="left"/>
        <w:textAlignment w:val="auto"/>
        <w:rPr>
          <w:rFonts w:eastAsiaTheme="minorEastAsia"/>
          <w:b/>
          <w:szCs w:val="24"/>
          <w:lang w:val="en-US" w:eastAsia="ja-JP"/>
        </w:rPr>
      </w:pPr>
      <w:r w:rsidRPr="00605C85">
        <w:rPr>
          <w:rFonts w:eastAsiaTheme="minorEastAsia"/>
          <w:b/>
          <w:szCs w:val="24"/>
          <w:lang w:val="en-US" w:eastAsia="ja-JP"/>
        </w:rPr>
        <w:t>Summary</w:t>
      </w:r>
    </w:p>
    <w:p w14:paraId="26D73D97" w14:textId="31A1BFC4" w:rsidR="00605C85" w:rsidRPr="00605C85" w:rsidRDefault="00605C85" w:rsidP="582D80BD">
      <w:pPr>
        <w:tabs>
          <w:tab w:val="clear" w:pos="794"/>
          <w:tab w:val="clear" w:pos="1191"/>
          <w:tab w:val="clear" w:pos="1588"/>
          <w:tab w:val="clear" w:pos="1985"/>
        </w:tabs>
        <w:overflowPunct/>
        <w:autoSpaceDE/>
        <w:autoSpaceDN/>
        <w:adjustRightInd/>
        <w:textAlignment w:val="auto"/>
        <w:rPr>
          <w:rFonts w:eastAsiaTheme="minorEastAsia"/>
          <w:lang w:val="en-US" w:eastAsia="ja-JP"/>
        </w:rPr>
      </w:pPr>
      <w:r w:rsidRPr="582D80BD">
        <w:rPr>
          <w:rFonts w:eastAsiaTheme="minorEastAsia"/>
          <w:lang w:val="en-US" w:eastAsia="ja-JP"/>
        </w:rPr>
        <w:t xml:space="preserve">With the proliferation of </w:t>
      </w:r>
      <w:r w:rsidR="0087069F" w:rsidRPr="582D80BD">
        <w:rPr>
          <w:rFonts w:eastAsiaTheme="minorEastAsia"/>
          <w:lang w:val="en-US" w:eastAsia="ja-JP"/>
        </w:rPr>
        <w:t>International Mobile Telecommunications-2020 (</w:t>
      </w:r>
      <w:r w:rsidRPr="582D80BD">
        <w:rPr>
          <w:rFonts w:eastAsiaTheme="minorEastAsia"/>
          <w:lang w:val="en-US" w:eastAsia="ja-JP"/>
        </w:rPr>
        <w:t>IMT</w:t>
      </w:r>
      <w:r w:rsidR="0087069F" w:rsidRPr="582D80BD">
        <w:rPr>
          <w:rFonts w:eastAsiaTheme="minorEastAsia"/>
          <w:lang w:val="en-US" w:eastAsia="ja-JP"/>
        </w:rPr>
        <w:t>-</w:t>
      </w:r>
      <w:r w:rsidRPr="582D80BD">
        <w:rPr>
          <w:rFonts w:eastAsiaTheme="minorEastAsia"/>
          <w:lang w:val="en-US" w:eastAsia="ja-JP"/>
        </w:rPr>
        <w:t>2020</w:t>
      </w:r>
      <w:r w:rsidR="0087069F" w:rsidRPr="582D80BD">
        <w:rPr>
          <w:rFonts w:eastAsiaTheme="minorEastAsia"/>
          <w:lang w:val="en-US" w:eastAsia="ja-JP"/>
        </w:rPr>
        <w:t>)</w:t>
      </w:r>
      <w:r w:rsidRPr="582D80BD">
        <w:rPr>
          <w:rFonts w:eastAsiaTheme="minorEastAsia"/>
          <w:lang w:val="en-US" w:eastAsia="ja-JP"/>
        </w:rPr>
        <w:t>, Internet of Things (IoT) and</w:t>
      </w:r>
      <w:r w:rsidR="0087069F" w:rsidRPr="582D80BD">
        <w:rPr>
          <w:rFonts w:eastAsiaTheme="minorEastAsia"/>
          <w:lang w:val="en-US" w:eastAsia="ja-JP"/>
        </w:rPr>
        <w:t xml:space="preserve"> millimeter wave</w:t>
      </w:r>
      <w:r w:rsidRPr="582D80BD">
        <w:rPr>
          <w:rFonts w:eastAsiaTheme="minorEastAsia"/>
          <w:lang w:val="en-US" w:eastAsia="ja-JP"/>
        </w:rPr>
        <w:t xml:space="preserve"> </w:t>
      </w:r>
      <w:r w:rsidR="00A63595" w:rsidRPr="582D80BD">
        <w:rPr>
          <w:rFonts w:eastAsiaTheme="minorEastAsia"/>
          <w:lang w:val="en-US" w:eastAsia="ja-JP"/>
        </w:rPr>
        <w:t>(</w:t>
      </w:r>
      <w:proofErr w:type="spellStart"/>
      <w:r w:rsidRPr="582D80BD">
        <w:rPr>
          <w:rFonts w:eastAsiaTheme="minorEastAsia"/>
          <w:lang w:val="en-US" w:eastAsia="ja-JP"/>
        </w:rPr>
        <w:t>mmWave</w:t>
      </w:r>
      <w:proofErr w:type="spellEnd"/>
      <w:r w:rsidR="00A63595" w:rsidRPr="582D80BD">
        <w:rPr>
          <w:rFonts w:eastAsiaTheme="minorEastAsia"/>
          <w:lang w:val="en-US" w:eastAsia="ja-JP"/>
        </w:rPr>
        <w:t>)</w:t>
      </w:r>
      <w:r w:rsidRPr="582D80BD">
        <w:rPr>
          <w:rFonts w:eastAsiaTheme="minorEastAsia"/>
          <w:lang w:val="en-US" w:eastAsia="ja-JP"/>
        </w:rPr>
        <w:t xml:space="preserve"> wireless communication networks, </w:t>
      </w:r>
      <w:r w:rsidR="004C59B5" w:rsidRPr="582D80BD">
        <w:rPr>
          <w:rFonts w:eastAsiaTheme="minorEastAsia"/>
          <w:lang w:val="en-US" w:eastAsia="ja-JP"/>
        </w:rPr>
        <w:t>the world</w:t>
      </w:r>
      <w:r w:rsidRPr="582D80BD">
        <w:rPr>
          <w:rFonts w:eastAsiaTheme="minorEastAsia"/>
          <w:lang w:val="en-US" w:eastAsia="ja-JP"/>
        </w:rPr>
        <w:t xml:space="preserve"> is witnessing the emergence of next generation personal communication devices, such as hand-held devices including mobile phones, laptops, tablets, wearable devices, and sensors etc., which can operate at high frequencies, including </w:t>
      </w:r>
      <w:r w:rsidR="007F4DCC" w:rsidRPr="582D80BD">
        <w:rPr>
          <w:rFonts w:eastAsiaTheme="minorEastAsia"/>
          <w:lang w:val="en-US" w:eastAsia="ja-JP"/>
        </w:rPr>
        <w:t xml:space="preserve">6 GHz and </w:t>
      </w:r>
      <w:proofErr w:type="spellStart"/>
      <w:r w:rsidRPr="582D80BD">
        <w:rPr>
          <w:rFonts w:eastAsiaTheme="minorEastAsia"/>
          <w:lang w:val="en-US" w:eastAsia="ja-JP"/>
        </w:rPr>
        <w:t>mmWave</w:t>
      </w:r>
      <w:proofErr w:type="spellEnd"/>
      <w:r w:rsidRPr="582D80BD">
        <w:rPr>
          <w:rFonts w:eastAsiaTheme="minorEastAsia"/>
          <w:lang w:val="en-US" w:eastAsia="ja-JP"/>
        </w:rPr>
        <w:t xml:space="preserve"> frequencies. Technologies like Machine to Machine (M2M) communication, </w:t>
      </w:r>
      <w:r w:rsidR="0087069F" w:rsidRPr="582D80BD">
        <w:rPr>
          <w:rFonts w:eastAsiaTheme="minorEastAsia"/>
          <w:lang w:val="en-US" w:eastAsia="ja-JP"/>
        </w:rPr>
        <w:t>IoT</w:t>
      </w:r>
      <w:r w:rsidRPr="582D80BD">
        <w:rPr>
          <w:rFonts w:eastAsiaTheme="minorEastAsia"/>
          <w:lang w:val="en-US" w:eastAsia="ja-JP"/>
        </w:rPr>
        <w:t xml:space="preserve"> have given rise to the densification of wireless communication networks and have triggered a digital revolution in our daily lives in </w:t>
      </w:r>
      <w:r w:rsidR="00707F25" w:rsidRPr="582D80BD">
        <w:rPr>
          <w:rFonts w:eastAsiaTheme="minorEastAsia"/>
          <w:lang w:val="en-US" w:eastAsia="ja-JP"/>
        </w:rPr>
        <w:t>the form</w:t>
      </w:r>
      <w:r w:rsidRPr="582D80BD">
        <w:rPr>
          <w:rFonts w:eastAsiaTheme="minorEastAsia"/>
          <w:lang w:val="en-US" w:eastAsia="ja-JP"/>
        </w:rPr>
        <w:t xml:space="preserve"> of smart homes, smart cities, smart factories, smart vehicles, etc. On one hand, this digital revolution has enabled ubiquitous connectivity not only for ‘everyone’ but also for ‘everything’, and on the other, it has brought wireless networks and devices closer and closer to human life, leading to </w:t>
      </w:r>
      <w:r w:rsidR="00707F25" w:rsidRPr="582D80BD">
        <w:rPr>
          <w:rFonts w:eastAsiaTheme="minorEastAsia"/>
          <w:lang w:val="en-US" w:eastAsia="ja-JP"/>
        </w:rPr>
        <w:t>a quantum</w:t>
      </w:r>
      <w:r w:rsidRPr="582D80BD">
        <w:rPr>
          <w:rFonts w:eastAsiaTheme="minorEastAsia"/>
          <w:lang w:val="en-US" w:eastAsia="ja-JP"/>
        </w:rPr>
        <w:t xml:space="preserve"> jump in the number, types and variety of wireless communication devices that operate </w:t>
      </w:r>
      <w:proofErr w:type="gramStart"/>
      <w:r w:rsidRPr="582D80BD">
        <w:rPr>
          <w:rFonts w:eastAsiaTheme="minorEastAsia"/>
          <w:lang w:val="en-US" w:eastAsia="ja-JP"/>
        </w:rPr>
        <w:t>in close proximity to</w:t>
      </w:r>
      <w:proofErr w:type="gramEnd"/>
      <w:r w:rsidRPr="582D80BD">
        <w:rPr>
          <w:rFonts w:eastAsiaTheme="minorEastAsia"/>
          <w:lang w:val="en-US" w:eastAsia="ja-JP"/>
        </w:rPr>
        <w:t xml:space="preserve"> the human body. </w:t>
      </w:r>
    </w:p>
    <w:p w14:paraId="0F4246B0" w14:textId="076E9DE5" w:rsidR="0035634A" w:rsidRPr="00E95AAD" w:rsidRDefault="0035634A" w:rsidP="31BCA2A4">
      <w:pPr>
        <w:tabs>
          <w:tab w:val="clear" w:pos="794"/>
          <w:tab w:val="clear" w:pos="1191"/>
          <w:tab w:val="clear" w:pos="1588"/>
          <w:tab w:val="clear" w:pos="1985"/>
        </w:tabs>
        <w:overflowPunct/>
        <w:autoSpaceDE/>
        <w:autoSpaceDN/>
        <w:adjustRightInd/>
        <w:textAlignment w:val="auto"/>
        <w:rPr>
          <w:rFonts w:eastAsiaTheme="minorEastAsia"/>
          <w:lang w:val="en-US" w:eastAsia="ja-JP"/>
        </w:rPr>
      </w:pPr>
      <w:r w:rsidRPr="47ADBF9C">
        <w:rPr>
          <w:rFonts w:eastAsiaTheme="minorEastAsia"/>
          <w:lang w:val="en-US" w:eastAsia="ja-JP"/>
        </w:rPr>
        <w:t xml:space="preserve">Recommendation ITU-T </w:t>
      </w:r>
      <w:proofErr w:type="spellStart"/>
      <w:proofErr w:type="gramStart"/>
      <w:r w:rsidRPr="47ADBF9C">
        <w:rPr>
          <w:rFonts w:eastAsiaTheme="minorEastAsia"/>
          <w:lang w:val="en-US" w:eastAsia="ja-JP"/>
        </w:rPr>
        <w:t>K.devices</w:t>
      </w:r>
      <w:proofErr w:type="spellEnd"/>
      <w:proofErr w:type="gramEnd"/>
      <w:r w:rsidRPr="47ADBF9C">
        <w:rPr>
          <w:rFonts w:eastAsiaTheme="minorEastAsia"/>
          <w:lang w:val="en-US" w:eastAsia="ja-JP"/>
        </w:rPr>
        <w:t xml:space="preserve"> focuses on the assessment and monitoring of human exposure to </w:t>
      </w:r>
      <w:r w:rsidR="0087069F" w:rsidRPr="47ADBF9C">
        <w:rPr>
          <w:rFonts w:eastAsiaTheme="minorEastAsia"/>
          <w:lang w:val="en-US" w:eastAsia="ja-JP"/>
        </w:rPr>
        <w:t>r</w:t>
      </w:r>
      <w:r w:rsidRPr="47ADBF9C">
        <w:rPr>
          <w:rFonts w:eastAsiaTheme="minorEastAsia"/>
          <w:lang w:val="en-US" w:eastAsia="ja-JP"/>
        </w:rPr>
        <w:t xml:space="preserve">adio frequency (RF) electromagnetic fields (EMFs) from portable wireless communication devices operating </w:t>
      </w:r>
      <w:bookmarkStart w:id="17" w:name="_Int_pkAijL9n"/>
      <w:r w:rsidRPr="47ADBF9C">
        <w:rPr>
          <w:rFonts w:eastAsiaTheme="minorEastAsia"/>
          <w:lang w:val="en-US" w:eastAsia="ja-JP"/>
        </w:rPr>
        <w:t>in close proximity to</w:t>
      </w:r>
      <w:bookmarkEnd w:id="17"/>
      <w:r w:rsidRPr="47ADBF9C">
        <w:rPr>
          <w:rFonts w:eastAsiaTheme="minorEastAsia"/>
          <w:lang w:val="en-US" w:eastAsia="ja-JP"/>
        </w:rPr>
        <w:t xml:space="preserve"> the human body. This includes procedures for evaluating exposure and </w:t>
      </w:r>
      <w:r w:rsidR="000463E8" w:rsidRPr="47ADBF9C">
        <w:rPr>
          <w:rFonts w:eastAsiaTheme="minorEastAsia"/>
          <w:lang w:val="en-US" w:eastAsia="ja-JP"/>
        </w:rPr>
        <w:t>compliance</w:t>
      </w:r>
      <w:r w:rsidRPr="47ADBF9C">
        <w:rPr>
          <w:rFonts w:eastAsiaTheme="minorEastAsia"/>
          <w:lang w:val="en-US" w:eastAsia="ja-JP"/>
        </w:rPr>
        <w:t xml:space="preserve"> with safe exposure limits for </w:t>
      </w:r>
      <w:r w:rsidR="0087069F" w:rsidRPr="47ADBF9C">
        <w:rPr>
          <w:rFonts w:eastAsiaTheme="minorEastAsia"/>
          <w:lang w:val="en-US" w:eastAsia="ja-JP"/>
        </w:rPr>
        <w:t>s</w:t>
      </w:r>
      <w:r w:rsidRPr="47ADBF9C">
        <w:rPr>
          <w:rFonts w:eastAsiaTheme="minorEastAsia"/>
          <w:lang w:val="en-US" w:eastAsia="ja-JP"/>
        </w:rPr>
        <w:t xml:space="preserve">pecific </w:t>
      </w:r>
      <w:r w:rsidR="0087069F" w:rsidRPr="47ADBF9C">
        <w:rPr>
          <w:rFonts w:eastAsiaTheme="minorEastAsia"/>
          <w:lang w:val="en-US" w:eastAsia="ja-JP"/>
        </w:rPr>
        <w:t>a</w:t>
      </w:r>
      <w:r w:rsidRPr="47ADBF9C">
        <w:rPr>
          <w:rFonts w:eastAsiaTheme="minorEastAsia"/>
          <w:lang w:val="en-US" w:eastAsia="ja-JP"/>
        </w:rPr>
        <w:t xml:space="preserve">bsorption </w:t>
      </w:r>
      <w:r w:rsidR="0087069F" w:rsidRPr="47ADBF9C">
        <w:rPr>
          <w:rFonts w:eastAsiaTheme="minorEastAsia"/>
          <w:lang w:val="en-US" w:eastAsia="ja-JP"/>
        </w:rPr>
        <w:t>r</w:t>
      </w:r>
      <w:r w:rsidRPr="47ADBF9C">
        <w:rPr>
          <w:rFonts w:eastAsiaTheme="minorEastAsia"/>
          <w:lang w:val="en-US" w:eastAsia="ja-JP"/>
        </w:rPr>
        <w:t xml:space="preserve">ate (SAR) and </w:t>
      </w:r>
      <w:r w:rsidR="0087069F" w:rsidRPr="47ADBF9C">
        <w:rPr>
          <w:rFonts w:eastAsiaTheme="minorEastAsia"/>
          <w:lang w:val="en-US" w:eastAsia="ja-JP"/>
        </w:rPr>
        <w:t>a</w:t>
      </w:r>
      <w:r w:rsidRPr="47ADBF9C">
        <w:rPr>
          <w:rFonts w:eastAsiaTheme="minorEastAsia"/>
          <w:lang w:val="en-US" w:eastAsia="ja-JP"/>
        </w:rPr>
        <w:t xml:space="preserve">bsorbed </w:t>
      </w:r>
      <w:r w:rsidR="0087069F" w:rsidRPr="47ADBF9C">
        <w:rPr>
          <w:rFonts w:eastAsiaTheme="minorEastAsia"/>
          <w:lang w:val="en-US" w:eastAsia="ja-JP"/>
        </w:rPr>
        <w:t>p</w:t>
      </w:r>
      <w:r w:rsidRPr="47ADBF9C">
        <w:rPr>
          <w:rFonts w:eastAsiaTheme="minorEastAsia"/>
          <w:lang w:val="en-US" w:eastAsia="ja-JP"/>
        </w:rPr>
        <w:t xml:space="preserve">ower </w:t>
      </w:r>
      <w:r w:rsidR="0087069F" w:rsidRPr="47ADBF9C">
        <w:rPr>
          <w:rFonts w:eastAsiaTheme="minorEastAsia"/>
          <w:lang w:val="en-US" w:eastAsia="ja-JP"/>
        </w:rPr>
        <w:t>d</w:t>
      </w:r>
      <w:r w:rsidRPr="47ADBF9C">
        <w:rPr>
          <w:rFonts w:eastAsiaTheme="minorEastAsia"/>
          <w:lang w:val="en-US" w:eastAsia="ja-JP"/>
        </w:rPr>
        <w:t>ensity (S</w:t>
      </w:r>
      <w:r w:rsidRPr="47ADBF9C">
        <w:rPr>
          <w:rFonts w:eastAsiaTheme="minorEastAsia"/>
          <w:vertAlign w:val="subscript"/>
          <w:lang w:val="en-US" w:eastAsia="ja-JP"/>
        </w:rPr>
        <w:t>ab</w:t>
      </w:r>
      <w:r w:rsidRPr="47ADBF9C">
        <w:rPr>
          <w:rFonts w:eastAsiaTheme="minorEastAsia"/>
          <w:lang w:val="en-US" w:eastAsia="ja-JP"/>
        </w:rPr>
        <w:t xml:space="preserve">) </w:t>
      </w:r>
      <w:r w:rsidR="007F4DCC" w:rsidRPr="47ADBF9C">
        <w:rPr>
          <w:rFonts w:eastAsiaTheme="minorEastAsia"/>
          <w:lang w:val="en-US" w:eastAsia="ja-JP"/>
        </w:rPr>
        <w:t xml:space="preserve">and reference levels for incident power density </w:t>
      </w:r>
      <w:r w:rsidR="00243EF5" w:rsidRPr="47ADBF9C">
        <w:rPr>
          <w:rFonts w:eastAsiaTheme="minorEastAsia"/>
          <w:lang w:val="en-US" w:eastAsia="ja-JP"/>
        </w:rPr>
        <w:t>(</w:t>
      </w:r>
      <w:r w:rsidR="00243EF5" w:rsidRPr="47ADBF9C">
        <w:rPr>
          <w:i/>
          <w:iCs/>
          <w:lang w:val="en-US"/>
        </w:rPr>
        <w:t>S</w:t>
      </w:r>
      <w:r w:rsidR="00243EF5" w:rsidRPr="47ADBF9C">
        <w:rPr>
          <w:vertAlign w:val="subscript"/>
          <w:lang w:val="en-US"/>
        </w:rPr>
        <w:t>inc</w:t>
      </w:r>
      <w:r w:rsidR="00243EF5" w:rsidRPr="47ADBF9C">
        <w:rPr>
          <w:rFonts w:eastAsiaTheme="minorEastAsia"/>
          <w:lang w:val="en-US" w:eastAsia="ja-JP"/>
        </w:rPr>
        <w:t xml:space="preserve">) </w:t>
      </w:r>
      <w:r w:rsidRPr="47ADBF9C">
        <w:rPr>
          <w:rFonts w:eastAsiaTheme="minorEastAsia"/>
          <w:lang w:val="en-US" w:eastAsia="ja-JP"/>
        </w:rPr>
        <w:t>using existing international standards as a reference. This new Recommendation will give dedicated and clear guidance for the EMF exposure compliance</w:t>
      </w:r>
      <w:r w:rsidRPr="47ADBF9C">
        <w:rPr>
          <w:rFonts w:eastAsiaTheme="minorEastAsia"/>
          <w:strike/>
          <w:lang w:val="en-US" w:eastAsia="ja-JP"/>
        </w:rPr>
        <w:t xml:space="preserve"> </w:t>
      </w:r>
      <w:r w:rsidRPr="47ADBF9C">
        <w:rPr>
          <w:rFonts w:eastAsiaTheme="minorEastAsia"/>
          <w:lang w:val="en-US" w:eastAsia="ja-JP"/>
        </w:rPr>
        <w:t xml:space="preserve">assessment of portable </w:t>
      </w:r>
      <w:r w:rsidR="00D63069" w:rsidRPr="47ADBF9C">
        <w:rPr>
          <w:rFonts w:eastAsiaTheme="minorEastAsia"/>
          <w:lang w:val="en-US" w:eastAsia="ja-JP"/>
        </w:rPr>
        <w:t xml:space="preserve">wireless </w:t>
      </w:r>
      <w:r w:rsidR="00BC29B4" w:rsidRPr="47ADBF9C">
        <w:rPr>
          <w:rFonts w:eastAsiaTheme="minorEastAsia"/>
          <w:lang w:val="en-US" w:eastAsia="ja-JP"/>
        </w:rPr>
        <w:t xml:space="preserve">communication </w:t>
      </w:r>
      <w:r w:rsidRPr="47ADBF9C">
        <w:rPr>
          <w:rFonts w:eastAsiaTheme="minorEastAsia"/>
          <w:lang w:val="en-US" w:eastAsia="ja-JP"/>
        </w:rPr>
        <w:t>devices operating close to the human body.</w:t>
      </w:r>
    </w:p>
    <w:p w14:paraId="2385487A" w14:textId="77777777" w:rsidR="00605C85" w:rsidRPr="00E95AAD" w:rsidRDefault="00605C85" w:rsidP="00605C85">
      <w:pPr>
        <w:keepNext/>
        <w:spacing w:before="160"/>
        <w:jc w:val="left"/>
        <w:rPr>
          <w:b/>
        </w:rPr>
      </w:pPr>
      <w:r w:rsidRPr="00E95AAD">
        <w:rPr>
          <w:b/>
        </w:rPr>
        <w:t>Keywords</w:t>
      </w:r>
    </w:p>
    <w:p w14:paraId="4B3A45D0" w14:textId="1A0E5075" w:rsidR="001E542C" w:rsidRDefault="00605C85" w:rsidP="00605C85">
      <w:pPr>
        <w:tabs>
          <w:tab w:val="clear" w:pos="794"/>
          <w:tab w:val="clear" w:pos="1191"/>
          <w:tab w:val="clear" w:pos="1588"/>
          <w:tab w:val="clear" w:pos="1985"/>
        </w:tabs>
        <w:overflowPunct/>
        <w:autoSpaceDE/>
        <w:autoSpaceDN/>
        <w:adjustRightInd/>
        <w:jc w:val="left"/>
        <w:textAlignment w:val="auto"/>
        <w:rPr>
          <w:rFonts w:eastAsiaTheme="minorEastAsia"/>
          <w:szCs w:val="24"/>
          <w:lang w:eastAsia="ja-JP"/>
        </w:rPr>
      </w:pPr>
      <w:r w:rsidRPr="00605C85">
        <w:rPr>
          <w:rFonts w:eastAsiaTheme="minorEastAsia"/>
          <w:szCs w:val="24"/>
          <w:lang w:eastAsia="ja-JP"/>
        </w:rPr>
        <w:t>RF EMF compliance assessment, absorbed power density,</w:t>
      </w:r>
      <w:r w:rsidR="00530339">
        <w:rPr>
          <w:rFonts w:eastAsiaTheme="minorEastAsia"/>
          <w:szCs w:val="24"/>
          <w:lang w:eastAsia="ja-JP"/>
        </w:rPr>
        <w:t xml:space="preserve"> </w:t>
      </w:r>
      <w:r w:rsidRPr="00605C85">
        <w:rPr>
          <w:rFonts w:eastAsiaTheme="minorEastAsia"/>
          <w:szCs w:val="24"/>
          <w:lang w:eastAsia="ja-JP"/>
        </w:rPr>
        <w:t xml:space="preserve">SAR, </w:t>
      </w:r>
      <w:r w:rsidR="007F4DCC" w:rsidRPr="007F4DCC">
        <w:rPr>
          <w:rFonts w:eastAsiaTheme="minorEastAsia"/>
          <w:szCs w:val="24"/>
          <w:lang w:eastAsia="ja-JP"/>
        </w:rPr>
        <w:t>incident power density</w:t>
      </w:r>
      <w:r w:rsidR="007F4DCC">
        <w:rPr>
          <w:rFonts w:eastAsiaTheme="minorEastAsia"/>
          <w:szCs w:val="24"/>
          <w:lang w:eastAsia="ja-JP"/>
        </w:rPr>
        <w:t xml:space="preserve">, </w:t>
      </w:r>
      <w:r w:rsidRPr="00605C85">
        <w:rPr>
          <w:rFonts w:eastAsiaTheme="minorEastAsia"/>
          <w:szCs w:val="24"/>
          <w:lang w:eastAsia="ja-JP"/>
        </w:rPr>
        <w:t>wireless</w:t>
      </w:r>
      <w:r w:rsidR="00CF4D83">
        <w:rPr>
          <w:rFonts w:eastAsiaTheme="minorEastAsia"/>
          <w:szCs w:val="24"/>
          <w:lang w:eastAsia="ja-JP"/>
        </w:rPr>
        <w:t xml:space="preserve"> </w:t>
      </w:r>
      <w:r w:rsidR="00527D53">
        <w:rPr>
          <w:rFonts w:eastAsiaTheme="minorEastAsia"/>
          <w:szCs w:val="24"/>
          <w:lang w:eastAsia="ja-JP"/>
        </w:rPr>
        <w:t xml:space="preserve">communication </w:t>
      </w:r>
    </w:p>
    <w:p w14:paraId="32315C04" w14:textId="77777777" w:rsidR="001E542C" w:rsidRDefault="001E542C">
      <w:pPr>
        <w:tabs>
          <w:tab w:val="clear" w:pos="794"/>
          <w:tab w:val="clear" w:pos="1191"/>
          <w:tab w:val="clear" w:pos="1588"/>
          <w:tab w:val="clear" w:pos="1985"/>
        </w:tabs>
        <w:overflowPunct/>
        <w:autoSpaceDE/>
        <w:autoSpaceDN/>
        <w:adjustRightInd/>
        <w:spacing w:before="0" w:after="160" w:line="259" w:lineRule="auto"/>
        <w:jc w:val="left"/>
        <w:textAlignment w:val="auto"/>
        <w:rPr>
          <w:rFonts w:eastAsiaTheme="minorEastAsia"/>
          <w:szCs w:val="24"/>
          <w:lang w:eastAsia="ja-JP"/>
        </w:rPr>
      </w:pPr>
      <w:r>
        <w:rPr>
          <w:rFonts w:eastAsiaTheme="minorEastAsia"/>
          <w:szCs w:val="24"/>
          <w:lang w:eastAsia="ja-JP"/>
        </w:rPr>
        <w:br w:type="page"/>
      </w:r>
    </w:p>
    <w:p w14:paraId="3FD9C591" w14:textId="77279654" w:rsidR="00527D53" w:rsidRPr="00B45835" w:rsidRDefault="00527D53" w:rsidP="00527D53">
      <w:pPr>
        <w:spacing w:before="0"/>
        <w:jc w:val="center"/>
        <w:rPr>
          <w:b/>
          <w:lang w:val="en-US" w:eastAsia="ja-JP"/>
        </w:rPr>
      </w:pPr>
      <w:r w:rsidRPr="00B45835">
        <w:rPr>
          <w:b/>
          <w:bCs/>
          <w:lang w:val="en-US"/>
        </w:rPr>
        <w:lastRenderedPageBreak/>
        <w:t>Table of Contents</w:t>
      </w:r>
    </w:p>
    <w:p w14:paraId="207D1508" w14:textId="77777777" w:rsidR="00527D53" w:rsidRPr="00B45835" w:rsidRDefault="00527D53" w:rsidP="000C7982">
      <w:pPr>
        <w:tabs>
          <w:tab w:val="right" w:pos="9639"/>
        </w:tabs>
        <w:spacing w:after="100"/>
        <w:rPr>
          <w:lang w:val="en-US"/>
        </w:rPr>
      </w:pPr>
      <w:r w:rsidRPr="00B45835">
        <w:rPr>
          <w:lang w:val="en-US"/>
        </w:rPr>
        <w:tab/>
      </w:r>
      <w:r w:rsidRPr="00B45835">
        <w:rPr>
          <w:lang w:val="en-US"/>
        </w:rPr>
        <w:tab/>
      </w:r>
      <w:r w:rsidRPr="00B45835">
        <w:rPr>
          <w:lang w:val="en-US"/>
        </w:rPr>
        <w:tab/>
      </w:r>
      <w:r w:rsidRPr="00B45835">
        <w:rPr>
          <w:lang w:val="en-US"/>
        </w:rPr>
        <w:tab/>
        <w:t xml:space="preserve">                                    </w:t>
      </w:r>
      <w:r w:rsidRPr="00B45835">
        <w:rPr>
          <w:lang w:val="en-US"/>
        </w:rPr>
        <w:tab/>
        <w:t xml:space="preserve">                     Page</w:t>
      </w:r>
    </w:p>
    <w:p w14:paraId="799CA713" w14:textId="310C47C0" w:rsidR="00527D53" w:rsidRPr="00944D3E" w:rsidRDefault="00527D53" w:rsidP="000C7982">
      <w:pPr>
        <w:tabs>
          <w:tab w:val="right" w:pos="9639"/>
        </w:tabs>
        <w:spacing w:after="100"/>
        <w:rPr>
          <w:rStyle w:val="Hyperlink"/>
          <w:color w:val="auto"/>
          <w:u w:val="none"/>
        </w:rPr>
      </w:pPr>
      <w:r>
        <w:fldChar w:fldCharType="begin"/>
      </w:r>
      <w:r>
        <w:instrText xml:space="preserve"> TOC \h \u \z \t "Heading 1,1,Heading 2,2,Heading 3,3,"</w:instrText>
      </w:r>
      <w:r>
        <w:fldChar w:fldCharType="separate"/>
      </w:r>
      <w:hyperlink r:id="rId13" w:anchor="_heading=h.3znysh7" w:history="1">
        <w:r w:rsidRPr="00944D3E">
          <w:rPr>
            <w:rStyle w:val="Hyperlink"/>
            <w:color w:val="auto"/>
          </w:rPr>
          <w:t>1. Scope</w:t>
        </w:r>
      </w:hyperlink>
      <w:hyperlink r:id="rId14" w:anchor="_heading=h.3znysh7" w:history="1">
        <w:r>
          <w:rPr>
            <w:rStyle w:val="Hyperlink"/>
            <w:color w:val="auto"/>
          </w:rPr>
          <w:t xml:space="preserve"> </w:t>
        </w:r>
        <w:r w:rsidRPr="00944D3E">
          <w:rPr>
            <w:rStyle w:val="Hyperlink"/>
            <w:color w:val="auto"/>
          </w:rPr>
          <w:t>…………………………………………………………………......................</w:t>
        </w:r>
        <w:r w:rsidR="000463E8">
          <w:rPr>
            <w:rStyle w:val="Hyperlink"/>
            <w:color w:val="auto"/>
          </w:rPr>
          <w:t>...</w:t>
        </w:r>
        <w:r w:rsidRPr="00944D3E">
          <w:rPr>
            <w:rStyle w:val="Hyperlink"/>
            <w:color w:val="auto"/>
          </w:rPr>
          <w:t xml:space="preserve">                  </w:t>
        </w:r>
      </w:hyperlink>
      <w:r w:rsidR="005E7618">
        <w:rPr>
          <w:rStyle w:val="Hyperlink"/>
          <w:color w:val="auto"/>
          <w:u w:val="none"/>
        </w:rPr>
        <w:t>4</w:t>
      </w:r>
    </w:p>
    <w:p w14:paraId="09C27592" w14:textId="401D4CB6" w:rsidR="00527D53" w:rsidRPr="00944D3E" w:rsidRDefault="00527D53" w:rsidP="000C7982">
      <w:pPr>
        <w:tabs>
          <w:tab w:val="right" w:pos="9639"/>
        </w:tabs>
        <w:spacing w:after="100"/>
        <w:rPr>
          <w:rStyle w:val="Hyperlink"/>
          <w:color w:val="auto"/>
        </w:rPr>
      </w:pPr>
      <w:hyperlink r:id="rId15" w:anchor="_heading=h.2et92p0" w:history="1">
        <w:r w:rsidRPr="00944D3E">
          <w:rPr>
            <w:rStyle w:val="Hyperlink"/>
            <w:color w:val="auto"/>
          </w:rPr>
          <w:t>2. References</w:t>
        </w:r>
      </w:hyperlink>
      <w:r w:rsidRPr="00944D3E">
        <w:rPr>
          <w:rStyle w:val="Hyperlink"/>
          <w:color w:val="auto"/>
          <w:u w:val="none"/>
        </w:rPr>
        <w:t>…………………………………………………………………………...</w:t>
      </w:r>
      <w:r w:rsidR="000463E8">
        <w:rPr>
          <w:rStyle w:val="Hyperlink"/>
          <w:color w:val="auto"/>
          <w:u w:val="none"/>
        </w:rPr>
        <w:t>...</w:t>
      </w:r>
      <w:r w:rsidRPr="00944D3E">
        <w:rPr>
          <w:rStyle w:val="Hyperlink"/>
          <w:color w:val="auto"/>
          <w:u w:val="none"/>
        </w:rPr>
        <w:t xml:space="preserve">                 </w:t>
      </w:r>
      <w:r w:rsidR="00240DC6">
        <w:rPr>
          <w:rStyle w:val="Hyperlink"/>
          <w:color w:val="auto"/>
          <w:u w:val="none"/>
        </w:rPr>
        <w:t xml:space="preserve"> 4</w:t>
      </w:r>
    </w:p>
    <w:p w14:paraId="04252AA6" w14:textId="3038B6F4" w:rsidR="00527D53" w:rsidRPr="00944D3E" w:rsidRDefault="00527D53" w:rsidP="000C7982">
      <w:pPr>
        <w:tabs>
          <w:tab w:val="right" w:pos="9639"/>
        </w:tabs>
        <w:spacing w:after="100"/>
        <w:rPr>
          <w:rStyle w:val="Hyperlink"/>
          <w:color w:val="auto"/>
        </w:rPr>
      </w:pPr>
      <w:hyperlink r:id="rId16" w:anchor="_heading=h.3dy6vkm" w:history="1">
        <w:r w:rsidRPr="00944D3E">
          <w:rPr>
            <w:rStyle w:val="Hyperlink"/>
            <w:color w:val="auto"/>
          </w:rPr>
          <w:t>3. Definitions</w:t>
        </w:r>
      </w:hyperlink>
      <w:r w:rsidRPr="00240DC6">
        <w:t xml:space="preserve"> ………………...………………………………………………………</w:t>
      </w:r>
      <w:r w:rsidR="000463E8">
        <w:t>….</w:t>
      </w:r>
      <w:r w:rsidRPr="00240DC6">
        <w:t xml:space="preserve">                 </w:t>
      </w:r>
      <w:r w:rsidR="000C7982" w:rsidRPr="00240DC6">
        <w:t xml:space="preserve">  </w:t>
      </w:r>
      <w:r w:rsidR="00240DC6">
        <w:rPr>
          <w:rStyle w:val="Hyperlink"/>
          <w:color w:val="auto"/>
        </w:rPr>
        <w:t>5</w:t>
      </w:r>
    </w:p>
    <w:p w14:paraId="20E1D628" w14:textId="79742B19" w:rsidR="00527D53" w:rsidRPr="00944D3E" w:rsidRDefault="00527D53" w:rsidP="000C7982">
      <w:pPr>
        <w:tabs>
          <w:tab w:val="right" w:pos="9639"/>
        </w:tabs>
        <w:spacing w:after="100"/>
        <w:rPr>
          <w:rStyle w:val="Hyperlink"/>
          <w:color w:val="auto"/>
        </w:rPr>
      </w:pPr>
      <w:hyperlink r:id="rId17" w:anchor="_heading=h.1t3h5sf" w:history="1">
        <w:r w:rsidRPr="00944D3E">
          <w:rPr>
            <w:rStyle w:val="Hyperlink"/>
            <w:color w:val="auto"/>
          </w:rPr>
          <w:t>3.1. Terms defined elsewhere</w:t>
        </w:r>
      </w:hyperlink>
      <w:r w:rsidRPr="00944D3E">
        <w:rPr>
          <w:rStyle w:val="Hyperlink"/>
          <w:color w:val="auto"/>
          <w:u w:val="none"/>
        </w:rPr>
        <w:t xml:space="preserve">……………………………………………….....................          </w:t>
      </w:r>
      <w:hyperlink r:id="rId18" w:anchor="_heading=h.1t3h5sf" w:history="1">
        <w:r w:rsidRPr="00944D3E">
          <w:rPr>
            <w:rStyle w:val="Hyperlink"/>
            <w:color w:val="auto"/>
            <w:u w:val="none"/>
          </w:rPr>
          <w:tab/>
          <w:t xml:space="preserve">   </w:t>
        </w:r>
        <w:r w:rsidR="000C7982">
          <w:rPr>
            <w:rStyle w:val="Hyperlink"/>
            <w:color w:val="auto"/>
            <w:u w:val="none"/>
          </w:rPr>
          <w:t xml:space="preserve">  </w:t>
        </w:r>
        <w:r w:rsidRPr="00944D3E">
          <w:rPr>
            <w:rStyle w:val="Hyperlink"/>
            <w:color w:val="auto"/>
            <w:u w:val="none"/>
          </w:rPr>
          <w:t xml:space="preserve">   </w:t>
        </w:r>
        <w:r w:rsidR="00240DC6">
          <w:rPr>
            <w:rStyle w:val="Hyperlink"/>
            <w:color w:val="auto"/>
            <w:u w:val="none"/>
          </w:rPr>
          <w:t>5</w:t>
        </w:r>
      </w:hyperlink>
    </w:p>
    <w:p w14:paraId="12E18AAF" w14:textId="039AC573" w:rsidR="00527D53" w:rsidRPr="00944D3E" w:rsidRDefault="00527D53" w:rsidP="000C7982">
      <w:pPr>
        <w:tabs>
          <w:tab w:val="right" w:pos="9639"/>
        </w:tabs>
        <w:spacing w:after="100"/>
        <w:rPr>
          <w:rStyle w:val="Hyperlink"/>
          <w:color w:val="auto"/>
          <w:u w:val="none"/>
        </w:rPr>
      </w:pPr>
      <w:hyperlink r:id="rId19" w:anchor="_heading=h.4d34og8" w:history="1">
        <w:r w:rsidRPr="00944D3E">
          <w:rPr>
            <w:rStyle w:val="Hyperlink"/>
            <w:color w:val="auto"/>
            <w:u w:val="none"/>
          </w:rPr>
          <w:t>3.2. Terms defined in this Recommendation</w:t>
        </w:r>
      </w:hyperlink>
      <w:r w:rsidRPr="00D60774">
        <w:t>……………………………………………</w:t>
      </w:r>
      <w:r w:rsidRPr="00530339">
        <w:t xml:space="preserve">..         </w:t>
      </w:r>
      <w:r w:rsidRPr="00944D3E">
        <w:tab/>
        <w:t xml:space="preserve">    </w:t>
      </w:r>
      <w:r w:rsidRPr="00D60774">
        <w:t xml:space="preserve"> </w:t>
      </w:r>
      <w:r w:rsidR="000C7982">
        <w:t xml:space="preserve">   </w:t>
      </w:r>
      <w:r w:rsidRPr="00944D3E">
        <w:rPr>
          <w:rStyle w:val="Hyperlink"/>
          <w:color w:val="auto"/>
          <w:u w:val="none"/>
        </w:rPr>
        <w:t xml:space="preserve"> </w:t>
      </w:r>
      <w:r w:rsidR="00240DC6">
        <w:rPr>
          <w:rStyle w:val="Hyperlink"/>
          <w:color w:val="auto"/>
          <w:u w:val="none"/>
        </w:rPr>
        <w:t>6</w:t>
      </w:r>
    </w:p>
    <w:p w14:paraId="7192205B" w14:textId="44729F22" w:rsidR="00527D53" w:rsidRPr="00944D3E" w:rsidRDefault="00527D53" w:rsidP="000C7982">
      <w:pPr>
        <w:tabs>
          <w:tab w:val="right" w:pos="9639"/>
        </w:tabs>
        <w:spacing w:after="100"/>
        <w:rPr>
          <w:rStyle w:val="Hyperlink"/>
          <w:color w:val="auto"/>
        </w:rPr>
      </w:pPr>
      <w:hyperlink r:id="rId20" w:anchor="_heading=h.2s8eyo1" w:history="1">
        <w:r w:rsidRPr="00944D3E">
          <w:rPr>
            <w:rStyle w:val="Hyperlink"/>
            <w:color w:val="auto"/>
          </w:rPr>
          <w:t>4. Abbreviations and acronyms</w:t>
        </w:r>
      </w:hyperlink>
      <w:r w:rsidRPr="00944D3E">
        <w:rPr>
          <w:rStyle w:val="Hyperlink"/>
          <w:color w:val="auto"/>
          <w:u w:val="none"/>
        </w:rPr>
        <w:t xml:space="preserve">…………………………………………………………..          </w:t>
      </w:r>
      <w:r w:rsidRPr="00944D3E">
        <w:rPr>
          <w:rStyle w:val="Hyperlink"/>
          <w:color w:val="auto"/>
          <w:u w:val="none"/>
        </w:rPr>
        <w:tab/>
        <w:t xml:space="preserve">     </w:t>
      </w:r>
      <w:r w:rsidR="000C7982">
        <w:rPr>
          <w:rStyle w:val="Hyperlink"/>
          <w:color w:val="auto"/>
          <w:u w:val="none"/>
        </w:rPr>
        <w:t xml:space="preserve">  </w:t>
      </w:r>
      <w:r w:rsidRPr="00944D3E">
        <w:rPr>
          <w:rStyle w:val="Hyperlink"/>
          <w:color w:val="auto"/>
          <w:u w:val="none"/>
        </w:rPr>
        <w:t xml:space="preserve"> </w:t>
      </w:r>
      <w:r w:rsidR="00240DC6">
        <w:rPr>
          <w:rStyle w:val="Hyperlink"/>
          <w:color w:val="auto"/>
          <w:u w:val="none"/>
        </w:rPr>
        <w:t>6</w:t>
      </w:r>
    </w:p>
    <w:p w14:paraId="0DF03986" w14:textId="65D9C9AD" w:rsidR="00527D53" w:rsidRPr="00D60774" w:rsidRDefault="00527D53" w:rsidP="000C7982">
      <w:pPr>
        <w:tabs>
          <w:tab w:val="right" w:pos="9639"/>
        </w:tabs>
        <w:spacing w:after="100"/>
        <w:rPr>
          <w:rFonts w:ascii="Calibri" w:eastAsia="Calibri" w:hAnsi="Calibri" w:cs="Calibri"/>
        </w:rPr>
      </w:pPr>
      <w:r w:rsidRPr="00944D3E">
        <w:rPr>
          <w:rStyle w:val="Hyperlink"/>
          <w:color w:val="auto"/>
          <w:u w:val="none"/>
        </w:rPr>
        <w:t xml:space="preserve">5. General guidance……………….……………………………………………………...         </w:t>
      </w:r>
      <w:r w:rsidRPr="00944D3E">
        <w:rPr>
          <w:rStyle w:val="Hyperlink"/>
          <w:color w:val="auto"/>
          <w:u w:val="none"/>
        </w:rPr>
        <w:tab/>
        <w:t xml:space="preserve">      </w:t>
      </w:r>
      <w:r w:rsidR="000C7982">
        <w:rPr>
          <w:rStyle w:val="Hyperlink"/>
          <w:color w:val="auto"/>
          <w:u w:val="none"/>
        </w:rPr>
        <w:t xml:space="preserve">  </w:t>
      </w:r>
      <w:r w:rsidRPr="00944D3E">
        <w:rPr>
          <w:rStyle w:val="Hyperlink"/>
          <w:color w:val="auto"/>
          <w:u w:val="none"/>
        </w:rPr>
        <w:t xml:space="preserve"> </w:t>
      </w:r>
      <w:r w:rsidR="00B615D7">
        <w:rPr>
          <w:rStyle w:val="Hyperlink"/>
          <w:color w:val="auto"/>
          <w:u w:val="none"/>
        </w:rPr>
        <w:t>6</w:t>
      </w:r>
    </w:p>
    <w:p w14:paraId="53DB83E6" w14:textId="1ADC0FE8" w:rsidR="00527D53" w:rsidRDefault="00527D53" w:rsidP="000C7982">
      <w:pPr>
        <w:tabs>
          <w:tab w:val="right" w:pos="9639"/>
        </w:tabs>
        <w:spacing w:after="100"/>
        <w:rPr>
          <w:rFonts w:ascii="Calibri" w:eastAsia="Calibri" w:hAnsi="Calibri" w:cs="Calibri"/>
        </w:rPr>
      </w:pPr>
      <w:r w:rsidRPr="00944D3E">
        <w:t>6. General characteristics of typical wireless communication devices operated in proximity of human body</w:t>
      </w:r>
      <w:r>
        <w:t xml:space="preserve"> .………………………………………………………………</w:t>
      </w:r>
      <w:r w:rsidR="0017717C">
        <w:t>………</w:t>
      </w:r>
      <w:r w:rsidR="00A4148C">
        <w:t>……..</w:t>
      </w:r>
      <w:r w:rsidRPr="00944D3E">
        <w:t xml:space="preserve"> </w:t>
      </w:r>
      <w:r w:rsidR="000C7982">
        <w:t xml:space="preserve">             </w:t>
      </w:r>
      <w:r>
        <w:t xml:space="preserve">   </w:t>
      </w:r>
      <w:r w:rsidR="000C7982">
        <w:t xml:space="preserve"> </w:t>
      </w:r>
      <w:r w:rsidR="00A77A2F">
        <w:t>7</w:t>
      </w:r>
    </w:p>
    <w:p w14:paraId="275FED91" w14:textId="5C7EC350" w:rsidR="00527D53" w:rsidRPr="00530339" w:rsidRDefault="00527D53" w:rsidP="000C7982">
      <w:pPr>
        <w:tabs>
          <w:tab w:val="right" w:pos="9639"/>
        </w:tabs>
        <w:spacing w:after="100"/>
        <w:rPr>
          <w:rFonts w:eastAsia="Calibri"/>
        </w:rPr>
      </w:pPr>
      <w:hyperlink r:id="rId21" w:anchor="_heading=h.26in1rg" w:history="1">
        <w:r w:rsidRPr="00530339">
          <w:rPr>
            <w:rFonts w:eastAsia="Calibri"/>
          </w:rPr>
          <w:t>7.</w:t>
        </w:r>
        <w:r>
          <w:rPr>
            <w:rFonts w:eastAsia="Calibri"/>
          </w:rPr>
          <w:t xml:space="preserve"> </w:t>
        </w:r>
        <w:r w:rsidRPr="00530339">
          <w:rPr>
            <w:rFonts w:eastAsia="Calibri"/>
          </w:rPr>
          <w:t>Physical quantities for demonstrating compliance to safe exposure limits………</w:t>
        </w:r>
        <w:r w:rsidR="00972F8D">
          <w:rPr>
            <w:rFonts w:eastAsia="Calibri"/>
          </w:rPr>
          <w:t>...</w:t>
        </w:r>
        <w:r w:rsidR="00251665">
          <w:rPr>
            <w:rFonts w:eastAsia="Calibri"/>
          </w:rPr>
          <w:t>…</w:t>
        </w:r>
        <w:r w:rsidR="00972F8D">
          <w:rPr>
            <w:rFonts w:eastAsia="Calibri"/>
          </w:rPr>
          <w:t>..</w:t>
        </w:r>
        <w:r w:rsidRPr="00530339">
          <w:rPr>
            <w:rFonts w:eastAsia="Calibri"/>
          </w:rPr>
          <w:t xml:space="preserve">               </w:t>
        </w:r>
        <w:r w:rsidR="000C7982">
          <w:rPr>
            <w:rFonts w:eastAsia="Calibri"/>
          </w:rPr>
          <w:t xml:space="preserve"> </w:t>
        </w:r>
        <w:r w:rsidR="00043EC8">
          <w:rPr>
            <w:rFonts w:eastAsia="Calibri"/>
          </w:rPr>
          <w:t xml:space="preserve"> </w:t>
        </w:r>
        <w:r w:rsidR="00A77A2F">
          <w:rPr>
            <w:rFonts w:eastAsia="Calibri"/>
          </w:rPr>
          <w:t>7</w:t>
        </w:r>
        <w:r w:rsidRPr="00530339">
          <w:rPr>
            <w:rFonts w:eastAsia="Calibri"/>
          </w:rPr>
          <w:t xml:space="preserve">        </w:t>
        </w:r>
      </w:hyperlink>
      <w:r w:rsidRPr="00530339">
        <w:rPr>
          <w:rFonts w:eastAsia="Calibri"/>
        </w:rPr>
        <w:t xml:space="preserve"> </w:t>
      </w:r>
    </w:p>
    <w:p w14:paraId="26299371" w14:textId="133B9EAA" w:rsidR="00527D53" w:rsidRDefault="00527D53" w:rsidP="000C7982">
      <w:pPr>
        <w:tabs>
          <w:tab w:val="right" w:pos="9639"/>
        </w:tabs>
        <w:spacing w:after="100"/>
        <w:rPr>
          <w:rFonts w:eastAsia="Calibri"/>
        </w:rPr>
      </w:pPr>
      <w:hyperlink r:id="rId22" w:anchor="_heading=h.lnxbz9" w:history="1">
        <w:r w:rsidRPr="00530339">
          <w:rPr>
            <w:rFonts w:eastAsia="Calibri"/>
          </w:rPr>
          <w:t>8. Compliance assessment and Exclusion criteria ……………….………………………</w:t>
        </w:r>
        <w:r w:rsidR="000C7982">
          <w:rPr>
            <w:rFonts w:eastAsia="Calibri"/>
          </w:rPr>
          <w:t>.</w:t>
        </w:r>
        <w:r w:rsidRPr="00530339">
          <w:rPr>
            <w:rFonts w:eastAsia="Calibri"/>
          </w:rPr>
          <w:t xml:space="preserve">            </w:t>
        </w:r>
      </w:hyperlink>
      <w:r w:rsidRPr="00530339">
        <w:rPr>
          <w:rFonts w:eastAsia="Calibri"/>
        </w:rPr>
        <w:tab/>
      </w:r>
      <w:r w:rsidR="000C7982">
        <w:rPr>
          <w:rFonts w:eastAsia="Calibri"/>
        </w:rPr>
        <w:t xml:space="preserve"> </w:t>
      </w:r>
      <w:r w:rsidR="006B7075">
        <w:rPr>
          <w:rFonts w:eastAsia="Calibri"/>
        </w:rPr>
        <w:t>7</w:t>
      </w:r>
    </w:p>
    <w:p w14:paraId="077953EC" w14:textId="004E788F" w:rsidR="00427661" w:rsidRPr="00530339" w:rsidRDefault="00427661" w:rsidP="000C7982">
      <w:pPr>
        <w:tabs>
          <w:tab w:val="right" w:pos="9639"/>
        </w:tabs>
        <w:spacing w:after="100"/>
        <w:rPr>
          <w:rFonts w:eastAsia="Calibri"/>
        </w:rPr>
      </w:pPr>
      <w:r>
        <w:rPr>
          <w:rFonts w:eastAsia="Calibri"/>
        </w:rPr>
        <w:t xml:space="preserve">8.1. </w:t>
      </w:r>
      <w:r w:rsidRPr="00427661">
        <w:rPr>
          <w:rFonts w:eastAsia="Calibri"/>
        </w:rPr>
        <w:t>Types of RF Exposure</w:t>
      </w:r>
      <w:hyperlink r:id="rId23" w:anchor="_heading=h.lnxbz9" w:history="1">
        <w:r w:rsidRPr="00530339">
          <w:rPr>
            <w:rFonts w:eastAsia="Calibri"/>
          </w:rPr>
          <w:t xml:space="preserve"> ……………….………………………</w:t>
        </w:r>
        <w:r>
          <w:rPr>
            <w:rFonts w:eastAsia="Calibri"/>
          </w:rPr>
          <w:t>....................................</w:t>
        </w:r>
        <w:r w:rsidRPr="00530339">
          <w:rPr>
            <w:rFonts w:eastAsia="Calibri"/>
          </w:rPr>
          <w:t xml:space="preserve">            </w:t>
        </w:r>
      </w:hyperlink>
      <w:r w:rsidRPr="00530339">
        <w:rPr>
          <w:rFonts w:eastAsia="Calibri"/>
        </w:rPr>
        <w:tab/>
      </w:r>
      <w:r w:rsidR="00B615D7">
        <w:rPr>
          <w:rFonts w:eastAsia="Calibri"/>
        </w:rPr>
        <w:t>8</w:t>
      </w:r>
    </w:p>
    <w:p w14:paraId="240A1FA2" w14:textId="3494C38E" w:rsidR="00527D53" w:rsidRPr="00530339" w:rsidRDefault="00527D53" w:rsidP="000C7982">
      <w:pPr>
        <w:tabs>
          <w:tab w:val="right" w:pos="9639"/>
        </w:tabs>
        <w:spacing w:after="100"/>
        <w:rPr>
          <w:rFonts w:eastAsia="Calibri"/>
        </w:rPr>
      </w:pPr>
      <w:r w:rsidRPr="00530339">
        <w:rPr>
          <w:rFonts w:eastAsia="Calibri"/>
        </w:rPr>
        <w:t>8.</w:t>
      </w:r>
      <w:r w:rsidR="00427661">
        <w:rPr>
          <w:rFonts w:eastAsia="Calibri"/>
        </w:rPr>
        <w:t>2</w:t>
      </w:r>
      <w:r w:rsidRPr="00530339">
        <w:rPr>
          <w:rFonts w:eastAsia="Calibri"/>
        </w:rPr>
        <w:t>.</w:t>
      </w:r>
      <w:r>
        <w:rPr>
          <w:rFonts w:eastAsia="Calibri"/>
        </w:rPr>
        <w:t xml:space="preserve"> </w:t>
      </w:r>
      <w:r w:rsidRPr="00530339">
        <w:rPr>
          <w:rFonts w:eastAsia="Calibri"/>
        </w:rPr>
        <w:t>Measurement methodologies …………………</w:t>
      </w:r>
      <w:r w:rsidR="001A2786">
        <w:rPr>
          <w:rFonts w:eastAsia="Calibri"/>
        </w:rPr>
        <w:t>……………………….</w:t>
      </w:r>
      <w:r w:rsidRPr="00530339">
        <w:rPr>
          <w:rFonts w:eastAsia="Calibri"/>
        </w:rPr>
        <w:t>……</w:t>
      </w:r>
      <w:r w:rsidR="001A2786">
        <w:rPr>
          <w:rFonts w:eastAsia="Calibri"/>
        </w:rPr>
        <w:t>...</w:t>
      </w:r>
      <w:r>
        <w:rPr>
          <w:rFonts w:eastAsia="Calibri"/>
        </w:rPr>
        <w:t>…</w:t>
      </w:r>
      <w:r w:rsidR="00A4148C">
        <w:rPr>
          <w:rFonts w:eastAsia="Calibri"/>
        </w:rPr>
        <w:t>…</w:t>
      </w:r>
      <w:r w:rsidR="00251665">
        <w:rPr>
          <w:rFonts w:eastAsia="Calibri"/>
        </w:rPr>
        <w:t>...</w:t>
      </w:r>
      <w:r w:rsidRPr="00530339">
        <w:rPr>
          <w:rFonts w:eastAsia="Calibri"/>
        </w:rPr>
        <w:t xml:space="preserve">         </w:t>
      </w:r>
      <w:r w:rsidR="000C7982">
        <w:rPr>
          <w:rFonts w:eastAsia="Calibri"/>
        </w:rPr>
        <w:t xml:space="preserve">   </w:t>
      </w:r>
      <w:r w:rsidRPr="00530339">
        <w:rPr>
          <w:rFonts w:eastAsia="Calibri"/>
        </w:rPr>
        <w:t xml:space="preserve">   </w:t>
      </w:r>
      <w:r w:rsidR="000C7982">
        <w:rPr>
          <w:rFonts w:eastAsia="Calibri"/>
        </w:rPr>
        <w:t xml:space="preserve"> </w:t>
      </w:r>
      <w:r w:rsidRPr="00530339">
        <w:rPr>
          <w:rFonts w:eastAsia="Calibri"/>
        </w:rPr>
        <w:t xml:space="preserve"> </w:t>
      </w:r>
      <w:r w:rsidR="00B615D7">
        <w:rPr>
          <w:rFonts w:eastAsia="Calibri"/>
        </w:rPr>
        <w:t>8</w:t>
      </w:r>
    </w:p>
    <w:p w14:paraId="336C4B91" w14:textId="4418470A" w:rsidR="00527D53" w:rsidRPr="00530339" w:rsidRDefault="00527D53" w:rsidP="000C7982">
      <w:pPr>
        <w:tabs>
          <w:tab w:val="right" w:pos="9639"/>
        </w:tabs>
        <w:spacing w:after="100"/>
        <w:rPr>
          <w:rFonts w:eastAsia="Calibri"/>
        </w:rPr>
      </w:pPr>
      <w:r w:rsidRPr="00530339">
        <w:rPr>
          <w:rFonts w:eastAsia="Calibri"/>
        </w:rPr>
        <w:t>8.</w:t>
      </w:r>
      <w:r w:rsidR="00427661">
        <w:rPr>
          <w:rFonts w:eastAsia="Calibri"/>
        </w:rPr>
        <w:t>3</w:t>
      </w:r>
      <w:r w:rsidRPr="00530339">
        <w:rPr>
          <w:rFonts w:eastAsia="Calibri"/>
        </w:rPr>
        <w:t>. Compliance limits for SAR and Power Density</w:t>
      </w:r>
      <w:r w:rsidR="001A2786">
        <w:rPr>
          <w:rFonts w:eastAsia="Calibri"/>
        </w:rPr>
        <w:t>..</w:t>
      </w:r>
      <w:r w:rsidRPr="00530339">
        <w:rPr>
          <w:rFonts w:eastAsia="Calibri"/>
        </w:rPr>
        <w:t>…………………………………</w:t>
      </w:r>
      <w:r w:rsidR="00A4148C">
        <w:rPr>
          <w:rFonts w:eastAsia="Calibri"/>
        </w:rPr>
        <w:t>….</w:t>
      </w:r>
      <w:r w:rsidRPr="00530339">
        <w:rPr>
          <w:rFonts w:eastAsia="Calibri"/>
        </w:rPr>
        <w:t xml:space="preserve">          </w:t>
      </w:r>
      <w:r w:rsidR="000C7982">
        <w:rPr>
          <w:rFonts w:eastAsia="Calibri"/>
        </w:rPr>
        <w:t xml:space="preserve">   </w:t>
      </w:r>
      <w:r w:rsidRPr="00530339">
        <w:rPr>
          <w:rFonts w:eastAsia="Calibri"/>
        </w:rPr>
        <w:t xml:space="preserve">  </w:t>
      </w:r>
      <w:r w:rsidR="00B615D7">
        <w:rPr>
          <w:rFonts w:eastAsia="Calibri"/>
        </w:rPr>
        <w:t>11</w:t>
      </w:r>
    </w:p>
    <w:p w14:paraId="5C9BB89D" w14:textId="6E8A162B" w:rsidR="00527D53" w:rsidRPr="00530339" w:rsidRDefault="00527D53" w:rsidP="000C7982">
      <w:pPr>
        <w:tabs>
          <w:tab w:val="right" w:pos="9639"/>
        </w:tabs>
        <w:spacing w:after="100"/>
        <w:rPr>
          <w:rFonts w:eastAsia="Calibri"/>
        </w:rPr>
      </w:pPr>
      <w:r w:rsidRPr="00530339">
        <w:rPr>
          <w:rFonts w:eastAsia="Calibri"/>
        </w:rPr>
        <w:t>8.</w:t>
      </w:r>
      <w:r w:rsidR="00427661">
        <w:rPr>
          <w:rFonts w:eastAsia="Calibri"/>
        </w:rPr>
        <w:t>4</w:t>
      </w:r>
      <w:r w:rsidRPr="00530339">
        <w:rPr>
          <w:rFonts w:eastAsia="Calibri"/>
        </w:rPr>
        <w:t>. Standards for different measurement methodologies</w:t>
      </w:r>
      <w:ins w:id="18" w:author="Leonardo Marques Campos" w:date="2025-04-23T00:08:00Z">
        <w:r w:rsidR="00734A71">
          <w:rPr>
            <w:rFonts w:eastAsia="Calibri"/>
          </w:rPr>
          <w:t xml:space="preserve"> </w:t>
        </w:r>
      </w:ins>
      <w:r w:rsidRPr="00530339">
        <w:rPr>
          <w:rFonts w:eastAsia="Calibri"/>
        </w:rPr>
        <w:t>..………</w:t>
      </w:r>
      <w:r w:rsidR="001A2786">
        <w:rPr>
          <w:rFonts w:eastAsia="Calibri"/>
        </w:rPr>
        <w:t>.</w:t>
      </w:r>
      <w:r w:rsidRPr="00530339">
        <w:rPr>
          <w:rFonts w:eastAsia="Calibri"/>
        </w:rPr>
        <w:t>…………………</w:t>
      </w:r>
      <w:r>
        <w:rPr>
          <w:rFonts w:eastAsia="Calibri"/>
        </w:rPr>
        <w:t>…</w:t>
      </w:r>
      <w:r w:rsidR="00A4148C">
        <w:rPr>
          <w:rFonts w:eastAsia="Calibri"/>
        </w:rPr>
        <w:t>...</w:t>
      </w:r>
      <w:r w:rsidRPr="00530339">
        <w:rPr>
          <w:rFonts w:eastAsia="Calibri"/>
        </w:rPr>
        <w:t xml:space="preserve">         </w:t>
      </w:r>
      <w:r w:rsidR="000C7982">
        <w:rPr>
          <w:rFonts w:eastAsia="Calibri"/>
        </w:rPr>
        <w:t xml:space="preserve">   </w:t>
      </w:r>
      <w:r w:rsidRPr="00530339">
        <w:rPr>
          <w:rFonts w:eastAsia="Calibri"/>
        </w:rPr>
        <w:t xml:space="preserve">   </w:t>
      </w:r>
      <w:r w:rsidR="00B615D7">
        <w:rPr>
          <w:rFonts w:eastAsia="Calibri"/>
        </w:rPr>
        <w:t>11</w:t>
      </w:r>
    </w:p>
    <w:p w14:paraId="5D064F0D" w14:textId="42815C31" w:rsidR="00527D53" w:rsidRPr="00530339" w:rsidRDefault="00527D53" w:rsidP="000C7982">
      <w:pPr>
        <w:tabs>
          <w:tab w:val="right" w:pos="9639"/>
        </w:tabs>
        <w:spacing w:after="100"/>
        <w:rPr>
          <w:rFonts w:eastAsia="Calibri"/>
        </w:rPr>
      </w:pPr>
      <w:r w:rsidRPr="00530339">
        <w:rPr>
          <w:rFonts w:eastAsia="Calibri"/>
        </w:rPr>
        <w:t>8.</w:t>
      </w:r>
      <w:r w:rsidR="00427661">
        <w:rPr>
          <w:rFonts w:eastAsia="Calibri"/>
        </w:rPr>
        <w:t>5</w:t>
      </w:r>
      <w:r w:rsidRPr="00530339">
        <w:rPr>
          <w:rFonts w:eastAsia="Calibri"/>
        </w:rPr>
        <w:t>. Factors for consideration in compliance assessment ………………………</w:t>
      </w:r>
      <w:r>
        <w:rPr>
          <w:rFonts w:eastAsia="Calibri"/>
        </w:rPr>
        <w:t>……</w:t>
      </w:r>
      <w:r w:rsidR="00A4148C">
        <w:rPr>
          <w:rFonts w:eastAsia="Calibri"/>
        </w:rPr>
        <w:t>….</w:t>
      </w:r>
      <w:r w:rsidRPr="00530339">
        <w:rPr>
          <w:rFonts w:eastAsia="Calibri"/>
        </w:rPr>
        <w:t xml:space="preserve">        </w:t>
      </w:r>
      <w:r w:rsidR="000C7982">
        <w:rPr>
          <w:rFonts w:eastAsia="Calibri"/>
        </w:rPr>
        <w:t xml:space="preserve">    </w:t>
      </w:r>
      <w:r w:rsidRPr="00530339">
        <w:rPr>
          <w:rFonts w:eastAsia="Calibri"/>
        </w:rPr>
        <w:t xml:space="preserve">    </w:t>
      </w:r>
      <w:r w:rsidRPr="00530339">
        <w:rPr>
          <w:rFonts w:eastAsia="Calibri"/>
          <w:color w:val="FF0000"/>
        </w:rPr>
        <w:t xml:space="preserve"> </w:t>
      </w:r>
      <w:r w:rsidR="00C63542">
        <w:rPr>
          <w:rFonts w:eastAsia="Calibri"/>
        </w:rPr>
        <w:t>12</w:t>
      </w:r>
    </w:p>
    <w:p w14:paraId="561394C4" w14:textId="719C6E6A" w:rsidR="00527D53" w:rsidRPr="00530339" w:rsidRDefault="00527D53" w:rsidP="000C7982">
      <w:pPr>
        <w:tabs>
          <w:tab w:val="right" w:pos="9639"/>
        </w:tabs>
        <w:spacing w:after="100"/>
        <w:rPr>
          <w:rFonts w:eastAsia="Calibri"/>
        </w:rPr>
      </w:pPr>
      <w:r w:rsidRPr="00530339">
        <w:rPr>
          <w:rFonts w:eastAsia="Calibri"/>
        </w:rPr>
        <w:t>8.</w:t>
      </w:r>
      <w:r w:rsidR="00427661">
        <w:rPr>
          <w:rFonts w:eastAsia="Calibri"/>
        </w:rPr>
        <w:t>6</w:t>
      </w:r>
      <w:r w:rsidRPr="00530339">
        <w:rPr>
          <w:rFonts w:eastAsia="Calibri"/>
        </w:rPr>
        <w:t>. Specific criteria to optimize measurement in compliance assessment………</w:t>
      </w:r>
      <w:r>
        <w:rPr>
          <w:rFonts w:eastAsia="Calibri"/>
        </w:rPr>
        <w:t>…</w:t>
      </w:r>
      <w:r w:rsidR="00A4148C">
        <w:rPr>
          <w:rFonts w:eastAsia="Calibri"/>
        </w:rPr>
        <w:t>…</w:t>
      </w:r>
      <w:r w:rsidR="001A2786">
        <w:rPr>
          <w:rFonts w:eastAsia="Calibri"/>
        </w:rPr>
        <w:t>…</w:t>
      </w:r>
      <w:r w:rsidRPr="00530339">
        <w:rPr>
          <w:rFonts w:eastAsia="Calibri"/>
        </w:rPr>
        <w:t xml:space="preserve">        </w:t>
      </w:r>
      <w:r w:rsidR="000C7982">
        <w:rPr>
          <w:rFonts w:eastAsia="Calibri"/>
        </w:rPr>
        <w:t xml:space="preserve">    </w:t>
      </w:r>
      <w:r w:rsidRPr="00530339">
        <w:rPr>
          <w:rFonts w:eastAsia="Calibri"/>
        </w:rPr>
        <w:t xml:space="preserve">    </w:t>
      </w:r>
      <w:r w:rsidR="009E7941">
        <w:rPr>
          <w:rFonts w:eastAsia="Calibri"/>
        </w:rPr>
        <w:t>1</w:t>
      </w:r>
      <w:r w:rsidR="00B615D7">
        <w:rPr>
          <w:rFonts w:eastAsia="Calibri"/>
        </w:rPr>
        <w:t>3</w:t>
      </w:r>
    </w:p>
    <w:p w14:paraId="483F0463" w14:textId="16028DAA" w:rsidR="00527D53" w:rsidRPr="00530339" w:rsidRDefault="00527D53" w:rsidP="000C7982">
      <w:pPr>
        <w:tabs>
          <w:tab w:val="right" w:pos="9639"/>
        </w:tabs>
        <w:spacing w:after="100"/>
        <w:rPr>
          <w:rFonts w:eastAsia="Calibri"/>
        </w:rPr>
      </w:pPr>
      <w:r w:rsidRPr="00530339">
        <w:rPr>
          <w:rFonts w:eastAsia="Calibri"/>
        </w:rPr>
        <w:t>8.</w:t>
      </w:r>
      <w:r w:rsidR="00427661">
        <w:rPr>
          <w:rFonts w:eastAsia="Calibri"/>
        </w:rPr>
        <w:t>7</w:t>
      </w:r>
      <w:r w:rsidRPr="00530339">
        <w:rPr>
          <w:rFonts w:eastAsia="Calibri"/>
        </w:rPr>
        <w:t>. Computational methods for EMF exposure assessment……</w:t>
      </w:r>
      <w:r w:rsidR="001A2786">
        <w:rPr>
          <w:rFonts w:eastAsia="Calibri"/>
        </w:rPr>
        <w:t>..</w:t>
      </w:r>
      <w:r w:rsidRPr="00530339">
        <w:rPr>
          <w:rFonts w:eastAsia="Calibri"/>
        </w:rPr>
        <w:t>……………………</w:t>
      </w:r>
      <w:r w:rsidR="00A4148C">
        <w:rPr>
          <w:rFonts w:eastAsia="Calibri"/>
        </w:rPr>
        <w:t>…</w:t>
      </w:r>
      <w:r w:rsidRPr="00530339">
        <w:rPr>
          <w:rFonts w:eastAsia="Calibri"/>
        </w:rPr>
        <w:t xml:space="preserve">         </w:t>
      </w:r>
      <w:r w:rsidR="000C7982">
        <w:rPr>
          <w:rFonts w:eastAsia="Calibri"/>
        </w:rPr>
        <w:t xml:space="preserve">   </w:t>
      </w:r>
      <w:r w:rsidRPr="00530339">
        <w:rPr>
          <w:rFonts w:eastAsia="Calibri"/>
        </w:rPr>
        <w:t xml:space="preserve"> </w:t>
      </w:r>
      <w:r w:rsidR="000C7982">
        <w:rPr>
          <w:rFonts w:eastAsia="Calibri"/>
        </w:rPr>
        <w:t xml:space="preserve"> </w:t>
      </w:r>
      <w:r w:rsidRPr="00530339">
        <w:rPr>
          <w:rFonts w:eastAsia="Calibri"/>
        </w:rPr>
        <w:t xml:space="preserve"> </w:t>
      </w:r>
      <w:r w:rsidR="000C7982">
        <w:rPr>
          <w:rFonts w:eastAsia="Calibri"/>
        </w:rPr>
        <w:t xml:space="preserve"> </w:t>
      </w:r>
      <w:r w:rsidR="00455126">
        <w:rPr>
          <w:rFonts w:eastAsia="Calibri"/>
        </w:rPr>
        <w:t>1</w:t>
      </w:r>
      <w:r w:rsidR="00AF113A">
        <w:rPr>
          <w:rFonts w:eastAsia="Calibri"/>
        </w:rPr>
        <w:t>3</w:t>
      </w:r>
    </w:p>
    <w:p w14:paraId="349813FF" w14:textId="02EF5C37" w:rsidR="00527D53" w:rsidRDefault="00527D53" w:rsidP="000C7982">
      <w:pPr>
        <w:tabs>
          <w:tab w:val="right" w:pos="9639"/>
        </w:tabs>
        <w:spacing w:after="100"/>
        <w:rPr>
          <w:rFonts w:eastAsia="Calibri"/>
        </w:rPr>
      </w:pPr>
      <w:r w:rsidRPr="00530339">
        <w:rPr>
          <w:rFonts w:eastAsia="Calibri"/>
        </w:rPr>
        <w:t>8.</w:t>
      </w:r>
      <w:r w:rsidR="00427661">
        <w:rPr>
          <w:rFonts w:eastAsia="Calibri"/>
        </w:rPr>
        <w:t>8</w:t>
      </w:r>
      <w:r w:rsidRPr="00530339">
        <w:rPr>
          <w:rFonts w:eastAsia="Calibri"/>
        </w:rPr>
        <w:t xml:space="preserve">. Exclusion criterions in Conformance Assessment </w:t>
      </w:r>
      <w:r w:rsidR="001A2786">
        <w:rPr>
          <w:rFonts w:eastAsia="Calibri"/>
        </w:rPr>
        <w:t>.</w:t>
      </w:r>
      <w:r w:rsidRPr="00530339">
        <w:rPr>
          <w:rFonts w:eastAsia="Calibri"/>
        </w:rPr>
        <w:t>………………………………</w:t>
      </w:r>
      <w:r w:rsidR="00A4148C">
        <w:rPr>
          <w:rFonts w:eastAsia="Calibri"/>
        </w:rPr>
        <w:t>…</w:t>
      </w:r>
      <w:r w:rsidRPr="00530339">
        <w:rPr>
          <w:rFonts w:eastAsia="Calibri"/>
        </w:rPr>
        <w:t xml:space="preserve">            </w:t>
      </w:r>
      <w:r w:rsidR="000C7982">
        <w:rPr>
          <w:rFonts w:eastAsia="Calibri"/>
        </w:rPr>
        <w:t xml:space="preserve">  </w:t>
      </w:r>
      <w:r w:rsidRPr="00530339">
        <w:rPr>
          <w:rFonts w:eastAsia="Calibri"/>
        </w:rPr>
        <w:t xml:space="preserve">  </w:t>
      </w:r>
      <w:r w:rsidR="00310FA3">
        <w:rPr>
          <w:rFonts w:eastAsia="Calibri"/>
        </w:rPr>
        <w:t>1</w:t>
      </w:r>
      <w:r w:rsidR="00AF113A">
        <w:rPr>
          <w:rFonts w:eastAsia="Calibri"/>
        </w:rPr>
        <w:t>4</w:t>
      </w:r>
    </w:p>
    <w:p w14:paraId="6AE9D758" w14:textId="79E51202" w:rsidR="00033182" w:rsidRDefault="00506044" w:rsidP="000C7982">
      <w:pPr>
        <w:tabs>
          <w:tab w:val="right" w:pos="9639"/>
        </w:tabs>
        <w:spacing w:after="100"/>
        <w:rPr>
          <w:rFonts w:eastAsia="Calibri"/>
        </w:rPr>
      </w:pPr>
      <w:r>
        <w:rPr>
          <w:rFonts w:eastAsia="Calibri"/>
        </w:rPr>
        <w:t>9</w:t>
      </w:r>
      <w:r w:rsidR="00DA0BBA">
        <w:rPr>
          <w:rFonts w:eastAsia="Calibri"/>
        </w:rPr>
        <w:t>. Proximity sensors</w:t>
      </w:r>
      <w:r w:rsidR="00C61EBE">
        <w:rPr>
          <w:rFonts w:eastAsia="Calibri"/>
        </w:rPr>
        <w:t xml:space="preserve"> </w:t>
      </w:r>
      <w:r w:rsidR="001A2786">
        <w:rPr>
          <w:rFonts w:eastAsia="Calibri"/>
        </w:rPr>
        <w:t xml:space="preserve">……………………………………………………………………..  </w:t>
      </w:r>
      <w:r w:rsidR="00211075">
        <w:rPr>
          <w:rFonts w:eastAsia="Calibri"/>
        </w:rPr>
        <w:t xml:space="preserve">              </w:t>
      </w:r>
      <w:r w:rsidR="00AF113A">
        <w:rPr>
          <w:rFonts w:eastAsia="Calibri"/>
        </w:rPr>
        <w:t>1</w:t>
      </w:r>
      <w:r w:rsidR="00D80AB6">
        <w:rPr>
          <w:rFonts w:eastAsia="Calibri"/>
        </w:rPr>
        <w:t>4</w:t>
      </w:r>
    </w:p>
    <w:p w14:paraId="47907ACD" w14:textId="109DB72F" w:rsidR="00DA0BBA" w:rsidRPr="00530339" w:rsidRDefault="00DA0BBA" w:rsidP="000C7982">
      <w:pPr>
        <w:tabs>
          <w:tab w:val="right" w:pos="9639"/>
        </w:tabs>
        <w:spacing w:after="100"/>
        <w:rPr>
          <w:rFonts w:eastAsia="Calibri"/>
        </w:rPr>
      </w:pPr>
      <w:r>
        <w:rPr>
          <w:rFonts w:eastAsia="Calibri"/>
        </w:rPr>
        <w:t>10. Time-averaged SAR</w:t>
      </w:r>
      <w:r w:rsidR="00211075">
        <w:rPr>
          <w:rFonts w:eastAsia="Calibri"/>
        </w:rPr>
        <w:t xml:space="preserve"> </w:t>
      </w:r>
      <w:r w:rsidR="00972F8D">
        <w:rPr>
          <w:rFonts w:eastAsia="Calibri"/>
        </w:rPr>
        <w:t>………………………………………………………………….</w:t>
      </w:r>
      <w:r w:rsidR="00211075">
        <w:rPr>
          <w:rFonts w:eastAsia="Calibri"/>
        </w:rPr>
        <w:t xml:space="preserve">               1</w:t>
      </w:r>
      <w:r w:rsidR="00AF113A">
        <w:rPr>
          <w:rFonts w:eastAsia="Calibri"/>
        </w:rPr>
        <w:t>5</w:t>
      </w:r>
    </w:p>
    <w:p w14:paraId="4943E2CC" w14:textId="4D45D68F" w:rsidR="00527D53" w:rsidRDefault="001769F3" w:rsidP="000C7982">
      <w:pPr>
        <w:tabs>
          <w:tab w:val="right" w:pos="9639"/>
        </w:tabs>
        <w:spacing w:after="100"/>
        <w:rPr>
          <w:rFonts w:ascii="Calibri" w:eastAsia="Calibri" w:hAnsi="Calibri" w:cs="Calibri"/>
        </w:rPr>
      </w:pPr>
      <w:r>
        <w:rPr>
          <w:rFonts w:eastAsia="Calibri"/>
        </w:rPr>
        <w:t>11</w:t>
      </w:r>
      <w:r w:rsidR="00527D53" w:rsidRPr="00530339">
        <w:rPr>
          <w:rFonts w:eastAsia="Calibri"/>
        </w:rPr>
        <w:t>. Impact on the overall exposure level ………</w:t>
      </w:r>
      <w:r w:rsidR="00972F8D">
        <w:rPr>
          <w:rFonts w:eastAsia="Calibri"/>
        </w:rPr>
        <w:t>...</w:t>
      </w:r>
      <w:r w:rsidR="00527D53" w:rsidRPr="00530339">
        <w:rPr>
          <w:rFonts w:eastAsia="Calibri"/>
        </w:rPr>
        <w:t>…………………………………</w:t>
      </w:r>
      <w:r w:rsidR="00527D53">
        <w:rPr>
          <w:rFonts w:eastAsia="Calibri"/>
        </w:rPr>
        <w:t>…</w:t>
      </w:r>
      <w:r w:rsidR="00A4148C">
        <w:rPr>
          <w:rFonts w:eastAsia="Calibri"/>
        </w:rPr>
        <w:t>…</w:t>
      </w:r>
      <w:r w:rsidR="00527D53" w:rsidRPr="00530339">
        <w:rPr>
          <w:rFonts w:eastAsia="Calibri"/>
        </w:rPr>
        <w:t xml:space="preserve">            </w:t>
      </w:r>
      <w:r w:rsidR="000C7982">
        <w:rPr>
          <w:rFonts w:eastAsia="Calibri"/>
        </w:rPr>
        <w:t xml:space="preserve">    </w:t>
      </w:r>
      <w:r w:rsidR="00527D53" w:rsidRPr="00530339">
        <w:rPr>
          <w:rFonts w:eastAsia="Calibri"/>
        </w:rPr>
        <w:t>1</w:t>
      </w:r>
      <w:r w:rsidR="00042732">
        <w:rPr>
          <w:rFonts w:eastAsia="Calibri"/>
        </w:rPr>
        <w:t>6</w:t>
      </w:r>
      <w:r w:rsidR="00527D53">
        <w:rPr>
          <w:rFonts w:ascii="Calibri" w:eastAsia="Calibri" w:hAnsi="Calibri" w:cs="Calibri"/>
        </w:rPr>
        <w:t xml:space="preserve">   </w:t>
      </w:r>
    </w:p>
    <w:p w14:paraId="0E849BF1" w14:textId="3B8C0D24" w:rsidR="00354EE1" w:rsidRPr="008110E4" w:rsidRDefault="00354EE1" w:rsidP="000C7982">
      <w:pPr>
        <w:tabs>
          <w:tab w:val="right" w:pos="9639"/>
        </w:tabs>
        <w:spacing w:after="100"/>
        <w:rPr>
          <w:rFonts w:eastAsia="Calibri"/>
        </w:rPr>
      </w:pPr>
      <w:r w:rsidRPr="008110E4">
        <w:rPr>
          <w:rFonts w:eastAsia="Calibri"/>
        </w:rPr>
        <w:t>12 Guidance on applicability of SAR assessment on different category of devices</w:t>
      </w:r>
      <w:r w:rsidR="008110E4">
        <w:rPr>
          <w:rFonts w:eastAsia="Calibri"/>
        </w:rPr>
        <w:t>...</w:t>
      </w:r>
      <w:r w:rsidR="00796338" w:rsidRPr="008110E4">
        <w:rPr>
          <w:rFonts w:eastAsia="Calibri"/>
        </w:rPr>
        <w:t>….</w:t>
      </w:r>
      <w:r w:rsidR="008110E4">
        <w:rPr>
          <w:rFonts w:eastAsia="Calibri"/>
        </w:rPr>
        <w:t>.</w:t>
      </w:r>
      <w:r w:rsidR="00796338" w:rsidRPr="008110E4">
        <w:rPr>
          <w:rFonts w:eastAsia="Calibri"/>
        </w:rPr>
        <w:t xml:space="preserve">  </w:t>
      </w:r>
      <w:r w:rsidRPr="008110E4">
        <w:rPr>
          <w:rFonts w:eastAsia="Calibri"/>
        </w:rPr>
        <w:t xml:space="preserve">               1</w:t>
      </w:r>
      <w:r w:rsidR="008F0BCF" w:rsidRPr="008110E4">
        <w:rPr>
          <w:rFonts w:eastAsia="Calibri"/>
        </w:rPr>
        <w:t>7</w:t>
      </w:r>
    </w:p>
    <w:p w14:paraId="324789F1" w14:textId="579D71D1" w:rsidR="00042732" w:rsidRPr="008110E4" w:rsidRDefault="00042732" w:rsidP="00042732">
      <w:pPr>
        <w:tabs>
          <w:tab w:val="clear" w:pos="794"/>
          <w:tab w:val="clear" w:pos="1191"/>
          <w:tab w:val="clear" w:pos="1588"/>
          <w:tab w:val="clear" w:pos="1985"/>
        </w:tabs>
        <w:rPr>
          <w:lang w:val="en-US"/>
        </w:rPr>
      </w:pPr>
      <w:r w:rsidRPr="008110E4">
        <w:rPr>
          <w:lang w:val="en-US"/>
        </w:rPr>
        <w:t xml:space="preserve">Appendix I </w:t>
      </w:r>
      <w:r w:rsidR="002964DF" w:rsidRPr="008110E4">
        <w:rPr>
          <w:lang w:val="en-US"/>
        </w:rPr>
        <w:t xml:space="preserve">- </w:t>
      </w:r>
      <w:r w:rsidR="00CF3BC9" w:rsidRPr="008110E4">
        <w:rPr>
          <w:lang w:val="en-US"/>
        </w:rPr>
        <w:t>Example for determining SAR Test Exclusion Threshold condition</w:t>
      </w:r>
      <w:r w:rsidR="008110E4" w:rsidRPr="008110E4">
        <w:rPr>
          <w:lang w:val="en-US"/>
        </w:rPr>
        <w:t>……...</w:t>
      </w:r>
      <w:r w:rsidR="00CF3BC9" w:rsidRPr="008110E4">
        <w:rPr>
          <w:lang w:val="en-US"/>
        </w:rPr>
        <w:tab/>
      </w:r>
      <w:r w:rsidR="00CF3BC9" w:rsidRPr="008110E4">
        <w:rPr>
          <w:lang w:val="en-US"/>
        </w:rPr>
        <w:tab/>
        <w:t>19</w:t>
      </w:r>
    </w:p>
    <w:p w14:paraId="057E8500" w14:textId="3B604435" w:rsidR="00B04569" w:rsidRDefault="00E4079C" w:rsidP="00E4079C">
      <w:pPr>
        <w:tabs>
          <w:tab w:val="left" w:pos="1000"/>
        </w:tabs>
        <w:rPr>
          <w:rFonts w:eastAsia="Arial Unicode MS"/>
        </w:rPr>
      </w:pPr>
      <w:r w:rsidRPr="008110E4">
        <w:rPr>
          <w:rFonts w:eastAsia="Arial Unicode MS"/>
        </w:rPr>
        <w:t>Appendix II</w:t>
      </w:r>
      <w:r w:rsidR="008A0EFD" w:rsidRPr="008110E4">
        <w:rPr>
          <w:rFonts w:eastAsia="Arial Unicode MS"/>
        </w:rPr>
        <w:t xml:space="preserve"> - </w:t>
      </w:r>
      <w:r w:rsidR="008A0EFD" w:rsidRPr="008110E4">
        <w:rPr>
          <w:rFonts w:eastAsia="Arial Unicode MS"/>
        </w:rPr>
        <w:t>Guideline for typical usage patterns for each device category</w:t>
      </w:r>
      <w:r w:rsidR="008110E4" w:rsidRPr="008110E4">
        <w:rPr>
          <w:rFonts w:eastAsia="Arial Unicode MS"/>
        </w:rPr>
        <w:t>………</w:t>
      </w:r>
      <w:r w:rsidR="007C3EC9">
        <w:rPr>
          <w:rFonts w:eastAsia="Arial Unicode MS"/>
        </w:rPr>
        <w:t>…...</w:t>
      </w:r>
      <w:r w:rsidR="007C3EC9">
        <w:rPr>
          <w:rFonts w:eastAsia="Arial Unicode MS"/>
        </w:rPr>
        <w:tab/>
      </w:r>
      <w:r w:rsidR="008110E4" w:rsidRPr="008110E4">
        <w:rPr>
          <w:rFonts w:eastAsia="Arial Unicode MS"/>
        </w:rPr>
        <w:tab/>
        <w:t>23</w:t>
      </w:r>
    </w:p>
    <w:p w14:paraId="78732E4A" w14:textId="189ADF8B" w:rsidR="000B5EC7" w:rsidRDefault="000B5EC7" w:rsidP="00E4079C">
      <w:pPr>
        <w:tabs>
          <w:tab w:val="left" w:pos="1000"/>
        </w:tabs>
        <w:rPr>
          <w:rFonts w:eastAsia="Arial Unicode MS"/>
          <w:lang w:val="en-US"/>
        </w:rPr>
      </w:pPr>
      <w:r w:rsidRPr="000B5EC7">
        <w:rPr>
          <w:rFonts w:eastAsia="Arial Unicode MS"/>
          <w:lang w:val="en-US"/>
        </w:rPr>
        <w:t>Appendix III</w:t>
      </w:r>
      <w:r>
        <w:rPr>
          <w:rFonts w:eastAsia="Arial Unicode MS"/>
          <w:lang w:val="en-US"/>
        </w:rPr>
        <w:t xml:space="preserve"> - </w:t>
      </w:r>
      <w:r w:rsidR="00C8588E" w:rsidRPr="00C8588E">
        <w:rPr>
          <w:rFonts w:eastAsia="Arial Unicode MS"/>
          <w:lang w:val="en-US"/>
        </w:rPr>
        <w:t>Optimization Procedure for Evaluating SAR in Portable Terminal Stations with Non-Simultaneous Transmitting Antennas</w:t>
      </w:r>
      <w:r w:rsidR="00C8588E">
        <w:rPr>
          <w:rFonts w:eastAsia="Arial Unicode MS"/>
          <w:lang w:val="en-US"/>
        </w:rPr>
        <w:t>……………………………………………………</w:t>
      </w:r>
      <w:r w:rsidR="00C8588E">
        <w:rPr>
          <w:rFonts w:eastAsia="Arial Unicode MS"/>
          <w:lang w:val="en-US"/>
        </w:rPr>
        <w:tab/>
      </w:r>
      <w:r w:rsidR="00C8588E">
        <w:rPr>
          <w:rFonts w:eastAsia="Arial Unicode MS"/>
          <w:lang w:val="en-US"/>
        </w:rPr>
        <w:tab/>
        <w:t>24</w:t>
      </w:r>
    </w:p>
    <w:p w14:paraId="4C33B208" w14:textId="7E352683" w:rsidR="00440B6A" w:rsidRPr="008110E4" w:rsidRDefault="00440B6A" w:rsidP="00E4079C">
      <w:pPr>
        <w:tabs>
          <w:tab w:val="left" w:pos="1000"/>
        </w:tabs>
        <w:rPr>
          <w:rFonts w:eastAsia="Arial Unicode MS"/>
          <w:lang w:val="en-US"/>
        </w:rPr>
      </w:pPr>
      <w:r w:rsidRPr="00440B6A">
        <w:rPr>
          <w:rFonts w:eastAsia="Arial Unicode MS"/>
          <w:lang w:val="en-US"/>
        </w:rPr>
        <w:t>Appendix IV</w:t>
      </w:r>
      <w:r>
        <w:rPr>
          <w:rFonts w:eastAsia="Arial Unicode MS"/>
          <w:lang w:val="en-US"/>
        </w:rPr>
        <w:t xml:space="preserve"> - </w:t>
      </w:r>
      <w:r w:rsidR="00B45835" w:rsidRPr="00B45835">
        <w:rPr>
          <w:rFonts w:eastAsia="Arial Unicode MS"/>
          <w:lang w:val="en-US"/>
        </w:rPr>
        <w:t xml:space="preserve">Optimization Procedure for Assessing psSAR of a Portable Terminal Station Operating </w:t>
      </w:r>
      <w:proofErr w:type="gramStart"/>
      <w:r w:rsidR="00B45835" w:rsidRPr="00B45835">
        <w:rPr>
          <w:rFonts w:eastAsia="Arial Unicode MS"/>
          <w:lang w:val="en-US"/>
        </w:rPr>
        <w:t>in Close Proximity to</w:t>
      </w:r>
      <w:proofErr w:type="gramEnd"/>
      <w:r w:rsidR="00B45835" w:rsidRPr="00B45835">
        <w:rPr>
          <w:rFonts w:eastAsia="Arial Unicode MS"/>
          <w:lang w:val="en-US"/>
        </w:rPr>
        <w:t xml:space="preserve"> the Head</w:t>
      </w:r>
      <w:r w:rsidR="00B45835">
        <w:rPr>
          <w:rFonts w:eastAsia="Arial Unicode MS"/>
          <w:lang w:val="en-US"/>
        </w:rPr>
        <w:t>………………………………………………</w:t>
      </w:r>
      <w:r w:rsidR="00B45835">
        <w:rPr>
          <w:rFonts w:eastAsia="Arial Unicode MS"/>
          <w:lang w:val="en-US"/>
        </w:rPr>
        <w:tab/>
      </w:r>
      <w:r w:rsidR="00B45835">
        <w:rPr>
          <w:rFonts w:eastAsia="Arial Unicode MS"/>
          <w:lang w:val="en-US"/>
        </w:rPr>
        <w:tab/>
        <w:t>27</w:t>
      </w:r>
    </w:p>
    <w:p w14:paraId="52B0D99F" w14:textId="77777777" w:rsidR="00826952" w:rsidRDefault="00826952" w:rsidP="00042732">
      <w:pPr>
        <w:tabs>
          <w:tab w:val="clear" w:pos="794"/>
          <w:tab w:val="clear" w:pos="1191"/>
          <w:tab w:val="clear" w:pos="1588"/>
          <w:tab w:val="clear" w:pos="1985"/>
        </w:tabs>
        <w:rPr>
          <w:b/>
          <w:bCs/>
          <w:lang w:val="en-US"/>
        </w:rPr>
      </w:pPr>
    </w:p>
    <w:p w14:paraId="1DD9701A" w14:textId="77777777" w:rsidR="00CF3BC9" w:rsidRDefault="00CF3BC9" w:rsidP="00042732">
      <w:pPr>
        <w:tabs>
          <w:tab w:val="clear" w:pos="794"/>
          <w:tab w:val="clear" w:pos="1191"/>
          <w:tab w:val="clear" w:pos="1588"/>
          <w:tab w:val="clear" w:pos="1985"/>
        </w:tabs>
        <w:rPr>
          <w:b/>
          <w:bCs/>
          <w:lang w:val="en-US"/>
        </w:rPr>
      </w:pPr>
    </w:p>
    <w:p w14:paraId="640E976E" w14:textId="77777777" w:rsidR="00042732" w:rsidRDefault="00042732" w:rsidP="000C7982">
      <w:pPr>
        <w:tabs>
          <w:tab w:val="right" w:pos="9639"/>
        </w:tabs>
        <w:spacing w:after="100"/>
        <w:rPr>
          <w:rFonts w:ascii="Calibri" w:eastAsia="Calibri" w:hAnsi="Calibri" w:cs="Calibri"/>
        </w:rPr>
      </w:pPr>
    </w:p>
    <w:p w14:paraId="75FC6E1D" w14:textId="3CC6786C" w:rsidR="00197D91" w:rsidRPr="00354EE1" w:rsidRDefault="00527D53" w:rsidP="00197D91">
      <w:pPr>
        <w:keepNext/>
        <w:keepLines/>
        <w:spacing w:before="360"/>
        <w:ind w:left="794" w:hanging="794"/>
        <w:jc w:val="left"/>
        <w:outlineLvl w:val="0"/>
        <w:rPr>
          <w:lang w:val="en-US"/>
          <w:rPrChange w:id="19" w:author="Leonardo Marques Campos" w:date="2025-04-23T00:02:00Z">
            <w:rPr/>
          </w:rPrChange>
        </w:rPr>
      </w:pPr>
      <w:r>
        <w:fldChar w:fldCharType="end"/>
      </w:r>
    </w:p>
    <w:p w14:paraId="562EDE19" w14:textId="77777777" w:rsidR="001E542C" w:rsidRPr="00354EE1" w:rsidRDefault="001E542C">
      <w:pPr>
        <w:tabs>
          <w:tab w:val="clear" w:pos="794"/>
          <w:tab w:val="clear" w:pos="1191"/>
          <w:tab w:val="clear" w:pos="1588"/>
          <w:tab w:val="clear" w:pos="1985"/>
        </w:tabs>
        <w:overflowPunct/>
        <w:autoSpaceDE/>
        <w:autoSpaceDN/>
        <w:adjustRightInd/>
        <w:spacing w:before="0" w:after="160" w:line="259" w:lineRule="auto"/>
        <w:jc w:val="left"/>
        <w:textAlignment w:val="auto"/>
        <w:rPr>
          <w:lang w:val="en-US"/>
          <w:rPrChange w:id="20" w:author="Leonardo Marques Campos" w:date="2025-04-23T00:02:00Z">
            <w:rPr/>
          </w:rPrChange>
        </w:rPr>
      </w:pPr>
      <w:r w:rsidRPr="00354EE1">
        <w:rPr>
          <w:lang w:val="en-US"/>
          <w:rPrChange w:id="21" w:author="Leonardo Marques Campos" w:date="2025-04-23T00:02:00Z">
            <w:rPr/>
          </w:rPrChange>
        </w:rPr>
        <w:br w:type="page"/>
      </w:r>
    </w:p>
    <w:p w14:paraId="5F0B5A0B" w14:textId="77777777" w:rsidR="001E542C" w:rsidRPr="00291E84" w:rsidRDefault="001E542C" w:rsidP="001E542C">
      <w:pPr>
        <w:keepNext/>
        <w:spacing w:before="160"/>
        <w:jc w:val="left"/>
        <w:rPr>
          <w:b/>
          <w:lang w:val="en-US"/>
          <w:rPrChange w:id="22" w:author="Leonardo Marques Campos" w:date="2025-04-23T00:02:00Z">
            <w:rPr>
              <w:b/>
            </w:rPr>
          </w:rPrChange>
        </w:rPr>
      </w:pPr>
      <w:r w:rsidRPr="00291E84">
        <w:rPr>
          <w:b/>
          <w:lang w:val="en-US"/>
          <w:rPrChange w:id="23" w:author="Leonardo Marques Campos" w:date="2025-04-23T00:02:00Z">
            <w:rPr>
              <w:b/>
            </w:rPr>
          </w:rPrChange>
        </w:rPr>
        <w:lastRenderedPageBreak/>
        <w:t>Introduction</w:t>
      </w:r>
    </w:p>
    <w:p w14:paraId="518A4697" w14:textId="77777777" w:rsidR="001E542C" w:rsidRPr="00291E84" w:rsidRDefault="001E542C" w:rsidP="001E542C">
      <w:pPr>
        <w:tabs>
          <w:tab w:val="clear" w:pos="794"/>
          <w:tab w:val="clear" w:pos="1191"/>
          <w:tab w:val="clear" w:pos="1588"/>
          <w:tab w:val="clear" w:pos="1985"/>
        </w:tabs>
        <w:overflowPunct/>
        <w:autoSpaceDE/>
        <w:autoSpaceDN/>
        <w:adjustRightInd/>
        <w:jc w:val="left"/>
        <w:textAlignment w:val="auto"/>
        <w:rPr>
          <w:rFonts w:eastAsiaTheme="minorEastAsia"/>
          <w:szCs w:val="24"/>
          <w:lang w:val="en-US" w:eastAsia="ja-JP"/>
          <w:rPrChange w:id="24" w:author="Leonardo Marques Campos" w:date="2025-04-23T00:02:00Z">
            <w:rPr>
              <w:rFonts w:eastAsiaTheme="minorEastAsia"/>
              <w:szCs w:val="24"/>
              <w:lang w:eastAsia="ja-JP"/>
            </w:rPr>
          </w:rPrChange>
        </w:rPr>
      </w:pPr>
      <w:r w:rsidRPr="00291E84">
        <w:rPr>
          <w:rFonts w:eastAsiaTheme="minorEastAsia"/>
          <w:szCs w:val="24"/>
          <w:lang w:val="en-US" w:eastAsia="ja-JP"/>
          <w:rPrChange w:id="25" w:author="Leonardo Marques Campos" w:date="2025-04-23T00:02:00Z">
            <w:rPr>
              <w:rFonts w:eastAsiaTheme="minorEastAsia"/>
              <w:szCs w:val="24"/>
              <w:lang w:eastAsia="ja-JP"/>
            </w:rPr>
          </w:rPrChange>
        </w:rPr>
        <w:t>NA</w:t>
      </w:r>
    </w:p>
    <w:p w14:paraId="3D679FB9" w14:textId="4B6754D9" w:rsidR="001E542C" w:rsidRPr="00291E84" w:rsidRDefault="001E542C">
      <w:pPr>
        <w:tabs>
          <w:tab w:val="clear" w:pos="794"/>
          <w:tab w:val="clear" w:pos="1191"/>
          <w:tab w:val="clear" w:pos="1588"/>
          <w:tab w:val="clear" w:pos="1985"/>
        </w:tabs>
        <w:overflowPunct/>
        <w:autoSpaceDE/>
        <w:autoSpaceDN/>
        <w:adjustRightInd/>
        <w:spacing w:before="0" w:after="160" w:line="259" w:lineRule="auto"/>
        <w:jc w:val="left"/>
        <w:textAlignment w:val="auto"/>
        <w:rPr>
          <w:lang w:val="en-US"/>
          <w:rPrChange w:id="26" w:author="Leonardo Marques Campos" w:date="2025-04-23T00:02:00Z">
            <w:rPr/>
          </w:rPrChange>
        </w:rPr>
      </w:pPr>
      <w:r w:rsidRPr="00291E84">
        <w:rPr>
          <w:lang w:val="en-US"/>
          <w:rPrChange w:id="27" w:author="Leonardo Marques Campos" w:date="2025-04-23T00:02:00Z">
            <w:rPr/>
          </w:rPrChange>
        </w:rPr>
        <w:br w:type="page"/>
      </w:r>
    </w:p>
    <w:p w14:paraId="62FFA534" w14:textId="77777777" w:rsidR="001E542C" w:rsidRPr="001C08E3" w:rsidRDefault="001E542C" w:rsidP="001E542C">
      <w:pPr>
        <w:pStyle w:val="RecNo"/>
        <w:spacing w:line="480" w:lineRule="auto"/>
        <w:rPr>
          <w:rFonts w:eastAsiaTheme="minorEastAsia"/>
          <w:lang w:val="fr-FR" w:eastAsia="ja-JP"/>
          <w:rPrChange w:id="28" w:author="Leonardo Marques Campos" w:date="2025-05-13T10:05:00Z" w16du:dateUtc="2025-05-13T13:05:00Z">
            <w:rPr>
              <w:rFonts w:eastAsiaTheme="minorEastAsia"/>
              <w:lang w:eastAsia="ja-JP"/>
            </w:rPr>
          </w:rPrChange>
        </w:rPr>
      </w:pPr>
      <w:r w:rsidRPr="001C08E3">
        <w:rPr>
          <w:rFonts w:eastAsiaTheme="minorEastAsia"/>
          <w:lang w:val="fr-FR" w:eastAsia="ja-JP"/>
          <w:rPrChange w:id="29" w:author="Leonardo Marques Campos" w:date="2025-05-13T10:05:00Z" w16du:dateUtc="2025-05-13T13:05:00Z">
            <w:rPr>
              <w:rFonts w:eastAsiaTheme="minorEastAsia"/>
              <w:lang w:eastAsia="ja-JP"/>
            </w:rPr>
          </w:rPrChange>
        </w:rPr>
        <w:lastRenderedPageBreak/>
        <w:t xml:space="preserve">Draft </w:t>
      </w:r>
      <w:proofErr w:type="spellStart"/>
      <w:r w:rsidRPr="001C08E3">
        <w:rPr>
          <w:rFonts w:eastAsiaTheme="minorEastAsia"/>
          <w:lang w:val="fr-FR" w:eastAsia="ja-JP"/>
          <w:rPrChange w:id="30" w:author="Leonardo Marques Campos" w:date="2025-05-13T10:05:00Z" w16du:dateUtc="2025-05-13T13:05:00Z">
            <w:rPr>
              <w:rFonts w:eastAsiaTheme="minorEastAsia"/>
              <w:lang w:eastAsia="ja-JP"/>
            </w:rPr>
          </w:rPrChange>
        </w:rPr>
        <w:t>Recommendation</w:t>
      </w:r>
      <w:proofErr w:type="spellEnd"/>
      <w:r w:rsidRPr="001C08E3">
        <w:rPr>
          <w:rFonts w:eastAsiaTheme="minorEastAsia"/>
          <w:lang w:val="fr-FR" w:eastAsia="ja-JP"/>
          <w:rPrChange w:id="31" w:author="Leonardo Marques Campos" w:date="2025-05-13T10:05:00Z" w16du:dateUtc="2025-05-13T13:05:00Z">
            <w:rPr>
              <w:rFonts w:eastAsiaTheme="minorEastAsia"/>
              <w:lang w:eastAsia="ja-JP"/>
            </w:rPr>
          </w:rPrChange>
        </w:rPr>
        <w:t xml:space="preserve"> ITU-T </w:t>
      </w:r>
      <w:proofErr w:type="spellStart"/>
      <w:proofErr w:type="gramStart"/>
      <w:r w:rsidRPr="001C08E3">
        <w:rPr>
          <w:rFonts w:eastAsiaTheme="minorEastAsia"/>
          <w:lang w:val="fr-FR" w:eastAsia="ja-JP"/>
          <w:rPrChange w:id="32" w:author="Leonardo Marques Campos" w:date="2025-05-13T10:05:00Z" w16du:dateUtc="2025-05-13T13:05:00Z">
            <w:rPr>
              <w:rFonts w:eastAsiaTheme="minorEastAsia"/>
              <w:lang w:eastAsia="ja-JP"/>
            </w:rPr>
          </w:rPrChange>
        </w:rPr>
        <w:t>K.devices</w:t>
      </w:r>
      <w:proofErr w:type="spellEnd"/>
      <w:proofErr w:type="gramEnd"/>
    </w:p>
    <w:p w14:paraId="0471B0EF" w14:textId="77777777" w:rsidR="001E542C" w:rsidRPr="00605C85" w:rsidRDefault="001E542C" w:rsidP="001E542C">
      <w:pPr>
        <w:tabs>
          <w:tab w:val="clear" w:pos="794"/>
          <w:tab w:val="clear" w:pos="1191"/>
          <w:tab w:val="clear" w:pos="1588"/>
          <w:tab w:val="clear" w:pos="1985"/>
        </w:tabs>
        <w:overflowPunct/>
        <w:autoSpaceDE/>
        <w:autoSpaceDN/>
        <w:adjustRightInd/>
        <w:spacing w:line="480" w:lineRule="auto"/>
        <w:jc w:val="center"/>
        <w:textAlignment w:val="auto"/>
        <w:rPr>
          <w:rFonts w:eastAsiaTheme="minorEastAsia"/>
          <w:b/>
          <w:szCs w:val="24"/>
          <w:lang w:val="en-US" w:eastAsia="ja-JP"/>
        </w:rPr>
      </w:pPr>
      <w:r w:rsidRPr="00605C85">
        <w:rPr>
          <w:rFonts w:eastAsiaTheme="minorEastAsia"/>
          <w:b/>
          <w:sz w:val="28"/>
          <w:lang w:eastAsia="ja-JP"/>
        </w:rPr>
        <w:t>RF-EMF exposure assessment of</w:t>
      </w:r>
      <w:r>
        <w:rPr>
          <w:rFonts w:eastAsiaTheme="minorEastAsia"/>
          <w:b/>
          <w:sz w:val="28"/>
          <w:lang w:eastAsia="ja-JP"/>
        </w:rPr>
        <w:t xml:space="preserve"> </w:t>
      </w:r>
      <w:r w:rsidRPr="00276542">
        <w:rPr>
          <w:rFonts w:eastAsiaTheme="minorEastAsia"/>
          <w:b/>
          <w:sz w:val="28"/>
          <w:lang w:eastAsia="ja-JP"/>
        </w:rPr>
        <w:t>wireless communication</w:t>
      </w:r>
      <w:r w:rsidRPr="00605C85">
        <w:rPr>
          <w:rFonts w:eastAsiaTheme="minorEastAsia"/>
          <w:b/>
          <w:sz w:val="28"/>
          <w:lang w:eastAsia="ja-JP"/>
        </w:rPr>
        <w:t xml:space="preserve"> devices operating close to the human body</w:t>
      </w:r>
    </w:p>
    <w:p w14:paraId="24C18AA4" w14:textId="11C42CF3" w:rsidR="00605C85" w:rsidRPr="00605C85" w:rsidRDefault="00605C85" w:rsidP="000C7982">
      <w:pPr>
        <w:keepNext/>
        <w:keepLines/>
        <w:spacing w:before="360"/>
        <w:ind w:left="794" w:hanging="794"/>
        <w:jc w:val="left"/>
        <w:outlineLvl w:val="0"/>
        <w:rPr>
          <w:b/>
        </w:rPr>
      </w:pPr>
      <w:r w:rsidRPr="00605C85">
        <w:rPr>
          <w:b/>
        </w:rPr>
        <w:t>1</w:t>
      </w:r>
      <w:r w:rsidRPr="00605C85">
        <w:rPr>
          <w:b/>
        </w:rPr>
        <w:tab/>
        <w:t>Scope</w:t>
      </w:r>
    </w:p>
    <w:p w14:paraId="2FF08DC5" w14:textId="10DCE0F7" w:rsidR="00605C85" w:rsidRPr="00605C85" w:rsidRDefault="00605C85" w:rsidP="582D80BD">
      <w:p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lang w:eastAsia="ja-JP"/>
        </w:rPr>
        <w:t>This Recommendation gives guidance on the means to assess and monitor human exposure to RF-EMF from wireless communication devices operating in proximity to human body.</w:t>
      </w:r>
    </w:p>
    <w:p w14:paraId="3A7B9064" w14:textId="77777777" w:rsidR="00605C85" w:rsidRPr="00605C85" w:rsidRDefault="00605C85" w:rsidP="00605C85">
      <w:pPr>
        <w:keepNext/>
        <w:keepLines/>
        <w:spacing w:before="360"/>
        <w:ind w:left="794" w:hanging="794"/>
        <w:jc w:val="left"/>
        <w:outlineLvl w:val="0"/>
        <w:rPr>
          <w:b/>
        </w:rPr>
      </w:pPr>
      <w:r w:rsidRPr="00605C85">
        <w:rPr>
          <w:b/>
        </w:rPr>
        <w:t>2</w:t>
      </w:r>
      <w:r w:rsidRPr="00605C85">
        <w:rPr>
          <w:b/>
        </w:rPr>
        <w:tab/>
        <w:t>References</w:t>
      </w:r>
    </w:p>
    <w:p w14:paraId="315F0D4B" w14:textId="77777777" w:rsidR="00605C85" w:rsidRDefault="00605C85" w:rsidP="00C9757F">
      <w:pPr>
        <w:tabs>
          <w:tab w:val="clear" w:pos="794"/>
          <w:tab w:val="clear" w:pos="1191"/>
          <w:tab w:val="clear" w:pos="1588"/>
          <w:tab w:val="clear" w:pos="1985"/>
        </w:tabs>
        <w:ind w:left="2268" w:hanging="2268"/>
      </w:pPr>
      <w:r>
        <w:t xml:space="preserve"> [ITU-T K.91]</w:t>
      </w:r>
      <w:r>
        <w:tab/>
        <w:t xml:space="preserve">Recommendation ITU-T K.91 (2022), </w:t>
      </w:r>
      <w:r w:rsidRPr="582D80BD">
        <w:rPr>
          <w:i/>
          <w:iCs/>
        </w:rPr>
        <w:t>Guidance for assessment, evaluation and monitoring of human exposure to radio frequency electromagnetic fields</w:t>
      </w:r>
      <w:r>
        <w:t>.</w:t>
      </w:r>
    </w:p>
    <w:p w14:paraId="32A291A7" w14:textId="53DD4CB9" w:rsidR="00BF79DC" w:rsidRDefault="00BF79DC" w:rsidP="00C9757F">
      <w:pPr>
        <w:tabs>
          <w:tab w:val="clear" w:pos="794"/>
          <w:tab w:val="clear" w:pos="1191"/>
          <w:tab w:val="clear" w:pos="1588"/>
          <w:tab w:val="clear" w:pos="1985"/>
        </w:tabs>
        <w:ind w:left="2268" w:hanging="2268"/>
      </w:pPr>
      <w:r>
        <w:t>[ITU-T K.52]</w:t>
      </w:r>
      <w:r>
        <w:tab/>
        <w:t>Recommendation ITU-T K.52 (2022), Guidance for assessment, evaluation and monitoring of human exposure to radio frequency electromagnetic fields.</w:t>
      </w:r>
    </w:p>
    <w:p w14:paraId="36F2CC2B" w14:textId="7736CF2A" w:rsidR="00BF79DC" w:rsidRPr="00C9757F" w:rsidRDefault="00BF79DC" w:rsidP="582D80BD">
      <w:pPr>
        <w:tabs>
          <w:tab w:val="clear" w:pos="794"/>
          <w:tab w:val="clear" w:pos="1191"/>
          <w:tab w:val="clear" w:pos="1588"/>
          <w:tab w:val="clear" w:pos="1985"/>
        </w:tabs>
        <w:ind w:left="2268" w:hanging="2268"/>
        <w:rPr>
          <w:i/>
          <w:iCs/>
          <w:color w:val="000000" w:themeColor="text1"/>
        </w:rPr>
      </w:pPr>
      <w:r>
        <w:t>[ICNIRP-2020]</w:t>
      </w:r>
      <w:r>
        <w:tab/>
      </w:r>
      <w:r w:rsidRPr="582D80BD">
        <w:rPr>
          <w:color w:val="000000" w:themeColor="text1"/>
        </w:rPr>
        <w:t xml:space="preserve">ICNIRP PUBLICATION:2020, </w:t>
      </w:r>
      <w:r w:rsidRPr="582D80BD">
        <w:rPr>
          <w:i/>
          <w:iCs/>
          <w:color w:val="000000" w:themeColor="text1"/>
        </w:rPr>
        <w:t>ICNIRP GUIDELINES for Limiting Exposure to Electromagnetic Fields (100kHz to 300GHz).</w:t>
      </w:r>
    </w:p>
    <w:p w14:paraId="268DBC3B" w14:textId="77777777" w:rsidR="00605C85" w:rsidRDefault="00605C85" w:rsidP="00C9757F">
      <w:pPr>
        <w:tabs>
          <w:tab w:val="clear" w:pos="794"/>
          <w:tab w:val="clear" w:pos="1191"/>
          <w:tab w:val="clear" w:pos="1588"/>
          <w:tab w:val="clear" w:pos="1985"/>
        </w:tabs>
        <w:ind w:left="2268" w:hanging="2268"/>
        <w:rPr>
          <w:i/>
          <w:iCs/>
          <w:sz w:val="23"/>
          <w:szCs w:val="23"/>
        </w:rPr>
      </w:pPr>
      <w:r w:rsidRPr="00605C85">
        <w:rPr>
          <w:szCs w:val="24"/>
        </w:rPr>
        <w:t xml:space="preserve">[IEC/IEEE 62209-1528] </w:t>
      </w:r>
      <w:r w:rsidRPr="00F46928">
        <w:rPr>
          <w:szCs w:val="24"/>
        </w:rPr>
        <w:t>IEC/IEEE 62209-1528:2020</w:t>
      </w:r>
      <w:r w:rsidRPr="00B85E78">
        <w:rPr>
          <w:i/>
          <w:iCs/>
          <w:szCs w:val="24"/>
        </w:rPr>
        <w:t>,</w:t>
      </w:r>
      <w:r w:rsidRPr="00605C85">
        <w:rPr>
          <w:sz w:val="23"/>
          <w:szCs w:val="23"/>
        </w:rPr>
        <w:t xml:space="preserve"> </w:t>
      </w:r>
      <w:r w:rsidRPr="00605C85">
        <w:rPr>
          <w:i/>
          <w:iCs/>
          <w:sz w:val="23"/>
          <w:szCs w:val="23"/>
        </w:rPr>
        <w:t>Measurement procedure for the assessment of specific absorption rate of human exposure to radio frequency fields from hand-held and body-worn wireless communication devices − Part 1528: Human models, instrumentation and procedures (Frequency range of 4 MHz to 10 GHz).</w:t>
      </w:r>
    </w:p>
    <w:p w14:paraId="267AEFF0" w14:textId="25604814" w:rsidR="00605C85" w:rsidRPr="008142EC" w:rsidRDefault="008142EC" w:rsidP="008142EC">
      <w:pPr>
        <w:tabs>
          <w:tab w:val="clear" w:pos="794"/>
          <w:tab w:val="clear" w:pos="1191"/>
          <w:tab w:val="clear" w:pos="1588"/>
          <w:tab w:val="clear" w:pos="1985"/>
        </w:tabs>
        <w:ind w:left="2268" w:hanging="2268"/>
      </w:pPr>
      <w:r>
        <w:t>[IEC 62209-3]</w:t>
      </w:r>
      <w:r>
        <w:tab/>
      </w:r>
      <w:r w:rsidR="00F46928" w:rsidRPr="582D80BD">
        <w:rPr>
          <w:color w:val="000000" w:themeColor="text1"/>
        </w:rPr>
        <w:t xml:space="preserve">IEC 62209-3:2019, </w:t>
      </w:r>
      <w:r w:rsidR="00605C85" w:rsidRPr="582D80BD">
        <w:rPr>
          <w:i/>
          <w:iCs/>
          <w:color w:val="000000" w:themeColor="text1"/>
        </w:rPr>
        <w:t>Measurement procedure for the assessment of specific absorption rate of human exposure to radio frequency fields from hand-held and body-mounted wireless communication devices - Part 3: Vector measurement-based systems (Frequency range of 600 MHz to 6 GHz)</w:t>
      </w:r>
      <w:r w:rsidR="00F46928" w:rsidRPr="582D80BD">
        <w:rPr>
          <w:color w:val="000000" w:themeColor="text1"/>
        </w:rPr>
        <w:t>.</w:t>
      </w:r>
    </w:p>
    <w:p w14:paraId="5396E1A7" w14:textId="17E1EB6E" w:rsidR="00EA3BBB" w:rsidRPr="00B85E78" w:rsidRDefault="007F4DCC" w:rsidP="00C9757F">
      <w:pPr>
        <w:tabs>
          <w:tab w:val="clear" w:pos="794"/>
          <w:tab w:val="clear" w:pos="1191"/>
          <w:tab w:val="clear" w:pos="1588"/>
          <w:tab w:val="clear" w:pos="1985"/>
        </w:tabs>
        <w:ind w:left="2268" w:hanging="2268"/>
      </w:pPr>
      <w:r>
        <w:t xml:space="preserve"> </w:t>
      </w:r>
      <w:r w:rsidR="00EA3BBB">
        <w:t>[IEEE C95.1]</w:t>
      </w:r>
      <w:r>
        <w:tab/>
      </w:r>
      <w:r w:rsidR="00EA3BBB">
        <w:t xml:space="preserve">IEEE C95.1 (2019), </w:t>
      </w:r>
      <w:r w:rsidR="00EA3BBB" w:rsidRPr="582D80BD">
        <w:rPr>
          <w:i/>
          <w:iCs/>
        </w:rPr>
        <w:t>IEEE Standard for Safety Levels with Respect to Human Exposure to Electric, Magnetic, and Electromagnetic Fields, 0 Hz to 300 GHz.</w:t>
      </w:r>
    </w:p>
    <w:p w14:paraId="6A1519DF" w14:textId="0530CE04" w:rsidR="00605C85" w:rsidRPr="00605C85" w:rsidRDefault="007F4DCC" w:rsidP="582D80BD">
      <w:pPr>
        <w:tabs>
          <w:tab w:val="clear" w:pos="794"/>
          <w:tab w:val="clear" w:pos="1191"/>
          <w:tab w:val="clear" w:pos="1588"/>
          <w:tab w:val="clear" w:pos="1985"/>
        </w:tabs>
        <w:ind w:left="2268" w:hanging="2268"/>
        <w:rPr>
          <w:i/>
          <w:iCs/>
          <w:color w:val="000000" w:themeColor="text1"/>
        </w:rPr>
      </w:pPr>
      <w:r w:rsidRPr="582D80BD">
        <w:rPr>
          <w:color w:val="000000" w:themeColor="text1"/>
        </w:rPr>
        <w:t xml:space="preserve"> </w:t>
      </w:r>
      <w:r w:rsidR="001866F5" w:rsidRPr="582D80BD">
        <w:rPr>
          <w:color w:val="000000" w:themeColor="text1"/>
        </w:rPr>
        <w:t>[</w:t>
      </w:r>
      <w:r w:rsidR="00F46928" w:rsidRPr="582D80BD">
        <w:rPr>
          <w:color w:val="000000" w:themeColor="text1"/>
        </w:rPr>
        <w:t>IEC/IEEE 63195-1</w:t>
      </w:r>
      <w:r w:rsidR="001866F5" w:rsidRPr="582D80BD">
        <w:rPr>
          <w:color w:val="000000" w:themeColor="text1"/>
        </w:rPr>
        <w:t>]</w:t>
      </w:r>
      <w:r w:rsidR="00605C85" w:rsidRPr="582D80BD">
        <w:rPr>
          <w:i/>
          <w:iCs/>
          <w:color w:val="000000" w:themeColor="text1"/>
        </w:rPr>
        <w:t xml:space="preserve"> </w:t>
      </w:r>
      <w:r>
        <w:tab/>
      </w:r>
      <w:r w:rsidR="00F46928" w:rsidRPr="582D80BD">
        <w:rPr>
          <w:color w:val="000000" w:themeColor="text1"/>
        </w:rPr>
        <w:t>IEC/IEEE 63195-1:2022,</w:t>
      </w:r>
      <w:r w:rsidR="00F46928" w:rsidRPr="582D80BD">
        <w:rPr>
          <w:i/>
          <w:iCs/>
          <w:color w:val="000000" w:themeColor="text1"/>
        </w:rPr>
        <w:t xml:space="preserve"> </w:t>
      </w:r>
      <w:r w:rsidR="00605C85" w:rsidRPr="582D80BD">
        <w:rPr>
          <w:i/>
          <w:iCs/>
          <w:color w:val="000000" w:themeColor="text1"/>
        </w:rPr>
        <w:t xml:space="preserve">Assessment of power density of human exposure to radio frequency fields from wireless devices </w:t>
      </w:r>
      <w:bookmarkStart w:id="33" w:name="_Int_KYLlfFE4"/>
      <w:proofErr w:type="gramStart"/>
      <w:r w:rsidR="00605C85" w:rsidRPr="582D80BD">
        <w:rPr>
          <w:i/>
          <w:iCs/>
          <w:color w:val="000000" w:themeColor="text1"/>
        </w:rPr>
        <w:t>in close proximity to</w:t>
      </w:r>
      <w:bookmarkEnd w:id="33"/>
      <w:proofErr w:type="gramEnd"/>
      <w:r w:rsidR="00605C85" w:rsidRPr="582D80BD">
        <w:rPr>
          <w:i/>
          <w:iCs/>
          <w:color w:val="000000" w:themeColor="text1"/>
        </w:rPr>
        <w:t xml:space="preserve"> the head and body (frequency range of 6 GHz to 300 GHz) - Part 1: Measurement procedure</w:t>
      </w:r>
      <w:r w:rsidR="00F46928" w:rsidRPr="582D80BD">
        <w:rPr>
          <w:i/>
          <w:iCs/>
          <w:color w:val="000000" w:themeColor="text1"/>
        </w:rPr>
        <w:t>.</w:t>
      </w:r>
    </w:p>
    <w:p w14:paraId="23AC75A5" w14:textId="77777777" w:rsidR="006E4D01" w:rsidRDefault="001866F5" w:rsidP="582D80BD">
      <w:pPr>
        <w:tabs>
          <w:tab w:val="clear" w:pos="794"/>
          <w:tab w:val="clear" w:pos="1191"/>
          <w:tab w:val="clear" w:pos="1588"/>
          <w:tab w:val="clear" w:pos="1985"/>
        </w:tabs>
        <w:ind w:left="2268" w:hanging="2268"/>
        <w:rPr>
          <w:ins w:id="34" w:author="christ" w:date="2025-05-02T02:41:00Z"/>
          <w:i/>
          <w:iCs/>
          <w:color w:val="000000" w:themeColor="text1"/>
        </w:rPr>
      </w:pPr>
      <w:r w:rsidRPr="582D80BD">
        <w:rPr>
          <w:color w:val="000000" w:themeColor="text1"/>
        </w:rPr>
        <w:t>[</w:t>
      </w:r>
      <w:r w:rsidR="00605C85" w:rsidRPr="582D80BD">
        <w:rPr>
          <w:color w:val="000000" w:themeColor="text1"/>
        </w:rPr>
        <w:t>IEC/IEEE 63195-2</w:t>
      </w:r>
      <w:r w:rsidRPr="582D80BD">
        <w:rPr>
          <w:color w:val="000000" w:themeColor="text1"/>
        </w:rPr>
        <w:t>]</w:t>
      </w:r>
      <w:r>
        <w:tab/>
      </w:r>
      <w:r w:rsidR="00F46928" w:rsidRPr="582D80BD">
        <w:rPr>
          <w:color w:val="000000" w:themeColor="text1"/>
        </w:rPr>
        <w:t>IEEE/IEC 63195-2-2022,</w:t>
      </w:r>
      <w:r w:rsidR="00F46928" w:rsidRPr="582D80BD">
        <w:rPr>
          <w:i/>
          <w:iCs/>
          <w:color w:val="000000" w:themeColor="text1"/>
        </w:rPr>
        <w:t xml:space="preserve"> </w:t>
      </w:r>
      <w:r w:rsidR="00605C85" w:rsidRPr="582D80BD">
        <w:rPr>
          <w:i/>
          <w:iCs/>
          <w:color w:val="000000" w:themeColor="text1"/>
        </w:rPr>
        <w:t xml:space="preserve">Assessment of power density of human exposure to radio frequency fields from wireless devices </w:t>
      </w:r>
      <w:bookmarkStart w:id="35" w:name="_Int_IiGa7SUJ"/>
      <w:proofErr w:type="gramStart"/>
      <w:r w:rsidR="00605C85" w:rsidRPr="582D80BD">
        <w:rPr>
          <w:i/>
          <w:iCs/>
          <w:color w:val="000000" w:themeColor="text1"/>
        </w:rPr>
        <w:t>in close proximity to</w:t>
      </w:r>
      <w:bookmarkEnd w:id="35"/>
      <w:proofErr w:type="gramEnd"/>
      <w:r w:rsidR="00605C85" w:rsidRPr="582D80BD">
        <w:rPr>
          <w:i/>
          <w:iCs/>
          <w:color w:val="000000" w:themeColor="text1"/>
        </w:rPr>
        <w:t xml:space="preserve"> the head and body (frequency range of 6 GHz to 300 GHz) - Part 2: Computational procedure</w:t>
      </w:r>
      <w:r w:rsidR="00F46928" w:rsidRPr="582D80BD">
        <w:rPr>
          <w:i/>
          <w:iCs/>
          <w:color w:val="000000" w:themeColor="text1"/>
        </w:rPr>
        <w:t>.</w:t>
      </w:r>
    </w:p>
    <w:p w14:paraId="2646D4CE" w14:textId="2A2A129C" w:rsidR="00605C85" w:rsidRPr="00605C85" w:rsidRDefault="001866F5" w:rsidP="582D80BD">
      <w:pPr>
        <w:tabs>
          <w:tab w:val="clear" w:pos="794"/>
          <w:tab w:val="clear" w:pos="1191"/>
          <w:tab w:val="clear" w:pos="1588"/>
          <w:tab w:val="clear" w:pos="1985"/>
        </w:tabs>
        <w:ind w:left="2268" w:hanging="2268"/>
        <w:rPr>
          <w:i/>
          <w:iCs/>
        </w:rPr>
      </w:pPr>
      <w:r>
        <w:t>[</w:t>
      </w:r>
      <w:r w:rsidR="00605C85">
        <w:t>IEC/IEEE 62704-1</w:t>
      </w:r>
      <w:r w:rsidR="00F46928">
        <w:t>]</w:t>
      </w:r>
      <w:r>
        <w:tab/>
      </w:r>
      <w:r w:rsidR="00F46928">
        <w:t xml:space="preserve">IEC/IEEE 62704-1:2017, </w:t>
      </w:r>
      <w:r w:rsidR="00605C85" w:rsidRPr="582D80BD">
        <w:rPr>
          <w:i/>
          <w:iCs/>
        </w:rPr>
        <w:t xml:space="preserve">Determining the peak spatial-average specific absorption rate (SAR) in the human body from wireless communications devices, 30 MHz to 6 GHz </w:t>
      </w:r>
      <w:r w:rsidR="00F46928" w:rsidRPr="582D80BD">
        <w:rPr>
          <w:i/>
          <w:iCs/>
        </w:rPr>
        <w:t>–</w:t>
      </w:r>
      <w:r w:rsidR="00605C85" w:rsidRPr="582D80BD">
        <w:rPr>
          <w:i/>
          <w:iCs/>
        </w:rPr>
        <w:t xml:space="preserve"> Part 1: General requirements for using the finite difference time-domain (FDTD) method for SAR calculations</w:t>
      </w:r>
      <w:r w:rsidR="00F46928" w:rsidRPr="582D80BD">
        <w:rPr>
          <w:i/>
          <w:iCs/>
        </w:rPr>
        <w:t>.</w:t>
      </w:r>
    </w:p>
    <w:p w14:paraId="065E9B1C" w14:textId="416A3CD4" w:rsidR="00605C85" w:rsidRDefault="00F46928" w:rsidP="00142371">
      <w:pPr>
        <w:tabs>
          <w:tab w:val="clear" w:pos="794"/>
          <w:tab w:val="clear" w:pos="1191"/>
          <w:tab w:val="clear" w:pos="1588"/>
          <w:tab w:val="clear" w:pos="1985"/>
        </w:tabs>
        <w:ind w:left="2268" w:hanging="2268"/>
        <w:rPr>
          <w:i/>
          <w:iCs/>
        </w:rPr>
      </w:pPr>
      <w:r>
        <w:lastRenderedPageBreak/>
        <w:t>[</w:t>
      </w:r>
      <w:r w:rsidR="00605C85">
        <w:t>IEC/IEEE 62704-4</w:t>
      </w:r>
      <w:r>
        <w:t>]</w:t>
      </w:r>
      <w:r>
        <w:tab/>
        <w:t>IEC/IEEE 62704-4:2020,</w:t>
      </w:r>
      <w:r w:rsidRPr="582D80BD">
        <w:rPr>
          <w:i/>
          <w:iCs/>
        </w:rPr>
        <w:t xml:space="preserve"> </w:t>
      </w:r>
      <w:r w:rsidR="00605C85" w:rsidRPr="582D80BD">
        <w:rPr>
          <w:i/>
          <w:iCs/>
        </w:rPr>
        <w:t>Determining the peak spatial-average specific absorption rate (SAR) in the human body from wireless communication devices, 30 MHz to 6 GHz - Part 4: General requirements for using the finite element method for SAR calculations</w:t>
      </w:r>
      <w:r w:rsidRPr="582D80BD">
        <w:rPr>
          <w:i/>
          <w:iCs/>
        </w:rPr>
        <w:t>.</w:t>
      </w:r>
    </w:p>
    <w:p w14:paraId="7F91F7DC" w14:textId="04E29F8D" w:rsidR="00EA3BBB" w:rsidRDefault="00EA3BBB" w:rsidP="00142371">
      <w:pPr>
        <w:tabs>
          <w:tab w:val="clear" w:pos="794"/>
          <w:tab w:val="clear" w:pos="1191"/>
          <w:tab w:val="clear" w:pos="1588"/>
          <w:tab w:val="clear" w:pos="1985"/>
        </w:tabs>
        <w:ind w:left="2268" w:hanging="2268"/>
        <w:rPr>
          <w:rFonts w:eastAsiaTheme="minorEastAsia"/>
          <w:i/>
          <w:iCs/>
          <w:color w:val="000000"/>
          <w:lang w:val="en-IN" w:eastAsia="zh-CN"/>
        </w:rPr>
      </w:pPr>
      <w:r>
        <w:t>[</w:t>
      </w:r>
      <w:r w:rsidR="00F46928">
        <w:t>IEC 62479</w:t>
      </w:r>
      <w:r>
        <w:t>]</w:t>
      </w:r>
      <w:r>
        <w:tab/>
      </w:r>
      <w:r w:rsidR="00195EF5">
        <w:t xml:space="preserve">IEC 62479:2010, </w:t>
      </w:r>
      <w:r w:rsidR="00F46928" w:rsidRPr="582D80BD">
        <w:rPr>
          <w:rFonts w:eastAsiaTheme="minorEastAsia"/>
          <w:i/>
          <w:iCs/>
          <w:color w:val="000000" w:themeColor="text1"/>
          <w:lang w:val="en-IN" w:eastAsia="zh-CN"/>
        </w:rPr>
        <w:t xml:space="preserve">Assessment of the compliance of low-power electronic and </w:t>
      </w:r>
      <w:r w:rsidR="00195EF5" w:rsidRPr="582D80BD">
        <w:rPr>
          <w:rFonts w:eastAsiaTheme="minorEastAsia"/>
          <w:i/>
          <w:iCs/>
          <w:color w:val="000000" w:themeColor="text1"/>
          <w:lang w:val="en-IN" w:eastAsia="zh-CN"/>
        </w:rPr>
        <w:t xml:space="preserve">  </w:t>
      </w:r>
      <w:r w:rsidR="008142EC" w:rsidRPr="582D80BD">
        <w:rPr>
          <w:rFonts w:eastAsiaTheme="minorEastAsia"/>
          <w:i/>
          <w:iCs/>
          <w:color w:val="000000" w:themeColor="text1"/>
          <w:lang w:val="en-IN" w:eastAsia="zh-CN"/>
        </w:rPr>
        <w:t xml:space="preserve"> </w:t>
      </w:r>
      <w:r w:rsidR="00F46928" w:rsidRPr="582D80BD">
        <w:rPr>
          <w:rFonts w:eastAsiaTheme="minorEastAsia"/>
          <w:i/>
          <w:iCs/>
          <w:color w:val="000000" w:themeColor="text1"/>
          <w:lang w:val="en-IN" w:eastAsia="zh-CN"/>
        </w:rPr>
        <w:t>electrical equipment with the basic restrictions related to human exposure to electromagnetic fields (10 MHz to 300 GHz).</w:t>
      </w:r>
    </w:p>
    <w:p w14:paraId="5D97C54A" w14:textId="550E04D1" w:rsidR="000D251B" w:rsidRPr="00605C85" w:rsidRDefault="000D251B" w:rsidP="00142371">
      <w:pPr>
        <w:tabs>
          <w:tab w:val="clear" w:pos="794"/>
          <w:tab w:val="clear" w:pos="1191"/>
          <w:tab w:val="clear" w:pos="1588"/>
          <w:tab w:val="clear" w:pos="1985"/>
        </w:tabs>
        <w:ind w:left="2268" w:hanging="2268"/>
        <w:rPr>
          <w:i/>
        </w:rPr>
      </w:pPr>
      <w:r>
        <w:t>IEEE Std 1528.7</w:t>
      </w:r>
      <w:r>
        <w:rPr>
          <w:rFonts w:eastAsiaTheme="minorEastAsia"/>
          <w:szCs w:val="24"/>
          <w:lang w:eastAsia="ja-JP"/>
        </w:rPr>
        <w:tab/>
      </w:r>
      <w:r>
        <w:t xml:space="preserve">IEEE Std 1528.7-2020, </w:t>
      </w:r>
      <w:r w:rsidRPr="00B85E78">
        <w:rPr>
          <w:i/>
          <w:iCs/>
        </w:rPr>
        <w:t>IEEE Guide for EMF Exposure Assessment of Internet of Things (IoT) Technologies and Devices</w:t>
      </w:r>
      <w:r w:rsidR="00DD5D50">
        <w:rPr>
          <w:i/>
          <w:iCs/>
        </w:rPr>
        <w:t>.</w:t>
      </w:r>
    </w:p>
    <w:p w14:paraId="64EFFDFB" w14:textId="4C4AF091" w:rsidR="000D251B" w:rsidRPr="00DD5D50" w:rsidRDefault="00C149FE" w:rsidP="00142371">
      <w:pPr>
        <w:tabs>
          <w:tab w:val="clear" w:pos="794"/>
          <w:tab w:val="clear" w:pos="1191"/>
          <w:tab w:val="clear" w:pos="1588"/>
          <w:tab w:val="clear" w:pos="1985"/>
        </w:tabs>
        <w:overflowPunct/>
        <w:autoSpaceDE/>
        <w:autoSpaceDN/>
        <w:adjustRightInd/>
        <w:ind w:left="2268" w:hanging="2268"/>
        <w:textAlignment w:val="auto"/>
        <w:rPr>
          <w:rFonts w:eastAsiaTheme="minorEastAsia"/>
          <w:color w:val="000000" w:themeColor="text1"/>
          <w:lang w:eastAsia="ja-JP"/>
        </w:rPr>
      </w:pPr>
      <w:r w:rsidRPr="582D80BD">
        <w:rPr>
          <w:rFonts w:eastAsiaTheme="minorEastAsia"/>
          <w:color w:val="000000" w:themeColor="text1"/>
          <w:lang w:eastAsia="ja-JP"/>
        </w:rPr>
        <w:t>[IEC PAS 63446]</w:t>
      </w:r>
      <w:r>
        <w:tab/>
      </w:r>
      <w:r w:rsidRPr="582D80BD">
        <w:rPr>
          <w:rFonts w:eastAsiaTheme="minorEastAsia"/>
          <w:color w:val="000000" w:themeColor="text1"/>
          <w:lang w:eastAsia="ja-JP"/>
        </w:rPr>
        <w:t xml:space="preserve">IEC PAS 63446:2022, </w:t>
      </w:r>
      <w:r w:rsidRPr="582D80BD">
        <w:rPr>
          <w:rFonts w:eastAsiaTheme="minorEastAsia"/>
          <w:i/>
          <w:iCs/>
          <w:color w:val="000000" w:themeColor="text1"/>
          <w:lang w:eastAsia="ja-JP"/>
        </w:rPr>
        <w:t xml:space="preserve">Conversion method of specific absorption rate to absorbed power density for the assessment of human exposure to radio frequency electromagnetic fields from wireless devices </w:t>
      </w:r>
      <w:proofErr w:type="gramStart"/>
      <w:r w:rsidRPr="582D80BD">
        <w:rPr>
          <w:rFonts w:eastAsiaTheme="minorEastAsia"/>
          <w:i/>
          <w:iCs/>
          <w:color w:val="000000" w:themeColor="text1"/>
          <w:lang w:eastAsia="ja-JP"/>
        </w:rPr>
        <w:t>in close proximity to</w:t>
      </w:r>
      <w:proofErr w:type="gramEnd"/>
      <w:r w:rsidRPr="582D80BD">
        <w:rPr>
          <w:rFonts w:eastAsiaTheme="minorEastAsia"/>
          <w:i/>
          <w:iCs/>
          <w:color w:val="000000" w:themeColor="text1"/>
          <w:lang w:eastAsia="ja-JP"/>
        </w:rPr>
        <w:t xml:space="preserve"> the head and body – Frequency range of 6 GHz to 10 GHz</w:t>
      </w:r>
      <w:r w:rsidR="00DD5D50" w:rsidRPr="582D80BD">
        <w:rPr>
          <w:rFonts w:eastAsiaTheme="minorEastAsia"/>
          <w:i/>
          <w:iCs/>
          <w:color w:val="000000" w:themeColor="text1"/>
          <w:lang w:eastAsia="ja-JP"/>
        </w:rPr>
        <w:t>.</w:t>
      </w:r>
    </w:p>
    <w:p w14:paraId="76714474" w14:textId="77777777" w:rsidR="00605C85" w:rsidRPr="00605C85" w:rsidRDefault="00605C85" w:rsidP="00B85E78">
      <w:pPr>
        <w:keepNext/>
        <w:keepLines/>
        <w:tabs>
          <w:tab w:val="left" w:pos="567"/>
          <w:tab w:val="left" w:pos="1134"/>
          <w:tab w:val="left" w:pos="1701"/>
          <w:tab w:val="center" w:pos="4819"/>
        </w:tabs>
        <w:spacing w:before="360"/>
        <w:ind w:left="794" w:hanging="794"/>
        <w:outlineLvl w:val="0"/>
        <w:rPr>
          <w:b/>
        </w:rPr>
      </w:pPr>
      <w:r w:rsidRPr="00605C85">
        <w:rPr>
          <w:b/>
        </w:rPr>
        <w:t>3</w:t>
      </w:r>
      <w:r w:rsidRPr="00605C85">
        <w:rPr>
          <w:b/>
        </w:rPr>
        <w:tab/>
      </w:r>
      <w:r w:rsidRPr="00605C85">
        <w:rPr>
          <w:b/>
        </w:rPr>
        <w:tab/>
        <w:t>Definitions</w:t>
      </w:r>
      <w:r w:rsidRPr="00605C85">
        <w:rPr>
          <w:b/>
        </w:rPr>
        <w:tab/>
      </w:r>
      <w:r w:rsidRPr="00605C85">
        <w:rPr>
          <w:b/>
        </w:rPr>
        <w:tab/>
      </w:r>
    </w:p>
    <w:p w14:paraId="725C1AB0" w14:textId="4A5CB7E1" w:rsidR="00605C85" w:rsidRPr="00605C85" w:rsidRDefault="00605C85" w:rsidP="00B85E78">
      <w:pPr>
        <w:keepNext/>
        <w:keepLines/>
        <w:spacing w:before="240"/>
        <w:ind w:left="794" w:hanging="794"/>
        <w:outlineLvl w:val="1"/>
        <w:rPr>
          <w:b/>
        </w:rPr>
      </w:pPr>
      <w:r w:rsidRPr="00605C85">
        <w:rPr>
          <w:b/>
        </w:rPr>
        <w:t>3.1</w:t>
      </w:r>
      <w:r w:rsidRPr="00605C85">
        <w:rPr>
          <w:b/>
        </w:rPr>
        <w:tab/>
        <w:t xml:space="preserve">Terms defined </w:t>
      </w:r>
      <w:r w:rsidR="00D1208A" w:rsidRPr="00605C85">
        <w:rPr>
          <w:b/>
        </w:rPr>
        <w:t>elsewhere</w:t>
      </w:r>
    </w:p>
    <w:p w14:paraId="7C3FED91" w14:textId="77777777" w:rsidR="00605C85" w:rsidRDefault="00605C85" w:rsidP="00C9757F">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605C85">
        <w:rPr>
          <w:rFonts w:eastAsiaTheme="minorEastAsia"/>
          <w:szCs w:val="24"/>
          <w:lang w:eastAsia="ja-JP"/>
        </w:rPr>
        <w:t>This Recommendation uses the following terms defined elsewhere:</w:t>
      </w:r>
    </w:p>
    <w:p w14:paraId="214D35D2" w14:textId="51D687EC" w:rsidR="00306475" w:rsidRPr="00B85E78" w:rsidRDefault="00306475" w:rsidP="582D80BD">
      <w:pPr>
        <w:tabs>
          <w:tab w:val="clear" w:pos="794"/>
          <w:tab w:val="clear" w:pos="1191"/>
          <w:tab w:val="clear" w:pos="1588"/>
          <w:tab w:val="clear" w:pos="1985"/>
        </w:tabs>
        <w:overflowPunct/>
        <w:autoSpaceDE/>
        <w:autoSpaceDN/>
        <w:adjustRightInd/>
        <w:textAlignment w:val="auto"/>
        <w:rPr>
          <w:rFonts w:eastAsiaTheme="minorEastAsia"/>
          <w:b/>
          <w:bCs/>
          <w:color w:val="0070C0"/>
          <w:lang w:eastAsia="ja-JP"/>
        </w:rPr>
      </w:pPr>
      <w:r w:rsidRPr="582D80BD">
        <w:rPr>
          <w:rFonts w:eastAsiaTheme="minorEastAsia"/>
          <w:b/>
          <w:bCs/>
          <w:lang w:eastAsia="ja-JP"/>
        </w:rPr>
        <w:t>3.1.1</w:t>
      </w:r>
      <w:r>
        <w:tab/>
      </w:r>
      <w:r w:rsidRPr="582D80BD">
        <w:rPr>
          <w:rFonts w:eastAsiaTheme="minorEastAsia"/>
          <w:b/>
          <w:bCs/>
          <w:lang w:eastAsia="ja-JP"/>
        </w:rPr>
        <w:t xml:space="preserve">Absorbed </w:t>
      </w:r>
      <w:r w:rsidR="0073644E" w:rsidRPr="582D80BD">
        <w:rPr>
          <w:rFonts w:eastAsiaTheme="minorEastAsia"/>
          <w:b/>
          <w:bCs/>
          <w:lang w:eastAsia="ja-JP"/>
        </w:rPr>
        <w:t>Power D</w:t>
      </w:r>
      <w:r w:rsidRPr="582D80BD">
        <w:rPr>
          <w:rFonts w:eastAsiaTheme="minorEastAsia"/>
          <w:b/>
          <w:bCs/>
          <w:lang w:eastAsia="ja-JP"/>
        </w:rPr>
        <w:t xml:space="preserve">ensity (APD) </w:t>
      </w:r>
      <w:r>
        <w:t>[</w:t>
      </w:r>
      <w:r w:rsidR="00474390">
        <w:t xml:space="preserve">IEC </w:t>
      </w:r>
      <w:r w:rsidR="00E62FC5">
        <w:t>PAS 63446</w:t>
      </w:r>
      <w:r>
        <w:t>]</w:t>
      </w:r>
      <w:r w:rsidRPr="582D80BD">
        <w:rPr>
          <w:rFonts w:eastAsiaTheme="minorEastAsia"/>
          <w:b/>
          <w:bCs/>
          <w:lang w:eastAsia="ja-JP"/>
        </w:rPr>
        <w:t xml:space="preserve">: </w:t>
      </w:r>
      <w:r w:rsidR="00067D57" w:rsidRPr="582D80BD">
        <w:rPr>
          <w:rFonts w:eastAsiaTheme="minorEastAsia"/>
          <w:lang w:eastAsia="ja-JP"/>
          <w:rPrChange w:id="36" w:author="Kai Niskala" w:date="2025-04-30T15:16:00Z">
            <w:rPr>
              <w:rFonts w:eastAsiaTheme="minorEastAsia"/>
              <w:b/>
              <w:bCs/>
              <w:lang w:eastAsia="ja-JP"/>
            </w:rPr>
          </w:rPrChange>
        </w:rPr>
        <w:t>power per skin surface unit area that is absorbed in the body</w:t>
      </w:r>
      <w:r w:rsidR="000637A2" w:rsidRPr="582D80BD">
        <w:rPr>
          <w:rFonts w:eastAsiaTheme="minorEastAsia"/>
          <w:lang w:eastAsia="ja-JP"/>
        </w:rPr>
        <w:t xml:space="preserve">ICNIRP-2020 refers to the APD as </w:t>
      </w:r>
      <w:r w:rsidR="000637A2" w:rsidRPr="582D80BD">
        <w:rPr>
          <w:rFonts w:eastAsiaTheme="minorEastAsia"/>
          <w:i/>
          <w:iCs/>
          <w:lang w:eastAsia="ja-JP"/>
          <w:rPrChange w:id="37" w:author="christ" w:date="2025-05-02T01:24:00Z">
            <w:rPr>
              <w:rFonts w:eastAsiaTheme="minorEastAsia"/>
              <w:lang w:eastAsia="ja-JP"/>
            </w:rPr>
          </w:rPrChange>
        </w:rPr>
        <w:t>S</w:t>
      </w:r>
      <w:r w:rsidR="000637A2" w:rsidRPr="582D80BD">
        <w:rPr>
          <w:rFonts w:eastAsiaTheme="minorEastAsia"/>
          <w:vertAlign w:val="subscript"/>
          <w:lang w:eastAsia="ja-JP"/>
          <w:rPrChange w:id="38" w:author="christ" w:date="2025-04-28T00:49:00Z">
            <w:rPr>
              <w:rFonts w:eastAsiaTheme="minorEastAsia"/>
              <w:lang w:eastAsia="ja-JP"/>
            </w:rPr>
          </w:rPrChange>
        </w:rPr>
        <w:t>ab</w:t>
      </w:r>
      <w:r w:rsidR="000637A2" w:rsidRPr="582D80BD">
        <w:rPr>
          <w:rFonts w:eastAsiaTheme="minorEastAsia"/>
          <w:lang w:eastAsia="ja-JP"/>
          <w:rPrChange w:id="39" w:author="christ" w:date="2025-04-28T00:49:00Z">
            <w:rPr>
              <w:rFonts w:eastAsiaTheme="minorEastAsia"/>
              <w:vertAlign w:val="subscript"/>
              <w:lang w:eastAsia="ja-JP"/>
            </w:rPr>
          </w:rPrChange>
        </w:rPr>
        <w:t>.</w:t>
      </w:r>
    </w:p>
    <w:p w14:paraId="2B06BA32" w14:textId="58FCF2B3" w:rsidR="00D54E07" w:rsidRDefault="0035634A" w:rsidP="00B85E78">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E95AAD">
        <w:rPr>
          <w:rFonts w:eastAsiaTheme="minorEastAsia"/>
          <w:b/>
          <w:bCs/>
          <w:szCs w:val="24"/>
          <w:lang w:eastAsia="ja-JP"/>
        </w:rPr>
        <w:t>3.1.</w:t>
      </w:r>
      <w:r w:rsidR="00D54E07">
        <w:rPr>
          <w:rFonts w:eastAsiaTheme="minorEastAsia"/>
          <w:b/>
          <w:bCs/>
          <w:szCs w:val="24"/>
          <w:lang w:eastAsia="ja-JP"/>
        </w:rPr>
        <w:t>2</w:t>
      </w:r>
      <w:r w:rsidRPr="00E95AAD">
        <w:rPr>
          <w:rFonts w:eastAsiaTheme="minorEastAsia"/>
          <w:b/>
          <w:bCs/>
          <w:szCs w:val="24"/>
          <w:lang w:eastAsia="ja-JP"/>
        </w:rPr>
        <w:tab/>
        <w:t>Average time interval</w:t>
      </w:r>
      <w:r w:rsidR="00D54E07">
        <w:rPr>
          <w:rFonts w:eastAsiaTheme="minorEastAsia"/>
          <w:b/>
          <w:bCs/>
          <w:szCs w:val="24"/>
          <w:lang w:eastAsia="ja-JP"/>
        </w:rPr>
        <w:t xml:space="preserve"> </w:t>
      </w:r>
      <w:r w:rsidR="00D54E07" w:rsidRPr="0071378D">
        <w:t>[ICNIRP-2020]</w:t>
      </w:r>
      <w:r w:rsidRPr="00E95AAD">
        <w:rPr>
          <w:rFonts w:eastAsiaTheme="minorEastAsia"/>
          <w:b/>
          <w:bCs/>
          <w:szCs w:val="24"/>
          <w:lang w:eastAsia="ja-JP"/>
        </w:rPr>
        <w:t xml:space="preserve">: </w:t>
      </w:r>
      <w:r w:rsidRPr="00E95AAD">
        <w:rPr>
          <w:rFonts w:eastAsiaTheme="minorEastAsia"/>
          <w:szCs w:val="24"/>
          <w:lang w:eastAsia="ja-JP"/>
        </w:rPr>
        <w:t>is the standard period of 6 (six) minutes for portable devices radiated energy measures.</w:t>
      </w:r>
    </w:p>
    <w:p w14:paraId="111F1857" w14:textId="68A7ACC0" w:rsidR="000637A2" w:rsidRPr="00B85E78" w:rsidRDefault="000637A2" w:rsidP="582D80BD">
      <w:pPr>
        <w:tabs>
          <w:tab w:val="clear" w:pos="794"/>
          <w:tab w:val="clear" w:pos="1191"/>
          <w:tab w:val="clear" w:pos="1588"/>
          <w:tab w:val="clear" w:pos="1985"/>
        </w:tabs>
        <w:overflowPunct/>
        <w:autoSpaceDE/>
        <w:autoSpaceDN/>
        <w:adjustRightInd/>
        <w:textAlignment w:val="auto"/>
        <w:rPr>
          <w:rFonts w:eastAsiaTheme="minorEastAsia"/>
          <w:b/>
          <w:bCs/>
          <w:color w:val="0070C0"/>
          <w:lang w:eastAsia="ja-JP"/>
        </w:rPr>
      </w:pPr>
      <w:r w:rsidRPr="582D80BD">
        <w:rPr>
          <w:rFonts w:eastAsiaTheme="minorEastAsia"/>
          <w:b/>
          <w:bCs/>
          <w:lang w:eastAsia="ja-JP"/>
        </w:rPr>
        <w:t>3.1.3</w:t>
      </w:r>
      <w:r>
        <w:tab/>
      </w:r>
      <w:r w:rsidRPr="582D80BD">
        <w:rPr>
          <w:rFonts w:eastAsiaTheme="minorEastAsia"/>
          <w:b/>
          <w:bCs/>
          <w:lang w:eastAsia="ja-JP"/>
        </w:rPr>
        <w:t xml:space="preserve">Incident Power Density (IPD) </w:t>
      </w:r>
      <w:r>
        <w:t>[</w:t>
      </w:r>
      <w:r w:rsidR="000F46E9">
        <w:t xml:space="preserve">IEC PAS </w:t>
      </w:r>
      <w:r w:rsidR="00075837">
        <w:t>63446</w:t>
      </w:r>
      <w:r>
        <w:t>]</w:t>
      </w:r>
      <w:r w:rsidRPr="582D80BD">
        <w:rPr>
          <w:rFonts w:eastAsiaTheme="minorEastAsia"/>
          <w:b/>
          <w:bCs/>
          <w:lang w:eastAsia="ja-JP"/>
        </w:rPr>
        <w:t xml:space="preserve">: </w:t>
      </w:r>
      <w:r w:rsidR="000F46E9" w:rsidRPr="582D80BD">
        <w:rPr>
          <w:rFonts w:eastAsiaTheme="minorEastAsia"/>
          <w:lang w:eastAsia="ja-JP"/>
        </w:rPr>
        <w:t>power per unit area that impinges on the body surface</w:t>
      </w:r>
      <w:r w:rsidRPr="582D80BD">
        <w:rPr>
          <w:rFonts w:eastAsiaTheme="minorEastAsia"/>
          <w:lang w:eastAsia="ja-JP"/>
        </w:rPr>
        <w:t xml:space="preserve">. ICNIRP-2020 refers to the IPD as </w:t>
      </w:r>
      <w:r w:rsidRPr="582D80BD">
        <w:rPr>
          <w:rFonts w:eastAsiaTheme="minorEastAsia"/>
          <w:i/>
          <w:iCs/>
          <w:lang w:eastAsia="ja-JP"/>
          <w:rPrChange w:id="40" w:author="christ" w:date="2025-05-02T01:24:00Z">
            <w:rPr>
              <w:rFonts w:eastAsiaTheme="minorEastAsia"/>
              <w:lang w:eastAsia="ja-JP"/>
            </w:rPr>
          </w:rPrChange>
        </w:rPr>
        <w:t>S</w:t>
      </w:r>
      <w:r w:rsidRPr="582D80BD">
        <w:rPr>
          <w:rFonts w:eastAsiaTheme="minorEastAsia"/>
          <w:vertAlign w:val="subscript"/>
          <w:lang w:eastAsia="ja-JP"/>
        </w:rPr>
        <w:t>inc</w:t>
      </w:r>
      <w:r w:rsidRPr="582D80BD">
        <w:rPr>
          <w:rFonts w:eastAsiaTheme="minorEastAsia"/>
          <w:lang w:eastAsia="ja-JP"/>
        </w:rPr>
        <w:t>.</w:t>
      </w:r>
    </w:p>
    <w:p w14:paraId="5B847CA8" w14:textId="4116B0B2" w:rsidR="00D54E07" w:rsidRDefault="00D54E07" w:rsidP="582D80BD">
      <w:p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b/>
          <w:bCs/>
          <w:lang w:eastAsia="ja-JP"/>
        </w:rPr>
        <w:t>3.1.</w:t>
      </w:r>
      <w:r w:rsidR="000637A2" w:rsidRPr="582D80BD">
        <w:rPr>
          <w:rFonts w:eastAsiaTheme="minorEastAsia"/>
          <w:b/>
          <w:bCs/>
          <w:lang w:eastAsia="ja-JP"/>
        </w:rPr>
        <w:t>4</w:t>
      </w:r>
      <w:r>
        <w:tab/>
      </w:r>
      <w:r w:rsidRPr="582D80BD">
        <w:rPr>
          <w:rFonts w:eastAsiaTheme="minorEastAsia"/>
          <w:b/>
          <w:bCs/>
          <w:lang w:eastAsia="ja-JP"/>
        </w:rPr>
        <w:t xml:space="preserve">Low-power equipment </w:t>
      </w:r>
      <w:r>
        <w:t>[IEC 62479]</w:t>
      </w:r>
      <w:r w:rsidRPr="582D80BD">
        <w:rPr>
          <w:rFonts w:eastAsiaTheme="minorEastAsia"/>
          <w:lang w:eastAsia="ja-JP"/>
        </w:rPr>
        <w:t>: equipment where the available antenna power and/or the average total radiated power is less than or equal to the low-power exclusion level.</w:t>
      </w:r>
    </w:p>
    <w:p w14:paraId="76E4095C" w14:textId="29F33860" w:rsidR="00D54E07" w:rsidRPr="00E95AAD" w:rsidRDefault="00D54E07" w:rsidP="582D80BD">
      <w:p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b/>
          <w:bCs/>
          <w:lang w:eastAsia="ja-JP"/>
        </w:rPr>
        <w:t>3.1.</w:t>
      </w:r>
      <w:r w:rsidR="000637A2" w:rsidRPr="582D80BD">
        <w:rPr>
          <w:rFonts w:eastAsiaTheme="minorEastAsia"/>
          <w:b/>
          <w:bCs/>
          <w:lang w:eastAsia="ja-JP"/>
        </w:rPr>
        <w:t>5</w:t>
      </w:r>
      <w:r>
        <w:tab/>
      </w:r>
      <w:bookmarkStart w:id="41" w:name="_Hlk149635574"/>
      <w:r w:rsidRPr="582D80BD">
        <w:rPr>
          <w:rFonts w:eastAsiaTheme="minorEastAsia"/>
          <w:b/>
          <w:bCs/>
          <w:lang w:eastAsia="ja-JP"/>
        </w:rPr>
        <w:t>Low-power</w:t>
      </w:r>
      <w:r w:rsidR="008E5B20" w:rsidRPr="582D80BD">
        <w:rPr>
          <w:rFonts w:eastAsiaTheme="minorEastAsia"/>
          <w:b/>
          <w:bCs/>
          <w:lang w:eastAsia="ja-JP"/>
        </w:rPr>
        <w:t xml:space="preserve"> </w:t>
      </w:r>
      <w:r w:rsidRPr="582D80BD">
        <w:rPr>
          <w:rFonts w:eastAsiaTheme="minorEastAsia"/>
          <w:b/>
          <w:bCs/>
          <w:lang w:eastAsia="ja-JP"/>
        </w:rPr>
        <w:t xml:space="preserve">exclusion level </w:t>
      </w:r>
      <w:bookmarkEnd w:id="41"/>
      <w:r>
        <w:t>[</w:t>
      </w:r>
      <w:bookmarkStart w:id="42" w:name="_Hlk149635547"/>
      <w:r>
        <w:t>IEC 62479</w:t>
      </w:r>
      <w:bookmarkEnd w:id="42"/>
      <w:r>
        <w:t>]</w:t>
      </w:r>
      <w:r w:rsidRPr="582D80BD">
        <w:rPr>
          <w:rFonts w:eastAsiaTheme="minorEastAsia"/>
          <w:lang w:eastAsia="ja-JP"/>
        </w:rPr>
        <w:t xml:space="preserve">: specified condition on device output power, which may also depend on other variables such as frequency and distance of radiating source from persons, such that the exposure level produced by the source will not exceed a specific basic restriction. If the device output power is less than </w:t>
      </w:r>
      <w:bookmarkStart w:id="43" w:name="_Hlk149635528"/>
      <w:r w:rsidR="008E5B20" w:rsidRPr="582D80BD">
        <w:rPr>
          <w:rFonts w:eastAsiaTheme="minorEastAsia"/>
          <w:i/>
          <w:iCs/>
          <w:lang w:eastAsia="ja-JP"/>
        </w:rPr>
        <w:t>P</w:t>
      </w:r>
      <w:r w:rsidR="008E5B20" w:rsidRPr="582D80BD">
        <w:rPr>
          <w:rFonts w:eastAsiaTheme="minorEastAsia"/>
          <w:i/>
          <w:iCs/>
          <w:vertAlign w:val="subscript"/>
          <w:lang w:eastAsia="ja-JP"/>
        </w:rPr>
        <w:t>max</w:t>
      </w:r>
      <w:r w:rsidRPr="582D80BD">
        <w:rPr>
          <w:rFonts w:eastAsiaTheme="minorEastAsia"/>
          <w:lang w:eastAsia="ja-JP"/>
        </w:rPr>
        <w:t>,</w:t>
      </w:r>
      <w:bookmarkEnd w:id="43"/>
      <w:r w:rsidRPr="582D80BD">
        <w:rPr>
          <w:rFonts w:eastAsiaTheme="minorEastAsia"/>
          <w:lang w:eastAsia="ja-JP"/>
        </w:rPr>
        <w:t xml:space="preserve"> then the device is deemed to comply with the basic restrictions. </w:t>
      </w:r>
    </w:p>
    <w:p w14:paraId="46B507B9" w14:textId="48EECC0A" w:rsidR="00D54E07" w:rsidRDefault="0035634A" w:rsidP="582D80BD">
      <w:p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b/>
          <w:bCs/>
          <w:lang w:eastAsia="ja-JP"/>
        </w:rPr>
        <w:t>3.1.</w:t>
      </w:r>
      <w:r w:rsidR="000637A2" w:rsidRPr="582D80BD">
        <w:rPr>
          <w:rFonts w:eastAsiaTheme="minorEastAsia"/>
          <w:b/>
          <w:bCs/>
          <w:lang w:eastAsia="ja-JP"/>
        </w:rPr>
        <w:t>6</w:t>
      </w:r>
      <w:r>
        <w:tab/>
      </w:r>
      <w:r w:rsidR="00794F2F" w:rsidRPr="582D80BD">
        <w:rPr>
          <w:rFonts w:eastAsiaTheme="minorEastAsia"/>
          <w:b/>
          <w:bCs/>
          <w:lang w:eastAsia="ja-JP"/>
        </w:rPr>
        <w:t xml:space="preserve">(Incident) </w:t>
      </w:r>
      <w:r w:rsidRPr="582D80BD">
        <w:rPr>
          <w:rFonts w:eastAsiaTheme="minorEastAsia"/>
          <w:b/>
          <w:bCs/>
          <w:lang w:eastAsia="ja-JP"/>
        </w:rPr>
        <w:t xml:space="preserve">Power </w:t>
      </w:r>
      <w:r w:rsidR="00DD5D50" w:rsidRPr="582D80BD">
        <w:rPr>
          <w:rFonts w:eastAsiaTheme="minorEastAsia"/>
          <w:b/>
          <w:bCs/>
          <w:lang w:eastAsia="ja-JP"/>
        </w:rPr>
        <w:t>D</w:t>
      </w:r>
      <w:r w:rsidRPr="582D80BD">
        <w:rPr>
          <w:rFonts w:eastAsiaTheme="minorEastAsia"/>
          <w:b/>
          <w:bCs/>
          <w:lang w:eastAsia="ja-JP"/>
        </w:rPr>
        <w:t>ensity</w:t>
      </w:r>
      <w:r w:rsidR="00F0552B" w:rsidRPr="582D80BD">
        <w:rPr>
          <w:rFonts w:eastAsiaTheme="minorEastAsia"/>
          <w:b/>
          <w:bCs/>
          <w:lang w:eastAsia="ja-JP"/>
        </w:rPr>
        <w:t xml:space="preserve"> </w:t>
      </w:r>
      <w:r w:rsidR="00D54E07" w:rsidRPr="582D80BD">
        <w:rPr>
          <w:rFonts w:eastAsiaTheme="minorEastAsia"/>
          <w:lang w:eastAsia="ja-JP"/>
        </w:rPr>
        <w:t>[ITU-T K.52]</w:t>
      </w:r>
      <w:r w:rsidRPr="582D80BD">
        <w:rPr>
          <w:rFonts w:eastAsiaTheme="minorEastAsia"/>
          <w:b/>
          <w:bCs/>
          <w:lang w:eastAsia="ja-JP"/>
        </w:rPr>
        <w:t>:</w:t>
      </w:r>
      <w:r w:rsidRPr="582D80BD">
        <w:rPr>
          <w:rFonts w:eastAsiaTheme="minorEastAsia"/>
          <w:lang w:eastAsia="ja-JP"/>
        </w:rPr>
        <w:t xml:space="preserve"> power per unit area normal to the propagation direction of the electromagnetic field, expressed in watts per square meter (W m</w:t>
      </w:r>
      <w:r w:rsidRPr="582D80BD">
        <w:rPr>
          <w:rFonts w:eastAsiaTheme="minorEastAsia"/>
          <w:vertAlign w:val="superscript"/>
          <w:lang w:eastAsia="ja-JP"/>
        </w:rPr>
        <w:t>−2</w:t>
      </w:r>
      <w:r w:rsidRPr="582D80BD">
        <w:rPr>
          <w:rFonts w:eastAsiaTheme="minorEastAsia"/>
          <w:lang w:eastAsia="ja-JP"/>
        </w:rPr>
        <w:t>).</w:t>
      </w:r>
    </w:p>
    <w:p w14:paraId="11291F42" w14:textId="0B23D707" w:rsidR="00D54E07" w:rsidRDefault="00D54E07" w:rsidP="582D80BD">
      <w:p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b/>
          <w:bCs/>
          <w:lang w:eastAsia="ja-JP"/>
        </w:rPr>
        <w:t>3.1.</w:t>
      </w:r>
      <w:r w:rsidR="000637A2" w:rsidRPr="582D80BD">
        <w:rPr>
          <w:rFonts w:eastAsiaTheme="minorEastAsia"/>
          <w:b/>
          <w:bCs/>
          <w:lang w:eastAsia="ja-JP"/>
        </w:rPr>
        <w:t>7</w:t>
      </w:r>
      <w:r>
        <w:tab/>
      </w:r>
      <w:r w:rsidRPr="582D80BD">
        <w:rPr>
          <w:rFonts w:eastAsiaTheme="minorEastAsia"/>
          <w:b/>
          <w:bCs/>
          <w:lang w:eastAsia="ja-JP"/>
        </w:rPr>
        <w:t xml:space="preserve">Specific </w:t>
      </w:r>
      <w:r w:rsidR="00610CB1" w:rsidRPr="582D80BD">
        <w:rPr>
          <w:rFonts w:eastAsiaTheme="minorEastAsia"/>
          <w:b/>
          <w:bCs/>
          <w:lang w:eastAsia="ja-JP"/>
        </w:rPr>
        <w:t>A</w:t>
      </w:r>
      <w:r w:rsidRPr="582D80BD">
        <w:rPr>
          <w:rFonts w:eastAsiaTheme="minorEastAsia"/>
          <w:b/>
          <w:bCs/>
          <w:lang w:eastAsia="ja-JP"/>
        </w:rPr>
        <w:t xml:space="preserve">bsorption </w:t>
      </w:r>
      <w:r w:rsidR="00610CB1" w:rsidRPr="582D80BD">
        <w:rPr>
          <w:rFonts w:eastAsiaTheme="minorEastAsia"/>
          <w:b/>
          <w:bCs/>
          <w:lang w:eastAsia="ja-JP"/>
        </w:rPr>
        <w:t>R</w:t>
      </w:r>
      <w:r w:rsidRPr="582D80BD">
        <w:rPr>
          <w:rFonts w:eastAsiaTheme="minorEastAsia"/>
          <w:b/>
          <w:bCs/>
          <w:lang w:eastAsia="ja-JP"/>
        </w:rPr>
        <w:t xml:space="preserve">ate (SAR) </w:t>
      </w:r>
      <w:r w:rsidRPr="582D80BD">
        <w:rPr>
          <w:rFonts w:eastAsiaTheme="minorEastAsia"/>
          <w:lang w:eastAsia="ja-JP"/>
        </w:rPr>
        <w:t>[IEC</w:t>
      </w:r>
      <w:r w:rsidR="0079757F" w:rsidRPr="582D80BD">
        <w:rPr>
          <w:rFonts w:eastAsiaTheme="minorEastAsia"/>
          <w:lang w:eastAsia="ja-JP"/>
        </w:rPr>
        <w:t>/IEEE</w:t>
      </w:r>
      <w:r w:rsidRPr="582D80BD">
        <w:rPr>
          <w:rFonts w:eastAsiaTheme="minorEastAsia"/>
          <w:lang w:eastAsia="ja-JP"/>
        </w:rPr>
        <w:t xml:space="preserve"> 62209</w:t>
      </w:r>
      <w:r w:rsidR="0079757F" w:rsidRPr="582D80BD">
        <w:rPr>
          <w:rFonts w:eastAsiaTheme="minorEastAsia"/>
          <w:lang w:eastAsia="ja-JP"/>
        </w:rPr>
        <w:t>-1528:2020</w:t>
      </w:r>
      <w:r w:rsidRPr="582D80BD">
        <w:rPr>
          <w:rFonts w:eastAsiaTheme="minorEastAsia"/>
          <w:lang w:eastAsia="ja-JP"/>
        </w:rPr>
        <w:t>]</w:t>
      </w:r>
      <w:r w:rsidR="00DD5D50" w:rsidRPr="582D80BD">
        <w:rPr>
          <w:rFonts w:eastAsiaTheme="minorEastAsia"/>
          <w:lang w:eastAsia="ja-JP"/>
        </w:rPr>
        <w:t xml:space="preserve">: </w:t>
      </w:r>
      <w:r w:rsidR="0079757F" w:rsidRPr="582D80BD">
        <w:rPr>
          <w:rFonts w:eastAsiaTheme="minorEastAsia"/>
          <w:lang w:eastAsia="ja-JP"/>
        </w:rPr>
        <w:t>measure of the rate at which energy is absorbed by the human body when exposed to a radio</w:t>
      </w:r>
      <w:r w:rsidR="00DD5D50" w:rsidRPr="582D80BD">
        <w:rPr>
          <w:rFonts w:eastAsiaTheme="minorEastAsia"/>
          <w:lang w:eastAsia="ja-JP"/>
        </w:rPr>
        <w:t xml:space="preserve"> </w:t>
      </w:r>
      <w:r w:rsidR="0079757F" w:rsidRPr="582D80BD">
        <w:rPr>
          <w:rFonts w:eastAsiaTheme="minorEastAsia"/>
          <w:lang w:eastAsia="ja-JP"/>
        </w:rPr>
        <w:t xml:space="preserve">frequency electromagnetic field. </w:t>
      </w:r>
    </w:p>
    <w:p w14:paraId="22507FEA" w14:textId="59E7E3C6" w:rsidR="00E84727"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0D251B">
        <w:rPr>
          <w:rFonts w:eastAsiaTheme="minorEastAsia"/>
          <w:szCs w:val="24"/>
          <w:lang w:eastAsia="ja-JP"/>
        </w:rPr>
        <w:t>The time derivative of the incremental energy (</w:t>
      </w:r>
      <w:proofErr w:type="spellStart"/>
      <w:r w:rsidRPr="000D251B">
        <w:rPr>
          <w:rFonts w:eastAsiaTheme="minorEastAsia"/>
          <w:szCs w:val="24"/>
          <w:lang w:eastAsia="ja-JP"/>
        </w:rPr>
        <w:t>dW</w:t>
      </w:r>
      <w:proofErr w:type="spellEnd"/>
      <w:r w:rsidRPr="000D251B">
        <w:rPr>
          <w:rFonts w:eastAsiaTheme="minorEastAsia"/>
          <w:szCs w:val="24"/>
          <w:lang w:eastAsia="ja-JP"/>
        </w:rPr>
        <w:t>) absorbed by (dissipated in) an incremental mass (dm) contained in a volume element (</w:t>
      </w:r>
      <w:proofErr w:type="spellStart"/>
      <w:r w:rsidRPr="000D251B">
        <w:rPr>
          <w:rFonts w:eastAsiaTheme="minorEastAsia"/>
          <w:szCs w:val="24"/>
          <w:lang w:eastAsia="ja-JP"/>
        </w:rPr>
        <w:t>dV</w:t>
      </w:r>
      <w:proofErr w:type="spellEnd"/>
      <w:r w:rsidRPr="000D251B">
        <w:rPr>
          <w:rFonts w:eastAsiaTheme="minorEastAsia"/>
          <w:szCs w:val="24"/>
          <w:lang w:eastAsia="ja-JP"/>
        </w:rPr>
        <w:t>) of a given mass density (</w:t>
      </w:r>
      <w:proofErr w:type="spellStart"/>
      <w:r w:rsidRPr="000D251B">
        <w:rPr>
          <w:rFonts w:eastAsiaTheme="minorEastAsia"/>
          <w:szCs w:val="24"/>
          <w:lang w:eastAsia="ja-JP"/>
        </w:rPr>
        <w:t>ρ</w:t>
      </w:r>
      <w:r w:rsidRPr="00C30A74">
        <w:rPr>
          <w:rFonts w:eastAsiaTheme="minorEastAsia"/>
          <w:szCs w:val="24"/>
          <w:vertAlign w:val="subscript"/>
          <w:lang w:eastAsia="ja-JP"/>
        </w:rPr>
        <w:t>m</w:t>
      </w:r>
      <w:proofErr w:type="spellEnd"/>
      <w:r w:rsidRPr="000D251B">
        <w:rPr>
          <w:rFonts w:eastAsiaTheme="minorEastAsia"/>
          <w:szCs w:val="24"/>
          <w:lang w:eastAsia="ja-JP"/>
        </w:rPr>
        <w:t>).</w:t>
      </w:r>
    </w:p>
    <w:p w14:paraId="680CE0E1" w14:textId="1C8C3533" w:rsidR="000D251B" w:rsidRPr="000A70DA" w:rsidRDefault="00E84727" w:rsidP="582D80BD">
      <w:pPr>
        <w:tabs>
          <w:tab w:val="clear" w:pos="794"/>
          <w:tab w:val="clear" w:pos="1191"/>
          <w:tab w:val="clear" w:pos="1588"/>
          <w:tab w:val="clear" w:pos="1985"/>
        </w:tabs>
        <w:overflowPunct/>
        <w:autoSpaceDE/>
        <w:autoSpaceDN/>
        <w:adjustRightInd/>
        <w:textAlignment w:val="auto"/>
        <w:rPr>
          <w:rFonts w:eastAsiaTheme="minorEastAsia"/>
          <w:szCs w:val="24"/>
          <w:lang w:eastAsia="ja-JP"/>
        </w:rPr>
      </w:pPr>
      <m:oMathPara>
        <m:oMath>
          <m:r>
            <m:rPr>
              <m:sty m:val="p"/>
            </m:rPr>
            <w:rPr>
              <w:rFonts w:ascii="Cambria Math" w:eastAsiaTheme="minorEastAsia" w:hAnsi="Cambria Math"/>
              <w:lang w:eastAsia="ja-JP"/>
            </w:rPr>
            <m:t xml:space="preserve">SAR = </m:t>
          </m:r>
          <m:f>
            <m:fPr>
              <m:ctrlPr>
                <w:rPr>
                  <w:rFonts w:ascii="Cambria Math" w:eastAsiaTheme="minorEastAsia" w:hAnsi="Cambria Math"/>
                  <w:lang w:eastAsia="ja-JP"/>
                </w:rPr>
              </m:ctrlPr>
            </m:fPr>
            <m:num>
              <m:r>
                <m:rPr>
                  <m:sty m:val="p"/>
                </m:rPr>
                <w:rPr>
                  <w:rFonts w:ascii="Cambria Math" w:eastAsiaTheme="minorEastAsia" w:hAnsi="Cambria Math"/>
                  <w:lang w:eastAsia="ja-JP"/>
                </w:rPr>
                <m:t>d</m:t>
              </m:r>
            </m:num>
            <m:den>
              <m:r>
                <m:rPr>
                  <m:sty m:val="p"/>
                </m:rPr>
                <w:rPr>
                  <w:rFonts w:ascii="Cambria Math" w:eastAsiaTheme="minorEastAsia" w:hAnsi="Cambria Math"/>
                  <w:lang w:eastAsia="ja-JP"/>
                </w:rPr>
                <m:t>dt</m:t>
              </m:r>
            </m:den>
          </m:f>
          <m:f>
            <m:fPr>
              <m:ctrlPr>
                <w:rPr>
                  <w:rFonts w:ascii="Cambria Math" w:eastAsiaTheme="minorEastAsia" w:hAnsi="Cambria Math"/>
                  <w:lang w:eastAsia="ja-JP"/>
                </w:rPr>
              </m:ctrlPr>
            </m:fPr>
            <m:num>
              <m:r>
                <m:rPr>
                  <m:sty m:val="p"/>
                </m:rPr>
                <w:rPr>
                  <w:rFonts w:ascii="Cambria Math" w:eastAsiaTheme="minorEastAsia" w:hAnsi="Cambria Math"/>
                  <w:lang w:eastAsia="ja-JP"/>
                </w:rPr>
                <m:t>dW</m:t>
              </m:r>
            </m:num>
            <m:den>
              <m:r>
                <m:rPr>
                  <m:sty m:val="p"/>
                </m:rPr>
                <w:rPr>
                  <w:rFonts w:ascii="Cambria Math" w:eastAsiaTheme="minorEastAsia" w:hAnsi="Cambria Math"/>
                  <w:lang w:eastAsia="ja-JP"/>
                </w:rPr>
                <m:t>dm</m:t>
              </m:r>
            </m:den>
          </m:f>
          <m:r>
            <m:rPr>
              <m:sty m:val="p"/>
            </m:rPr>
            <w:rPr>
              <w:rFonts w:ascii="Cambria Math" w:eastAsiaTheme="minorEastAsia" w:hAnsi="Cambria Math"/>
              <w:lang w:eastAsia="ja-JP"/>
            </w:rPr>
            <m:t>=</m:t>
          </m:r>
          <m:f>
            <m:fPr>
              <m:ctrlPr>
                <w:rPr>
                  <w:rFonts w:ascii="Cambria Math" w:eastAsiaTheme="minorEastAsia" w:hAnsi="Cambria Math"/>
                  <w:lang w:eastAsia="ja-JP"/>
                </w:rPr>
              </m:ctrlPr>
            </m:fPr>
            <m:num>
              <m:r>
                <m:rPr>
                  <m:sty m:val="p"/>
                </m:rPr>
                <w:rPr>
                  <w:rFonts w:ascii="Cambria Math" w:eastAsiaTheme="minorEastAsia" w:hAnsi="Cambria Math"/>
                  <w:lang w:eastAsia="ja-JP"/>
                </w:rPr>
                <m:t>d</m:t>
              </m:r>
            </m:num>
            <m:den>
              <m:r>
                <m:rPr>
                  <m:sty m:val="p"/>
                </m:rPr>
                <w:rPr>
                  <w:rFonts w:ascii="Cambria Math" w:eastAsiaTheme="minorEastAsia" w:hAnsi="Cambria Math"/>
                  <w:lang w:eastAsia="ja-JP"/>
                </w:rPr>
                <m:t>dt</m:t>
              </m:r>
            </m:den>
          </m:f>
          <m:d>
            <m:dPr>
              <m:ctrlPr>
                <w:rPr>
                  <w:rFonts w:ascii="Cambria Math" w:eastAsiaTheme="minorEastAsia" w:hAnsi="Cambria Math"/>
                  <w:lang w:eastAsia="ja-JP"/>
                </w:rPr>
              </m:ctrlPr>
            </m:dPr>
            <m:e>
              <m:f>
                <m:fPr>
                  <m:ctrlPr>
                    <w:rPr>
                      <w:rFonts w:ascii="Cambria Math" w:eastAsiaTheme="minorEastAsia" w:hAnsi="Cambria Math"/>
                      <w:lang w:eastAsia="ja-JP"/>
                    </w:rPr>
                  </m:ctrlPr>
                </m:fPr>
                <m:num>
                  <m:r>
                    <m:rPr>
                      <m:sty m:val="p"/>
                    </m:rPr>
                    <w:rPr>
                      <w:rFonts w:ascii="Cambria Math" w:eastAsiaTheme="minorEastAsia" w:hAnsi="Cambria Math"/>
                      <w:lang w:eastAsia="ja-JP"/>
                    </w:rPr>
                    <m:t>1</m:t>
                  </m:r>
                </m:num>
                <m:den>
                  <m:r>
                    <m:rPr>
                      <m:sty m:val="p"/>
                    </m:rPr>
                    <w:rPr>
                      <w:rFonts w:ascii="Cambria Math" w:eastAsiaTheme="minorEastAsia" w:hAnsi="Cambria Math"/>
                      <w:lang w:eastAsia="ja-JP"/>
                    </w:rPr>
                    <m:t>ρ</m:t>
                  </m:r>
                  <m:r>
                    <m:rPr>
                      <m:sty m:val="p"/>
                    </m:rPr>
                    <w:rPr>
                      <w:rFonts w:ascii="Cambria Math" w:eastAsiaTheme="minorEastAsia" w:hAnsi="Cambria Math"/>
                      <w:vertAlign w:val="subscript"/>
                      <w:lang w:eastAsia="ja-JP"/>
                    </w:rPr>
                    <m:t>m</m:t>
                  </m:r>
                </m:den>
              </m:f>
              <m:r>
                <m:rPr>
                  <m:sty m:val="p"/>
                </m:rPr>
                <w:rPr>
                  <w:rFonts w:ascii="Cambria Math" w:eastAsiaTheme="minorEastAsia" w:hAnsi="Cambria Math"/>
                  <w:lang w:eastAsia="ja-JP"/>
                </w:rPr>
                <m:t xml:space="preserve"> </m:t>
              </m:r>
              <m:f>
                <m:fPr>
                  <m:ctrlPr>
                    <w:rPr>
                      <w:rFonts w:ascii="Cambria Math" w:eastAsiaTheme="minorEastAsia" w:hAnsi="Cambria Math"/>
                      <w:lang w:eastAsia="ja-JP"/>
                    </w:rPr>
                  </m:ctrlPr>
                </m:fPr>
                <m:num>
                  <m:r>
                    <m:rPr>
                      <m:sty m:val="p"/>
                    </m:rPr>
                    <w:rPr>
                      <w:rFonts w:ascii="Cambria Math" w:eastAsiaTheme="minorEastAsia" w:hAnsi="Cambria Math"/>
                      <w:lang w:eastAsia="ja-JP"/>
                    </w:rPr>
                    <m:t>dW</m:t>
                  </m:r>
                </m:num>
                <m:den>
                  <m:r>
                    <m:rPr>
                      <m:sty m:val="p"/>
                    </m:rPr>
                    <w:rPr>
                      <w:rFonts w:ascii="Cambria Math" w:eastAsiaTheme="minorEastAsia" w:hAnsi="Cambria Math"/>
                      <w:lang w:eastAsia="ja-JP"/>
                    </w:rPr>
                    <m:t>dV</m:t>
                  </m:r>
                </m:den>
              </m:f>
            </m:e>
          </m:d>
        </m:oMath>
      </m:oMathPara>
    </w:p>
    <w:p w14:paraId="511BF732" w14:textId="77777777" w:rsidR="000D251B" w:rsidRPr="000D251B"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0D251B">
        <w:rPr>
          <w:rFonts w:eastAsiaTheme="minorEastAsia"/>
          <w:szCs w:val="24"/>
          <w:lang w:eastAsia="ja-JP"/>
        </w:rPr>
        <w:t>SAR is expressed in units of watts per kilogram (W/kg).</w:t>
      </w:r>
    </w:p>
    <w:p w14:paraId="38E722BD" w14:textId="77777777" w:rsidR="000D251B" w:rsidRPr="000D251B"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0D251B">
        <w:rPr>
          <w:rFonts w:eastAsiaTheme="minorEastAsia"/>
          <w:szCs w:val="24"/>
          <w:lang w:eastAsia="ja-JP"/>
        </w:rPr>
        <w:t>SAR can be calculated by:</w:t>
      </w:r>
    </w:p>
    <w:p w14:paraId="1BF5DFBF" w14:textId="77777777" w:rsidR="005C42D2" w:rsidRPr="00BD0DCF" w:rsidRDefault="005C42D2" w:rsidP="582D80BD">
      <w:pPr>
        <w:tabs>
          <w:tab w:val="clear" w:pos="794"/>
          <w:tab w:val="clear" w:pos="1191"/>
          <w:tab w:val="clear" w:pos="1588"/>
          <w:tab w:val="clear" w:pos="1985"/>
        </w:tabs>
        <w:overflowPunct/>
        <w:autoSpaceDE/>
        <w:autoSpaceDN/>
        <w:adjustRightInd/>
        <w:textAlignment w:val="auto"/>
        <w:rPr>
          <w:rFonts w:eastAsiaTheme="minorEastAsia"/>
          <w:lang w:val="sv-SE" w:eastAsia="ja-JP"/>
        </w:rPr>
      </w:pPr>
      <m:oMathPara>
        <m:oMath>
          <m:r>
            <m:rPr>
              <m:sty m:val="p"/>
            </m:rPr>
            <w:rPr>
              <w:rFonts w:ascii="Cambria Math" w:eastAsiaTheme="minorEastAsia" w:hAnsi="Cambria Math"/>
              <w:lang w:val="sv-SE" w:eastAsia="ja-JP"/>
            </w:rPr>
            <m:t>SAR=</m:t>
          </m:r>
          <m:f>
            <m:fPr>
              <m:ctrlPr>
                <w:rPr>
                  <w:rFonts w:ascii="Cambria Math" w:eastAsiaTheme="minorEastAsia" w:hAnsi="Cambria Math"/>
                  <w:lang w:val="sv-SE" w:eastAsia="ja-JP"/>
                </w:rPr>
              </m:ctrlPr>
            </m:fPr>
            <m:num>
              <m:r>
                <m:rPr>
                  <m:sty m:val="p"/>
                </m:rPr>
                <w:rPr>
                  <w:rFonts w:ascii="Cambria Math" w:eastAsiaTheme="minorEastAsia" w:hAnsi="Cambria Math"/>
                  <w:lang w:eastAsia="ja-JP"/>
                </w:rPr>
                <m:t>σ</m:t>
              </m:r>
              <m:sSup>
                <m:sSupPr>
                  <m:ctrlPr>
                    <w:rPr>
                      <w:rFonts w:ascii="Cambria Math" w:eastAsiaTheme="minorEastAsia" w:hAnsi="Cambria Math"/>
                      <w:lang w:val="sv-SE" w:eastAsia="ja-JP"/>
                    </w:rPr>
                  </m:ctrlPr>
                </m:sSupPr>
                <m:e>
                  <m:r>
                    <m:rPr>
                      <m:sty m:val="p"/>
                    </m:rPr>
                    <w:rPr>
                      <w:rFonts w:ascii="Cambria Math" w:eastAsiaTheme="minorEastAsia" w:hAnsi="Cambria Math"/>
                      <w:lang w:val="sv-SE" w:eastAsia="ja-JP"/>
                    </w:rPr>
                    <m:t>E</m:t>
                  </m:r>
                </m:e>
                <m:sup>
                  <m:r>
                    <m:rPr>
                      <m:sty m:val="p"/>
                    </m:rPr>
                    <w:rPr>
                      <w:rFonts w:ascii="Cambria Math" w:eastAsiaTheme="minorEastAsia" w:hAnsi="Cambria Math"/>
                      <w:lang w:val="sv-SE" w:eastAsia="ja-JP"/>
                    </w:rPr>
                    <m:t>2</m:t>
                  </m:r>
                </m:sup>
              </m:sSup>
            </m:num>
            <m:den>
              <m:r>
                <m:rPr>
                  <m:sty m:val="p"/>
                </m:rPr>
                <w:rPr>
                  <w:rFonts w:ascii="Cambria Math" w:eastAsiaTheme="minorEastAsia" w:hAnsi="Cambria Math"/>
                  <w:lang w:eastAsia="ja-JP"/>
                </w:rPr>
                <m:t>ρ</m:t>
              </m:r>
              <m:r>
                <m:rPr>
                  <m:sty m:val="p"/>
                </m:rPr>
                <w:rPr>
                  <w:rFonts w:ascii="Cambria Math" w:eastAsiaTheme="minorEastAsia" w:hAnsi="Cambria Math"/>
                  <w:vertAlign w:val="subscript"/>
                  <w:lang w:val="sv-SE" w:eastAsia="ja-JP"/>
                </w:rPr>
                <m:t>m</m:t>
              </m:r>
            </m:den>
          </m:f>
        </m:oMath>
      </m:oMathPara>
    </w:p>
    <w:p w14:paraId="3322FDD9" w14:textId="05CBDBAA" w:rsidR="00BD0DCF" w:rsidRPr="00B85E78" w:rsidRDefault="00BD0DCF" w:rsidP="007F24B5">
      <w:pPr>
        <w:tabs>
          <w:tab w:val="clear" w:pos="794"/>
          <w:tab w:val="clear" w:pos="1191"/>
          <w:tab w:val="clear" w:pos="1588"/>
          <w:tab w:val="clear" w:pos="1985"/>
        </w:tabs>
        <w:overflowPunct/>
        <w:autoSpaceDE/>
        <w:autoSpaceDN/>
        <w:adjustRightInd/>
        <w:textAlignment w:val="auto"/>
        <w:rPr>
          <w:rFonts w:eastAsiaTheme="minorEastAsia"/>
          <w:szCs w:val="24"/>
          <w:lang w:val="sv-SE" w:eastAsia="ja-JP"/>
        </w:rPr>
      </w:pPr>
      <m:oMathPara>
        <m:oMath>
          <m:r>
            <m:rPr>
              <m:sty m:val="p"/>
            </m:rPr>
            <w:rPr>
              <w:rFonts w:ascii="Cambria Math" w:eastAsiaTheme="minorEastAsia" w:hAnsi="Cambria Math"/>
              <w:szCs w:val="24"/>
              <w:lang w:val="sv-SE" w:eastAsia="ja-JP"/>
            </w:rPr>
            <w:lastRenderedPageBreak/>
            <m:t>SAR=c</m:t>
          </m:r>
          <m:f>
            <m:fPr>
              <m:ctrlPr>
                <w:rPr>
                  <w:rFonts w:ascii="Cambria Math" w:eastAsiaTheme="minorEastAsia" w:hAnsi="Cambria Math"/>
                  <w:szCs w:val="24"/>
                  <w:lang w:val="sv-SE" w:eastAsia="ja-JP"/>
                </w:rPr>
              </m:ctrlPr>
            </m:fPr>
            <m:num>
              <m:r>
                <m:rPr>
                  <m:sty m:val="p"/>
                </m:rPr>
                <w:rPr>
                  <w:rFonts w:ascii="Cambria Math" w:eastAsiaTheme="minorEastAsia" w:hAnsi="Cambria Math"/>
                  <w:szCs w:val="24"/>
                  <w:lang w:val="sv-SE" w:eastAsia="ja-JP"/>
                </w:rPr>
                <m:t>dT</m:t>
              </m:r>
            </m:num>
            <m:den>
              <m:r>
                <m:rPr>
                  <m:sty m:val="p"/>
                </m:rPr>
                <w:rPr>
                  <w:rFonts w:ascii="Cambria Math" w:eastAsiaTheme="minorEastAsia" w:hAnsi="Cambria Math"/>
                  <w:szCs w:val="24"/>
                  <w:lang w:val="sv-SE" w:eastAsia="ja-JP"/>
                </w:rPr>
                <m:t>dt</m:t>
              </m:r>
            </m:den>
          </m:f>
        </m:oMath>
      </m:oMathPara>
    </w:p>
    <w:p w14:paraId="09369D7A" w14:textId="77DEC833" w:rsidR="00395B78" w:rsidRPr="00B85E78" w:rsidRDefault="00853D77" w:rsidP="582D80BD">
      <w:pPr>
        <w:tabs>
          <w:tab w:val="clear" w:pos="794"/>
          <w:tab w:val="clear" w:pos="1191"/>
          <w:tab w:val="clear" w:pos="1588"/>
          <w:tab w:val="clear" w:pos="1985"/>
        </w:tabs>
        <w:overflowPunct/>
        <w:autoSpaceDE/>
        <w:autoSpaceDN/>
        <w:adjustRightInd/>
        <w:textAlignment w:val="auto"/>
        <w:rPr>
          <w:rFonts w:eastAsiaTheme="minorEastAsia"/>
          <w:lang w:val="sv-SE" w:eastAsia="ja-JP"/>
        </w:rPr>
      </w:pPr>
      <m:oMathPara>
        <m:oMath>
          <m:r>
            <w:rPr>
              <w:rFonts w:ascii="Cambria Math" w:eastAsiaTheme="minorEastAsia" w:hAnsi="Cambria Math"/>
              <w:lang w:val="sv-SE" w:eastAsia="ja-JP"/>
            </w:rPr>
            <m:t>SAR=</m:t>
          </m:r>
          <m:f>
            <m:fPr>
              <m:ctrlPr>
                <w:rPr>
                  <w:rFonts w:ascii="Cambria Math" w:eastAsiaTheme="minorEastAsia" w:hAnsi="Cambria Math"/>
                  <w:i/>
                  <w:lang w:val="sv-SE" w:eastAsia="ja-JP"/>
                </w:rPr>
              </m:ctrlPr>
            </m:fPr>
            <m:num>
              <m:sSup>
                <m:sSupPr>
                  <m:ctrlPr>
                    <w:rPr>
                      <w:rFonts w:ascii="Cambria Math" w:eastAsiaTheme="minorEastAsia" w:hAnsi="Cambria Math"/>
                      <w:i/>
                      <w:lang w:val="sv-SE" w:eastAsia="ja-JP"/>
                    </w:rPr>
                  </m:ctrlPr>
                </m:sSupPr>
                <m:e>
                  <m:r>
                    <w:rPr>
                      <w:rFonts w:ascii="Cambria Math" w:eastAsiaTheme="minorEastAsia" w:hAnsi="Cambria Math"/>
                      <w:lang w:val="sv-SE" w:eastAsia="ja-JP"/>
                    </w:rPr>
                    <m:t>J</m:t>
                  </m:r>
                </m:e>
                <m:sup>
                  <m:r>
                    <w:rPr>
                      <w:rFonts w:ascii="Cambria Math" w:eastAsiaTheme="minorEastAsia" w:hAnsi="Cambria Math"/>
                      <w:lang w:val="sv-SE" w:eastAsia="ja-JP"/>
                    </w:rPr>
                    <m:t>2</m:t>
                  </m:r>
                </m:sup>
              </m:sSup>
            </m:num>
            <m:den>
              <m:r>
                <w:rPr>
                  <w:rFonts w:ascii="Cambria Math" w:eastAsiaTheme="minorEastAsia" w:hAnsi="Cambria Math"/>
                  <w:lang w:val="sv-SE" w:eastAsia="ja-JP"/>
                </w:rPr>
                <m:t>ρm σ</m:t>
              </m:r>
            </m:den>
          </m:f>
        </m:oMath>
      </m:oMathPara>
    </w:p>
    <w:p w14:paraId="7630E500" w14:textId="77777777" w:rsidR="000D251B" w:rsidRPr="00B85E78"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val="sv-SE" w:eastAsia="ja-JP"/>
        </w:rPr>
      </w:pPr>
      <w:r w:rsidRPr="00B85E78">
        <w:rPr>
          <w:rFonts w:eastAsiaTheme="minorEastAsia"/>
          <w:szCs w:val="24"/>
          <w:lang w:val="sv-SE" w:eastAsia="ja-JP"/>
        </w:rPr>
        <w:t>where:</w:t>
      </w:r>
    </w:p>
    <w:p w14:paraId="4CCE2B48" w14:textId="77777777" w:rsidR="000D251B" w:rsidRPr="000D251B"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B85E78">
        <w:rPr>
          <w:rFonts w:eastAsiaTheme="minorEastAsia"/>
          <w:szCs w:val="24"/>
          <w:lang w:val="sv-SE" w:eastAsia="ja-JP"/>
        </w:rPr>
        <w:tab/>
      </w:r>
      <w:r w:rsidRPr="000D251B">
        <w:rPr>
          <w:rFonts w:eastAsiaTheme="minorEastAsia"/>
          <w:szCs w:val="24"/>
          <w:lang w:eastAsia="ja-JP"/>
        </w:rPr>
        <w:t>E</w:t>
      </w:r>
      <w:r w:rsidRPr="000D251B">
        <w:rPr>
          <w:rFonts w:eastAsiaTheme="minorEastAsia"/>
          <w:szCs w:val="24"/>
          <w:lang w:eastAsia="ja-JP"/>
        </w:rPr>
        <w:tab/>
        <w:t xml:space="preserve">is the </w:t>
      </w:r>
      <w:proofErr w:type="spellStart"/>
      <w:r w:rsidRPr="000D251B">
        <w:rPr>
          <w:rFonts w:eastAsiaTheme="minorEastAsia"/>
          <w:szCs w:val="24"/>
          <w:lang w:eastAsia="ja-JP"/>
        </w:rPr>
        <w:t>r.m.s.</w:t>
      </w:r>
      <w:proofErr w:type="spellEnd"/>
      <w:r w:rsidRPr="000D251B">
        <w:rPr>
          <w:rFonts w:eastAsiaTheme="minorEastAsia"/>
          <w:szCs w:val="24"/>
          <w:lang w:eastAsia="ja-JP"/>
        </w:rPr>
        <w:t xml:space="preserve"> value of the electric field strength in body tissue in V/m</w:t>
      </w:r>
    </w:p>
    <w:p w14:paraId="1C5F53C8" w14:textId="5CB0492D" w:rsidR="000D251B" w:rsidRPr="000D251B"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0D251B">
        <w:rPr>
          <w:rFonts w:eastAsiaTheme="minorEastAsia"/>
          <w:szCs w:val="24"/>
          <w:lang w:eastAsia="ja-JP"/>
        </w:rPr>
        <w:tab/>
      </w:r>
      <w:r w:rsidR="00F55AE3" w:rsidRPr="000D251B">
        <w:rPr>
          <w:rFonts w:eastAsiaTheme="minorEastAsia"/>
          <w:szCs w:val="24"/>
          <w:lang w:eastAsia="ja-JP"/>
        </w:rPr>
        <w:t>σ</w:t>
      </w:r>
      <w:r w:rsidRPr="000D251B">
        <w:rPr>
          <w:rFonts w:eastAsiaTheme="minorEastAsia"/>
          <w:szCs w:val="24"/>
          <w:lang w:eastAsia="ja-JP"/>
        </w:rPr>
        <w:tab/>
        <w:t>is the conductivity of body tissue in S/m</w:t>
      </w:r>
    </w:p>
    <w:p w14:paraId="101DE558" w14:textId="4754361A" w:rsidR="000D251B" w:rsidRPr="000D251B"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0D251B">
        <w:rPr>
          <w:rFonts w:eastAsiaTheme="minorEastAsia"/>
          <w:szCs w:val="24"/>
          <w:lang w:eastAsia="ja-JP"/>
        </w:rPr>
        <w:tab/>
      </w:r>
      <w:proofErr w:type="spellStart"/>
      <w:r w:rsidR="00F55AE3" w:rsidRPr="000D251B">
        <w:rPr>
          <w:rFonts w:eastAsiaTheme="minorEastAsia"/>
          <w:szCs w:val="24"/>
          <w:lang w:eastAsia="ja-JP"/>
        </w:rPr>
        <w:t>ρ</w:t>
      </w:r>
      <w:r w:rsidRPr="00C30A74">
        <w:rPr>
          <w:rFonts w:eastAsiaTheme="minorEastAsia"/>
          <w:szCs w:val="24"/>
          <w:vertAlign w:val="subscript"/>
          <w:lang w:eastAsia="ja-JP"/>
        </w:rPr>
        <w:t>m</w:t>
      </w:r>
      <w:proofErr w:type="spellEnd"/>
      <w:r w:rsidRPr="000D251B">
        <w:rPr>
          <w:rFonts w:eastAsiaTheme="minorEastAsia"/>
          <w:szCs w:val="24"/>
          <w:lang w:eastAsia="ja-JP"/>
        </w:rPr>
        <w:tab/>
        <w:t>is the density of body tissue in kg/m3</w:t>
      </w:r>
    </w:p>
    <w:p w14:paraId="65F41198" w14:textId="77777777" w:rsidR="000D251B" w:rsidRPr="000D251B"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0D251B">
        <w:rPr>
          <w:rFonts w:eastAsiaTheme="minorEastAsia"/>
          <w:szCs w:val="24"/>
          <w:lang w:eastAsia="ja-JP"/>
        </w:rPr>
        <w:tab/>
        <w:t>c</w:t>
      </w:r>
      <w:r w:rsidRPr="000D251B">
        <w:rPr>
          <w:rFonts w:eastAsiaTheme="minorEastAsia"/>
          <w:szCs w:val="24"/>
          <w:lang w:eastAsia="ja-JP"/>
        </w:rPr>
        <w:tab/>
        <w:t>is the heat capacity of body tissue in J/kg ºC</w:t>
      </w:r>
    </w:p>
    <w:p w14:paraId="5F53F000" w14:textId="77777777" w:rsidR="000D251B" w:rsidRPr="000D251B"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0D251B">
        <w:rPr>
          <w:rFonts w:eastAsiaTheme="minorEastAsia"/>
          <w:szCs w:val="24"/>
          <w:lang w:eastAsia="ja-JP"/>
        </w:rPr>
        <w:tab/>
        <w:t>dT/dt</w:t>
      </w:r>
      <w:r w:rsidRPr="000D251B">
        <w:rPr>
          <w:rFonts w:eastAsiaTheme="minorEastAsia"/>
          <w:szCs w:val="24"/>
          <w:lang w:eastAsia="ja-JP"/>
        </w:rPr>
        <w:tab/>
        <w:t>is the initial time derivative of temperature (at t = 0) in body tissue in °C/</w:t>
      </w:r>
      <w:proofErr w:type="gramStart"/>
      <w:r w:rsidRPr="000D251B">
        <w:rPr>
          <w:rFonts w:eastAsiaTheme="minorEastAsia"/>
          <w:szCs w:val="24"/>
          <w:lang w:eastAsia="ja-JP"/>
        </w:rPr>
        <w:t>s;</w:t>
      </w:r>
      <w:proofErr w:type="gramEnd"/>
    </w:p>
    <w:p w14:paraId="322B0C8A" w14:textId="77777777" w:rsidR="000D251B" w:rsidRPr="000D251B" w:rsidRDefault="000D251B" w:rsidP="000D251B">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0D251B">
        <w:rPr>
          <w:rFonts w:eastAsiaTheme="minorEastAsia"/>
          <w:szCs w:val="24"/>
          <w:lang w:eastAsia="ja-JP"/>
        </w:rPr>
        <w:tab/>
        <w:t>J</w:t>
      </w:r>
      <w:r w:rsidRPr="000D251B">
        <w:rPr>
          <w:rFonts w:eastAsiaTheme="minorEastAsia"/>
          <w:szCs w:val="24"/>
          <w:lang w:eastAsia="ja-JP"/>
        </w:rPr>
        <w:tab/>
        <w:t>is the value of the induced current density in the body tissue in A/m2.</w:t>
      </w:r>
    </w:p>
    <w:p w14:paraId="22EC4D18" w14:textId="388CCA1F" w:rsidR="000D251B" w:rsidRPr="00D54E07" w:rsidRDefault="000D251B" w:rsidP="00B85E78">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0D251B">
        <w:rPr>
          <w:rFonts w:eastAsiaTheme="minorEastAsia"/>
          <w:szCs w:val="24"/>
          <w:lang w:eastAsia="ja-JP"/>
        </w:rPr>
        <w:t>NOTE – Based on the definition in [ITU-T K.52]</w:t>
      </w:r>
    </w:p>
    <w:p w14:paraId="55ED949E" w14:textId="3426D3B2" w:rsidR="00605C85" w:rsidRPr="00605C85" w:rsidRDefault="00605C85" w:rsidP="00B85E78">
      <w:pPr>
        <w:keepNext/>
        <w:keepLines/>
        <w:spacing w:before="240"/>
        <w:ind w:left="794" w:hanging="794"/>
        <w:outlineLvl w:val="1"/>
        <w:rPr>
          <w:b/>
        </w:rPr>
      </w:pPr>
      <w:r w:rsidRPr="00605C85">
        <w:rPr>
          <w:b/>
        </w:rPr>
        <w:t>3.2</w:t>
      </w:r>
      <w:r w:rsidRPr="00605C85">
        <w:rPr>
          <w:b/>
        </w:rPr>
        <w:tab/>
        <w:t xml:space="preserve">Terms defined in this </w:t>
      </w:r>
      <w:r w:rsidR="00D1208A">
        <w:rPr>
          <w:b/>
        </w:rPr>
        <w:t>r</w:t>
      </w:r>
      <w:r w:rsidRPr="00605C85">
        <w:rPr>
          <w:b/>
        </w:rPr>
        <w:t>ecommendation</w:t>
      </w:r>
    </w:p>
    <w:p w14:paraId="0F1D7C3C" w14:textId="2352F16C" w:rsidR="00534F1C" w:rsidRDefault="00605C85" w:rsidP="00B85E78">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605C85">
        <w:rPr>
          <w:rFonts w:eastAsiaTheme="minorEastAsia"/>
          <w:szCs w:val="24"/>
          <w:lang w:eastAsia="ja-JP"/>
        </w:rPr>
        <w:t>This Recommendation defines the following terms:</w:t>
      </w:r>
    </w:p>
    <w:p w14:paraId="664282F1" w14:textId="46BBED11" w:rsidR="00F0552B" w:rsidRDefault="00F0552B" w:rsidP="00F0552B">
      <w:pPr>
        <w:tabs>
          <w:tab w:val="clear" w:pos="794"/>
          <w:tab w:val="clear" w:pos="1191"/>
          <w:tab w:val="clear" w:pos="1588"/>
          <w:tab w:val="clear" w:pos="1985"/>
          <w:tab w:val="left" w:pos="851"/>
        </w:tabs>
        <w:overflowPunct/>
        <w:autoSpaceDE/>
        <w:autoSpaceDN/>
        <w:adjustRightInd/>
        <w:textAlignment w:val="auto"/>
        <w:rPr>
          <w:rFonts w:eastAsiaTheme="minorEastAsia"/>
          <w:szCs w:val="24"/>
          <w:lang w:eastAsia="ja-JP"/>
        </w:rPr>
      </w:pPr>
      <w:r>
        <w:rPr>
          <w:rFonts w:eastAsiaTheme="minorEastAsia"/>
          <w:b/>
          <w:bCs/>
          <w:szCs w:val="24"/>
          <w:lang w:eastAsia="ja-JP"/>
        </w:rPr>
        <w:t xml:space="preserve">3.2.1 </w:t>
      </w:r>
      <w:r w:rsidR="008E5B20">
        <w:rPr>
          <w:rFonts w:eastAsiaTheme="minorEastAsia"/>
          <w:b/>
          <w:bCs/>
          <w:szCs w:val="24"/>
          <w:lang w:eastAsia="ja-JP"/>
        </w:rPr>
        <w:t>W</w:t>
      </w:r>
      <w:r w:rsidRPr="00D8667F">
        <w:rPr>
          <w:rFonts w:eastAsiaTheme="minorEastAsia"/>
          <w:b/>
          <w:bCs/>
          <w:szCs w:val="24"/>
          <w:lang w:eastAsia="ja-JP"/>
        </w:rPr>
        <w:t>ireless communication devices</w:t>
      </w:r>
      <w:r w:rsidR="007254FD">
        <w:rPr>
          <w:rFonts w:eastAsiaTheme="minorEastAsia"/>
          <w:b/>
          <w:bCs/>
          <w:szCs w:val="24"/>
          <w:lang w:eastAsia="ja-JP"/>
        </w:rPr>
        <w:t xml:space="preserve"> </w:t>
      </w:r>
      <w:r w:rsidR="007254FD" w:rsidRPr="007254FD">
        <w:rPr>
          <w:rFonts w:eastAsiaTheme="minorEastAsia"/>
          <w:b/>
          <w:bCs/>
          <w:szCs w:val="24"/>
          <w:lang w:eastAsia="ja-JP"/>
        </w:rPr>
        <w:t>operating close to the human body</w:t>
      </w:r>
      <w:r w:rsidRPr="00D8667F">
        <w:rPr>
          <w:rFonts w:eastAsiaTheme="minorEastAsia"/>
          <w:b/>
          <w:bCs/>
          <w:szCs w:val="24"/>
          <w:lang w:eastAsia="ja-JP"/>
        </w:rPr>
        <w:t>:</w:t>
      </w:r>
      <w:r w:rsidRPr="00D8667F">
        <w:rPr>
          <w:rFonts w:eastAsiaTheme="minorEastAsia"/>
          <w:szCs w:val="24"/>
          <w:lang w:eastAsia="ja-JP"/>
        </w:rPr>
        <w:t xml:space="preserve"> device in which any </w:t>
      </w:r>
      <w:r w:rsidR="00CC139D">
        <w:rPr>
          <w:rFonts w:eastAsiaTheme="minorEastAsia"/>
          <w:szCs w:val="24"/>
          <w:lang w:eastAsia="ja-JP"/>
        </w:rPr>
        <w:t>emit</w:t>
      </w:r>
      <w:r w:rsidRPr="00D8667F">
        <w:rPr>
          <w:rFonts w:eastAsiaTheme="minorEastAsia"/>
          <w:szCs w:val="24"/>
          <w:lang w:eastAsia="ja-JP"/>
        </w:rPr>
        <w:t xml:space="preserve">ting structures, when in normal operation, </w:t>
      </w:r>
      <w:r w:rsidR="00565A61">
        <w:rPr>
          <w:rFonts w:eastAsiaTheme="minorEastAsia"/>
          <w:szCs w:val="24"/>
          <w:lang w:eastAsia="ja-JP"/>
        </w:rPr>
        <w:t>may</w:t>
      </w:r>
      <w:r w:rsidRPr="00D8667F">
        <w:rPr>
          <w:rFonts w:eastAsiaTheme="minorEastAsia"/>
          <w:szCs w:val="24"/>
          <w:lang w:eastAsia="ja-JP"/>
        </w:rPr>
        <w:t xml:space="preserve"> located </w:t>
      </w:r>
      <w:r>
        <w:rPr>
          <w:rFonts w:eastAsiaTheme="minorEastAsia"/>
          <w:szCs w:val="24"/>
          <w:lang w:eastAsia="ja-JP"/>
        </w:rPr>
        <w:t>up to</w:t>
      </w:r>
      <w:r w:rsidRPr="00D8667F">
        <w:rPr>
          <w:rFonts w:eastAsiaTheme="minorEastAsia"/>
          <w:szCs w:val="24"/>
          <w:lang w:eastAsia="ja-JP"/>
        </w:rPr>
        <w:t xml:space="preserve"> 20</w:t>
      </w:r>
      <w:r>
        <w:rPr>
          <w:rFonts w:eastAsiaTheme="minorEastAsia"/>
          <w:szCs w:val="24"/>
          <w:lang w:eastAsia="ja-JP"/>
        </w:rPr>
        <w:t>0 mm</w:t>
      </w:r>
      <w:r w:rsidRPr="00D8667F">
        <w:rPr>
          <w:rFonts w:eastAsiaTheme="minorEastAsia"/>
          <w:szCs w:val="24"/>
          <w:lang w:eastAsia="ja-JP"/>
        </w:rPr>
        <w:t xml:space="preserve"> away from the user's body.</w:t>
      </w:r>
    </w:p>
    <w:p w14:paraId="44978F1F" w14:textId="0BD192D2" w:rsidR="00605C85" w:rsidRPr="00605C85" w:rsidRDefault="00605C85" w:rsidP="00B85E78">
      <w:pPr>
        <w:keepNext/>
        <w:keepLines/>
        <w:spacing w:before="360"/>
        <w:ind w:left="794" w:hanging="794"/>
        <w:outlineLvl w:val="0"/>
        <w:rPr>
          <w:b/>
        </w:rPr>
      </w:pPr>
      <w:r w:rsidRPr="00605C85">
        <w:rPr>
          <w:b/>
        </w:rPr>
        <w:t>4</w:t>
      </w:r>
      <w:r w:rsidRPr="00605C85">
        <w:rPr>
          <w:b/>
        </w:rPr>
        <w:tab/>
        <w:t>Abbreviations and acronyms</w:t>
      </w:r>
    </w:p>
    <w:p w14:paraId="055A63F1" w14:textId="77777777" w:rsidR="00605C85" w:rsidRPr="00605C85" w:rsidRDefault="00605C85" w:rsidP="00B85E78">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605C85">
        <w:rPr>
          <w:rFonts w:eastAsiaTheme="minorEastAsia"/>
          <w:szCs w:val="24"/>
          <w:lang w:eastAsia="ja-JP"/>
        </w:rPr>
        <w:t>This Recommendation uses the following abbreviations and acronyms:</w:t>
      </w:r>
    </w:p>
    <w:p w14:paraId="1A40FADB" w14:textId="200EFC82" w:rsidR="0035634A" w:rsidRPr="00E95AAD" w:rsidRDefault="0035634A" w:rsidP="00B85E78">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E95AAD">
        <w:rPr>
          <w:rFonts w:eastAsiaTheme="minorEastAsia"/>
          <w:szCs w:val="24"/>
          <w:lang w:eastAsia="ja-JP"/>
        </w:rPr>
        <w:t xml:space="preserve">EIRP </w:t>
      </w:r>
      <w:r w:rsidRPr="00E95AAD">
        <w:rPr>
          <w:rFonts w:eastAsiaTheme="minorEastAsia"/>
          <w:szCs w:val="24"/>
          <w:lang w:eastAsia="ja-JP"/>
        </w:rPr>
        <w:tab/>
      </w:r>
      <w:r w:rsidR="001943D9">
        <w:rPr>
          <w:rFonts w:eastAsiaTheme="minorEastAsia"/>
          <w:szCs w:val="24"/>
          <w:lang w:eastAsia="ja-JP"/>
        </w:rPr>
        <w:tab/>
      </w:r>
      <w:r w:rsidRPr="00E95AAD">
        <w:rPr>
          <w:rFonts w:eastAsiaTheme="minorEastAsia"/>
          <w:szCs w:val="24"/>
          <w:lang w:eastAsia="ja-JP"/>
        </w:rPr>
        <w:t>Equivalent Isotropically Radiated Power</w:t>
      </w:r>
    </w:p>
    <w:p w14:paraId="49E471DC" w14:textId="32AB23CF" w:rsidR="0035634A" w:rsidRPr="00E95AAD" w:rsidRDefault="0035634A" w:rsidP="00B85E78">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E95AAD">
        <w:rPr>
          <w:rFonts w:eastAsiaTheme="minorEastAsia"/>
          <w:szCs w:val="24"/>
          <w:lang w:eastAsia="ja-JP"/>
        </w:rPr>
        <w:t xml:space="preserve">ERP </w:t>
      </w:r>
      <w:r w:rsidRPr="00E95AAD">
        <w:rPr>
          <w:rFonts w:eastAsiaTheme="minorEastAsia"/>
          <w:szCs w:val="24"/>
          <w:lang w:eastAsia="ja-JP"/>
        </w:rPr>
        <w:tab/>
      </w:r>
      <w:r w:rsidR="001943D9">
        <w:rPr>
          <w:rFonts w:eastAsiaTheme="minorEastAsia"/>
          <w:szCs w:val="24"/>
          <w:lang w:eastAsia="ja-JP"/>
        </w:rPr>
        <w:tab/>
      </w:r>
      <w:r w:rsidRPr="00E95AAD">
        <w:rPr>
          <w:rFonts w:eastAsiaTheme="minorEastAsia"/>
          <w:szCs w:val="24"/>
          <w:lang w:eastAsia="ja-JP"/>
        </w:rPr>
        <w:t>Effective Radiated Power</w:t>
      </w:r>
    </w:p>
    <w:p w14:paraId="5BF0D7A4" w14:textId="5234BA9B" w:rsidR="0035634A" w:rsidRDefault="0035634A">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E95AAD">
        <w:rPr>
          <w:rFonts w:eastAsiaTheme="minorEastAsia"/>
          <w:szCs w:val="24"/>
          <w:lang w:eastAsia="ja-JP"/>
        </w:rPr>
        <w:t>DUT</w:t>
      </w:r>
      <w:r w:rsidRPr="00E95AAD">
        <w:rPr>
          <w:rFonts w:eastAsiaTheme="minorEastAsia"/>
          <w:szCs w:val="24"/>
          <w:lang w:eastAsia="ja-JP"/>
        </w:rPr>
        <w:tab/>
      </w:r>
      <w:r w:rsidR="001943D9">
        <w:rPr>
          <w:rFonts w:eastAsiaTheme="minorEastAsia"/>
          <w:szCs w:val="24"/>
          <w:lang w:eastAsia="ja-JP"/>
        </w:rPr>
        <w:tab/>
      </w:r>
      <w:r w:rsidRPr="00E95AAD">
        <w:rPr>
          <w:rFonts w:eastAsiaTheme="minorEastAsia"/>
          <w:szCs w:val="24"/>
          <w:lang w:eastAsia="ja-JP"/>
        </w:rPr>
        <w:t>Device Under Test</w:t>
      </w:r>
    </w:p>
    <w:p w14:paraId="37A16049" w14:textId="5DB593AC" w:rsidR="00DD5D50" w:rsidRDefault="00DD5D50">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Pr>
          <w:rFonts w:eastAsiaTheme="minorEastAsia"/>
          <w:szCs w:val="24"/>
          <w:lang w:eastAsia="ja-JP"/>
        </w:rPr>
        <w:t>PD</w:t>
      </w:r>
      <w:r>
        <w:rPr>
          <w:rFonts w:eastAsiaTheme="minorEastAsia"/>
          <w:szCs w:val="24"/>
          <w:lang w:eastAsia="ja-JP"/>
        </w:rPr>
        <w:tab/>
      </w:r>
      <w:r w:rsidR="001943D9">
        <w:rPr>
          <w:rFonts w:eastAsiaTheme="minorEastAsia"/>
          <w:szCs w:val="24"/>
          <w:lang w:eastAsia="ja-JP"/>
        </w:rPr>
        <w:tab/>
      </w:r>
      <w:r w:rsidRPr="00E95AAD">
        <w:rPr>
          <w:rFonts w:eastAsiaTheme="minorEastAsia"/>
          <w:szCs w:val="24"/>
          <w:lang w:eastAsia="ja-JP"/>
        </w:rPr>
        <w:t>Power Density</w:t>
      </w:r>
    </w:p>
    <w:p w14:paraId="02528E40" w14:textId="131B556F" w:rsidR="00FC397E" w:rsidRDefault="008E5B20" w:rsidP="00B85E78">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DD5D50">
        <w:rPr>
          <w:rFonts w:eastAsiaTheme="minorEastAsia"/>
          <w:iCs/>
          <w:szCs w:val="24"/>
        </w:rPr>
        <w:t>P</w:t>
      </w:r>
      <w:r>
        <w:rPr>
          <w:rFonts w:eastAsiaTheme="minorEastAsia"/>
          <w:szCs w:val="24"/>
          <w:vertAlign w:val="subscript"/>
        </w:rPr>
        <w:t>max</w:t>
      </w:r>
      <w:r>
        <w:rPr>
          <w:rFonts w:eastAsiaTheme="minorEastAsia"/>
          <w:szCs w:val="24"/>
          <w:vertAlign w:val="subscript"/>
        </w:rPr>
        <w:tab/>
      </w:r>
      <w:r w:rsidR="001943D9">
        <w:rPr>
          <w:rFonts w:eastAsiaTheme="minorEastAsia"/>
          <w:szCs w:val="24"/>
          <w:vertAlign w:val="subscript"/>
        </w:rPr>
        <w:tab/>
      </w:r>
      <w:r w:rsidR="0030243B">
        <w:rPr>
          <w:rFonts w:eastAsiaTheme="minorEastAsia"/>
          <w:szCs w:val="24"/>
        </w:rPr>
        <w:t>Low-power exclusion level</w:t>
      </w:r>
      <w:r w:rsidR="0035634A" w:rsidRPr="00E95AAD">
        <w:rPr>
          <w:rFonts w:eastAsiaTheme="minorEastAsia"/>
          <w:szCs w:val="24"/>
          <w:lang w:eastAsia="ja-JP"/>
        </w:rPr>
        <w:tab/>
      </w:r>
    </w:p>
    <w:p w14:paraId="418D9CCC" w14:textId="304F5101" w:rsidR="0035634A" w:rsidRPr="00E95AAD" w:rsidRDefault="762119F0" w:rsidP="4640E4F0">
      <w:pPr>
        <w:tabs>
          <w:tab w:val="clear" w:pos="794"/>
          <w:tab w:val="clear" w:pos="1191"/>
          <w:tab w:val="clear" w:pos="1588"/>
          <w:tab w:val="clear" w:pos="1985"/>
        </w:tabs>
        <w:overflowPunct/>
        <w:autoSpaceDE/>
        <w:autoSpaceDN/>
        <w:adjustRightInd/>
        <w:textAlignment w:val="auto"/>
        <w:rPr>
          <w:rFonts w:eastAsiaTheme="minorEastAsia"/>
          <w:lang w:eastAsia="ja-JP"/>
        </w:rPr>
      </w:pPr>
      <w:r w:rsidRPr="4640E4F0">
        <w:rPr>
          <w:lang w:val="en-US"/>
        </w:rPr>
        <w:t xml:space="preserve">IPD, </w:t>
      </w:r>
      <w:r w:rsidR="64034AD6" w:rsidRPr="4640E4F0">
        <w:rPr>
          <w:lang w:val="en-US"/>
        </w:rPr>
        <w:t>S</w:t>
      </w:r>
      <w:r w:rsidR="64034AD6" w:rsidRPr="4640E4F0">
        <w:rPr>
          <w:vertAlign w:val="subscript"/>
          <w:lang w:val="en-US"/>
        </w:rPr>
        <w:t>inc</w:t>
      </w:r>
      <w:r w:rsidR="64034AD6" w:rsidRPr="4640E4F0">
        <w:rPr>
          <w:rFonts w:eastAsiaTheme="minorEastAsia"/>
          <w:lang w:eastAsia="ja-JP"/>
        </w:rPr>
        <w:t xml:space="preserve"> </w:t>
      </w:r>
      <w:r w:rsidR="001943D9">
        <w:tab/>
      </w:r>
      <w:r w:rsidR="2D599913" w:rsidRPr="4640E4F0">
        <w:rPr>
          <w:rFonts w:eastAsiaTheme="minorEastAsia"/>
          <w:lang w:eastAsia="ja-JP"/>
        </w:rPr>
        <w:t xml:space="preserve">Incident </w:t>
      </w:r>
      <w:r w:rsidR="3EC57EA1" w:rsidRPr="4640E4F0">
        <w:rPr>
          <w:rFonts w:eastAsiaTheme="minorEastAsia"/>
          <w:lang w:eastAsia="ja-JP"/>
        </w:rPr>
        <w:t>Power Density</w:t>
      </w:r>
    </w:p>
    <w:p w14:paraId="465064F1" w14:textId="55FFBD03" w:rsidR="00FC397E" w:rsidRDefault="762119F0" w:rsidP="4640E4F0">
      <w:pPr>
        <w:tabs>
          <w:tab w:val="clear" w:pos="794"/>
          <w:tab w:val="clear" w:pos="1191"/>
          <w:tab w:val="clear" w:pos="1588"/>
          <w:tab w:val="clear" w:pos="1985"/>
        </w:tabs>
        <w:overflowPunct/>
        <w:autoSpaceDE/>
        <w:autoSpaceDN/>
        <w:adjustRightInd/>
        <w:textAlignment w:val="auto"/>
        <w:rPr>
          <w:rFonts w:eastAsiaTheme="minorEastAsia"/>
          <w:lang w:eastAsia="ja-JP"/>
        </w:rPr>
      </w:pPr>
      <w:bookmarkStart w:id="44" w:name="_Hlk149641819"/>
      <w:r w:rsidRPr="4640E4F0">
        <w:rPr>
          <w:rFonts w:eastAsiaTheme="minorEastAsia"/>
        </w:rPr>
        <w:t xml:space="preserve">APD, </w:t>
      </w:r>
      <w:r w:rsidR="4FF14FEB" w:rsidRPr="4640E4F0">
        <w:rPr>
          <w:rFonts w:eastAsiaTheme="minorEastAsia"/>
        </w:rPr>
        <w:t>S</w:t>
      </w:r>
      <w:r w:rsidR="4FF14FEB" w:rsidRPr="4640E4F0">
        <w:rPr>
          <w:rFonts w:eastAsiaTheme="minorEastAsia"/>
          <w:vertAlign w:val="subscript"/>
        </w:rPr>
        <w:t>ab</w:t>
      </w:r>
      <w:r w:rsidR="001943D9">
        <w:tab/>
      </w:r>
      <w:r w:rsidR="3EC57EA1" w:rsidRPr="4640E4F0">
        <w:rPr>
          <w:rFonts w:eastAsiaTheme="minorEastAsia"/>
          <w:lang w:eastAsia="ja-JP"/>
        </w:rPr>
        <w:t>Absorbed Power Density</w:t>
      </w:r>
      <w:bookmarkEnd w:id="44"/>
    </w:p>
    <w:p w14:paraId="02436AA4" w14:textId="7CDB6F3D" w:rsidR="00FC397E" w:rsidRDefault="0035634A" w:rsidP="00FC397E">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E95AAD">
        <w:rPr>
          <w:rFonts w:eastAsiaTheme="minorEastAsia"/>
          <w:szCs w:val="24"/>
          <w:lang w:eastAsia="ja-JP"/>
        </w:rPr>
        <w:t xml:space="preserve">SAR </w:t>
      </w:r>
      <w:r w:rsidRPr="00E95AAD">
        <w:rPr>
          <w:rFonts w:eastAsiaTheme="minorEastAsia"/>
          <w:szCs w:val="24"/>
          <w:lang w:eastAsia="ja-JP"/>
        </w:rPr>
        <w:tab/>
      </w:r>
      <w:r w:rsidR="006D35D9">
        <w:rPr>
          <w:rFonts w:eastAsiaTheme="minorEastAsia"/>
          <w:szCs w:val="24"/>
          <w:lang w:eastAsia="ja-JP"/>
        </w:rPr>
        <w:tab/>
      </w:r>
      <w:r w:rsidRPr="00E95AAD">
        <w:rPr>
          <w:rFonts w:eastAsiaTheme="minorEastAsia"/>
          <w:szCs w:val="24"/>
          <w:lang w:eastAsia="ja-JP"/>
        </w:rPr>
        <w:t>Specific Absorption Rate</w:t>
      </w:r>
    </w:p>
    <w:p w14:paraId="6E2C8FC8" w14:textId="0BC79247" w:rsidR="00605C85" w:rsidRPr="00605C85" w:rsidRDefault="00605C85" w:rsidP="00B85E78">
      <w:pPr>
        <w:keepNext/>
        <w:keepLines/>
        <w:spacing w:before="360"/>
        <w:ind w:left="794" w:hanging="794"/>
        <w:outlineLvl w:val="0"/>
        <w:rPr>
          <w:b/>
        </w:rPr>
      </w:pPr>
      <w:r w:rsidRPr="00605C85">
        <w:rPr>
          <w:b/>
        </w:rPr>
        <w:t>5</w:t>
      </w:r>
      <w:r w:rsidRPr="00605C85">
        <w:rPr>
          <w:b/>
        </w:rPr>
        <w:tab/>
        <w:t xml:space="preserve">General </w:t>
      </w:r>
      <w:r w:rsidR="00D1208A">
        <w:rPr>
          <w:b/>
        </w:rPr>
        <w:t>g</w:t>
      </w:r>
      <w:r w:rsidRPr="00605C85">
        <w:rPr>
          <w:b/>
        </w:rPr>
        <w:t>uidance</w:t>
      </w:r>
    </w:p>
    <w:p w14:paraId="60A6A59D" w14:textId="327E6B36" w:rsidR="0035634A" w:rsidRPr="00E95AAD" w:rsidRDefault="3EC57EA1" w:rsidP="582D80BD">
      <w:pPr>
        <w:tabs>
          <w:tab w:val="clear" w:pos="794"/>
          <w:tab w:val="clear" w:pos="1191"/>
          <w:tab w:val="clear" w:pos="1588"/>
          <w:tab w:val="clear" w:pos="1985"/>
        </w:tabs>
        <w:overflowPunct/>
        <w:autoSpaceDE/>
        <w:autoSpaceDN/>
        <w:adjustRightInd/>
        <w:textAlignment w:val="auto"/>
        <w:rPr>
          <w:rFonts w:eastAsiaTheme="minorEastAsia"/>
        </w:rPr>
      </w:pPr>
      <w:r w:rsidRPr="582D80BD">
        <w:rPr>
          <w:rFonts w:eastAsiaTheme="minorEastAsia"/>
        </w:rPr>
        <w:t xml:space="preserve">5.1 </w:t>
      </w:r>
      <w:r>
        <w:tab/>
      </w:r>
      <w:r w:rsidRPr="582D80BD">
        <w:rPr>
          <w:rFonts w:eastAsiaTheme="minorEastAsia"/>
        </w:rPr>
        <w:t xml:space="preserve">The evaluation of </w:t>
      </w:r>
      <w:r w:rsidR="7FB4AFEE" w:rsidRPr="582D80BD">
        <w:rPr>
          <w:rFonts w:eastAsiaTheme="minorEastAsia"/>
        </w:rPr>
        <w:t>specific absorption rate (</w:t>
      </w:r>
      <w:r w:rsidRPr="582D80BD">
        <w:rPr>
          <w:rFonts w:eastAsiaTheme="minorEastAsia"/>
        </w:rPr>
        <w:t>SAR</w:t>
      </w:r>
      <w:r w:rsidR="7FB4AFEE" w:rsidRPr="582D80BD">
        <w:rPr>
          <w:rFonts w:eastAsiaTheme="minorEastAsia"/>
        </w:rPr>
        <w:t>)</w:t>
      </w:r>
      <w:r w:rsidR="0C19BBA6" w:rsidRPr="582D80BD">
        <w:rPr>
          <w:rFonts w:eastAsiaTheme="minorEastAsia"/>
        </w:rPr>
        <w:t>,</w:t>
      </w:r>
      <w:r w:rsidRPr="582D80BD">
        <w:rPr>
          <w:rFonts w:eastAsiaTheme="minorEastAsia"/>
        </w:rPr>
        <w:t xml:space="preserve"> </w:t>
      </w:r>
      <w:r w:rsidR="7FB4AFEE" w:rsidRPr="582D80BD">
        <w:rPr>
          <w:rFonts w:eastAsiaTheme="minorEastAsia"/>
        </w:rPr>
        <w:t>a</w:t>
      </w:r>
      <w:r w:rsidR="4FF14FEB" w:rsidRPr="582D80BD">
        <w:rPr>
          <w:rFonts w:eastAsiaTheme="minorEastAsia"/>
        </w:rPr>
        <w:t xml:space="preserve">bsorbed </w:t>
      </w:r>
      <w:r w:rsidR="7FB4AFEE" w:rsidRPr="582D80BD">
        <w:rPr>
          <w:rFonts w:eastAsiaTheme="minorEastAsia"/>
        </w:rPr>
        <w:t>p</w:t>
      </w:r>
      <w:r w:rsidR="4FF14FEB" w:rsidRPr="582D80BD">
        <w:rPr>
          <w:rFonts w:eastAsiaTheme="minorEastAsia"/>
        </w:rPr>
        <w:t xml:space="preserve">ower </w:t>
      </w:r>
      <w:r w:rsidR="7FB4AFEE" w:rsidRPr="582D80BD">
        <w:rPr>
          <w:rFonts w:eastAsiaTheme="minorEastAsia"/>
        </w:rPr>
        <w:t>d</w:t>
      </w:r>
      <w:r w:rsidR="4FF14FEB" w:rsidRPr="582D80BD">
        <w:rPr>
          <w:rFonts w:eastAsiaTheme="minorEastAsia"/>
        </w:rPr>
        <w:t>ensity (</w:t>
      </w:r>
      <w:r w:rsidR="762119F0" w:rsidRPr="582D80BD">
        <w:rPr>
          <w:rFonts w:eastAsiaTheme="minorEastAsia"/>
        </w:rPr>
        <w:t xml:space="preserve">APD, </w:t>
      </w:r>
      <w:r w:rsidR="4FF14FEB" w:rsidRPr="582D80BD">
        <w:rPr>
          <w:rFonts w:eastAsiaTheme="minorEastAsia"/>
        </w:rPr>
        <w:t>S</w:t>
      </w:r>
      <w:r w:rsidR="4FF14FEB" w:rsidRPr="582D80BD">
        <w:rPr>
          <w:rFonts w:eastAsiaTheme="minorEastAsia"/>
          <w:vertAlign w:val="subscript"/>
        </w:rPr>
        <w:t>ab</w:t>
      </w:r>
      <w:r w:rsidR="4FF14FEB" w:rsidRPr="582D80BD">
        <w:rPr>
          <w:rFonts w:eastAsiaTheme="minorEastAsia"/>
        </w:rPr>
        <w:t xml:space="preserve">) and </w:t>
      </w:r>
      <w:r w:rsidR="7FB4AFEE" w:rsidRPr="582D80BD">
        <w:rPr>
          <w:rFonts w:eastAsiaTheme="minorEastAsia"/>
        </w:rPr>
        <w:t>i</w:t>
      </w:r>
      <w:r w:rsidR="4FF14FEB" w:rsidRPr="582D80BD">
        <w:rPr>
          <w:rFonts w:eastAsiaTheme="minorEastAsia"/>
        </w:rPr>
        <w:t xml:space="preserve">ncident </w:t>
      </w:r>
      <w:r w:rsidR="7FB4AFEE" w:rsidRPr="582D80BD">
        <w:rPr>
          <w:rFonts w:eastAsiaTheme="minorEastAsia"/>
        </w:rPr>
        <w:t>p</w:t>
      </w:r>
      <w:r w:rsidR="4FF14FEB" w:rsidRPr="582D80BD">
        <w:rPr>
          <w:rFonts w:eastAsiaTheme="minorEastAsia"/>
        </w:rPr>
        <w:t xml:space="preserve">ower </w:t>
      </w:r>
      <w:r w:rsidR="7FB4AFEE" w:rsidRPr="582D80BD">
        <w:rPr>
          <w:rFonts w:eastAsiaTheme="minorEastAsia"/>
        </w:rPr>
        <w:t>d</w:t>
      </w:r>
      <w:r w:rsidR="4FF14FEB" w:rsidRPr="582D80BD">
        <w:rPr>
          <w:rFonts w:eastAsiaTheme="minorEastAsia"/>
        </w:rPr>
        <w:t>ensity (</w:t>
      </w:r>
      <w:r w:rsidR="762119F0" w:rsidRPr="582D80BD">
        <w:rPr>
          <w:rFonts w:eastAsiaTheme="minorEastAsia"/>
        </w:rPr>
        <w:t xml:space="preserve">IPD, </w:t>
      </w:r>
      <w:r w:rsidR="4FF14FEB" w:rsidRPr="582D80BD">
        <w:rPr>
          <w:rFonts w:eastAsiaTheme="minorEastAsia"/>
        </w:rPr>
        <w:t>S</w:t>
      </w:r>
      <w:r w:rsidR="4FF14FEB" w:rsidRPr="582D80BD">
        <w:rPr>
          <w:rFonts w:eastAsiaTheme="minorEastAsia"/>
          <w:vertAlign w:val="subscript"/>
        </w:rPr>
        <w:t>inc</w:t>
      </w:r>
      <w:r w:rsidR="4FF14FEB" w:rsidRPr="582D80BD">
        <w:rPr>
          <w:rFonts w:eastAsiaTheme="minorEastAsia"/>
        </w:rPr>
        <w:t xml:space="preserve">) </w:t>
      </w:r>
      <w:r w:rsidRPr="582D80BD">
        <w:rPr>
          <w:rFonts w:eastAsiaTheme="minorEastAsia"/>
        </w:rPr>
        <w:t>must be carried out in a laboratory that meets a</w:t>
      </w:r>
      <w:r w:rsidR="002455F4" w:rsidRPr="582D80BD">
        <w:rPr>
          <w:rFonts w:eastAsiaTheme="minorEastAsia"/>
        </w:rPr>
        <w:t>ll</w:t>
      </w:r>
      <w:r w:rsidRPr="582D80BD">
        <w:rPr>
          <w:rFonts w:eastAsiaTheme="minorEastAsia"/>
        </w:rPr>
        <w:t xml:space="preserve"> </w:t>
      </w:r>
      <w:r w:rsidR="002455F4" w:rsidRPr="582D80BD">
        <w:rPr>
          <w:rFonts w:eastAsiaTheme="minorEastAsia"/>
        </w:rPr>
        <w:t xml:space="preserve">requirements on </w:t>
      </w:r>
      <w:r w:rsidRPr="582D80BD">
        <w:rPr>
          <w:rFonts w:eastAsiaTheme="minorEastAsia"/>
        </w:rPr>
        <w:t xml:space="preserve">temperature, humidity and pressure parameters, involving the direct measurement on a </w:t>
      </w:r>
      <w:r w:rsidR="5026EA0A" w:rsidRPr="582D80BD">
        <w:rPr>
          <w:rFonts w:eastAsiaTheme="minorEastAsia"/>
        </w:rPr>
        <w:t>phantom</w:t>
      </w:r>
      <w:r w:rsidRPr="582D80BD">
        <w:rPr>
          <w:rFonts w:eastAsiaTheme="minorEastAsia"/>
        </w:rPr>
        <w:t xml:space="preserve"> that simulates the human head or body and exhibits the same absorption characteristics as human tissue.</w:t>
      </w:r>
    </w:p>
    <w:p w14:paraId="742C6B32" w14:textId="739B43EC" w:rsidR="0035634A" w:rsidRPr="00E95AAD" w:rsidRDefault="0035634A" w:rsidP="582D80BD">
      <w:pPr>
        <w:tabs>
          <w:tab w:val="clear" w:pos="794"/>
          <w:tab w:val="clear" w:pos="1191"/>
          <w:tab w:val="clear" w:pos="1588"/>
          <w:tab w:val="clear" w:pos="1985"/>
        </w:tabs>
        <w:overflowPunct/>
        <w:autoSpaceDE/>
        <w:autoSpaceDN/>
        <w:adjustRightInd/>
        <w:textAlignment w:val="auto"/>
        <w:rPr>
          <w:rFonts w:eastAsiaTheme="minorEastAsia"/>
        </w:rPr>
      </w:pPr>
      <w:r w:rsidRPr="582D80BD">
        <w:rPr>
          <w:rFonts w:eastAsiaTheme="minorEastAsia"/>
        </w:rPr>
        <w:t>5.2</w:t>
      </w:r>
      <w:r>
        <w:tab/>
      </w:r>
      <w:r w:rsidRPr="582D80BD">
        <w:rPr>
          <w:rFonts w:eastAsiaTheme="minorEastAsia"/>
        </w:rPr>
        <w:t>The DUT must be evaluated according to all the conditions allowed in the reference [IEC/IEEE 62209-1528]</w:t>
      </w:r>
      <w:r w:rsidR="0087069F" w:rsidRPr="582D80BD">
        <w:rPr>
          <w:rFonts w:eastAsiaTheme="minorEastAsia"/>
        </w:rPr>
        <w:t>, [IEC PAS 63446]</w:t>
      </w:r>
      <w:r w:rsidR="00542400" w:rsidRPr="582D80BD">
        <w:rPr>
          <w:rFonts w:eastAsiaTheme="minorEastAsia"/>
        </w:rPr>
        <w:t xml:space="preserve"> and </w:t>
      </w:r>
      <w:r w:rsidR="00542400">
        <w:t>[</w:t>
      </w:r>
      <w:r w:rsidR="0079757F" w:rsidRPr="582D80BD">
        <w:rPr>
          <w:color w:val="000000" w:themeColor="text1"/>
        </w:rPr>
        <w:t>IEC/IEEE 63195-1</w:t>
      </w:r>
      <w:r w:rsidR="00542400">
        <w:t>]</w:t>
      </w:r>
      <w:r w:rsidRPr="582D80BD">
        <w:rPr>
          <w:rFonts w:eastAsiaTheme="minorEastAsia"/>
        </w:rPr>
        <w:t xml:space="preserve"> standard</w:t>
      </w:r>
      <w:r w:rsidR="00542400" w:rsidRPr="582D80BD">
        <w:rPr>
          <w:rFonts w:eastAsiaTheme="minorEastAsia"/>
        </w:rPr>
        <w:t>s</w:t>
      </w:r>
      <w:r w:rsidRPr="582D80BD">
        <w:rPr>
          <w:rFonts w:eastAsiaTheme="minorEastAsia"/>
        </w:rPr>
        <w:t>, except for additional and specific conditions recommended in this Recommendation, for the evaluation of portable wireless communication devices operating in the radio frequency bands between 4 MHz</w:t>
      </w:r>
      <w:r w:rsidR="0094594A" w:rsidRPr="582D80BD">
        <w:rPr>
          <w:rFonts w:eastAsiaTheme="minorEastAsia"/>
        </w:rPr>
        <w:t xml:space="preserve"> </w:t>
      </w:r>
      <w:r w:rsidR="000637A2" w:rsidRPr="582D80BD">
        <w:rPr>
          <w:rFonts w:eastAsiaTheme="minorEastAsia"/>
        </w:rPr>
        <w:t>–</w:t>
      </w:r>
      <w:r w:rsidR="0094594A" w:rsidRPr="582D80BD">
        <w:rPr>
          <w:rFonts w:eastAsiaTheme="minorEastAsia"/>
        </w:rPr>
        <w:t xml:space="preserve"> </w:t>
      </w:r>
      <w:r w:rsidRPr="582D80BD">
        <w:rPr>
          <w:rFonts w:eastAsiaTheme="minorEastAsia"/>
        </w:rPr>
        <w:t>10</w:t>
      </w:r>
      <w:r w:rsidR="66E25828" w:rsidRPr="582D80BD">
        <w:rPr>
          <w:rFonts w:eastAsiaTheme="minorEastAsia"/>
        </w:rPr>
        <w:t xml:space="preserve"> </w:t>
      </w:r>
      <w:r w:rsidRPr="582D80BD">
        <w:rPr>
          <w:rFonts w:eastAsiaTheme="minorEastAsia"/>
        </w:rPr>
        <w:t>GHz</w:t>
      </w:r>
      <w:r w:rsidR="0079757F">
        <w:t xml:space="preserve"> </w:t>
      </w:r>
      <w:r w:rsidR="0079757F" w:rsidRPr="582D80BD">
        <w:rPr>
          <w:rFonts w:eastAsiaTheme="minorEastAsia"/>
        </w:rPr>
        <w:t xml:space="preserve">and 6 GHz </w:t>
      </w:r>
      <w:r w:rsidR="000637A2" w:rsidRPr="582D80BD">
        <w:rPr>
          <w:rFonts w:eastAsiaTheme="minorEastAsia"/>
        </w:rPr>
        <w:t>–</w:t>
      </w:r>
      <w:r w:rsidR="0079757F" w:rsidRPr="582D80BD">
        <w:rPr>
          <w:rFonts w:eastAsiaTheme="minorEastAsia"/>
        </w:rPr>
        <w:t xml:space="preserve"> 300</w:t>
      </w:r>
      <w:r w:rsidR="0621070E" w:rsidRPr="582D80BD">
        <w:rPr>
          <w:rFonts w:eastAsiaTheme="minorEastAsia"/>
        </w:rPr>
        <w:t xml:space="preserve"> </w:t>
      </w:r>
      <w:r w:rsidR="0079757F" w:rsidRPr="582D80BD">
        <w:rPr>
          <w:rFonts w:eastAsiaTheme="minorEastAsia"/>
        </w:rPr>
        <w:t>GHz, respectively</w:t>
      </w:r>
      <w:r w:rsidRPr="582D80BD">
        <w:rPr>
          <w:rFonts w:eastAsiaTheme="minorEastAsia"/>
        </w:rPr>
        <w:t>.</w:t>
      </w:r>
    </w:p>
    <w:p w14:paraId="67196455" w14:textId="77777777" w:rsidR="0035634A" w:rsidRPr="00E95AAD" w:rsidRDefault="0035634A" w:rsidP="00B85E78">
      <w:pPr>
        <w:tabs>
          <w:tab w:val="clear" w:pos="794"/>
          <w:tab w:val="clear" w:pos="1191"/>
          <w:tab w:val="clear" w:pos="1588"/>
          <w:tab w:val="clear" w:pos="1985"/>
        </w:tabs>
        <w:overflowPunct/>
        <w:autoSpaceDE/>
        <w:autoSpaceDN/>
        <w:adjustRightInd/>
        <w:textAlignment w:val="auto"/>
        <w:rPr>
          <w:rFonts w:eastAsiaTheme="minorEastAsia"/>
          <w:szCs w:val="24"/>
        </w:rPr>
      </w:pPr>
      <w:r w:rsidRPr="00E95AAD">
        <w:rPr>
          <w:rFonts w:eastAsiaTheme="minorEastAsia"/>
          <w:szCs w:val="24"/>
        </w:rPr>
        <w:lastRenderedPageBreak/>
        <w:t>5.3</w:t>
      </w:r>
      <w:r w:rsidRPr="00E95AAD">
        <w:rPr>
          <w:rFonts w:eastAsiaTheme="minorEastAsia"/>
          <w:szCs w:val="24"/>
        </w:rPr>
        <w:tab/>
        <w:t>The sample submitted for the conformity assessment must be representative of the model in production, in the configurations and software and hardware versions of the product that will be distributed on the market, include complementary accessories and compatible auxiliary devices for carrying out all tests complementary to the assessment of DUT compliance.</w:t>
      </w:r>
    </w:p>
    <w:p w14:paraId="542B04CB" w14:textId="656527BC" w:rsidR="0035634A" w:rsidRPr="00E95AAD" w:rsidRDefault="3EC57EA1" w:rsidP="582D80BD">
      <w:pPr>
        <w:tabs>
          <w:tab w:val="clear" w:pos="794"/>
          <w:tab w:val="clear" w:pos="1191"/>
          <w:tab w:val="clear" w:pos="1588"/>
          <w:tab w:val="clear" w:pos="1985"/>
        </w:tabs>
        <w:overflowPunct/>
        <w:autoSpaceDE/>
        <w:autoSpaceDN/>
        <w:adjustRightInd/>
        <w:textAlignment w:val="auto"/>
        <w:rPr>
          <w:rFonts w:eastAsiaTheme="minorEastAsia"/>
        </w:rPr>
      </w:pPr>
      <w:r w:rsidRPr="582D80BD">
        <w:rPr>
          <w:rFonts w:eastAsiaTheme="minorEastAsia"/>
        </w:rPr>
        <w:t xml:space="preserve">5.4 </w:t>
      </w:r>
      <w:r>
        <w:tab/>
      </w:r>
      <w:r w:rsidRPr="582D80BD">
        <w:rPr>
          <w:rFonts w:eastAsiaTheme="minorEastAsia"/>
        </w:rPr>
        <w:t xml:space="preserve">The values of the basic restrictions for limiting human exposure to RF-EMF by the </w:t>
      </w:r>
      <w:r w:rsidR="007E4C01" w:rsidRPr="582D80BD">
        <w:rPr>
          <w:rFonts w:eastAsiaTheme="minorEastAsia"/>
        </w:rPr>
        <w:t xml:space="preserve">peak spatial average </w:t>
      </w:r>
      <w:r w:rsidRPr="582D80BD">
        <w:rPr>
          <w:rFonts w:eastAsiaTheme="minorEastAsia"/>
        </w:rPr>
        <w:t xml:space="preserve">SAR </w:t>
      </w:r>
      <w:r w:rsidR="5C5F4915" w:rsidRPr="582D80BD">
        <w:rPr>
          <w:rFonts w:eastAsiaTheme="minorEastAsia"/>
        </w:rPr>
        <w:t xml:space="preserve">or </w:t>
      </w:r>
      <w:r w:rsidR="007E4C01" w:rsidRPr="582D80BD">
        <w:rPr>
          <w:rFonts w:eastAsiaTheme="minorEastAsia"/>
        </w:rPr>
        <w:t xml:space="preserve">peak spatial average </w:t>
      </w:r>
      <w:r w:rsidR="6292C92A" w:rsidRPr="582D80BD">
        <w:rPr>
          <w:rFonts w:eastAsiaTheme="minorEastAsia"/>
        </w:rPr>
        <w:t>APD</w:t>
      </w:r>
      <w:r w:rsidR="5C5F4915" w:rsidRPr="582D80BD">
        <w:rPr>
          <w:rFonts w:eastAsiaTheme="minorEastAsia"/>
        </w:rPr>
        <w:t xml:space="preserve">, or the reference levels of the </w:t>
      </w:r>
      <w:r w:rsidR="007E4C01" w:rsidRPr="582D80BD">
        <w:rPr>
          <w:rFonts w:eastAsiaTheme="minorEastAsia"/>
        </w:rPr>
        <w:t xml:space="preserve">peak spatial average </w:t>
      </w:r>
      <w:r w:rsidR="4F355D41" w:rsidRPr="582D80BD">
        <w:rPr>
          <w:rFonts w:eastAsiaTheme="minorEastAsia"/>
        </w:rPr>
        <w:t>IPD</w:t>
      </w:r>
      <w:r w:rsidR="5C5F4915" w:rsidRPr="582D80BD">
        <w:rPr>
          <w:rFonts w:eastAsiaTheme="minorEastAsia"/>
        </w:rPr>
        <w:t xml:space="preserve">, </w:t>
      </w:r>
      <w:r w:rsidRPr="582D80BD">
        <w:rPr>
          <w:rFonts w:eastAsiaTheme="minorEastAsia"/>
        </w:rPr>
        <w:t xml:space="preserve">on the entire human body and those located for the head, trunk and limbs are established in the normative ICNIRP-2020 </w:t>
      </w:r>
      <w:r w:rsidR="146739FC" w:rsidRPr="582D80BD">
        <w:rPr>
          <w:rFonts w:eastAsiaTheme="minorEastAsia"/>
        </w:rPr>
        <w:t xml:space="preserve">guideline </w:t>
      </w:r>
      <w:r w:rsidRPr="582D80BD">
        <w:rPr>
          <w:rFonts w:eastAsiaTheme="minorEastAsia"/>
        </w:rPr>
        <w:t xml:space="preserve">or in the normative </w:t>
      </w:r>
      <w:r w:rsidR="146739FC" w:rsidRPr="582D80BD">
        <w:rPr>
          <w:rFonts w:eastAsiaTheme="minorEastAsia"/>
        </w:rPr>
        <w:t xml:space="preserve">guideline </w:t>
      </w:r>
      <w:r w:rsidRPr="582D80BD">
        <w:rPr>
          <w:rFonts w:eastAsiaTheme="minorEastAsia"/>
        </w:rPr>
        <w:t xml:space="preserve">that may </w:t>
      </w:r>
      <w:r w:rsidR="0313C587" w:rsidRPr="582D80BD">
        <w:rPr>
          <w:rFonts w:eastAsiaTheme="minorEastAsia"/>
        </w:rPr>
        <w:t>supersede</w:t>
      </w:r>
      <w:r w:rsidRPr="582D80BD">
        <w:rPr>
          <w:rFonts w:eastAsiaTheme="minorEastAsia"/>
        </w:rPr>
        <w:t xml:space="preserve"> it.</w:t>
      </w:r>
    </w:p>
    <w:p w14:paraId="1163B983" w14:textId="3E6E29BA" w:rsidR="0035634A" w:rsidRPr="00E95AAD" w:rsidRDefault="3EC57EA1" w:rsidP="4640E4F0">
      <w:pPr>
        <w:tabs>
          <w:tab w:val="clear" w:pos="794"/>
          <w:tab w:val="clear" w:pos="1191"/>
          <w:tab w:val="clear" w:pos="1588"/>
          <w:tab w:val="clear" w:pos="1985"/>
        </w:tabs>
        <w:overflowPunct/>
        <w:autoSpaceDE/>
        <w:autoSpaceDN/>
        <w:adjustRightInd/>
        <w:textAlignment w:val="auto"/>
        <w:rPr>
          <w:rFonts w:eastAsiaTheme="minorEastAsia"/>
        </w:rPr>
      </w:pPr>
      <w:r w:rsidRPr="4640E4F0">
        <w:rPr>
          <w:rFonts w:eastAsiaTheme="minorEastAsia"/>
        </w:rPr>
        <w:t>5.5</w:t>
      </w:r>
      <w:r w:rsidR="0035634A">
        <w:tab/>
      </w:r>
      <w:r w:rsidRPr="4640E4F0">
        <w:rPr>
          <w:rFonts w:eastAsiaTheme="minorEastAsia"/>
        </w:rPr>
        <w:t xml:space="preserve">Suppliers of wireless communication devices subject to exposure assessment should inform, with emphasis, in the operation manual or on the product packaging, compliance with the limits and the maximum measured value of the SAR and </w:t>
      </w:r>
      <w:r w:rsidR="6C8AD752" w:rsidRPr="4640E4F0">
        <w:rPr>
          <w:rFonts w:eastAsiaTheme="minorEastAsia"/>
        </w:rPr>
        <w:t>APD</w:t>
      </w:r>
      <w:r w:rsidR="5C5F4915">
        <w:t xml:space="preserve"> </w:t>
      </w:r>
      <w:r w:rsidR="5C5F4915" w:rsidRPr="4640E4F0">
        <w:rPr>
          <w:rFonts w:eastAsiaTheme="minorEastAsia"/>
        </w:rPr>
        <w:t xml:space="preserve">or </w:t>
      </w:r>
      <w:r w:rsidR="6C8AD752" w:rsidRPr="4640E4F0">
        <w:rPr>
          <w:rFonts w:eastAsiaTheme="minorEastAsia"/>
        </w:rPr>
        <w:t>IPD</w:t>
      </w:r>
      <w:r w:rsidR="5C5F4915" w:rsidRPr="4640E4F0">
        <w:rPr>
          <w:rFonts w:eastAsiaTheme="minorEastAsia"/>
        </w:rPr>
        <w:t xml:space="preserve">, </w:t>
      </w:r>
      <w:r w:rsidRPr="4640E4F0">
        <w:rPr>
          <w:rFonts w:eastAsiaTheme="minorEastAsia"/>
        </w:rPr>
        <w:t>referring to exposure located on the head and trunk, when applicable.</w:t>
      </w:r>
    </w:p>
    <w:p w14:paraId="341CF26F" w14:textId="0281EABB" w:rsidR="00843C68" w:rsidRPr="00605C85" w:rsidRDefault="00605C85" w:rsidP="00B85E78">
      <w:pPr>
        <w:keepNext/>
        <w:keepLines/>
        <w:spacing w:before="360"/>
        <w:ind w:left="794" w:hanging="794"/>
        <w:outlineLvl w:val="0"/>
        <w:rPr>
          <w:b/>
        </w:rPr>
      </w:pPr>
      <w:r w:rsidRPr="00605C85">
        <w:rPr>
          <w:b/>
        </w:rPr>
        <w:t>6</w:t>
      </w:r>
      <w:r w:rsidRPr="00605C85">
        <w:rPr>
          <w:b/>
        </w:rPr>
        <w:tab/>
        <w:t>General characteristics of typical wireless communication devices operated in proximity of human body</w:t>
      </w:r>
    </w:p>
    <w:p w14:paraId="5B04A428" w14:textId="6231EC0D" w:rsidR="005E41C9" w:rsidRDefault="3EC57EA1" w:rsidP="582D80BD">
      <w:pPr>
        <w:tabs>
          <w:tab w:val="clear" w:pos="794"/>
          <w:tab w:val="clear" w:pos="1191"/>
          <w:tab w:val="clear" w:pos="1588"/>
          <w:tab w:val="clear" w:pos="1985"/>
        </w:tabs>
        <w:overflowPunct/>
        <w:autoSpaceDE/>
        <w:autoSpaceDN/>
        <w:adjustRightInd/>
        <w:textAlignment w:val="auto"/>
        <w:rPr>
          <w:rFonts w:eastAsiaTheme="minorEastAsia"/>
        </w:rPr>
      </w:pPr>
      <w:r w:rsidRPr="582D80BD">
        <w:rPr>
          <w:rFonts w:eastAsiaTheme="minorEastAsia"/>
        </w:rPr>
        <w:t xml:space="preserve">6.1 </w:t>
      </w:r>
      <w:r>
        <w:tab/>
      </w:r>
      <w:r w:rsidR="174E6A62" w:rsidRPr="582D80BD">
        <w:rPr>
          <w:rFonts w:eastAsiaTheme="minorEastAsia"/>
        </w:rPr>
        <w:t>M</w:t>
      </w:r>
      <w:r w:rsidRPr="582D80BD">
        <w:rPr>
          <w:rFonts w:eastAsiaTheme="minorEastAsia"/>
        </w:rPr>
        <w:t xml:space="preserve">easurements under conditions where the manufacturer recommends using the product at a specific distance away from the body should be taken up to a maximum distance from any part of the human body </w:t>
      </w:r>
      <w:r w:rsidR="33BE5419" w:rsidRPr="582D80BD">
        <w:rPr>
          <w:rFonts w:eastAsiaTheme="minorEastAsia"/>
        </w:rPr>
        <w:t>established</w:t>
      </w:r>
      <w:r w:rsidRPr="582D80BD">
        <w:rPr>
          <w:rFonts w:eastAsiaTheme="minorEastAsia"/>
        </w:rPr>
        <w:t xml:space="preserve"> by the compliance program responsible administration, up to the maximum limit defined in the reference </w:t>
      </w:r>
      <w:r w:rsidR="5686ACF1" w:rsidRPr="582D80BD">
        <w:rPr>
          <w:rFonts w:eastAsiaTheme="minorEastAsia"/>
        </w:rPr>
        <w:t>[</w:t>
      </w:r>
      <w:r w:rsidRPr="582D80BD">
        <w:rPr>
          <w:rFonts w:eastAsiaTheme="minorEastAsia"/>
        </w:rPr>
        <w:t>IEC/IEEE 62209-1528</w:t>
      </w:r>
      <w:r w:rsidR="5686ACF1" w:rsidRPr="582D80BD">
        <w:rPr>
          <w:rFonts w:eastAsiaTheme="minorEastAsia"/>
        </w:rPr>
        <w:t>]</w:t>
      </w:r>
      <w:r w:rsidR="7FB4AFEE" w:rsidRPr="582D80BD">
        <w:rPr>
          <w:rFonts w:eastAsiaTheme="minorEastAsia"/>
        </w:rPr>
        <w:t>, [IEC</w:t>
      </w:r>
      <w:r w:rsidR="7FB4AFEE">
        <w:t xml:space="preserve"> </w:t>
      </w:r>
      <w:r w:rsidR="7FB4AFEE" w:rsidRPr="582D80BD">
        <w:rPr>
          <w:rFonts w:eastAsiaTheme="minorEastAsia"/>
        </w:rPr>
        <w:t>PAS 63446]</w:t>
      </w:r>
      <w:r w:rsidR="5C5F4915">
        <w:t xml:space="preserve"> </w:t>
      </w:r>
      <w:r w:rsidR="5C5F4915" w:rsidRPr="582D80BD">
        <w:rPr>
          <w:rFonts w:eastAsiaTheme="minorEastAsia"/>
        </w:rPr>
        <w:t xml:space="preserve">and </w:t>
      </w:r>
      <w:r w:rsidR="1F58A48D" w:rsidRPr="582D80BD">
        <w:rPr>
          <w:rFonts w:eastAsiaTheme="minorEastAsia"/>
        </w:rPr>
        <w:t>[</w:t>
      </w:r>
      <w:r w:rsidR="5C5F4915" w:rsidRPr="582D80BD">
        <w:rPr>
          <w:rFonts w:eastAsiaTheme="minorEastAsia"/>
        </w:rPr>
        <w:t>IEC/IEEE 63195-1</w:t>
      </w:r>
      <w:r w:rsidR="5605C0A4" w:rsidRPr="582D80BD">
        <w:rPr>
          <w:rFonts w:eastAsiaTheme="minorEastAsia"/>
        </w:rPr>
        <w:t>]</w:t>
      </w:r>
      <w:r w:rsidR="5C5F4915" w:rsidRPr="582D80BD">
        <w:rPr>
          <w:rFonts w:eastAsiaTheme="minorEastAsia"/>
        </w:rPr>
        <w:t xml:space="preserve"> </w:t>
      </w:r>
      <w:r w:rsidRPr="582D80BD">
        <w:rPr>
          <w:rFonts w:eastAsiaTheme="minorEastAsia"/>
        </w:rPr>
        <w:t>standard</w:t>
      </w:r>
      <w:r w:rsidR="5C5F4915" w:rsidRPr="582D80BD">
        <w:rPr>
          <w:rFonts w:eastAsiaTheme="minorEastAsia"/>
        </w:rPr>
        <w:t>s</w:t>
      </w:r>
      <w:r w:rsidRPr="582D80BD">
        <w:rPr>
          <w:rFonts w:eastAsiaTheme="minorEastAsia"/>
        </w:rPr>
        <w:t xml:space="preserve"> for the SAR</w:t>
      </w:r>
      <w:r w:rsidR="7FB4AFEE" w:rsidRPr="582D80BD">
        <w:rPr>
          <w:rFonts w:eastAsiaTheme="minorEastAsia"/>
        </w:rPr>
        <w:t xml:space="preserve">, </w:t>
      </w:r>
      <w:r w:rsidR="368642BE" w:rsidRPr="582D80BD">
        <w:rPr>
          <w:rFonts w:eastAsiaTheme="minorEastAsia"/>
        </w:rPr>
        <w:t>APD</w:t>
      </w:r>
      <w:r w:rsidR="7FB4AFEE" w:rsidRPr="582D80BD">
        <w:rPr>
          <w:rFonts w:eastAsiaTheme="minorEastAsia"/>
        </w:rPr>
        <w:t xml:space="preserve"> </w:t>
      </w:r>
      <w:r w:rsidR="5C5F4915" w:rsidRPr="582D80BD">
        <w:rPr>
          <w:rFonts w:eastAsiaTheme="minorEastAsia"/>
        </w:rPr>
        <w:t xml:space="preserve">and </w:t>
      </w:r>
      <w:r w:rsidR="368642BE" w:rsidRPr="582D80BD">
        <w:rPr>
          <w:rFonts w:eastAsiaTheme="minorEastAsia"/>
        </w:rPr>
        <w:t>IPD</w:t>
      </w:r>
      <w:r w:rsidR="5C5F4915" w:rsidRPr="582D80BD">
        <w:rPr>
          <w:rFonts w:eastAsiaTheme="minorEastAsia"/>
        </w:rPr>
        <w:t xml:space="preserve"> </w:t>
      </w:r>
      <w:r w:rsidRPr="582D80BD">
        <w:rPr>
          <w:rFonts w:eastAsiaTheme="minorEastAsia"/>
        </w:rPr>
        <w:t>assess</w:t>
      </w:r>
      <w:r w:rsidR="368642BE" w:rsidRPr="582D80BD">
        <w:rPr>
          <w:rFonts w:eastAsiaTheme="minorEastAsia"/>
        </w:rPr>
        <w:t>ment</w:t>
      </w:r>
      <w:r w:rsidRPr="582D80BD">
        <w:rPr>
          <w:rFonts w:eastAsiaTheme="minorEastAsia"/>
        </w:rPr>
        <w:t xml:space="preserve"> purposes.</w:t>
      </w:r>
    </w:p>
    <w:p w14:paraId="1DD97132" w14:textId="240B76F8" w:rsidR="006E3389" w:rsidRDefault="222C4945" w:rsidP="4640E4F0">
      <w:pPr>
        <w:tabs>
          <w:tab w:val="clear" w:pos="794"/>
          <w:tab w:val="clear" w:pos="1191"/>
          <w:tab w:val="clear" w:pos="1588"/>
          <w:tab w:val="clear" w:pos="1985"/>
        </w:tabs>
        <w:overflowPunct/>
        <w:autoSpaceDE/>
        <w:autoSpaceDN/>
        <w:adjustRightInd/>
        <w:textAlignment w:val="auto"/>
        <w:rPr>
          <w:rFonts w:eastAsiaTheme="minorEastAsia"/>
        </w:rPr>
      </w:pPr>
      <w:r w:rsidRPr="4640E4F0">
        <w:rPr>
          <w:rFonts w:eastAsiaTheme="minorEastAsia"/>
        </w:rPr>
        <w:t>6.2</w:t>
      </w:r>
      <w:r w:rsidR="006E3389">
        <w:tab/>
      </w:r>
      <w:r w:rsidRPr="4640E4F0">
        <w:rPr>
          <w:rFonts w:eastAsiaTheme="minorEastAsia"/>
        </w:rPr>
        <w:t xml:space="preserve">For portable wireless communications devices where the assessment is carried out at a distance from any part of the human body, based on manufacturer recommendations about the product usage, it is recommended that SAR measurements for devices operating close to the body should be measured with a distance not </w:t>
      </w:r>
      <w:r w:rsidR="75A7BE38" w:rsidRPr="4640E4F0">
        <w:rPr>
          <w:rFonts w:eastAsiaTheme="minorEastAsia"/>
        </w:rPr>
        <w:t>larger than</w:t>
      </w:r>
      <w:r w:rsidRPr="4640E4F0">
        <w:rPr>
          <w:rFonts w:eastAsiaTheme="minorEastAsia"/>
        </w:rPr>
        <w:t xml:space="preserve"> 15 mm from the phantom, considering that this type of product is typically used next </w:t>
      </w:r>
      <w:r w:rsidR="75A7BE38" w:rsidRPr="4640E4F0">
        <w:rPr>
          <w:rFonts w:eastAsiaTheme="minorEastAsia"/>
        </w:rPr>
        <w:t xml:space="preserve">to </w:t>
      </w:r>
      <w:r w:rsidRPr="4640E4F0">
        <w:rPr>
          <w:rFonts w:eastAsiaTheme="minorEastAsia"/>
        </w:rPr>
        <w:t xml:space="preserve">the user and the level of emission is substantially affected </w:t>
      </w:r>
      <w:r w:rsidR="75A7BE38" w:rsidRPr="4640E4F0">
        <w:rPr>
          <w:rFonts w:eastAsiaTheme="minorEastAsia"/>
        </w:rPr>
        <w:t xml:space="preserve">by </w:t>
      </w:r>
      <w:r w:rsidRPr="4640E4F0">
        <w:rPr>
          <w:rFonts w:eastAsiaTheme="minorEastAsia"/>
        </w:rPr>
        <w:t>this coupling between the phantom and the device and may not represent the real overall exposure.</w:t>
      </w:r>
    </w:p>
    <w:p w14:paraId="0339026D" w14:textId="6BC23069" w:rsidR="0035634A" w:rsidRPr="00E95AAD" w:rsidRDefault="3EC57EA1" w:rsidP="582D80BD">
      <w:pPr>
        <w:tabs>
          <w:tab w:val="clear" w:pos="794"/>
          <w:tab w:val="clear" w:pos="1191"/>
          <w:tab w:val="clear" w:pos="1588"/>
          <w:tab w:val="clear" w:pos="1985"/>
        </w:tabs>
        <w:overflowPunct/>
        <w:autoSpaceDE/>
        <w:autoSpaceDN/>
        <w:adjustRightInd/>
        <w:textAlignment w:val="auto"/>
        <w:rPr>
          <w:rFonts w:eastAsiaTheme="minorEastAsia"/>
        </w:rPr>
      </w:pPr>
      <w:r w:rsidRPr="582D80BD">
        <w:rPr>
          <w:rFonts w:eastAsiaTheme="minorEastAsia"/>
        </w:rPr>
        <w:t>6.</w:t>
      </w:r>
      <w:r w:rsidR="3D8D033A" w:rsidRPr="582D80BD">
        <w:rPr>
          <w:rFonts w:eastAsiaTheme="minorEastAsia"/>
        </w:rPr>
        <w:t xml:space="preserve">3 </w:t>
      </w:r>
      <w:r>
        <w:tab/>
      </w:r>
      <w:r w:rsidRPr="582D80BD">
        <w:rPr>
          <w:rFonts w:eastAsiaTheme="minorEastAsia"/>
        </w:rPr>
        <w:t xml:space="preserve">Nevertheless the definition of the </w:t>
      </w:r>
      <w:r w:rsidR="7FB4AFEE" w:rsidRPr="582D80BD">
        <w:rPr>
          <w:rFonts w:eastAsiaTheme="minorEastAsia"/>
        </w:rPr>
        <w:t>RF</w:t>
      </w:r>
      <w:r w:rsidRPr="582D80BD">
        <w:rPr>
          <w:rFonts w:eastAsiaTheme="minorEastAsia"/>
        </w:rPr>
        <w:t xml:space="preserve"> band from 4 MHz to 10 GHz by the </w:t>
      </w:r>
      <w:r w:rsidR="31AB0C65" w:rsidRPr="582D80BD">
        <w:rPr>
          <w:rFonts w:eastAsiaTheme="minorEastAsia"/>
        </w:rPr>
        <w:t>[</w:t>
      </w:r>
      <w:r w:rsidRPr="582D80BD">
        <w:rPr>
          <w:rFonts w:eastAsiaTheme="minorEastAsia"/>
        </w:rPr>
        <w:t>IEC/IEEE 62209-1528</w:t>
      </w:r>
      <w:r w:rsidR="31AB0C65" w:rsidRPr="582D80BD">
        <w:rPr>
          <w:rFonts w:eastAsiaTheme="minorEastAsia"/>
        </w:rPr>
        <w:t>]</w:t>
      </w:r>
      <w:r w:rsidRPr="582D80BD">
        <w:rPr>
          <w:rFonts w:eastAsiaTheme="minorEastAsia"/>
        </w:rPr>
        <w:t xml:space="preserve"> standard, the test procedures for evaluating SAR must be performed in the range from 4 MHz to 6 GHz and evaluated by the limits of </w:t>
      </w:r>
      <w:r w:rsidR="2CFF36A2" w:rsidRPr="582D80BD">
        <w:rPr>
          <w:rFonts w:eastAsiaTheme="minorEastAsia"/>
        </w:rPr>
        <w:t>APD</w:t>
      </w:r>
      <w:r w:rsidRPr="582D80BD">
        <w:rPr>
          <w:rFonts w:eastAsiaTheme="minorEastAsia"/>
        </w:rPr>
        <w:t xml:space="preserve"> at bands </w:t>
      </w:r>
      <w:r w:rsidR="709CD9B0" w:rsidRPr="582D80BD">
        <w:rPr>
          <w:rFonts w:eastAsiaTheme="minorEastAsia"/>
        </w:rPr>
        <w:t xml:space="preserve">at </w:t>
      </w:r>
      <w:r w:rsidRPr="582D80BD">
        <w:rPr>
          <w:rFonts w:eastAsiaTheme="minorEastAsia"/>
        </w:rPr>
        <w:t>6</w:t>
      </w:r>
      <w:r w:rsidR="1A3504FC" w:rsidRPr="582D80BD">
        <w:rPr>
          <w:rFonts w:eastAsiaTheme="minorEastAsia"/>
        </w:rPr>
        <w:t xml:space="preserve"> </w:t>
      </w:r>
      <w:r w:rsidRPr="582D80BD">
        <w:rPr>
          <w:rFonts w:eastAsiaTheme="minorEastAsia"/>
        </w:rPr>
        <w:t>GHz</w:t>
      </w:r>
      <w:r w:rsidR="709CD9B0" w:rsidRPr="582D80BD">
        <w:rPr>
          <w:rFonts w:eastAsiaTheme="minorEastAsia"/>
        </w:rPr>
        <w:t xml:space="preserve"> to 10 GHz</w:t>
      </w:r>
      <w:r w:rsidRPr="582D80BD">
        <w:rPr>
          <w:rFonts w:eastAsiaTheme="minorEastAsia"/>
        </w:rPr>
        <w:t xml:space="preserve"> as it is the appropriate metric for assessing the compliance of exposures associated with RF-EMF.</w:t>
      </w:r>
      <w:r w:rsidR="709CD9B0" w:rsidRPr="582D80BD">
        <w:rPr>
          <w:rFonts w:eastAsiaTheme="minorEastAsia"/>
        </w:rPr>
        <w:t xml:space="preserve"> At frequency bands between 10 GHz and 300 GHz, either evaluation by the limits of </w:t>
      </w:r>
      <w:r w:rsidR="75A7BE38" w:rsidRPr="582D80BD">
        <w:rPr>
          <w:rFonts w:eastAsiaTheme="minorEastAsia"/>
        </w:rPr>
        <w:t xml:space="preserve">the </w:t>
      </w:r>
      <w:r w:rsidR="709CD9B0" w:rsidRPr="582D80BD">
        <w:rPr>
          <w:rFonts w:eastAsiaTheme="minorEastAsia"/>
        </w:rPr>
        <w:t xml:space="preserve">reference level </w:t>
      </w:r>
      <w:r w:rsidR="2CFF36A2" w:rsidRPr="582D80BD">
        <w:rPr>
          <w:rFonts w:eastAsiaTheme="minorEastAsia"/>
        </w:rPr>
        <w:t>IPD</w:t>
      </w:r>
      <w:r w:rsidR="709CD9B0" w:rsidRPr="582D80BD">
        <w:rPr>
          <w:rFonts w:eastAsiaTheme="minorEastAsia"/>
        </w:rPr>
        <w:t xml:space="preserve"> or </w:t>
      </w:r>
      <w:r w:rsidR="75A7BE38" w:rsidRPr="582D80BD">
        <w:rPr>
          <w:rFonts w:eastAsiaTheme="minorEastAsia"/>
        </w:rPr>
        <w:t xml:space="preserve">the </w:t>
      </w:r>
      <w:r w:rsidR="709CD9B0" w:rsidRPr="582D80BD">
        <w:rPr>
          <w:rFonts w:eastAsiaTheme="minorEastAsia"/>
        </w:rPr>
        <w:t xml:space="preserve">basic restriction of </w:t>
      </w:r>
      <w:r w:rsidR="2CFF36A2" w:rsidRPr="582D80BD">
        <w:rPr>
          <w:rFonts w:eastAsiaTheme="minorEastAsia"/>
        </w:rPr>
        <w:t>APD</w:t>
      </w:r>
      <w:r w:rsidR="709CD9B0" w:rsidRPr="582D80BD">
        <w:rPr>
          <w:rFonts w:eastAsiaTheme="minorEastAsia"/>
        </w:rPr>
        <w:t xml:space="preserve"> must be performed.</w:t>
      </w:r>
    </w:p>
    <w:p w14:paraId="54109D10" w14:textId="021A693F" w:rsidR="00843C68" w:rsidRPr="00605C85" w:rsidRDefault="00605C85" w:rsidP="00B85E78">
      <w:pPr>
        <w:keepNext/>
        <w:keepLines/>
        <w:spacing w:before="360"/>
        <w:ind w:left="794" w:hanging="794"/>
        <w:outlineLvl w:val="0"/>
        <w:rPr>
          <w:b/>
        </w:rPr>
      </w:pPr>
      <w:r w:rsidRPr="00605C85">
        <w:rPr>
          <w:b/>
        </w:rPr>
        <w:t>7</w:t>
      </w:r>
      <w:r w:rsidRPr="00605C85">
        <w:rPr>
          <w:b/>
        </w:rPr>
        <w:tab/>
        <w:t>Physical quantities for demonstrating compliance to safe exposure limits</w:t>
      </w:r>
    </w:p>
    <w:p w14:paraId="77452F21" w14:textId="170CFFC1" w:rsidR="00605C85" w:rsidRPr="00605C85" w:rsidRDefault="7E295DEA" w:rsidP="582D80BD">
      <w:p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lang w:eastAsia="ja-JP"/>
        </w:rPr>
        <w:t>7.1</w:t>
      </w:r>
      <w:r>
        <w:tab/>
      </w:r>
      <w:r w:rsidR="4CC82AA8" w:rsidRPr="582D80BD">
        <w:rPr>
          <w:rFonts w:eastAsiaTheme="minorEastAsia"/>
          <w:lang w:eastAsia="ja-JP"/>
        </w:rPr>
        <w:t>W</w:t>
      </w:r>
      <w:r w:rsidR="62399353" w:rsidRPr="582D80BD">
        <w:rPr>
          <w:rFonts w:eastAsiaTheme="minorEastAsia"/>
          <w:lang w:eastAsia="ja-JP"/>
        </w:rPr>
        <w:t>ireless communication devices, such as hand-held devices (mobile phones, two-way radios, tablets), laptops, desktop computers and body-mounted wireless devices</w:t>
      </w:r>
      <w:r w:rsidR="0EC8A786" w:rsidRPr="582D80BD">
        <w:rPr>
          <w:rFonts w:eastAsiaTheme="minorEastAsia"/>
          <w:lang w:eastAsia="ja-JP"/>
        </w:rPr>
        <w:t>,</w:t>
      </w:r>
      <w:r w:rsidR="62399353" w:rsidRPr="582D80BD">
        <w:rPr>
          <w:rFonts w:eastAsiaTheme="minorEastAsia"/>
          <w:lang w:eastAsia="ja-JP"/>
        </w:rPr>
        <w:t xml:space="preserve"> are characterized by either SAR, </w:t>
      </w:r>
      <w:r w:rsidR="2CFF36A2" w:rsidRPr="582D80BD">
        <w:rPr>
          <w:rFonts w:eastAsiaTheme="minorEastAsia"/>
          <w:lang w:eastAsia="ja-JP"/>
        </w:rPr>
        <w:t>IPD</w:t>
      </w:r>
      <w:r w:rsidR="3A14DB41" w:rsidRPr="582D80BD">
        <w:rPr>
          <w:rFonts w:eastAsiaTheme="minorEastAsia"/>
          <w:lang w:eastAsia="ja-JP"/>
        </w:rPr>
        <w:t>,</w:t>
      </w:r>
      <w:r w:rsidR="62399353" w:rsidRPr="582D80BD">
        <w:rPr>
          <w:rFonts w:eastAsiaTheme="minorEastAsia"/>
          <w:lang w:eastAsia="ja-JP"/>
        </w:rPr>
        <w:t xml:space="preserve"> or </w:t>
      </w:r>
      <w:r w:rsidR="2CFF36A2" w:rsidRPr="582D80BD">
        <w:rPr>
          <w:rFonts w:eastAsiaTheme="minorEastAsia"/>
          <w:lang w:eastAsia="ja-JP"/>
        </w:rPr>
        <w:t>APD</w:t>
      </w:r>
      <w:r w:rsidR="7FB4AFEE" w:rsidRPr="582D80BD">
        <w:rPr>
          <w:rFonts w:eastAsiaTheme="minorEastAsia"/>
        </w:rPr>
        <w:t xml:space="preserve"> </w:t>
      </w:r>
      <w:r w:rsidR="62399353" w:rsidRPr="582D80BD">
        <w:rPr>
          <w:rFonts w:eastAsiaTheme="minorEastAsia"/>
          <w:lang w:eastAsia="ja-JP"/>
        </w:rPr>
        <w:t>evaluation.</w:t>
      </w:r>
    </w:p>
    <w:p w14:paraId="2468C53A" w14:textId="2E547215" w:rsidR="00E8146D" w:rsidRDefault="7E295DEA" w:rsidP="582D80BD">
      <w:p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lang w:val="en-US" w:eastAsia="ja-JP"/>
        </w:rPr>
        <w:t xml:space="preserve">7.2 </w:t>
      </w:r>
      <w:r>
        <w:tab/>
      </w:r>
      <w:r w:rsidR="62399353" w:rsidRPr="582D80BD">
        <w:rPr>
          <w:rFonts w:eastAsiaTheme="minorEastAsia"/>
          <w:lang w:val="en-US" w:eastAsia="ja-JP"/>
        </w:rPr>
        <w:t xml:space="preserve">As per the ICNIRP 2020 guidelines for limiting exposure to </w:t>
      </w:r>
      <w:r w:rsidR="009259FC" w:rsidRPr="582D80BD">
        <w:rPr>
          <w:rFonts w:eastAsiaTheme="minorEastAsia"/>
          <w:lang w:val="en-US" w:eastAsia="ja-JP"/>
        </w:rPr>
        <w:t>e</w:t>
      </w:r>
      <w:r w:rsidR="62399353" w:rsidRPr="582D80BD">
        <w:rPr>
          <w:rFonts w:eastAsiaTheme="minorEastAsia"/>
          <w:lang w:val="en-US" w:eastAsia="ja-JP"/>
        </w:rPr>
        <w:t>lectromagnetic fields</w:t>
      </w:r>
      <w:r w:rsidR="62399353" w:rsidRPr="582D80BD">
        <w:rPr>
          <w:rFonts w:eastAsiaTheme="minorEastAsia"/>
          <w:lang w:eastAsia="ja-JP"/>
        </w:rPr>
        <w:t xml:space="preserve"> for frequencies of operation below about 6 GHz, where the EMF penetrate</w:t>
      </w:r>
      <w:r w:rsidR="60D8A767" w:rsidRPr="582D80BD">
        <w:rPr>
          <w:rFonts w:eastAsiaTheme="minorEastAsia"/>
          <w:lang w:eastAsia="ja-JP"/>
        </w:rPr>
        <w:t>s</w:t>
      </w:r>
      <w:r w:rsidR="62399353" w:rsidRPr="582D80BD">
        <w:rPr>
          <w:rFonts w:eastAsiaTheme="minorEastAsia"/>
          <w:lang w:eastAsia="ja-JP"/>
        </w:rPr>
        <w:t xml:space="preserve"> deep into tissue, </w:t>
      </w:r>
      <w:r w:rsidR="009259FC" w:rsidRPr="582D80BD">
        <w:rPr>
          <w:rFonts w:eastAsiaTheme="minorEastAsia"/>
          <w:lang w:eastAsia="ja-JP"/>
        </w:rPr>
        <w:t xml:space="preserve">local </w:t>
      </w:r>
      <w:r w:rsidR="62399353" w:rsidRPr="582D80BD">
        <w:rPr>
          <w:rFonts w:eastAsiaTheme="minorEastAsia"/>
          <w:lang w:eastAsia="ja-JP"/>
        </w:rPr>
        <w:t xml:space="preserve">EMF exposure </w:t>
      </w:r>
      <w:r w:rsidR="00FC5EE3" w:rsidRPr="582D80BD">
        <w:rPr>
          <w:rFonts w:eastAsiaTheme="minorEastAsia"/>
          <w:lang w:eastAsia="ja-JP"/>
        </w:rPr>
        <w:t xml:space="preserve">is described </w:t>
      </w:r>
      <w:r w:rsidR="62399353" w:rsidRPr="582D80BD">
        <w:rPr>
          <w:rFonts w:eastAsiaTheme="minorEastAsia"/>
          <w:lang w:eastAsia="ja-JP"/>
        </w:rPr>
        <w:t xml:space="preserve">in terms of </w:t>
      </w:r>
      <w:r w:rsidR="009259FC" w:rsidRPr="582D80BD">
        <w:rPr>
          <w:rFonts w:eastAsiaTheme="minorEastAsia"/>
          <w:lang w:eastAsia="ja-JP"/>
        </w:rPr>
        <w:t xml:space="preserve">the </w:t>
      </w:r>
      <w:r w:rsidR="003A0797" w:rsidRPr="582D80BD">
        <w:rPr>
          <w:rFonts w:eastAsiaTheme="minorEastAsia"/>
          <w:lang w:eastAsia="ja-JP"/>
        </w:rPr>
        <w:t xml:space="preserve">basic restriction </w:t>
      </w:r>
      <w:r w:rsidR="009259FC" w:rsidRPr="582D80BD">
        <w:rPr>
          <w:rFonts w:eastAsiaTheme="minorEastAsia"/>
          <w:lang w:eastAsia="ja-JP"/>
        </w:rPr>
        <w:t xml:space="preserve">peak spatial average </w:t>
      </w:r>
      <w:r w:rsidR="62399353" w:rsidRPr="582D80BD">
        <w:rPr>
          <w:rFonts w:eastAsiaTheme="minorEastAsia"/>
          <w:lang w:eastAsia="ja-JP"/>
        </w:rPr>
        <w:t>SAR (W kg</w:t>
      </w:r>
      <w:r w:rsidR="62399353" w:rsidRPr="582D80BD">
        <w:rPr>
          <w:rFonts w:eastAsiaTheme="minorEastAsia"/>
          <w:vertAlign w:val="superscript"/>
          <w:lang w:eastAsia="ja-JP"/>
        </w:rPr>
        <w:t>−1</w:t>
      </w:r>
      <w:r w:rsidR="62399353" w:rsidRPr="582D80BD">
        <w:rPr>
          <w:rFonts w:eastAsiaTheme="minorEastAsia"/>
          <w:lang w:eastAsia="ja-JP"/>
        </w:rPr>
        <w:t>)</w:t>
      </w:r>
      <w:r w:rsidR="009259FC" w:rsidRPr="582D80BD">
        <w:rPr>
          <w:rFonts w:eastAsiaTheme="minorEastAsia"/>
          <w:lang w:eastAsia="ja-JP"/>
        </w:rPr>
        <w:t>. The peak spatial average SAR is assessed with the help of dosimetric phantoms that reproduce both the penetration of the EMF into body tissue and the dielectric loading of the DUT by the presence of the body of the user.</w:t>
      </w:r>
    </w:p>
    <w:p w14:paraId="2C131018" w14:textId="5ACA7D5B" w:rsidR="003E1C92" w:rsidRDefault="0092064E" w:rsidP="582D80BD">
      <w:pPr>
        <w:tabs>
          <w:tab w:val="clear" w:pos="794"/>
          <w:tab w:val="clear" w:pos="1191"/>
          <w:tab w:val="clear" w:pos="1588"/>
          <w:tab w:val="clear" w:pos="1985"/>
        </w:tabs>
        <w:rPr>
          <w:rFonts w:eastAsiaTheme="minorEastAsia"/>
          <w:color w:val="000000" w:themeColor="text1"/>
          <w:lang w:val="en-IN" w:eastAsia="zh-CN"/>
        </w:rPr>
      </w:pPr>
      <w:r w:rsidRPr="582D80BD">
        <w:rPr>
          <w:rFonts w:eastAsiaTheme="minorEastAsia"/>
          <w:lang w:eastAsia="ja-JP"/>
        </w:rPr>
        <w:t>7.3</w:t>
      </w:r>
      <w:r w:rsidR="62399353" w:rsidRPr="582D80BD">
        <w:rPr>
          <w:rFonts w:eastAsiaTheme="minorEastAsia"/>
          <w:lang w:eastAsia="ja-JP"/>
        </w:rPr>
        <w:t xml:space="preserve"> </w:t>
      </w:r>
      <w:r w:rsidR="00F9337E" w:rsidRPr="582D80BD">
        <w:rPr>
          <w:rFonts w:eastAsiaTheme="minorEastAsia"/>
          <w:lang w:eastAsia="ja-JP"/>
        </w:rPr>
        <w:t>F</w:t>
      </w:r>
      <w:r w:rsidR="62399353" w:rsidRPr="582D80BD">
        <w:rPr>
          <w:rFonts w:eastAsiaTheme="minorEastAsia"/>
          <w:lang w:eastAsia="ja-JP"/>
        </w:rPr>
        <w:t xml:space="preserve">or frequencies of operation above 6 GHz, where EMFs are absorbed more superficially, </w:t>
      </w:r>
      <w:r w:rsidR="00AE1BA5" w:rsidRPr="582D80BD">
        <w:rPr>
          <w:rFonts w:eastAsiaTheme="minorEastAsia"/>
          <w:lang w:eastAsia="ja-JP"/>
        </w:rPr>
        <w:t xml:space="preserve">ICNIRP 2020 </w:t>
      </w:r>
      <w:r w:rsidR="0097032B" w:rsidRPr="582D80BD">
        <w:rPr>
          <w:rFonts w:eastAsiaTheme="minorEastAsia"/>
          <w:lang w:eastAsia="ja-JP"/>
        </w:rPr>
        <w:t>define</w:t>
      </w:r>
      <w:r w:rsidR="00FE46F1" w:rsidRPr="582D80BD">
        <w:rPr>
          <w:rFonts w:eastAsiaTheme="minorEastAsia"/>
          <w:lang w:eastAsia="ja-JP"/>
        </w:rPr>
        <w:t>s</w:t>
      </w:r>
      <w:r w:rsidR="62399353" w:rsidRPr="582D80BD">
        <w:rPr>
          <w:rFonts w:eastAsiaTheme="minorEastAsia"/>
          <w:lang w:eastAsia="ja-JP"/>
        </w:rPr>
        <w:t xml:space="preserve"> exposure </w:t>
      </w:r>
      <w:r w:rsidR="0097032B" w:rsidRPr="582D80BD">
        <w:rPr>
          <w:rFonts w:eastAsiaTheme="minorEastAsia"/>
          <w:lang w:eastAsia="ja-JP"/>
        </w:rPr>
        <w:t xml:space="preserve">limits </w:t>
      </w:r>
      <w:r w:rsidR="62399353" w:rsidRPr="582D80BD">
        <w:rPr>
          <w:rFonts w:eastAsiaTheme="minorEastAsia"/>
          <w:lang w:eastAsia="ja-JP"/>
        </w:rPr>
        <w:t xml:space="preserve">in terms of </w:t>
      </w:r>
      <w:r w:rsidR="003A0797" w:rsidRPr="582D80BD">
        <w:rPr>
          <w:rFonts w:eastAsiaTheme="minorEastAsia"/>
          <w:lang w:eastAsia="ja-JP"/>
        </w:rPr>
        <w:t>basic restriction</w:t>
      </w:r>
      <w:r w:rsidR="007E4C01" w:rsidRPr="582D80BD">
        <w:rPr>
          <w:rFonts w:eastAsiaTheme="minorEastAsia"/>
          <w:lang w:eastAsia="ja-JP"/>
        </w:rPr>
        <w:t>s on the</w:t>
      </w:r>
      <w:ins w:id="45" w:author="Kai Niskala" w:date="2025-04-30T15:45:00Z">
        <w:r w:rsidR="003A0797" w:rsidRPr="582D80BD">
          <w:rPr>
            <w:rFonts w:eastAsiaTheme="minorEastAsia"/>
            <w:lang w:eastAsia="ja-JP"/>
          </w:rPr>
          <w:t xml:space="preserve"> </w:t>
        </w:r>
      </w:ins>
      <w:r w:rsidR="009259FC" w:rsidRPr="582D80BD">
        <w:rPr>
          <w:rFonts w:eastAsiaTheme="minorEastAsia"/>
          <w:lang w:eastAsia="ja-JP"/>
        </w:rPr>
        <w:t xml:space="preserve">local </w:t>
      </w:r>
      <w:r w:rsidR="213F5D40" w:rsidRPr="582D80BD">
        <w:rPr>
          <w:rFonts w:eastAsiaTheme="minorEastAsia"/>
          <w:lang w:eastAsia="ja-JP"/>
        </w:rPr>
        <w:t>APD</w:t>
      </w:r>
      <w:r w:rsidR="62399353" w:rsidRPr="582D80BD">
        <w:rPr>
          <w:rFonts w:eastAsiaTheme="minorEastAsia"/>
          <w:lang w:eastAsia="ja-JP"/>
        </w:rPr>
        <w:t xml:space="preserve"> (W m</w:t>
      </w:r>
      <w:r w:rsidR="62399353" w:rsidRPr="582D80BD">
        <w:rPr>
          <w:rFonts w:eastAsiaTheme="minorEastAsia"/>
          <w:vertAlign w:val="superscript"/>
          <w:lang w:eastAsia="ja-JP"/>
        </w:rPr>
        <w:t>−2</w:t>
      </w:r>
      <w:r w:rsidR="62399353" w:rsidRPr="582D80BD">
        <w:rPr>
          <w:rFonts w:eastAsiaTheme="minorEastAsia"/>
          <w:lang w:eastAsia="ja-JP"/>
        </w:rPr>
        <w:t>)</w:t>
      </w:r>
      <w:r w:rsidR="43E8E7CB">
        <w:t xml:space="preserve"> </w:t>
      </w:r>
      <w:r w:rsidR="00FE46F1">
        <w:t xml:space="preserve">and </w:t>
      </w:r>
      <w:r w:rsidR="003A0797">
        <w:t>reference level</w:t>
      </w:r>
      <w:r w:rsidR="007E4C01">
        <w:t>s for the</w:t>
      </w:r>
      <w:r w:rsidR="009259FC">
        <w:t xml:space="preserve"> local</w:t>
      </w:r>
      <w:r w:rsidR="35D5379A">
        <w:t xml:space="preserve"> </w:t>
      </w:r>
      <w:r w:rsidR="213F5D40">
        <w:t>IPD</w:t>
      </w:r>
      <w:r w:rsidR="43E8E7CB">
        <w:t xml:space="preserve"> (W m</w:t>
      </w:r>
      <w:r w:rsidR="43E8E7CB" w:rsidRPr="582D80BD">
        <w:rPr>
          <w:vertAlign w:val="superscript"/>
        </w:rPr>
        <w:t>−2</w:t>
      </w:r>
      <w:r w:rsidR="43E8E7CB">
        <w:t>)</w:t>
      </w:r>
      <w:r w:rsidR="62399353" w:rsidRPr="582D80BD">
        <w:rPr>
          <w:rFonts w:eastAsiaTheme="minorEastAsia"/>
          <w:lang w:val="en-US" w:eastAsia="ja-JP"/>
        </w:rPr>
        <w:t>.</w:t>
      </w:r>
      <w:r w:rsidR="007E4C01" w:rsidRPr="582D80BD">
        <w:rPr>
          <w:rFonts w:eastAsiaTheme="minorEastAsia"/>
          <w:lang w:val="en-US" w:eastAsia="ja-JP"/>
        </w:rPr>
        <w:t xml:space="preserve">, the IPD is assessed in free space without the presence of </w:t>
      </w:r>
      <w:r w:rsidR="007E4C01" w:rsidRPr="582D80BD">
        <w:rPr>
          <w:rFonts w:eastAsiaTheme="minorEastAsia"/>
          <w:lang w:val="en-US" w:eastAsia="ja-JP"/>
        </w:rPr>
        <w:lastRenderedPageBreak/>
        <w:t>a phantom.</w:t>
      </w:r>
      <w:r w:rsidR="0322288F" w:rsidRPr="582D80BD">
        <w:rPr>
          <w:rFonts w:eastAsiaTheme="minorEastAsia"/>
          <w:lang w:val="en-US" w:eastAsia="ja-JP"/>
        </w:rPr>
        <w:t xml:space="preserve"> </w:t>
      </w:r>
      <w:r w:rsidR="007E4C01" w:rsidRPr="582D80BD">
        <w:rPr>
          <w:rFonts w:eastAsiaTheme="minorEastAsia"/>
          <w:lang w:val="en-US" w:eastAsia="ja-JP"/>
        </w:rPr>
        <w:t>Hence,</w:t>
      </w:r>
      <w:r w:rsidR="00DF7263" w:rsidRPr="582D80BD">
        <w:rPr>
          <w:rFonts w:eastAsiaTheme="minorEastAsia"/>
          <w:lang w:val="en-US" w:eastAsia="ja-JP"/>
        </w:rPr>
        <w:t xml:space="preserve"> </w:t>
      </w:r>
      <w:r w:rsidR="00C2113A" w:rsidRPr="582D80BD">
        <w:rPr>
          <w:rFonts w:eastAsiaTheme="minorEastAsia"/>
          <w:lang w:val="en-US" w:eastAsia="ja-JP"/>
        </w:rPr>
        <w:t xml:space="preserve">the </w:t>
      </w:r>
      <w:r w:rsidR="00DF7263" w:rsidRPr="582D80BD">
        <w:rPr>
          <w:rFonts w:eastAsiaTheme="minorEastAsia"/>
          <w:lang w:val="en-US" w:eastAsia="ja-JP"/>
        </w:rPr>
        <w:t xml:space="preserve">dielectric loading of the </w:t>
      </w:r>
      <w:r w:rsidR="557951C6" w:rsidRPr="582D80BD">
        <w:rPr>
          <w:rFonts w:eastAsiaTheme="minorEastAsia"/>
          <w:lang w:eastAsia="ja-JP"/>
        </w:rPr>
        <w:t xml:space="preserve">DUT </w:t>
      </w:r>
      <w:r w:rsidR="00DF7263" w:rsidRPr="582D80BD">
        <w:rPr>
          <w:rFonts w:eastAsiaTheme="minorEastAsia"/>
          <w:lang w:val="en-US" w:eastAsia="ja-JP"/>
        </w:rPr>
        <w:t>by the user</w:t>
      </w:r>
      <w:r w:rsidR="00C2113A" w:rsidRPr="582D80BD">
        <w:rPr>
          <w:rFonts w:eastAsiaTheme="minorEastAsia"/>
          <w:lang w:val="en-US" w:eastAsia="ja-JP"/>
        </w:rPr>
        <w:t>’s body</w:t>
      </w:r>
      <w:r w:rsidR="000B5C5F" w:rsidRPr="582D80BD">
        <w:rPr>
          <w:rFonts w:eastAsiaTheme="minorEastAsia"/>
          <w:lang w:val="en-US" w:eastAsia="ja-JP"/>
        </w:rPr>
        <w:t>,</w:t>
      </w:r>
      <w:r w:rsidR="00C2113A" w:rsidRPr="582D80BD">
        <w:rPr>
          <w:rFonts w:eastAsiaTheme="minorEastAsia"/>
          <w:lang w:val="en-US" w:eastAsia="ja-JP"/>
        </w:rPr>
        <w:t xml:space="preserve"> </w:t>
      </w:r>
      <w:r w:rsidR="007E4C01" w:rsidRPr="582D80BD">
        <w:rPr>
          <w:rFonts w:eastAsiaTheme="minorEastAsia"/>
          <w:lang w:val="en-US" w:eastAsia="ja-JP"/>
        </w:rPr>
        <w:t>is</w:t>
      </w:r>
      <w:r w:rsidR="00DF7263" w:rsidRPr="582D80BD">
        <w:rPr>
          <w:rFonts w:eastAsiaTheme="minorEastAsia"/>
          <w:lang w:val="en-US" w:eastAsia="ja-JP"/>
        </w:rPr>
        <w:t xml:space="preserve"> neglected </w:t>
      </w:r>
      <w:r w:rsidR="00C2113A" w:rsidRPr="582D80BD">
        <w:rPr>
          <w:rFonts w:eastAsiaTheme="minorEastAsia"/>
          <w:lang w:val="en-US" w:eastAsia="ja-JP"/>
        </w:rPr>
        <w:t xml:space="preserve">for </w:t>
      </w:r>
      <w:r w:rsidR="00B61184" w:rsidRPr="582D80BD">
        <w:rPr>
          <w:rFonts w:eastAsiaTheme="minorEastAsia"/>
          <w:lang w:val="en-US" w:eastAsia="ja-JP"/>
        </w:rPr>
        <w:t>the</w:t>
      </w:r>
      <w:r w:rsidR="00DF7263" w:rsidRPr="582D80BD">
        <w:rPr>
          <w:rFonts w:eastAsiaTheme="minorEastAsia"/>
          <w:lang w:val="en-US" w:eastAsia="ja-JP"/>
        </w:rPr>
        <w:t xml:space="preserve"> free-space </w:t>
      </w:r>
      <w:r w:rsidR="00B61184" w:rsidRPr="582D80BD">
        <w:rPr>
          <w:rFonts w:eastAsiaTheme="minorEastAsia"/>
          <w:lang w:val="en-US" w:eastAsia="ja-JP"/>
        </w:rPr>
        <w:t xml:space="preserve">metric IPD. </w:t>
      </w:r>
      <w:r w:rsidR="00204C99" w:rsidRPr="582D80BD">
        <w:rPr>
          <w:rFonts w:eastAsiaTheme="minorEastAsia"/>
          <w:lang w:val="en-US" w:eastAsia="ja-JP"/>
        </w:rPr>
        <w:t xml:space="preserve">This may lead to </w:t>
      </w:r>
      <w:r w:rsidR="00D84BCC" w:rsidRPr="582D80BD">
        <w:rPr>
          <w:rFonts w:eastAsiaTheme="minorEastAsia"/>
          <w:lang w:val="en-US" w:eastAsia="ja-JP"/>
        </w:rPr>
        <w:t xml:space="preserve">higher uncertainties </w:t>
      </w:r>
      <w:r w:rsidR="007E4C01" w:rsidRPr="582D80BD">
        <w:rPr>
          <w:rFonts w:eastAsiaTheme="minorEastAsia"/>
          <w:lang w:val="en-US" w:eastAsia="ja-JP"/>
        </w:rPr>
        <w:t xml:space="preserve">when assessing user exposure by </w:t>
      </w:r>
      <w:r w:rsidR="00A717EB" w:rsidRPr="582D80BD">
        <w:rPr>
          <w:rFonts w:eastAsiaTheme="minorEastAsia"/>
          <w:lang w:val="en-US" w:eastAsia="ja-JP"/>
        </w:rPr>
        <w:t xml:space="preserve">IPD </w:t>
      </w:r>
      <w:r w:rsidR="007E4C01" w:rsidRPr="582D80BD">
        <w:rPr>
          <w:rFonts w:eastAsiaTheme="minorEastAsia"/>
          <w:lang w:val="en-US" w:eastAsia="ja-JP"/>
        </w:rPr>
        <w:t>measurements</w:t>
      </w:r>
      <w:r w:rsidR="00D84BCC" w:rsidRPr="582D80BD">
        <w:rPr>
          <w:rFonts w:eastAsiaTheme="minorEastAsia"/>
          <w:lang w:val="en-US" w:eastAsia="ja-JP"/>
        </w:rPr>
        <w:t xml:space="preserve"> in the reactive </w:t>
      </w:r>
      <w:proofErr w:type="gramStart"/>
      <w:r w:rsidR="00D84BCC" w:rsidRPr="582D80BD">
        <w:rPr>
          <w:rFonts w:eastAsiaTheme="minorEastAsia"/>
          <w:lang w:val="en-US" w:eastAsia="ja-JP"/>
        </w:rPr>
        <w:t>near-field</w:t>
      </w:r>
      <w:proofErr w:type="gramEnd"/>
      <w:r w:rsidR="00D84BCC" w:rsidRPr="582D80BD">
        <w:rPr>
          <w:rFonts w:eastAsiaTheme="minorEastAsia"/>
          <w:lang w:val="en-US" w:eastAsia="ja-JP"/>
        </w:rPr>
        <w:t xml:space="preserve"> of the </w:t>
      </w:r>
      <w:r w:rsidR="11DCB21A" w:rsidRPr="582D80BD">
        <w:rPr>
          <w:rFonts w:eastAsiaTheme="minorEastAsia"/>
          <w:lang w:val="en-US" w:eastAsia="ja-JP"/>
        </w:rPr>
        <w:t>DUT</w:t>
      </w:r>
      <w:r w:rsidR="00D84BCC" w:rsidRPr="582D80BD">
        <w:rPr>
          <w:rFonts w:eastAsiaTheme="minorEastAsia"/>
          <w:lang w:val="en-US" w:eastAsia="ja-JP"/>
        </w:rPr>
        <w:t>.</w:t>
      </w:r>
    </w:p>
    <w:p w14:paraId="03EFB179" w14:textId="4B8CFEA4" w:rsidR="00944CEB" w:rsidRDefault="003E1C92" w:rsidP="582D80BD">
      <w:pPr>
        <w:tabs>
          <w:tab w:val="clear" w:pos="794"/>
          <w:tab w:val="clear" w:pos="1191"/>
          <w:tab w:val="clear" w:pos="1588"/>
          <w:tab w:val="clear" w:pos="1985"/>
        </w:tabs>
        <w:overflowPunct/>
        <w:autoSpaceDE/>
        <w:autoSpaceDN/>
        <w:adjustRightInd/>
        <w:textAlignment w:val="auto"/>
        <w:rPr>
          <w:rFonts w:eastAsiaTheme="minorEastAsia"/>
          <w:color w:val="000000"/>
          <w:lang w:val="en-IN" w:eastAsia="zh-CN"/>
        </w:rPr>
      </w:pPr>
      <w:r w:rsidRPr="582D80BD">
        <w:rPr>
          <w:rFonts w:eastAsiaTheme="minorEastAsia"/>
          <w:color w:val="000000" w:themeColor="text1"/>
          <w:lang w:val="en-IN" w:eastAsia="zh-CN"/>
        </w:rPr>
        <w:t>7.</w:t>
      </w:r>
      <w:r w:rsidR="0092064E" w:rsidRPr="582D80BD">
        <w:rPr>
          <w:rFonts w:eastAsiaTheme="minorEastAsia"/>
          <w:color w:val="000000" w:themeColor="text1"/>
          <w:lang w:val="en-IN" w:eastAsia="zh-CN"/>
        </w:rPr>
        <w:t>4</w:t>
      </w:r>
      <w:r>
        <w:tab/>
      </w:r>
      <w:r w:rsidR="00605C85" w:rsidRPr="582D80BD">
        <w:rPr>
          <w:rFonts w:eastAsiaTheme="minorEastAsia"/>
          <w:color w:val="000000" w:themeColor="text1"/>
          <w:lang w:val="en-IN" w:eastAsia="zh-CN"/>
        </w:rPr>
        <w:t xml:space="preserve">SAR evaluation of personal wireless communication devices can be performed </w:t>
      </w:r>
      <w:r w:rsidR="009259FC" w:rsidRPr="582D80BD">
        <w:rPr>
          <w:rFonts w:eastAsiaTheme="minorEastAsia"/>
          <w:color w:val="000000" w:themeColor="text1"/>
          <w:lang w:val="en-IN" w:eastAsia="zh-CN"/>
        </w:rPr>
        <w:t xml:space="preserve">with </w:t>
      </w:r>
      <w:r w:rsidR="00944CEB" w:rsidRPr="582D80BD">
        <w:rPr>
          <w:rFonts w:eastAsiaTheme="minorEastAsia"/>
          <w:color w:val="000000" w:themeColor="text1"/>
          <w:lang w:val="en-IN" w:eastAsia="zh-CN"/>
        </w:rPr>
        <w:t xml:space="preserve">experimentally </w:t>
      </w:r>
      <w:r w:rsidR="00605C85" w:rsidRPr="582D80BD">
        <w:rPr>
          <w:rFonts w:eastAsiaTheme="minorEastAsia"/>
          <w:color w:val="000000" w:themeColor="text1"/>
          <w:lang w:val="en-IN" w:eastAsia="zh-CN"/>
        </w:rPr>
        <w:t>in accordance with [IEC/IEEE 62209-1528]</w:t>
      </w:r>
      <w:r w:rsidR="00D14E66" w:rsidRPr="582D80BD">
        <w:rPr>
          <w:rFonts w:eastAsiaTheme="minorEastAsia"/>
          <w:color w:val="000000" w:themeColor="text1"/>
          <w:lang w:val="en-IN" w:eastAsia="zh-CN"/>
        </w:rPr>
        <w:t xml:space="preserve"> or [IEC 62209-3]</w:t>
      </w:r>
      <w:r w:rsidR="00944CEB" w:rsidRPr="582D80BD">
        <w:rPr>
          <w:rFonts w:eastAsiaTheme="minorEastAsia"/>
          <w:color w:val="000000" w:themeColor="text1"/>
          <w:lang w:val="en-IN" w:eastAsia="zh-CN"/>
        </w:rPr>
        <w:t xml:space="preserve"> or </w:t>
      </w:r>
      <w:r w:rsidR="009259FC" w:rsidRPr="582D80BD">
        <w:rPr>
          <w:rFonts w:eastAsiaTheme="minorEastAsia"/>
          <w:color w:val="000000" w:themeColor="text1"/>
          <w:lang w:val="en-IN" w:eastAsia="zh-CN"/>
        </w:rPr>
        <w:t>computationally</w:t>
      </w:r>
      <w:r w:rsidR="00944CEB" w:rsidRPr="582D80BD">
        <w:rPr>
          <w:rFonts w:eastAsiaTheme="minorEastAsia"/>
          <w:color w:val="000000" w:themeColor="text1"/>
          <w:lang w:val="en-IN" w:eastAsia="zh-CN"/>
        </w:rPr>
        <w:t xml:space="preserve"> in accordance with [IEC/IEEE 62704-1] and [IEC/IEEE 62704-4].</w:t>
      </w:r>
      <w:r w:rsidR="009259FC" w:rsidRPr="582D80BD">
        <w:rPr>
          <w:rFonts w:eastAsiaTheme="minorEastAsia"/>
          <w:color w:val="000000" w:themeColor="text1"/>
          <w:lang w:val="en-IN" w:eastAsia="zh-CN"/>
        </w:rPr>
        <w:t xml:space="preserve"> </w:t>
      </w:r>
    </w:p>
    <w:p w14:paraId="6E80A742" w14:textId="322E19AA" w:rsidR="00944CEB" w:rsidRDefault="5E99DF8A" w:rsidP="582D80BD">
      <w:pPr>
        <w:tabs>
          <w:tab w:val="clear" w:pos="794"/>
          <w:tab w:val="clear" w:pos="1191"/>
          <w:tab w:val="clear" w:pos="1588"/>
          <w:tab w:val="clear" w:pos="1985"/>
        </w:tabs>
        <w:overflowPunct/>
        <w:autoSpaceDE/>
        <w:autoSpaceDN/>
        <w:adjustRightInd/>
        <w:textAlignment w:val="auto"/>
        <w:rPr>
          <w:rFonts w:eastAsiaTheme="minorEastAsia"/>
          <w:color w:val="000000"/>
          <w:lang w:val="en-IN" w:eastAsia="zh-CN"/>
        </w:rPr>
      </w:pPr>
      <w:r w:rsidRPr="582D80BD">
        <w:rPr>
          <w:rFonts w:eastAsiaTheme="minorEastAsia"/>
          <w:color w:val="000000" w:themeColor="text1"/>
          <w:lang w:val="en-IN" w:eastAsia="zh-CN"/>
        </w:rPr>
        <w:t>7.</w:t>
      </w:r>
      <w:r w:rsidR="0092064E" w:rsidRPr="582D80BD">
        <w:rPr>
          <w:rFonts w:eastAsiaTheme="minorEastAsia"/>
          <w:color w:val="000000" w:themeColor="text1"/>
          <w:lang w:val="en-IN" w:eastAsia="zh-CN"/>
        </w:rPr>
        <w:t>5</w:t>
      </w:r>
      <w:r>
        <w:tab/>
      </w:r>
      <w:r w:rsidR="17D0027C">
        <w:t>IPD</w:t>
      </w:r>
      <w:r w:rsidR="7FB4AFEE" w:rsidRPr="582D80BD">
        <w:rPr>
          <w:rFonts w:eastAsiaTheme="minorEastAsia"/>
          <w:color w:val="000000" w:themeColor="text1"/>
          <w:lang w:val="en-IN" w:eastAsia="zh-CN"/>
        </w:rPr>
        <w:t xml:space="preserve"> </w:t>
      </w:r>
      <w:r w:rsidR="62399353" w:rsidRPr="582D80BD">
        <w:rPr>
          <w:rFonts w:eastAsiaTheme="minorEastAsia"/>
          <w:color w:val="000000" w:themeColor="text1"/>
          <w:lang w:val="en-IN" w:eastAsia="zh-CN"/>
        </w:rPr>
        <w:t xml:space="preserve">evaluation </w:t>
      </w:r>
      <w:r w:rsidR="000C55E5" w:rsidRPr="582D80BD">
        <w:rPr>
          <w:rFonts w:eastAsiaTheme="minorEastAsia"/>
          <w:color w:val="000000" w:themeColor="text1"/>
          <w:lang w:val="en-IN" w:eastAsia="zh-CN"/>
        </w:rPr>
        <w:t xml:space="preserve">can </w:t>
      </w:r>
      <w:r w:rsidR="62399353" w:rsidRPr="582D80BD">
        <w:rPr>
          <w:rFonts w:eastAsiaTheme="minorEastAsia"/>
          <w:color w:val="000000" w:themeColor="text1"/>
          <w:lang w:val="en-IN" w:eastAsia="zh-CN"/>
        </w:rPr>
        <w:t xml:space="preserve">be performed </w:t>
      </w:r>
      <w:r w:rsidR="00944CEB" w:rsidRPr="582D80BD">
        <w:rPr>
          <w:rFonts w:eastAsiaTheme="minorEastAsia"/>
          <w:color w:val="000000" w:themeColor="text1"/>
          <w:lang w:val="en-IN" w:eastAsia="zh-CN"/>
        </w:rPr>
        <w:t xml:space="preserve">experimentally </w:t>
      </w:r>
      <w:r w:rsidR="62399353" w:rsidRPr="582D80BD">
        <w:rPr>
          <w:rFonts w:eastAsiaTheme="minorEastAsia"/>
          <w:color w:val="000000" w:themeColor="text1"/>
          <w:lang w:val="en-IN" w:eastAsia="zh-CN"/>
        </w:rPr>
        <w:t xml:space="preserve">for portable wireless devices in accordance with </w:t>
      </w:r>
      <w:r w:rsidR="735ABFB3" w:rsidRPr="582D80BD">
        <w:rPr>
          <w:rFonts w:eastAsiaTheme="minorEastAsia"/>
          <w:color w:val="000000" w:themeColor="text1"/>
          <w:lang w:val="en-IN" w:eastAsia="zh-CN"/>
        </w:rPr>
        <w:t>[</w:t>
      </w:r>
      <w:r w:rsidR="0EC8A786" w:rsidRPr="582D80BD">
        <w:rPr>
          <w:rFonts w:eastAsiaTheme="minorEastAsia"/>
          <w:color w:val="000000" w:themeColor="text1"/>
          <w:lang w:val="en-IN" w:eastAsia="zh-CN"/>
        </w:rPr>
        <w:t>IEC/IEEE 63195-1</w:t>
      </w:r>
      <w:r w:rsidR="00944CEB" w:rsidRPr="582D80BD">
        <w:rPr>
          <w:rFonts w:eastAsiaTheme="minorEastAsia"/>
          <w:color w:val="000000" w:themeColor="text1"/>
          <w:lang w:val="en-IN" w:eastAsia="zh-CN"/>
        </w:rPr>
        <w:t>] or numerically in accordance with</w:t>
      </w:r>
      <w:r w:rsidR="000C55E5" w:rsidRPr="582D80BD">
        <w:rPr>
          <w:rFonts w:eastAsiaTheme="minorEastAsia"/>
          <w:color w:val="000000" w:themeColor="text1"/>
          <w:lang w:val="en-IN" w:eastAsia="zh-CN"/>
        </w:rPr>
        <w:t xml:space="preserve"> </w:t>
      </w:r>
      <w:r w:rsidR="00944CEB" w:rsidRPr="582D80BD">
        <w:rPr>
          <w:rFonts w:eastAsiaTheme="minorEastAsia"/>
          <w:color w:val="000000" w:themeColor="text1"/>
          <w:lang w:val="en-IN" w:eastAsia="zh-CN"/>
        </w:rPr>
        <w:t>[</w:t>
      </w:r>
      <w:r w:rsidR="000C55E5" w:rsidRPr="582D80BD">
        <w:rPr>
          <w:rFonts w:eastAsiaTheme="minorEastAsia"/>
          <w:color w:val="000000" w:themeColor="text1"/>
          <w:lang w:val="en-IN" w:eastAsia="zh-CN"/>
        </w:rPr>
        <w:t>IEC/IEEE 63195-2</w:t>
      </w:r>
      <w:r w:rsidR="00944CEB" w:rsidRPr="582D80BD">
        <w:rPr>
          <w:rFonts w:eastAsiaTheme="minorEastAsia"/>
          <w:color w:val="000000" w:themeColor="text1"/>
          <w:lang w:val="en-IN" w:eastAsia="zh-CN"/>
        </w:rPr>
        <w:t>]</w:t>
      </w:r>
      <w:r w:rsidR="62399353" w:rsidRPr="582D80BD">
        <w:rPr>
          <w:rFonts w:eastAsiaTheme="minorEastAsia"/>
          <w:color w:val="000000" w:themeColor="text1"/>
          <w:lang w:val="en-IN" w:eastAsia="zh-CN"/>
        </w:rPr>
        <w:t>.</w:t>
      </w:r>
      <w:r w:rsidR="00944CEB" w:rsidRPr="582D80BD">
        <w:rPr>
          <w:rFonts w:eastAsiaTheme="minorEastAsia"/>
          <w:color w:val="000000" w:themeColor="text1"/>
          <w:lang w:val="en-IN" w:eastAsia="zh-CN"/>
        </w:rPr>
        <w:t xml:space="preserve"> </w:t>
      </w:r>
      <w:r w:rsidR="006E4D01" w:rsidRPr="582D80BD">
        <w:rPr>
          <w:rFonts w:eastAsiaTheme="minorEastAsia"/>
          <w:color w:val="000000" w:themeColor="text1"/>
          <w:lang w:val="en-IN" w:eastAsia="zh-CN"/>
        </w:rPr>
        <w:t>[</w:t>
      </w:r>
      <w:r w:rsidR="00944CEB" w:rsidRPr="582D80BD">
        <w:rPr>
          <w:rFonts w:eastAsiaTheme="minorEastAsia"/>
          <w:color w:val="000000" w:themeColor="text1"/>
          <w:lang w:val="en-IN" w:eastAsia="zh-CN"/>
        </w:rPr>
        <w:t>IEC/IEEE 63195-2] also specifies complementary techniques for [IEC/IEEE 63195-1]</w:t>
      </w:r>
      <w:r w:rsidR="006E4D01" w:rsidRPr="582D80BD">
        <w:rPr>
          <w:rFonts w:eastAsiaTheme="minorEastAsia"/>
          <w:color w:val="000000" w:themeColor="text1"/>
          <w:lang w:val="en-IN" w:eastAsia="zh-CN"/>
        </w:rPr>
        <w:t xml:space="preserve"> Refer to 8.7 for details</w:t>
      </w:r>
      <w:r w:rsidR="00944CEB" w:rsidRPr="582D80BD">
        <w:rPr>
          <w:rFonts w:eastAsiaTheme="minorEastAsia"/>
          <w:color w:val="000000" w:themeColor="text1"/>
          <w:lang w:val="en-IN" w:eastAsia="zh-CN"/>
        </w:rPr>
        <w:t>.</w:t>
      </w:r>
    </w:p>
    <w:p w14:paraId="4E1EEF27" w14:textId="6B22813F" w:rsidR="00605C85" w:rsidRPr="00605C85" w:rsidRDefault="5E99DF8A" w:rsidP="582D80BD">
      <w:pPr>
        <w:tabs>
          <w:tab w:val="clear" w:pos="794"/>
          <w:tab w:val="clear" w:pos="1191"/>
          <w:tab w:val="clear" w:pos="1588"/>
          <w:tab w:val="clear" w:pos="1985"/>
        </w:tabs>
        <w:overflowPunct/>
        <w:spacing w:before="0"/>
        <w:textAlignment w:val="auto"/>
        <w:rPr>
          <w:rFonts w:eastAsiaTheme="minorEastAsia"/>
          <w:color w:val="000000"/>
          <w:lang w:val="en-IN" w:eastAsia="zh-CN"/>
        </w:rPr>
      </w:pPr>
      <w:r w:rsidRPr="582D80BD">
        <w:rPr>
          <w:rFonts w:eastAsiaTheme="minorEastAsia"/>
          <w:color w:val="000000" w:themeColor="text1"/>
          <w:lang w:val="en-IN" w:eastAsia="zh-CN"/>
        </w:rPr>
        <w:t>7.</w:t>
      </w:r>
      <w:r w:rsidR="0092064E" w:rsidRPr="582D80BD">
        <w:rPr>
          <w:rFonts w:eastAsiaTheme="minorEastAsia"/>
          <w:color w:val="000000" w:themeColor="text1"/>
          <w:lang w:val="en-IN" w:eastAsia="zh-CN"/>
        </w:rPr>
        <w:t>6</w:t>
      </w:r>
      <w:r>
        <w:tab/>
      </w:r>
      <w:r w:rsidR="17D0027C">
        <w:t>APD</w:t>
      </w:r>
      <w:r w:rsidR="62399353" w:rsidRPr="582D80BD">
        <w:rPr>
          <w:rFonts w:eastAsiaTheme="minorEastAsia"/>
          <w:color w:val="000000" w:themeColor="text1"/>
          <w:lang w:val="en-IN" w:eastAsia="zh-CN"/>
        </w:rPr>
        <w:t xml:space="preserve"> evaluation </w:t>
      </w:r>
      <w:r w:rsidR="738E1636" w:rsidRPr="582D80BD">
        <w:rPr>
          <w:color w:val="000000" w:themeColor="text1"/>
          <w:lang w:val="en-IN" w:eastAsia="zh-CN"/>
        </w:rPr>
        <w:t xml:space="preserve">of personal wireless devices operating in the 6 – 10 GHz frequency range </w:t>
      </w:r>
      <w:r w:rsidR="00ED259D" w:rsidRPr="582D80BD">
        <w:rPr>
          <w:color w:val="000000" w:themeColor="text1"/>
          <w:lang w:val="en-IN" w:eastAsia="zh-CN"/>
        </w:rPr>
        <w:t xml:space="preserve">can </w:t>
      </w:r>
      <w:r w:rsidR="738E1636" w:rsidRPr="582D80BD">
        <w:rPr>
          <w:color w:val="000000" w:themeColor="text1"/>
          <w:lang w:val="en-IN" w:eastAsia="zh-CN"/>
        </w:rPr>
        <w:t>be performed in accordance with [IEC PAS 63446]</w:t>
      </w:r>
      <w:r w:rsidR="00194774" w:rsidRPr="582D80BD">
        <w:rPr>
          <w:color w:val="000000" w:themeColor="text1"/>
          <w:lang w:val="en-IN" w:eastAsia="zh-CN"/>
        </w:rPr>
        <w:t xml:space="preserve"> using the experimental equipment specified for the assessment of the peak spatial average SAR</w:t>
      </w:r>
      <w:r w:rsidR="738E1636" w:rsidRPr="582D80BD">
        <w:rPr>
          <w:color w:val="000000" w:themeColor="text1"/>
          <w:lang w:val="en-IN" w:eastAsia="zh-CN"/>
        </w:rPr>
        <w:t xml:space="preserve">. For frequencies above 10 GHz, </w:t>
      </w:r>
      <w:r w:rsidR="00194774" w:rsidRPr="582D80BD">
        <w:rPr>
          <w:color w:val="000000" w:themeColor="text1"/>
          <w:lang w:val="en-IN" w:eastAsia="zh-CN"/>
        </w:rPr>
        <w:t>experimental and computational APD</w:t>
      </w:r>
      <w:r w:rsidR="738E1636" w:rsidRPr="582D80BD">
        <w:rPr>
          <w:color w:val="000000" w:themeColor="text1"/>
          <w:lang w:val="en-IN" w:eastAsia="zh-CN"/>
        </w:rPr>
        <w:t xml:space="preserve"> evaluation</w:t>
      </w:r>
      <w:r w:rsidR="738E1636" w:rsidRPr="582D80BD">
        <w:rPr>
          <w:rFonts w:eastAsiaTheme="minorEastAsia"/>
          <w:color w:val="000000" w:themeColor="text1"/>
          <w:lang w:val="en-IN" w:eastAsia="zh-CN"/>
        </w:rPr>
        <w:t xml:space="preserve"> </w:t>
      </w:r>
      <w:r w:rsidR="62399353" w:rsidRPr="582D80BD">
        <w:rPr>
          <w:rFonts w:eastAsiaTheme="minorEastAsia"/>
          <w:color w:val="000000" w:themeColor="text1"/>
          <w:lang w:val="en-IN" w:eastAsia="zh-CN"/>
        </w:rPr>
        <w:t>standards are currently under development within IEC</w:t>
      </w:r>
      <w:r w:rsidR="69FC70A8" w:rsidRPr="582D80BD">
        <w:rPr>
          <w:rFonts w:eastAsiaTheme="minorEastAsia"/>
          <w:color w:val="000000" w:themeColor="text1"/>
          <w:lang w:val="en-IN" w:eastAsia="zh-CN"/>
        </w:rPr>
        <w:t>/IEEE</w:t>
      </w:r>
      <w:r w:rsidR="62399353" w:rsidRPr="582D80BD">
        <w:rPr>
          <w:rFonts w:eastAsiaTheme="minorEastAsia"/>
          <w:color w:val="000000" w:themeColor="text1"/>
          <w:lang w:val="en-IN" w:eastAsia="zh-CN"/>
        </w:rPr>
        <w:t>.</w:t>
      </w:r>
    </w:p>
    <w:p w14:paraId="13C98B01" w14:textId="6B64A77E" w:rsidR="00605C85" w:rsidRPr="00605C85" w:rsidRDefault="00605C85" w:rsidP="00B85E78">
      <w:pPr>
        <w:keepNext/>
        <w:keepLines/>
        <w:spacing w:before="360"/>
        <w:ind w:left="794" w:hanging="794"/>
        <w:outlineLvl w:val="0"/>
        <w:rPr>
          <w:b/>
        </w:rPr>
      </w:pPr>
      <w:r w:rsidRPr="00605C85">
        <w:rPr>
          <w:b/>
        </w:rPr>
        <w:t>8</w:t>
      </w:r>
      <w:r w:rsidRPr="00605C85">
        <w:rPr>
          <w:b/>
        </w:rPr>
        <w:tab/>
        <w:t xml:space="preserve">Compliance assessment and </w:t>
      </w:r>
      <w:r w:rsidR="00D1208A">
        <w:rPr>
          <w:b/>
        </w:rPr>
        <w:t>e</w:t>
      </w:r>
      <w:r w:rsidRPr="00605C85">
        <w:rPr>
          <w:b/>
        </w:rPr>
        <w:t>xclusion criteria</w:t>
      </w:r>
    </w:p>
    <w:p w14:paraId="750842F4" w14:textId="1624B8FE" w:rsidR="62399353" w:rsidRDefault="62399353">
      <w:pPr>
        <w:tabs>
          <w:tab w:val="clear" w:pos="794"/>
          <w:tab w:val="clear" w:pos="1191"/>
          <w:tab w:val="clear" w:pos="1588"/>
          <w:tab w:val="clear" w:pos="1985"/>
        </w:tabs>
        <w:rPr>
          <w:rFonts w:eastAsiaTheme="minorEastAsia"/>
          <w:lang w:eastAsia="ja-JP"/>
        </w:rPr>
        <w:pPrChange w:id="46" w:author="Jose Antonio de Franca Junior" w:date="2025-05-08T19:20:00Z">
          <w:pPr>
            <w:tabs>
              <w:tab w:val="clear" w:pos="794"/>
              <w:tab w:val="clear" w:pos="1191"/>
              <w:tab w:val="clear" w:pos="1588"/>
              <w:tab w:val="clear" w:pos="1985"/>
            </w:tabs>
            <w:jc w:val="left"/>
          </w:pPr>
        </w:pPrChange>
      </w:pPr>
      <w:r w:rsidRPr="582D80BD">
        <w:rPr>
          <w:rFonts w:eastAsiaTheme="minorEastAsia"/>
          <w:lang w:eastAsia="ja-JP"/>
        </w:rPr>
        <w:t xml:space="preserve">The assessment of EMF exposure compliance for devices used </w:t>
      </w:r>
      <w:bookmarkStart w:id="47" w:name="_Int_291kacMC"/>
      <w:proofErr w:type="gramStart"/>
      <w:r w:rsidRPr="582D80BD">
        <w:rPr>
          <w:rFonts w:eastAsiaTheme="minorEastAsia"/>
          <w:lang w:eastAsia="ja-JP"/>
        </w:rPr>
        <w:t>in close proximity to</w:t>
      </w:r>
      <w:bookmarkEnd w:id="47"/>
      <w:proofErr w:type="gramEnd"/>
      <w:r w:rsidRPr="582D80BD">
        <w:rPr>
          <w:rFonts w:eastAsiaTheme="minorEastAsia"/>
          <w:lang w:eastAsia="ja-JP"/>
        </w:rPr>
        <w:t xml:space="preserve"> the human body is primarily carried out through measurement of SAR</w:t>
      </w:r>
      <w:r w:rsidR="4FF14FEB" w:rsidRPr="582D80BD">
        <w:rPr>
          <w:rFonts w:eastAsiaTheme="minorEastAsia"/>
          <w:lang w:eastAsia="ja-JP"/>
        </w:rPr>
        <w:t>,</w:t>
      </w:r>
      <w:r w:rsidRPr="582D80BD">
        <w:rPr>
          <w:rFonts w:eastAsiaTheme="minorEastAsia"/>
          <w:lang w:eastAsia="ja-JP"/>
        </w:rPr>
        <w:t xml:space="preserve"> </w:t>
      </w:r>
      <w:r w:rsidR="17D0027C" w:rsidRPr="582D80BD">
        <w:rPr>
          <w:rFonts w:eastAsiaTheme="minorEastAsia"/>
          <w:lang w:eastAsia="ja-JP"/>
        </w:rPr>
        <w:t>APD</w:t>
      </w:r>
      <w:r w:rsidR="4FF14FEB" w:rsidRPr="582D80BD">
        <w:rPr>
          <w:rFonts w:eastAsiaTheme="minorEastAsia"/>
        </w:rPr>
        <w:t xml:space="preserve"> and </w:t>
      </w:r>
      <w:r w:rsidR="17D0027C" w:rsidRPr="582D80BD">
        <w:rPr>
          <w:rFonts w:eastAsiaTheme="minorEastAsia"/>
        </w:rPr>
        <w:t>IPD</w:t>
      </w:r>
      <w:r w:rsidR="4FF14FEB" w:rsidRPr="582D80BD">
        <w:rPr>
          <w:rFonts w:eastAsiaTheme="minorEastAsia"/>
        </w:rPr>
        <w:t xml:space="preserve"> </w:t>
      </w:r>
      <w:r w:rsidRPr="582D80BD">
        <w:rPr>
          <w:rFonts w:eastAsiaTheme="minorEastAsia"/>
          <w:lang w:eastAsia="ja-JP"/>
        </w:rPr>
        <w:t>to comply with the defined limits.</w:t>
      </w:r>
    </w:p>
    <w:p w14:paraId="7C6D81C5" w14:textId="4F49F70F" w:rsidR="000E0A52" w:rsidRPr="006B7075" w:rsidRDefault="000D251B" w:rsidP="582D80BD">
      <w:pPr>
        <w:tabs>
          <w:tab w:val="clear" w:pos="794"/>
          <w:tab w:val="clear" w:pos="1191"/>
          <w:tab w:val="clear" w:pos="1588"/>
          <w:tab w:val="clear" w:pos="1985"/>
        </w:tabs>
        <w:overflowPunct/>
        <w:autoSpaceDE/>
        <w:autoSpaceDN/>
        <w:adjustRightInd/>
        <w:textAlignment w:val="auto"/>
        <w:rPr>
          <w:rFonts w:eastAsiaTheme="minorEastAsia"/>
          <w:b/>
          <w:bCs/>
          <w:lang w:eastAsia="ja-JP"/>
        </w:rPr>
      </w:pPr>
      <w:r w:rsidRPr="582D80BD">
        <w:rPr>
          <w:rFonts w:eastAsiaTheme="minorEastAsia"/>
          <w:b/>
          <w:bCs/>
          <w:lang w:eastAsia="ja-JP"/>
        </w:rPr>
        <w:t>8.1</w:t>
      </w:r>
      <w:r w:rsidR="006B7075" w:rsidRPr="582D80BD">
        <w:rPr>
          <w:rFonts w:eastAsiaTheme="minorEastAsia"/>
          <w:b/>
          <w:bCs/>
          <w:lang w:eastAsia="ja-JP"/>
        </w:rPr>
        <w:t xml:space="preserve"> </w:t>
      </w:r>
      <w:r w:rsidRPr="582D80BD">
        <w:rPr>
          <w:rFonts w:eastAsiaTheme="minorEastAsia"/>
          <w:b/>
          <w:bCs/>
          <w:lang w:eastAsia="ja-JP"/>
        </w:rPr>
        <w:t>Types of RF Exposure</w:t>
      </w:r>
    </w:p>
    <w:p w14:paraId="3D138044" w14:textId="77777777" w:rsidR="000D251B" w:rsidRPr="00B85E78" w:rsidRDefault="000D251B" w:rsidP="582D80BD">
      <w:pPr>
        <w:numPr>
          <w:ilvl w:val="0"/>
          <w:numId w:val="9"/>
        </w:numPr>
        <w:tabs>
          <w:tab w:val="clear" w:pos="794"/>
          <w:tab w:val="clear" w:pos="1191"/>
          <w:tab w:val="clear" w:pos="1588"/>
          <w:tab w:val="clear" w:pos="1985"/>
        </w:tabs>
        <w:overflowPunct/>
        <w:autoSpaceDE/>
        <w:autoSpaceDN/>
        <w:adjustRightInd/>
        <w:contextualSpacing/>
        <w:textAlignment w:val="auto"/>
        <w:rPr>
          <w:rFonts w:eastAsiaTheme="minorEastAsia"/>
          <w:b/>
          <w:bCs/>
          <w:i/>
          <w:iCs/>
          <w:lang w:eastAsia="ja-JP"/>
        </w:rPr>
      </w:pPr>
      <w:r w:rsidRPr="582D80BD">
        <w:rPr>
          <w:rFonts w:eastAsiaTheme="minorEastAsia"/>
          <w:b/>
          <w:bCs/>
          <w:i/>
          <w:iCs/>
          <w:lang w:eastAsia="ja-JP"/>
        </w:rPr>
        <w:t>General Public Exposure</w:t>
      </w:r>
    </w:p>
    <w:p w14:paraId="3F321CE3" w14:textId="7F35FB81" w:rsidR="000D251B" w:rsidRPr="000D251B" w:rsidRDefault="2EE48D11">
      <w:pPr>
        <w:tabs>
          <w:tab w:val="clear" w:pos="794"/>
          <w:tab w:val="clear" w:pos="1191"/>
          <w:tab w:val="clear" w:pos="1588"/>
          <w:tab w:val="clear" w:pos="1985"/>
        </w:tabs>
        <w:overflowPunct/>
        <w:autoSpaceDE/>
        <w:autoSpaceDN/>
        <w:adjustRightInd/>
        <w:textAlignment w:val="auto"/>
        <w:rPr>
          <w:rFonts w:eastAsiaTheme="minorEastAsia"/>
          <w:lang w:eastAsia="ja-JP"/>
        </w:rPr>
        <w:pPrChange w:id="48" w:author="Jose Antonio de Franca Junior" w:date="2025-05-08T19:21:00Z">
          <w:pPr>
            <w:tabs>
              <w:tab w:val="clear" w:pos="794"/>
              <w:tab w:val="clear" w:pos="1191"/>
              <w:tab w:val="clear" w:pos="1588"/>
              <w:tab w:val="clear" w:pos="1985"/>
            </w:tabs>
            <w:spacing w:before="0"/>
          </w:pPr>
        </w:pPrChange>
      </w:pPr>
      <w:r w:rsidRPr="582D80BD">
        <w:rPr>
          <w:rFonts w:eastAsiaTheme="minorEastAsia"/>
          <w:lang w:eastAsia="ja-JP"/>
        </w:rPr>
        <w:t xml:space="preserve">General Public SAR exposure limits apply when the </w:t>
      </w:r>
      <w:bookmarkStart w:id="49" w:name="_Int_eRYwkX94"/>
      <w:proofErr w:type="gramStart"/>
      <w:r w:rsidRPr="582D80BD">
        <w:rPr>
          <w:rFonts w:eastAsiaTheme="minorEastAsia"/>
          <w:lang w:eastAsia="ja-JP"/>
        </w:rPr>
        <w:t>general public</w:t>
      </w:r>
      <w:bookmarkEnd w:id="49"/>
      <w:proofErr w:type="gramEnd"/>
      <w:r w:rsidRPr="582D80BD">
        <w:rPr>
          <w:rFonts w:eastAsiaTheme="minorEastAsia"/>
          <w:lang w:eastAsia="ja-JP"/>
        </w:rPr>
        <w:t xml:space="preserve"> may be exposed to RF sources</w:t>
      </w:r>
      <w:r w:rsidR="71582FD4" w:rsidRPr="582D80BD">
        <w:rPr>
          <w:rFonts w:eastAsiaTheme="minorEastAsia"/>
          <w:lang w:eastAsia="ja-JP"/>
        </w:rPr>
        <w:t xml:space="preserve"> </w:t>
      </w:r>
      <w:bookmarkStart w:id="50" w:name="_Int_SDsIUh1a"/>
      <w:r w:rsidRPr="582D80BD">
        <w:rPr>
          <w:rFonts w:eastAsiaTheme="minorEastAsia"/>
          <w:lang w:eastAsia="ja-JP"/>
        </w:rPr>
        <w:t>in close proximity to</w:t>
      </w:r>
      <w:bookmarkEnd w:id="50"/>
      <w:r w:rsidRPr="582D80BD">
        <w:rPr>
          <w:rFonts w:eastAsiaTheme="minorEastAsia"/>
          <w:lang w:eastAsia="ja-JP"/>
        </w:rPr>
        <w:t xml:space="preserve"> their body, or when persons who are exposed </w:t>
      </w:r>
      <w:bookmarkStart w:id="51" w:name="_Int_hy6OfVuX"/>
      <w:r w:rsidRPr="582D80BD">
        <w:rPr>
          <w:rFonts w:eastAsiaTheme="minorEastAsia"/>
          <w:lang w:eastAsia="ja-JP"/>
        </w:rPr>
        <w:t>as a consequence of</w:t>
      </w:r>
      <w:bookmarkEnd w:id="51"/>
      <w:r w:rsidRPr="582D80BD">
        <w:rPr>
          <w:rFonts w:eastAsiaTheme="minorEastAsia"/>
          <w:lang w:eastAsia="ja-JP"/>
        </w:rPr>
        <w:t xml:space="preserve"> their</w:t>
      </w:r>
      <w:r w:rsidR="71582FD4" w:rsidRPr="582D80BD">
        <w:rPr>
          <w:rFonts w:eastAsiaTheme="minorEastAsia"/>
          <w:lang w:eastAsia="ja-JP"/>
        </w:rPr>
        <w:t xml:space="preserve"> </w:t>
      </w:r>
      <w:r w:rsidRPr="582D80BD">
        <w:rPr>
          <w:rFonts w:eastAsiaTheme="minorEastAsia"/>
          <w:lang w:eastAsia="ja-JP"/>
        </w:rPr>
        <w:t xml:space="preserve">employment may not be fully aware of the potential for exposure or do not </w:t>
      </w:r>
      <w:r w:rsidR="75A7BE38" w:rsidRPr="582D80BD">
        <w:rPr>
          <w:rFonts w:eastAsiaTheme="minorEastAsia"/>
          <w:lang w:eastAsia="ja-JP"/>
        </w:rPr>
        <w:t xml:space="preserve">exert </w:t>
      </w:r>
      <w:r w:rsidRPr="582D80BD">
        <w:rPr>
          <w:rFonts w:eastAsiaTheme="minorEastAsia"/>
          <w:lang w:eastAsia="ja-JP"/>
        </w:rPr>
        <w:t>control over</w:t>
      </w:r>
    </w:p>
    <w:p w14:paraId="008B13AD" w14:textId="77777777" w:rsidR="000D251B" w:rsidRPr="000D251B" w:rsidRDefault="000D251B" w:rsidP="00B85E78">
      <w:pPr>
        <w:tabs>
          <w:tab w:val="clear" w:pos="794"/>
          <w:tab w:val="clear" w:pos="1191"/>
          <w:tab w:val="clear" w:pos="1588"/>
          <w:tab w:val="clear" w:pos="1985"/>
        </w:tabs>
        <w:overflowPunct/>
        <w:autoSpaceDE/>
        <w:autoSpaceDN/>
        <w:adjustRightInd/>
        <w:spacing w:before="0"/>
        <w:textAlignment w:val="auto"/>
        <w:rPr>
          <w:rFonts w:eastAsiaTheme="minorEastAsia"/>
          <w:szCs w:val="24"/>
          <w:lang w:eastAsia="ja-JP"/>
        </w:rPr>
      </w:pPr>
      <w:r w:rsidRPr="000D251B">
        <w:rPr>
          <w:rFonts w:eastAsiaTheme="minorEastAsia"/>
          <w:szCs w:val="24"/>
          <w:lang w:eastAsia="ja-JP"/>
        </w:rPr>
        <w:t>their exposure.</w:t>
      </w:r>
    </w:p>
    <w:p w14:paraId="727E73D7" w14:textId="77777777" w:rsidR="000D251B" w:rsidRPr="00B85E78" w:rsidRDefault="000D251B">
      <w:pPr>
        <w:numPr>
          <w:ilvl w:val="0"/>
          <w:numId w:val="9"/>
        </w:numPr>
        <w:tabs>
          <w:tab w:val="clear" w:pos="794"/>
          <w:tab w:val="clear" w:pos="1191"/>
          <w:tab w:val="clear" w:pos="1588"/>
          <w:tab w:val="clear" w:pos="1985"/>
        </w:tabs>
        <w:overflowPunct/>
        <w:autoSpaceDE/>
        <w:autoSpaceDN/>
        <w:adjustRightInd/>
        <w:contextualSpacing/>
        <w:textAlignment w:val="auto"/>
        <w:rPr>
          <w:rFonts w:eastAsiaTheme="minorEastAsia"/>
          <w:b/>
          <w:bCs/>
          <w:i/>
          <w:iCs/>
          <w:lang w:eastAsia="ja-JP"/>
        </w:rPr>
        <w:pPrChange w:id="52" w:author="Jose Antonio de Franca Junior" w:date="2025-05-08T19:22:00Z">
          <w:pPr>
            <w:numPr>
              <w:numId w:val="9"/>
            </w:numPr>
            <w:tabs>
              <w:tab w:val="clear" w:pos="794"/>
              <w:tab w:val="clear" w:pos="1191"/>
              <w:tab w:val="clear" w:pos="1588"/>
              <w:tab w:val="clear" w:pos="1985"/>
            </w:tabs>
            <w:ind w:left="720" w:hanging="360"/>
            <w:contextualSpacing/>
            <w:jc w:val="left"/>
          </w:pPr>
        </w:pPrChange>
      </w:pPr>
      <w:r w:rsidRPr="582D80BD">
        <w:rPr>
          <w:rFonts w:eastAsiaTheme="minorEastAsia"/>
          <w:b/>
          <w:bCs/>
          <w:i/>
          <w:iCs/>
          <w:lang w:eastAsia="ja-JP"/>
        </w:rPr>
        <w:t>Occupational Exposure</w:t>
      </w:r>
    </w:p>
    <w:p w14:paraId="2F9FDF0B" w14:textId="6A112DCD" w:rsidR="0094594A" w:rsidRPr="00EE7A44" w:rsidRDefault="2EE48D11" w:rsidP="582D80BD">
      <w:p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lang w:eastAsia="ja-JP"/>
        </w:rPr>
        <w:t xml:space="preserve">Occupational/Controlled limits for SAR exposure apply when persons are exposed, </w:t>
      </w:r>
      <w:bookmarkStart w:id="53" w:name="_Int_Yznj1OEj"/>
      <w:proofErr w:type="gramStart"/>
      <w:r w:rsidRPr="582D80BD">
        <w:rPr>
          <w:rFonts w:eastAsiaTheme="minorEastAsia"/>
          <w:lang w:eastAsia="ja-JP"/>
        </w:rPr>
        <w:t>as a consequence of</w:t>
      </w:r>
      <w:bookmarkEnd w:id="53"/>
      <w:proofErr w:type="gramEnd"/>
      <w:r w:rsidRPr="582D80BD">
        <w:rPr>
          <w:rFonts w:eastAsiaTheme="minorEastAsia"/>
          <w:lang w:eastAsia="ja-JP"/>
        </w:rPr>
        <w:t xml:space="preserve"> their employment, provided these persons are fully aware of and </w:t>
      </w:r>
      <w:r w:rsidR="75A7BE38" w:rsidRPr="582D80BD">
        <w:rPr>
          <w:rFonts w:eastAsiaTheme="minorEastAsia"/>
          <w:lang w:eastAsia="ja-JP"/>
        </w:rPr>
        <w:t xml:space="preserve">exert </w:t>
      </w:r>
      <w:r w:rsidRPr="582D80BD">
        <w:rPr>
          <w:rFonts w:eastAsiaTheme="minorEastAsia"/>
          <w:lang w:eastAsia="ja-JP"/>
        </w:rPr>
        <w:t xml:space="preserve">control over their exposure. Such devices include but are not limited to certain MRTS (mobile radio </w:t>
      </w:r>
      <w:r w:rsidR="75A7BE38" w:rsidRPr="582D80BD">
        <w:rPr>
          <w:rFonts w:eastAsiaTheme="minorEastAsia"/>
          <w:lang w:eastAsia="ja-JP"/>
        </w:rPr>
        <w:t>trunked service</w:t>
      </w:r>
      <w:r w:rsidRPr="582D80BD">
        <w:rPr>
          <w:rFonts w:eastAsiaTheme="minorEastAsia"/>
          <w:lang w:eastAsia="ja-JP"/>
        </w:rPr>
        <w:t xml:space="preserve">), HF (High Frequency), VHF (Very high Frequency) and UHF (Ultra high Frequency) radio handsets etc. To create a sense of safety from exposure, it is necessary to make the personnel aware by specific training programmer </w:t>
      </w:r>
      <w:r w:rsidR="00173E59" w:rsidRPr="582D80BD">
        <w:rPr>
          <w:rFonts w:eastAsiaTheme="minorEastAsia"/>
          <w:lang w:eastAsia="ja-JP"/>
        </w:rPr>
        <w:t>and</w:t>
      </w:r>
      <w:r w:rsidRPr="582D80BD">
        <w:rPr>
          <w:rFonts w:eastAsiaTheme="minorEastAsia"/>
          <w:lang w:eastAsia="ja-JP"/>
        </w:rPr>
        <w:t xml:space="preserve"> by use of visual advisories such as </w:t>
      </w:r>
      <w:r w:rsidR="3256DAF5" w:rsidRPr="582D80BD">
        <w:rPr>
          <w:rFonts w:eastAsiaTheme="minorEastAsia"/>
          <w:lang w:eastAsia="ja-JP"/>
        </w:rPr>
        <w:t>labelling</w:t>
      </w:r>
      <w:r w:rsidRPr="582D80BD">
        <w:rPr>
          <w:rFonts w:eastAsiaTheme="minorEastAsia"/>
          <w:lang w:eastAsia="ja-JP"/>
        </w:rPr>
        <w:t>, embossing, or on an equivalent electronic display.</w:t>
      </w:r>
    </w:p>
    <w:p w14:paraId="044EBCFC" w14:textId="35F47F74" w:rsidR="00662712" w:rsidRPr="0094594A" w:rsidRDefault="00605C85">
      <w:pPr>
        <w:tabs>
          <w:tab w:val="clear" w:pos="794"/>
          <w:tab w:val="clear" w:pos="1191"/>
          <w:tab w:val="clear" w:pos="1588"/>
          <w:tab w:val="clear" w:pos="1985"/>
        </w:tabs>
        <w:overflowPunct/>
        <w:autoSpaceDE/>
        <w:autoSpaceDN/>
        <w:adjustRightInd/>
        <w:textAlignment w:val="auto"/>
        <w:rPr>
          <w:rFonts w:eastAsiaTheme="minorEastAsia"/>
          <w:b/>
          <w:bCs/>
          <w:lang w:eastAsia="ja-JP"/>
        </w:rPr>
        <w:pPrChange w:id="54" w:author="Jose Antonio de Franca Junior" w:date="2025-05-08T19:22:00Z">
          <w:pPr>
            <w:tabs>
              <w:tab w:val="clear" w:pos="794"/>
              <w:tab w:val="clear" w:pos="1191"/>
              <w:tab w:val="clear" w:pos="1588"/>
              <w:tab w:val="clear" w:pos="1985"/>
            </w:tabs>
          </w:pPr>
        </w:pPrChange>
      </w:pPr>
      <w:r w:rsidRPr="582D80BD">
        <w:rPr>
          <w:rFonts w:eastAsiaTheme="minorEastAsia"/>
          <w:b/>
          <w:bCs/>
          <w:lang w:eastAsia="ja-JP"/>
        </w:rPr>
        <w:t>8.</w:t>
      </w:r>
      <w:r w:rsidR="000D251B" w:rsidRPr="582D80BD">
        <w:rPr>
          <w:rFonts w:eastAsiaTheme="minorEastAsia"/>
          <w:b/>
          <w:bCs/>
          <w:lang w:eastAsia="ja-JP"/>
        </w:rPr>
        <w:t>2</w:t>
      </w:r>
      <w:r>
        <w:tab/>
      </w:r>
      <w:r w:rsidRPr="582D80BD">
        <w:rPr>
          <w:rFonts w:eastAsiaTheme="minorEastAsia"/>
          <w:b/>
          <w:bCs/>
          <w:lang w:eastAsia="ja-JP"/>
        </w:rPr>
        <w:t xml:space="preserve">Measurement </w:t>
      </w:r>
      <w:r w:rsidR="00D1208A" w:rsidRPr="582D80BD">
        <w:rPr>
          <w:rFonts w:eastAsiaTheme="minorEastAsia"/>
          <w:b/>
          <w:bCs/>
          <w:lang w:eastAsia="ja-JP"/>
        </w:rPr>
        <w:t>m</w:t>
      </w:r>
      <w:r w:rsidRPr="582D80BD">
        <w:rPr>
          <w:rFonts w:eastAsiaTheme="minorEastAsia"/>
          <w:b/>
          <w:bCs/>
          <w:lang w:eastAsia="ja-JP"/>
        </w:rPr>
        <w:t>ethodologies</w:t>
      </w:r>
    </w:p>
    <w:p w14:paraId="3CCB8307" w14:textId="2DDF4612" w:rsidR="00E17506" w:rsidRDefault="0094594A" w:rsidP="00A42794">
      <w:pPr>
        <w:numPr>
          <w:ilvl w:val="0"/>
          <w:numId w:val="3"/>
        </w:numPr>
        <w:tabs>
          <w:tab w:val="clear" w:pos="794"/>
          <w:tab w:val="clear" w:pos="1191"/>
          <w:tab w:val="clear" w:pos="1588"/>
          <w:tab w:val="clear" w:pos="1985"/>
        </w:tabs>
        <w:overflowPunct/>
        <w:autoSpaceDE/>
        <w:autoSpaceDN/>
        <w:adjustRightInd/>
        <w:contextualSpacing/>
        <w:textAlignment w:val="auto"/>
        <w:rPr>
          <w:rFonts w:eastAsiaTheme="minorEastAsia"/>
          <w:b/>
          <w:szCs w:val="24"/>
          <w:lang w:eastAsia="ja-JP"/>
        </w:rPr>
      </w:pPr>
      <w:r>
        <w:rPr>
          <w:rFonts w:eastAsiaTheme="minorEastAsia"/>
          <w:b/>
          <w:szCs w:val="24"/>
          <w:lang w:eastAsia="ja-JP"/>
        </w:rPr>
        <w:t>Specific Absorption Rate (</w:t>
      </w:r>
      <w:r w:rsidR="00605C85" w:rsidRPr="00605C85">
        <w:rPr>
          <w:rFonts w:eastAsiaTheme="minorEastAsia"/>
          <w:b/>
          <w:szCs w:val="24"/>
          <w:lang w:eastAsia="ja-JP"/>
        </w:rPr>
        <w:t>SAR</w:t>
      </w:r>
      <w:r>
        <w:rPr>
          <w:rFonts w:eastAsiaTheme="minorEastAsia"/>
          <w:b/>
          <w:szCs w:val="24"/>
          <w:lang w:eastAsia="ja-JP"/>
        </w:rPr>
        <w:t>)</w:t>
      </w:r>
    </w:p>
    <w:p w14:paraId="3FE100DA" w14:textId="5D281EEA" w:rsidR="00605C85" w:rsidRPr="00E17506" w:rsidRDefault="00E17506" w:rsidP="582D80BD">
      <w:pPr>
        <w:tabs>
          <w:tab w:val="clear" w:pos="794"/>
          <w:tab w:val="clear" w:pos="1191"/>
          <w:tab w:val="clear" w:pos="1588"/>
          <w:tab w:val="clear" w:pos="1985"/>
        </w:tabs>
        <w:overflowPunct/>
        <w:autoSpaceDE/>
        <w:autoSpaceDN/>
        <w:adjustRightInd/>
        <w:ind w:left="783"/>
        <w:contextualSpacing/>
        <w:textAlignment w:val="auto"/>
        <w:rPr>
          <w:rFonts w:eastAsiaTheme="minorEastAsia"/>
          <w:b/>
          <w:bCs/>
          <w:lang w:eastAsia="ja-JP"/>
        </w:rPr>
      </w:pPr>
      <w:r w:rsidRPr="582D80BD">
        <w:rPr>
          <w:rFonts w:eastAsiaTheme="minorEastAsia"/>
          <w:lang w:eastAsia="ja-JP"/>
        </w:rPr>
        <w:t xml:space="preserve">The </w:t>
      </w:r>
      <w:r w:rsidR="00605C85" w:rsidRPr="582D80BD">
        <w:rPr>
          <w:rFonts w:eastAsiaTheme="minorEastAsia"/>
          <w:lang w:eastAsia="ja-JP"/>
        </w:rPr>
        <w:t xml:space="preserve">measurement is carried out to assess the SAR value of RF devices used </w:t>
      </w:r>
      <w:bookmarkStart w:id="55" w:name="_Int_qFHseaPH"/>
      <w:proofErr w:type="gramStart"/>
      <w:r w:rsidR="00605C85" w:rsidRPr="582D80BD">
        <w:rPr>
          <w:rFonts w:eastAsiaTheme="minorEastAsia"/>
          <w:lang w:eastAsia="ja-JP"/>
        </w:rPr>
        <w:t>in close proximity to</w:t>
      </w:r>
      <w:bookmarkEnd w:id="55"/>
      <w:proofErr w:type="gramEnd"/>
      <w:r w:rsidR="00605C85" w:rsidRPr="582D80BD">
        <w:rPr>
          <w:rFonts w:eastAsiaTheme="minorEastAsia"/>
          <w:lang w:eastAsia="ja-JP"/>
        </w:rPr>
        <w:t xml:space="preserve"> the human body. SAR measurement system has components which include standardized models of the human head, body, limbs, liquids that simulate the RF absorption characteristics of different human tissues, calibration apparatus, base station simulator equipment, robotic probes and control system, supporting software. This system is used to carry out measurement by placing the RF device in various common positions next to the head and body, and the robotic probe takes a series of measurements of the electric field at specific pinpoint locations in a very precise, grid-like pattern.  The </w:t>
      </w:r>
      <w:r w:rsidR="41629FF0" w:rsidRPr="582D80BD">
        <w:rPr>
          <w:rFonts w:eastAsiaTheme="minorEastAsia"/>
          <w:lang w:eastAsia="ja-JP"/>
        </w:rPr>
        <w:t>worst-case</w:t>
      </w:r>
      <w:r w:rsidR="00605C85" w:rsidRPr="582D80BD">
        <w:rPr>
          <w:rFonts w:eastAsiaTheme="minorEastAsia"/>
          <w:lang w:eastAsia="ja-JP"/>
        </w:rPr>
        <w:t xml:space="preserve"> scenario for RF exposure is expected to be simulated during the SAR measurement. The highest SAR value observed for the various positions or modes of operation of the device is reported as the SAR value for the device.</w:t>
      </w:r>
    </w:p>
    <w:p w14:paraId="60915E73" w14:textId="70EC3559" w:rsidR="00924166" w:rsidRDefault="00924166" w:rsidP="31BCA2A4">
      <w:pPr>
        <w:pStyle w:val="PargrafodaLista"/>
        <w:numPr>
          <w:ilvl w:val="0"/>
          <w:numId w:val="17"/>
        </w:numPr>
        <w:tabs>
          <w:tab w:val="clear" w:pos="794"/>
          <w:tab w:val="clear" w:pos="1191"/>
          <w:tab w:val="clear" w:pos="1588"/>
          <w:tab w:val="clear" w:pos="1985"/>
        </w:tabs>
        <w:overflowPunct/>
        <w:autoSpaceDE/>
        <w:autoSpaceDN/>
        <w:adjustRightInd/>
        <w:textAlignment w:val="auto"/>
        <w:rPr>
          <w:rFonts w:eastAsiaTheme="minorEastAsia"/>
          <w:lang w:eastAsia="ja-JP"/>
        </w:rPr>
      </w:pPr>
      <w:r w:rsidRPr="47ADBF9C">
        <w:rPr>
          <w:rFonts w:eastAsiaTheme="minorEastAsia"/>
          <w:lang w:eastAsia="ja-JP"/>
        </w:rPr>
        <w:t>SAR measurement System</w:t>
      </w:r>
    </w:p>
    <w:p w14:paraId="43E1486E" w14:textId="77777777" w:rsidR="00924166" w:rsidRDefault="00924166" w:rsidP="31BCA2A4">
      <w:p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The SAR measurement System consists mainly of the following components:</w:t>
      </w:r>
    </w:p>
    <w:p w14:paraId="34A477F5" w14:textId="77777777" w:rsidR="00924166" w:rsidRPr="005B0AF0" w:rsidRDefault="00924166" w:rsidP="31BCA2A4">
      <w:pPr>
        <w:pStyle w:val="PargrafodaLista"/>
        <w:numPr>
          <w:ilvl w:val="0"/>
          <w:numId w:val="18"/>
        </w:num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lastRenderedPageBreak/>
        <w:t>Robot Arm Controller for E-field probe</w:t>
      </w:r>
    </w:p>
    <w:p w14:paraId="249ABD3C" w14:textId="2F87896C" w:rsidR="00924166" w:rsidRPr="005B0AF0" w:rsidRDefault="00924166" w:rsidP="582D80BD">
      <w:pPr>
        <w:pStyle w:val="PargrafodaLista"/>
        <w:numPr>
          <w:ilvl w:val="0"/>
          <w:numId w:val="18"/>
        </w:num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lang w:eastAsia="ja-JP"/>
        </w:rPr>
        <w:t xml:space="preserve"> Specific Anthropomorphic Mannequin (SAM) </w:t>
      </w:r>
      <w:r w:rsidR="764E1184" w:rsidRPr="582D80BD">
        <w:rPr>
          <w:rFonts w:eastAsiaTheme="minorEastAsia"/>
          <w:lang w:eastAsia="ja-JP"/>
        </w:rPr>
        <w:t>Phantom</w:t>
      </w:r>
      <w:r w:rsidRPr="582D80BD">
        <w:rPr>
          <w:rFonts w:eastAsiaTheme="minorEastAsia"/>
          <w:lang w:eastAsia="ja-JP"/>
        </w:rPr>
        <w:t xml:space="preserve"> </w:t>
      </w:r>
    </w:p>
    <w:p w14:paraId="5F5A685C" w14:textId="77777777" w:rsidR="00924166" w:rsidRPr="005B0AF0" w:rsidRDefault="00924166" w:rsidP="31BCA2A4">
      <w:pPr>
        <w:pStyle w:val="PargrafodaLista"/>
        <w:numPr>
          <w:ilvl w:val="0"/>
          <w:numId w:val="18"/>
        </w:num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 xml:space="preserve"> Head/Body Tissue Simulating Liquids</w:t>
      </w:r>
    </w:p>
    <w:p w14:paraId="2A6268CA" w14:textId="77777777" w:rsidR="00924166" w:rsidRPr="005B0AF0" w:rsidRDefault="00924166" w:rsidP="31BCA2A4">
      <w:pPr>
        <w:pStyle w:val="PargrafodaLista"/>
        <w:numPr>
          <w:ilvl w:val="0"/>
          <w:numId w:val="18"/>
        </w:num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 xml:space="preserve"> DUT Holder</w:t>
      </w:r>
    </w:p>
    <w:p w14:paraId="1C5ADF48" w14:textId="77777777" w:rsidR="00924166" w:rsidRPr="005B0AF0" w:rsidRDefault="00924166" w:rsidP="31BCA2A4">
      <w:pPr>
        <w:pStyle w:val="PargrafodaLista"/>
        <w:numPr>
          <w:ilvl w:val="0"/>
          <w:numId w:val="18"/>
        </w:num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 xml:space="preserve"> Probes &amp; Dipole Kit</w:t>
      </w:r>
    </w:p>
    <w:p w14:paraId="65349516" w14:textId="77777777" w:rsidR="00924166" w:rsidRPr="005B0AF0" w:rsidRDefault="00924166" w:rsidP="31BCA2A4">
      <w:pPr>
        <w:pStyle w:val="PargrafodaLista"/>
        <w:numPr>
          <w:ilvl w:val="0"/>
          <w:numId w:val="18"/>
        </w:num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 xml:space="preserve"> Data Acquisition Electronics</w:t>
      </w:r>
    </w:p>
    <w:p w14:paraId="2D485538" w14:textId="77777777" w:rsidR="00924166" w:rsidRPr="005B0AF0" w:rsidRDefault="00924166" w:rsidP="31BCA2A4">
      <w:pPr>
        <w:pStyle w:val="PargrafodaLista"/>
        <w:numPr>
          <w:ilvl w:val="0"/>
          <w:numId w:val="18"/>
        </w:num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 xml:space="preserve"> Measurement Server</w:t>
      </w:r>
    </w:p>
    <w:p w14:paraId="4AFA1238" w14:textId="77777777" w:rsidR="00924166" w:rsidRDefault="00924166" w:rsidP="31BCA2A4">
      <w:pPr>
        <w:pStyle w:val="PargrafodaLista"/>
        <w:numPr>
          <w:ilvl w:val="0"/>
          <w:numId w:val="18"/>
        </w:num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 xml:space="preserve"> Computer &amp; Software</w:t>
      </w:r>
    </w:p>
    <w:p w14:paraId="7699D61E" w14:textId="1D40DDBB" w:rsidR="00924166" w:rsidRDefault="00924166" w:rsidP="00E776B9">
      <w:pPr>
        <w:tabs>
          <w:tab w:val="clear" w:pos="794"/>
          <w:tab w:val="clear" w:pos="1191"/>
          <w:tab w:val="clear" w:pos="1588"/>
          <w:tab w:val="clear" w:pos="1985"/>
        </w:tabs>
        <w:overflowPunct/>
        <w:autoSpaceDE/>
        <w:autoSpaceDN/>
        <w:adjustRightInd/>
        <w:jc w:val="center"/>
        <w:textAlignment w:val="auto"/>
        <w:rPr>
          <w:rFonts w:eastAsiaTheme="minorEastAsia"/>
          <w:lang w:eastAsia="ja-JP"/>
        </w:rPr>
      </w:pPr>
      <w:r w:rsidRPr="31BCA2A4">
        <w:rPr>
          <w:rFonts w:eastAsiaTheme="minorEastAsia"/>
          <w:lang w:eastAsia="ja-JP"/>
        </w:rPr>
        <w:t>Figure</w:t>
      </w:r>
      <w:r w:rsidR="00E776B9">
        <w:rPr>
          <w:rFonts w:eastAsiaTheme="minorEastAsia"/>
          <w:lang w:eastAsia="ja-JP"/>
        </w:rPr>
        <w:t xml:space="preserve"> 1</w:t>
      </w:r>
      <w:r w:rsidR="007B4FA5">
        <w:rPr>
          <w:rFonts w:eastAsiaTheme="minorEastAsia"/>
          <w:lang w:eastAsia="ja-JP"/>
        </w:rPr>
        <w:t xml:space="preserve"> -</w:t>
      </w:r>
      <w:r w:rsidRPr="31BCA2A4">
        <w:rPr>
          <w:rFonts w:eastAsiaTheme="minorEastAsia"/>
          <w:lang w:eastAsia="ja-JP"/>
        </w:rPr>
        <w:t xml:space="preserve"> </w:t>
      </w:r>
      <w:r w:rsidR="003F736D">
        <w:rPr>
          <w:rFonts w:eastAsiaTheme="minorEastAsia"/>
          <w:lang w:eastAsia="ja-JP"/>
        </w:rPr>
        <w:t>C</w:t>
      </w:r>
      <w:r w:rsidRPr="31BCA2A4">
        <w:rPr>
          <w:rFonts w:eastAsiaTheme="minorEastAsia"/>
          <w:lang w:eastAsia="ja-JP"/>
        </w:rPr>
        <w:t>omponents of the SAR measurement system</w:t>
      </w:r>
    </w:p>
    <w:tbl>
      <w:tblPr>
        <w:tblStyle w:val="Tabelacomgrade"/>
        <w:tblW w:w="0" w:type="auto"/>
        <w:tblLook w:val="04A0" w:firstRow="1" w:lastRow="0" w:firstColumn="1" w:lastColumn="0" w:noHBand="0" w:noVBand="1"/>
      </w:tblPr>
      <w:tblGrid>
        <w:gridCol w:w="4722"/>
        <w:gridCol w:w="4718"/>
      </w:tblGrid>
      <w:tr w:rsidR="00924166" w14:paraId="63C2223B" w14:textId="77777777" w:rsidTr="582D80BD">
        <w:trPr>
          <w:trHeight w:val="300"/>
        </w:trPr>
        <w:tc>
          <w:tcPr>
            <w:tcW w:w="3812" w:type="dxa"/>
          </w:tcPr>
          <w:p w14:paraId="51B303FC" w14:textId="77777777" w:rsidR="00924166" w:rsidRDefault="00924166" w:rsidP="00E776B9">
            <w:pPr>
              <w:tabs>
                <w:tab w:val="clear" w:pos="794"/>
                <w:tab w:val="clear" w:pos="1191"/>
                <w:tab w:val="clear" w:pos="1588"/>
                <w:tab w:val="clear" w:pos="1985"/>
              </w:tabs>
              <w:overflowPunct/>
              <w:autoSpaceDE/>
              <w:autoSpaceDN/>
              <w:adjustRightInd/>
              <w:jc w:val="center"/>
              <w:textAlignment w:val="auto"/>
              <w:rPr>
                <w:ins w:id="56" w:author="DELL" w:date="2024-05-21T15:20:00Z"/>
                <w:rFonts w:eastAsiaTheme="minorEastAsia"/>
                <w:lang w:eastAsia="ja-JP"/>
              </w:rPr>
            </w:pPr>
            <w:ins w:id="57" w:author="TEC" w:date="2023-10-19T11:25:00Z">
              <w:r>
                <w:rPr>
                  <w:noProof/>
                  <w:lang w:val="en-US"/>
                </w:rPr>
                <w:drawing>
                  <wp:inline distT="0" distB="0" distL="0" distR="0" wp14:anchorId="3D251A2A" wp14:editId="50EC11DA">
                    <wp:extent cx="2804615" cy="2497291"/>
                    <wp:effectExtent l="0" t="0" r="0" b="0"/>
                    <wp:docPr id="11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04615" cy="2497291"/>
                            </a:xfrm>
                            <a:prstGeom prst="rect">
                              <a:avLst/>
                            </a:prstGeom>
                          </pic:spPr>
                        </pic:pic>
                      </a:graphicData>
                    </a:graphic>
                  </wp:inline>
                </w:drawing>
              </w:r>
            </w:ins>
          </w:p>
          <w:p w14:paraId="06B82CB2" w14:textId="28E7E41A" w:rsidR="00825366" w:rsidRDefault="00825366" w:rsidP="00E776B9">
            <w:pPr>
              <w:tabs>
                <w:tab w:val="clear" w:pos="794"/>
                <w:tab w:val="clear" w:pos="1191"/>
                <w:tab w:val="clear" w:pos="1588"/>
                <w:tab w:val="clear" w:pos="1985"/>
              </w:tabs>
              <w:overflowPunct/>
              <w:autoSpaceDE/>
              <w:autoSpaceDN/>
              <w:adjustRightInd/>
              <w:jc w:val="center"/>
              <w:textAlignment w:val="auto"/>
              <w:rPr>
                <w:rFonts w:eastAsiaTheme="minorEastAsia"/>
                <w:lang w:eastAsia="ja-JP"/>
              </w:rPr>
            </w:pPr>
            <w:r w:rsidRPr="31BCA2A4">
              <w:rPr>
                <w:rFonts w:eastAsiaTheme="minorEastAsia"/>
                <w:lang w:eastAsia="ja-JP"/>
              </w:rPr>
              <w:t>SAR Robot System</w:t>
            </w:r>
          </w:p>
        </w:tc>
        <w:tc>
          <w:tcPr>
            <w:tcW w:w="4718" w:type="dxa"/>
          </w:tcPr>
          <w:p w14:paraId="47BC1A6A" w14:textId="77777777" w:rsidR="00924166" w:rsidRDefault="00924166" w:rsidP="00E776B9">
            <w:pPr>
              <w:tabs>
                <w:tab w:val="clear" w:pos="794"/>
                <w:tab w:val="clear" w:pos="1191"/>
                <w:tab w:val="clear" w:pos="1588"/>
                <w:tab w:val="clear" w:pos="1985"/>
              </w:tabs>
              <w:overflowPunct/>
              <w:autoSpaceDE/>
              <w:autoSpaceDN/>
              <w:adjustRightInd/>
              <w:jc w:val="center"/>
              <w:textAlignment w:val="auto"/>
              <w:rPr>
                <w:ins w:id="58" w:author="DELL" w:date="2024-05-21T15:20:00Z"/>
                <w:rFonts w:eastAsiaTheme="minorEastAsia"/>
                <w:lang w:eastAsia="ja-JP"/>
              </w:rPr>
            </w:pPr>
            <w:ins w:id="59" w:author="TEC" w:date="2023-10-19T11:25:00Z">
              <w:r>
                <w:rPr>
                  <w:noProof/>
                  <w:lang w:val="en-US"/>
                </w:rPr>
                <w:drawing>
                  <wp:inline distT="0" distB="0" distL="0" distR="0" wp14:anchorId="5993E625" wp14:editId="118C5D82">
                    <wp:extent cx="2794376" cy="2497455"/>
                    <wp:effectExtent l="0" t="0" r="6350" b="0"/>
                    <wp:docPr id="12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94376" cy="2497455"/>
                            </a:xfrm>
                            <a:prstGeom prst="rect">
                              <a:avLst/>
                            </a:prstGeom>
                          </pic:spPr>
                        </pic:pic>
                      </a:graphicData>
                    </a:graphic>
                  </wp:inline>
                </w:drawing>
              </w:r>
            </w:ins>
          </w:p>
          <w:p w14:paraId="62975C70" w14:textId="51005C5B" w:rsidR="00825366" w:rsidRDefault="00825366" w:rsidP="00E776B9">
            <w:pPr>
              <w:tabs>
                <w:tab w:val="clear" w:pos="794"/>
                <w:tab w:val="clear" w:pos="1191"/>
                <w:tab w:val="clear" w:pos="1588"/>
                <w:tab w:val="clear" w:pos="1985"/>
              </w:tabs>
              <w:overflowPunct/>
              <w:autoSpaceDE/>
              <w:autoSpaceDN/>
              <w:adjustRightInd/>
              <w:jc w:val="center"/>
              <w:textAlignment w:val="auto"/>
              <w:rPr>
                <w:rFonts w:eastAsiaTheme="minorEastAsia"/>
                <w:lang w:eastAsia="ja-JP"/>
              </w:rPr>
            </w:pPr>
            <w:r w:rsidRPr="31BCA2A4">
              <w:rPr>
                <w:rFonts w:eastAsiaTheme="minorEastAsia"/>
                <w:lang w:eastAsia="ja-JP"/>
              </w:rPr>
              <w:t>SAM Phantom</w:t>
            </w:r>
          </w:p>
        </w:tc>
      </w:tr>
      <w:tr w:rsidR="00924166" w14:paraId="14FC6191" w14:textId="77777777" w:rsidTr="582D80BD">
        <w:trPr>
          <w:trHeight w:val="300"/>
        </w:trPr>
        <w:tc>
          <w:tcPr>
            <w:tcW w:w="3812" w:type="dxa"/>
          </w:tcPr>
          <w:p w14:paraId="5F1EDB30" w14:textId="77777777" w:rsidR="00924166" w:rsidRDefault="00924166" w:rsidP="00E776B9">
            <w:pPr>
              <w:tabs>
                <w:tab w:val="clear" w:pos="794"/>
                <w:tab w:val="clear" w:pos="1191"/>
                <w:tab w:val="clear" w:pos="1588"/>
                <w:tab w:val="clear" w:pos="1985"/>
              </w:tabs>
              <w:overflowPunct/>
              <w:autoSpaceDE/>
              <w:autoSpaceDN/>
              <w:adjustRightInd/>
              <w:jc w:val="center"/>
              <w:textAlignment w:val="auto"/>
              <w:rPr>
                <w:ins w:id="60" w:author="DELL" w:date="2024-05-21T15:21:00Z"/>
                <w:rFonts w:eastAsiaTheme="minorEastAsia"/>
                <w:lang w:val="en-IN" w:eastAsia="ja-JP"/>
              </w:rPr>
            </w:pPr>
            <w:ins w:id="61" w:author="TEC" w:date="2023-10-19T11:26:00Z">
              <w:r>
                <w:rPr>
                  <w:noProof/>
                  <w:lang w:val="en-US"/>
                </w:rPr>
                <w:drawing>
                  <wp:inline distT="0" distB="0" distL="0" distR="0" wp14:anchorId="5CE56193" wp14:editId="5A67F34C">
                    <wp:extent cx="2861310" cy="2312670"/>
                    <wp:effectExtent l="0" t="0" r="0" b="0"/>
                    <wp:docPr id="14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2861310" cy="2312670"/>
                            </a:xfrm>
                            <a:prstGeom prst="rect">
                              <a:avLst/>
                            </a:prstGeom>
                          </pic:spPr>
                        </pic:pic>
                      </a:graphicData>
                    </a:graphic>
                  </wp:inline>
                </w:drawing>
              </w:r>
            </w:ins>
          </w:p>
          <w:p w14:paraId="29A820B4" w14:textId="4E3804C9" w:rsidR="00825366" w:rsidRPr="005B0AF0" w:rsidRDefault="00825366" w:rsidP="00E776B9">
            <w:pPr>
              <w:tabs>
                <w:tab w:val="clear" w:pos="794"/>
                <w:tab w:val="clear" w:pos="1191"/>
                <w:tab w:val="clear" w:pos="1588"/>
                <w:tab w:val="clear" w:pos="1985"/>
              </w:tabs>
              <w:overflowPunct/>
              <w:autoSpaceDE/>
              <w:autoSpaceDN/>
              <w:adjustRightInd/>
              <w:jc w:val="center"/>
              <w:textAlignment w:val="auto"/>
              <w:rPr>
                <w:rFonts w:eastAsiaTheme="minorEastAsia"/>
                <w:lang w:val="en-IN" w:eastAsia="ja-JP"/>
              </w:rPr>
            </w:pPr>
            <w:r w:rsidRPr="31BCA2A4">
              <w:rPr>
                <w:rFonts w:eastAsiaTheme="minorEastAsia"/>
                <w:lang w:val="en-IN" w:eastAsia="ja-JP"/>
              </w:rPr>
              <w:t>EUT holder</w:t>
            </w:r>
          </w:p>
        </w:tc>
        <w:tc>
          <w:tcPr>
            <w:tcW w:w="4718" w:type="dxa"/>
          </w:tcPr>
          <w:p w14:paraId="0F9E8473" w14:textId="77777777" w:rsidR="00924166" w:rsidRDefault="00924166" w:rsidP="00E776B9">
            <w:pPr>
              <w:tabs>
                <w:tab w:val="clear" w:pos="794"/>
                <w:tab w:val="clear" w:pos="1191"/>
                <w:tab w:val="clear" w:pos="1588"/>
                <w:tab w:val="clear" w:pos="1985"/>
              </w:tabs>
              <w:overflowPunct/>
              <w:autoSpaceDE/>
              <w:autoSpaceDN/>
              <w:adjustRightInd/>
              <w:jc w:val="center"/>
              <w:textAlignment w:val="auto"/>
              <w:rPr>
                <w:ins w:id="62" w:author="DELL" w:date="2024-05-21T15:21:00Z"/>
                <w:rFonts w:eastAsiaTheme="minorEastAsia"/>
                <w:lang w:val="en-IN" w:eastAsia="ja-JP"/>
              </w:rPr>
            </w:pPr>
            <w:r>
              <w:rPr>
                <w:noProof/>
                <w:lang w:val="en-US"/>
              </w:rPr>
              <w:drawing>
                <wp:inline distT="0" distB="0" distL="0" distR="0" wp14:anchorId="2CB59381" wp14:editId="3C25CF3E">
                  <wp:extent cx="2845559" cy="2312670"/>
                  <wp:effectExtent l="0" t="0" r="0" b="0"/>
                  <wp:docPr id="1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45559" cy="2312670"/>
                          </a:xfrm>
                          <a:prstGeom prst="rect">
                            <a:avLst/>
                          </a:prstGeom>
                        </pic:spPr>
                      </pic:pic>
                    </a:graphicData>
                  </a:graphic>
                </wp:inline>
              </w:drawing>
            </w:r>
          </w:p>
          <w:p w14:paraId="31FB691E" w14:textId="2DEE7D4E" w:rsidR="00825366" w:rsidRPr="005B0AF0" w:rsidRDefault="00825366" w:rsidP="00E776B9">
            <w:pPr>
              <w:tabs>
                <w:tab w:val="clear" w:pos="794"/>
                <w:tab w:val="clear" w:pos="1191"/>
                <w:tab w:val="clear" w:pos="1588"/>
                <w:tab w:val="clear" w:pos="1985"/>
              </w:tabs>
              <w:overflowPunct/>
              <w:autoSpaceDE/>
              <w:autoSpaceDN/>
              <w:adjustRightInd/>
              <w:jc w:val="center"/>
              <w:textAlignment w:val="auto"/>
              <w:rPr>
                <w:rFonts w:eastAsiaTheme="minorEastAsia"/>
                <w:lang w:val="en-IN" w:eastAsia="ja-JP"/>
              </w:rPr>
            </w:pPr>
            <w:r w:rsidRPr="31BCA2A4">
              <w:rPr>
                <w:rFonts w:eastAsiaTheme="minorEastAsia"/>
                <w:lang w:val="en-IN" w:eastAsia="ja-JP"/>
              </w:rPr>
              <w:t>E-field probe</w:t>
            </w:r>
          </w:p>
        </w:tc>
      </w:tr>
      <w:tr w:rsidR="00924166" w14:paraId="28088C0E" w14:textId="77777777" w:rsidTr="582D80BD">
        <w:trPr>
          <w:trHeight w:val="300"/>
        </w:trPr>
        <w:tc>
          <w:tcPr>
            <w:tcW w:w="3812" w:type="dxa"/>
          </w:tcPr>
          <w:p w14:paraId="4FADB28A" w14:textId="77777777" w:rsidR="00924166" w:rsidRDefault="00924166" w:rsidP="00E776B9">
            <w:pPr>
              <w:tabs>
                <w:tab w:val="clear" w:pos="794"/>
                <w:tab w:val="clear" w:pos="1191"/>
                <w:tab w:val="clear" w:pos="1588"/>
                <w:tab w:val="clear" w:pos="1985"/>
              </w:tabs>
              <w:overflowPunct/>
              <w:autoSpaceDE/>
              <w:autoSpaceDN/>
              <w:adjustRightInd/>
              <w:jc w:val="center"/>
              <w:textAlignment w:val="auto"/>
              <w:rPr>
                <w:ins w:id="63" w:author="DELL" w:date="2024-05-21T15:21:00Z"/>
                <w:rFonts w:eastAsiaTheme="minorEastAsia"/>
                <w:lang w:val="en-IN" w:eastAsia="ja-JP"/>
              </w:rPr>
            </w:pPr>
            <w:ins w:id="64" w:author="TEC" w:date="2023-10-19T11:27:00Z">
              <w:r>
                <w:rPr>
                  <w:noProof/>
                  <w:lang w:val="en-US"/>
                </w:rPr>
                <w:lastRenderedPageBreak/>
                <w:drawing>
                  <wp:inline distT="0" distB="0" distL="0" distR="0" wp14:anchorId="046B783A" wp14:editId="098E88E1">
                    <wp:extent cx="2861713" cy="2217761"/>
                    <wp:effectExtent l="0" t="0" r="0" b="0"/>
                    <wp:docPr id="1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61713" cy="2217761"/>
                            </a:xfrm>
                            <a:prstGeom prst="rect">
                              <a:avLst/>
                            </a:prstGeom>
                          </pic:spPr>
                        </pic:pic>
                      </a:graphicData>
                    </a:graphic>
                  </wp:inline>
                </w:drawing>
              </w:r>
            </w:ins>
          </w:p>
          <w:p w14:paraId="3137BDF6" w14:textId="47B63AE2" w:rsidR="00825366" w:rsidRPr="005B0AF0" w:rsidRDefault="00825366" w:rsidP="00E776B9">
            <w:pPr>
              <w:tabs>
                <w:tab w:val="clear" w:pos="794"/>
                <w:tab w:val="clear" w:pos="1191"/>
                <w:tab w:val="clear" w:pos="1588"/>
                <w:tab w:val="clear" w:pos="1985"/>
              </w:tabs>
              <w:overflowPunct/>
              <w:autoSpaceDE/>
              <w:autoSpaceDN/>
              <w:adjustRightInd/>
              <w:jc w:val="center"/>
              <w:textAlignment w:val="auto"/>
              <w:rPr>
                <w:rFonts w:eastAsiaTheme="minorEastAsia"/>
                <w:lang w:val="en-IN" w:eastAsia="ja-JP"/>
              </w:rPr>
            </w:pPr>
            <w:r w:rsidRPr="31BCA2A4">
              <w:rPr>
                <w:rFonts w:eastAsiaTheme="minorEastAsia"/>
                <w:lang w:val="en-IN" w:eastAsia="ja-JP"/>
              </w:rPr>
              <w:t>Software for SAR measurement (Representation of measurement points side- view)</w:t>
            </w:r>
          </w:p>
        </w:tc>
        <w:tc>
          <w:tcPr>
            <w:tcW w:w="4718" w:type="dxa"/>
          </w:tcPr>
          <w:p w14:paraId="679FE5B7" w14:textId="77777777" w:rsidR="00924166" w:rsidRDefault="00924166" w:rsidP="00E776B9">
            <w:pPr>
              <w:tabs>
                <w:tab w:val="clear" w:pos="794"/>
                <w:tab w:val="clear" w:pos="1191"/>
                <w:tab w:val="clear" w:pos="1588"/>
                <w:tab w:val="clear" w:pos="1985"/>
              </w:tabs>
              <w:overflowPunct/>
              <w:autoSpaceDE/>
              <w:autoSpaceDN/>
              <w:adjustRightInd/>
              <w:jc w:val="center"/>
              <w:textAlignment w:val="auto"/>
              <w:rPr>
                <w:ins w:id="65" w:author="DELL" w:date="2024-05-21T15:22:00Z"/>
                <w:rFonts w:eastAsiaTheme="minorEastAsia"/>
                <w:lang w:val="en-IN" w:eastAsia="ja-JP"/>
              </w:rPr>
            </w:pPr>
            <w:ins w:id="66" w:author="TEC" w:date="2023-10-19T11:27:00Z">
              <w:r>
                <w:rPr>
                  <w:noProof/>
                  <w:lang w:val="en-US"/>
                </w:rPr>
                <w:drawing>
                  <wp:inline distT="0" distB="0" distL="0" distR="0" wp14:anchorId="198DADD7" wp14:editId="294CFCE4">
                    <wp:extent cx="2817636" cy="2197141"/>
                    <wp:effectExtent l="0" t="0" r="1905" b="0"/>
                    <wp:docPr id="1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17636" cy="2197141"/>
                            </a:xfrm>
                            <a:prstGeom prst="rect">
                              <a:avLst/>
                            </a:prstGeom>
                          </pic:spPr>
                        </pic:pic>
                      </a:graphicData>
                    </a:graphic>
                  </wp:inline>
                </w:drawing>
              </w:r>
            </w:ins>
          </w:p>
          <w:p w14:paraId="427F4861" w14:textId="2F058F38" w:rsidR="00825366" w:rsidRPr="005B0AF0" w:rsidRDefault="00825366" w:rsidP="00E776B9">
            <w:pPr>
              <w:tabs>
                <w:tab w:val="clear" w:pos="794"/>
                <w:tab w:val="clear" w:pos="1191"/>
                <w:tab w:val="clear" w:pos="1588"/>
                <w:tab w:val="clear" w:pos="1985"/>
              </w:tabs>
              <w:overflowPunct/>
              <w:autoSpaceDE/>
              <w:autoSpaceDN/>
              <w:adjustRightInd/>
              <w:jc w:val="center"/>
              <w:textAlignment w:val="auto"/>
              <w:rPr>
                <w:rFonts w:eastAsiaTheme="minorEastAsia"/>
                <w:lang w:val="en-IN" w:eastAsia="ja-JP"/>
              </w:rPr>
            </w:pPr>
            <w:r w:rsidRPr="582D80BD">
              <w:rPr>
                <w:rFonts w:eastAsiaTheme="minorEastAsia"/>
                <w:lang w:val="en-IN" w:eastAsia="ja-JP"/>
              </w:rPr>
              <w:t xml:space="preserve">Software for SAR measurement (Representation of measurement points </w:t>
            </w:r>
            <w:r w:rsidR="73E7F496" w:rsidRPr="582D80BD">
              <w:rPr>
                <w:rFonts w:eastAsiaTheme="minorEastAsia"/>
                <w:lang w:val="en-IN" w:eastAsia="ja-JP"/>
              </w:rPr>
              <w:t>top view</w:t>
            </w:r>
            <w:r w:rsidRPr="582D80BD">
              <w:rPr>
                <w:rFonts w:eastAsiaTheme="minorEastAsia"/>
                <w:lang w:val="en-IN" w:eastAsia="ja-JP"/>
              </w:rPr>
              <w:t>)</w:t>
            </w:r>
          </w:p>
        </w:tc>
      </w:tr>
    </w:tbl>
    <w:p w14:paraId="6AF1AE41" w14:textId="77777777" w:rsidR="00924166" w:rsidRDefault="00924166" w:rsidP="31BCA2A4">
      <w:pPr>
        <w:pStyle w:val="PargrafodaLista"/>
        <w:numPr>
          <w:ilvl w:val="0"/>
          <w:numId w:val="17"/>
        </w:num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Measurement Methodology &amp; Steps</w:t>
      </w:r>
    </w:p>
    <w:p w14:paraId="61F39590" w14:textId="0C5EB5F3" w:rsidR="00924166" w:rsidRDefault="0007521E" w:rsidP="31BCA2A4">
      <w:pPr>
        <w:tabs>
          <w:tab w:val="clear" w:pos="794"/>
          <w:tab w:val="clear" w:pos="1191"/>
          <w:tab w:val="clear" w:pos="1588"/>
          <w:tab w:val="clear" w:pos="1985"/>
        </w:tabs>
        <w:overflowPunct/>
        <w:autoSpaceDE/>
        <w:autoSpaceDN/>
        <w:adjustRightInd/>
        <w:textAlignment w:val="auto"/>
        <w:rPr>
          <w:rFonts w:eastAsiaTheme="minorEastAsia"/>
          <w:lang w:eastAsia="ja-JP"/>
        </w:rPr>
      </w:pPr>
      <w:r>
        <w:rPr>
          <w:rFonts w:eastAsiaTheme="minorEastAsia"/>
          <w:lang w:eastAsia="ja-JP"/>
        </w:rPr>
        <w:t>Figure 2</w:t>
      </w:r>
      <w:r w:rsidR="006400C4">
        <w:rPr>
          <w:rFonts w:eastAsiaTheme="minorEastAsia"/>
          <w:lang w:eastAsia="ja-JP"/>
        </w:rPr>
        <w:t xml:space="preserve"> -</w:t>
      </w:r>
      <w:r w:rsidR="00924166" w:rsidRPr="31BCA2A4">
        <w:rPr>
          <w:rFonts w:eastAsiaTheme="minorEastAsia"/>
          <w:lang w:eastAsia="ja-JP"/>
        </w:rPr>
        <w:t xml:space="preserve"> </w:t>
      </w:r>
      <w:r>
        <w:rPr>
          <w:rFonts w:eastAsiaTheme="minorEastAsia"/>
          <w:lang w:eastAsia="ja-JP"/>
        </w:rPr>
        <w:t>M</w:t>
      </w:r>
      <w:r w:rsidR="00924166" w:rsidRPr="31BCA2A4">
        <w:rPr>
          <w:rFonts w:eastAsiaTheme="minorEastAsia"/>
          <w:lang w:eastAsia="ja-JP"/>
        </w:rPr>
        <w:t>ethodology and steps for SAR measurement based on IEC/IEEE 62209-1528*</w:t>
      </w:r>
    </w:p>
    <w:p w14:paraId="7DB33F9C" w14:textId="77777777" w:rsidR="00924166" w:rsidRPr="00575FD5" w:rsidRDefault="00924166" w:rsidP="00AD2855">
      <w:pPr>
        <w:tabs>
          <w:tab w:val="clear" w:pos="794"/>
          <w:tab w:val="clear" w:pos="1191"/>
          <w:tab w:val="clear" w:pos="1588"/>
          <w:tab w:val="clear" w:pos="1985"/>
        </w:tabs>
        <w:overflowPunct/>
        <w:autoSpaceDE/>
        <w:autoSpaceDN/>
        <w:adjustRightInd/>
        <w:jc w:val="center"/>
        <w:textAlignment w:val="auto"/>
        <w:rPr>
          <w:rFonts w:eastAsiaTheme="minorEastAsia"/>
          <w:lang w:eastAsia="ja-JP"/>
        </w:rPr>
      </w:pPr>
      <w:r>
        <w:rPr>
          <w:noProof/>
          <w:lang w:val="en-US"/>
        </w:rPr>
        <w:drawing>
          <wp:inline distT="0" distB="0" distL="0" distR="0" wp14:anchorId="167B4F39" wp14:editId="6829B436">
            <wp:extent cx="5371161" cy="5001905"/>
            <wp:effectExtent l="0" t="0" r="1270" b="8255"/>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30">
                      <a:extLst>
                        <a:ext uri="{28A0092B-C50C-407E-A947-70E740481C1C}">
                          <a14:useLocalDpi xmlns:a14="http://schemas.microsoft.com/office/drawing/2010/main" val="0"/>
                        </a:ext>
                      </a:extLst>
                    </a:blip>
                    <a:stretch>
                      <a:fillRect/>
                    </a:stretch>
                  </pic:blipFill>
                  <pic:spPr>
                    <a:xfrm>
                      <a:off x="0" y="0"/>
                      <a:ext cx="5411481" cy="5039454"/>
                    </a:xfrm>
                    <a:prstGeom prst="rect">
                      <a:avLst/>
                    </a:prstGeom>
                  </pic:spPr>
                </pic:pic>
              </a:graphicData>
            </a:graphic>
          </wp:inline>
        </w:drawing>
      </w:r>
    </w:p>
    <w:p w14:paraId="27F6C3DB" w14:textId="77777777" w:rsidR="00B17927" w:rsidRPr="00C30E16" w:rsidRDefault="00B17927" w:rsidP="00B17927">
      <w:pPr>
        <w:tabs>
          <w:tab w:val="clear" w:pos="794"/>
          <w:tab w:val="clear" w:pos="1191"/>
          <w:tab w:val="clear" w:pos="1588"/>
          <w:tab w:val="clear" w:pos="1985"/>
        </w:tabs>
        <w:overflowPunct/>
        <w:autoSpaceDE/>
        <w:autoSpaceDN/>
        <w:adjustRightInd/>
        <w:textAlignment w:val="auto"/>
        <w:rPr>
          <w:rFonts w:eastAsiaTheme="minorEastAsia"/>
          <w:sz w:val="22"/>
          <w:szCs w:val="22"/>
          <w:lang w:eastAsia="ja-JP"/>
          <w:rPrChange w:id="67" w:author="TEC" w:date="2023-10-19T12:09:00Z">
            <w:rPr>
              <w:rFonts w:eastAsiaTheme="minorEastAsia"/>
              <w:lang w:eastAsia="ja-JP"/>
            </w:rPr>
          </w:rPrChange>
        </w:rPr>
      </w:pPr>
      <w:bookmarkStart w:id="68" w:name="_Int_IKa7lx3w"/>
      <w:bookmarkEnd w:id="68"/>
      <w:r w:rsidRPr="582D80BD">
        <w:rPr>
          <w:rFonts w:eastAsiaTheme="minorEastAsia"/>
          <w:sz w:val="22"/>
          <w:szCs w:val="22"/>
          <w:lang w:eastAsia="ja-JP"/>
        </w:rPr>
        <w:t>*</w:t>
      </w:r>
      <w:r w:rsidRPr="582D80BD">
        <w:rPr>
          <w:rFonts w:eastAsiaTheme="minorEastAsia"/>
          <w:sz w:val="22"/>
          <w:szCs w:val="22"/>
          <w:lang w:eastAsia="ja-JP"/>
          <w:rPrChange w:id="69" w:author="TEC" w:date="2023-10-19T12:09:00Z">
            <w:rPr>
              <w:rFonts w:eastAsiaTheme="minorEastAsia"/>
              <w:lang w:eastAsia="ja-JP"/>
            </w:rPr>
          </w:rPrChange>
        </w:rPr>
        <w:t xml:space="preserve">Reproduced with permission from IEC/IEEE 62209-1528 ed 1.0 "Copyright © 2020 IEC Geneva, Switzerland. </w:t>
      </w:r>
      <w:ins w:id="70" w:author="TEC" w:date="2023-10-19T12:10:00Z">
        <w:r w:rsidRPr="582D80BD">
          <w:rPr>
            <w:rFonts w:eastAsiaTheme="minorEastAsia"/>
            <w:sz w:val="22"/>
            <w:szCs w:val="22"/>
            <w:lang w:eastAsia="ja-JP"/>
          </w:rPr>
          <w:fldChar w:fldCharType="begin"/>
        </w:r>
        <w:r w:rsidRPr="582D80BD">
          <w:rPr>
            <w:rFonts w:eastAsiaTheme="minorEastAsia"/>
            <w:sz w:val="22"/>
            <w:szCs w:val="22"/>
            <w:lang w:eastAsia="ja-JP"/>
          </w:rPr>
          <w:instrText xml:space="preserve"> HYPERLINK "http://</w:instrText>
        </w:r>
      </w:ins>
      <w:ins w:id="71" w:author="TEC" w:date="2023-10-19T12:09:00Z">
        <w:r w:rsidRPr="582D80BD">
          <w:rPr>
            <w:rFonts w:eastAsiaTheme="minorEastAsia"/>
            <w:sz w:val="22"/>
            <w:szCs w:val="22"/>
            <w:lang w:eastAsia="ja-JP"/>
          </w:rPr>
          <w:instrText>www.iec.ch</w:instrText>
        </w:r>
      </w:ins>
      <w:ins w:id="72" w:author="TEC" w:date="2023-10-19T12:10:00Z">
        <w:r w:rsidRPr="582D80BD">
          <w:rPr>
            <w:rFonts w:eastAsiaTheme="minorEastAsia"/>
            <w:sz w:val="22"/>
            <w:szCs w:val="22"/>
            <w:lang w:eastAsia="ja-JP"/>
          </w:rPr>
          <w:instrText xml:space="preserve">" </w:instrText>
        </w:r>
        <w:r w:rsidRPr="582D80BD">
          <w:rPr>
            <w:rFonts w:eastAsiaTheme="minorEastAsia"/>
            <w:sz w:val="22"/>
            <w:szCs w:val="22"/>
            <w:lang w:eastAsia="ja-JP"/>
          </w:rPr>
        </w:r>
        <w:r w:rsidRPr="582D80BD">
          <w:rPr>
            <w:rFonts w:eastAsiaTheme="minorEastAsia"/>
            <w:sz w:val="22"/>
            <w:szCs w:val="22"/>
            <w:lang w:eastAsia="ja-JP"/>
          </w:rPr>
          <w:fldChar w:fldCharType="separate"/>
        </w:r>
      </w:ins>
      <w:r w:rsidRPr="582D80BD">
        <w:rPr>
          <w:rStyle w:val="Hyperlink"/>
          <w:rFonts w:eastAsiaTheme="minorEastAsia"/>
          <w:sz w:val="22"/>
          <w:szCs w:val="22"/>
        </w:rPr>
        <w:t>www.iec.ch</w:t>
      </w:r>
      <w:ins w:id="73" w:author="TEC" w:date="2023-10-19T12:10:00Z">
        <w:r w:rsidRPr="582D80BD">
          <w:rPr>
            <w:rFonts w:eastAsiaTheme="minorEastAsia"/>
            <w:sz w:val="22"/>
            <w:szCs w:val="22"/>
            <w:lang w:eastAsia="ja-JP"/>
          </w:rPr>
          <w:fldChar w:fldCharType="end"/>
        </w:r>
      </w:ins>
      <w:r w:rsidRPr="582D80BD">
        <w:rPr>
          <w:rFonts w:eastAsiaTheme="minorEastAsia"/>
          <w:sz w:val="22"/>
          <w:szCs w:val="22"/>
          <w:lang w:eastAsia="ja-JP"/>
        </w:rPr>
        <w:t xml:space="preserve"> in ITU-T K.91</w:t>
      </w:r>
    </w:p>
    <w:p w14:paraId="23BCA2AA" w14:textId="45CC64B0" w:rsidR="00320AD0" w:rsidRPr="00605C85" w:rsidRDefault="00320AD0" w:rsidP="582D80BD">
      <w:pPr>
        <w:tabs>
          <w:tab w:val="clear" w:pos="794"/>
          <w:tab w:val="clear" w:pos="1191"/>
          <w:tab w:val="clear" w:pos="1588"/>
          <w:tab w:val="clear" w:pos="1985"/>
        </w:tabs>
        <w:overflowPunct/>
        <w:autoSpaceDE/>
        <w:autoSpaceDN/>
        <w:adjustRightInd/>
        <w:ind w:left="783"/>
        <w:contextualSpacing/>
        <w:jc w:val="left"/>
        <w:textAlignment w:val="auto"/>
        <w:rPr>
          <w:rFonts w:eastAsiaTheme="minorEastAsia"/>
          <w:b/>
          <w:bCs/>
          <w:lang w:eastAsia="ja-JP"/>
        </w:rPr>
      </w:pPr>
    </w:p>
    <w:p w14:paraId="0456801C" w14:textId="032AFC3F" w:rsidR="00E17506" w:rsidRDefault="709CD9B0" w:rsidP="4640E4F0">
      <w:pPr>
        <w:numPr>
          <w:ilvl w:val="0"/>
          <w:numId w:val="3"/>
        </w:numPr>
        <w:tabs>
          <w:tab w:val="clear" w:pos="794"/>
          <w:tab w:val="clear" w:pos="1191"/>
          <w:tab w:val="clear" w:pos="1588"/>
          <w:tab w:val="clear" w:pos="1985"/>
        </w:tabs>
        <w:overflowPunct/>
        <w:autoSpaceDE/>
        <w:autoSpaceDN/>
        <w:adjustRightInd/>
        <w:contextualSpacing/>
        <w:textAlignment w:val="auto"/>
        <w:rPr>
          <w:rFonts w:eastAsiaTheme="minorEastAsia"/>
          <w:b/>
          <w:bCs/>
          <w:lang w:eastAsia="ja-JP"/>
        </w:rPr>
      </w:pPr>
      <w:bookmarkStart w:id="74" w:name="_Hlk151113815"/>
      <w:r w:rsidRPr="4640E4F0">
        <w:rPr>
          <w:rFonts w:eastAsiaTheme="minorEastAsia"/>
          <w:b/>
          <w:bCs/>
        </w:rPr>
        <w:lastRenderedPageBreak/>
        <w:t>Incident Power Density (</w:t>
      </w:r>
      <w:r w:rsidR="17D0027C" w:rsidRPr="4640E4F0">
        <w:rPr>
          <w:rFonts w:eastAsiaTheme="minorEastAsia"/>
          <w:b/>
          <w:bCs/>
        </w:rPr>
        <w:t>IPD</w:t>
      </w:r>
      <w:r w:rsidRPr="4640E4F0">
        <w:rPr>
          <w:rFonts w:eastAsiaTheme="minorEastAsia"/>
          <w:b/>
          <w:bCs/>
        </w:rPr>
        <w:t xml:space="preserve">) </w:t>
      </w:r>
    </w:p>
    <w:bookmarkEnd w:id="74"/>
    <w:p w14:paraId="641DD9BC" w14:textId="04CE3051" w:rsidR="00DA16C8" w:rsidRDefault="09CEB18C" w:rsidP="582D80BD">
      <w:pPr>
        <w:tabs>
          <w:tab w:val="clear" w:pos="794"/>
          <w:tab w:val="clear" w:pos="1191"/>
          <w:tab w:val="clear" w:pos="1588"/>
          <w:tab w:val="clear" w:pos="1985"/>
        </w:tabs>
        <w:overflowPunct/>
        <w:autoSpaceDE/>
        <w:autoSpaceDN/>
        <w:adjustRightInd/>
        <w:ind w:left="783"/>
        <w:contextualSpacing/>
        <w:textAlignment w:val="auto"/>
        <w:rPr>
          <w:rFonts w:eastAsiaTheme="minorEastAsia"/>
          <w:lang w:eastAsia="ja-JP"/>
        </w:rPr>
      </w:pPr>
      <w:r w:rsidRPr="582D80BD">
        <w:rPr>
          <w:rFonts w:eastAsiaTheme="minorEastAsia"/>
          <w:lang w:eastAsia="ja-JP"/>
        </w:rPr>
        <w:t xml:space="preserve">This technique is used in case of </w:t>
      </w:r>
      <w:proofErr w:type="spellStart"/>
      <w:r w:rsidRPr="582D80BD">
        <w:rPr>
          <w:rFonts w:eastAsiaTheme="minorEastAsia"/>
          <w:lang w:eastAsia="ja-JP"/>
        </w:rPr>
        <w:t>mmWave</w:t>
      </w:r>
      <w:proofErr w:type="spellEnd"/>
      <w:r w:rsidRPr="582D80BD">
        <w:rPr>
          <w:rFonts w:eastAsiaTheme="minorEastAsia"/>
          <w:lang w:eastAsia="ja-JP"/>
        </w:rPr>
        <w:t xml:space="preserve"> frequency</w:t>
      </w:r>
      <w:r w:rsidR="00F12560" w:rsidRPr="582D80BD">
        <w:rPr>
          <w:rFonts w:eastAsiaTheme="minorEastAsia"/>
          <w:lang w:eastAsia="ja-JP"/>
        </w:rPr>
        <w:t xml:space="preserve"> (6-300 GHz)</w:t>
      </w:r>
      <w:r w:rsidRPr="582D80BD">
        <w:rPr>
          <w:rFonts w:eastAsiaTheme="minorEastAsia"/>
          <w:lang w:eastAsia="ja-JP"/>
        </w:rPr>
        <w:t xml:space="preserve"> of operation in the RF devices. Unlike the lower frequency </w:t>
      </w:r>
      <w:r w:rsidR="75A7BE38" w:rsidRPr="582D80BD">
        <w:rPr>
          <w:rFonts w:eastAsiaTheme="minorEastAsia"/>
          <w:lang w:eastAsia="ja-JP"/>
        </w:rPr>
        <w:t>fields</w:t>
      </w:r>
      <w:r w:rsidRPr="582D80BD">
        <w:rPr>
          <w:rFonts w:eastAsiaTheme="minorEastAsia"/>
          <w:lang w:eastAsia="ja-JP"/>
        </w:rPr>
        <w:t xml:space="preserve">, </w:t>
      </w:r>
      <w:proofErr w:type="spellStart"/>
      <w:r w:rsidRPr="582D80BD">
        <w:rPr>
          <w:rFonts w:eastAsiaTheme="minorEastAsia"/>
          <w:lang w:eastAsia="ja-JP"/>
        </w:rPr>
        <w:t>mmWave</w:t>
      </w:r>
      <w:proofErr w:type="spellEnd"/>
      <w:r w:rsidRPr="582D80BD">
        <w:rPr>
          <w:rFonts w:eastAsiaTheme="minorEastAsia"/>
          <w:lang w:eastAsia="ja-JP"/>
        </w:rPr>
        <w:t xml:space="preserve"> </w:t>
      </w:r>
      <w:r w:rsidR="75A7BE38" w:rsidRPr="582D80BD">
        <w:rPr>
          <w:rFonts w:eastAsiaTheme="minorEastAsia"/>
          <w:lang w:eastAsia="ja-JP"/>
        </w:rPr>
        <w:t xml:space="preserve">fields </w:t>
      </w:r>
      <w:r w:rsidRPr="582D80BD">
        <w:rPr>
          <w:rFonts w:eastAsiaTheme="minorEastAsia"/>
          <w:lang w:eastAsia="ja-JP"/>
        </w:rPr>
        <w:t xml:space="preserve">do not </w:t>
      </w:r>
      <w:r w:rsidR="75A7BE38" w:rsidRPr="582D80BD">
        <w:rPr>
          <w:rFonts w:eastAsiaTheme="minorEastAsia"/>
          <w:lang w:eastAsia="ja-JP"/>
        </w:rPr>
        <w:t>penetrate far into</w:t>
      </w:r>
      <w:r w:rsidRPr="582D80BD">
        <w:rPr>
          <w:rFonts w:eastAsiaTheme="minorEastAsia"/>
          <w:lang w:eastAsia="ja-JP"/>
        </w:rPr>
        <w:t xml:space="preserve"> the human body. In fact, </w:t>
      </w:r>
      <w:proofErr w:type="spellStart"/>
      <w:r w:rsidRPr="582D80BD">
        <w:rPr>
          <w:rFonts w:eastAsiaTheme="minorEastAsia"/>
          <w:lang w:eastAsia="ja-JP"/>
        </w:rPr>
        <w:t>mmWave</w:t>
      </w:r>
      <w:proofErr w:type="spellEnd"/>
      <w:r w:rsidRPr="582D80BD">
        <w:rPr>
          <w:rFonts w:eastAsiaTheme="minorEastAsia"/>
          <w:lang w:eastAsia="ja-JP"/>
        </w:rPr>
        <w:t xml:space="preserve"> radiation penetrates only a few mm of the skin surface and does not reach the inner regions of the body. Hence, </w:t>
      </w:r>
      <w:r w:rsidR="3256DAF5" w:rsidRPr="582D80BD">
        <w:rPr>
          <w:rFonts w:eastAsiaTheme="minorEastAsia"/>
          <w:lang w:eastAsia="ja-JP"/>
        </w:rPr>
        <w:t>especially</w:t>
      </w:r>
      <w:r w:rsidRPr="582D80BD">
        <w:rPr>
          <w:rFonts w:eastAsiaTheme="minorEastAsia"/>
          <w:lang w:eastAsia="ja-JP"/>
        </w:rPr>
        <w:t xml:space="preserve"> in case of 5G (IMT-2020) devices</w:t>
      </w:r>
      <w:r w:rsidR="00272B66" w:rsidRPr="582D80BD">
        <w:rPr>
          <w:rFonts w:eastAsiaTheme="minorEastAsia"/>
          <w:lang w:eastAsia="ja-JP"/>
        </w:rPr>
        <w:t xml:space="preserve"> operating at higher FR2 frequency bands</w:t>
      </w:r>
      <w:r w:rsidRPr="582D80BD">
        <w:rPr>
          <w:rFonts w:eastAsiaTheme="minorEastAsia"/>
          <w:lang w:eastAsia="ja-JP"/>
        </w:rPr>
        <w:t xml:space="preserve">, for assessing compliance to RF EMF exposure, the measurement of </w:t>
      </w:r>
      <w:r w:rsidR="75A7BE38" w:rsidRPr="582D80BD">
        <w:rPr>
          <w:rFonts w:eastAsiaTheme="minorEastAsia"/>
          <w:lang w:eastAsia="ja-JP"/>
        </w:rPr>
        <w:t xml:space="preserve">the </w:t>
      </w:r>
      <w:r w:rsidR="709CD9B0" w:rsidRPr="582D80BD">
        <w:rPr>
          <w:rFonts w:eastAsiaTheme="minorEastAsia"/>
          <w:lang w:eastAsia="ja-JP"/>
        </w:rPr>
        <w:t xml:space="preserve">incident </w:t>
      </w:r>
      <w:r w:rsidRPr="582D80BD">
        <w:rPr>
          <w:rFonts w:eastAsiaTheme="minorEastAsia"/>
          <w:lang w:eastAsia="ja-JP"/>
        </w:rPr>
        <w:t xml:space="preserve">power density </w:t>
      </w:r>
      <w:r w:rsidR="71582FD4" w:rsidRPr="582D80BD">
        <w:rPr>
          <w:rFonts w:eastAsiaTheme="minorEastAsia"/>
          <w:lang w:eastAsia="ja-JP"/>
        </w:rPr>
        <w:t>must</w:t>
      </w:r>
      <w:r w:rsidRPr="582D80BD">
        <w:rPr>
          <w:rFonts w:eastAsiaTheme="minorEastAsia"/>
          <w:lang w:eastAsia="ja-JP"/>
        </w:rPr>
        <w:t xml:space="preserve"> be employed.</w:t>
      </w:r>
      <w:r w:rsidR="75A7BE38" w:rsidRPr="582D80BD">
        <w:rPr>
          <w:rFonts w:eastAsiaTheme="minorEastAsia"/>
          <w:lang w:eastAsia="ja-JP"/>
        </w:rPr>
        <w:t xml:space="preserve"> </w:t>
      </w:r>
      <w:r w:rsidR="4A474319" w:rsidRPr="582D80BD">
        <w:rPr>
          <w:rFonts w:eastAsiaTheme="minorEastAsia"/>
          <w:lang w:eastAsia="ja-JP"/>
        </w:rPr>
        <w:t xml:space="preserve">It should be noted that </w:t>
      </w:r>
      <w:r w:rsidR="00FA41EF" w:rsidRPr="582D80BD">
        <w:rPr>
          <w:rFonts w:eastAsiaTheme="minorEastAsia"/>
          <w:lang w:eastAsia="ja-JP"/>
        </w:rPr>
        <w:t xml:space="preserve">in the reactive </w:t>
      </w:r>
      <w:r w:rsidR="4A474319" w:rsidRPr="582D80BD">
        <w:rPr>
          <w:rFonts w:eastAsiaTheme="minorEastAsia"/>
          <w:lang w:eastAsia="ja-JP"/>
        </w:rPr>
        <w:t>near-field</w:t>
      </w:r>
      <w:ins w:id="75" w:author="Kai Niskala" w:date="2025-04-30T15:38:00Z">
        <w:r w:rsidR="00FA41EF" w:rsidRPr="582D80BD">
          <w:rPr>
            <w:rFonts w:eastAsiaTheme="minorEastAsia"/>
            <w:lang w:eastAsia="ja-JP"/>
          </w:rPr>
          <w:t>,</w:t>
        </w:r>
      </w:ins>
      <w:r w:rsidR="4A474319" w:rsidRPr="582D80BD">
        <w:rPr>
          <w:rFonts w:eastAsiaTheme="minorEastAsia"/>
          <w:lang w:eastAsia="ja-JP"/>
        </w:rPr>
        <w:t xml:space="preserve"> coupling and dielectric loading of the </w:t>
      </w:r>
      <w:r w:rsidR="6007504A" w:rsidRPr="582D80BD">
        <w:rPr>
          <w:rFonts w:eastAsiaTheme="minorEastAsia"/>
          <w:lang w:eastAsia="ja-JP"/>
        </w:rPr>
        <w:t xml:space="preserve">EUT </w:t>
      </w:r>
      <w:r w:rsidR="4A474319" w:rsidRPr="582D80BD">
        <w:rPr>
          <w:rFonts w:eastAsiaTheme="minorEastAsia"/>
          <w:lang w:eastAsia="ja-JP"/>
        </w:rPr>
        <w:t xml:space="preserve">by the user </w:t>
      </w:r>
      <w:r w:rsidR="00690A69" w:rsidRPr="582D80BD">
        <w:rPr>
          <w:rFonts w:eastAsiaTheme="minorEastAsia"/>
          <w:lang w:eastAsia="ja-JP"/>
        </w:rPr>
        <w:t xml:space="preserve">is neglected due to free-space </w:t>
      </w:r>
      <w:r w:rsidR="00E07B4C" w:rsidRPr="582D80BD">
        <w:rPr>
          <w:rFonts w:eastAsiaTheme="minorEastAsia"/>
          <w:lang w:eastAsia="ja-JP"/>
        </w:rPr>
        <w:t>assessment of IPD,</w:t>
      </w:r>
      <w:r w:rsidR="00690A69" w:rsidRPr="582D80BD">
        <w:rPr>
          <w:rFonts w:eastAsiaTheme="minorEastAsia"/>
          <w:lang w:eastAsia="ja-JP"/>
        </w:rPr>
        <w:t xml:space="preserve"> </w:t>
      </w:r>
      <w:r w:rsidR="4A474319" w:rsidRPr="582D80BD">
        <w:rPr>
          <w:rFonts w:eastAsiaTheme="minorEastAsia"/>
          <w:lang w:eastAsia="ja-JP"/>
        </w:rPr>
        <w:t>lead</w:t>
      </w:r>
      <w:r w:rsidR="00690A69" w:rsidRPr="582D80BD">
        <w:rPr>
          <w:rFonts w:eastAsiaTheme="minorEastAsia"/>
          <w:lang w:eastAsia="ja-JP"/>
        </w:rPr>
        <w:t>ing</w:t>
      </w:r>
      <w:r w:rsidR="4A474319" w:rsidRPr="582D80BD">
        <w:rPr>
          <w:rFonts w:eastAsiaTheme="minorEastAsia"/>
          <w:lang w:eastAsia="ja-JP"/>
        </w:rPr>
        <w:t xml:space="preserve"> to </w:t>
      </w:r>
      <w:r w:rsidR="004805D2" w:rsidRPr="582D80BD">
        <w:rPr>
          <w:rFonts w:eastAsiaTheme="minorEastAsia"/>
          <w:lang w:eastAsia="ja-JP"/>
        </w:rPr>
        <w:t xml:space="preserve">possibly </w:t>
      </w:r>
      <w:r w:rsidR="4A474319" w:rsidRPr="582D80BD">
        <w:rPr>
          <w:rFonts w:eastAsiaTheme="minorEastAsia"/>
          <w:lang w:eastAsia="ja-JP"/>
        </w:rPr>
        <w:t xml:space="preserve">higher uncertainties </w:t>
      </w:r>
      <w:r w:rsidR="00E07B4C" w:rsidRPr="582D80BD">
        <w:rPr>
          <w:rFonts w:eastAsiaTheme="minorEastAsia"/>
          <w:lang w:eastAsia="ja-JP"/>
        </w:rPr>
        <w:t xml:space="preserve">compared to APD </w:t>
      </w:r>
      <w:r w:rsidR="4B17FE8E" w:rsidRPr="582D80BD">
        <w:rPr>
          <w:rFonts w:eastAsiaTheme="minorEastAsia"/>
          <w:lang w:eastAsia="ja-JP"/>
        </w:rPr>
        <w:t>assessment</w:t>
      </w:r>
      <w:r w:rsidR="4A474319" w:rsidRPr="582D80BD">
        <w:rPr>
          <w:rFonts w:eastAsiaTheme="minorEastAsia"/>
          <w:lang w:eastAsia="ja-JP"/>
        </w:rPr>
        <w:t>.</w:t>
      </w:r>
    </w:p>
    <w:p w14:paraId="01BFFC46" w14:textId="2825E062" w:rsidR="00DA16C8" w:rsidRPr="00B85E78" w:rsidRDefault="00DA16C8" w:rsidP="582D80BD">
      <w:pPr>
        <w:tabs>
          <w:tab w:val="clear" w:pos="794"/>
          <w:tab w:val="clear" w:pos="1191"/>
          <w:tab w:val="clear" w:pos="1588"/>
          <w:tab w:val="clear" w:pos="1985"/>
        </w:tabs>
        <w:overflowPunct/>
        <w:autoSpaceDE/>
        <w:autoSpaceDN/>
        <w:adjustRightInd/>
        <w:contextualSpacing/>
        <w:textAlignment w:val="auto"/>
      </w:pPr>
    </w:p>
    <w:p w14:paraId="3765B245" w14:textId="5C927AEC" w:rsidR="00DA16C8" w:rsidRPr="00B85E78" w:rsidRDefault="7581FB91"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582D80BD">
        <w:rPr>
          <w:rFonts w:eastAsiaTheme="minorEastAsia"/>
          <w:lang w:eastAsia="ja-JP"/>
        </w:rPr>
        <w:t>Figure</w:t>
      </w:r>
      <w:r w:rsidR="0007521E">
        <w:rPr>
          <w:rFonts w:eastAsiaTheme="minorEastAsia"/>
          <w:lang w:eastAsia="ja-JP"/>
        </w:rPr>
        <w:t xml:space="preserve"> 3 -</w:t>
      </w:r>
      <w:r w:rsidRPr="582D80BD">
        <w:rPr>
          <w:rFonts w:eastAsiaTheme="minorEastAsia"/>
          <w:lang w:eastAsia="ja-JP"/>
        </w:rPr>
        <w:t xml:space="preserve"> </w:t>
      </w:r>
      <w:r w:rsidR="0007521E">
        <w:rPr>
          <w:rFonts w:eastAsiaTheme="minorEastAsia"/>
          <w:lang w:eastAsia="ja-JP"/>
        </w:rPr>
        <w:t>T</w:t>
      </w:r>
      <w:r w:rsidRPr="582D80BD">
        <w:rPr>
          <w:rFonts w:eastAsiaTheme="minorEastAsia"/>
          <w:lang w:eastAsia="ja-JP"/>
        </w:rPr>
        <w:t>ypical measurement setup for power density measurement for EMF exposure assessment from devices operating in bands above 6 GHz</w:t>
      </w:r>
    </w:p>
    <w:p w14:paraId="184EE6E3" w14:textId="0F139DAA" w:rsidR="00DA16C8" w:rsidRPr="00B85E78" w:rsidRDefault="4B27202F" w:rsidP="00E776B9">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Pr>
          <w:noProof/>
        </w:rPr>
        <w:drawing>
          <wp:inline distT="0" distB="0" distL="0" distR="0" wp14:anchorId="0699397F" wp14:editId="186F4835">
            <wp:extent cx="6120765" cy="2616835"/>
            <wp:effectExtent l="0" t="0" r="0" b="0"/>
            <wp:docPr id="1437318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1">
                      <a:extLst>
                        <a:ext uri="{28A0092B-C50C-407E-A947-70E740481C1C}">
                          <a14:useLocalDpi xmlns:a14="http://schemas.microsoft.com/office/drawing/2010/main" val="0"/>
                        </a:ext>
                      </a:extLst>
                    </a:blip>
                    <a:stretch>
                      <a:fillRect/>
                    </a:stretch>
                  </pic:blipFill>
                  <pic:spPr>
                    <a:xfrm>
                      <a:off x="0" y="0"/>
                      <a:ext cx="6120765" cy="2616835"/>
                    </a:xfrm>
                    <a:prstGeom prst="rect">
                      <a:avLst/>
                    </a:prstGeom>
                  </pic:spPr>
                </pic:pic>
              </a:graphicData>
            </a:graphic>
          </wp:inline>
        </w:drawing>
      </w:r>
    </w:p>
    <w:p w14:paraId="6CCF8787" w14:textId="0C3B197B" w:rsidR="00E17506" w:rsidRPr="00B85E78" w:rsidRDefault="1A55EBF7" w:rsidP="4640E4F0">
      <w:pPr>
        <w:pStyle w:val="PargrafodaLista"/>
        <w:numPr>
          <w:ilvl w:val="0"/>
          <w:numId w:val="3"/>
        </w:numPr>
        <w:tabs>
          <w:tab w:val="clear" w:pos="794"/>
          <w:tab w:val="clear" w:pos="1191"/>
          <w:tab w:val="clear" w:pos="1588"/>
          <w:tab w:val="clear" w:pos="1985"/>
        </w:tabs>
        <w:overflowPunct/>
        <w:autoSpaceDE/>
        <w:autoSpaceDN/>
        <w:adjustRightInd/>
        <w:textAlignment w:val="auto"/>
        <w:rPr>
          <w:rFonts w:eastAsiaTheme="minorEastAsia"/>
          <w:b/>
          <w:bCs/>
          <w:lang w:eastAsia="ja-JP"/>
        </w:rPr>
      </w:pPr>
      <w:r w:rsidRPr="4640E4F0">
        <w:rPr>
          <w:rFonts w:eastAsiaTheme="minorEastAsia"/>
          <w:b/>
          <w:bCs/>
        </w:rPr>
        <w:t>Absorbed Power Density</w:t>
      </w:r>
      <w:r w:rsidR="6743F8CC" w:rsidRPr="4640E4F0">
        <w:rPr>
          <w:rFonts w:eastAsiaTheme="minorEastAsia"/>
          <w:b/>
          <w:bCs/>
        </w:rPr>
        <w:t xml:space="preserve"> (</w:t>
      </w:r>
      <w:r w:rsidR="17D0027C" w:rsidRPr="4640E4F0">
        <w:rPr>
          <w:rFonts w:eastAsiaTheme="minorEastAsia"/>
          <w:b/>
          <w:bCs/>
        </w:rPr>
        <w:t>APD</w:t>
      </w:r>
      <w:r w:rsidR="6743F8CC" w:rsidRPr="4640E4F0">
        <w:rPr>
          <w:rFonts w:eastAsiaTheme="minorEastAsia"/>
          <w:b/>
          <w:bCs/>
        </w:rPr>
        <w:t xml:space="preserve">) </w:t>
      </w:r>
    </w:p>
    <w:p w14:paraId="3F62A9F8" w14:textId="2538FEDC" w:rsidR="00427661" w:rsidRPr="00605C85" w:rsidRDefault="009B1DDD">
      <w:pPr>
        <w:tabs>
          <w:tab w:val="clear" w:pos="794"/>
          <w:tab w:val="clear" w:pos="1191"/>
          <w:tab w:val="clear" w:pos="1588"/>
          <w:tab w:val="clear" w:pos="1985"/>
        </w:tabs>
        <w:overflowPunct/>
        <w:autoSpaceDE/>
        <w:autoSpaceDN/>
        <w:adjustRightInd/>
        <w:ind w:left="720"/>
        <w:textAlignment w:val="auto"/>
        <w:rPr>
          <w:ins w:id="76" w:author="Jose Antonio de Franca Junior" w:date="2025-05-08T19:39:00Z" w16du:dateUtc="2025-05-08T19:39:36Z"/>
          <w:rFonts w:eastAsiaTheme="minorEastAsia"/>
          <w:lang w:eastAsia="ja-JP"/>
        </w:rPr>
        <w:pPrChange w:id="77" w:author="Kai Niskala" w:date="2025-04-30T15:53:00Z">
          <w:pPr>
            <w:tabs>
              <w:tab w:val="clear" w:pos="794"/>
              <w:tab w:val="clear" w:pos="1191"/>
              <w:tab w:val="clear" w:pos="1588"/>
              <w:tab w:val="clear" w:pos="1985"/>
            </w:tabs>
            <w:overflowPunct/>
            <w:autoSpaceDE/>
            <w:autoSpaceDN/>
            <w:adjustRightInd/>
            <w:textAlignment w:val="auto"/>
          </w:pPr>
        </w:pPrChange>
      </w:pPr>
      <w:r w:rsidRPr="582D80BD">
        <w:rPr>
          <w:rFonts w:eastAsiaTheme="minorEastAsia"/>
          <w:lang w:eastAsia="ja-JP"/>
        </w:rPr>
        <w:t xml:space="preserve">In the 6 GHz to 10 GHz band the SAR of the exposure can be measured and then be converted to absorbed power density value according to </w:t>
      </w:r>
      <w:r w:rsidR="0055297C" w:rsidRPr="582D80BD">
        <w:rPr>
          <w:rFonts w:eastAsiaTheme="minorEastAsia"/>
          <w:lang w:eastAsia="ja-JP"/>
        </w:rPr>
        <w:t>[</w:t>
      </w:r>
      <w:r w:rsidRPr="582D80BD">
        <w:rPr>
          <w:rFonts w:eastAsiaTheme="minorEastAsia"/>
          <w:lang w:eastAsia="ja-JP"/>
        </w:rPr>
        <w:t>IEC PAS 63446</w:t>
      </w:r>
      <w:r w:rsidR="0055297C" w:rsidRPr="582D80BD">
        <w:rPr>
          <w:rFonts w:eastAsiaTheme="minorEastAsia"/>
          <w:lang w:eastAsia="ja-JP"/>
        </w:rPr>
        <w:t>]</w:t>
      </w:r>
      <w:r w:rsidRPr="582D80BD">
        <w:rPr>
          <w:rFonts w:eastAsiaTheme="minorEastAsia"/>
          <w:lang w:eastAsia="ja-JP"/>
        </w:rPr>
        <w:t xml:space="preserve">, to assess compliance with the absorbed power density limit. In the frequency band </w:t>
      </w:r>
      <w:r w:rsidR="00D2786B" w:rsidRPr="582D80BD">
        <w:rPr>
          <w:rFonts w:eastAsiaTheme="minorEastAsia"/>
          <w:lang w:eastAsia="ja-JP"/>
        </w:rPr>
        <w:t xml:space="preserve">6 </w:t>
      </w:r>
      <w:r w:rsidRPr="582D80BD">
        <w:rPr>
          <w:rFonts w:eastAsiaTheme="minorEastAsia"/>
          <w:lang w:eastAsia="ja-JP"/>
        </w:rPr>
        <w:t xml:space="preserve">GHz to 300 GHz, the measurement and computational methods </w:t>
      </w:r>
      <w:r w:rsidR="00003778" w:rsidRPr="582D80BD">
        <w:rPr>
          <w:rFonts w:eastAsiaTheme="minorEastAsia"/>
          <w:lang w:eastAsia="ja-JP"/>
        </w:rPr>
        <w:t xml:space="preserve">for direct APD assessment </w:t>
      </w:r>
      <w:r w:rsidRPr="582D80BD">
        <w:rPr>
          <w:rFonts w:eastAsiaTheme="minorEastAsia"/>
          <w:lang w:eastAsia="ja-JP"/>
        </w:rPr>
        <w:t>are under development and IEC/IEEE is working on standardization of the</w:t>
      </w:r>
      <w:r w:rsidR="00003778" w:rsidRPr="582D80BD">
        <w:rPr>
          <w:rFonts w:eastAsiaTheme="minorEastAsia"/>
          <w:lang w:eastAsia="ja-JP"/>
        </w:rPr>
        <w:t>se</w:t>
      </w:r>
      <w:r w:rsidRPr="582D80BD">
        <w:rPr>
          <w:rFonts w:eastAsiaTheme="minorEastAsia"/>
          <w:lang w:eastAsia="ja-JP"/>
        </w:rPr>
        <w:t xml:space="preserve"> assessment methods and procedures.</w:t>
      </w:r>
    </w:p>
    <w:p w14:paraId="78BD9122" w14:textId="7D644075" w:rsidR="582D80BD" w:rsidRDefault="582D80BD" w:rsidP="582D80BD">
      <w:pPr>
        <w:tabs>
          <w:tab w:val="clear" w:pos="794"/>
          <w:tab w:val="clear" w:pos="1191"/>
          <w:tab w:val="clear" w:pos="1588"/>
          <w:tab w:val="clear" w:pos="1985"/>
        </w:tabs>
        <w:ind w:left="720"/>
        <w:rPr>
          <w:rFonts w:eastAsiaTheme="minorEastAsia"/>
          <w:lang w:eastAsia="ja-JP"/>
        </w:rPr>
      </w:pPr>
    </w:p>
    <w:p w14:paraId="7169BE6A" w14:textId="4F88CA71" w:rsidR="00605C85" w:rsidRPr="00605C85" w:rsidRDefault="62399353" w:rsidP="4640E4F0">
      <w:pPr>
        <w:tabs>
          <w:tab w:val="clear" w:pos="794"/>
          <w:tab w:val="clear" w:pos="1191"/>
          <w:tab w:val="clear" w:pos="1588"/>
          <w:tab w:val="clear" w:pos="1985"/>
        </w:tabs>
        <w:overflowPunct/>
        <w:autoSpaceDE/>
        <w:autoSpaceDN/>
        <w:adjustRightInd/>
        <w:textAlignment w:val="auto"/>
        <w:rPr>
          <w:rFonts w:eastAsiaTheme="minorEastAsia"/>
          <w:b/>
          <w:bCs/>
          <w:lang w:eastAsia="ja-JP"/>
        </w:rPr>
      </w:pPr>
      <w:r w:rsidRPr="4640E4F0">
        <w:rPr>
          <w:rFonts w:eastAsiaTheme="minorEastAsia"/>
          <w:b/>
          <w:bCs/>
          <w:lang w:eastAsia="ja-JP"/>
        </w:rPr>
        <w:t>8.</w:t>
      </w:r>
      <w:r w:rsidR="2EE48D11" w:rsidRPr="4640E4F0">
        <w:rPr>
          <w:rFonts w:eastAsiaTheme="minorEastAsia"/>
          <w:b/>
          <w:bCs/>
          <w:lang w:eastAsia="ja-JP"/>
        </w:rPr>
        <w:t>3</w:t>
      </w:r>
      <w:r w:rsidRPr="4640E4F0">
        <w:rPr>
          <w:rFonts w:eastAsiaTheme="minorEastAsia"/>
          <w:lang w:eastAsia="ja-JP"/>
        </w:rPr>
        <w:t xml:space="preserve"> </w:t>
      </w:r>
      <w:r w:rsidR="00605C85">
        <w:tab/>
      </w:r>
      <w:r w:rsidR="709CD9B0" w:rsidRPr="4640E4F0">
        <w:rPr>
          <w:rFonts w:eastAsiaTheme="minorEastAsia"/>
          <w:b/>
          <w:bCs/>
          <w:lang w:eastAsia="ja-JP"/>
        </w:rPr>
        <w:t>Compliance Limits for SAR,</w:t>
      </w:r>
      <w:r w:rsidR="47A6B8DD" w:rsidRPr="4640E4F0">
        <w:rPr>
          <w:rFonts w:eastAsiaTheme="minorEastAsia"/>
          <w:b/>
          <w:bCs/>
          <w:lang w:eastAsia="ja-JP"/>
        </w:rPr>
        <w:t xml:space="preserve"> </w:t>
      </w:r>
      <w:r w:rsidR="17D0027C" w:rsidRPr="4640E4F0">
        <w:rPr>
          <w:rFonts w:eastAsiaTheme="minorEastAsia"/>
          <w:b/>
          <w:bCs/>
          <w:lang w:eastAsia="ja-JP"/>
        </w:rPr>
        <w:t>APD</w:t>
      </w:r>
      <w:r w:rsidR="709CD9B0" w:rsidRPr="4640E4F0">
        <w:rPr>
          <w:rFonts w:eastAsiaTheme="minorEastAsia"/>
          <w:b/>
          <w:bCs/>
          <w:lang w:eastAsia="ja-JP"/>
        </w:rPr>
        <w:t>, and</w:t>
      </w:r>
      <w:r w:rsidR="47A6B8DD" w:rsidRPr="4640E4F0">
        <w:rPr>
          <w:rFonts w:eastAsiaTheme="minorEastAsia"/>
          <w:b/>
          <w:bCs/>
          <w:lang w:eastAsia="ja-JP"/>
        </w:rPr>
        <w:t xml:space="preserve"> </w:t>
      </w:r>
      <w:r w:rsidR="0F2059CE" w:rsidRPr="4640E4F0">
        <w:rPr>
          <w:rFonts w:eastAsiaTheme="minorEastAsia"/>
          <w:b/>
          <w:bCs/>
          <w:lang w:eastAsia="ja-JP"/>
        </w:rPr>
        <w:t>IPD</w:t>
      </w:r>
      <w:r w:rsidR="709CD9B0" w:rsidRPr="4640E4F0">
        <w:rPr>
          <w:rFonts w:eastAsiaTheme="minorEastAsia"/>
          <w:b/>
          <w:bCs/>
          <w:lang w:eastAsia="ja-JP"/>
        </w:rPr>
        <w:t xml:space="preserve"> </w:t>
      </w:r>
    </w:p>
    <w:p w14:paraId="06702739" w14:textId="2F2EBE69" w:rsidR="00A75DF9" w:rsidRPr="00605C85" w:rsidRDefault="709CD9B0" w:rsidP="582D80BD">
      <w:pPr>
        <w:tabs>
          <w:tab w:val="clear" w:pos="794"/>
          <w:tab w:val="clear" w:pos="1191"/>
          <w:tab w:val="clear" w:pos="1588"/>
          <w:tab w:val="clear" w:pos="1985"/>
        </w:tabs>
        <w:overflowPunct/>
        <w:autoSpaceDE/>
        <w:autoSpaceDN/>
        <w:adjustRightInd/>
        <w:textAlignment w:val="auto"/>
        <w:rPr>
          <w:ins w:id="78" w:author="Jose Antonio de Franca Junior" w:date="2025-05-08T19:39:00Z" w16du:dateUtc="2025-05-08T19:39:43Z"/>
          <w:rFonts w:eastAsiaTheme="minorEastAsia"/>
          <w:lang w:eastAsia="ja-JP"/>
        </w:rPr>
      </w:pPr>
      <w:r w:rsidRPr="582D80BD">
        <w:rPr>
          <w:rFonts w:eastAsiaTheme="minorEastAsia"/>
          <w:lang w:eastAsia="ja-JP"/>
        </w:rPr>
        <w:t>ICNIRP defines the basic restrictions for SAR and</w:t>
      </w:r>
      <w:r w:rsidR="0F2059CE" w:rsidRPr="582D80BD">
        <w:rPr>
          <w:rFonts w:eastAsiaTheme="minorEastAsia"/>
          <w:lang w:eastAsia="ja-JP"/>
        </w:rPr>
        <w:t xml:space="preserve"> APD</w:t>
      </w:r>
      <w:r w:rsidRPr="582D80BD">
        <w:rPr>
          <w:rFonts w:eastAsiaTheme="minorEastAsia"/>
          <w:lang w:eastAsia="ja-JP"/>
        </w:rPr>
        <w:t>, and the reference levels for</w:t>
      </w:r>
      <w:r w:rsidR="0F2059CE" w:rsidRPr="582D80BD">
        <w:rPr>
          <w:rFonts w:eastAsiaTheme="minorEastAsia"/>
          <w:lang w:eastAsia="ja-JP"/>
        </w:rPr>
        <w:t xml:space="preserve"> IPD</w:t>
      </w:r>
      <w:r w:rsidR="47A6B8DD" w:rsidRPr="582D80BD">
        <w:rPr>
          <w:rFonts w:eastAsiaTheme="minorEastAsia"/>
          <w:vertAlign w:val="subscript"/>
          <w:lang w:eastAsia="ja-JP"/>
        </w:rPr>
        <w:t xml:space="preserve"> </w:t>
      </w:r>
      <w:r w:rsidR="006C6816" w:rsidRPr="582D80BD">
        <w:rPr>
          <w:rFonts w:eastAsiaTheme="minorEastAsia"/>
          <w:lang w:eastAsia="ja-JP"/>
        </w:rPr>
        <w:t xml:space="preserve">to </w:t>
      </w:r>
      <w:r w:rsidR="323B8109" w:rsidRPr="582D80BD">
        <w:rPr>
          <w:rFonts w:eastAsiaTheme="minorEastAsia"/>
          <w:lang w:eastAsia="ja-JP"/>
        </w:rPr>
        <w:t>ensure</w:t>
      </w:r>
      <w:r w:rsidR="006C6816" w:rsidRPr="582D80BD">
        <w:rPr>
          <w:rFonts w:eastAsiaTheme="minorEastAsia"/>
          <w:lang w:eastAsia="ja-JP"/>
        </w:rPr>
        <w:t xml:space="preserve"> </w:t>
      </w:r>
      <w:r w:rsidRPr="582D80BD">
        <w:rPr>
          <w:rFonts w:eastAsiaTheme="minorEastAsia"/>
          <w:lang w:eastAsia="ja-JP"/>
        </w:rPr>
        <w:t xml:space="preserve">safe exposure to EMF from devices. Countries adopt these limits, however there are </w:t>
      </w:r>
      <w:r w:rsidR="006C6816" w:rsidRPr="582D80BD">
        <w:rPr>
          <w:rFonts w:eastAsiaTheme="minorEastAsia"/>
          <w:lang w:eastAsia="ja-JP"/>
        </w:rPr>
        <w:t xml:space="preserve">some </w:t>
      </w:r>
      <w:r w:rsidRPr="582D80BD">
        <w:rPr>
          <w:rFonts w:eastAsiaTheme="minorEastAsia"/>
          <w:lang w:eastAsia="ja-JP"/>
        </w:rPr>
        <w:t>countries who prescribe their own limits for these quantities.</w:t>
      </w:r>
    </w:p>
    <w:p w14:paraId="38CDFAA3" w14:textId="4AECAE5B" w:rsidR="582D80BD" w:rsidRDefault="582D80BD" w:rsidP="582D80BD">
      <w:pPr>
        <w:tabs>
          <w:tab w:val="clear" w:pos="794"/>
          <w:tab w:val="clear" w:pos="1191"/>
          <w:tab w:val="clear" w:pos="1588"/>
          <w:tab w:val="clear" w:pos="1985"/>
        </w:tabs>
        <w:rPr>
          <w:rFonts w:eastAsiaTheme="minorEastAsia"/>
          <w:lang w:eastAsia="ja-JP"/>
        </w:rPr>
      </w:pPr>
    </w:p>
    <w:p w14:paraId="74B74A9B" w14:textId="2E2571C4" w:rsidR="00662712" w:rsidRPr="000E0A52" w:rsidRDefault="00605C85" w:rsidP="00B85E78">
      <w:pPr>
        <w:tabs>
          <w:tab w:val="clear" w:pos="794"/>
          <w:tab w:val="clear" w:pos="1191"/>
          <w:tab w:val="clear" w:pos="1588"/>
          <w:tab w:val="clear" w:pos="1985"/>
        </w:tabs>
        <w:overflowPunct/>
        <w:autoSpaceDE/>
        <w:autoSpaceDN/>
        <w:adjustRightInd/>
        <w:textAlignment w:val="auto"/>
        <w:rPr>
          <w:rFonts w:eastAsiaTheme="minorEastAsia"/>
          <w:b/>
          <w:szCs w:val="24"/>
          <w:lang w:eastAsia="ja-JP"/>
        </w:rPr>
      </w:pPr>
      <w:r w:rsidRPr="00B85E78">
        <w:rPr>
          <w:rFonts w:eastAsiaTheme="minorEastAsia"/>
          <w:b/>
          <w:bCs/>
          <w:szCs w:val="24"/>
          <w:lang w:eastAsia="ja-JP"/>
        </w:rPr>
        <w:t>8.</w:t>
      </w:r>
      <w:r w:rsidR="000D251B">
        <w:rPr>
          <w:rFonts w:eastAsiaTheme="minorEastAsia"/>
          <w:b/>
          <w:bCs/>
          <w:szCs w:val="24"/>
          <w:lang w:eastAsia="ja-JP"/>
        </w:rPr>
        <w:t>4</w:t>
      </w:r>
      <w:r w:rsidRPr="00605C85">
        <w:rPr>
          <w:rFonts w:eastAsiaTheme="minorEastAsia"/>
          <w:szCs w:val="24"/>
          <w:lang w:eastAsia="ja-JP"/>
        </w:rPr>
        <w:t xml:space="preserve"> </w:t>
      </w:r>
      <w:r w:rsidR="00CF3CA9">
        <w:rPr>
          <w:rFonts w:eastAsiaTheme="minorEastAsia"/>
          <w:szCs w:val="24"/>
          <w:lang w:eastAsia="ja-JP"/>
        </w:rPr>
        <w:tab/>
      </w:r>
      <w:r w:rsidRPr="00605C85">
        <w:rPr>
          <w:rFonts w:eastAsiaTheme="minorEastAsia"/>
          <w:b/>
          <w:szCs w:val="24"/>
          <w:lang w:eastAsia="ja-JP"/>
        </w:rPr>
        <w:t xml:space="preserve">Standards for different </w:t>
      </w:r>
      <w:r w:rsidR="00D1208A">
        <w:rPr>
          <w:rFonts w:eastAsiaTheme="minorEastAsia"/>
          <w:b/>
          <w:szCs w:val="24"/>
          <w:lang w:eastAsia="ja-JP"/>
        </w:rPr>
        <w:t>m</w:t>
      </w:r>
      <w:r w:rsidR="00D1208A" w:rsidRPr="00605C85">
        <w:rPr>
          <w:rFonts w:eastAsiaTheme="minorEastAsia"/>
          <w:b/>
          <w:szCs w:val="24"/>
          <w:lang w:eastAsia="ja-JP"/>
        </w:rPr>
        <w:t xml:space="preserve">easurement </w:t>
      </w:r>
      <w:r w:rsidR="00D1208A">
        <w:rPr>
          <w:rFonts w:eastAsiaTheme="minorEastAsia"/>
          <w:b/>
          <w:szCs w:val="24"/>
          <w:lang w:eastAsia="ja-JP"/>
        </w:rPr>
        <w:t>m</w:t>
      </w:r>
      <w:r w:rsidR="00D1208A" w:rsidRPr="00605C85">
        <w:rPr>
          <w:rFonts w:eastAsiaTheme="minorEastAsia"/>
          <w:b/>
          <w:szCs w:val="24"/>
          <w:lang w:eastAsia="ja-JP"/>
        </w:rPr>
        <w:t>ethodologies</w:t>
      </w:r>
    </w:p>
    <w:p w14:paraId="6ACA6F05" w14:textId="424030CB" w:rsidR="00605C85" w:rsidRPr="00605C85" w:rsidRDefault="00605C85">
      <w:pPr>
        <w:numPr>
          <w:ilvl w:val="0"/>
          <w:numId w:val="4"/>
        </w:numPr>
        <w:tabs>
          <w:tab w:val="clear" w:pos="794"/>
          <w:tab w:val="clear" w:pos="1191"/>
          <w:tab w:val="clear" w:pos="1588"/>
          <w:tab w:val="clear" w:pos="1985"/>
        </w:tabs>
        <w:overflowPunct/>
        <w:autoSpaceDE/>
        <w:autoSpaceDN/>
        <w:adjustRightInd/>
        <w:contextualSpacing/>
        <w:textAlignment w:val="auto"/>
        <w:rPr>
          <w:rFonts w:eastAsiaTheme="minorEastAsia"/>
          <w:b/>
          <w:bCs/>
          <w:lang w:eastAsia="ja-JP"/>
        </w:rPr>
        <w:pPrChange w:id="79" w:author="Jose Antonio de Franca Junior" w:date="2025-05-08T19:38:00Z">
          <w:pPr>
            <w:numPr>
              <w:numId w:val="4"/>
            </w:numPr>
            <w:tabs>
              <w:tab w:val="clear" w:pos="794"/>
              <w:tab w:val="clear" w:pos="1191"/>
              <w:tab w:val="clear" w:pos="1588"/>
              <w:tab w:val="clear" w:pos="1985"/>
            </w:tabs>
            <w:ind w:left="783" w:hanging="360"/>
            <w:contextualSpacing/>
          </w:pPr>
        </w:pPrChange>
      </w:pPr>
      <w:r w:rsidRPr="582D80BD">
        <w:rPr>
          <w:rFonts w:eastAsiaTheme="minorEastAsia"/>
          <w:b/>
          <w:bCs/>
          <w:lang w:eastAsia="ja-JP"/>
        </w:rPr>
        <w:t xml:space="preserve">Standards for SAR </w:t>
      </w:r>
      <w:r w:rsidR="00D1208A" w:rsidRPr="582D80BD">
        <w:rPr>
          <w:rFonts w:eastAsiaTheme="minorEastAsia"/>
          <w:b/>
          <w:bCs/>
          <w:lang w:eastAsia="ja-JP"/>
        </w:rPr>
        <w:t>measurement</w:t>
      </w:r>
    </w:p>
    <w:p w14:paraId="77A4043B" w14:textId="6FD6797F" w:rsidR="00662712" w:rsidRDefault="00662712" w:rsidP="31BCA2A4">
      <w:pPr>
        <w:pStyle w:val="PargrafodaLista"/>
        <w:numPr>
          <w:ilvl w:val="0"/>
          <w:numId w:val="6"/>
        </w:num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w:t>
      </w:r>
      <w:r w:rsidR="00605C85" w:rsidRPr="31BCA2A4">
        <w:rPr>
          <w:rFonts w:eastAsiaTheme="minorEastAsia"/>
          <w:lang w:eastAsia="ja-JP"/>
        </w:rPr>
        <w:t>IEC/IEEE 62209-1528</w:t>
      </w:r>
      <w:r w:rsidRPr="31BCA2A4">
        <w:rPr>
          <w:rFonts w:eastAsiaTheme="minorEastAsia"/>
          <w:lang w:eastAsia="ja-JP"/>
        </w:rPr>
        <w:t>]</w:t>
      </w:r>
      <w:r w:rsidR="00605C85" w:rsidRPr="31BCA2A4">
        <w:rPr>
          <w:rFonts w:eastAsiaTheme="minorEastAsia"/>
          <w:lang w:eastAsia="ja-JP"/>
        </w:rPr>
        <w:t xml:space="preserve"> provides measurement techniques for peak spatial average SAR (psSAR) of RF transmitting devices. The standard can cover devices of frequency range from 4 MHz to 10 GHz. These devices include single or multiple transmitters or antennas at distances up to 200 mm from a human head or body.</w:t>
      </w:r>
    </w:p>
    <w:p w14:paraId="6D7FFA59" w14:textId="019BD7EE" w:rsidR="00662712" w:rsidRPr="000E0A52" w:rsidRDefault="00605C85" w:rsidP="000E0A52">
      <w:pPr>
        <w:tabs>
          <w:tab w:val="clear" w:pos="794"/>
          <w:tab w:val="clear" w:pos="1191"/>
          <w:tab w:val="clear" w:pos="1588"/>
          <w:tab w:val="clear" w:pos="1985"/>
        </w:tabs>
        <w:overflowPunct/>
        <w:autoSpaceDE/>
        <w:autoSpaceDN/>
        <w:adjustRightInd/>
        <w:ind w:left="720"/>
        <w:textAlignment w:val="auto"/>
        <w:rPr>
          <w:rFonts w:eastAsiaTheme="minorEastAsia"/>
          <w:szCs w:val="24"/>
          <w:lang w:eastAsia="ja-JP"/>
        </w:rPr>
      </w:pPr>
      <w:r w:rsidRPr="009B1DDD">
        <w:rPr>
          <w:rFonts w:eastAsiaTheme="minorEastAsia"/>
          <w:szCs w:val="24"/>
          <w:lang w:eastAsia="ja-JP"/>
        </w:rPr>
        <w:lastRenderedPageBreak/>
        <w:t xml:space="preserve">The device categories covered include, but are not limited to, mobile phones and radio transmitters in personal, desktop and laptop computers including push-to-talk devices, wireless power transfer devices operating under the specified frequency range of the Standard. </w:t>
      </w:r>
    </w:p>
    <w:p w14:paraId="1928134C" w14:textId="521421C0" w:rsidR="001461E2" w:rsidRDefault="00662712">
      <w:pPr>
        <w:numPr>
          <w:ilvl w:val="0"/>
          <w:numId w:val="6"/>
        </w:num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Change w:id="80" w:author="Jose Antonio de Franca Junior" w:date="2025-05-08T19:39:00Z">
          <w:pPr>
            <w:numPr>
              <w:numId w:val="6"/>
            </w:numPr>
            <w:tabs>
              <w:tab w:val="clear" w:pos="794"/>
              <w:tab w:val="clear" w:pos="1191"/>
              <w:tab w:val="clear" w:pos="1588"/>
              <w:tab w:val="clear" w:pos="1985"/>
            </w:tabs>
            <w:ind w:left="720" w:hanging="360"/>
            <w:contextualSpacing/>
          </w:pPr>
        </w:pPrChange>
      </w:pPr>
      <w:r w:rsidRPr="582D80BD">
        <w:rPr>
          <w:rFonts w:eastAsiaTheme="minorEastAsia"/>
          <w:lang w:eastAsia="ja-JP"/>
        </w:rPr>
        <w:t>[IEC/IEEE 62209-3]- provides measurement techniques for psSAR of RF transmitting devices using vector measurement-based systems. The standard can cover devices of frequency range from 600 MHz to 6 GHz</w:t>
      </w:r>
      <w:r w:rsidR="00C34803" w:rsidRPr="582D80BD">
        <w:rPr>
          <w:rFonts w:eastAsiaTheme="minorEastAsia"/>
          <w:lang w:eastAsia="ja-JP"/>
        </w:rPr>
        <w:t>.</w:t>
      </w:r>
    </w:p>
    <w:p w14:paraId="7B3C5932" w14:textId="6EC0EC5F" w:rsidR="00662712" w:rsidRPr="000E0A52" w:rsidRDefault="00C34803" w:rsidP="000E0A52">
      <w:pPr>
        <w:tabs>
          <w:tab w:val="clear" w:pos="794"/>
          <w:tab w:val="clear" w:pos="1191"/>
          <w:tab w:val="clear" w:pos="1588"/>
          <w:tab w:val="clear" w:pos="1985"/>
        </w:tabs>
        <w:overflowPunct/>
        <w:autoSpaceDE/>
        <w:autoSpaceDN/>
        <w:adjustRightInd/>
        <w:ind w:left="720"/>
        <w:contextualSpacing/>
        <w:textAlignment w:val="auto"/>
        <w:rPr>
          <w:rFonts w:eastAsiaTheme="minorEastAsia"/>
          <w:szCs w:val="24"/>
          <w:lang w:eastAsia="ja-JP"/>
        </w:rPr>
      </w:pPr>
      <w:r w:rsidRPr="001461E2">
        <w:rPr>
          <w:rFonts w:eastAsiaTheme="minorEastAsia"/>
          <w:szCs w:val="24"/>
          <w:lang w:eastAsia="ja-JP"/>
        </w:rPr>
        <w:t>The wireless communication device categories covered include but are not limited to mobile phones, radio transmitters in personal computers, desktop and laptop devices, push-to-talk devices, etc.</w:t>
      </w:r>
    </w:p>
    <w:p w14:paraId="411D9DC8" w14:textId="4A0BB153" w:rsidR="00605C85" w:rsidRPr="00843C68" w:rsidRDefault="62399353">
      <w:pPr>
        <w:numPr>
          <w:ilvl w:val="0"/>
          <w:numId w:val="4"/>
        </w:num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Change w:id="81" w:author="Jose Antonio de Franca Junior" w:date="2025-05-08T19:39:00Z">
          <w:pPr>
            <w:numPr>
              <w:numId w:val="4"/>
            </w:numPr>
            <w:tabs>
              <w:tab w:val="clear" w:pos="794"/>
              <w:tab w:val="clear" w:pos="1191"/>
              <w:tab w:val="clear" w:pos="1588"/>
              <w:tab w:val="clear" w:pos="1985"/>
            </w:tabs>
            <w:ind w:left="783" w:hanging="360"/>
            <w:contextualSpacing/>
          </w:pPr>
        </w:pPrChange>
      </w:pPr>
      <w:r w:rsidRPr="582D80BD">
        <w:rPr>
          <w:rFonts w:eastAsiaTheme="minorEastAsia"/>
          <w:b/>
          <w:bCs/>
          <w:lang w:eastAsia="ja-JP"/>
        </w:rPr>
        <w:t xml:space="preserve">Standards for </w:t>
      </w:r>
      <w:r w:rsidR="0F2059CE" w:rsidRPr="582D80BD">
        <w:rPr>
          <w:rFonts w:eastAsiaTheme="minorEastAsia"/>
          <w:b/>
          <w:bCs/>
          <w:lang w:eastAsia="ja-JP"/>
        </w:rPr>
        <w:t>IPD</w:t>
      </w:r>
      <w:r w:rsidRPr="582D80BD">
        <w:rPr>
          <w:rFonts w:eastAsiaTheme="minorEastAsia"/>
          <w:b/>
          <w:bCs/>
          <w:lang w:eastAsia="ja-JP"/>
        </w:rPr>
        <w:t xml:space="preserve"> </w:t>
      </w:r>
      <w:r w:rsidR="594A5841" w:rsidRPr="582D80BD">
        <w:rPr>
          <w:rFonts w:eastAsiaTheme="minorEastAsia"/>
          <w:b/>
          <w:bCs/>
          <w:lang w:eastAsia="ja-JP"/>
        </w:rPr>
        <w:t>measurement</w:t>
      </w:r>
    </w:p>
    <w:p w14:paraId="55677A2E" w14:textId="42F73175" w:rsidR="00081435" w:rsidRDefault="2C19BAA1" w:rsidP="4640E4F0">
      <w:pPr>
        <w:pStyle w:val="PargrafodaLista"/>
        <w:numPr>
          <w:ilvl w:val="0"/>
          <w:numId w:val="7"/>
        </w:numPr>
        <w:tabs>
          <w:tab w:val="clear" w:pos="794"/>
          <w:tab w:val="clear" w:pos="1191"/>
          <w:tab w:val="clear" w:pos="1588"/>
          <w:tab w:val="clear" w:pos="1985"/>
        </w:tabs>
        <w:overflowPunct/>
        <w:autoSpaceDE/>
        <w:autoSpaceDN/>
        <w:adjustRightInd/>
        <w:textAlignment w:val="auto"/>
        <w:rPr>
          <w:rFonts w:eastAsiaTheme="minorEastAsia"/>
          <w:lang w:eastAsia="ja-JP"/>
        </w:rPr>
      </w:pPr>
      <w:r w:rsidRPr="4640E4F0">
        <w:rPr>
          <w:rFonts w:eastAsiaTheme="minorEastAsia"/>
          <w:lang w:eastAsia="ja-JP"/>
        </w:rPr>
        <w:t xml:space="preserve">[IEC/IEEE 63195-1] provides measurement techniques for </w:t>
      </w:r>
      <w:r w:rsidR="040A54F9" w:rsidRPr="4640E4F0">
        <w:rPr>
          <w:rFonts w:eastAsiaTheme="minorEastAsia"/>
          <w:lang w:eastAsia="ja-JP"/>
        </w:rPr>
        <w:t>peak spatial-average</w:t>
      </w:r>
      <w:r w:rsidR="7AEA640F" w:rsidRPr="4640E4F0">
        <w:rPr>
          <w:rFonts w:eastAsiaTheme="minorEastAsia"/>
          <w:lang w:eastAsia="ja-JP"/>
        </w:rPr>
        <w:t xml:space="preserve"> </w:t>
      </w:r>
      <w:r w:rsidR="60E0CADF" w:rsidRPr="4640E4F0">
        <w:rPr>
          <w:rFonts w:eastAsiaTheme="minorEastAsia"/>
          <w:lang w:eastAsia="ja-JP"/>
        </w:rPr>
        <w:t xml:space="preserve">incident </w:t>
      </w:r>
      <w:r w:rsidRPr="4640E4F0">
        <w:rPr>
          <w:rFonts w:eastAsiaTheme="minorEastAsia"/>
          <w:lang w:eastAsia="ja-JP"/>
        </w:rPr>
        <w:t>power density (</w:t>
      </w:r>
      <w:r w:rsidR="0F2059CE" w:rsidRPr="4640E4F0">
        <w:rPr>
          <w:rFonts w:eastAsiaTheme="minorEastAsia"/>
          <w:lang w:eastAsia="ja-JP"/>
        </w:rPr>
        <w:t>IPD</w:t>
      </w:r>
      <w:r w:rsidRPr="4640E4F0">
        <w:rPr>
          <w:rFonts w:eastAsiaTheme="minorEastAsia"/>
          <w:lang w:eastAsia="ja-JP"/>
        </w:rPr>
        <w:t>) from RF electromagnetic field (EMF) transmitting communication devices used close to the human body. The standard cover</w:t>
      </w:r>
      <w:ins w:id="82" w:author="christ" w:date="2025-04-28T01:09:00Z">
        <w:r w:rsidR="1236F398" w:rsidRPr="4640E4F0">
          <w:rPr>
            <w:rFonts w:eastAsiaTheme="minorEastAsia"/>
            <w:lang w:eastAsia="ja-JP"/>
          </w:rPr>
          <w:t>s</w:t>
        </w:r>
      </w:ins>
      <w:r w:rsidRPr="4640E4F0">
        <w:rPr>
          <w:rFonts w:eastAsiaTheme="minorEastAsia"/>
          <w:lang w:eastAsia="ja-JP"/>
        </w:rPr>
        <w:t xml:space="preserve"> devices of frequency range from 6 GHz to 300 GHz.</w:t>
      </w:r>
    </w:p>
    <w:p w14:paraId="7269AC35" w14:textId="7D26BFE0" w:rsidR="001A5E0E" w:rsidRPr="001A5E0E" w:rsidRDefault="2AB1E748" w:rsidP="4640E4F0">
      <w:pPr>
        <w:numPr>
          <w:ilvl w:val="0"/>
          <w:numId w:val="4"/>
        </w:numPr>
        <w:tabs>
          <w:tab w:val="clear" w:pos="794"/>
          <w:tab w:val="clear" w:pos="1191"/>
          <w:tab w:val="clear" w:pos="1588"/>
          <w:tab w:val="clear" w:pos="1985"/>
        </w:tabs>
        <w:overflowPunct/>
        <w:autoSpaceDE/>
        <w:autoSpaceDN/>
        <w:adjustRightInd/>
        <w:contextualSpacing/>
        <w:textAlignment w:val="auto"/>
        <w:rPr>
          <w:rFonts w:eastAsiaTheme="minorEastAsia"/>
          <w:b/>
          <w:bCs/>
          <w:lang w:eastAsia="ja-JP"/>
          <w:rPrChange w:id="83" w:author="DELL" w:date="2024-06-19T10:05:00Z">
            <w:rPr>
              <w:rFonts w:eastAsiaTheme="minorEastAsia"/>
              <w:lang w:eastAsia="ja-JP"/>
            </w:rPr>
          </w:rPrChange>
        </w:rPr>
      </w:pPr>
      <w:r w:rsidRPr="4640E4F0">
        <w:rPr>
          <w:rFonts w:eastAsiaTheme="minorEastAsia"/>
          <w:b/>
          <w:bCs/>
          <w:lang w:eastAsia="ja-JP"/>
          <w:rPrChange w:id="84" w:author="DELL" w:date="2024-06-19T10:05:00Z">
            <w:rPr>
              <w:rFonts w:eastAsiaTheme="minorEastAsia"/>
              <w:lang w:eastAsia="ja-JP"/>
            </w:rPr>
          </w:rPrChange>
        </w:rPr>
        <w:t>Standards for</w:t>
      </w:r>
      <w:r w:rsidR="0F2059CE" w:rsidRPr="4640E4F0">
        <w:rPr>
          <w:rFonts w:eastAsiaTheme="minorEastAsia"/>
          <w:b/>
          <w:bCs/>
          <w:lang w:eastAsia="ja-JP"/>
        </w:rPr>
        <w:t xml:space="preserve"> APD</w:t>
      </w:r>
      <w:r w:rsidRPr="4640E4F0">
        <w:rPr>
          <w:rFonts w:eastAsiaTheme="minorEastAsia"/>
          <w:b/>
          <w:bCs/>
          <w:lang w:eastAsia="ja-JP"/>
          <w:rPrChange w:id="85" w:author="DELL" w:date="2024-06-19T10:05:00Z">
            <w:rPr>
              <w:rFonts w:eastAsiaTheme="minorEastAsia"/>
              <w:lang w:eastAsia="ja-JP"/>
            </w:rPr>
          </w:rPrChange>
        </w:rPr>
        <w:t xml:space="preserve"> measurement</w:t>
      </w:r>
    </w:p>
    <w:p w14:paraId="01BC89D5" w14:textId="63DA3A5B" w:rsidR="00081435" w:rsidRDefault="469CDD95">
      <w:pPr>
        <w:pStyle w:val="PargrafodaLista"/>
        <w:numPr>
          <w:ilvl w:val="0"/>
          <w:numId w:val="25"/>
        </w:numPr>
        <w:tabs>
          <w:tab w:val="clear" w:pos="794"/>
          <w:tab w:val="clear" w:pos="1191"/>
          <w:tab w:val="clear" w:pos="1588"/>
          <w:tab w:val="clear" w:pos="1985"/>
        </w:tabs>
        <w:overflowPunct/>
        <w:autoSpaceDE/>
        <w:autoSpaceDN/>
        <w:adjustRightInd/>
        <w:textAlignment w:val="auto"/>
        <w:rPr>
          <w:rFonts w:eastAsiaTheme="minorEastAsia"/>
          <w:lang w:eastAsia="ja-JP"/>
        </w:rPr>
        <w:pPrChange w:id="86" w:author="Kai Niskala" w:date="2025-04-30T16:14:00Z">
          <w:pPr>
            <w:pStyle w:val="PargrafodaLista"/>
            <w:numPr>
              <w:numId w:val="25"/>
            </w:numPr>
            <w:tabs>
              <w:tab w:val="clear" w:pos="794"/>
              <w:tab w:val="clear" w:pos="1191"/>
              <w:tab w:val="clear" w:pos="1588"/>
              <w:tab w:val="clear" w:pos="1985"/>
            </w:tabs>
            <w:overflowPunct/>
            <w:autoSpaceDE/>
            <w:autoSpaceDN/>
            <w:adjustRightInd/>
            <w:ind w:left="567" w:hanging="360"/>
            <w:textAlignment w:val="auto"/>
          </w:pPr>
        </w:pPrChange>
      </w:pPr>
      <w:r w:rsidRPr="4640E4F0">
        <w:rPr>
          <w:rFonts w:eastAsiaTheme="minorEastAsia"/>
          <w:lang w:eastAsia="ja-JP"/>
        </w:rPr>
        <w:t>[</w:t>
      </w:r>
      <w:r w:rsidR="59AF4E2C" w:rsidRPr="4640E4F0">
        <w:rPr>
          <w:rFonts w:eastAsiaTheme="minorEastAsia"/>
          <w:lang w:eastAsia="ja-JP"/>
        </w:rPr>
        <w:t>IEC PAS 63446:2022</w:t>
      </w:r>
      <w:r w:rsidRPr="4640E4F0">
        <w:rPr>
          <w:rFonts w:eastAsiaTheme="minorEastAsia"/>
          <w:lang w:eastAsia="ja-JP"/>
        </w:rPr>
        <w:t>]</w:t>
      </w:r>
      <w:r w:rsidR="59AF4E2C" w:rsidRPr="4640E4F0">
        <w:rPr>
          <w:rFonts w:eastAsiaTheme="minorEastAsia"/>
          <w:lang w:eastAsia="ja-JP"/>
        </w:rPr>
        <w:t xml:space="preserve"> provides conversion factors for SAR to absorbed power density (</w:t>
      </w:r>
      <w:r w:rsidR="0F2059CE" w:rsidRPr="4640E4F0">
        <w:rPr>
          <w:rFonts w:eastAsiaTheme="minorEastAsia"/>
          <w:lang w:eastAsia="ja-JP"/>
        </w:rPr>
        <w:t>APD</w:t>
      </w:r>
      <w:r w:rsidR="59AF4E2C" w:rsidRPr="4640E4F0">
        <w:rPr>
          <w:rFonts w:eastAsiaTheme="minorEastAsia"/>
          <w:lang w:eastAsia="ja-JP"/>
        </w:rPr>
        <w:t>) from RF electromagnetic field (EMF) transmitting communication devices used close to the human body. The specification covers devices of frequency range from 6 GHz to 10 GHz.</w:t>
      </w:r>
    </w:p>
    <w:p w14:paraId="02DB777B" w14:textId="0DD61EFE" w:rsidR="000D251B" w:rsidRPr="000D251B" w:rsidRDefault="00605C85" w:rsidP="008944D5">
      <w:pPr>
        <w:pStyle w:val="PargrafodaLista"/>
        <w:tabs>
          <w:tab w:val="clear" w:pos="794"/>
          <w:tab w:val="clear" w:pos="1191"/>
          <w:tab w:val="clear" w:pos="1588"/>
          <w:tab w:val="clear" w:pos="1985"/>
        </w:tabs>
        <w:overflowPunct/>
        <w:autoSpaceDE/>
        <w:autoSpaceDN/>
        <w:adjustRightInd/>
        <w:ind w:left="783"/>
        <w:textAlignment w:val="auto"/>
        <w:rPr>
          <w:rFonts w:eastAsiaTheme="minorEastAsia"/>
          <w:szCs w:val="24"/>
          <w:lang w:eastAsia="ja-JP"/>
        </w:rPr>
      </w:pPr>
      <w:r w:rsidRPr="00081435">
        <w:rPr>
          <w:rFonts w:eastAsiaTheme="minorEastAsia"/>
          <w:szCs w:val="24"/>
          <w:lang w:eastAsia="ja-JP"/>
        </w:rPr>
        <w:t>The RF transmitting communication device categories covered in this document include but are not limited to mobile phones, radio transmitters in personal computers, desktop and laptop devices, and multi-band and multi-antenna devices.</w:t>
      </w:r>
    </w:p>
    <w:p w14:paraId="27BF0F1D" w14:textId="4DF267FB" w:rsidR="000D251B" w:rsidRPr="001A5E0E" w:rsidRDefault="000D251B" w:rsidP="31BCA2A4">
      <w:pPr>
        <w:numPr>
          <w:ilvl w:val="0"/>
          <w:numId w:val="4"/>
        </w:numPr>
        <w:tabs>
          <w:tab w:val="clear" w:pos="794"/>
          <w:tab w:val="clear" w:pos="1191"/>
          <w:tab w:val="clear" w:pos="1588"/>
          <w:tab w:val="clear" w:pos="1985"/>
        </w:tabs>
        <w:overflowPunct/>
        <w:autoSpaceDE/>
        <w:autoSpaceDN/>
        <w:adjustRightInd/>
        <w:contextualSpacing/>
        <w:jc w:val="left"/>
        <w:textAlignment w:val="auto"/>
        <w:rPr>
          <w:rFonts w:eastAsiaTheme="minorEastAsia"/>
          <w:b/>
          <w:bCs/>
          <w:lang w:eastAsia="ja-JP"/>
        </w:rPr>
      </w:pPr>
      <w:r w:rsidRPr="31BCA2A4">
        <w:rPr>
          <w:rFonts w:eastAsiaTheme="minorEastAsia"/>
          <w:b/>
          <w:bCs/>
          <w:lang w:eastAsia="ja-JP"/>
        </w:rPr>
        <w:t>Standards for Exposure Assessment for</w:t>
      </w:r>
      <w:r w:rsidR="000A1FF5" w:rsidRPr="31BCA2A4">
        <w:rPr>
          <w:rFonts w:eastAsiaTheme="minorEastAsia"/>
          <w:b/>
          <w:bCs/>
          <w:lang w:eastAsia="ja-JP"/>
        </w:rPr>
        <w:t xml:space="preserve"> Internet of Things</w:t>
      </w:r>
      <w:r w:rsidRPr="31BCA2A4">
        <w:rPr>
          <w:rFonts w:eastAsiaTheme="minorEastAsia"/>
          <w:b/>
          <w:bCs/>
          <w:lang w:eastAsia="ja-JP"/>
        </w:rPr>
        <w:t xml:space="preserve"> </w:t>
      </w:r>
      <w:r w:rsidR="000A1FF5" w:rsidRPr="31BCA2A4">
        <w:rPr>
          <w:rFonts w:eastAsiaTheme="minorEastAsia"/>
          <w:b/>
          <w:bCs/>
          <w:lang w:eastAsia="ja-JP"/>
        </w:rPr>
        <w:t>(</w:t>
      </w:r>
      <w:r w:rsidRPr="31BCA2A4">
        <w:rPr>
          <w:rFonts w:eastAsiaTheme="minorEastAsia"/>
          <w:b/>
          <w:bCs/>
          <w:lang w:eastAsia="ja-JP"/>
        </w:rPr>
        <w:t>IoT</w:t>
      </w:r>
      <w:r w:rsidR="000A1FF5" w:rsidRPr="31BCA2A4">
        <w:rPr>
          <w:rFonts w:eastAsiaTheme="minorEastAsia"/>
          <w:b/>
          <w:bCs/>
          <w:lang w:eastAsia="ja-JP"/>
        </w:rPr>
        <w:t>)</w:t>
      </w:r>
      <w:r w:rsidRPr="31BCA2A4">
        <w:rPr>
          <w:rFonts w:eastAsiaTheme="minorEastAsia"/>
          <w:b/>
          <w:bCs/>
          <w:lang w:eastAsia="ja-JP"/>
        </w:rPr>
        <w:t xml:space="preserve"> Devices</w:t>
      </w:r>
    </w:p>
    <w:p w14:paraId="09317831" w14:textId="76E42308" w:rsidR="003C5066" w:rsidRDefault="000D251B">
      <w:pPr>
        <w:numPr>
          <w:ilvl w:val="0"/>
          <w:numId w:val="10"/>
        </w:numPr>
        <w:tabs>
          <w:tab w:val="clear" w:pos="794"/>
          <w:tab w:val="clear" w:pos="1191"/>
          <w:tab w:val="clear" w:pos="1588"/>
          <w:tab w:val="clear" w:pos="1985"/>
        </w:tabs>
        <w:overflowPunct/>
        <w:autoSpaceDE/>
        <w:autoSpaceDN/>
        <w:adjustRightInd/>
        <w:ind w:left="783"/>
        <w:contextualSpacing/>
        <w:textAlignment w:val="auto"/>
        <w:pPrChange w:id="87" w:author="Jose Antonio de Franca Junior" w:date="2025-05-08T19:40:00Z">
          <w:pPr>
            <w:numPr>
              <w:numId w:val="10"/>
            </w:numPr>
            <w:tabs>
              <w:tab w:val="clear" w:pos="794"/>
              <w:tab w:val="clear" w:pos="1191"/>
              <w:tab w:val="clear" w:pos="1588"/>
              <w:tab w:val="clear" w:pos="1985"/>
            </w:tabs>
            <w:overflowPunct/>
            <w:autoSpaceDE/>
            <w:autoSpaceDN/>
            <w:adjustRightInd/>
            <w:ind w:left="426" w:hanging="360"/>
            <w:contextualSpacing/>
            <w:jc w:val="left"/>
            <w:textAlignment w:val="auto"/>
          </w:pPr>
        </w:pPrChange>
      </w:pPr>
      <w:r>
        <w:t>IEEE Std 1528.7-2020: IEEE Guide for EMF Exposure Assessment of IoT Technologies and Devices</w:t>
      </w:r>
      <w:r w:rsidR="003C5066">
        <w:t>.</w:t>
      </w:r>
    </w:p>
    <w:p w14:paraId="51247626" w14:textId="74EEB32C" w:rsidR="000D251B" w:rsidRPr="00B85E78" w:rsidRDefault="000D251B">
      <w:pPr>
        <w:tabs>
          <w:tab w:val="clear" w:pos="794"/>
          <w:tab w:val="clear" w:pos="1191"/>
          <w:tab w:val="clear" w:pos="1588"/>
          <w:tab w:val="clear" w:pos="1985"/>
        </w:tabs>
        <w:overflowPunct/>
        <w:autoSpaceDE/>
        <w:autoSpaceDN/>
        <w:adjustRightInd/>
        <w:ind w:left="783"/>
        <w:contextualSpacing/>
        <w:jc w:val="left"/>
        <w:textAlignment w:val="auto"/>
        <w:rPr>
          <w:rFonts w:eastAsiaTheme="minorEastAsia"/>
          <w:lang w:eastAsia="ja-JP"/>
        </w:rPr>
        <w:pPrChange w:id="88" w:author="Kai Niskala" w:date="2025-04-30T16:14:00Z">
          <w:pPr>
            <w:tabs>
              <w:tab w:val="clear" w:pos="794"/>
              <w:tab w:val="clear" w:pos="1191"/>
              <w:tab w:val="clear" w:pos="1588"/>
              <w:tab w:val="clear" w:pos="1985"/>
            </w:tabs>
            <w:overflowPunct/>
            <w:autoSpaceDE/>
            <w:autoSpaceDN/>
            <w:adjustRightInd/>
            <w:ind w:left="426"/>
            <w:contextualSpacing/>
            <w:jc w:val="left"/>
            <w:textAlignment w:val="auto"/>
          </w:pPr>
        </w:pPrChange>
      </w:pPr>
      <w:r w:rsidRPr="31BCA2A4">
        <w:rPr>
          <w:rFonts w:eastAsiaTheme="minorEastAsia"/>
          <w:lang w:eastAsia="ja-JP"/>
        </w:rPr>
        <w:t xml:space="preserve">This </w:t>
      </w:r>
      <w:r w:rsidR="00670D1A" w:rsidRPr="31BCA2A4">
        <w:rPr>
          <w:rFonts w:eastAsiaTheme="minorEastAsia"/>
          <w:lang w:eastAsia="ja-JP"/>
        </w:rPr>
        <w:t xml:space="preserve">guide </w:t>
      </w:r>
      <w:r w:rsidRPr="31BCA2A4">
        <w:rPr>
          <w:rFonts w:eastAsiaTheme="minorEastAsia"/>
          <w:lang w:eastAsia="ja-JP"/>
        </w:rPr>
        <w:t>provides references to the appropriate methodology for classifying IoT devices based on RF</w:t>
      </w:r>
      <w:r w:rsidR="6897BF07" w:rsidRPr="31BCA2A4">
        <w:rPr>
          <w:rFonts w:eastAsiaTheme="minorEastAsia"/>
          <w:lang w:eastAsia="ja-JP"/>
        </w:rPr>
        <w:t xml:space="preserve"> </w:t>
      </w:r>
      <w:r w:rsidRPr="31BCA2A4">
        <w:rPr>
          <w:rFonts w:eastAsiaTheme="minorEastAsia"/>
          <w:lang w:eastAsia="ja-JP"/>
        </w:rPr>
        <w:t>exposure characteristics. This document further mentions that, aside from the applications that require body-worn usage, IoT devices are usually placed at 1 m distance or more away from persons. It also mentions about, “How many devices need to be present and how close to a person, to potentially expose a human above the safety limits” if multiple IoT devices are grouped to form a population of devices.</w:t>
      </w:r>
    </w:p>
    <w:p w14:paraId="58C10AF1" w14:textId="77777777" w:rsidR="00605C85" w:rsidRPr="00605C85" w:rsidRDefault="00605C85" w:rsidP="00605C85">
      <w:pPr>
        <w:tabs>
          <w:tab w:val="clear" w:pos="794"/>
          <w:tab w:val="clear" w:pos="1191"/>
          <w:tab w:val="clear" w:pos="1588"/>
          <w:tab w:val="clear" w:pos="1985"/>
        </w:tabs>
        <w:overflowPunct/>
        <w:autoSpaceDE/>
        <w:autoSpaceDN/>
        <w:adjustRightInd/>
        <w:ind w:left="426"/>
        <w:contextualSpacing/>
        <w:textAlignment w:val="auto"/>
        <w:rPr>
          <w:rFonts w:eastAsiaTheme="minorEastAsia"/>
          <w:szCs w:val="24"/>
          <w:lang w:eastAsia="ja-JP"/>
        </w:rPr>
      </w:pPr>
    </w:p>
    <w:p w14:paraId="00CDAF59" w14:textId="6FE506D9" w:rsidR="00605C85" w:rsidRPr="00605C85" w:rsidRDefault="00605C85" w:rsidP="00B85E78">
      <w:pPr>
        <w:tabs>
          <w:tab w:val="clear" w:pos="794"/>
          <w:tab w:val="clear" w:pos="1191"/>
          <w:tab w:val="clear" w:pos="1588"/>
          <w:tab w:val="clear" w:pos="1985"/>
        </w:tabs>
        <w:overflowPunct/>
        <w:autoSpaceDE/>
        <w:autoSpaceDN/>
        <w:adjustRightInd/>
        <w:textAlignment w:val="auto"/>
        <w:rPr>
          <w:rFonts w:eastAsiaTheme="minorEastAsia"/>
          <w:szCs w:val="24"/>
          <w:lang w:eastAsia="ja-JP"/>
        </w:rPr>
      </w:pPr>
      <w:r w:rsidRPr="00B85E78">
        <w:rPr>
          <w:rFonts w:eastAsiaTheme="minorEastAsia"/>
          <w:b/>
          <w:bCs/>
          <w:iCs/>
          <w:szCs w:val="24"/>
          <w:lang w:eastAsia="ja-JP"/>
        </w:rPr>
        <w:t>8.</w:t>
      </w:r>
      <w:r w:rsidR="000D251B">
        <w:rPr>
          <w:rFonts w:eastAsiaTheme="minorEastAsia"/>
          <w:b/>
          <w:bCs/>
          <w:iCs/>
          <w:szCs w:val="24"/>
          <w:lang w:eastAsia="ja-JP"/>
        </w:rPr>
        <w:t>5</w:t>
      </w:r>
      <w:r w:rsidRPr="00605C85">
        <w:rPr>
          <w:rFonts w:eastAsiaTheme="minorEastAsia"/>
          <w:i/>
          <w:szCs w:val="24"/>
          <w:lang w:eastAsia="ja-JP"/>
        </w:rPr>
        <w:t xml:space="preserve"> </w:t>
      </w:r>
      <w:r w:rsidR="00CF3CA9">
        <w:rPr>
          <w:rFonts w:eastAsiaTheme="minorEastAsia"/>
          <w:i/>
          <w:szCs w:val="24"/>
          <w:lang w:eastAsia="ja-JP"/>
        </w:rPr>
        <w:tab/>
      </w:r>
      <w:r w:rsidRPr="00605C85">
        <w:rPr>
          <w:rFonts w:eastAsiaTheme="minorEastAsia"/>
          <w:b/>
          <w:szCs w:val="24"/>
          <w:lang w:eastAsia="ja-JP"/>
        </w:rPr>
        <w:t>Factors for consideration in compliance assessment</w:t>
      </w:r>
    </w:p>
    <w:p w14:paraId="6DCC9D1B" w14:textId="49859A83" w:rsidR="00605C85" w:rsidRPr="00605C85" w:rsidRDefault="62399353" w:rsidP="4640E4F0">
      <w:pPr>
        <w:tabs>
          <w:tab w:val="clear" w:pos="794"/>
          <w:tab w:val="clear" w:pos="1191"/>
          <w:tab w:val="clear" w:pos="1588"/>
          <w:tab w:val="clear" w:pos="1985"/>
        </w:tabs>
        <w:overflowPunct/>
        <w:autoSpaceDE/>
        <w:autoSpaceDN/>
        <w:adjustRightInd/>
        <w:textAlignment w:val="auto"/>
        <w:rPr>
          <w:rFonts w:eastAsiaTheme="minorEastAsia"/>
          <w:lang w:eastAsia="ja-JP"/>
        </w:rPr>
      </w:pPr>
      <w:r w:rsidRPr="4640E4F0">
        <w:rPr>
          <w:rFonts w:eastAsiaTheme="minorEastAsia"/>
          <w:lang w:eastAsia="ja-JP"/>
        </w:rPr>
        <w:t>Compliance assessment to safe exposure to EMF from devices is dependent of</w:t>
      </w:r>
      <w:r w:rsidR="09CEB18C" w:rsidRPr="4640E4F0">
        <w:rPr>
          <w:rFonts w:eastAsiaTheme="minorEastAsia"/>
          <w:lang w:eastAsia="ja-JP"/>
        </w:rPr>
        <w:t xml:space="preserve"> several</w:t>
      </w:r>
      <w:r w:rsidRPr="4640E4F0">
        <w:rPr>
          <w:rFonts w:eastAsiaTheme="minorEastAsia"/>
          <w:lang w:eastAsia="ja-JP"/>
        </w:rPr>
        <w:t xml:space="preserve"> factors. These factors govern which limits of SAR</w:t>
      </w:r>
      <w:r w:rsidR="6007504A" w:rsidRPr="4640E4F0">
        <w:rPr>
          <w:rFonts w:eastAsiaTheme="minorEastAsia"/>
          <w:lang w:eastAsia="ja-JP"/>
        </w:rPr>
        <w:t>,</w:t>
      </w:r>
      <w:r w:rsidR="0F2059CE" w:rsidRPr="4640E4F0">
        <w:rPr>
          <w:rFonts w:eastAsiaTheme="minorEastAsia"/>
          <w:lang w:eastAsia="ja-JP"/>
        </w:rPr>
        <w:t xml:space="preserve"> IPD</w:t>
      </w:r>
      <w:r w:rsidRPr="4640E4F0">
        <w:rPr>
          <w:rFonts w:eastAsiaTheme="minorEastAsia"/>
          <w:lang w:eastAsia="ja-JP"/>
        </w:rPr>
        <w:t xml:space="preserve"> </w:t>
      </w:r>
      <w:r w:rsidR="6007504A" w:rsidRPr="4640E4F0">
        <w:rPr>
          <w:rFonts w:eastAsiaTheme="minorEastAsia"/>
          <w:lang w:eastAsia="ja-JP"/>
        </w:rPr>
        <w:t xml:space="preserve">or APD </w:t>
      </w:r>
      <w:r w:rsidRPr="4640E4F0">
        <w:rPr>
          <w:rFonts w:eastAsiaTheme="minorEastAsia"/>
          <w:lang w:eastAsia="ja-JP"/>
        </w:rPr>
        <w:t xml:space="preserve">apply, which standard of measurement to use, </w:t>
      </w:r>
      <w:r w:rsidR="6007504A" w:rsidRPr="4640E4F0">
        <w:rPr>
          <w:rFonts w:eastAsiaTheme="minorEastAsia"/>
          <w:lang w:eastAsia="ja-JP"/>
        </w:rPr>
        <w:t xml:space="preserve">which </w:t>
      </w:r>
      <w:r w:rsidRPr="4640E4F0">
        <w:rPr>
          <w:rFonts w:eastAsiaTheme="minorEastAsia"/>
          <w:lang w:eastAsia="ja-JP"/>
        </w:rPr>
        <w:t>number of measurements that need to be carried out for a particular device etc. These factors that affect the compliance assessment of devices are as below:</w:t>
      </w:r>
    </w:p>
    <w:p w14:paraId="5DB4025A" w14:textId="7CA859F8" w:rsidR="00605C85" w:rsidRPr="00605C85" w:rsidRDefault="00605C85" w:rsidP="31BCA2A4">
      <w:pPr>
        <w:numPr>
          <w:ilvl w:val="0"/>
          <w:numId w:val="2"/>
        </w:num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47ADBF9C">
        <w:rPr>
          <w:rFonts w:eastAsiaTheme="minorEastAsia"/>
          <w:lang w:eastAsia="ja-JP"/>
        </w:rPr>
        <w:t>Category of device (occupational use/general use</w:t>
      </w:r>
      <w:proofErr w:type="gramStart"/>
      <w:r w:rsidRPr="47ADBF9C">
        <w:rPr>
          <w:rFonts w:eastAsiaTheme="minorEastAsia"/>
          <w:lang w:eastAsia="ja-JP"/>
        </w:rPr>
        <w:t>)</w:t>
      </w:r>
      <w:r w:rsidR="003E1C92" w:rsidRPr="47ADBF9C">
        <w:rPr>
          <w:rFonts w:eastAsiaTheme="minorEastAsia"/>
          <w:lang w:eastAsia="ja-JP"/>
        </w:rPr>
        <w:t>;</w:t>
      </w:r>
      <w:proofErr w:type="gramEnd"/>
    </w:p>
    <w:p w14:paraId="5DCB3180" w14:textId="11695FA2" w:rsidR="00605C85" w:rsidRPr="00605C85" w:rsidRDefault="00605C85" w:rsidP="31BCA2A4">
      <w:pPr>
        <w:numPr>
          <w:ilvl w:val="0"/>
          <w:numId w:val="2"/>
        </w:num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47ADBF9C">
        <w:rPr>
          <w:rFonts w:eastAsiaTheme="minorEastAsia"/>
          <w:lang w:eastAsia="ja-JP"/>
        </w:rPr>
        <w:t>Usage position of the device (near head, on the body, on the limbs, in close proximity to the body etc.</w:t>
      </w:r>
      <w:proofErr w:type="gramStart"/>
      <w:r w:rsidRPr="47ADBF9C">
        <w:rPr>
          <w:rFonts w:eastAsiaTheme="minorEastAsia"/>
          <w:lang w:eastAsia="ja-JP"/>
        </w:rPr>
        <w:t>)</w:t>
      </w:r>
      <w:r w:rsidR="003E1C92" w:rsidRPr="47ADBF9C">
        <w:rPr>
          <w:rFonts w:eastAsiaTheme="minorEastAsia"/>
          <w:lang w:eastAsia="ja-JP"/>
        </w:rPr>
        <w:t>;</w:t>
      </w:r>
      <w:proofErr w:type="gramEnd"/>
    </w:p>
    <w:p w14:paraId="5736F089" w14:textId="36E1F01A" w:rsidR="00605C85" w:rsidRPr="00605C85" w:rsidRDefault="62399353" w:rsidP="4640E4F0">
      <w:pPr>
        <w:numPr>
          <w:ilvl w:val="0"/>
          <w:numId w:val="2"/>
        </w:num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4640E4F0">
        <w:rPr>
          <w:rFonts w:eastAsiaTheme="minorEastAsia"/>
          <w:lang w:eastAsia="ja-JP"/>
        </w:rPr>
        <w:t xml:space="preserve">Frequency of operation of the device (SAR measurement for &lt; 6 GHz range, </w:t>
      </w:r>
      <w:r w:rsidR="11440BB4" w:rsidRPr="4640E4F0">
        <w:rPr>
          <w:rFonts w:eastAsiaTheme="minorEastAsia"/>
          <w:lang w:eastAsia="ja-JP"/>
        </w:rPr>
        <w:t>APD</w:t>
      </w:r>
      <w:r w:rsidR="59AF4E2C" w:rsidRPr="4640E4F0">
        <w:rPr>
          <w:rFonts w:eastAsiaTheme="minorEastAsia"/>
          <w:lang w:eastAsia="ja-JP"/>
        </w:rPr>
        <w:t xml:space="preserve"> conversion</w:t>
      </w:r>
      <w:r w:rsidRPr="4640E4F0">
        <w:rPr>
          <w:rFonts w:eastAsiaTheme="minorEastAsia"/>
          <w:lang w:eastAsia="ja-JP"/>
        </w:rPr>
        <w:t xml:space="preserve"> </w:t>
      </w:r>
      <w:r w:rsidR="2F54CE1D" w:rsidRPr="4640E4F0">
        <w:rPr>
          <w:rFonts w:eastAsiaTheme="minorEastAsia"/>
          <w:lang w:eastAsia="ja-JP"/>
        </w:rPr>
        <w:t>for 6</w:t>
      </w:r>
      <w:r w:rsidR="1331502B" w:rsidRPr="4640E4F0">
        <w:rPr>
          <w:rFonts w:eastAsiaTheme="minorEastAsia"/>
          <w:lang w:val="en-US" w:eastAsia="ja-JP"/>
        </w:rPr>
        <w:t>-</w:t>
      </w:r>
      <w:r w:rsidR="1331502B" w:rsidRPr="4640E4F0">
        <w:rPr>
          <w:rFonts w:eastAsiaTheme="minorEastAsia"/>
          <w:lang w:eastAsia="ja-JP"/>
        </w:rPr>
        <w:t>10</w:t>
      </w:r>
      <w:r w:rsidRPr="4640E4F0">
        <w:rPr>
          <w:rFonts w:eastAsiaTheme="minorEastAsia"/>
          <w:lang w:eastAsia="ja-JP"/>
        </w:rPr>
        <w:t xml:space="preserve"> GHz range</w:t>
      </w:r>
      <w:r w:rsidR="1331502B" w:rsidRPr="4640E4F0">
        <w:rPr>
          <w:rFonts w:eastAsiaTheme="minorEastAsia"/>
          <w:lang w:eastAsia="ja-JP"/>
        </w:rPr>
        <w:t xml:space="preserve">, </w:t>
      </w:r>
      <w:r w:rsidR="11440BB4" w:rsidRPr="4640E4F0">
        <w:rPr>
          <w:rFonts w:eastAsiaTheme="minorEastAsia"/>
          <w:lang w:eastAsia="ja-JP"/>
        </w:rPr>
        <w:t>IPD</w:t>
      </w:r>
      <w:r w:rsidR="1331502B" w:rsidRPr="4640E4F0">
        <w:rPr>
          <w:rFonts w:eastAsiaTheme="minorEastAsia"/>
          <w:lang w:eastAsia="ja-JP"/>
        </w:rPr>
        <w:t xml:space="preserve"> measurement for 6-300 GHz range</w:t>
      </w:r>
      <w:proofErr w:type="gramStart"/>
      <w:r w:rsidRPr="4640E4F0">
        <w:rPr>
          <w:rFonts w:eastAsiaTheme="minorEastAsia"/>
          <w:lang w:eastAsia="ja-JP"/>
        </w:rPr>
        <w:t>)</w:t>
      </w:r>
      <w:r w:rsidR="3256DAF5" w:rsidRPr="4640E4F0">
        <w:rPr>
          <w:rFonts w:eastAsiaTheme="minorEastAsia"/>
          <w:lang w:eastAsia="ja-JP"/>
        </w:rPr>
        <w:t>;</w:t>
      </w:r>
      <w:proofErr w:type="gramEnd"/>
    </w:p>
    <w:p w14:paraId="71B6AD54" w14:textId="10822692" w:rsidR="00605C85" w:rsidRDefault="00605C85" w:rsidP="31BCA2A4">
      <w:pPr>
        <w:numPr>
          <w:ilvl w:val="0"/>
          <w:numId w:val="2"/>
        </w:num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47ADBF9C">
        <w:rPr>
          <w:rFonts w:eastAsiaTheme="minorEastAsia"/>
          <w:lang w:eastAsia="ja-JP"/>
        </w:rPr>
        <w:t xml:space="preserve">Operating power of the </w:t>
      </w:r>
      <w:proofErr w:type="gramStart"/>
      <w:r w:rsidR="00043EC8" w:rsidRPr="47ADBF9C">
        <w:rPr>
          <w:rFonts w:eastAsiaTheme="minorEastAsia"/>
          <w:lang w:eastAsia="ja-JP"/>
        </w:rPr>
        <w:t>device;</w:t>
      </w:r>
      <w:proofErr w:type="gramEnd"/>
    </w:p>
    <w:p w14:paraId="64AE9D37" w14:textId="163A5FE2" w:rsidR="003E1C92" w:rsidRPr="008E6BB8" w:rsidRDefault="003E1C92" w:rsidP="00A42794">
      <w:pPr>
        <w:numPr>
          <w:ilvl w:val="0"/>
          <w:numId w:val="2"/>
        </w:numPr>
        <w:tabs>
          <w:tab w:val="clear" w:pos="794"/>
          <w:tab w:val="clear" w:pos="1191"/>
          <w:tab w:val="clear" w:pos="1588"/>
          <w:tab w:val="clear" w:pos="1985"/>
        </w:tabs>
        <w:overflowPunct/>
        <w:autoSpaceDE/>
        <w:autoSpaceDN/>
        <w:adjustRightInd/>
        <w:contextualSpacing/>
        <w:textAlignment w:val="auto"/>
        <w:rPr>
          <w:rFonts w:eastAsiaTheme="minorEastAsia"/>
          <w:szCs w:val="24"/>
          <w:lang w:eastAsia="ja-JP"/>
        </w:rPr>
      </w:pPr>
      <w:r w:rsidRPr="00605C85">
        <w:rPr>
          <w:rFonts w:eastAsiaTheme="minorEastAsia"/>
          <w:szCs w:val="24"/>
          <w:lang w:eastAsia="ja-JP"/>
        </w:rPr>
        <w:t>Different communication modes of the device (cellular, Wi-Fi, Bluetooth, NFC etc.)</w:t>
      </w:r>
      <w:r w:rsidR="008E6BB8">
        <w:rPr>
          <w:rFonts w:eastAsiaTheme="minorEastAsia"/>
          <w:szCs w:val="24"/>
          <w:lang w:eastAsia="ja-JP"/>
        </w:rPr>
        <w:t>;</w:t>
      </w:r>
      <w:r w:rsidR="00DA16C8">
        <w:rPr>
          <w:rFonts w:eastAsiaTheme="minorEastAsia"/>
          <w:szCs w:val="24"/>
          <w:lang w:eastAsia="ja-JP"/>
        </w:rPr>
        <w:t xml:space="preserve"> and</w:t>
      </w:r>
      <w:r w:rsidR="00B57A58">
        <w:rPr>
          <w:rFonts w:eastAsiaTheme="minorEastAsia"/>
          <w:szCs w:val="24"/>
          <w:lang w:eastAsia="ja-JP"/>
        </w:rPr>
        <w:t xml:space="preserve"> </w:t>
      </w:r>
    </w:p>
    <w:p w14:paraId="749DA7CB" w14:textId="1E5CDC37" w:rsidR="00591EBF" w:rsidRDefault="00605C85" w:rsidP="00A42794">
      <w:pPr>
        <w:numPr>
          <w:ilvl w:val="0"/>
          <w:numId w:val="2"/>
        </w:numPr>
        <w:tabs>
          <w:tab w:val="clear" w:pos="794"/>
          <w:tab w:val="clear" w:pos="1191"/>
          <w:tab w:val="clear" w:pos="1588"/>
          <w:tab w:val="clear" w:pos="1985"/>
        </w:tabs>
        <w:overflowPunct/>
        <w:autoSpaceDE/>
        <w:autoSpaceDN/>
        <w:adjustRightInd/>
        <w:contextualSpacing/>
        <w:textAlignment w:val="auto"/>
        <w:rPr>
          <w:rFonts w:eastAsiaTheme="minorEastAsia"/>
          <w:szCs w:val="24"/>
          <w:lang w:eastAsia="ja-JP"/>
        </w:rPr>
      </w:pPr>
      <w:r w:rsidRPr="003E1C92">
        <w:rPr>
          <w:rFonts w:eastAsiaTheme="minorEastAsia"/>
          <w:szCs w:val="24"/>
          <w:lang w:eastAsia="ja-JP"/>
        </w:rPr>
        <w:t>Distance of measurement from device</w:t>
      </w:r>
      <w:r w:rsidR="003E1C92">
        <w:rPr>
          <w:rFonts w:eastAsiaTheme="minorEastAsia"/>
          <w:szCs w:val="24"/>
          <w:lang w:eastAsia="ja-JP"/>
        </w:rPr>
        <w:t>.</w:t>
      </w:r>
    </w:p>
    <w:p w14:paraId="22F039E2" w14:textId="7AB36BF2" w:rsidR="00825366" w:rsidRDefault="00825366"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p>
    <w:p w14:paraId="60D4870F" w14:textId="6540100D" w:rsidR="00B615D7" w:rsidRDefault="3DCDF8AF"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582D80BD">
        <w:rPr>
          <w:rFonts w:eastAsiaTheme="minorEastAsia"/>
          <w:lang w:eastAsia="ja-JP"/>
        </w:rPr>
        <w:t>8.5.1</w:t>
      </w:r>
      <w:r w:rsidR="00B615D7">
        <w:tab/>
      </w:r>
      <w:r w:rsidRPr="582D80BD">
        <w:rPr>
          <w:rFonts w:eastAsiaTheme="minorEastAsia"/>
          <w:lang w:eastAsia="ja-JP"/>
        </w:rPr>
        <w:t xml:space="preserve">Considerations for Distance of </w:t>
      </w:r>
      <w:r w:rsidR="19F3F902" w:rsidRPr="582D80BD">
        <w:rPr>
          <w:rFonts w:eastAsiaTheme="minorEastAsia"/>
          <w:lang w:eastAsia="ja-JP"/>
        </w:rPr>
        <w:t>DUT</w:t>
      </w:r>
      <w:r w:rsidR="68030407" w:rsidRPr="582D80BD">
        <w:rPr>
          <w:rFonts w:eastAsiaTheme="minorEastAsia"/>
          <w:lang w:eastAsia="ja-JP"/>
        </w:rPr>
        <w:t xml:space="preserve"> from surface</w:t>
      </w:r>
      <w:r w:rsidRPr="582D80BD">
        <w:rPr>
          <w:rFonts w:eastAsiaTheme="minorEastAsia"/>
          <w:lang w:eastAsia="ja-JP"/>
        </w:rPr>
        <w:t xml:space="preserve"> during SAR measurement</w:t>
      </w:r>
    </w:p>
    <w:p w14:paraId="06D6B2FA" w14:textId="724D4535" w:rsidR="00B615D7" w:rsidRDefault="58CC9024"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582D80BD">
        <w:rPr>
          <w:rFonts w:eastAsiaTheme="minorEastAsia"/>
          <w:lang w:eastAsia="ja-JP"/>
        </w:rPr>
        <w:lastRenderedPageBreak/>
        <w:t xml:space="preserve">The measurement distance of the </w:t>
      </w:r>
      <w:r w:rsidR="292100D5" w:rsidRPr="582D80BD">
        <w:rPr>
          <w:rFonts w:eastAsiaTheme="minorEastAsia"/>
          <w:lang w:eastAsia="ja-JP"/>
        </w:rPr>
        <w:t>DUT</w:t>
      </w:r>
      <w:r w:rsidRPr="582D80BD">
        <w:rPr>
          <w:rFonts w:eastAsiaTheme="minorEastAsia"/>
          <w:lang w:eastAsia="ja-JP"/>
        </w:rPr>
        <w:t xml:space="preserve"> from the surface of measurement for carrying out SAR measurement should d generally be as per the actual usage of the device. For different categories of devices and as per their usage, different distance of measurement may be prescribed. A guidance based on the prevalent practices in some of the countries has been provided in Appendix II.</w:t>
      </w:r>
    </w:p>
    <w:p w14:paraId="605339A0" w14:textId="11A5E9D1" w:rsidR="00B615D7" w:rsidRDefault="00B615D7"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p>
    <w:p w14:paraId="6D854DF9" w14:textId="3DCB0CC5" w:rsidR="00B615D7" w:rsidRDefault="008745D7"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582D80BD">
        <w:rPr>
          <w:rFonts w:eastAsiaTheme="minorEastAsia"/>
          <w:lang w:eastAsia="ja-JP"/>
        </w:rPr>
        <w:t xml:space="preserve">[Editor´s Note: Proposal received on this ongoing work item to make it </w:t>
      </w:r>
      <w:r w:rsidRPr="582D80BD">
        <w:rPr>
          <w:lang w:val="en-US"/>
        </w:rPr>
        <w:t xml:space="preserve">Recommendation ITU-T </w:t>
      </w:r>
      <w:proofErr w:type="spellStart"/>
      <w:proofErr w:type="gramStart"/>
      <w:r w:rsidRPr="582D80BD">
        <w:rPr>
          <w:lang w:val="en-US"/>
        </w:rPr>
        <w:t>K.devices</w:t>
      </w:r>
      <w:proofErr w:type="spellEnd"/>
      <w:proofErr w:type="gramEnd"/>
      <w:r w:rsidRPr="582D80BD">
        <w:rPr>
          <w:rFonts w:eastAsiaTheme="minorEastAsia"/>
          <w:lang w:eastAsia="ja-JP"/>
        </w:rPr>
        <w:t>. As there w</w:t>
      </w:r>
      <w:r w:rsidR="6FE75AE8" w:rsidRPr="582D80BD">
        <w:rPr>
          <w:rFonts w:eastAsiaTheme="minorEastAsia"/>
          <w:lang w:eastAsia="ja-JP"/>
        </w:rPr>
        <w:t>ere updates in the term used</w:t>
      </w:r>
      <w:r w:rsidRPr="582D80BD">
        <w:rPr>
          <w:rFonts w:eastAsiaTheme="minorEastAsia"/>
          <w:lang w:eastAsia="ja-JP"/>
        </w:rPr>
        <w:t xml:space="preserve">, further contributions are invited and will be discussed in the next meeting. </w:t>
      </w:r>
    </w:p>
    <w:p w14:paraId="6B9CF953" w14:textId="2B6F9283" w:rsidR="00B615D7" w:rsidRDefault="258C5AD0" w:rsidP="582D80BD">
      <w:pPr>
        <w:tabs>
          <w:tab w:val="clear" w:pos="794"/>
          <w:tab w:val="clear" w:pos="1191"/>
          <w:tab w:val="clear" w:pos="1588"/>
          <w:tab w:val="clear" w:pos="1985"/>
        </w:tabs>
        <w:overflowPunct/>
        <w:autoSpaceDE/>
        <w:autoSpaceDN/>
        <w:adjustRightInd/>
        <w:contextualSpacing/>
        <w:textAlignment w:val="auto"/>
        <w:rPr>
          <w:rFonts w:eastAsiaTheme="minorEastAsia"/>
          <w:szCs w:val="24"/>
          <w:lang w:eastAsia="ja-JP"/>
        </w:rPr>
      </w:pPr>
      <w:r w:rsidRPr="582D80BD">
        <w:rPr>
          <w:rFonts w:eastAsiaTheme="minorEastAsia"/>
          <w:lang w:eastAsia="ja-JP"/>
        </w:rPr>
        <w:t>Term</w:t>
      </w:r>
      <w:r w:rsidR="008745D7" w:rsidRPr="582D80BD">
        <w:rPr>
          <w:rFonts w:eastAsiaTheme="minorEastAsia"/>
          <w:lang w:eastAsia="ja-JP"/>
        </w:rPr>
        <w:t xml:space="preserve"> review </w:t>
      </w:r>
      <w:r w:rsidR="757BF9CE" w:rsidRPr="582D80BD">
        <w:rPr>
          <w:rFonts w:eastAsiaTheme="minorEastAsia"/>
          <w:lang w:eastAsia="ja-JP"/>
        </w:rPr>
        <w:t>needs</w:t>
      </w:r>
      <w:r w:rsidR="008745D7" w:rsidRPr="582D80BD">
        <w:rPr>
          <w:rFonts w:eastAsiaTheme="minorEastAsia"/>
          <w:lang w:eastAsia="ja-JP"/>
        </w:rPr>
        <w:t xml:space="preserve"> to be done at next meeting]</w:t>
      </w:r>
    </w:p>
    <w:p w14:paraId="348F69D3" w14:textId="298323B6" w:rsidR="00B615D7" w:rsidRDefault="00B615D7"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p>
    <w:p w14:paraId="6DF63A11" w14:textId="7BF79454" w:rsidR="00B615D7" w:rsidRDefault="00B615D7"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p>
    <w:p w14:paraId="07280A3C" w14:textId="4EBC8F57" w:rsidR="00355C35" w:rsidRDefault="00DA16C8" w:rsidP="31BCA2A4">
      <w:pPr>
        <w:tabs>
          <w:tab w:val="clear" w:pos="794"/>
          <w:tab w:val="clear" w:pos="1191"/>
          <w:tab w:val="clear" w:pos="1588"/>
          <w:tab w:val="clear" w:pos="1985"/>
        </w:tabs>
        <w:overflowPunct/>
        <w:autoSpaceDE/>
        <w:autoSpaceDN/>
        <w:adjustRightInd/>
        <w:contextualSpacing/>
        <w:textAlignment w:val="auto"/>
        <w:rPr>
          <w:rFonts w:eastAsiaTheme="minorEastAsia"/>
          <w:b/>
          <w:bCs/>
          <w:lang w:eastAsia="ja-JP"/>
        </w:rPr>
      </w:pPr>
      <w:r w:rsidRPr="31BCA2A4">
        <w:rPr>
          <w:rFonts w:eastAsiaTheme="minorEastAsia"/>
          <w:b/>
          <w:bCs/>
          <w:lang w:eastAsia="ja-JP"/>
        </w:rPr>
        <w:t>8.</w:t>
      </w:r>
      <w:r w:rsidR="003C5066" w:rsidRPr="31BCA2A4">
        <w:rPr>
          <w:rFonts w:eastAsiaTheme="minorEastAsia"/>
          <w:b/>
          <w:bCs/>
          <w:lang w:eastAsia="ja-JP"/>
        </w:rPr>
        <w:t>6</w:t>
      </w:r>
      <w:r>
        <w:tab/>
      </w:r>
      <w:r w:rsidRPr="31BCA2A4">
        <w:rPr>
          <w:rFonts w:eastAsiaTheme="minorEastAsia"/>
          <w:b/>
          <w:bCs/>
          <w:lang w:eastAsia="ja-JP"/>
        </w:rPr>
        <w:t xml:space="preserve">Specific criteria to optimize </w:t>
      </w:r>
      <w:r w:rsidR="007D4B23" w:rsidRPr="31BCA2A4">
        <w:rPr>
          <w:rFonts w:eastAsiaTheme="minorEastAsia"/>
          <w:b/>
          <w:bCs/>
          <w:lang w:eastAsia="ja-JP"/>
        </w:rPr>
        <w:t xml:space="preserve">SAR </w:t>
      </w:r>
      <w:r w:rsidRPr="31BCA2A4">
        <w:rPr>
          <w:rFonts w:eastAsiaTheme="minorEastAsia"/>
          <w:b/>
          <w:bCs/>
          <w:lang w:eastAsia="ja-JP"/>
        </w:rPr>
        <w:t>measurement</w:t>
      </w:r>
      <w:r w:rsidR="007D4B23" w:rsidRPr="31BCA2A4">
        <w:rPr>
          <w:rFonts w:eastAsiaTheme="minorEastAsia"/>
          <w:b/>
          <w:bCs/>
          <w:lang w:eastAsia="ja-JP"/>
        </w:rPr>
        <w:t xml:space="preserve"> procedures</w:t>
      </w:r>
      <w:r w:rsidRPr="31BCA2A4">
        <w:rPr>
          <w:rFonts w:eastAsiaTheme="minorEastAsia"/>
          <w:b/>
          <w:bCs/>
          <w:lang w:eastAsia="ja-JP"/>
        </w:rPr>
        <w:t xml:space="preserve"> in compliance </w:t>
      </w:r>
      <w:r w:rsidR="00043EC8" w:rsidRPr="31BCA2A4">
        <w:rPr>
          <w:rFonts w:eastAsiaTheme="minorEastAsia"/>
          <w:b/>
          <w:bCs/>
          <w:lang w:eastAsia="ja-JP"/>
        </w:rPr>
        <w:t>assessment.</w:t>
      </w:r>
    </w:p>
    <w:p w14:paraId="18EF7F38" w14:textId="1D9AA14E" w:rsidR="009369F8" w:rsidRDefault="009369F8"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p>
    <w:p w14:paraId="0F8C7A80" w14:textId="77777777" w:rsidR="007D4B23" w:rsidRDefault="007D4B23" w:rsidP="31BCA2A4">
      <w:pPr>
        <w:tabs>
          <w:tab w:val="clear" w:pos="794"/>
          <w:tab w:val="clear" w:pos="1191"/>
          <w:tab w:val="clear" w:pos="1588"/>
          <w:tab w:val="clear" w:pos="1985"/>
        </w:tabs>
        <w:contextualSpacing/>
        <w:rPr>
          <w:rFonts w:eastAsiaTheme="minorEastAsia"/>
          <w:lang w:eastAsia="ja-JP"/>
        </w:rPr>
      </w:pPr>
      <w:r w:rsidRPr="31BCA2A4">
        <w:rPr>
          <w:rFonts w:eastAsiaTheme="minorEastAsia"/>
          <w:lang w:eastAsia="ja-JP"/>
        </w:rPr>
        <w:t>8.6.1 Identifying the configuration that produces the maximum psSAR for a personal wireless communication device capable of transmitting across multiple frequency bands and featuring various usage configurations often involves conducting numerous SAR tests. To address cost concerns and streamline the overall measurement time for a DUT, without compromising the guarantee of compliance with the limits for exposure to EMFs set by the ICNIRP, three distinct approaches can be employed:</w:t>
      </w:r>
    </w:p>
    <w:p w14:paraId="1B443C98" w14:textId="77777777" w:rsidR="007D4B23" w:rsidRDefault="007D4B23" w:rsidP="31BCA2A4">
      <w:pPr>
        <w:tabs>
          <w:tab w:val="clear" w:pos="794"/>
          <w:tab w:val="clear" w:pos="1191"/>
          <w:tab w:val="clear" w:pos="1588"/>
          <w:tab w:val="clear" w:pos="1985"/>
        </w:tabs>
        <w:contextualSpacing/>
        <w:rPr>
          <w:rFonts w:eastAsiaTheme="minorEastAsia"/>
          <w:lang w:eastAsia="ja-JP"/>
        </w:rPr>
      </w:pPr>
    </w:p>
    <w:p w14:paraId="23D5609F" w14:textId="77777777" w:rsidR="007D4B23" w:rsidRDefault="007D4B23" w:rsidP="31BCA2A4">
      <w:pPr>
        <w:tabs>
          <w:tab w:val="clear" w:pos="794"/>
          <w:tab w:val="clear" w:pos="1191"/>
          <w:tab w:val="clear" w:pos="1588"/>
          <w:tab w:val="clear" w:pos="1985"/>
        </w:tabs>
        <w:ind w:left="720"/>
        <w:contextualSpacing/>
        <w:rPr>
          <w:rFonts w:eastAsiaTheme="minorEastAsia"/>
          <w:lang w:eastAsia="ja-JP"/>
        </w:rPr>
      </w:pPr>
      <w:r w:rsidRPr="31BCA2A4">
        <w:rPr>
          <w:rFonts w:eastAsiaTheme="minorEastAsia"/>
          <w:lang w:eastAsia="ja-JP"/>
        </w:rPr>
        <w:t>a) Fast SAR testing: Aiming to reduce measurement time for each device configuration as specified in section 7.9.2 of the IEC/IEEE 62209-1528 standard.</w:t>
      </w:r>
    </w:p>
    <w:p w14:paraId="4BE87F97" w14:textId="77777777" w:rsidR="007D4B23" w:rsidRDefault="007D4B23" w:rsidP="31BCA2A4">
      <w:pPr>
        <w:tabs>
          <w:tab w:val="clear" w:pos="794"/>
          <w:tab w:val="clear" w:pos="1191"/>
          <w:tab w:val="clear" w:pos="1588"/>
          <w:tab w:val="clear" w:pos="1985"/>
        </w:tabs>
        <w:contextualSpacing/>
        <w:rPr>
          <w:rFonts w:eastAsiaTheme="minorEastAsia"/>
          <w:lang w:eastAsia="ja-JP"/>
        </w:rPr>
      </w:pPr>
    </w:p>
    <w:p w14:paraId="317396CD" w14:textId="77777777" w:rsidR="007D4B23" w:rsidRDefault="007D4B23" w:rsidP="31BCA2A4">
      <w:pPr>
        <w:tabs>
          <w:tab w:val="clear" w:pos="794"/>
          <w:tab w:val="clear" w:pos="1191"/>
          <w:tab w:val="clear" w:pos="1588"/>
          <w:tab w:val="clear" w:pos="1985"/>
        </w:tabs>
        <w:ind w:left="720"/>
        <w:contextualSpacing/>
        <w:rPr>
          <w:rFonts w:eastAsiaTheme="minorEastAsia"/>
          <w:lang w:eastAsia="ja-JP"/>
        </w:rPr>
      </w:pPr>
      <w:r w:rsidRPr="31BCA2A4">
        <w:rPr>
          <w:rFonts w:eastAsiaTheme="minorEastAsia"/>
          <w:lang w:eastAsia="ja-JP"/>
        </w:rPr>
        <w:t>b) SAR test reduction techniques: Allowing for a decrease in the number of required tests in accordance with section 7.9.3 of the IEC/IEEE 62209-1528 standard.</w:t>
      </w:r>
    </w:p>
    <w:p w14:paraId="3A6D133C" w14:textId="77777777" w:rsidR="007D4B23" w:rsidRDefault="007D4B23" w:rsidP="31BCA2A4">
      <w:pPr>
        <w:tabs>
          <w:tab w:val="clear" w:pos="794"/>
          <w:tab w:val="clear" w:pos="1191"/>
          <w:tab w:val="clear" w:pos="1588"/>
          <w:tab w:val="clear" w:pos="1985"/>
        </w:tabs>
        <w:contextualSpacing/>
        <w:rPr>
          <w:rFonts w:eastAsiaTheme="minorEastAsia"/>
          <w:lang w:eastAsia="ja-JP"/>
        </w:rPr>
      </w:pPr>
    </w:p>
    <w:p w14:paraId="0587B9B2" w14:textId="584A2340" w:rsidR="007D4B23" w:rsidRDefault="007D4B23" w:rsidP="31BCA2A4">
      <w:pPr>
        <w:tabs>
          <w:tab w:val="clear" w:pos="794"/>
          <w:tab w:val="clear" w:pos="1191"/>
          <w:tab w:val="clear" w:pos="1588"/>
          <w:tab w:val="clear" w:pos="1985"/>
        </w:tabs>
        <w:ind w:firstLine="720"/>
        <w:contextualSpacing/>
        <w:rPr>
          <w:rFonts w:eastAsiaTheme="minorEastAsia"/>
          <w:lang w:eastAsia="ja-JP"/>
        </w:rPr>
      </w:pPr>
      <w:r w:rsidRPr="31BCA2A4">
        <w:rPr>
          <w:rFonts w:eastAsiaTheme="minorEastAsia"/>
          <w:lang w:eastAsia="ja-JP"/>
        </w:rPr>
        <w:t>c) Optimization procedures outlined in Appendices III and IV of this Recommendation.</w:t>
      </w:r>
    </w:p>
    <w:p w14:paraId="42EB8D6C" w14:textId="77777777" w:rsidR="007D4B23" w:rsidRDefault="007D4B23" w:rsidP="31BCA2A4">
      <w:pPr>
        <w:tabs>
          <w:tab w:val="clear" w:pos="794"/>
          <w:tab w:val="clear" w:pos="1191"/>
          <w:tab w:val="clear" w:pos="1588"/>
          <w:tab w:val="clear" w:pos="1985"/>
        </w:tabs>
        <w:contextualSpacing/>
        <w:rPr>
          <w:rFonts w:eastAsiaTheme="minorEastAsia"/>
          <w:lang w:eastAsia="ja-JP"/>
        </w:rPr>
      </w:pPr>
    </w:p>
    <w:p w14:paraId="4008B16B" w14:textId="65EC0C09" w:rsidR="00B46C1B" w:rsidRPr="004C3554" w:rsidRDefault="31C4056E"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582D80BD">
        <w:rPr>
          <w:rFonts w:eastAsiaTheme="minorEastAsia"/>
          <w:lang w:eastAsia="ja-JP"/>
        </w:rPr>
        <w:t>8.6.2 Administrations have the flexibility to adopt these approaches to optimize SAR testing procedures. However, these approaches shall not be used simultaneously.</w:t>
      </w:r>
    </w:p>
    <w:p w14:paraId="51310B86" w14:textId="036D9498" w:rsidR="00707899" w:rsidRDefault="00605C85" w:rsidP="582D80BD">
      <w:pPr>
        <w:overflowPunct/>
        <w:autoSpaceDE/>
        <w:autoSpaceDN/>
        <w:adjustRightInd/>
        <w:spacing w:before="360" w:after="240"/>
        <w:textAlignment w:val="auto"/>
        <w:rPr>
          <w:ins w:id="89" w:author="christ" w:date="2025-04-28T01:34:00Z"/>
          <w:rFonts w:eastAsiaTheme="minorEastAsia"/>
          <w:b/>
          <w:bCs/>
          <w:lang w:eastAsia="ja-JP"/>
        </w:rPr>
      </w:pPr>
      <w:r w:rsidRPr="582D80BD">
        <w:rPr>
          <w:rFonts w:eastAsiaTheme="minorEastAsia"/>
          <w:b/>
          <w:bCs/>
          <w:lang w:eastAsia="ja-JP"/>
        </w:rPr>
        <w:t>8.</w:t>
      </w:r>
      <w:r w:rsidR="00427661" w:rsidRPr="582D80BD">
        <w:rPr>
          <w:rFonts w:eastAsiaTheme="minorEastAsia"/>
          <w:b/>
          <w:bCs/>
          <w:lang w:eastAsia="ja-JP"/>
        </w:rPr>
        <w:t>7</w:t>
      </w:r>
      <w:r w:rsidR="005560B3" w:rsidRPr="582D80BD">
        <w:rPr>
          <w:rFonts w:eastAsiaTheme="minorEastAsia"/>
          <w:i/>
          <w:iCs/>
          <w:lang w:eastAsia="ja-JP"/>
        </w:rPr>
        <w:t xml:space="preserve"> </w:t>
      </w:r>
      <w:r>
        <w:tab/>
      </w:r>
      <w:r w:rsidRPr="582D80BD">
        <w:rPr>
          <w:rFonts w:eastAsiaTheme="minorEastAsia"/>
          <w:b/>
          <w:bCs/>
          <w:lang w:eastAsia="ja-JP"/>
        </w:rPr>
        <w:t xml:space="preserve">Computational </w:t>
      </w:r>
      <w:r w:rsidR="00D1208A" w:rsidRPr="582D80BD">
        <w:rPr>
          <w:rFonts w:eastAsiaTheme="minorEastAsia"/>
          <w:b/>
          <w:bCs/>
          <w:lang w:eastAsia="ja-JP"/>
        </w:rPr>
        <w:t>m</w:t>
      </w:r>
      <w:r w:rsidRPr="582D80BD">
        <w:rPr>
          <w:rFonts w:eastAsiaTheme="minorEastAsia"/>
          <w:b/>
          <w:bCs/>
          <w:lang w:eastAsia="ja-JP"/>
        </w:rPr>
        <w:t xml:space="preserve">ethods for EMF </w:t>
      </w:r>
      <w:r w:rsidR="00D1208A" w:rsidRPr="582D80BD">
        <w:rPr>
          <w:rFonts w:eastAsiaTheme="minorEastAsia"/>
          <w:b/>
          <w:bCs/>
          <w:lang w:eastAsia="ja-JP"/>
        </w:rPr>
        <w:t>exposure assessment</w:t>
      </w:r>
    </w:p>
    <w:p w14:paraId="76CFC7D8" w14:textId="0B3200A8" w:rsidR="004E0517" w:rsidRPr="00F55AE3" w:rsidRDefault="3A375163">
      <w:pPr>
        <w:overflowPunct/>
        <w:autoSpaceDE/>
        <w:autoSpaceDN/>
        <w:adjustRightInd/>
        <w:textAlignment w:val="auto"/>
        <w:rPr>
          <w:rFonts w:eastAsiaTheme="minorEastAsia"/>
          <w:lang w:eastAsia="ja-JP"/>
        </w:rPr>
        <w:pPrChange w:id="90" w:author="Leonardo Marques Campos" w:date="2025-04-14T15:36:00Z">
          <w:pPr>
            <w:tabs>
              <w:tab w:val="clear" w:pos="794"/>
              <w:tab w:val="clear" w:pos="1191"/>
              <w:tab w:val="clear" w:pos="1588"/>
              <w:tab w:val="clear" w:pos="1985"/>
            </w:tabs>
          </w:pPr>
        </w:pPrChange>
      </w:pPr>
      <w:r w:rsidRPr="582D80BD">
        <w:rPr>
          <w:rFonts w:eastAsiaTheme="minorEastAsia"/>
          <w:lang w:eastAsia="ja-JP"/>
        </w:rPr>
        <w:t>8.</w:t>
      </w:r>
      <w:r w:rsidR="0B777861" w:rsidRPr="582D80BD">
        <w:rPr>
          <w:rFonts w:eastAsiaTheme="minorEastAsia"/>
          <w:lang w:eastAsia="ja-JP"/>
        </w:rPr>
        <w:t>7</w:t>
      </w:r>
      <w:r w:rsidRPr="582D80BD">
        <w:rPr>
          <w:rFonts w:eastAsiaTheme="minorEastAsia"/>
          <w:lang w:eastAsia="ja-JP"/>
        </w:rPr>
        <w:t>.1</w:t>
      </w:r>
      <w:r w:rsidR="004E0517">
        <w:tab/>
      </w:r>
      <w:r w:rsidR="6C047F6A" w:rsidRPr="582D80BD">
        <w:rPr>
          <w:rFonts w:eastAsiaTheme="minorEastAsia"/>
          <w:lang w:eastAsia="ja-JP"/>
        </w:rPr>
        <w:t xml:space="preserve">Computational methods for the assessment of the exposure to EMF </w:t>
      </w:r>
      <w:r w:rsidR="20B776BD" w:rsidRPr="582D80BD">
        <w:rPr>
          <w:rFonts w:eastAsiaTheme="minorEastAsia"/>
          <w:lang w:eastAsia="ja-JP"/>
        </w:rPr>
        <w:t xml:space="preserve">in terms of </w:t>
      </w:r>
      <w:r w:rsidR="006E4D01" w:rsidRPr="582D80BD">
        <w:rPr>
          <w:rFonts w:eastAsiaTheme="minorEastAsia"/>
          <w:lang w:eastAsia="ja-JP"/>
        </w:rPr>
        <w:t xml:space="preserve">the peak spatial average </w:t>
      </w:r>
      <w:r w:rsidR="20B776BD" w:rsidRPr="582D80BD">
        <w:rPr>
          <w:rFonts w:eastAsiaTheme="minorEastAsia"/>
          <w:lang w:eastAsia="ja-JP"/>
        </w:rPr>
        <w:t>SAR and</w:t>
      </w:r>
      <w:r w:rsidR="006E4D01" w:rsidRPr="582D80BD">
        <w:rPr>
          <w:rFonts w:eastAsiaTheme="minorEastAsia"/>
          <w:lang w:eastAsia="ja-JP"/>
        </w:rPr>
        <w:t xml:space="preserve"> the peak spatial average</w:t>
      </w:r>
      <w:r w:rsidR="20B776BD" w:rsidRPr="582D80BD">
        <w:rPr>
          <w:rFonts w:eastAsiaTheme="minorEastAsia"/>
          <w:lang w:eastAsia="ja-JP"/>
        </w:rPr>
        <w:t xml:space="preserve"> IPD </w:t>
      </w:r>
      <w:r w:rsidR="6C047F6A" w:rsidRPr="582D80BD">
        <w:rPr>
          <w:rFonts w:eastAsiaTheme="minorEastAsia"/>
          <w:lang w:eastAsia="ja-JP"/>
        </w:rPr>
        <w:t>are standardized for the finite-difference time-domain method [IEC/IEEE 62704-1, IEC/IEEE 63195-2] and for the finite element method [IEC/IEEE 62704-4, IEC/IEEE 63195-2]. These standards specify the requirements on the implementation</w:t>
      </w:r>
      <w:r w:rsidR="25BAD1E2" w:rsidRPr="582D80BD">
        <w:rPr>
          <w:rFonts w:eastAsiaTheme="minorEastAsia"/>
          <w:lang w:eastAsia="ja-JP"/>
        </w:rPr>
        <w:t xml:space="preserve"> and verification</w:t>
      </w:r>
      <w:r w:rsidR="6C047F6A" w:rsidRPr="582D80BD">
        <w:rPr>
          <w:rFonts w:eastAsiaTheme="minorEastAsia"/>
          <w:lang w:eastAsia="ja-JP"/>
        </w:rPr>
        <w:t xml:space="preserve"> of the </w:t>
      </w:r>
      <w:r w:rsidR="20B776BD" w:rsidRPr="582D80BD">
        <w:rPr>
          <w:rFonts w:eastAsiaTheme="minorEastAsia"/>
          <w:lang w:eastAsia="ja-JP"/>
        </w:rPr>
        <w:t xml:space="preserve">computational </w:t>
      </w:r>
      <w:r w:rsidR="6C047F6A" w:rsidRPr="582D80BD">
        <w:rPr>
          <w:rFonts w:eastAsiaTheme="minorEastAsia"/>
          <w:lang w:eastAsia="ja-JP"/>
        </w:rPr>
        <w:t xml:space="preserve">algorithm for the calculation of the electromagnetic fields and the post-processing for the calculation of the peak spatial-average SAR and the peak spatial-average </w:t>
      </w:r>
      <w:r w:rsidR="20B776BD" w:rsidRPr="582D80BD">
        <w:rPr>
          <w:rFonts w:eastAsiaTheme="minorEastAsia"/>
          <w:lang w:eastAsia="ja-JP"/>
        </w:rPr>
        <w:t>IPD</w:t>
      </w:r>
      <w:r w:rsidR="6C047F6A" w:rsidRPr="582D80BD">
        <w:rPr>
          <w:rFonts w:eastAsiaTheme="minorEastAsia"/>
          <w:lang w:eastAsia="ja-JP"/>
        </w:rPr>
        <w:t xml:space="preserve">. </w:t>
      </w:r>
      <w:r w:rsidR="25BAD1E2" w:rsidRPr="582D80BD">
        <w:rPr>
          <w:rFonts w:eastAsiaTheme="minorEastAsia"/>
          <w:lang w:eastAsia="ja-JP"/>
        </w:rPr>
        <w:t xml:space="preserve">They give guidance on the validation of the numerical model of the </w:t>
      </w:r>
      <w:r w:rsidR="1D78637C" w:rsidRPr="582D80BD">
        <w:rPr>
          <w:rFonts w:eastAsiaTheme="minorEastAsia"/>
          <w:lang w:eastAsia="ja-JP"/>
        </w:rPr>
        <w:t xml:space="preserve">DUT and on the assessment of the </w:t>
      </w:r>
      <w:r w:rsidR="20B776BD" w:rsidRPr="582D80BD">
        <w:rPr>
          <w:rFonts w:eastAsiaTheme="minorEastAsia"/>
          <w:lang w:eastAsia="ja-JP"/>
        </w:rPr>
        <w:t xml:space="preserve">computational </w:t>
      </w:r>
      <w:r w:rsidR="1D78637C" w:rsidRPr="582D80BD">
        <w:rPr>
          <w:rFonts w:eastAsiaTheme="minorEastAsia"/>
          <w:lang w:eastAsia="ja-JP"/>
        </w:rPr>
        <w:t xml:space="preserve">uncertainty of the results. </w:t>
      </w:r>
      <w:r w:rsidR="7C619918" w:rsidRPr="582D80BD">
        <w:rPr>
          <w:rFonts w:eastAsiaTheme="minorEastAsia"/>
          <w:lang w:eastAsia="ja-JP"/>
        </w:rPr>
        <w:t xml:space="preserve">As 5G devices operating in the millimetre wave frequency range often use array antennas with </w:t>
      </w:r>
      <w:r w:rsidR="002B0804" w:rsidRPr="582D80BD">
        <w:rPr>
          <w:rFonts w:eastAsiaTheme="minorEastAsia"/>
          <w:lang w:eastAsia="ja-JP"/>
        </w:rPr>
        <w:t>beamforming capabilities</w:t>
      </w:r>
      <w:r w:rsidR="00910DD5" w:rsidRPr="582D80BD">
        <w:rPr>
          <w:rFonts w:eastAsiaTheme="minorEastAsia"/>
          <w:lang w:eastAsia="ja-JP"/>
        </w:rPr>
        <w:t>,</w:t>
      </w:r>
      <w:r w:rsidR="00FA736E" w:rsidRPr="582D80BD">
        <w:rPr>
          <w:rFonts w:eastAsiaTheme="minorEastAsia"/>
          <w:lang w:eastAsia="ja-JP"/>
        </w:rPr>
        <w:t xml:space="preserve"> </w:t>
      </w:r>
      <w:r w:rsidR="00910DD5" w:rsidRPr="582D80BD">
        <w:rPr>
          <w:rFonts w:eastAsiaTheme="minorEastAsia"/>
          <w:lang w:eastAsia="ja-JP"/>
        </w:rPr>
        <w:t>creat</w:t>
      </w:r>
      <w:r w:rsidR="00FA736E" w:rsidRPr="582D80BD">
        <w:rPr>
          <w:rFonts w:eastAsiaTheme="minorEastAsia"/>
          <w:lang w:eastAsia="ja-JP"/>
        </w:rPr>
        <w:t>ing</w:t>
      </w:r>
      <w:r w:rsidR="006E4D01" w:rsidRPr="582D80BD">
        <w:rPr>
          <w:rFonts w:eastAsiaTheme="minorEastAsia"/>
          <w:lang w:eastAsia="ja-JP"/>
        </w:rPr>
        <w:t xml:space="preserve"> </w:t>
      </w:r>
      <w:bookmarkStart w:id="91" w:name="_Int_WEqRmKl3"/>
      <w:proofErr w:type="gramStart"/>
      <w:r w:rsidR="006E4D01" w:rsidRPr="582D80BD">
        <w:rPr>
          <w:rFonts w:eastAsiaTheme="minorEastAsia"/>
          <w:lang w:eastAsia="ja-JP"/>
        </w:rPr>
        <w:t xml:space="preserve">a </w:t>
      </w:r>
      <w:r w:rsidR="00910DD5" w:rsidRPr="582D80BD">
        <w:rPr>
          <w:rFonts w:eastAsiaTheme="minorEastAsia"/>
          <w:lang w:eastAsia="ja-JP"/>
        </w:rPr>
        <w:t>number of</w:t>
      </w:r>
      <w:bookmarkEnd w:id="91"/>
      <w:proofErr w:type="gramEnd"/>
      <w:r w:rsidR="00910DD5" w:rsidRPr="582D80BD">
        <w:rPr>
          <w:rFonts w:eastAsiaTheme="minorEastAsia"/>
          <w:lang w:eastAsia="ja-JP"/>
        </w:rPr>
        <w:t xml:space="preserve"> </w:t>
      </w:r>
      <w:r w:rsidR="00FA736E" w:rsidRPr="582D80BD">
        <w:rPr>
          <w:rFonts w:eastAsiaTheme="minorEastAsia"/>
          <w:lang w:eastAsia="ja-JP"/>
        </w:rPr>
        <w:t xml:space="preserve">possible </w:t>
      </w:r>
      <w:r w:rsidR="00CC56EF" w:rsidRPr="582D80BD">
        <w:rPr>
          <w:rFonts w:eastAsiaTheme="minorEastAsia"/>
          <w:lang w:eastAsia="ja-JP"/>
        </w:rPr>
        <w:t xml:space="preserve">exposure conditions </w:t>
      </w:r>
      <w:r w:rsidR="006E4D01" w:rsidRPr="582D80BD">
        <w:rPr>
          <w:rFonts w:eastAsiaTheme="minorEastAsia"/>
          <w:lang w:eastAsia="ja-JP"/>
        </w:rPr>
        <w:t xml:space="preserve">which may be </w:t>
      </w:r>
      <w:r w:rsidR="7C619918" w:rsidRPr="582D80BD">
        <w:rPr>
          <w:rFonts w:eastAsiaTheme="minorEastAsia"/>
          <w:lang w:eastAsia="ja-JP"/>
        </w:rPr>
        <w:t xml:space="preserve">too large for experimental evaluation, IEC/IEEE 63195-2 specifies computational techniques that complement the experimental methods of IEC/IEEE 63195-1. These methods employ different strategies to find the </w:t>
      </w:r>
      <w:r w:rsidR="00363890" w:rsidRPr="582D80BD">
        <w:rPr>
          <w:rFonts w:eastAsiaTheme="minorEastAsia"/>
          <w:lang w:eastAsia="ja-JP"/>
        </w:rPr>
        <w:t xml:space="preserve">exposure condition </w:t>
      </w:r>
      <w:r w:rsidR="00AC66AC" w:rsidRPr="582D80BD">
        <w:rPr>
          <w:rFonts w:eastAsiaTheme="minorEastAsia"/>
          <w:lang w:eastAsia="ja-JP"/>
        </w:rPr>
        <w:t>having</w:t>
      </w:r>
      <w:r w:rsidR="7C619918" w:rsidRPr="582D80BD">
        <w:rPr>
          <w:rFonts w:eastAsiaTheme="minorEastAsia"/>
          <w:lang w:eastAsia="ja-JP"/>
        </w:rPr>
        <w:t xml:space="preserve"> maxim</w:t>
      </w:r>
      <w:r w:rsidR="00AC66AC" w:rsidRPr="582D80BD">
        <w:rPr>
          <w:rFonts w:eastAsiaTheme="minorEastAsia"/>
          <w:lang w:eastAsia="ja-JP"/>
        </w:rPr>
        <w:t>um</w:t>
      </w:r>
      <w:r w:rsidR="7C619918" w:rsidRPr="582D80BD">
        <w:rPr>
          <w:rFonts w:eastAsiaTheme="minorEastAsia"/>
          <w:lang w:eastAsia="ja-JP"/>
        </w:rPr>
        <w:t xml:space="preserve"> IPD.</w:t>
      </w:r>
    </w:p>
    <w:p w14:paraId="4DC0EEB1" w14:textId="12FFA8B7" w:rsidR="00D036F0" w:rsidRPr="001407A3" w:rsidRDefault="00921548" w:rsidP="582D80BD">
      <w:pPr>
        <w:numPr>
          <w:ilvl w:val="0"/>
          <w:numId w:val="5"/>
        </w:numPr>
        <w:tabs>
          <w:tab w:val="clear" w:pos="794"/>
          <w:tab w:val="clear" w:pos="1191"/>
          <w:tab w:val="clear" w:pos="1588"/>
          <w:tab w:val="clear" w:pos="1985"/>
        </w:tabs>
        <w:overflowPunct/>
        <w:autoSpaceDE/>
        <w:autoSpaceDN/>
        <w:adjustRightInd/>
        <w:ind w:left="709"/>
        <w:contextualSpacing/>
        <w:textAlignment w:val="auto"/>
        <w:rPr>
          <w:ins w:id="92" w:author="Jose Antonio de Franca Junior" w:date="2025-05-08T19:47:00Z" w16du:dateUtc="2025-05-08T19:47:23Z"/>
          <w:rFonts w:eastAsiaTheme="minorEastAsia"/>
          <w:highlight w:val="yellow"/>
          <w:lang w:eastAsia="ja-JP"/>
        </w:rPr>
      </w:pPr>
      <w:r w:rsidRPr="00921548">
        <w:rPr>
          <w:rFonts w:eastAsiaTheme="minorEastAsia"/>
          <w:highlight w:val="yellow"/>
          <w:lang w:eastAsia="ja-JP"/>
        </w:rPr>
        <w:t>[</w:t>
      </w:r>
      <w:commentRangeStart w:id="93"/>
      <w:r w:rsidR="00574745" w:rsidRPr="582D80BD">
        <w:rPr>
          <w:rFonts w:eastAsiaTheme="minorEastAsia"/>
          <w:lang w:eastAsia="ja-JP"/>
        </w:rPr>
        <w:t xml:space="preserve"> </w:t>
      </w:r>
      <w:r w:rsidR="008056DA" w:rsidRPr="001407A3">
        <w:rPr>
          <w:rFonts w:eastAsiaTheme="minorEastAsia"/>
          <w:highlight w:val="yellow"/>
          <w:lang w:eastAsia="ja-JP"/>
        </w:rPr>
        <w:t>[</w:t>
      </w:r>
      <w:r w:rsidR="00605C85" w:rsidRPr="001407A3">
        <w:rPr>
          <w:rFonts w:eastAsiaTheme="minorEastAsia"/>
          <w:highlight w:val="yellow"/>
          <w:lang w:eastAsia="ja-JP"/>
        </w:rPr>
        <w:t>IEC/IEEE 62704-1</w:t>
      </w:r>
      <w:commentRangeEnd w:id="93"/>
      <w:r w:rsidR="00574745" w:rsidRPr="001407A3">
        <w:rPr>
          <w:highlight w:val="yellow"/>
        </w:rPr>
        <w:commentReference w:id="93"/>
      </w:r>
      <w:r w:rsidR="008056DA" w:rsidRPr="001407A3">
        <w:rPr>
          <w:rFonts w:eastAsiaTheme="minorEastAsia"/>
          <w:highlight w:val="yellow"/>
          <w:lang w:eastAsia="ja-JP"/>
        </w:rPr>
        <w:t>]</w:t>
      </w:r>
      <w:r w:rsidR="00605C85" w:rsidRPr="001407A3">
        <w:rPr>
          <w:rFonts w:eastAsiaTheme="minorEastAsia"/>
          <w:highlight w:val="yellow"/>
          <w:lang w:eastAsia="ja-JP"/>
        </w:rPr>
        <w:t xml:space="preserve"> Determining the peak spatial-average specific absorption rate (SAR) in the human body from wireless communications devices, 30 MHz to 6 GHz - Part 1: General requirements for using the finite difference time-domain (FDTD) method for SAR calculations</w:t>
      </w:r>
      <w:r w:rsidR="00662712" w:rsidRPr="001407A3">
        <w:rPr>
          <w:rFonts w:eastAsiaTheme="minorEastAsia"/>
          <w:highlight w:val="yellow"/>
          <w:lang w:eastAsia="ja-JP"/>
        </w:rPr>
        <w:t>.</w:t>
      </w:r>
      <w:r>
        <w:rPr>
          <w:rFonts w:eastAsiaTheme="minorEastAsia"/>
          <w:highlight w:val="yellow"/>
          <w:lang w:eastAsia="ja-JP"/>
        </w:rPr>
        <w:t>]</w:t>
      </w:r>
    </w:p>
    <w:p w14:paraId="4E5FBADF" w14:textId="5A785AA8" w:rsidR="582D80BD" w:rsidRPr="00D154E3" w:rsidRDefault="582D80BD" w:rsidP="582D80BD">
      <w:pPr>
        <w:tabs>
          <w:tab w:val="clear" w:pos="794"/>
          <w:tab w:val="clear" w:pos="1191"/>
          <w:tab w:val="clear" w:pos="1588"/>
          <w:tab w:val="clear" w:pos="1985"/>
        </w:tabs>
        <w:rPr>
          <w:rFonts w:eastAsiaTheme="minorEastAsia"/>
          <w:i/>
          <w:iCs/>
          <w:highlight w:val="yellow"/>
          <w:lang w:eastAsia="ja-JP"/>
        </w:rPr>
      </w:pPr>
      <w:r w:rsidRPr="00D154E3">
        <w:rPr>
          <w:rFonts w:eastAsiaTheme="minorEastAsia"/>
          <w:i/>
          <w:iCs/>
          <w:highlight w:val="yellow"/>
          <w:lang w:eastAsia="ja-JP"/>
        </w:rPr>
        <w:lastRenderedPageBreak/>
        <w:t xml:space="preserve">[Editor´s Note: Proposal received on this ongoing work item to make it </w:t>
      </w:r>
      <w:r w:rsidRPr="00D154E3">
        <w:rPr>
          <w:i/>
          <w:iCs/>
          <w:highlight w:val="yellow"/>
          <w:lang w:val="en-US"/>
        </w:rPr>
        <w:t xml:space="preserve">Recommendation ITU-T </w:t>
      </w:r>
      <w:proofErr w:type="spellStart"/>
      <w:proofErr w:type="gramStart"/>
      <w:r w:rsidRPr="00D154E3">
        <w:rPr>
          <w:i/>
          <w:iCs/>
          <w:highlight w:val="yellow"/>
          <w:lang w:val="en-US"/>
        </w:rPr>
        <w:t>K.devices</w:t>
      </w:r>
      <w:proofErr w:type="spellEnd"/>
      <w:proofErr w:type="gramEnd"/>
      <w:r w:rsidRPr="00D154E3">
        <w:rPr>
          <w:rFonts w:eastAsiaTheme="minorEastAsia"/>
          <w:i/>
          <w:iCs/>
          <w:highlight w:val="yellow"/>
          <w:lang w:eastAsia="ja-JP"/>
        </w:rPr>
        <w:t xml:space="preserve">. As there was no consensus, further contributions are invited and will be discussed in the next meeting. </w:t>
      </w:r>
    </w:p>
    <w:p w14:paraId="3DE41147" w14:textId="251CE8F3" w:rsidR="582D80BD" w:rsidRPr="00D154E3" w:rsidRDefault="582D80BD">
      <w:pPr>
        <w:tabs>
          <w:tab w:val="clear" w:pos="794"/>
          <w:tab w:val="clear" w:pos="1191"/>
          <w:tab w:val="clear" w:pos="1588"/>
          <w:tab w:val="clear" w:pos="1985"/>
        </w:tabs>
        <w:contextualSpacing/>
        <w:rPr>
          <w:rFonts w:eastAsiaTheme="minorEastAsia"/>
          <w:i/>
          <w:iCs/>
          <w:szCs w:val="24"/>
          <w:lang w:eastAsia="ja-JP"/>
        </w:rPr>
        <w:pPrChange w:id="94" w:author="Jose Antonio de Franca Junior" w:date="2025-05-08T19:48:00Z">
          <w:pPr>
            <w:pStyle w:val="PargrafodaLista"/>
            <w:tabs>
              <w:tab w:val="clear" w:pos="794"/>
              <w:tab w:val="clear" w:pos="1191"/>
              <w:tab w:val="clear" w:pos="1588"/>
              <w:tab w:val="clear" w:pos="1985"/>
            </w:tabs>
          </w:pPr>
        </w:pPrChange>
      </w:pPr>
      <w:r w:rsidRPr="00D154E3">
        <w:rPr>
          <w:rFonts w:eastAsiaTheme="minorEastAsia"/>
          <w:i/>
          <w:iCs/>
          <w:highlight w:val="yellow"/>
          <w:lang w:eastAsia="ja-JP"/>
        </w:rPr>
        <w:t>Line by Line review need to be done at next meeting]</w:t>
      </w:r>
    </w:p>
    <w:p w14:paraId="53E8E4FF" w14:textId="719DBF4F" w:rsidR="00D036F0" w:rsidRDefault="008475A7" w:rsidP="582D80BD">
      <w:pPr>
        <w:numPr>
          <w:ilvl w:val="0"/>
          <w:numId w:val="5"/>
        </w:numPr>
        <w:tabs>
          <w:tab w:val="clear" w:pos="794"/>
          <w:tab w:val="clear" w:pos="1191"/>
          <w:tab w:val="clear" w:pos="1588"/>
          <w:tab w:val="clear" w:pos="1985"/>
        </w:tabs>
        <w:overflowPunct/>
        <w:autoSpaceDE/>
        <w:autoSpaceDN/>
        <w:adjustRightInd/>
        <w:ind w:left="709"/>
        <w:contextualSpacing/>
        <w:textAlignment w:val="auto"/>
        <w:rPr>
          <w:rFonts w:eastAsiaTheme="minorEastAsia"/>
          <w:lang w:eastAsia="ja-JP"/>
        </w:rPr>
      </w:pPr>
      <w:r w:rsidRPr="582D80BD">
        <w:rPr>
          <w:rFonts w:eastAsiaTheme="minorEastAsia"/>
          <w:lang w:eastAsia="ja-JP"/>
        </w:rPr>
        <w:t>[</w:t>
      </w:r>
      <w:r w:rsidR="00605C85" w:rsidRPr="582D80BD">
        <w:rPr>
          <w:rFonts w:eastAsiaTheme="minorEastAsia"/>
          <w:lang w:eastAsia="ja-JP"/>
        </w:rPr>
        <w:t>IEC/IEEE 62704-</w:t>
      </w:r>
      <w:r w:rsidR="00D036F0" w:rsidRPr="582D80BD">
        <w:rPr>
          <w:rFonts w:eastAsiaTheme="minorEastAsia"/>
          <w:lang w:eastAsia="ja-JP"/>
        </w:rPr>
        <w:t>4] Determining</w:t>
      </w:r>
      <w:r w:rsidR="00605C85" w:rsidRPr="582D80BD">
        <w:rPr>
          <w:rFonts w:eastAsiaTheme="minorEastAsia"/>
          <w:lang w:eastAsia="ja-JP"/>
        </w:rPr>
        <w:t xml:space="preserve"> the peak spatial-average specific absorption rate (SAR) in the human body from wireless communication devices, 30 MHz to 6 GHz - Part 4: General requirements for using the finite element method for SAR calculations</w:t>
      </w:r>
      <w:r w:rsidR="003E1C92" w:rsidRPr="582D80BD">
        <w:rPr>
          <w:rFonts w:eastAsiaTheme="minorEastAsia"/>
          <w:lang w:eastAsia="ja-JP"/>
        </w:rPr>
        <w:t>.</w:t>
      </w:r>
    </w:p>
    <w:p w14:paraId="7024C1E4" w14:textId="02B18ED5" w:rsidR="00574745" w:rsidRPr="00D036F0" w:rsidRDefault="00574745" w:rsidP="582D80BD">
      <w:pPr>
        <w:numPr>
          <w:ilvl w:val="0"/>
          <w:numId w:val="5"/>
        </w:numPr>
        <w:tabs>
          <w:tab w:val="clear" w:pos="794"/>
          <w:tab w:val="clear" w:pos="1191"/>
          <w:tab w:val="clear" w:pos="1588"/>
          <w:tab w:val="clear" w:pos="1985"/>
        </w:tabs>
        <w:overflowPunct/>
        <w:autoSpaceDE/>
        <w:autoSpaceDN/>
        <w:adjustRightInd/>
        <w:ind w:left="709"/>
        <w:contextualSpacing/>
        <w:textAlignment w:val="auto"/>
        <w:rPr>
          <w:rFonts w:eastAsiaTheme="minorEastAsia"/>
          <w:lang w:eastAsia="ja-JP"/>
        </w:rPr>
      </w:pPr>
      <w:r w:rsidRPr="582D80BD">
        <w:rPr>
          <w:rFonts w:eastAsiaTheme="minorEastAsia"/>
          <w:lang w:eastAsia="ja-JP"/>
        </w:rPr>
        <w:t xml:space="preserve">[IEC/IEEE 63195-2]: Assessment of power density of human exposure to radio frequency fields from wireless devices </w:t>
      </w:r>
      <w:proofErr w:type="gramStart"/>
      <w:r w:rsidRPr="582D80BD">
        <w:rPr>
          <w:rFonts w:eastAsiaTheme="minorEastAsia"/>
          <w:lang w:eastAsia="ja-JP"/>
        </w:rPr>
        <w:t>in close proximity to</w:t>
      </w:r>
      <w:proofErr w:type="gramEnd"/>
      <w:r w:rsidRPr="582D80BD">
        <w:rPr>
          <w:rFonts w:eastAsiaTheme="minorEastAsia"/>
          <w:lang w:eastAsia="ja-JP"/>
        </w:rPr>
        <w:t xml:space="preserve"> the head and body (frequency range of 6 GHz to 300 GHz) - Part 2: Computational procedure.</w:t>
      </w:r>
    </w:p>
    <w:p w14:paraId="53CB0931" w14:textId="77777777" w:rsidR="008056DA" w:rsidRPr="00605C85" w:rsidRDefault="008056DA" w:rsidP="00D036F0">
      <w:pPr>
        <w:tabs>
          <w:tab w:val="clear" w:pos="794"/>
          <w:tab w:val="clear" w:pos="1191"/>
          <w:tab w:val="clear" w:pos="1588"/>
          <w:tab w:val="clear" w:pos="1985"/>
        </w:tabs>
        <w:overflowPunct/>
        <w:autoSpaceDE/>
        <w:autoSpaceDN/>
        <w:adjustRightInd/>
        <w:contextualSpacing/>
        <w:jc w:val="left"/>
        <w:textAlignment w:val="auto"/>
        <w:rPr>
          <w:rFonts w:eastAsiaTheme="minorEastAsia"/>
          <w:szCs w:val="24"/>
          <w:lang w:eastAsia="ja-JP"/>
        </w:rPr>
      </w:pPr>
    </w:p>
    <w:p w14:paraId="202C8575" w14:textId="231EBAD9" w:rsidR="00605C85" w:rsidRPr="00605C85" w:rsidRDefault="00605C85" w:rsidP="00CF4014">
      <w:pPr>
        <w:tabs>
          <w:tab w:val="clear" w:pos="794"/>
          <w:tab w:val="clear" w:pos="1191"/>
          <w:tab w:val="clear" w:pos="1588"/>
          <w:tab w:val="clear" w:pos="1985"/>
        </w:tabs>
        <w:overflowPunct/>
        <w:autoSpaceDE/>
        <w:autoSpaceDN/>
        <w:adjustRightInd/>
        <w:jc w:val="left"/>
        <w:textAlignment w:val="auto"/>
        <w:rPr>
          <w:rFonts w:eastAsiaTheme="minorEastAsia"/>
          <w:b/>
          <w:szCs w:val="24"/>
          <w:lang w:eastAsia="ja-JP"/>
        </w:rPr>
      </w:pPr>
      <w:r w:rsidRPr="00B85E78">
        <w:rPr>
          <w:rFonts w:eastAsiaTheme="minorEastAsia"/>
          <w:b/>
          <w:bCs/>
          <w:szCs w:val="24"/>
          <w:lang w:eastAsia="ja-JP"/>
        </w:rPr>
        <w:t>8.</w:t>
      </w:r>
      <w:r w:rsidR="00427661">
        <w:rPr>
          <w:rFonts w:eastAsiaTheme="minorEastAsia"/>
          <w:b/>
          <w:bCs/>
          <w:szCs w:val="24"/>
          <w:lang w:eastAsia="ja-JP"/>
        </w:rPr>
        <w:t>8</w:t>
      </w:r>
      <w:r w:rsidR="0055552B" w:rsidRPr="00427661">
        <w:rPr>
          <w:rFonts w:eastAsiaTheme="minorEastAsia"/>
          <w:b/>
          <w:bCs/>
          <w:i/>
          <w:szCs w:val="24"/>
          <w:lang w:eastAsia="ja-JP"/>
        </w:rPr>
        <w:tab/>
      </w:r>
      <w:r w:rsidRPr="00605C85">
        <w:rPr>
          <w:rFonts w:eastAsiaTheme="minorEastAsia"/>
          <w:b/>
          <w:szCs w:val="24"/>
          <w:lang w:eastAsia="ja-JP"/>
        </w:rPr>
        <w:t xml:space="preserve">Exclusion </w:t>
      </w:r>
      <w:r w:rsidR="00D1208A">
        <w:rPr>
          <w:rFonts w:eastAsiaTheme="minorEastAsia"/>
          <w:b/>
          <w:szCs w:val="24"/>
          <w:lang w:eastAsia="ja-JP"/>
        </w:rPr>
        <w:t>c</w:t>
      </w:r>
      <w:r w:rsidRPr="00605C85">
        <w:rPr>
          <w:rFonts w:eastAsiaTheme="minorEastAsia"/>
          <w:b/>
          <w:szCs w:val="24"/>
          <w:lang w:eastAsia="ja-JP"/>
        </w:rPr>
        <w:t>riteria in</w:t>
      </w:r>
      <w:r w:rsidR="000D251B">
        <w:rPr>
          <w:rFonts w:eastAsiaTheme="minorEastAsia"/>
          <w:b/>
          <w:szCs w:val="24"/>
          <w:lang w:eastAsia="ja-JP"/>
        </w:rPr>
        <w:t xml:space="preserve"> SAR</w:t>
      </w:r>
      <w:r w:rsidRPr="00605C85">
        <w:rPr>
          <w:rFonts w:eastAsiaTheme="minorEastAsia"/>
          <w:b/>
          <w:szCs w:val="24"/>
          <w:lang w:eastAsia="ja-JP"/>
        </w:rPr>
        <w:t xml:space="preserve"> </w:t>
      </w:r>
      <w:r w:rsidR="00D1208A">
        <w:rPr>
          <w:rFonts w:eastAsiaTheme="minorEastAsia"/>
          <w:b/>
          <w:szCs w:val="24"/>
          <w:lang w:eastAsia="ja-JP"/>
        </w:rPr>
        <w:t>c</w:t>
      </w:r>
      <w:r w:rsidRPr="00605C85">
        <w:rPr>
          <w:rFonts w:eastAsiaTheme="minorEastAsia"/>
          <w:b/>
          <w:szCs w:val="24"/>
          <w:lang w:eastAsia="ja-JP"/>
        </w:rPr>
        <w:t xml:space="preserve">onformance </w:t>
      </w:r>
      <w:r w:rsidR="00D1208A">
        <w:rPr>
          <w:rFonts w:eastAsiaTheme="minorEastAsia"/>
          <w:b/>
          <w:szCs w:val="24"/>
          <w:lang w:eastAsia="ja-JP"/>
        </w:rPr>
        <w:t>a</w:t>
      </w:r>
      <w:r w:rsidRPr="00605C85">
        <w:rPr>
          <w:rFonts w:eastAsiaTheme="minorEastAsia"/>
          <w:b/>
          <w:szCs w:val="24"/>
          <w:lang w:eastAsia="ja-JP"/>
        </w:rPr>
        <w:t>ssessment</w:t>
      </w:r>
    </w:p>
    <w:p w14:paraId="63315642" w14:textId="4ECA0223" w:rsidR="000D251B" w:rsidRPr="000D251B" w:rsidRDefault="2EE48D11" w:rsidP="582D80BD">
      <w:pPr>
        <w:tabs>
          <w:tab w:val="clear" w:pos="794"/>
          <w:tab w:val="clear" w:pos="1191"/>
          <w:tab w:val="clear" w:pos="1588"/>
          <w:tab w:val="clear" w:pos="1985"/>
        </w:tabs>
        <w:overflowPunct/>
        <w:autoSpaceDE/>
        <w:autoSpaceDN/>
        <w:adjustRightInd/>
        <w:textAlignment w:val="auto"/>
        <w:rPr>
          <w:rFonts w:eastAsiaTheme="minorEastAsia"/>
          <w:lang w:eastAsia="ja-JP"/>
        </w:rPr>
      </w:pPr>
      <w:r w:rsidRPr="582D80BD">
        <w:rPr>
          <w:rFonts w:eastAsiaTheme="minorEastAsia"/>
          <w:lang w:eastAsia="ja-JP"/>
        </w:rPr>
        <w:t>For certain RF devices or under a certain mode of operation of a RF device, the maximum operating power is below a certain threshold and hence, the assessment for compliance through measurement of SAR</w:t>
      </w:r>
      <w:r w:rsidR="6BF56445" w:rsidRPr="582D80BD">
        <w:rPr>
          <w:rFonts w:eastAsiaTheme="minorEastAsia"/>
          <w:lang w:eastAsia="ja-JP"/>
        </w:rPr>
        <w:t xml:space="preserve">, </w:t>
      </w:r>
      <w:r w:rsidR="33BE5419" w:rsidRPr="582D80BD">
        <w:rPr>
          <w:rFonts w:eastAsiaTheme="minorEastAsia"/>
          <w:lang w:eastAsia="ja-JP"/>
        </w:rPr>
        <w:t>I</w:t>
      </w:r>
      <w:r w:rsidR="3A7F0B2B" w:rsidRPr="582D80BD">
        <w:rPr>
          <w:rFonts w:eastAsiaTheme="minorEastAsia"/>
          <w:lang w:eastAsia="ja-JP"/>
        </w:rPr>
        <w:t>PD</w:t>
      </w:r>
      <w:r w:rsidR="6BF56445" w:rsidRPr="582D80BD">
        <w:rPr>
          <w:rFonts w:eastAsiaTheme="minorEastAsia"/>
          <w:lang w:eastAsia="ja-JP"/>
        </w:rPr>
        <w:t xml:space="preserve"> or </w:t>
      </w:r>
      <w:r w:rsidR="3A7F0B2B" w:rsidRPr="582D80BD">
        <w:rPr>
          <w:rFonts w:eastAsiaTheme="minorEastAsia"/>
          <w:lang w:eastAsia="ja-JP"/>
        </w:rPr>
        <w:t>APD</w:t>
      </w:r>
      <w:r w:rsidRPr="582D80BD">
        <w:rPr>
          <w:rFonts w:eastAsiaTheme="minorEastAsia"/>
          <w:lang w:eastAsia="ja-JP"/>
        </w:rPr>
        <w:t xml:space="preserve"> in such cases may be </w:t>
      </w:r>
      <w:r w:rsidR="486082FA" w:rsidRPr="582D80BD">
        <w:rPr>
          <w:rFonts w:eastAsiaTheme="minorEastAsia"/>
          <w:lang w:eastAsia="ja-JP"/>
        </w:rPr>
        <w:t>excluded</w:t>
      </w:r>
      <w:r w:rsidRPr="582D80BD">
        <w:rPr>
          <w:rFonts w:eastAsiaTheme="minorEastAsia"/>
          <w:lang w:eastAsia="ja-JP"/>
        </w:rPr>
        <w:t>. These threshold power levels are prescribed in standards</w:t>
      </w:r>
      <w:r w:rsidR="431FBCD7" w:rsidRPr="582D80BD">
        <w:rPr>
          <w:rFonts w:eastAsiaTheme="minorEastAsia"/>
          <w:lang w:eastAsia="ja-JP"/>
        </w:rPr>
        <w:t>, e.g.</w:t>
      </w:r>
      <w:r w:rsidR="18EFF2C8" w:rsidRPr="582D80BD">
        <w:rPr>
          <w:rFonts w:eastAsiaTheme="minorEastAsia"/>
          <w:lang w:eastAsia="ja-JP"/>
        </w:rPr>
        <w:t xml:space="preserve"> [</w:t>
      </w:r>
      <w:r w:rsidR="431FBCD7" w:rsidRPr="582D80BD">
        <w:rPr>
          <w:rFonts w:eastAsiaTheme="minorEastAsia"/>
          <w:lang w:eastAsia="ja-JP"/>
        </w:rPr>
        <w:t>IEC 62479</w:t>
      </w:r>
      <w:r w:rsidR="4070C4BB" w:rsidRPr="582D80BD">
        <w:rPr>
          <w:rFonts w:eastAsiaTheme="minorEastAsia"/>
          <w:lang w:eastAsia="ja-JP"/>
        </w:rPr>
        <w:t>]</w:t>
      </w:r>
      <w:r w:rsidR="431FBCD7" w:rsidRPr="582D80BD">
        <w:rPr>
          <w:rFonts w:eastAsiaTheme="minorEastAsia"/>
          <w:lang w:eastAsia="ja-JP"/>
        </w:rPr>
        <w:t>,</w:t>
      </w:r>
      <w:r w:rsidRPr="582D80BD">
        <w:rPr>
          <w:rFonts w:eastAsiaTheme="minorEastAsia"/>
          <w:lang w:eastAsia="ja-JP"/>
        </w:rPr>
        <w:t xml:space="preserve"> as well as defined by certain countries under their regulatory frameworks. </w:t>
      </w:r>
    </w:p>
    <w:p w14:paraId="4F790608" w14:textId="45676DD6" w:rsidR="00D036F0" w:rsidRPr="00E31198" w:rsidRDefault="2EE48D11" w:rsidP="582D80BD">
      <w:pPr>
        <w:tabs>
          <w:tab w:val="clear" w:pos="794"/>
          <w:tab w:val="clear" w:pos="1191"/>
          <w:tab w:val="clear" w:pos="1588"/>
          <w:tab w:val="clear" w:pos="1985"/>
        </w:tabs>
        <w:overflowPunct/>
        <w:autoSpaceDE/>
        <w:autoSpaceDN/>
        <w:adjustRightInd/>
        <w:textAlignment w:val="auto"/>
        <w:rPr>
          <w:ins w:id="95" w:author="Jose Antonio de Franca Junior" w:date="2025-05-08T19:53:00Z" w16du:dateUtc="2025-05-08T19:53:25Z"/>
          <w:rFonts w:eastAsiaTheme="minorEastAsia"/>
          <w:lang w:eastAsia="ja-JP"/>
        </w:rPr>
      </w:pPr>
      <w:r w:rsidRPr="00E31198">
        <w:rPr>
          <w:rFonts w:eastAsiaTheme="minorEastAsia"/>
          <w:lang w:eastAsia="ja-JP"/>
          <w:rPrChange w:id="96" w:author="Kai Niskala" w:date="2025-05-13T14:23:00Z" w16du:dateUtc="2025-05-13T11:23:00Z">
            <w:rPr>
              <w:rFonts w:eastAsiaTheme="minorEastAsia"/>
              <w:highlight w:val="yellow"/>
              <w:lang w:eastAsia="ja-JP"/>
            </w:rPr>
          </w:rPrChange>
        </w:rPr>
        <w:t xml:space="preserve">IEC 62479:2010: </w:t>
      </w:r>
      <w:r w:rsidRPr="00E31198">
        <w:rPr>
          <w:rFonts w:eastAsiaTheme="minorEastAsia"/>
          <w:i/>
          <w:iCs/>
          <w:lang w:eastAsia="ja-JP"/>
          <w:rPrChange w:id="97" w:author="Kai Niskala" w:date="2025-05-13T14:23:00Z" w16du:dateUtc="2025-05-13T11:23:00Z">
            <w:rPr>
              <w:rFonts w:eastAsiaTheme="minorEastAsia"/>
              <w:i/>
              <w:iCs/>
              <w:highlight w:val="yellow"/>
              <w:lang w:eastAsia="ja-JP"/>
            </w:rPr>
          </w:rPrChange>
        </w:rPr>
        <w:t>Assessment of the compliance of low-power electronic and electrical equipment with the basic restrictions related to human exposure to electromagnetic fields (10 MHz to 300 GHz)</w:t>
      </w:r>
      <w:r w:rsidRPr="00E31198">
        <w:rPr>
          <w:rFonts w:eastAsiaTheme="minorEastAsia"/>
          <w:lang w:eastAsia="ja-JP"/>
          <w:rPrChange w:id="98" w:author="Kai Niskala" w:date="2025-05-13T14:23:00Z" w16du:dateUtc="2025-05-13T11:23:00Z">
            <w:rPr>
              <w:rFonts w:eastAsiaTheme="minorEastAsia"/>
              <w:highlight w:val="yellow"/>
              <w:lang w:eastAsia="ja-JP"/>
            </w:rPr>
          </w:rPrChange>
        </w:rPr>
        <w:t xml:space="preserve"> provides the requirements of power thresholds and other related conditions for low power devices as well as low power operating modes of devices. These requirements specify the criteria satisfying which the SAR</w:t>
      </w:r>
      <w:r w:rsidR="36201853" w:rsidRPr="00E31198">
        <w:rPr>
          <w:rFonts w:eastAsiaTheme="minorEastAsia"/>
          <w:lang w:eastAsia="ja-JP"/>
          <w:rPrChange w:id="99" w:author="Kai Niskala" w:date="2025-05-13T14:23:00Z" w16du:dateUtc="2025-05-13T11:23:00Z">
            <w:rPr>
              <w:rFonts w:eastAsiaTheme="minorEastAsia"/>
              <w:highlight w:val="yellow"/>
              <w:lang w:eastAsia="ja-JP"/>
            </w:rPr>
          </w:rPrChange>
        </w:rPr>
        <w:t xml:space="preserve">, </w:t>
      </w:r>
      <w:r w:rsidR="400F4230" w:rsidRPr="00E31198">
        <w:rPr>
          <w:rFonts w:eastAsiaTheme="minorEastAsia"/>
          <w:lang w:eastAsia="ja-JP"/>
          <w:rPrChange w:id="100" w:author="Kai Niskala" w:date="2025-05-13T14:23:00Z" w16du:dateUtc="2025-05-13T11:23:00Z">
            <w:rPr>
              <w:rFonts w:eastAsiaTheme="minorEastAsia"/>
              <w:highlight w:val="yellow"/>
              <w:lang w:eastAsia="ja-JP"/>
            </w:rPr>
          </w:rPrChange>
        </w:rPr>
        <w:t>IPD</w:t>
      </w:r>
      <w:r w:rsidR="36201853" w:rsidRPr="00E31198">
        <w:rPr>
          <w:rFonts w:eastAsiaTheme="minorEastAsia"/>
          <w:lang w:eastAsia="ja-JP"/>
          <w:rPrChange w:id="101" w:author="Kai Niskala" w:date="2025-05-13T14:23:00Z" w16du:dateUtc="2025-05-13T11:23:00Z">
            <w:rPr>
              <w:rFonts w:eastAsiaTheme="minorEastAsia"/>
              <w:highlight w:val="yellow"/>
              <w:lang w:eastAsia="ja-JP"/>
            </w:rPr>
          </w:rPrChange>
        </w:rPr>
        <w:t xml:space="preserve"> or </w:t>
      </w:r>
      <w:r w:rsidR="400F4230" w:rsidRPr="00E31198">
        <w:rPr>
          <w:rFonts w:eastAsiaTheme="minorEastAsia"/>
          <w:lang w:eastAsia="ja-JP"/>
          <w:rPrChange w:id="102" w:author="Kai Niskala" w:date="2025-05-13T14:23:00Z" w16du:dateUtc="2025-05-13T11:23:00Z">
            <w:rPr>
              <w:rFonts w:eastAsiaTheme="minorEastAsia"/>
              <w:highlight w:val="yellow"/>
              <w:lang w:eastAsia="ja-JP"/>
            </w:rPr>
          </w:rPrChange>
        </w:rPr>
        <w:t>APD</w:t>
      </w:r>
      <w:r w:rsidRPr="00E31198">
        <w:rPr>
          <w:rFonts w:eastAsiaTheme="minorEastAsia"/>
          <w:lang w:eastAsia="ja-JP"/>
          <w:rPrChange w:id="103" w:author="Kai Niskala" w:date="2025-05-13T14:23:00Z" w16du:dateUtc="2025-05-13T11:23:00Z">
            <w:rPr>
              <w:rFonts w:eastAsiaTheme="minorEastAsia"/>
              <w:highlight w:val="yellow"/>
              <w:lang w:eastAsia="ja-JP"/>
            </w:rPr>
          </w:rPrChange>
        </w:rPr>
        <w:t xml:space="preserve"> compliance assessment through measurement for low power devices and low power operation modes may not be required.</w:t>
      </w:r>
    </w:p>
    <w:p w14:paraId="0323CEA6" w14:textId="26564CB3" w:rsidR="582D80BD" w:rsidRPr="009C76AD" w:rsidRDefault="000703F4" w:rsidP="582D80BD">
      <w:pPr>
        <w:tabs>
          <w:tab w:val="clear" w:pos="794"/>
          <w:tab w:val="clear" w:pos="1191"/>
          <w:tab w:val="clear" w:pos="1588"/>
          <w:tab w:val="clear" w:pos="1985"/>
        </w:tabs>
        <w:rPr>
          <w:rFonts w:eastAsiaTheme="minorEastAsia"/>
          <w:color w:val="000000" w:themeColor="text1"/>
          <w:lang w:eastAsia="ja-JP"/>
        </w:rPr>
      </w:pPr>
      <w:r w:rsidRPr="009C76AD">
        <w:rPr>
          <w:rFonts w:eastAsiaTheme="minorEastAsia"/>
          <w:color w:val="000000" w:themeColor="text1"/>
          <w:lang w:eastAsia="ja-JP"/>
        </w:rPr>
        <w:t xml:space="preserve">Note: </w:t>
      </w:r>
      <w:r w:rsidR="00D6026D" w:rsidRPr="009C76AD">
        <w:rPr>
          <w:rFonts w:eastAsiaTheme="minorEastAsia"/>
          <w:color w:val="000000" w:themeColor="text1"/>
          <w:lang w:eastAsia="ja-JP"/>
        </w:rPr>
        <w:t xml:space="preserve">In IEC 62479:2010 the term power density is used, but the </w:t>
      </w:r>
      <w:r w:rsidR="002556D4" w:rsidRPr="009C76AD">
        <w:rPr>
          <w:rFonts w:eastAsiaTheme="minorEastAsia"/>
          <w:color w:val="000000" w:themeColor="text1"/>
          <w:lang w:eastAsia="ja-JP"/>
        </w:rPr>
        <w:t xml:space="preserve">same approach can be </w:t>
      </w:r>
      <w:r w:rsidR="00FC3966" w:rsidRPr="009C76AD">
        <w:rPr>
          <w:rFonts w:eastAsiaTheme="minorEastAsia"/>
          <w:color w:val="000000" w:themeColor="text1"/>
          <w:lang w:eastAsia="ja-JP"/>
        </w:rPr>
        <w:t xml:space="preserve">adapted for </w:t>
      </w:r>
      <w:r w:rsidR="003B0F44" w:rsidRPr="009C76AD">
        <w:rPr>
          <w:rFonts w:eastAsiaTheme="minorEastAsia"/>
          <w:color w:val="000000" w:themeColor="text1"/>
          <w:lang w:eastAsia="ja-JP"/>
        </w:rPr>
        <w:t>i</w:t>
      </w:r>
      <w:r w:rsidR="00FC3966" w:rsidRPr="009C76AD">
        <w:rPr>
          <w:rFonts w:eastAsiaTheme="minorEastAsia"/>
          <w:color w:val="000000" w:themeColor="text1"/>
          <w:lang w:eastAsia="ja-JP"/>
        </w:rPr>
        <w:t>ncident power density and absorbed power density limits</w:t>
      </w:r>
      <w:r w:rsidR="003B0F44" w:rsidRPr="009C76AD">
        <w:rPr>
          <w:rFonts w:eastAsiaTheme="minorEastAsia"/>
          <w:color w:val="000000" w:themeColor="text1"/>
          <w:lang w:eastAsia="ja-JP"/>
        </w:rPr>
        <w:t>.</w:t>
      </w:r>
    </w:p>
    <w:p w14:paraId="5AFC964C" w14:textId="66DE0358" w:rsidR="002A6026" w:rsidRDefault="000D251B" w:rsidP="31BCA2A4">
      <w:pPr>
        <w:tabs>
          <w:tab w:val="clear" w:pos="794"/>
          <w:tab w:val="clear" w:pos="1191"/>
          <w:tab w:val="clear" w:pos="1588"/>
          <w:tab w:val="clear" w:pos="1985"/>
        </w:tabs>
        <w:overflowPunct/>
        <w:autoSpaceDE/>
        <w:autoSpaceDN/>
        <w:adjustRightInd/>
        <w:textAlignment w:val="auto"/>
        <w:rPr>
          <w:rFonts w:eastAsiaTheme="minorEastAsia"/>
          <w:lang w:eastAsia="ja-JP"/>
        </w:rPr>
      </w:pPr>
      <w:r w:rsidRPr="31BCA2A4">
        <w:rPr>
          <w:rFonts w:eastAsiaTheme="minorEastAsia"/>
          <w:lang w:eastAsia="ja-JP"/>
        </w:rPr>
        <w:t xml:space="preserve">Further, information on threshold limits for exclusion criteria for SAR </w:t>
      </w:r>
      <w:r w:rsidR="00EF6B0E" w:rsidRPr="31BCA2A4">
        <w:rPr>
          <w:rFonts w:eastAsiaTheme="minorEastAsia"/>
          <w:lang w:eastAsia="ja-JP"/>
        </w:rPr>
        <w:t xml:space="preserve">conformance assessment </w:t>
      </w:r>
      <w:r w:rsidR="00D036F0" w:rsidRPr="31BCA2A4">
        <w:rPr>
          <w:rFonts w:eastAsiaTheme="minorEastAsia"/>
          <w:lang w:eastAsia="ja-JP"/>
        </w:rPr>
        <w:t>based</w:t>
      </w:r>
      <w:r w:rsidRPr="31BCA2A4">
        <w:rPr>
          <w:rFonts w:eastAsiaTheme="minorEastAsia"/>
          <w:lang w:eastAsia="ja-JP"/>
        </w:rPr>
        <w:t xml:space="preserve"> on best practices in some countries is provided under Appendix I which provides guidance on how exclusion criteria under different measurement conditions and for different frequency bands can be determined.</w:t>
      </w:r>
    </w:p>
    <w:p w14:paraId="2A5E3110" w14:textId="336C480F" w:rsidR="00BA767C" w:rsidRDefault="00605C85" w:rsidP="582D80BD">
      <w:pPr>
        <w:keepNext/>
        <w:keepLines/>
        <w:spacing w:before="360"/>
        <w:ind w:left="794" w:hanging="794"/>
        <w:outlineLvl w:val="0"/>
        <w:rPr>
          <w:b/>
          <w:bCs/>
        </w:rPr>
      </w:pPr>
      <w:r w:rsidRPr="582D80BD">
        <w:rPr>
          <w:b/>
          <w:bCs/>
        </w:rPr>
        <w:t xml:space="preserve">9 </w:t>
      </w:r>
      <w:r w:rsidR="00A459C4" w:rsidRPr="582D80BD">
        <w:rPr>
          <w:b/>
          <w:bCs/>
        </w:rPr>
        <w:t>Proximity Sensors</w:t>
      </w:r>
    </w:p>
    <w:p w14:paraId="55B4BA1C" w14:textId="3FD6BDF2" w:rsidR="006A6779" w:rsidRPr="001953DD" w:rsidRDefault="006A6779">
      <w:r>
        <w:t>Proximity sensors are designed to detect nearby objects</w:t>
      </w:r>
      <w:r w:rsidR="00700A02">
        <w:t xml:space="preserve"> </w:t>
      </w:r>
      <w:r>
        <w:t>typically parts of the body of users such as the head, hand, or torso, without physical contact. In mobile devices, they are commonly used to turn off the screen when held to the ear or to sense when the device is close to the skin or another surface.</w:t>
      </w:r>
    </w:p>
    <w:p w14:paraId="1154AA3A" w14:textId="77777777" w:rsidR="006A6779" w:rsidRPr="001953DD" w:rsidRDefault="006A6779">
      <w:r>
        <w:t xml:space="preserve">In addition to these functions, proximity sensors can be used to </w:t>
      </w:r>
      <w:r w:rsidRPr="582D80BD">
        <w:rPr>
          <w:rPrChange w:id="104" w:author="Jose Antonio de Franca Junior" w:date="2025-04-19T16:42:00Z">
            <w:rPr>
              <w:b/>
              <w:bCs/>
            </w:rPr>
          </w:rPrChange>
        </w:rPr>
        <w:t>dynamically control the output power</w:t>
      </w:r>
      <w:r>
        <w:t xml:space="preserve"> of mobile devices based on its distance from the user or surrounding objects. When the device is within the triggering range of the sensor, the output power is automatically reduced to ensure compliance with SAR limits. When the device is farther away, beyond the activation threshold, the sensor is deactivated, allowing the device to resume full power.</w:t>
      </w:r>
    </w:p>
    <w:p w14:paraId="2B4CA25E" w14:textId="672AC8C5" w:rsidR="0065010F" w:rsidRDefault="01170B2D" w:rsidP="582D80BD">
      <w:pPr>
        <w:outlineLvl w:val="0"/>
      </w:pPr>
      <w:commentRangeStart w:id="105"/>
      <w:r>
        <w:t xml:space="preserve">To ensure proper sensing coverage in all relevant exposure scenarios, devices may incorporate </w:t>
      </w:r>
      <w:r w:rsidRPr="582D80BD">
        <w:rPr>
          <w:rPrChange w:id="106" w:author="Jose Antonio de Franca Junior" w:date="2025-04-19T16:43:00Z">
            <w:rPr>
              <w:b/>
              <w:bCs/>
            </w:rPr>
          </w:rPrChange>
        </w:rPr>
        <w:t>one or more proximity sensors</w:t>
      </w:r>
      <w:r>
        <w:t>, depending on the size and placement of the antenna.</w:t>
      </w:r>
      <w:commentRangeEnd w:id="105"/>
      <w:r w:rsidR="003F7497">
        <w:rPr>
          <w:rStyle w:val="Refdecomentrio"/>
          <w:lang w:val="en-US"/>
        </w:rPr>
        <w:commentReference w:id="105"/>
      </w:r>
      <w:r w:rsidR="00CB6980">
        <w:t xml:space="preserve"> </w:t>
      </w:r>
      <w:r w:rsidR="005329E0" w:rsidRPr="005329E0">
        <w:rPr>
          <w:highlight w:val="yellow"/>
        </w:rPr>
        <w:t>[</w:t>
      </w:r>
      <w:r w:rsidR="00CB6980" w:rsidRPr="005329E0">
        <w:rPr>
          <w:highlight w:val="yellow"/>
        </w:rPr>
        <w:t xml:space="preserve">While performing </w:t>
      </w:r>
      <w:r w:rsidR="00CB6980" w:rsidRPr="005329E0">
        <w:rPr>
          <w:highlight w:val="yellow"/>
        </w:rPr>
        <w:lastRenderedPageBreak/>
        <w:t xml:space="preserve">an assessment for SAR, </w:t>
      </w:r>
      <w:proofErr w:type="gramStart"/>
      <w:r w:rsidR="00CB6980" w:rsidRPr="005329E0">
        <w:rPr>
          <w:highlight w:val="yellow"/>
        </w:rPr>
        <w:t>The</w:t>
      </w:r>
      <w:proofErr w:type="gramEnd"/>
      <w:r w:rsidR="00CB6980" w:rsidRPr="005329E0">
        <w:rPr>
          <w:highlight w:val="yellow"/>
        </w:rPr>
        <w:t xml:space="preserve"> triggering distance and coverage area of proximity sensors must be evaluated in accordance with Subclause 7.7 of the [IEC/IEEE 62209-1528] standard.</w:t>
      </w:r>
      <w:r w:rsidR="005329E0" w:rsidRPr="005329E0">
        <w:rPr>
          <w:highlight w:val="yellow"/>
        </w:rPr>
        <w:t>]</w:t>
      </w:r>
    </w:p>
    <w:p w14:paraId="40976AAA" w14:textId="694FDA04" w:rsidR="5292168E" w:rsidRDefault="00CB6980" w:rsidP="582D80BD">
      <w:pPr>
        <w:outlineLvl w:val="0"/>
      </w:pPr>
      <w:r w:rsidRPr="00CB6980">
        <w:rPr>
          <w:highlight w:val="yellow"/>
        </w:rPr>
        <w:t>[</w:t>
      </w:r>
      <w:r w:rsidR="5292168E" w:rsidRPr="00CB6980">
        <w:rPr>
          <w:highlight w:val="yellow"/>
        </w:rPr>
        <w:t xml:space="preserve">The proximity sensor SAR test procedure and evaluation </w:t>
      </w:r>
      <w:r w:rsidR="00650E54" w:rsidRPr="00CB6980">
        <w:rPr>
          <w:highlight w:val="yellow"/>
        </w:rPr>
        <w:t>of triggering</w:t>
      </w:r>
      <w:r w:rsidR="5292168E" w:rsidRPr="00CB6980">
        <w:rPr>
          <w:highlight w:val="yellow"/>
        </w:rPr>
        <w:t xml:space="preserve"> distance and coverage area of proximity sensors must be evaluated</w:t>
      </w:r>
      <w:r w:rsidR="009BB425" w:rsidRPr="00CB6980">
        <w:rPr>
          <w:highlight w:val="yellow"/>
        </w:rPr>
        <w:t xml:space="preserve"> </w:t>
      </w:r>
      <w:r w:rsidR="5292168E" w:rsidRPr="00CB6980">
        <w:rPr>
          <w:highlight w:val="yellow"/>
        </w:rPr>
        <w:t>in accordance with Subclause 7.7 of the [IEC/IEEE 62209-1528] standard.</w:t>
      </w:r>
      <w:r w:rsidRPr="00CB6980">
        <w:rPr>
          <w:highlight w:val="yellow"/>
        </w:rPr>
        <w:t>]</w:t>
      </w:r>
    </w:p>
    <w:p w14:paraId="6FA3453F" w14:textId="65C42E9A" w:rsidR="3982AB94" w:rsidRPr="00CB6980" w:rsidRDefault="3982AB94" w:rsidP="582D80BD">
      <w:pPr>
        <w:tabs>
          <w:tab w:val="clear" w:pos="794"/>
          <w:tab w:val="clear" w:pos="1191"/>
          <w:tab w:val="clear" w:pos="1588"/>
          <w:tab w:val="clear" w:pos="1985"/>
        </w:tabs>
        <w:rPr>
          <w:rFonts w:eastAsiaTheme="minorEastAsia"/>
          <w:i/>
          <w:iCs/>
          <w:lang w:eastAsia="ja-JP"/>
        </w:rPr>
      </w:pPr>
      <w:r w:rsidRPr="00CB6980">
        <w:rPr>
          <w:rFonts w:eastAsiaTheme="minorEastAsia"/>
          <w:i/>
          <w:iCs/>
          <w:highlight w:val="yellow"/>
          <w:lang w:eastAsia="ja-JP"/>
        </w:rPr>
        <w:t xml:space="preserve">[Editor´s Note: Proposal received on this ongoing work item to make it </w:t>
      </w:r>
      <w:r w:rsidRPr="00CB6980">
        <w:rPr>
          <w:i/>
          <w:iCs/>
          <w:highlight w:val="yellow"/>
          <w:lang w:val="en-US"/>
        </w:rPr>
        <w:t xml:space="preserve">Recommendation ITU-T </w:t>
      </w:r>
      <w:proofErr w:type="spellStart"/>
      <w:proofErr w:type="gramStart"/>
      <w:r w:rsidRPr="00CB6980">
        <w:rPr>
          <w:i/>
          <w:iCs/>
          <w:highlight w:val="yellow"/>
          <w:lang w:val="en-US"/>
        </w:rPr>
        <w:t>K.devices</w:t>
      </w:r>
      <w:proofErr w:type="spellEnd"/>
      <w:proofErr w:type="gramEnd"/>
      <w:r w:rsidRPr="00CB6980">
        <w:rPr>
          <w:rFonts w:eastAsiaTheme="minorEastAsia"/>
          <w:i/>
          <w:iCs/>
          <w:highlight w:val="yellow"/>
          <w:lang w:eastAsia="ja-JP"/>
        </w:rPr>
        <w:t>. As there was no consensus, further contributions are invited and will be discussed in the next meeting.]</w:t>
      </w:r>
    </w:p>
    <w:p w14:paraId="2CF84666" w14:textId="5740A135" w:rsidR="003F3108" w:rsidRPr="001953DD" w:rsidRDefault="003F3108" w:rsidP="003F3108">
      <w:pPr>
        <w:keepNext/>
        <w:keepLines/>
        <w:spacing w:before="360"/>
        <w:ind w:left="794" w:hanging="794"/>
        <w:outlineLvl w:val="0"/>
        <w:rPr>
          <w:b/>
          <w:bCs/>
        </w:rPr>
      </w:pPr>
      <w:r w:rsidRPr="582D80BD">
        <w:rPr>
          <w:b/>
          <w:bCs/>
        </w:rPr>
        <w:t>10 Time-averaged SAR</w:t>
      </w:r>
    </w:p>
    <w:p w14:paraId="256C54D7" w14:textId="7371E6B2" w:rsidR="00C74E6B" w:rsidRPr="001953DD" w:rsidRDefault="00C74E6B">
      <w:pPr>
        <w:pPrChange w:id="107" w:author="Jose Antonio de Franca Junior" w:date="2025-05-08T19:56:00Z">
          <w:pPr>
            <w:keepNext/>
            <w:keepLines/>
            <w:spacing w:before="240" w:after="240"/>
          </w:pPr>
        </w:pPrChange>
      </w:pPr>
      <w:r w:rsidRPr="582D80BD">
        <w:rPr>
          <w:rPrChange w:id="108" w:author="Jose Antonio de Franca Junior" w:date="2025-04-19T15:32:00Z">
            <w:rPr>
              <w:b/>
              <w:bCs/>
            </w:rPr>
          </w:rPrChange>
        </w:rPr>
        <w:t xml:space="preserve">Time-averaged SAR </w:t>
      </w:r>
      <w:r>
        <w:t xml:space="preserve">(TAS) </w:t>
      </w:r>
      <w:r w:rsidRPr="582D80BD">
        <w:rPr>
          <w:rPrChange w:id="109" w:author="Jose Antonio de Franca Junior" w:date="2025-04-19T15:32:00Z">
            <w:rPr>
              <w:b/>
              <w:bCs/>
            </w:rPr>
          </w:rPrChange>
        </w:rPr>
        <w:t xml:space="preserve">refers to the average amount of radiofrequency (RF) energy absorbed by body tissue over </w:t>
      </w:r>
      <w:r w:rsidR="008C01F8">
        <w:t>the</w:t>
      </w:r>
      <w:r w:rsidRPr="582D80BD">
        <w:rPr>
          <w:rPrChange w:id="110" w:author="Jose Antonio de Franca Junior" w:date="2025-04-19T15:32:00Z">
            <w:rPr>
              <w:b/>
              <w:bCs/>
            </w:rPr>
          </w:rPrChange>
        </w:rPr>
        <w:t xml:space="preserve"> specifi</w:t>
      </w:r>
      <w:r w:rsidR="00FF7D07">
        <w:t>ed</w:t>
      </w:r>
      <w:r w:rsidRPr="582D80BD">
        <w:rPr>
          <w:rPrChange w:id="111" w:author="Jose Antonio de Franca Junior" w:date="2025-04-19T15:32:00Z">
            <w:rPr>
              <w:b/>
              <w:bCs/>
            </w:rPr>
          </w:rPrChange>
        </w:rPr>
        <w:t xml:space="preserve"> </w:t>
      </w:r>
      <w:r w:rsidR="00FF7D07">
        <w:t xml:space="preserve">averaging </w:t>
      </w:r>
      <w:r>
        <w:t>period</w:t>
      </w:r>
      <w:r w:rsidR="5746855A">
        <w:t>.</w:t>
      </w:r>
      <w:r>
        <w:t xml:space="preserve"> For this reason, Dynamic Power Control and Exposure Time-Averaging (DPC-ETA) has recently been introduced to help wireless devices maintain real-time SAR compliance. DPC-ETA addresses this issue by determining SAR compliance based on the actual power usage recorded by the RF modem, averaged over a defined time window. The device adjusts its output power in real-time using the known linear relationship between SAR and power for a given operating mode and exposure condition. </w:t>
      </w:r>
      <w:proofErr w:type="gramStart"/>
      <w:r>
        <w:t>As long as</w:t>
      </w:r>
      <w:proofErr w:type="gramEnd"/>
      <w:r>
        <w:t xml:space="preserve"> the time-averaged power remains within the SAR limits, the device is allowed to transmit at higher power levels for short periods, enabling better performance without exceeding compliance thresholds.</w:t>
      </w:r>
    </w:p>
    <w:p w14:paraId="47FF7B6B" w14:textId="77777777" w:rsidR="00C74E6B" w:rsidRPr="001953DD" w:rsidRDefault="4741F355" w:rsidP="582D80BD">
      <w:pPr>
        <w:pStyle w:val="PargrafodaLista"/>
        <w:numPr>
          <w:ilvl w:val="0"/>
          <w:numId w:val="27"/>
        </w:numPr>
      </w:pPr>
      <w:r>
        <w:t>Standard for TAS algorithm validation</w:t>
      </w:r>
    </w:p>
    <w:p w14:paraId="2F2EA45E" w14:textId="77777777" w:rsidR="00C74E6B" w:rsidRPr="001953DD" w:rsidRDefault="00C74E6B" w:rsidP="00C74E6B">
      <w:pPr>
        <w:pStyle w:val="PargrafodaLista"/>
        <w:keepNext/>
        <w:keepLines/>
        <w:spacing w:before="240" w:after="240"/>
      </w:pPr>
    </w:p>
    <w:p w14:paraId="7B30AB52" w14:textId="59A8A7BF" w:rsidR="005F72EC" w:rsidRDefault="00B15721" w:rsidP="582D80BD">
      <w:pPr>
        <w:pStyle w:val="PargrafodaLista"/>
        <w:numPr>
          <w:ilvl w:val="0"/>
          <w:numId w:val="26"/>
        </w:numPr>
      </w:pPr>
      <w:r>
        <w:t xml:space="preserve">Subclause </w:t>
      </w:r>
      <w:r w:rsidR="0061240D">
        <w:t xml:space="preserve">7.6 </w:t>
      </w:r>
      <w:r w:rsidR="003A0E31">
        <w:t>of</w:t>
      </w:r>
      <w:r w:rsidR="4AF2582D">
        <w:t xml:space="preserve"> the</w:t>
      </w:r>
      <w:r w:rsidR="003A0E31">
        <w:t xml:space="preserve"> </w:t>
      </w:r>
      <w:r w:rsidR="7CA19066">
        <w:t>[</w:t>
      </w:r>
      <w:r w:rsidR="003A0E31">
        <w:t>IEC/IEEE 62209-1528</w:t>
      </w:r>
      <w:r w:rsidR="0B8234AB">
        <w:t>] standard.</w:t>
      </w:r>
    </w:p>
    <w:p w14:paraId="5A8C1F6B" w14:textId="54CE08F5" w:rsidR="00BA767C" w:rsidRDefault="00C74E6B" w:rsidP="582D80BD">
      <w:pPr>
        <w:pStyle w:val="PargrafodaLista"/>
        <w:numPr>
          <w:ilvl w:val="0"/>
          <w:numId w:val="26"/>
        </w:numPr>
      </w:pPr>
      <w:r>
        <w:t>[IEC TR 63424-1:2024] Validation of dynamic power control and exposure time-averaging algorithms - Part 1: Cellular network implementations for SAR at frequencies up to 6 GHz.</w:t>
      </w:r>
    </w:p>
    <w:p w14:paraId="7A857B7E" w14:textId="356B1CB3" w:rsidR="00605C85" w:rsidRPr="001953DD" w:rsidRDefault="00815B7A" w:rsidP="00475688">
      <w:pPr>
        <w:keepNext/>
        <w:keepLines/>
        <w:spacing w:before="360"/>
        <w:outlineLvl w:val="0"/>
        <w:rPr>
          <w:b/>
          <w:bCs/>
        </w:rPr>
        <w:pPrChange w:id="112" w:author="Leonardo Marques Campos" w:date="2025-05-13T10:09:00Z" w16du:dateUtc="2025-05-13T13:09:00Z">
          <w:pPr>
            <w:keepNext/>
            <w:keepLines/>
            <w:spacing w:before="360"/>
            <w:ind w:left="794" w:hanging="794"/>
            <w:outlineLvl w:val="0"/>
          </w:pPr>
        </w:pPrChange>
      </w:pPr>
      <w:r w:rsidRPr="582D80BD">
        <w:rPr>
          <w:b/>
          <w:bCs/>
        </w:rPr>
        <w:lastRenderedPageBreak/>
        <w:t xml:space="preserve">11 </w:t>
      </w:r>
      <w:r w:rsidR="00CF4014" w:rsidRPr="582D80BD">
        <w:rPr>
          <w:b/>
          <w:bCs/>
        </w:rPr>
        <w:t>Overall exposure level assessment of RF device</w:t>
      </w:r>
    </w:p>
    <w:p w14:paraId="38ACC0E0" w14:textId="794A5F2C" w:rsidR="004F7C20" w:rsidRPr="00CF4014" w:rsidRDefault="00CF4014" w:rsidP="00B85E78">
      <w:pPr>
        <w:keepNext/>
        <w:keepLines/>
        <w:tabs>
          <w:tab w:val="clear" w:pos="794"/>
        </w:tabs>
        <w:spacing w:before="360"/>
        <w:outlineLvl w:val="0"/>
      </w:pPr>
      <w:r>
        <w:t xml:space="preserve">The overall exposure assessment from RF device is done by performing measurements under different RF modes of operation of the device covering different technologies such as IMT, Wi-Fi, Bluetooth etc. and different frequency bands. The exclusion criteria </w:t>
      </w:r>
      <w:bookmarkStart w:id="113" w:name="_Int_x4044dFF"/>
      <w:proofErr w:type="gramStart"/>
      <w:r>
        <w:t>is</w:t>
      </w:r>
      <w:bookmarkEnd w:id="113"/>
      <w:proofErr w:type="gramEnd"/>
      <w:r>
        <w:t xml:space="preserve"> also applied based on the threshold conditions for the different frequency bands of operation and transmit power in those operating modes. The Head/</w:t>
      </w:r>
      <w:del w:id="114" w:author="Kai Niskala" w:date="2024-07-04T14:40:00Z">
        <w:r w:rsidDel="00CF4014">
          <w:delText xml:space="preserve"> </w:delText>
        </w:r>
      </w:del>
      <w:r>
        <w:t xml:space="preserve">Body/Limbs SAR is measured as </w:t>
      </w:r>
      <w:bookmarkStart w:id="115" w:name="_Int_8JtfX6hF"/>
      <w:proofErr w:type="gramStart"/>
      <w:r>
        <w:t>applicable</w:t>
      </w:r>
      <w:bookmarkEnd w:id="115"/>
      <w:proofErr w:type="gramEnd"/>
      <w:r>
        <w:t xml:space="preserve"> and the worst SAR value is determined and reported.</w:t>
      </w:r>
    </w:p>
    <w:p w14:paraId="0ED956AA" w14:textId="6F862DF2" w:rsidR="00CF4014" w:rsidRDefault="5D74D7C6" w:rsidP="4640E4F0">
      <w:pPr>
        <w:keepNext/>
        <w:keepLines/>
        <w:tabs>
          <w:tab w:val="clear" w:pos="794"/>
        </w:tabs>
        <w:spacing w:before="360"/>
        <w:outlineLvl w:val="0"/>
      </w:pPr>
      <w:r>
        <w:t xml:space="preserve">For a device having frequency bands of </w:t>
      </w:r>
      <w:r w:rsidR="097DFB82">
        <w:t xml:space="preserve">simultaneous </w:t>
      </w:r>
      <w:r>
        <w:t xml:space="preserve">operation in sub-6GHz as well as above 6 GHz bands (typically a 5G handset), the </w:t>
      </w:r>
      <w:r w:rsidR="1AF6D944">
        <w:t xml:space="preserve">total </w:t>
      </w:r>
      <w:r>
        <w:t xml:space="preserve">exposure ratio </w:t>
      </w:r>
      <w:r w:rsidR="1AF6D944">
        <w:t xml:space="preserve">(TER) </w:t>
      </w:r>
      <w:r w:rsidR="2466D0D4">
        <w:t xml:space="preserve">of simultaneous and co-located exposure </w:t>
      </w:r>
      <w:r w:rsidR="5F0087E9">
        <w:t>(</w:t>
      </w:r>
      <w:r w:rsidR="2466D0D4">
        <w:t xml:space="preserve">see </w:t>
      </w:r>
      <w:r w:rsidR="00912A40">
        <w:t>subclause</w:t>
      </w:r>
      <w:r w:rsidR="2466D0D4">
        <w:t xml:space="preserve"> </w:t>
      </w:r>
      <w:r w:rsidR="00912A40">
        <w:t>7.5 of IEC/IEEE 63195-1</w:t>
      </w:r>
      <w:r w:rsidR="5F0087E9">
        <w:t xml:space="preserve">) </w:t>
      </w:r>
      <w:r>
        <w:t>may be determined as below:</w:t>
      </w:r>
    </w:p>
    <w:p w14:paraId="4A9D8F6D" w14:textId="77777777" w:rsidR="007D4B23" w:rsidRDefault="00455618" w:rsidP="007D4B23">
      <w:pPr>
        <w:keepNext/>
        <w:keepLines/>
        <w:tabs>
          <w:tab w:val="clear" w:pos="794"/>
        </w:tabs>
        <w:spacing w:line="259" w:lineRule="auto"/>
      </w:pPr>
      <m:oMathPara>
        <m:oMath>
          <m:nary>
            <m:naryPr>
              <m:chr m:val="∑"/>
              <m:ctrlPr>
                <w:rPr>
                  <w:rFonts w:ascii="Cambria Math" w:hAnsi="Cambria Math"/>
                </w:rPr>
              </m:ctrlPr>
            </m:naryPr>
            <m:sub>
              <m:r>
                <w:rPr>
                  <w:rFonts w:ascii="Cambria Math" w:hAnsi="Cambria Math"/>
                </w:rPr>
                <m:t>i</m:t>
              </m:r>
              <m:r>
                <w:rPr>
                  <w:rFonts w:ascii="Cambria Math" w:hAnsi="Cambria Math"/>
                </w:rPr>
                <m:t>&gt;100</m:t>
              </m:r>
              <m:r>
                <w:rPr>
                  <w:rFonts w:ascii="Cambria Math" w:hAnsi="Cambria Math"/>
                </w:rPr>
                <m:t>kHz</m:t>
              </m:r>
            </m:sub>
            <m:sup>
              <m:r>
                <w:rPr>
                  <w:rFonts w:ascii="Cambria Math" w:hAnsi="Cambria Math"/>
                </w:rPr>
                <m:t>6</m:t>
              </m:r>
              <m:r>
                <w:rPr>
                  <w:rFonts w:ascii="Cambria Math" w:hAnsi="Cambria Math"/>
                </w:rPr>
                <m:t>GHz</m:t>
              </m:r>
            </m:sup>
            <m:e>
              <m:f>
                <m:fPr>
                  <m:ctrlPr>
                    <w:rPr>
                      <w:rFonts w:ascii="Cambria Math" w:hAnsi="Cambria Math"/>
                    </w:rPr>
                  </m:ctrlPr>
                </m:fPr>
                <m:num>
                  <m:r>
                    <w:rPr>
                      <w:rFonts w:ascii="Cambria Math" w:hAnsi="Cambria Math"/>
                    </w:rPr>
                    <m:t>SA</m:t>
                  </m:r>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SA</m:t>
                  </m:r>
                  <m:sSub>
                    <m:sSubPr>
                      <m:ctrlPr>
                        <w:rPr>
                          <w:rFonts w:ascii="Cambria Math" w:hAnsi="Cambria Math"/>
                        </w:rPr>
                      </m:ctrlPr>
                    </m:sSubPr>
                    <m:e>
                      <m:r>
                        <w:rPr>
                          <w:rFonts w:ascii="Cambria Math" w:hAnsi="Cambria Math"/>
                        </w:rPr>
                        <m:t>R</m:t>
                      </m:r>
                    </m:e>
                    <m:sub>
                      <m:r>
                        <w:rPr>
                          <w:rFonts w:ascii="Cambria Math" w:hAnsi="Cambria Math"/>
                        </w:rPr>
                        <m:t>lim</m:t>
                      </m:r>
                    </m:sub>
                  </m:sSub>
                </m:den>
              </m:f>
            </m:e>
          </m:nary>
          <m:r>
            <w:rPr>
              <w:rFonts w:ascii="Cambria Math" w:hAnsi="Cambria Math"/>
            </w:rPr>
            <m:t>+</m:t>
          </m:r>
          <m:nary>
            <m:naryPr>
              <m:chr m:val="∑"/>
              <m:ctrlPr>
                <w:rPr>
                  <w:rFonts w:ascii="Cambria Math" w:hAnsi="Cambria Math"/>
                </w:rPr>
              </m:ctrlPr>
            </m:naryPr>
            <m:sub>
              <m:r>
                <w:rPr>
                  <w:rFonts w:ascii="Cambria Math" w:hAnsi="Cambria Math"/>
                </w:rPr>
                <m:t>i</m:t>
              </m:r>
              <m:r>
                <w:rPr>
                  <w:rFonts w:ascii="Cambria Math" w:hAnsi="Cambria Math"/>
                </w:rPr>
                <m:t>&gt;6</m:t>
              </m:r>
              <m:r>
                <w:rPr>
                  <w:rFonts w:ascii="Cambria Math" w:hAnsi="Cambria Math"/>
                </w:rPr>
                <m:t>GHz</m:t>
              </m:r>
            </m:sub>
            <m:sup>
              <m:r>
                <w:rPr>
                  <w:rFonts w:ascii="Cambria Math" w:hAnsi="Cambria Math"/>
                </w:rPr>
                <m:t>10</m:t>
              </m:r>
              <m:r>
                <w:rPr>
                  <w:rFonts w:ascii="Cambria Math" w:hAnsi="Cambria Math"/>
                </w:rPr>
                <m:t>GHz</m:t>
              </m:r>
            </m:sup>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i</m:t>
                          </m:r>
                        </m:sub>
                      </m:sSub>
                    </m:sub>
                  </m:sSub>
                </m:num>
                <m:den>
                  <m:sSub>
                    <m:sSubPr>
                      <m:ctrlPr>
                        <w:rPr>
                          <w:rFonts w:ascii="Cambria Math" w:hAnsi="Cambria Math"/>
                        </w:rPr>
                      </m:ctrlPr>
                    </m:sSubPr>
                    <m:e>
                      <m:r>
                        <w:rPr>
                          <w:rFonts w:ascii="Cambria Math" w:hAnsi="Cambria Math"/>
                        </w:rPr>
                        <m:t>S</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lim</m:t>
                          </m:r>
                        </m:sub>
                      </m:sSub>
                    </m:sub>
                  </m:sSub>
                </m:den>
              </m:f>
            </m:e>
          </m:nary>
          <m:r>
            <w:rPr>
              <w:rFonts w:ascii="Cambria Math" w:hAnsi="Cambria Math"/>
            </w:rPr>
            <m:t>+</m:t>
          </m:r>
          <m:nary>
            <m:naryPr>
              <m:chr m:val="∑"/>
              <m:ctrlPr>
                <w:rPr>
                  <w:rFonts w:ascii="Cambria Math" w:hAnsi="Cambria Math"/>
                </w:rPr>
              </m:ctrlPr>
            </m:naryPr>
            <m:sub>
              <m:r>
                <w:rPr>
                  <w:rFonts w:ascii="Cambria Math" w:hAnsi="Cambria Math"/>
                </w:rPr>
                <m:t>i</m:t>
              </m:r>
              <m:r>
                <w:rPr>
                  <w:rFonts w:ascii="Cambria Math" w:hAnsi="Cambria Math"/>
                </w:rPr>
                <m:t>&gt;10</m:t>
              </m:r>
              <m:r>
                <w:rPr>
                  <w:rFonts w:ascii="Cambria Math" w:hAnsi="Cambria Math"/>
                </w:rPr>
                <m:t>GHz</m:t>
              </m:r>
            </m:sub>
            <m:sup>
              <m:r>
                <w:rPr>
                  <w:rFonts w:ascii="Cambria Math" w:hAnsi="Cambria Math"/>
                </w:rPr>
                <m:t>300</m:t>
              </m:r>
              <m:r>
                <w:rPr>
                  <w:rFonts w:ascii="Cambria Math" w:hAnsi="Cambria Math"/>
                </w:rPr>
                <m:t>GHz</m:t>
              </m:r>
            </m:sup>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in</m:t>
                      </m:r>
                      <m:sSub>
                        <m:sSubPr>
                          <m:ctrlPr>
                            <w:rPr>
                              <w:rFonts w:ascii="Cambria Math" w:hAnsi="Cambria Math"/>
                            </w:rPr>
                          </m:ctrlPr>
                        </m:sSubPr>
                        <m:e>
                          <m:r>
                            <w:rPr>
                              <w:rFonts w:ascii="Cambria Math" w:hAnsi="Cambria Math"/>
                            </w:rPr>
                            <m:t>c</m:t>
                          </m:r>
                        </m:e>
                        <m:sub>
                          <m:r>
                            <w:rPr>
                              <w:rFonts w:ascii="Cambria Math" w:hAnsi="Cambria Math"/>
                            </w:rPr>
                            <m:t>i</m:t>
                          </m:r>
                        </m:sub>
                      </m:sSub>
                    </m:sub>
                  </m:sSub>
                </m:num>
                <m:den>
                  <m:sSub>
                    <m:sSubPr>
                      <m:ctrlPr>
                        <w:rPr>
                          <w:rFonts w:ascii="Cambria Math" w:hAnsi="Cambria Math"/>
                        </w:rPr>
                      </m:ctrlPr>
                    </m:sSubPr>
                    <m:e>
                      <m:r>
                        <w:rPr>
                          <w:rFonts w:ascii="Cambria Math" w:hAnsi="Cambria Math"/>
                        </w:rPr>
                        <m:t>S</m:t>
                      </m:r>
                    </m:e>
                    <m:sub>
                      <m:r>
                        <w:rPr>
                          <w:rFonts w:ascii="Cambria Math" w:hAnsi="Cambria Math"/>
                        </w:rPr>
                        <m:t>in</m:t>
                      </m:r>
                      <m:sSub>
                        <m:sSubPr>
                          <m:ctrlPr>
                            <w:rPr>
                              <w:rFonts w:ascii="Cambria Math" w:hAnsi="Cambria Math"/>
                            </w:rPr>
                          </m:ctrlPr>
                        </m:sSubPr>
                        <m:e>
                          <m:r>
                            <w:rPr>
                              <w:rFonts w:ascii="Cambria Math" w:hAnsi="Cambria Math"/>
                            </w:rPr>
                            <m:t>c</m:t>
                          </m:r>
                        </m:e>
                        <m:sub>
                          <m:r>
                            <w:rPr>
                              <w:rFonts w:ascii="Cambria Math" w:hAnsi="Cambria Math"/>
                            </w:rPr>
                            <m:t>lim</m:t>
                          </m:r>
                        </m:sub>
                      </m:sSub>
                    </m:sub>
                  </m:sSub>
                </m:den>
              </m:f>
            </m:e>
          </m:nary>
          <m:r>
            <w:rPr>
              <w:rFonts w:ascii="Cambria Math" w:hAnsi="Cambria Math"/>
            </w:rPr>
            <m:t>≤1</m:t>
          </m:r>
        </m:oMath>
      </m:oMathPara>
    </w:p>
    <w:p w14:paraId="199422F7" w14:textId="77777777" w:rsidR="007D4B23" w:rsidRDefault="007D4B23" w:rsidP="007D4B23">
      <w:pPr>
        <w:keepNext/>
        <w:keepLines/>
        <w:tabs>
          <w:tab w:val="clear" w:pos="794"/>
        </w:tabs>
        <w:spacing w:line="259" w:lineRule="auto"/>
      </w:pPr>
      <w:r>
        <w:t>Where:</w:t>
      </w:r>
    </w:p>
    <w:p w14:paraId="630E1374" w14:textId="77777777" w:rsidR="007D4B23" w:rsidRDefault="007D4B23" w:rsidP="007D4B23">
      <w:pPr>
        <w:pStyle w:val="PargrafodaLista"/>
        <w:keepNext/>
        <w:keepLines/>
        <w:numPr>
          <w:ilvl w:val="0"/>
          <w:numId w:val="19"/>
        </w:numPr>
        <w:pBdr>
          <w:bottom w:val="single" w:sz="12" w:space="1" w:color="000000"/>
        </w:pBdr>
        <w:suppressAutoHyphens/>
        <w:overflowPunct/>
        <w:autoSpaceDE/>
        <w:autoSpaceDN/>
        <w:adjustRightInd/>
        <w:rPr>
          <w:i/>
          <w:iCs/>
        </w:rPr>
      </w:pPr>
      <w:proofErr w:type="spellStart"/>
      <w:r>
        <w:t>SAR</w:t>
      </w:r>
      <w:r>
        <w:rPr>
          <w:vertAlign w:val="subscript"/>
        </w:rPr>
        <w:t>i</w:t>
      </w:r>
      <w:proofErr w:type="spellEnd"/>
      <w:r>
        <w:t xml:space="preserve"> is the SAR exposure caused by frequency </w:t>
      </w:r>
      <w:proofErr w:type="spellStart"/>
      <w:r>
        <w:rPr>
          <w:i/>
          <w:iCs/>
        </w:rPr>
        <w:t>i</w:t>
      </w:r>
      <w:proofErr w:type="spellEnd"/>
      <w:r>
        <w:rPr>
          <w:i/>
          <w:iCs/>
        </w:rPr>
        <w:t>.</w:t>
      </w:r>
    </w:p>
    <w:p w14:paraId="2E0D2C0C" w14:textId="77777777" w:rsidR="007D4B23" w:rsidRDefault="007D4B23" w:rsidP="007D4B23">
      <w:pPr>
        <w:pStyle w:val="PargrafodaLista"/>
        <w:keepNext/>
        <w:keepLines/>
        <w:numPr>
          <w:ilvl w:val="0"/>
          <w:numId w:val="19"/>
        </w:numPr>
        <w:pBdr>
          <w:bottom w:val="single" w:sz="12" w:space="1" w:color="000000"/>
        </w:pBdr>
        <w:suppressAutoHyphens/>
        <w:overflowPunct/>
        <w:autoSpaceDE/>
        <w:autoSpaceDN/>
        <w:adjustRightInd/>
        <w:rPr>
          <w:i/>
          <w:iCs/>
        </w:rPr>
      </w:pPr>
      <w:proofErr w:type="spellStart"/>
      <w:r>
        <w:t>SAR</w:t>
      </w:r>
      <w:r>
        <w:rPr>
          <w:vertAlign w:val="subscript"/>
        </w:rPr>
        <w:t>lim</w:t>
      </w:r>
      <w:proofErr w:type="spellEnd"/>
      <w:r>
        <w:t xml:space="preserve"> is the SAR limit.</w:t>
      </w:r>
    </w:p>
    <w:p w14:paraId="4A5F9935" w14:textId="295D8D1D" w:rsidR="007D4B23" w:rsidRDefault="00455618" w:rsidP="007D4B23">
      <w:pPr>
        <w:pStyle w:val="PargrafodaLista"/>
        <w:keepNext/>
        <w:keepLines/>
        <w:numPr>
          <w:ilvl w:val="0"/>
          <w:numId w:val="19"/>
        </w:numPr>
        <w:pBdr>
          <w:bottom w:val="single" w:sz="12" w:space="1" w:color="000000"/>
        </w:pBdr>
        <w:suppressAutoHyphens/>
        <w:overflowPunct/>
        <w:autoSpaceDE/>
        <w:autoSpaceDN/>
        <w:adjustRightInd/>
        <w:rPr>
          <w:i/>
          <w:iCs/>
        </w:rPr>
      </w:pPr>
      <m:oMath>
        <m:sSub>
          <m:sSubPr>
            <m:ctrlPr>
              <w:rPr>
                <w:rFonts w:ascii="Cambria Math" w:hAnsi="Cambria Math"/>
              </w:rPr>
            </m:ctrlPr>
          </m:sSubPr>
          <m:e>
            <m:r>
              <w:rPr>
                <w:rFonts w:ascii="Cambria Math" w:hAnsi="Cambria Math"/>
              </w:rPr>
              <m:t>S</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i</m:t>
                </m:r>
              </m:sub>
            </m:sSub>
          </m:sub>
        </m:sSub>
      </m:oMath>
      <w:r w:rsidR="007D4B23">
        <w:t xml:space="preserve"> is </w:t>
      </w:r>
      <w:proofErr w:type="gramStart"/>
      <w:r w:rsidR="007D4B23">
        <w:t xml:space="preserve">the  </w:t>
      </w:r>
      <w:ins w:id="116" w:author="Kai Niskala" w:date="2025-04-23T09:29:00Z">
        <w:r w:rsidR="00FF304B">
          <w:t>APD</w:t>
        </w:r>
        <w:proofErr w:type="gramEnd"/>
        <w:r w:rsidR="00FF304B">
          <w:t xml:space="preserve"> </w:t>
        </w:r>
      </w:ins>
      <w:r w:rsidR="007D4B23">
        <w:t xml:space="preserve">exposure caused by frequency </w:t>
      </w:r>
      <w:proofErr w:type="spellStart"/>
      <w:r w:rsidR="007D4B23">
        <w:rPr>
          <w:i/>
          <w:iCs/>
        </w:rPr>
        <w:t>i</w:t>
      </w:r>
      <w:proofErr w:type="spellEnd"/>
      <w:r w:rsidR="007D4B23">
        <w:rPr>
          <w:i/>
          <w:iCs/>
        </w:rPr>
        <w:t>.</w:t>
      </w:r>
    </w:p>
    <w:p w14:paraId="50855FB8" w14:textId="18DFCE78" w:rsidR="007D4B23" w:rsidRDefault="00455618" w:rsidP="007D4B23">
      <w:pPr>
        <w:pStyle w:val="PargrafodaLista"/>
        <w:keepNext/>
        <w:keepLines/>
        <w:numPr>
          <w:ilvl w:val="0"/>
          <w:numId w:val="19"/>
        </w:numPr>
        <w:pBdr>
          <w:bottom w:val="single" w:sz="12" w:space="1" w:color="000000"/>
        </w:pBdr>
        <w:suppressAutoHyphens/>
        <w:overflowPunct/>
        <w:autoSpaceDE/>
        <w:autoSpaceDN/>
        <w:adjustRightInd/>
        <w:rPr>
          <w:i/>
          <w:iCs/>
        </w:rPr>
      </w:pPr>
      <m:oMath>
        <m:sSub>
          <m:sSubPr>
            <m:ctrlPr>
              <w:rPr>
                <w:rFonts w:ascii="Cambria Math" w:hAnsi="Cambria Math"/>
              </w:rPr>
            </m:ctrlPr>
          </m:sSubPr>
          <m:e>
            <m:r>
              <w:rPr>
                <w:rFonts w:ascii="Cambria Math" w:hAnsi="Cambria Math"/>
              </w:rPr>
              <m:t>S</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lim</m:t>
                </m:r>
              </m:sub>
            </m:sSub>
          </m:sub>
        </m:sSub>
      </m:oMath>
      <w:r w:rsidR="007D4B23">
        <w:t xml:space="preserve"> is the</w:t>
      </w:r>
      <w:ins w:id="117" w:author="Kai Niskala" w:date="2025-04-23T09:29:00Z">
        <w:r w:rsidR="00FF304B">
          <w:t xml:space="preserve"> </w:t>
        </w:r>
        <w:proofErr w:type="gramStart"/>
        <w:r w:rsidR="00FF304B">
          <w:t>APD</w:t>
        </w:r>
      </w:ins>
      <w:r w:rsidR="007D4B23">
        <w:t xml:space="preserve">  limit</w:t>
      </w:r>
      <w:proofErr w:type="gramEnd"/>
      <w:r w:rsidR="007D4B23">
        <w:t>.</w:t>
      </w:r>
    </w:p>
    <w:p w14:paraId="27B5EB0A" w14:textId="6B31F98B" w:rsidR="007D4B23" w:rsidRDefault="00455618" w:rsidP="007D4B23">
      <w:pPr>
        <w:pStyle w:val="PargrafodaLista"/>
        <w:keepNext/>
        <w:keepLines/>
        <w:numPr>
          <w:ilvl w:val="0"/>
          <w:numId w:val="19"/>
        </w:numPr>
        <w:pBdr>
          <w:bottom w:val="single" w:sz="12" w:space="1" w:color="000000"/>
        </w:pBdr>
        <w:suppressAutoHyphens/>
        <w:overflowPunct/>
        <w:autoSpaceDE/>
        <w:autoSpaceDN/>
        <w:adjustRightInd/>
      </w:pPr>
      <m:oMath>
        <m:sSub>
          <m:sSubPr>
            <m:ctrlPr>
              <w:rPr>
                <w:rFonts w:ascii="Cambria Math" w:hAnsi="Cambria Math"/>
              </w:rPr>
            </m:ctrlPr>
          </m:sSubPr>
          <m:e>
            <m:r>
              <w:rPr>
                <w:rFonts w:ascii="Cambria Math" w:hAnsi="Cambria Math"/>
              </w:rPr>
              <m:t>S</m:t>
            </m:r>
          </m:e>
          <m:sub>
            <m:r>
              <w:rPr>
                <w:rFonts w:ascii="Cambria Math" w:hAnsi="Cambria Math"/>
              </w:rPr>
              <m:t>in</m:t>
            </m:r>
            <m:sSub>
              <m:sSubPr>
                <m:ctrlPr>
                  <w:rPr>
                    <w:rFonts w:ascii="Cambria Math" w:hAnsi="Cambria Math"/>
                  </w:rPr>
                </m:ctrlPr>
              </m:sSubPr>
              <m:e>
                <m:r>
                  <w:rPr>
                    <w:rFonts w:ascii="Cambria Math" w:hAnsi="Cambria Math"/>
                  </w:rPr>
                  <m:t>c</m:t>
                </m:r>
              </m:e>
              <m:sub>
                <m:r>
                  <w:rPr>
                    <w:rFonts w:ascii="Cambria Math" w:hAnsi="Cambria Math"/>
                  </w:rPr>
                  <m:t>i</m:t>
                </m:r>
              </m:sub>
            </m:sSub>
          </m:sub>
        </m:sSub>
      </m:oMath>
      <w:r w:rsidR="007D4B23">
        <w:t xml:space="preserve"> is </w:t>
      </w:r>
      <w:proofErr w:type="gramStart"/>
      <w:r w:rsidR="007D4B23">
        <w:t xml:space="preserve">the  </w:t>
      </w:r>
      <w:ins w:id="118" w:author="Kai Niskala" w:date="2025-04-23T09:29:00Z">
        <w:r w:rsidR="00FF304B">
          <w:t>IPD</w:t>
        </w:r>
        <w:proofErr w:type="gramEnd"/>
        <w:r w:rsidR="00FF304B">
          <w:t xml:space="preserve"> </w:t>
        </w:r>
      </w:ins>
      <w:r w:rsidR="007D4B23">
        <w:t xml:space="preserve">exposure caused by frequency </w:t>
      </w:r>
      <w:proofErr w:type="spellStart"/>
      <w:r w:rsidR="007D4B23" w:rsidRPr="547913C9">
        <w:rPr>
          <w:i/>
          <w:iCs/>
        </w:rPr>
        <w:t>i</w:t>
      </w:r>
      <w:proofErr w:type="spellEnd"/>
      <w:r w:rsidR="007D4B23">
        <w:t>.</w:t>
      </w:r>
    </w:p>
    <w:p w14:paraId="5D40094D" w14:textId="10F280CE" w:rsidR="582D80BD" w:rsidRDefault="00455618" w:rsidP="00A831C0">
      <w:pPr>
        <w:pStyle w:val="PargrafodaLista"/>
        <w:keepNext/>
        <w:keepLines/>
        <w:numPr>
          <w:ilvl w:val="0"/>
          <w:numId w:val="19"/>
        </w:numPr>
        <w:pBdr>
          <w:bottom w:val="single" w:sz="12" w:space="1" w:color="000000"/>
        </w:pBdr>
        <w:tabs>
          <w:tab w:val="clear" w:pos="794"/>
          <w:tab w:val="clear" w:pos="1191"/>
          <w:tab w:val="clear" w:pos="1588"/>
          <w:tab w:val="clear" w:pos="1985"/>
        </w:tabs>
        <w:suppressAutoHyphens/>
        <w:overflowPunct/>
        <w:autoSpaceDE/>
        <w:autoSpaceDN/>
        <w:adjustRightInd/>
      </w:pPr>
      <m:oMath>
        <m:sSub>
          <m:sSubPr>
            <m:ctrlPr>
              <w:rPr>
                <w:rFonts w:ascii="Cambria Math" w:hAnsi="Cambria Math"/>
              </w:rPr>
            </m:ctrlPr>
          </m:sSubPr>
          <m:e>
            <m:r>
              <w:rPr>
                <w:rFonts w:ascii="Cambria Math" w:hAnsi="Cambria Math"/>
              </w:rPr>
              <m:t>S</m:t>
            </m:r>
          </m:e>
          <m:sub>
            <m:r>
              <w:rPr>
                <w:rFonts w:ascii="Cambria Math" w:hAnsi="Cambria Math"/>
              </w:rPr>
              <m:t>in</m:t>
            </m:r>
            <m:sSub>
              <m:sSubPr>
                <m:ctrlPr>
                  <w:rPr>
                    <w:rFonts w:ascii="Cambria Math" w:hAnsi="Cambria Math"/>
                  </w:rPr>
                </m:ctrlPr>
              </m:sSubPr>
              <m:e>
                <m:r>
                  <w:rPr>
                    <w:rFonts w:ascii="Cambria Math" w:hAnsi="Cambria Math"/>
                  </w:rPr>
                  <m:t>c</m:t>
                </m:r>
              </m:e>
              <m:sub>
                <m:r>
                  <w:rPr>
                    <w:rFonts w:ascii="Cambria Math" w:hAnsi="Cambria Math"/>
                  </w:rPr>
                  <m:t>lim</m:t>
                </m:r>
              </m:sub>
            </m:sSub>
          </m:sub>
        </m:sSub>
      </m:oMath>
      <w:r w:rsidR="00A831C0">
        <w:t xml:space="preserve"> is the</w:t>
      </w:r>
      <w:ins w:id="119" w:author="Kai Niskala" w:date="2025-04-23T09:29:00Z">
        <w:r w:rsidR="00A831C0">
          <w:t xml:space="preserve"> IPD</w:t>
        </w:r>
      </w:ins>
      <w:r w:rsidR="00A831C0">
        <w:t xml:space="preserve"> limit.</w:t>
      </w:r>
      <w:bookmarkEnd w:id="2"/>
    </w:p>
    <w:p w14:paraId="38DDE016" w14:textId="77777777" w:rsidR="00A831C0" w:rsidRDefault="00A831C0"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69A823AD"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717AEC91"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0AB7780B"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75BAA5EE"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07EEA2A7"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59A1A6DC"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5A59A17C"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5B275544"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652BDED4"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1258C741"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3362E71B"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260C5DEA"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770F12C8"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6523335F"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6F258D55" w14:textId="77777777" w:rsidR="00DC4CA9" w:rsidRDefault="00DC4CA9" w:rsidP="00DC4CA9">
      <w:pPr>
        <w:keepNext/>
        <w:keepLines/>
        <w:pBdr>
          <w:bottom w:val="single" w:sz="12" w:space="1" w:color="000000"/>
        </w:pBdr>
        <w:tabs>
          <w:tab w:val="clear" w:pos="794"/>
          <w:tab w:val="clear" w:pos="1191"/>
          <w:tab w:val="clear" w:pos="1588"/>
          <w:tab w:val="clear" w:pos="1985"/>
        </w:tabs>
        <w:suppressAutoHyphens/>
        <w:overflowPunct/>
        <w:autoSpaceDE/>
        <w:autoSpaceDN/>
        <w:adjustRightInd/>
        <w:ind w:left="360"/>
      </w:pPr>
    </w:p>
    <w:p w14:paraId="5F386786" w14:textId="77777777" w:rsidR="00DC4CA9" w:rsidRDefault="00DC4CA9" w:rsidP="00AF113A">
      <w:pPr>
        <w:keepNext/>
        <w:keepLines/>
        <w:spacing w:before="360"/>
        <w:outlineLvl w:val="0"/>
        <w:rPr>
          <w:b/>
          <w:bCs/>
        </w:rPr>
      </w:pPr>
    </w:p>
    <w:p w14:paraId="3244FDF0" w14:textId="35322168" w:rsidR="001953DD" w:rsidRDefault="4ABEECB2" w:rsidP="00AF113A">
      <w:pPr>
        <w:keepNext/>
        <w:keepLines/>
        <w:spacing w:before="360"/>
        <w:outlineLvl w:val="0"/>
        <w:rPr>
          <w:b/>
          <w:bCs/>
        </w:rPr>
      </w:pPr>
      <w:r w:rsidRPr="582D80BD">
        <w:rPr>
          <w:b/>
          <w:bCs/>
        </w:rPr>
        <w:lastRenderedPageBreak/>
        <w:t>12 Guidance</w:t>
      </w:r>
      <w:r w:rsidR="001953DD" w:rsidRPr="582D80BD">
        <w:rPr>
          <w:b/>
          <w:bCs/>
        </w:rPr>
        <w:t xml:space="preserve"> on applicability of SAR </w:t>
      </w:r>
      <w:r w:rsidR="006D10A1" w:rsidRPr="582D80BD">
        <w:rPr>
          <w:b/>
          <w:bCs/>
        </w:rPr>
        <w:t xml:space="preserve">assessment </w:t>
      </w:r>
      <w:r w:rsidR="001953DD" w:rsidRPr="582D80BD">
        <w:rPr>
          <w:b/>
          <w:bCs/>
        </w:rPr>
        <w:t>on different category of devices</w:t>
      </w:r>
    </w:p>
    <w:p w14:paraId="1BCEB53C" w14:textId="24555B38" w:rsidR="001953DD" w:rsidRDefault="001953DD" w:rsidP="47ADBF9C">
      <w:pPr>
        <w:keepNext/>
        <w:keepLines/>
        <w:tabs>
          <w:tab w:val="clear" w:pos="794"/>
        </w:tabs>
        <w:spacing w:before="360"/>
        <w:outlineLvl w:val="0"/>
      </w:pPr>
      <w:r w:rsidRPr="582D80BD">
        <w:rPr>
          <w:rPrChange w:id="120" w:author="DELL" w:date="2024-05-20T16:28:00Z">
            <w:rPr>
              <w:b/>
              <w:bCs/>
            </w:rPr>
          </w:rPrChange>
        </w:rPr>
        <w:t>SAR is assessed on the different parts of the body based on the usage of the RF devices on the body.</w:t>
      </w:r>
      <w:r>
        <w:t xml:space="preserve"> </w:t>
      </w:r>
      <w:r w:rsidR="00E35F4A">
        <w:t xml:space="preserve">Different </w:t>
      </w:r>
      <w:r w:rsidRPr="582D80BD">
        <w:rPr>
          <w:rPrChange w:id="121" w:author="DELL" w:date="2024-05-20T16:28:00Z">
            <w:rPr>
              <w:b/>
              <w:bCs/>
            </w:rPr>
          </w:rPrChange>
        </w:rPr>
        <w:t>SAR limits are also specified for different body parts</w:t>
      </w:r>
      <w:r w:rsidR="006C6BA7">
        <w:t xml:space="preserve"> where the device has the highest possibility/duration of usage</w:t>
      </w:r>
      <w:del w:id="122" w:author="Kai Niskala" w:date="2024-07-04T14:45:00Z">
        <w:r w:rsidDel="001953DD">
          <w:delText>.</w:delText>
        </w:r>
      </w:del>
      <w:r>
        <w:t xml:space="preserve"> </w:t>
      </w:r>
      <w:r w:rsidR="006D10A1">
        <w:t xml:space="preserve">SAR is </w:t>
      </w:r>
      <w:r w:rsidR="006C6BA7">
        <w:t>generally</w:t>
      </w:r>
      <w:r w:rsidR="006D10A1">
        <w:t xml:space="preserve"> assessed around the head and ear, body and limbs.</w:t>
      </w:r>
      <w:r w:rsidR="6BF202AA">
        <w:t xml:space="preserve"> </w:t>
      </w:r>
      <w:r w:rsidR="006D10A1">
        <w:t xml:space="preserve">The Table below provides </w:t>
      </w:r>
      <w:r w:rsidR="20BAC2C6">
        <w:t>a broad guidance on</w:t>
      </w:r>
      <w:r w:rsidR="006D10A1">
        <w:t xml:space="preserve"> the applicable SAR assessment for a particular category of device.</w:t>
      </w:r>
      <w:r w:rsidR="00825366">
        <w:t xml:space="preserve"> </w:t>
      </w:r>
    </w:p>
    <w:tbl>
      <w:tblPr>
        <w:tblStyle w:val="Tabelacomgrade"/>
        <w:tblW w:w="9855" w:type="dxa"/>
        <w:tblLook w:val="04A0" w:firstRow="1" w:lastRow="0" w:firstColumn="1" w:lastColumn="0" w:noHBand="0" w:noVBand="1"/>
        <w:tblPrChange w:id="123" w:author="Jose Antonio de Franca Junior" w:date="2025-04-28T15:41:00Z">
          <w:tblPr>
            <w:tblStyle w:val="Tabelacomgrade"/>
            <w:tblW w:w="0" w:type="auto"/>
            <w:tblLook w:val="04A0" w:firstRow="1" w:lastRow="0" w:firstColumn="1" w:lastColumn="0" w:noHBand="0" w:noVBand="1"/>
          </w:tblPr>
        </w:tblPrChange>
      </w:tblPr>
      <w:tblGrid>
        <w:gridCol w:w="1763"/>
        <w:gridCol w:w="2413"/>
        <w:gridCol w:w="2363"/>
        <w:gridCol w:w="3316"/>
        <w:tblGridChange w:id="124">
          <w:tblGrid>
            <w:gridCol w:w="360"/>
            <w:gridCol w:w="360"/>
            <w:gridCol w:w="360"/>
            <w:gridCol w:w="360"/>
            <w:gridCol w:w="323"/>
            <w:gridCol w:w="37"/>
            <w:gridCol w:w="360"/>
            <w:gridCol w:w="360"/>
            <w:gridCol w:w="360"/>
            <w:gridCol w:w="6975"/>
          </w:tblGrid>
        </w:tblGridChange>
      </w:tblGrid>
      <w:tr w:rsidR="006D10A1" w14:paraId="1470E71B" w14:textId="03E5F335" w:rsidTr="582D80BD">
        <w:trPr>
          <w:trHeight w:val="300"/>
          <w:trPrChange w:id="125" w:author="Jose Antonio de Franca Junior" w:date="2025-04-28T15:41:00Z">
            <w:trPr>
              <w:gridAfter w:val="0"/>
            </w:trPr>
          </w:trPrChange>
        </w:trPr>
        <w:tc>
          <w:tcPr>
            <w:tcW w:w="1763" w:type="dxa"/>
            <w:vMerge w:val="restart"/>
            <w:tcPrChange w:id="126" w:author="Jose Antonio de Franca Junior" w:date="2025-04-28T15:41:00Z">
              <w:tcPr>
                <w:tcW w:w="1605" w:type="dxa"/>
                <w:vMerge w:val="restart"/>
              </w:tcPr>
            </w:tcPrChange>
          </w:tcPr>
          <w:p w14:paraId="32C53FE5" w14:textId="58830251" w:rsidR="006D10A1" w:rsidRDefault="006D10A1" w:rsidP="47ADBF9C">
            <w:pPr>
              <w:keepNext/>
              <w:keepLines/>
              <w:tabs>
                <w:tab w:val="clear" w:pos="794"/>
              </w:tabs>
              <w:spacing w:before="360"/>
              <w:outlineLvl w:val="0"/>
            </w:pPr>
            <w:r>
              <w:t>Category of device</w:t>
            </w:r>
          </w:p>
        </w:tc>
        <w:tc>
          <w:tcPr>
            <w:tcW w:w="8092" w:type="dxa"/>
            <w:gridSpan w:val="3"/>
            <w:tcPrChange w:id="127" w:author="Jose Antonio de Franca Junior" w:date="2025-04-28T15:41:00Z">
              <w:tcPr>
                <w:tcW w:w="8024" w:type="dxa"/>
                <w:gridSpan w:val="8"/>
              </w:tcPr>
            </w:tcPrChange>
          </w:tcPr>
          <w:p w14:paraId="27AFE86F" w14:textId="705D4E04" w:rsidR="006D10A1" w:rsidRDefault="006D10A1" w:rsidP="47ADBF9C">
            <w:pPr>
              <w:keepNext/>
              <w:keepLines/>
              <w:tabs>
                <w:tab w:val="clear" w:pos="794"/>
              </w:tabs>
              <w:spacing w:before="360"/>
              <w:jc w:val="center"/>
              <w:outlineLvl w:val="0"/>
            </w:pPr>
            <w:r>
              <w:t>Applicable SAR assessment</w:t>
            </w:r>
          </w:p>
        </w:tc>
      </w:tr>
      <w:tr w:rsidR="006D10A1" w14:paraId="65F9C879" w14:textId="2274BC4C" w:rsidTr="582D80BD">
        <w:trPr>
          <w:trHeight w:val="300"/>
          <w:trPrChange w:id="128" w:author="Jose Antonio de Franca Junior" w:date="2025-04-28T15:41:00Z">
            <w:trPr>
              <w:gridAfter w:val="0"/>
            </w:trPr>
          </w:trPrChange>
        </w:trPr>
        <w:tc>
          <w:tcPr>
            <w:tcW w:w="1763" w:type="dxa"/>
            <w:vMerge/>
            <w:tcPrChange w:id="129" w:author="Jose Antonio de Franca Junior" w:date="2025-04-28T15:41:00Z">
              <w:tcPr>
                <w:tcW w:w="0" w:type="auto"/>
                <w:vMerge/>
              </w:tcPr>
            </w:tcPrChange>
          </w:tcPr>
          <w:p w14:paraId="4A5EBAC5" w14:textId="77777777" w:rsidR="006D10A1" w:rsidRDefault="006D10A1" w:rsidP="001953DD">
            <w:pPr>
              <w:keepNext/>
              <w:keepLines/>
              <w:tabs>
                <w:tab w:val="clear" w:pos="794"/>
                <w:tab w:val="left" w:pos="0"/>
              </w:tabs>
              <w:spacing w:before="360"/>
              <w:outlineLvl w:val="0"/>
              <w:rPr>
                <w:bCs/>
              </w:rPr>
            </w:pPr>
          </w:p>
        </w:tc>
        <w:tc>
          <w:tcPr>
            <w:tcW w:w="2413" w:type="dxa"/>
            <w:tcPrChange w:id="130" w:author="Jose Antonio de Franca Junior" w:date="2025-04-28T15:41:00Z">
              <w:tcPr>
                <w:tcW w:w="1646" w:type="dxa"/>
                <w:gridSpan w:val="2"/>
              </w:tcPr>
            </w:tcPrChange>
          </w:tcPr>
          <w:p w14:paraId="729A8374" w14:textId="77777777" w:rsidR="006D10A1" w:rsidRPr="006D10A1" w:rsidRDefault="006D10A1">
            <w:pPr>
              <w:keepNext/>
              <w:keepLines/>
              <w:tabs>
                <w:tab w:val="clear" w:pos="794"/>
              </w:tabs>
              <w:spacing w:before="0"/>
              <w:outlineLvl w:val="0"/>
              <w:pPrChange w:id="131" w:author="DELL" w:date="2024-05-20T16:35:00Z">
                <w:pPr>
                  <w:keepNext/>
                  <w:keepLines/>
                  <w:tabs>
                    <w:tab w:val="clear" w:pos="794"/>
                    <w:tab w:val="left" w:pos="0"/>
                  </w:tabs>
                  <w:spacing w:before="360"/>
                  <w:outlineLvl w:val="0"/>
                </w:pPr>
              </w:pPrChange>
            </w:pPr>
            <w:r>
              <w:t>Localized SAR</w:t>
            </w:r>
          </w:p>
          <w:p w14:paraId="2F2FE7BE" w14:textId="2CB1EC3B" w:rsidR="006D10A1" w:rsidRDefault="006D10A1">
            <w:pPr>
              <w:keepNext/>
              <w:keepLines/>
              <w:tabs>
                <w:tab w:val="clear" w:pos="794"/>
              </w:tabs>
              <w:spacing w:before="0"/>
              <w:outlineLvl w:val="0"/>
              <w:pPrChange w:id="132" w:author="DELL" w:date="2024-05-20T16:35:00Z">
                <w:pPr>
                  <w:keepNext/>
                  <w:keepLines/>
                  <w:tabs>
                    <w:tab w:val="clear" w:pos="794"/>
                    <w:tab w:val="left" w:pos="0"/>
                  </w:tabs>
                  <w:spacing w:before="360"/>
                  <w:outlineLvl w:val="0"/>
                </w:pPr>
              </w:pPrChange>
            </w:pPr>
            <w:r>
              <w:t>(Head)</w:t>
            </w:r>
          </w:p>
        </w:tc>
        <w:tc>
          <w:tcPr>
            <w:tcW w:w="2363" w:type="dxa"/>
            <w:tcPrChange w:id="133" w:author="Jose Antonio de Franca Junior" w:date="2025-04-28T15:41:00Z">
              <w:tcPr>
                <w:tcW w:w="1646" w:type="dxa"/>
                <w:gridSpan w:val="3"/>
              </w:tcPr>
            </w:tcPrChange>
          </w:tcPr>
          <w:p w14:paraId="4337E3C7" w14:textId="77777777" w:rsidR="006D10A1" w:rsidRPr="006D10A1" w:rsidRDefault="006D10A1">
            <w:pPr>
              <w:keepNext/>
              <w:keepLines/>
              <w:tabs>
                <w:tab w:val="clear" w:pos="794"/>
              </w:tabs>
              <w:spacing w:before="0"/>
              <w:outlineLvl w:val="0"/>
              <w:pPrChange w:id="134" w:author="DELL" w:date="2024-05-20T16:35:00Z">
                <w:pPr>
                  <w:keepNext/>
                  <w:keepLines/>
                  <w:tabs>
                    <w:tab w:val="clear" w:pos="794"/>
                    <w:tab w:val="left" w:pos="0"/>
                  </w:tabs>
                  <w:spacing w:before="360"/>
                  <w:outlineLvl w:val="0"/>
                </w:pPr>
              </w:pPrChange>
            </w:pPr>
            <w:r>
              <w:t>Localized SAR</w:t>
            </w:r>
          </w:p>
          <w:p w14:paraId="5BDA2522" w14:textId="522A2DFF" w:rsidR="006D10A1" w:rsidRDefault="006D10A1">
            <w:pPr>
              <w:keepNext/>
              <w:keepLines/>
              <w:tabs>
                <w:tab w:val="clear" w:pos="794"/>
              </w:tabs>
              <w:spacing w:before="0"/>
              <w:outlineLvl w:val="0"/>
              <w:pPrChange w:id="135" w:author="DELL" w:date="2024-05-20T16:35:00Z">
                <w:pPr>
                  <w:keepNext/>
                  <w:keepLines/>
                  <w:tabs>
                    <w:tab w:val="clear" w:pos="794"/>
                    <w:tab w:val="left" w:pos="0"/>
                  </w:tabs>
                  <w:spacing w:before="360"/>
                  <w:outlineLvl w:val="0"/>
                </w:pPr>
              </w:pPrChange>
            </w:pPr>
            <w:r>
              <w:t>(Body)</w:t>
            </w:r>
          </w:p>
        </w:tc>
        <w:tc>
          <w:tcPr>
            <w:tcW w:w="3316" w:type="dxa"/>
            <w:tcPrChange w:id="136" w:author="Jose Antonio de Franca Junior" w:date="2025-04-28T15:41:00Z">
              <w:tcPr>
                <w:tcW w:w="1793" w:type="dxa"/>
              </w:tcPr>
            </w:tcPrChange>
          </w:tcPr>
          <w:p w14:paraId="5B98DF15" w14:textId="77777777" w:rsidR="006D10A1" w:rsidRPr="006D10A1" w:rsidRDefault="006D10A1">
            <w:pPr>
              <w:keepNext/>
              <w:keepLines/>
              <w:tabs>
                <w:tab w:val="clear" w:pos="794"/>
              </w:tabs>
              <w:spacing w:before="0"/>
              <w:outlineLvl w:val="0"/>
              <w:pPrChange w:id="137" w:author="DELL" w:date="2024-05-20T16:36:00Z">
                <w:pPr>
                  <w:keepNext/>
                  <w:keepLines/>
                  <w:tabs>
                    <w:tab w:val="clear" w:pos="794"/>
                    <w:tab w:val="left" w:pos="0"/>
                  </w:tabs>
                  <w:spacing w:before="360"/>
                  <w:outlineLvl w:val="0"/>
                </w:pPr>
              </w:pPrChange>
            </w:pPr>
            <w:r>
              <w:t>Localized SAR (Limbs</w:t>
            </w:r>
          </w:p>
          <w:p w14:paraId="5ACF83A2" w14:textId="12B3173A" w:rsidR="006D10A1" w:rsidRDefault="006D10A1">
            <w:pPr>
              <w:keepNext/>
              <w:keepLines/>
              <w:tabs>
                <w:tab w:val="clear" w:pos="794"/>
              </w:tabs>
              <w:spacing w:before="0"/>
              <w:outlineLvl w:val="0"/>
              <w:pPrChange w:id="138" w:author="DELL" w:date="2024-05-20T16:36:00Z">
                <w:pPr>
                  <w:keepNext/>
                  <w:keepLines/>
                  <w:tabs>
                    <w:tab w:val="clear" w:pos="794"/>
                    <w:tab w:val="left" w:pos="0"/>
                  </w:tabs>
                  <w:spacing w:before="360"/>
                  <w:outlineLvl w:val="0"/>
                </w:pPr>
              </w:pPrChange>
            </w:pPr>
            <w:r>
              <w:t>and Extremities)</w:t>
            </w:r>
          </w:p>
        </w:tc>
      </w:tr>
      <w:tr w:rsidR="006D10A1" w14:paraId="4D398AE9" w14:textId="0ACA2556" w:rsidTr="582D80BD">
        <w:trPr>
          <w:trHeight w:val="300"/>
          <w:trPrChange w:id="139" w:author="Jose Antonio de Franca Junior" w:date="2025-04-28T15:41:00Z">
            <w:trPr>
              <w:gridAfter w:val="0"/>
            </w:trPr>
          </w:trPrChange>
        </w:trPr>
        <w:tc>
          <w:tcPr>
            <w:tcW w:w="1763" w:type="dxa"/>
            <w:tcPrChange w:id="140" w:author="Jose Antonio de Franca Junior" w:date="2025-04-28T15:41:00Z">
              <w:tcPr>
                <w:tcW w:w="2407" w:type="dxa"/>
                <w:gridSpan w:val="2"/>
              </w:tcPr>
            </w:tcPrChange>
          </w:tcPr>
          <w:p w14:paraId="3A8CB601" w14:textId="00F22C97" w:rsidR="006D10A1" w:rsidRDefault="006D10A1" w:rsidP="47ADBF9C">
            <w:pPr>
              <w:keepNext/>
              <w:keepLines/>
              <w:tabs>
                <w:tab w:val="clear" w:pos="794"/>
              </w:tabs>
              <w:spacing w:before="360"/>
              <w:outlineLvl w:val="0"/>
            </w:pPr>
            <w:r>
              <w:t>Hand-held devices like Cellular/ Mobile/Satellite phones etc. which will be used close to the head.</w:t>
            </w:r>
          </w:p>
        </w:tc>
        <w:tc>
          <w:tcPr>
            <w:tcW w:w="2413" w:type="dxa"/>
            <w:tcPrChange w:id="141" w:author="Jose Antonio de Franca Junior" w:date="2025-04-28T15:41:00Z">
              <w:tcPr>
                <w:tcW w:w="2407" w:type="dxa"/>
                <w:gridSpan w:val="2"/>
              </w:tcPr>
            </w:tcPrChange>
          </w:tcPr>
          <w:p w14:paraId="432F1B5B" w14:textId="73100BDD" w:rsidR="006D10A1" w:rsidRDefault="006D10A1" w:rsidP="47ADBF9C">
            <w:pPr>
              <w:keepNext/>
              <w:keepLines/>
              <w:tabs>
                <w:tab w:val="clear" w:pos="794"/>
              </w:tabs>
              <w:spacing w:before="360"/>
              <w:outlineLvl w:val="0"/>
            </w:pPr>
            <w:r>
              <w:t>Applicable</w:t>
            </w:r>
          </w:p>
        </w:tc>
        <w:tc>
          <w:tcPr>
            <w:tcW w:w="2363" w:type="dxa"/>
            <w:tcPrChange w:id="142" w:author="Jose Antonio de Franca Junior" w:date="2025-04-28T15:41:00Z">
              <w:tcPr>
                <w:tcW w:w="2407" w:type="dxa"/>
                <w:gridSpan w:val="4"/>
              </w:tcPr>
            </w:tcPrChange>
          </w:tcPr>
          <w:p w14:paraId="0139477B" w14:textId="436F53AC" w:rsidR="006D10A1" w:rsidRDefault="006D10A1" w:rsidP="47ADBF9C">
            <w:pPr>
              <w:keepNext/>
              <w:keepLines/>
              <w:tabs>
                <w:tab w:val="clear" w:pos="794"/>
              </w:tabs>
              <w:spacing w:before="360"/>
              <w:outlineLvl w:val="0"/>
            </w:pPr>
            <w:r>
              <w:t>Applicable</w:t>
            </w:r>
          </w:p>
        </w:tc>
        <w:tc>
          <w:tcPr>
            <w:tcW w:w="3316" w:type="dxa"/>
            <w:tcPrChange w:id="143" w:author="Jose Antonio de Franca Junior" w:date="2025-04-28T15:41:00Z">
              <w:tcPr>
                <w:tcW w:w="2408" w:type="dxa"/>
              </w:tcPr>
            </w:tcPrChange>
          </w:tcPr>
          <w:p w14:paraId="0D77EFDC" w14:textId="604F06EC" w:rsidR="006D10A1" w:rsidRDefault="006D10A1" w:rsidP="47ADBF9C">
            <w:pPr>
              <w:keepNext/>
              <w:keepLines/>
              <w:tabs>
                <w:tab w:val="clear" w:pos="794"/>
              </w:tabs>
              <w:spacing w:before="360"/>
              <w:outlineLvl w:val="0"/>
            </w:pPr>
            <w:r>
              <w:t>Applicable</w:t>
            </w:r>
          </w:p>
        </w:tc>
      </w:tr>
      <w:tr w:rsidR="006D10A1" w14:paraId="5989D233" w14:textId="0EDD053F" w:rsidTr="582D80BD">
        <w:trPr>
          <w:trHeight w:val="300"/>
          <w:trPrChange w:id="144" w:author="Jose Antonio de Franca Junior" w:date="2025-04-28T15:41:00Z">
            <w:trPr>
              <w:gridAfter w:val="0"/>
            </w:trPr>
          </w:trPrChange>
        </w:trPr>
        <w:tc>
          <w:tcPr>
            <w:tcW w:w="1763" w:type="dxa"/>
            <w:tcPrChange w:id="145" w:author="Jose Antonio de Franca Junior" w:date="2025-04-28T15:41:00Z">
              <w:tcPr>
                <w:tcW w:w="2407" w:type="dxa"/>
                <w:gridSpan w:val="2"/>
              </w:tcPr>
            </w:tcPrChange>
          </w:tcPr>
          <w:p w14:paraId="3392F6A2" w14:textId="1390D2A6" w:rsidR="006D10A1" w:rsidRDefault="006D10A1" w:rsidP="47ADBF9C">
            <w:pPr>
              <w:keepNext/>
              <w:keepLines/>
              <w:tabs>
                <w:tab w:val="clear" w:pos="794"/>
              </w:tabs>
              <w:spacing w:before="360"/>
              <w:outlineLvl w:val="0"/>
            </w:pPr>
            <w:r>
              <w:t xml:space="preserve">Hand-held devices like tablets, phablets etc. which will be used in </w:t>
            </w:r>
            <w:proofErr w:type="gramStart"/>
            <w:r>
              <w:t>close proximity</w:t>
            </w:r>
            <w:proofErr w:type="gramEnd"/>
            <w:r>
              <w:t xml:space="preserve"> of 20 cm or less to the body</w:t>
            </w:r>
          </w:p>
        </w:tc>
        <w:tc>
          <w:tcPr>
            <w:tcW w:w="2413" w:type="dxa"/>
            <w:tcPrChange w:id="146" w:author="Jose Antonio de Franca Junior" w:date="2025-04-28T15:41:00Z">
              <w:tcPr>
                <w:tcW w:w="2407" w:type="dxa"/>
                <w:gridSpan w:val="2"/>
              </w:tcPr>
            </w:tcPrChange>
          </w:tcPr>
          <w:p w14:paraId="280C68E3" w14:textId="3F512E09" w:rsidR="006D10A1" w:rsidRDefault="006827E7" w:rsidP="47ADBF9C">
            <w:pPr>
              <w:keepNext/>
              <w:keepLines/>
              <w:tabs>
                <w:tab w:val="clear" w:pos="794"/>
              </w:tabs>
              <w:spacing w:before="360"/>
              <w:outlineLvl w:val="0"/>
            </w:pPr>
            <w:r>
              <w:t>May not be Applicable</w:t>
            </w:r>
          </w:p>
        </w:tc>
        <w:tc>
          <w:tcPr>
            <w:tcW w:w="2363" w:type="dxa"/>
            <w:tcPrChange w:id="147" w:author="Jose Antonio de Franca Junior" w:date="2025-04-28T15:41:00Z">
              <w:tcPr>
                <w:tcW w:w="2407" w:type="dxa"/>
                <w:gridSpan w:val="4"/>
              </w:tcPr>
            </w:tcPrChange>
          </w:tcPr>
          <w:p w14:paraId="7F20A39A" w14:textId="33BA2FED" w:rsidR="006D10A1" w:rsidRDefault="006D10A1" w:rsidP="47ADBF9C">
            <w:pPr>
              <w:keepNext/>
              <w:keepLines/>
              <w:tabs>
                <w:tab w:val="clear" w:pos="794"/>
              </w:tabs>
              <w:spacing w:before="360"/>
              <w:outlineLvl w:val="0"/>
            </w:pPr>
            <w:r>
              <w:t>Applicable</w:t>
            </w:r>
          </w:p>
        </w:tc>
        <w:tc>
          <w:tcPr>
            <w:tcW w:w="3316" w:type="dxa"/>
            <w:tcPrChange w:id="148" w:author="Jose Antonio de Franca Junior" w:date="2025-04-28T15:41:00Z">
              <w:tcPr>
                <w:tcW w:w="2408" w:type="dxa"/>
              </w:tcPr>
            </w:tcPrChange>
          </w:tcPr>
          <w:p w14:paraId="223154AA" w14:textId="74F16F37" w:rsidR="006D10A1" w:rsidRDefault="006D10A1" w:rsidP="47ADBF9C">
            <w:pPr>
              <w:keepNext/>
              <w:keepLines/>
              <w:tabs>
                <w:tab w:val="clear" w:pos="794"/>
              </w:tabs>
              <w:spacing w:before="360"/>
              <w:outlineLvl w:val="0"/>
            </w:pPr>
            <w:r>
              <w:t>Applicable</w:t>
            </w:r>
          </w:p>
        </w:tc>
      </w:tr>
      <w:tr w:rsidR="006D10A1" w14:paraId="02881864" w14:textId="4EEB8021" w:rsidTr="582D80BD">
        <w:trPr>
          <w:trHeight w:val="300"/>
          <w:trPrChange w:id="149" w:author="Jose Antonio de Franca Junior" w:date="2025-04-28T15:41:00Z">
            <w:trPr>
              <w:gridAfter w:val="0"/>
            </w:trPr>
          </w:trPrChange>
        </w:trPr>
        <w:tc>
          <w:tcPr>
            <w:tcW w:w="1763" w:type="dxa"/>
            <w:tcPrChange w:id="150" w:author="Jose Antonio de Franca Junior" w:date="2025-04-28T15:41:00Z">
              <w:tcPr>
                <w:tcW w:w="2407" w:type="dxa"/>
                <w:gridSpan w:val="2"/>
              </w:tcPr>
            </w:tcPrChange>
          </w:tcPr>
          <w:p w14:paraId="1751E391" w14:textId="3CEEF500" w:rsidR="006D10A1" w:rsidRDefault="006D10A1" w:rsidP="47ADBF9C">
            <w:pPr>
              <w:keepNext/>
              <w:keepLines/>
              <w:tabs>
                <w:tab w:val="clear" w:pos="794"/>
              </w:tabs>
              <w:spacing w:before="360"/>
              <w:outlineLvl w:val="0"/>
            </w:pPr>
            <w:r>
              <w:t xml:space="preserve">RF devices like Wi-Fi dongles, Mobile data cards which are expected to be used in </w:t>
            </w:r>
            <w:proofErr w:type="gramStart"/>
            <w:r>
              <w:t>close proximity</w:t>
            </w:r>
            <w:proofErr w:type="gramEnd"/>
            <w:r>
              <w:t xml:space="preserve"> of 20 cm or less to the body</w:t>
            </w:r>
          </w:p>
        </w:tc>
        <w:tc>
          <w:tcPr>
            <w:tcW w:w="2413" w:type="dxa"/>
            <w:tcPrChange w:id="151" w:author="Jose Antonio de Franca Junior" w:date="2025-04-28T15:41:00Z">
              <w:tcPr>
                <w:tcW w:w="2407" w:type="dxa"/>
                <w:gridSpan w:val="2"/>
              </w:tcPr>
            </w:tcPrChange>
          </w:tcPr>
          <w:p w14:paraId="3B9400E0" w14:textId="4E749840" w:rsidR="006D10A1" w:rsidRDefault="006827E7" w:rsidP="47ADBF9C">
            <w:pPr>
              <w:keepNext/>
              <w:keepLines/>
              <w:tabs>
                <w:tab w:val="clear" w:pos="794"/>
              </w:tabs>
              <w:spacing w:before="360"/>
              <w:outlineLvl w:val="0"/>
            </w:pPr>
            <w:r>
              <w:t>May not be Applicable</w:t>
            </w:r>
          </w:p>
        </w:tc>
        <w:tc>
          <w:tcPr>
            <w:tcW w:w="2363" w:type="dxa"/>
            <w:tcPrChange w:id="152" w:author="Jose Antonio de Franca Junior" w:date="2025-04-28T15:41:00Z">
              <w:tcPr>
                <w:tcW w:w="2407" w:type="dxa"/>
                <w:gridSpan w:val="4"/>
              </w:tcPr>
            </w:tcPrChange>
          </w:tcPr>
          <w:p w14:paraId="37F26AFD" w14:textId="148F2E91" w:rsidR="006D10A1" w:rsidRDefault="006D10A1" w:rsidP="47ADBF9C">
            <w:pPr>
              <w:keepNext/>
              <w:keepLines/>
              <w:tabs>
                <w:tab w:val="clear" w:pos="794"/>
              </w:tabs>
              <w:spacing w:before="360"/>
              <w:outlineLvl w:val="0"/>
            </w:pPr>
            <w:r>
              <w:t>Applicable</w:t>
            </w:r>
          </w:p>
        </w:tc>
        <w:tc>
          <w:tcPr>
            <w:tcW w:w="3316" w:type="dxa"/>
            <w:tcPrChange w:id="153" w:author="Jose Antonio de Franca Junior" w:date="2025-04-28T15:41:00Z">
              <w:tcPr>
                <w:tcW w:w="2408" w:type="dxa"/>
              </w:tcPr>
            </w:tcPrChange>
          </w:tcPr>
          <w:p w14:paraId="69FF4F0A" w14:textId="0BC5D29E" w:rsidR="006D10A1" w:rsidRDefault="006827E7" w:rsidP="47ADBF9C">
            <w:pPr>
              <w:keepNext/>
              <w:keepLines/>
              <w:tabs>
                <w:tab w:val="clear" w:pos="794"/>
              </w:tabs>
              <w:spacing w:before="360"/>
              <w:outlineLvl w:val="0"/>
            </w:pPr>
            <w:r>
              <w:t>May not be Applicable</w:t>
            </w:r>
          </w:p>
        </w:tc>
      </w:tr>
      <w:tr w:rsidR="006D10A1" w14:paraId="1E35210F" w14:textId="77777777" w:rsidTr="582D80BD">
        <w:trPr>
          <w:trHeight w:val="300"/>
          <w:trPrChange w:id="154" w:author="Jose Antonio de Franca Junior" w:date="2025-04-28T15:41:00Z">
            <w:trPr>
              <w:gridAfter w:val="0"/>
            </w:trPr>
          </w:trPrChange>
        </w:trPr>
        <w:tc>
          <w:tcPr>
            <w:tcW w:w="1763" w:type="dxa"/>
            <w:tcPrChange w:id="155" w:author="Jose Antonio de Franca Junior" w:date="2025-04-28T15:41:00Z">
              <w:tcPr>
                <w:tcW w:w="1605" w:type="dxa"/>
              </w:tcPr>
            </w:tcPrChange>
          </w:tcPr>
          <w:p w14:paraId="0CC79FB5" w14:textId="1DB6AC05" w:rsidR="006D10A1" w:rsidRPr="006D10A1" w:rsidRDefault="006D10A1" w:rsidP="47ADBF9C">
            <w:pPr>
              <w:keepNext/>
              <w:keepLines/>
              <w:tabs>
                <w:tab w:val="clear" w:pos="794"/>
              </w:tabs>
              <w:spacing w:before="360"/>
              <w:outlineLvl w:val="0"/>
            </w:pPr>
            <w:r>
              <w:t>IoT/RF devices expected to be worn on the body</w:t>
            </w:r>
          </w:p>
        </w:tc>
        <w:tc>
          <w:tcPr>
            <w:tcW w:w="2413" w:type="dxa"/>
            <w:tcPrChange w:id="156" w:author="Jose Antonio de Franca Junior" w:date="2025-04-28T15:41:00Z">
              <w:tcPr>
                <w:tcW w:w="1646" w:type="dxa"/>
                <w:gridSpan w:val="2"/>
              </w:tcPr>
            </w:tcPrChange>
          </w:tcPr>
          <w:p w14:paraId="6146AB35" w14:textId="4319F247" w:rsidR="006D10A1" w:rsidRDefault="006827E7" w:rsidP="47ADBF9C">
            <w:pPr>
              <w:keepNext/>
              <w:keepLines/>
              <w:tabs>
                <w:tab w:val="clear" w:pos="794"/>
              </w:tabs>
              <w:spacing w:before="360"/>
              <w:outlineLvl w:val="0"/>
            </w:pPr>
            <w:r>
              <w:t>May not be Applicable</w:t>
            </w:r>
          </w:p>
        </w:tc>
        <w:tc>
          <w:tcPr>
            <w:tcW w:w="2363" w:type="dxa"/>
            <w:tcPrChange w:id="157" w:author="Jose Antonio de Franca Junior" w:date="2025-04-28T15:41:00Z">
              <w:tcPr>
                <w:tcW w:w="1646" w:type="dxa"/>
                <w:gridSpan w:val="3"/>
              </w:tcPr>
            </w:tcPrChange>
          </w:tcPr>
          <w:p w14:paraId="6F2302E4" w14:textId="7E18B0EE" w:rsidR="006D10A1" w:rsidRDefault="006D10A1" w:rsidP="47ADBF9C">
            <w:pPr>
              <w:keepNext/>
              <w:keepLines/>
              <w:tabs>
                <w:tab w:val="clear" w:pos="794"/>
              </w:tabs>
              <w:spacing w:before="360"/>
              <w:outlineLvl w:val="0"/>
            </w:pPr>
            <w:r>
              <w:t>Applicable</w:t>
            </w:r>
          </w:p>
        </w:tc>
        <w:tc>
          <w:tcPr>
            <w:tcW w:w="3316" w:type="dxa"/>
            <w:tcPrChange w:id="158" w:author="Jose Antonio de Franca Junior" w:date="2025-04-28T15:41:00Z">
              <w:tcPr>
                <w:tcW w:w="1793" w:type="dxa"/>
              </w:tcPr>
            </w:tcPrChange>
          </w:tcPr>
          <w:p w14:paraId="06418993" w14:textId="1A1A816D" w:rsidR="006D10A1" w:rsidRDefault="450F9967" w:rsidP="47ADBF9C">
            <w:pPr>
              <w:keepNext/>
              <w:keepLines/>
              <w:tabs>
                <w:tab w:val="clear" w:pos="794"/>
              </w:tabs>
              <w:spacing w:before="360"/>
              <w:outlineLvl w:val="0"/>
            </w:pPr>
            <w:r>
              <w:t xml:space="preserve">May not be </w:t>
            </w:r>
            <w:r w:rsidR="2F0A3FD8">
              <w:t>Applicable</w:t>
            </w:r>
          </w:p>
          <w:p w14:paraId="2D32E196" w14:textId="4F54D230" w:rsidR="006D10A1" w:rsidRDefault="29FABAE2" w:rsidP="47ADBF9C">
            <w:pPr>
              <w:keepNext/>
              <w:keepLines/>
              <w:tabs>
                <w:tab w:val="clear" w:pos="794"/>
              </w:tabs>
              <w:spacing w:before="360"/>
              <w:outlineLvl w:val="0"/>
            </w:pPr>
            <w:r>
              <w:t>(See Note #2)</w:t>
            </w:r>
          </w:p>
        </w:tc>
      </w:tr>
      <w:tr w:rsidR="006D10A1" w14:paraId="31C7A463" w14:textId="77777777" w:rsidTr="582D80BD">
        <w:trPr>
          <w:trHeight w:val="300"/>
          <w:trPrChange w:id="159" w:author="Jose Antonio de Franca Junior" w:date="2025-04-28T15:41:00Z">
            <w:trPr>
              <w:gridAfter w:val="0"/>
            </w:trPr>
          </w:trPrChange>
        </w:trPr>
        <w:tc>
          <w:tcPr>
            <w:tcW w:w="1763" w:type="dxa"/>
            <w:tcPrChange w:id="160" w:author="Jose Antonio de Franca Junior" w:date="2025-04-28T15:41:00Z">
              <w:tcPr>
                <w:tcW w:w="1605" w:type="dxa"/>
              </w:tcPr>
            </w:tcPrChange>
          </w:tcPr>
          <w:p w14:paraId="4DCBDFBE" w14:textId="36408DDB" w:rsidR="006D10A1" w:rsidRDefault="006D10A1" w:rsidP="47ADBF9C">
            <w:pPr>
              <w:keepNext/>
              <w:keepLines/>
              <w:tabs>
                <w:tab w:val="clear" w:pos="794"/>
              </w:tabs>
              <w:spacing w:before="360"/>
              <w:outlineLvl w:val="0"/>
            </w:pPr>
            <w:r>
              <w:t xml:space="preserve">IoT/RF devices expected to be worn on the body near the </w:t>
            </w:r>
            <w:r>
              <w:lastRenderedPageBreak/>
              <w:t>head.</w:t>
            </w:r>
          </w:p>
        </w:tc>
        <w:tc>
          <w:tcPr>
            <w:tcW w:w="2413" w:type="dxa"/>
            <w:tcPrChange w:id="161" w:author="Jose Antonio de Franca Junior" w:date="2025-04-28T15:41:00Z">
              <w:tcPr>
                <w:tcW w:w="1646" w:type="dxa"/>
                <w:gridSpan w:val="2"/>
              </w:tcPr>
            </w:tcPrChange>
          </w:tcPr>
          <w:p w14:paraId="215355B7" w14:textId="752E5A8C" w:rsidR="006D10A1" w:rsidRDefault="006D10A1" w:rsidP="47ADBF9C">
            <w:pPr>
              <w:keepNext/>
              <w:keepLines/>
              <w:tabs>
                <w:tab w:val="clear" w:pos="794"/>
              </w:tabs>
              <w:spacing w:before="360"/>
              <w:outlineLvl w:val="0"/>
            </w:pPr>
            <w:r>
              <w:lastRenderedPageBreak/>
              <w:t>Applicable</w:t>
            </w:r>
          </w:p>
        </w:tc>
        <w:tc>
          <w:tcPr>
            <w:tcW w:w="2363" w:type="dxa"/>
            <w:tcPrChange w:id="162" w:author="Jose Antonio de Franca Junior" w:date="2025-04-28T15:41:00Z">
              <w:tcPr>
                <w:tcW w:w="1646" w:type="dxa"/>
                <w:gridSpan w:val="3"/>
              </w:tcPr>
            </w:tcPrChange>
          </w:tcPr>
          <w:p w14:paraId="150C1138" w14:textId="0C28DFFC" w:rsidR="006D10A1" w:rsidRDefault="006D10A1" w:rsidP="47ADBF9C">
            <w:pPr>
              <w:keepNext/>
              <w:keepLines/>
              <w:tabs>
                <w:tab w:val="clear" w:pos="794"/>
              </w:tabs>
              <w:spacing w:before="360"/>
              <w:outlineLvl w:val="0"/>
            </w:pPr>
            <w:r>
              <w:t>Applicable</w:t>
            </w:r>
          </w:p>
        </w:tc>
        <w:tc>
          <w:tcPr>
            <w:tcW w:w="3316" w:type="dxa"/>
            <w:tcPrChange w:id="163" w:author="Jose Antonio de Franca Junior" w:date="2025-04-28T15:41:00Z">
              <w:tcPr>
                <w:tcW w:w="1793" w:type="dxa"/>
              </w:tcPr>
            </w:tcPrChange>
          </w:tcPr>
          <w:p w14:paraId="0AFD4C9E" w14:textId="5B62DF26" w:rsidR="006D10A1" w:rsidRDefault="006827E7" w:rsidP="47ADBF9C">
            <w:pPr>
              <w:keepNext/>
              <w:keepLines/>
              <w:tabs>
                <w:tab w:val="clear" w:pos="794"/>
              </w:tabs>
              <w:spacing w:before="360"/>
              <w:outlineLvl w:val="0"/>
            </w:pPr>
            <w:r>
              <w:t>May not be Applicable</w:t>
            </w:r>
          </w:p>
        </w:tc>
      </w:tr>
      <w:tr w:rsidR="006D10A1" w14:paraId="02DB75CE" w14:textId="77777777" w:rsidTr="582D80BD">
        <w:trPr>
          <w:trHeight w:val="300"/>
          <w:trPrChange w:id="164" w:author="Jose Antonio de Franca Junior" w:date="2025-04-28T15:41:00Z">
            <w:trPr>
              <w:gridAfter w:val="0"/>
            </w:trPr>
          </w:trPrChange>
        </w:trPr>
        <w:tc>
          <w:tcPr>
            <w:tcW w:w="1763" w:type="dxa"/>
            <w:tcPrChange w:id="165" w:author="Jose Antonio de Franca Junior" w:date="2025-04-28T15:41:00Z">
              <w:tcPr>
                <w:tcW w:w="1605" w:type="dxa"/>
              </w:tcPr>
            </w:tcPrChange>
          </w:tcPr>
          <w:p w14:paraId="4EBC0E71" w14:textId="7E1ECE52" w:rsidR="006D10A1" w:rsidRDefault="006D10A1" w:rsidP="47ADBF9C">
            <w:pPr>
              <w:keepNext/>
              <w:keepLines/>
              <w:tabs>
                <w:tab w:val="clear" w:pos="794"/>
              </w:tabs>
              <w:spacing w:before="360"/>
              <w:outlineLvl w:val="0"/>
            </w:pPr>
            <w:r>
              <w:t xml:space="preserve">IoT/RF devices expected to be used in </w:t>
            </w:r>
            <w:proofErr w:type="gramStart"/>
            <w:r>
              <w:t>close proximity</w:t>
            </w:r>
            <w:proofErr w:type="gramEnd"/>
            <w:r>
              <w:t xml:space="preserve"> of 20 cm or less to the body</w:t>
            </w:r>
          </w:p>
        </w:tc>
        <w:tc>
          <w:tcPr>
            <w:tcW w:w="2413" w:type="dxa"/>
            <w:tcPrChange w:id="166" w:author="Jose Antonio de Franca Junior" w:date="2025-04-28T15:41:00Z">
              <w:tcPr>
                <w:tcW w:w="1646" w:type="dxa"/>
                <w:gridSpan w:val="2"/>
              </w:tcPr>
            </w:tcPrChange>
          </w:tcPr>
          <w:p w14:paraId="1F82E70F" w14:textId="2AE660CA" w:rsidR="006D10A1" w:rsidRDefault="006827E7" w:rsidP="47ADBF9C">
            <w:pPr>
              <w:keepNext/>
              <w:keepLines/>
              <w:tabs>
                <w:tab w:val="clear" w:pos="794"/>
              </w:tabs>
              <w:spacing w:before="360"/>
              <w:outlineLvl w:val="0"/>
            </w:pPr>
            <w:r>
              <w:t>May not be Applicable</w:t>
            </w:r>
          </w:p>
        </w:tc>
        <w:tc>
          <w:tcPr>
            <w:tcW w:w="2363" w:type="dxa"/>
            <w:tcPrChange w:id="167" w:author="Jose Antonio de Franca Junior" w:date="2025-04-28T15:41:00Z">
              <w:tcPr>
                <w:tcW w:w="1646" w:type="dxa"/>
                <w:gridSpan w:val="3"/>
              </w:tcPr>
            </w:tcPrChange>
          </w:tcPr>
          <w:p w14:paraId="7BE6F466" w14:textId="3BBE1B37" w:rsidR="006D10A1" w:rsidRDefault="006D10A1" w:rsidP="47ADBF9C">
            <w:pPr>
              <w:keepNext/>
              <w:keepLines/>
              <w:tabs>
                <w:tab w:val="clear" w:pos="794"/>
              </w:tabs>
              <w:spacing w:before="360"/>
              <w:outlineLvl w:val="0"/>
            </w:pPr>
            <w:r>
              <w:t>Applicable</w:t>
            </w:r>
          </w:p>
        </w:tc>
        <w:tc>
          <w:tcPr>
            <w:tcW w:w="3316" w:type="dxa"/>
            <w:tcPrChange w:id="168" w:author="Jose Antonio de Franca Junior" w:date="2025-04-28T15:41:00Z">
              <w:tcPr>
                <w:tcW w:w="1793" w:type="dxa"/>
              </w:tcPr>
            </w:tcPrChange>
          </w:tcPr>
          <w:p w14:paraId="663AF7F8" w14:textId="7666211A" w:rsidR="006D10A1" w:rsidRDefault="127E68B2" w:rsidP="47ADBF9C">
            <w:pPr>
              <w:keepNext/>
              <w:keepLines/>
              <w:tabs>
                <w:tab w:val="clear" w:pos="794"/>
              </w:tabs>
              <w:spacing w:before="360"/>
              <w:outlineLvl w:val="0"/>
            </w:pPr>
            <w:r>
              <w:t xml:space="preserve">May not be </w:t>
            </w:r>
            <w:r w:rsidR="006D10A1">
              <w:t>Applicable</w:t>
            </w:r>
          </w:p>
        </w:tc>
      </w:tr>
    </w:tbl>
    <w:p w14:paraId="520D0A29" w14:textId="0747B1EB" w:rsidR="6829B6D5" w:rsidRDefault="6829B6D5" w:rsidP="582D80BD">
      <w:pPr>
        <w:tabs>
          <w:tab w:val="clear" w:pos="794"/>
        </w:tabs>
        <w:spacing w:before="360"/>
        <w:ind w:left="567" w:hanging="567"/>
        <w:outlineLvl w:val="0"/>
        <w:rPr>
          <w:sz w:val="20"/>
        </w:rPr>
      </w:pPr>
      <w:r w:rsidRPr="582D80BD">
        <w:rPr>
          <w:sz w:val="20"/>
        </w:rPr>
        <w:t xml:space="preserve">Note #1: There may be cases where one or more of the SAR assessments as specified in the table above may not be required or in some cases may additionally be required. </w:t>
      </w:r>
    </w:p>
    <w:p w14:paraId="2CB34AF4" w14:textId="0E42F602" w:rsidR="6829B6D5" w:rsidRDefault="6829B6D5" w:rsidP="582D80BD">
      <w:pPr>
        <w:tabs>
          <w:tab w:val="clear" w:pos="794"/>
        </w:tabs>
        <w:ind w:left="567" w:hanging="567"/>
      </w:pPr>
      <w:r w:rsidRPr="582D80BD">
        <w:rPr>
          <w:sz w:val="20"/>
        </w:rPr>
        <w:t>Note #2: This case is only applicable when the RF/IoT device is worn on the limbs or extremities. For e.g. tracking devices, smart watches etc.</w:t>
      </w:r>
    </w:p>
    <w:p w14:paraId="5A04E0B1" w14:textId="425F4C34" w:rsidR="00043EC8" w:rsidRDefault="00043EC8" w:rsidP="001953DD">
      <w:pPr>
        <w:keepNext/>
        <w:keepLines/>
        <w:tabs>
          <w:tab w:val="left" w:pos="142"/>
        </w:tabs>
        <w:spacing w:before="360"/>
        <w:ind w:left="794" w:hanging="794"/>
        <w:outlineLvl w:val="0"/>
      </w:pPr>
      <w:r>
        <w:br w:type="page"/>
      </w:r>
    </w:p>
    <w:p w14:paraId="21DDE709" w14:textId="276B1A58" w:rsidR="00043EC8" w:rsidRDefault="00043EC8" w:rsidP="00043EC8">
      <w:pPr>
        <w:tabs>
          <w:tab w:val="clear" w:pos="794"/>
          <w:tab w:val="clear" w:pos="1191"/>
          <w:tab w:val="clear" w:pos="1588"/>
          <w:tab w:val="clear" w:pos="1985"/>
        </w:tabs>
        <w:jc w:val="center"/>
        <w:rPr>
          <w:b/>
          <w:bCs/>
          <w:lang w:val="en-US"/>
        </w:rPr>
      </w:pPr>
      <w:r w:rsidRPr="00F55AE3">
        <w:rPr>
          <w:b/>
          <w:bCs/>
          <w:lang w:val="en-US"/>
        </w:rPr>
        <w:lastRenderedPageBreak/>
        <w:t xml:space="preserve">Appendix- I </w:t>
      </w:r>
    </w:p>
    <w:p w14:paraId="6CE3606A" w14:textId="77777777" w:rsidR="00F55AE3" w:rsidRPr="00F55AE3" w:rsidRDefault="00F55AE3" w:rsidP="00F55AE3">
      <w:pPr>
        <w:tabs>
          <w:tab w:val="clear" w:pos="794"/>
          <w:tab w:val="clear" w:pos="1191"/>
          <w:tab w:val="clear" w:pos="1588"/>
          <w:tab w:val="clear" w:pos="1985"/>
        </w:tabs>
        <w:overflowPunct/>
        <w:autoSpaceDE/>
        <w:autoSpaceDN/>
        <w:adjustRightInd/>
        <w:jc w:val="center"/>
        <w:textAlignment w:val="auto"/>
        <w:rPr>
          <w:rFonts w:eastAsia="SimSun"/>
          <w:szCs w:val="24"/>
          <w:lang w:eastAsia="ja-JP"/>
        </w:rPr>
      </w:pPr>
      <w:r w:rsidRPr="00F55AE3">
        <w:rPr>
          <w:rFonts w:eastAsia="SimSun"/>
          <w:szCs w:val="24"/>
          <w:lang w:eastAsia="ja-JP"/>
        </w:rPr>
        <w:t>(This appendix does not form an integral part of this Recommendation.)</w:t>
      </w:r>
    </w:p>
    <w:p w14:paraId="58F51B43" w14:textId="77777777" w:rsidR="00043EC8" w:rsidRPr="00427661" w:rsidRDefault="00043EC8" w:rsidP="00043EC8">
      <w:pPr>
        <w:tabs>
          <w:tab w:val="clear" w:pos="794"/>
          <w:tab w:val="clear" w:pos="1191"/>
          <w:tab w:val="clear" w:pos="1588"/>
          <w:tab w:val="clear" w:pos="1985"/>
        </w:tabs>
        <w:jc w:val="center"/>
        <w:rPr>
          <w:lang w:val="en-US"/>
        </w:rPr>
      </w:pPr>
    </w:p>
    <w:p w14:paraId="4E23AEC2" w14:textId="778C1A62" w:rsidR="00043EC8" w:rsidRPr="00F55AE3" w:rsidRDefault="3256DAF5" w:rsidP="4640E4F0">
      <w:pPr>
        <w:jc w:val="center"/>
        <w:rPr>
          <w:b/>
          <w:bCs/>
          <w:sz w:val="28"/>
          <w:szCs w:val="28"/>
          <w:lang w:val="en-US"/>
        </w:rPr>
      </w:pPr>
      <w:bookmarkStart w:id="169" w:name="iiannee"/>
      <w:bookmarkEnd w:id="169"/>
      <w:r w:rsidRPr="582D80BD">
        <w:rPr>
          <w:b/>
          <w:bCs/>
          <w:sz w:val="28"/>
          <w:szCs w:val="28"/>
          <w:lang w:val="en-US"/>
        </w:rPr>
        <w:t>E</w:t>
      </w:r>
      <w:commentRangeStart w:id="170"/>
      <w:commentRangeStart w:id="171"/>
      <w:commentRangeStart w:id="172"/>
      <w:r w:rsidRPr="582D80BD">
        <w:rPr>
          <w:b/>
          <w:bCs/>
          <w:sz w:val="28"/>
          <w:szCs w:val="28"/>
          <w:lang w:val="en-US"/>
        </w:rPr>
        <w:t xml:space="preserve">xample for determining SAR Test Exclusion Threshold </w:t>
      </w:r>
      <w:r w:rsidR="0B777861" w:rsidRPr="582D80BD">
        <w:rPr>
          <w:b/>
          <w:bCs/>
          <w:sz w:val="28"/>
          <w:szCs w:val="28"/>
          <w:lang w:val="en-US"/>
        </w:rPr>
        <w:t>condition</w:t>
      </w:r>
      <w:commentRangeEnd w:id="170"/>
      <w:r>
        <w:commentReference w:id="170"/>
      </w:r>
      <w:commentRangeEnd w:id="171"/>
      <w:r>
        <w:commentReference w:id="171"/>
      </w:r>
      <w:commentRangeEnd w:id="172"/>
      <w:r>
        <w:commentReference w:id="172"/>
      </w:r>
    </w:p>
    <w:p w14:paraId="5D5C4D1D" w14:textId="5E831D84" w:rsidR="1537B635" w:rsidRDefault="00165BFF" w:rsidP="582D80BD">
      <w:pPr>
        <w:rPr>
          <w:color w:val="6D5700"/>
          <w:szCs w:val="24"/>
          <w:lang w:val="en-US"/>
        </w:rPr>
      </w:pPr>
      <w:r>
        <w:rPr>
          <w:color w:val="3A2F00"/>
          <w:szCs w:val="24"/>
          <w:highlight w:val="yellow"/>
          <w:u w:val="single"/>
          <w:lang w:val="en-US"/>
        </w:rPr>
        <w:t>[</w:t>
      </w:r>
      <w:r w:rsidR="1537B635" w:rsidRPr="582D80BD">
        <w:rPr>
          <w:color w:val="3A2F00"/>
          <w:szCs w:val="24"/>
          <w:highlight w:val="yellow"/>
          <w:u w:val="single"/>
          <w:lang w:val="en-US"/>
        </w:rPr>
        <w:t>Below is a methodology followed by some of the countries for determining SAR test exclusion threshold conditions for 1 g Head and Body SAR and 10 g Limbs SAR.</w:t>
      </w:r>
      <w:r w:rsidRPr="009C5A6A">
        <w:rPr>
          <w:color w:val="3A2F00"/>
          <w:szCs w:val="24"/>
          <w:highlight w:val="yellow"/>
          <w:u w:val="single"/>
          <w:lang w:val="en-US"/>
        </w:rPr>
        <w:t>]</w:t>
      </w:r>
    </w:p>
    <w:p w14:paraId="660D11BA" w14:textId="5A785AA8" w:rsidR="272DFA62" w:rsidRPr="00382040" w:rsidRDefault="272DFA62" w:rsidP="582D80BD">
      <w:pPr>
        <w:tabs>
          <w:tab w:val="clear" w:pos="794"/>
          <w:tab w:val="clear" w:pos="1191"/>
          <w:tab w:val="clear" w:pos="1588"/>
          <w:tab w:val="clear" w:pos="1985"/>
        </w:tabs>
        <w:rPr>
          <w:rFonts w:eastAsiaTheme="minorEastAsia"/>
          <w:i/>
          <w:iCs/>
          <w:highlight w:val="yellow"/>
          <w:lang w:eastAsia="ja-JP"/>
        </w:rPr>
      </w:pPr>
      <w:r w:rsidRPr="00382040">
        <w:rPr>
          <w:rFonts w:eastAsiaTheme="minorEastAsia"/>
          <w:i/>
          <w:iCs/>
          <w:highlight w:val="yellow"/>
          <w:lang w:eastAsia="ja-JP"/>
        </w:rPr>
        <w:t xml:space="preserve">[Editor´s Note: Proposal received on this ongoing work item to make it </w:t>
      </w:r>
      <w:r w:rsidRPr="00382040">
        <w:rPr>
          <w:i/>
          <w:iCs/>
          <w:highlight w:val="yellow"/>
          <w:lang w:val="en-US"/>
        </w:rPr>
        <w:t xml:space="preserve">Recommendation ITU-T </w:t>
      </w:r>
      <w:proofErr w:type="spellStart"/>
      <w:proofErr w:type="gramStart"/>
      <w:r w:rsidRPr="00382040">
        <w:rPr>
          <w:i/>
          <w:iCs/>
          <w:highlight w:val="yellow"/>
          <w:lang w:val="en-US"/>
        </w:rPr>
        <w:t>K.devices</w:t>
      </w:r>
      <w:proofErr w:type="spellEnd"/>
      <w:proofErr w:type="gramEnd"/>
      <w:r w:rsidRPr="00382040">
        <w:rPr>
          <w:rFonts w:eastAsiaTheme="minorEastAsia"/>
          <w:i/>
          <w:iCs/>
          <w:highlight w:val="yellow"/>
          <w:lang w:eastAsia="ja-JP"/>
        </w:rPr>
        <w:t xml:space="preserve">. As there was no consensus, further contributions are invited and will be discussed in the next meeting. </w:t>
      </w:r>
    </w:p>
    <w:p w14:paraId="06C9DF97" w14:textId="4F4B3B38" w:rsidR="272DFA62" w:rsidRPr="00382040" w:rsidRDefault="272DFA62" w:rsidP="582D80BD">
      <w:pPr>
        <w:tabs>
          <w:tab w:val="clear" w:pos="794"/>
          <w:tab w:val="clear" w:pos="1191"/>
          <w:tab w:val="clear" w:pos="1588"/>
          <w:tab w:val="clear" w:pos="1985"/>
        </w:tabs>
        <w:contextualSpacing/>
        <w:rPr>
          <w:rFonts w:eastAsiaTheme="minorEastAsia"/>
          <w:i/>
          <w:iCs/>
          <w:szCs w:val="24"/>
          <w:lang w:eastAsia="ja-JP"/>
        </w:rPr>
      </w:pPr>
      <w:r w:rsidRPr="00382040">
        <w:rPr>
          <w:rFonts w:eastAsiaTheme="minorEastAsia"/>
          <w:i/>
          <w:iCs/>
          <w:highlight w:val="yellow"/>
          <w:lang w:eastAsia="ja-JP"/>
        </w:rPr>
        <w:t>Line by Line review need to be done at next meeting]</w:t>
      </w:r>
    </w:p>
    <w:p w14:paraId="49F42503" w14:textId="77777777" w:rsidR="00043EC8" w:rsidRPr="00427661" w:rsidRDefault="00043EC8" w:rsidP="00A42794">
      <w:pPr>
        <w:pStyle w:val="PargrafodaLista"/>
        <w:numPr>
          <w:ilvl w:val="0"/>
          <w:numId w:val="15"/>
        </w:numPr>
        <w:tabs>
          <w:tab w:val="clear" w:pos="794"/>
          <w:tab w:val="left" w:pos="709"/>
        </w:tabs>
        <w:ind w:hanging="720"/>
        <w:rPr>
          <w:rFonts w:eastAsia="Arial Unicode MS"/>
          <w:b/>
          <w:bCs/>
          <w:u w:val="single"/>
        </w:rPr>
      </w:pPr>
      <w:r w:rsidRPr="00427661">
        <w:rPr>
          <w:rFonts w:eastAsia="Arial Unicode MS"/>
          <w:b/>
          <w:bCs/>
          <w:u w:val="single"/>
        </w:rPr>
        <w:t>Determination of SAR Test Exclusion Threshold condition</w:t>
      </w:r>
    </w:p>
    <w:p w14:paraId="363CCA71" w14:textId="77777777" w:rsidR="00043EC8" w:rsidRPr="00427661" w:rsidRDefault="00043EC8" w:rsidP="00F55AE3">
      <w:pPr>
        <w:tabs>
          <w:tab w:val="clear" w:pos="794"/>
          <w:tab w:val="left" w:pos="709"/>
        </w:tabs>
        <w:rPr>
          <w:rFonts w:eastAsia="Arial Unicode MS"/>
        </w:rPr>
      </w:pPr>
      <w:r w:rsidRPr="00F55AE3">
        <w:rPr>
          <w:rFonts w:eastAsia="Arial Unicode MS"/>
        </w:rPr>
        <w:t>For certain low power RF devices standalone</w:t>
      </w:r>
      <w:r w:rsidRPr="00427661">
        <w:rPr>
          <w:rFonts w:eastAsia="Arial Unicode MS"/>
        </w:rPr>
        <w:t xml:space="preserve"> or for a low power mode of an RF device</w:t>
      </w:r>
      <w:r w:rsidRPr="00F55AE3">
        <w:rPr>
          <w:rFonts w:eastAsia="Arial Unicode MS"/>
        </w:rPr>
        <w:t>, the evaluation of SAR by measurement or numerical simulation is not required when the corresponding SAR Test Exclusion Threshold condition(s), listed below, is (are) satisfied:</w:t>
      </w:r>
    </w:p>
    <w:p w14:paraId="552F2F89" w14:textId="77777777" w:rsidR="00043EC8" w:rsidRPr="00F55AE3" w:rsidRDefault="00043EC8" w:rsidP="00043EC8">
      <w:pPr>
        <w:rPr>
          <w:rFonts w:eastAsia="Arial Unicode MS"/>
        </w:rPr>
      </w:pPr>
    </w:p>
    <w:tbl>
      <w:tblPr>
        <w:tblStyle w:val="Tabelacomgrade"/>
        <w:tblW w:w="0" w:type="auto"/>
        <w:tblInd w:w="108" w:type="dxa"/>
        <w:tblLook w:val="04A0" w:firstRow="1" w:lastRow="0" w:firstColumn="1" w:lastColumn="0" w:noHBand="0" w:noVBand="1"/>
      </w:tblPr>
      <w:tblGrid>
        <w:gridCol w:w="9072"/>
      </w:tblGrid>
      <w:tr w:rsidR="00427661" w:rsidRPr="00427661" w14:paraId="216D3A91" w14:textId="77777777" w:rsidTr="006D10A1">
        <w:tc>
          <w:tcPr>
            <w:tcW w:w="9072" w:type="dxa"/>
          </w:tcPr>
          <w:p w14:paraId="0E3F767C" w14:textId="77777777" w:rsidR="00043EC8" w:rsidRPr="00F55AE3" w:rsidRDefault="00043EC8" w:rsidP="00A42794">
            <w:pPr>
              <w:pStyle w:val="PargrafodaLista"/>
              <w:numPr>
                <w:ilvl w:val="0"/>
                <w:numId w:val="14"/>
              </w:numPr>
              <w:tabs>
                <w:tab w:val="clear" w:pos="794"/>
                <w:tab w:val="clear" w:pos="1191"/>
                <w:tab w:val="clear" w:pos="1588"/>
                <w:tab w:val="clear" w:pos="1985"/>
              </w:tabs>
              <w:overflowPunct/>
              <w:autoSpaceDE/>
              <w:autoSpaceDN/>
              <w:adjustRightInd/>
              <w:spacing w:before="0" w:after="200" w:line="276" w:lineRule="auto"/>
              <w:ind w:left="349"/>
              <w:textAlignment w:val="auto"/>
              <w:rPr>
                <w:rFonts w:eastAsia="Arial Unicode MS"/>
              </w:rPr>
            </w:pPr>
            <w:r w:rsidRPr="00F55AE3">
              <w:rPr>
                <w:rFonts w:eastAsia="Arial Unicode MS"/>
                <w:b/>
                <w:bCs/>
              </w:rPr>
              <w:t>For 100 MHz to 6 GHz and test separation distances ≤ 50 mm</w:t>
            </w:r>
            <w:r w:rsidRPr="00F55AE3">
              <w:rPr>
                <w:rFonts w:eastAsia="Arial Unicode MS"/>
              </w:rPr>
              <w:t>, the 1-g and 10-g SAR test exclusion thresholds are determined by the following:</w:t>
            </w:r>
          </w:p>
          <w:tbl>
            <w:tblPr>
              <w:tblStyle w:val="Tabelacomgrade"/>
              <w:tblW w:w="0" w:type="auto"/>
              <w:tblInd w:w="32" w:type="dxa"/>
              <w:tblLook w:val="04A0" w:firstRow="1" w:lastRow="0" w:firstColumn="1" w:lastColumn="0" w:noHBand="0" w:noVBand="1"/>
            </w:tblPr>
            <w:tblGrid>
              <w:gridCol w:w="8814"/>
            </w:tblGrid>
            <w:tr w:rsidR="00427661" w:rsidRPr="00427661" w14:paraId="17C20217" w14:textId="77777777" w:rsidTr="006D10A1">
              <w:tc>
                <w:tcPr>
                  <w:tcW w:w="8814" w:type="dxa"/>
                </w:tcPr>
                <w:p w14:paraId="33B1331D" w14:textId="77777777" w:rsidR="00043EC8" w:rsidRPr="00F55AE3" w:rsidRDefault="00455618" w:rsidP="006D10A1">
                  <w:pPr>
                    <w:rPr>
                      <w:rFonts w:eastAsia="Arial Unicode MS"/>
                      <w:sz w:val="18"/>
                      <w:szCs w:val="18"/>
                    </w:rPr>
                  </w:pPr>
                  <m:oMath>
                    <m:f>
                      <m:fPr>
                        <m:ctrlPr>
                          <w:ins w:id="173" w:author="christ" w:date="2025-04-28T00:41:00Z">
                            <w:rPr>
                              <w:rFonts w:ascii="Cambria Math" w:eastAsia="Arial Unicode MS" w:hAnsi="Cambria Math"/>
                              <w:i/>
                            </w:rPr>
                          </w:ins>
                        </m:ctrlPr>
                      </m:fPr>
                      <m:num>
                        <m:d>
                          <m:dPr>
                            <m:ctrlPr>
                              <w:ins w:id="174" w:author="christ" w:date="2025-04-28T00:41:00Z">
                                <w:rPr>
                                  <w:rFonts w:ascii="Cambria Math" w:eastAsia="Arial Unicode MS" w:hAnsi="Cambria Math"/>
                                </w:rPr>
                              </w:ins>
                            </m:ctrlPr>
                          </m:dPr>
                          <m:e>
                            <m:r>
                              <m:rPr>
                                <m:sty m:val="p"/>
                              </m:rPr>
                              <w:rPr>
                                <w:rFonts w:ascii="Cambria Math" w:eastAsia="Arial Unicode MS" w:hAnsi="Cambria Math"/>
                              </w:rPr>
                              <m:t xml:space="preserve">max. power of channel </m:t>
                            </m:r>
                            <m:d>
                              <m:dPr>
                                <m:ctrlPr>
                                  <w:ins w:id="175" w:author="christ" w:date="2025-04-28T00:41:00Z">
                                    <w:rPr>
                                      <w:rFonts w:ascii="Cambria Math" w:eastAsia="Arial Unicode MS" w:hAnsi="Cambria Math"/>
                                    </w:rPr>
                                  </w:ins>
                                </m:ctrlPr>
                              </m:dPr>
                              <m:e>
                                <m:r>
                                  <m:rPr>
                                    <m:sty m:val="p"/>
                                  </m:rPr>
                                  <w:rPr>
                                    <w:rFonts w:ascii="Cambria Math" w:eastAsia="Arial Unicode MS" w:hAnsi="Cambria Math"/>
                                  </w:rPr>
                                  <m:t>P</m:t>
                                </m:r>
                                <m:r>
                                  <m:rPr>
                                    <m:sty m:val="p"/>
                                  </m:rPr>
                                  <w:rPr>
                                    <w:rFonts w:ascii="Cambria Math" w:eastAsia="Arial Unicode MS" w:hAnsi="Cambria Math"/>
                                    <w:vertAlign w:val="subscript"/>
                                  </w:rPr>
                                  <m:t>max</m:t>
                                </m:r>
                              </m:e>
                            </m:d>
                            <m:r>
                              <m:rPr>
                                <m:sty m:val="p"/>
                              </m:rPr>
                              <w:rPr>
                                <w:rFonts w:ascii="Cambria Math" w:eastAsia="Arial Unicode MS" w:hAnsi="Cambria Math"/>
                              </w:rPr>
                              <m:t>, including tune-up tolerance, mW</m:t>
                            </m:r>
                          </m:e>
                        </m:d>
                      </m:num>
                      <m:den>
                        <m:d>
                          <m:dPr>
                            <m:ctrlPr>
                              <w:ins w:id="176" w:author="christ" w:date="2025-04-28T00:41:00Z">
                                <w:rPr>
                                  <w:rFonts w:ascii="Cambria Math" w:eastAsia="Arial Unicode MS" w:hAnsi="Cambria Math"/>
                                </w:rPr>
                              </w:ins>
                            </m:ctrlPr>
                          </m:dPr>
                          <m:e>
                            <m:r>
                              <m:rPr>
                                <m:sty m:val="p"/>
                              </m:rPr>
                              <w:rPr>
                                <w:rFonts w:ascii="Cambria Math" w:eastAsia="Arial Unicode MS" w:hAnsi="Cambria Math"/>
                              </w:rPr>
                              <m:t>min. test separation distance, mm</m:t>
                            </m:r>
                          </m:e>
                        </m:d>
                      </m:den>
                    </m:f>
                    <m:r>
                      <w:rPr>
                        <w:rFonts w:ascii="Cambria Math" w:eastAsia="Arial Unicode MS" w:hAnsi="Cambria Math"/>
                      </w:rPr>
                      <m:t>×</m:t>
                    </m:r>
                    <m:rad>
                      <m:radPr>
                        <m:degHide m:val="1"/>
                        <m:ctrlPr>
                          <w:ins w:id="177" w:author="christ" w:date="2025-04-28T00:41:00Z">
                            <w:rPr>
                              <w:rFonts w:ascii="Cambria Math" w:eastAsia="Arial Unicode MS" w:hAnsi="Cambria Math"/>
                              <w:i/>
                            </w:rPr>
                          </w:ins>
                        </m:ctrlPr>
                      </m:radPr>
                      <m:deg/>
                      <m:e>
                        <m:r>
                          <w:rPr>
                            <w:rFonts w:ascii="Cambria Math" w:eastAsia="Arial Unicode MS" w:hAnsi="Cambria Math"/>
                          </w:rPr>
                          <m:t>f</m:t>
                        </m:r>
                        <m:d>
                          <m:dPr>
                            <m:ctrlPr>
                              <w:ins w:id="178" w:author="christ" w:date="2025-04-28T00:41:00Z">
                                <w:rPr>
                                  <w:rFonts w:ascii="Cambria Math" w:eastAsia="Arial Unicode MS" w:hAnsi="Cambria Math"/>
                                  <w:i/>
                                </w:rPr>
                              </w:ins>
                            </m:ctrlPr>
                          </m:dPr>
                          <m:e>
                            <m:r>
                              <w:rPr>
                                <w:rFonts w:ascii="Cambria Math" w:eastAsia="Arial Unicode MS" w:hAnsi="Cambria Math"/>
                              </w:rPr>
                              <m:t>GHz</m:t>
                            </m:r>
                          </m:e>
                        </m:d>
                      </m:e>
                    </m:rad>
                    <m:r>
                      <w:rPr>
                        <w:rFonts w:ascii="Cambria Math" w:eastAsia="Arial Unicode MS" w:hAnsi="Cambria Math" w:hint="eastAsia"/>
                      </w:rPr>
                      <m:t>≤</m:t>
                    </m:r>
                    <m:r>
                      <w:rPr>
                        <w:rFonts w:ascii="Cambria Math" w:eastAsia="Arial Unicode MS" w:hAnsi="Cambria Math"/>
                      </w:rPr>
                      <m:t xml:space="preserve">3.0 </m:t>
                    </m:r>
                  </m:oMath>
                  <w:r w:rsidR="00043EC8" w:rsidRPr="00F55AE3">
                    <w:rPr>
                      <w:rFonts w:eastAsia="Arial Unicode MS"/>
                      <w:sz w:val="18"/>
                      <w:szCs w:val="18"/>
                    </w:rPr>
                    <w:t xml:space="preserve">(for 1-g SAR)  </w:t>
                  </w:r>
                </w:p>
                <w:p w14:paraId="30029EA0" w14:textId="77777777" w:rsidR="00043EC8" w:rsidRPr="00F55AE3" w:rsidRDefault="00043EC8" w:rsidP="006D10A1">
                  <w:pPr>
                    <w:rPr>
                      <w:rFonts w:eastAsia="Arial Unicode MS"/>
                      <w:sz w:val="18"/>
                      <w:szCs w:val="18"/>
                    </w:rPr>
                  </w:pPr>
                </w:p>
                <w:p w14:paraId="6F8C37B7" w14:textId="77777777" w:rsidR="00043EC8" w:rsidRPr="00F55AE3" w:rsidRDefault="00455618" w:rsidP="006D10A1">
                  <w:pPr>
                    <w:rPr>
                      <w:rFonts w:eastAsia="Arial Unicode MS"/>
                      <w:sz w:val="18"/>
                      <w:szCs w:val="18"/>
                    </w:rPr>
                  </w:pPr>
                  <m:oMath>
                    <m:f>
                      <m:fPr>
                        <m:ctrlPr>
                          <w:ins w:id="179" w:author="christ" w:date="2025-04-28T00:41:00Z">
                            <w:rPr>
                              <w:rFonts w:ascii="Cambria Math" w:eastAsia="Arial Unicode MS" w:hAnsi="Cambria Math"/>
                              <w:i/>
                            </w:rPr>
                          </w:ins>
                        </m:ctrlPr>
                      </m:fPr>
                      <m:num>
                        <m:d>
                          <m:dPr>
                            <m:ctrlPr>
                              <w:ins w:id="180" w:author="christ" w:date="2025-04-28T00:41:00Z">
                                <w:rPr>
                                  <w:rFonts w:ascii="Cambria Math" w:eastAsia="Arial Unicode MS" w:hAnsi="Cambria Math"/>
                                </w:rPr>
                              </w:ins>
                            </m:ctrlPr>
                          </m:dPr>
                          <m:e>
                            <m:r>
                              <m:rPr>
                                <m:sty m:val="p"/>
                              </m:rPr>
                              <w:rPr>
                                <w:rFonts w:ascii="Cambria Math" w:eastAsia="Arial Unicode MS" w:hAnsi="Cambria Math"/>
                              </w:rPr>
                              <m:t xml:space="preserve">max. power of channel </m:t>
                            </m:r>
                            <m:d>
                              <m:dPr>
                                <m:ctrlPr>
                                  <w:ins w:id="181" w:author="christ" w:date="2025-04-28T00:41:00Z">
                                    <w:rPr>
                                      <w:rFonts w:ascii="Cambria Math" w:eastAsia="Arial Unicode MS" w:hAnsi="Cambria Math"/>
                                    </w:rPr>
                                  </w:ins>
                                </m:ctrlPr>
                              </m:dPr>
                              <m:e>
                                <m:r>
                                  <m:rPr>
                                    <m:sty m:val="p"/>
                                  </m:rPr>
                                  <w:rPr>
                                    <w:rFonts w:ascii="Cambria Math" w:eastAsia="Arial Unicode MS" w:hAnsi="Cambria Math"/>
                                  </w:rPr>
                                  <m:t>P</m:t>
                                </m:r>
                                <m:r>
                                  <m:rPr>
                                    <m:sty m:val="p"/>
                                  </m:rPr>
                                  <w:rPr>
                                    <w:rFonts w:ascii="Cambria Math" w:eastAsia="Arial Unicode MS" w:hAnsi="Cambria Math"/>
                                    <w:vertAlign w:val="subscript"/>
                                  </w:rPr>
                                  <m:t>max</m:t>
                                </m:r>
                              </m:e>
                            </m:d>
                            <m:r>
                              <m:rPr>
                                <m:sty m:val="p"/>
                              </m:rPr>
                              <w:rPr>
                                <w:rFonts w:ascii="Cambria Math" w:eastAsia="Arial Unicode MS" w:hAnsi="Cambria Math"/>
                              </w:rPr>
                              <m:t>, including tune-up tolerance, mW</m:t>
                            </m:r>
                          </m:e>
                        </m:d>
                      </m:num>
                      <m:den>
                        <m:d>
                          <m:dPr>
                            <m:ctrlPr>
                              <w:ins w:id="182" w:author="christ" w:date="2025-04-28T00:41:00Z">
                                <w:rPr>
                                  <w:rFonts w:ascii="Cambria Math" w:eastAsia="Arial Unicode MS" w:hAnsi="Cambria Math"/>
                                </w:rPr>
                              </w:ins>
                            </m:ctrlPr>
                          </m:dPr>
                          <m:e>
                            <m:r>
                              <m:rPr>
                                <m:sty m:val="p"/>
                              </m:rPr>
                              <w:rPr>
                                <w:rFonts w:ascii="Cambria Math" w:eastAsia="Arial Unicode MS" w:hAnsi="Cambria Math"/>
                              </w:rPr>
                              <m:t>min. test separation distance, mm</m:t>
                            </m:r>
                          </m:e>
                        </m:d>
                      </m:den>
                    </m:f>
                    <m:r>
                      <w:rPr>
                        <w:rFonts w:ascii="Cambria Math" w:eastAsia="Arial Unicode MS" w:hAnsi="Cambria Math"/>
                      </w:rPr>
                      <m:t>×</m:t>
                    </m:r>
                    <m:rad>
                      <m:radPr>
                        <m:degHide m:val="1"/>
                        <m:ctrlPr>
                          <w:ins w:id="183" w:author="christ" w:date="2025-04-28T00:41:00Z">
                            <w:rPr>
                              <w:rFonts w:ascii="Cambria Math" w:eastAsia="Arial Unicode MS" w:hAnsi="Cambria Math"/>
                              <w:i/>
                            </w:rPr>
                          </w:ins>
                        </m:ctrlPr>
                      </m:radPr>
                      <m:deg/>
                      <m:e>
                        <m:r>
                          <w:rPr>
                            <w:rFonts w:ascii="Cambria Math" w:eastAsia="Arial Unicode MS" w:hAnsi="Cambria Math"/>
                          </w:rPr>
                          <m:t>f</m:t>
                        </m:r>
                        <m:d>
                          <m:dPr>
                            <m:ctrlPr>
                              <w:ins w:id="184" w:author="christ" w:date="2025-04-28T00:41:00Z">
                                <w:rPr>
                                  <w:rFonts w:ascii="Cambria Math" w:eastAsia="Arial Unicode MS" w:hAnsi="Cambria Math"/>
                                  <w:i/>
                                </w:rPr>
                              </w:ins>
                            </m:ctrlPr>
                          </m:dPr>
                          <m:e>
                            <m:r>
                              <w:rPr>
                                <w:rFonts w:ascii="Cambria Math" w:eastAsia="Arial Unicode MS" w:hAnsi="Cambria Math"/>
                              </w:rPr>
                              <m:t>GHz</m:t>
                            </m:r>
                          </m:e>
                        </m:d>
                      </m:e>
                    </m:rad>
                    <m:r>
                      <w:rPr>
                        <w:rFonts w:ascii="Cambria Math" w:eastAsia="Arial Unicode MS" w:hAnsi="Cambria Math" w:hint="eastAsia"/>
                      </w:rPr>
                      <m:t>≤</m:t>
                    </m:r>
                    <m:r>
                      <w:rPr>
                        <w:rFonts w:ascii="Cambria Math" w:eastAsia="Arial Unicode MS" w:hAnsi="Cambria Math"/>
                      </w:rPr>
                      <m:t>7.5</m:t>
                    </m:r>
                  </m:oMath>
                  <w:r w:rsidR="00043EC8" w:rsidRPr="00F55AE3">
                    <w:rPr>
                      <w:rFonts w:eastAsia="Arial Unicode MS"/>
                      <w:sz w:val="20"/>
                    </w:rPr>
                    <w:t>(for 10-g extremity SAR)</w:t>
                  </w:r>
                </w:p>
                <w:p w14:paraId="71424E48" w14:textId="77777777" w:rsidR="00043EC8" w:rsidRPr="00F55AE3" w:rsidRDefault="00043EC8" w:rsidP="006D10A1">
                  <w:pPr>
                    <w:pStyle w:val="PargrafodaLista"/>
                    <w:ind w:left="0"/>
                    <w:rPr>
                      <w:rFonts w:eastAsia="Arial Unicode MS"/>
                    </w:rPr>
                  </w:pPr>
                </w:p>
              </w:tc>
            </w:tr>
          </w:tbl>
          <w:p w14:paraId="38ABA527" w14:textId="77777777" w:rsidR="00043EC8" w:rsidRPr="00F55AE3" w:rsidRDefault="00043EC8" w:rsidP="006D10A1">
            <w:pPr>
              <w:rPr>
                <w:rFonts w:eastAsia="Arial Unicode MS"/>
              </w:rPr>
            </w:pPr>
            <w:r w:rsidRPr="00F55AE3">
              <w:rPr>
                <w:rFonts w:eastAsia="Arial Unicode MS"/>
              </w:rPr>
              <w:t xml:space="preserve">  </w:t>
            </w:r>
            <w:proofErr w:type="gramStart"/>
            <w:r w:rsidRPr="00F55AE3">
              <w:rPr>
                <w:rFonts w:eastAsia="Arial Unicode MS"/>
              </w:rPr>
              <w:t>where</w:t>
            </w:r>
            <w:proofErr w:type="gramEnd"/>
            <w:r w:rsidRPr="00F55AE3">
              <w:rPr>
                <w:rFonts w:eastAsia="Arial Unicode MS"/>
              </w:rPr>
              <w:t xml:space="preserve"> </w:t>
            </w:r>
          </w:p>
          <w:p w14:paraId="2BEB955F" w14:textId="77777777" w:rsidR="00043EC8" w:rsidRPr="00F55AE3" w:rsidRDefault="00043EC8" w:rsidP="00A42794">
            <w:pPr>
              <w:pStyle w:val="PargrafodaLista"/>
              <w:numPr>
                <w:ilvl w:val="0"/>
                <w:numId w:val="13"/>
              </w:numPr>
              <w:tabs>
                <w:tab w:val="clear" w:pos="794"/>
                <w:tab w:val="clear" w:pos="1191"/>
                <w:tab w:val="clear" w:pos="1588"/>
                <w:tab w:val="clear" w:pos="1985"/>
              </w:tabs>
              <w:overflowPunct/>
              <w:autoSpaceDE/>
              <w:autoSpaceDN/>
              <w:adjustRightInd/>
              <w:spacing w:before="0" w:after="200" w:line="276" w:lineRule="auto"/>
              <w:textAlignment w:val="auto"/>
              <w:rPr>
                <w:rFonts w:eastAsia="Arial Unicode MS"/>
              </w:rPr>
            </w:pPr>
            <w:r w:rsidRPr="00F55AE3">
              <w:rPr>
                <w:rFonts w:eastAsia="Arial Unicode MS"/>
              </w:rPr>
              <w:t>f(GHz) is the RF channel transmit frequency in GHz</w:t>
            </w:r>
          </w:p>
          <w:p w14:paraId="07CE2CF1" w14:textId="77777777" w:rsidR="00043EC8" w:rsidRPr="00F55AE3" w:rsidRDefault="00043EC8" w:rsidP="00A42794">
            <w:pPr>
              <w:pStyle w:val="PargrafodaLista"/>
              <w:numPr>
                <w:ilvl w:val="0"/>
                <w:numId w:val="13"/>
              </w:numPr>
              <w:tabs>
                <w:tab w:val="clear" w:pos="794"/>
                <w:tab w:val="clear" w:pos="1191"/>
                <w:tab w:val="clear" w:pos="1588"/>
                <w:tab w:val="clear" w:pos="1985"/>
              </w:tabs>
              <w:overflowPunct/>
              <w:autoSpaceDE/>
              <w:autoSpaceDN/>
              <w:adjustRightInd/>
              <w:spacing w:before="0" w:after="200" w:line="276" w:lineRule="auto"/>
              <w:textAlignment w:val="auto"/>
              <w:rPr>
                <w:rFonts w:eastAsia="Arial Unicode MS"/>
              </w:rPr>
            </w:pPr>
            <w:r w:rsidRPr="00F55AE3">
              <w:rPr>
                <w:rFonts w:eastAsia="Arial Unicode MS"/>
              </w:rPr>
              <w:t xml:space="preserve">Power and distance are rounded to the nearest </w:t>
            </w:r>
            <w:proofErr w:type="spellStart"/>
            <w:r w:rsidRPr="00F55AE3">
              <w:rPr>
                <w:rFonts w:eastAsia="Arial Unicode MS"/>
              </w:rPr>
              <w:t>mW</w:t>
            </w:r>
            <w:proofErr w:type="spellEnd"/>
            <w:r w:rsidRPr="00F55AE3">
              <w:rPr>
                <w:rFonts w:eastAsia="Arial Unicode MS"/>
              </w:rPr>
              <w:t xml:space="preserve"> and mm before calculation </w:t>
            </w:r>
          </w:p>
          <w:p w14:paraId="0B9EBB59" w14:textId="77777777" w:rsidR="00043EC8" w:rsidRPr="00F55AE3" w:rsidRDefault="00043EC8" w:rsidP="00A42794">
            <w:pPr>
              <w:pStyle w:val="PargrafodaLista"/>
              <w:numPr>
                <w:ilvl w:val="0"/>
                <w:numId w:val="13"/>
              </w:numPr>
              <w:tabs>
                <w:tab w:val="clear" w:pos="794"/>
                <w:tab w:val="clear" w:pos="1191"/>
                <w:tab w:val="clear" w:pos="1588"/>
                <w:tab w:val="clear" w:pos="1985"/>
              </w:tabs>
              <w:overflowPunct/>
              <w:autoSpaceDE/>
              <w:autoSpaceDN/>
              <w:adjustRightInd/>
              <w:spacing w:before="0" w:after="200" w:line="276" w:lineRule="auto"/>
              <w:textAlignment w:val="auto"/>
              <w:rPr>
                <w:rFonts w:eastAsia="Arial Unicode MS"/>
              </w:rPr>
            </w:pPr>
            <w:r w:rsidRPr="00F55AE3">
              <w:rPr>
                <w:rFonts w:eastAsia="Arial Unicode MS"/>
              </w:rPr>
              <w:t xml:space="preserve">The result is rounded to one decimal place for comparison </w:t>
            </w:r>
          </w:p>
          <w:p w14:paraId="6385F5BC" w14:textId="77777777" w:rsidR="00043EC8" w:rsidRPr="00F55AE3" w:rsidRDefault="00043EC8" w:rsidP="00A42794">
            <w:pPr>
              <w:pStyle w:val="PargrafodaLista"/>
              <w:numPr>
                <w:ilvl w:val="0"/>
                <w:numId w:val="13"/>
              </w:numPr>
              <w:tabs>
                <w:tab w:val="clear" w:pos="794"/>
                <w:tab w:val="clear" w:pos="1191"/>
                <w:tab w:val="clear" w:pos="1588"/>
                <w:tab w:val="clear" w:pos="1985"/>
              </w:tabs>
              <w:overflowPunct/>
              <w:autoSpaceDE/>
              <w:autoSpaceDN/>
              <w:adjustRightInd/>
              <w:spacing w:before="0" w:after="200" w:line="276" w:lineRule="auto"/>
              <w:textAlignment w:val="auto"/>
              <w:rPr>
                <w:rFonts w:eastAsia="Arial Unicode MS"/>
              </w:rPr>
            </w:pPr>
            <w:r w:rsidRPr="00F55AE3">
              <w:rPr>
                <w:rFonts w:eastAsia="Arial Unicode MS"/>
              </w:rPr>
              <w:t>The values 3.0 and 7.5 are referred to as numeric thresholds in step b) below</w:t>
            </w:r>
          </w:p>
          <w:p w14:paraId="2531142D" w14:textId="77777777" w:rsidR="00043EC8" w:rsidRPr="00F55AE3" w:rsidRDefault="00043EC8" w:rsidP="006D10A1">
            <w:pPr>
              <w:rPr>
                <w:rFonts w:eastAsia="Arial Unicode MS"/>
              </w:rPr>
            </w:pPr>
            <w:r w:rsidRPr="00F55AE3">
              <w:rPr>
                <w:rFonts w:eastAsia="Arial Unicode MS"/>
              </w:rPr>
              <w:t xml:space="preserve">The test exclusions are applicable only when the minimum test separation distance is ≤ 50 mm, and for transmission frequencies between 100 MHz and 6 GHz. When the minimum test separation distance is &lt; 5 mm, </w:t>
            </w:r>
            <w:proofErr w:type="gramStart"/>
            <w:r w:rsidRPr="00F55AE3">
              <w:rPr>
                <w:rFonts w:eastAsia="Arial Unicode MS"/>
              </w:rPr>
              <w:t>a distance of 5</w:t>
            </w:r>
            <w:proofErr w:type="gramEnd"/>
            <w:r w:rsidRPr="00F55AE3">
              <w:rPr>
                <w:rFonts w:eastAsia="Arial Unicode MS"/>
              </w:rPr>
              <w:t xml:space="preserve"> mm is applied to determine SAR test exclusion. </w:t>
            </w:r>
          </w:p>
          <w:p w14:paraId="66DFC4E2" w14:textId="77777777" w:rsidR="00043EC8" w:rsidRPr="00F55AE3" w:rsidRDefault="00043EC8" w:rsidP="006D10A1">
            <w:pPr>
              <w:rPr>
                <w:rFonts w:eastAsia="Arial Unicode MS"/>
              </w:rPr>
            </w:pPr>
            <w:r w:rsidRPr="00F55AE3">
              <w:rPr>
                <w:rFonts w:eastAsia="Arial Unicode MS"/>
              </w:rPr>
              <w:t xml:space="preserve">Some approximate exclusion threshold numerical values at selected frequencies and distances are at </w:t>
            </w:r>
            <w:r w:rsidRPr="00427661">
              <w:rPr>
                <w:rFonts w:eastAsia="Arial Unicode MS"/>
              </w:rPr>
              <w:t>Section 2 below</w:t>
            </w:r>
            <w:r w:rsidRPr="00F55AE3">
              <w:rPr>
                <w:rFonts w:eastAsia="Arial Unicode MS"/>
              </w:rPr>
              <w:t>.</w:t>
            </w:r>
          </w:p>
          <w:p w14:paraId="3190F755" w14:textId="77777777" w:rsidR="00043EC8" w:rsidRPr="00F55AE3" w:rsidRDefault="00043EC8" w:rsidP="006D10A1">
            <w:pPr>
              <w:rPr>
                <w:rFonts w:eastAsia="Arial Unicode MS"/>
              </w:rPr>
            </w:pPr>
          </w:p>
        </w:tc>
      </w:tr>
      <w:tr w:rsidR="00427661" w:rsidRPr="00427661" w14:paraId="659EAC9E" w14:textId="77777777" w:rsidTr="006D10A1">
        <w:tc>
          <w:tcPr>
            <w:tcW w:w="9072" w:type="dxa"/>
          </w:tcPr>
          <w:p w14:paraId="766C9979" w14:textId="77777777" w:rsidR="00043EC8" w:rsidRPr="00F55AE3" w:rsidRDefault="00043EC8" w:rsidP="00A42794">
            <w:pPr>
              <w:pStyle w:val="PargrafodaLista"/>
              <w:numPr>
                <w:ilvl w:val="0"/>
                <w:numId w:val="14"/>
              </w:numPr>
              <w:tabs>
                <w:tab w:val="clear" w:pos="794"/>
                <w:tab w:val="clear" w:pos="1191"/>
                <w:tab w:val="clear" w:pos="1588"/>
                <w:tab w:val="clear" w:pos="1985"/>
              </w:tabs>
              <w:overflowPunct/>
              <w:autoSpaceDE/>
              <w:autoSpaceDN/>
              <w:adjustRightInd/>
              <w:spacing w:before="0" w:after="200" w:line="276" w:lineRule="auto"/>
              <w:ind w:left="349"/>
              <w:textAlignment w:val="auto"/>
              <w:rPr>
                <w:rFonts w:eastAsia="Arial Unicode MS"/>
              </w:rPr>
            </w:pPr>
            <w:r w:rsidRPr="00F55AE3">
              <w:rPr>
                <w:rFonts w:eastAsia="Arial Unicode MS"/>
                <w:b/>
                <w:bCs/>
              </w:rPr>
              <w:t>For 100 MHz to 6 GHz and test separation distances &gt; 50 mm</w:t>
            </w:r>
            <w:r w:rsidRPr="00F55AE3">
              <w:rPr>
                <w:rFonts w:eastAsia="Arial Unicode MS"/>
              </w:rPr>
              <w:t>, the 1-g and 10-g SAR test exclusion thresholds are determined by the following:</w:t>
            </w:r>
          </w:p>
          <w:p w14:paraId="3F48BE21" w14:textId="77777777" w:rsidR="00043EC8" w:rsidRPr="00F55AE3" w:rsidRDefault="00043EC8" w:rsidP="006D10A1">
            <w:pPr>
              <w:ind w:left="-11"/>
              <w:rPr>
                <w:rFonts w:eastAsia="Arial Unicode MS"/>
              </w:rPr>
            </w:pPr>
            <w:r w:rsidRPr="00F55AE3">
              <w:rPr>
                <w:rFonts w:eastAsia="Arial Unicode MS"/>
              </w:rPr>
              <w:t>1) For 100 MHz to 1500 MHz</w:t>
            </w:r>
          </w:p>
          <w:p w14:paraId="64B2C58A" w14:textId="77777777" w:rsidR="00043EC8" w:rsidRPr="00F55AE3" w:rsidRDefault="00455618" w:rsidP="006D10A1">
            <w:pPr>
              <w:ind w:left="-11"/>
              <w:rPr>
                <w:rFonts w:eastAsia="Arial Unicode MS"/>
              </w:rPr>
            </w:pPr>
            <m:oMathPara>
              <m:oMath>
                <m:d>
                  <m:dPr>
                    <m:begChr m:val="["/>
                    <m:endChr m:val="]"/>
                    <m:ctrlPr>
                      <w:ins w:id="185" w:author="christ" w:date="2025-04-28T00:41:00Z">
                        <w:rPr>
                          <w:rFonts w:ascii="Cambria Math" w:eastAsia="Arial Unicode MS" w:hAnsi="Cambria Math"/>
                        </w:rPr>
                      </w:ins>
                    </m:ctrlPr>
                  </m:dPr>
                  <m:e>
                    <m:d>
                      <m:dPr>
                        <m:ctrlPr>
                          <w:ins w:id="186" w:author="christ" w:date="2025-04-28T00:41:00Z">
                            <w:rPr>
                              <w:rFonts w:ascii="Cambria Math" w:eastAsia="Arial Unicode MS" w:hAnsi="Cambria Math"/>
                            </w:rPr>
                          </w:ins>
                        </m:ctrlPr>
                      </m:dPr>
                      <m:e>
                        <m:r>
                          <m:rPr>
                            <m:sty m:val="p"/>
                          </m:rPr>
                          <w:rPr>
                            <w:rFonts w:ascii="Cambria Math" w:eastAsia="Arial Unicode MS" w:hAnsi="Cambria Math"/>
                          </w:rPr>
                          <m:t>Power allowed at numeric threshold for 50 mm in step a</m:t>
                        </m:r>
                      </m:e>
                    </m:d>
                    <m:r>
                      <w:rPr>
                        <w:rFonts w:ascii="Cambria Math" w:eastAsia="Arial Unicode MS" w:hAnsi="Cambria Math"/>
                      </w:rPr>
                      <m:t xml:space="preserve">+ </m:t>
                    </m:r>
                    <m:r>
                      <m:rPr>
                        <m:sty m:val="p"/>
                      </m:rPr>
                      <w:rPr>
                        <w:rFonts w:ascii="Cambria Math" w:eastAsia="Arial Unicode MS" w:hAnsi="Cambria Math"/>
                      </w:rPr>
                      <m:t>[(test separation distance – 50 mm)</m:t>
                    </m:r>
                  </m:e>
                </m:d>
                <m:r>
                  <w:rPr>
                    <w:rFonts w:ascii="Cambria Math" w:eastAsia="Arial Unicode MS" w:hAnsi="Cambria Math"/>
                  </w:rPr>
                  <m:t xml:space="preserve"> × </m:t>
                </m:r>
                <m:r>
                  <m:rPr>
                    <m:sty m:val="p"/>
                  </m:rPr>
                  <w:rPr>
                    <w:rFonts w:ascii="Cambria Math" w:eastAsia="Arial Unicode MS" w:hAnsi="Cambria Math"/>
                  </w:rPr>
                  <m:t>(f(MHz)/150) mW</m:t>
                </m:r>
                <m:r>
                  <w:rPr>
                    <w:rFonts w:ascii="Cambria Math" w:eastAsia="Arial Unicode MS" w:hAnsi="Cambria Math"/>
                  </w:rPr>
                  <m:t xml:space="preserve"> </m:t>
                </m:r>
              </m:oMath>
            </m:oMathPara>
          </w:p>
          <w:p w14:paraId="395118E6" w14:textId="17AEC43A" w:rsidR="00043EC8" w:rsidRPr="00F55AE3" w:rsidRDefault="00043EC8" w:rsidP="006D10A1">
            <w:pPr>
              <w:ind w:left="-11"/>
              <w:rPr>
                <w:rFonts w:eastAsia="Arial Unicode MS"/>
              </w:rPr>
            </w:pPr>
            <w:r w:rsidRPr="00F55AE3">
              <w:rPr>
                <w:rFonts w:eastAsia="Arial Unicode MS"/>
              </w:rPr>
              <w:t xml:space="preserve">                                                               </w:t>
            </w:r>
          </w:p>
          <w:p w14:paraId="7734FA41" w14:textId="77777777" w:rsidR="00043EC8" w:rsidRPr="00F55AE3" w:rsidRDefault="00043EC8" w:rsidP="006D10A1">
            <w:pPr>
              <w:ind w:left="-11"/>
              <w:rPr>
                <w:rFonts w:eastAsia="Arial Unicode MS"/>
              </w:rPr>
            </w:pPr>
            <w:r w:rsidRPr="00F55AE3">
              <w:rPr>
                <w:rFonts w:eastAsia="Arial Unicode MS"/>
              </w:rPr>
              <w:t xml:space="preserve">2) For &gt; 1500 MHz and ≤ 6 GHz </w:t>
            </w:r>
          </w:p>
          <w:p w14:paraId="4671937D" w14:textId="77777777" w:rsidR="00043EC8" w:rsidRPr="00F55AE3" w:rsidRDefault="00455618" w:rsidP="006D10A1">
            <w:pPr>
              <w:ind w:left="-11"/>
              <w:rPr>
                <w:rFonts w:eastAsia="Arial Unicode MS"/>
              </w:rPr>
            </w:pPr>
            <m:oMathPara>
              <m:oMath>
                <m:d>
                  <m:dPr>
                    <m:begChr m:val="["/>
                    <m:endChr m:val="]"/>
                    <m:ctrlPr>
                      <w:ins w:id="187" w:author="christ" w:date="2025-04-28T00:41:00Z">
                        <w:rPr>
                          <w:rFonts w:ascii="Cambria Math" w:eastAsia="Arial Unicode MS" w:hAnsi="Cambria Math"/>
                        </w:rPr>
                      </w:ins>
                    </m:ctrlPr>
                  </m:dPr>
                  <m:e>
                    <m:d>
                      <m:dPr>
                        <m:ctrlPr>
                          <w:ins w:id="188" w:author="christ" w:date="2025-04-28T00:41:00Z">
                            <w:rPr>
                              <w:rFonts w:ascii="Cambria Math" w:eastAsia="Arial Unicode MS" w:hAnsi="Cambria Math"/>
                            </w:rPr>
                          </w:ins>
                        </m:ctrlPr>
                      </m:dPr>
                      <m:e>
                        <m:r>
                          <m:rPr>
                            <m:sty m:val="p"/>
                          </m:rPr>
                          <w:rPr>
                            <w:rFonts w:ascii="Cambria Math" w:eastAsia="Arial Unicode MS" w:hAnsi="Cambria Math"/>
                          </w:rPr>
                          <m:t>Power allowed at numeric threshold for 50 mm in step a</m:t>
                        </m:r>
                      </m:e>
                    </m:d>
                    <m:r>
                      <w:rPr>
                        <w:rFonts w:ascii="Cambria Math" w:eastAsia="Arial Unicode MS" w:hAnsi="Cambria Math"/>
                      </w:rPr>
                      <m:t xml:space="preserve">+ </m:t>
                    </m:r>
                    <m:r>
                      <m:rPr>
                        <m:sty m:val="p"/>
                      </m:rPr>
                      <w:rPr>
                        <w:rFonts w:ascii="Cambria Math" w:eastAsia="Arial Unicode MS" w:hAnsi="Cambria Math"/>
                      </w:rPr>
                      <m:t>[(test separation distance – 50 mm)</m:t>
                    </m:r>
                  </m:e>
                </m:d>
                <m:r>
                  <w:rPr>
                    <w:rFonts w:ascii="Cambria Math" w:eastAsia="Arial Unicode MS" w:hAnsi="Cambria Math"/>
                  </w:rPr>
                  <m:t xml:space="preserve"> × </m:t>
                </m:r>
                <m:r>
                  <m:rPr>
                    <m:sty m:val="p"/>
                  </m:rPr>
                  <w:rPr>
                    <w:rFonts w:ascii="Cambria Math" w:eastAsia="Arial Unicode MS" w:hAnsi="Cambria Math"/>
                  </w:rPr>
                  <m:t>10 mW</m:t>
                </m:r>
              </m:oMath>
            </m:oMathPara>
          </w:p>
          <w:p w14:paraId="0E33F044" w14:textId="77777777" w:rsidR="00043EC8" w:rsidRPr="00F55AE3" w:rsidRDefault="00043EC8" w:rsidP="006D10A1">
            <w:pPr>
              <w:ind w:left="-11"/>
              <w:rPr>
                <w:rFonts w:eastAsia="Arial Unicode MS"/>
              </w:rPr>
            </w:pPr>
            <w:r w:rsidRPr="00F55AE3">
              <w:rPr>
                <w:rFonts w:eastAsia="Arial Unicode MS"/>
              </w:rPr>
              <w:t xml:space="preserve"> </w:t>
            </w:r>
          </w:p>
          <w:p w14:paraId="7995099C" w14:textId="77777777" w:rsidR="00043EC8" w:rsidRPr="00F55AE3" w:rsidRDefault="00043EC8" w:rsidP="006D10A1">
            <w:pPr>
              <w:ind w:left="-11"/>
              <w:rPr>
                <w:rFonts w:eastAsia="Arial Unicode MS"/>
              </w:rPr>
            </w:pPr>
            <w:r w:rsidRPr="00F55AE3">
              <w:rPr>
                <w:rFonts w:eastAsia="Arial Unicode MS"/>
              </w:rPr>
              <w:t xml:space="preserve">Some approximate exclusion threshold numerical values at selected frequencies and distances are at </w:t>
            </w:r>
            <w:r w:rsidRPr="00427661">
              <w:rPr>
                <w:rFonts w:eastAsia="Arial Unicode MS"/>
              </w:rPr>
              <w:t>Section 3 below</w:t>
            </w:r>
            <w:r w:rsidRPr="00F55AE3">
              <w:rPr>
                <w:rFonts w:eastAsia="Arial Unicode MS"/>
              </w:rPr>
              <w:t>.</w:t>
            </w:r>
          </w:p>
        </w:tc>
      </w:tr>
      <w:tr w:rsidR="00427661" w:rsidRPr="00427661" w14:paraId="53BE53E2" w14:textId="77777777" w:rsidTr="006D10A1">
        <w:tc>
          <w:tcPr>
            <w:tcW w:w="9072" w:type="dxa"/>
          </w:tcPr>
          <w:p w14:paraId="1351087C" w14:textId="77777777" w:rsidR="00043EC8" w:rsidRPr="00F55AE3" w:rsidRDefault="00043EC8" w:rsidP="00A42794">
            <w:pPr>
              <w:pStyle w:val="PargrafodaLista"/>
              <w:numPr>
                <w:ilvl w:val="0"/>
                <w:numId w:val="14"/>
              </w:numPr>
              <w:tabs>
                <w:tab w:val="clear" w:pos="794"/>
                <w:tab w:val="clear" w:pos="1191"/>
                <w:tab w:val="clear" w:pos="1588"/>
                <w:tab w:val="clear" w:pos="1985"/>
              </w:tabs>
              <w:overflowPunct/>
              <w:autoSpaceDE/>
              <w:autoSpaceDN/>
              <w:adjustRightInd/>
              <w:spacing w:before="0" w:after="200" w:line="276" w:lineRule="auto"/>
              <w:ind w:left="349"/>
              <w:textAlignment w:val="auto"/>
              <w:rPr>
                <w:rFonts w:eastAsia="Arial Unicode MS"/>
                <w:b/>
                <w:bCs/>
              </w:rPr>
            </w:pPr>
            <w:r w:rsidRPr="00F55AE3">
              <w:rPr>
                <w:rFonts w:eastAsia="Arial Unicode MS"/>
                <w:b/>
                <w:bCs/>
              </w:rPr>
              <w:lastRenderedPageBreak/>
              <w:t>For frequencies below 100 MHz, the following may be considered for SAR test exclusion:</w:t>
            </w:r>
          </w:p>
          <w:p w14:paraId="26BF43C8" w14:textId="77777777" w:rsidR="00043EC8" w:rsidRPr="00F55AE3" w:rsidRDefault="00043EC8" w:rsidP="006D10A1">
            <w:pPr>
              <w:ind w:left="-11"/>
              <w:rPr>
                <w:rFonts w:eastAsia="Arial Unicode MS"/>
              </w:rPr>
            </w:pPr>
            <w:r w:rsidRPr="00F55AE3">
              <w:rPr>
                <w:rFonts w:eastAsia="Arial Unicode MS"/>
              </w:rPr>
              <w:t xml:space="preserve">1) For test separation distances &gt; 50 mm and &lt; 200 mm, the power threshold at the corresponding test separation distance at 100 MHz in step b) is multiplied by [1 + log(100/f(MHz))]  </w:t>
            </w:r>
          </w:p>
          <w:p w14:paraId="6F6EE1FC" w14:textId="77777777" w:rsidR="00043EC8" w:rsidRPr="00F55AE3" w:rsidRDefault="00043EC8" w:rsidP="006D10A1">
            <w:pPr>
              <w:ind w:left="-11"/>
              <w:rPr>
                <w:rFonts w:eastAsia="Arial Unicode MS"/>
              </w:rPr>
            </w:pPr>
            <w:r w:rsidRPr="00F55AE3">
              <w:rPr>
                <w:rFonts w:eastAsia="Arial Unicode MS"/>
              </w:rPr>
              <w:t xml:space="preserve">2) For test separation distances ≤ 50 mm, the power threshold determined by the equation in c) 1) for 50 mm and 100 MHz is multiplied by ½  </w:t>
            </w:r>
          </w:p>
          <w:p w14:paraId="3A290C01" w14:textId="77777777" w:rsidR="00043EC8" w:rsidRPr="00F55AE3" w:rsidRDefault="00043EC8" w:rsidP="006D10A1">
            <w:pPr>
              <w:ind w:left="-11"/>
              <w:rPr>
                <w:rFonts w:eastAsia="Arial Unicode MS"/>
                <w:b/>
                <w:bCs/>
              </w:rPr>
            </w:pPr>
            <w:r w:rsidRPr="00F55AE3">
              <w:rPr>
                <w:rFonts w:eastAsia="Arial Unicode MS"/>
              </w:rPr>
              <w:t xml:space="preserve">Some approximate exclusion threshold numerical values at selected frequencies and distances are at </w:t>
            </w:r>
            <w:r w:rsidRPr="00427661">
              <w:rPr>
                <w:rFonts w:eastAsia="Arial Unicode MS"/>
              </w:rPr>
              <w:t>Section 4 below</w:t>
            </w:r>
            <w:r w:rsidRPr="00F55AE3">
              <w:rPr>
                <w:rFonts w:eastAsia="Arial Unicode MS"/>
              </w:rPr>
              <w:t>.</w:t>
            </w:r>
          </w:p>
        </w:tc>
      </w:tr>
    </w:tbl>
    <w:p w14:paraId="47A4F6EB" w14:textId="77777777" w:rsidR="00043EC8" w:rsidRPr="00427661" w:rsidRDefault="00043EC8" w:rsidP="00F55AE3">
      <w:pPr>
        <w:rPr>
          <w:b/>
          <w:lang w:val="en-US"/>
        </w:rPr>
      </w:pPr>
    </w:p>
    <w:p w14:paraId="1EA16BD7" w14:textId="77777777" w:rsidR="00043EC8" w:rsidRPr="00F55AE3" w:rsidRDefault="00043EC8" w:rsidP="00A42794">
      <w:pPr>
        <w:pStyle w:val="PargrafodaLista"/>
        <w:numPr>
          <w:ilvl w:val="0"/>
          <w:numId w:val="15"/>
        </w:numPr>
        <w:tabs>
          <w:tab w:val="clear" w:pos="794"/>
          <w:tab w:val="left" w:pos="709"/>
        </w:tabs>
        <w:ind w:hanging="720"/>
        <w:rPr>
          <w:rFonts w:eastAsia="Arial Unicode MS"/>
          <w:b/>
          <w:szCs w:val="24"/>
          <w:u w:val="single"/>
        </w:rPr>
      </w:pPr>
      <w:r w:rsidRPr="00427661">
        <w:rPr>
          <w:rFonts w:eastAsia="Arial Unicode MS"/>
          <w:b/>
          <w:szCs w:val="24"/>
          <w:u w:val="single"/>
        </w:rPr>
        <w:t xml:space="preserve">SAR Test Exclusion Thresholds for 100 MHz – 6 GHz and ≤ 50 mm </w:t>
      </w:r>
      <w:r w:rsidRPr="00F55AE3">
        <w:rPr>
          <w:rFonts w:eastAsia="Arial Unicode MS"/>
          <w:b/>
          <w:szCs w:val="24"/>
          <w:u w:val="single"/>
        </w:rPr>
        <w:t xml:space="preserve">Approximate </w:t>
      </w:r>
    </w:p>
    <w:p w14:paraId="31B2E21C" w14:textId="77777777" w:rsidR="00043EC8" w:rsidRPr="00F55AE3" w:rsidRDefault="00043EC8" w:rsidP="00F55AE3">
      <w:pPr>
        <w:pStyle w:val="PargrafodaLista"/>
        <w:tabs>
          <w:tab w:val="clear" w:pos="794"/>
          <w:tab w:val="left" w:pos="709"/>
        </w:tabs>
        <w:rPr>
          <w:rFonts w:eastAsia="Arial Unicode MS"/>
          <w:bCs/>
        </w:rPr>
      </w:pPr>
      <w:r w:rsidRPr="00F55AE3">
        <w:rPr>
          <w:rFonts w:eastAsia="Arial Unicode MS"/>
          <w:bCs/>
        </w:rPr>
        <w:t>SAR Test Exclusion Power Thresholds at Selected Frequencies and Test Separation Distances are ill</w:t>
      </w:r>
      <w:r w:rsidRPr="00427661">
        <w:rPr>
          <w:rFonts w:eastAsia="Arial Unicode MS"/>
          <w:bCs/>
        </w:rPr>
        <w:t>ustrated in the following Tables</w:t>
      </w:r>
      <w:r w:rsidRPr="00F55AE3">
        <w:rPr>
          <w:rFonts w:eastAsia="Arial Unicode MS"/>
          <w:bCs/>
        </w:rPr>
        <w:t>.</w:t>
      </w:r>
    </w:p>
    <w:p w14:paraId="36991F31" w14:textId="77777777" w:rsidR="00043EC8" w:rsidRPr="00427661" w:rsidRDefault="00043EC8" w:rsidP="00F55AE3">
      <w:pPr>
        <w:pStyle w:val="Legenda"/>
        <w:keepNext/>
        <w:rPr>
          <w:color w:val="auto"/>
        </w:rPr>
      </w:pPr>
      <w:r w:rsidRPr="00427661">
        <w:rPr>
          <w:color w:val="auto"/>
        </w:rPr>
        <w:tab/>
      </w:r>
      <w:r w:rsidRPr="00427661">
        <w:rPr>
          <w:color w:val="auto"/>
        </w:rPr>
        <w:tab/>
      </w:r>
      <w:r w:rsidRPr="00427661">
        <w:rPr>
          <w:color w:val="auto"/>
        </w:rPr>
        <w:tab/>
      </w:r>
      <w:r w:rsidRPr="00427661">
        <w:rPr>
          <w:color w:val="auto"/>
        </w:rPr>
        <w:tab/>
      </w:r>
      <w:r w:rsidRPr="00427661">
        <w:rPr>
          <w:color w:val="auto"/>
        </w:rPr>
        <w:tab/>
      </w:r>
      <w:r w:rsidRPr="00427661">
        <w:rPr>
          <w:color w:val="auto"/>
        </w:rPr>
        <w:tab/>
      </w:r>
      <w:r w:rsidRPr="00427661">
        <w:rPr>
          <w:color w:val="auto"/>
        </w:rPr>
        <w:tab/>
      </w:r>
      <w:r w:rsidRPr="00427661">
        <w:rPr>
          <w:color w:val="auto"/>
        </w:rPr>
        <w:tab/>
        <w:t xml:space="preserve">Table </w:t>
      </w:r>
      <w:r w:rsidRPr="00427661">
        <w:rPr>
          <w:color w:val="auto"/>
        </w:rPr>
        <w:fldChar w:fldCharType="begin"/>
      </w:r>
      <w:r w:rsidRPr="00427661">
        <w:rPr>
          <w:color w:val="auto"/>
        </w:rPr>
        <w:instrText xml:space="preserve"> SEQ Table \* ARABIC </w:instrText>
      </w:r>
      <w:r w:rsidRPr="00427661">
        <w:rPr>
          <w:color w:val="auto"/>
        </w:rPr>
        <w:fldChar w:fldCharType="separate"/>
      </w:r>
      <w:r w:rsidRPr="00427661">
        <w:rPr>
          <w:noProof/>
          <w:color w:val="auto"/>
        </w:rPr>
        <w:t>1</w:t>
      </w:r>
      <w:r w:rsidRPr="00427661">
        <w:rPr>
          <w:color w:val="auto"/>
        </w:rPr>
        <w:fldChar w:fldCharType="end"/>
      </w:r>
    </w:p>
    <w:p w14:paraId="2B4E7E88" w14:textId="77777777" w:rsidR="00043EC8" w:rsidRPr="00F55AE3" w:rsidRDefault="00043EC8" w:rsidP="00043EC8">
      <w:pPr>
        <w:tabs>
          <w:tab w:val="left" w:pos="1000"/>
        </w:tabs>
        <w:rPr>
          <w:rFonts w:eastAsia="Arial Unicode MS"/>
          <w:bCs/>
        </w:rPr>
      </w:pPr>
      <w:r w:rsidRPr="00F55AE3">
        <w:rPr>
          <w:rFonts w:eastAsia="Arial Unicode MS"/>
          <w:bCs/>
          <w:noProof/>
          <w:lang w:val="en-US"/>
        </w:rPr>
        <w:drawing>
          <wp:inline distT="0" distB="0" distL="0" distR="0" wp14:anchorId="10A8FAFC" wp14:editId="3DB14D12">
            <wp:extent cx="5762625" cy="2428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2625" cy="2428875"/>
                    </a:xfrm>
                    <a:prstGeom prst="rect">
                      <a:avLst/>
                    </a:prstGeom>
                    <a:noFill/>
                    <a:ln>
                      <a:noFill/>
                    </a:ln>
                  </pic:spPr>
                </pic:pic>
              </a:graphicData>
            </a:graphic>
          </wp:inline>
        </w:drawing>
      </w:r>
    </w:p>
    <w:p w14:paraId="7D58F82D" w14:textId="77777777" w:rsidR="00043EC8" w:rsidRPr="00F55AE3" w:rsidRDefault="00043EC8" w:rsidP="00043EC8">
      <w:pPr>
        <w:tabs>
          <w:tab w:val="left" w:pos="1000"/>
        </w:tabs>
        <w:jc w:val="center"/>
        <w:rPr>
          <w:rFonts w:eastAsia="Arial Unicode MS"/>
          <w:b/>
          <w:sz w:val="28"/>
          <w:szCs w:val="28"/>
        </w:rPr>
      </w:pPr>
    </w:p>
    <w:p w14:paraId="5935CF35" w14:textId="77777777" w:rsidR="00043EC8" w:rsidRPr="00427661" w:rsidRDefault="00043EC8" w:rsidP="00F55AE3">
      <w:pPr>
        <w:pStyle w:val="Legenda"/>
        <w:keepNext/>
        <w:jc w:val="center"/>
        <w:rPr>
          <w:color w:val="auto"/>
        </w:rPr>
      </w:pPr>
      <w:r w:rsidRPr="00427661">
        <w:rPr>
          <w:color w:val="auto"/>
        </w:rPr>
        <w:lastRenderedPageBreak/>
        <w:t xml:space="preserve">Table </w:t>
      </w:r>
      <w:r w:rsidRPr="00427661">
        <w:rPr>
          <w:color w:val="auto"/>
        </w:rPr>
        <w:fldChar w:fldCharType="begin"/>
      </w:r>
      <w:r w:rsidRPr="00427661">
        <w:rPr>
          <w:color w:val="auto"/>
        </w:rPr>
        <w:instrText xml:space="preserve"> SEQ Table \* ARABIC </w:instrText>
      </w:r>
      <w:r w:rsidRPr="00427661">
        <w:rPr>
          <w:color w:val="auto"/>
        </w:rPr>
        <w:fldChar w:fldCharType="separate"/>
      </w:r>
      <w:r w:rsidRPr="00427661">
        <w:rPr>
          <w:noProof/>
          <w:color w:val="auto"/>
        </w:rPr>
        <w:t>2</w:t>
      </w:r>
      <w:r w:rsidRPr="00427661">
        <w:rPr>
          <w:color w:val="auto"/>
        </w:rPr>
        <w:fldChar w:fldCharType="end"/>
      </w:r>
    </w:p>
    <w:p w14:paraId="005AFDA6" w14:textId="77777777" w:rsidR="00043EC8" w:rsidRPr="00F55AE3" w:rsidRDefault="00043EC8" w:rsidP="00043EC8">
      <w:pPr>
        <w:tabs>
          <w:tab w:val="left" w:pos="1000"/>
        </w:tabs>
        <w:jc w:val="center"/>
        <w:rPr>
          <w:rFonts w:eastAsia="Arial Unicode MS"/>
          <w:b/>
          <w:sz w:val="28"/>
          <w:szCs w:val="28"/>
        </w:rPr>
      </w:pPr>
      <w:r w:rsidRPr="00F55AE3">
        <w:rPr>
          <w:rFonts w:eastAsia="Arial Unicode MS"/>
          <w:b/>
          <w:noProof/>
          <w:sz w:val="28"/>
          <w:szCs w:val="28"/>
          <w:lang w:val="en-US"/>
        </w:rPr>
        <w:drawing>
          <wp:inline distT="0" distB="0" distL="0" distR="0" wp14:anchorId="55E675DE" wp14:editId="0544A6AF">
            <wp:extent cx="5600700" cy="2495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00700" cy="2495550"/>
                    </a:xfrm>
                    <a:prstGeom prst="rect">
                      <a:avLst/>
                    </a:prstGeom>
                    <a:noFill/>
                    <a:ln>
                      <a:noFill/>
                    </a:ln>
                  </pic:spPr>
                </pic:pic>
              </a:graphicData>
            </a:graphic>
          </wp:inline>
        </w:drawing>
      </w:r>
    </w:p>
    <w:p w14:paraId="3DC1712B" w14:textId="77777777" w:rsidR="00043EC8" w:rsidRPr="00427661" w:rsidRDefault="00043EC8" w:rsidP="00F55AE3">
      <w:pPr>
        <w:tabs>
          <w:tab w:val="clear" w:pos="794"/>
          <w:tab w:val="left" w:pos="709"/>
        </w:tabs>
        <w:rPr>
          <w:rFonts w:eastAsia="Arial Unicode MS"/>
          <w:bCs/>
          <w:sz w:val="18"/>
          <w:szCs w:val="18"/>
        </w:rPr>
      </w:pPr>
      <w:r w:rsidRPr="00F55AE3">
        <w:rPr>
          <w:rFonts w:eastAsia="Arial Unicode MS"/>
          <w:bCs/>
          <w:sz w:val="18"/>
          <w:szCs w:val="18"/>
        </w:rPr>
        <w:t xml:space="preserve">Note: 10-g Extremity SAR Test Exclusion Power Thresholds are </w:t>
      </w:r>
      <w:r w:rsidRPr="00427661">
        <w:rPr>
          <w:rFonts w:eastAsia="Arial Unicode MS"/>
          <w:bCs/>
          <w:sz w:val="18"/>
          <w:szCs w:val="18"/>
        </w:rPr>
        <w:t xml:space="preserve">generally </w:t>
      </w:r>
      <w:r w:rsidRPr="00F55AE3">
        <w:rPr>
          <w:rFonts w:eastAsia="Arial Unicode MS"/>
          <w:bCs/>
          <w:sz w:val="18"/>
          <w:szCs w:val="18"/>
        </w:rPr>
        <w:t>2.5 times higher than the 1-g SAR Test Exclusion Thresholds indicated above. These thresholds do not apply, by extrapolation or other means, to occupational exposure limits.</w:t>
      </w:r>
    </w:p>
    <w:p w14:paraId="411F4A60" w14:textId="77777777" w:rsidR="00043EC8" w:rsidRPr="00427661" w:rsidRDefault="00043EC8" w:rsidP="00F55AE3">
      <w:pPr>
        <w:tabs>
          <w:tab w:val="clear" w:pos="794"/>
          <w:tab w:val="left" w:pos="709"/>
        </w:tabs>
        <w:rPr>
          <w:b/>
          <w:lang w:val="en-US"/>
        </w:rPr>
      </w:pPr>
    </w:p>
    <w:p w14:paraId="68751F3D" w14:textId="77777777" w:rsidR="00043EC8" w:rsidRPr="00427661" w:rsidRDefault="00043EC8" w:rsidP="00A42794">
      <w:pPr>
        <w:pStyle w:val="PargrafodaLista"/>
        <w:numPr>
          <w:ilvl w:val="0"/>
          <w:numId w:val="15"/>
        </w:numPr>
        <w:tabs>
          <w:tab w:val="clear" w:pos="794"/>
          <w:tab w:val="left" w:pos="709"/>
        </w:tabs>
        <w:ind w:hanging="720"/>
        <w:rPr>
          <w:rFonts w:eastAsia="Arial Unicode MS"/>
          <w:b/>
          <w:szCs w:val="24"/>
        </w:rPr>
      </w:pPr>
      <w:r w:rsidRPr="00427661">
        <w:rPr>
          <w:rFonts w:eastAsia="Arial Unicode MS"/>
          <w:b/>
          <w:szCs w:val="24"/>
        </w:rPr>
        <w:t>SAR Test Exclusion Thresholds for 100 MHz – 6 GHz and &gt; 50 mm</w:t>
      </w:r>
    </w:p>
    <w:p w14:paraId="703C433F" w14:textId="77777777" w:rsidR="00043EC8" w:rsidRPr="00F55AE3" w:rsidRDefault="00043EC8" w:rsidP="00043EC8">
      <w:pPr>
        <w:tabs>
          <w:tab w:val="left" w:pos="1000"/>
        </w:tabs>
        <w:rPr>
          <w:rFonts w:eastAsia="Arial Unicode MS"/>
          <w:bCs/>
          <w:szCs w:val="24"/>
        </w:rPr>
      </w:pPr>
      <w:r w:rsidRPr="00F55AE3">
        <w:rPr>
          <w:rFonts w:eastAsia="Arial Unicode MS"/>
          <w:bCs/>
          <w:szCs w:val="24"/>
        </w:rPr>
        <w:t xml:space="preserve">Approximate SAR test exclusion power thresholds at selected frequencies and test separation distances are illustrated in the following table. </w:t>
      </w:r>
    </w:p>
    <w:p w14:paraId="52ECAACB" w14:textId="77777777" w:rsidR="00043EC8" w:rsidRPr="00427661" w:rsidRDefault="00043EC8" w:rsidP="00F55AE3">
      <w:pPr>
        <w:pStyle w:val="Legenda"/>
        <w:keepNext/>
        <w:jc w:val="center"/>
        <w:rPr>
          <w:color w:val="auto"/>
        </w:rPr>
      </w:pPr>
      <w:r w:rsidRPr="00427661">
        <w:rPr>
          <w:color w:val="auto"/>
        </w:rPr>
        <w:t xml:space="preserve">Table </w:t>
      </w:r>
      <w:r w:rsidRPr="00427661">
        <w:rPr>
          <w:color w:val="auto"/>
        </w:rPr>
        <w:fldChar w:fldCharType="begin"/>
      </w:r>
      <w:r w:rsidRPr="00427661">
        <w:rPr>
          <w:color w:val="auto"/>
        </w:rPr>
        <w:instrText xml:space="preserve"> SEQ Table \* ARABIC </w:instrText>
      </w:r>
      <w:r w:rsidRPr="00427661">
        <w:rPr>
          <w:color w:val="auto"/>
        </w:rPr>
        <w:fldChar w:fldCharType="separate"/>
      </w:r>
      <w:r w:rsidRPr="00427661">
        <w:rPr>
          <w:noProof/>
          <w:color w:val="auto"/>
        </w:rPr>
        <w:t>3</w:t>
      </w:r>
      <w:r w:rsidRPr="00427661">
        <w:rPr>
          <w:color w:val="auto"/>
        </w:rPr>
        <w:fldChar w:fldCharType="end"/>
      </w:r>
    </w:p>
    <w:p w14:paraId="5C60FE98" w14:textId="77777777" w:rsidR="00043EC8" w:rsidRPr="00F55AE3" w:rsidRDefault="00043EC8" w:rsidP="00043EC8">
      <w:pPr>
        <w:tabs>
          <w:tab w:val="left" w:pos="1000"/>
        </w:tabs>
        <w:ind w:left="-567"/>
        <w:rPr>
          <w:rFonts w:eastAsia="Arial Unicode MS"/>
          <w:bCs/>
          <w:szCs w:val="24"/>
        </w:rPr>
      </w:pPr>
      <w:r w:rsidRPr="00F55AE3">
        <w:rPr>
          <w:rFonts w:eastAsia="Arial Unicode MS"/>
          <w:bCs/>
          <w:noProof/>
          <w:szCs w:val="24"/>
          <w:lang w:val="en-US"/>
        </w:rPr>
        <w:drawing>
          <wp:inline distT="0" distB="0" distL="0" distR="0" wp14:anchorId="35BB43AB" wp14:editId="6C1FC485">
            <wp:extent cx="6543075" cy="4037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87687" cy="4065497"/>
                    </a:xfrm>
                    <a:prstGeom prst="rect">
                      <a:avLst/>
                    </a:prstGeom>
                    <a:noFill/>
                    <a:ln>
                      <a:noFill/>
                    </a:ln>
                  </pic:spPr>
                </pic:pic>
              </a:graphicData>
            </a:graphic>
          </wp:inline>
        </w:drawing>
      </w:r>
    </w:p>
    <w:p w14:paraId="66859CC4" w14:textId="77777777" w:rsidR="00043EC8" w:rsidRPr="00427661" w:rsidRDefault="00043EC8" w:rsidP="00043EC8">
      <w:pPr>
        <w:tabs>
          <w:tab w:val="left" w:pos="1000"/>
        </w:tabs>
        <w:jc w:val="center"/>
        <w:rPr>
          <w:rFonts w:eastAsia="Arial Unicode MS"/>
          <w:b/>
          <w:szCs w:val="24"/>
        </w:rPr>
      </w:pPr>
    </w:p>
    <w:p w14:paraId="2EDBF933" w14:textId="77777777" w:rsidR="00043EC8" w:rsidRPr="00427661" w:rsidRDefault="00043EC8" w:rsidP="00A42794">
      <w:pPr>
        <w:pStyle w:val="PargrafodaLista"/>
        <w:numPr>
          <w:ilvl w:val="0"/>
          <w:numId w:val="15"/>
        </w:numPr>
        <w:tabs>
          <w:tab w:val="clear" w:pos="794"/>
          <w:tab w:val="left" w:pos="709"/>
        </w:tabs>
        <w:ind w:hanging="720"/>
        <w:rPr>
          <w:rFonts w:eastAsia="Arial Unicode MS"/>
          <w:b/>
          <w:szCs w:val="24"/>
        </w:rPr>
      </w:pPr>
      <w:r w:rsidRPr="00427661">
        <w:rPr>
          <w:rFonts w:eastAsia="Arial Unicode MS"/>
          <w:b/>
          <w:szCs w:val="24"/>
        </w:rPr>
        <w:t>SAR Test Exclusion Thresholds for &lt; 100 MHz and &lt; 200 mm</w:t>
      </w:r>
    </w:p>
    <w:p w14:paraId="72C6C619" w14:textId="77777777" w:rsidR="00043EC8" w:rsidRPr="00F55AE3" w:rsidRDefault="00043EC8" w:rsidP="00043EC8">
      <w:pPr>
        <w:tabs>
          <w:tab w:val="left" w:pos="1000"/>
        </w:tabs>
        <w:rPr>
          <w:rFonts w:eastAsia="Arial Unicode MS"/>
          <w:bCs/>
          <w:szCs w:val="24"/>
        </w:rPr>
      </w:pPr>
      <w:r w:rsidRPr="00F55AE3">
        <w:rPr>
          <w:rFonts w:eastAsia="Arial Unicode MS"/>
          <w:bCs/>
          <w:szCs w:val="24"/>
        </w:rPr>
        <w:lastRenderedPageBreak/>
        <w:t xml:space="preserve">Approximate SAR test exclusion power thresholds at selected frequencies and test separation distances are illustrated in the following table. </w:t>
      </w:r>
    </w:p>
    <w:p w14:paraId="4EAA935C" w14:textId="77777777" w:rsidR="00043EC8" w:rsidRPr="00427661" w:rsidRDefault="00043EC8" w:rsidP="00F55AE3">
      <w:pPr>
        <w:pStyle w:val="Legenda"/>
        <w:keepNext/>
        <w:jc w:val="center"/>
        <w:rPr>
          <w:color w:val="auto"/>
        </w:rPr>
      </w:pPr>
      <w:r w:rsidRPr="00427661">
        <w:rPr>
          <w:color w:val="auto"/>
        </w:rPr>
        <w:t xml:space="preserve">Table </w:t>
      </w:r>
      <w:r w:rsidRPr="00427661">
        <w:rPr>
          <w:color w:val="auto"/>
        </w:rPr>
        <w:fldChar w:fldCharType="begin"/>
      </w:r>
      <w:r w:rsidRPr="00427661">
        <w:rPr>
          <w:color w:val="auto"/>
        </w:rPr>
        <w:instrText xml:space="preserve"> SEQ Table \* ARABIC </w:instrText>
      </w:r>
      <w:r w:rsidRPr="00427661">
        <w:rPr>
          <w:color w:val="auto"/>
        </w:rPr>
        <w:fldChar w:fldCharType="separate"/>
      </w:r>
      <w:r w:rsidRPr="00427661">
        <w:rPr>
          <w:noProof/>
          <w:color w:val="auto"/>
        </w:rPr>
        <w:t>4</w:t>
      </w:r>
      <w:r w:rsidRPr="00427661">
        <w:rPr>
          <w:color w:val="auto"/>
        </w:rPr>
        <w:fldChar w:fldCharType="end"/>
      </w:r>
    </w:p>
    <w:p w14:paraId="0F1E8A7D" w14:textId="7944B84D" w:rsidR="00043EC8" w:rsidRDefault="00043EC8" w:rsidP="00043EC8">
      <w:pPr>
        <w:tabs>
          <w:tab w:val="left" w:pos="1000"/>
        </w:tabs>
        <w:rPr>
          <w:rFonts w:eastAsia="Arial Unicode MS"/>
          <w:bCs/>
          <w:szCs w:val="24"/>
        </w:rPr>
      </w:pPr>
      <w:r w:rsidRPr="00F55AE3">
        <w:rPr>
          <w:rFonts w:eastAsia="Arial Unicode MS"/>
          <w:bCs/>
          <w:noProof/>
          <w:szCs w:val="24"/>
          <w:lang w:val="en-US"/>
        </w:rPr>
        <w:drawing>
          <wp:inline distT="0" distB="0" distL="0" distR="0" wp14:anchorId="19C31483" wp14:editId="6BF6922B">
            <wp:extent cx="5932805" cy="2905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8331" cy="2907831"/>
                    </a:xfrm>
                    <a:prstGeom prst="rect">
                      <a:avLst/>
                    </a:prstGeom>
                    <a:noFill/>
                    <a:ln>
                      <a:noFill/>
                    </a:ln>
                  </pic:spPr>
                </pic:pic>
              </a:graphicData>
            </a:graphic>
          </wp:inline>
        </w:drawing>
      </w:r>
    </w:p>
    <w:p w14:paraId="773F2C4F" w14:textId="0A071AFD" w:rsidR="001E542C" w:rsidRDefault="001E542C" w:rsidP="582D80BD">
      <w:pPr>
        <w:tabs>
          <w:tab w:val="left" w:pos="1000"/>
        </w:tabs>
        <w:jc w:val="center"/>
        <w:rPr>
          <w:rFonts w:eastAsia="Arial Unicode MS"/>
        </w:rPr>
      </w:pPr>
    </w:p>
    <w:p w14:paraId="7D2ADCEE" w14:textId="4FEFA10C" w:rsidR="000A1FF5" w:rsidRDefault="000A1FF5" w:rsidP="582D80BD">
      <w:pPr>
        <w:tabs>
          <w:tab w:val="left" w:pos="1000"/>
        </w:tabs>
        <w:jc w:val="center"/>
        <w:rPr>
          <w:rFonts w:eastAsia="Arial Unicode MS"/>
        </w:rPr>
      </w:pPr>
    </w:p>
    <w:p w14:paraId="78011C06" w14:textId="77777777" w:rsidR="00F12948" w:rsidRDefault="00F12948" w:rsidP="582D80BD">
      <w:pPr>
        <w:tabs>
          <w:tab w:val="left" w:pos="1000"/>
        </w:tabs>
        <w:jc w:val="center"/>
        <w:rPr>
          <w:rFonts w:eastAsia="Arial Unicode MS"/>
          <w:b/>
          <w:bCs/>
        </w:rPr>
      </w:pPr>
    </w:p>
    <w:p w14:paraId="445E19F3" w14:textId="77777777" w:rsidR="00F12948" w:rsidRDefault="00F12948" w:rsidP="582D80BD">
      <w:pPr>
        <w:tabs>
          <w:tab w:val="left" w:pos="1000"/>
        </w:tabs>
        <w:jc w:val="center"/>
        <w:rPr>
          <w:rFonts w:eastAsia="Arial Unicode MS"/>
          <w:b/>
          <w:bCs/>
        </w:rPr>
      </w:pPr>
    </w:p>
    <w:p w14:paraId="7B2AD18B" w14:textId="77777777" w:rsidR="00F12948" w:rsidRDefault="00F12948" w:rsidP="582D80BD">
      <w:pPr>
        <w:tabs>
          <w:tab w:val="left" w:pos="1000"/>
        </w:tabs>
        <w:jc w:val="center"/>
        <w:rPr>
          <w:rFonts w:eastAsia="Arial Unicode MS"/>
          <w:b/>
          <w:bCs/>
        </w:rPr>
      </w:pPr>
    </w:p>
    <w:p w14:paraId="60D66F0C" w14:textId="77777777" w:rsidR="00F12948" w:rsidRDefault="00F12948" w:rsidP="582D80BD">
      <w:pPr>
        <w:tabs>
          <w:tab w:val="left" w:pos="1000"/>
        </w:tabs>
        <w:jc w:val="center"/>
        <w:rPr>
          <w:rFonts w:eastAsia="Arial Unicode MS"/>
          <w:b/>
          <w:bCs/>
        </w:rPr>
      </w:pPr>
    </w:p>
    <w:p w14:paraId="589AD00F" w14:textId="77777777" w:rsidR="00F12948" w:rsidRDefault="00F12948" w:rsidP="582D80BD">
      <w:pPr>
        <w:tabs>
          <w:tab w:val="left" w:pos="1000"/>
        </w:tabs>
        <w:jc w:val="center"/>
        <w:rPr>
          <w:rFonts w:eastAsia="Arial Unicode MS"/>
          <w:b/>
          <w:bCs/>
        </w:rPr>
      </w:pPr>
    </w:p>
    <w:p w14:paraId="07954568" w14:textId="77777777" w:rsidR="00F12948" w:rsidRDefault="00F12948" w:rsidP="582D80BD">
      <w:pPr>
        <w:tabs>
          <w:tab w:val="left" w:pos="1000"/>
        </w:tabs>
        <w:jc w:val="center"/>
        <w:rPr>
          <w:rFonts w:eastAsia="Arial Unicode MS"/>
          <w:b/>
          <w:bCs/>
        </w:rPr>
      </w:pPr>
    </w:p>
    <w:p w14:paraId="062D1805" w14:textId="77777777" w:rsidR="00F12948" w:rsidRDefault="00F12948" w:rsidP="582D80BD">
      <w:pPr>
        <w:tabs>
          <w:tab w:val="left" w:pos="1000"/>
        </w:tabs>
        <w:jc w:val="center"/>
        <w:rPr>
          <w:rFonts w:eastAsia="Arial Unicode MS"/>
          <w:b/>
          <w:bCs/>
        </w:rPr>
      </w:pPr>
    </w:p>
    <w:p w14:paraId="52471C41" w14:textId="77777777" w:rsidR="00F12948" w:rsidRDefault="00F12948" w:rsidP="582D80BD">
      <w:pPr>
        <w:tabs>
          <w:tab w:val="left" w:pos="1000"/>
        </w:tabs>
        <w:jc w:val="center"/>
        <w:rPr>
          <w:rFonts w:eastAsia="Arial Unicode MS"/>
          <w:b/>
          <w:bCs/>
        </w:rPr>
      </w:pPr>
    </w:p>
    <w:p w14:paraId="2DEAFF09" w14:textId="77777777" w:rsidR="00F12948" w:rsidRDefault="00F12948" w:rsidP="582D80BD">
      <w:pPr>
        <w:tabs>
          <w:tab w:val="left" w:pos="1000"/>
        </w:tabs>
        <w:jc w:val="center"/>
        <w:rPr>
          <w:rFonts w:eastAsia="Arial Unicode MS"/>
          <w:b/>
          <w:bCs/>
        </w:rPr>
      </w:pPr>
    </w:p>
    <w:p w14:paraId="596E8CB5" w14:textId="77777777" w:rsidR="00F12948" w:rsidRDefault="00F12948" w:rsidP="582D80BD">
      <w:pPr>
        <w:tabs>
          <w:tab w:val="left" w:pos="1000"/>
        </w:tabs>
        <w:jc w:val="center"/>
        <w:rPr>
          <w:rFonts w:eastAsia="Arial Unicode MS"/>
          <w:b/>
          <w:bCs/>
        </w:rPr>
      </w:pPr>
    </w:p>
    <w:p w14:paraId="245A37CD" w14:textId="77777777" w:rsidR="00F12948" w:rsidRDefault="00F12948" w:rsidP="582D80BD">
      <w:pPr>
        <w:tabs>
          <w:tab w:val="left" w:pos="1000"/>
        </w:tabs>
        <w:jc w:val="center"/>
        <w:rPr>
          <w:rFonts w:eastAsia="Arial Unicode MS"/>
          <w:b/>
          <w:bCs/>
        </w:rPr>
      </w:pPr>
    </w:p>
    <w:p w14:paraId="5067B64D" w14:textId="77777777" w:rsidR="00F12948" w:rsidRDefault="00F12948" w:rsidP="582D80BD">
      <w:pPr>
        <w:tabs>
          <w:tab w:val="left" w:pos="1000"/>
        </w:tabs>
        <w:jc w:val="center"/>
        <w:rPr>
          <w:rFonts w:eastAsia="Arial Unicode MS"/>
          <w:b/>
          <w:bCs/>
        </w:rPr>
      </w:pPr>
    </w:p>
    <w:p w14:paraId="68CDE518" w14:textId="77777777" w:rsidR="00F12948" w:rsidRDefault="00F12948" w:rsidP="582D80BD">
      <w:pPr>
        <w:tabs>
          <w:tab w:val="left" w:pos="1000"/>
        </w:tabs>
        <w:jc w:val="center"/>
        <w:rPr>
          <w:rFonts w:eastAsia="Arial Unicode MS"/>
          <w:b/>
          <w:bCs/>
        </w:rPr>
      </w:pPr>
    </w:p>
    <w:p w14:paraId="07458A76" w14:textId="77777777" w:rsidR="00F12948" w:rsidRDefault="00F12948" w:rsidP="582D80BD">
      <w:pPr>
        <w:tabs>
          <w:tab w:val="left" w:pos="1000"/>
        </w:tabs>
        <w:jc w:val="center"/>
        <w:rPr>
          <w:rFonts w:eastAsia="Arial Unicode MS"/>
          <w:b/>
          <w:bCs/>
        </w:rPr>
      </w:pPr>
    </w:p>
    <w:p w14:paraId="5C74C473" w14:textId="77777777" w:rsidR="00F12948" w:rsidRDefault="00F12948" w:rsidP="582D80BD">
      <w:pPr>
        <w:tabs>
          <w:tab w:val="left" w:pos="1000"/>
        </w:tabs>
        <w:jc w:val="center"/>
        <w:rPr>
          <w:rFonts w:eastAsia="Arial Unicode MS"/>
          <w:b/>
          <w:bCs/>
        </w:rPr>
      </w:pPr>
    </w:p>
    <w:p w14:paraId="7ED55968" w14:textId="77777777" w:rsidR="00F12948" w:rsidRDefault="00F12948" w:rsidP="582D80BD">
      <w:pPr>
        <w:tabs>
          <w:tab w:val="left" w:pos="1000"/>
        </w:tabs>
        <w:jc w:val="center"/>
        <w:rPr>
          <w:rFonts w:eastAsia="Arial Unicode MS"/>
          <w:b/>
          <w:bCs/>
        </w:rPr>
      </w:pPr>
    </w:p>
    <w:p w14:paraId="15846934" w14:textId="77777777" w:rsidR="00F12948" w:rsidRDefault="00F12948" w:rsidP="582D80BD">
      <w:pPr>
        <w:tabs>
          <w:tab w:val="left" w:pos="1000"/>
        </w:tabs>
        <w:jc w:val="center"/>
        <w:rPr>
          <w:rFonts w:eastAsia="Arial Unicode MS"/>
          <w:b/>
          <w:bCs/>
        </w:rPr>
      </w:pPr>
    </w:p>
    <w:p w14:paraId="59ED4348" w14:textId="77777777" w:rsidR="00F12948" w:rsidRDefault="00F12948" w:rsidP="582D80BD">
      <w:pPr>
        <w:tabs>
          <w:tab w:val="left" w:pos="1000"/>
        </w:tabs>
        <w:jc w:val="center"/>
        <w:rPr>
          <w:rFonts w:eastAsia="Arial Unicode MS"/>
          <w:b/>
          <w:bCs/>
        </w:rPr>
      </w:pPr>
    </w:p>
    <w:p w14:paraId="571115AF" w14:textId="77777777" w:rsidR="00F12948" w:rsidRDefault="00F12948" w:rsidP="582D80BD">
      <w:pPr>
        <w:tabs>
          <w:tab w:val="left" w:pos="1000"/>
        </w:tabs>
        <w:jc w:val="center"/>
        <w:rPr>
          <w:rFonts w:eastAsia="Arial Unicode MS"/>
          <w:b/>
          <w:bCs/>
        </w:rPr>
      </w:pPr>
    </w:p>
    <w:p w14:paraId="1592E426" w14:textId="77777777" w:rsidR="00F12948" w:rsidRDefault="00F12948" w:rsidP="582D80BD">
      <w:pPr>
        <w:tabs>
          <w:tab w:val="left" w:pos="1000"/>
        </w:tabs>
        <w:jc w:val="center"/>
        <w:rPr>
          <w:rFonts w:eastAsia="Arial Unicode MS"/>
          <w:b/>
          <w:bCs/>
        </w:rPr>
      </w:pPr>
    </w:p>
    <w:p w14:paraId="66F38591" w14:textId="1AADB8AF" w:rsidR="007D4B23" w:rsidRPr="007D4B23" w:rsidRDefault="007D4B23" w:rsidP="582D80BD">
      <w:pPr>
        <w:tabs>
          <w:tab w:val="left" w:pos="1000"/>
        </w:tabs>
        <w:jc w:val="center"/>
        <w:rPr>
          <w:rFonts w:eastAsia="Arial Unicode MS"/>
          <w:b/>
          <w:bCs/>
          <w:rPrChange w:id="189" w:author="DELL" w:date="2024-06-18T17:02:00Z">
            <w:rPr>
              <w:rFonts w:eastAsia="Arial Unicode MS"/>
            </w:rPr>
          </w:rPrChange>
        </w:rPr>
      </w:pPr>
      <w:r w:rsidRPr="582D80BD">
        <w:rPr>
          <w:rFonts w:eastAsia="Arial Unicode MS"/>
          <w:b/>
          <w:bCs/>
          <w:rPrChange w:id="190" w:author="DELL" w:date="2024-06-18T17:02:00Z">
            <w:rPr>
              <w:rFonts w:eastAsia="Arial Unicode MS"/>
            </w:rPr>
          </w:rPrChange>
        </w:rPr>
        <w:t>Appendix II</w:t>
      </w:r>
    </w:p>
    <w:p w14:paraId="26823E87" w14:textId="77C02446" w:rsidR="007D4B23" w:rsidRDefault="007D4B23" w:rsidP="47ADBF9C">
      <w:pPr>
        <w:tabs>
          <w:tab w:val="left" w:pos="1000"/>
        </w:tabs>
        <w:jc w:val="center"/>
        <w:rPr>
          <w:rFonts w:eastAsia="SimSun"/>
          <w:lang w:eastAsia="ja-JP"/>
        </w:rPr>
      </w:pPr>
      <w:r w:rsidRPr="582D80BD">
        <w:rPr>
          <w:rFonts w:eastAsia="SimSun"/>
          <w:lang w:eastAsia="ja-JP"/>
        </w:rPr>
        <w:t>(This appendix does not form an integral part of this Recommendation.)</w:t>
      </w:r>
    </w:p>
    <w:p w14:paraId="5FED4EB7" w14:textId="03A7807E" w:rsidR="21BE2ECB" w:rsidRDefault="21BE2ECB" w:rsidP="582D80BD">
      <w:pPr>
        <w:tabs>
          <w:tab w:val="left" w:pos="1000"/>
        </w:tabs>
        <w:rPr>
          <w:rFonts w:eastAsia="SimSun"/>
          <w:lang w:val="en-US" w:eastAsia="ja-JP"/>
        </w:rPr>
      </w:pPr>
      <w:r w:rsidRPr="582D80BD">
        <w:rPr>
          <w:rFonts w:eastAsia="SimSun"/>
          <w:lang w:val="en-US" w:eastAsia="ja-JP"/>
        </w:rPr>
        <w:t xml:space="preserve">The information presented in the table serves as a guideline for typical usage patterns for each device category. However, if the manufacturer's specifications differ from those listed and more accurately represent the typical usage condition, those specifications should take precedence to ensure the most critical scenario is considered when assessing human exposure </w:t>
      </w:r>
      <w:proofErr w:type="gramStart"/>
      <w:r w:rsidRPr="582D80BD">
        <w:rPr>
          <w:rFonts w:eastAsia="SimSun"/>
          <w:lang w:val="en-US" w:eastAsia="ja-JP"/>
        </w:rPr>
        <w:t>in close proximity to</w:t>
      </w:r>
      <w:proofErr w:type="gramEnd"/>
      <w:r w:rsidRPr="582D80BD">
        <w:rPr>
          <w:rFonts w:eastAsia="SimSun"/>
          <w:lang w:val="en-US" w:eastAsia="ja-JP"/>
        </w:rPr>
        <w:t xml:space="preserve"> the body.</w:t>
      </w:r>
    </w:p>
    <w:p w14:paraId="213C82A6" w14:textId="77777777" w:rsidR="007D4B23" w:rsidRDefault="007D4B23" w:rsidP="582D80BD">
      <w:pPr>
        <w:tabs>
          <w:tab w:val="left" w:pos="1000"/>
        </w:tabs>
        <w:jc w:val="center"/>
        <w:rPr>
          <w:rFonts w:eastAsia="Arial Unicode MS"/>
        </w:rPr>
      </w:pPr>
    </w:p>
    <w:p w14:paraId="599E1A7E" w14:textId="36354BA3" w:rsidR="007D4B23" w:rsidRDefault="007D4B23"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r w:rsidRPr="582D80BD">
        <w:rPr>
          <w:rFonts w:eastAsiaTheme="minorEastAsia"/>
          <w:lang w:eastAsia="ja-JP"/>
        </w:rPr>
        <w:t>The table below provides guidance on the typical measurement distances for the different category of devices</w:t>
      </w:r>
      <w:r w:rsidR="6F5647FB" w:rsidRPr="582D80BD">
        <w:rPr>
          <w:rFonts w:eastAsiaTheme="minorEastAsia"/>
          <w:lang w:eastAsia="ja-JP"/>
        </w:rPr>
        <w:t xml:space="preserve"> based on practices in some of the countries:</w:t>
      </w:r>
    </w:p>
    <w:p w14:paraId="216B2E5D" w14:textId="77777777" w:rsidR="007D4B23" w:rsidRDefault="007D4B23" w:rsidP="582D80BD">
      <w:pPr>
        <w:tabs>
          <w:tab w:val="clear" w:pos="794"/>
          <w:tab w:val="clear" w:pos="1191"/>
          <w:tab w:val="clear" w:pos="1588"/>
          <w:tab w:val="clear" w:pos="1985"/>
        </w:tabs>
        <w:overflowPunct/>
        <w:autoSpaceDE/>
        <w:autoSpaceDN/>
        <w:adjustRightInd/>
        <w:contextualSpacing/>
        <w:textAlignment w:val="auto"/>
        <w:rPr>
          <w:rFonts w:eastAsiaTheme="minorEastAsia"/>
          <w:lang w:eastAsia="ja-JP"/>
        </w:rPr>
      </w:pPr>
    </w:p>
    <w:tbl>
      <w:tblPr>
        <w:tblStyle w:val="Tabelacomgrade"/>
        <w:tblW w:w="9634" w:type="dxa"/>
        <w:tblLook w:val="04A0" w:firstRow="1" w:lastRow="0" w:firstColumn="1" w:lastColumn="0" w:noHBand="0" w:noVBand="1"/>
        <w:tblPrChange w:id="191" w:author="DELL" w:date="2024-06-18T17:02:00Z">
          <w:tblPr>
            <w:tblStyle w:val="Tabelacomgrade"/>
            <w:tblW w:w="9634" w:type="dxa"/>
            <w:tblLook w:val="04A0" w:firstRow="1" w:lastRow="0" w:firstColumn="1" w:lastColumn="0" w:noHBand="0" w:noVBand="1"/>
          </w:tblPr>
        </w:tblPrChange>
      </w:tblPr>
      <w:tblGrid>
        <w:gridCol w:w="4152"/>
        <w:gridCol w:w="1797"/>
        <w:gridCol w:w="1701"/>
        <w:gridCol w:w="1984"/>
        <w:tblGridChange w:id="192">
          <w:tblGrid>
            <w:gridCol w:w="360"/>
            <w:gridCol w:w="360"/>
            <w:gridCol w:w="360"/>
            <w:gridCol w:w="360"/>
            <w:gridCol w:w="360"/>
            <w:gridCol w:w="2352"/>
            <w:gridCol w:w="5482"/>
          </w:tblGrid>
        </w:tblGridChange>
      </w:tblGrid>
      <w:tr w:rsidR="007D4B23" w14:paraId="4E49E9B2" w14:textId="77777777" w:rsidTr="582D80BD">
        <w:trPr>
          <w:trHeight w:val="300"/>
          <w:trPrChange w:id="193" w:author="DELL" w:date="2024-06-18T17:02:00Z">
            <w:trPr>
              <w:gridAfter w:val="0"/>
              <w:trHeight w:val="613"/>
            </w:trPr>
          </w:trPrChange>
        </w:trPr>
        <w:tc>
          <w:tcPr>
            <w:tcW w:w="4152" w:type="dxa"/>
            <w:vMerge w:val="restart"/>
            <w:tcPrChange w:id="194" w:author="DELL" w:date="2024-06-18T17:02:00Z">
              <w:tcPr>
                <w:tcW w:w="4764" w:type="dxa"/>
                <w:gridSpan w:val="2"/>
                <w:vMerge w:val="restart"/>
              </w:tcPr>
            </w:tcPrChange>
          </w:tcPr>
          <w:p w14:paraId="27DE706A" w14:textId="77777777" w:rsidR="007D4B23" w:rsidRDefault="007D4B23" w:rsidP="582D80BD">
            <w:pPr>
              <w:keepNext/>
              <w:keepLines/>
              <w:tabs>
                <w:tab w:val="clear" w:pos="794"/>
              </w:tabs>
              <w:spacing w:before="360"/>
              <w:outlineLvl w:val="0"/>
            </w:pPr>
            <w:r>
              <w:lastRenderedPageBreak/>
              <w:t>Category of device</w:t>
            </w:r>
          </w:p>
        </w:tc>
        <w:tc>
          <w:tcPr>
            <w:tcW w:w="5482" w:type="dxa"/>
            <w:gridSpan w:val="3"/>
            <w:tcPrChange w:id="195" w:author="DELL" w:date="2024-06-18T17:02:00Z">
              <w:tcPr>
                <w:tcW w:w="4870" w:type="dxa"/>
                <w:gridSpan w:val="3"/>
              </w:tcPr>
            </w:tcPrChange>
          </w:tcPr>
          <w:p w14:paraId="1B8B690D" w14:textId="77777777" w:rsidR="007D4B23" w:rsidRDefault="007D4B23" w:rsidP="582D80BD">
            <w:pPr>
              <w:keepNext/>
              <w:keepLines/>
              <w:tabs>
                <w:tab w:val="clear" w:pos="794"/>
              </w:tabs>
              <w:spacing w:before="360"/>
              <w:jc w:val="center"/>
              <w:outlineLvl w:val="0"/>
            </w:pPr>
            <w:r>
              <w:t>Distance of EUT from surface for SAR measurement</w:t>
            </w:r>
          </w:p>
        </w:tc>
      </w:tr>
      <w:tr w:rsidR="007D4B23" w:rsidRPr="006D10A1" w14:paraId="7B52EF36" w14:textId="77777777" w:rsidTr="582D80BD">
        <w:trPr>
          <w:trHeight w:val="300"/>
          <w:trPrChange w:id="196" w:author="DELL" w:date="2024-06-18T17:02:00Z">
            <w:trPr>
              <w:gridAfter w:val="0"/>
              <w:trHeight w:val="536"/>
            </w:trPr>
          </w:trPrChange>
        </w:trPr>
        <w:tc>
          <w:tcPr>
            <w:tcW w:w="4152" w:type="dxa"/>
            <w:vMerge/>
            <w:tcPrChange w:id="197" w:author="DELL" w:date="2024-06-18T17:02:00Z">
              <w:tcPr>
                <w:tcW w:w="0" w:type="auto"/>
                <w:vMerge/>
              </w:tcPr>
            </w:tcPrChange>
          </w:tcPr>
          <w:p w14:paraId="04972091" w14:textId="77777777" w:rsidR="007D4B23" w:rsidRDefault="007D4B23" w:rsidP="001A5E0E">
            <w:pPr>
              <w:keepNext/>
              <w:keepLines/>
              <w:tabs>
                <w:tab w:val="clear" w:pos="794"/>
                <w:tab w:val="left" w:pos="0"/>
              </w:tabs>
              <w:spacing w:before="360"/>
              <w:outlineLvl w:val="0"/>
              <w:rPr>
                <w:bCs/>
              </w:rPr>
            </w:pPr>
          </w:p>
        </w:tc>
        <w:tc>
          <w:tcPr>
            <w:tcW w:w="1797" w:type="dxa"/>
            <w:tcPrChange w:id="198" w:author="DELL" w:date="2024-06-18T17:02:00Z">
              <w:tcPr>
                <w:tcW w:w="2250" w:type="dxa"/>
                <w:gridSpan w:val="2"/>
              </w:tcPr>
            </w:tcPrChange>
          </w:tcPr>
          <w:p w14:paraId="34C9186B" w14:textId="77777777" w:rsidR="007D4B23" w:rsidRPr="006D10A1" w:rsidRDefault="007D4B23" w:rsidP="582D80BD">
            <w:pPr>
              <w:keepNext/>
              <w:keepLines/>
              <w:tabs>
                <w:tab w:val="clear" w:pos="794"/>
              </w:tabs>
              <w:spacing w:before="0"/>
              <w:outlineLvl w:val="0"/>
            </w:pPr>
            <w:r>
              <w:t>Localized SAR</w:t>
            </w:r>
          </w:p>
          <w:p w14:paraId="21BA8E20" w14:textId="77777777" w:rsidR="007D4B23" w:rsidRDefault="007D4B23" w:rsidP="582D80BD">
            <w:pPr>
              <w:keepNext/>
              <w:keepLines/>
              <w:tabs>
                <w:tab w:val="clear" w:pos="794"/>
              </w:tabs>
              <w:spacing w:before="0"/>
              <w:outlineLvl w:val="0"/>
            </w:pPr>
            <w:r>
              <w:t>(Head)</w:t>
            </w:r>
          </w:p>
        </w:tc>
        <w:tc>
          <w:tcPr>
            <w:tcW w:w="1701" w:type="dxa"/>
            <w:tcPrChange w:id="199" w:author="DELL" w:date="2024-06-18T17:02:00Z">
              <w:tcPr>
                <w:tcW w:w="961" w:type="dxa"/>
              </w:tcPr>
            </w:tcPrChange>
          </w:tcPr>
          <w:p w14:paraId="0CEB1F85" w14:textId="77777777" w:rsidR="007D4B23" w:rsidRPr="006D10A1" w:rsidRDefault="007D4B23" w:rsidP="582D80BD">
            <w:pPr>
              <w:keepNext/>
              <w:keepLines/>
              <w:tabs>
                <w:tab w:val="clear" w:pos="794"/>
              </w:tabs>
              <w:spacing w:before="0"/>
              <w:outlineLvl w:val="0"/>
            </w:pPr>
            <w:r>
              <w:t>Localized SAR</w:t>
            </w:r>
          </w:p>
          <w:p w14:paraId="3324E624" w14:textId="77777777" w:rsidR="007D4B23" w:rsidRDefault="007D4B23" w:rsidP="582D80BD">
            <w:pPr>
              <w:keepNext/>
              <w:keepLines/>
              <w:tabs>
                <w:tab w:val="clear" w:pos="794"/>
              </w:tabs>
              <w:spacing w:before="0"/>
              <w:outlineLvl w:val="0"/>
            </w:pPr>
            <w:r>
              <w:t>(Body)</w:t>
            </w:r>
          </w:p>
        </w:tc>
        <w:tc>
          <w:tcPr>
            <w:tcW w:w="1984" w:type="dxa"/>
            <w:tcPrChange w:id="200" w:author="DELL" w:date="2024-06-18T17:02:00Z">
              <w:tcPr>
                <w:tcW w:w="3575" w:type="dxa"/>
              </w:tcPr>
            </w:tcPrChange>
          </w:tcPr>
          <w:p w14:paraId="299DCF17" w14:textId="77777777" w:rsidR="007D4B23" w:rsidRPr="006D10A1" w:rsidRDefault="007D4B23" w:rsidP="582D80BD">
            <w:pPr>
              <w:keepNext/>
              <w:keepLines/>
              <w:tabs>
                <w:tab w:val="clear" w:pos="794"/>
              </w:tabs>
              <w:spacing w:before="0"/>
              <w:outlineLvl w:val="0"/>
            </w:pPr>
            <w:r>
              <w:t>Localized SAR (Limbs</w:t>
            </w:r>
          </w:p>
          <w:p w14:paraId="261E814B" w14:textId="77777777" w:rsidR="007D4B23" w:rsidRPr="006D10A1" w:rsidRDefault="007D4B23" w:rsidP="582D80BD">
            <w:pPr>
              <w:keepNext/>
              <w:keepLines/>
              <w:tabs>
                <w:tab w:val="clear" w:pos="794"/>
              </w:tabs>
              <w:spacing w:before="0"/>
              <w:outlineLvl w:val="0"/>
            </w:pPr>
            <w:r>
              <w:t>and Extremities)</w:t>
            </w:r>
          </w:p>
        </w:tc>
      </w:tr>
      <w:tr w:rsidR="007D4B23" w14:paraId="12B168BC" w14:textId="77777777" w:rsidTr="582D80BD">
        <w:trPr>
          <w:trHeight w:val="300"/>
          <w:trPrChange w:id="201" w:author="DELL" w:date="2024-06-18T17:02:00Z">
            <w:trPr>
              <w:gridAfter w:val="0"/>
              <w:trHeight w:val="2463"/>
            </w:trPr>
          </w:trPrChange>
        </w:trPr>
        <w:tc>
          <w:tcPr>
            <w:tcW w:w="4152" w:type="dxa"/>
            <w:tcPrChange w:id="202" w:author="DELL" w:date="2024-06-18T17:02:00Z">
              <w:tcPr>
                <w:tcW w:w="2848" w:type="dxa"/>
              </w:tcPr>
            </w:tcPrChange>
          </w:tcPr>
          <w:p w14:paraId="37AFEA12" w14:textId="77777777" w:rsidR="007D4B23" w:rsidRDefault="007D4B23" w:rsidP="582D80BD">
            <w:pPr>
              <w:keepNext/>
              <w:keepLines/>
              <w:tabs>
                <w:tab w:val="clear" w:pos="794"/>
              </w:tabs>
              <w:spacing w:before="360"/>
              <w:outlineLvl w:val="0"/>
            </w:pPr>
            <w:r>
              <w:t>Hand-held devices like Cellular/ Mobile/Satellite phones etc. which will be used close to the head.</w:t>
            </w:r>
          </w:p>
        </w:tc>
        <w:tc>
          <w:tcPr>
            <w:tcW w:w="1797" w:type="dxa"/>
            <w:tcPrChange w:id="203" w:author="DELL" w:date="2024-06-18T17:02:00Z">
              <w:tcPr>
                <w:tcW w:w="2250" w:type="dxa"/>
                <w:gridSpan w:val="2"/>
              </w:tcPr>
            </w:tcPrChange>
          </w:tcPr>
          <w:p w14:paraId="72B38D54" w14:textId="77777777" w:rsidR="007D4B23" w:rsidRDefault="007D4B23" w:rsidP="582D80BD">
            <w:pPr>
              <w:keepNext/>
              <w:keepLines/>
              <w:tabs>
                <w:tab w:val="clear" w:pos="794"/>
              </w:tabs>
              <w:spacing w:before="360"/>
              <w:outlineLvl w:val="0"/>
            </w:pPr>
            <w:r>
              <w:t>0 mm</w:t>
            </w:r>
          </w:p>
        </w:tc>
        <w:tc>
          <w:tcPr>
            <w:tcW w:w="1701" w:type="dxa"/>
            <w:tcPrChange w:id="204" w:author="DELL" w:date="2024-06-18T17:02:00Z">
              <w:tcPr>
                <w:tcW w:w="961" w:type="dxa"/>
              </w:tcPr>
            </w:tcPrChange>
          </w:tcPr>
          <w:p w14:paraId="6D41B2B8" w14:textId="77777777" w:rsidR="007D4B23" w:rsidRDefault="007D4B23" w:rsidP="582D80BD">
            <w:pPr>
              <w:keepNext/>
              <w:keepLines/>
              <w:tabs>
                <w:tab w:val="clear" w:pos="794"/>
              </w:tabs>
              <w:spacing w:before="360"/>
              <w:outlineLvl w:val="0"/>
            </w:pPr>
            <w:r>
              <w:t>5 mm or less</w:t>
            </w:r>
          </w:p>
        </w:tc>
        <w:tc>
          <w:tcPr>
            <w:tcW w:w="1984" w:type="dxa"/>
            <w:tcPrChange w:id="205" w:author="DELL" w:date="2024-06-18T17:02:00Z">
              <w:tcPr>
                <w:tcW w:w="3575" w:type="dxa"/>
              </w:tcPr>
            </w:tcPrChange>
          </w:tcPr>
          <w:p w14:paraId="0C722991" w14:textId="77777777" w:rsidR="007D4B23" w:rsidRDefault="007D4B23" w:rsidP="582D80BD">
            <w:pPr>
              <w:keepNext/>
              <w:keepLines/>
              <w:tabs>
                <w:tab w:val="clear" w:pos="794"/>
              </w:tabs>
              <w:spacing w:before="360"/>
              <w:outlineLvl w:val="0"/>
            </w:pPr>
            <w:r>
              <w:t xml:space="preserve">0 mm </w:t>
            </w:r>
          </w:p>
        </w:tc>
      </w:tr>
      <w:tr w:rsidR="007D4B23" w14:paraId="4323D92A" w14:textId="77777777" w:rsidTr="582D80BD">
        <w:trPr>
          <w:trHeight w:val="300"/>
          <w:trPrChange w:id="206" w:author="DELL" w:date="2024-06-18T17:02:00Z">
            <w:trPr>
              <w:gridAfter w:val="0"/>
              <w:trHeight w:val="2453"/>
            </w:trPr>
          </w:trPrChange>
        </w:trPr>
        <w:tc>
          <w:tcPr>
            <w:tcW w:w="4152" w:type="dxa"/>
            <w:tcPrChange w:id="207" w:author="DELL" w:date="2024-06-18T17:02:00Z">
              <w:tcPr>
                <w:tcW w:w="2848" w:type="dxa"/>
              </w:tcPr>
            </w:tcPrChange>
          </w:tcPr>
          <w:p w14:paraId="3B0BAB98" w14:textId="77777777" w:rsidR="007D4B23" w:rsidRDefault="007D4B23" w:rsidP="582D80BD">
            <w:pPr>
              <w:keepNext/>
              <w:keepLines/>
              <w:tabs>
                <w:tab w:val="clear" w:pos="794"/>
              </w:tabs>
              <w:spacing w:before="360"/>
              <w:outlineLvl w:val="0"/>
            </w:pPr>
            <w:r>
              <w:t xml:space="preserve">Hand-held devices like tablets, phablets etc. which will be used in </w:t>
            </w:r>
            <w:proofErr w:type="gramStart"/>
            <w:r>
              <w:t>close proximity</w:t>
            </w:r>
            <w:proofErr w:type="gramEnd"/>
            <w:r>
              <w:t xml:space="preserve"> of 20 cm or less to the body</w:t>
            </w:r>
          </w:p>
        </w:tc>
        <w:tc>
          <w:tcPr>
            <w:tcW w:w="1797" w:type="dxa"/>
            <w:tcPrChange w:id="208" w:author="DELL" w:date="2024-06-18T17:02:00Z">
              <w:tcPr>
                <w:tcW w:w="2250" w:type="dxa"/>
                <w:gridSpan w:val="2"/>
              </w:tcPr>
            </w:tcPrChange>
          </w:tcPr>
          <w:p w14:paraId="49C2C201" w14:textId="77777777" w:rsidR="007D4B23" w:rsidRDefault="007D4B23" w:rsidP="582D80BD">
            <w:pPr>
              <w:keepNext/>
              <w:keepLines/>
              <w:tabs>
                <w:tab w:val="clear" w:pos="794"/>
              </w:tabs>
              <w:spacing w:before="360"/>
              <w:outlineLvl w:val="0"/>
            </w:pPr>
            <w:r>
              <w:t>May not be Applicable</w:t>
            </w:r>
          </w:p>
        </w:tc>
        <w:tc>
          <w:tcPr>
            <w:tcW w:w="1701" w:type="dxa"/>
            <w:tcPrChange w:id="209" w:author="DELL" w:date="2024-06-18T17:02:00Z">
              <w:tcPr>
                <w:tcW w:w="961" w:type="dxa"/>
              </w:tcPr>
            </w:tcPrChange>
          </w:tcPr>
          <w:p w14:paraId="4F998DC2" w14:textId="77777777" w:rsidR="007D4B23" w:rsidRDefault="007D4B23" w:rsidP="582D80BD">
            <w:pPr>
              <w:keepNext/>
              <w:keepLines/>
              <w:tabs>
                <w:tab w:val="clear" w:pos="794"/>
              </w:tabs>
              <w:spacing w:before="360"/>
              <w:outlineLvl w:val="0"/>
            </w:pPr>
            <w:r>
              <w:t>25 mm or less</w:t>
            </w:r>
          </w:p>
        </w:tc>
        <w:tc>
          <w:tcPr>
            <w:tcW w:w="1984" w:type="dxa"/>
            <w:tcPrChange w:id="210" w:author="DELL" w:date="2024-06-18T17:02:00Z">
              <w:tcPr>
                <w:tcW w:w="3575" w:type="dxa"/>
              </w:tcPr>
            </w:tcPrChange>
          </w:tcPr>
          <w:p w14:paraId="50E02CCF" w14:textId="77777777" w:rsidR="007D4B23" w:rsidRDefault="007D4B23" w:rsidP="582D80BD">
            <w:pPr>
              <w:keepNext/>
              <w:keepLines/>
              <w:tabs>
                <w:tab w:val="clear" w:pos="794"/>
              </w:tabs>
              <w:spacing w:before="360"/>
              <w:outlineLvl w:val="0"/>
            </w:pPr>
            <w:r>
              <w:t xml:space="preserve">0 mm </w:t>
            </w:r>
          </w:p>
        </w:tc>
      </w:tr>
      <w:tr w:rsidR="007D4B23" w14:paraId="33388C9A" w14:textId="77777777" w:rsidTr="582D80BD">
        <w:trPr>
          <w:trHeight w:val="300"/>
          <w:trPrChange w:id="211" w:author="DELL" w:date="2024-06-18T17:02:00Z">
            <w:trPr>
              <w:gridAfter w:val="0"/>
              <w:trHeight w:val="2731"/>
            </w:trPr>
          </w:trPrChange>
        </w:trPr>
        <w:tc>
          <w:tcPr>
            <w:tcW w:w="4152" w:type="dxa"/>
            <w:tcPrChange w:id="212" w:author="DELL" w:date="2024-06-18T17:02:00Z">
              <w:tcPr>
                <w:tcW w:w="2848" w:type="dxa"/>
              </w:tcPr>
            </w:tcPrChange>
          </w:tcPr>
          <w:p w14:paraId="514F0389" w14:textId="77777777" w:rsidR="007D4B23" w:rsidRDefault="007D4B23" w:rsidP="582D80BD">
            <w:pPr>
              <w:keepNext/>
              <w:keepLines/>
              <w:tabs>
                <w:tab w:val="clear" w:pos="794"/>
              </w:tabs>
              <w:spacing w:before="360"/>
              <w:outlineLvl w:val="0"/>
            </w:pPr>
            <w:r>
              <w:t xml:space="preserve">RF devices like Wi-Fi dongles, Mobile data cards which are expected to be used in </w:t>
            </w:r>
            <w:proofErr w:type="gramStart"/>
            <w:r>
              <w:t>close proximity</w:t>
            </w:r>
            <w:proofErr w:type="gramEnd"/>
            <w:r>
              <w:t xml:space="preserve"> of 20 cm or less to the body</w:t>
            </w:r>
          </w:p>
        </w:tc>
        <w:tc>
          <w:tcPr>
            <w:tcW w:w="1797" w:type="dxa"/>
            <w:tcPrChange w:id="213" w:author="DELL" w:date="2024-06-18T17:02:00Z">
              <w:tcPr>
                <w:tcW w:w="2250" w:type="dxa"/>
                <w:gridSpan w:val="2"/>
              </w:tcPr>
            </w:tcPrChange>
          </w:tcPr>
          <w:p w14:paraId="5F479275" w14:textId="77777777" w:rsidR="007D4B23" w:rsidRDefault="007D4B23" w:rsidP="582D80BD">
            <w:pPr>
              <w:keepNext/>
              <w:keepLines/>
              <w:tabs>
                <w:tab w:val="clear" w:pos="794"/>
              </w:tabs>
              <w:spacing w:before="360"/>
              <w:outlineLvl w:val="0"/>
            </w:pPr>
            <w:r>
              <w:t>May not be Applicable</w:t>
            </w:r>
          </w:p>
        </w:tc>
        <w:tc>
          <w:tcPr>
            <w:tcW w:w="1701" w:type="dxa"/>
            <w:tcPrChange w:id="214" w:author="DELL" w:date="2024-06-18T17:02:00Z">
              <w:tcPr>
                <w:tcW w:w="961" w:type="dxa"/>
              </w:tcPr>
            </w:tcPrChange>
          </w:tcPr>
          <w:p w14:paraId="57CA7DBA" w14:textId="77777777" w:rsidR="007D4B23" w:rsidRDefault="007D4B23" w:rsidP="582D80BD">
            <w:pPr>
              <w:keepNext/>
              <w:keepLines/>
              <w:tabs>
                <w:tab w:val="clear" w:pos="794"/>
              </w:tabs>
              <w:spacing w:before="360"/>
              <w:outlineLvl w:val="0"/>
            </w:pPr>
            <w:r>
              <w:t>5 mm or less</w:t>
            </w:r>
          </w:p>
        </w:tc>
        <w:tc>
          <w:tcPr>
            <w:tcW w:w="1984" w:type="dxa"/>
            <w:tcPrChange w:id="215" w:author="DELL" w:date="2024-06-18T17:02:00Z">
              <w:tcPr>
                <w:tcW w:w="3575" w:type="dxa"/>
              </w:tcPr>
            </w:tcPrChange>
          </w:tcPr>
          <w:p w14:paraId="0E461FA4" w14:textId="77777777" w:rsidR="007D4B23" w:rsidRDefault="007D4B23" w:rsidP="582D80BD">
            <w:pPr>
              <w:keepNext/>
              <w:keepLines/>
              <w:tabs>
                <w:tab w:val="clear" w:pos="794"/>
              </w:tabs>
              <w:spacing w:before="360"/>
              <w:outlineLvl w:val="0"/>
            </w:pPr>
            <w:r>
              <w:t>May not be Applicable</w:t>
            </w:r>
          </w:p>
        </w:tc>
      </w:tr>
      <w:tr w:rsidR="007D4B23" w14:paraId="4F2EEEC9" w14:textId="77777777" w:rsidTr="582D80BD">
        <w:trPr>
          <w:trHeight w:val="300"/>
          <w:trPrChange w:id="216" w:author="DELL" w:date="2024-06-18T17:02:00Z">
            <w:trPr>
              <w:gridAfter w:val="0"/>
              <w:trHeight w:val="1399"/>
            </w:trPr>
          </w:trPrChange>
        </w:trPr>
        <w:tc>
          <w:tcPr>
            <w:tcW w:w="4152" w:type="dxa"/>
            <w:tcPrChange w:id="217" w:author="DELL" w:date="2024-06-18T17:02:00Z">
              <w:tcPr>
                <w:tcW w:w="2848" w:type="dxa"/>
              </w:tcPr>
            </w:tcPrChange>
          </w:tcPr>
          <w:p w14:paraId="1B76C85D" w14:textId="77777777" w:rsidR="007D4B23" w:rsidRPr="006D10A1" w:rsidRDefault="007D4B23" w:rsidP="582D80BD">
            <w:pPr>
              <w:keepNext/>
              <w:keepLines/>
              <w:tabs>
                <w:tab w:val="clear" w:pos="794"/>
              </w:tabs>
              <w:spacing w:before="360"/>
              <w:outlineLvl w:val="0"/>
            </w:pPr>
            <w:r>
              <w:t>IoT/RF devices expected to be worn on the body</w:t>
            </w:r>
          </w:p>
        </w:tc>
        <w:tc>
          <w:tcPr>
            <w:tcW w:w="1797" w:type="dxa"/>
            <w:tcPrChange w:id="218" w:author="DELL" w:date="2024-06-18T17:02:00Z">
              <w:tcPr>
                <w:tcW w:w="2250" w:type="dxa"/>
                <w:gridSpan w:val="2"/>
              </w:tcPr>
            </w:tcPrChange>
          </w:tcPr>
          <w:p w14:paraId="36F15826" w14:textId="77777777" w:rsidR="007D4B23" w:rsidRDefault="007D4B23" w:rsidP="582D80BD">
            <w:pPr>
              <w:keepNext/>
              <w:keepLines/>
              <w:tabs>
                <w:tab w:val="clear" w:pos="794"/>
              </w:tabs>
              <w:spacing w:before="360"/>
              <w:outlineLvl w:val="0"/>
            </w:pPr>
            <w:r>
              <w:t>May not be Applicable</w:t>
            </w:r>
          </w:p>
        </w:tc>
        <w:tc>
          <w:tcPr>
            <w:tcW w:w="1701" w:type="dxa"/>
            <w:tcPrChange w:id="219" w:author="DELL" w:date="2024-06-18T17:02:00Z">
              <w:tcPr>
                <w:tcW w:w="961" w:type="dxa"/>
              </w:tcPr>
            </w:tcPrChange>
          </w:tcPr>
          <w:p w14:paraId="63CF84C4" w14:textId="77777777" w:rsidR="007D4B23" w:rsidRDefault="007D4B23" w:rsidP="582D80BD">
            <w:pPr>
              <w:keepNext/>
              <w:keepLines/>
              <w:tabs>
                <w:tab w:val="clear" w:pos="794"/>
              </w:tabs>
              <w:spacing w:before="360"/>
              <w:outlineLvl w:val="0"/>
            </w:pPr>
            <w:r>
              <w:t xml:space="preserve">5 mm or less </w:t>
            </w:r>
          </w:p>
        </w:tc>
        <w:tc>
          <w:tcPr>
            <w:tcW w:w="1984" w:type="dxa"/>
            <w:tcPrChange w:id="220" w:author="DELL" w:date="2024-06-18T17:02:00Z">
              <w:tcPr>
                <w:tcW w:w="3575" w:type="dxa"/>
              </w:tcPr>
            </w:tcPrChange>
          </w:tcPr>
          <w:p w14:paraId="2825AB62" w14:textId="3F2365D1" w:rsidR="007D4B23" w:rsidRDefault="31C4056E" w:rsidP="4640E4F0">
            <w:pPr>
              <w:keepNext/>
              <w:keepLines/>
              <w:tabs>
                <w:tab w:val="clear" w:pos="794"/>
              </w:tabs>
              <w:spacing w:before="360"/>
              <w:outlineLvl w:val="0"/>
            </w:pPr>
            <w:r>
              <w:t>0 mm</w:t>
            </w:r>
          </w:p>
          <w:p w14:paraId="2B2540AD" w14:textId="657E121A" w:rsidR="007D4B23" w:rsidRDefault="224DADF5" w:rsidP="4640E4F0">
            <w:pPr>
              <w:keepNext/>
              <w:keepLines/>
              <w:tabs>
                <w:tab w:val="clear" w:pos="794"/>
              </w:tabs>
              <w:spacing w:before="360"/>
              <w:outlineLvl w:val="0"/>
            </w:pPr>
            <w:r>
              <w:t>(See Note #2)</w:t>
            </w:r>
          </w:p>
        </w:tc>
      </w:tr>
      <w:tr w:rsidR="007D4B23" w14:paraId="390106CA" w14:textId="77777777" w:rsidTr="582D80BD">
        <w:trPr>
          <w:trHeight w:val="300"/>
          <w:trPrChange w:id="221" w:author="DELL" w:date="2024-06-18T17:02:00Z">
            <w:trPr>
              <w:gridAfter w:val="0"/>
              <w:trHeight w:val="1667"/>
            </w:trPr>
          </w:trPrChange>
        </w:trPr>
        <w:tc>
          <w:tcPr>
            <w:tcW w:w="4152" w:type="dxa"/>
            <w:tcPrChange w:id="222" w:author="DELL" w:date="2024-06-18T17:02:00Z">
              <w:tcPr>
                <w:tcW w:w="2848" w:type="dxa"/>
              </w:tcPr>
            </w:tcPrChange>
          </w:tcPr>
          <w:p w14:paraId="568B68DD" w14:textId="77777777" w:rsidR="007D4B23" w:rsidRDefault="007D4B23" w:rsidP="582D80BD">
            <w:pPr>
              <w:keepNext/>
              <w:keepLines/>
              <w:tabs>
                <w:tab w:val="clear" w:pos="794"/>
              </w:tabs>
              <w:spacing w:before="360"/>
              <w:outlineLvl w:val="0"/>
            </w:pPr>
            <w:r>
              <w:t>IoT/RF devices expected to be worn on the body near the head.</w:t>
            </w:r>
          </w:p>
        </w:tc>
        <w:tc>
          <w:tcPr>
            <w:tcW w:w="1797" w:type="dxa"/>
            <w:tcPrChange w:id="223" w:author="DELL" w:date="2024-06-18T17:02:00Z">
              <w:tcPr>
                <w:tcW w:w="2250" w:type="dxa"/>
                <w:gridSpan w:val="2"/>
              </w:tcPr>
            </w:tcPrChange>
          </w:tcPr>
          <w:p w14:paraId="3D42C9F1" w14:textId="77777777" w:rsidR="007D4B23" w:rsidRDefault="007D4B23" w:rsidP="582D80BD">
            <w:pPr>
              <w:keepNext/>
              <w:keepLines/>
              <w:tabs>
                <w:tab w:val="clear" w:pos="794"/>
              </w:tabs>
              <w:spacing w:before="360"/>
              <w:outlineLvl w:val="0"/>
            </w:pPr>
            <w:r>
              <w:t xml:space="preserve">0 mm </w:t>
            </w:r>
          </w:p>
        </w:tc>
        <w:tc>
          <w:tcPr>
            <w:tcW w:w="1701" w:type="dxa"/>
            <w:tcPrChange w:id="224" w:author="DELL" w:date="2024-06-18T17:02:00Z">
              <w:tcPr>
                <w:tcW w:w="961" w:type="dxa"/>
              </w:tcPr>
            </w:tcPrChange>
          </w:tcPr>
          <w:p w14:paraId="4649EC5B" w14:textId="77777777" w:rsidR="007D4B23" w:rsidRDefault="007D4B23" w:rsidP="582D80BD">
            <w:pPr>
              <w:keepNext/>
              <w:keepLines/>
              <w:tabs>
                <w:tab w:val="clear" w:pos="794"/>
              </w:tabs>
              <w:spacing w:before="360"/>
              <w:outlineLvl w:val="0"/>
            </w:pPr>
            <w:r>
              <w:t>5 mm or less</w:t>
            </w:r>
          </w:p>
        </w:tc>
        <w:tc>
          <w:tcPr>
            <w:tcW w:w="1984" w:type="dxa"/>
            <w:tcPrChange w:id="225" w:author="DELL" w:date="2024-06-18T17:02:00Z">
              <w:tcPr>
                <w:tcW w:w="3575" w:type="dxa"/>
              </w:tcPr>
            </w:tcPrChange>
          </w:tcPr>
          <w:p w14:paraId="1CFD35AE" w14:textId="77777777" w:rsidR="007D4B23" w:rsidRDefault="007D4B23" w:rsidP="582D80BD">
            <w:pPr>
              <w:keepNext/>
              <w:keepLines/>
              <w:tabs>
                <w:tab w:val="clear" w:pos="794"/>
              </w:tabs>
              <w:spacing w:before="360"/>
              <w:outlineLvl w:val="0"/>
            </w:pPr>
            <w:r>
              <w:t>May not be Applicable</w:t>
            </w:r>
          </w:p>
        </w:tc>
      </w:tr>
      <w:tr w:rsidR="007D4B23" w14:paraId="581099F4" w14:textId="77777777" w:rsidTr="582D80BD">
        <w:trPr>
          <w:trHeight w:val="300"/>
          <w:trPrChange w:id="226" w:author="DELL" w:date="2024-06-18T17:02:00Z">
            <w:trPr>
              <w:gridAfter w:val="0"/>
              <w:trHeight w:val="1936"/>
            </w:trPr>
          </w:trPrChange>
        </w:trPr>
        <w:tc>
          <w:tcPr>
            <w:tcW w:w="4152" w:type="dxa"/>
            <w:tcPrChange w:id="227" w:author="DELL" w:date="2024-06-18T17:02:00Z">
              <w:tcPr>
                <w:tcW w:w="2848" w:type="dxa"/>
              </w:tcPr>
            </w:tcPrChange>
          </w:tcPr>
          <w:p w14:paraId="776E3E28" w14:textId="77777777" w:rsidR="007D4B23" w:rsidRDefault="007D4B23" w:rsidP="582D80BD">
            <w:pPr>
              <w:keepNext/>
              <w:keepLines/>
              <w:tabs>
                <w:tab w:val="clear" w:pos="794"/>
              </w:tabs>
              <w:spacing w:before="360"/>
              <w:outlineLvl w:val="0"/>
            </w:pPr>
            <w:r>
              <w:t xml:space="preserve">IoT/RF devices expected to be used in </w:t>
            </w:r>
            <w:proofErr w:type="gramStart"/>
            <w:r>
              <w:t>close proximity</w:t>
            </w:r>
            <w:proofErr w:type="gramEnd"/>
            <w:r>
              <w:t xml:space="preserve"> of 20 cm or less to the body</w:t>
            </w:r>
          </w:p>
        </w:tc>
        <w:tc>
          <w:tcPr>
            <w:tcW w:w="1797" w:type="dxa"/>
            <w:tcPrChange w:id="228" w:author="DELL" w:date="2024-06-18T17:02:00Z">
              <w:tcPr>
                <w:tcW w:w="2250" w:type="dxa"/>
                <w:gridSpan w:val="2"/>
              </w:tcPr>
            </w:tcPrChange>
          </w:tcPr>
          <w:p w14:paraId="5B538F5F" w14:textId="77777777" w:rsidR="007D4B23" w:rsidRDefault="007D4B23" w:rsidP="582D80BD">
            <w:pPr>
              <w:keepNext/>
              <w:keepLines/>
              <w:tabs>
                <w:tab w:val="clear" w:pos="794"/>
              </w:tabs>
              <w:spacing w:before="360"/>
              <w:outlineLvl w:val="0"/>
            </w:pPr>
            <w:r>
              <w:t>May not be Applicable</w:t>
            </w:r>
          </w:p>
        </w:tc>
        <w:tc>
          <w:tcPr>
            <w:tcW w:w="1701" w:type="dxa"/>
            <w:tcPrChange w:id="229" w:author="DELL" w:date="2024-06-18T17:02:00Z">
              <w:tcPr>
                <w:tcW w:w="961" w:type="dxa"/>
              </w:tcPr>
            </w:tcPrChange>
          </w:tcPr>
          <w:p w14:paraId="2FB01FAE" w14:textId="77777777" w:rsidR="007D4B23" w:rsidRDefault="007D4B23" w:rsidP="582D80BD">
            <w:pPr>
              <w:keepNext/>
              <w:keepLines/>
              <w:tabs>
                <w:tab w:val="clear" w:pos="794"/>
              </w:tabs>
              <w:spacing w:before="360"/>
              <w:outlineLvl w:val="0"/>
            </w:pPr>
            <w:r>
              <w:t>25 mm or less</w:t>
            </w:r>
          </w:p>
        </w:tc>
        <w:tc>
          <w:tcPr>
            <w:tcW w:w="1984" w:type="dxa"/>
            <w:tcPrChange w:id="230" w:author="DELL" w:date="2024-06-18T17:02:00Z">
              <w:tcPr>
                <w:tcW w:w="3575" w:type="dxa"/>
              </w:tcPr>
            </w:tcPrChange>
          </w:tcPr>
          <w:p w14:paraId="12BC2CD5" w14:textId="075ED983" w:rsidR="007D4B23" w:rsidRDefault="71C4E429" w:rsidP="582D80BD">
            <w:pPr>
              <w:keepNext/>
              <w:keepLines/>
              <w:tabs>
                <w:tab w:val="clear" w:pos="794"/>
              </w:tabs>
              <w:spacing w:before="360"/>
              <w:outlineLvl w:val="0"/>
            </w:pPr>
            <w:r>
              <w:t>May not be Applicable</w:t>
            </w:r>
          </w:p>
        </w:tc>
      </w:tr>
    </w:tbl>
    <w:p w14:paraId="0CB62ED4" w14:textId="4EF27254" w:rsidR="71C4E429" w:rsidRDefault="71C4E429" w:rsidP="582D80BD">
      <w:pPr>
        <w:tabs>
          <w:tab w:val="left" w:pos="1000"/>
        </w:tabs>
        <w:rPr>
          <w:rFonts w:eastAsia="Arial Unicode MS"/>
        </w:rPr>
      </w:pPr>
      <w:r w:rsidRPr="582D80BD">
        <w:rPr>
          <w:rFonts w:eastAsiaTheme="minorEastAsia"/>
          <w:sz w:val="20"/>
          <w:lang w:eastAsia="ja-JP"/>
        </w:rPr>
        <w:t xml:space="preserve">Note #1: The above specified distances of EUT from surface for SAR measurement are based on broad categorization and may vary depending on the equipment usage. </w:t>
      </w:r>
    </w:p>
    <w:p w14:paraId="0F3E61B3" w14:textId="3260258F" w:rsidR="71C4E429" w:rsidRDefault="71C4E429" w:rsidP="582D80BD">
      <w:pPr>
        <w:tabs>
          <w:tab w:val="left" w:pos="1000"/>
        </w:tabs>
        <w:rPr>
          <w:ins w:id="231" w:author="DELL" w:date="2024-06-18T16:57:00Z"/>
        </w:rPr>
      </w:pPr>
      <w:r w:rsidRPr="582D80BD">
        <w:rPr>
          <w:rFonts w:eastAsiaTheme="minorEastAsia"/>
          <w:sz w:val="20"/>
          <w:lang w:eastAsia="ja-JP"/>
        </w:rPr>
        <w:t>Note #2: This case is only applicable when the RF/IoT device is worn on the limbs or extremities. For e.g. tracking devices, smart watches etc</w:t>
      </w:r>
    </w:p>
    <w:p w14:paraId="10DAFB23" w14:textId="650CC672" w:rsidR="000A1FF5" w:rsidRDefault="000A1FF5">
      <w:pPr>
        <w:tabs>
          <w:tab w:val="left" w:pos="1000"/>
        </w:tabs>
        <w:rPr>
          <w:ins w:id="232" w:author="DELL" w:date="2024-06-18T17:01:00Z"/>
          <w:rFonts w:eastAsia="Arial Unicode MS"/>
          <w:bCs/>
          <w:szCs w:val="24"/>
        </w:rPr>
        <w:pPrChange w:id="233" w:author="DELL" w:date="2024-06-18T17:03:00Z">
          <w:pPr>
            <w:tabs>
              <w:tab w:val="left" w:pos="1000"/>
            </w:tabs>
            <w:jc w:val="center"/>
          </w:pPr>
        </w:pPrChange>
      </w:pPr>
    </w:p>
    <w:p w14:paraId="36260138" w14:textId="711F87FD" w:rsidR="007D4B23" w:rsidRDefault="007D4B23">
      <w:pPr>
        <w:tabs>
          <w:tab w:val="left" w:pos="1000"/>
        </w:tabs>
        <w:rPr>
          <w:ins w:id="234" w:author="DELL" w:date="2024-06-18T17:01:00Z"/>
          <w:rFonts w:eastAsia="Arial Unicode MS"/>
          <w:bCs/>
          <w:szCs w:val="24"/>
        </w:rPr>
        <w:pPrChange w:id="235" w:author="DELL" w:date="2024-06-18T17:03:00Z">
          <w:pPr>
            <w:tabs>
              <w:tab w:val="left" w:pos="1000"/>
            </w:tabs>
            <w:jc w:val="center"/>
          </w:pPr>
        </w:pPrChange>
      </w:pPr>
    </w:p>
    <w:p w14:paraId="431C21A8" w14:textId="472143E1" w:rsidR="007D4B23" w:rsidRPr="00F12948" w:rsidRDefault="007D4B23" w:rsidP="00F12948">
      <w:pPr>
        <w:tabs>
          <w:tab w:val="clear" w:pos="794"/>
          <w:tab w:val="clear" w:pos="1191"/>
          <w:tab w:val="clear" w:pos="1588"/>
          <w:tab w:val="clear" w:pos="1985"/>
        </w:tabs>
        <w:overflowPunct/>
        <w:autoSpaceDE/>
        <w:autoSpaceDN/>
        <w:adjustRightInd/>
        <w:spacing w:before="0" w:after="160" w:line="259" w:lineRule="auto"/>
        <w:jc w:val="center"/>
        <w:textAlignment w:val="auto"/>
        <w:rPr>
          <w:rFonts w:eastAsia="Arial Unicode MS"/>
        </w:rPr>
      </w:pPr>
      <w:r w:rsidRPr="31BCA2A4">
        <w:rPr>
          <w:rFonts w:eastAsia="Arial Unicode MS"/>
        </w:rPr>
        <w:br w:type="page"/>
      </w:r>
      <w:r w:rsidRPr="31BCA2A4">
        <w:rPr>
          <w:b/>
          <w:bCs/>
          <w:lang w:val="en-US"/>
        </w:rPr>
        <w:t>Appendix- III</w:t>
      </w:r>
    </w:p>
    <w:p w14:paraId="2943F543" w14:textId="77777777" w:rsidR="007D4B23" w:rsidRDefault="007D4B23" w:rsidP="007D4B23">
      <w:pPr>
        <w:tabs>
          <w:tab w:val="clear" w:pos="794"/>
          <w:tab w:val="clear" w:pos="1191"/>
          <w:tab w:val="clear" w:pos="1588"/>
          <w:tab w:val="clear" w:pos="1985"/>
        </w:tabs>
        <w:jc w:val="center"/>
        <w:rPr>
          <w:rFonts w:eastAsia="SimSun"/>
          <w:lang w:eastAsia="ja-JP"/>
        </w:rPr>
      </w:pPr>
      <w:r w:rsidRPr="31BCA2A4">
        <w:rPr>
          <w:rFonts w:eastAsia="SimSun"/>
          <w:lang w:eastAsia="ja-JP"/>
        </w:rPr>
        <w:t>(This appendix does not form an integral part of this Recommendation.)</w:t>
      </w:r>
    </w:p>
    <w:p w14:paraId="2F24CCE7" w14:textId="77777777" w:rsidR="007D4B23" w:rsidRDefault="007D4B23" w:rsidP="007D4B23">
      <w:pPr>
        <w:tabs>
          <w:tab w:val="clear" w:pos="794"/>
          <w:tab w:val="clear" w:pos="1191"/>
          <w:tab w:val="clear" w:pos="1588"/>
          <w:tab w:val="clear" w:pos="1985"/>
        </w:tabs>
        <w:jc w:val="center"/>
        <w:rPr>
          <w:rFonts w:eastAsia="SimSun"/>
          <w:lang w:eastAsia="ja-JP"/>
        </w:rPr>
      </w:pPr>
    </w:p>
    <w:p w14:paraId="31D59149" w14:textId="77777777" w:rsidR="007D4B23" w:rsidRDefault="31C4056E" w:rsidP="582D80BD">
      <w:pPr>
        <w:tabs>
          <w:tab w:val="clear" w:pos="794"/>
          <w:tab w:val="clear" w:pos="1191"/>
          <w:tab w:val="clear" w:pos="1588"/>
          <w:tab w:val="clear" w:pos="1985"/>
        </w:tabs>
        <w:contextualSpacing/>
        <w:jc w:val="center"/>
        <w:rPr>
          <w:rFonts w:eastAsiaTheme="minorEastAsia"/>
          <w:b/>
          <w:bCs/>
          <w:lang w:eastAsia="ja-JP"/>
        </w:rPr>
      </w:pPr>
      <w:r w:rsidRPr="582D80BD">
        <w:rPr>
          <w:rFonts w:eastAsiaTheme="minorEastAsia"/>
          <w:b/>
          <w:bCs/>
          <w:lang w:eastAsia="ja-JP"/>
        </w:rPr>
        <w:t>Optimization Procedure for Evaluating SAR in Portable Terminal Stations with Non-Simultaneous Transmitting Antennas</w:t>
      </w:r>
    </w:p>
    <w:p w14:paraId="63DD2A0D" w14:textId="22AAC3CF" w:rsidR="582D80BD" w:rsidRDefault="582D80BD" w:rsidP="582D80BD">
      <w:pPr>
        <w:tabs>
          <w:tab w:val="clear" w:pos="794"/>
          <w:tab w:val="clear" w:pos="1191"/>
          <w:tab w:val="clear" w:pos="1588"/>
          <w:tab w:val="clear" w:pos="1985"/>
        </w:tabs>
        <w:contextualSpacing/>
        <w:jc w:val="center"/>
        <w:rPr>
          <w:rFonts w:eastAsiaTheme="minorEastAsia"/>
          <w:b/>
          <w:bCs/>
          <w:lang w:eastAsia="ja-JP"/>
        </w:rPr>
      </w:pPr>
    </w:p>
    <w:p w14:paraId="3640C411" w14:textId="067C1C07" w:rsidR="2CF99FCD" w:rsidRDefault="2CF99FCD" w:rsidP="582D80BD">
      <w:pPr>
        <w:tabs>
          <w:tab w:val="clear" w:pos="794"/>
          <w:tab w:val="clear" w:pos="1191"/>
          <w:tab w:val="clear" w:pos="1588"/>
          <w:tab w:val="clear" w:pos="1985"/>
        </w:tabs>
        <w:contextualSpacing/>
        <w:rPr>
          <w:rFonts w:eastAsiaTheme="minorEastAsia"/>
          <w:lang w:eastAsia="ja-JP"/>
        </w:rPr>
      </w:pPr>
      <w:commentRangeStart w:id="236"/>
      <w:commentRangeStart w:id="237"/>
      <w:r w:rsidRPr="00EE172E">
        <w:rPr>
          <w:rFonts w:eastAsiaTheme="minorEastAsia"/>
          <w:highlight w:val="yellow"/>
          <w:lang w:eastAsia="ja-JP"/>
        </w:rPr>
        <w:t xml:space="preserve">&lt;Neha Upadhyay, India: Can we also mention here that this optimization procedure is based on practices followed in some of the </w:t>
      </w:r>
      <w:proofErr w:type="gramStart"/>
      <w:r w:rsidRPr="00EE172E">
        <w:rPr>
          <w:rFonts w:eastAsiaTheme="minorEastAsia"/>
          <w:highlight w:val="yellow"/>
          <w:lang w:eastAsia="ja-JP"/>
        </w:rPr>
        <w:t>countries ?</w:t>
      </w:r>
      <w:proofErr w:type="gramEnd"/>
      <w:r w:rsidRPr="00EE172E">
        <w:rPr>
          <w:rFonts w:eastAsiaTheme="minorEastAsia"/>
          <w:highlight w:val="yellow"/>
          <w:lang w:eastAsia="ja-JP"/>
        </w:rPr>
        <w:t>&gt;</w:t>
      </w:r>
      <w:commentRangeEnd w:id="236"/>
      <w:r w:rsidRPr="00EE172E">
        <w:rPr>
          <w:highlight w:val="yellow"/>
        </w:rPr>
        <w:commentReference w:id="236"/>
      </w:r>
      <w:commentRangeEnd w:id="237"/>
      <w:r w:rsidR="003D0ECB" w:rsidRPr="00EE172E">
        <w:rPr>
          <w:rStyle w:val="Refdecomentrio"/>
          <w:highlight w:val="yellow"/>
          <w:lang w:val="en-US"/>
        </w:rPr>
        <w:commentReference w:id="237"/>
      </w:r>
    </w:p>
    <w:p w14:paraId="741E81AA" w14:textId="6E2B5270" w:rsidR="582D80BD" w:rsidRDefault="582D80BD" w:rsidP="582D80BD">
      <w:pPr>
        <w:tabs>
          <w:tab w:val="clear" w:pos="794"/>
          <w:tab w:val="clear" w:pos="1191"/>
          <w:tab w:val="clear" w:pos="1588"/>
          <w:tab w:val="clear" w:pos="1985"/>
        </w:tabs>
        <w:contextualSpacing/>
        <w:rPr>
          <w:rFonts w:eastAsiaTheme="minorEastAsia"/>
          <w:lang w:eastAsia="ja-JP"/>
        </w:rPr>
      </w:pPr>
    </w:p>
    <w:p w14:paraId="0EB7E7E4" w14:textId="5A785AA8" w:rsidR="6347214E" w:rsidRPr="009A25CD" w:rsidRDefault="6347214E" w:rsidP="582D80BD">
      <w:pPr>
        <w:tabs>
          <w:tab w:val="clear" w:pos="794"/>
          <w:tab w:val="clear" w:pos="1191"/>
          <w:tab w:val="clear" w:pos="1588"/>
          <w:tab w:val="clear" w:pos="1985"/>
        </w:tabs>
        <w:rPr>
          <w:rFonts w:eastAsiaTheme="minorEastAsia"/>
          <w:i/>
          <w:iCs/>
          <w:highlight w:val="yellow"/>
          <w:lang w:eastAsia="ja-JP"/>
        </w:rPr>
      </w:pPr>
      <w:r w:rsidRPr="009A25CD">
        <w:rPr>
          <w:rFonts w:eastAsiaTheme="minorEastAsia"/>
          <w:i/>
          <w:iCs/>
          <w:highlight w:val="yellow"/>
          <w:lang w:eastAsia="ja-JP"/>
        </w:rPr>
        <w:t xml:space="preserve">[Editor´s Note: Proposal received on this ongoing work item to make it </w:t>
      </w:r>
      <w:r w:rsidRPr="009A25CD">
        <w:rPr>
          <w:i/>
          <w:iCs/>
          <w:highlight w:val="yellow"/>
          <w:lang w:val="en-US"/>
        </w:rPr>
        <w:t xml:space="preserve">Recommendation ITU-T </w:t>
      </w:r>
      <w:proofErr w:type="spellStart"/>
      <w:proofErr w:type="gramStart"/>
      <w:r w:rsidRPr="009A25CD">
        <w:rPr>
          <w:i/>
          <w:iCs/>
          <w:highlight w:val="yellow"/>
          <w:lang w:val="en-US"/>
        </w:rPr>
        <w:t>K.devices</w:t>
      </w:r>
      <w:proofErr w:type="spellEnd"/>
      <w:proofErr w:type="gramEnd"/>
      <w:r w:rsidRPr="009A25CD">
        <w:rPr>
          <w:rFonts w:eastAsiaTheme="minorEastAsia"/>
          <w:i/>
          <w:iCs/>
          <w:highlight w:val="yellow"/>
          <w:lang w:eastAsia="ja-JP"/>
        </w:rPr>
        <w:t xml:space="preserve">. As there was no consensus, further contributions are invited and will be discussed in the next meeting. </w:t>
      </w:r>
    </w:p>
    <w:p w14:paraId="60A4AA78" w14:textId="4CA7F2A1" w:rsidR="6347214E" w:rsidRPr="009A25CD" w:rsidRDefault="6347214E" w:rsidP="582D80BD">
      <w:pPr>
        <w:tabs>
          <w:tab w:val="clear" w:pos="794"/>
          <w:tab w:val="clear" w:pos="1191"/>
          <w:tab w:val="clear" w:pos="1588"/>
          <w:tab w:val="clear" w:pos="1985"/>
        </w:tabs>
        <w:contextualSpacing/>
        <w:rPr>
          <w:rFonts w:eastAsiaTheme="minorEastAsia"/>
          <w:i/>
          <w:iCs/>
          <w:szCs w:val="24"/>
          <w:lang w:eastAsia="ja-JP"/>
        </w:rPr>
      </w:pPr>
      <w:r w:rsidRPr="009A25CD">
        <w:rPr>
          <w:rFonts w:eastAsiaTheme="minorEastAsia"/>
          <w:i/>
          <w:iCs/>
          <w:highlight w:val="yellow"/>
          <w:lang w:eastAsia="ja-JP"/>
        </w:rPr>
        <w:t>Line by Line review need to be done at next meeting]</w:t>
      </w:r>
    </w:p>
    <w:p w14:paraId="69336F6A" w14:textId="77777777" w:rsidR="007D4B23" w:rsidRDefault="007D4B23" w:rsidP="31BCA2A4">
      <w:pPr>
        <w:tabs>
          <w:tab w:val="clear" w:pos="794"/>
          <w:tab w:val="clear" w:pos="1191"/>
          <w:tab w:val="clear" w:pos="1588"/>
          <w:tab w:val="clear" w:pos="1985"/>
        </w:tabs>
        <w:contextualSpacing/>
        <w:rPr>
          <w:rFonts w:eastAsiaTheme="minorEastAsia"/>
          <w:b/>
          <w:bCs/>
          <w:lang w:eastAsia="ja-JP"/>
        </w:rPr>
      </w:pPr>
    </w:p>
    <w:p w14:paraId="754623CD" w14:textId="77777777" w:rsidR="007D4B23" w:rsidRDefault="007D4B23" w:rsidP="31BCA2A4">
      <w:pPr>
        <w:pStyle w:val="PargrafodaLista"/>
        <w:numPr>
          <w:ilvl w:val="0"/>
          <w:numId w:val="24"/>
        </w:numPr>
        <w:tabs>
          <w:tab w:val="clear" w:pos="794"/>
          <w:tab w:val="clear" w:pos="1191"/>
          <w:tab w:val="clear" w:pos="1588"/>
          <w:tab w:val="clear" w:pos="1985"/>
        </w:tabs>
        <w:suppressAutoHyphens/>
        <w:overflowPunct/>
        <w:autoSpaceDE/>
        <w:autoSpaceDN/>
        <w:adjustRightInd/>
        <w:ind w:left="360"/>
        <w:rPr>
          <w:rFonts w:eastAsiaTheme="minorEastAsia"/>
          <w:lang w:eastAsia="ja-JP"/>
        </w:rPr>
      </w:pPr>
      <w:r w:rsidRPr="31BCA2A4">
        <w:rPr>
          <w:rFonts w:eastAsiaTheme="minorEastAsia"/>
          <w:lang w:eastAsia="ja-JP"/>
        </w:rPr>
        <w:t>In contemporary personal wireless communication devices, which are capable of autonomously selecting each non-simultaneous transmitting antenna that work across a wide range of RF bands, determining the configuration that yields the highest psSAR may demand conducting numerous SAR tests. Hence, this Appendix presents an alternative approach, drawing from the expertise of Brazilian testing laboratories, aimed at optimizing the number of SAR tests.</w:t>
      </w:r>
    </w:p>
    <w:p w14:paraId="1ED857B3" w14:textId="77777777" w:rsidR="007D4B23" w:rsidRDefault="007D4B23" w:rsidP="31BCA2A4">
      <w:pPr>
        <w:pStyle w:val="PargrafodaLista"/>
        <w:numPr>
          <w:ilvl w:val="0"/>
          <w:numId w:val="24"/>
        </w:numPr>
        <w:tabs>
          <w:tab w:val="clear" w:pos="794"/>
          <w:tab w:val="clear" w:pos="1191"/>
          <w:tab w:val="clear" w:pos="1588"/>
          <w:tab w:val="clear" w:pos="1985"/>
        </w:tabs>
        <w:suppressAutoHyphens/>
        <w:overflowPunct/>
        <w:autoSpaceDE/>
        <w:autoSpaceDN/>
        <w:adjustRightInd/>
        <w:ind w:left="360"/>
        <w:rPr>
          <w:rFonts w:eastAsiaTheme="minorEastAsia"/>
          <w:lang w:eastAsia="ja-JP"/>
        </w:rPr>
      </w:pPr>
      <w:r w:rsidRPr="31BCA2A4">
        <w:rPr>
          <w:rFonts w:eastAsiaTheme="minorEastAsia"/>
          <w:lang w:eastAsia="ja-JP"/>
        </w:rPr>
        <w:t xml:space="preserve">To apply the test reduction procedure, the following requirements must be satisfied: </w:t>
      </w:r>
    </w:p>
    <w:p w14:paraId="6CA93AFA" w14:textId="77777777" w:rsidR="007D4B23" w:rsidRDefault="007D4B23" w:rsidP="007D4B23">
      <w:pPr>
        <w:pStyle w:val="PargrafodaLista"/>
        <w:numPr>
          <w:ilvl w:val="0"/>
          <w:numId w:val="20"/>
        </w:numPr>
        <w:tabs>
          <w:tab w:val="clear" w:pos="794"/>
          <w:tab w:val="clear" w:pos="1191"/>
          <w:tab w:val="clear" w:pos="1588"/>
          <w:tab w:val="clear" w:pos="1985"/>
        </w:tabs>
        <w:suppressAutoHyphens/>
        <w:overflowPunct/>
        <w:autoSpaceDE/>
        <w:autoSpaceDN/>
        <w:adjustRightInd/>
      </w:pPr>
      <w:r>
        <w:t xml:space="preserve">The DUT must autonomously select each non-simultaneous transmitting antenna. </w:t>
      </w:r>
    </w:p>
    <w:p w14:paraId="33487791" w14:textId="77777777" w:rsidR="007D4B23" w:rsidRDefault="007D4B23" w:rsidP="007D4B23">
      <w:pPr>
        <w:pStyle w:val="PargrafodaLista"/>
        <w:numPr>
          <w:ilvl w:val="0"/>
          <w:numId w:val="20"/>
        </w:numPr>
        <w:tabs>
          <w:tab w:val="clear" w:pos="794"/>
          <w:tab w:val="clear" w:pos="1191"/>
          <w:tab w:val="clear" w:pos="1588"/>
          <w:tab w:val="clear" w:pos="1985"/>
        </w:tabs>
        <w:suppressAutoHyphens/>
        <w:overflowPunct/>
        <w:autoSpaceDE/>
        <w:autoSpaceDN/>
        <w:adjustRightInd/>
      </w:pPr>
      <w:r>
        <w:t xml:space="preserve">No MIMO (multiple-input and multiple-output) techniques shall be applied. </w:t>
      </w:r>
    </w:p>
    <w:p w14:paraId="2B10D48D" w14:textId="6BFB542E" w:rsidR="3E1B9FED" w:rsidRDefault="3E1B9FED" w:rsidP="582D80BD">
      <w:pPr>
        <w:pStyle w:val="PargrafodaLista"/>
        <w:numPr>
          <w:ilvl w:val="0"/>
          <w:numId w:val="20"/>
        </w:numPr>
        <w:tabs>
          <w:tab w:val="clear" w:pos="794"/>
          <w:tab w:val="clear" w:pos="1191"/>
          <w:tab w:val="clear" w:pos="1588"/>
          <w:tab w:val="clear" w:pos="1985"/>
        </w:tabs>
      </w:pPr>
      <w:r>
        <w:t>The same SAR measurement system (including probe, phantom, tissue-equivalent medium, and electronics) must be used for each frequency band and phantom combination.</w:t>
      </w:r>
    </w:p>
    <w:p w14:paraId="709D16BF" w14:textId="7A2B92B6" w:rsidR="3E1B9FED" w:rsidRDefault="3E1B9FED" w:rsidP="582D80BD">
      <w:pPr>
        <w:pStyle w:val="PargrafodaLista"/>
        <w:numPr>
          <w:ilvl w:val="0"/>
          <w:numId w:val="24"/>
        </w:numPr>
        <w:tabs>
          <w:tab w:val="clear" w:pos="794"/>
          <w:tab w:val="clear" w:pos="1191"/>
          <w:tab w:val="clear" w:pos="1588"/>
          <w:tab w:val="clear" w:pos="1985"/>
        </w:tabs>
        <w:ind w:left="360"/>
        <w:rPr>
          <w:rFonts w:eastAsiaTheme="minorEastAsia"/>
          <w:lang w:eastAsia="ja-JP"/>
        </w:rPr>
      </w:pPr>
      <w:r w:rsidRPr="582D80BD">
        <w:rPr>
          <w:rFonts w:eastAsiaTheme="minorEastAsia"/>
          <w:lang w:eastAsia="ja-JP"/>
        </w:rPr>
        <w:t>This method involves identifying the non-simultaneous transmitting antenna that generates the highest psSAR value among a group of non-simultaneous transmitting antennas operating on the same RF band, forming an RF group. This is achieved by selecting the wireless technology with the highest time-averaged transmitting power level from the priority order outlined below and conducting a full SAR test for all non-simultaneous transmitting antennas of the same RF group. Subsequently, the remaining wireless technologies that operate in the same RF group need to be tested only for the antenna which produced the highest psSAR value.</w:t>
      </w:r>
    </w:p>
    <w:p w14:paraId="15AE6D68" w14:textId="77777777" w:rsidR="007D4B23" w:rsidRDefault="007D4B23" w:rsidP="31BCA2A4">
      <w:pPr>
        <w:pStyle w:val="PargrafodaLista"/>
        <w:numPr>
          <w:ilvl w:val="0"/>
          <w:numId w:val="24"/>
        </w:numPr>
        <w:tabs>
          <w:tab w:val="clear" w:pos="794"/>
          <w:tab w:val="clear" w:pos="1191"/>
          <w:tab w:val="clear" w:pos="1588"/>
          <w:tab w:val="clear" w:pos="1985"/>
        </w:tabs>
        <w:suppressAutoHyphens/>
        <w:overflowPunct/>
        <w:autoSpaceDE/>
        <w:autoSpaceDN/>
        <w:adjustRightInd/>
        <w:ind w:left="360"/>
        <w:rPr>
          <w:rFonts w:eastAsiaTheme="minorEastAsia"/>
          <w:lang w:eastAsia="ja-JP"/>
        </w:rPr>
      </w:pPr>
      <w:r w:rsidRPr="31BCA2A4">
        <w:rPr>
          <w:rFonts w:eastAsiaTheme="minorEastAsia"/>
          <w:lang w:eastAsia="ja-JP"/>
        </w:rPr>
        <w:t>If the DUT features the autonomous selection of each non-simultaneous transmitting antenna, along with multiple antennas and multiple transmitters capable of transmitting simultaneously, the assessment of the simultaneous transmission capability must be conducted separately in accordance with the relevant sections of the IEC/IEEE 62209-1528 standard.</w:t>
      </w:r>
    </w:p>
    <w:p w14:paraId="5FA7F1C4" w14:textId="77777777" w:rsidR="007D4B23" w:rsidRDefault="007D4B23" w:rsidP="31BCA2A4">
      <w:pPr>
        <w:pStyle w:val="PargrafodaLista"/>
        <w:numPr>
          <w:ilvl w:val="0"/>
          <w:numId w:val="24"/>
        </w:numPr>
        <w:tabs>
          <w:tab w:val="clear" w:pos="794"/>
          <w:tab w:val="clear" w:pos="1191"/>
          <w:tab w:val="clear" w:pos="1588"/>
          <w:tab w:val="clear" w:pos="1985"/>
        </w:tabs>
        <w:suppressAutoHyphens/>
        <w:overflowPunct/>
        <w:autoSpaceDE/>
        <w:autoSpaceDN/>
        <w:adjustRightInd/>
        <w:ind w:left="360"/>
        <w:rPr>
          <w:rFonts w:eastAsiaTheme="minorEastAsia"/>
          <w:lang w:eastAsia="ja-JP"/>
        </w:rPr>
      </w:pPr>
      <w:r w:rsidRPr="31BCA2A4">
        <w:rPr>
          <w:rFonts w:eastAsiaTheme="minorEastAsia"/>
          <w:lang w:eastAsia="ja-JP"/>
        </w:rPr>
        <w:t>The testing laboratory must be provided with the following information regarding the DUT: the number of non-simultaneous transmitting antennas autonomously selected by the DUT, the RF bands in which each of these antennas operate, the wireless technologies utilized within each RF band, and the power classes associated with each wireless technology.</w:t>
      </w:r>
    </w:p>
    <w:p w14:paraId="48F2D4E1" w14:textId="0DE2032F" w:rsidR="007D4B23" w:rsidRDefault="007D4B23" w:rsidP="31BCA2A4">
      <w:pPr>
        <w:pStyle w:val="PargrafodaLista"/>
        <w:numPr>
          <w:ilvl w:val="0"/>
          <w:numId w:val="24"/>
        </w:numPr>
        <w:tabs>
          <w:tab w:val="clear" w:pos="794"/>
          <w:tab w:val="clear" w:pos="1191"/>
          <w:tab w:val="clear" w:pos="1588"/>
          <w:tab w:val="clear" w:pos="1985"/>
        </w:tabs>
        <w:suppressAutoHyphens/>
        <w:overflowPunct/>
        <w:autoSpaceDE/>
        <w:autoSpaceDN/>
        <w:adjustRightInd/>
        <w:ind w:left="360"/>
        <w:rPr>
          <w:rFonts w:eastAsiaTheme="minorEastAsia"/>
          <w:lang w:eastAsia="ja-JP"/>
        </w:rPr>
      </w:pPr>
      <w:r>
        <w:t xml:space="preserve">The DUT must be made available with a test mode that allows the operation of the non-simultaneous transmitting antennas to be enabled and disabled, considering that the tests are carried out individually, according to the procedures described </w:t>
      </w:r>
      <w:r w:rsidR="6DCED038">
        <w:t>below</w:t>
      </w:r>
      <w:r>
        <w:t>.</w:t>
      </w:r>
    </w:p>
    <w:p w14:paraId="26DD8C10" w14:textId="77777777" w:rsidR="007D4B23" w:rsidRDefault="007D4B23" w:rsidP="31BCA2A4">
      <w:pPr>
        <w:pStyle w:val="PargrafodaLista"/>
        <w:numPr>
          <w:ilvl w:val="0"/>
          <w:numId w:val="24"/>
        </w:numPr>
        <w:tabs>
          <w:tab w:val="clear" w:pos="794"/>
          <w:tab w:val="clear" w:pos="1191"/>
          <w:tab w:val="clear" w:pos="1588"/>
          <w:tab w:val="clear" w:pos="1985"/>
        </w:tabs>
        <w:suppressAutoHyphens/>
        <w:overflowPunct/>
        <w:autoSpaceDE/>
        <w:autoSpaceDN/>
        <w:adjustRightInd/>
        <w:ind w:left="360"/>
        <w:rPr>
          <w:rFonts w:eastAsiaTheme="minorEastAsia"/>
          <w:lang w:eastAsia="ja-JP"/>
        </w:rPr>
      </w:pPr>
      <w:r w:rsidRPr="31BCA2A4">
        <w:rPr>
          <w:rFonts w:eastAsiaTheme="minorEastAsia"/>
          <w:lang w:eastAsia="ja-JP"/>
        </w:rPr>
        <w:t>The following procedure outlines how this can be accomplished:</w:t>
      </w:r>
    </w:p>
    <w:p w14:paraId="1C5310DD" w14:textId="77777777" w:rsidR="007D4B23" w:rsidRDefault="007D4B23" w:rsidP="31BCA2A4">
      <w:pPr>
        <w:pStyle w:val="PargrafodaLista"/>
        <w:numPr>
          <w:ilvl w:val="1"/>
          <w:numId w:val="24"/>
        </w:numPr>
        <w:tabs>
          <w:tab w:val="clear" w:pos="794"/>
          <w:tab w:val="clear" w:pos="1191"/>
          <w:tab w:val="clear" w:pos="1588"/>
          <w:tab w:val="clear" w:pos="1985"/>
        </w:tabs>
        <w:suppressAutoHyphens/>
        <w:overflowPunct/>
        <w:autoSpaceDE/>
        <w:autoSpaceDN/>
        <w:adjustRightInd/>
        <w:ind w:left="927"/>
        <w:rPr>
          <w:rFonts w:eastAsiaTheme="minorEastAsia"/>
          <w:lang w:eastAsia="ja-JP"/>
        </w:rPr>
      </w:pPr>
      <w:r w:rsidRPr="31BCA2A4">
        <w:rPr>
          <w:rFonts w:eastAsiaTheme="minorEastAsia"/>
          <w:lang w:eastAsia="ja-JP"/>
        </w:rPr>
        <w:t>Identify all non-simultaneous transmitting antennas that can be autonomously selected by the DUT.</w:t>
      </w:r>
    </w:p>
    <w:p w14:paraId="39BAB9F7" w14:textId="77777777" w:rsidR="007D4B23" w:rsidRDefault="007D4B23" w:rsidP="31BCA2A4">
      <w:pPr>
        <w:pStyle w:val="PargrafodaLista"/>
        <w:numPr>
          <w:ilvl w:val="1"/>
          <w:numId w:val="24"/>
        </w:numPr>
        <w:tabs>
          <w:tab w:val="clear" w:pos="794"/>
          <w:tab w:val="clear" w:pos="1191"/>
          <w:tab w:val="clear" w:pos="1588"/>
          <w:tab w:val="clear" w:pos="1985"/>
        </w:tabs>
        <w:suppressAutoHyphens/>
        <w:overflowPunct/>
        <w:autoSpaceDE/>
        <w:autoSpaceDN/>
        <w:adjustRightInd/>
        <w:ind w:left="927"/>
        <w:rPr>
          <w:rFonts w:eastAsiaTheme="minorEastAsia"/>
          <w:lang w:eastAsia="ja-JP"/>
        </w:rPr>
      </w:pPr>
      <w:r w:rsidRPr="582D80BD">
        <w:rPr>
          <w:rFonts w:eastAsiaTheme="minorEastAsia"/>
          <w:lang w:eastAsia="ja-JP"/>
        </w:rPr>
        <w:t>Group these non-simultaneous transmitting antennas according to their commonly used RF bands, forming an RF group.</w:t>
      </w:r>
    </w:p>
    <w:p w14:paraId="7CDFA6A3" w14:textId="00EE1D96" w:rsidR="4F436255" w:rsidRDefault="4F436255" w:rsidP="582D80BD">
      <w:pPr>
        <w:pStyle w:val="PargrafodaLista"/>
        <w:numPr>
          <w:ilvl w:val="1"/>
          <w:numId w:val="24"/>
        </w:numPr>
        <w:tabs>
          <w:tab w:val="clear" w:pos="794"/>
          <w:tab w:val="clear" w:pos="1191"/>
          <w:tab w:val="clear" w:pos="1588"/>
          <w:tab w:val="clear" w:pos="1985"/>
        </w:tabs>
        <w:ind w:left="927"/>
        <w:rPr>
          <w:rFonts w:eastAsiaTheme="minorEastAsia"/>
          <w:lang w:eastAsia="ja-JP"/>
        </w:rPr>
      </w:pPr>
      <w:r w:rsidRPr="582D80BD">
        <w:rPr>
          <w:rFonts w:eastAsiaTheme="minorEastAsia"/>
          <w:lang w:eastAsia="ja-JP"/>
        </w:rPr>
        <w:lastRenderedPageBreak/>
        <w:t xml:space="preserve">For each non-simultaneous transmitting antenna of an RF group choose the wireless technology with the highest time-averaged transmission power level. </w:t>
      </w:r>
    </w:p>
    <w:p w14:paraId="3E45835B" w14:textId="6758F86B" w:rsidR="4F436255" w:rsidRDefault="4F436255" w:rsidP="582D80BD">
      <w:pPr>
        <w:pStyle w:val="PargrafodaLista"/>
        <w:numPr>
          <w:ilvl w:val="1"/>
          <w:numId w:val="24"/>
        </w:numPr>
        <w:tabs>
          <w:tab w:val="clear" w:pos="794"/>
          <w:tab w:val="clear" w:pos="1191"/>
          <w:tab w:val="clear" w:pos="1588"/>
          <w:tab w:val="clear" w:pos="1985"/>
        </w:tabs>
        <w:ind w:left="927"/>
        <w:rPr>
          <w:rFonts w:eastAsiaTheme="minorEastAsia"/>
          <w:lang w:eastAsia="ja-JP"/>
        </w:rPr>
      </w:pPr>
      <w:r w:rsidRPr="582D80BD">
        <w:rPr>
          <w:rFonts w:eastAsiaTheme="minorEastAsia"/>
          <w:lang w:eastAsia="ja-JP"/>
        </w:rPr>
        <w:t>To identify the wireless technology with the highest time-averaged transmission power level, adhere to the following priority order:</w:t>
      </w:r>
    </w:p>
    <w:p w14:paraId="6634EDE6" w14:textId="77777777" w:rsidR="007D4B23" w:rsidRDefault="007D4B23" w:rsidP="007D4B23">
      <w:pPr>
        <w:pStyle w:val="PargrafodaLista"/>
        <w:numPr>
          <w:ilvl w:val="2"/>
          <w:numId w:val="24"/>
        </w:numPr>
        <w:suppressAutoHyphens/>
        <w:overflowPunct/>
        <w:autoSpaceDE/>
        <w:autoSpaceDN/>
        <w:adjustRightInd/>
        <w:spacing w:before="240"/>
      </w:pPr>
      <w:r>
        <w:t xml:space="preserve">2G technologies, in the sequence: 1) GSM, 2) GPRS, 3) </w:t>
      </w:r>
      <w:proofErr w:type="gramStart"/>
      <w:r>
        <w:t>EDGE;</w:t>
      </w:r>
      <w:proofErr w:type="gramEnd"/>
    </w:p>
    <w:p w14:paraId="17979016" w14:textId="77777777" w:rsidR="007D4B23" w:rsidRDefault="007D4B23" w:rsidP="007D4B23">
      <w:pPr>
        <w:pStyle w:val="PargrafodaLista"/>
        <w:numPr>
          <w:ilvl w:val="2"/>
          <w:numId w:val="24"/>
        </w:numPr>
        <w:suppressAutoHyphens/>
        <w:overflowPunct/>
        <w:autoSpaceDE/>
        <w:autoSpaceDN/>
        <w:adjustRightInd/>
        <w:spacing w:before="240"/>
      </w:pPr>
      <w:r>
        <w:t>3G technologies, in the sequence:</w:t>
      </w:r>
      <w:commentRangeStart w:id="238"/>
      <w:r>
        <w:t xml:space="preserve"> 1) WCDMA, 2) HSPA, 3) HSPA +</w:t>
      </w:r>
      <w:commentRangeEnd w:id="238"/>
      <w:r>
        <w:commentReference w:id="238"/>
      </w:r>
      <w:r>
        <w:t>;</w:t>
      </w:r>
    </w:p>
    <w:p w14:paraId="12E6C048" w14:textId="5A785AA8" w:rsidR="44E80865" w:rsidRPr="00FA0A96" w:rsidRDefault="44E80865" w:rsidP="582D80BD">
      <w:pPr>
        <w:tabs>
          <w:tab w:val="clear" w:pos="794"/>
          <w:tab w:val="clear" w:pos="1191"/>
          <w:tab w:val="clear" w:pos="1588"/>
          <w:tab w:val="clear" w:pos="1985"/>
        </w:tabs>
        <w:rPr>
          <w:rFonts w:eastAsiaTheme="minorEastAsia"/>
          <w:i/>
          <w:iCs/>
          <w:highlight w:val="yellow"/>
          <w:lang w:eastAsia="ja-JP"/>
        </w:rPr>
      </w:pPr>
      <w:r w:rsidRPr="00FA0A96">
        <w:rPr>
          <w:rFonts w:eastAsiaTheme="minorEastAsia"/>
          <w:i/>
          <w:iCs/>
          <w:highlight w:val="yellow"/>
          <w:lang w:eastAsia="ja-JP"/>
        </w:rPr>
        <w:t xml:space="preserve">[Editor´s Note: Proposal received on this ongoing work item to make it </w:t>
      </w:r>
      <w:r w:rsidRPr="00FA0A96">
        <w:rPr>
          <w:i/>
          <w:iCs/>
          <w:highlight w:val="yellow"/>
          <w:lang w:val="en-US"/>
        </w:rPr>
        <w:t xml:space="preserve">Recommendation ITU-T </w:t>
      </w:r>
      <w:proofErr w:type="spellStart"/>
      <w:proofErr w:type="gramStart"/>
      <w:r w:rsidRPr="00FA0A96">
        <w:rPr>
          <w:i/>
          <w:iCs/>
          <w:highlight w:val="yellow"/>
          <w:lang w:val="en-US"/>
        </w:rPr>
        <w:t>K.devices</w:t>
      </w:r>
      <w:proofErr w:type="spellEnd"/>
      <w:proofErr w:type="gramEnd"/>
      <w:r w:rsidRPr="00FA0A96">
        <w:rPr>
          <w:rFonts w:eastAsiaTheme="minorEastAsia"/>
          <w:i/>
          <w:iCs/>
          <w:highlight w:val="yellow"/>
          <w:lang w:eastAsia="ja-JP"/>
        </w:rPr>
        <w:t xml:space="preserve">. As there was no consensus, further contributions are invited and will be discussed in the next meeting. </w:t>
      </w:r>
    </w:p>
    <w:p w14:paraId="36DFCE49" w14:textId="76AFDA68" w:rsidR="44E80865" w:rsidRPr="00FA0A96" w:rsidRDefault="44E80865" w:rsidP="582D80BD">
      <w:pPr>
        <w:tabs>
          <w:tab w:val="clear" w:pos="794"/>
          <w:tab w:val="clear" w:pos="1191"/>
          <w:tab w:val="clear" w:pos="1588"/>
          <w:tab w:val="clear" w:pos="1985"/>
        </w:tabs>
        <w:contextualSpacing/>
        <w:rPr>
          <w:rFonts w:eastAsiaTheme="minorEastAsia"/>
          <w:i/>
          <w:iCs/>
          <w:szCs w:val="24"/>
          <w:lang w:eastAsia="ja-JP"/>
        </w:rPr>
      </w:pPr>
      <w:r w:rsidRPr="00FA0A96">
        <w:rPr>
          <w:rFonts w:eastAsiaTheme="minorEastAsia"/>
          <w:i/>
          <w:iCs/>
          <w:highlight w:val="yellow"/>
          <w:lang w:eastAsia="ja-JP"/>
        </w:rPr>
        <w:t>Line by Line review need to be done at next meeting]</w:t>
      </w:r>
    </w:p>
    <w:p w14:paraId="2C7F5550" w14:textId="77777777" w:rsidR="007D4B23" w:rsidRDefault="007D4B23" w:rsidP="007D4B23">
      <w:pPr>
        <w:pStyle w:val="PargrafodaLista"/>
        <w:numPr>
          <w:ilvl w:val="2"/>
          <w:numId w:val="24"/>
        </w:numPr>
        <w:suppressAutoHyphens/>
        <w:overflowPunct/>
        <w:autoSpaceDE/>
        <w:autoSpaceDN/>
        <w:adjustRightInd/>
        <w:spacing w:before="240"/>
      </w:pPr>
      <w:r>
        <w:t>4G technology (LTE</w:t>
      </w:r>
      <w:proofErr w:type="gramStart"/>
      <w:r>
        <w:t>);</w:t>
      </w:r>
      <w:proofErr w:type="gramEnd"/>
    </w:p>
    <w:p w14:paraId="2BF8B62E" w14:textId="77777777" w:rsidR="007D4B23" w:rsidRDefault="007D4B23" w:rsidP="007D4B23">
      <w:pPr>
        <w:pStyle w:val="PargrafodaLista"/>
        <w:numPr>
          <w:ilvl w:val="2"/>
          <w:numId w:val="24"/>
        </w:numPr>
        <w:suppressAutoHyphens/>
        <w:overflowPunct/>
        <w:autoSpaceDE/>
        <w:autoSpaceDN/>
        <w:adjustRightInd/>
        <w:spacing w:before="240"/>
      </w:pPr>
      <w:r>
        <w:t>5G NR technology.</w:t>
      </w:r>
    </w:p>
    <w:p w14:paraId="7F71CD90" w14:textId="4B2AA08E" w:rsidR="007D4B23" w:rsidRDefault="6F618BE9" w:rsidP="582D80BD">
      <w:pPr>
        <w:pStyle w:val="PargrafodaLista"/>
        <w:numPr>
          <w:ilvl w:val="1"/>
          <w:numId w:val="24"/>
        </w:numPr>
        <w:tabs>
          <w:tab w:val="clear" w:pos="794"/>
          <w:tab w:val="clear" w:pos="1191"/>
          <w:tab w:val="clear" w:pos="1588"/>
          <w:tab w:val="clear" w:pos="1985"/>
        </w:tabs>
        <w:suppressAutoHyphens/>
        <w:overflowPunct/>
        <w:autoSpaceDE/>
        <w:autoSpaceDN/>
        <w:adjustRightInd/>
        <w:ind w:left="927"/>
        <w:rPr>
          <w:rFonts w:eastAsiaTheme="minorEastAsia"/>
          <w:lang w:eastAsia="ja-JP"/>
        </w:rPr>
      </w:pPr>
      <w:r w:rsidRPr="582D80BD">
        <w:rPr>
          <w:rFonts w:eastAsiaTheme="minorEastAsia"/>
          <w:lang w:eastAsia="ja-JP"/>
        </w:rPr>
        <w:t>If a specific non-simultaneously transmitting antenna of an RF group does not utilize the wireless technology identified as having the highest time-averaged transmission power level, the SAR test for this antenna must be conducted for the next wireless technology in accordance with the established priority order.</w:t>
      </w:r>
    </w:p>
    <w:p w14:paraId="1C47D02A" w14:textId="5BC145D2" w:rsidR="6F618BE9" w:rsidRDefault="6F618BE9" w:rsidP="582D80BD">
      <w:pPr>
        <w:pStyle w:val="PargrafodaLista"/>
        <w:numPr>
          <w:ilvl w:val="1"/>
          <w:numId w:val="24"/>
        </w:numPr>
        <w:tabs>
          <w:tab w:val="clear" w:pos="794"/>
          <w:tab w:val="clear" w:pos="1191"/>
          <w:tab w:val="clear" w:pos="1588"/>
          <w:tab w:val="clear" w:pos="1985"/>
        </w:tabs>
        <w:ind w:left="927"/>
        <w:rPr>
          <w:rFonts w:eastAsiaTheme="minorEastAsia"/>
          <w:lang w:eastAsia="ja-JP"/>
        </w:rPr>
      </w:pPr>
      <w:r w:rsidRPr="582D80BD">
        <w:rPr>
          <w:rFonts w:eastAsiaTheme="minorEastAsia"/>
          <w:lang w:eastAsia="ja-JP"/>
        </w:rPr>
        <w:t xml:space="preserve">A full SAR test procedure must be conducted on all </w:t>
      </w:r>
      <w:commentRangeStart w:id="239"/>
      <w:r w:rsidRPr="582D80BD">
        <w:rPr>
          <w:rFonts w:eastAsiaTheme="minorEastAsia"/>
          <w:lang w:eastAsia="ja-JP"/>
        </w:rPr>
        <w:t>non-simultaneous</w:t>
      </w:r>
      <w:commentRangeEnd w:id="239"/>
      <w:r>
        <w:commentReference w:id="239"/>
      </w:r>
      <w:r w:rsidRPr="582D80BD">
        <w:rPr>
          <w:rFonts w:eastAsiaTheme="minorEastAsia"/>
          <w:lang w:eastAsia="ja-JP"/>
        </w:rPr>
        <w:t xml:space="preserve"> transmitting antennas of each RF group, employing the respective wireless technology with the highest time-averaged transmission power level.</w:t>
      </w:r>
    </w:p>
    <w:p w14:paraId="3060EA39" w14:textId="5A785AA8" w:rsidR="1E165684" w:rsidRPr="00963D39" w:rsidRDefault="1E165684" w:rsidP="582D80BD">
      <w:pPr>
        <w:tabs>
          <w:tab w:val="clear" w:pos="794"/>
          <w:tab w:val="clear" w:pos="1191"/>
          <w:tab w:val="clear" w:pos="1588"/>
          <w:tab w:val="clear" w:pos="1985"/>
        </w:tabs>
        <w:rPr>
          <w:rFonts w:eastAsiaTheme="minorEastAsia"/>
          <w:i/>
          <w:iCs/>
          <w:highlight w:val="yellow"/>
          <w:lang w:eastAsia="ja-JP"/>
        </w:rPr>
      </w:pPr>
      <w:r w:rsidRPr="00963D39">
        <w:rPr>
          <w:rFonts w:eastAsiaTheme="minorEastAsia"/>
          <w:i/>
          <w:iCs/>
          <w:highlight w:val="yellow"/>
          <w:lang w:eastAsia="ja-JP"/>
        </w:rPr>
        <w:t xml:space="preserve">[Editor´s Note: Proposal received on this ongoing work item to make it </w:t>
      </w:r>
      <w:r w:rsidRPr="00963D39">
        <w:rPr>
          <w:i/>
          <w:iCs/>
          <w:highlight w:val="yellow"/>
          <w:lang w:val="en-US"/>
        </w:rPr>
        <w:t xml:space="preserve">Recommendation ITU-T </w:t>
      </w:r>
      <w:proofErr w:type="spellStart"/>
      <w:proofErr w:type="gramStart"/>
      <w:r w:rsidRPr="00963D39">
        <w:rPr>
          <w:i/>
          <w:iCs/>
          <w:highlight w:val="yellow"/>
          <w:lang w:val="en-US"/>
        </w:rPr>
        <w:t>K.devices</w:t>
      </w:r>
      <w:proofErr w:type="spellEnd"/>
      <w:proofErr w:type="gramEnd"/>
      <w:r w:rsidRPr="00963D39">
        <w:rPr>
          <w:rFonts w:eastAsiaTheme="minorEastAsia"/>
          <w:i/>
          <w:iCs/>
          <w:highlight w:val="yellow"/>
          <w:lang w:eastAsia="ja-JP"/>
        </w:rPr>
        <w:t xml:space="preserve">. As there was no consensus, further contributions are invited and will be discussed in the next meeting. </w:t>
      </w:r>
    </w:p>
    <w:p w14:paraId="0F1244C8" w14:textId="251CE8F3" w:rsidR="1E165684" w:rsidRPr="00963D39" w:rsidRDefault="1E165684" w:rsidP="582D80BD">
      <w:pPr>
        <w:tabs>
          <w:tab w:val="clear" w:pos="794"/>
          <w:tab w:val="clear" w:pos="1191"/>
          <w:tab w:val="clear" w:pos="1588"/>
          <w:tab w:val="clear" w:pos="1985"/>
        </w:tabs>
        <w:contextualSpacing/>
        <w:rPr>
          <w:rFonts w:eastAsiaTheme="minorEastAsia"/>
          <w:i/>
          <w:iCs/>
          <w:szCs w:val="24"/>
          <w:lang w:eastAsia="ja-JP"/>
        </w:rPr>
      </w:pPr>
      <w:r w:rsidRPr="00963D39">
        <w:rPr>
          <w:rFonts w:eastAsiaTheme="minorEastAsia"/>
          <w:i/>
          <w:iCs/>
          <w:highlight w:val="yellow"/>
          <w:lang w:eastAsia="ja-JP"/>
        </w:rPr>
        <w:t>Line by Line review need to be done at next meeting]</w:t>
      </w:r>
    </w:p>
    <w:p w14:paraId="33CDDCF4" w14:textId="1FB0DFA4" w:rsidR="582D80BD" w:rsidRDefault="582D80BD" w:rsidP="582D80BD">
      <w:pPr>
        <w:tabs>
          <w:tab w:val="clear" w:pos="794"/>
          <w:tab w:val="clear" w:pos="1191"/>
          <w:tab w:val="clear" w:pos="1588"/>
          <w:tab w:val="clear" w:pos="1985"/>
        </w:tabs>
        <w:rPr>
          <w:rFonts w:eastAsiaTheme="minorEastAsia"/>
          <w:szCs w:val="24"/>
          <w:lang w:eastAsia="ja-JP"/>
        </w:rPr>
      </w:pPr>
    </w:p>
    <w:p w14:paraId="1D3F169A" w14:textId="77777777" w:rsidR="007D4B23" w:rsidRDefault="007D4B23" w:rsidP="31BCA2A4">
      <w:pPr>
        <w:pStyle w:val="PargrafodaLista"/>
        <w:numPr>
          <w:ilvl w:val="1"/>
          <w:numId w:val="24"/>
        </w:numPr>
        <w:tabs>
          <w:tab w:val="clear" w:pos="794"/>
          <w:tab w:val="clear" w:pos="1191"/>
          <w:tab w:val="clear" w:pos="1588"/>
          <w:tab w:val="clear" w:pos="1985"/>
        </w:tabs>
        <w:suppressAutoHyphens/>
        <w:overflowPunct/>
        <w:autoSpaceDE/>
        <w:autoSpaceDN/>
        <w:adjustRightInd/>
        <w:ind w:left="927"/>
        <w:rPr>
          <w:rFonts w:eastAsiaTheme="minorEastAsia"/>
          <w:lang w:eastAsia="ja-JP"/>
        </w:rPr>
      </w:pPr>
      <w:r w:rsidRPr="31BCA2A4">
        <w:rPr>
          <w:rFonts w:eastAsiaTheme="minorEastAsia"/>
          <w:lang w:eastAsia="ja-JP"/>
        </w:rPr>
        <w:t>Once the SAR test procedures on all non-simultaneous transmitting antennas of an RF group are completed, identify the non-simultaneous transmitting antenna which produced the highest psSAR level.</w:t>
      </w:r>
    </w:p>
    <w:p w14:paraId="1852C98B" w14:textId="1CE5C2FD" w:rsidR="007D4B23" w:rsidRDefault="007D4B23" w:rsidP="582D80BD">
      <w:pPr>
        <w:pStyle w:val="PargrafodaLista"/>
        <w:numPr>
          <w:ilvl w:val="1"/>
          <w:numId w:val="24"/>
        </w:numPr>
        <w:tabs>
          <w:tab w:val="clear" w:pos="794"/>
          <w:tab w:val="clear" w:pos="1191"/>
          <w:tab w:val="clear" w:pos="1588"/>
          <w:tab w:val="clear" w:pos="1985"/>
        </w:tabs>
        <w:suppressAutoHyphens/>
        <w:overflowPunct/>
        <w:autoSpaceDE/>
        <w:autoSpaceDN/>
        <w:adjustRightInd/>
        <w:ind w:left="927"/>
        <w:rPr>
          <w:rFonts w:eastAsiaTheme="minorEastAsia"/>
          <w:lang w:eastAsia="ja-JP"/>
        </w:rPr>
      </w:pPr>
      <w:r w:rsidRPr="582D80BD">
        <w:rPr>
          <w:rFonts w:eastAsiaTheme="minorEastAsia"/>
          <w:lang w:eastAsia="ja-JP"/>
        </w:rPr>
        <w:t xml:space="preserve">Further SAR test procedures for the remaining wireless technologies according to the </w:t>
      </w:r>
      <w:bookmarkStart w:id="240" w:name="_Int_B3uM7AXH"/>
      <w:proofErr w:type="gramStart"/>
      <w:r w:rsidRPr="582D80BD">
        <w:rPr>
          <w:rFonts w:eastAsiaTheme="minorEastAsia"/>
          <w:lang w:eastAsia="ja-JP"/>
        </w:rPr>
        <w:t>aforementioned priority</w:t>
      </w:r>
      <w:bookmarkEnd w:id="240"/>
      <w:proofErr w:type="gramEnd"/>
      <w:r w:rsidRPr="582D80BD">
        <w:rPr>
          <w:rFonts w:eastAsiaTheme="minorEastAsia"/>
          <w:lang w:eastAsia="ja-JP"/>
        </w:rPr>
        <w:t xml:space="preserve"> order must only be conducted on the non-simultaneous transmitting antenna that produced the highest psSAR value.</w:t>
      </w:r>
    </w:p>
    <w:p w14:paraId="3B0AAACB" w14:textId="77777777" w:rsidR="007D4B23" w:rsidRDefault="007D4B23" w:rsidP="31BCA2A4">
      <w:pPr>
        <w:pStyle w:val="PargrafodaLista"/>
        <w:numPr>
          <w:ilvl w:val="1"/>
          <w:numId w:val="24"/>
        </w:numPr>
        <w:tabs>
          <w:tab w:val="clear" w:pos="794"/>
          <w:tab w:val="clear" w:pos="1191"/>
          <w:tab w:val="clear" w:pos="1588"/>
          <w:tab w:val="clear" w:pos="1985"/>
        </w:tabs>
        <w:suppressAutoHyphens/>
        <w:overflowPunct/>
        <w:autoSpaceDE/>
        <w:autoSpaceDN/>
        <w:adjustRightInd/>
        <w:ind w:left="927"/>
        <w:rPr>
          <w:rFonts w:eastAsiaTheme="minorEastAsia"/>
          <w:lang w:eastAsia="ja-JP"/>
        </w:rPr>
      </w:pPr>
      <w:r w:rsidRPr="31BCA2A4">
        <w:rPr>
          <w:rFonts w:eastAsiaTheme="minorEastAsia"/>
          <w:lang w:eastAsia="ja-JP"/>
        </w:rPr>
        <w:t>If any psSAR value for the remaining wireless technologies is within 3 dB from the normative SAR limit, the SAR measurement for the respective wireless technology must be carried out in all non-simultaneous transmitting antennas of the RF group.</w:t>
      </w:r>
    </w:p>
    <w:p w14:paraId="23470AA9" w14:textId="77777777" w:rsidR="007D4B23" w:rsidRDefault="007D4B23" w:rsidP="582D80BD">
      <w:pPr>
        <w:pStyle w:val="PargrafodaLista"/>
        <w:numPr>
          <w:ilvl w:val="1"/>
          <w:numId w:val="24"/>
        </w:numPr>
        <w:tabs>
          <w:tab w:val="clear" w:pos="794"/>
          <w:tab w:val="clear" w:pos="1191"/>
          <w:tab w:val="clear" w:pos="1588"/>
          <w:tab w:val="clear" w:pos="1985"/>
        </w:tabs>
        <w:suppressAutoHyphens/>
        <w:overflowPunct/>
        <w:autoSpaceDE/>
        <w:autoSpaceDN/>
        <w:adjustRightInd/>
        <w:ind w:left="927"/>
        <w:rPr>
          <w:rFonts w:eastAsiaTheme="minorEastAsia"/>
          <w:lang w:eastAsia="ja-JP"/>
        </w:rPr>
      </w:pPr>
      <w:commentRangeStart w:id="241"/>
      <w:r w:rsidRPr="582D80BD">
        <w:rPr>
          <w:rFonts w:eastAsiaTheme="minorEastAsia"/>
          <w:lang w:eastAsia="ja-JP"/>
        </w:rPr>
        <w:t>If an RF band is used exclusively by a single non-simultaneous transmitting antenna, conduct a full SAR test in accordance with section 7.4.2 of the IEC/IEEE 62209-1528 standard for that specific RF band.</w:t>
      </w:r>
      <w:commentRangeEnd w:id="241"/>
      <w:r>
        <w:commentReference w:id="241"/>
      </w:r>
    </w:p>
    <w:p w14:paraId="5C03A946" w14:textId="5A785AA8" w:rsidR="36CDA645" w:rsidRPr="00617778" w:rsidRDefault="36CDA645" w:rsidP="582D80BD">
      <w:pPr>
        <w:tabs>
          <w:tab w:val="clear" w:pos="794"/>
          <w:tab w:val="clear" w:pos="1191"/>
          <w:tab w:val="clear" w:pos="1588"/>
          <w:tab w:val="clear" w:pos="1985"/>
        </w:tabs>
        <w:rPr>
          <w:rFonts w:eastAsiaTheme="minorEastAsia"/>
          <w:i/>
          <w:iCs/>
          <w:highlight w:val="yellow"/>
          <w:lang w:eastAsia="ja-JP"/>
        </w:rPr>
      </w:pPr>
      <w:r w:rsidRPr="00617778">
        <w:rPr>
          <w:rFonts w:eastAsiaTheme="minorEastAsia"/>
          <w:i/>
          <w:iCs/>
          <w:highlight w:val="yellow"/>
          <w:lang w:eastAsia="ja-JP"/>
        </w:rPr>
        <w:t xml:space="preserve">[Editor´s Note: Proposal received on this ongoing work item to make it </w:t>
      </w:r>
      <w:r w:rsidRPr="00617778">
        <w:rPr>
          <w:i/>
          <w:iCs/>
          <w:highlight w:val="yellow"/>
          <w:lang w:val="en-US"/>
        </w:rPr>
        <w:t xml:space="preserve">Recommendation ITU-T </w:t>
      </w:r>
      <w:proofErr w:type="spellStart"/>
      <w:proofErr w:type="gramStart"/>
      <w:r w:rsidRPr="00617778">
        <w:rPr>
          <w:i/>
          <w:iCs/>
          <w:highlight w:val="yellow"/>
          <w:lang w:val="en-US"/>
        </w:rPr>
        <w:t>K.devices</w:t>
      </w:r>
      <w:proofErr w:type="spellEnd"/>
      <w:proofErr w:type="gramEnd"/>
      <w:r w:rsidRPr="00617778">
        <w:rPr>
          <w:rFonts w:eastAsiaTheme="minorEastAsia"/>
          <w:i/>
          <w:iCs/>
          <w:highlight w:val="yellow"/>
          <w:lang w:eastAsia="ja-JP"/>
        </w:rPr>
        <w:t xml:space="preserve">. As there was no consensus, further contributions are invited and will be discussed in the next meeting. </w:t>
      </w:r>
    </w:p>
    <w:p w14:paraId="5198E690" w14:textId="251CE8F3" w:rsidR="36CDA645" w:rsidRPr="00617778" w:rsidRDefault="36CDA645" w:rsidP="582D80BD">
      <w:pPr>
        <w:tabs>
          <w:tab w:val="clear" w:pos="794"/>
          <w:tab w:val="clear" w:pos="1191"/>
          <w:tab w:val="clear" w:pos="1588"/>
          <w:tab w:val="clear" w:pos="1985"/>
        </w:tabs>
        <w:contextualSpacing/>
        <w:rPr>
          <w:rFonts w:eastAsiaTheme="minorEastAsia"/>
          <w:i/>
          <w:iCs/>
          <w:szCs w:val="24"/>
          <w:lang w:eastAsia="ja-JP"/>
        </w:rPr>
      </w:pPr>
      <w:r w:rsidRPr="00617778">
        <w:rPr>
          <w:rFonts w:eastAsiaTheme="minorEastAsia"/>
          <w:i/>
          <w:iCs/>
          <w:highlight w:val="yellow"/>
          <w:lang w:eastAsia="ja-JP"/>
        </w:rPr>
        <w:t>Line by Line review need to be done at next meeting]</w:t>
      </w:r>
    </w:p>
    <w:p w14:paraId="083F4F1B" w14:textId="7D0E3B7C" w:rsidR="582D80BD" w:rsidRDefault="582D80BD" w:rsidP="582D80BD">
      <w:pPr>
        <w:tabs>
          <w:tab w:val="clear" w:pos="794"/>
          <w:tab w:val="clear" w:pos="1191"/>
          <w:tab w:val="clear" w:pos="1588"/>
          <w:tab w:val="clear" w:pos="1985"/>
        </w:tabs>
        <w:rPr>
          <w:rFonts w:eastAsiaTheme="minorEastAsia"/>
          <w:szCs w:val="24"/>
          <w:lang w:eastAsia="ja-JP"/>
        </w:rPr>
      </w:pPr>
    </w:p>
    <w:p w14:paraId="7770B1DC" w14:textId="77777777" w:rsidR="007D4B23" w:rsidRDefault="007D4B23" w:rsidP="31BCA2A4">
      <w:pPr>
        <w:pStyle w:val="PargrafodaLista"/>
        <w:tabs>
          <w:tab w:val="clear" w:pos="794"/>
          <w:tab w:val="clear" w:pos="1191"/>
          <w:tab w:val="clear" w:pos="1588"/>
          <w:tab w:val="clear" w:pos="1985"/>
        </w:tabs>
        <w:ind w:left="360"/>
        <w:rPr>
          <w:rFonts w:eastAsiaTheme="minorEastAsia"/>
          <w:lang w:eastAsia="ja-JP"/>
        </w:rPr>
      </w:pPr>
    </w:p>
    <w:p w14:paraId="3964352A" w14:textId="77777777" w:rsidR="007D4B23" w:rsidRDefault="007D4B23" w:rsidP="007D4B23">
      <w:pPr>
        <w:tabs>
          <w:tab w:val="clear" w:pos="794"/>
          <w:tab w:val="clear" w:pos="1191"/>
          <w:tab w:val="clear" w:pos="1588"/>
          <w:tab w:val="clear" w:pos="1985"/>
        </w:tabs>
        <w:contextualSpacing/>
        <w:jc w:val="center"/>
      </w:pPr>
      <w:r>
        <w:rPr>
          <w:noProof/>
          <w:lang w:val="en-US"/>
        </w:rPr>
        <w:lastRenderedPageBreak/>
        <w:drawing>
          <wp:inline distT="0" distB="0" distL="0" distR="0" wp14:anchorId="431466DF" wp14:editId="5203DA03">
            <wp:extent cx="5490958" cy="7758428"/>
            <wp:effectExtent l="0" t="0" r="0" b="0"/>
            <wp:docPr id="1062574133" name="Imagem 106257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62574133"/>
                    <pic:cNvPicPr/>
                  </pic:nvPicPr>
                  <pic:blipFill>
                    <a:blip r:embed="rId40">
                      <a:extLst>
                        <a:ext uri="{28A0092B-C50C-407E-A947-70E740481C1C}">
                          <a14:useLocalDpi xmlns:a14="http://schemas.microsoft.com/office/drawing/2010/main" val="0"/>
                        </a:ext>
                      </a:extLst>
                    </a:blip>
                    <a:stretch>
                      <a:fillRect/>
                    </a:stretch>
                  </pic:blipFill>
                  <pic:spPr>
                    <a:xfrm>
                      <a:off x="0" y="0"/>
                      <a:ext cx="5490958" cy="7758428"/>
                    </a:xfrm>
                    <a:prstGeom prst="rect">
                      <a:avLst/>
                    </a:prstGeom>
                  </pic:spPr>
                </pic:pic>
              </a:graphicData>
            </a:graphic>
          </wp:inline>
        </w:drawing>
      </w:r>
    </w:p>
    <w:p w14:paraId="545869FE" w14:textId="77777777" w:rsidR="007D4B23" w:rsidRDefault="007D4B23" w:rsidP="31BCA2A4">
      <w:pPr>
        <w:tabs>
          <w:tab w:val="clear" w:pos="794"/>
          <w:tab w:val="clear" w:pos="1191"/>
          <w:tab w:val="clear" w:pos="1588"/>
          <w:tab w:val="clear" w:pos="1985"/>
        </w:tabs>
        <w:contextualSpacing/>
        <w:jc w:val="center"/>
        <w:rPr>
          <w:rFonts w:eastAsiaTheme="minorEastAsia"/>
          <w:lang w:eastAsia="ja-JP"/>
        </w:rPr>
      </w:pPr>
      <w:r w:rsidRPr="31BCA2A4">
        <w:rPr>
          <w:rFonts w:eastAsiaTheme="minorEastAsia"/>
          <w:lang w:eastAsia="ja-JP"/>
        </w:rPr>
        <w:t>Figure 4 - Flow chart of the optimization procedure for evaluating SAR in portable terminal stations with non-simultaneous transmitting antennas</w:t>
      </w:r>
    </w:p>
    <w:p w14:paraId="5EE71807" w14:textId="77777777" w:rsidR="007D4B23" w:rsidRDefault="007D4B23" w:rsidP="31BCA2A4">
      <w:pPr>
        <w:tabs>
          <w:tab w:val="clear" w:pos="794"/>
          <w:tab w:val="clear" w:pos="1191"/>
          <w:tab w:val="clear" w:pos="1588"/>
          <w:tab w:val="clear" w:pos="1985"/>
        </w:tabs>
        <w:contextualSpacing/>
        <w:rPr>
          <w:rFonts w:eastAsiaTheme="minorEastAsia"/>
          <w:lang w:eastAsia="ja-JP"/>
        </w:rPr>
      </w:pPr>
    </w:p>
    <w:p w14:paraId="6291ADD1" w14:textId="5917C89B" w:rsidR="007D4B23" w:rsidRDefault="007D4B23" w:rsidP="31BCA2A4">
      <w:pPr>
        <w:tabs>
          <w:tab w:val="clear" w:pos="794"/>
          <w:tab w:val="clear" w:pos="1191"/>
          <w:tab w:val="clear" w:pos="1588"/>
          <w:tab w:val="clear" w:pos="1985"/>
        </w:tabs>
        <w:overflowPunct/>
        <w:autoSpaceDE/>
        <w:autoSpaceDN/>
        <w:adjustRightInd/>
        <w:spacing w:before="0" w:after="160" w:line="259" w:lineRule="auto"/>
        <w:jc w:val="left"/>
        <w:textAlignment w:val="auto"/>
        <w:rPr>
          <w:rFonts w:eastAsiaTheme="minorEastAsia"/>
          <w:lang w:eastAsia="ja-JP"/>
        </w:rPr>
      </w:pPr>
      <w:r w:rsidRPr="31BCA2A4">
        <w:rPr>
          <w:rFonts w:eastAsiaTheme="minorEastAsia"/>
          <w:lang w:eastAsia="ja-JP"/>
        </w:rPr>
        <w:br w:type="page"/>
      </w:r>
    </w:p>
    <w:p w14:paraId="50F06D49" w14:textId="5941BF33" w:rsidR="007D4B23" w:rsidRDefault="31C4056E" w:rsidP="00F12948">
      <w:pPr>
        <w:tabs>
          <w:tab w:val="clear" w:pos="794"/>
          <w:tab w:val="clear" w:pos="1191"/>
          <w:tab w:val="clear" w:pos="1588"/>
          <w:tab w:val="clear" w:pos="1985"/>
        </w:tabs>
        <w:ind w:left="720"/>
        <w:jc w:val="center"/>
        <w:rPr>
          <w:b/>
          <w:bCs/>
          <w:lang w:val="en-US"/>
        </w:rPr>
      </w:pPr>
      <w:r w:rsidRPr="4640E4F0">
        <w:rPr>
          <w:b/>
          <w:bCs/>
          <w:lang w:val="en-US"/>
        </w:rPr>
        <w:lastRenderedPageBreak/>
        <w:t>Appendix- IV</w:t>
      </w:r>
    </w:p>
    <w:p w14:paraId="329D58B8" w14:textId="77777777" w:rsidR="007D4B23" w:rsidRDefault="007D4B23" w:rsidP="007D4B23">
      <w:pPr>
        <w:tabs>
          <w:tab w:val="clear" w:pos="794"/>
          <w:tab w:val="clear" w:pos="1191"/>
          <w:tab w:val="clear" w:pos="1588"/>
          <w:tab w:val="clear" w:pos="1985"/>
        </w:tabs>
        <w:jc w:val="center"/>
        <w:rPr>
          <w:rFonts w:eastAsia="SimSun"/>
          <w:lang w:eastAsia="ja-JP"/>
        </w:rPr>
      </w:pPr>
      <w:r w:rsidRPr="31BCA2A4">
        <w:rPr>
          <w:rFonts w:eastAsia="SimSun"/>
          <w:lang w:eastAsia="ja-JP"/>
        </w:rPr>
        <w:t>(This appendix does not form an integral part of this Recommendation.)</w:t>
      </w:r>
    </w:p>
    <w:p w14:paraId="59616475" w14:textId="77777777" w:rsidR="007D4B23" w:rsidRDefault="007D4B23" w:rsidP="31BCA2A4">
      <w:pPr>
        <w:tabs>
          <w:tab w:val="clear" w:pos="794"/>
          <w:tab w:val="clear" w:pos="1191"/>
          <w:tab w:val="clear" w:pos="1588"/>
          <w:tab w:val="clear" w:pos="1985"/>
        </w:tabs>
        <w:rPr>
          <w:rFonts w:eastAsiaTheme="minorEastAsia"/>
          <w:lang w:eastAsia="ja-JP"/>
        </w:rPr>
      </w:pPr>
    </w:p>
    <w:p w14:paraId="0857BFA3" w14:textId="77777777" w:rsidR="007D4B23" w:rsidRDefault="31C4056E" w:rsidP="582D80BD">
      <w:pPr>
        <w:tabs>
          <w:tab w:val="clear" w:pos="794"/>
          <w:tab w:val="clear" w:pos="1191"/>
          <w:tab w:val="clear" w:pos="1588"/>
          <w:tab w:val="clear" w:pos="1985"/>
        </w:tabs>
        <w:jc w:val="center"/>
        <w:rPr>
          <w:rFonts w:eastAsiaTheme="minorEastAsia"/>
          <w:b/>
          <w:bCs/>
          <w:lang w:eastAsia="ja-JP"/>
        </w:rPr>
      </w:pPr>
      <w:r w:rsidRPr="582D80BD">
        <w:rPr>
          <w:rFonts w:eastAsiaTheme="minorEastAsia"/>
          <w:b/>
          <w:bCs/>
          <w:lang w:eastAsia="ja-JP"/>
        </w:rPr>
        <w:t xml:space="preserve">Optimization Procedure for Assessing psSAR of a Portable Terminal Station Operating </w:t>
      </w:r>
      <w:proofErr w:type="gramStart"/>
      <w:r w:rsidRPr="582D80BD">
        <w:rPr>
          <w:rFonts w:eastAsiaTheme="minorEastAsia"/>
          <w:b/>
          <w:bCs/>
          <w:lang w:eastAsia="ja-JP"/>
        </w:rPr>
        <w:t>in Close Proximity to</w:t>
      </w:r>
      <w:proofErr w:type="gramEnd"/>
      <w:r w:rsidRPr="582D80BD">
        <w:rPr>
          <w:rFonts w:eastAsiaTheme="minorEastAsia"/>
          <w:b/>
          <w:bCs/>
          <w:lang w:eastAsia="ja-JP"/>
        </w:rPr>
        <w:t xml:space="preserve"> the Head</w:t>
      </w:r>
    </w:p>
    <w:p w14:paraId="17FBE359" w14:textId="4CA749C3" w:rsidR="007D4B23" w:rsidRDefault="007D4B23" w:rsidP="582D80BD">
      <w:pPr>
        <w:tabs>
          <w:tab w:val="clear" w:pos="794"/>
          <w:tab w:val="clear" w:pos="1191"/>
          <w:tab w:val="clear" w:pos="1588"/>
          <w:tab w:val="clear" w:pos="1985"/>
        </w:tabs>
        <w:jc w:val="center"/>
        <w:rPr>
          <w:rFonts w:eastAsiaTheme="minorEastAsia"/>
          <w:b/>
          <w:bCs/>
          <w:lang w:eastAsia="ja-JP"/>
        </w:rPr>
      </w:pPr>
    </w:p>
    <w:p w14:paraId="5A5A50B0" w14:textId="067C1C07" w:rsidR="007D4B23" w:rsidRDefault="364FBDDB" w:rsidP="582D80BD">
      <w:pPr>
        <w:tabs>
          <w:tab w:val="clear" w:pos="794"/>
          <w:tab w:val="clear" w:pos="1191"/>
          <w:tab w:val="clear" w:pos="1588"/>
          <w:tab w:val="clear" w:pos="1985"/>
        </w:tabs>
        <w:contextualSpacing/>
        <w:rPr>
          <w:rFonts w:eastAsiaTheme="minorEastAsia"/>
          <w:lang w:eastAsia="ja-JP"/>
        </w:rPr>
      </w:pPr>
      <w:commentRangeStart w:id="242"/>
      <w:commentRangeStart w:id="243"/>
      <w:r w:rsidRPr="00C37D9E">
        <w:rPr>
          <w:rFonts w:eastAsiaTheme="minorEastAsia"/>
          <w:highlight w:val="yellow"/>
          <w:lang w:eastAsia="ja-JP"/>
        </w:rPr>
        <w:t xml:space="preserve">&lt;Neha Upadhyay, India: Can we also mention here that this optimization procedure is based on practices followed in some of the </w:t>
      </w:r>
      <w:proofErr w:type="gramStart"/>
      <w:r w:rsidRPr="00C37D9E">
        <w:rPr>
          <w:rFonts w:eastAsiaTheme="minorEastAsia"/>
          <w:highlight w:val="yellow"/>
          <w:lang w:eastAsia="ja-JP"/>
        </w:rPr>
        <w:t>countries ?</w:t>
      </w:r>
      <w:proofErr w:type="gramEnd"/>
      <w:r w:rsidRPr="00C37D9E">
        <w:rPr>
          <w:rFonts w:eastAsiaTheme="minorEastAsia"/>
          <w:highlight w:val="yellow"/>
          <w:lang w:eastAsia="ja-JP"/>
        </w:rPr>
        <w:t>&gt;</w:t>
      </w:r>
      <w:commentRangeEnd w:id="242"/>
      <w:r w:rsidR="007D4B23" w:rsidRPr="00C37D9E">
        <w:rPr>
          <w:highlight w:val="yellow"/>
        </w:rPr>
        <w:commentReference w:id="242"/>
      </w:r>
      <w:commentRangeEnd w:id="243"/>
      <w:r w:rsidR="00611030">
        <w:rPr>
          <w:rStyle w:val="Refdecomentrio"/>
          <w:lang w:val="en-US"/>
        </w:rPr>
        <w:commentReference w:id="243"/>
      </w:r>
    </w:p>
    <w:p w14:paraId="3098F45F" w14:textId="6E2B5270" w:rsidR="007D4B23" w:rsidRDefault="007D4B23" w:rsidP="582D80BD">
      <w:pPr>
        <w:tabs>
          <w:tab w:val="clear" w:pos="794"/>
          <w:tab w:val="clear" w:pos="1191"/>
          <w:tab w:val="clear" w:pos="1588"/>
          <w:tab w:val="clear" w:pos="1985"/>
        </w:tabs>
        <w:contextualSpacing/>
        <w:rPr>
          <w:rFonts w:eastAsiaTheme="minorEastAsia"/>
          <w:lang w:eastAsia="ja-JP"/>
        </w:rPr>
      </w:pPr>
    </w:p>
    <w:p w14:paraId="4840C635" w14:textId="5A785AA8" w:rsidR="007D4B23" w:rsidRPr="00C37D9E" w:rsidRDefault="364FBDDB" w:rsidP="582D80BD">
      <w:pPr>
        <w:tabs>
          <w:tab w:val="clear" w:pos="794"/>
          <w:tab w:val="clear" w:pos="1191"/>
          <w:tab w:val="clear" w:pos="1588"/>
          <w:tab w:val="clear" w:pos="1985"/>
        </w:tabs>
        <w:rPr>
          <w:rFonts w:eastAsiaTheme="minorEastAsia"/>
          <w:i/>
          <w:iCs/>
          <w:highlight w:val="yellow"/>
          <w:lang w:eastAsia="ja-JP"/>
        </w:rPr>
      </w:pPr>
      <w:r w:rsidRPr="00C37D9E">
        <w:rPr>
          <w:rFonts w:eastAsiaTheme="minorEastAsia"/>
          <w:i/>
          <w:iCs/>
          <w:highlight w:val="yellow"/>
          <w:lang w:eastAsia="ja-JP"/>
        </w:rPr>
        <w:t xml:space="preserve">[Editor´s Note: Proposal received on this ongoing work item to make it </w:t>
      </w:r>
      <w:r w:rsidRPr="00C37D9E">
        <w:rPr>
          <w:i/>
          <w:iCs/>
          <w:highlight w:val="yellow"/>
          <w:lang w:val="en-US"/>
        </w:rPr>
        <w:t xml:space="preserve">Recommendation ITU-T </w:t>
      </w:r>
      <w:proofErr w:type="spellStart"/>
      <w:proofErr w:type="gramStart"/>
      <w:r w:rsidRPr="00C37D9E">
        <w:rPr>
          <w:i/>
          <w:iCs/>
          <w:highlight w:val="yellow"/>
          <w:lang w:val="en-US"/>
        </w:rPr>
        <w:t>K.devices</w:t>
      </w:r>
      <w:proofErr w:type="spellEnd"/>
      <w:proofErr w:type="gramEnd"/>
      <w:r w:rsidRPr="00C37D9E">
        <w:rPr>
          <w:rFonts w:eastAsiaTheme="minorEastAsia"/>
          <w:i/>
          <w:iCs/>
          <w:highlight w:val="yellow"/>
          <w:lang w:eastAsia="ja-JP"/>
        </w:rPr>
        <w:t xml:space="preserve">. As there was no consensus, further contributions are invited and will be discussed in the next meeting. </w:t>
      </w:r>
    </w:p>
    <w:p w14:paraId="24E62C6D" w14:textId="4CA7F2A1" w:rsidR="007D4B23" w:rsidRPr="00C37D9E" w:rsidRDefault="364FBDDB" w:rsidP="582D80BD">
      <w:pPr>
        <w:tabs>
          <w:tab w:val="clear" w:pos="794"/>
          <w:tab w:val="clear" w:pos="1191"/>
          <w:tab w:val="clear" w:pos="1588"/>
          <w:tab w:val="clear" w:pos="1985"/>
        </w:tabs>
        <w:contextualSpacing/>
        <w:rPr>
          <w:rFonts w:eastAsiaTheme="minorEastAsia"/>
          <w:i/>
          <w:iCs/>
          <w:szCs w:val="24"/>
          <w:lang w:eastAsia="ja-JP"/>
        </w:rPr>
      </w:pPr>
      <w:r w:rsidRPr="00C37D9E">
        <w:rPr>
          <w:rFonts w:eastAsiaTheme="minorEastAsia"/>
          <w:i/>
          <w:iCs/>
          <w:highlight w:val="yellow"/>
          <w:lang w:eastAsia="ja-JP"/>
        </w:rPr>
        <w:t>Line by Line review need to be done at next meeting]</w:t>
      </w:r>
    </w:p>
    <w:p w14:paraId="295F8F9B" w14:textId="090563F5" w:rsidR="007D4B23" w:rsidRDefault="007D4B23" w:rsidP="582D80BD">
      <w:pPr>
        <w:tabs>
          <w:tab w:val="clear" w:pos="794"/>
          <w:tab w:val="clear" w:pos="1191"/>
          <w:tab w:val="clear" w:pos="1588"/>
          <w:tab w:val="clear" w:pos="1985"/>
        </w:tabs>
        <w:jc w:val="center"/>
        <w:rPr>
          <w:rFonts w:eastAsiaTheme="minorEastAsia"/>
          <w:b/>
          <w:bCs/>
          <w:lang w:eastAsia="ja-JP"/>
        </w:rPr>
      </w:pPr>
    </w:p>
    <w:p w14:paraId="5214FA69" w14:textId="77777777" w:rsidR="007D4B23" w:rsidRDefault="007D4B23" w:rsidP="007D4B23">
      <w:pPr>
        <w:pStyle w:val="PargrafodaLista"/>
        <w:numPr>
          <w:ilvl w:val="0"/>
          <w:numId w:val="23"/>
        </w:numPr>
        <w:tabs>
          <w:tab w:val="clear" w:pos="794"/>
          <w:tab w:val="clear" w:pos="1191"/>
          <w:tab w:val="clear" w:pos="1588"/>
          <w:tab w:val="clear" w:pos="1985"/>
        </w:tabs>
        <w:suppressAutoHyphens/>
        <w:overflowPunct/>
        <w:autoSpaceDE/>
        <w:autoSpaceDN/>
        <w:adjustRightInd/>
        <w:ind w:left="360"/>
      </w:pPr>
      <w:r>
        <w:t xml:space="preserve">This Appendix introduces an alternative method aimed at minimizing the number of necessary SAR tests for determining the highest psSAR of a portable terminal station operating </w:t>
      </w:r>
      <w:bookmarkStart w:id="244" w:name="_Int_5Dw4j4iB"/>
      <w:proofErr w:type="gramStart"/>
      <w:r>
        <w:t>in close proximity to</w:t>
      </w:r>
      <w:bookmarkEnd w:id="244"/>
      <w:proofErr w:type="gramEnd"/>
      <w:r>
        <w:t xml:space="preserve"> the head. This method combines information provided in Annexes B.2 and B.3 of the IEC/IEEE 62209-1528 standard, leveraging insights from Brazilian testing laboratories' expertise.</w:t>
      </w:r>
    </w:p>
    <w:p w14:paraId="09D76477" w14:textId="77777777" w:rsidR="007D4B23" w:rsidRDefault="007D4B23" w:rsidP="007D4B23">
      <w:pPr>
        <w:pStyle w:val="PargrafodaLista"/>
        <w:numPr>
          <w:ilvl w:val="0"/>
          <w:numId w:val="23"/>
        </w:numPr>
        <w:tabs>
          <w:tab w:val="clear" w:pos="794"/>
          <w:tab w:val="clear" w:pos="1191"/>
          <w:tab w:val="clear" w:pos="1588"/>
          <w:tab w:val="clear" w:pos="1985"/>
        </w:tabs>
        <w:suppressAutoHyphens/>
        <w:overflowPunct/>
        <w:autoSpaceDE/>
        <w:autoSpaceDN/>
        <w:adjustRightInd/>
        <w:ind w:left="360"/>
      </w:pPr>
      <w:r>
        <w:t>To apply the test reduction procedure, the following requirements must be satisfied:</w:t>
      </w:r>
    </w:p>
    <w:p w14:paraId="2735E64D" w14:textId="77777777" w:rsidR="007D4B23" w:rsidRDefault="007D4B23" w:rsidP="007D4B23">
      <w:pPr>
        <w:pStyle w:val="PargrafodaLista"/>
        <w:numPr>
          <w:ilvl w:val="0"/>
          <w:numId w:val="21"/>
        </w:numPr>
        <w:tabs>
          <w:tab w:val="clear" w:pos="794"/>
          <w:tab w:val="clear" w:pos="1191"/>
          <w:tab w:val="clear" w:pos="1588"/>
          <w:tab w:val="clear" w:pos="1985"/>
        </w:tabs>
        <w:suppressAutoHyphens/>
        <w:overflowPunct/>
        <w:autoSpaceDE/>
        <w:autoSpaceDN/>
        <w:adjustRightInd/>
      </w:pPr>
      <w:r>
        <w:t xml:space="preserve">The RF bands to be tested must fall within the frequency range of </w:t>
      </w:r>
      <w:commentRangeStart w:id="245"/>
      <w:commentRangeStart w:id="246"/>
      <w:r>
        <w:t>800 MHz to 2 GHz</w:t>
      </w:r>
      <w:commentRangeEnd w:id="245"/>
      <w:r>
        <w:commentReference w:id="245"/>
      </w:r>
      <w:commentRangeEnd w:id="246"/>
      <w:r>
        <w:commentReference w:id="246"/>
      </w:r>
    </w:p>
    <w:p w14:paraId="0C686BAD" w14:textId="5A785AA8" w:rsidR="011924E5" w:rsidRPr="00791014" w:rsidRDefault="011924E5" w:rsidP="582D80BD">
      <w:pPr>
        <w:tabs>
          <w:tab w:val="clear" w:pos="794"/>
          <w:tab w:val="clear" w:pos="1191"/>
          <w:tab w:val="clear" w:pos="1588"/>
          <w:tab w:val="clear" w:pos="1985"/>
        </w:tabs>
        <w:rPr>
          <w:rFonts w:eastAsiaTheme="minorEastAsia"/>
          <w:i/>
          <w:iCs/>
          <w:highlight w:val="yellow"/>
          <w:lang w:eastAsia="ja-JP"/>
        </w:rPr>
      </w:pPr>
      <w:r w:rsidRPr="00791014">
        <w:rPr>
          <w:rFonts w:eastAsiaTheme="minorEastAsia"/>
          <w:i/>
          <w:iCs/>
          <w:highlight w:val="yellow"/>
          <w:lang w:eastAsia="ja-JP"/>
        </w:rPr>
        <w:t xml:space="preserve">[Editor´s Note: Proposal received on this ongoing work item to make it </w:t>
      </w:r>
      <w:r w:rsidRPr="00791014">
        <w:rPr>
          <w:i/>
          <w:iCs/>
          <w:highlight w:val="yellow"/>
          <w:lang w:val="en-US"/>
        </w:rPr>
        <w:t xml:space="preserve">Recommendation ITU-T </w:t>
      </w:r>
      <w:proofErr w:type="spellStart"/>
      <w:proofErr w:type="gramStart"/>
      <w:r w:rsidRPr="00791014">
        <w:rPr>
          <w:i/>
          <w:iCs/>
          <w:highlight w:val="yellow"/>
          <w:lang w:val="en-US"/>
        </w:rPr>
        <w:t>K.devices</w:t>
      </w:r>
      <w:proofErr w:type="spellEnd"/>
      <w:proofErr w:type="gramEnd"/>
      <w:r w:rsidRPr="00791014">
        <w:rPr>
          <w:rFonts w:eastAsiaTheme="minorEastAsia"/>
          <w:i/>
          <w:iCs/>
          <w:highlight w:val="yellow"/>
          <w:lang w:eastAsia="ja-JP"/>
        </w:rPr>
        <w:t xml:space="preserve">. As there was no consensus, further contributions are invited and will be discussed in the next meeting. </w:t>
      </w:r>
    </w:p>
    <w:p w14:paraId="3EAB653C" w14:textId="251CE8F3" w:rsidR="011924E5" w:rsidRPr="00791014" w:rsidRDefault="011924E5" w:rsidP="582D80BD">
      <w:pPr>
        <w:tabs>
          <w:tab w:val="clear" w:pos="794"/>
          <w:tab w:val="clear" w:pos="1191"/>
          <w:tab w:val="clear" w:pos="1588"/>
          <w:tab w:val="clear" w:pos="1985"/>
        </w:tabs>
        <w:contextualSpacing/>
        <w:rPr>
          <w:rFonts w:eastAsiaTheme="minorEastAsia"/>
          <w:i/>
          <w:iCs/>
          <w:szCs w:val="24"/>
          <w:lang w:eastAsia="ja-JP"/>
        </w:rPr>
      </w:pPr>
      <w:r w:rsidRPr="00791014">
        <w:rPr>
          <w:rFonts w:eastAsiaTheme="minorEastAsia"/>
          <w:i/>
          <w:iCs/>
          <w:highlight w:val="yellow"/>
          <w:lang w:eastAsia="ja-JP"/>
        </w:rPr>
        <w:t>Line by Line review need to be done at next meeting]</w:t>
      </w:r>
    </w:p>
    <w:p w14:paraId="5ED39A3F" w14:textId="0CF1B7D2" w:rsidR="582D80BD" w:rsidRDefault="582D80BD" w:rsidP="582D80BD">
      <w:pPr>
        <w:tabs>
          <w:tab w:val="clear" w:pos="794"/>
          <w:tab w:val="clear" w:pos="1191"/>
          <w:tab w:val="clear" w:pos="1588"/>
          <w:tab w:val="clear" w:pos="1985"/>
        </w:tabs>
        <w:rPr>
          <w:szCs w:val="24"/>
        </w:rPr>
      </w:pPr>
    </w:p>
    <w:p w14:paraId="59D0CCDF" w14:textId="77777777" w:rsidR="007D4B23" w:rsidRDefault="007D4B23" w:rsidP="007D4B23">
      <w:pPr>
        <w:pStyle w:val="PargrafodaLista"/>
        <w:numPr>
          <w:ilvl w:val="0"/>
          <w:numId w:val="21"/>
        </w:numPr>
        <w:tabs>
          <w:tab w:val="clear" w:pos="794"/>
          <w:tab w:val="clear" w:pos="1191"/>
          <w:tab w:val="clear" w:pos="1588"/>
          <w:tab w:val="clear" w:pos="1985"/>
        </w:tabs>
        <w:suppressAutoHyphens/>
        <w:overflowPunct/>
        <w:autoSpaceDE/>
        <w:autoSpaceDN/>
        <w:adjustRightInd/>
      </w:pPr>
      <w:r>
        <w:t>No MIMO (multiple-input and multiple-output) techniques shall be applied.</w:t>
      </w:r>
    </w:p>
    <w:p w14:paraId="3A5069FE" w14:textId="29F59D9C" w:rsidR="007D4B23" w:rsidRDefault="007D4B23" w:rsidP="582D80BD">
      <w:pPr>
        <w:pStyle w:val="PargrafodaLista"/>
        <w:numPr>
          <w:ilvl w:val="0"/>
          <w:numId w:val="21"/>
        </w:numPr>
        <w:tabs>
          <w:tab w:val="clear" w:pos="794"/>
          <w:tab w:val="clear" w:pos="1191"/>
          <w:tab w:val="clear" w:pos="1588"/>
          <w:tab w:val="clear" w:pos="1985"/>
        </w:tabs>
        <w:suppressAutoHyphens/>
        <w:overflowPunct/>
        <w:autoSpaceDE/>
        <w:autoSpaceDN/>
        <w:adjustRightInd/>
        <w:rPr>
          <w:szCs w:val="24"/>
        </w:rPr>
      </w:pPr>
      <w:r>
        <w:t>The same SAR measurement system, including the probe, phantom, tissue-equivalent medium, and electronics, must be used</w:t>
      </w:r>
      <w:r w:rsidR="4BA212C4">
        <w:t xml:space="preserve"> for each frequency band</w:t>
      </w:r>
      <w:r>
        <w:t>.</w:t>
      </w:r>
    </w:p>
    <w:p w14:paraId="39FF0D17" w14:textId="77777777" w:rsidR="007D4B23" w:rsidRDefault="007D4B23" w:rsidP="007D4B23">
      <w:pPr>
        <w:pStyle w:val="PargrafodaLista"/>
        <w:numPr>
          <w:ilvl w:val="0"/>
          <w:numId w:val="23"/>
        </w:numPr>
        <w:tabs>
          <w:tab w:val="clear" w:pos="794"/>
          <w:tab w:val="clear" w:pos="1191"/>
          <w:tab w:val="clear" w:pos="1588"/>
          <w:tab w:val="clear" w:pos="1985"/>
        </w:tabs>
        <w:suppressAutoHyphens/>
        <w:overflowPunct/>
        <w:autoSpaceDE/>
        <w:autoSpaceDN/>
        <w:adjustRightInd/>
        <w:ind w:left="360"/>
      </w:pPr>
      <w:r>
        <w:t>The testing laboratory must be provided with the following information regarding the DUT: the number of antennas, the RF bands in which each of these antennas operate, the wireless technologies utilized within each RF band, and the power classes associated with each wireless technology.</w:t>
      </w:r>
    </w:p>
    <w:p w14:paraId="08A600B4" w14:textId="4B09480B" w:rsidR="007D4B23" w:rsidRDefault="007D4B23" w:rsidP="007D4B23">
      <w:pPr>
        <w:pStyle w:val="PargrafodaLista"/>
        <w:numPr>
          <w:ilvl w:val="0"/>
          <w:numId w:val="23"/>
        </w:numPr>
        <w:tabs>
          <w:tab w:val="clear" w:pos="794"/>
          <w:tab w:val="clear" w:pos="1191"/>
          <w:tab w:val="clear" w:pos="1588"/>
          <w:tab w:val="clear" w:pos="1985"/>
        </w:tabs>
        <w:suppressAutoHyphens/>
        <w:overflowPunct/>
        <w:autoSpaceDE/>
        <w:autoSpaceDN/>
        <w:adjustRightInd/>
        <w:ind w:left="360"/>
      </w:pPr>
      <w:r>
        <w:t>The DUT must be made available with a test mode that allows the operation of the antennas to be enabled and disabled, considering that the tests are carried out individually, according to the procedures described below.</w:t>
      </w:r>
    </w:p>
    <w:p w14:paraId="6375A898" w14:textId="77777777" w:rsidR="007D4B23" w:rsidRDefault="007D4B23" w:rsidP="007D4B23">
      <w:pPr>
        <w:pStyle w:val="PargrafodaLista"/>
        <w:numPr>
          <w:ilvl w:val="0"/>
          <w:numId w:val="23"/>
        </w:numPr>
        <w:tabs>
          <w:tab w:val="clear" w:pos="794"/>
          <w:tab w:val="clear" w:pos="1191"/>
          <w:tab w:val="clear" w:pos="1588"/>
          <w:tab w:val="clear" w:pos="1985"/>
        </w:tabs>
        <w:suppressAutoHyphens/>
        <w:overflowPunct/>
        <w:autoSpaceDE/>
        <w:autoSpaceDN/>
        <w:adjustRightInd/>
        <w:ind w:left="360"/>
      </w:pPr>
      <w:r>
        <w:t>The following procedure outlines how this can be accomplished:</w:t>
      </w:r>
    </w:p>
    <w:p w14:paraId="33D1B9B1" w14:textId="7E0D2119" w:rsidR="007D4B23" w:rsidRDefault="007D4B23" w:rsidP="582D80BD">
      <w:pPr>
        <w:pStyle w:val="PargrafodaLista"/>
        <w:numPr>
          <w:ilvl w:val="1"/>
          <w:numId w:val="22"/>
        </w:numPr>
        <w:tabs>
          <w:tab w:val="clear" w:pos="794"/>
          <w:tab w:val="clear" w:pos="1191"/>
          <w:tab w:val="clear" w:pos="1588"/>
          <w:tab w:val="clear" w:pos="1985"/>
        </w:tabs>
        <w:suppressAutoHyphens/>
        <w:overflowPunct/>
        <w:autoSpaceDE/>
        <w:autoSpaceDN/>
        <w:adjustRightInd/>
        <w:rPr>
          <w:szCs w:val="24"/>
        </w:rPr>
      </w:pPr>
      <w:r>
        <w:t>For each RF band in the range of 800 MHz to 2 GHz of the DUT, conduct a full SAR test procedure, covering all specified test configurations, cheek and tilt positions outlined in section 7.4.2 of the IEC/IEEE 62209-1528 standard, using the wireless technology with the highest</w:t>
      </w:r>
      <w:r w:rsidR="457DC3C5">
        <w:t xml:space="preserve"> time-averaged</w:t>
      </w:r>
      <w:r>
        <w:t xml:space="preserve"> power level according on the priority order outlined below.</w:t>
      </w:r>
    </w:p>
    <w:p w14:paraId="0FCD996A" w14:textId="39B4EF66" w:rsidR="007D4B23" w:rsidRDefault="007D4B23" w:rsidP="582D80BD">
      <w:pPr>
        <w:pStyle w:val="PargrafodaLista"/>
        <w:numPr>
          <w:ilvl w:val="1"/>
          <w:numId w:val="22"/>
        </w:numPr>
        <w:tabs>
          <w:tab w:val="clear" w:pos="794"/>
          <w:tab w:val="clear" w:pos="1191"/>
          <w:tab w:val="clear" w:pos="1588"/>
          <w:tab w:val="clear" w:pos="1985"/>
        </w:tabs>
        <w:suppressAutoHyphens/>
        <w:overflowPunct/>
        <w:autoSpaceDE/>
        <w:autoSpaceDN/>
        <w:adjustRightInd/>
        <w:rPr>
          <w:szCs w:val="24"/>
        </w:rPr>
      </w:pPr>
      <w:r>
        <w:t>Choose the wireless technology with the highest</w:t>
      </w:r>
      <w:r w:rsidR="6C4F4E68">
        <w:t xml:space="preserve"> time-averaged</w:t>
      </w:r>
      <w:r>
        <w:t xml:space="preserve"> transmission power level according to the following priority order:</w:t>
      </w:r>
    </w:p>
    <w:p w14:paraId="5D833060" w14:textId="77777777" w:rsidR="007D4B23" w:rsidRDefault="007D4B23" w:rsidP="007D4B23">
      <w:pPr>
        <w:pStyle w:val="PargrafodaLista"/>
        <w:numPr>
          <w:ilvl w:val="2"/>
          <w:numId w:val="22"/>
        </w:numPr>
        <w:tabs>
          <w:tab w:val="clear" w:pos="794"/>
          <w:tab w:val="clear" w:pos="1191"/>
          <w:tab w:val="clear" w:pos="1588"/>
          <w:tab w:val="clear" w:pos="1985"/>
        </w:tabs>
        <w:suppressAutoHyphens/>
        <w:overflowPunct/>
        <w:autoSpaceDE/>
        <w:autoSpaceDN/>
        <w:adjustRightInd/>
        <w:spacing w:before="240"/>
      </w:pPr>
      <w:r>
        <w:t xml:space="preserve">2G technologies, in the sequence: 1) GSM, 2) GPRS, 3) </w:t>
      </w:r>
      <w:proofErr w:type="gramStart"/>
      <w:r>
        <w:t>EDGE;</w:t>
      </w:r>
      <w:proofErr w:type="gramEnd"/>
    </w:p>
    <w:p w14:paraId="0CE3CDE9" w14:textId="77777777" w:rsidR="007D4B23" w:rsidRDefault="007D4B23" w:rsidP="007D4B23">
      <w:pPr>
        <w:pStyle w:val="PargrafodaLista"/>
        <w:numPr>
          <w:ilvl w:val="2"/>
          <w:numId w:val="22"/>
        </w:numPr>
        <w:tabs>
          <w:tab w:val="clear" w:pos="794"/>
          <w:tab w:val="clear" w:pos="1191"/>
          <w:tab w:val="clear" w:pos="1588"/>
          <w:tab w:val="clear" w:pos="1985"/>
        </w:tabs>
        <w:suppressAutoHyphens/>
        <w:overflowPunct/>
        <w:autoSpaceDE/>
        <w:autoSpaceDN/>
        <w:adjustRightInd/>
        <w:spacing w:before="240"/>
      </w:pPr>
      <w:r>
        <w:t>3G technologies, in the sequence: 1) WCDMA, 2) HSPA, 3) HSPA</w:t>
      </w:r>
      <w:proofErr w:type="gramStart"/>
      <w:r>
        <w:t>+;</w:t>
      </w:r>
      <w:proofErr w:type="gramEnd"/>
      <w:r>
        <w:t xml:space="preserve"> </w:t>
      </w:r>
    </w:p>
    <w:p w14:paraId="1A5F20DD" w14:textId="77777777" w:rsidR="007D4B23" w:rsidRDefault="007D4B23" w:rsidP="007D4B23">
      <w:pPr>
        <w:pStyle w:val="PargrafodaLista"/>
        <w:numPr>
          <w:ilvl w:val="2"/>
          <w:numId w:val="22"/>
        </w:numPr>
        <w:tabs>
          <w:tab w:val="clear" w:pos="794"/>
          <w:tab w:val="clear" w:pos="1191"/>
          <w:tab w:val="clear" w:pos="1588"/>
          <w:tab w:val="clear" w:pos="1985"/>
        </w:tabs>
        <w:suppressAutoHyphens/>
        <w:overflowPunct/>
        <w:autoSpaceDE/>
        <w:autoSpaceDN/>
        <w:adjustRightInd/>
        <w:spacing w:before="240"/>
      </w:pPr>
      <w:r>
        <w:lastRenderedPageBreak/>
        <w:t>4G technology (LTE</w:t>
      </w:r>
      <w:proofErr w:type="gramStart"/>
      <w:r>
        <w:t>);</w:t>
      </w:r>
      <w:proofErr w:type="gramEnd"/>
      <w:r>
        <w:t xml:space="preserve"> </w:t>
      </w:r>
    </w:p>
    <w:p w14:paraId="4E7C811F" w14:textId="77777777" w:rsidR="007D4B23" w:rsidRDefault="007D4B23" w:rsidP="007D4B23">
      <w:pPr>
        <w:pStyle w:val="PargrafodaLista"/>
        <w:numPr>
          <w:ilvl w:val="2"/>
          <w:numId w:val="22"/>
        </w:numPr>
        <w:tabs>
          <w:tab w:val="clear" w:pos="794"/>
          <w:tab w:val="clear" w:pos="1191"/>
          <w:tab w:val="clear" w:pos="1588"/>
          <w:tab w:val="clear" w:pos="1985"/>
        </w:tabs>
        <w:suppressAutoHyphens/>
        <w:overflowPunct/>
        <w:autoSpaceDE/>
        <w:autoSpaceDN/>
        <w:adjustRightInd/>
        <w:spacing w:before="240"/>
      </w:pPr>
      <w:r>
        <w:t>5G NR technology.</w:t>
      </w:r>
    </w:p>
    <w:p w14:paraId="19725D01" w14:textId="77777777" w:rsidR="007D4B23" w:rsidRDefault="007D4B23" w:rsidP="007D4B23">
      <w:pPr>
        <w:pStyle w:val="PargrafodaLista"/>
        <w:numPr>
          <w:ilvl w:val="1"/>
          <w:numId w:val="22"/>
        </w:numPr>
        <w:tabs>
          <w:tab w:val="clear" w:pos="794"/>
          <w:tab w:val="clear" w:pos="1191"/>
          <w:tab w:val="clear" w:pos="1588"/>
          <w:tab w:val="clear" w:pos="1985"/>
        </w:tabs>
        <w:suppressAutoHyphens/>
        <w:overflowPunct/>
        <w:autoSpaceDE/>
        <w:autoSpaceDN/>
        <w:adjustRightInd/>
      </w:pPr>
      <w:r>
        <w:t xml:space="preserve">Identify whether the highest psSAR value, obtained from the </w:t>
      </w:r>
      <w:bookmarkStart w:id="247" w:name="_Int_nyEdBveK"/>
      <w:proofErr w:type="gramStart"/>
      <w:r>
        <w:t>aforementioned procedure</w:t>
      </w:r>
      <w:bookmarkEnd w:id="247"/>
      <w:proofErr w:type="gramEnd"/>
      <w:r>
        <w:t>, occurred on the left or right side of the phantom.</w:t>
      </w:r>
    </w:p>
    <w:p w14:paraId="5366A190" w14:textId="6408D6E4" w:rsidR="007D4B23" w:rsidRDefault="007D4B23" w:rsidP="007D4B23">
      <w:pPr>
        <w:pStyle w:val="PargrafodaLista"/>
        <w:numPr>
          <w:ilvl w:val="1"/>
          <w:numId w:val="22"/>
        </w:numPr>
        <w:tabs>
          <w:tab w:val="clear" w:pos="794"/>
          <w:tab w:val="clear" w:pos="1191"/>
          <w:tab w:val="clear" w:pos="1588"/>
          <w:tab w:val="clear" w:pos="1985"/>
        </w:tabs>
        <w:suppressAutoHyphens/>
        <w:overflowPunct/>
        <w:autoSpaceDE/>
        <w:autoSpaceDN/>
        <w:adjustRightInd/>
      </w:pPr>
      <w:commentRangeStart w:id="248"/>
      <w:commentRangeStart w:id="249"/>
      <w:r>
        <w:t>If the antenna</w:t>
      </w:r>
      <w:commentRangeEnd w:id="248"/>
      <w:r>
        <w:commentReference w:id="248"/>
      </w:r>
      <w:commentRangeEnd w:id="249"/>
      <w:r>
        <w:commentReference w:id="249"/>
      </w:r>
      <w:r>
        <w:t xml:space="preserve"> is internally located within the DUT and positioned within a 2.5 cm distance from the lower end of the DUT, then the test procedure for the remaining wireless technologies, identified according to the priority order outlined earlier, should only be conducted at the </w:t>
      </w:r>
      <w:r w:rsidR="00866BCA">
        <w:t xml:space="preserve">cheek </w:t>
      </w:r>
      <w:r>
        <w:t xml:space="preserve">position for the side of the phantom where the highest psSAR value was recorded in the preceding step. </w:t>
      </w:r>
    </w:p>
    <w:p w14:paraId="5E8DF947" w14:textId="5A785AA8" w:rsidR="5AFC0044" w:rsidRPr="003C7434" w:rsidRDefault="5AFC0044" w:rsidP="582D80BD">
      <w:pPr>
        <w:tabs>
          <w:tab w:val="clear" w:pos="794"/>
          <w:tab w:val="clear" w:pos="1191"/>
          <w:tab w:val="clear" w:pos="1588"/>
          <w:tab w:val="clear" w:pos="1985"/>
        </w:tabs>
        <w:rPr>
          <w:rFonts w:eastAsiaTheme="minorEastAsia"/>
          <w:i/>
          <w:iCs/>
          <w:highlight w:val="yellow"/>
          <w:lang w:eastAsia="ja-JP"/>
        </w:rPr>
      </w:pPr>
      <w:r w:rsidRPr="003C7434">
        <w:rPr>
          <w:rFonts w:eastAsiaTheme="minorEastAsia"/>
          <w:i/>
          <w:iCs/>
          <w:highlight w:val="yellow"/>
          <w:lang w:eastAsia="ja-JP"/>
        </w:rPr>
        <w:t xml:space="preserve">[Editor´s Note: Proposal received on this ongoing work item to make it </w:t>
      </w:r>
      <w:r w:rsidRPr="003C7434">
        <w:rPr>
          <w:i/>
          <w:iCs/>
          <w:highlight w:val="yellow"/>
          <w:lang w:val="en-US"/>
        </w:rPr>
        <w:t xml:space="preserve">Recommendation ITU-T </w:t>
      </w:r>
      <w:proofErr w:type="spellStart"/>
      <w:proofErr w:type="gramStart"/>
      <w:r w:rsidRPr="003C7434">
        <w:rPr>
          <w:i/>
          <w:iCs/>
          <w:highlight w:val="yellow"/>
          <w:lang w:val="en-US"/>
        </w:rPr>
        <w:t>K.devices</w:t>
      </w:r>
      <w:proofErr w:type="spellEnd"/>
      <w:proofErr w:type="gramEnd"/>
      <w:r w:rsidRPr="003C7434">
        <w:rPr>
          <w:rFonts w:eastAsiaTheme="minorEastAsia"/>
          <w:i/>
          <w:iCs/>
          <w:highlight w:val="yellow"/>
          <w:lang w:eastAsia="ja-JP"/>
        </w:rPr>
        <w:t xml:space="preserve">. As there was no consensus, further contributions are invited and will be discussed in the next meeting. </w:t>
      </w:r>
    </w:p>
    <w:p w14:paraId="4969BC73" w14:textId="251CE8F3" w:rsidR="5AFC0044" w:rsidRDefault="5AFC0044" w:rsidP="582D80BD">
      <w:pPr>
        <w:tabs>
          <w:tab w:val="clear" w:pos="794"/>
          <w:tab w:val="clear" w:pos="1191"/>
          <w:tab w:val="clear" w:pos="1588"/>
          <w:tab w:val="clear" w:pos="1985"/>
        </w:tabs>
        <w:contextualSpacing/>
        <w:rPr>
          <w:rFonts w:eastAsiaTheme="minorEastAsia"/>
          <w:szCs w:val="24"/>
          <w:lang w:eastAsia="ja-JP"/>
        </w:rPr>
      </w:pPr>
      <w:r w:rsidRPr="003C7434">
        <w:rPr>
          <w:rFonts w:eastAsiaTheme="minorEastAsia"/>
          <w:i/>
          <w:iCs/>
          <w:highlight w:val="yellow"/>
          <w:lang w:eastAsia="ja-JP"/>
        </w:rPr>
        <w:t>Line by Line review need to be done at next meeting]</w:t>
      </w:r>
    </w:p>
    <w:p w14:paraId="4FC14073" w14:textId="43510677" w:rsidR="582D80BD" w:rsidRDefault="582D80BD" w:rsidP="582D80BD">
      <w:pPr>
        <w:tabs>
          <w:tab w:val="clear" w:pos="794"/>
          <w:tab w:val="clear" w:pos="1191"/>
          <w:tab w:val="clear" w:pos="1588"/>
          <w:tab w:val="clear" w:pos="1985"/>
        </w:tabs>
        <w:rPr>
          <w:szCs w:val="24"/>
        </w:rPr>
      </w:pPr>
    </w:p>
    <w:p w14:paraId="235105FA" w14:textId="6A980A08" w:rsidR="007D4B23" w:rsidRDefault="31C4056E" w:rsidP="007D4B23">
      <w:pPr>
        <w:pStyle w:val="PargrafodaLista"/>
        <w:numPr>
          <w:ilvl w:val="1"/>
          <w:numId w:val="22"/>
        </w:numPr>
        <w:tabs>
          <w:tab w:val="clear" w:pos="794"/>
          <w:tab w:val="clear" w:pos="1191"/>
          <w:tab w:val="clear" w:pos="1588"/>
          <w:tab w:val="clear" w:pos="1985"/>
        </w:tabs>
        <w:suppressAutoHyphens/>
        <w:overflowPunct/>
        <w:autoSpaceDE/>
        <w:autoSpaceDN/>
        <w:adjustRightInd/>
      </w:pPr>
      <w:r>
        <w:t>Conversely, if the antenna placement differs</w:t>
      </w:r>
      <w:r w:rsidR="124B0AF6">
        <w:t xml:space="preserve"> from above</w:t>
      </w:r>
      <w:r>
        <w:t xml:space="preserve">, the evaluation of the remaining wireless technologies must occur at </w:t>
      </w:r>
      <w:r w:rsidR="7735E1EC">
        <w:t xml:space="preserve">cheek and tilt </w:t>
      </w:r>
      <w:r>
        <w:t>positions, specifically on the side where the highest psSAR value was identified before.</w:t>
      </w:r>
    </w:p>
    <w:p w14:paraId="765F1A8A" w14:textId="45E449BA" w:rsidR="007D4B23" w:rsidRDefault="007D4B23" w:rsidP="007D4B23">
      <w:pPr>
        <w:pStyle w:val="PargrafodaLista"/>
        <w:numPr>
          <w:ilvl w:val="1"/>
          <w:numId w:val="22"/>
        </w:numPr>
        <w:tabs>
          <w:tab w:val="clear" w:pos="794"/>
          <w:tab w:val="clear" w:pos="1191"/>
          <w:tab w:val="clear" w:pos="1588"/>
          <w:tab w:val="clear" w:pos="1985"/>
        </w:tabs>
        <w:suppressAutoHyphens/>
        <w:overflowPunct/>
        <w:autoSpaceDE/>
        <w:autoSpaceDN/>
        <w:adjustRightInd/>
      </w:pPr>
      <w:r>
        <w:t xml:space="preserve">Regardless of the antenna placement, if any SAR </w:t>
      </w:r>
      <w:commentRangeStart w:id="250"/>
      <w:r>
        <w:t xml:space="preserve">results obtained in the test procedures for the remaining wireless technology exceeds a SAR value greater than </w:t>
      </w:r>
      <w:r w:rsidR="00CD0BA2">
        <w:t>-</w:t>
      </w:r>
      <w:r w:rsidR="00487EA5">
        <w:t>-</w:t>
      </w:r>
      <w:r>
        <w:t>3 dB of the applicable SAR limit</w:t>
      </w:r>
      <w:commentRangeEnd w:id="250"/>
      <w:r>
        <w:commentReference w:id="250"/>
      </w:r>
      <w:r>
        <w:t>, it is crucial to conduct all test configurations and positions specified in section 7.4.2 of the IEC/IEEE 62209-1528 standard for the respective wireless technology.</w:t>
      </w:r>
    </w:p>
    <w:p w14:paraId="0856C9E9" w14:textId="5A785AA8" w:rsidR="04A696CE" w:rsidRPr="00B67ECA" w:rsidRDefault="04A696CE" w:rsidP="582D80BD">
      <w:pPr>
        <w:tabs>
          <w:tab w:val="clear" w:pos="794"/>
          <w:tab w:val="clear" w:pos="1191"/>
          <w:tab w:val="clear" w:pos="1588"/>
          <w:tab w:val="clear" w:pos="1985"/>
        </w:tabs>
        <w:rPr>
          <w:rFonts w:eastAsiaTheme="minorEastAsia"/>
          <w:i/>
          <w:iCs/>
          <w:highlight w:val="yellow"/>
          <w:lang w:eastAsia="ja-JP"/>
        </w:rPr>
      </w:pPr>
      <w:r w:rsidRPr="00B67ECA">
        <w:rPr>
          <w:rFonts w:eastAsiaTheme="minorEastAsia"/>
          <w:i/>
          <w:iCs/>
          <w:highlight w:val="yellow"/>
          <w:lang w:eastAsia="ja-JP"/>
        </w:rPr>
        <w:t xml:space="preserve">[Editor´s Note: Proposal received on this ongoing work item to make it </w:t>
      </w:r>
      <w:r w:rsidRPr="00B67ECA">
        <w:rPr>
          <w:i/>
          <w:iCs/>
          <w:highlight w:val="yellow"/>
          <w:lang w:val="en-US"/>
        </w:rPr>
        <w:t xml:space="preserve">Recommendation ITU-T </w:t>
      </w:r>
      <w:proofErr w:type="spellStart"/>
      <w:proofErr w:type="gramStart"/>
      <w:r w:rsidRPr="00B67ECA">
        <w:rPr>
          <w:i/>
          <w:iCs/>
          <w:highlight w:val="yellow"/>
          <w:lang w:val="en-US"/>
        </w:rPr>
        <w:t>K.devices</w:t>
      </w:r>
      <w:proofErr w:type="spellEnd"/>
      <w:proofErr w:type="gramEnd"/>
      <w:r w:rsidRPr="00B67ECA">
        <w:rPr>
          <w:rFonts w:eastAsiaTheme="minorEastAsia"/>
          <w:i/>
          <w:iCs/>
          <w:highlight w:val="yellow"/>
          <w:lang w:eastAsia="ja-JP"/>
        </w:rPr>
        <w:t xml:space="preserve">. As there was no consensus, further contributions are invited and will be discussed in the next meeting. </w:t>
      </w:r>
    </w:p>
    <w:p w14:paraId="0176D380" w14:textId="251CE8F3" w:rsidR="04A696CE" w:rsidRPr="00B67ECA" w:rsidRDefault="04A696CE" w:rsidP="582D80BD">
      <w:pPr>
        <w:tabs>
          <w:tab w:val="clear" w:pos="794"/>
          <w:tab w:val="clear" w:pos="1191"/>
          <w:tab w:val="clear" w:pos="1588"/>
          <w:tab w:val="clear" w:pos="1985"/>
        </w:tabs>
        <w:contextualSpacing/>
        <w:rPr>
          <w:rFonts w:eastAsiaTheme="minorEastAsia"/>
          <w:i/>
          <w:iCs/>
          <w:szCs w:val="24"/>
          <w:lang w:eastAsia="ja-JP"/>
        </w:rPr>
      </w:pPr>
      <w:r w:rsidRPr="00B67ECA">
        <w:rPr>
          <w:rFonts w:eastAsiaTheme="minorEastAsia"/>
          <w:i/>
          <w:iCs/>
          <w:highlight w:val="yellow"/>
          <w:lang w:eastAsia="ja-JP"/>
        </w:rPr>
        <w:t>Line by Line review need to be done at next meeting]</w:t>
      </w:r>
    </w:p>
    <w:p w14:paraId="6D5013DB" w14:textId="70F76699" w:rsidR="582D80BD" w:rsidRDefault="582D80BD" w:rsidP="582D80BD">
      <w:pPr>
        <w:tabs>
          <w:tab w:val="clear" w:pos="794"/>
          <w:tab w:val="clear" w:pos="1191"/>
          <w:tab w:val="clear" w:pos="1588"/>
          <w:tab w:val="clear" w:pos="1985"/>
        </w:tabs>
        <w:rPr>
          <w:szCs w:val="24"/>
        </w:rPr>
      </w:pPr>
    </w:p>
    <w:p w14:paraId="398A0E5A" w14:textId="77777777" w:rsidR="007D4B23" w:rsidRDefault="007D4B23" w:rsidP="007D4B23">
      <w:pPr>
        <w:tabs>
          <w:tab w:val="clear" w:pos="794"/>
          <w:tab w:val="clear" w:pos="1191"/>
          <w:tab w:val="clear" w:pos="1588"/>
          <w:tab w:val="clear" w:pos="1985"/>
        </w:tabs>
      </w:pPr>
      <w:ins w:id="251" w:author="DELL" w:date="2024-06-18T17:01:00Z">
        <w:r>
          <w:tab/>
        </w:r>
      </w:ins>
    </w:p>
    <w:p w14:paraId="00557408" w14:textId="77777777" w:rsidR="007D4B23" w:rsidRDefault="007D4B23" w:rsidP="007D4B23">
      <w:pPr>
        <w:tabs>
          <w:tab w:val="clear" w:pos="794"/>
          <w:tab w:val="clear" w:pos="1191"/>
          <w:tab w:val="clear" w:pos="1588"/>
          <w:tab w:val="clear" w:pos="1985"/>
        </w:tabs>
        <w:jc w:val="center"/>
      </w:pPr>
      <w:r>
        <w:rPr>
          <w:noProof/>
          <w:lang w:val="en-US"/>
        </w:rPr>
        <w:lastRenderedPageBreak/>
        <w:drawing>
          <wp:inline distT="0" distB="0" distL="0" distR="0" wp14:anchorId="7D09F31C" wp14:editId="141D4A9B">
            <wp:extent cx="5803477" cy="7613066"/>
            <wp:effectExtent l="0" t="0" r="0" b="0"/>
            <wp:docPr id="1725415819" name="Imagem 172541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725415819"/>
                    <pic:cNvPicPr/>
                  </pic:nvPicPr>
                  <pic:blipFill>
                    <a:blip r:embed="rId41">
                      <a:extLst>
                        <a:ext uri="{28A0092B-C50C-407E-A947-70E740481C1C}">
                          <a14:useLocalDpi xmlns:a14="http://schemas.microsoft.com/office/drawing/2010/main" val="0"/>
                        </a:ext>
                      </a:extLst>
                    </a:blip>
                    <a:stretch>
                      <a:fillRect/>
                    </a:stretch>
                  </pic:blipFill>
                  <pic:spPr>
                    <a:xfrm>
                      <a:off x="0" y="0"/>
                      <a:ext cx="5803477" cy="7613066"/>
                    </a:xfrm>
                    <a:prstGeom prst="rect">
                      <a:avLst/>
                    </a:prstGeom>
                  </pic:spPr>
                </pic:pic>
              </a:graphicData>
            </a:graphic>
          </wp:inline>
        </w:drawing>
      </w:r>
    </w:p>
    <w:p w14:paraId="69510882" w14:textId="77777777" w:rsidR="007D4B23" w:rsidRDefault="007D4B23" w:rsidP="31BCA2A4">
      <w:pPr>
        <w:tabs>
          <w:tab w:val="clear" w:pos="794"/>
          <w:tab w:val="clear" w:pos="1191"/>
          <w:tab w:val="clear" w:pos="1588"/>
          <w:tab w:val="clear" w:pos="1985"/>
        </w:tabs>
        <w:contextualSpacing/>
        <w:jc w:val="center"/>
        <w:rPr>
          <w:rFonts w:eastAsiaTheme="minorEastAsia"/>
          <w:lang w:eastAsia="ja-JP"/>
        </w:rPr>
      </w:pPr>
      <w:r w:rsidRPr="31BCA2A4">
        <w:rPr>
          <w:rFonts w:eastAsiaTheme="minorEastAsia"/>
          <w:lang w:eastAsia="ja-JP"/>
        </w:rPr>
        <w:t xml:space="preserve">Figure 5 - Flow chart of the optimization procedure for assessing psSAR of a portable terminal station operating </w:t>
      </w:r>
      <w:proofErr w:type="gramStart"/>
      <w:r w:rsidRPr="31BCA2A4">
        <w:rPr>
          <w:rFonts w:eastAsiaTheme="minorEastAsia"/>
          <w:lang w:eastAsia="ja-JP"/>
        </w:rPr>
        <w:t>in close proximity to</w:t>
      </w:r>
      <w:proofErr w:type="gramEnd"/>
      <w:r w:rsidRPr="31BCA2A4">
        <w:rPr>
          <w:rFonts w:eastAsiaTheme="minorEastAsia"/>
          <w:lang w:eastAsia="ja-JP"/>
        </w:rPr>
        <w:t xml:space="preserve"> the head</w:t>
      </w:r>
    </w:p>
    <w:p w14:paraId="64C04682" w14:textId="77777777" w:rsidR="007D4B23" w:rsidRPr="006120B3" w:rsidRDefault="007D4B23" w:rsidP="007D4B23"/>
    <w:p w14:paraId="3F5DC4F0" w14:textId="77777777" w:rsidR="007D4B23" w:rsidRPr="006120B3" w:rsidRDefault="007D4B23" w:rsidP="007D4B23">
      <w:pPr>
        <w:jc w:val="center"/>
      </w:pPr>
      <w:r>
        <w:t>______________</w:t>
      </w:r>
    </w:p>
    <w:p w14:paraId="4B69264B" w14:textId="63BC2E24" w:rsidR="007D4B23" w:rsidRDefault="007D4B23" w:rsidP="31BCA2A4">
      <w:pPr>
        <w:tabs>
          <w:tab w:val="left" w:pos="1000"/>
        </w:tabs>
        <w:jc w:val="center"/>
        <w:rPr>
          <w:rFonts w:eastAsia="Arial Unicode MS"/>
        </w:rPr>
      </w:pPr>
    </w:p>
    <w:p w14:paraId="4542FD4F" w14:textId="78157274" w:rsidR="007D4B23" w:rsidRDefault="007D4B23">
      <w:pPr>
        <w:tabs>
          <w:tab w:val="clear" w:pos="794"/>
          <w:tab w:val="clear" w:pos="1191"/>
          <w:tab w:val="clear" w:pos="1588"/>
          <w:tab w:val="clear" w:pos="1985"/>
        </w:tabs>
        <w:overflowPunct/>
        <w:autoSpaceDE/>
        <w:autoSpaceDN/>
        <w:adjustRightInd/>
        <w:spacing w:before="0" w:after="160" w:line="259" w:lineRule="auto"/>
        <w:jc w:val="left"/>
        <w:textAlignment w:val="auto"/>
        <w:rPr>
          <w:ins w:id="252" w:author="DELL" w:date="2024-06-18T17:01:00Z"/>
          <w:rFonts w:eastAsia="Arial Unicode MS"/>
          <w:bCs/>
          <w:szCs w:val="24"/>
        </w:rPr>
      </w:pPr>
      <w:ins w:id="253" w:author="DELL" w:date="2024-06-18T17:01:00Z">
        <w:r>
          <w:rPr>
            <w:rFonts w:eastAsia="Arial Unicode MS"/>
            <w:bCs/>
            <w:szCs w:val="24"/>
          </w:rPr>
          <w:br w:type="page"/>
        </w:r>
      </w:ins>
    </w:p>
    <w:p w14:paraId="69D4B9C2" w14:textId="77777777" w:rsidR="007D4B23" w:rsidRDefault="007D4B23" w:rsidP="00CB4FCC">
      <w:pPr>
        <w:tabs>
          <w:tab w:val="left" w:pos="1000"/>
        </w:tabs>
        <w:jc w:val="center"/>
        <w:rPr>
          <w:ins w:id="254" w:author="DELL" w:date="2024-06-18T16:57:00Z"/>
          <w:rFonts w:eastAsia="Arial Unicode MS"/>
          <w:bCs/>
          <w:szCs w:val="24"/>
        </w:rPr>
      </w:pPr>
    </w:p>
    <w:p w14:paraId="4DA3142E" w14:textId="6237C705" w:rsidR="00CB4FCC" w:rsidRDefault="00CB4FCC" w:rsidP="00CB4FCC">
      <w:pPr>
        <w:tabs>
          <w:tab w:val="left" w:pos="1000"/>
        </w:tabs>
        <w:jc w:val="center"/>
        <w:rPr>
          <w:ins w:id="255" w:author="DELL" w:date="2024-05-21T15:41:00Z"/>
          <w:rFonts w:eastAsia="Arial Unicode MS"/>
          <w:bCs/>
          <w:szCs w:val="24"/>
        </w:rPr>
      </w:pPr>
      <w:commentRangeStart w:id="256"/>
      <w:ins w:id="257" w:author="DELL" w:date="2024-05-21T15:41:00Z">
        <w:r>
          <w:rPr>
            <w:rFonts w:eastAsia="Arial Unicode MS"/>
            <w:bCs/>
            <w:szCs w:val="24"/>
          </w:rPr>
          <w:t>Bibliography</w:t>
        </w:r>
      </w:ins>
      <w:commentRangeEnd w:id="256"/>
      <w:r w:rsidR="00BD52DC">
        <w:rPr>
          <w:rStyle w:val="Refdecomentrio"/>
          <w:lang w:val="en-US"/>
        </w:rPr>
        <w:commentReference w:id="256"/>
      </w:r>
    </w:p>
    <w:p w14:paraId="55AAF529" w14:textId="49635931" w:rsidR="00CB4FCC" w:rsidRDefault="00CB4FCC" w:rsidP="00CB4FCC">
      <w:pPr>
        <w:tabs>
          <w:tab w:val="left" w:pos="1000"/>
        </w:tabs>
        <w:jc w:val="center"/>
        <w:rPr>
          <w:ins w:id="258" w:author="DELL" w:date="2024-05-21T15:41:00Z"/>
          <w:rFonts w:eastAsia="Arial Unicode MS"/>
          <w:bCs/>
          <w:szCs w:val="24"/>
        </w:rPr>
      </w:pPr>
    </w:p>
    <w:p w14:paraId="036184FF" w14:textId="75B51C42" w:rsidR="00CB4FCC" w:rsidRDefault="006827E7">
      <w:pPr>
        <w:tabs>
          <w:tab w:val="left" w:pos="1000"/>
        </w:tabs>
        <w:ind w:left="3600" w:hanging="3600"/>
        <w:rPr>
          <w:ins w:id="259" w:author="DELL" w:date="2024-05-21T16:54:00Z"/>
          <w:rFonts w:eastAsia="Arial Unicode MS"/>
          <w:bCs/>
          <w:szCs w:val="24"/>
        </w:rPr>
        <w:pPrChange w:id="260" w:author="DELL" w:date="2024-05-21T16:54:00Z">
          <w:pPr>
            <w:tabs>
              <w:tab w:val="left" w:pos="1000"/>
            </w:tabs>
            <w:jc w:val="center"/>
          </w:pPr>
        </w:pPrChange>
      </w:pPr>
      <w:ins w:id="261" w:author="DELL" w:date="2024-05-21T16:52:00Z">
        <w:r>
          <w:rPr>
            <w:rFonts w:eastAsia="Arial Unicode MS"/>
            <w:bCs/>
            <w:szCs w:val="24"/>
          </w:rPr>
          <w:t>[</w:t>
        </w:r>
      </w:ins>
      <w:r w:rsidR="00C21C0A">
        <w:rPr>
          <w:rFonts w:eastAsia="Arial Unicode MS"/>
          <w:bCs/>
          <w:szCs w:val="24"/>
        </w:rPr>
        <w:t>a</w:t>
      </w:r>
      <w:ins w:id="262" w:author="DELL" w:date="2024-05-21T16:52:00Z">
        <w:r>
          <w:rPr>
            <w:rFonts w:eastAsia="Arial Unicode MS"/>
            <w:bCs/>
            <w:szCs w:val="24"/>
          </w:rPr>
          <w:t>. ICNIRP 2020]</w:t>
        </w:r>
      </w:ins>
      <w:ins w:id="263" w:author="DELL" w:date="2024-05-21T16:53:00Z">
        <w:r>
          <w:rPr>
            <w:rFonts w:eastAsia="Arial Unicode MS"/>
            <w:bCs/>
            <w:szCs w:val="24"/>
          </w:rPr>
          <w:tab/>
        </w:r>
        <w:r>
          <w:rPr>
            <w:rFonts w:eastAsia="Arial Unicode MS"/>
            <w:bCs/>
            <w:szCs w:val="24"/>
          </w:rPr>
          <w:tab/>
        </w:r>
        <w:r w:rsidRPr="006827E7">
          <w:rPr>
            <w:rFonts w:eastAsia="Arial Unicode MS"/>
            <w:bCs/>
            <w:szCs w:val="24"/>
          </w:rPr>
          <w:t>ICNIRP guidelines</w:t>
        </w:r>
        <w:r>
          <w:rPr>
            <w:rFonts w:eastAsia="Arial Unicode MS"/>
            <w:bCs/>
            <w:szCs w:val="24"/>
          </w:rPr>
          <w:t xml:space="preserve"> </w:t>
        </w:r>
        <w:r w:rsidRPr="006827E7">
          <w:rPr>
            <w:rFonts w:eastAsia="Arial Unicode MS"/>
            <w:bCs/>
            <w:szCs w:val="24"/>
          </w:rPr>
          <w:t>for limiting exposure to</w:t>
        </w:r>
        <w:r>
          <w:rPr>
            <w:rFonts w:eastAsia="Arial Unicode MS"/>
            <w:bCs/>
            <w:szCs w:val="24"/>
          </w:rPr>
          <w:t xml:space="preserve"> </w:t>
        </w:r>
        <w:r w:rsidRPr="006827E7">
          <w:rPr>
            <w:rFonts w:eastAsia="Arial Unicode MS"/>
            <w:bCs/>
            <w:szCs w:val="24"/>
          </w:rPr>
          <w:t xml:space="preserve">electromagnetic fields (100 </w:t>
        </w:r>
        <w:proofErr w:type="spellStart"/>
        <w:r w:rsidRPr="006827E7">
          <w:rPr>
            <w:rFonts w:eastAsia="Arial Unicode MS"/>
            <w:bCs/>
            <w:szCs w:val="24"/>
          </w:rPr>
          <w:t>khz</w:t>
        </w:r>
        <w:proofErr w:type="spellEnd"/>
        <w:r w:rsidRPr="006827E7">
          <w:rPr>
            <w:rFonts w:eastAsia="Arial Unicode MS"/>
            <w:bCs/>
            <w:szCs w:val="24"/>
          </w:rPr>
          <w:t xml:space="preserve"> to 300 </w:t>
        </w:r>
        <w:proofErr w:type="spellStart"/>
        <w:r w:rsidRPr="006827E7">
          <w:rPr>
            <w:rFonts w:eastAsia="Arial Unicode MS"/>
            <w:bCs/>
            <w:szCs w:val="24"/>
          </w:rPr>
          <w:t>ghz</w:t>
        </w:r>
        <w:proofErr w:type="spellEnd"/>
        <w:r w:rsidRPr="006827E7">
          <w:rPr>
            <w:rFonts w:eastAsia="Arial Unicode MS"/>
            <w:bCs/>
            <w:szCs w:val="24"/>
          </w:rPr>
          <w:t>)</w:t>
        </w:r>
      </w:ins>
    </w:p>
    <w:p w14:paraId="1A7DBC61" w14:textId="43E0F3E2" w:rsidR="006827E7" w:rsidRDefault="006827E7">
      <w:pPr>
        <w:tabs>
          <w:tab w:val="left" w:pos="1000"/>
        </w:tabs>
        <w:ind w:left="3600" w:hanging="3600"/>
        <w:rPr>
          <w:ins w:id="264" w:author="DELL" w:date="2024-05-21T16:54:00Z"/>
          <w:rFonts w:eastAsia="Arial Unicode MS"/>
          <w:bCs/>
          <w:szCs w:val="24"/>
        </w:rPr>
        <w:pPrChange w:id="265" w:author="DELL" w:date="2024-05-21T16:54:00Z">
          <w:pPr>
            <w:tabs>
              <w:tab w:val="left" w:pos="1000"/>
            </w:tabs>
            <w:jc w:val="center"/>
          </w:pPr>
        </w:pPrChange>
      </w:pPr>
    </w:p>
    <w:p w14:paraId="27F90BD4" w14:textId="1EFB4ECE" w:rsidR="006827E7" w:rsidRPr="006827E7" w:rsidRDefault="006827E7">
      <w:pPr>
        <w:tabs>
          <w:tab w:val="left" w:pos="1000"/>
        </w:tabs>
        <w:ind w:left="3600" w:hanging="3600"/>
        <w:rPr>
          <w:rFonts w:eastAsia="Arial Unicode MS"/>
        </w:rPr>
        <w:pPrChange w:id="266" w:author="DELL" w:date="2024-05-21T16:54:00Z">
          <w:pPr>
            <w:tabs>
              <w:tab w:val="left" w:pos="1000"/>
            </w:tabs>
            <w:jc w:val="center"/>
          </w:pPr>
        </w:pPrChange>
      </w:pPr>
      <w:ins w:id="267" w:author="DELL" w:date="2024-05-21T16:54:00Z">
        <w:r w:rsidRPr="582D80BD">
          <w:rPr>
            <w:rFonts w:eastAsia="Arial Unicode MS"/>
          </w:rPr>
          <w:t>[b. KDB</w:t>
        </w:r>
      </w:ins>
      <w:ins w:id="268" w:author="DELL" w:date="2024-05-21T16:55:00Z">
        <w:r w:rsidRPr="582D80BD">
          <w:rPr>
            <w:rFonts w:eastAsia="Arial Unicode MS"/>
          </w:rPr>
          <w:t xml:space="preserve"> 447498 D01]</w:t>
        </w:r>
        <w:r>
          <w:tab/>
        </w:r>
        <w:r w:rsidRPr="582D80BD">
          <w:rPr>
            <w:rFonts w:eastAsia="Arial Unicode MS"/>
          </w:rPr>
          <w:t>General RF Exposure Guidance v06provides guidance pertaining to RF exposure requirements for mobile and portable device equipment authorizations</w:t>
        </w:r>
      </w:ins>
    </w:p>
    <w:p w14:paraId="41F843DE" w14:textId="5A785AA8" w:rsidR="7AE75F6F" w:rsidRPr="00C466A0" w:rsidRDefault="7AE75F6F" w:rsidP="582D80BD">
      <w:pPr>
        <w:tabs>
          <w:tab w:val="clear" w:pos="794"/>
          <w:tab w:val="clear" w:pos="1191"/>
          <w:tab w:val="clear" w:pos="1588"/>
          <w:tab w:val="clear" w:pos="1985"/>
        </w:tabs>
        <w:rPr>
          <w:rFonts w:eastAsiaTheme="minorEastAsia"/>
          <w:i/>
          <w:iCs/>
          <w:highlight w:val="yellow"/>
          <w:lang w:eastAsia="ja-JP"/>
        </w:rPr>
      </w:pPr>
      <w:r w:rsidRPr="00C466A0">
        <w:rPr>
          <w:rFonts w:eastAsiaTheme="minorEastAsia"/>
          <w:i/>
          <w:iCs/>
          <w:highlight w:val="yellow"/>
          <w:lang w:eastAsia="ja-JP"/>
        </w:rPr>
        <w:t xml:space="preserve">[Editor´s Note: Proposal received on this ongoing work item to make it </w:t>
      </w:r>
      <w:r w:rsidRPr="00C466A0">
        <w:rPr>
          <w:i/>
          <w:iCs/>
          <w:highlight w:val="yellow"/>
          <w:lang w:val="en-US"/>
        </w:rPr>
        <w:t xml:space="preserve">Recommendation ITU-T </w:t>
      </w:r>
      <w:proofErr w:type="spellStart"/>
      <w:proofErr w:type="gramStart"/>
      <w:r w:rsidRPr="00C466A0">
        <w:rPr>
          <w:i/>
          <w:iCs/>
          <w:highlight w:val="yellow"/>
          <w:lang w:val="en-US"/>
        </w:rPr>
        <w:t>K.devices</w:t>
      </w:r>
      <w:proofErr w:type="spellEnd"/>
      <w:proofErr w:type="gramEnd"/>
      <w:r w:rsidRPr="00C466A0">
        <w:rPr>
          <w:rFonts w:eastAsiaTheme="minorEastAsia"/>
          <w:i/>
          <w:iCs/>
          <w:highlight w:val="yellow"/>
          <w:lang w:eastAsia="ja-JP"/>
        </w:rPr>
        <w:t xml:space="preserve">. As there was no consensus, further contributions are invited and will be discussed in the next meeting. </w:t>
      </w:r>
    </w:p>
    <w:p w14:paraId="502FFB2E" w14:textId="251CE8F3" w:rsidR="7AE75F6F" w:rsidRPr="00C466A0" w:rsidRDefault="7AE75F6F" w:rsidP="582D80BD">
      <w:pPr>
        <w:tabs>
          <w:tab w:val="clear" w:pos="794"/>
          <w:tab w:val="clear" w:pos="1191"/>
          <w:tab w:val="clear" w:pos="1588"/>
          <w:tab w:val="clear" w:pos="1985"/>
        </w:tabs>
        <w:contextualSpacing/>
        <w:rPr>
          <w:rFonts w:eastAsiaTheme="minorEastAsia"/>
          <w:i/>
          <w:iCs/>
          <w:szCs w:val="24"/>
          <w:lang w:eastAsia="ja-JP"/>
        </w:rPr>
      </w:pPr>
      <w:r w:rsidRPr="00C466A0">
        <w:rPr>
          <w:rFonts w:eastAsiaTheme="minorEastAsia"/>
          <w:i/>
          <w:iCs/>
          <w:highlight w:val="yellow"/>
          <w:lang w:eastAsia="ja-JP"/>
        </w:rPr>
        <w:t>Line by Line review need to be done at next meeting]</w:t>
      </w:r>
    </w:p>
    <w:p w14:paraId="7758485A" w14:textId="7CD306B5" w:rsidR="582D80BD" w:rsidRDefault="582D80BD" w:rsidP="582D80BD">
      <w:pPr>
        <w:tabs>
          <w:tab w:val="left" w:pos="1000"/>
        </w:tabs>
        <w:ind w:left="3600" w:hanging="3600"/>
        <w:rPr>
          <w:rFonts w:eastAsia="Arial Unicode MS"/>
        </w:rPr>
      </w:pPr>
    </w:p>
    <w:sectPr w:rsidR="582D80BD" w:rsidSect="00B16568">
      <w:headerReference w:type="even" r:id="rId42"/>
      <w:headerReference w:type="default" r:id="rId43"/>
      <w:pgSz w:w="11907" w:h="16840" w:code="9"/>
      <w:pgMar w:top="1134" w:right="1134" w:bottom="1134" w:left="1134"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3" w:author="christ" w:date="2025-05-02T02:41:00Z" w:initials="c">
    <w:p w14:paraId="0D431FA6" w14:textId="38C6BCD3" w:rsidR="006E4D01" w:rsidRDefault="006E4D01">
      <w:pPr>
        <w:pStyle w:val="Textodecomentrio"/>
      </w:pPr>
      <w:r>
        <w:rPr>
          <w:rStyle w:val="Refdecomentrio"/>
        </w:rPr>
        <w:annotationRef/>
      </w:r>
      <w:r>
        <w:t>We may not need to list them here again. We have them in Section 2 already.</w:t>
      </w:r>
    </w:p>
  </w:comment>
  <w:comment w:id="105" w:author="Leonardo Marques Campos" w:date="2025-05-13T10:18:00Z" w:initials="LM">
    <w:p w14:paraId="71021F77" w14:textId="77777777" w:rsidR="003F7497" w:rsidRDefault="003F7497" w:rsidP="003F7497">
      <w:pPr>
        <w:pStyle w:val="Textodecomentrio"/>
      </w:pPr>
      <w:r>
        <w:rPr>
          <w:rStyle w:val="Refdecomentrio"/>
        </w:rPr>
        <w:annotationRef/>
      </w:r>
      <w:r>
        <w:rPr>
          <w:b/>
          <w:bCs/>
          <w:lang w:val="en-GB"/>
        </w:rPr>
        <w:t>Kai Niskala proposed text:</w:t>
      </w:r>
    </w:p>
    <w:p w14:paraId="797E08FF" w14:textId="77777777" w:rsidR="003F7497" w:rsidRDefault="003F7497" w:rsidP="003F7497">
      <w:pPr>
        <w:pStyle w:val="Textodecomentrio"/>
      </w:pPr>
      <w:r>
        <w:rPr>
          <w:i/>
          <w:iCs/>
          <w:lang w:val="en-GB"/>
        </w:rPr>
        <w:t>The proximity sensor SAR test procedure and evaluation of triggering distance and coverage area shall be conducted according to Subclause 7.7 of the [IEC/IEEE 62209-1528] standard. </w:t>
      </w:r>
    </w:p>
    <w:p w14:paraId="732C06B6" w14:textId="77777777" w:rsidR="003F7497" w:rsidRDefault="003F7497" w:rsidP="003F7497">
      <w:pPr>
        <w:pStyle w:val="Textodecomentrio"/>
      </w:pPr>
    </w:p>
    <w:p w14:paraId="7B0A597E" w14:textId="77777777" w:rsidR="003F7497" w:rsidRDefault="003F7497" w:rsidP="003F7497">
      <w:pPr>
        <w:pStyle w:val="Textodecomentrio"/>
      </w:pPr>
      <w:r>
        <w:rPr>
          <w:b/>
          <w:bCs/>
          <w:lang w:val="en-GB"/>
        </w:rPr>
        <w:t>Narendra C. proposed text:</w:t>
      </w:r>
    </w:p>
    <w:p w14:paraId="3D794950" w14:textId="77777777" w:rsidR="003F7497" w:rsidRDefault="003F7497" w:rsidP="003F7497">
      <w:pPr>
        <w:pStyle w:val="Textodecomentrio"/>
      </w:pPr>
      <w:r>
        <w:rPr>
          <w:i/>
          <w:iCs/>
          <w:lang w:val="en-GB"/>
        </w:rPr>
        <w:t>To ensure proper sensing coverage in all relevant exposure scenarios, devices may incorporate one or more proximity sensors, depending on the size and placement of the antenna. While performing an assessment for SAR, Tthe triggering distance and coverage area of proximity sensors must be evaluated in accordance with Subclause 7.7 of the [IEC/IEEE 62209-1528] standard.</w:t>
      </w:r>
      <w:r>
        <w:rPr>
          <w:lang w:val="en-GB"/>
        </w:rPr>
        <w:t> </w:t>
      </w:r>
    </w:p>
  </w:comment>
  <w:comment w:id="170" w:author="Kai Niskala" w:date="2025-05-02T02:10:00Z" w:initials="KN">
    <w:p w14:paraId="31D54A93" w14:textId="77777777" w:rsidR="000637A2" w:rsidRDefault="000637A2" w:rsidP="00B32B0A">
      <w:pPr>
        <w:pStyle w:val="Textodecomentrio"/>
      </w:pPr>
      <w:r>
        <w:rPr>
          <w:rStyle w:val="Refdecomentrio"/>
        </w:rPr>
        <w:annotationRef/>
      </w:r>
      <w:r>
        <w:t>Source is FCC? Need to mention? And mention that these apply to US 1g limits</w:t>
      </w:r>
    </w:p>
  </w:comment>
  <w:comment w:id="171" w:author="Jose Antonio de Franca Junior" w:date="2025-05-02T02:10:00Z" w:initials="JJ">
    <w:p w14:paraId="06BB649D" w14:textId="1E69BE2E" w:rsidR="0048613A" w:rsidRDefault="00230454">
      <w:r>
        <w:annotationRef/>
      </w:r>
      <w:r w:rsidRPr="0055B9EB">
        <w:t>Neha will check</w:t>
      </w:r>
    </w:p>
  </w:comment>
  <w:comment w:id="172" w:author="Jose Antonio de Franca Junior" w:date="2025-05-09T16:05:00Z" w:initials="JJ">
    <w:p w14:paraId="7C27B523" w14:textId="09412862" w:rsidR="002D7323" w:rsidRDefault="00455618">
      <w:r>
        <w:annotationRef/>
      </w:r>
      <w:r w:rsidRPr="691754D1">
        <w:rPr>
          <w:b/>
          <w:bCs/>
        </w:rPr>
        <w:t>Narendra C. proposed text:</w:t>
      </w:r>
    </w:p>
    <w:p w14:paraId="68125382" w14:textId="498C97F1" w:rsidR="002D7323" w:rsidRDefault="00455618">
      <w:r w:rsidRPr="5B97931D">
        <w:rPr>
          <w:i/>
          <w:iCs/>
        </w:rPr>
        <w:t>Below is a methodology followed by some of the countries for determining SAR test exclusion threshold conditions for 1 g Head and Body SAR and 10 g Limbs SAR. </w:t>
      </w:r>
    </w:p>
  </w:comment>
  <w:comment w:id="236" w:author="Jose Antonio de Franca Junior" w:date="2025-05-09T16:18:00Z" w:initials="JJ">
    <w:p w14:paraId="0AF7CE9A" w14:textId="4E448E05" w:rsidR="002D7323" w:rsidRDefault="00455618">
      <w:r>
        <w:annotationRef/>
      </w:r>
      <w:r w:rsidRPr="6DAEA76D">
        <w:rPr>
          <w:b/>
          <w:bCs/>
        </w:rPr>
        <w:t>Neha Upadyay question:</w:t>
      </w:r>
    </w:p>
    <w:p w14:paraId="1D4032DB" w14:textId="4BABF478" w:rsidR="002D7323" w:rsidRDefault="00455618">
      <w:r w:rsidRPr="5DE92730">
        <w:rPr>
          <w:i/>
          <w:iCs/>
        </w:rPr>
        <w:t>&lt;Neha Upadhyay, India: Can we also mention here that this optimization procedure is based on practices followed in some of the countries ?&gt; </w:t>
      </w:r>
    </w:p>
  </w:comment>
  <w:comment w:id="237" w:author="Leonardo Marques Campos" w:date="2025-05-12T16:16:00Z" w:initials="LM">
    <w:p w14:paraId="2974886A" w14:textId="77777777" w:rsidR="003D0ECB" w:rsidRDefault="003D0ECB" w:rsidP="003D0ECB">
      <w:pPr>
        <w:pStyle w:val="Textodecomentrio"/>
      </w:pPr>
      <w:r>
        <w:rPr>
          <w:rStyle w:val="Refdecomentrio"/>
        </w:rPr>
        <w:annotationRef/>
      </w:r>
      <w:r>
        <w:t>Does the information in item 1 already answer the question?</w:t>
      </w:r>
    </w:p>
  </w:comment>
  <w:comment w:id="238" w:author="Jose Antonio de Franca Junior" w:date="2025-05-09T10:58:00Z" w:initials="JJ">
    <w:p w14:paraId="48E5055B" w14:textId="43F114F5" w:rsidR="002D7323" w:rsidRDefault="00455618">
      <w:r>
        <w:annotationRef/>
      </w:r>
      <w:r w:rsidRPr="3183B0F9">
        <w:rPr>
          <w:b/>
          <w:bCs/>
        </w:rPr>
        <w:t xml:space="preserve">Kai </w:t>
      </w:r>
      <w:r w:rsidRPr="3183B0F9">
        <w:rPr>
          <w:b/>
          <w:bCs/>
        </w:rPr>
        <w:t>Niskala mentioned:</w:t>
      </w:r>
    </w:p>
    <w:p w14:paraId="19411EEF" w14:textId="5FA2E34B" w:rsidR="002D7323" w:rsidRDefault="00455618">
      <w:r w:rsidRPr="00573DAB">
        <w:rPr>
          <w:i/>
          <w:iCs/>
        </w:rPr>
        <w:t>3G is roll down currently</w:t>
      </w:r>
    </w:p>
  </w:comment>
  <w:comment w:id="239" w:author="Jose Antonio de Franca Junior" w:date="2025-05-09T11:04:00Z" w:initials="JJ">
    <w:p w14:paraId="77B6554E" w14:textId="686F00B9" w:rsidR="002D7323" w:rsidRDefault="00455618">
      <w:r>
        <w:annotationRef/>
      </w:r>
      <w:r w:rsidRPr="336772D6">
        <w:rPr>
          <w:b/>
          <w:bCs/>
        </w:rPr>
        <w:t>Kai Niskala mentioned:</w:t>
      </w:r>
    </w:p>
    <w:p w14:paraId="60E8BBE5" w14:textId="1B2A8AE4" w:rsidR="002D7323" w:rsidRDefault="00455618">
      <w:r w:rsidRPr="63042FA8">
        <w:rPr>
          <w:i/>
          <w:iCs/>
        </w:rPr>
        <w:t>lot of repetition of ”non-simultaneous”, maybe simplify by removing it here and keep it just in first steps?</w:t>
      </w:r>
    </w:p>
  </w:comment>
  <w:comment w:id="241" w:author="Jose Antonio de Franca Junior" w:date="2025-05-09T11:06:00Z" w:initials="JJ">
    <w:p w14:paraId="3583F786" w14:textId="18DBAEE7" w:rsidR="002D7323" w:rsidRDefault="00455618">
      <w:r>
        <w:annotationRef/>
      </w:r>
      <w:r w:rsidRPr="70647B1A">
        <w:rPr>
          <w:b/>
          <w:bCs/>
        </w:rPr>
        <w:t>Kai Niskala question:</w:t>
      </w:r>
    </w:p>
    <w:p w14:paraId="49717B28" w14:textId="76489CDB" w:rsidR="002D7323" w:rsidRDefault="00455618">
      <w:r w:rsidRPr="30AC82A8">
        <w:rPr>
          <w:i/>
          <w:iCs/>
        </w:rPr>
        <w:t>This is the case in most of the devices?</w:t>
      </w:r>
    </w:p>
  </w:comment>
  <w:comment w:id="242" w:author="Jose Antonio de Franca Junior" w:date="2025-05-09T16:18:00Z" w:initials="JJ">
    <w:p w14:paraId="7E59EF37" w14:textId="6C18EC83" w:rsidR="002D7323" w:rsidRDefault="00455618">
      <w:r>
        <w:annotationRef/>
      </w:r>
      <w:r w:rsidRPr="0DFE2E25">
        <w:rPr>
          <w:b/>
          <w:bCs/>
        </w:rPr>
        <w:t xml:space="preserve">Neha </w:t>
      </w:r>
      <w:r w:rsidRPr="0DFE2E25">
        <w:rPr>
          <w:b/>
          <w:bCs/>
        </w:rPr>
        <w:t>Upadyay question:</w:t>
      </w:r>
    </w:p>
    <w:p w14:paraId="26660B4D" w14:textId="2186D9D7" w:rsidR="002D7323" w:rsidRDefault="00455618">
      <w:r w:rsidRPr="055C21E2">
        <w:rPr>
          <w:i/>
          <w:iCs/>
        </w:rPr>
        <w:t>&lt;Neha Upadhyay, India: Can we also mention here that this optimization procedure is based on practices followed in some of the countries ?&gt; </w:t>
      </w:r>
    </w:p>
  </w:comment>
  <w:comment w:id="243" w:author="Leonardo Marques Campos" w:date="2025-05-12T16:26:00Z" w:initials="LM">
    <w:p w14:paraId="1A2214C1" w14:textId="77777777" w:rsidR="00611030" w:rsidRDefault="00611030" w:rsidP="00611030">
      <w:pPr>
        <w:pStyle w:val="Textodecomentrio"/>
      </w:pPr>
      <w:r>
        <w:rPr>
          <w:rStyle w:val="Refdecomentrio"/>
        </w:rPr>
        <w:annotationRef/>
      </w:r>
      <w:r>
        <w:t>Does the information in item 1 already answer the question?</w:t>
      </w:r>
    </w:p>
  </w:comment>
  <w:comment w:id="245" w:author="Jose Antonio de Franca Junior" w:date="2025-05-09T11:09:00Z" w:initials="JJ">
    <w:p w14:paraId="478DE84C" w14:textId="45402D66" w:rsidR="002D7323" w:rsidRDefault="00455618">
      <w:r>
        <w:annotationRef/>
      </w:r>
      <w:r w:rsidRPr="5F4A20D3">
        <w:rPr>
          <w:b/>
          <w:bCs/>
        </w:rPr>
        <w:t>Kai Niskala:</w:t>
      </w:r>
    </w:p>
    <w:p w14:paraId="0207CFC4" w14:textId="14E1B68F" w:rsidR="002D7323" w:rsidRDefault="00455618">
      <w:r w:rsidRPr="5EFDC039">
        <w:rPr>
          <w:i/>
          <w:iCs/>
        </w:rPr>
        <w:t>Why these limits? Should work the same way for e.g. 700MHz and above 2GHz?</w:t>
      </w:r>
    </w:p>
  </w:comment>
  <w:comment w:id="246" w:author="Jose Antonio de Franca Junior" w:date="2025-05-09T11:11:00Z" w:initials="JJ">
    <w:p w14:paraId="741D668D" w14:textId="6062FCCC" w:rsidR="002D7323" w:rsidRDefault="00455618">
      <w:r>
        <w:annotationRef/>
      </w:r>
      <w:r w:rsidRPr="2449182F">
        <w:t xml:space="preserve">Section 7.9.3.3, </w:t>
      </w:r>
      <w:r w:rsidRPr="574121F6">
        <w:rPr>
          <w:i/>
          <w:iCs/>
        </w:rPr>
        <w:t>"Test Reduction Based on Characteristics of DUT Design,"</w:t>
      </w:r>
      <w:r w:rsidRPr="66243107">
        <w:t xml:space="preserve"> of the IEC/IEEE 62209-1528:2020 standard specifies this limitation.</w:t>
      </w:r>
    </w:p>
  </w:comment>
  <w:comment w:id="248" w:author="Jose Antonio de Franca Junior" w:date="2025-05-09T11:19:00Z" w:initials="JJ">
    <w:p w14:paraId="4FF94804" w14:textId="44223BDC" w:rsidR="002D7323" w:rsidRDefault="00455618">
      <w:r>
        <w:annotationRef/>
      </w:r>
      <w:r w:rsidRPr="305DCFD5">
        <w:rPr>
          <w:b/>
          <w:bCs/>
        </w:rPr>
        <w:t>Kai Niskala:</w:t>
      </w:r>
    </w:p>
    <w:p w14:paraId="0ADB0B6A" w14:textId="4CD7316E" w:rsidR="002D7323" w:rsidRDefault="00455618">
      <w:r w:rsidRPr="7D3FF544">
        <w:rPr>
          <w:i/>
          <w:iCs/>
        </w:rPr>
        <w:t>Each antenna is tested separately for this procedure? So there is no option among antennas?</w:t>
      </w:r>
    </w:p>
  </w:comment>
  <w:comment w:id="249" w:author="Jose Antonio de Franca Junior" w:date="2025-05-09T11:23:00Z" w:initials="JJ">
    <w:p w14:paraId="7B18F034" w14:textId="63E0D796" w:rsidR="002D7323" w:rsidRDefault="00455618">
      <w:r>
        <w:annotationRef/>
      </w:r>
      <w:r w:rsidRPr="41CAC590">
        <w:t xml:space="preserve">Section 7.9.3.3, </w:t>
      </w:r>
      <w:r w:rsidRPr="2D765AD8">
        <w:rPr>
          <w:i/>
          <w:iCs/>
        </w:rPr>
        <w:t>"Test Reduction Based on Characteristics of DUT Design,"</w:t>
      </w:r>
      <w:r w:rsidRPr="0CD3A1AB">
        <w:t xml:space="preserve"> of the IEC/IEEE 62209-1528:2020 standard defines this limitation based on the internal placement of the antenna within the DUT:</w:t>
      </w:r>
    </w:p>
    <w:p w14:paraId="6E611847" w14:textId="32ACDEC8" w:rsidR="002D7323" w:rsidRDefault="002D7323"/>
    <w:p w14:paraId="6572CE9D" w14:textId="546D001C" w:rsidR="002D7323" w:rsidRDefault="00455618">
      <w:r w:rsidRPr="690B7A49">
        <w:rPr>
          <w:i/>
          <w:iCs/>
        </w:rPr>
        <w:t xml:space="preserve">For a DUT with a </w:t>
      </w:r>
      <w:r w:rsidRPr="2FD4FA16">
        <w:rPr>
          <w:b/>
          <w:bCs/>
          <w:i/>
          <w:iCs/>
        </w:rPr>
        <w:t>bottom-mounted internal antenna</w:t>
      </w:r>
      <w:r w:rsidRPr="3368EA3E">
        <w:rPr>
          <w:i/>
          <w:iCs/>
        </w:rPr>
        <w:t xml:space="preserve"> (i.e. an internal antenna mounted in the bottom half of the DUT) that is fully embedded within 2,5 cm from the bottom of the device,when the highest cheek position psSAR for a frequency band and operating mode is at least 3 dB from the SAR limit, testing in the tilt position is not required. </w:t>
      </w:r>
      <w:r w:rsidRPr="2384E1F5">
        <w:rPr>
          <w:b/>
          <w:bCs/>
          <w:i/>
          <w:iCs/>
        </w:rPr>
        <w:t>For other antenna locations</w:t>
      </w:r>
      <w:r w:rsidRPr="571F2082">
        <w:rPr>
          <w:i/>
          <w:iCs/>
        </w:rPr>
        <w:t>, when SAR measured in tilt position using the highest SAR channel tested for the cheek position is at least 3 dB from the SAR limit, testing of the other requi</w:t>
      </w:r>
      <w:r w:rsidRPr="571F2082">
        <w:rPr>
          <w:i/>
          <w:iCs/>
        </w:rPr>
        <w:t>red channels for the tilt position is not required.</w:t>
      </w:r>
    </w:p>
  </w:comment>
  <w:comment w:id="250" w:author="Jose Antonio de Franca Junior" w:date="2025-05-09T11:37:00Z" w:initials="JJ">
    <w:p w14:paraId="61F33B0B" w14:textId="33151653" w:rsidR="002D7323" w:rsidRDefault="00455618">
      <w:r>
        <w:annotationRef/>
      </w:r>
      <w:r w:rsidRPr="4C95E742">
        <w:rPr>
          <w:b/>
          <w:bCs/>
        </w:rPr>
        <w:t>Kai Niskala comment:</w:t>
      </w:r>
    </w:p>
    <w:p w14:paraId="596E84A7" w14:textId="675FF762" w:rsidR="002D7323" w:rsidRDefault="00455618">
      <w:r w:rsidRPr="1559CFF7">
        <w:rPr>
          <w:i/>
          <w:iCs/>
        </w:rPr>
        <w:t>Personally don’t think this has merit, if for same antenna. e.g. cheek is noticeably higher than tilt, the tilt remains low regardless of the communication system used, then e.g. left and right cheek would be justified requirement</w:t>
      </w:r>
    </w:p>
  </w:comment>
  <w:comment w:id="256" w:author="Kai Niskala" w:date="2025-05-02T02:10:00Z" w:initials="KN">
    <w:p w14:paraId="616ADFDE" w14:textId="77777777" w:rsidR="000637A2" w:rsidRDefault="000637A2" w:rsidP="00BD52DC">
      <w:pPr>
        <w:pStyle w:val="Textodecomentrio"/>
      </w:pPr>
      <w:r>
        <w:rPr>
          <w:rStyle w:val="Refdecomentrio"/>
        </w:rPr>
        <w:annotationRef/>
      </w:r>
      <w:r>
        <w:t>Need to add all mentioned documents?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431FA6" w15:done="0"/>
  <w15:commentEx w15:paraId="3D794950" w15:done="0"/>
  <w15:commentEx w15:paraId="31D54A93" w15:done="0"/>
  <w15:commentEx w15:paraId="06BB649D" w15:paraIdParent="31D54A93" w15:done="0"/>
  <w15:commentEx w15:paraId="68125382" w15:paraIdParent="31D54A93" w15:done="0"/>
  <w15:commentEx w15:paraId="1D4032DB" w15:done="0"/>
  <w15:commentEx w15:paraId="2974886A" w15:paraIdParent="1D4032DB" w15:done="0"/>
  <w15:commentEx w15:paraId="19411EEF" w15:done="0"/>
  <w15:commentEx w15:paraId="60E8BBE5" w15:done="0"/>
  <w15:commentEx w15:paraId="49717B28" w15:done="0"/>
  <w15:commentEx w15:paraId="26660B4D" w15:done="0"/>
  <w15:commentEx w15:paraId="1A2214C1" w15:paraIdParent="26660B4D" w15:done="0"/>
  <w15:commentEx w15:paraId="0207CFC4" w15:done="0"/>
  <w15:commentEx w15:paraId="741D668D" w15:paraIdParent="0207CFC4" w15:done="0"/>
  <w15:commentEx w15:paraId="0ADB0B6A" w15:done="0"/>
  <w15:commentEx w15:paraId="6572CE9D" w15:paraIdParent="0ADB0B6A" w15:done="0"/>
  <w15:commentEx w15:paraId="596E84A7" w15:done="0"/>
  <w15:commentEx w15:paraId="616ADF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88077" w16cex:dateUtc="2025-05-13T13:18:00Z"/>
  <w16cex:commentExtensible w16cex:durableId="3CB50D0C" w16cex:dateUtc="2024-07-04T11:57:00Z"/>
  <w16cex:commentExtensible w16cex:durableId="739AC22E" w16cex:dateUtc="2025-04-28T12:30:00Z"/>
  <w16cex:commentExtensible w16cex:durableId="6974D396" w16cex:dateUtc="2025-05-09T19:05:00Z"/>
  <w16cex:commentExtensible w16cex:durableId="4631AF1A" w16cex:dateUtc="2025-05-09T19:18:00Z"/>
  <w16cex:commentExtensible w16cex:durableId="05D3C8A0" w16cex:dateUtc="2025-05-12T19:16:00Z"/>
  <w16cex:commentExtensible w16cex:durableId="1C06A4E9" w16cex:dateUtc="2025-05-09T13:58:00Z"/>
  <w16cex:commentExtensible w16cex:durableId="019F1A15" w16cex:dateUtc="2025-05-09T14:04:00Z"/>
  <w16cex:commentExtensible w16cex:durableId="5000D300" w16cex:dateUtc="2025-05-09T14:06:00Z"/>
  <w16cex:commentExtensible w16cex:durableId="39B81215" w16cex:dateUtc="2025-05-09T19:18:00Z"/>
  <w16cex:commentExtensible w16cex:durableId="15D66015" w16cex:dateUtc="2025-05-12T19:26:00Z"/>
  <w16cex:commentExtensible w16cex:durableId="42D24C1E" w16cex:dateUtc="2025-05-09T14:09:00Z"/>
  <w16cex:commentExtensible w16cex:durableId="47C40488" w16cex:dateUtc="2025-05-09T14:11:00Z"/>
  <w16cex:commentExtensible w16cex:durableId="39F6AD9C" w16cex:dateUtc="2025-05-09T14:19:00Z"/>
  <w16cex:commentExtensible w16cex:durableId="3B1969EE" w16cex:dateUtc="2025-05-09T14:23:00Z"/>
  <w16cex:commentExtensible w16cex:durableId="6D9B94D4" w16cex:dateUtc="2025-05-09T14:37:00Z"/>
  <w16cex:commentExtensible w16cex:durableId="17111F1C" w16cex:dateUtc="2024-07-04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431FA6" w16cid:durableId="5C9AFF5D"/>
  <w16cid:commentId w16cid:paraId="3D794950" w16cid:durableId="77788077"/>
  <w16cid:commentId w16cid:paraId="31D54A93" w16cid:durableId="3CB50D0C"/>
  <w16cid:commentId w16cid:paraId="06BB649D" w16cid:durableId="739AC22E"/>
  <w16cid:commentId w16cid:paraId="68125382" w16cid:durableId="6974D396"/>
  <w16cid:commentId w16cid:paraId="1D4032DB" w16cid:durableId="4631AF1A"/>
  <w16cid:commentId w16cid:paraId="2974886A" w16cid:durableId="05D3C8A0"/>
  <w16cid:commentId w16cid:paraId="19411EEF" w16cid:durableId="1C06A4E9"/>
  <w16cid:commentId w16cid:paraId="60E8BBE5" w16cid:durableId="019F1A15"/>
  <w16cid:commentId w16cid:paraId="49717B28" w16cid:durableId="5000D300"/>
  <w16cid:commentId w16cid:paraId="26660B4D" w16cid:durableId="39B81215"/>
  <w16cid:commentId w16cid:paraId="1A2214C1" w16cid:durableId="15D66015"/>
  <w16cid:commentId w16cid:paraId="0207CFC4" w16cid:durableId="42D24C1E"/>
  <w16cid:commentId w16cid:paraId="741D668D" w16cid:durableId="47C40488"/>
  <w16cid:commentId w16cid:paraId="0ADB0B6A" w16cid:durableId="39F6AD9C"/>
  <w16cid:commentId w16cid:paraId="6572CE9D" w16cid:durableId="3B1969EE"/>
  <w16cid:commentId w16cid:paraId="596E84A7" w16cid:durableId="6D9B94D4"/>
  <w16cid:commentId w16cid:paraId="616ADFDE" w16cid:durableId="17111F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F7326" w14:textId="77777777" w:rsidR="003B4A37" w:rsidRDefault="003B4A37">
      <w:pPr>
        <w:spacing w:before="0"/>
      </w:pPr>
      <w:r>
        <w:separator/>
      </w:r>
    </w:p>
  </w:endnote>
  <w:endnote w:type="continuationSeparator" w:id="0">
    <w:p w14:paraId="7D453BB0" w14:textId="77777777" w:rsidR="003B4A37" w:rsidRDefault="003B4A3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RijksoverheidSansText">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6006" w14:textId="77777777" w:rsidR="003B4A37" w:rsidRDefault="003B4A37">
      <w:pPr>
        <w:spacing w:before="0"/>
      </w:pPr>
      <w:r>
        <w:separator/>
      </w:r>
    </w:p>
  </w:footnote>
  <w:footnote w:type="continuationSeparator" w:id="0">
    <w:p w14:paraId="407B0CF7" w14:textId="77777777" w:rsidR="003B4A37" w:rsidRDefault="003B4A3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362454"/>
      <w:docPartObj>
        <w:docPartGallery w:val="Page Numbers (Top of Page)"/>
        <w:docPartUnique/>
      </w:docPartObj>
    </w:sdtPr>
    <w:sdtEndPr>
      <w:rPr>
        <w:noProof/>
      </w:rPr>
    </w:sdtEndPr>
    <w:sdtContent>
      <w:p w14:paraId="2F3FC290" w14:textId="48391715" w:rsidR="000637A2" w:rsidRDefault="000637A2">
        <w:pPr>
          <w:pStyle w:val="Cabealho"/>
        </w:pPr>
        <w:r>
          <w:fldChar w:fldCharType="begin"/>
        </w:r>
        <w:r>
          <w:instrText xml:space="preserve"> PAGE   \* MERGEFORMAT </w:instrText>
        </w:r>
        <w:r>
          <w:fldChar w:fldCharType="separate"/>
        </w:r>
        <w:r>
          <w:rPr>
            <w:noProof/>
          </w:rPr>
          <w:t>- 16 -</w:t>
        </w:r>
        <w:r>
          <w:rPr>
            <w:noProof/>
          </w:rPr>
          <w:fldChar w:fldCharType="end"/>
        </w:r>
      </w:p>
    </w:sdtContent>
  </w:sdt>
  <w:p w14:paraId="486AA5B3" w14:textId="528F0A1C" w:rsidR="000637A2" w:rsidRPr="00B11C07" w:rsidRDefault="000637A2" w:rsidP="00B11C07">
    <w:pPr>
      <w:pStyle w:val="Cabealho"/>
    </w:pPr>
    <w:r w:rsidRPr="00161250">
      <w:t>SG5-</w:t>
    </w:r>
    <w:r>
      <w:t>Cn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434288"/>
      <w:docPartObj>
        <w:docPartGallery w:val="Page Numbers (Top of Page)"/>
        <w:docPartUnique/>
      </w:docPartObj>
    </w:sdtPr>
    <w:sdtEndPr/>
    <w:sdtContent>
      <w:p w14:paraId="15E932BE" w14:textId="392AC460" w:rsidR="000637A2" w:rsidRDefault="000637A2" w:rsidP="00580E2C">
        <w:pPr>
          <w:pStyle w:val="Cabealho"/>
        </w:pPr>
        <w:r>
          <w:fldChar w:fldCharType="begin"/>
        </w:r>
        <w:r>
          <w:instrText>PAGE   \* MERGEFORMAT</w:instrText>
        </w:r>
        <w:r>
          <w:fldChar w:fldCharType="separate"/>
        </w:r>
        <w:r w:rsidR="006E4D01" w:rsidRPr="006E4D01">
          <w:rPr>
            <w:noProof/>
            <w:lang w:val="pt-BR"/>
          </w:rPr>
          <w:t>31</w:t>
        </w:r>
        <w:r>
          <w:fldChar w:fldCharType="end"/>
        </w:r>
        <w:r>
          <w:br/>
        </w:r>
        <w:r w:rsidRPr="00D1090E">
          <w:rPr>
            <w:lang w:val="en-US"/>
          </w:rPr>
          <w:t>SG5-</w:t>
        </w:r>
        <w:r>
          <w:rPr>
            <w:lang w:val="en-US"/>
          </w:rPr>
          <w:t>CXXX</w:t>
        </w:r>
      </w:p>
    </w:sdtContent>
  </w:sdt>
  <w:p w14:paraId="5570CF33" w14:textId="74C0722E" w:rsidR="000637A2" w:rsidRPr="00937964" w:rsidRDefault="000637A2" w:rsidP="00937964">
    <w:pPr>
      <w:pStyle w:val="Cabealho"/>
    </w:pPr>
  </w:p>
</w:hdr>
</file>

<file path=word/intelligence2.xml><?xml version="1.0" encoding="utf-8"?>
<int2:intelligence xmlns:int2="http://schemas.microsoft.com/office/intelligence/2020/intelligence" xmlns:oel="http://schemas.microsoft.com/office/2019/extlst">
  <int2:observations>
    <int2:textHash int2:hashCode="AJyIPoOyubhLSe" int2:id="3TLbLrVD">
      <int2:state int2:value="Rejected" int2:type="AugLoop_Text_Critique"/>
    </int2:textHash>
    <int2:textHash int2:hashCode="4HQTjUWwSUlmuF" int2:id="7g1fTyPP">
      <int2:state int2:value="Rejected" int2:type="AugLoop_Text_Critique"/>
    </int2:textHash>
    <int2:textHash int2:hashCode="4uPocrpYWEl59c" int2:id="V9hlDJTS">
      <int2:state int2:value="Rejected" int2:type="AugLoop_Text_Critique"/>
    </int2:textHash>
    <int2:textHash int2:hashCode="19Lms4Y7KRDSyj" int2:id="HqHKdHfy">
      <int2:state int2:value="Rejected" int2:type="AugLoop_Text_Critique"/>
    </int2:textHash>
    <int2:textHash int2:hashCode="4sRMVylwSA4Aid" int2:id="DSLZ11FI">
      <int2:state int2:value="Rejected" int2:type="AugLoop_Text_Critique"/>
    </int2:textHash>
    <int2:textHash int2:hashCode="ajGI2e5OohAob5" int2:id="hYtIS53X">
      <int2:state int2:value="Rejected" int2:type="AugLoop_Text_Critique"/>
    </int2:textHash>
    <int2:textHash int2:hashCode="SJx/yDOffETvoX" int2:id="OXYh7n89">
      <int2:state int2:value="Rejected" int2:type="AugLoop_Text_Critique"/>
    </int2:textHash>
    <int2:textHash int2:hashCode="wlQ//zv6bxRMLw" int2:id="eK5fi840">
      <int2:state int2:value="Rejected" int2:type="AugLoop_Text_Critique"/>
    </int2:textHash>
    <int2:textHash int2:hashCode="Ny6gjKsz5xwCxl" int2:id="qFHPYdBd">
      <int2:state int2:value="Rejected" int2:type="AugLoop_Text_Critique"/>
    </int2:textHash>
    <int2:textHash int2:hashCode="iu/yfQblhOU9CY" int2:id="ZIkVsUTY">
      <int2:state int2:value="Rejected" int2:type="AugLoop_Text_Critique"/>
    </int2:textHash>
    <int2:textHash int2:hashCode="qnt3w7DggY1VpT" int2:id="Ui09FyZY">
      <int2:state int2:value="Rejected" int2:type="AugLoop_Text_Critique"/>
    </int2:textHash>
    <int2:textHash int2:hashCode="0MGANKhjcAi36i" int2:id="ChMmT215">
      <int2:state int2:value="Rejected" int2:type="AugLoop_Text_Critique"/>
    </int2:textHash>
    <int2:textHash int2:hashCode="2SICTn02hF3deR" int2:id="0YNQqidU">
      <int2:state int2:value="Rejected" int2:type="AugLoop_Text_Critique"/>
    </int2:textHash>
    <int2:textHash int2:hashCode="cBqq3UMWaeWgI4" int2:id="iBIByqjz">
      <int2:state int2:value="Rejected" int2:type="AugLoop_Text_Critique"/>
    </int2:textHash>
    <int2:textHash int2:hashCode="3IK3ept+1Mceef" int2:id="duOXTO61">
      <int2:state int2:value="Rejected" int2:type="AugLoop_Text_Critique"/>
    </int2:textHash>
    <int2:textHash int2:hashCode="mnK+VMBdwP11vt" int2:id="ySvoHuBK">
      <int2:state int2:value="Rejected" int2:type="AugLoop_Text_Critique"/>
    </int2:textHash>
    <int2:textHash int2:hashCode="mfs1o57szSEd/R" int2:id="q5BN5YBt">
      <int2:state int2:value="Rejected" int2:type="AugLoop_Text_Critique"/>
    </int2:textHash>
    <int2:textHash int2:hashCode="HlNpNJkVJGqVZH" int2:id="P563ZlUU">
      <int2:state int2:value="Rejected" int2:type="AugLoop_Text_Critique"/>
    </int2:textHash>
    <int2:bookmark int2:bookmarkName="_Int_nyEdBveK" int2:invalidationBookmarkName="" int2:hashCode="KDZ2o+X1JO+ZVB" int2:id="Nj0l1gQN">
      <int2:state int2:value="Rejected" int2:type="AugLoop_Text_Critique"/>
    </int2:bookmark>
    <int2:bookmark int2:bookmarkName="_Int_5Dw4j4iB" int2:invalidationBookmarkName="" int2:hashCode="rLfBm3epmEUD6v" int2:id="QA6PW0WU">
      <int2:state int2:value="Rejected" int2:type="AugLoop_Text_Critique"/>
    </int2:bookmark>
    <int2:bookmark int2:bookmarkName="_Int_B3uM7AXH" int2:invalidationBookmarkName="" int2:hashCode="H1l6ZrLcFSAJ5U" int2:id="qHj62Erq">
      <int2:state int2:value="Rejected" int2:type="AugLoop_Text_Critique"/>
    </int2:bookmark>
    <int2:bookmark int2:bookmarkName="_Int_x4044dFF" int2:invalidationBookmarkName="" int2:hashCode="tH82PitDDAZH8U" int2:id="VCwE5yUI">
      <int2:state int2:value="Rejected" int2:type="AugLoop_Text_Critique"/>
    </int2:bookmark>
    <int2:bookmark int2:bookmarkName="_Int_8JtfX6hF" int2:invalidationBookmarkName="" int2:hashCode="FTCq268hrvqdIy" int2:id="9YOqFn2N">
      <int2:state int2:value="Rejected" int2:type="AugLoop_Text_Critique"/>
    </int2:bookmark>
    <int2:bookmark int2:bookmarkName="_Int_IiGa7SUJ" int2:invalidationBookmarkName="" int2:hashCode="rLfBm3epmEUD6v" int2:id="YqtpcEko">
      <int2:state int2:value="Rejected" int2:type="AugLoop_Text_Critique"/>
    </int2:bookmark>
    <int2:bookmark int2:bookmarkName="_Int_WEqRmKl3" int2:invalidationBookmarkName="" int2:hashCode="0lXQ0GySJQ8tJA" int2:id="ym6kxBOD">
      <int2:state int2:value="Rejected" int2:type="AugLoop_Text_Critique"/>
    </int2:bookmark>
    <int2:bookmark int2:bookmarkName="_Int_qFHseaPH" int2:invalidationBookmarkName="" int2:hashCode="rLfBm3epmEUD6v" int2:id="5M37rzcC">
      <int2:state int2:value="Rejected" int2:type="AugLoop_Text_Critique"/>
    </int2:bookmark>
    <int2:bookmark int2:bookmarkName="_Int_pkAijL9n" int2:invalidationBookmarkName="" int2:hashCode="rLfBm3epmEUD6v" int2:id="WnwJ4Td8">
      <int2:state int2:value="Rejected" int2:type="AugLoop_Text_Critique"/>
    </int2:bookmark>
    <int2:bookmark int2:bookmarkName="_Int_Yznj1OEj" int2:invalidationBookmarkName="" int2:hashCode="N/p4BTubAqm4Le" int2:id="LdvSVvub">
      <int2:state int2:value="Rejected" int2:type="AugLoop_Text_Critique"/>
    </int2:bookmark>
    <int2:bookmark int2:bookmarkName="_Int_291kacMC" int2:invalidationBookmarkName="" int2:hashCode="rLfBm3epmEUD6v" int2:id="XDtgiNvl">
      <int2:state int2:value="Rejected" int2:type="AugLoop_Text_Critique"/>
    </int2:bookmark>
    <int2:bookmark int2:bookmarkName="_Int_eRYwkX94" int2:invalidationBookmarkName="" int2:hashCode="kmMiHdNZO5rjQT" int2:id="Wpe0p7hJ">
      <int2:state int2:value="Rejected" int2:type="AugLoop_Text_Critique"/>
    </int2:bookmark>
    <int2:bookmark int2:bookmarkName="_Int_hy6OfVuX" int2:invalidationBookmarkName="" int2:hashCode="N/p4BTubAqm4Le" int2:id="5xWNaFYQ">
      <int2:state int2:value="Rejected" int2:type="AugLoop_Text_Critique"/>
    </int2:bookmark>
    <int2:bookmark int2:bookmarkName="_Int_SDsIUh1a" int2:invalidationBookmarkName="" int2:hashCode="rLfBm3epmEUD6v" int2:id="s3Xn5mpf">
      <int2:state int2:value="Rejected" int2:type="AugLoop_Text_Critique"/>
    </int2:bookmark>
    <int2:bookmark int2:bookmarkName="_Int_gk74GoP2" int2:invalidationBookmarkName="" int2:hashCode="wbBHxv7+jIfiUc" int2:id="CEG29JUr">
      <int2:state int2:value="Rejected" int2:type="AugLoop_Text_Critique"/>
    </int2:bookmark>
    <int2:bookmark int2:bookmarkName="_Int_KYLlfFE4" int2:invalidationBookmarkName="" int2:hashCode="rLfBm3epmEUD6v" int2:id="y6y88v1r">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2684"/>
    <w:multiLevelType w:val="hybridMultilevel"/>
    <w:tmpl w:val="3170ECE4"/>
    <w:lvl w:ilvl="0" w:tplc="FFFFFFFF">
      <w:start w:val="1"/>
      <w:numFmt w:val="lowerRoman"/>
      <w:lvlText w:val="%1."/>
      <w:lvlJc w:val="right"/>
      <w:pPr>
        <w:ind w:left="720" w:hanging="36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5148EF"/>
    <w:multiLevelType w:val="hybridMultilevel"/>
    <w:tmpl w:val="6486092E"/>
    <w:lvl w:ilvl="0" w:tplc="954AA40A">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443987"/>
    <w:multiLevelType w:val="hybridMultilevel"/>
    <w:tmpl w:val="A3DEFA6A"/>
    <w:lvl w:ilvl="0" w:tplc="6A7ED3AE">
      <w:start w:val="1"/>
      <w:numFmt w:val="lowerLetter"/>
      <w:lvlText w:val="%1."/>
      <w:lvlJc w:val="left"/>
      <w:pPr>
        <w:ind w:left="1080" w:hanging="360"/>
      </w:pPr>
    </w:lvl>
    <w:lvl w:ilvl="1" w:tplc="6CA45FF2">
      <w:start w:val="1"/>
      <w:numFmt w:val="lowerLetter"/>
      <w:lvlText w:val="%2."/>
      <w:lvlJc w:val="left"/>
      <w:pPr>
        <w:ind w:left="1800" w:hanging="360"/>
      </w:pPr>
    </w:lvl>
    <w:lvl w:ilvl="2" w:tplc="3414641C">
      <w:start w:val="1"/>
      <w:numFmt w:val="lowerRoman"/>
      <w:lvlText w:val="%3."/>
      <w:lvlJc w:val="right"/>
      <w:pPr>
        <w:ind w:left="2520" w:hanging="180"/>
      </w:pPr>
    </w:lvl>
    <w:lvl w:ilvl="3" w:tplc="E1F89D20">
      <w:start w:val="1"/>
      <w:numFmt w:val="decimal"/>
      <w:lvlText w:val="%4."/>
      <w:lvlJc w:val="left"/>
      <w:pPr>
        <w:ind w:left="3240" w:hanging="360"/>
      </w:pPr>
    </w:lvl>
    <w:lvl w:ilvl="4" w:tplc="524483B2">
      <w:start w:val="1"/>
      <w:numFmt w:val="lowerLetter"/>
      <w:lvlText w:val="%5."/>
      <w:lvlJc w:val="left"/>
      <w:pPr>
        <w:ind w:left="3960" w:hanging="360"/>
      </w:pPr>
    </w:lvl>
    <w:lvl w:ilvl="5" w:tplc="A4A60774">
      <w:start w:val="1"/>
      <w:numFmt w:val="lowerRoman"/>
      <w:lvlText w:val="%6."/>
      <w:lvlJc w:val="right"/>
      <w:pPr>
        <w:ind w:left="4680" w:hanging="180"/>
      </w:pPr>
    </w:lvl>
    <w:lvl w:ilvl="6" w:tplc="25A6DA36">
      <w:start w:val="1"/>
      <w:numFmt w:val="decimal"/>
      <w:lvlText w:val="%7."/>
      <w:lvlJc w:val="left"/>
      <w:pPr>
        <w:ind w:left="5400" w:hanging="360"/>
      </w:pPr>
    </w:lvl>
    <w:lvl w:ilvl="7" w:tplc="EA9E4610">
      <w:start w:val="1"/>
      <w:numFmt w:val="lowerLetter"/>
      <w:lvlText w:val="%8."/>
      <w:lvlJc w:val="left"/>
      <w:pPr>
        <w:ind w:left="6120" w:hanging="360"/>
      </w:pPr>
    </w:lvl>
    <w:lvl w:ilvl="8" w:tplc="3B8CD53C">
      <w:start w:val="1"/>
      <w:numFmt w:val="lowerRoman"/>
      <w:lvlText w:val="%9."/>
      <w:lvlJc w:val="right"/>
      <w:pPr>
        <w:ind w:left="6840" w:hanging="180"/>
      </w:pPr>
    </w:lvl>
  </w:abstractNum>
  <w:abstractNum w:abstractNumId="3" w15:restartNumberingAfterBreak="0">
    <w:nsid w:val="1F647DAA"/>
    <w:multiLevelType w:val="multilevel"/>
    <w:tmpl w:val="71F40FF8"/>
    <w:lvl w:ilvl="0">
      <w:start w:val="8"/>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D80381"/>
    <w:multiLevelType w:val="hybridMultilevel"/>
    <w:tmpl w:val="3D5C6BC0"/>
    <w:lvl w:ilvl="0" w:tplc="2A3A46E6">
      <w:start w:val="1"/>
      <w:numFmt w:val="lowerRoman"/>
      <w:lvlText w:val="%1."/>
      <w:lvlJc w:val="right"/>
      <w:pPr>
        <w:ind w:left="783" w:hanging="360"/>
      </w:pPr>
      <w:rPr>
        <w:b/>
      </w:r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5" w15:restartNumberingAfterBreak="0">
    <w:nsid w:val="25C8F03A"/>
    <w:multiLevelType w:val="hybridMultilevel"/>
    <w:tmpl w:val="78CC9202"/>
    <w:lvl w:ilvl="0" w:tplc="00D68212">
      <w:start w:val="1"/>
      <w:numFmt w:val="lowerRoman"/>
      <w:lvlText w:val="%1."/>
      <w:lvlJc w:val="left"/>
      <w:pPr>
        <w:ind w:left="720" w:hanging="360"/>
      </w:pPr>
    </w:lvl>
    <w:lvl w:ilvl="1" w:tplc="65A62840">
      <w:start w:val="1"/>
      <w:numFmt w:val="lowerLetter"/>
      <w:lvlText w:val="%2."/>
      <w:lvlJc w:val="left"/>
      <w:pPr>
        <w:ind w:left="1440" w:hanging="360"/>
      </w:pPr>
    </w:lvl>
    <w:lvl w:ilvl="2" w:tplc="67EEB592">
      <w:start w:val="1"/>
      <w:numFmt w:val="lowerRoman"/>
      <w:lvlText w:val="%3."/>
      <w:lvlJc w:val="right"/>
      <w:pPr>
        <w:ind w:left="2160" w:hanging="180"/>
      </w:pPr>
    </w:lvl>
    <w:lvl w:ilvl="3" w:tplc="4FE80E4A">
      <w:start w:val="1"/>
      <w:numFmt w:val="decimal"/>
      <w:lvlText w:val="%4."/>
      <w:lvlJc w:val="left"/>
      <w:pPr>
        <w:ind w:left="2880" w:hanging="360"/>
      </w:pPr>
    </w:lvl>
    <w:lvl w:ilvl="4" w:tplc="83909BA4">
      <w:start w:val="1"/>
      <w:numFmt w:val="lowerLetter"/>
      <w:lvlText w:val="%5."/>
      <w:lvlJc w:val="left"/>
      <w:pPr>
        <w:ind w:left="3600" w:hanging="360"/>
      </w:pPr>
    </w:lvl>
    <w:lvl w:ilvl="5" w:tplc="71180E22">
      <w:start w:val="1"/>
      <w:numFmt w:val="lowerRoman"/>
      <w:lvlText w:val="%6."/>
      <w:lvlJc w:val="right"/>
      <w:pPr>
        <w:ind w:left="4320" w:hanging="180"/>
      </w:pPr>
    </w:lvl>
    <w:lvl w:ilvl="6" w:tplc="8286DD1E">
      <w:start w:val="1"/>
      <w:numFmt w:val="decimal"/>
      <w:lvlText w:val="%7."/>
      <w:lvlJc w:val="left"/>
      <w:pPr>
        <w:ind w:left="5040" w:hanging="360"/>
      </w:pPr>
    </w:lvl>
    <w:lvl w:ilvl="7" w:tplc="4C3AA1C8">
      <w:start w:val="1"/>
      <w:numFmt w:val="lowerLetter"/>
      <w:lvlText w:val="%8."/>
      <w:lvlJc w:val="left"/>
      <w:pPr>
        <w:ind w:left="5760" w:hanging="360"/>
      </w:pPr>
    </w:lvl>
    <w:lvl w:ilvl="8" w:tplc="FB0801DE">
      <w:start w:val="1"/>
      <w:numFmt w:val="lowerRoman"/>
      <w:lvlText w:val="%9."/>
      <w:lvlJc w:val="right"/>
      <w:pPr>
        <w:ind w:left="6480" w:hanging="180"/>
      </w:pPr>
    </w:lvl>
  </w:abstractNum>
  <w:abstractNum w:abstractNumId="6" w15:restartNumberingAfterBreak="0">
    <w:nsid w:val="2986425C"/>
    <w:multiLevelType w:val="hybridMultilevel"/>
    <w:tmpl w:val="7284909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9AACA0F"/>
    <w:multiLevelType w:val="multilevel"/>
    <w:tmpl w:val="FFFFFFFF"/>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A14C9A3"/>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E0002F9"/>
    <w:multiLevelType w:val="hybridMultilevel"/>
    <w:tmpl w:val="74F693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4573E68"/>
    <w:multiLevelType w:val="hybridMultilevel"/>
    <w:tmpl w:val="F5F44954"/>
    <w:lvl w:ilvl="0" w:tplc="40090017">
      <w:start w:val="1"/>
      <w:numFmt w:val="lowerLetter"/>
      <w:lvlText w:val="%1)"/>
      <w:lvlJc w:val="left"/>
      <w:pPr>
        <w:ind w:left="1143" w:hanging="360"/>
      </w:pPr>
    </w:lvl>
    <w:lvl w:ilvl="1" w:tplc="40090019" w:tentative="1">
      <w:start w:val="1"/>
      <w:numFmt w:val="lowerLetter"/>
      <w:lvlText w:val="%2."/>
      <w:lvlJc w:val="left"/>
      <w:pPr>
        <w:ind w:left="1863" w:hanging="360"/>
      </w:pPr>
    </w:lvl>
    <w:lvl w:ilvl="2" w:tplc="4009001B" w:tentative="1">
      <w:start w:val="1"/>
      <w:numFmt w:val="lowerRoman"/>
      <w:lvlText w:val="%3."/>
      <w:lvlJc w:val="right"/>
      <w:pPr>
        <w:ind w:left="2583" w:hanging="180"/>
      </w:pPr>
    </w:lvl>
    <w:lvl w:ilvl="3" w:tplc="4009000F" w:tentative="1">
      <w:start w:val="1"/>
      <w:numFmt w:val="decimal"/>
      <w:lvlText w:val="%4."/>
      <w:lvlJc w:val="left"/>
      <w:pPr>
        <w:ind w:left="3303" w:hanging="360"/>
      </w:pPr>
    </w:lvl>
    <w:lvl w:ilvl="4" w:tplc="40090019" w:tentative="1">
      <w:start w:val="1"/>
      <w:numFmt w:val="lowerLetter"/>
      <w:lvlText w:val="%5."/>
      <w:lvlJc w:val="left"/>
      <w:pPr>
        <w:ind w:left="4023" w:hanging="360"/>
      </w:pPr>
    </w:lvl>
    <w:lvl w:ilvl="5" w:tplc="4009001B" w:tentative="1">
      <w:start w:val="1"/>
      <w:numFmt w:val="lowerRoman"/>
      <w:lvlText w:val="%6."/>
      <w:lvlJc w:val="right"/>
      <w:pPr>
        <w:ind w:left="4743" w:hanging="180"/>
      </w:pPr>
    </w:lvl>
    <w:lvl w:ilvl="6" w:tplc="4009000F" w:tentative="1">
      <w:start w:val="1"/>
      <w:numFmt w:val="decimal"/>
      <w:lvlText w:val="%7."/>
      <w:lvlJc w:val="left"/>
      <w:pPr>
        <w:ind w:left="5463" w:hanging="360"/>
      </w:pPr>
    </w:lvl>
    <w:lvl w:ilvl="7" w:tplc="40090019" w:tentative="1">
      <w:start w:val="1"/>
      <w:numFmt w:val="lowerLetter"/>
      <w:lvlText w:val="%8."/>
      <w:lvlJc w:val="left"/>
      <w:pPr>
        <w:ind w:left="6183" w:hanging="360"/>
      </w:pPr>
    </w:lvl>
    <w:lvl w:ilvl="8" w:tplc="4009001B" w:tentative="1">
      <w:start w:val="1"/>
      <w:numFmt w:val="lowerRoman"/>
      <w:lvlText w:val="%9."/>
      <w:lvlJc w:val="right"/>
      <w:pPr>
        <w:ind w:left="6903" w:hanging="180"/>
      </w:pPr>
    </w:lvl>
  </w:abstractNum>
  <w:abstractNum w:abstractNumId="11" w15:restartNumberingAfterBreak="0">
    <w:nsid w:val="396D3CD5"/>
    <w:multiLevelType w:val="hybridMultilevel"/>
    <w:tmpl w:val="02DABF0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D9672C6"/>
    <w:multiLevelType w:val="hybridMultilevel"/>
    <w:tmpl w:val="3D86B3B8"/>
    <w:lvl w:ilvl="0" w:tplc="08AE3E0A">
      <w:start w:val="1"/>
      <w:numFmt w:val="lowerLetter"/>
      <w:lvlText w:val="%1."/>
      <w:lvlJc w:val="left"/>
      <w:pPr>
        <w:ind w:left="1440" w:hanging="360"/>
      </w:pPr>
    </w:lvl>
    <w:lvl w:ilvl="1" w:tplc="6D7CAEBC">
      <w:start w:val="1"/>
      <w:numFmt w:val="lowerLetter"/>
      <w:lvlText w:val="%2."/>
      <w:lvlJc w:val="left"/>
      <w:pPr>
        <w:ind w:left="2160" w:hanging="360"/>
      </w:pPr>
    </w:lvl>
    <w:lvl w:ilvl="2" w:tplc="E8B2A5D4">
      <w:start w:val="1"/>
      <w:numFmt w:val="lowerRoman"/>
      <w:lvlText w:val="%3."/>
      <w:lvlJc w:val="right"/>
      <w:pPr>
        <w:ind w:left="2880" w:hanging="180"/>
      </w:pPr>
    </w:lvl>
    <w:lvl w:ilvl="3" w:tplc="3DCACC98">
      <w:start w:val="1"/>
      <w:numFmt w:val="decimal"/>
      <w:lvlText w:val="%4."/>
      <w:lvlJc w:val="left"/>
      <w:pPr>
        <w:ind w:left="3600" w:hanging="360"/>
      </w:pPr>
    </w:lvl>
    <w:lvl w:ilvl="4" w:tplc="9852E786">
      <w:start w:val="1"/>
      <w:numFmt w:val="lowerLetter"/>
      <w:lvlText w:val="%5."/>
      <w:lvlJc w:val="left"/>
      <w:pPr>
        <w:ind w:left="4320" w:hanging="360"/>
      </w:pPr>
    </w:lvl>
    <w:lvl w:ilvl="5" w:tplc="835E4ABE">
      <w:start w:val="1"/>
      <w:numFmt w:val="lowerRoman"/>
      <w:lvlText w:val="%6."/>
      <w:lvlJc w:val="right"/>
      <w:pPr>
        <w:ind w:left="5040" w:hanging="180"/>
      </w:pPr>
    </w:lvl>
    <w:lvl w:ilvl="6" w:tplc="B1C4381E">
      <w:start w:val="1"/>
      <w:numFmt w:val="decimal"/>
      <w:lvlText w:val="%7."/>
      <w:lvlJc w:val="left"/>
      <w:pPr>
        <w:ind w:left="5760" w:hanging="360"/>
      </w:pPr>
    </w:lvl>
    <w:lvl w:ilvl="7" w:tplc="3AF4FED4">
      <w:start w:val="1"/>
      <w:numFmt w:val="lowerLetter"/>
      <w:lvlText w:val="%8."/>
      <w:lvlJc w:val="left"/>
      <w:pPr>
        <w:ind w:left="6480" w:hanging="360"/>
      </w:pPr>
    </w:lvl>
    <w:lvl w:ilvl="8" w:tplc="A6E2B64E">
      <w:start w:val="1"/>
      <w:numFmt w:val="lowerRoman"/>
      <w:lvlText w:val="%9."/>
      <w:lvlJc w:val="right"/>
      <w:pPr>
        <w:ind w:left="7200" w:hanging="180"/>
      </w:pPr>
    </w:lvl>
  </w:abstractNum>
  <w:abstractNum w:abstractNumId="13" w15:restartNumberingAfterBreak="0">
    <w:nsid w:val="3DAE0562"/>
    <w:multiLevelType w:val="hybridMultilevel"/>
    <w:tmpl w:val="634CEA94"/>
    <w:lvl w:ilvl="0" w:tplc="4009001B">
      <w:start w:val="1"/>
      <w:numFmt w:val="lowerRoman"/>
      <w:lvlText w:val="%1."/>
      <w:lvlJc w:val="right"/>
      <w:pPr>
        <w:ind w:left="783" w:hanging="360"/>
      </w:p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14" w15:restartNumberingAfterBreak="0">
    <w:nsid w:val="3FD22597"/>
    <w:multiLevelType w:val="hybridMultilevel"/>
    <w:tmpl w:val="31B699E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6AC7A05"/>
    <w:multiLevelType w:val="hybridMultilevel"/>
    <w:tmpl w:val="A84A92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47350C2C"/>
    <w:multiLevelType w:val="hybridMultilevel"/>
    <w:tmpl w:val="3170ECE4"/>
    <w:lvl w:ilvl="0" w:tplc="0409001B">
      <w:start w:val="1"/>
      <w:numFmt w:val="lowerRoman"/>
      <w:lvlText w:val="%1."/>
      <w:lvlJc w:val="right"/>
      <w:pPr>
        <w:ind w:left="720" w:hanging="360"/>
      </w:pPr>
      <w:rPr>
        <w:rFonts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9D83D8"/>
    <w:multiLevelType w:val="hybridMultilevel"/>
    <w:tmpl w:val="13FC0D7E"/>
    <w:lvl w:ilvl="0" w:tplc="EAC062EE">
      <w:start w:val="1"/>
      <w:numFmt w:val="lowerLetter"/>
      <w:lvlText w:val="%1)"/>
      <w:lvlJc w:val="left"/>
      <w:pPr>
        <w:ind w:left="720" w:hanging="360"/>
      </w:pPr>
    </w:lvl>
    <w:lvl w:ilvl="1" w:tplc="C4C8C3E2">
      <w:start w:val="1"/>
      <w:numFmt w:val="lowerLetter"/>
      <w:lvlText w:val="%2."/>
      <w:lvlJc w:val="left"/>
      <w:pPr>
        <w:ind w:left="1440" w:hanging="360"/>
      </w:pPr>
    </w:lvl>
    <w:lvl w:ilvl="2" w:tplc="48FC3900">
      <w:start w:val="1"/>
      <w:numFmt w:val="lowerRoman"/>
      <w:lvlText w:val="%3."/>
      <w:lvlJc w:val="right"/>
      <w:pPr>
        <w:ind w:left="2160" w:hanging="180"/>
      </w:pPr>
    </w:lvl>
    <w:lvl w:ilvl="3" w:tplc="23DABBAC">
      <w:start w:val="1"/>
      <w:numFmt w:val="decimal"/>
      <w:lvlText w:val="%4."/>
      <w:lvlJc w:val="left"/>
      <w:pPr>
        <w:ind w:left="2880" w:hanging="360"/>
      </w:pPr>
    </w:lvl>
    <w:lvl w:ilvl="4" w:tplc="59D485E6">
      <w:start w:val="1"/>
      <w:numFmt w:val="lowerLetter"/>
      <w:lvlText w:val="%5."/>
      <w:lvlJc w:val="left"/>
      <w:pPr>
        <w:ind w:left="3600" w:hanging="360"/>
      </w:pPr>
    </w:lvl>
    <w:lvl w:ilvl="5" w:tplc="4266C2F6">
      <w:start w:val="1"/>
      <w:numFmt w:val="lowerRoman"/>
      <w:lvlText w:val="%6."/>
      <w:lvlJc w:val="right"/>
      <w:pPr>
        <w:ind w:left="4320" w:hanging="180"/>
      </w:pPr>
    </w:lvl>
    <w:lvl w:ilvl="6" w:tplc="07FE0B34">
      <w:start w:val="1"/>
      <w:numFmt w:val="decimal"/>
      <w:lvlText w:val="%7."/>
      <w:lvlJc w:val="left"/>
      <w:pPr>
        <w:ind w:left="5040" w:hanging="360"/>
      </w:pPr>
    </w:lvl>
    <w:lvl w:ilvl="7" w:tplc="4ECEC2F8">
      <w:start w:val="1"/>
      <w:numFmt w:val="lowerLetter"/>
      <w:lvlText w:val="%8."/>
      <w:lvlJc w:val="left"/>
      <w:pPr>
        <w:ind w:left="5760" w:hanging="360"/>
      </w:pPr>
    </w:lvl>
    <w:lvl w:ilvl="8" w:tplc="2A1E0468">
      <w:start w:val="1"/>
      <w:numFmt w:val="lowerRoman"/>
      <w:lvlText w:val="%9."/>
      <w:lvlJc w:val="right"/>
      <w:pPr>
        <w:ind w:left="6480" w:hanging="180"/>
      </w:pPr>
    </w:lvl>
  </w:abstractNum>
  <w:abstractNum w:abstractNumId="18" w15:restartNumberingAfterBreak="0">
    <w:nsid w:val="55E90ABC"/>
    <w:multiLevelType w:val="hybridMultilevel"/>
    <w:tmpl w:val="F5F44954"/>
    <w:lvl w:ilvl="0" w:tplc="40090017">
      <w:start w:val="1"/>
      <w:numFmt w:val="lowerLetter"/>
      <w:lvlText w:val="%1)"/>
      <w:lvlJc w:val="left"/>
      <w:pPr>
        <w:ind w:left="1143" w:hanging="360"/>
      </w:pPr>
    </w:lvl>
    <w:lvl w:ilvl="1" w:tplc="40090019" w:tentative="1">
      <w:start w:val="1"/>
      <w:numFmt w:val="lowerLetter"/>
      <w:lvlText w:val="%2."/>
      <w:lvlJc w:val="left"/>
      <w:pPr>
        <w:ind w:left="1863" w:hanging="360"/>
      </w:pPr>
    </w:lvl>
    <w:lvl w:ilvl="2" w:tplc="4009001B" w:tentative="1">
      <w:start w:val="1"/>
      <w:numFmt w:val="lowerRoman"/>
      <w:lvlText w:val="%3."/>
      <w:lvlJc w:val="right"/>
      <w:pPr>
        <w:ind w:left="2583" w:hanging="180"/>
      </w:pPr>
    </w:lvl>
    <w:lvl w:ilvl="3" w:tplc="4009000F" w:tentative="1">
      <w:start w:val="1"/>
      <w:numFmt w:val="decimal"/>
      <w:lvlText w:val="%4."/>
      <w:lvlJc w:val="left"/>
      <w:pPr>
        <w:ind w:left="3303" w:hanging="360"/>
      </w:pPr>
    </w:lvl>
    <w:lvl w:ilvl="4" w:tplc="40090019" w:tentative="1">
      <w:start w:val="1"/>
      <w:numFmt w:val="lowerLetter"/>
      <w:lvlText w:val="%5."/>
      <w:lvlJc w:val="left"/>
      <w:pPr>
        <w:ind w:left="4023" w:hanging="360"/>
      </w:pPr>
    </w:lvl>
    <w:lvl w:ilvl="5" w:tplc="4009001B" w:tentative="1">
      <w:start w:val="1"/>
      <w:numFmt w:val="lowerRoman"/>
      <w:lvlText w:val="%6."/>
      <w:lvlJc w:val="right"/>
      <w:pPr>
        <w:ind w:left="4743" w:hanging="180"/>
      </w:pPr>
    </w:lvl>
    <w:lvl w:ilvl="6" w:tplc="4009000F" w:tentative="1">
      <w:start w:val="1"/>
      <w:numFmt w:val="decimal"/>
      <w:lvlText w:val="%7."/>
      <w:lvlJc w:val="left"/>
      <w:pPr>
        <w:ind w:left="5463" w:hanging="360"/>
      </w:pPr>
    </w:lvl>
    <w:lvl w:ilvl="7" w:tplc="40090019" w:tentative="1">
      <w:start w:val="1"/>
      <w:numFmt w:val="lowerLetter"/>
      <w:lvlText w:val="%8."/>
      <w:lvlJc w:val="left"/>
      <w:pPr>
        <w:ind w:left="6183" w:hanging="360"/>
      </w:pPr>
    </w:lvl>
    <w:lvl w:ilvl="8" w:tplc="4009001B" w:tentative="1">
      <w:start w:val="1"/>
      <w:numFmt w:val="lowerRoman"/>
      <w:lvlText w:val="%9."/>
      <w:lvlJc w:val="right"/>
      <w:pPr>
        <w:ind w:left="6903" w:hanging="180"/>
      </w:pPr>
    </w:lvl>
  </w:abstractNum>
  <w:abstractNum w:abstractNumId="19" w15:restartNumberingAfterBreak="0">
    <w:nsid w:val="55FB4181"/>
    <w:multiLevelType w:val="hybridMultilevel"/>
    <w:tmpl w:val="C8D89FCE"/>
    <w:lvl w:ilvl="0" w:tplc="E1181A92">
      <w:start w:val="1"/>
      <w:numFmt w:val="lowerLetter"/>
      <w:lvlText w:val="%1)"/>
      <w:lvlJc w:val="left"/>
      <w:pPr>
        <w:ind w:left="783" w:hanging="360"/>
      </w:pPr>
      <w:rPr>
        <w:rFonts w:hint="default"/>
      </w:rPr>
    </w:lvl>
    <w:lvl w:ilvl="1" w:tplc="04160019" w:tentative="1">
      <w:start w:val="1"/>
      <w:numFmt w:val="lowerLetter"/>
      <w:lvlText w:val="%2."/>
      <w:lvlJc w:val="left"/>
      <w:pPr>
        <w:ind w:left="1503" w:hanging="360"/>
      </w:pPr>
    </w:lvl>
    <w:lvl w:ilvl="2" w:tplc="0416001B" w:tentative="1">
      <w:start w:val="1"/>
      <w:numFmt w:val="lowerRoman"/>
      <w:lvlText w:val="%3."/>
      <w:lvlJc w:val="right"/>
      <w:pPr>
        <w:ind w:left="2223" w:hanging="180"/>
      </w:pPr>
    </w:lvl>
    <w:lvl w:ilvl="3" w:tplc="0416000F" w:tentative="1">
      <w:start w:val="1"/>
      <w:numFmt w:val="decimal"/>
      <w:lvlText w:val="%4."/>
      <w:lvlJc w:val="left"/>
      <w:pPr>
        <w:ind w:left="2943" w:hanging="360"/>
      </w:pPr>
    </w:lvl>
    <w:lvl w:ilvl="4" w:tplc="04160019" w:tentative="1">
      <w:start w:val="1"/>
      <w:numFmt w:val="lowerLetter"/>
      <w:lvlText w:val="%5."/>
      <w:lvlJc w:val="left"/>
      <w:pPr>
        <w:ind w:left="3663" w:hanging="360"/>
      </w:pPr>
    </w:lvl>
    <w:lvl w:ilvl="5" w:tplc="0416001B" w:tentative="1">
      <w:start w:val="1"/>
      <w:numFmt w:val="lowerRoman"/>
      <w:lvlText w:val="%6."/>
      <w:lvlJc w:val="right"/>
      <w:pPr>
        <w:ind w:left="4383" w:hanging="180"/>
      </w:pPr>
    </w:lvl>
    <w:lvl w:ilvl="6" w:tplc="0416000F" w:tentative="1">
      <w:start w:val="1"/>
      <w:numFmt w:val="decimal"/>
      <w:lvlText w:val="%7."/>
      <w:lvlJc w:val="left"/>
      <w:pPr>
        <w:ind w:left="5103" w:hanging="360"/>
      </w:pPr>
    </w:lvl>
    <w:lvl w:ilvl="7" w:tplc="04160019" w:tentative="1">
      <w:start w:val="1"/>
      <w:numFmt w:val="lowerLetter"/>
      <w:lvlText w:val="%8."/>
      <w:lvlJc w:val="left"/>
      <w:pPr>
        <w:ind w:left="5823" w:hanging="360"/>
      </w:pPr>
    </w:lvl>
    <w:lvl w:ilvl="8" w:tplc="0416001B" w:tentative="1">
      <w:start w:val="1"/>
      <w:numFmt w:val="lowerRoman"/>
      <w:lvlText w:val="%9."/>
      <w:lvlJc w:val="right"/>
      <w:pPr>
        <w:ind w:left="6543" w:hanging="180"/>
      </w:pPr>
    </w:lvl>
  </w:abstractNum>
  <w:abstractNum w:abstractNumId="20" w15:restartNumberingAfterBreak="0">
    <w:nsid w:val="59F02C7A"/>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59F85ABF"/>
    <w:multiLevelType w:val="hybridMultilevel"/>
    <w:tmpl w:val="285CC950"/>
    <w:lvl w:ilvl="0" w:tplc="77602728">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F7A7CCE"/>
    <w:multiLevelType w:val="hybridMultilevel"/>
    <w:tmpl w:val="74D6C81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BF77C1A"/>
    <w:multiLevelType w:val="hybridMultilevel"/>
    <w:tmpl w:val="85D49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E514A80"/>
    <w:multiLevelType w:val="hybridMultilevel"/>
    <w:tmpl w:val="C8D89FCE"/>
    <w:lvl w:ilvl="0" w:tplc="E1181A92">
      <w:start w:val="1"/>
      <w:numFmt w:val="lowerLetter"/>
      <w:lvlText w:val="%1)"/>
      <w:lvlJc w:val="left"/>
      <w:pPr>
        <w:ind w:left="783" w:hanging="360"/>
      </w:pPr>
      <w:rPr>
        <w:rFonts w:hint="default"/>
      </w:rPr>
    </w:lvl>
    <w:lvl w:ilvl="1" w:tplc="04160019" w:tentative="1">
      <w:start w:val="1"/>
      <w:numFmt w:val="lowerLetter"/>
      <w:lvlText w:val="%2."/>
      <w:lvlJc w:val="left"/>
      <w:pPr>
        <w:ind w:left="1503" w:hanging="360"/>
      </w:pPr>
    </w:lvl>
    <w:lvl w:ilvl="2" w:tplc="0416001B" w:tentative="1">
      <w:start w:val="1"/>
      <w:numFmt w:val="lowerRoman"/>
      <w:lvlText w:val="%3."/>
      <w:lvlJc w:val="right"/>
      <w:pPr>
        <w:ind w:left="2223" w:hanging="180"/>
      </w:pPr>
    </w:lvl>
    <w:lvl w:ilvl="3" w:tplc="0416000F" w:tentative="1">
      <w:start w:val="1"/>
      <w:numFmt w:val="decimal"/>
      <w:lvlText w:val="%4."/>
      <w:lvlJc w:val="left"/>
      <w:pPr>
        <w:ind w:left="2943" w:hanging="360"/>
      </w:pPr>
    </w:lvl>
    <w:lvl w:ilvl="4" w:tplc="04160019" w:tentative="1">
      <w:start w:val="1"/>
      <w:numFmt w:val="lowerLetter"/>
      <w:lvlText w:val="%5."/>
      <w:lvlJc w:val="left"/>
      <w:pPr>
        <w:ind w:left="3663" w:hanging="360"/>
      </w:pPr>
    </w:lvl>
    <w:lvl w:ilvl="5" w:tplc="0416001B" w:tentative="1">
      <w:start w:val="1"/>
      <w:numFmt w:val="lowerRoman"/>
      <w:lvlText w:val="%6."/>
      <w:lvlJc w:val="right"/>
      <w:pPr>
        <w:ind w:left="4383" w:hanging="180"/>
      </w:pPr>
    </w:lvl>
    <w:lvl w:ilvl="6" w:tplc="0416000F" w:tentative="1">
      <w:start w:val="1"/>
      <w:numFmt w:val="decimal"/>
      <w:lvlText w:val="%7."/>
      <w:lvlJc w:val="left"/>
      <w:pPr>
        <w:ind w:left="5103" w:hanging="360"/>
      </w:pPr>
    </w:lvl>
    <w:lvl w:ilvl="7" w:tplc="04160019" w:tentative="1">
      <w:start w:val="1"/>
      <w:numFmt w:val="lowerLetter"/>
      <w:lvlText w:val="%8."/>
      <w:lvlJc w:val="left"/>
      <w:pPr>
        <w:ind w:left="5823" w:hanging="360"/>
      </w:pPr>
    </w:lvl>
    <w:lvl w:ilvl="8" w:tplc="0416001B" w:tentative="1">
      <w:start w:val="1"/>
      <w:numFmt w:val="lowerRoman"/>
      <w:lvlText w:val="%9."/>
      <w:lvlJc w:val="right"/>
      <w:pPr>
        <w:ind w:left="6543" w:hanging="180"/>
      </w:pPr>
    </w:lvl>
  </w:abstractNum>
  <w:abstractNum w:abstractNumId="26" w15:restartNumberingAfterBreak="0">
    <w:nsid w:val="7E5622CA"/>
    <w:multiLevelType w:val="multilevel"/>
    <w:tmpl w:val="FFFFFFFF"/>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50711931">
    <w:abstractNumId w:val="22"/>
  </w:num>
  <w:num w:numId="2" w16cid:durableId="1030186662">
    <w:abstractNumId w:val="16"/>
  </w:num>
  <w:num w:numId="3" w16cid:durableId="1090395048">
    <w:abstractNumId w:val="13"/>
  </w:num>
  <w:num w:numId="4" w16cid:durableId="1127700669">
    <w:abstractNumId w:val="4"/>
  </w:num>
  <w:num w:numId="5" w16cid:durableId="185484182">
    <w:abstractNumId w:val="18"/>
  </w:num>
  <w:num w:numId="6" w16cid:durableId="56781260">
    <w:abstractNumId w:val="14"/>
  </w:num>
  <w:num w:numId="7" w16cid:durableId="347102664">
    <w:abstractNumId w:val="19"/>
  </w:num>
  <w:num w:numId="8" w16cid:durableId="1170757209">
    <w:abstractNumId w:val="0"/>
  </w:num>
  <w:num w:numId="9" w16cid:durableId="1584727259">
    <w:abstractNumId w:val="23"/>
  </w:num>
  <w:num w:numId="10" w16cid:durableId="1093546865">
    <w:abstractNumId w:val="10"/>
  </w:num>
  <w:num w:numId="11" w16cid:durableId="401563859">
    <w:abstractNumId w:val="15"/>
  </w:num>
  <w:num w:numId="12" w16cid:durableId="755712567">
    <w:abstractNumId w:val="6"/>
  </w:num>
  <w:num w:numId="13" w16cid:durableId="366487557">
    <w:abstractNumId w:val="9"/>
  </w:num>
  <w:num w:numId="14" w16cid:durableId="1182821836">
    <w:abstractNumId w:val="1"/>
  </w:num>
  <w:num w:numId="15" w16cid:durableId="1851405249">
    <w:abstractNumId w:val="21"/>
  </w:num>
  <w:num w:numId="16" w16cid:durableId="286397837">
    <w:abstractNumId w:val="3"/>
  </w:num>
  <w:num w:numId="17" w16cid:durableId="825442212">
    <w:abstractNumId w:val="11"/>
  </w:num>
  <w:num w:numId="18" w16cid:durableId="1688754966">
    <w:abstractNumId w:val="24"/>
  </w:num>
  <w:num w:numId="19" w16cid:durableId="1463041695">
    <w:abstractNumId w:val="26"/>
  </w:num>
  <w:num w:numId="20" w16cid:durableId="1983389420">
    <w:abstractNumId w:val="2"/>
  </w:num>
  <w:num w:numId="21" w16cid:durableId="1347517393">
    <w:abstractNumId w:val="12"/>
  </w:num>
  <w:num w:numId="22" w16cid:durableId="1710959711">
    <w:abstractNumId w:val="8"/>
  </w:num>
  <w:num w:numId="23" w16cid:durableId="538709708">
    <w:abstractNumId w:val="7"/>
  </w:num>
  <w:num w:numId="24" w16cid:durableId="1614822403">
    <w:abstractNumId w:val="20"/>
  </w:num>
  <w:num w:numId="25" w16cid:durableId="923536773">
    <w:abstractNumId w:val="25"/>
  </w:num>
  <w:num w:numId="26" w16cid:durableId="1253204259">
    <w:abstractNumId w:val="17"/>
  </w:num>
  <w:num w:numId="27" w16cid:durableId="974598461">
    <w:abstractNumId w:val="5"/>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Antonio de Franca Junior">
    <w15:presenceInfo w15:providerId="AD" w15:userId="S::josefranca@anatel.gov.br::89d048b5-8f71-4b92-8c54-0cfd3fb7e5c5"/>
  </w15:person>
  <w15:person w15:author="Leonardo Marques Campos">
    <w15:presenceInfo w15:providerId="AD" w15:userId="S::LeonardoC@anatel.gov.br::d28d3c8f-528e-4c34-9c9e-3dd772c9754d"/>
  </w15:person>
  <w15:person w15:author="Kai Niskala">
    <w15:presenceInfo w15:providerId="AD" w15:userId="S::kai.niskala@emfex.fi::38fc35bc-96e2-4f68-9de7-3e942397c068"/>
  </w15:person>
  <w15:person w15:author="DELL">
    <w15:presenceInfo w15:providerId="None" w15:userId="DELL"/>
  </w15:person>
  <w15:person w15:author="TEC">
    <w15:presenceInfo w15:providerId="None" w15:userId="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IN" w:vendorID="64" w:dllVersion="6" w:nlCheck="1" w:checkStyle="1"/>
  <w:activeWritingStyle w:appName="MSWord" w:lang="en-US" w:vendorID="64" w:dllVersion="0" w:nlCheck="1" w:checkStyle="0"/>
  <w:activeWritingStyle w:appName="MSWord" w:lang="pt-BR" w:vendorID="64" w:dllVersion="0" w:nlCheck="1" w:checkStyle="0"/>
  <w:activeWritingStyle w:appName="MSWord" w:lang="en-GB" w:vendorID="64" w:dllVersion="0" w:nlCheck="1" w:checkStyle="0"/>
  <w:activeWritingStyle w:appName="MSWord" w:lang="fr-CH" w:vendorID="64" w:dllVersion="0" w:nlCheck="1" w:checkStyle="0"/>
  <w:activeWritingStyle w:appName="MSWord" w:lang="fr-FR" w:vendorID="64" w:dllVersion="0" w:nlCheck="1" w:checkStyle="0"/>
  <w:activeWritingStyle w:appName="MSWord" w:lang="en-IN" w:vendorID="64" w:dllVersion="0" w:nlCheck="1" w:checkStyle="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revisionView w:formatting="0"/>
  <w:defaultTabStop w:val="720"/>
  <w:hyphenationZone w:val="425"/>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3BA8"/>
    <w:rsid w:val="00000789"/>
    <w:rsid w:val="000012F9"/>
    <w:rsid w:val="000026BF"/>
    <w:rsid w:val="0000297E"/>
    <w:rsid w:val="00002D27"/>
    <w:rsid w:val="00003778"/>
    <w:rsid w:val="00007D06"/>
    <w:rsid w:val="00016414"/>
    <w:rsid w:val="0002024D"/>
    <w:rsid w:val="00021C27"/>
    <w:rsid w:val="00023122"/>
    <w:rsid w:val="000238F8"/>
    <w:rsid w:val="00025CEF"/>
    <w:rsid w:val="000274E1"/>
    <w:rsid w:val="000310C3"/>
    <w:rsid w:val="0003182D"/>
    <w:rsid w:val="00033182"/>
    <w:rsid w:val="00040384"/>
    <w:rsid w:val="00042732"/>
    <w:rsid w:val="00042DF1"/>
    <w:rsid w:val="0004322E"/>
    <w:rsid w:val="000434AE"/>
    <w:rsid w:val="00043CE3"/>
    <w:rsid w:val="00043EC8"/>
    <w:rsid w:val="00045430"/>
    <w:rsid w:val="000463E8"/>
    <w:rsid w:val="00050EAB"/>
    <w:rsid w:val="00054DD5"/>
    <w:rsid w:val="00056458"/>
    <w:rsid w:val="0005774C"/>
    <w:rsid w:val="000637A2"/>
    <w:rsid w:val="00063A02"/>
    <w:rsid w:val="00063DA8"/>
    <w:rsid w:val="000643DD"/>
    <w:rsid w:val="00067D57"/>
    <w:rsid w:val="00067DCA"/>
    <w:rsid w:val="000703F4"/>
    <w:rsid w:val="00071DBB"/>
    <w:rsid w:val="0007480F"/>
    <w:rsid w:val="0007521E"/>
    <w:rsid w:val="00075837"/>
    <w:rsid w:val="0007773B"/>
    <w:rsid w:val="00077B18"/>
    <w:rsid w:val="00077DAB"/>
    <w:rsid w:val="00081435"/>
    <w:rsid w:val="0008250C"/>
    <w:rsid w:val="0008456B"/>
    <w:rsid w:val="00084973"/>
    <w:rsid w:val="00090F38"/>
    <w:rsid w:val="00091082"/>
    <w:rsid w:val="00095E81"/>
    <w:rsid w:val="000A1FF5"/>
    <w:rsid w:val="000A5B2C"/>
    <w:rsid w:val="000A62C5"/>
    <w:rsid w:val="000A7038"/>
    <w:rsid w:val="000A70DA"/>
    <w:rsid w:val="000B2899"/>
    <w:rsid w:val="000B4A90"/>
    <w:rsid w:val="000B5C5F"/>
    <w:rsid w:val="000B5EC7"/>
    <w:rsid w:val="000C1995"/>
    <w:rsid w:val="000C292B"/>
    <w:rsid w:val="000C55E5"/>
    <w:rsid w:val="000C7982"/>
    <w:rsid w:val="000D251B"/>
    <w:rsid w:val="000D2533"/>
    <w:rsid w:val="000D694B"/>
    <w:rsid w:val="000E0A52"/>
    <w:rsid w:val="000E76F9"/>
    <w:rsid w:val="000E7EC9"/>
    <w:rsid w:val="000F067E"/>
    <w:rsid w:val="000F06C8"/>
    <w:rsid w:val="000F46E9"/>
    <w:rsid w:val="000F6291"/>
    <w:rsid w:val="000F722E"/>
    <w:rsid w:val="0010242A"/>
    <w:rsid w:val="001033E9"/>
    <w:rsid w:val="001105A3"/>
    <w:rsid w:val="00110944"/>
    <w:rsid w:val="00111052"/>
    <w:rsid w:val="0011533E"/>
    <w:rsid w:val="00116D62"/>
    <w:rsid w:val="001218D7"/>
    <w:rsid w:val="00125098"/>
    <w:rsid w:val="001259F9"/>
    <w:rsid w:val="0012620B"/>
    <w:rsid w:val="0012697A"/>
    <w:rsid w:val="00130024"/>
    <w:rsid w:val="00131A80"/>
    <w:rsid w:val="00134848"/>
    <w:rsid w:val="00135451"/>
    <w:rsid w:val="00135E33"/>
    <w:rsid w:val="00137D1A"/>
    <w:rsid w:val="00140023"/>
    <w:rsid w:val="001407A3"/>
    <w:rsid w:val="00142371"/>
    <w:rsid w:val="00142406"/>
    <w:rsid w:val="00142B51"/>
    <w:rsid w:val="001461E2"/>
    <w:rsid w:val="00161250"/>
    <w:rsid w:val="00161583"/>
    <w:rsid w:val="00162E74"/>
    <w:rsid w:val="0016580D"/>
    <w:rsid w:val="00165BFF"/>
    <w:rsid w:val="001665DF"/>
    <w:rsid w:val="001669BD"/>
    <w:rsid w:val="00173E59"/>
    <w:rsid w:val="00175570"/>
    <w:rsid w:val="001769F3"/>
    <w:rsid w:val="0017717C"/>
    <w:rsid w:val="0017751A"/>
    <w:rsid w:val="001810EE"/>
    <w:rsid w:val="00184542"/>
    <w:rsid w:val="001866F5"/>
    <w:rsid w:val="00187887"/>
    <w:rsid w:val="001943D9"/>
    <w:rsid w:val="00194774"/>
    <w:rsid w:val="001953DD"/>
    <w:rsid w:val="00195EF5"/>
    <w:rsid w:val="00197D91"/>
    <w:rsid w:val="001A1448"/>
    <w:rsid w:val="001A2786"/>
    <w:rsid w:val="001A5E0E"/>
    <w:rsid w:val="001B7591"/>
    <w:rsid w:val="001C08E3"/>
    <w:rsid w:val="001C1CE9"/>
    <w:rsid w:val="001C4827"/>
    <w:rsid w:val="001D3A81"/>
    <w:rsid w:val="001E542C"/>
    <w:rsid w:val="001E5D9B"/>
    <w:rsid w:val="001E6AAC"/>
    <w:rsid w:val="001F6019"/>
    <w:rsid w:val="00201094"/>
    <w:rsid w:val="002010D1"/>
    <w:rsid w:val="00202C8B"/>
    <w:rsid w:val="00204C99"/>
    <w:rsid w:val="00205D90"/>
    <w:rsid w:val="00211075"/>
    <w:rsid w:val="00214ED2"/>
    <w:rsid w:val="00216BEB"/>
    <w:rsid w:val="002177B1"/>
    <w:rsid w:val="00223EEC"/>
    <w:rsid w:val="00230454"/>
    <w:rsid w:val="00230DFF"/>
    <w:rsid w:val="00231743"/>
    <w:rsid w:val="002326E9"/>
    <w:rsid w:val="002336C5"/>
    <w:rsid w:val="002354B1"/>
    <w:rsid w:val="00240DC6"/>
    <w:rsid w:val="0024196C"/>
    <w:rsid w:val="00243EF5"/>
    <w:rsid w:val="0024462A"/>
    <w:rsid w:val="002455F4"/>
    <w:rsid w:val="0024681F"/>
    <w:rsid w:val="00250036"/>
    <w:rsid w:val="00251665"/>
    <w:rsid w:val="00255431"/>
    <w:rsid w:val="002556D4"/>
    <w:rsid w:val="00256309"/>
    <w:rsid w:val="00257984"/>
    <w:rsid w:val="0026008F"/>
    <w:rsid w:val="002629CF"/>
    <w:rsid w:val="002642D4"/>
    <w:rsid w:val="002674FA"/>
    <w:rsid w:val="00272B66"/>
    <w:rsid w:val="00272E61"/>
    <w:rsid w:val="002738C1"/>
    <w:rsid w:val="00273AF4"/>
    <w:rsid w:val="00273E5D"/>
    <w:rsid w:val="0027431C"/>
    <w:rsid w:val="00275C05"/>
    <w:rsid w:val="00276765"/>
    <w:rsid w:val="00283EC1"/>
    <w:rsid w:val="00287AC8"/>
    <w:rsid w:val="00291A38"/>
    <w:rsid w:val="00291E84"/>
    <w:rsid w:val="00293FA1"/>
    <w:rsid w:val="002964DF"/>
    <w:rsid w:val="002A02C6"/>
    <w:rsid w:val="002A08F1"/>
    <w:rsid w:val="002A0B36"/>
    <w:rsid w:val="002A0D5B"/>
    <w:rsid w:val="002A35A1"/>
    <w:rsid w:val="002A6026"/>
    <w:rsid w:val="002B0804"/>
    <w:rsid w:val="002B1D0A"/>
    <w:rsid w:val="002C44FC"/>
    <w:rsid w:val="002C7A6F"/>
    <w:rsid w:val="002D0DA2"/>
    <w:rsid w:val="002D2031"/>
    <w:rsid w:val="002D3E69"/>
    <w:rsid w:val="002D42E3"/>
    <w:rsid w:val="002D5407"/>
    <w:rsid w:val="002D6DBB"/>
    <w:rsid w:val="002D7323"/>
    <w:rsid w:val="002E23D5"/>
    <w:rsid w:val="002F08B7"/>
    <w:rsid w:val="002F1B16"/>
    <w:rsid w:val="002F5006"/>
    <w:rsid w:val="00300216"/>
    <w:rsid w:val="003019A5"/>
    <w:rsid w:val="0030243B"/>
    <w:rsid w:val="00303195"/>
    <w:rsid w:val="00304849"/>
    <w:rsid w:val="003062CA"/>
    <w:rsid w:val="00306475"/>
    <w:rsid w:val="00306CD3"/>
    <w:rsid w:val="0030787C"/>
    <w:rsid w:val="00310FA3"/>
    <w:rsid w:val="00311408"/>
    <w:rsid w:val="00312CDF"/>
    <w:rsid w:val="00313988"/>
    <w:rsid w:val="00313E35"/>
    <w:rsid w:val="00320AD0"/>
    <w:rsid w:val="00321D5A"/>
    <w:rsid w:val="00322D34"/>
    <w:rsid w:val="00325630"/>
    <w:rsid w:val="0033177F"/>
    <w:rsid w:val="0033298C"/>
    <w:rsid w:val="00332E66"/>
    <w:rsid w:val="00340F14"/>
    <w:rsid w:val="00341BC8"/>
    <w:rsid w:val="003427A9"/>
    <w:rsid w:val="00344F46"/>
    <w:rsid w:val="00352931"/>
    <w:rsid w:val="00354EE1"/>
    <w:rsid w:val="00355C35"/>
    <w:rsid w:val="0035634A"/>
    <w:rsid w:val="003569DA"/>
    <w:rsid w:val="00357A1C"/>
    <w:rsid w:val="00363890"/>
    <w:rsid w:val="003664CE"/>
    <w:rsid w:val="003665DE"/>
    <w:rsid w:val="003713ED"/>
    <w:rsid w:val="003732FC"/>
    <w:rsid w:val="003737C7"/>
    <w:rsid w:val="00376F25"/>
    <w:rsid w:val="00382040"/>
    <w:rsid w:val="00384FCF"/>
    <w:rsid w:val="00385A2C"/>
    <w:rsid w:val="00391C5A"/>
    <w:rsid w:val="0039300C"/>
    <w:rsid w:val="00395B78"/>
    <w:rsid w:val="00395E81"/>
    <w:rsid w:val="003963D1"/>
    <w:rsid w:val="003A030A"/>
    <w:rsid w:val="003A0797"/>
    <w:rsid w:val="003A0E31"/>
    <w:rsid w:val="003A35B9"/>
    <w:rsid w:val="003A44BC"/>
    <w:rsid w:val="003A4A18"/>
    <w:rsid w:val="003A7453"/>
    <w:rsid w:val="003B0F44"/>
    <w:rsid w:val="003B435A"/>
    <w:rsid w:val="003B4A37"/>
    <w:rsid w:val="003B52FE"/>
    <w:rsid w:val="003B6318"/>
    <w:rsid w:val="003C1670"/>
    <w:rsid w:val="003C1CCB"/>
    <w:rsid w:val="003C34A6"/>
    <w:rsid w:val="003C5066"/>
    <w:rsid w:val="003C7434"/>
    <w:rsid w:val="003D0ECB"/>
    <w:rsid w:val="003D2DF7"/>
    <w:rsid w:val="003D3D68"/>
    <w:rsid w:val="003E0612"/>
    <w:rsid w:val="003E1404"/>
    <w:rsid w:val="003E1C92"/>
    <w:rsid w:val="003F3108"/>
    <w:rsid w:val="003F5370"/>
    <w:rsid w:val="003F6B90"/>
    <w:rsid w:val="003F736D"/>
    <w:rsid w:val="003F7497"/>
    <w:rsid w:val="003F785E"/>
    <w:rsid w:val="00400B2A"/>
    <w:rsid w:val="00400B7F"/>
    <w:rsid w:val="00404E13"/>
    <w:rsid w:val="0040508E"/>
    <w:rsid w:val="004069AA"/>
    <w:rsid w:val="00406B07"/>
    <w:rsid w:val="0041377B"/>
    <w:rsid w:val="00417149"/>
    <w:rsid w:val="004211DD"/>
    <w:rsid w:val="00421295"/>
    <w:rsid w:val="00425249"/>
    <w:rsid w:val="00425BB1"/>
    <w:rsid w:val="00427661"/>
    <w:rsid w:val="004303A8"/>
    <w:rsid w:val="00432ED8"/>
    <w:rsid w:val="004351A1"/>
    <w:rsid w:val="0043582A"/>
    <w:rsid w:val="00436616"/>
    <w:rsid w:val="004403A4"/>
    <w:rsid w:val="00440B6A"/>
    <w:rsid w:val="00441949"/>
    <w:rsid w:val="00442CBC"/>
    <w:rsid w:val="00444867"/>
    <w:rsid w:val="00446CC9"/>
    <w:rsid w:val="00446EDE"/>
    <w:rsid w:val="00453E12"/>
    <w:rsid w:val="00455126"/>
    <w:rsid w:val="00455618"/>
    <w:rsid w:val="00455932"/>
    <w:rsid w:val="00455E64"/>
    <w:rsid w:val="0046034D"/>
    <w:rsid w:val="004604FB"/>
    <w:rsid w:val="00462631"/>
    <w:rsid w:val="00464AB6"/>
    <w:rsid w:val="0046699E"/>
    <w:rsid w:val="00474390"/>
    <w:rsid w:val="00475688"/>
    <w:rsid w:val="004805D2"/>
    <w:rsid w:val="00481002"/>
    <w:rsid w:val="00481FA4"/>
    <w:rsid w:val="0048501C"/>
    <w:rsid w:val="00485F9E"/>
    <w:rsid w:val="0048613A"/>
    <w:rsid w:val="00487EA5"/>
    <w:rsid w:val="00496B17"/>
    <w:rsid w:val="004A1F82"/>
    <w:rsid w:val="004A6169"/>
    <w:rsid w:val="004A69D4"/>
    <w:rsid w:val="004B3BA8"/>
    <w:rsid w:val="004B4452"/>
    <w:rsid w:val="004B4EB1"/>
    <w:rsid w:val="004B5817"/>
    <w:rsid w:val="004C3554"/>
    <w:rsid w:val="004C35DA"/>
    <w:rsid w:val="004C59B5"/>
    <w:rsid w:val="004E0517"/>
    <w:rsid w:val="004E1862"/>
    <w:rsid w:val="004E550B"/>
    <w:rsid w:val="004F1228"/>
    <w:rsid w:val="004F1B38"/>
    <w:rsid w:val="004F286F"/>
    <w:rsid w:val="004F3BB6"/>
    <w:rsid w:val="004F495E"/>
    <w:rsid w:val="004F705B"/>
    <w:rsid w:val="004F7C20"/>
    <w:rsid w:val="005025CB"/>
    <w:rsid w:val="00506044"/>
    <w:rsid w:val="0050683F"/>
    <w:rsid w:val="00510969"/>
    <w:rsid w:val="005118FF"/>
    <w:rsid w:val="00512CF1"/>
    <w:rsid w:val="00512E89"/>
    <w:rsid w:val="00512EE6"/>
    <w:rsid w:val="0051426D"/>
    <w:rsid w:val="00514866"/>
    <w:rsid w:val="005174AF"/>
    <w:rsid w:val="0052315F"/>
    <w:rsid w:val="005279A7"/>
    <w:rsid w:val="00527D53"/>
    <w:rsid w:val="00530339"/>
    <w:rsid w:val="005314DF"/>
    <w:rsid w:val="005329E0"/>
    <w:rsid w:val="00533D32"/>
    <w:rsid w:val="00534F1C"/>
    <w:rsid w:val="00536FD2"/>
    <w:rsid w:val="00541C04"/>
    <w:rsid w:val="00542400"/>
    <w:rsid w:val="00543698"/>
    <w:rsid w:val="00544381"/>
    <w:rsid w:val="00546A89"/>
    <w:rsid w:val="005527D8"/>
    <w:rsid w:val="0055297C"/>
    <w:rsid w:val="0055552B"/>
    <w:rsid w:val="00555E44"/>
    <w:rsid w:val="005560B3"/>
    <w:rsid w:val="005578A7"/>
    <w:rsid w:val="0056146B"/>
    <w:rsid w:val="00563B25"/>
    <w:rsid w:val="00564ED8"/>
    <w:rsid w:val="00565A61"/>
    <w:rsid w:val="0056766C"/>
    <w:rsid w:val="00567A56"/>
    <w:rsid w:val="00571C1C"/>
    <w:rsid w:val="00572017"/>
    <w:rsid w:val="00572B10"/>
    <w:rsid w:val="00572F50"/>
    <w:rsid w:val="00573A74"/>
    <w:rsid w:val="00574745"/>
    <w:rsid w:val="00574866"/>
    <w:rsid w:val="00577CCC"/>
    <w:rsid w:val="00580E2C"/>
    <w:rsid w:val="00582679"/>
    <w:rsid w:val="005860A9"/>
    <w:rsid w:val="005870D9"/>
    <w:rsid w:val="00591EBF"/>
    <w:rsid w:val="00595B50"/>
    <w:rsid w:val="00597752"/>
    <w:rsid w:val="00597DA6"/>
    <w:rsid w:val="005A071A"/>
    <w:rsid w:val="005A625C"/>
    <w:rsid w:val="005B0CBD"/>
    <w:rsid w:val="005B1831"/>
    <w:rsid w:val="005B1B26"/>
    <w:rsid w:val="005B2B4B"/>
    <w:rsid w:val="005B7108"/>
    <w:rsid w:val="005BA84C"/>
    <w:rsid w:val="005C1B56"/>
    <w:rsid w:val="005C2414"/>
    <w:rsid w:val="005C42D2"/>
    <w:rsid w:val="005C524B"/>
    <w:rsid w:val="005D0D12"/>
    <w:rsid w:val="005D11D9"/>
    <w:rsid w:val="005D1413"/>
    <w:rsid w:val="005D5A83"/>
    <w:rsid w:val="005D7253"/>
    <w:rsid w:val="005E1A8E"/>
    <w:rsid w:val="005E41C9"/>
    <w:rsid w:val="005E5B23"/>
    <w:rsid w:val="005E7618"/>
    <w:rsid w:val="005E7722"/>
    <w:rsid w:val="005F1677"/>
    <w:rsid w:val="005F4926"/>
    <w:rsid w:val="005F5F64"/>
    <w:rsid w:val="005F64D8"/>
    <w:rsid w:val="005F72EC"/>
    <w:rsid w:val="00600F94"/>
    <w:rsid w:val="0060195C"/>
    <w:rsid w:val="006048B5"/>
    <w:rsid w:val="006057F0"/>
    <w:rsid w:val="00605C85"/>
    <w:rsid w:val="0061020F"/>
    <w:rsid w:val="00610CB1"/>
    <w:rsid w:val="00611030"/>
    <w:rsid w:val="0061240D"/>
    <w:rsid w:val="006160DD"/>
    <w:rsid w:val="00616BF3"/>
    <w:rsid w:val="00617778"/>
    <w:rsid w:val="00617AC9"/>
    <w:rsid w:val="0062257F"/>
    <w:rsid w:val="00627172"/>
    <w:rsid w:val="00633416"/>
    <w:rsid w:val="00635FB9"/>
    <w:rsid w:val="006400C4"/>
    <w:rsid w:val="00643598"/>
    <w:rsid w:val="0065010F"/>
    <w:rsid w:val="00650313"/>
    <w:rsid w:val="00650E54"/>
    <w:rsid w:val="00651DB2"/>
    <w:rsid w:val="00652A02"/>
    <w:rsid w:val="00657A69"/>
    <w:rsid w:val="00660C93"/>
    <w:rsid w:val="00662712"/>
    <w:rsid w:val="00665AB8"/>
    <w:rsid w:val="00666CBE"/>
    <w:rsid w:val="00670D1A"/>
    <w:rsid w:val="006713BF"/>
    <w:rsid w:val="00672603"/>
    <w:rsid w:val="00672EBE"/>
    <w:rsid w:val="00672ECD"/>
    <w:rsid w:val="00674FD8"/>
    <w:rsid w:val="006826E8"/>
    <w:rsid w:val="006827E7"/>
    <w:rsid w:val="0068780C"/>
    <w:rsid w:val="00690A69"/>
    <w:rsid w:val="00695A04"/>
    <w:rsid w:val="006973E2"/>
    <w:rsid w:val="006A001C"/>
    <w:rsid w:val="006A085B"/>
    <w:rsid w:val="006A1263"/>
    <w:rsid w:val="006A2113"/>
    <w:rsid w:val="006A6779"/>
    <w:rsid w:val="006B5B98"/>
    <w:rsid w:val="006B6B1A"/>
    <w:rsid w:val="006B7075"/>
    <w:rsid w:val="006B7C85"/>
    <w:rsid w:val="006C0A95"/>
    <w:rsid w:val="006C1FC5"/>
    <w:rsid w:val="006C339A"/>
    <w:rsid w:val="006C3DF3"/>
    <w:rsid w:val="006C5403"/>
    <w:rsid w:val="006C6816"/>
    <w:rsid w:val="006C6BA7"/>
    <w:rsid w:val="006C7D04"/>
    <w:rsid w:val="006D10A1"/>
    <w:rsid w:val="006D35D9"/>
    <w:rsid w:val="006D3B15"/>
    <w:rsid w:val="006D56B7"/>
    <w:rsid w:val="006D6961"/>
    <w:rsid w:val="006E08FB"/>
    <w:rsid w:val="006E0ED9"/>
    <w:rsid w:val="006E1B2D"/>
    <w:rsid w:val="006E1C40"/>
    <w:rsid w:val="006E2B4F"/>
    <w:rsid w:val="006E3389"/>
    <w:rsid w:val="006E4D01"/>
    <w:rsid w:val="006E5CF5"/>
    <w:rsid w:val="006E673E"/>
    <w:rsid w:val="006F2395"/>
    <w:rsid w:val="006F5059"/>
    <w:rsid w:val="006F5316"/>
    <w:rsid w:val="006F56D0"/>
    <w:rsid w:val="00700A02"/>
    <w:rsid w:val="00703DAC"/>
    <w:rsid w:val="0070475B"/>
    <w:rsid w:val="0070604A"/>
    <w:rsid w:val="00707899"/>
    <w:rsid w:val="00707F25"/>
    <w:rsid w:val="007153CA"/>
    <w:rsid w:val="0072332F"/>
    <w:rsid w:val="00723E7D"/>
    <w:rsid w:val="007254FD"/>
    <w:rsid w:val="00726F39"/>
    <w:rsid w:val="00731472"/>
    <w:rsid w:val="00732F44"/>
    <w:rsid w:val="00734A71"/>
    <w:rsid w:val="0073563F"/>
    <w:rsid w:val="0073644E"/>
    <w:rsid w:val="007371DD"/>
    <w:rsid w:val="00740F72"/>
    <w:rsid w:val="00747E7B"/>
    <w:rsid w:val="00757A44"/>
    <w:rsid w:val="00761E4C"/>
    <w:rsid w:val="00762614"/>
    <w:rsid w:val="00762C0D"/>
    <w:rsid w:val="007649CD"/>
    <w:rsid w:val="0076740F"/>
    <w:rsid w:val="0076746A"/>
    <w:rsid w:val="00771CAD"/>
    <w:rsid w:val="00774AC7"/>
    <w:rsid w:val="00780DF4"/>
    <w:rsid w:val="00782658"/>
    <w:rsid w:val="00783422"/>
    <w:rsid w:val="00785DB4"/>
    <w:rsid w:val="00786EA2"/>
    <w:rsid w:val="00787D85"/>
    <w:rsid w:val="00791014"/>
    <w:rsid w:val="00793E7B"/>
    <w:rsid w:val="00794DFD"/>
    <w:rsid w:val="00794F2F"/>
    <w:rsid w:val="00795C8B"/>
    <w:rsid w:val="00796338"/>
    <w:rsid w:val="0079757F"/>
    <w:rsid w:val="007A0141"/>
    <w:rsid w:val="007A2E41"/>
    <w:rsid w:val="007A342F"/>
    <w:rsid w:val="007A3F00"/>
    <w:rsid w:val="007A5311"/>
    <w:rsid w:val="007B0A7B"/>
    <w:rsid w:val="007B4FA5"/>
    <w:rsid w:val="007B55D5"/>
    <w:rsid w:val="007B5D97"/>
    <w:rsid w:val="007B7C5F"/>
    <w:rsid w:val="007C147C"/>
    <w:rsid w:val="007C322D"/>
    <w:rsid w:val="007C3EC9"/>
    <w:rsid w:val="007C4899"/>
    <w:rsid w:val="007C550F"/>
    <w:rsid w:val="007C6A9E"/>
    <w:rsid w:val="007D05D0"/>
    <w:rsid w:val="007D3307"/>
    <w:rsid w:val="007D4528"/>
    <w:rsid w:val="007D4B23"/>
    <w:rsid w:val="007D4F50"/>
    <w:rsid w:val="007D732B"/>
    <w:rsid w:val="007E2D7F"/>
    <w:rsid w:val="007E4C01"/>
    <w:rsid w:val="007E50B9"/>
    <w:rsid w:val="007E5537"/>
    <w:rsid w:val="007E66D0"/>
    <w:rsid w:val="007F0132"/>
    <w:rsid w:val="007F24B5"/>
    <w:rsid w:val="007F4DCC"/>
    <w:rsid w:val="0080179D"/>
    <w:rsid w:val="00801B66"/>
    <w:rsid w:val="008023B7"/>
    <w:rsid w:val="00804AFC"/>
    <w:rsid w:val="008056DA"/>
    <w:rsid w:val="00810345"/>
    <w:rsid w:val="008110E4"/>
    <w:rsid w:val="008142EC"/>
    <w:rsid w:val="00815B7A"/>
    <w:rsid w:val="0081795E"/>
    <w:rsid w:val="008206E9"/>
    <w:rsid w:val="00822E8D"/>
    <w:rsid w:val="00825366"/>
    <w:rsid w:val="00826952"/>
    <w:rsid w:val="00827981"/>
    <w:rsid w:val="00830E27"/>
    <w:rsid w:val="008361E6"/>
    <w:rsid w:val="008405EF"/>
    <w:rsid w:val="008413E1"/>
    <w:rsid w:val="0084161E"/>
    <w:rsid w:val="00841D5D"/>
    <w:rsid w:val="00842F7D"/>
    <w:rsid w:val="008438EA"/>
    <w:rsid w:val="00843C68"/>
    <w:rsid w:val="0084407A"/>
    <w:rsid w:val="0084498A"/>
    <w:rsid w:val="008475A7"/>
    <w:rsid w:val="0085096F"/>
    <w:rsid w:val="00853138"/>
    <w:rsid w:val="00853D77"/>
    <w:rsid w:val="0085605A"/>
    <w:rsid w:val="00861DDA"/>
    <w:rsid w:val="008622D3"/>
    <w:rsid w:val="0086402C"/>
    <w:rsid w:val="00864C14"/>
    <w:rsid w:val="00866BCA"/>
    <w:rsid w:val="0087069F"/>
    <w:rsid w:val="008745D7"/>
    <w:rsid w:val="00875982"/>
    <w:rsid w:val="00883C36"/>
    <w:rsid w:val="00887CF0"/>
    <w:rsid w:val="008944D5"/>
    <w:rsid w:val="00894556"/>
    <w:rsid w:val="008970E2"/>
    <w:rsid w:val="008973A6"/>
    <w:rsid w:val="00897FD7"/>
    <w:rsid w:val="008A0846"/>
    <w:rsid w:val="008A0EFD"/>
    <w:rsid w:val="008A1EF8"/>
    <w:rsid w:val="008B3ADC"/>
    <w:rsid w:val="008B3F5C"/>
    <w:rsid w:val="008B4105"/>
    <w:rsid w:val="008B41F4"/>
    <w:rsid w:val="008B574E"/>
    <w:rsid w:val="008C01F8"/>
    <w:rsid w:val="008C4A86"/>
    <w:rsid w:val="008C7E2D"/>
    <w:rsid w:val="008D071C"/>
    <w:rsid w:val="008D30B3"/>
    <w:rsid w:val="008D5BBE"/>
    <w:rsid w:val="008E1705"/>
    <w:rsid w:val="008E2257"/>
    <w:rsid w:val="008E5878"/>
    <w:rsid w:val="008E5B20"/>
    <w:rsid w:val="008E617A"/>
    <w:rsid w:val="008E6BB8"/>
    <w:rsid w:val="008E7860"/>
    <w:rsid w:val="008E7A47"/>
    <w:rsid w:val="008F0BCF"/>
    <w:rsid w:val="008F2F46"/>
    <w:rsid w:val="008F3D9F"/>
    <w:rsid w:val="008F50DF"/>
    <w:rsid w:val="009010F8"/>
    <w:rsid w:val="00903A52"/>
    <w:rsid w:val="00905E94"/>
    <w:rsid w:val="009078CB"/>
    <w:rsid w:val="00910201"/>
    <w:rsid w:val="00910DD5"/>
    <w:rsid w:val="00911427"/>
    <w:rsid w:val="00912A40"/>
    <w:rsid w:val="00912CBC"/>
    <w:rsid w:val="00914513"/>
    <w:rsid w:val="0092064E"/>
    <w:rsid w:val="00921548"/>
    <w:rsid w:val="009219B8"/>
    <w:rsid w:val="00924166"/>
    <w:rsid w:val="009253A3"/>
    <w:rsid w:val="009259FC"/>
    <w:rsid w:val="00927B08"/>
    <w:rsid w:val="00927B42"/>
    <w:rsid w:val="0093172F"/>
    <w:rsid w:val="009369F8"/>
    <w:rsid w:val="00937964"/>
    <w:rsid w:val="00937A30"/>
    <w:rsid w:val="00944865"/>
    <w:rsid w:val="00944CEB"/>
    <w:rsid w:val="0094594A"/>
    <w:rsid w:val="00947F75"/>
    <w:rsid w:val="0095139A"/>
    <w:rsid w:val="0095492A"/>
    <w:rsid w:val="0095691F"/>
    <w:rsid w:val="00957E72"/>
    <w:rsid w:val="009607F6"/>
    <w:rsid w:val="009614BF"/>
    <w:rsid w:val="00963D39"/>
    <w:rsid w:val="0097032B"/>
    <w:rsid w:val="00972F8D"/>
    <w:rsid w:val="009738CC"/>
    <w:rsid w:val="00973BB0"/>
    <w:rsid w:val="009756E9"/>
    <w:rsid w:val="00975854"/>
    <w:rsid w:val="00980CD4"/>
    <w:rsid w:val="0099393C"/>
    <w:rsid w:val="0099512D"/>
    <w:rsid w:val="009971E9"/>
    <w:rsid w:val="009A13CE"/>
    <w:rsid w:val="009A1A67"/>
    <w:rsid w:val="009A25CD"/>
    <w:rsid w:val="009A4613"/>
    <w:rsid w:val="009A522C"/>
    <w:rsid w:val="009A6266"/>
    <w:rsid w:val="009B081F"/>
    <w:rsid w:val="009B1DDD"/>
    <w:rsid w:val="009BB425"/>
    <w:rsid w:val="009C249E"/>
    <w:rsid w:val="009C447E"/>
    <w:rsid w:val="009C4A7E"/>
    <w:rsid w:val="009C5A6A"/>
    <w:rsid w:val="009C76AD"/>
    <w:rsid w:val="009C7C36"/>
    <w:rsid w:val="009D03C8"/>
    <w:rsid w:val="009D330C"/>
    <w:rsid w:val="009D47F8"/>
    <w:rsid w:val="009D5A29"/>
    <w:rsid w:val="009D5B25"/>
    <w:rsid w:val="009E0055"/>
    <w:rsid w:val="009E5EEB"/>
    <w:rsid w:val="009E7941"/>
    <w:rsid w:val="009F02B8"/>
    <w:rsid w:val="009F248B"/>
    <w:rsid w:val="009F56A8"/>
    <w:rsid w:val="009F6339"/>
    <w:rsid w:val="00A0001D"/>
    <w:rsid w:val="00A033CB"/>
    <w:rsid w:val="00A03575"/>
    <w:rsid w:val="00A03FDA"/>
    <w:rsid w:val="00A110BD"/>
    <w:rsid w:val="00A11DF0"/>
    <w:rsid w:val="00A11F9D"/>
    <w:rsid w:val="00A12F75"/>
    <w:rsid w:val="00A25FEB"/>
    <w:rsid w:val="00A2618E"/>
    <w:rsid w:val="00A26217"/>
    <w:rsid w:val="00A31366"/>
    <w:rsid w:val="00A37E01"/>
    <w:rsid w:val="00A4148C"/>
    <w:rsid w:val="00A42794"/>
    <w:rsid w:val="00A42C02"/>
    <w:rsid w:val="00A459C4"/>
    <w:rsid w:val="00A45A0D"/>
    <w:rsid w:val="00A47B8A"/>
    <w:rsid w:val="00A5085F"/>
    <w:rsid w:val="00A51D9C"/>
    <w:rsid w:val="00A55C58"/>
    <w:rsid w:val="00A57D3A"/>
    <w:rsid w:val="00A60F29"/>
    <w:rsid w:val="00A63595"/>
    <w:rsid w:val="00A66DAB"/>
    <w:rsid w:val="00A66E41"/>
    <w:rsid w:val="00A67369"/>
    <w:rsid w:val="00A673B7"/>
    <w:rsid w:val="00A714C8"/>
    <w:rsid w:val="00A717EB"/>
    <w:rsid w:val="00A71ECF"/>
    <w:rsid w:val="00A7230D"/>
    <w:rsid w:val="00A743A9"/>
    <w:rsid w:val="00A75DF9"/>
    <w:rsid w:val="00A771A0"/>
    <w:rsid w:val="00A77A2F"/>
    <w:rsid w:val="00A82293"/>
    <w:rsid w:val="00A831C0"/>
    <w:rsid w:val="00A87811"/>
    <w:rsid w:val="00A931E3"/>
    <w:rsid w:val="00A9400A"/>
    <w:rsid w:val="00A94C7D"/>
    <w:rsid w:val="00A951CC"/>
    <w:rsid w:val="00A95BF0"/>
    <w:rsid w:val="00A972A4"/>
    <w:rsid w:val="00A97EE1"/>
    <w:rsid w:val="00AA0408"/>
    <w:rsid w:val="00AA144F"/>
    <w:rsid w:val="00AA2617"/>
    <w:rsid w:val="00AA3245"/>
    <w:rsid w:val="00AA3CD4"/>
    <w:rsid w:val="00AA4DAF"/>
    <w:rsid w:val="00AA578B"/>
    <w:rsid w:val="00AA6934"/>
    <w:rsid w:val="00AA6ABF"/>
    <w:rsid w:val="00AB09A0"/>
    <w:rsid w:val="00AB5D2D"/>
    <w:rsid w:val="00AB78AB"/>
    <w:rsid w:val="00AC1C50"/>
    <w:rsid w:val="00AC203E"/>
    <w:rsid w:val="00AC5705"/>
    <w:rsid w:val="00AC66AC"/>
    <w:rsid w:val="00AD067E"/>
    <w:rsid w:val="00AD2855"/>
    <w:rsid w:val="00AD40C7"/>
    <w:rsid w:val="00AE1396"/>
    <w:rsid w:val="00AE1BA5"/>
    <w:rsid w:val="00AE361A"/>
    <w:rsid w:val="00AE37CE"/>
    <w:rsid w:val="00AE3F24"/>
    <w:rsid w:val="00AF113A"/>
    <w:rsid w:val="00AF25E2"/>
    <w:rsid w:val="00AF66A6"/>
    <w:rsid w:val="00AF7537"/>
    <w:rsid w:val="00B00405"/>
    <w:rsid w:val="00B02733"/>
    <w:rsid w:val="00B04569"/>
    <w:rsid w:val="00B0755C"/>
    <w:rsid w:val="00B10488"/>
    <w:rsid w:val="00B1137F"/>
    <w:rsid w:val="00B11C07"/>
    <w:rsid w:val="00B13893"/>
    <w:rsid w:val="00B15721"/>
    <w:rsid w:val="00B15F06"/>
    <w:rsid w:val="00B16568"/>
    <w:rsid w:val="00B17927"/>
    <w:rsid w:val="00B23C08"/>
    <w:rsid w:val="00B32B0A"/>
    <w:rsid w:val="00B406BA"/>
    <w:rsid w:val="00B4176F"/>
    <w:rsid w:val="00B41836"/>
    <w:rsid w:val="00B44EA8"/>
    <w:rsid w:val="00B45835"/>
    <w:rsid w:val="00B46C1B"/>
    <w:rsid w:val="00B50EF0"/>
    <w:rsid w:val="00B53618"/>
    <w:rsid w:val="00B55FF5"/>
    <w:rsid w:val="00B5727A"/>
    <w:rsid w:val="00B57A58"/>
    <w:rsid w:val="00B60B4D"/>
    <w:rsid w:val="00B61184"/>
    <w:rsid w:val="00B615D7"/>
    <w:rsid w:val="00B6257E"/>
    <w:rsid w:val="00B64027"/>
    <w:rsid w:val="00B6670B"/>
    <w:rsid w:val="00B67ECA"/>
    <w:rsid w:val="00B706A3"/>
    <w:rsid w:val="00B75ADF"/>
    <w:rsid w:val="00B829AF"/>
    <w:rsid w:val="00B8423F"/>
    <w:rsid w:val="00B85E78"/>
    <w:rsid w:val="00B92B91"/>
    <w:rsid w:val="00B92F77"/>
    <w:rsid w:val="00B9624A"/>
    <w:rsid w:val="00BA3A18"/>
    <w:rsid w:val="00BA767C"/>
    <w:rsid w:val="00BB3F8F"/>
    <w:rsid w:val="00BC29B4"/>
    <w:rsid w:val="00BC2F33"/>
    <w:rsid w:val="00BC6DFF"/>
    <w:rsid w:val="00BC79A0"/>
    <w:rsid w:val="00BC7F75"/>
    <w:rsid w:val="00BD0DCF"/>
    <w:rsid w:val="00BD1850"/>
    <w:rsid w:val="00BD22F2"/>
    <w:rsid w:val="00BD2959"/>
    <w:rsid w:val="00BD3B56"/>
    <w:rsid w:val="00BD4AC1"/>
    <w:rsid w:val="00BD52DC"/>
    <w:rsid w:val="00BD649C"/>
    <w:rsid w:val="00BE372B"/>
    <w:rsid w:val="00BE5166"/>
    <w:rsid w:val="00BE6368"/>
    <w:rsid w:val="00BE7232"/>
    <w:rsid w:val="00BE786F"/>
    <w:rsid w:val="00BE7EED"/>
    <w:rsid w:val="00BF2BFF"/>
    <w:rsid w:val="00BF4888"/>
    <w:rsid w:val="00BF70FD"/>
    <w:rsid w:val="00BF7276"/>
    <w:rsid w:val="00BF79DC"/>
    <w:rsid w:val="00C0378E"/>
    <w:rsid w:val="00C06273"/>
    <w:rsid w:val="00C147EF"/>
    <w:rsid w:val="00C14885"/>
    <w:rsid w:val="00C149FE"/>
    <w:rsid w:val="00C16EEA"/>
    <w:rsid w:val="00C20D31"/>
    <w:rsid w:val="00C2113A"/>
    <w:rsid w:val="00C21C0A"/>
    <w:rsid w:val="00C236B2"/>
    <w:rsid w:val="00C23790"/>
    <w:rsid w:val="00C23D65"/>
    <w:rsid w:val="00C30A74"/>
    <w:rsid w:val="00C32BE6"/>
    <w:rsid w:val="00C34803"/>
    <w:rsid w:val="00C348DD"/>
    <w:rsid w:val="00C37BD3"/>
    <w:rsid w:val="00C37D9E"/>
    <w:rsid w:val="00C412A7"/>
    <w:rsid w:val="00C42548"/>
    <w:rsid w:val="00C4300D"/>
    <w:rsid w:val="00C466A0"/>
    <w:rsid w:val="00C46E5C"/>
    <w:rsid w:val="00C515B4"/>
    <w:rsid w:val="00C546CD"/>
    <w:rsid w:val="00C54E3A"/>
    <w:rsid w:val="00C55366"/>
    <w:rsid w:val="00C56351"/>
    <w:rsid w:val="00C5710E"/>
    <w:rsid w:val="00C575A7"/>
    <w:rsid w:val="00C61EBE"/>
    <w:rsid w:val="00C63542"/>
    <w:rsid w:val="00C6615D"/>
    <w:rsid w:val="00C74E6B"/>
    <w:rsid w:val="00C759E4"/>
    <w:rsid w:val="00C80833"/>
    <w:rsid w:val="00C82819"/>
    <w:rsid w:val="00C85811"/>
    <w:rsid w:val="00C8588E"/>
    <w:rsid w:val="00C90E98"/>
    <w:rsid w:val="00C9757F"/>
    <w:rsid w:val="00CA0F7D"/>
    <w:rsid w:val="00CA2FAD"/>
    <w:rsid w:val="00CB4FCC"/>
    <w:rsid w:val="00CB6980"/>
    <w:rsid w:val="00CC04C9"/>
    <w:rsid w:val="00CC139D"/>
    <w:rsid w:val="00CC4AFC"/>
    <w:rsid w:val="00CC56EF"/>
    <w:rsid w:val="00CD0BA2"/>
    <w:rsid w:val="00CD156E"/>
    <w:rsid w:val="00CD1FC3"/>
    <w:rsid w:val="00CD67E7"/>
    <w:rsid w:val="00CE3E5A"/>
    <w:rsid w:val="00CE44CA"/>
    <w:rsid w:val="00CE4EB8"/>
    <w:rsid w:val="00CE7DE6"/>
    <w:rsid w:val="00CF3BC9"/>
    <w:rsid w:val="00CF3CA9"/>
    <w:rsid w:val="00CF4014"/>
    <w:rsid w:val="00CF401F"/>
    <w:rsid w:val="00CF4D83"/>
    <w:rsid w:val="00CF6052"/>
    <w:rsid w:val="00D0083B"/>
    <w:rsid w:val="00D01DF1"/>
    <w:rsid w:val="00D036F0"/>
    <w:rsid w:val="00D04BFB"/>
    <w:rsid w:val="00D103B2"/>
    <w:rsid w:val="00D1090E"/>
    <w:rsid w:val="00D1208A"/>
    <w:rsid w:val="00D14E66"/>
    <w:rsid w:val="00D154E3"/>
    <w:rsid w:val="00D15670"/>
    <w:rsid w:val="00D22E4C"/>
    <w:rsid w:val="00D2786B"/>
    <w:rsid w:val="00D316CA"/>
    <w:rsid w:val="00D33991"/>
    <w:rsid w:val="00D33AAF"/>
    <w:rsid w:val="00D34ABB"/>
    <w:rsid w:val="00D37467"/>
    <w:rsid w:val="00D37D55"/>
    <w:rsid w:val="00D43935"/>
    <w:rsid w:val="00D446CA"/>
    <w:rsid w:val="00D447E9"/>
    <w:rsid w:val="00D44993"/>
    <w:rsid w:val="00D4658E"/>
    <w:rsid w:val="00D47EEC"/>
    <w:rsid w:val="00D50DA5"/>
    <w:rsid w:val="00D54364"/>
    <w:rsid w:val="00D54E07"/>
    <w:rsid w:val="00D551B9"/>
    <w:rsid w:val="00D6026D"/>
    <w:rsid w:val="00D60774"/>
    <w:rsid w:val="00D60EFA"/>
    <w:rsid w:val="00D6249D"/>
    <w:rsid w:val="00D63069"/>
    <w:rsid w:val="00D6513D"/>
    <w:rsid w:val="00D656C8"/>
    <w:rsid w:val="00D65953"/>
    <w:rsid w:val="00D67A84"/>
    <w:rsid w:val="00D73069"/>
    <w:rsid w:val="00D735BE"/>
    <w:rsid w:val="00D75B1B"/>
    <w:rsid w:val="00D80AB6"/>
    <w:rsid w:val="00D83557"/>
    <w:rsid w:val="00D844DA"/>
    <w:rsid w:val="00D84BCC"/>
    <w:rsid w:val="00D865D0"/>
    <w:rsid w:val="00D90644"/>
    <w:rsid w:val="00DA00CD"/>
    <w:rsid w:val="00DA0104"/>
    <w:rsid w:val="00DA0BBA"/>
    <w:rsid w:val="00DA16C8"/>
    <w:rsid w:val="00DA6760"/>
    <w:rsid w:val="00DA7F2D"/>
    <w:rsid w:val="00DB1763"/>
    <w:rsid w:val="00DB27A4"/>
    <w:rsid w:val="00DB3319"/>
    <w:rsid w:val="00DB3C3E"/>
    <w:rsid w:val="00DC04C7"/>
    <w:rsid w:val="00DC078C"/>
    <w:rsid w:val="00DC1CFF"/>
    <w:rsid w:val="00DC231F"/>
    <w:rsid w:val="00DC2A4F"/>
    <w:rsid w:val="00DC4A4D"/>
    <w:rsid w:val="00DC4CA9"/>
    <w:rsid w:val="00DC5484"/>
    <w:rsid w:val="00DC56DA"/>
    <w:rsid w:val="00DC6510"/>
    <w:rsid w:val="00DD1A1C"/>
    <w:rsid w:val="00DD2914"/>
    <w:rsid w:val="00DD2E2D"/>
    <w:rsid w:val="00DD3559"/>
    <w:rsid w:val="00DD5AD4"/>
    <w:rsid w:val="00DD5D50"/>
    <w:rsid w:val="00DD661B"/>
    <w:rsid w:val="00DE1AB4"/>
    <w:rsid w:val="00DE322C"/>
    <w:rsid w:val="00DE400A"/>
    <w:rsid w:val="00DF57B2"/>
    <w:rsid w:val="00DF7263"/>
    <w:rsid w:val="00E00B2F"/>
    <w:rsid w:val="00E01ED3"/>
    <w:rsid w:val="00E0510E"/>
    <w:rsid w:val="00E0511B"/>
    <w:rsid w:val="00E07809"/>
    <w:rsid w:val="00E07B4C"/>
    <w:rsid w:val="00E102CE"/>
    <w:rsid w:val="00E10459"/>
    <w:rsid w:val="00E12162"/>
    <w:rsid w:val="00E12C7A"/>
    <w:rsid w:val="00E14A71"/>
    <w:rsid w:val="00E15BE1"/>
    <w:rsid w:val="00E17506"/>
    <w:rsid w:val="00E17C2A"/>
    <w:rsid w:val="00E23B8F"/>
    <w:rsid w:val="00E30AD1"/>
    <w:rsid w:val="00E31198"/>
    <w:rsid w:val="00E32381"/>
    <w:rsid w:val="00E351C4"/>
    <w:rsid w:val="00E35F4A"/>
    <w:rsid w:val="00E362E1"/>
    <w:rsid w:val="00E4058C"/>
    <w:rsid w:val="00E4079C"/>
    <w:rsid w:val="00E45306"/>
    <w:rsid w:val="00E4647D"/>
    <w:rsid w:val="00E4687C"/>
    <w:rsid w:val="00E522AB"/>
    <w:rsid w:val="00E5316E"/>
    <w:rsid w:val="00E56A66"/>
    <w:rsid w:val="00E6286C"/>
    <w:rsid w:val="00E62FC5"/>
    <w:rsid w:val="00E6631D"/>
    <w:rsid w:val="00E67952"/>
    <w:rsid w:val="00E71F06"/>
    <w:rsid w:val="00E776B9"/>
    <w:rsid w:val="00E812E8"/>
    <w:rsid w:val="00E8146D"/>
    <w:rsid w:val="00E842A3"/>
    <w:rsid w:val="00E84727"/>
    <w:rsid w:val="00E85AF3"/>
    <w:rsid w:val="00E93193"/>
    <w:rsid w:val="00E93D42"/>
    <w:rsid w:val="00E95795"/>
    <w:rsid w:val="00E95AAD"/>
    <w:rsid w:val="00E96D1F"/>
    <w:rsid w:val="00EA3077"/>
    <w:rsid w:val="00EA3BBB"/>
    <w:rsid w:val="00EA612E"/>
    <w:rsid w:val="00EA6E75"/>
    <w:rsid w:val="00EB499C"/>
    <w:rsid w:val="00EC0079"/>
    <w:rsid w:val="00EC06DB"/>
    <w:rsid w:val="00EC0C40"/>
    <w:rsid w:val="00EC11E1"/>
    <w:rsid w:val="00EC4863"/>
    <w:rsid w:val="00EC5CA6"/>
    <w:rsid w:val="00ED259D"/>
    <w:rsid w:val="00ED3E30"/>
    <w:rsid w:val="00ED5916"/>
    <w:rsid w:val="00EE15D1"/>
    <w:rsid w:val="00EE172E"/>
    <w:rsid w:val="00EE7A44"/>
    <w:rsid w:val="00EF0B18"/>
    <w:rsid w:val="00EF0EF6"/>
    <w:rsid w:val="00EF1B69"/>
    <w:rsid w:val="00EF1B99"/>
    <w:rsid w:val="00EF1CBD"/>
    <w:rsid w:val="00EF34A9"/>
    <w:rsid w:val="00EF3584"/>
    <w:rsid w:val="00EF6B0E"/>
    <w:rsid w:val="00EF6C3D"/>
    <w:rsid w:val="00F0552B"/>
    <w:rsid w:val="00F0772B"/>
    <w:rsid w:val="00F07970"/>
    <w:rsid w:val="00F10C2D"/>
    <w:rsid w:val="00F121C4"/>
    <w:rsid w:val="00F12284"/>
    <w:rsid w:val="00F12560"/>
    <w:rsid w:val="00F1268B"/>
    <w:rsid w:val="00F12948"/>
    <w:rsid w:val="00F16319"/>
    <w:rsid w:val="00F1654D"/>
    <w:rsid w:val="00F20759"/>
    <w:rsid w:val="00F20BAD"/>
    <w:rsid w:val="00F20F57"/>
    <w:rsid w:val="00F23ECA"/>
    <w:rsid w:val="00F250E6"/>
    <w:rsid w:val="00F25902"/>
    <w:rsid w:val="00F30041"/>
    <w:rsid w:val="00F36011"/>
    <w:rsid w:val="00F37373"/>
    <w:rsid w:val="00F377C1"/>
    <w:rsid w:val="00F43DAD"/>
    <w:rsid w:val="00F45469"/>
    <w:rsid w:val="00F46928"/>
    <w:rsid w:val="00F51ADB"/>
    <w:rsid w:val="00F53E29"/>
    <w:rsid w:val="00F544A6"/>
    <w:rsid w:val="00F54F8E"/>
    <w:rsid w:val="00F559B2"/>
    <w:rsid w:val="00F55AE3"/>
    <w:rsid w:val="00F63654"/>
    <w:rsid w:val="00F6366B"/>
    <w:rsid w:val="00F66408"/>
    <w:rsid w:val="00F66B40"/>
    <w:rsid w:val="00F7469D"/>
    <w:rsid w:val="00F74CA6"/>
    <w:rsid w:val="00F76E88"/>
    <w:rsid w:val="00F779AE"/>
    <w:rsid w:val="00F80086"/>
    <w:rsid w:val="00F80F9E"/>
    <w:rsid w:val="00F820AB"/>
    <w:rsid w:val="00F8254C"/>
    <w:rsid w:val="00F86F3C"/>
    <w:rsid w:val="00F9337E"/>
    <w:rsid w:val="00F94230"/>
    <w:rsid w:val="00F96DBF"/>
    <w:rsid w:val="00F97BD3"/>
    <w:rsid w:val="00FA0A96"/>
    <w:rsid w:val="00FA1D0B"/>
    <w:rsid w:val="00FA41EF"/>
    <w:rsid w:val="00FA6F8B"/>
    <w:rsid w:val="00FA736E"/>
    <w:rsid w:val="00FB101C"/>
    <w:rsid w:val="00FB16F2"/>
    <w:rsid w:val="00FB5DCD"/>
    <w:rsid w:val="00FB721C"/>
    <w:rsid w:val="00FB74A0"/>
    <w:rsid w:val="00FB75B4"/>
    <w:rsid w:val="00FC1477"/>
    <w:rsid w:val="00FC33FD"/>
    <w:rsid w:val="00FC3966"/>
    <w:rsid w:val="00FC397E"/>
    <w:rsid w:val="00FC5EE3"/>
    <w:rsid w:val="00FCE130"/>
    <w:rsid w:val="00FD0797"/>
    <w:rsid w:val="00FD454B"/>
    <w:rsid w:val="00FE46F1"/>
    <w:rsid w:val="00FE5089"/>
    <w:rsid w:val="00FE53AE"/>
    <w:rsid w:val="00FE5700"/>
    <w:rsid w:val="00FE5F74"/>
    <w:rsid w:val="00FE6441"/>
    <w:rsid w:val="00FE7C70"/>
    <w:rsid w:val="00FF2DB5"/>
    <w:rsid w:val="00FF304B"/>
    <w:rsid w:val="00FF7D07"/>
    <w:rsid w:val="010DFF8C"/>
    <w:rsid w:val="01170B2D"/>
    <w:rsid w:val="011924E5"/>
    <w:rsid w:val="013D2B57"/>
    <w:rsid w:val="015B10EB"/>
    <w:rsid w:val="016ADF42"/>
    <w:rsid w:val="01CEE870"/>
    <w:rsid w:val="01D91596"/>
    <w:rsid w:val="0208CF7C"/>
    <w:rsid w:val="028CEBB1"/>
    <w:rsid w:val="02F3D5AE"/>
    <w:rsid w:val="03069048"/>
    <w:rsid w:val="0313C587"/>
    <w:rsid w:val="0322288F"/>
    <w:rsid w:val="032C94FA"/>
    <w:rsid w:val="0349262B"/>
    <w:rsid w:val="03867BF3"/>
    <w:rsid w:val="03BF2B51"/>
    <w:rsid w:val="03DD8F26"/>
    <w:rsid w:val="03F46C34"/>
    <w:rsid w:val="040A54F9"/>
    <w:rsid w:val="0416D886"/>
    <w:rsid w:val="04276296"/>
    <w:rsid w:val="0486A074"/>
    <w:rsid w:val="04A696CE"/>
    <w:rsid w:val="04D76A8B"/>
    <w:rsid w:val="0528E043"/>
    <w:rsid w:val="05ECA670"/>
    <w:rsid w:val="060041C0"/>
    <w:rsid w:val="0621070E"/>
    <w:rsid w:val="06454D56"/>
    <w:rsid w:val="06805A0B"/>
    <w:rsid w:val="07417786"/>
    <w:rsid w:val="095E0A53"/>
    <w:rsid w:val="096C581A"/>
    <w:rsid w:val="0979ED1A"/>
    <w:rsid w:val="097DFB82"/>
    <w:rsid w:val="09BC01A2"/>
    <w:rsid w:val="09CEB18C"/>
    <w:rsid w:val="0A9E81E9"/>
    <w:rsid w:val="0AAB5D29"/>
    <w:rsid w:val="0AC03CD1"/>
    <w:rsid w:val="0AE687A3"/>
    <w:rsid w:val="0B28E87A"/>
    <w:rsid w:val="0B4D70B0"/>
    <w:rsid w:val="0B777861"/>
    <w:rsid w:val="0B8234AB"/>
    <w:rsid w:val="0C19154E"/>
    <w:rsid w:val="0C19BBA6"/>
    <w:rsid w:val="0C3D941A"/>
    <w:rsid w:val="0C5120A2"/>
    <w:rsid w:val="0C8B8B88"/>
    <w:rsid w:val="0CB58C52"/>
    <w:rsid w:val="0CC4C5D3"/>
    <w:rsid w:val="0CCFDFF4"/>
    <w:rsid w:val="0D2760DF"/>
    <w:rsid w:val="0D2B980F"/>
    <w:rsid w:val="0E23067E"/>
    <w:rsid w:val="0E3D5067"/>
    <w:rsid w:val="0E5D323B"/>
    <w:rsid w:val="0E700D63"/>
    <w:rsid w:val="0E7FF106"/>
    <w:rsid w:val="0E8CAC8F"/>
    <w:rsid w:val="0EC3E67F"/>
    <w:rsid w:val="0EC8A786"/>
    <w:rsid w:val="0F2059CE"/>
    <w:rsid w:val="0F308C41"/>
    <w:rsid w:val="0F874FB2"/>
    <w:rsid w:val="0FC68C2C"/>
    <w:rsid w:val="101A37BA"/>
    <w:rsid w:val="1060EF09"/>
    <w:rsid w:val="109B581E"/>
    <w:rsid w:val="10E64318"/>
    <w:rsid w:val="111503D7"/>
    <w:rsid w:val="11440BB4"/>
    <w:rsid w:val="115796B4"/>
    <w:rsid w:val="115C892F"/>
    <w:rsid w:val="11B74FE9"/>
    <w:rsid w:val="11DCB21A"/>
    <w:rsid w:val="1220729A"/>
    <w:rsid w:val="1223DC25"/>
    <w:rsid w:val="1236F398"/>
    <w:rsid w:val="124B0AF6"/>
    <w:rsid w:val="127E68B2"/>
    <w:rsid w:val="128BCBDF"/>
    <w:rsid w:val="1315C588"/>
    <w:rsid w:val="1331502B"/>
    <w:rsid w:val="13B9DD7A"/>
    <w:rsid w:val="13CCEBDF"/>
    <w:rsid w:val="142D34BB"/>
    <w:rsid w:val="146739FC"/>
    <w:rsid w:val="149DF131"/>
    <w:rsid w:val="14B1E7E0"/>
    <w:rsid w:val="14B8563F"/>
    <w:rsid w:val="15033E91"/>
    <w:rsid w:val="1537B635"/>
    <w:rsid w:val="15B23164"/>
    <w:rsid w:val="15DFFE57"/>
    <w:rsid w:val="1607B516"/>
    <w:rsid w:val="161EB065"/>
    <w:rsid w:val="164548C8"/>
    <w:rsid w:val="164DDDB0"/>
    <w:rsid w:val="165E8540"/>
    <w:rsid w:val="16B43E97"/>
    <w:rsid w:val="16B6C158"/>
    <w:rsid w:val="16C8C693"/>
    <w:rsid w:val="174E6A62"/>
    <w:rsid w:val="17698643"/>
    <w:rsid w:val="17D0027C"/>
    <w:rsid w:val="1813E6FB"/>
    <w:rsid w:val="183283FA"/>
    <w:rsid w:val="18E5027F"/>
    <w:rsid w:val="18EFF2C8"/>
    <w:rsid w:val="191F377D"/>
    <w:rsid w:val="1935B3CA"/>
    <w:rsid w:val="195A06DA"/>
    <w:rsid w:val="19F3F902"/>
    <w:rsid w:val="1A3504FC"/>
    <w:rsid w:val="1A55EBF7"/>
    <w:rsid w:val="1AD77D96"/>
    <w:rsid w:val="1AF6D944"/>
    <w:rsid w:val="1AF7FCF3"/>
    <w:rsid w:val="1AFAAA3C"/>
    <w:rsid w:val="1B3E8638"/>
    <w:rsid w:val="1B44CB7F"/>
    <w:rsid w:val="1B8C53A5"/>
    <w:rsid w:val="1C08CA37"/>
    <w:rsid w:val="1C111A99"/>
    <w:rsid w:val="1C3C187F"/>
    <w:rsid w:val="1C6B5D97"/>
    <w:rsid w:val="1C7C5AFE"/>
    <w:rsid w:val="1CC0F8FD"/>
    <w:rsid w:val="1CCF95AD"/>
    <w:rsid w:val="1CE2AC7E"/>
    <w:rsid w:val="1CFEB689"/>
    <w:rsid w:val="1D78637C"/>
    <w:rsid w:val="1D8ECC60"/>
    <w:rsid w:val="1DB8A13F"/>
    <w:rsid w:val="1E165684"/>
    <w:rsid w:val="1E1F9CA3"/>
    <w:rsid w:val="1E99E2F3"/>
    <w:rsid w:val="1EB6A1C8"/>
    <w:rsid w:val="1F58A48D"/>
    <w:rsid w:val="1FC5A730"/>
    <w:rsid w:val="200750A2"/>
    <w:rsid w:val="20B776BD"/>
    <w:rsid w:val="20BAC2C6"/>
    <w:rsid w:val="213F5D40"/>
    <w:rsid w:val="21BE2ECB"/>
    <w:rsid w:val="222C4945"/>
    <w:rsid w:val="2234814B"/>
    <w:rsid w:val="224DADF5"/>
    <w:rsid w:val="227B4006"/>
    <w:rsid w:val="22954F8C"/>
    <w:rsid w:val="22C5F403"/>
    <w:rsid w:val="23588BCE"/>
    <w:rsid w:val="23D1C9F0"/>
    <w:rsid w:val="23FE0C7A"/>
    <w:rsid w:val="245867EB"/>
    <w:rsid w:val="2466D0D4"/>
    <w:rsid w:val="24944AA1"/>
    <w:rsid w:val="24E4307F"/>
    <w:rsid w:val="2552CBBD"/>
    <w:rsid w:val="258C5AD0"/>
    <w:rsid w:val="25A61AAB"/>
    <w:rsid w:val="25BAD1E2"/>
    <w:rsid w:val="25BE4C21"/>
    <w:rsid w:val="25C693D2"/>
    <w:rsid w:val="25D96B3A"/>
    <w:rsid w:val="263A9917"/>
    <w:rsid w:val="26CCE1D0"/>
    <w:rsid w:val="271C7FF7"/>
    <w:rsid w:val="272DFA62"/>
    <w:rsid w:val="27645EEC"/>
    <w:rsid w:val="276DB90A"/>
    <w:rsid w:val="279A9DAD"/>
    <w:rsid w:val="27D45399"/>
    <w:rsid w:val="2907626B"/>
    <w:rsid w:val="292100D5"/>
    <w:rsid w:val="29468933"/>
    <w:rsid w:val="2983A31A"/>
    <w:rsid w:val="29EE23E7"/>
    <w:rsid w:val="29FABAE2"/>
    <w:rsid w:val="2A4B6EC2"/>
    <w:rsid w:val="2A5A8353"/>
    <w:rsid w:val="2A89B776"/>
    <w:rsid w:val="2AB1E748"/>
    <w:rsid w:val="2B140E24"/>
    <w:rsid w:val="2B9BDFDD"/>
    <w:rsid w:val="2BD035CA"/>
    <w:rsid w:val="2C19BAA1"/>
    <w:rsid w:val="2C87DEB4"/>
    <w:rsid w:val="2CF90E06"/>
    <w:rsid w:val="2CF96A4D"/>
    <w:rsid w:val="2CF99FCD"/>
    <w:rsid w:val="2CFF36A2"/>
    <w:rsid w:val="2D0EF683"/>
    <w:rsid w:val="2D599913"/>
    <w:rsid w:val="2DC67391"/>
    <w:rsid w:val="2DDD0D95"/>
    <w:rsid w:val="2EB68E6B"/>
    <w:rsid w:val="2EE48D11"/>
    <w:rsid w:val="2EE5DA0F"/>
    <w:rsid w:val="2F0A3FD8"/>
    <w:rsid w:val="2F54CE1D"/>
    <w:rsid w:val="2F95BE28"/>
    <w:rsid w:val="2FED4BEB"/>
    <w:rsid w:val="3062E62F"/>
    <w:rsid w:val="309F04FA"/>
    <w:rsid w:val="317260F4"/>
    <w:rsid w:val="318B4AD6"/>
    <w:rsid w:val="31AB0C65"/>
    <w:rsid w:val="31BCA2A4"/>
    <w:rsid w:val="31C4056E"/>
    <w:rsid w:val="32016704"/>
    <w:rsid w:val="323B8109"/>
    <w:rsid w:val="3256DAF5"/>
    <w:rsid w:val="3266DC40"/>
    <w:rsid w:val="32AD09DC"/>
    <w:rsid w:val="333E07DB"/>
    <w:rsid w:val="3390A97C"/>
    <w:rsid w:val="33BE5419"/>
    <w:rsid w:val="33C39BF5"/>
    <w:rsid w:val="33E11ACF"/>
    <w:rsid w:val="343C90CB"/>
    <w:rsid w:val="35835638"/>
    <w:rsid w:val="35CA2D24"/>
    <w:rsid w:val="35D5379A"/>
    <w:rsid w:val="35F38DC7"/>
    <w:rsid w:val="36201853"/>
    <w:rsid w:val="364FBDDB"/>
    <w:rsid w:val="3677DEF1"/>
    <w:rsid w:val="368642BE"/>
    <w:rsid w:val="36CDA645"/>
    <w:rsid w:val="36DD7CCA"/>
    <w:rsid w:val="37571EF7"/>
    <w:rsid w:val="3784823B"/>
    <w:rsid w:val="37CED603"/>
    <w:rsid w:val="381E1F85"/>
    <w:rsid w:val="38372830"/>
    <w:rsid w:val="387F97CB"/>
    <w:rsid w:val="39628FE3"/>
    <w:rsid w:val="3982AB94"/>
    <w:rsid w:val="3983A1F6"/>
    <w:rsid w:val="3A14DB41"/>
    <w:rsid w:val="3A375163"/>
    <w:rsid w:val="3A7084DE"/>
    <w:rsid w:val="3A7F0B2B"/>
    <w:rsid w:val="3AC8D074"/>
    <w:rsid w:val="3ADB70CE"/>
    <w:rsid w:val="3AF707A3"/>
    <w:rsid w:val="3B62475F"/>
    <w:rsid w:val="3B9BCBD0"/>
    <w:rsid w:val="3D0D11AB"/>
    <w:rsid w:val="3D7B3ED5"/>
    <w:rsid w:val="3D8D033A"/>
    <w:rsid w:val="3DCDF8AF"/>
    <w:rsid w:val="3DD197B7"/>
    <w:rsid w:val="3DF59758"/>
    <w:rsid w:val="3E1B9FED"/>
    <w:rsid w:val="3E401AC8"/>
    <w:rsid w:val="3E9DB1FF"/>
    <w:rsid w:val="3EC57EA1"/>
    <w:rsid w:val="3EF61081"/>
    <w:rsid w:val="3F91C4C3"/>
    <w:rsid w:val="3F96D5A8"/>
    <w:rsid w:val="3FB79892"/>
    <w:rsid w:val="3FCC4C85"/>
    <w:rsid w:val="400F4230"/>
    <w:rsid w:val="403DB9E4"/>
    <w:rsid w:val="4053E099"/>
    <w:rsid w:val="4070C4BB"/>
    <w:rsid w:val="40C3CA19"/>
    <w:rsid w:val="41600FD3"/>
    <w:rsid w:val="41629FF0"/>
    <w:rsid w:val="41746570"/>
    <w:rsid w:val="419375FD"/>
    <w:rsid w:val="4194A623"/>
    <w:rsid w:val="41D1B3AF"/>
    <w:rsid w:val="42458A49"/>
    <w:rsid w:val="431FBCD7"/>
    <w:rsid w:val="4320B41F"/>
    <w:rsid w:val="43CE3ADD"/>
    <w:rsid w:val="43E8E7CB"/>
    <w:rsid w:val="44018F79"/>
    <w:rsid w:val="44A9C86E"/>
    <w:rsid w:val="44BB0B0A"/>
    <w:rsid w:val="44E80865"/>
    <w:rsid w:val="450F9967"/>
    <w:rsid w:val="457DC3C5"/>
    <w:rsid w:val="4586114E"/>
    <w:rsid w:val="459B062F"/>
    <w:rsid w:val="45D8F0EB"/>
    <w:rsid w:val="4640E4F0"/>
    <w:rsid w:val="469CDD95"/>
    <w:rsid w:val="46E735C8"/>
    <w:rsid w:val="471EEB92"/>
    <w:rsid w:val="4741F355"/>
    <w:rsid w:val="4761F764"/>
    <w:rsid w:val="4792347B"/>
    <w:rsid w:val="4798F972"/>
    <w:rsid w:val="47A6B8DD"/>
    <w:rsid w:val="47ADBF9C"/>
    <w:rsid w:val="47E2ADE9"/>
    <w:rsid w:val="484E1D5B"/>
    <w:rsid w:val="48532B70"/>
    <w:rsid w:val="486082FA"/>
    <w:rsid w:val="4918801D"/>
    <w:rsid w:val="497EB004"/>
    <w:rsid w:val="4A474319"/>
    <w:rsid w:val="4A74EB46"/>
    <w:rsid w:val="4ABEECB2"/>
    <w:rsid w:val="4AE38C9C"/>
    <w:rsid w:val="4AEA2CB0"/>
    <w:rsid w:val="4AF2582D"/>
    <w:rsid w:val="4B17FE8E"/>
    <w:rsid w:val="4B27202F"/>
    <w:rsid w:val="4BA212C4"/>
    <w:rsid w:val="4BAE17B7"/>
    <w:rsid w:val="4BBE5B17"/>
    <w:rsid w:val="4BCF48AA"/>
    <w:rsid w:val="4BDE83BB"/>
    <w:rsid w:val="4C55CD22"/>
    <w:rsid w:val="4CAD7663"/>
    <w:rsid w:val="4CC82AA8"/>
    <w:rsid w:val="4CDB14F3"/>
    <w:rsid w:val="4D22D39F"/>
    <w:rsid w:val="4DED0169"/>
    <w:rsid w:val="4E288394"/>
    <w:rsid w:val="4E563665"/>
    <w:rsid w:val="4F0A7807"/>
    <w:rsid w:val="4F355D41"/>
    <w:rsid w:val="4F436255"/>
    <w:rsid w:val="4FF14FEB"/>
    <w:rsid w:val="502040E0"/>
    <w:rsid w:val="5026EA0A"/>
    <w:rsid w:val="503AAD47"/>
    <w:rsid w:val="50670D90"/>
    <w:rsid w:val="508C5DB7"/>
    <w:rsid w:val="51137682"/>
    <w:rsid w:val="514BF897"/>
    <w:rsid w:val="521C1C6B"/>
    <w:rsid w:val="525AC371"/>
    <w:rsid w:val="5292168E"/>
    <w:rsid w:val="52BAFDE6"/>
    <w:rsid w:val="53688CD4"/>
    <w:rsid w:val="53C5D937"/>
    <w:rsid w:val="54753B96"/>
    <w:rsid w:val="5483106E"/>
    <w:rsid w:val="557951C6"/>
    <w:rsid w:val="55F3C852"/>
    <w:rsid w:val="5605C0A4"/>
    <w:rsid w:val="56562D3D"/>
    <w:rsid w:val="5686ACF1"/>
    <w:rsid w:val="5746855A"/>
    <w:rsid w:val="578A64FC"/>
    <w:rsid w:val="57B31CE3"/>
    <w:rsid w:val="57B32BD7"/>
    <w:rsid w:val="582D80BD"/>
    <w:rsid w:val="583DB978"/>
    <w:rsid w:val="589F6C3A"/>
    <w:rsid w:val="58CC9024"/>
    <w:rsid w:val="594A5841"/>
    <w:rsid w:val="598775B7"/>
    <w:rsid w:val="59898314"/>
    <w:rsid w:val="598DB503"/>
    <w:rsid w:val="598F7608"/>
    <w:rsid w:val="5995758E"/>
    <w:rsid w:val="59A36C9F"/>
    <w:rsid w:val="59AF4E2C"/>
    <w:rsid w:val="5A3DB51F"/>
    <w:rsid w:val="5AF2C793"/>
    <w:rsid w:val="5AFC0044"/>
    <w:rsid w:val="5B580019"/>
    <w:rsid w:val="5B6AE6BF"/>
    <w:rsid w:val="5BE86262"/>
    <w:rsid w:val="5C557426"/>
    <w:rsid w:val="5C5F4915"/>
    <w:rsid w:val="5C97D4F8"/>
    <w:rsid w:val="5CB12F4B"/>
    <w:rsid w:val="5CF200CC"/>
    <w:rsid w:val="5D184B4B"/>
    <w:rsid w:val="5D2070FA"/>
    <w:rsid w:val="5D44FD99"/>
    <w:rsid w:val="5D74D7C6"/>
    <w:rsid w:val="5D8A942B"/>
    <w:rsid w:val="5E5E7C3E"/>
    <w:rsid w:val="5E7944D8"/>
    <w:rsid w:val="5E99DF8A"/>
    <w:rsid w:val="5EAFACC3"/>
    <w:rsid w:val="5F0087E9"/>
    <w:rsid w:val="5F221ACE"/>
    <w:rsid w:val="5F689C25"/>
    <w:rsid w:val="5F79FECC"/>
    <w:rsid w:val="5FA9FC29"/>
    <w:rsid w:val="5FB8B0E5"/>
    <w:rsid w:val="5FCE6D97"/>
    <w:rsid w:val="6007504A"/>
    <w:rsid w:val="609AFC8C"/>
    <w:rsid w:val="60A2010F"/>
    <w:rsid w:val="60B971EB"/>
    <w:rsid w:val="60BF83D0"/>
    <w:rsid w:val="60D8A767"/>
    <w:rsid w:val="60E0CADF"/>
    <w:rsid w:val="613AACF2"/>
    <w:rsid w:val="61529978"/>
    <w:rsid w:val="61823B9D"/>
    <w:rsid w:val="622551FB"/>
    <w:rsid w:val="62399353"/>
    <w:rsid w:val="62829FC1"/>
    <w:rsid w:val="6292C92A"/>
    <w:rsid w:val="62A325A0"/>
    <w:rsid w:val="62C8602E"/>
    <w:rsid w:val="62DCF0FC"/>
    <w:rsid w:val="62ED02A8"/>
    <w:rsid w:val="6347214E"/>
    <w:rsid w:val="63538878"/>
    <w:rsid w:val="63924C89"/>
    <w:rsid w:val="63A94BD7"/>
    <w:rsid w:val="64034AD6"/>
    <w:rsid w:val="642CDA62"/>
    <w:rsid w:val="6482CB68"/>
    <w:rsid w:val="64951C8F"/>
    <w:rsid w:val="653C80E7"/>
    <w:rsid w:val="656C91CB"/>
    <w:rsid w:val="65E953D6"/>
    <w:rsid w:val="65F42B27"/>
    <w:rsid w:val="6699A315"/>
    <w:rsid w:val="66DCB78E"/>
    <w:rsid w:val="66E25828"/>
    <w:rsid w:val="670D7A0F"/>
    <w:rsid w:val="6743F8CC"/>
    <w:rsid w:val="6748DB73"/>
    <w:rsid w:val="68030407"/>
    <w:rsid w:val="6829B6D5"/>
    <w:rsid w:val="6867A731"/>
    <w:rsid w:val="6895E5E2"/>
    <w:rsid w:val="6897BF07"/>
    <w:rsid w:val="68E50726"/>
    <w:rsid w:val="69DF4019"/>
    <w:rsid w:val="69FC70A8"/>
    <w:rsid w:val="6A0878BF"/>
    <w:rsid w:val="6A218463"/>
    <w:rsid w:val="6A50A9F0"/>
    <w:rsid w:val="6AB4E097"/>
    <w:rsid w:val="6AC5EBAC"/>
    <w:rsid w:val="6ACBAC27"/>
    <w:rsid w:val="6AFF341C"/>
    <w:rsid w:val="6BAF3846"/>
    <w:rsid w:val="6BB3B1E8"/>
    <w:rsid w:val="6BDD8D36"/>
    <w:rsid w:val="6BF202AA"/>
    <w:rsid w:val="6BF56445"/>
    <w:rsid w:val="6C047F6A"/>
    <w:rsid w:val="6C15AEBE"/>
    <w:rsid w:val="6C4F4E68"/>
    <w:rsid w:val="6C5F47DA"/>
    <w:rsid w:val="6C8AD752"/>
    <w:rsid w:val="6C9B6E44"/>
    <w:rsid w:val="6CE2E6A5"/>
    <w:rsid w:val="6D42AC45"/>
    <w:rsid w:val="6DC7C4DD"/>
    <w:rsid w:val="6DCED038"/>
    <w:rsid w:val="6E2717CA"/>
    <w:rsid w:val="6E66685B"/>
    <w:rsid w:val="6E9EBF12"/>
    <w:rsid w:val="6EA18078"/>
    <w:rsid w:val="6ED80076"/>
    <w:rsid w:val="6F5647FB"/>
    <w:rsid w:val="6F618BE9"/>
    <w:rsid w:val="6FE75AE8"/>
    <w:rsid w:val="7022419F"/>
    <w:rsid w:val="70391442"/>
    <w:rsid w:val="709CD9B0"/>
    <w:rsid w:val="71582FD4"/>
    <w:rsid w:val="71628283"/>
    <w:rsid w:val="71C4E429"/>
    <w:rsid w:val="721C7873"/>
    <w:rsid w:val="729F57B5"/>
    <w:rsid w:val="72E1575B"/>
    <w:rsid w:val="731BB65E"/>
    <w:rsid w:val="735ABFB3"/>
    <w:rsid w:val="7360ECE1"/>
    <w:rsid w:val="7370BD4A"/>
    <w:rsid w:val="738E1636"/>
    <w:rsid w:val="738FA51F"/>
    <w:rsid w:val="73E7F496"/>
    <w:rsid w:val="757BF9CE"/>
    <w:rsid w:val="7581FB91"/>
    <w:rsid w:val="75A3F756"/>
    <w:rsid w:val="75A7BE38"/>
    <w:rsid w:val="75C579A3"/>
    <w:rsid w:val="75E4EDE4"/>
    <w:rsid w:val="7605D3F8"/>
    <w:rsid w:val="762119F0"/>
    <w:rsid w:val="764E1184"/>
    <w:rsid w:val="7691C62D"/>
    <w:rsid w:val="7735E1EC"/>
    <w:rsid w:val="77503966"/>
    <w:rsid w:val="779DDAD7"/>
    <w:rsid w:val="781F8C14"/>
    <w:rsid w:val="7896FC8A"/>
    <w:rsid w:val="79A0EB3B"/>
    <w:rsid w:val="79BE25C8"/>
    <w:rsid w:val="7A103DCB"/>
    <w:rsid w:val="7AE0582C"/>
    <w:rsid w:val="7AE75F6F"/>
    <w:rsid w:val="7AEA640F"/>
    <w:rsid w:val="7AF4EB15"/>
    <w:rsid w:val="7B25603D"/>
    <w:rsid w:val="7B47B738"/>
    <w:rsid w:val="7C53E8E6"/>
    <w:rsid w:val="7C619918"/>
    <w:rsid w:val="7C7BBDBC"/>
    <w:rsid w:val="7C9BE01D"/>
    <w:rsid w:val="7CA19066"/>
    <w:rsid w:val="7D046D67"/>
    <w:rsid w:val="7DA677D0"/>
    <w:rsid w:val="7DD6CB40"/>
    <w:rsid w:val="7DF8C32C"/>
    <w:rsid w:val="7E26CB39"/>
    <w:rsid w:val="7E295DEA"/>
    <w:rsid w:val="7E4E8FEA"/>
    <w:rsid w:val="7E802C31"/>
    <w:rsid w:val="7EA61223"/>
    <w:rsid w:val="7EF869E4"/>
    <w:rsid w:val="7F050A4F"/>
    <w:rsid w:val="7F572FC6"/>
    <w:rsid w:val="7F61C8FD"/>
    <w:rsid w:val="7F890127"/>
    <w:rsid w:val="7F8DBE83"/>
    <w:rsid w:val="7FB4AFEE"/>
    <w:rsid w:val="7FB748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876A76"/>
  <w15:docId w15:val="{3837AE91-B479-4307-9673-E486267B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00A"/>
    <w:pPr>
      <w:tabs>
        <w:tab w:val="left" w:pos="794"/>
        <w:tab w:val="left" w:pos="1191"/>
        <w:tab w:val="left" w:pos="1588"/>
        <w:tab w:val="left" w:pos="1985"/>
      </w:tabs>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sz w:val="24"/>
      <w:szCs w:val="20"/>
      <w:lang w:val="en-GB" w:eastAsia="en-US"/>
    </w:rPr>
  </w:style>
  <w:style w:type="paragraph" w:styleId="Ttulo1">
    <w:name w:val="heading 1"/>
    <w:basedOn w:val="Normal"/>
    <w:next w:val="Normal"/>
    <w:link w:val="Ttulo1Char"/>
    <w:qFormat/>
    <w:rsid w:val="00F96DBF"/>
    <w:pPr>
      <w:keepNext/>
      <w:keepLines/>
      <w:spacing w:before="360"/>
      <w:ind w:left="794" w:hanging="794"/>
      <w:jc w:val="left"/>
      <w:outlineLvl w:val="0"/>
    </w:pPr>
    <w:rPr>
      <w:b/>
    </w:rPr>
  </w:style>
  <w:style w:type="paragraph" w:styleId="Ttulo2">
    <w:name w:val="heading 2"/>
    <w:basedOn w:val="Ttulo1"/>
    <w:next w:val="Normal"/>
    <w:link w:val="Ttulo2Char"/>
    <w:qFormat/>
    <w:rsid w:val="00F96DBF"/>
    <w:pPr>
      <w:spacing w:before="240"/>
      <w:outlineLvl w:val="1"/>
    </w:pPr>
  </w:style>
  <w:style w:type="paragraph" w:styleId="Ttulo3">
    <w:name w:val="heading 3"/>
    <w:basedOn w:val="Ttulo1"/>
    <w:next w:val="Normal"/>
    <w:link w:val="Ttulo3Char"/>
    <w:qFormat/>
    <w:rsid w:val="00F96DBF"/>
    <w:pPr>
      <w:spacing w:before="160"/>
      <w:outlineLvl w:val="2"/>
    </w:pPr>
  </w:style>
  <w:style w:type="paragraph" w:styleId="Ttulo4">
    <w:name w:val="heading 4"/>
    <w:basedOn w:val="Ttulo3"/>
    <w:next w:val="Normal"/>
    <w:link w:val="Ttulo4Char"/>
    <w:qFormat/>
    <w:rsid w:val="00F96DBF"/>
    <w:pPr>
      <w:tabs>
        <w:tab w:val="clear" w:pos="794"/>
        <w:tab w:val="left" w:pos="1021"/>
      </w:tabs>
      <w:ind w:left="1021" w:hanging="1021"/>
      <w:outlineLvl w:val="3"/>
    </w:pPr>
  </w:style>
  <w:style w:type="paragraph" w:styleId="Ttulo5">
    <w:name w:val="heading 5"/>
    <w:basedOn w:val="Ttulo4"/>
    <w:next w:val="Normal"/>
    <w:link w:val="Ttulo5Char"/>
    <w:qFormat/>
    <w:rsid w:val="00F96DBF"/>
    <w:pPr>
      <w:outlineLvl w:val="4"/>
    </w:pPr>
  </w:style>
  <w:style w:type="paragraph" w:styleId="Ttulo6">
    <w:name w:val="heading 6"/>
    <w:basedOn w:val="Ttulo4"/>
    <w:next w:val="Normal"/>
    <w:link w:val="Ttulo6Char"/>
    <w:qFormat/>
    <w:rsid w:val="00F96DBF"/>
    <w:pPr>
      <w:tabs>
        <w:tab w:val="clear" w:pos="1021"/>
        <w:tab w:val="clear" w:pos="1191"/>
      </w:tabs>
      <w:ind w:left="1588" w:hanging="1588"/>
      <w:outlineLvl w:val="5"/>
    </w:pPr>
  </w:style>
  <w:style w:type="paragraph" w:styleId="Ttulo7">
    <w:name w:val="heading 7"/>
    <w:basedOn w:val="Ttulo6"/>
    <w:next w:val="Normal"/>
    <w:link w:val="Ttulo7Char"/>
    <w:qFormat/>
    <w:rsid w:val="00F96DBF"/>
    <w:pPr>
      <w:outlineLvl w:val="6"/>
    </w:pPr>
  </w:style>
  <w:style w:type="paragraph" w:styleId="Ttulo8">
    <w:name w:val="heading 8"/>
    <w:basedOn w:val="Ttulo6"/>
    <w:next w:val="Normal"/>
    <w:link w:val="Ttulo8Char"/>
    <w:qFormat/>
    <w:rsid w:val="00F96DBF"/>
    <w:pPr>
      <w:outlineLvl w:val="7"/>
    </w:pPr>
  </w:style>
  <w:style w:type="paragraph" w:styleId="Ttulo9">
    <w:name w:val="heading 9"/>
    <w:basedOn w:val="Ttulo6"/>
    <w:next w:val="Normal"/>
    <w:link w:val="Ttulo9Char"/>
    <w:qFormat/>
    <w:rsid w:val="00F96DBF"/>
    <w:pP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rFonts w:ascii="Times New Roman" w:hAnsi="Times New Roman"/>
      <w:color w:val="808080"/>
    </w:rPr>
  </w:style>
  <w:style w:type="paragraph" w:customStyle="1" w:styleId="Docnumber">
    <w:name w:val="Docnumber"/>
    <w:basedOn w:val="Normal"/>
    <w:link w:val="DocnumberChar"/>
    <w:qFormat/>
    <w:pPr>
      <w:jc w:val="right"/>
    </w:pPr>
    <w:rPr>
      <w:rFonts w:eastAsia="SimSun"/>
      <w:b/>
      <w:sz w:val="32"/>
    </w:rPr>
  </w:style>
  <w:style w:type="character" w:customStyle="1" w:styleId="DocnumberChar">
    <w:name w:val="Docnumber Char"/>
    <w:link w:val="Docnumber"/>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pPr>
      <w:keepNext/>
      <w:keepLines/>
      <w:spacing w:before="480"/>
      <w:jc w:val="center"/>
      <w:outlineLvl w:val="0"/>
    </w:pPr>
    <w:rPr>
      <w:b/>
      <w:sz w:val="28"/>
    </w:rPr>
  </w:style>
  <w:style w:type="paragraph" w:customStyle="1" w:styleId="AppendixNotitle">
    <w:name w:val="Appendix_No &amp; title"/>
    <w:basedOn w:val="AnnexNotitle"/>
    <w:next w:val="Normal"/>
    <w:qFormat/>
  </w:style>
  <w:style w:type="paragraph" w:customStyle="1" w:styleId="CorrectionSeparatorBegin">
    <w:name w:val="Correction Separator Begin"/>
    <w:basedOn w:val="Normal"/>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pPr>
      <w:pBdr>
        <w:top w:val="single" w:sz="12" w:space="1" w:color="auto"/>
      </w:pBdr>
      <w:spacing w:before="240" w:after="240"/>
      <w:ind w:left="1440" w:right="1440"/>
      <w:jc w:val="center"/>
    </w:pPr>
    <w:rPr>
      <w:b/>
      <w:i/>
      <w:sz w:val="20"/>
      <w:lang w:val="en-US"/>
    </w:rPr>
  </w:style>
  <w:style w:type="paragraph" w:customStyle="1" w:styleId="Figure">
    <w:name w:val="Figure"/>
    <w:basedOn w:val="Normal"/>
    <w:next w:val="FigureNoTitle"/>
    <w:rsid w:val="00F96DBF"/>
    <w:pPr>
      <w:keepNext/>
      <w:keepLines/>
      <w:spacing w:before="240" w:after="120"/>
      <w:jc w:val="center"/>
    </w:pPr>
  </w:style>
  <w:style w:type="paragraph" w:customStyle="1" w:styleId="FigureNotitle0">
    <w:name w:val="Figure_No &amp; title"/>
    <w:basedOn w:val="Normal"/>
    <w:next w:val="Normal"/>
    <w:qFormat/>
    <w:pPr>
      <w:keepLines/>
      <w:spacing w:before="240" w:after="120"/>
      <w:jc w:val="center"/>
    </w:pPr>
    <w:rPr>
      <w:b/>
    </w:rPr>
  </w:style>
  <w:style w:type="paragraph" w:customStyle="1" w:styleId="Formal">
    <w:name w:val="Formal"/>
    <w:basedOn w:val="ASN1"/>
    <w:rsid w:val="00F96DBF"/>
    <w:rPr>
      <w:b w:val="0"/>
    </w:rPr>
  </w:style>
  <w:style w:type="paragraph" w:customStyle="1" w:styleId="Headingb">
    <w:name w:val="Heading_b"/>
    <w:basedOn w:val="Normal"/>
    <w:next w:val="Normal"/>
    <w:qFormat/>
    <w:rsid w:val="00F96DBF"/>
    <w:pPr>
      <w:keepNext/>
      <w:spacing w:before="160"/>
      <w:jc w:val="left"/>
    </w:pPr>
    <w:rPr>
      <w:b/>
    </w:rPr>
  </w:style>
  <w:style w:type="paragraph" w:customStyle="1" w:styleId="Headingi">
    <w:name w:val="Heading_i"/>
    <w:basedOn w:val="Normal"/>
    <w:next w:val="Normal"/>
    <w:rsid w:val="00F96DBF"/>
    <w:pPr>
      <w:keepNext/>
      <w:spacing w:before="160"/>
      <w:jc w:val="left"/>
    </w:pPr>
    <w:rPr>
      <w:i/>
    </w:rPr>
  </w:style>
  <w:style w:type="paragraph" w:customStyle="1" w:styleId="Headingib">
    <w:name w:val="Heading_ib"/>
    <w:basedOn w:val="Headingi"/>
    <w:next w:val="Normal"/>
    <w:qFormat/>
    <w:rPr>
      <w:rFonts w:eastAsiaTheme="minorEastAsia"/>
      <w:b/>
      <w:bCs/>
      <w:lang w:eastAsia="ja-JP"/>
    </w:rPr>
  </w:style>
  <w:style w:type="paragraph" w:customStyle="1" w:styleId="Normalbeforetable">
    <w:name w:val="Normal before table"/>
    <w:basedOn w:val="Normal"/>
    <w:pPr>
      <w:keepNext/>
      <w:spacing w:after="120"/>
    </w:pPr>
    <w:rPr>
      <w:rFonts w:eastAsia="????"/>
    </w:rPr>
  </w:style>
  <w:style w:type="paragraph" w:customStyle="1" w:styleId="RecNo">
    <w:name w:val="Rec_No"/>
    <w:basedOn w:val="Normal"/>
    <w:next w:val="Rectitle"/>
    <w:qFormat/>
    <w:rsid w:val="00F96DBF"/>
    <w:pPr>
      <w:keepNext/>
      <w:keepLines/>
      <w:spacing w:before="0"/>
      <w:jc w:val="left"/>
    </w:pPr>
    <w:rPr>
      <w:b/>
      <w:sz w:val="28"/>
    </w:rPr>
  </w:style>
  <w:style w:type="paragraph" w:customStyle="1" w:styleId="Rectitle">
    <w:name w:val="Rec_title"/>
    <w:basedOn w:val="Normal"/>
    <w:next w:val="Normalaftertitle"/>
    <w:qFormat/>
    <w:rsid w:val="00F96DBF"/>
    <w:pPr>
      <w:keepNext/>
      <w:keepLines/>
      <w:spacing w:before="360"/>
      <w:jc w:val="center"/>
    </w:pPr>
    <w:rPr>
      <w:b/>
      <w:sz w:val="28"/>
    </w:rPr>
  </w:style>
  <w:style w:type="paragraph" w:customStyle="1" w:styleId="Reftext">
    <w:name w:val="Ref_text"/>
    <w:basedOn w:val="Normal"/>
    <w:qFormat/>
    <w:rsid w:val="00F96DBF"/>
    <w:pPr>
      <w:ind w:left="794" w:hanging="794"/>
      <w:jc w:val="left"/>
    </w:pPr>
  </w:style>
  <w:style w:type="paragraph" w:customStyle="1" w:styleId="Tablehead">
    <w:name w:val="Table_head"/>
    <w:basedOn w:val="Normal"/>
    <w:next w:val="Tabletext"/>
    <w:rsid w:val="00F96DBF"/>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F96DBF"/>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jc w:val="left"/>
    </w:pPr>
    <w:rPr>
      <w:sz w:val="22"/>
    </w:rPr>
  </w:style>
  <w:style w:type="paragraph" w:customStyle="1" w:styleId="TableNotitle">
    <w:name w:val="Table_No &amp; title"/>
    <w:basedOn w:val="Normal"/>
    <w:next w:val="Normal"/>
    <w:qFormat/>
    <w:pPr>
      <w:keepNext/>
      <w:keepLines/>
      <w:spacing w:before="360" w:after="120"/>
      <w:jc w:val="center"/>
    </w:pPr>
    <w:rPr>
      <w:b/>
    </w:rPr>
  </w:style>
  <w:style w:type="paragraph" w:customStyle="1" w:styleId="Tabletext">
    <w:name w:val="Table_text"/>
    <w:basedOn w:val="Normal"/>
    <w:rsid w:val="00F96DBF"/>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left"/>
    </w:pPr>
    <w:rPr>
      <w:sz w:val="22"/>
    </w:rPr>
  </w:style>
  <w:style w:type="paragraph" w:styleId="ndicedeilustraes">
    <w:name w:val="table of figures"/>
    <w:basedOn w:val="Normal"/>
    <w:next w:val="Normal"/>
    <w:uiPriority w:val="99"/>
    <w:pPr>
      <w:tabs>
        <w:tab w:val="right" w:leader="dot" w:pos="9639"/>
      </w:tabs>
    </w:pPr>
    <w:rPr>
      <w:rFonts w:eastAsia="MS Mincho"/>
    </w:rPr>
  </w:style>
  <w:style w:type="paragraph" w:styleId="Sumrio1">
    <w:name w:val="toc 1"/>
    <w:basedOn w:val="Normal"/>
    <w:uiPriority w:val="39"/>
    <w:rsid w:val="00F96DBF"/>
    <w:pPr>
      <w:tabs>
        <w:tab w:val="clear" w:pos="794"/>
        <w:tab w:val="clear" w:pos="1191"/>
        <w:tab w:val="clear" w:pos="1588"/>
        <w:tab w:val="clear" w:pos="1985"/>
        <w:tab w:val="left" w:pos="964"/>
        <w:tab w:val="left" w:leader="dot" w:pos="8789"/>
        <w:tab w:val="right" w:pos="9639"/>
      </w:tabs>
      <w:ind w:left="680" w:right="851" w:hanging="680"/>
      <w:jc w:val="left"/>
    </w:pPr>
  </w:style>
  <w:style w:type="paragraph" w:styleId="Sumrio2">
    <w:name w:val="toc 2"/>
    <w:basedOn w:val="Sumrio1"/>
    <w:uiPriority w:val="39"/>
    <w:rsid w:val="00F96DBF"/>
    <w:pPr>
      <w:spacing w:before="80"/>
      <w:ind w:left="1531" w:hanging="851"/>
    </w:pPr>
  </w:style>
  <w:style w:type="paragraph" w:styleId="Sumrio3">
    <w:name w:val="toc 3"/>
    <w:basedOn w:val="Sumrio2"/>
    <w:uiPriority w:val="39"/>
    <w:rsid w:val="00F96DBF"/>
  </w:style>
  <w:style w:type="character" w:styleId="Hyperlink">
    <w:name w:val="Hyperlink"/>
    <w:basedOn w:val="Fontepargpadro"/>
    <w:rsid w:val="00F96DBF"/>
    <w:rPr>
      <w:color w:val="0000FF"/>
      <w:u w:val="single"/>
    </w:rPr>
  </w:style>
  <w:style w:type="character" w:customStyle="1" w:styleId="Ttulo1Char">
    <w:name w:val="Título 1 Char"/>
    <w:basedOn w:val="Fontepargpadro"/>
    <w:link w:val="Ttulo1"/>
    <w:rPr>
      <w:rFonts w:ascii="Times New Roman" w:eastAsia="Times New Roman" w:hAnsi="Times New Roman" w:cs="Times New Roman"/>
      <w:b/>
      <w:sz w:val="24"/>
      <w:szCs w:val="20"/>
      <w:lang w:val="en-GB" w:eastAsia="en-US"/>
    </w:rPr>
  </w:style>
  <w:style w:type="character" w:customStyle="1" w:styleId="Ttulo2Char">
    <w:name w:val="Título 2 Char"/>
    <w:basedOn w:val="Fontepargpadro"/>
    <w:link w:val="Ttulo2"/>
    <w:rPr>
      <w:rFonts w:ascii="Times New Roman" w:eastAsia="Times New Roman" w:hAnsi="Times New Roman" w:cs="Times New Roman"/>
      <w:b/>
      <w:sz w:val="24"/>
      <w:szCs w:val="20"/>
      <w:lang w:val="en-GB" w:eastAsia="en-US"/>
    </w:rPr>
  </w:style>
  <w:style w:type="character" w:customStyle="1" w:styleId="Ttulo3Char">
    <w:name w:val="Título 3 Char"/>
    <w:basedOn w:val="Fontepargpadro"/>
    <w:link w:val="Ttulo3"/>
    <w:rPr>
      <w:rFonts w:ascii="Times New Roman" w:eastAsia="Times New Roman" w:hAnsi="Times New Roman" w:cs="Times New Roman"/>
      <w:b/>
      <w:sz w:val="24"/>
      <w:szCs w:val="20"/>
      <w:lang w:val="en-GB" w:eastAsia="en-US"/>
    </w:rPr>
  </w:style>
  <w:style w:type="character" w:customStyle="1" w:styleId="Ttulo4Char">
    <w:name w:val="Título 4 Char"/>
    <w:basedOn w:val="Fontepargpadro"/>
    <w:link w:val="Ttulo4"/>
    <w:rPr>
      <w:rFonts w:ascii="Times New Roman" w:eastAsia="Times New Roman" w:hAnsi="Times New Roman" w:cs="Times New Roman"/>
      <w:b/>
      <w:sz w:val="24"/>
      <w:szCs w:val="20"/>
      <w:lang w:val="en-GB" w:eastAsia="en-US"/>
    </w:rPr>
  </w:style>
  <w:style w:type="character" w:customStyle="1" w:styleId="Ttulo5Char">
    <w:name w:val="Título 5 Char"/>
    <w:basedOn w:val="Fontepargpadro"/>
    <w:link w:val="Ttulo5"/>
    <w:rPr>
      <w:rFonts w:ascii="Times New Roman" w:eastAsia="Times New Roman" w:hAnsi="Times New Roman" w:cs="Times New Roman"/>
      <w:b/>
      <w:sz w:val="24"/>
      <w:szCs w:val="20"/>
      <w:lang w:val="en-GB" w:eastAsia="en-US"/>
    </w:rPr>
  </w:style>
  <w:style w:type="character" w:customStyle="1" w:styleId="Ttulo6Char">
    <w:name w:val="Título 6 Char"/>
    <w:basedOn w:val="Fontepargpadro"/>
    <w:link w:val="Ttulo6"/>
    <w:rPr>
      <w:rFonts w:ascii="Times New Roman" w:eastAsia="Times New Roman" w:hAnsi="Times New Roman" w:cs="Times New Roman"/>
      <w:b/>
      <w:sz w:val="24"/>
      <w:szCs w:val="20"/>
      <w:lang w:val="en-GB" w:eastAsia="en-US"/>
    </w:rPr>
  </w:style>
  <w:style w:type="character" w:customStyle="1" w:styleId="Ttulo7Char">
    <w:name w:val="Título 7 Char"/>
    <w:basedOn w:val="Fontepargpadro"/>
    <w:link w:val="Ttulo7"/>
    <w:rPr>
      <w:rFonts w:ascii="Times New Roman" w:eastAsia="Times New Roman" w:hAnsi="Times New Roman" w:cs="Times New Roman"/>
      <w:b/>
      <w:sz w:val="24"/>
      <w:szCs w:val="20"/>
      <w:lang w:val="en-GB" w:eastAsia="en-US"/>
    </w:rPr>
  </w:style>
  <w:style w:type="character" w:customStyle="1" w:styleId="Ttulo8Char">
    <w:name w:val="Título 8 Char"/>
    <w:basedOn w:val="Fontepargpadro"/>
    <w:link w:val="Ttulo8"/>
    <w:rPr>
      <w:rFonts w:ascii="Times New Roman" w:eastAsia="Times New Roman" w:hAnsi="Times New Roman" w:cs="Times New Roman"/>
      <w:b/>
      <w:sz w:val="24"/>
      <w:szCs w:val="20"/>
      <w:lang w:val="en-GB" w:eastAsia="en-US"/>
    </w:rPr>
  </w:style>
  <w:style w:type="character" w:customStyle="1" w:styleId="Ttulo9Char">
    <w:name w:val="Título 9 Char"/>
    <w:basedOn w:val="Fontepargpadro"/>
    <w:link w:val="Ttulo9"/>
    <w:rPr>
      <w:rFonts w:ascii="Times New Roman" w:eastAsia="Times New Roman" w:hAnsi="Times New Roman" w:cs="Times New Roman"/>
      <w:b/>
      <w:sz w:val="24"/>
      <w:szCs w:val="20"/>
      <w:lang w:val="en-GB" w:eastAsia="en-US"/>
    </w:rPr>
  </w:style>
  <w:style w:type="paragraph" w:styleId="Legenda">
    <w:name w:val="caption"/>
    <w:basedOn w:val="Normal"/>
    <w:next w:val="Normal"/>
    <w:uiPriority w:val="35"/>
    <w:semiHidden/>
    <w:unhideWhenUsed/>
    <w:pPr>
      <w:spacing w:before="0" w:after="200"/>
    </w:pPr>
    <w:rPr>
      <w:i/>
      <w:iCs/>
      <w:color w:val="44546A" w:themeColor="text2"/>
      <w:sz w:val="18"/>
      <w:szCs w:val="18"/>
    </w:rPr>
  </w:style>
  <w:style w:type="paragraph" w:styleId="Cabealho">
    <w:name w:val="header"/>
    <w:basedOn w:val="Normal"/>
    <w:link w:val="CabealhoChar"/>
    <w:uiPriority w:val="99"/>
    <w:qFormat/>
    <w:rsid w:val="00F96DBF"/>
    <w:pPr>
      <w:tabs>
        <w:tab w:val="clear" w:pos="794"/>
        <w:tab w:val="clear" w:pos="1191"/>
        <w:tab w:val="clear" w:pos="1588"/>
        <w:tab w:val="clear" w:pos="1985"/>
      </w:tabs>
      <w:spacing w:before="0"/>
      <w:jc w:val="center"/>
    </w:pPr>
    <w:rPr>
      <w:sz w:val="18"/>
    </w:rPr>
  </w:style>
  <w:style w:type="character" w:customStyle="1" w:styleId="CabealhoChar">
    <w:name w:val="Cabeçalho Char"/>
    <w:basedOn w:val="Fontepargpadro"/>
    <w:link w:val="Cabealho"/>
    <w:uiPriority w:val="99"/>
    <w:qFormat/>
    <w:rPr>
      <w:rFonts w:ascii="Times New Roman" w:eastAsia="Times New Roman" w:hAnsi="Times New Roman" w:cs="Times New Roman"/>
      <w:sz w:val="18"/>
      <w:szCs w:val="20"/>
      <w:lang w:val="en-GB" w:eastAsia="en-US"/>
    </w:rPr>
  </w:style>
  <w:style w:type="paragraph" w:styleId="Rodap">
    <w:name w:val="footer"/>
    <w:basedOn w:val="Normal"/>
    <w:link w:val="RodapChar"/>
    <w:uiPriority w:val="99"/>
    <w:rsid w:val="00F96DBF"/>
    <w:pPr>
      <w:tabs>
        <w:tab w:val="clear" w:pos="794"/>
        <w:tab w:val="clear" w:pos="1191"/>
        <w:tab w:val="clear" w:pos="1588"/>
        <w:tab w:val="clear" w:pos="1985"/>
        <w:tab w:val="left" w:pos="5954"/>
        <w:tab w:val="right" w:pos="9639"/>
      </w:tabs>
      <w:spacing w:before="0"/>
    </w:pPr>
    <w:rPr>
      <w:caps/>
      <w:noProof/>
      <w:sz w:val="16"/>
    </w:rPr>
  </w:style>
  <w:style w:type="character" w:customStyle="1" w:styleId="RodapChar">
    <w:name w:val="Rodapé Char"/>
    <w:basedOn w:val="Fontepargpadro"/>
    <w:link w:val="Rodap"/>
    <w:uiPriority w:val="99"/>
    <w:rPr>
      <w:rFonts w:ascii="Times New Roman" w:eastAsia="Times New Roman" w:hAnsi="Times New Roman" w:cs="Times New Roman"/>
      <w:caps/>
      <w:noProof/>
      <w:sz w:val="16"/>
      <w:szCs w:val="20"/>
      <w:lang w:val="en-GB" w:eastAsia="en-US"/>
    </w:rPr>
  </w:style>
  <w:style w:type="character" w:styleId="nfase">
    <w:name w:val="Emphasis"/>
    <w:basedOn w:val="Fontepargpadro"/>
    <w:uiPriority w:val="20"/>
    <w:rPr>
      <w:i/>
      <w:iCs/>
    </w:rPr>
  </w:style>
  <w:style w:type="paragraph" w:styleId="Subttulo">
    <w:name w:val="Subtitle"/>
    <w:basedOn w:val="Normal"/>
    <w:next w:val="Normal"/>
    <w:link w:val="SubttuloChar"/>
    <w:uiPriority w:val="11"/>
    <w:pPr>
      <w:numPr>
        <w:ilvl w:val="1"/>
      </w:numPr>
      <w:spacing w:after="160"/>
    </w:pPr>
    <w:rPr>
      <w:rFonts w:asciiTheme="minorHAnsi"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Pr>
      <w:color w:val="5A5A5A" w:themeColor="text1" w:themeTint="A5"/>
      <w:spacing w:val="15"/>
      <w:lang w:val="en-GB" w:eastAsia="ja-JP"/>
    </w:rPr>
  </w:style>
  <w:style w:type="character" w:styleId="Forte">
    <w:name w:val="Strong"/>
    <w:basedOn w:val="Fontepargpadro"/>
    <w:uiPriority w:val="22"/>
    <w:qFormat/>
    <w:rPr>
      <w:b/>
      <w:bCs/>
    </w:rPr>
  </w:style>
  <w:style w:type="paragraph" w:styleId="Citao">
    <w:name w:val="Quote"/>
    <w:basedOn w:val="Normal"/>
    <w:next w:val="Normal"/>
    <w:link w:val="CitaoChar"/>
    <w:uiPriority w:val="29"/>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F96DBF"/>
    <w:pPr>
      <w:spacing w:before="80"/>
      <w:ind w:left="794" w:hanging="794"/>
    </w:pPr>
  </w:style>
  <w:style w:type="paragraph" w:customStyle="1" w:styleId="enumlev2">
    <w:name w:val="enumlev2"/>
    <w:basedOn w:val="enumlev1"/>
    <w:rsid w:val="00F96DBF"/>
    <w:pPr>
      <w:ind w:left="1191" w:hanging="397"/>
    </w:pPr>
  </w:style>
  <w:style w:type="paragraph" w:customStyle="1" w:styleId="enumlev3">
    <w:name w:val="enumlev3"/>
    <w:basedOn w:val="enumlev2"/>
    <w:rsid w:val="00F96DBF"/>
    <w:pPr>
      <w:ind w:left="1588"/>
    </w:pPr>
  </w:style>
  <w:style w:type="paragraph" w:styleId="Textodebalo">
    <w:name w:val="Balloon Text"/>
    <w:basedOn w:val="Normal"/>
    <w:link w:val="TextodebaloChar"/>
    <w:uiPriority w:val="99"/>
    <w:rsid w:val="00F96DBF"/>
    <w:pPr>
      <w:spacing w:before="0"/>
    </w:pPr>
    <w:rPr>
      <w:rFonts w:ascii="Tahoma" w:hAnsi="Tahoma" w:cs="Tahoma"/>
      <w:sz w:val="16"/>
      <w:szCs w:val="16"/>
    </w:rPr>
  </w:style>
  <w:style w:type="character" w:customStyle="1" w:styleId="TextodebaloChar">
    <w:name w:val="Texto de balão Char"/>
    <w:basedOn w:val="Fontepargpadro"/>
    <w:link w:val="Textodebalo"/>
    <w:uiPriority w:val="99"/>
    <w:rsid w:val="00F96DBF"/>
    <w:rPr>
      <w:rFonts w:ascii="Tahoma" w:eastAsia="Times New Roman" w:hAnsi="Tahoma" w:cs="Tahoma"/>
      <w:sz w:val="16"/>
      <w:szCs w:val="16"/>
      <w:lang w:val="en-GB" w:eastAsia="en-US"/>
    </w:rPr>
  </w:style>
  <w:style w:type="paragraph" w:customStyle="1" w:styleId="Normalaftertitle">
    <w:name w:val="Normal_after_title"/>
    <w:basedOn w:val="Normal"/>
    <w:next w:val="Normal"/>
    <w:rsid w:val="00F96DBF"/>
    <w:pPr>
      <w:spacing w:before="360"/>
    </w:pPr>
  </w:style>
  <w:style w:type="paragraph" w:customStyle="1" w:styleId="AnnexNoTitle0">
    <w:name w:val="Annex_NoTitle"/>
    <w:basedOn w:val="Normal"/>
    <w:next w:val="Normalaftertitle"/>
    <w:rsid w:val="00F96DBF"/>
    <w:pPr>
      <w:keepNext/>
      <w:keepLines/>
      <w:spacing w:before="720"/>
      <w:jc w:val="center"/>
      <w:outlineLvl w:val="0"/>
    </w:pPr>
    <w:rPr>
      <w:b/>
      <w:sz w:val="28"/>
    </w:rPr>
  </w:style>
  <w:style w:type="paragraph" w:customStyle="1" w:styleId="FigureNoTitle">
    <w:name w:val="Figure_NoTitle"/>
    <w:basedOn w:val="Normal"/>
    <w:next w:val="Normalaftertitle"/>
    <w:rsid w:val="00F96DBF"/>
    <w:pPr>
      <w:keepLines/>
      <w:spacing w:before="240" w:after="120"/>
      <w:jc w:val="center"/>
    </w:pPr>
    <w:rPr>
      <w:b/>
    </w:rPr>
  </w:style>
  <w:style w:type="paragraph" w:customStyle="1" w:styleId="TableNoTitle0">
    <w:name w:val="Table_NoTitle"/>
    <w:basedOn w:val="Normal"/>
    <w:next w:val="Tablehead"/>
    <w:rsid w:val="00F96DBF"/>
    <w:pPr>
      <w:keepNext/>
      <w:keepLines/>
      <w:spacing w:before="360" w:after="120"/>
      <w:jc w:val="center"/>
    </w:pPr>
    <w:rPr>
      <w:b/>
    </w:rPr>
  </w:style>
  <w:style w:type="table" w:styleId="Tabelacomgrade">
    <w:name w:val="Table Grid"/>
    <w:basedOn w:val="Tabelanormal"/>
    <w:uiPriority w:val="39"/>
    <w:rsid w:val="00FA1D0B"/>
    <w:pPr>
      <w:spacing w:after="0" w:line="240" w:lineRule="auto"/>
    </w:pPr>
    <w:rPr>
      <w:rFonts w:ascii="CG Times" w:eastAsia="MS Mincho" w:hAnsi="CG Times"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rsid w:val="00F96DBF"/>
    <w:rPr>
      <w:sz w:val="16"/>
      <w:szCs w:val="16"/>
    </w:rPr>
  </w:style>
  <w:style w:type="paragraph" w:styleId="Textodecomentrio">
    <w:name w:val="annotation text"/>
    <w:basedOn w:val="Normal"/>
    <w:link w:val="TextodecomentrioChar"/>
    <w:uiPriority w:val="99"/>
    <w:rsid w:val="00F96DBF"/>
    <w:pPr>
      <w:tabs>
        <w:tab w:val="clear" w:pos="794"/>
        <w:tab w:val="clear" w:pos="1191"/>
        <w:tab w:val="clear" w:pos="1588"/>
        <w:tab w:val="clear" w:pos="1985"/>
      </w:tabs>
      <w:overflowPunct/>
      <w:autoSpaceDE/>
      <w:autoSpaceDN/>
      <w:adjustRightInd/>
      <w:spacing w:before="0"/>
      <w:jc w:val="left"/>
      <w:textAlignment w:val="auto"/>
    </w:pPr>
    <w:rPr>
      <w:sz w:val="20"/>
      <w:lang w:val="en-US"/>
    </w:rPr>
  </w:style>
  <w:style w:type="character" w:customStyle="1" w:styleId="TextodecomentrioChar">
    <w:name w:val="Texto de comentário Char"/>
    <w:basedOn w:val="Fontepargpadro"/>
    <w:link w:val="Textodecomentrio"/>
    <w:uiPriority w:val="99"/>
    <w:rsid w:val="005E7722"/>
    <w:rPr>
      <w:rFonts w:ascii="Times New Roman" w:eastAsia="Times New Roman" w:hAnsi="Times New Roman" w:cs="Times New Roman"/>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5E7722"/>
    <w:rPr>
      <w:b/>
      <w:bCs/>
    </w:rPr>
  </w:style>
  <w:style w:type="character" w:customStyle="1" w:styleId="AssuntodocomentrioChar">
    <w:name w:val="Assunto do comentário Char"/>
    <w:basedOn w:val="TextodecomentrioChar"/>
    <w:link w:val="Assuntodocomentrio"/>
    <w:uiPriority w:val="99"/>
    <w:semiHidden/>
    <w:rsid w:val="005E7722"/>
    <w:rPr>
      <w:rFonts w:ascii="Times New Roman" w:eastAsia="Times New Roman" w:hAnsi="Times New Roman" w:cs="Times New Roman"/>
      <w:b/>
      <w:bCs/>
      <w:sz w:val="24"/>
      <w:szCs w:val="24"/>
      <w:lang w:val="en-GB" w:eastAsia="ja-JP"/>
    </w:rPr>
  </w:style>
  <w:style w:type="paragraph" w:styleId="Reviso">
    <w:name w:val="Revision"/>
    <w:hidden/>
    <w:uiPriority w:val="99"/>
    <w:semiHidden/>
    <w:rsid w:val="005E7722"/>
    <w:pPr>
      <w:spacing w:after="0" w:line="240" w:lineRule="auto"/>
    </w:pPr>
    <w:rPr>
      <w:rFonts w:ascii="Times New Roman" w:hAnsi="Times New Roman" w:cs="Times New Roman"/>
      <w:sz w:val="24"/>
      <w:szCs w:val="24"/>
      <w:lang w:val="en-GB" w:eastAsia="ja-JP"/>
    </w:rPr>
  </w:style>
  <w:style w:type="paragraph" w:styleId="CabealhodoSumrio">
    <w:name w:val="TOC Heading"/>
    <w:basedOn w:val="Ttulo1"/>
    <w:next w:val="Normal"/>
    <w:uiPriority w:val="39"/>
    <w:unhideWhenUsed/>
    <w:qFormat/>
    <w:rsid w:val="00BD2959"/>
    <w:pPr>
      <w:tabs>
        <w:tab w:val="clear" w:pos="794"/>
        <w:tab w:val="clear" w:pos="1191"/>
        <w:tab w:val="clear" w:pos="1588"/>
        <w:tab w:val="clear" w:pos="1985"/>
      </w:tabs>
      <w:overflowPunct/>
      <w:autoSpaceDE/>
      <w:autoSpaceDN/>
      <w:adjustRightInd/>
      <w:spacing w:before="240" w:line="259" w:lineRule="auto"/>
      <w:ind w:left="0" w:firstLine="0"/>
      <w:textAlignment w:val="auto"/>
      <w:outlineLvl w:val="9"/>
    </w:pPr>
    <w:rPr>
      <w:rFonts w:asciiTheme="majorHAnsi" w:eastAsiaTheme="majorEastAsia" w:hAnsiTheme="majorHAnsi" w:cstheme="majorBidi"/>
      <w:b w:val="0"/>
      <w:color w:val="2E74B5" w:themeColor="accent1" w:themeShade="BF"/>
      <w:sz w:val="32"/>
      <w:szCs w:val="32"/>
      <w:lang w:val="en-US"/>
    </w:rPr>
  </w:style>
  <w:style w:type="character" w:styleId="Refdenotaderodap">
    <w:name w:val="footnote reference"/>
    <w:basedOn w:val="Fontepargpadro"/>
    <w:semiHidden/>
    <w:rsid w:val="00F96DBF"/>
    <w:rPr>
      <w:position w:val="6"/>
      <w:sz w:val="18"/>
    </w:rPr>
  </w:style>
  <w:style w:type="paragraph" w:styleId="Textodenotaderodap">
    <w:name w:val="footnote text"/>
    <w:basedOn w:val="Note"/>
    <w:link w:val="TextodenotaderodapChar"/>
    <w:semiHidden/>
    <w:rsid w:val="00F96DBF"/>
    <w:pPr>
      <w:keepLines/>
      <w:tabs>
        <w:tab w:val="left" w:pos="255"/>
      </w:tabs>
      <w:ind w:left="255" w:hanging="255"/>
    </w:pPr>
  </w:style>
  <w:style w:type="character" w:customStyle="1" w:styleId="TextodenotaderodapChar">
    <w:name w:val="Texto de nota de rodapé Char"/>
    <w:basedOn w:val="Fontepargpadro"/>
    <w:link w:val="Textodenotaderodap"/>
    <w:semiHidden/>
    <w:rsid w:val="008E7A47"/>
    <w:rPr>
      <w:rFonts w:ascii="Times New Roman" w:eastAsia="Times New Roman" w:hAnsi="Times New Roman" w:cs="Times New Roman"/>
      <w:szCs w:val="20"/>
      <w:lang w:val="en-GB" w:eastAsia="en-US"/>
    </w:rPr>
  </w:style>
  <w:style w:type="paragraph" w:customStyle="1" w:styleId="toc0">
    <w:name w:val="toc 0"/>
    <w:basedOn w:val="Normal"/>
    <w:next w:val="Sumrio1"/>
    <w:rsid w:val="00F96DBF"/>
    <w:pPr>
      <w:keepLines/>
      <w:tabs>
        <w:tab w:val="clear" w:pos="794"/>
        <w:tab w:val="clear" w:pos="1191"/>
        <w:tab w:val="clear" w:pos="1588"/>
        <w:tab w:val="clear" w:pos="1985"/>
        <w:tab w:val="right" w:pos="9639"/>
      </w:tabs>
      <w:jc w:val="left"/>
    </w:pPr>
    <w:rPr>
      <w:b/>
    </w:rPr>
  </w:style>
  <w:style w:type="paragraph" w:customStyle="1" w:styleId="FooterQP">
    <w:name w:val="Footer_QP"/>
    <w:basedOn w:val="Normal"/>
    <w:rsid w:val="00F96DBF"/>
    <w:pPr>
      <w:tabs>
        <w:tab w:val="clear" w:pos="794"/>
        <w:tab w:val="clear" w:pos="1191"/>
        <w:tab w:val="clear" w:pos="1588"/>
        <w:tab w:val="clear" w:pos="1985"/>
        <w:tab w:val="left" w:pos="907"/>
        <w:tab w:val="right" w:pos="8789"/>
        <w:tab w:val="right" w:pos="9639"/>
      </w:tabs>
      <w:spacing w:before="0"/>
      <w:jc w:val="left"/>
    </w:pPr>
    <w:rPr>
      <w:b/>
      <w:sz w:val="22"/>
    </w:rPr>
  </w:style>
  <w:style w:type="character" w:customStyle="1" w:styleId="Appdef">
    <w:name w:val="App_def"/>
    <w:basedOn w:val="Fontepargpadro"/>
    <w:rsid w:val="00F96DBF"/>
    <w:rPr>
      <w:rFonts w:ascii="Times New Roman" w:hAnsi="Times New Roman"/>
      <w:b/>
    </w:rPr>
  </w:style>
  <w:style w:type="character" w:customStyle="1" w:styleId="Appref">
    <w:name w:val="App_ref"/>
    <w:basedOn w:val="Fontepargpadro"/>
    <w:rsid w:val="00F96DBF"/>
  </w:style>
  <w:style w:type="paragraph" w:customStyle="1" w:styleId="AppendixNoTitle0">
    <w:name w:val="Appendix_NoTitle"/>
    <w:basedOn w:val="AnnexNoTitle0"/>
    <w:next w:val="Normalaftertitle"/>
    <w:rsid w:val="00F96DBF"/>
  </w:style>
  <w:style w:type="character" w:customStyle="1" w:styleId="Artdef">
    <w:name w:val="Art_def"/>
    <w:basedOn w:val="Fontepargpadro"/>
    <w:rsid w:val="00F96DBF"/>
    <w:rPr>
      <w:rFonts w:ascii="Times New Roman" w:hAnsi="Times New Roman"/>
      <w:b/>
    </w:rPr>
  </w:style>
  <w:style w:type="paragraph" w:customStyle="1" w:styleId="Artheading">
    <w:name w:val="Art_heading"/>
    <w:basedOn w:val="Normal"/>
    <w:next w:val="Normalaftertitle"/>
    <w:rsid w:val="00F96DBF"/>
    <w:pPr>
      <w:spacing w:before="480"/>
      <w:jc w:val="center"/>
    </w:pPr>
    <w:rPr>
      <w:b/>
      <w:sz w:val="28"/>
    </w:rPr>
  </w:style>
  <w:style w:type="paragraph" w:customStyle="1" w:styleId="ArtNo">
    <w:name w:val="Art_No"/>
    <w:basedOn w:val="Normal"/>
    <w:next w:val="Normal"/>
    <w:rsid w:val="00F96DBF"/>
    <w:pPr>
      <w:keepNext/>
      <w:keepLines/>
      <w:spacing w:before="480"/>
      <w:jc w:val="center"/>
    </w:pPr>
    <w:rPr>
      <w:caps/>
      <w:sz w:val="28"/>
    </w:rPr>
  </w:style>
  <w:style w:type="character" w:customStyle="1" w:styleId="Artref">
    <w:name w:val="Art_ref"/>
    <w:basedOn w:val="Fontepargpadro"/>
    <w:rsid w:val="00F96DBF"/>
  </w:style>
  <w:style w:type="paragraph" w:customStyle="1" w:styleId="Arttitle">
    <w:name w:val="Art_title"/>
    <w:basedOn w:val="Normal"/>
    <w:next w:val="Normalaftertitle"/>
    <w:rsid w:val="00F96DBF"/>
    <w:pPr>
      <w:keepNext/>
      <w:keepLines/>
      <w:spacing w:before="240"/>
      <w:jc w:val="center"/>
    </w:pPr>
    <w:rPr>
      <w:b/>
      <w:sz w:val="28"/>
    </w:rPr>
  </w:style>
  <w:style w:type="paragraph" w:customStyle="1" w:styleId="ASN1">
    <w:name w:val="ASN.1"/>
    <w:rsid w:val="00F96DBF"/>
    <w:pPr>
      <w:tabs>
        <w:tab w:val="left" w:pos="567"/>
        <w:tab w:val="left" w:pos="1134"/>
        <w:tab w:val="left" w:pos="1701"/>
        <w:tab w:val="left" w:pos="2268"/>
        <w:tab w:val="left" w:pos="2835"/>
        <w:tab w:val="left" w:pos="3402"/>
        <w:tab w:val="left" w:pos="3969"/>
        <w:tab w:val="left" w:pos="4536"/>
        <w:tab w:val="left" w:pos="5103"/>
        <w:tab w:val="left" w:pos="5670"/>
      </w:tabs>
      <w:spacing w:after="0" w:line="240" w:lineRule="auto"/>
    </w:pPr>
    <w:rPr>
      <w:rFonts w:ascii="Courier New" w:eastAsia="Times New Roman" w:hAnsi="Courier New" w:cs="Times New Roman"/>
      <w:b/>
      <w:noProof/>
      <w:sz w:val="20"/>
      <w:szCs w:val="20"/>
      <w:lang w:val="en-GB" w:eastAsia="en-US"/>
    </w:rPr>
  </w:style>
  <w:style w:type="paragraph" w:customStyle="1" w:styleId="Call">
    <w:name w:val="Call"/>
    <w:basedOn w:val="Normal"/>
    <w:next w:val="Normal"/>
    <w:rsid w:val="00F96DBF"/>
    <w:pPr>
      <w:keepNext/>
      <w:keepLines/>
      <w:spacing w:before="160"/>
      <w:ind w:left="794"/>
      <w:jc w:val="left"/>
    </w:pPr>
    <w:rPr>
      <w:i/>
    </w:rPr>
  </w:style>
  <w:style w:type="paragraph" w:customStyle="1" w:styleId="ChapNo">
    <w:name w:val="Chap_No"/>
    <w:basedOn w:val="Normal"/>
    <w:next w:val="Normal"/>
    <w:rsid w:val="00F96DBF"/>
    <w:pPr>
      <w:keepNext/>
      <w:keepLines/>
      <w:spacing w:before="480"/>
      <w:jc w:val="center"/>
    </w:pPr>
    <w:rPr>
      <w:b/>
      <w:caps/>
      <w:sz w:val="28"/>
    </w:rPr>
  </w:style>
  <w:style w:type="paragraph" w:customStyle="1" w:styleId="Chaptitle">
    <w:name w:val="Chap_title"/>
    <w:basedOn w:val="Normal"/>
    <w:next w:val="Normalaftertitle"/>
    <w:rsid w:val="00F96DBF"/>
    <w:pPr>
      <w:keepNext/>
      <w:keepLines/>
      <w:spacing w:before="240"/>
      <w:jc w:val="center"/>
    </w:pPr>
    <w:rPr>
      <w:b/>
      <w:sz w:val="28"/>
    </w:rPr>
  </w:style>
  <w:style w:type="paragraph" w:customStyle="1" w:styleId="Equation">
    <w:name w:val="Equation"/>
    <w:basedOn w:val="Normal"/>
    <w:qFormat/>
    <w:rsid w:val="00F96DBF"/>
    <w:pPr>
      <w:tabs>
        <w:tab w:val="clear" w:pos="1191"/>
        <w:tab w:val="clear" w:pos="1588"/>
        <w:tab w:val="clear" w:pos="1985"/>
        <w:tab w:val="center" w:pos="4820"/>
        <w:tab w:val="right" w:pos="9639"/>
      </w:tabs>
      <w:jc w:val="left"/>
    </w:pPr>
  </w:style>
  <w:style w:type="paragraph" w:customStyle="1" w:styleId="Equationlegend">
    <w:name w:val="Equation_legend"/>
    <w:basedOn w:val="Normal"/>
    <w:rsid w:val="00F96DBF"/>
    <w:pPr>
      <w:tabs>
        <w:tab w:val="clear" w:pos="794"/>
        <w:tab w:val="clear" w:pos="1191"/>
        <w:tab w:val="clear" w:pos="1588"/>
        <w:tab w:val="right" w:pos="1814"/>
      </w:tabs>
      <w:spacing w:before="80"/>
      <w:ind w:left="1985" w:hanging="1985"/>
    </w:pPr>
  </w:style>
  <w:style w:type="paragraph" w:customStyle="1" w:styleId="Figurelegend">
    <w:name w:val="Figure_legend"/>
    <w:basedOn w:val="Normal"/>
    <w:rsid w:val="00F96DBF"/>
    <w:pPr>
      <w:keepNext/>
      <w:keepLines/>
      <w:tabs>
        <w:tab w:val="clear" w:pos="794"/>
        <w:tab w:val="clear" w:pos="1191"/>
        <w:tab w:val="clear" w:pos="1588"/>
        <w:tab w:val="clear" w:pos="1985"/>
      </w:tabs>
      <w:spacing w:before="20" w:after="20"/>
      <w:jc w:val="left"/>
    </w:pPr>
    <w:rPr>
      <w:sz w:val="18"/>
    </w:rPr>
  </w:style>
  <w:style w:type="paragraph" w:customStyle="1" w:styleId="Figurewithouttitle">
    <w:name w:val="Figure_without_title"/>
    <w:basedOn w:val="Normal"/>
    <w:next w:val="Normalaftertitle"/>
    <w:rsid w:val="00F96DBF"/>
    <w:pPr>
      <w:keepLines/>
      <w:spacing w:before="240" w:after="120"/>
      <w:jc w:val="center"/>
    </w:pPr>
  </w:style>
  <w:style w:type="paragraph" w:customStyle="1" w:styleId="FirstFooter">
    <w:name w:val="FirstFooter"/>
    <w:basedOn w:val="Rodap"/>
    <w:rsid w:val="00F96DBF"/>
    <w:pPr>
      <w:tabs>
        <w:tab w:val="clear" w:pos="5954"/>
        <w:tab w:val="clear" w:pos="9639"/>
      </w:tabs>
      <w:overflowPunct/>
      <w:autoSpaceDE/>
      <w:autoSpaceDN/>
      <w:adjustRightInd/>
      <w:spacing w:before="40"/>
      <w:jc w:val="left"/>
      <w:textAlignment w:val="auto"/>
    </w:pPr>
    <w:rPr>
      <w:caps w:val="0"/>
      <w:noProof w:val="0"/>
    </w:rPr>
  </w:style>
  <w:style w:type="paragraph" w:customStyle="1" w:styleId="Note">
    <w:name w:val="Note"/>
    <w:basedOn w:val="Normal"/>
    <w:rsid w:val="00F96DBF"/>
    <w:pPr>
      <w:spacing w:before="80"/>
    </w:pPr>
    <w:rPr>
      <w:sz w:val="22"/>
    </w:rPr>
  </w:style>
  <w:style w:type="paragraph" w:styleId="Remissivo1">
    <w:name w:val="index 1"/>
    <w:basedOn w:val="Normal"/>
    <w:next w:val="Normal"/>
    <w:semiHidden/>
    <w:rsid w:val="00F96DBF"/>
    <w:pPr>
      <w:jc w:val="left"/>
    </w:pPr>
  </w:style>
  <w:style w:type="paragraph" w:styleId="Remissivo2">
    <w:name w:val="index 2"/>
    <w:basedOn w:val="Normal"/>
    <w:next w:val="Normal"/>
    <w:semiHidden/>
    <w:rsid w:val="00F96DBF"/>
    <w:pPr>
      <w:ind w:left="284"/>
      <w:jc w:val="left"/>
    </w:pPr>
  </w:style>
  <w:style w:type="paragraph" w:styleId="Remissivo3">
    <w:name w:val="index 3"/>
    <w:basedOn w:val="Normal"/>
    <w:next w:val="Normal"/>
    <w:semiHidden/>
    <w:rsid w:val="00F96DBF"/>
    <w:pPr>
      <w:ind w:left="567"/>
      <w:jc w:val="left"/>
    </w:pPr>
  </w:style>
  <w:style w:type="character" w:styleId="Nmerodepgina">
    <w:name w:val="page number"/>
    <w:basedOn w:val="Fontepargpadro"/>
    <w:rsid w:val="00F96DBF"/>
  </w:style>
  <w:style w:type="paragraph" w:customStyle="1" w:styleId="PartNo">
    <w:name w:val="Part_No"/>
    <w:basedOn w:val="Normal"/>
    <w:next w:val="Normal"/>
    <w:rsid w:val="00F96DBF"/>
    <w:pPr>
      <w:keepNext/>
      <w:keepLines/>
      <w:spacing w:before="480" w:after="80"/>
      <w:jc w:val="center"/>
    </w:pPr>
    <w:rPr>
      <w:caps/>
      <w:sz w:val="28"/>
    </w:rPr>
  </w:style>
  <w:style w:type="paragraph" w:customStyle="1" w:styleId="Partref">
    <w:name w:val="Part_ref"/>
    <w:basedOn w:val="Normal"/>
    <w:next w:val="Normal"/>
    <w:rsid w:val="00F96DBF"/>
    <w:pPr>
      <w:keepNext/>
      <w:keepLines/>
      <w:spacing w:before="280"/>
      <w:jc w:val="center"/>
    </w:pPr>
  </w:style>
  <w:style w:type="paragraph" w:customStyle="1" w:styleId="Parttitle">
    <w:name w:val="Part_title"/>
    <w:basedOn w:val="Normal"/>
    <w:next w:val="Normalaftertitle"/>
    <w:rsid w:val="00F96DBF"/>
    <w:pPr>
      <w:keepNext/>
      <w:keepLines/>
      <w:spacing w:before="240" w:after="280"/>
      <w:jc w:val="center"/>
    </w:pPr>
    <w:rPr>
      <w:b/>
      <w:sz w:val="28"/>
    </w:rPr>
  </w:style>
  <w:style w:type="paragraph" w:customStyle="1" w:styleId="Recdate">
    <w:name w:val="Rec_date"/>
    <w:basedOn w:val="Normal"/>
    <w:next w:val="Normalaftertitle"/>
    <w:rsid w:val="00F96DBF"/>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F96DBF"/>
  </w:style>
  <w:style w:type="paragraph" w:customStyle="1" w:styleId="QuestionNo">
    <w:name w:val="Question_No"/>
    <w:basedOn w:val="RecNo"/>
    <w:next w:val="Normal"/>
    <w:rsid w:val="00F96DBF"/>
  </w:style>
  <w:style w:type="paragraph" w:customStyle="1" w:styleId="Recref">
    <w:name w:val="Rec_ref"/>
    <w:basedOn w:val="Normal"/>
    <w:next w:val="Recdate"/>
    <w:rsid w:val="00F96DBF"/>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F96DBF"/>
  </w:style>
  <w:style w:type="paragraph" w:customStyle="1" w:styleId="Questiontitle">
    <w:name w:val="Question_title"/>
    <w:basedOn w:val="Rectitle"/>
    <w:next w:val="Questionref"/>
    <w:rsid w:val="00F96DBF"/>
  </w:style>
  <w:style w:type="paragraph" w:customStyle="1" w:styleId="Reftitle">
    <w:name w:val="Ref_title"/>
    <w:basedOn w:val="Normal"/>
    <w:next w:val="Reftext"/>
    <w:rsid w:val="00F96DBF"/>
    <w:pPr>
      <w:spacing w:before="480"/>
      <w:jc w:val="center"/>
    </w:pPr>
    <w:rPr>
      <w:b/>
    </w:rPr>
  </w:style>
  <w:style w:type="paragraph" w:customStyle="1" w:styleId="Repdate">
    <w:name w:val="Rep_date"/>
    <w:basedOn w:val="Recdate"/>
    <w:next w:val="Normalaftertitle"/>
    <w:rsid w:val="00F96DBF"/>
  </w:style>
  <w:style w:type="paragraph" w:customStyle="1" w:styleId="RepNo">
    <w:name w:val="Rep_No"/>
    <w:basedOn w:val="RecNo"/>
    <w:next w:val="Normal"/>
    <w:rsid w:val="00F96DBF"/>
  </w:style>
  <w:style w:type="paragraph" w:customStyle="1" w:styleId="Repref">
    <w:name w:val="Rep_ref"/>
    <w:basedOn w:val="Recref"/>
    <w:next w:val="Repdate"/>
    <w:rsid w:val="00F96DBF"/>
  </w:style>
  <w:style w:type="paragraph" w:customStyle="1" w:styleId="Reptitle">
    <w:name w:val="Rep_title"/>
    <w:basedOn w:val="Rectitle"/>
    <w:next w:val="Repref"/>
    <w:rsid w:val="00F96DBF"/>
  </w:style>
  <w:style w:type="paragraph" w:customStyle="1" w:styleId="Resdate">
    <w:name w:val="Res_date"/>
    <w:basedOn w:val="Recdate"/>
    <w:next w:val="Normalaftertitle"/>
    <w:rsid w:val="00F96DBF"/>
  </w:style>
  <w:style w:type="character" w:customStyle="1" w:styleId="Resdef">
    <w:name w:val="Res_def"/>
    <w:basedOn w:val="Fontepargpadro"/>
    <w:rsid w:val="00F96DBF"/>
    <w:rPr>
      <w:rFonts w:ascii="Times New Roman" w:hAnsi="Times New Roman"/>
      <w:b/>
    </w:rPr>
  </w:style>
  <w:style w:type="paragraph" w:customStyle="1" w:styleId="ResNo">
    <w:name w:val="Res_No"/>
    <w:basedOn w:val="RecNo"/>
    <w:next w:val="Normal"/>
    <w:rsid w:val="00F96DBF"/>
  </w:style>
  <w:style w:type="paragraph" w:customStyle="1" w:styleId="Resref">
    <w:name w:val="Res_ref"/>
    <w:basedOn w:val="Recref"/>
    <w:next w:val="Resdate"/>
    <w:rsid w:val="00F96DBF"/>
  </w:style>
  <w:style w:type="paragraph" w:customStyle="1" w:styleId="Restitle">
    <w:name w:val="Res_title"/>
    <w:basedOn w:val="Rectitle"/>
    <w:next w:val="Resref"/>
    <w:rsid w:val="00F96DBF"/>
  </w:style>
  <w:style w:type="paragraph" w:customStyle="1" w:styleId="Section1">
    <w:name w:val="Section_1"/>
    <w:basedOn w:val="Normal"/>
    <w:next w:val="Normal"/>
    <w:rsid w:val="00F96DBF"/>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F96DBF"/>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F96DBF"/>
    <w:pPr>
      <w:keepNext/>
      <w:keepLines/>
      <w:spacing w:before="480" w:after="80"/>
      <w:jc w:val="center"/>
    </w:pPr>
    <w:rPr>
      <w:caps/>
      <w:sz w:val="28"/>
    </w:rPr>
  </w:style>
  <w:style w:type="paragraph" w:customStyle="1" w:styleId="Sectiontitle">
    <w:name w:val="Section_title"/>
    <w:basedOn w:val="Normal"/>
    <w:next w:val="Normalaftertitle"/>
    <w:rsid w:val="00F96DBF"/>
    <w:pPr>
      <w:keepNext/>
      <w:keepLines/>
      <w:spacing w:before="480" w:after="280"/>
      <w:jc w:val="center"/>
    </w:pPr>
    <w:rPr>
      <w:b/>
      <w:sz w:val="28"/>
    </w:rPr>
  </w:style>
  <w:style w:type="paragraph" w:customStyle="1" w:styleId="Source">
    <w:name w:val="Source"/>
    <w:basedOn w:val="Normal"/>
    <w:next w:val="Normalaftertitle"/>
    <w:rsid w:val="00F96DBF"/>
    <w:pPr>
      <w:spacing w:before="840" w:after="200"/>
      <w:jc w:val="center"/>
    </w:pPr>
    <w:rPr>
      <w:b/>
      <w:sz w:val="28"/>
    </w:rPr>
  </w:style>
  <w:style w:type="paragraph" w:customStyle="1" w:styleId="SpecialFooter">
    <w:name w:val="Special Footer"/>
    <w:basedOn w:val="Rodap"/>
    <w:rsid w:val="00F96DBF"/>
    <w:pPr>
      <w:tabs>
        <w:tab w:val="left" w:pos="567"/>
        <w:tab w:val="left" w:pos="1134"/>
        <w:tab w:val="left" w:pos="1701"/>
        <w:tab w:val="left" w:pos="2268"/>
        <w:tab w:val="left" w:pos="2835"/>
      </w:tabs>
    </w:pPr>
    <w:rPr>
      <w:caps w:val="0"/>
      <w:noProof w:val="0"/>
    </w:rPr>
  </w:style>
  <w:style w:type="character" w:customStyle="1" w:styleId="Tablefreq">
    <w:name w:val="Table_freq"/>
    <w:basedOn w:val="Fontepargpadro"/>
    <w:rsid w:val="00F96DBF"/>
    <w:rPr>
      <w:b/>
      <w:color w:val="auto"/>
    </w:rPr>
  </w:style>
  <w:style w:type="paragraph" w:customStyle="1" w:styleId="Title1">
    <w:name w:val="Title 1"/>
    <w:basedOn w:val="Source"/>
    <w:next w:val="Normal"/>
    <w:rsid w:val="00F96DBF"/>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F96DBF"/>
  </w:style>
  <w:style w:type="paragraph" w:customStyle="1" w:styleId="Title3">
    <w:name w:val="Title 3"/>
    <w:basedOn w:val="Title2"/>
    <w:next w:val="Normal"/>
    <w:rsid w:val="00F96DBF"/>
    <w:rPr>
      <w:caps w:val="0"/>
    </w:rPr>
  </w:style>
  <w:style w:type="paragraph" w:customStyle="1" w:styleId="Title4">
    <w:name w:val="Title 4"/>
    <w:basedOn w:val="Title3"/>
    <w:next w:val="Ttulo1"/>
    <w:rsid w:val="00F96DBF"/>
    <w:rPr>
      <w:b/>
    </w:rPr>
  </w:style>
  <w:style w:type="paragraph" w:styleId="Sumrio4">
    <w:name w:val="toc 4"/>
    <w:basedOn w:val="Sumrio3"/>
    <w:semiHidden/>
    <w:rsid w:val="00F96DBF"/>
  </w:style>
  <w:style w:type="paragraph" w:styleId="Sumrio5">
    <w:name w:val="toc 5"/>
    <w:basedOn w:val="Sumrio4"/>
    <w:semiHidden/>
    <w:rsid w:val="00F96DBF"/>
  </w:style>
  <w:style w:type="paragraph" w:styleId="Sumrio6">
    <w:name w:val="toc 6"/>
    <w:basedOn w:val="Sumrio4"/>
    <w:semiHidden/>
    <w:rsid w:val="00F96DBF"/>
  </w:style>
  <w:style w:type="paragraph" w:styleId="Sumrio7">
    <w:name w:val="toc 7"/>
    <w:basedOn w:val="Sumrio4"/>
    <w:semiHidden/>
    <w:rsid w:val="00F96DBF"/>
  </w:style>
  <w:style w:type="paragraph" w:styleId="Sumrio8">
    <w:name w:val="toc 8"/>
    <w:basedOn w:val="Sumrio4"/>
    <w:semiHidden/>
    <w:rsid w:val="00F96DBF"/>
  </w:style>
  <w:style w:type="paragraph" w:styleId="Sumrio9">
    <w:name w:val="toc 9"/>
    <w:basedOn w:val="Sumrio3"/>
    <w:semiHidden/>
    <w:rsid w:val="00F96DBF"/>
  </w:style>
  <w:style w:type="character" w:customStyle="1" w:styleId="UnresolvedMention1">
    <w:name w:val="Unresolved Mention1"/>
    <w:basedOn w:val="Fontepargpadro"/>
    <w:uiPriority w:val="99"/>
    <w:semiHidden/>
    <w:unhideWhenUsed/>
    <w:rsid w:val="0051426D"/>
    <w:rPr>
      <w:color w:val="605E5C"/>
      <w:shd w:val="clear" w:color="auto" w:fill="E1DFDD"/>
    </w:rPr>
  </w:style>
  <w:style w:type="paragraph" w:customStyle="1" w:styleId="a">
    <w:name w:val="바탕글"/>
    <w:basedOn w:val="Normal"/>
    <w:qFormat/>
    <w:rsid w:val="0007480F"/>
    <w:pPr>
      <w:widowControl w:val="0"/>
      <w:tabs>
        <w:tab w:val="clear" w:pos="794"/>
        <w:tab w:val="clear" w:pos="1191"/>
        <w:tab w:val="clear" w:pos="1588"/>
        <w:tab w:val="clear" w:pos="1985"/>
      </w:tabs>
      <w:wordWrap w:val="0"/>
      <w:overflowPunct/>
      <w:adjustRightInd/>
      <w:spacing w:before="0" w:line="384" w:lineRule="auto"/>
    </w:pPr>
    <w:rPr>
      <w:rFonts w:ascii="Batang" w:eastAsia="Gulim" w:hAnsi="Gulim" w:cs="Gulim"/>
      <w:color w:val="000000"/>
      <w:sz w:val="20"/>
      <w:lang w:val="en-US" w:eastAsia="ko-KR"/>
    </w:rPr>
  </w:style>
  <w:style w:type="table" w:customStyle="1" w:styleId="Tabela-Siatka1">
    <w:name w:val="Tabela - Siatka1"/>
    <w:basedOn w:val="Tabelanormal"/>
    <w:next w:val="Tabelacomgrade"/>
    <w:rsid w:val="00214ED2"/>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14ED2"/>
    <w:pPr>
      <w:ind w:left="720"/>
      <w:contextualSpacing/>
    </w:pPr>
  </w:style>
  <w:style w:type="character" w:customStyle="1" w:styleId="tgt">
    <w:name w:val="tgt"/>
    <w:basedOn w:val="Fontepargpadro"/>
    <w:rsid w:val="0041377B"/>
  </w:style>
  <w:style w:type="character" w:customStyle="1" w:styleId="apple-converted-space">
    <w:name w:val="apple-converted-space"/>
    <w:basedOn w:val="Fontepargpadro"/>
    <w:rsid w:val="0041377B"/>
  </w:style>
  <w:style w:type="character" w:customStyle="1" w:styleId="src">
    <w:name w:val="src"/>
    <w:basedOn w:val="Fontepargpadro"/>
    <w:rsid w:val="005025CB"/>
  </w:style>
  <w:style w:type="paragraph" w:customStyle="1" w:styleId="TSBHeaderQuestion">
    <w:name w:val="TSBHeaderQuestion"/>
    <w:basedOn w:val="Normal"/>
    <w:qFormat/>
    <w:rsid w:val="00937964"/>
    <w:pPr>
      <w:jc w:val="left"/>
    </w:pPr>
    <w:rPr>
      <w:szCs w:val="24"/>
    </w:rPr>
  </w:style>
  <w:style w:type="paragraph" w:customStyle="1" w:styleId="TSBHeaderSource">
    <w:name w:val="TSBHeaderSource"/>
    <w:basedOn w:val="Normal"/>
    <w:qFormat/>
    <w:rsid w:val="00937964"/>
    <w:pPr>
      <w:jc w:val="left"/>
    </w:pPr>
    <w:rPr>
      <w:szCs w:val="24"/>
    </w:rPr>
  </w:style>
  <w:style w:type="paragraph" w:customStyle="1" w:styleId="TSBHeaderTitle">
    <w:name w:val="TSBHeaderTitle"/>
    <w:basedOn w:val="Normal"/>
    <w:qFormat/>
    <w:rsid w:val="00937964"/>
    <w:pPr>
      <w:jc w:val="left"/>
    </w:pPr>
    <w:rPr>
      <w:szCs w:val="24"/>
    </w:rPr>
  </w:style>
  <w:style w:type="paragraph" w:customStyle="1" w:styleId="TSBHeaderRight14">
    <w:name w:val="TSBHeaderRight14"/>
    <w:basedOn w:val="Normal"/>
    <w:qFormat/>
    <w:rsid w:val="00937964"/>
    <w:pPr>
      <w:jc w:val="right"/>
    </w:pPr>
    <w:rPr>
      <w:b/>
      <w:bCs/>
      <w:sz w:val="28"/>
      <w:szCs w:val="28"/>
    </w:rPr>
  </w:style>
  <w:style w:type="paragraph" w:customStyle="1" w:styleId="VenueDate">
    <w:name w:val="VenueDate"/>
    <w:basedOn w:val="Normal"/>
    <w:qFormat/>
    <w:rsid w:val="00937964"/>
    <w:pPr>
      <w:jc w:val="right"/>
    </w:pPr>
    <w:rPr>
      <w:szCs w:val="24"/>
    </w:rPr>
  </w:style>
  <w:style w:type="numbering" w:customStyle="1" w:styleId="Bezlisty1">
    <w:name w:val="Bez listy1"/>
    <w:next w:val="Semlista"/>
    <w:uiPriority w:val="99"/>
    <w:semiHidden/>
    <w:unhideWhenUsed/>
    <w:rsid w:val="00914513"/>
  </w:style>
  <w:style w:type="paragraph" w:customStyle="1" w:styleId="NormalITU">
    <w:name w:val="Normal_ITU"/>
    <w:basedOn w:val="Normal"/>
    <w:rsid w:val="00914513"/>
    <w:pPr>
      <w:tabs>
        <w:tab w:val="clear" w:pos="794"/>
        <w:tab w:val="clear" w:pos="1191"/>
        <w:tab w:val="clear" w:pos="1588"/>
        <w:tab w:val="clear" w:pos="1985"/>
      </w:tabs>
      <w:overflowPunct/>
      <w:jc w:val="left"/>
      <w:textAlignment w:val="auto"/>
    </w:pPr>
    <w:rPr>
      <w:rFonts w:eastAsia="SimSun" w:cs="Arial"/>
      <w:lang w:val="en-US"/>
    </w:rPr>
  </w:style>
  <w:style w:type="character" w:customStyle="1" w:styleId="ReftextArial9pt">
    <w:name w:val="Ref_text Arial 9 pt"/>
    <w:rsid w:val="00914513"/>
    <w:rPr>
      <w:rFonts w:ascii="Arial" w:hAnsi="Arial" w:cs="Arial"/>
      <w:sz w:val="18"/>
      <w:szCs w:val="18"/>
    </w:rPr>
  </w:style>
  <w:style w:type="character" w:styleId="Refdenotadefim">
    <w:name w:val="endnote reference"/>
    <w:semiHidden/>
    <w:rsid w:val="00914513"/>
    <w:rPr>
      <w:vertAlign w:val="superscript"/>
    </w:rPr>
  </w:style>
  <w:style w:type="table" w:customStyle="1" w:styleId="Tabela-Siatka2">
    <w:name w:val="Tabela - Siatka2"/>
    <w:basedOn w:val="Tabelanormal"/>
    <w:next w:val="Tabelacomgrade"/>
    <w:uiPriority w:val="59"/>
    <w:rsid w:val="00914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914513"/>
    <w:pPr>
      <w:spacing w:after="0" w:line="240" w:lineRule="auto"/>
    </w:pPr>
    <w:rPr>
      <w:rFonts w:eastAsiaTheme="minorHAnsi"/>
      <w:lang w:val="pl-PL" w:eastAsia="en-US"/>
    </w:rPr>
  </w:style>
  <w:style w:type="paragraph" w:styleId="Corpodetexto">
    <w:name w:val="Body Text"/>
    <w:basedOn w:val="Normal"/>
    <w:link w:val="CorpodetextoChar"/>
    <w:uiPriority w:val="99"/>
    <w:rsid w:val="00914513"/>
    <w:pPr>
      <w:tabs>
        <w:tab w:val="clear" w:pos="794"/>
        <w:tab w:val="clear" w:pos="1191"/>
        <w:tab w:val="clear" w:pos="1588"/>
        <w:tab w:val="clear" w:pos="1985"/>
        <w:tab w:val="left" w:pos="288"/>
      </w:tabs>
      <w:overflowPunct/>
      <w:autoSpaceDE/>
      <w:autoSpaceDN/>
      <w:adjustRightInd/>
      <w:spacing w:before="0" w:after="120" w:line="228" w:lineRule="auto"/>
      <w:ind w:firstLine="288"/>
      <w:textAlignment w:val="auto"/>
    </w:pPr>
    <w:rPr>
      <w:rFonts w:eastAsia="MS Mincho"/>
      <w:sz w:val="20"/>
      <w:lang w:val="x-none" w:eastAsia="x-none"/>
    </w:rPr>
  </w:style>
  <w:style w:type="character" w:customStyle="1" w:styleId="CorpodetextoChar">
    <w:name w:val="Corpo de texto Char"/>
    <w:basedOn w:val="Fontepargpadro"/>
    <w:link w:val="Corpodetexto"/>
    <w:uiPriority w:val="99"/>
    <w:rsid w:val="00914513"/>
    <w:rPr>
      <w:rFonts w:ascii="Times New Roman" w:eastAsia="MS Mincho" w:hAnsi="Times New Roman" w:cs="Times New Roman"/>
      <w:sz w:val="20"/>
      <w:szCs w:val="20"/>
      <w:lang w:val="x-none" w:eastAsia="x-none"/>
    </w:rPr>
  </w:style>
  <w:style w:type="paragraph" w:customStyle="1" w:styleId="figurecaption">
    <w:name w:val="figure caption"/>
    <w:rsid w:val="00914513"/>
    <w:pPr>
      <w:numPr>
        <w:numId w:val="1"/>
      </w:numPr>
      <w:tabs>
        <w:tab w:val="left" w:pos="533"/>
      </w:tabs>
      <w:spacing w:before="80" w:after="200" w:line="240" w:lineRule="auto"/>
      <w:jc w:val="both"/>
    </w:pPr>
    <w:rPr>
      <w:rFonts w:ascii="Times New Roman" w:eastAsia="Times New Roman" w:hAnsi="Times New Roman" w:cs="Times New Roman"/>
      <w:noProof/>
      <w:sz w:val="16"/>
      <w:szCs w:val="16"/>
      <w:lang w:eastAsia="en-US"/>
    </w:rPr>
  </w:style>
  <w:style w:type="paragraph" w:customStyle="1" w:styleId="equation0">
    <w:name w:val="equation"/>
    <w:basedOn w:val="Normal"/>
    <w:uiPriority w:val="99"/>
    <w:rsid w:val="00914513"/>
    <w:pPr>
      <w:tabs>
        <w:tab w:val="clear" w:pos="794"/>
        <w:tab w:val="clear" w:pos="1191"/>
        <w:tab w:val="clear" w:pos="1588"/>
        <w:tab w:val="clear" w:pos="1985"/>
        <w:tab w:val="center" w:pos="2520"/>
        <w:tab w:val="right" w:pos="5040"/>
      </w:tabs>
      <w:overflowPunct/>
      <w:autoSpaceDE/>
      <w:autoSpaceDN/>
      <w:adjustRightInd/>
      <w:spacing w:before="240" w:after="240" w:line="216" w:lineRule="auto"/>
      <w:jc w:val="center"/>
      <w:textAlignment w:val="auto"/>
    </w:pPr>
    <w:rPr>
      <w:rFonts w:ascii="Symbol" w:hAnsi="Symbol" w:cs="Symbol"/>
      <w:sz w:val="20"/>
      <w:lang w:val="en-US"/>
    </w:rPr>
  </w:style>
  <w:style w:type="paragraph" w:styleId="NormalWeb">
    <w:name w:val="Normal (Web)"/>
    <w:basedOn w:val="Normal"/>
    <w:uiPriority w:val="99"/>
    <w:semiHidden/>
    <w:unhideWhenUsed/>
    <w:rsid w:val="00914513"/>
    <w:pPr>
      <w:tabs>
        <w:tab w:val="clear" w:pos="794"/>
        <w:tab w:val="clear" w:pos="1191"/>
        <w:tab w:val="clear" w:pos="1588"/>
        <w:tab w:val="clear" w:pos="1985"/>
      </w:tabs>
      <w:overflowPunct/>
      <w:autoSpaceDE/>
      <w:autoSpaceDN/>
      <w:adjustRightInd/>
      <w:spacing w:before="100" w:beforeAutospacing="1" w:after="100" w:afterAutospacing="1"/>
      <w:jc w:val="left"/>
      <w:textAlignment w:val="auto"/>
    </w:pPr>
    <w:rPr>
      <w:szCs w:val="24"/>
      <w:lang w:val="pl-PL" w:eastAsia="pl-PL"/>
    </w:rPr>
  </w:style>
  <w:style w:type="paragraph" w:customStyle="1" w:styleId="Default">
    <w:name w:val="Default"/>
    <w:rsid w:val="00914513"/>
    <w:pPr>
      <w:autoSpaceDE w:val="0"/>
      <w:autoSpaceDN w:val="0"/>
      <w:adjustRightInd w:val="0"/>
      <w:spacing w:after="0" w:line="240" w:lineRule="auto"/>
    </w:pPr>
    <w:rPr>
      <w:rFonts w:ascii="RijksoverheidSansText" w:hAnsi="RijksoverheidSansText" w:cs="RijksoverheidSansText"/>
      <w:color w:val="000000"/>
      <w:sz w:val="24"/>
      <w:szCs w:val="24"/>
      <w:lang w:val="pl-PL"/>
    </w:rPr>
  </w:style>
  <w:style w:type="character" w:styleId="HiperlinkVisitado">
    <w:name w:val="FollowedHyperlink"/>
    <w:basedOn w:val="Fontepargpadro"/>
    <w:uiPriority w:val="99"/>
    <w:semiHidden/>
    <w:unhideWhenUsed/>
    <w:rsid w:val="00FD454B"/>
    <w:rPr>
      <w:color w:val="954F72" w:themeColor="followedHyperlink"/>
      <w:u w:val="single"/>
    </w:rPr>
  </w:style>
  <w:style w:type="paragraph" w:customStyle="1" w:styleId="Reasons">
    <w:name w:val="Reasons"/>
    <w:basedOn w:val="Normal"/>
    <w:qFormat/>
    <w:rsid w:val="00D15670"/>
    <w:pPr>
      <w:tabs>
        <w:tab w:val="clear" w:pos="794"/>
        <w:tab w:val="clear" w:pos="1191"/>
        <w:tab w:val="clear" w:pos="1588"/>
        <w:tab w:val="clear" w:pos="1985"/>
      </w:tabs>
      <w:overflowPunct/>
      <w:autoSpaceDE/>
      <w:autoSpaceDN/>
      <w:adjustRightInd/>
      <w:spacing w:before="0"/>
      <w:jc w:val="left"/>
      <w:textAlignment w:val="auto"/>
    </w:pPr>
    <w:rPr>
      <w:lang w:val="en-US"/>
    </w:rPr>
  </w:style>
  <w:style w:type="character" w:customStyle="1" w:styleId="MenoPendente1">
    <w:name w:val="Menção Pendente1"/>
    <w:basedOn w:val="Fontepargpadro"/>
    <w:uiPriority w:val="99"/>
    <w:semiHidden/>
    <w:unhideWhenUsed/>
    <w:rsid w:val="00536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566233">
      <w:bodyDiv w:val="1"/>
      <w:marLeft w:val="0"/>
      <w:marRight w:val="0"/>
      <w:marTop w:val="0"/>
      <w:marBottom w:val="0"/>
      <w:divBdr>
        <w:top w:val="none" w:sz="0" w:space="0" w:color="auto"/>
        <w:left w:val="none" w:sz="0" w:space="0" w:color="auto"/>
        <w:bottom w:val="none" w:sz="0" w:space="0" w:color="auto"/>
        <w:right w:val="none" w:sz="0" w:space="0" w:color="auto"/>
      </w:divBdr>
    </w:div>
    <w:div w:id="557668203">
      <w:bodyDiv w:val="1"/>
      <w:marLeft w:val="0"/>
      <w:marRight w:val="0"/>
      <w:marTop w:val="0"/>
      <w:marBottom w:val="0"/>
      <w:divBdr>
        <w:top w:val="none" w:sz="0" w:space="0" w:color="auto"/>
        <w:left w:val="none" w:sz="0" w:space="0" w:color="auto"/>
        <w:bottom w:val="none" w:sz="0" w:space="0" w:color="auto"/>
        <w:right w:val="none" w:sz="0" w:space="0" w:color="auto"/>
      </w:divBdr>
    </w:div>
    <w:div w:id="769089525">
      <w:bodyDiv w:val="1"/>
      <w:marLeft w:val="0"/>
      <w:marRight w:val="0"/>
      <w:marTop w:val="0"/>
      <w:marBottom w:val="0"/>
      <w:divBdr>
        <w:top w:val="none" w:sz="0" w:space="0" w:color="auto"/>
        <w:left w:val="none" w:sz="0" w:space="0" w:color="auto"/>
        <w:bottom w:val="none" w:sz="0" w:space="0" w:color="auto"/>
        <w:right w:val="none" w:sz="0" w:space="0" w:color="auto"/>
      </w:divBdr>
    </w:div>
    <w:div w:id="992292655">
      <w:bodyDiv w:val="1"/>
      <w:marLeft w:val="0"/>
      <w:marRight w:val="0"/>
      <w:marTop w:val="0"/>
      <w:marBottom w:val="0"/>
      <w:divBdr>
        <w:top w:val="none" w:sz="0" w:space="0" w:color="auto"/>
        <w:left w:val="none" w:sz="0" w:space="0" w:color="auto"/>
        <w:bottom w:val="none" w:sz="0" w:space="0" w:color="auto"/>
        <w:right w:val="none" w:sz="0" w:space="0" w:color="auto"/>
      </w:divBdr>
    </w:div>
    <w:div w:id="1316253060">
      <w:bodyDiv w:val="1"/>
      <w:marLeft w:val="0"/>
      <w:marRight w:val="0"/>
      <w:marTop w:val="0"/>
      <w:marBottom w:val="0"/>
      <w:divBdr>
        <w:top w:val="none" w:sz="0" w:space="0" w:color="auto"/>
        <w:left w:val="none" w:sz="0" w:space="0" w:color="auto"/>
        <w:bottom w:val="none" w:sz="0" w:space="0" w:color="auto"/>
        <w:right w:val="none" w:sz="0" w:space="0" w:color="auto"/>
      </w:divBdr>
    </w:div>
    <w:div w:id="1576234376">
      <w:bodyDiv w:val="1"/>
      <w:marLeft w:val="0"/>
      <w:marRight w:val="0"/>
      <w:marTop w:val="0"/>
      <w:marBottom w:val="0"/>
      <w:divBdr>
        <w:top w:val="none" w:sz="0" w:space="0" w:color="auto"/>
        <w:left w:val="none" w:sz="0" w:space="0" w:color="auto"/>
        <w:bottom w:val="none" w:sz="0" w:space="0" w:color="auto"/>
        <w:right w:val="none" w:sz="0" w:space="0" w:color="auto"/>
      </w:divBdr>
    </w:div>
    <w:div w:id="1944263830">
      <w:bodyDiv w:val="1"/>
      <w:marLeft w:val="0"/>
      <w:marRight w:val="0"/>
      <w:marTop w:val="0"/>
      <w:marBottom w:val="0"/>
      <w:divBdr>
        <w:top w:val="none" w:sz="0" w:space="0" w:color="auto"/>
        <w:left w:val="none" w:sz="0" w:space="0" w:color="auto"/>
        <w:bottom w:val="none" w:sz="0" w:space="0" w:color="auto"/>
        <w:right w:val="none" w:sz="0" w:space="0" w:color="auto"/>
      </w:divBdr>
    </w:div>
    <w:div w:id="195193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eonardoC\AppData\Local\Temp\Tempc19f9df1-9a60-4b68-aa82-fe57dc34b0b5_T22-SG11-231010-C_231010_104400_30_camposle.zip\T22-SG11-C-0341!!MSW-E.docx" TargetMode="External"/><Relationship Id="rId18" Type="http://schemas.openxmlformats.org/officeDocument/2006/relationships/hyperlink" Target="file:///C:\Users\LeonardoC\AppData\Local\Temp\Tempc19f9df1-9a60-4b68-aa82-fe57dc34b0b5_T22-SG11-231010-C_231010_104400_30_camposle.zip\T22-SG11-C-0341!!MSW-E.docx" TargetMode="External"/><Relationship Id="rId26" Type="http://schemas.openxmlformats.org/officeDocument/2006/relationships/image" Target="media/image4.png"/><Relationship Id="rId39" Type="http://schemas.openxmlformats.org/officeDocument/2006/relationships/image" Target="media/image13.png"/><Relationship Id="rId21" Type="http://schemas.openxmlformats.org/officeDocument/2006/relationships/hyperlink" Target="file:///C:\Users\LeonardoC\AppData\Local\Temp\Tempc19f9df1-9a60-4b68-aa82-fe57dc34b0b5_T22-SG11-231010-C_231010_104400_30_camposle.zip\T22-SG11-C-0341!!MSW-E.docx" TargetMode="External"/><Relationship Id="rId34" Type="http://schemas.microsoft.com/office/2016/09/relationships/commentsIds" Target="commentsIds.xm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file:///C:\Users\LeonardoC\AppData\Local\Temp\Tempc19f9df1-9a60-4b68-aa82-fe57dc34b0b5_T22-SG11-231010-C_231010_104400_30_camposle.zip\T22-SG11-C-0341!!MSW-E.docx"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jpeg"/><Relationship Id="rId32" Type="http://schemas.openxmlformats.org/officeDocument/2006/relationships/comments" Target="comments.xml"/><Relationship Id="rId37" Type="http://schemas.openxmlformats.org/officeDocument/2006/relationships/image" Target="media/image11.png"/><Relationship Id="rId40" Type="http://schemas.openxmlformats.org/officeDocument/2006/relationships/image" Target="media/image14.png"/><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file:///C:\Users\LeonardoC\AppData\Local\Temp\Tempc19f9df1-9a60-4b68-aa82-fe57dc34b0b5_T22-SG11-231010-C_231010_104400_30_camposle.zip\T22-SG11-C-0341!!MSW-E.docx" TargetMode="External"/><Relationship Id="rId23" Type="http://schemas.openxmlformats.org/officeDocument/2006/relationships/hyperlink" Target="file:///C:\Users\LeonardoC\AppData\Local\Temp\Tempc19f9df1-9a60-4b68-aa82-fe57dc34b0b5_T22-SG11-231010-C_231010_104400_30_camposle.zip\T22-SG11-C-0341!!MSW-E.docx" TargetMode="External"/><Relationship Id="rId28" Type="http://schemas.openxmlformats.org/officeDocument/2006/relationships/image" Target="media/image6.png"/><Relationship Id="rId36"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hyperlink" Target="file:///C:\Users\LeonardoC\AppData\Local\Temp\Tempc19f9df1-9a60-4b68-aa82-fe57dc34b0b5_T22-SG11-231010-C_231010_104400_30_camposle.zip\T22-SG11-C-0341!!MSW-E.docx" TargetMode="External"/><Relationship Id="rId31" Type="http://schemas.openxmlformats.org/officeDocument/2006/relationships/image" Target="media/image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LeonardoC\AppData\Local\Temp\Tempc19f9df1-9a60-4b68-aa82-fe57dc34b0b5_T22-SG11-231010-C_231010_104400_30_camposle.zip\T22-SG11-C-0341!!MSW-E.docx" TargetMode="External"/><Relationship Id="rId22" Type="http://schemas.openxmlformats.org/officeDocument/2006/relationships/hyperlink" Target="file:///C:\Users\LeonardoC\AppData\Local\Temp\Tempc19f9df1-9a60-4b68-aa82-fe57dc34b0b5_T22-SG11-231010-C_231010_104400_30_camposle.zip\T22-SG11-C-0341!!MSW-E.docx" TargetMode="External"/><Relationship Id="rId27" Type="http://schemas.openxmlformats.org/officeDocument/2006/relationships/image" Target="media/image5.jpeg"/><Relationship Id="rId30" Type="http://schemas.openxmlformats.org/officeDocument/2006/relationships/image" Target="media/image8.png"/><Relationship Id="rId35" Type="http://schemas.microsoft.com/office/2018/08/relationships/commentsExtensible" Target="commentsExtensible.xml"/><Relationship Id="rId43" Type="http://schemas.openxmlformats.org/officeDocument/2006/relationships/header" Target="header2.xml"/><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itu.int/md/T22-SG05-231113-TD-GEN-1229/en" TargetMode="External"/><Relationship Id="rId17" Type="http://schemas.openxmlformats.org/officeDocument/2006/relationships/hyperlink" Target="file:///C:\Users\LeonardoC\AppData\Local\Temp\Tempc19f9df1-9a60-4b68-aa82-fe57dc34b0b5_T22-SG11-231010-C_231010_104400_30_camposle.zip\T22-SG11-C-0341!!MSW-E.docx" TargetMode="External"/><Relationship Id="rId25" Type="http://schemas.openxmlformats.org/officeDocument/2006/relationships/image" Target="media/image3.jpeg"/><Relationship Id="rId33" Type="http://schemas.microsoft.com/office/2011/relationships/commentsExtended" Target="commentsExtended.xml"/><Relationship Id="rId38" Type="http://schemas.openxmlformats.org/officeDocument/2006/relationships/image" Target="media/image12.png"/><Relationship Id="rId46" Type="http://schemas.openxmlformats.org/officeDocument/2006/relationships/glossaryDocument" Target="glossary/document.xml"/><Relationship Id="rId20" Type="http://schemas.openxmlformats.org/officeDocument/2006/relationships/hyperlink" Target="file:///C:\Users\LeonardoC\AppData\Local\Temp\Tempc19f9df1-9a60-4b68-aa82-fe57dc34b0b5_T22-SG11-231010-C_231010_104400_30_camposle.zip\T22-SG11-C-0341!!MSW-E.docx" TargetMode="External"/><Relationship Id="rId4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chetc\AppData\Roaming\Microsoft\Templates\QPUB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AA3DDF759F4F53B3286178FAD895CB"/>
        <w:category>
          <w:name w:val="General"/>
          <w:gallery w:val="placeholder"/>
        </w:category>
        <w:types>
          <w:type w:val="bbPlcHdr"/>
        </w:types>
        <w:behaviors>
          <w:behavior w:val="content"/>
        </w:behaviors>
        <w:guid w:val="{3F699FD6-8D7C-42AE-9C12-E5A81D866270}"/>
      </w:docPartPr>
      <w:docPartBody>
        <w:p w:rsidR="00A75622" w:rsidRDefault="00A75622" w:rsidP="00A75622">
          <w:pPr>
            <w:pStyle w:val="B7AA3DDF759F4F53B3286178FAD895CB"/>
          </w:pPr>
          <w:r w:rsidRPr="00543D41">
            <w:rPr>
              <w:rStyle w:val="TextodoEspaoReservado"/>
              <w:highlight w:val="yellow"/>
            </w:rPr>
            <w:t>Insert abstract under 200 words. See Rec.A.2, clause I.1.12 for guidance.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RijksoverheidSansText">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5622"/>
    <w:rsid w:val="00077B18"/>
    <w:rsid w:val="000A411F"/>
    <w:rsid w:val="000D2680"/>
    <w:rsid w:val="0022059E"/>
    <w:rsid w:val="00291A38"/>
    <w:rsid w:val="002F4CCD"/>
    <w:rsid w:val="00375FBF"/>
    <w:rsid w:val="003F0A2E"/>
    <w:rsid w:val="004C4BD7"/>
    <w:rsid w:val="00543AEC"/>
    <w:rsid w:val="00682C08"/>
    <w:rsid w:val="00726F39"/>
    <w:rsid w:val="007B4410"/>
    <w:rsid w:val="009467E3"/>
    <w:rsid w:val="009614BF"/>
    <w:rsid w:val="009749A2"/>
    <w:rsid w:val="009F56A8"/>
    <w:rsid w:val="00A26217"/>
    <w:rsid w:val="00A75622"/>
    <w:rsid w:val="00B336BC"/>
    <w:rsid w:val="00B435BF"/>
    <w:rsid w:val="00BC7F75"/>
    <w:rsid w:val="00BD1850"/>
    <w:rsid w:val="00C36F8A"/>
    <w:rsid w:val="00DD3559"/>
    <w:rsid w:val="00DF7B62"/>
    <w:rsid w:val="00F028CD"/>
    <w:rsid w:val="00F544A6"/>
    <w:rsid w:val="00F66B4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rsid w:val="00682C08"/>
    <w:rPr>
      <w:rFonts w:ascii="Times New Roman" w:hAnsi="Times New Roman"/>
      <w:color w:val="808080"/>
    </w:rPr>
  </w:style>
  <w:style w:type="paragraph" w:customStyle="1" w:styleId="B7AA3DDF759F4F53B3286178FAD895CB">
    <w:name w:val="B7AA3DDF759F4F53B3286178FAD895CB"/>
    <w:rsid w:val="00A75622"/>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Asiakirja" ma:contentTypeID="0x010100D841A6E7BF131348A622DA524FDF4D21" ma:contentTypeVersion="5" ma:contentTypeDescription="Luo uusi asiakirja." ma:contentTypeScope="" ma:versionID="497474dbfcf90096cb4dc47964e5e736">
  <xsd:schema xmlns:xsd="http://www.w3.org/2001/XMLSchema" xmlns:xs="http://www.w3.org/2001/XMLSchema" xmlns:p="http://schemas.microsoft.com/office/2006/metadata/properties" xmlns:ns3="f41b2983-316f-4b03-928e-4d14a0984f47" targetNamespace="http://schemas.microsoft.com/office/2006/metadata/properties" ma:root="true" ma:fieldsID="b80a4af5aae696a30aade5649c2eb246" ns3:_="">
    <xsd:import namespace="f41b2983-316f-4b03-928e-4d14a0984f4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b2983-316f-4b03-928e-4d14a0984f4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775B37-C982-490A-9CE6-821B853905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523C54-54D2-4DB9-8E21-58A1748E578C}">
  <ds:schemaRefs>
    <ds:schemaRef ds:uri="http://schemas.openxmlformats.org/officeDocument/2006/bibliography"/>
  </ds:schemaRefs>
</ds:datastoreItem>
</file>

<file path=customXml/itemProps3.xml><?xml version="1.0" encoding="utf-8"?>
<ds:datastoreItem xmlns:ds="http://schemas.openxmlformats.org/officeDocument/2006/customXml" ds:itemID="{9F6FFADC-C34C-4163-804F-574C57878333}">
  <ds:schemaRefs>
    <ds:schemaRef ds:uri="http://schemas.microsoft.com/sharepoint/v3/contenttype/forms"/>
  </ds:schemaRefs>
</ds:datastoreItem>
</file>

<file path=customXml/itemProps4.xml><?xml version="1.0" encoding="utf-8"?>
<ds:datastoreItem xmlns:ds="http://schemas.openxmlformats.org/officeDocument/2006/customXml" ds:itemID="{8E29AFDF-E148-4499-8C2D-E3CC02035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b2983-316f-4b03-928e-4d14a0984f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QPUBE.dotm</Template>
  <TotalTime>16</TotalTime>
  <Pages>31</Pages>
  <Words>8952</Words>
  <Characters>48343</Characters>
  <Application>Microsoft Office Word</Application>
  <DocSecurity>0</DocSecurity>
  <Lines>402</Lines>
  <Paragraphs>114</Paragraphs>
  <ScaleCrop>false</ScaleCrop>
  <Manager>ITU-T</Manager>
  <Company>International Telecommunication Union (ITU)</Company>
  <LinksUpToDate>false</LinksUpToDate>
  <CharactersWithSpaces>57181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of the revision of the ITU-T K.Suppl.16 “Electromagnetic field compliance assessments for 5G wireless networks”</dc:title>
  <dc:subject>SERIES K: PROTECTION AGAINST INTERFERENCE -</dc:subject>
  <dc:creator>Rapporteur Q3/5</dc:creator>
  <cp:keywords>Exposure evaluation: base station installed underground</cp:keywords>
  <dc:description>SG5-TD506/GEN  For: Rome, 17-27 October 2022_x000d_Document date: _x000d_Saved by ITU51014277 at 12:52:56 on 20.10.22</dc:description>
  <cp:lastModifiedBy>Leonardo Marques Campos</cp:lastModifiedBy>
  <cp:revision>29</cp:revision>
  <cp:lastPrinted>2020-06-22T14:01:00Z</cp:lastPrinted>
  <dcterms:created xsi:type="dcterms:W3CDTF">2025-05-13T13:06:00Z</dcterms:created>
  <dcterms:modified xsi:type="dcterms:W3CDTF">2025-05-13T13:28:00Z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0x010100D841A6E7BF131348A622DA524FDF4D21</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SG5-TD506/GEN</vt:lpwstr>
  </property>
  <property fmtid="{D5CDD505-2E9C-101B-9397-08002B2CF9AE}" pid="11" name="doctitle2">
    <vt:lpwstr>SERIES K: PROTECTION AGAINST INTERFERENCE</vt:lpwstr>
  </property>
  <property fmtid="{D5CDD505-2E9C-101B-9397-08002B2CF9AE}" pid="12" name="doctitle">
    <vt:lpwstr>RF Exposure evaluation around base station installed underground</vt:lpwstr>
  </property>
  <property fmtid="{D5CDD505-2E9C-101B-9397-08002B2CF9AE}" pid="13" name="Language">
    <vt:lpwstr>English</vt:lpwstr>
  </property>
  <property fmtid="{D5CDD505-2E9C-101B-9397-08002B2CF9AE}" pid="14" name="Typist">
    <vt:lpwstr>Gachetc</vt:lpwstr>
  </property>
  <property fmtid="{D5CDD505-2E9C-101B-9397-08002B2CF9AE}" pid="15" name="Date completed">
    <vt:lpwstr>14 August 2020</vt:lpwstr>
  </property>
  <property fmtid="{D5CDD505-2E9C-101B-9397-08002B2CF9AE}" pid="16" name="Docdate">
    <vt:lpwstr/>
  </property>
  <property fmtid="{D5CDD505-2E9C-101B-9397-08002B2CF9AE}" pid="17" name="Docorlang">
    <vt:lpwstr/>
  </property>
  <property fmtid="{D5CDD505-2E9C-101B-9397-08002B2CF9AE}" pid="18" name="Docbluepink">
    <vt:lpwstr>3/5</vt:lpwstr>
  </property>
  <property fmtid="{D5CDD505-2E9C-101B-9397-08002B2CF9AE}" pid="19" name="Docdest">
    <vt:lpwstr>Rome, 17-27 October 2022</vt:lpwstr>
  </property>
  <property fmtid="{D5CDD505-2E9C-101B-9397-08002B2CF9AE}" pid="20" name="Docauthor">
    <vt:lpwstr>Rapporteur Q3/5</vt:lpwstr>
  </property>
</Properties>
</file>