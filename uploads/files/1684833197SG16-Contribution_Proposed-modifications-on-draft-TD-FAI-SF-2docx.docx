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2376C" w:rsidRPr="0037415F" w14:paraId="534C416D" w14:textId="77777777" w:rsidTr="0081064E">
        <w:trPr>
          <w:cantSplit/>
          <w:jc w:val="center"/>
        </w:trPr>
        <w:tc>
          <w:tcPr>
            <w:tcW w:w="1134" w:type="dxa"/>
            <w:vMerge w:val="restart"/>
            <w:vAlign w:val="center"/>
          </w:tcPr>
          <w:p w14:paraId="5FB7DF15" w14:textId="77777777" w:rsidR="00E2376C" w:rsidRPr="00567F52" w:rsidRDefault="00E2376C" w:rsidP="0081064E">
            <w:pPr>
              <w:spacing w:before="0"/>
              <w:jc w:val="center"/>
            </w:pPr>
            <w:r>
              <w:rPr>
                <w:noProof/>
                <w:lang w:val="en-US" w:eastAsia="en-US" w:bidi="hi-IN"/>
              </w:rPr>
              <w:drawing>
                <wp:inline distT="0" distB="0" distL="0" distR="0" wp14:anchorId="54CD559C" wp14:editId="645A300A">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2BF60577" w14:textId="77777777" w:rsidR="00E2376C" w:rsidRPr="00F70513" w:rsidRDefault="00E2376C" w:rsidP="009F42B3">
            <w:pPr>
              <w:rPr>
                <w:sz w:val="16"/>
                <w:szCs w:val="16"/>
              </w:rPr>
            </w:pPr>
            <w:r w:rsidRPr="00F70513">
              <w:rPr>
                <w:sz w:val="16"/>
                <w:szCs w:val="16"/>
              </w:rPr>
              <w:t>INTERNATIONAL TELECOMMUNICATION UNION</w:t>
            </w:r>
          </w:p>
          <w:p w14:paraId="183C8218" w14:textId="77777777" w:rsidR="00E2376C" w:rsidRPr="006264C9" w:rsidRDefault="00E2376C" w:rsidP="009F42B3">
            <w:pPr>
              <w:rPr>
                <w:b/>
                <w:bCs/>
                <w:sz w:val="26"/>
                <w:szCs w:val="26"/>
              </w:rPr>
            </w:pPr>
            <w:r w:rsidRPr="006264C9">
              <w:rPr>
                <w:b/>
                <w:bCs/>
                <w:sz w:val="26"/>
                <w:szCs w:val="26"/>
              </w:rPr>
              <w:t>TELECOMMUNICATION</w:t>
            </w:r>
            <w:r w:rsidRPr="006264C9">
              <w:rPr>
                <w:b/>
                <w:bCs/>
                <w:sz w:val="26"/>
                <w:szCs w:val="26"/>
              </w:rPr>
              <w:br/>
              <w:t>STANDARDIZATION SECTOR</w:t>
            </w:r>
          </w:p>
          <w:p w14:paraId="6457A0B8" w14:textId="77777777" w:rsidR="00E2376C" w:rsidRPr="007F664D" w:rsidRDefault="00E2376C"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10BD900F" w14:textId="77777777" w:rsidR="00E2376C" w:rsidRPr="0095099F" w:rsidRDefault="00E2376C" w:rsidP="00E2376C">
            <w:pPr>
              <w:pStyle w:val="Docnumber"/>
              <w:rPr>
                <w:highlight w:val="yellow"/>
              </w:rPr>
            </w:pPr>
            <w:r w:rsidRPr="001970B3">
              <w:rPr>
                <w:noProof/>
              </w:rPr>
              <w:t>SG16</w:t>
            </w:r>
            <w:r w:rsidRPr="005C4F27">
              <w:t>-C</w:t>
            </w:r>
            <w:r w:rsidRPr="005C4F27">
              <w:rPr>
                <w:highlight w:val="yellow"/>
              </w:rPr>
              <w:t>n</w:t>
            </w:r>
          </w:p>
        </w:tc>
      </w:tr>
      <w:tr w:rsidR="00E2376C" w:rsidRPr="0095099F" w14:paraId="581379CE" w14:textId="77777777" w:rsidTr="009B75B3">
        <w:trPr>
          <w:cantSplit/>
          <w:jc w:val="center"/>
        </w:trPr>
        <w:tc>
          <w:tcPr>
            <w:tcW w:w="1134" w:type="dxa"/>
            <w:vMerge/>
          </w:tcPr>
          <w:p w14:paraId="2F76D25B" w14:textId="77777777" w:rsidR="00E2376C" w:rsidRPr="00072A4E" w:rsidRDefault="00E2376C" w:rsidP="00FD35D4">
            <w:pPr>
              <w:rPr>
                <w:smallCaps/>
                <w:sz w:val="20"/>
              </w:rPr>
            </w:pPr>
          </w:p>
        </w:tc>
        <w:tc>
          <w:tcPr>
            <w:tcW w:w="3969" w:type="dxa"/>
            <w:gridSpan w:val="2"/>
            <w:vMerge/>
          </w:tcPr>
          <w:p w14:paraId="7C70CC24" w14:textId="77777777" w:rsidR="00E2376C" w:rsidRPr="00072A4E" w:rsidRDefault="00E2376C" w:rsidP="00FD35D4">
            <w:pPr>
              <w:rPr>
                <w:smallCaps/>
                <w:sz w:val="20"/>
              </w:rPr>
            </w:pPr>
          </w:p>
        </w:tc>
        <w:tc>
          <w:tcPr>
            <w:tcW w:w="4537" w:type="dxa"/>
            <w:gridSpan w:val="3"/>
          </w:tcPr>
          <w:p w14:paraId="0E546E2D" w14:textId="77777777" w:rsidR="00E2376C" w:rsidRPr="0095099F" w:rsidRDefault="00E2376C" w:rsidP="00FD35D4">
            <w:pPr>
              <w:pStyle w:val="TSBHeaderRight14"/>
            </w:pPr>
            <w:r w:rsidRPr="001970B3">
              <w:rPr>
                <w:noProof/>
              </w:rPr>
              <w:t>STUDY GROUP 16</w:t>
            </w:r>
            <w:r w:rsidRPr="0095099F">
              <w:t xml:space="preserve"> </w:t>
            </w:r>
          </w:p>
        </w:tc>
      </w:tr>
      <w:tr w:rsidR="00E2376C" w:rsidRPr="00D4357A" w14:paraId="399EBF64" w14:textId="77777777" w:rsidTr="009B75B3">
        <w:trPr>
          <w:cantSplit/>
          <w:jc w:val="center"/>
        </w:trPr>
        <w:tc>
          <w:tcPr>
            <w:tcW w:w="1134" w:type="dxa"/>
            <w:vMerge/>
            <w:tcBorders>
              <w:bottom w:val="single" w:sz="12" w:space="0" w:color="auto"/>
            </w:tcBorders>
          </w:tcPr>
          <w:p w14:paraId="7E34BC48" w14:textId="77777777" w:rsidR="00E2376C" w:rsidRPr="0037415F" w:rsidRDefault="00E2376C" w:rsidP="00691C94">
            <w:pPr>
              <w:rPr>
                <w:b/>
                <w:bCs/>
                <w:sz w:val="26"/>
              </w:rPr>
            </w:pPr>
          </w:p>
        </w:tc>
        <w:tc>
          <w:tcPr>
            <w:tcW w:w="3969" w:type="dxa"/>
            <w:gridSpan w:val="2"/>
            <w:vMerge/>
            <w:tcBorders>
              <w:bottom w:val="single" w:sz="12" w:space="0" w:color="auto"/>
            </w:tcBorders>
          </w:tcPr>
          <w:p w14:paraId="48281E4D" w14:textId="77777777" w:rsidR="00E2376C" w:rsidRPr="0037415F" w:rsidRDefault="00E2376C" w:rsidP="00691C94">
            <w:pPr>
              <w:rPr>
                <w:b/>
                <w:bCs/>
                <w:sz w:val="26"/>
              </w:rPr>
            </w:pPr>
          </w:p>
        </w:tc>
        <w:tc>
          <w:tcPr>
            <w:tcW w:w="4537" w:type="dxa"/>
            <w:gridSpan w:val="3"/>
            <w:tcBorders>
              <w:bottom w:val="single" w:sz="12" w:space="0" w:color="auto"/>
            </w:tcBorders>
            <w:vAlign w:val="center"/>
          </w:tcPr>
          <w:p w14:paraId="461F4B76" w14:textId="77777777" w:rsidR="00E2376C" w:rsidRPr="00D4357A" w:rsidRDefault="00E2376C" w:rsidP="006F4361">
            <w:pPr>
              <w:pStyle w:val="TSBHeaderRight14"/>
            </w:pPr>
            <w:r w:rsidRPr="00D4357A">
              <w:t>Original: English</w:t>
            </w:r>
          </w:p>
        </w:tc>
      </w:tr>
      <w:tr w:rsidR="00E2376C" w:rsidRPr="0037415F" w14:paraId="76B1CA81" w14:textId="77777777" w:rsidTr="00D57D7F">
        <w:trPr>
          <w:cantSplit/>
          <w:jc w:val="center"/>
        </w:trPr>
        <w:tc>
          <w:tcPr>
            <w:tcW w:w="1418" w:type="dxa"/>
            <w:gridSpan w:val="2"/>
          </w:tcPr>
          <w:p w14:paraId="1A212AC9" w14:textId="77777777" w:rsidR="00E2376C" w:rsidRPr="0037415F" w:rsidRDefault="00E2376C" w:rsidP="00691C94">
            <w:pPr>
              <w:rPr>
                <w:b/>
                <w:bCs/>
              </w:rPr>
            </w:pPr>
            <w:r w:rsidRPr="0037415F">
              <w:rPr>
                <w:b/>
                <w:bCs/>
              </w:rPr>
              <w:t>Question(s):</w:t>
            </w:r>
          </w:p>
        </w:tc>
        <w:tc>
          <w:tcPr>
            <w:tcW w:w="3827" w:type="dxa"/>
            <w:gridSpan w:val="2"/>
          </w:tcPr>
          <w:p w14:paraId="05731121" w14:textId="77777777" w:rsidR="00E2376C" w:rsidRPr="00D4357A" w:rsidRDefault="00D4357A" w:rsidP="002534C9">
            <w:pPr>
              <w:pStyle w:val="TSBHeaderQuestion"/>
            </w:pPr>
            <w:r w:rsidRPr="00D4357A">
              <w:rPr>
                <w:noProof/>
              </w:rPr>
              <w:t>5</w:t>
            </w:r>
            <w:r w:rsidR="00E2376C" w:rsidRPr="00D4357A">
              <w:rPr>
                <w:noProof/>
              </w:rPr>
              <w:t>/16</w:t>
            </w:r>
          </w:p>
        </w:tc>
        <w:tc>
          <w:tcPr>
            <w:tcW w:w="4395" w:type="dxa"/>
            <w:gridSpan w:val="2"/>
          </w:tcPr>
          <w:p w14:paraId="2A64C3A1" w14:textId="77777777" w:rsidR="00E2376C" w:rsidRPr="00D4357A" w:rsidRDefault="00D4357A" w:rsidP="0081064E">
            <w:pPr>
              <w:pStyle w:val="VenueDate"/>
            </w:pPr>
            <w:r w:rsidRPr="00D4357A">
              <w:t>Geneva, 10-21 July 2023</w:t>
            </w:r>
          </w:p>
        </w:tc>
      </w:tr>
      <w:tr w:rsidR="00E2376C" w:rsidRPr="00A4045F" w14:paraId="6DA147D9" w14:textId="77777777" w:rsidTr="00BC1FAE">
        <w:trPr>
          <w:cantSplit/>
          <w:jc w:val="center"/>
        </w:trPr>
        <w:tc>
          <w:tcPr>
            <w:tcW w:w="9640" w:type="dxa"/>
            <w:gridSpan w:val="6"/>
          </w:tcPr>
          <w:p w14:paraId="1DB2C0F5" w14:textId="77777777" w:rsidR="00E2376C" w:rsidRPr="002534C9" w:rsidRDefault="00E2376C" w:rsidP="0095099F">
            <w:pPr>
              <w:jc w:val="center"/>
              <w:rPr>
                <w:b/>
                <w:bCs/>
              </w:rPr>
            </w:pPr>
            <w:r w:rsidRPr="002534C9">
              <w:rPr>
                <w:b/>
                <w:bCs/>
              </w:rPr>
              <w:t>CONTRIBUTION</w:t>
            </w:r>
          </w:p>
        </w:tc>
      </w:tr>
      <w:tr w:rsidR="00E2376C" w:rsidRPr="0037415F" w14:paraId="37C4B73B" w14:textId="77777777" w:rsidTr="00D57D7F">
        <w:trPr>
          <w:cantSplit/>
          <w:jc w:val="center"/>
        </w:trPr>
        <w:tc>
          <w:tcPr>
            <w:tcW w:w="1418" w:type="dxa"/>
            <w:gridSpan w:val="2"/>
          </w:tcPr>
          <w:p w14:paraId="5F4E4FA8" w14:textId="77777777" w:rsidR="00E2376C" w:rsidRPr="0037415F" w:rsidRDefault="00E2376C" w:rsidP="00691C94">
            <w:pPr>
              <w:rPr>
                <w:b/>
                <w:bCs/>
              </w:rPr>
            </w:pPr>
            <w:r>
              <w:rPr>
                <w:b/>
                <w:bCs/>
              </w:rPr>
              <w:t>Source:</w:t>
            </w:r>
          </w:p>
        </w:tc>
        <w:tc>
          <w:tcPr>
            <w:tcW w:w="8222" w:type="dxa"/>
            <w:gridSpan w:val="4"/>
          </w:tcPr>
          <w:p w14:paraId="5A52DBBD" w14:textId="77777777" w:rsidR="00E2376C" w:rsidRPr="00D4357A" w:rsidRDefault="00D4357A" w:rsidP="002534C9">
            <w:pPr>
              <w:pStyle w:val="TSBHeaderSource"/>
            </w:pPr>
            <w:r w:rsidRPr="00D4357A">
              <w:t>Ministry of Communications, India</w:t>
            </w:r>
          </w:p>
        </w:tc>
      </w:tr>
      <w:tr w:rsidR="00E2376C" w:rsidRPr="0037415F" w14:paraId="6E03098A" w14:textId="77777777" w:rsidTr="00D57D7F">
        <w:trPr>
          <w:cantSplit/>
          <w:jc w:val="center"/>
        </w:trPr>
        <w:tc>
          <w:tcPr>
            <w:tcW w:w="1418" w:type="dxa"/>
            <w:gridSpan w:val="2"/>
          </w:tcPr>
          <w:p w14:paraId="10B6168C" w14:textId="77777777" w:rsidR="00E2376C" w:rsidRPr="0037415F" w:rsidRDefault="00E2376C" w:rsidP="00691C94">
            <w:r w:rsidRPr="0037415F">
              <w:rPr>
                <w:b/>
                <w:bCs/>
              </w:rPr>
              <w:t>Title:</w:t>
            </w:r>
          </w:p>
        </w:tc>
        <w:tc>
          <w:tcPr>
            <w:tcW w:w="8222" w:type="dxa"/>
            <w:gridSpan w:val="4"/>
          </w:tcPr>
          <w:p w14:paraId="348BB09B" w14:textId="5A7E241A" w:rsidR="00E2376C" w:rsidRPr="00FA2E6D" w:rsidRDefault="00D4357A" w:rsidP="00163372">
            <w:pPr>
              <w:pStyle w:val="TSBHeaderTitle"/>
              <w:rPr>
                <w:highlight w:val="yellow"/>
              </w:rPr>
            </w:pPr>
            <w:r>
              <w:t xml:space="preserve">Proposed modifications on draft </w:t>
            </w:r>
            <w:r w:rsidR="00163372">
              <w:t xml:space="preserve">new recommendation ITU-T </w:t>
            </w:r>
            <w:r>
              <w:t xml:space="preserve"> </w:t>
            </w:r>
            <w:r w:rsidRPr="00F35B00">
              <w:t xml:space="preserve">F.AI-SF </w:t>
            </w:r>
            <w:r w:rsidRPr="00F35B00">
              <w:rPr>
                <w:color w:val="000000"/>
                <w:shd w:val="clear" w:color="auto" w:fill="FFFFFF"/>
                <w:lang w:eastAsia="zh-CN"/>
              </w:rPr>
              <w:t>"</w:t>
            </w:r>
            <w:r w:rsidRPr="00F35B00">
              <w:t>Requirements for smart factory based on artificial intelligence</w:t>
            </w:r>
            <w:r w:rsidRPr="00F35B00">
              <w:rPr>
                <w:color w:val="000000"/>
                <w:shd w:val="clear" w:color="auto" w:fill="FFFFFF"/>
                <w:lang w:eastAsia="zh-CN"/>
              </w:rPr>
              <w:t>"</w:t>
            </w:r>
            <w:r w:rsidRPr="00F35B00">
              <w:t xml:space="preserve"> </w:t>
            </w:r>
          </w:p>
        </w:tc>
      </w:tr>
      <w:tr w:rsidR="00E2376C" w:rsidRPr="0037415F" w14:paraId="08FF6213" w14:textId="77777777" w:rsidTr="0081064E">
        <w:trPr>
          <w:cantSplit/>
          <w:jc w:val="center"/>
        </w:trPr>
        <w:tc>
          <w:tcPr>
            <w:tcW w:w="1418" w:type="dxa"/>
            <w:gridSpan w:val="2"/>
            <w:tcBorders>
              <w:top w:val="single" w:sz="6" w:space="0" w:color="auto"/>
              <w:bottom w:val="single" w:sz="6" w:space="0" w:color="auto"/>
            </w:tcBorders>
          </w:tcPr>
          <w:p w14:paraId="0591EE2B" w14:textId="77777777" w:rsidR="00E2376C" w:rsidRPr="008F7104" w:rsidRDefault="00E2376C" w:rsidP="005C4F27">
            <w:pPr>
              <w:rPr>
                <w:b/>
                <w:bCs/>
              </w:rPr>
            </w:pPr>
            <w:r w:rsidRPr="008F7104">
              <w:rPr>
                <w:b/>
                <w:bCs/>
              </w:rPr>
              <w:t>Contact:</w:t>
            </w:r>
          </w:p>
        </w:tc>
        <w:tc>
          <w:tcPr>
            <w:tcW w:w="4111" w:type="dxa"/>
            <w:gridSpan w:val="3"/>
            <w:tcBorders>
              <w:top w:val="single" w:sz="6" w:space="0" w:color="auto"/>
              <w:bottom w:val="single" w:sz="6" w:space="0" w:color="auto"/>
            </w:tcBorders>
          </w:tcPr>
          <w:p w14:paraId="4A6AA4FD" w14:textId="77777777" w:rsidR="00E2376C" w:rsidRPr="00D4357A" w:rsidRDefault="00D4357A" w:rsidP="00D4357A">
            <w:r w:rsidRPr="00D4357A">
              <w:t>Rajmohan Meena</w:t>
            </w:r>
            <w:r w:rsidRPr="00D4357A">
              <w:br/>
              <w:t>Department of Telecommunications, Ministry of Communications,</w:t>
            </w:r>
            <w:r w:rsidRPr="00D4357A">
              <w:br/>
              <w:t>India</w:t>
            </w:r>
          </w:p>
        </w:tc>
        <w:tc>
          <w:tcPr>
            <w:tcW w:w="4111" w:type="dxa"/>
            <w:tcBorders>
              <w:top w:val="single" w:sz="6" w:space="0" w:color="auto"/>
              <w:bottom w:val="single" w:sz="6" w:space="0" w:color="auto"/>
            </w:tcBorders>
          </w:tcPr>
          <w:p w14:paraId="78484EAE" w14:textId="77777777" w:rsidR="00E2376C" w:rsidRPr="00D4357A" w:rsidRDefault="00E2376C" w:rsidP="00B57342">
            <w:pPr>
              <w:tabs>
                <w:tab w:val="left" w:pos="794"/>
              </w:tabs>
            </w:pPr>
            <w:r w:rsidRPr="00D4357A">
              <w:t>Tel:</w:t>
            </w:r>
            <w:r w:rsidRPr="00D4357A">
              <w:tab/>
              <w:t>+</w:t>
            </w:r>
            <w:r w:rsidR="00D4357A" w:rsidRPr="00D4357A">
              <w:t>91 9013135530</w:t>
            </w:r>
            <w:r w:rsidRPr="00D4357A">
              <w:br/>
              <w:t>E-mail:</w:t>
            </w:r>
            <w:r w:rsidRPr="00D4357A">
              <w:tab/>
            </w:r>
            <w:r w:rsidR="00D4357A" w:rsidRPr="00D4357A">
              <w:t>adgn3.tec@gov.in</w:t>
            </w:r>
          </w:p>
        </w:tc>
      </w:tr>
    </w:tbl>
    <w:p w14:paraId="486225EE" w14:textId="77777777" w:rsidR="00E2376C" w:rsidRDefault="00E2376C"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E2376C" w:rsidRPr="0037415F" w14:paraId="083CE25B" w14:textId="77777777" w:rsidTr="00D57D7F">
        <w:trPr>
          <w:cantSplit/>
          <w:jc w:val="center"/>
        </w:trPr>
        <w:tc>
          <w:tcPr>
            <w:tcW w:w="1418" w:type="dxa"/>
          </w:tcPr>
          <w:p w14:paraId="7855E9AF" w14:textId="77777777" w:rsidR="00E2376C" w:rsidRPr="008F7104" w:rsidRDefault="00E2376C" w:rsidP="00EB6775">
            <w:pPr>
              <w:rPr>
                <w:b/>
                <w:bCs/>
              </w:rPr>
            </w:pPr>
            <w:r w:rsidRPr="008F7104">
              <w:rPr>
                <w:b/>
                <w:bCs/>
              </w:rPr>
              <w:t>Abstract:</w:t>
            </w:r>
          </w:p>
        </w:tc>
        <w:tc>
          <w:tcPr>
            <w:tcW w:w="8222" w:type="dxa"/>
          </w:tcPr>
          <w:p w14:paraId="12F2D0B1" w14:textId="6DD99D04" w:rsidR="00E2376C" w:rsidRPr="00165942" w:rsidRDefault="00163372" w:rsidP="00163372">
            <w:pPr>
              <w:pStyle w:val="TSBHeaderSummary"/>
              <w:rPr>
                <w:highlight w:val="yellow"/>
              </w:rPr>
            </w:pPr>
            <w:r w:rsidRPr="00D4357A">
              <w:t xml:space="preserve">This contribution </w:t>
            </w:r>
            <w:r>
              <w:t>attempts to provide an updated draft text for draft new recommendation ITU-T</w:t>
            </w:r>
            <w:r w:rsidRPr="00D4357A">
              <w:t xml:space="preserve"> </w:t>
            </w:r>
            <w:r w:rsidR="00D4357A" w:rsidRPr="00D4357A">
              <w:t>F.AI-SF "Requirements for smart factory based on artificial intelligence" (New)</w:t>
            </w:r>
            <w:r>
              <w:t xml:space="preserve">, </w:t>
            </w:r>
            <w:r w:rsidR="00D4357A">
              <w:t xml:space="preserve">as </w:t>
            </w:r>
            <w:r>
              <w:t xml:space="preserve">placed </w:t>
            </w:r>
            <w:r w:rsidR="00D4357A">
              <w:t>at Annexure-I</w:t>
            </w:r>
            <w:r>
              <w:t>.</w:t>
            </w:r>
          </w:p>
        </w:tc>
      </w:tr>
    </w:tbl>
    <w:p w14:paraId="22C47E8C" w14:textId="77777777" w:rsidR="00E2376C" w:rsidRDefault="00E2376C" w:rsidP="0089088E">
      <w:bookmarkStart w:id="0" w:name="_GoBack"/>
      <w:bookmarkEnd w:id="0"/>
    </w:p>
    <w:p w14:paraId="67379141" w14:textId="77777777" w:rsidR="00E2376C" w:rsidRDefault="00E2376C" w:rsidP="00DE3062"/>
    <w:p w14:paraId="59CC66FE" w14:textId="77777777" w:rsidR="00D4357A" w:rsidRDefault="00D4357A" w:rsidP="00DE3062"/>
    <w:p w14:paraId="11980C32" w14:textId="77777777" w:rsidR="00D4357A" w:rsidRDefault="00D4357A" w:rsidP="00DE3062"/>
    <w:p w14:paraId="11189F8D" w14:textId="77777777" w:rsidR="00D4357A" w:rsidRDefault="00D4357A" w:rsidP="00DE3062"/>
    <w:p w14:paraId="78AD9F57" w14:textId="77777777" w:rsidR="00D4357A" w:rsidRDefault="00D4357A" w:rsidP="00DE3062"/>
    <w:p w14:paraId="37C6B282" w14:textId="77777777" w:rsidR="00D4357A" w:rsidRDefault="00D4357A" w:rsidP="00DE3062"/>
    <w:p w14:paraId="5CBB0043" w14:textId="77777777" w:rsidR="00D4357A" w:rsidRDefault="00D4357A" w:rsidP="00DE3062"/>
    <w:p w14:paraId="0D05FEC8" w14:textId="77777777" w:rsidR="00D4357A" w:rsidRDefault="00D4357A" w:rsidP="00DE3062"/>
    <w:p w14:paraId="3A0BFC79" w14:textId="77777777" w:rsidR="00D4357A" w:rsidRDefault="00D4357A" w:rsidP="00DE3062"/>
    <w:p w14:paraId="78E1822C" w14:textId="77777777" w:rsidR="00D4357A" w:rsidRDefault="00D4357A" w:rsidP="00DE3062"/>
    <w:p w14:paraId="7E4BD87A" w14:textId="77777777" w:rsidR="00D4357A" w:rsidRDefault="00D4357A" w:rsidP="00DE3062"/>
    <w:p w14:paraId="3EBCC252" w14:textId="77777777" w:rsidR="00D4357A" w:rsidRDefault="00D4357A" w:rsidP="00DE3062"/>
    <w:p w14:paraId="6A77A352" w14:textId="77777777" w:rsidR="00D4357A" w:rsidRDefault="00D4357A" w:rsidP="00DE3062"/>
    <w:p w14:paraId="0AC17156" w14:textId="77777777" w:rsidR="00D4357A" w:rsidRDefault="00D4357A" w:rsidP="00DE3062"/>
    <w:p w14:paraId="3A259CFA" w14:textId="77777777" w:rsidR="00D4357A" w:rsidRDefault="00D4357A" w:rsidP="00DE3062"/>
    <w:p w14:paraId="5003E727" w14:textId="77777777" w:rsidR="00D4357A" w:rsidRDefault="00D4357A" w:rsidP="00DE3062"/>
    <w:p w14:paraId="40C7B62F" w14:textId="77777777" w:rsidR="00D4357A" w:rsidRDefault="00D4357A" w:rsidP="00DE3062"/>
    <w:p w14:paraId="48A4FBF2" w14:textId="77777777" w:rsidR="00D4357A" w:rsidRDefault="00D4357A" w:rsidP="00DE3062"/>
    <w:p w14:paraId="7C6248B4" w14:textId="77777777" w:rsidR="00D4357A" w:rsidRDefault="00D4357A" w:rsidP="00DE3062"/>
    <w:p w14:paraId="618C20C4" w14:textId="77777777" w:rsidR="00D4357A" w:rsidRDefault="00D4357A" w:rsidP="00DE3062"/>
    <w:p w14:paraId="57D1F750" w14:textId="77777777" w:rsidR="00D4357A" w:rsidRDefault="00D4357A" w:rsidP="00DE3062"/>
    <w:p w14:paraId="312B7A13" w14:textId="5DB17815" w:rsidR="00D4357A" w:rsidRPr="003A573D" w:rsidRDefault="003A573D" w:rsidP="003A573D">
      <w:pPr>
        <w:jc w:val="right"/>
        <w:rPr>
          <w:b/>
          <w:bCs/>
          <w:sz w:val="28"/>
          <w:szCs w:val="28"/>
        </w:rPr>
      </w:pPr>
      <w:r w:rsidRPr="003A573D">
        <w:rPr>
          <w:b/>
          <w:bCs/>
          <w:sz w:val="28"/>
          <w:szCs w:val="28"/>
        </w:rPr>
        <w:lastRenderedPageBreak/>
        <w:t>Annexure-I</w:t>
      </w:r>
    </w:p>
    <w:p w14:paraId="7CB4B341" w14:textId="55C40969" w:rsidR="00D4357A" w:rsidRPr="00E96CA3" w:rsidRDefault="00D4357A" w:rsidP="00D4357A"/>
    <w:p w14:paraId="3B4DC783" w14:textId="77777777" w:rsidR="00D4357A" w:rsidRPr="00F35B00" w:rsidRDefault="00D4357A" w:rsidP="00D4357A">
      <w:pPr>
        <w:pStyle w:val="RecNo"/>
        <w:rPr>
          <w:lang w:eastAsia="zh-CN"/>
        </w:rPr>
      </w:pPr>
      <w:r w:rsidRPr="00F35B00">
        <w:rPr>
          <w:lang w:eastAsia="zh-CN"/>
        </w:rPr>
        <w:t>Draft new Recommendation ITU-T F.AI-SF</w:t>
      </w:r>
    </w:p>
    <w:p w14:paraId="31EBD305" w14:textId="77777777" w:rsidR="00D4357A" w:rsidRPr="00F35B00" w:rsidRDefault="00D4357A" w:rsidP="00D4357A">
      <w:pPr>
        <w:pStyle w:val="Rectitle"/>
        <w:rPr>
          <w:rFonts w:eastAsia="Malgun Gothic"/>
          <w:lang w:eastAsia="ko-KR"/>
        </w:rPr>
      </w:pPr>
      <w:r w:rsidRPr="00F35B00">
        <w:rPr>
          <w:lang w:eastAsia="zh-CN"/>
        </w:rPr>
        <w:t>Requirements for smart factory based on artificial intelligence</w:t>
      </w:r>
    </w:p>
    <w:p w14:paraId="3F0B25E8" w14:textId="77777777" w:rsidR="00D4357A" w:rsidRPr="00F35B00" w:rsidDel="003B4DF8" w:rsidRDefault="00D4357A" w:rsidP="00D4357A">
      <w:pPr>
        <w:pStyle w:val="Headingb"/>
        <w:outlineLvl w:val="0"/>
        <w:rPr>
          <w:del w:id="1" w:author="SG16-202210" w:date="2022-10-24T12:23:00Z"/>
          <w:lang w:eastAsia="zh-CN"/>
        </w:rPr>
      </w:pPr>
      <w:bookmarkStart w:id="2" w:name="_Toc503769988"/>
      <w:bookmarkStart w:id="3" w:name="_Toc473051352"/>
      <w:commentRangeStart w:id="4"/>
      <w:del w:id="5" w:author="SG16-202210" w:date="2022-10-24T12:23:00Z">
        <w:r w:rsidRPr="00F35B00" w:rsidDel="003B4DF8">
          <w:rPr>
            <w:lang w:eastAsia="zh-CN"/>
          </w:rPr>
          <w:delText>AAP</w:delText>
        </w:r>
      </w:del>
      <w:commentRangeEnd w:id="4"/>
      <w:r w:rsidRPr="00F35B00">
        <w:rPr>
          <w:rStyle w:val="CommentReference"/>
          <w:b w:val="0"/>
        </w:rPr>
        <w:commentReference w:id="4"/>
      </w:r>
      <w:del w:id="6" w:author="SG16-202210" w:date="2022-10-24T12:23:00Z">
        <w:r w:rsidRPr="00F35B00" w:rsidDel="003B4DF8">
          <w:rPr>
            <w:lang w:eastAsia="zh-CN"/>
          </w:rPr>
          <w:delText xml:space="preserve"> Summary</w:delText>
        </w:r>
        <w:bookmarkEnd w:id="2"/>
      </w:del>
    </w:p>
    <w:p w14:paraId="29BA0CE0" w14:textId="77777777" w:rsidR="00D4357A" w:rsidRPr="00F35B00" w:rsidDel="003B4DF8" w:rsidRDefault="00D4357A" w:rsidP="00D4357A">
      <w:pPr>
        <w:rPr>
          <w:del w:id="7" w:author="SG16-202210" w:date="2022-10-24T12:23:00Z"/>
          <w:i/>
          <w:color w:val="7F7F7F" w:themeColor="text1" w:themeTint="80"/>
          <w:highlight w:val="yellow"/>
          <w:lang w:eastAsia="zh-CN"/>
        </w:rPr>
      </w:pPr>
      <w:del w:id="8" w:author="SG16-202210" w:date="2022-10-24T12:23:00Z">
        <w:r w:rsidRPr="00F35B00" w:rsidDel="003B4DF8">
          <w:rPr>
            <w:i/>
            <w:color w:val="7F7F7F" w:themeColor="text1" w:themeTint="80"/>
            <w:highlight w:val="yellow"/>
            <w:lang w:eastAsia="zh-CN"/>
          </w:rPr>
          <w:delText>[To be provided before Consent]</w:delText>
        </w:r>
      </w:del>
    </w:p>
    <w:p w14:paraId="618CADD0" w14:textId="77777777" w:rsidR="00D4357A" w:rsidRPr="00F35B00" w:rsidRDefault="00D4357A" w:rsidP="00D4357A">
      <w:pPr>
        <w:pStyle w:val="Headingb"/>
        <w:outlineLvl w:val="0"/>
        <w:rPr>
          <w:lang w:eastAsia="zh-CN"/>
        </w:rPr>
      </w:pPr>
      <w:bookmarkStart w:id="9" w:name="_Toc503769989"/>
      <w:r w:rsidRPr="00F35B00">
        <w:rPr>
          <w:lang w:eastAsia="zh-CN"/>
        </w:rPr>
        <w:t>Summary</w:t>
      </w:r>
      <w:bookmarkEnd w:id="9"/>
    </w:p>
    <w:p w14:paraId="6CF4E67E" w14:textId="77777777" w:rsidR="00D4357A" w:rsidRPr="00F35B00" w:rsidRDefault="00D4357A" w:rsidP="00D4357A">
      <w:pPr>
        <w:rPr>
          <w:i/>
          <w:color w:val="7F7F7F" w:themeColor="text1" w:themeTint="80"/>
          <w:highlight w:val="yellow"/>
          <w:lang w:eastAsia="zh-CN"/>
        </w:rPr>
      </w:pPr>
      <w:r w:rsidRPr="00F35B00">
        <w:rPr>
          <w:i/>
          <w:color w:val="7F7F7F" w:themeColor="text1" w:themeTint="80"/>
          <w:highlight w:val="yellow"/>
          <w:lang w:eastAsia="zh-CN"/>
        </w:rPr>
        <w:t>[Mandatory part]</w:t>
      </w:r>
    </w:p>
    <w:p w14:paraId="0A3B5920" w14:textId="77777777" w:rsidR="00D4357A" w:rsidRPr="00F35B00" w:rsidRDefault="00D4357A" w:rsidP="00D4357A">
      <w:pPr>
        <w:pStyle w:val="Headingb"/>
        <w:outlineLvl w:val="0"/>
        <w:rPr>
          <w:lang w:eastAsia="zh-CN"/>
        </w:rPr>
      </w:pPr>
      <w:bookmarkStart w:id="10" w:name="_Toc503769990"/>
      <w:r w:rsidRPr="00F35B00">
        <w:rPr>
          <w:lang w:eastAsia="zh-CN"/>
        </w:rPr>
        <w:t>Keyword</w:t>
      </w:r>
      <w:bookmarkEnd w:id="10"/>
    </w:p>
    <w:p w14:paraId="21D6E317" w14:textId="77777777" w:rsidR="00D4357A" w:rsidRPr="00F35B00" w:rsidRDefault="00D4357A" w:rsidP="00D4357A">
      <w:pPr>
        <w:rPr>
          <w:lang w:eastAsia="zh-CN"/>
        </w:rPr>
      </w:pPr>
      <w:proofErr w:type="gramStart"/>
      <w:r w:rsidRPr="00F35B00">
        <w:t>requirements</w:t>
      </w:r>
      <w:proofErr w:type="gramEnd"/>
      <w:r w:rsidRPr="00F35B00">
        <w:t xml:space="preserve">, use cases, artificial intelligence, </w:t>
      </w:r>
      <w:r w:rsidRPr="00F35B00">
        <w:rPr>
          <w:lang w:eastAsia="zh-CN"/>
        </w:rPr>
        <w:t>smart factory,</w:t>
      </w:r>
      <w:ins w:id="11" w:author="tec" w:date="2023-03-31T11:00:00Z">
        <w:r w:rsidR="009B36DE">
          <w:rPr>
            <w:lang w:eastAsia="zh-CN"/>
          </w:rPr>
          <w:t xml:space="preserve"> </w:t>
        </w:r>
        <w:r w:rsidR="009B36DE">
          <w:rPr>
            <w:i/>
            <w:color w:val="7F7F7F" w:themeColor="text1" w:themeTint="80"/>
            <w:lang w:eastAsia="zh-CN"/>
          </w:rPr>
          <w:t xml:space="preserve">multimedia, data </w:t>
        </w:r>
      </w:ins>
      <w:r w:rsidRPr="00F35B00">
        <w:rPr>
          <w:i/>
          <w:color w:val="7F7F7F" w:themeColor="text1" w:themeTint="80"/>
          <w:lang w:eastAsia="zh-CN"/>
        </w:rPr>
        <w:t xml:space="preserve"> XXX</w:t>
      </w:r>
    </w:p>
    <w:p w14:paraId="4BD2A140" w14:textId="77777777" w:rsidR="00D4357A" w:rsidRPr="00F35B00" w:rsidRDefault="00D4357A" w:rsidP="00D4357A">
      <w:pPr>
        <w:pStyle w:val="Heading1"/>
      </w:pPr>
      <w:bookmarkStart w:id="12" w:name="_Toc503769991"/>
      <w:bookmarkStart w:id="13" w:name="_Toc112230065"/>
      <w:bookmarkStart w:id="14" w:name="_Toc117506762"/>
      <w:bookmarkStart w:id="15" w:name="_Toc117551671"/>
      <w:bookmarkStart w:id="16" w:name="_Toc117551746"/>
      <w:r w:rsidRPr="00F35B00">
        <w:t>1</w:t>
      </w:r>
      <w:r w:rsidRPr="00F35B00">
        <w:tab/>
        <w:t>Scope</w:t>
      </w:r>
      <w:bookmarkEnd w:id="3"/>
      <w:bookmarkEnd w:id="12"/>
      <w:bookmarkEnd w:id="13"/>
      <w:bookmarkEnd w:id="14"/>
      <w:bookmarkEnd w:id="15"/>
      <w:bookmarkEnd w:id="16"/>
    </w:p>
    <w:p w14:paraId="6A81016B" w14:textId="77777777" w:rsidR="00D4357A" w:rsidRPr="00F35B00" w:rsidRDefault="00D4357A" w:rsidP="00D4357A">
      <w:pPr>
        <w:rPr>
          <w:rFonts w:eastAsia="Malgun Gothic"/>
          <w:lang w:eastAsia="ko-KR"/>
        </w:rPr>
      </w:pPr>
      <w:bookmarkStart w:id="17" w:name="OLE_LINK6"/>
      <w:r w:rsidRPr="00F35B00">
        <w:rPr>
          <w:lang w:eastAsia="zh-CN"/>
        </w:rPr>
        <w:t xml:space="preserve">This Recommendation specifies </w:t>
      </w:r>
      <w:r w:rsidRPr="00F35B00">
        <w:rPr>
          <w:rFonts w:asciiTheme="minorEastAsia" w:hAnsiTheme="minorEastAsia" w:hint="eastAsia"/>
          <w:iCs/>
          <w:color w:val="000000" w:themeColor="text1"/>
          <w:lang w:eastAsia="zh-CN"/>
        </w:rPr>
        <w:t>h</w:t>
      </w:r>
      <w:r w:rsidRPr="00F35B00">
        <w:rPr>
          <w:iCs/>
          <w:color w:val="000000" w:themeColor="text1"/>
          <w:lang w:eastAsia="zh-CN"/>
        </w:rPr>
        <w:t>igh-level architecture</w:t>
      </w:r>
      <w:r w:rsidRPr="00F35B00">
        <w:rPr>
          <w:rFonts w:ascii="SimSun" w:eastAsia="SimSun" w:hAnsi="SimSun" w:cs="SimSun" w:hint="eastAsia"/>
          <w:iCs/>
          <w:color w:val="7F7F7F" w:themeColor="text1" w:themeTint="80"/>
          <w:lang w:eastAsia="zh-CN"/>
        </w:rPr>
        <w:t>,</w:t>
      </w:r>
      <w:r w:rsidRPr="00F35B00">
        <w:rPr>
          <w:rFonts w:eastAsia="SimSun"/>
          <w:lang w:eastAsia="zh-CN"/>
        </w:rPr>
        <w:t xml:space="preserve"> use cases</w:t>
      </w:r>
      <w:r w:rsidRPr="00F35B00">
        <w:rPr>
          <w:lang w:eastAsia="zh-CN"/>
        </w:rPr>
        <w:t xml:space="preserve"> and requirements for smart factory based on artificial intelligence. </w:t>
      </w:r>
    </w:p>
    <w:p w14:paraId="722058A9" w14:textId="77777777" w:rsidR="00D4357A" w:rsidRPr="00F35B00" w:rsidRDefault="00D4357A" w:rsidP="00D4357A">
      <w:pPr>
        <w:rPr>
          <w:rFonts w:eastAsia="Malgun Gothic"/>
          <w:bCs/>
          <w:lang w:eastAsia="ko-KR"/>
        </w:rPr>
      </w:pPr>
      <w:r w:rsidRPr="00F35B00">
        <w:rPr>
          <w:rFonts w:eastAsia="Malgun Gothic"/>
          <w:lang w:eastAsia="ko-KR"/>
        </w:rPr>
        <w:t>This draft Recommendation covers the followings:</w:t>
      </w:r>
    </w:p>
    <w:p w14:paraId="5DF62FB9" w14:textId="77777777" w:rsidR="00D4357A" w:rsidRPr="00F35B00" w:rsidRDefault="00D4357A" w:rsidP="00D4357A">
      <w:pPr>
        <w:pStyle w:val="ListParagraph"/>
        <w:numPr>
          <w:ilvl w:val="0"/>
          <w:numId w:val="13"/>
        </w:numPr>
        <w:tabs>
          <w:tab w:val="left" w:pos="794"/>
          <w:tab w:val="left" w:pos="1191"/>
          <w:tab w:val="left" w:pos="1588"/>
          <w:tab w:val="left" w:pos="1985"/>
        </w:tabs>
        <w:overflowPunct w:val="0"/>
        <w:autoSpaceDE w:val="0"/>
        <w:autoSpaceDN w:val="0"/>
        <w:adjustRightInd w:val="0"/>
        <w:contextualSpacing w:val="0"/>
        <w:textAlignment w:val="baseline"/>
        <w:rPr>
          <w:lang w:eastAsia="zh-CN"/>
        </w:rPr>
      </w:pPr>
      <w:bookmarkStart w:id="18" w:name="_Toc503769992"/>
      <w:bookmarkStart w:id="19" w:name="_Toc473051353"/>
      <w:r w:rsidRPr="00F35B00">
        <w:rPr>
          <w:lang w:eastAsia="zh-CN"/>
        </w:rPr>
        <w:t>Requirements for smart factory based on artificial intelligence.</w:t>
      </w:r>
    </w:p>
    <w:p w14:paraId="4891AE70" w14:textId="77777777" w:rsidR="00D4357A" w:rsidRPr="00F35B00" w:rsidRDefault="00D4357A" w:rsidP="00D4357A">
      <w:pPr>
        <w:pStyle w:val="ListParagraph"/>
        <w:numPr>
          <w:ilvl w:val="0"/>
          <w:numId w:val="13"/>
        </w:numPr>
        <w:tabs>
          <w:tab w:val="left" w:pos="794"/>
          <w:tab w:val="left" w:pos="1191"/>
          <w:tab w:val="left" w:pos="1588"/>
          <w:tab w:val="left" w:pos="1985"/>
        </w:tabs>
        <w:overflowPunct w:val="0"/>
        <w:autoSpaceDE w:val="0"/>
        <w:autoSpaceDN w:val="0"/>
        <w:adjustRightInd w:val="0"/>
        <w:contextualSpacing w:val="0"/>
        <w:textAlignment w:val="baseline"/>
        <w:rPr>
          <w:lang w:eastAsia="zh-CN"/>
        </w:rPr>
      </w:pPr>
      <w:r w:rsidRPr="00F35B00">
        <w:rPr>
          <w:iCs/>
          <w:color w:val="000000" w:themeColor="text1"/>
          <w:lang w:eastAsia="zh-CN"/>
        </w:rPr>
        <w:t xml:space="preserve">High-level architecture of </w:t>
      </w:r>
      <w:r w:rsidRPr="00F35B00">
        <w:rPr>
          <w:lang w:eastAsia="zh-CN"/>
        </w:rPr>
        <w:t>smart factory based on artificial intelligence.</w:t>
      </w:r>
    </w:p>
    <w:p w14:paraId="17DDDD8D" w14:textId="77777777" w:rsidR="00D4357A" w:rsidRPr="00F35B00" w:rsidRDefault="00D4357A" w:rsidP="00D4357A">
      <w:pPr>
        <w:pStyle w:val="ListParagraph"/>
        <w:numPr>
          <w:ilvl w:val="0"/>
          <w:numId w:val="13"/>
        </w:numPr>
        <w:tabs>
          <w:tab w:val="left" w:pos="794"/>
          <w:tab w:val="left" w:pos="1191"/>
          <w:tab w:val="left" w:pos="1588"/>
          <w:tab w:val="left" w:pos="1985"/>
        </w:tabs>
        <w:overflowPunct w:val="0"/>
        <w:autoSpaceDE w:val="0"/>
        <w:autoSpaceDN w:val="0"/>
        <w:adjustRightInd w:val="0"/>
        <w:contextualSpacing w:val="0"/>
        <w:textAlignment w:val="baseline"/>
        <w:rPr>
          <w:lang w:eastAsia="zh-CN"/>
        </w:rPr>
      </w:pPr>
      <w:r w:rsidRPr="00F35B00">
        <w:rPr>
          <w:lang w:eastAsia="zh-CN"/>
        </w:rPr>
        <w:t>Use cases for smart factory based on artificial intelligence.</w:t>
      </w:r>
    </w:p>
    <w:p w14:paraId="35891C0D" w14:textId="77777777" w:rsidR="00D4357A" w:rsidRPr="00F35B00" w:rsidRDefault="00D4357A" w:rsidP="00D4357A">
      <w:pPr>
        <w:pStyle w:val="Heading1"/>
      </w:pPr>
      <w:bookmarkStart w:id="20" w:name="_Toc112230066"/>
      <w:bookmarkStart w:id="21" w:name="_Toc117506763"/>
      <w:bookmarkStart w:id="22" w:name="_Toc117551672"/>
      <w:bookmarkStart w:id="23" w:name="_Toc117551747"/>
      <w:bookmarkEnd w:id="17"/>
      <w:r w:rsidRPr="00F35B00">
        <w:t>2</w:t>
      </w:r>
      <w:r w:rsidRPr="00F35B00">
        <w:tab/>
        <w:t>References</w:t>
      </w:r>
      <w:bookmarkEnd w:id="18"/>
      <w:bookmarkEnd w:id="19"/>
      <w:bookmarkEnd w:id="20"/>
      <w:bookmarkEnd w:id="21"/>
      <w:bookmarkEnd w:id="22"/>
      <w:bookmarkEnd w:id="23"/>
      <w:r w:rsidRPr="00F35B00">
        <w:t xml:space="preserve"> </w:t>
      </w:r>
    </w:p>
    <w:p w14:paraId="6805F08B" w14:textId="77777777" w:rsidR="00D4357A" w:rsidRPr="00F35B00" w:rsidRDefault="00D4357A" w:rsidP="00D4357A">
      <w:bookmarkStart w:id="24" w:name="OLE_LINK10"/>
      <w:bookmarkStart w:id="25" w:name="OLE_LINK17"/>
      <w:r w:rsidRPr="00F35B00">
        <w:t xml:space="preserve">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w:t>
      </w:r>
    </w:p>
    <w:p w14:paraId="46E9EBD2" w14:textId="77777777" w:rsidR="00D4357A" w:rsidRPr="00F35B00" w:rsidRDefault="00D4357A" w:rsidP="00D4357A">
      <w:pPr>
        <w:rPr>
          <w:rFonts w:eastAsia="MS Mincho"/>
        </w:rPr>
      </w:pPr>
      <w:r w:rsidRPr="00F35B00">
        <w:t>The reference to a document within this Recommendation does not give it, as a stand-alone document, the status of a Recommendation.</w:t>
      </w:r>
      <w:bookmarkStart w:id="26" w:name="OLE_LINK53"/>
    </w:p>
    <w:p w14:paraId="1708C3A3" w14:textId="77777777" w:rsidR="00D4357A" w:rsidRPr="00F35B00" w:rsidRDefault="00D4357A" w:rsidP="00D4357A">
      <w:pPr>
        <w:rPr>
          <w:i/>
        </w:rPr>
      </w:pPr>
      <w:r w:rsidRPr="00F35B00">
        <w:rPr>
          <w:i/>
          <w:color w:val="7F7F7F" w:themeColor="text1" w:themeTint="80"/>
          <w:lang w:eastAsia="zh-CN"/>
        </w:rPr>
        <w:t>[TBD]</w:t>
      </w:r>
    </w:p>
    <w:p w14:paraId="464610B7" w14:textId="77777777" w:rsidR="00D4357A" w:rsidRPr="00F35B00" w:rsidRDefault="00D4357A" w:rsidP="00D4357A">
      <w:pPr>
        <w:pStyle w:val="Heading1"/>
      </w:pPr>
      <w:bookmarkStart w:id="27" w:name="_Toc473051354"/>
      <w:bookmarkStart w:id="28" w:name="_Toc503769993"/>
      <w:bookmarkStart w:id="29" w:name="_Toc112230067"/>
      <w:bookmarkStart w:id="30" w:name="_Toc117506764"/>
      <w:bookmarkStart w:id="31" w:name="_Toc117551673"/>
      <w:bookmarkStart w:id="32" w:name="_Toc117551748"/>
      <w:bookmarkEnd w:id="24"/>
      <w:bookmarkEnd w:id="25"/>
      <w:bookmarkEnd w:id="26"/>
      <w:r w:rsidRPr="00F35B00">
        <w:t>3</w:t>
      </w:r>
      <w:r w:rsidRPr="00F35B00">
        <w:tab/>
        <w:t>Definitions</w:t>
      </w:r>
      <w:bookmarkEnd w:id="27"/>
      <w:bookmarkEnd w:id="28"/>
      <w:bookmarkEnd w:id="29"/>
      <w:bookmarkEnd w:id="30"/>
      <w:bookmarkEnd w:id="31"/>
      <w:bookmarkEnd w:id="32"/>
    </w:p>
    <w:p w14:paraId="08FC27C8" w14:textId="77777777" w:rsidR="00D4357A" w:rsidRPr="00F35B00" w:rsidRDefault="00D4357A" w:rsidP="00D4357A">
      <w:pPr>
        <w:pStyle w:val="Heading2"/>
      </w:pPr>
      <w:bookmarkStart w:id="33" w:name="_Toc473051355"/>
      <w:bookmarkStart w:id="34" w:name="_Toc503769994"/>
      <w:bookmarkStart w:id="35" w:name="_Toc112230068"/>
      <w:bookmarkStart w:id="36" w:name="_Toc117506765"/>
      <w:bookmarkStart w:id="37" w:name="_Toc117551674"/>
      <w:bookmarkStart w:id="38" w:name="_Toc117551749"/>
      <w:r w:rsidRPr="00F35B00">
        <w:t>3</w:t>
      </w:r>
      <w:bookmarkStart w:id="39" w:name="OLE_LINK14"/>
      <w:bookmarkStart w:id="40" w:name="OLE_LINK13"/>
      <w:r w:rsidRPr="00F35B00">
        <w:t>.</w:t>
      </w:r>
      <w:bookmarkEnd w:id="39"/>
      <w:bookmarkEnd w:id="40"/>
      <w:r w:rsidRPr="00F35B00">
        <w:t>1</w:t>
      </w:r>
      <w:r w:rsidRPr="00F35B00">
        <w:tab/>
        <w:t>Terms defined elsewhere</w:t>
      </w:r>
      <w:bookmarkEnd w:id="33"/>
      <w:bookmarkEnd w:id="34"/>
      <w:bookmarkEnd w:id="35"/>
      <w:bookmarkEnd w:id="36"/>
      <w:bookmarkEnd w:id="37"/>
      <w:bookmarkEnd w:id="38"/>
    </w:p>
    <w:p w14:paraId="4C8EDB54" w14:textId="77777777" w:rsidR="00D4357A" w:rsidRPr="00F35B00" w:rsidRDefault="00D4357A" w:rsidP="00D4357A">
      <w:r w:rsidRPr="00F35B00">
        <w:t>This Recommendation uses the following terms defined elsewhere:</w:t>
      </w:r>
    </w:p>
    <w:p w14:paraId="1F80FDC9" w14:textId="77777777" w:rsidR="00D4357A" w:rsidRPr="00786AB7" w:rsidRDefault="00D4357A" w:rsidP="00D4357A">
      <w:pPr>
        <w:tabs>
          <w:tab w:val="left" w:pos="851"/>
        </w:tabs>
      </w:pPr>
      <w:bookmarkStart w:id="41" w:name="_Toc473051356"/>
      <w:r w:rsidRPr="00786AB7">
        <w:rPr>
          <w:b/>
          <w:bCs/>
        </w:rPr>
        <w:t>3.1.1</w:t>
      </w:r>
      <w:r w:rsidRPr="00786AB7">
        <w:rPr>
          <w:b/>
          <w:bCs/>
        </w:rPr>
        <w:tab/>
      </w:r>
      <w:proofErr w:type="gramStart"/>
      <w:r w:rsidRPr="00786AB7">
        <w:rPr>
          <w:b/>
          <w:bCs/>
        </w:rPr>
        <w:t>application</w:t>
      </w:r>
      <w:proofErr w:type="gramEnd"/>
      <w:r w:rsidRPr="00786AB7">
        <w:rPr>
          <w:b/>
          <w:bCs/>
        </w:rPr>
        <w:t xml:space="preserve"> [ITU-T Y.2091]:</w:t>
      </w:r>
      <w:r w:rsidRPr="00786AB7">
        <w:t xml:space="preserve"> A structured set of capabilities, which provide value-added functionality supported by one or more services, which may be supported by an API interface.</w:t>
      </w:r>
    </w:p>
    <w:p w14:paraId="3294BA73" w14:textId="77777777" w:rsidR="00D4357A" w:rsidRPr="00F35B00" w:rsidRDefault="00D4357A" w:rsidP="00D4357A">
      <w:pPr>
        <w:rPr>
          <w:lang w:eastAsia="zh-CN"/>
        </w:rPr>
      </w:pPr>
      <w:r w:rsidRPr="00F35B00">
        <w:rPr>
          <w:i/>
          <w:color w:val="7F7F7F" w:themeColor="text1" w:themeTint="80"/>
          <w:lang w:eastAsia="zh-CN"/>
        </w:rPr>
        <w:t>[TBD]</w:t>
      </w:r>
    </w:p>
    <w:p w14:paraId="0EC18A9F" w14:textId="77777777" w:rsidR="00D4357A" w:rsidRPr="00F35B00" w:rsidRDefault="00D4357A" w:rsidP="00D4357A">
      <w:pPr>
        <w:pStyle w:val="Heading2"/>
      </w:pPr>
      <w:bookmarkStart w:id="42" w:name="_Toc503769995"/>
      <w:bookmarkStart w:id="43" w:name="_Toc112230069"/>
      <w:bookmarkStart w:id="44" w:name="_Toc117506766"/>
      <w:bookmarkStart w:id="45" w:name="_Toc117551675"/>
      <w:bookmarkStart w:id="46" w:name="_Toc117551750"/>
      <w:r w:rsidRPr="00F35B00">
        <w:t>3</w:t>
      </w:r>
      <w:bookmarkStart w:id="47" w:name="OLE_LINK11"/>
      <w:bookmarkStart w:id="48" w:name="OLE_LINK12"/>
      <w:r w:rsidRPr="00F35B00">
        <w:t>.</w:t>
      </w:r>
      <w:bookmarkEnd w:id="47"/>
      <w:bookmarkEnd w:id="48"/>
      <w:r w:rsidRPr="00F35B00">
        <w:t>2</w:t>
      </w:r>
      <w:r w:rsidRPr="00F35B00">
        <w:tab/>
        <w:t>Terms defined in this Recommendation</w:t>
      </w:r>
      <w:bookmarkEnd w:id="41"/>
      <w:bookmarkEnd w:id="42"/>
      <w:bookmarkEnd w:id="43"/>
      <w:bookmarkEnd w:id="44"/>
      <w:bookmarkEnd w:id="45"/>
      <w:bookmarkEnd w:id="46"/>
    </w:p>
    <w:p w14:paraId="31EFBC1F" w14:textId="77777777" w:rsidR="00D4357A" w:rsidRPr="00F35B00" w:rsidRDefault="00D4357A" w:rsidP="00D4357A">
      <w:r w:rsidRPr="00F35B00">
        <w:t>This Recommendation defines the following terms:</w:t>
      </w:r>
    </w:p>
    <w:p w14:paraId="5510BA3E" w14:textId="77777777" w:rsidR="00D4357A" w:rsidRPr="00F35B00" w:rsidRDefault="00D4357A" w:rsidP="00D4357A">
      <w:pPr>
        <w:tabs>
          <w:tab w:val="left" w:pos="851"/>
        </w:tabs>
        <w:rPr>
          <w:rFonts w:eastAsia="Malgun Gothic"/>
          <w:lang w:eastAsia="ko-KR"/>
        </w:rPr>
      </w:pPr>
      <w:r w:rsidRPr="00F35B00">
        <w:rPr>
          <w:i/>
          <w:color w:val="7F7F7F" w:themeColor="text1" w:themeTint="80"/>
          <w:lang w:eastAsia="zh-CN"/>
        </w:rPr>
        <w:lastRenderedPageBreak/>
        <w:t>[TBD]</w:t>
      </w:r>
    </w:p>
    <w:p w14:paraId="7DC5B336" w14:textId="77777777" w:rsidR="00D4357A" w:rsidRPr="00F35B00" w:rsidRDefault="00D4357A" w:rsidP="00D4357A">
      <w:pPr>
        <w:pStyle w:val="Heading1"/>
      </w:pPr>
      <w:bookmarkStart w:id="49" w:name="_Toc473051357"/>
      <w:bookmarkStart w:id="50" w:name="_Toc503769996"/>
      <w:bookmarkStart w:id="51" w:name="_Toc112230070"/>
      <w:bookmarkStart w:id="52" w:name="_Toc117506767"/>
      <w:bookmarkStart w:id="53" w:name="_Toc117551676"/>
      <w:bookmarkStart w:id="54" w:name="_Toc117551751"/>
      <w:r w:rsidRPr="00F35B00">
        <w:t>4</w:t>
      </w:r>
      <w:r w:rsidRPr="00F35B00">
        <w:tab/>
        <w:t>Abbreviations and acronyms</w:t>
      </w:r>
      <w:bookmarkEnd w:id="49"/>
      <w:bookmarkEnd w:id="50"/>
      <w:bookmarkEnd w:id="51"/>
      <w:bookmarkEnd w:id="52"/>
      <w:bookmarkEnd w:id="53"/>
      <w:bookmarkEnd w:id="54"/>
      <w:r w:rsidRPr="00F35B00">
        <w:t xml:space="preserve"> </w:t>
      </w:r>
    </w:p>
    <w:p w14:paraId="247924E4" w14:textId="77777777" w:rsidR="00D4357A" w:rsidRPr="00F35B00" w:rsidRDefault="00D4357A" w:rsidP="00D4357A">
      <w:r w:rsidRPr="00F35B00">
        <w:t>This Recommendation uses the following abbreviations and acronyms:</w:t>
      </w:r>
    </w:p>
    <w:tbl>
      <w:tblPr>
        <w:tblW w:w="9694" w:type="dxa"/>
        <w:tblLayout w:type="fixed"/>
        <w:tblLook w:val="04A0" w:firstRow="1" w:lastRow="0" w:firstColumn="1" w:lastColumn="0" w:noHBand="0" w:noVBand="1"/>
      </w:tblPr>
      <w:tblGrid>
        <w:gridCol w:w="1417"/>
        <w:gridCol w:w="8277"/>
      </w:tblGrid>
      <w:tr w:rsidR="00D4357A" w:rsidRPr="00F35B00" w14:paraId="76DA461F" w14:textId="77777777" w:rsidTr="00EB0EEC">
        <w:tc>
          <w:tcPr>
            <w:tcW w:w="1417" w:type="dxa"/>
          </w:tcPr>
          <w:p w14:paraId="5689057C" w14:textId="77777777" w:rsidR="00D4357A" w:rsidRPr="00F35B00" w:rsidRDefault="00D4357A" w:rsidP="00EB0EEC">
            <w:pPr>
              <w:rPr>
                <w:lang w:eastAsia="zh-CN"/>
              </w:rPr>
            </w:pPr>
            <w:r w:rsidRPr="00F35B00">
              <w:rPr>
                <w:lang w:eastAsia="zh-CN"/>
              </w:rPr>
              <w:t>AI</w:t>
            </w:r>
          </w:p>
        </w:tc>
        <w:tc>
          <w:tcPr>
            <w:tcW w:w="8277" w:type="dxa"/>
          </w:tcPr>
          <w:p w14:paraId="61A44AE6" w14:textId="77777777" w:rsidR="00D4357A" w:rsidRPr="00F35B00" w:rsidRDefault="00D4357A" w:rsidP="00EB0EEC">
            <w:pPr>
              <w:rPr>
                <w:lang w:eastAsia="zh-CN"/>
              </w:rPr>
            </w:pPr>
            <w:r w:rsidRPr="00F35B00">
              <w:rPr>
                <w:lang w:eastAsia="zh-CN"/>
              </w:rPr>
              <w:t>Artificial intelligence</w:t>
            </w:r>
          </w:p>
        </w:tc>
      </w:tr>
      <w:tr w:rsidR="00D4357A" w:rsidRPr="00F35B00" w14:paraId="715C7743" w14:textId="77777777" w:rsidTr="00EB0EEC">
        <w:tc>
          <w:tcPr>
            <w:tcW w:w="1417" w:type="dxa"/>
          </w:tcPr>
          <w:p w14:paraId="2EC11B08" w14:textId="77777777" w:rsidR="00D4357A" w:rsidRPr="00F35B00" w:rsidRDefault="00D4357A" w:rsidP="00EB0EEC">
            <w:pPr>
              <w:tabs>
                <w:tab w:val="left" w:pos="851"/>
              </w:tabs>
              <w:rPr>
                <w:lang w:eastAsia="zh-CN"/>
              </w:rPr>
            </w:pPr>
            <w:r w:rsidRPr="00F35B00">
              <w:rPr>
                <w:i/>
                <w:color w:val="7F7F7F" w:themeColor="text1" w:themeTint="80"/>
                <w:lang w:eastAsia="zh-CN"/>
              </w:rPr>
              <w:t>[TBD]</w:t>
            </w:r>
          </w:p>
        </w:tc>
        <w:tc>
          <w:tcPr>
            <w:tcW w:w="8277" w:type="dxa"/>
          </w:tcPr>
          <w:p w14:paraId="4136E0D7" w14:textId="77777777" w:rsidR="00D4357A" w:rsidRPr="00F35B00" w:rsidRDefault="00D4357A" w:rsidP="00EB0EEC">
            <w:pPr>
              <w:rPr>
                <w:rFonts w:eastAsia="Malgun Gothic"/>
                <w:lang w:eastAsia="ko-KR"/>
              </w:rPr>
            </w:pPr>
          </w:p>
        </w:tc>
      </w:tr>
    </w:tbl>
    <w:p w14:paraId="03583968" w14:textId="77777777" w:rsidR="00D4357A" w:rsidRPr="00F35B00" w:rsidRDefault="00D4357A" w:rsidP="00D4357A">
      <w:pPr>
        <w:pStyle w:val="Heading1"/>
        <w:rPr>
          <w:rFonts w:eastAsia="Batang"/>
        </w:rPr>
      </w:pPr>
      <w:bookmarkStart w:id="55" w:name="_Toc244748740"/>
      <w:bookmarkStart w:id="56" w:name="_Toc357028587"/>
      <w:bookmarkStart w:id="57" w:name="_Toc238617663"/>
      <w:bookmarkStart w:id="58" w:name="_Toc306700862"/>
      <w:bookmarkStart w:id="59" w:name="_Toc501920564"/>
      <w:bookmarkStart w:id="60" w:name="_Toc360060907"/>
      <w:bookmarkStart w:id="61" w:name="_Toc503769997"/>
      <w:bookmarkStart w:id="62" w:name="_Toc112230071"/>
      <w:bookmarkStart w:id="63" w:name="_Toc117506768"/>
      <w:bookmarkStart w:id="64" w:name="_Toc117551677"/>
      <w:bookmarkStart w:id="65" w:name="_Toc117551752"/>
      <w:r w:rsidRPr="00F35B00">
        <w:rPr>
          <w:rFonts w:eastAsia="Batang"/>
        </w:rPr>
        <w:t>5</w:t>
      </w:r>
      <w:r w:rsidRPr="00F35B00">
        <w:rPr>
          <w:rFonts w:eastAsia="Batang"/>
        </w:rPr>
        <w:tab/>
        <w:t>Convention</w:t>
      </w:r>
      <w:bookmarkEnd w:id="55"/>
      <w:bookmarkEnd w:id="56"/>
      <w:bookmarkEnd w:id="57"/>
      <w:bookmarkEnd w:id="58"/>
      <w:r w:rsidRPr="00F35B00">
        <w:rPr>
          <w:rFonts w:eastAsia="Batang"/>
        </w:rPr>
        <w:t>s</w:t>
      </w:r>
      <w:bookmarkEnd w:id="59"/>
      <w:bookmarkEnd w:id="60"/>
      <w:bookmarkEnd w:id="61"/>
      <w:bookmarkEnd w:id="62"/>
      <w:bookmarkEnd w:id="63"/>
      <w:bookmarkEnd w:id="64"/>
      <w:bookmarkEnd w:id="65"/>
    </w:p>
    <w:p w14:paraId="6A9F0C31" w14:textId="77777777" w:rsidR="00D4357A" w:rsidRPr="00F35B00" w:rsidRDefault="00D4357A" w:rsidP="00D4357A">
      <w:pPr>
        <w:rPr>
          <w:lang w:eastAsia="ko-KR"/>
        </w:rPr>
      </w:pPr>
      <w:r w:rsidRPr="00F35B00">
        <w:rPr>
          <w:lang w:eastAsia="ko-KR"/>
        </w:rPr>
        <w:t>In this Recommendation:</w:t>
      </w:r>
    </w:p>
    <w:p w14:paraId="72A3A397" w14:textId="77777777" w:rsidR="00D4357A" w:rsidRPr="00F35B00" w:rsidRDefault="00D4357A" w:rsidP="00D4357A">
      <w:pPr>
        <w:numPr>
          <w:ilvl w:val="0"/>
          <w:numId w:val="12"/>
        </w:numPr>
        <w:ind w:left="567" w:hanging="567"/>
        <w:rPr>
          <w:lang w:eastAsia="ko-KR" w:bidi="he-IL"/>
        </w:rPr>
      </w:pPr>
      <w:r w:rsidRPr="00F35B00">
        <w:rPr>
          <w:lang w:eastAsia="ko-KR" w:bidi="he-IL"/>
        </w:rPr>
        <w:t>The keywords “</w:t>
      </w:r>
      <w:r w:rsidRPr="00F35B00">
        <w:rPr>
          <w:lang w:eastAsia="zh-CN" w:bidi="he-IL"/>
        </w:rPr>
        <w:t>shall</w:t>
      </w:r>
      <w:r w:rsidRPr="00F35B00">
        <w:rPr>
          <w:lang w:eastAsia="ko-KR" w:bidi="he-IL"/>
        </w:rPr>
        <w:t>” indicate a requirement which must be strictly followed and from which no deviation is permitted if conformance to this document is to be claimed.</w:t>
      </w:r>
    </w:p>
    <w:p w14:paraId="0AC7D85C" w14:textId="77777777" w:rsidR="00D4357A" w:rsidRPr="00F35B00" w:rsidRDefault="00D4357A" w:rsidP="00D4357A">
      <w:pPr>
        <w:numPr>
          <w:ilvl w:val="0"/>
          <w:numId w:val="12"/>
        </w:numPr>
        <w:ind w:left="567" w:hanging="567"/>
      </w:pPr>
      <w:r w:rsidRPr="00F35B00">
        <w:rPr>
          <w:lang w:eastAsia="ko-KR" w:bidi="he-IL"/>
        </w:rPr>
        <w:t>The keywords "</w:t>
      </w:r>
      <w:r w:rsidRPr="00F35B00">
        <w:rPr>
          <w:bCs/>
          <w:lang w:eastAsia="zh-CN" w:bidi="he-IL"/>
        </w:rPr>
        <w:t>should</w:t>
      </w:r>
      <w:r w:rsidRPr="00F35B00">
        <w:rPr>
          <w:bCs/>
          <w:lang w:eastAsia="ko-KR" w:bidi="he-IL"/>
        </w:rPr>
        <w:t xml:space="preserve">" </w:t>
      </w:r>
      <w:r w:rsidRPr="00F35B00">
        <w:rPr>
          <w:lang w:eastAsia="ko-KR" w:bidi="he-IL"/>
        </w:rPr>
        <w:t xml:space="preserve">indicate an optional requirement which is permissible. This term is not intended to imply that the vendor's implementation must provide the option, and the feature can be optionally enabled by the vendor. </w:t>
      </w:r>
      <w:r w:rsidRPr="00F35B00">
        <w:t>Rather, it means the vendor may optionally provide the feature and still claim conformance with the specification.</w:t>
      </w:r>
    </w:p>
    <w:p w14:paraId="2FC408AE" w14:textId="77777777" w:rsidR="00D4357A" w:rsidRPr="00F35B00" w:rsidRDefault="00D4357A" w:rsidP="00D4357A">
      <w:pPr>
        <w:pStyle w:val="Heading1"/>
        <w:rPr>
          <w:rFonts w:eastAsia="SimSun"/>
          <w:lang w:eastAsia="zh-CN"/>
        </w:rPr>
      </w:pPr>
      <w:bookmarkStart w:id="66" w:name="_Toc112230072"/>
      <w:bookmarkStart w:id="67" w:name="_Toc117506769"/>
      <w:bookmarkStart w:id="68" w:name="_Toc117551678"/>
      <w:bookmarkStart w:id="69" w:name="_Toc117551753"/>
      <w:bookmarkStart w:id="70" w:name="_Toc503769998"/>
      <w:bookmarkStart w:id="71" w:name="_Toc473051358"/>
      <w:r w:rsidRPr="00F35B00">
        <w:rPr>
          <w:rFonts w:eastAsia="SimSun"/>
          <w:lang w:eastAsia="zh-CN"/>
        </w:rPr>
        <w:t>6</w:t>
      </w:r>
      <w:r w:rsidRPr="00F35B00">
        <w:rPr>
          <w:rFonts w:eastAsia="SimSun"/>
          <w:lang w:eastAsia="zh-CN"/>
        </w:rPr>
        <w:tab/>
        <w:t>Overview</w:t>
      </w:r>
      <w:bookmarkEnd w:id="66"/>
      <w:bookmarkEnd w:id="67"/>
      <w:bookmarkEnd w:id="68"/>
      <w:bookmarkEnd w:id="69"/>
    </w:p>
    <w:bookmarkEnd w:id="70"/>
    <w:bookmarkEnd w:id="71"/>
    <w:p w14:paraId="0E8DCB16" w14:textId="77777777" w:rsidR="00D4357A" w:rsidRPr="00F35B00" w:rsidRDefault="00D4357A" w:rsidP="00D4357A">
      <w:r w:rsidRPr="00F35B00">
        <w:t>Smart factory is the key path to promote the deep integration of digital economy and real economy. This has become a common choice for the world's major economies to promote high-quality economic development. As the key technology, artificial intelligence technology is continuously integrated with smart factory. It is gradually changing the existing industrial form and business model, and has become a key technology to promote industrial upgrading.</w:t>
      </w:r>
    </w:p>
    <w:p w14:paraId="70B4D698" w14:textId="77777777" w:rsidR="00D4357A" w:rsidRPr="00F35B00" w:rsidRDefault="00D4357A" w:rsidP="00D4357A">
      <w:pPr>
        <w:rPr>
          <w:rFonts w:eastAsia="SimSun"/>
          <w:lang w:eastAsia="zh-CN"/>
        </w:rPr>
      </w:pPr>
      <w:r w:rsidRPr="00F35B00">
        <w:rPr>
          <w:rFonts w:eastAsia="SimSun" w:hint="eastAsia"/>
          <w:lang w:eastAsia="zh-CN"/>
        </w:rPr>
        <w:t>Fig</w:t>
      </w:r>
      <w:r w:rsidRPr="00F35B00">
        <w:rPr>
          <w:rFonts w:eastAsia="SimSun"/>
          <w:lang w:eastAsia="zh-CN"/>
        </w:rPr>
        <w:t xml:space="preserve">ure </w:t>
      </w:r>
      <w:r w:rsidRPr="00F35B00">
        <w:rPr>
          <w:rFonts w:eastAsia="Malgun Gothic" w:hint="eastAsia"/>
          <w:lang w:eastAsia="ko-KR"/>
        </w:rPr>
        <w:t>1</w:t>
      </w:r>
      <w:r w:rsidRPr="00F35B00">
        <w:rPr>
          <w:rFonts w:eastAsia="SimSun" w:hint="eastAsia"/>
          <w:lang w:eastAsia="zh-CN"/>
        </w:rPr>
        <w:t xml:space="preserve"> shows </w:t>
      </w:r>
      <w:r w:rsidRPr="00F35B00">
        <w:t>artificial intelligence scenarios in smart factory</w:t>
      </w:r>
      <w:r w:rsidRPr="00F35B00">
        <w:rPr>
          <w:rFonts w:eastAsia="SimSun" w:hint="eastAsia"/>
          <w:lang w:eastAsia="zh-CN"/>
        </w:rPr>
        <w:t>.</w:t>
      </w:r>
    </w:p>
    <w:p w14:paraId="6499699F" w14:textId="77777777" w:rsidR="00D4357A" w:rsidRPr="00F35B00" w:rsidRDefault="00D4357A" w:rsidP="00D4357A">
      <w:pPr>
        <w:pStyle w:val="Figure"/>
      </w:pPr>
      <w:r w:rsidRPr="00F35B00">
        <w:object w:dxaOrig="17670" w:dyaOrig="10470" w14:anchorId="70525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25pt;height:224.25pt" o:ole="">
            <v:imagedata r:id="rId13" o:title=""/>
          </v:shape>
          <o:OLEObject Type="Embed" ProgID="Visio.Drawing.15" ShapeID="_x0000_i1025" DrawAspect="Content" ObjectID="_1746353860" r:id="rId14"/>
        </w:object>
      </w:r>
    </w:p>
    <w:p w14:paraId="6C75E1E2" w14:textId="77777777" w:rsidR="00D4357A" w:rsidRPr="00F35B00" w:rsidRDefault="00D4357A" w:rsidP="00D4357A">
      <w:pPr>
        <w:pStyle w:val="FigureNotitle"/>
      </w:pPr>
      <w:bookmarkStart w:id="72" w:name="_Toc472497443"/>
      <w:bookmarkStart w:id="73" w:name="_Toc469925070"/>
      <w:bookmarkStart w:id="74" w:name="_Toc452493050"/>
      <w:bookmarkStart w:id="75" w:name="_Toc390440708"/>
      <w:bookmarkStart w:id="76" w:name="_Toc117551696"/>
      <w:bookmarkStart w:id="77" w:name="_Toc117551777"/>
      <w:r w:rsidRPr="00F35B00">
        <w:t xml:space="preserve">Figure 1 – </w:t>
      </w:r>
      <w:bookmarkEnd w:id="72"/>
      <w:bookmarkEnd w:id="73"/>
      <w:bookmarkEnd w:id="74"/>
      <w:bookmarkEnd w:id="75"/>
      <w:r w:rsidRPr="00F35B00">
        <w:t>Artificial intelligence scenarios in smart factory</w:t>
      </w:r>
      <w:bookmarkEnd w:id="76"/>
      <w:bookmarkEnd w:id="77"/>
    </w:p>
    <w:p w14:paraId="0167953D" w14:textId="77777777" w:rsidR="00D4357A" w:rsidRPr="00F35B00" w:rsidRDefault="00D4357A" w:rsidP="00D4357A">
      <w:pPr>
        <w:rPr>
          <w:color w:val="000000" w:themeColor="text1"/>
          <w:lang w:eastAsia="zh-CN"/>
        </w:rPr>
      </w:pPr>
      <w:r w:rsidRPr="00F35B00">
        <w:rPr>
          <w:rFonts w:hint="eastAsia"/>
          <w:lang w:eastAsia="zh-CN"/>
        </w:rPr>
        <w:t xml:space="preserve">Artificial intelligence technology can be applied to </w:t>
      </w:r>
      <w:r w:rsidRPr="00F35B00">
        <w:rPr>
          <w:lang w:eastAsia="zh-CN"/>
        </w:rPr>
        <w:t>5 major</w:t>
      </w:r>
      <w:r w:rsidRPr="00F35B00">
        <w:rPr>
          <w:rFonts w:hint="eastAsia"/>
          <w:lang w:eastAsia="zh-CN"/>
        </w:rPr>
        <w:t xml:space="preserve"> scenarios of</w:t>
      </w:r>
      <w:r w:rsidRPr="00F35B00">
        <w:rPr>
          <w:lang w:eastAsia="zh-CN"/>
        </w:rPr>
        <w:t xml:space="preserve"> smart factory</w:t>
      </w:r>
      <w:r w:rsidRPr="00F35B00">
        <w:rPr>
          <w:rFonts w:hint="eastAsia"/>
          <w:color w:val="000000" w:themeColor="text1"/>
          <w:lang w:eastAsia="zh-CN"/>
        </w:rPr>
        <w:t>, such as</w:t>
      </w:r>
      <w:r w:rsidRPr="00F35B00">
        <w:rPr>
          <w:color w:val="000000" w:themeColor="text1"/>
          <w:lang w:eastAsia="zh-CN"/>
        </w:rPr>
        <w:t xml:space="preserve"> asset predictive maintenance </w:t>
      </w:r>
      <w:r w:rsidRPr="00F35B00">
        <w:rPr>
          <w:rFonts w:hint="eastAsia"/>
          <w:lang w:eastAsia="zh-CN"/>
        </w:rPr>
        <w:t>scenario</w:t>
      </w:r>
      <w:r w:rsidRPr="00F35B00">
        <w:rPr>
          <w:color w:val="000000" w:themeColor="text1"/>
          <w:lang w:eastAsia="zh-CN"/>
        </w:rPr>
        <w:t xml:space="preserve">, assembly line management </w:t>
      </w:r>
      <w:r w:rsidRPr="00F35B00">
        <w:rPr>
          <w:rFonts w:hint="eastAsia"/>
          <w:lang w:eastAsia="zh-CN"/>
        </w:rPr>
        <w:t>scenario</w:t>
      </w:r>
      <w:r w:rsidRPr="00F35B00">
        <w:rPr>
          <w:color w:val="000000" w:themeColor="text1"/>
          <w:lang w:eastAsia="zh-CN"/>
        </w:rPr>
        <w:t xml:space="preserve">, workshop management </w:t>
      </w:r>
      <w:r w:rsidRPr="00F35B00">
        <w:rPr>
          <w:rFonts w:hint="eastAsia"/>
          <w:lang w:eastAsia="zh-CN"/>
        </w:rPr>
        <w:t>scenario</w:t>
      </w:r>
      <w:r w:rsidRPr="00F35B00">
        <w:rPr>
          <w:color w:val="000000" w:themeColor="text1"/>
          <w:lang w:eastAsia="zh-CN"/>
        </w:rPr>
        <w:t xml:space="preserve">, </w:t>
      </w:r>
      <w:r w:rsidRPr="00F35B00">
        <w:t xml:space="preserve">management decision </w:t>
      </w:r>
      <w:r w:rsidRPr="00F35B00">
        <w:rPr>
          <w:rFonts w:hint="eastAsia"/>
          <w:lang w:eastAsia="zh-CN"/>
        </w:rPr>
        <w:t>scenario</w:t>
      </w:r>
      <w:r w:rsidRPr="00F35B00">
        <w:rPr>
          <w:color w:val="000000" w:themeColor="text1"/>
          <w:lang w:eastAsia="zh-CN"/>
        </w:rPr>
        <w:t xml:space="preserve"> and </w:t>
      </w:r>
      <w:r w:rsidRPr="00F35B00">
        <w:t xml:space="preserve">manufacturing process optimization </w:t>
      </w:r>
      <w:r w:rsidRPr="00F35B00">
        <w:rPr>
          <w:rFonts w:hint="eastAsia"/>
          <w:lang w:eastAsia="zh-CN"/>
        </w:rPr>
        <w:t>scenario</w:t>
      </w:r>
      <w:r w:rsidRPr="00F35B00">
        <w:rPr>
          <w:rFonts w:hint="eastAsia"/>
          <w:color w:val="000000" w:themeColor="text1"/>
          <w:lang w:eastAsia="zh-CN"/>
        </w:rPr>
        <w:t>.</w:t>
      </w:r>
    </w:p>
    <w:p w14:paraId="7DD4FBA1" w14:textId="77777777" w:rsidR="00D4357A" w:rsidRPr="00F35B00" w:rsidRDefault="00D4357A" w:rsidP="00D4357A">
      <w:pPr>
        <w:pStyle w:val="Heading2"/>
      </w:pPr>
      <w:bookmarkStart w:id="78" w:name="_Toc112230073"/>
      <w:bookmarkStart w:id="79" w:name="_Toc117506770"/>
      <w:bookmarkStart w:id="80" w:name="_Toc117551679"/>
      <w:bookmarkStart w:id="81" w:name="_Toc117551754"/>
      <w:r w:rsidRPr="00F35B00">
        <w:lastRenderedPageBreak/>
        <w:t>6.1</w:t>
      </w:r>
      <w:r w:rsidRPr="00F35B00">
        <w:tab/>
        <w:t xml:space="preserve">AI enabled </w:t>
      </w:r>
      <w:r w:rsidRPr="00F35B00">
        <w:rPr>
          <w:rFonts w:hint="eastAsia"/>
        </w:rPr>
        <w:t>multimedia</w:t>
      </w:r>
      <w:r w:rsidRPr="00F35B00">
        <w:t xml:space="preserve"> applications in asset predictive maintenance</w:t>
      </w:r>
      <w:bookmarkEnd w:id="78"/>
      <w:bookmarkEnd w:id="79"/>
      <w:bookmarkEnd w:id="80"/>
      <w:bookmarkEnd w:id="81"/>
    </w:p>
    <w:p w14:paraId="6EC651B6" w14:textId="07FA1128" w:rsidR="00D4357A" w:rsidRDefault="00B65AE4" w:rsidP="00D4357A">
      <w:pPr>
        <w:rPr>
          <w:ins w:id="82" w:author="tec" w:date="2023-04-05T17:29:00Z"/>
          <w:rFonts w:ascii="SimSun" w:eastAsia="SimSun" w:hAnsi="SimSun" w:cs="SimSun"/>
          <w:lang w:eastAsia="zh-CN" w:bidi="he-IL"/>
        </w:rPr>
      </w:pPr>
      <w:ins w:id="83" w:author="tec" w:date="2023-04-05T17:33:00Z">
        <w:r w:rsidRPr="00B65AE4">
          <w:rPr>
            <w:lang w:eastAsia="ko-KR" w:bidi="he-IL"/>
            <w:rPrChange w:id="84" w:author="tec" w:date="2023-04-05T17:33:00Z">
              <w:rPr>
                <w:rStyle w:val="Strong"/>
                <w:rFonts w:ascii="Arial" w:hAnsi="Arial" w:cs="Arial"/>
                <w:color w:val="000000"/>
                <w:shd w:val="clear" w:color="auto" w:fill="FFFFFF"/>
              </w:rPr>
            </w:rPrChange>
          </w:rPr>
          <w:t>Predictive maintenance </w:t>
        </w:r>
        <w:r w:rsidRPr="00B65AE4">
          <w:rPr>
            <w:lang w:eastAsia="ko-KR" w:bidi="he-IL"/>
            <w:rPrChange w:id="85" w:author="tec" w:date="2023-04-05T17:33:00Z">
              <w:rPr>
                <w:rFonts w:ascii="Arial" w:hAnsi="Arial" w:cs="Arial"/>
                <w:color w:val="000000"/>
                <w:shd w:val="clear" w:color="auto" w:fill="FFFFFF"/>
              </w:rPr>
            </w:rPrChange>
          </w:rPr>
          <w:t>is a strategy that entails continuous monitoring of equipment’s state under normal working conditions and predicting remaining useful life.</w:t>
        </w:r>
        <w:r>
          <w:rPr>
            <w:rFonts w:ascii="Arial" w:hAnsi="Arial" w:cs="Arial"/>
            <w:color w:val="000000"/>
            <w:shd w:val="clear" w:color="auto" w:fill="FFFFFF"/>
          </w:rPr>
          <w:t xml:space="preserve"> </w:t>
        </w:r>
      </w:ins>
      <w:r w:rsidR="00D4357A" w:rsidRPr="00F35B00">
        <w:rPr>
          <w:lang w:eastAsia="ko-KR" w:bidi="he-IL"/>
        </w:rPr>
        <w:t xml:space="preserve">During the running of machine and equipment, operating data, vibration data, and noise will be generated, and appearance changes may occur.  AI technologies such as computer vision, voice analysis, and data analysis technology can be used to process and analyse multimedia data (e.g., audio, video/image, text) collected </w:t>
      </w:r>
      <w:ins w:id="86" w:author="tec" w:date="2023-03-31T11:00:00Z">
        <w:r w:rsidR="009B36DE" w:rsidRPr="00EB0EEC">
          <w:rPr>
            <w:lang w:eastAsia="ko-KR" w:bidi="he-IL"/>
          </w:rPr>
          <w:t>from the equipment</w:t>
        </w:r>
        <w:r w:rsidR="009B36DE">
          <w:rPr>
            <w:rFonts w:ascii="Arial" w:hAnsi="Arial" w:cs="Arial"/>
            <w:color w:val="333333"/>
            <w:shd w:val="clear" w:color="auto" w:fill="F7F7F7"/>
          </w:rPr>
          <w:t xml:space="preserve"> </w:t>
        </w:r>
      </w:ins>
      <w:r w:rsidR="00D4357A" w:rsidRPr="00F35B00">
        <w:rPr>
          <w:lang w:eastAsia="ko-KR" w:bidi="he-IL"/>
        </w:rPr>
        <w:t>by sensors and cameras. Through the AI technology, it is possible to predict the time of occurrence of machine failures</w:t>
      </w:r>
      <w:ins w:id="87" w:author="tec" w:date="2023-03-31T11:01:00Z">
        <w:r w:rsidR="009B36DE">
          <w:rPr>
            <w:lang w:eastAsia="ko-KR" w:bidi="he-IL"/>
          </w:rPr>
          <w:t xml:space="preserve">, </w:t>
        </w:r>
        <w:r w:rsidR="009B36DE" w:rsidRPr="003074C6">
          <w:rPr>
            <w:lang w:eastAsia="ko-KR" w:bidi="he-IL"/>
          </w:rPr>
          <w:t>to avoid</w:t>
        </w:r>
        <w:r w:rsidR="009B36DE" w:rsidRPr="00EB0EEC">
          <w:rPr>
            <w:lang w:eastAsia="ko-KR" w:bidi="he-IL"/>
          </w:rPr>
          <w:t xml:space="preserve"> unplanned production stoppages and consequent delays</w:t>
        </w:r>
        <w:proofErr w:type="gramStart"/>
        <w:r w:rsidR="009B36DE" w:rsidRPr="00EB0EEC">
          <w:rPr>
            <w:lang w:eastAsia="ko-KR" w:bidi="he-IL"/>
          </w:rPr>
          <w:t>.</w:t>
        </w:r>
      </w:ins>
      <w:r w:rsidR="00D4357A" w:rsidRPr="00F35B00">
        <w:rPr>
          <w:rFonts w:ascii="SimSun" w:eastAsia="SimSun" w:hAnsi="SimSun" w:cs="SimSun" w:hint="eastAsia"/>
          <w:lang w:eastAsia="zh-CN" w:bidi="he-IL"/>
        </w:rPr>
        <w:t>.</w:t>
      </w:r>
      <w:proofErr w:type="gramEnd"/>
    </w:p>
    <w:p w14:paraId="2EB7F1DC" w14:textId="3300ED3A" w:rsidR="00B65AE4" w:rsidRDefault="00B65AE4" w:rsidP="00D4357A">
      <w:pPr>
        <w:rPr>
          <w:ins w:id="88" w:author="tec" w:date="2023-04-05T17:29:00Z"/>
          <w:lang w:eastAsia="ko-KR" w:bidi="he-IL"/>
        </w:rPr>
      </w:pPr>
      <w:ins w:id="89" w:author="tec" w:date="2023-04-05T17:29:00Z">
        <w:r w:rsidRPr="00B65AE4">
          <w:rPr>
            <w:lang w:eastAsia="ko-KR" w:bidi="he-IL"/>
            <w:rPrChange w:id="90" w:author="tec" w:date="2023-04-05T17:29:00Z">
              <w:rPr>
                <w:rFonts w:ascii="Helvetica" w:hAnsi="Helvetica"/>
                <w:color w:val="002348"/>
                <w:spacing w:val="-1"/>
                <w:shd w:val="clear" w:color="auto" w:fill="FFFFFF"/>
              </w:rPr>
            </w:rPrChange>
          </w:rPr>
          <w:t>AI-</w:t>
        </w:r>
      </w:ins>
      <w:ins w:id="91" w:author="tec" w:date="2023-04-05T17:32:00Z">
        <w:r>
          <w:rPr>
            <w:lang w:eastAsia="ko-KR" w:bidi="he-IL"/>
          </w:rPr>
          <w:t>enabled</w:t>
        </w:r>
      </w:ins>
      <w:ins w:id="92" w:author="tec" w:date="2023-04-05T17:29:00Z">
        <w:r w:rsidRPr="00B65AE4">
          <w:rPr>
            <w:lang w:eastAsia="ko-KR" w:bidi="he-IL"/>
            <w:rPrChange w:id="93" w:author="tec" w:date="2023-04-05T17:29:00Z">
              <w:rPr>
                <w:rFonts w:ascii="Helvetica" w:hAnsi="Helvetica"/>
                <w:color w:val="002348"/>
                <w:spacing w:val="-1"/>
                <w:shd w:val="clear" w:color="auto" w:fill="FFFFFF"/>
              </w:rPr>
            </w:rPrChange>
          </w:rPr>
          <w:t xml:space="preserve"> systems provide:</w:t>
        </w:r>
      </w:ins>
    </w:p>
    <w:p w14:paraId="79449552" w14:textId="39E83320" w:rsidR="00B65AE4" w:rsidRDefault="00B65AE4">
      <w:pPr>
        <w:numPr>
          <w:ilvl w:val="0"/>
          <w:numId w:val="24"/>
        </w:numPr>
        <w:shd w:val="clear" w:color="auto" w:fill="FFFFFF"/>
        <w:spacing w:before="0"/>
        <w:textAlignment w:val="baseline"/>
        <w:rPr>
          <w:ins w:id="94" w:author="tec" w:date="2023-04-05T17:29:00Z"/>
          <w:rFonts w:ascii="inherit" w:hAnsi="inherit" w:hint="eastAsia"/>
          <w:color w:val="002348"/>
          <w:spacing w:val="-1"/>
          <w:lang w:val="en-US" w:eastAsia="en-US"/>
        </w:rPr>
        <w:pPrChange w:id="95" w:author="tec" w:date="2023-04-05T17:30:00Z">
          <w:pPr>
            <w:numPr>
              <w:numId w:val="23"/>
            </w:numPr>
            <w:shd w:val="clear" w:color="auto" w:fill="FFFFFF"/>
            <w:tabs>
              <w:tab w:val="num" w:pos="720"/>
            </w:tabs>
            <w:spacing w:before="0" w:after="240"/>
            <w:ind w:left="720" w:hanging="360"/>
            <w:textAlignment w:val="baseline"/>
          </w:pPr>
        </w:pPrChange>
      </w:pPr>
      <w:ins w:id="96" w:author="tec" w:date="2023-04-05T17:29:00Z">
        <w:r>
          <w:rPr>
            <w:rFonts w:ascii="inherit" w:hAnsi="inherit"/>
            <w:color w:val="002348"/>
            <w:spacing w:val="-1"/>
          </w:rPr>
          <w:t>Big data capturing and processing (including audio, video etc);</w:t>
        </w:r>
      </w:ins>
    </w:p>
    <w:p w14:paraId="572172A2" w14:textId="6F560C8A" w:rsidR="00B65AE4" w:rsidRDefault="00B65AE4">
      <w:pPr>
        <w:numPr>
          <w:ilvl w:val="0"/>
          <w:numId w:val="24"/>
        </w:numPr>
        <w:shd w:val="clear" w:color="auto" w:fill="FFFFFF"/>
        <w:spacing w:before="0"/>
        <w:textAlignment w:val="baseline"/>
        <w:rPr>
          <w:ins w:id="97" w:author="tec" w:date="2023-04-05T17:29:00Z"/>
          <w:rFonts w:ascii="inherit" w:hAnsi="inherit" w:hint="eastAsia"/>
          <w:color w:val="002348"/>
          <w:spacing w:val="-1"/>
        </w:rPr>
        <w:pPrChange w:id="98" w:author="tec" w:date="2023-04-05T17:30:00Z">
          <w:pPr>
            <w:numPr>
              <w:numId w:val="23"/>
            </w:numPr>
            <w:shd w:val="clear" w:color="auto" w:fill="FFFFFF"/>
            <w:tabs>
              <w:tab w:val="num" w:pos="720"/>
            </w:tabs>
            <w:spacing w:before="0"/>
            <w:ind w:left="720" w:hanging="360"/>
            <w:textAlignment w:val="baseline"/>
          </w:pPr>
        </w:pPrChange>
      </w:pPr>
      <w:ins w:id="99" w:author="tec" w:date="2023-04-05T17:29:00Z">
        <w:r>
          <w:rPr>
            <w:rFonts w:ascii="inherit" w:hAnsi="inherit"/>
            <w:color w:val="002348"/>
            <w:spacing w:val="-1"/>
          </w:rPr>
          <w:t xml:space="preserve">Anomalies or detection of equipment inefficiencies (e.g., </w:t>
        </w:r>
        <w:r w:rsidRPr="00B65AE4">
          <w:rPr>
            <w:rFonts w:hint="eastAsia"/>
            <w:color w:val="002348"/>
            <w:rPrChange w:id="100" w:author="tec" w:date="2023-04-05T17:30:00Z">
              <w:rPr>
                <w:rStyle w:val="Hyperlink"/>
                <w:rFonts w:ascii="inherit" w:hAnsi="inherit" w:hint="eastAsia"/>
                <w:color w:val="021491"/>
                <w:spacing w:val="-1"/>
                <w:bdr w:val="none" w:sz="0" w:space="0" w:color="auto" w:frame="1"/>
              </w:rPr>
            </w:rPrChange>
          </w:rPr>
          <w:t>computer vision</w:t>
        </w:r>
        <w:r>
          <w:rPr>
            <w:rFonts w:ascii="inherit" w:hAnsi="inherit"/>
            <w:color w:val="002348"/>
            <w:spacing w:val="-1"/>
          </w:rPr>
          <w:t>);</w:t>
        </w:r>
      </w:ins>
    </w:p>
    <w:p w14:paraId="393796D4" w14:textId="77777777" w:rsidR="00B65AE4" w:rsidRDefault="00B65AE4">
      <w:pPr>
        <w:numPr>
          <w:ilvl w:val="0"/>
          <w:numId w:val="24"/>
        </w:numPr>
        <w:shd w:val="clear" w:color="auto" w:fill="FFFFFF"/>
        <w:spacing w:before="0"/>
        <w:textAlignment w:val="baseline"/>
        <w:rPr>
          <w:ins w:id="101" w:author="tec" w:date="2023-04-05T17:29:00Z"/>
          <w:rFonts w:ascii="inherit" w:hAnsi="inherit" w:hint="eastAsia"/>
          <w:color w:val="002348"/>
          <w:spacing w:val="-1"/>
        </w:rPr>
        <w:pPrChange w:id="102" w:author="tec" w:date="2023-04-05T17:30:00Z">
          <w:pPr>
            <w:numPr>
              <w:numId w:val="23"/>
            </w:numPr>
            <w:shd w:val="clear" w:color="auto" w:fill="FFFFFF"/>
            <w:tabs>
              <w:tab w:val="num" w:pos="720"/>
            </w:tabs>
            <w:spacing w:before="0" w:after="240"/>
            <w:ind w:left="720" w:hanging="360"/>
            <w:textAlignment w:val="baseline"/>
          </w:pPr>
        </w:pPrChange>
      </w:pPr>
      <w:ins w:id="103" w:author="tec" w:date="2023-04-05T17:29:00Z">
        <w:r>
          <w:rPr>
            <w:rFonts w:ascii="inherit" w:hAnsi="inherit"/>
            <w:color w:val="002348"/>
            <w:spacing w:val="-1"/>
          </w:rPr>
          <w:t>Unplanned equipment downtime prevention;</w:t>
        </w:r>
      </w:ins>
    </w:p>
    <w:p w14:paraId="24A22506" w14:textId="77777777" w:rsidR="00B65AE4" w:rsidRDefault="00B65AE4">
      <w:pPr>
        <w:numPr>
          <w:ilvl w:val="0"/>
          <w:numId w:val="24"/>
        </w:numPr>
        <w:shd w:val="clear" w:color="auto" w:fill="FFFFFF"/>
        <w:spacing w:before="0"/>
        <w:textAlignment w:val="baseline"/>
        <w:rPr>
          <w:ins w:id="104" w:author="tec" w:date="2023-04-05T17:29:00Z"/>
          <w:rFonts w:ascii="inherit" w:hAnsi="inherit" w:hint="eastAsia"/>
          <w:color w:val="002348"/>
          <w:spacing w:val="-1"/>
        </w:rPr>
        <w:pPrChange w:id="105" w:author="tec" w:date="2023-04-05T17:30:00Z">
          <w:pPr>
            <w:numPr>
              <w:numId w:val="23"/>
            </w:numPr>
            <w:shd w:val="clear" w:color="auto" w:fill="FFFFFF"/>
            <w:tabs>
              <w:tab w:val="num" w:pos="720"/>
            </w:tabs>
            <w:spacing w:before="0"/>
            <w:ind w:left="720" w:hanging="360"/>
            <w:textAlignment w:val="baseline"/>
          </w:pPr>
        </w:pPrChange>
      </w:pPr>
      <w:ins w:id="106" w:author="tec" w:date="2023-04-05T17:29:00Z">
        <w:r>
          <w:rPr>
            <w:rFonts w:ascii="inherit" w:hAnsi="inherit"/>
            <w:color w:val="002348"/>
            <w:spacing w:val="-1"/>
          </w:rPr>
          <w:t>Fixing malfunctions in individual components (which is cheaper than replacing an entire machine).</w:t>
        </w:r>
      </w:ins>
    </w:p>
    <w:p w14:paraId="21D69C97" w14:textId="77777777" w:rsidR="00B65AE4" w:rsidRPr="00B65AE4" w:rsidRDefault="00B65AE4" w:rsidP="00D4357A">
      <w:pPr>
        <w:rPr>
          <w:lang w:eastAsia="ko-KR" w:bidi="he-IL"/>
          <w:rPrChange w:id="107" w:author="tec" w:date="2023-04-05T17:29:00Z">
            <w:rPr>
              <w:rFonts w:eastAsia="Malgun Gothic"/>
              <w:lang w:eastAsia="ko-KR" w:bidi="he-IL"/>
            </w:rPr>
          </w:rPrChange>
        </w:rPr>
      </w:pPr>
    </w:p>
    <w:p w14:paraId="4939B305" w14:textId="77777777" w:rsidR="00D4357A" w:rsidRPr="00F35B00" w:rsidRDefault="00D4357A" w:rsidP="00D4357A">
      <w:pPr>
        <w:pStyle w:val="Heading2"/>
      </w:pPr>
      <w:bookmarkStart w:id="108" w:name="_Toc112230074"/>
      <w:bookmarkStart w:id="109" w:name="_Toc117506771"/>
      <w:bookmarkStart w:id="110" w:name="_Toc117551680"/>
      <w:bookmarkStart w:id="111" w:name="_Toc117551755"/>
      <w:r w:rsidRPr="00F35B00">
        <w:t>6.2</w:t>
      </w:r>
      <w:r w:rsidRPr="00F35B00">
        <w:tab/>
        <w:t xml:space="preserve">AI enabled </w:t>
      </w:r>
      <w:r w:rsidRPr="00F35B00">
        <w:rPr>
          <w:rFonts w:hint="eastAsia"/>
        </w:rPr>
        <w:t>multimedia</w:t>
      </w:r>
      <w:r w:rsidRPr="00F35B00">
        <w:t xml:space="preserve"> applications in assembly line management</w:t>
      </w:r>
      <w:bookmarkEnd w:id="108"/>
      <w:bookmarkEnd w:id="109"/>
      <w:bookmarkEnd w:id="110"/>
      <w:bookmarkEnd w:id="111"/>
    </w:p>
    <w:p w14:paraId="4595A30E" w14:textId="77777777" w:rsidR="00D4357A" w:rsidRPr="00F35B00" w:rsidRDefault="00D4357A" w:rsidP="00D4357A">
      <w:pPr>
        <w:rPr>
          <w:color w:val="000000"/>
          <w:lang w:eastAsia="zh-CN"/>
        </w:rPr>
      </w:pPr>
      <w:r w:rsidRPr="00F35B00">
        <w:rPr>
          <w:color w:val="000000"/>
          <w:lang w:eastAsia="zh-CN"/>
        </w:rPr>
        <w:t>Product defects detection and object sorting are the typical applications of AI technology in assembly lines.</w:t>
      </w:r>
      <w:r w:rsidRPr="00F35B00">
        <w:rPr>
          <w:rFonts w:hint="eastAsia"/>
          <w:color w:val="000000"/>
          <w:lang w:eastAsia="zh-CN"/>
        </w:rPr>
        <w:t xml:space="preserve"> </w:t>
      </w:r>
      <w:r w:rsidRPr="00F35B00">
        <w:t>For defect detection applications, it can quickly identify subtle defects on the product surface using computer vision technology</w:t>
      </w:r>
      <w:r w:rsidRPr="00F35B00">
        <w:rPr>
          <w:rFonts w:ascii="SimSun" w:eastAsia="SimSun" w:hAnsi="SimSun" w:cs="SimSun"/>
          <w:lang w:eastAsia="zh-CN"/>
        </w:rPr>
        <w:t>.</w:t>
      </w:r>
      <w:r w:rsidRPr="00F35B00">
        <w:t xml:space="preserve"> And for </w:t>
      </w:r>
      <w:r w:rsidRPr="00F35B00">
        <w:rPr>
          <w:color w:val="000000"/>
          <w:lang w:eastAsia="zh-CN"/>
        </w:rPr>
        <w:t xml:space="preserve">object sorting </w:t>
      </w:r>
      <w:r w:rsidRPr="00F35B00">
        <w:t xml:space="preserve">applications, </w:t>
      </w:r>
      <w:r w:rsidRPr="00F35B00">
        <w:rPr>
          <w:lang w:eastAsia="zh-CN"/>
        </w:rPr>
        <w:t>the robots can automatically identify various materials, shapes</w:t>
      </w:r>
      <w:r w:rsidRPr="00F35B00">
        <w:t xml:space="preserve"> and </w:t>
      </w:r>
      <w:r w:rsidRPr="00F35B00">
        <w:rPr>
          <w:lang w:eastAsia="zh-CN"/>
        </w:rPr>
        <w:t>determine the best grasping point</w:t>
      </w:r>
      <w:r w:rsidRPr="00F35B00">
        <w:t xml:space="preserve"> using computer vision technology</w:t>
      </w:r>
      <w:r w:rsidRPr="00F35B00">
        <w:rPr>
          <w:rFonts w:ascii="SimSun" w:eastAsia="SimSun" w:hAnsi="SimSun" w:cs="SimSun" w:hint="eastAsia"/>
          <w:lang w:eastAsia="zh-CN"/>
        </w:rPr>
        <w:t>.</w:t>
      </w:r>
    </w:p>
    <w:p w14:paraId="189D1A91" w14:textId="77777777" w:rsidR="00D4357A" w:rsidRPr="00F35B00" w:rsidRDefault="00D4357A" w:rsidP="00D4357A">
      <w:pPr>
        <w:pStyle w:val="Heading2"/>
      </w:pPr>
      <w:bookmarkStart w:id="112" w:name="_Toc112230075"/>
      <w:bookmarkStart w:id="113" w:name="_Toc117506772"/>
      <w:bookmarkStart w:id="114" w:name="_Toc117551681"/>
      <w:bookmarkStart w:id="115" w:name="_Toc117551756"/>
      <w:r w:rsidRPr="00F35B00">
        <w:t>6.3</w:t>
      </w:r>
      <w:r w:rsidRPr="00F35B00">
        <w:tab/>
        <w:t xml:space="preserve">AI enabled </w:t>
      </w:r>
      <w:r w:rsidRPr="00F35B00">
        <w:rPr>
          <w:rFonts w:hint="eastAsia"/>
        </w:rPr>
        <w:t>multimedia</w:t>
      </w:r>
      <w:r w:rsidRPr="00F35B00">
        <w:t xml:space="preserve"> applications in workshop management</w:t>
      </w:r>
      <w:bookmarkEnd w:id="112"/>
      <w:bookmarkEnd w:id="113"/>
      <w:bookmarkEnd w:id="114"/>
      <w:bookmarkEnd w:id="115"/>
    </w:p>
    <w:p w14:paraId="5E10F548" w14:textId="77777777" w:rsidR="00D4357A" w:rsidRDefault="00D4357A" w:rsidP="00D4357A">
      <w:pPr>
        <w:rPr>
          <w:ins w:id="116" w:author="tec" w:date="2023-03-31T11:01:00Z"/>
        </w:rPr>
      </w:pPr>
      <w:r w:rsidRPr="00F35B00">
        <w:t>AI enabled</w:t>
      </w:r>
      <w:r w:rsidRPr="00F35B00">
        <w:rPr>
          <w:rFonts w:asciiTheme="minorEastAsia" w:hAnsiTheme="minorEastAsia"/>
          <w:lang w:eastAsia="zh-CN"/>
        </w:rPr>
        <w:t xml:space="preserve"> </w:t>
      </w:r>
      <w:r w:rsidRPr="00F35B00">
        <w:rPr>
          <w:color w:val="000000"/>
          <w:lang w:eastAsia="zh-CN"/>
        </w:rPr>
        <w:t xml:space="preserve">video surveillance applications are applied to workshop management. Through computer vision technology, it can </w:t>
      </w:r>
      <w:r w:rsidRPr="00F35B00">
        <w:t>analyse the working status of workers to standardize the work process and identify potential safety hazards.</w:t>
      </w:r>
    </w:p>
    <w:p w14:paraId="4B9EA55F" w14:textId="77777777" w:rsidR="009B36DE" w:rsidRDefault="009B36DE" w:rsidP="009B36DE">
      <w:pPr>
        <w:rPr>
          <w:ins w:id="117" w:author="tec" w:date="2023-03-31T11:01:00Z"/>
        </w:rPr>
      </w:pPr>
      <w:ins w:id="118" w:author="tec" w:date="2023-03-31T11:01:00Z">
        <w:r w:rsidRPr="00FD1C1A">
          <w:t>AI</w:t>
        </w:r>
        <w:r w:rsidRPr="00EB0EEC">
          <w:t xml:space="preserve"> helps improve the end product’s overall product quality and performance. M</w:t>
        </w:r>
        <w:r w:rsidRPr="00FD1C1A">
          <w:t>L</w:t>
        </w:r>
        <w:r w:rsidRPr="00EB0EEC">
          <w:t xml:space="preserve"> algorithms process images and automatically validate an item’s quality. Defect detection, enhanced with computer vision, uses high-resolution cameras to scan every production angle.</w:t>
        </w:r>
      </w:ins>
    </w:p>
    <w:p w14:paraId="203AFBAA" w14:textId="77777777" w:rsidR="009B36DE" w:rsidRPr="00EB0EEC" w:rsidRDefault="009B36DE" w:rsidP="009B36DE">
      <w:pPr>
        <w:rPr>
          <w:ins w:id="119" w:author="tec" w:date="2023-03-31T11:01:00Z"/>
        </w:rPr>
      </w:pPr>
      <w:ins w:id="120" w:author="tec" w:date="2023-03-31T11:01:00Z">
        <w:r w:rsidRPr="00EB0EEC">
          <w:t>Workplace safety is also a target for AI in manufacturing. For instance, detecting toxic gas emissions on the fly or other anomalies prevents workspace hazards and ensures factory safety.</w:t>
        </w:r>
      </w:ins>
    </w:p>
    <w:p w14:paraId="11D56D8C" w14:textId="77777777" w:rsidR="009B36DE" w:rsidRPr="00F35B00" w:rsidRDefault="009B36DE" w:rsidP="00D4357A">
      <w:pPr>
        <w:rPr>
          <w:rFonts w:asciiTheme="minorEastAsia" w:hAnsiTheme="minorEastAsia"/>
          <w:lang w:eastAsia="zh-CN"/>
        </w:rPr>
      </w:pPr>
    </w:p>
    <w:p w14:paraId="43D83D98" w14:textId="77777777" w:rsidR="00D4357A" w:rsidRPr="00F35B00" w:rsidRDefault="00D4357A" w:rsidP="00D4357A">
      <w:pPr>
        <w:pStyle w:val="Heading2"/>
      </w:pPr>
      <w:bookmarkStart w:id="121" w:name="_Toc112230076"/>
      <w:bookmarkStart w:id="122" w:name="_Toc117506773"/>
      <w:bookmarkStart w:id="123" w:name="_Toc117551682"/>
      <w:bookmarkStart w:id="124" w:name="_Toc117551757"/>
      <w:r w:rsidRPr="00F35B00">
        <w:t>6.4</w:t>
      </w:r>
      <w:r w:rsidRPr="00F35B00">
        <w:tab/>
        <w:t xml:space="preserve">AI enabled </w:t>
      </w:r>
      <w:r w:rsidRPr="00F35B00">
        <w:rPr>
          <w:rFonts w:hint="eastAsia"/>
        </w:rPr>
        <w:t>multimedia</w:t>
      </w:r>
      <w:r w:rsidRPr="00F35B00">
        <w:t xml:space="preserve"> applications in m</w:t>
      </w:r>
      <w:r w:rsidRPr="00F35B00">
        <w:rPr>
          <w:rFonts w:eastAsia="SimSun"/>
        </w:rPr>
        <w:t>anagement decision</w:t>
      </w:r>
      <w:bookmarkEnd w:id="121"/>
      <w:bookmarkEnd w:id="122"/>
      <w:bookmarkEnd w:id="123"/>
      <w:bookmarkEnd w:id="124"/>
    </w:p>
    <w:p w14:paraId="59BFD0BA" w14:textId="77777777" w:rsidR="00D4357A" w:rsidRPr="00F35B00" w:rsidRDefault="00D4357A" w:rsidP="00D4357A">
      <w:pPr>
        <w:rPr>
          <w:rFonts w:eastAsia="MS Mincho"/>
        </w:rPr>
      </w:pPr>
      <w:r w:rsidRPr="00F35B00">
        <w:t xml:space="preserve">AI technology can be used to assist factory managers in the decision-making process. </w:t>
      </w:r>
      <w:ins w:id="125" w:author="tec" w:date="2023-03-31T11:02:00Z">
        <w:r w:rsidR="009B36DE" w:rsidRPr="009B36DE">
          <w:rPr>
            <w:rFonts w:hint="eastAsia"/>
            <w:rPrChange w:id="126" w:author="tec" w:date="2023-03-31T11:02:00Z">
              <w:rPr>
                <w:rFonts w:ascii="Quicksand" w:hAnsi="Quicksand" w:hint="eastAsia"/>
                <w:color w:val="222222"/>
                <w:sz w:val="27"/>
                <w:szCs w:val="27"/>
                <w:shd w:val="clear" w:color="auto" w:fill="FFFFFF"/>
              </w:rPr>
            </w:rPrChange>
          </w:rPr>
          <w:t>It </w:t>
        </w:r>
        <w:r w:rsidR="009B36DE" w:rsidRPr="009B36DE">
          <w:rPr>
            <w:rFonts w:hint="eastAsia"/>
            <w:rPrChange w:id="127" w:author="tec" w:date="2023-03-31T11:02:00Z">
              <w:rPr>
                <w:rStyle w:val="Strong"/>
                <w:rFonts w:ascii="Quicksand" w:hAnsi="Quicksand" w:hint="eastAsia"/>
                <w:color w:val="222222"/>
                <w:sz w:val="27"/>
                <w:szCs w:val="27"/>
                <w:bdr w:val="none" w:sz="0" w:space="0" w:color="auto" w:frame="1"/>
                <w:shd w:val="clear" w:color="auto" w:fill="FFFFFF"/>
              </w:rPr>
            </w:rPrChange>
          </w:rPr>
          <w:t>makes the process clearer, faster, transparent and more data-driven.</w:t>
        </w:r>
        <w:r w:rsidR="009B36DE">
          <w:rPr>
            <w:rStyle w:val="Strong"/>
            <w:rFonts w:ascii="Quicksand" w:hAnsi="Quicksand"/>
            <w:color w:val="222222"/>
            <w:sz w:val="27"/>
            <w:szCs w:val="27"/>
            <w:bdr w:val="none" w:sz="0" w:space="0" w:color="auto" w:frame="1"/>
            <w:shd w:val="clear" w:color="auto" w:fill="FFFFFF"/>
          </w:rPr>
          <w:t xml:space="preserve"> </w:t>
        </w:r>
      </w:ins>
      <w:r w:rsidRPr="00F35B00">
        <w:t xml:space="preserve">By collecting </w:t>
      </w:r>
      <w:r w:rsidRPr="00F35B00">
        <w:rPr>
          <w:lang w:eastAsia="ko-KR" w:bidi="he-IL"/>
        </w:rPr>
        <w:t xml:space="preserve">financial data, production </w:t>
      </w:r>
      <w:ins w:id="128" w:author="tec" w:date="2023-03-31T11:03:00Z">
        <w:r w:rsidR="009B36DE">
          <w:rPr>
            <w:lang w:eastAsia="ko-KR" w:bidi="he-IL"/>
          </w:rPr>
          <w:t>and productivity</w:t>
        </w:r>
        <w:r w:rsidR="009B36DE" w:rsidRPr="00F35B00">
          <w:rPr>
            <w:lang w:eastAsia="ko-KR" w:bidi="he-IL"/>
          </w:rPr>
          <w:t xml:space="preserve"> </w:t>
        </w:r>
      </w:ins>
      <w:r w:rsidRPr="00F35B00">
        <w:rPr>
          <w:lang w:eastAsia="ko-KR" w:bidi="he-IL"/>
        </w:rPr>
        <w:t>data, scanned copy of contract and logistics data etc., OC</w:t>
      </w:r>
      <w:r w:rsidRPr="00F35B00">
        <w:t>R (Optical Character Recognition),</w:t>
      </w:r>
      <w:r w:rsidRPr="00F35B00">
        <w:rPr>
          <w:lang w:eastAsia="ko-KR" w:bidi="he-IL"/>
        </w:rPr>
        <w:t xml:space="preserve"> natural language processing and knowledge graph technology can be used to process and analyse multi-format text and </w:t>
      </w:r>
      <w:r w:rsidRPr="00F35B00">
        <w:t>provide decision-making support for the subsequent operation of the factory.</w:t>
      </w:r>
    </w:p>
    <w:p w14:paraId="2EB7479D" w14:textId="77777777" w:rsidR="00D4357A" w:rsidRPr="00F35B00" w:rsidRDefault="00D4357A" w:rsidP="00D4357A">
      <w:pPr>
        <w:pStyle w:val="Heading2"/>
      </w:pPr>
      <w:bookmarkStart w:id="129" w:name="_Toc112230077"/>
      <w:bookmarkStart w:id="130" w:name="_Toc117506774"/>
      <w:bookmarkStart w:id="131" w:name="_Toc117551683"/>
      <w:bookmarkStart w:id="132" w:name="_Toc117551758"/>
      <w:r w:rsidRPr="00F35B00">
        <w:t>6.5</w:t>
      </w:r>
      <w:r w:rsidRPr="00F35B00">
        <w:tab/>
        <w:t xml:space="preserve">AI enabled </w:t>
      </w:r>
      <w:r w:rsidRPr="00F35B00">
        <w:rPr>
          <w:rFonts w:hint="eastAsia"/>
        </w:rPr>
        <w:t>multimedia</w:t>
      </w:r>
      <w:r w:rsidRPr="00F35B00">
        <w:t xml:space="preserve"> applications in man</w:t>
      </w:r>
      <w:r w:rsidRPr="00F35B00">
        <w:rPr>
          <w:rFonts w:eastAsia="SimSun"/>
        </w:rPr>
        <w:t>ufacturing process optimization</w:t>
      </w:r>
      <w:bookmarkEnd w:id="129"/>
      <w:bookmarkEnd w:id="130"/>
      <w:bookmarkEnd w:id="131"/>
      <w:bookmarkEnd w:id="132"/>
    </w:p>
    <w:p w14:paraId="484315EC" w14:textId="150EC72B" w:rsidR="00D4357A" w:rsidRDefault="00D4357A" w:rsidP="00D4357A">
      <w:pPr>
        <w:rPr>
          <w:ins w:id="133" w:author="tec" w:date="2023-04-05T17:36:00Z"/>
          <w:color w:val="000000"/>
          <w:lang w:eastAsia="zh-CN"/>
        </w:rPr>
      </w:pPr>
      <w:r w:rsidRPr="00F35B00">
        <w:t>AI technology can be used to optimize process and parameters to improve efficiency and reduce energy consumption.</w:t>
      </w:r>
      <w:r w:rsidRPr="00F35B00">
        <w:rPr>
          <w:rFonts w:hint="eastAsia"/>
          <w:lang w:eastAsia="zh-CN"/>
        </w:rPr>
        <w:t xml:space="preserve"> </w:t>
      </w:r>
      <w:r w:rsidRPr="00F35B00">
        <w:rPr>
          <w:color w:val="000000"/>
          <w:lang w:eastAsia="zh-CN"/>
        </w:rPr>
        <w:t xml:space="preserve">Through </w:t>
      </w:r>
      <w:r w:rsidRPr="00F35B00">
        <w:rPr>
          <w:lang w:eastAsia="ko-KR" w:bidi="he-IL"/>
        </w:rPr>
        <w:t>natural language processing</w:t>
      </w:r>
      <w:r w:rsidRPr="00F35B00">
        <w:rPr>
          <w:color w:val="000000"/>
          <w:lang w:eastAsia="zh-CN"/>
        </w:rPr>
        <w:t xml:space="preserve"> technology, an expert system based on text knowledge and experience can be constructed to assist staff in parameter optimization and process configuration.</w:t>
      </w:r>
    </w:p>
    <w:p w14:paraId="1B77821F" w14:textId="12F89A69" w:rsidR="00B65AE4" w:rsidRDefault="00B65AE4" w:rsidP="00B65AE4">
      <w:pPr>
        <w:pStyle w:val="Heading2"/>
        <w:shd w:val="clear" w:color="auto" w:fill="FFFFFF"/>
        <w:spacing w:before="375" w:after="150"/>
        <w:rPr>
          <w:ins w:id="134" w:author="tec" w:date="2023-04-05T17:37:00Z"/>
        </w:rPr>
      </w:pPr>
      <w:ins w:id="135" w:author="tec" w:date="2023-04-05T17:36:00Z">
        <w:r>
          <w:rPr>
            <w:color w:val="000000"/>
            <w:lang w:eastAsia="zh-CN"/>
          </w:rPr>
          <w:lastRenderedPageBreak/>
          <w:t xml:space="preserve">6.6 </w:t>
        </w:r>
      </w:ins>
      <w:ins w:id="136" w:author="tec" w:date="2023-04-05T17:37:00Z">
        <w:r>
          <w:rPr>
            <w:color w:val="000000"/>
            <w:lang w:eastAsia="zh-CN"/>
          </w:rPr>
          <w:t xml:space="preserve">AI enabled multimedia applications in </w:t>
        </w:r>
      </w:ins>
      <w:ins w:id="137" w:author="tec" w:date="2023-04-05T17:36:00Z">
        <w:r w:rsidRPr="00B65AE4">
          <w:rPr>
            <w:rPrChange w:id="138" w:author="tec" w:date="2023-04-05T17:36:00Z">
              <w:rPr>
                <w:rFonts w:ascii="Arial" w:hAnsi="Arial" w:cs="Arial"/>
                <w:b w:val="0"/>
                <w:bCs/>
                <w:color w:val="000000"/>
                <w:sz w:val="63"/>
                <w:szCs w:val="63"/>
              </w:rPr>
            </w:rPrChange>
          </w:rPr>
          <w:t>Quality Assurance &amp; Inspection</w:t>
        </w:r>
        <w:r w:rsidRPr="00B65AE4">
          <w:t>:</w:t>
        </w:r>
      </w:ins>
    </w:p>
    <w:p w14:paraId="4CAAD2C5" w14:textId="7A04F4BD" w:rsidR="00B65AE4" w:rsidRPr="00B135B8" w:rsidRDefault="00B65AE4">
      <w:pPr>
        <w:rPr>
          <w:ins w:id="139" w:author="tec" w:date="2023-04-05T17:36:00Z"/>
          <w:b/>
          <w:rPrChange w:id="140" w:author="tec" w:date="2023-04-06T12:32:00Z">
            <w:rPr>
              <w:ins w:id="141" w:author="tec" w:date="2023-04-05T17:36:00Z"/>
              <w:rFonts w:ascii="Arial" w:hAnsi="Arial" w:cs="Arial"/>
              <w:b w:val="0"/>
              <w:color w:val="000000"/>
              <w:sz w:val="63"/>
              <w:szCs w:val="63"/>
              <w:lang w:val="en-US"/>
            </w:rPr>
          </w:rPrChange>
        </w:rPr>
        <w:pPrChange w:id="142" w:author="tec" w:date="2023-04-05T17:37:00Z">
          <w:pPr>
            <w:pStyle w:val="Heading2"/>
            <w:shd w:val="clear" w:color="auto" w:fill="FFFFFF"/>
            <w:spacing w:before="375" w:after="150"/>
          </w:pPr>
        </w:pPrChange>
      </w:pPr>
      <w:ins w:id="143" w:author="tec" w:date="2023-04-05T17:38:00Z">
        <w:r w:rsidRPr="00F35B00">
          <w:t xml:space="preserve">AI technology can be used </w:t>
        </w:r>
        <w:r>
          <w:t xml:space="preserve">for </w:t>
        </w:r>
        <w:r w:rsidRPr="00B65AE4">
          <w:t>quality a</w:t>
        </w:r>
        <w:r w:rsidRPr="00B65AE4">
          <w:rPr>
            <w:rPrChange w:id="144" w:author="tec" w:date="2023-04-05T17:38:00Z">
              <w:rPr>
                <w:rStyle w:val="Strong"/>
                <w:rFonts w:ascii="Arial" w:hAnsi="Arial" w:cs="Arial"/>
                <w:b/>
                <w:color w:val="000000"/>
                <w:shd w:val="clear" w:color="auto" w:fill="FFFFFF"/>
              </w:rPr>
            </w:rPrChange>
          </w:rPr>
          <w:t>ssurance</w:t>
        </w:r>
        <w:r w:rsidRPr="00B65AE4">
          <w:rPr>
            <w:rPrChange w:id="145" w:author="tec" w:date="2023-04-05T17:38:00Z">
              <w:rPr>
                <w:rFonts w:ascii="Arial" w:hAnsi="Arial" w:cs="Arial"/>
                <w:b w:val="0"/>
                <w:color w:val="000000"/>
                <w:shd w:val="clear" w:color="auto" w:fill="FFFFFF"/>
              </w:rPr>
            </w:rPrChange>
          </w:rPr>
          <w:t> in manufacturing to maintain consistent quality levels. QA in manufacturing has great potential for applying AI-based </w:t>
        </w:r>
        <w:r>
          <w:fldChar w:fldCharType="begin"/>
        </w:r>
        <w:r>
          <w:instrText xml:space="preserve"> HYPERLINK "https://www.altexsoft.com/blog/image-recognition-neural-networks-use-cases/" </w:instrText>
        </w:r>
        <w:r>
          <w:fldChar w:fldCharType="separate"/>
        </w:r>
        <w:r w:rsidRPr="00B65AE4">
          <w:rPr>
            <w:rPrChange w:id="146" w:author="tec" w:date="2023-04-05T17:38:00Z">
              <w:rPr>
                <w:rStyle w:val="Hyperlink"/>
                <w:rFonts w:ascii="Arial" w:eastAsia="SimSun" w:hAnsi="Arial" w:cs="Arial"/>
                <w:b w:val="0"/>
                <w:color w:val="00C0EB"/>
                <w:shd w:val="clear" w:color="auto" w:fill="FFFFFF"/>
              </w:rPr>
            </w:rPrChange>
          </w:rPr>
          <w:t>computer vision systems</w:t>
        </w:r>
        <w:r>
          <w:fldChar w:fldCharType="end"/>
        </w:r>
      </w:ins>
      <w:ins w:id="147" w:author="tec" w:date="2023-04-06T12:31:00Z">
        <w:r w:rsidR="00B135B8" w:rsidRPr="00B135B8">
          <w:t> , which</w:t>
        </w:r>
        <w:r w:rsidR="00B135B8" w:rsidRPr="00B135B8">
          <w:rPr>
            <w:rPrChange w:id="148" w:author="tec" w:date="2023-04-06T12:31:00Z">
              <w:rPr>
                <w:rFonts w:ascii="LocatorRegular" w:hAnsi="LocatorRegular"/>
                <w:b w:val="0"/>
                <w:color w:val="4D4D4F"/>
                <w:sz w:val="27"/>
                <w:szCs w:val="27"/>
                <w:shd w:val="clear" w:color="auto" w:fill="FFFFFF"/>
              </w:rPr>
            </w:rPrChange>
          </w:rPr>
          <w:t xml:space="preserve"> uses high-resolution cameras to monitor every aspect of the production process </w:t>
        </w:r>
      </w:ins>
      <w:ins w:id="149" w:author="tec" w:date="2023-04-05T17:38:00Z">
        <w:r w:rsidRPr="00B65AE4">
          <w:rPr>
            <w:rPrChange w:id="150" w:author="tec" w:date="2023-04-05T17:38:00Z">
              <w:rPr>
                <w:rFonts w:ascii="Arial" w:hAnsi="Arial" w:cs="Arial"/>
                <w:b w:val="0"/>
                <w:color w:val="000000"/>
                <w:shd w:val="clear" w:color="auto" w:fill="FFFFFF"/>
              </w:rPr>
            </w:rPrChange>
          </w:rPr>
          <w:t>to automate inspection throughout the entire production process. Human vision has its obvious cons such as fatigue and inconsistency, but with computer vision inspection, QA becomes more reliable and precise.</w:t>
        </w:r>
      </w:ins>
      <w:ins w:id="151" w:author="tec" w:date="2023-04-06T12:32:00Z">
        <w:r w:rsidR="00B135B8">
          <w:t xml:space="preserve"> </w:t>
        </w:r>
        <w:r w:rsidR="00B135B8" w:rsidRPr="00B135B8">
          <w:rPr>
            <w:rPrChange w:id="152" w:author="tec" w:date="2023-04-06T12:32:00Z">
              <w:rPr>
                <w:rFonts w:ascii="LocatorRegular" w:hAnsi="LocatorRegular"/>
                <w:b w:val="0"/>
                <w:color w:val="4D4D4F"/>
                <w:sz w:val="27"/>
                <w:szCs w:val="27"/>
                <w:shd w:val="clear" w:color="auto" w:fill="FFFFFF"/>
              </w:rPr>
            </w:rPrChange>
          </w:rPr>
          <w:t>Another AI-based system is AR overlays, which compare the actual assembly parts with those provided by suppliers to spot any quality deviations. AR can also help with remote training and support so that technicians from any location can connect with those at a facility and guide them.</w:t>
        </w:r>
      </w:ins>
    </w:p>
    <w:p w14:paraId="72FB7903" w14:textId="4C20B776" w:rsidR="00B65AE4" w:rsidRPr="00F35B00" w:rsidRDefault="00B65AE4" w:rsidP="00D4357A">
      <w:pPr>
        <w:rPr>
          <w:rFonts w:eastAsia="Yu Mincho"/>
          <w:b/>
        </w:rPr>
      </w:pPr>
    </w:p>
    <w:p w14:paraId="50ACC7F0" w14:textId="77777777" w:rsidR="00D4357A" w:rsidRPr="00F35B00" w:rsidRDefault="00D4357A" w:rsidP="00D4357A">
      <w:pPr>
        <w:pStyle w:val="Heading1"/>
        <w:rPr>
          <w:rFonts w:eastAsia="Malgun Gothic"/>
          <w:lang w:eastAsia="ko-KR"/>
        </w:rPr>
      </w:pPr>
      <w:bookmarkStart w:id="153" w:name="_Toc112230078"/>
      <w:bookmarkStart w:id="154" w:name="_Toc117506775"/>
      <w:bookmarkStart w:id="155" w:name="_Toc117551684"/>
      <w:bookmarkStart w:id="156" w:name="_Toc117551759"/>
      <w:r w:rsidRPr="00F35B00">
        <w:rPr>
          <w:rFonts w:eastAsia="SimSun"/>
          <w:lang w:eastAsia="zh-CN"/>
        </w:rPr>
        <w:t>7</w:t>
      </w:r>
      <w:r w:rsidRPr="00F35B00">
        <w:rPr>
          <w:rFonts w:eastAsia="SimSun"/>
          <w:lang w:eastAsia="zh-CN"/>
        </w:rPr>
        <w:tab/>
      </w:r>
      <w:r w:rsidRPr="00F35B00">
        <w:rPr>
          <w:lang w:eastAsia="zh-CN"/>
        </w:rPr>
        <w:t>Requirements</w:t>
      </w:r>
      <w:bookmarkEnd w:id="153"/>
      <w:bookmarkEnd w:id="154"/>
      <w:bookmarkEnd w:id="155"/>
      <w:bookmarkEnd w:id="156"/>
    </w:p>
    <w:p w14:paraId="0F7F2DCA" w14:textId="77777777" w:rsidR="00D4357A" w:rsidRPr="00F35B00" w:rsidRDefault="00D4357A" w:rsidP="00D4357A">
      <w:pPr>
        <w:pStyle w:val="Heading2"/>
        <w:tabs>
          <w:tab w:val="left" w:pos="550"/>
        </w:tabs>
        <w:rPr>
          <w:lang w:eastAsia="zh-CN"/>
        </w:rPr>
      </w:pPr>
      <w:bookmarkStart w:id="157" w:name="_Toc112230079"/>
      <w:bookmarkStart w:id="158" w:name="_Toc117506776"/>
      <w:bookmarkStart w:id="159" w:name="_Toc117551685"/>
      <w:bookmarkStart w:id="160" w:name="_Toc117551760"/>
      <w:bookmarkStart w:id="161" w:name="_Toc503770002"/>
      <w:r w:rsidRPr="00F35B00">
        <w:rPr>
          <w:rFonts w:eastAsia="SimSun"/>
          <w:lang w:eastAsia="zh-CN"/>
        </w:rPr>
        <w:t>7</w:t>
      </w:r>
      <w:r w:rsidRPr="00F35B00">
        <w:t>.1</w:t>
      </w:r>
      <w:r w:rsidRPr="00F35B00">
        <w:rPr>
          <w:rFonts w:eastAsia="SimSun"/>
          <w:lang w:eastAsia="zh-CN"/>
        </w:rPr>
        <w:tab/>
        <w:t>Data collection</w:t>
      </w:r>
      <w:r w:rsidRPr="00F35B00">
        <w:rPr>
          <w:lang w:eastAsia="zh-CN"/>
        </w:rPr>
        <w:t>/transmission requirements</w:t>
      </w:r>
      <w:bookmarkEnd w:id="157"/>
      <w:bookmarkEnd w:id="158"/>
      <w:bookmarkEnd w:id="159"/>
      <w:bookmarkEnd w:id="160"/>
    </w:p>
    <w:p w14:paraId="1D0C4B91" w14:textId="77777777" w:rsidR="00D4357A" w:rsidRPr="00F35B00" w:rsidRDefault="00D4357A" w:rsidP="00D4357A">
      <w:pPr>
        <w:rPr>
          <w:rFonts w:eastAsia="Times New Roman"/>
          <w:bCs/>
          <w:szCs w:val="20"/>
          <w:lang w:eastAsia="zh-CN"/>
        </w:rPr>
      </w:pPr>
      <w:r w:rsidRPr="00F35B00">
        <w:rPr>
          <w:rFonts w:eastAsia="Times New Roman"/>
          <w:bCs/>
          <w:szCs w:val="20"/>
          <w:lang w:eastAsia="zh-CN"/>
        </w:rPr>
        <w:t>Data is the foundation of AI for model training and model execution in smart factory. AI requires a large amount of data to support AI models and AI applications.</w:t>
      </w:r>
      <w:r w:rsidRPr="00F35B00">
        <w:t xml:space="preserve"> </w:t>
      </w:r>
      <w:r w:rsidRPr="00F35B00">
        <w:rPr>
          <w:rFonts w:eastAsia="Times New Roman"/>
          <w:bCs/>
          <w:szCs w:val="20"/>
          <w:lang w:eastAsia="zh-CN"/>
        </w:rPr>
        <w:t>The data include data collected from various equipment on the industrial workshop site as well as enterprise application data collected from business application areas.</w:t>
      </w:r>
      <w:r w:rsidRPr="00F35B00">
        <w:t xml:space="preserve"> </w:t>
      </w:r>
      <w:r w:rsidRPr="00F35B00">
        <w:rPr>
          <w:rFonts w:eastAsia="Times New Roman"/>
          <w:bCs/>
          <w:szCs w:val="20"/>
          <w:lang w:eastAsia="zh-CN"/>
        </w:rPr>
        <w:t>In order to meet various AI-based data collection and transmission in smart factories, the following requirements should be supported:</w:t>
      </w:r>
    </w:p>
    <w:p w14:paraId="7BBBC174" w14:textId="77777777" w:rsidR="00D4357A" w:rsidRPr="00F35B00" w:rsidRDefault="00D4357A" w:rsidP="00D4357A">
      <w:pPr>
        <w:numPr>
          <w:ilvl w:val="0"/>
          <w:numId w:val="19"/>
        </w:numPr>
        <w:overflowPunct w:val="0"/>
        <w:autoSpaceDE w:val="0"/>
        <w:autoSpaceDN w:val="0"/>
        <w:adjustRightInd w:val="0"/>
        <w:ind w:left="567" w:hanging="567"/>
        <w:textAlignment w:val="baseline"/>
        <w:rPr>
          <w:lang w:eastAsia="zh-CN"/>
        </w:rPr>
      </w:pPr>
      <w:r w:rsidRPr="00F35B00">
        <w:rPr>
          <w:lang w:eastAsia="zh-CN"/>
        </w:rPr>
        <w:t xml:space="preserve">It is required to support the connection with the OT (Operation Technology) network to realize the data collection in the industrial field, and support the OT network protocol (such as </w:t>
      </w:r>
      <w:proofErr w:type="spellStart"/>
      <w:r w:rsidRPr="00F35B00">
        <w:rPr>
          <w:lang w:eastAsia="zh-CN"/>
        </w:rPr>
        <w:t>Profinet</w:t>
      </w:r>
      <w:proofErr w:type="spellEnd"/>
      <w:r w:rsidRPr="00F35B00">
        <w:rPr>
          <w:lang w:eastAsia="zh-CN"/>
        </w:rPr>
        <w:t>, Modbus, OPC DA/UA, etc.)</w:t>
      </w:r>
    </w:p>
    <w:p w14:paraId="6CF97FCA" w14:textId="77777777" w:rsidR="00D4357A" w:rsidRPr="00F35B00" w:rsidRDefault="00D4357A" w:rsidP="00D4357A">
      <w:pPr>
        <w:numPr>
          <w:ilvl w:val="0"/>
          <w:numId w:val="19"/>
        </w:numPr>
        <w:overflowPunct w:val="0"/>
        <w:autoSpaceDE w:val="0"/>
        <w:autoSpaceDN w:val="0"/>
        <w:adjustRightInd w:val="0"/>
        <w:ind w:left="567" w:hanging="567"/>
        <w:textAlignment w:val="baseline"/>
        <w:rPr>
          <w:lang w:eastAsia="zh-CN"/>
        </w:rPr>
      </w:pPr>
      <w:r w:rsidRPr="00F35B00">
        <w:rPr>
          <w:lang w:eastAsia="zh-CN"/>
        </w:rPr>
        <w:t>According to business requirements, it is required to support the connection with the enterprise IT system to realize the collection of enterprise operation data.</w:t>
      </w:r>
    </w:p>
    <w:p w14:paraId="3AA863F1" w14:textId="77777777" w:rsidR="00D4357A" w:rsidRPr="00F35B00" w:rsidRDefault="00D4357A" w:rsidP="00D4357A">
      <w:pPr>
        <w:numPr>
          <w:ilvl w:val="0"/>
          <w:numId w:val="19"/>
        </w:numPr>
        <w:overflowPunct w:val="0"/>
        <w:autoSpaceDE w:val="0"/>
        <w:autoSpaceDN w:val="0"/>
        <w:adjustRightInd w:val="0"/>
        <w:ind w:left="567" w:hanging="567"/>
        <w:textAlignment w:val="baseline"/>
        <w:rPr>
          <w:lang w:eastAsia="zh-CN"/>
        </w:rPr>
      </w:pPr>
      <w:r w:rsidRPr="00F35B00">
        <w:rPr>
          <w:lang w:eastAsia="zh-CN"/>
        </w:rPr>
        <w:t>Data collection and transmission is required to support the collection and transmission of multiple data formats, including time-series stream data, video stream data, picture data, text data, etc.</w:t>
      </w:r>
    </w:p>
    <w:p w14:paraId="690EDC41" w14:textId="77777777" w:rsidR="00D4357A" w:rsidRPr="00F35B00" w:rsidRDefault="00D4357A" w:rsidP="00D4357A">
      <w:pPr>
        <w:numPr>
          <w:ilvl w:val="0"/>
          <w:numId w:val="19"/>
        </w:numPr>
        <w:overflowPunct w:val="0"/>
        <w:autoSpaceDE w:val="0"/>
        <w:autoSpaceDN w:val="0"/>
        <w:adjustRightInd w:val="0"/>
        <w:ind w:left="567" w:hanging="567"/>
        <w:textAlignment w:val="baseline"/>
        <w:rPr>
          <w:lang w:eastAsia="zh-CN"/>
        </w:rPr>
      </w:pPr>
      <w:r w:rsidRPr="00F35B00">
        <w:rPr>
          <w:lang w:eastAsia="zh-CN"/>
        </w:rPr>
        <w:t>Data collection and transmission have different performance requirements according to different scenarios:</w:t>
      </w:r>
    </w:p>
    <w:p w14:paraId="7A24A34B" w14:textId="77777777" w:rsidR="00D4357A" w:rsidRPr="00F35B00" w:rsidRDefault="00D4357A" w:rsidP="00D4357A">
      <w:pPr>
        <w:numPr>
          <w:ilvl w:val="0"/>
          <w:numId w:val="20"/>
        </w:numPr>
        <w:overflowPunct w:val="0"/>
        <w:autoSpaceDE w:val="0"/>
        <w:autoSpaceDN w:val="0"/>
        <w:adjustRightInd w:val="0"/>
        <w:ind w:left="1134" w:hanging="567"/>
        <w:textAlignment w:val="baseline"/>
        <w:rPr>
          <w:lang w:eastAsia="zh-CN"/>
        </w:rPr>
      </w:pPr>
      <w:r w:rsidRPr="00F35B00">
        <w:rPr>
          <w:lang w:eastAsia="zh-CN"/>
        </w:rPr>
        <w:t>In the model training scenario, due to the non-real-time of model training, it is recommended to use non-real-time mode for data collection and transmission, and the delay of data collection and transmission can be relatively higher, such as the second level.</w:t>
      </w:r>
    </w:p>
    <w:p w14:paraId="6A9973D9" w14:textId="77777777" w:rsidR="00D4357A" w:rsidRPr="00F35B00" w:rsidRDefault="00D4357A" w:rsidP="00D4357A">
      <w:pPr>
        <w:numPr>
          <w:ilvl w:val="0"/>
          <w:numId w:val="20"/>
        </w:numPr>
        <w:overflowPunct w:val="0"/>
        <w:autoSpaceDE w:val="0"/>
        <w:autoSpaceDN w:val="0"/>
        <w:adjustRightInd w:val="0"/>
        <w:ind w:left="1134" w:hanging="567"/>
        <w:textAlignment w:val="baseline"/>
        <w:rPr>
          <w:lang w:eastAsia="zh-CN"/>
        </w:rPr>
      </w:pPr>
      <w:r w:rsidRPr="00F35B00">
        <w:rPr>
          <w:lang w:eastAsia="zh-CN"/>
        </w:rPr>
        <w:t>In the model inference scenario, in the case of highly real-time (such as automatic control), data collection and transmission are recommended to be completed in milliseconds level or less; while in non-real-time situations (such as predictive maintenance, intelligent business processes), the data collection and transmission delay can be higher, such as the second level.</w:t>
      </w:r>
    </w:p>
    <w:p w14:paraId="1BFE3290" w14:textId="77777777" w:rsidR="00D4357A" w:rsidRPr="00F35B00" w:rsidRDefault="00D4357A" w:rsidP="00D4357A">
      <w:pPr>
        <w:pStyle w:val="Heading2"/>
        <w:tabs>
          <w:tab w:val="left" w:pos="550"/>
        </w:tabs>
        <w:rPr>
          <w:lang w:eastAsia="zh-CN"/>
        </w:rPr>
      </w:pPr>
      <w:bookmarkStart w:id="162" w:name="_Toc112230080"/>
      <w:bookmarkStart w:id="163" w:name="_Toc117506777"/>
      <w:bookmarkStart w:id="164" w:name="_Toc117551686"/>
      <w:bookmarkStart w:id="165" w:name="_Toc117551761"/>
      <w:r w:rsidRPr="00F35B00">
        <w:rPr>
          <w:rFonts w:eastAsia="SimSun"/>
          <w:lang w:eastAsia="zh-CN"/>
        </w:rPr>
        <w:t>7</w:t>
      </w:r>
      <w:r w:rsidRPr="00F35B00">
        <w:t>.2</w:t>
      </w:r>
      <w:r w:rsidRPr="00F35B00">
        <w:rPr>
          <w:rFonts w:eastAsia="SimSun"/>
          <w:lang w:eastAsia="zh-CN"/>
        </w:rPr>
        <w:tab/>
        <w:t xml:space="preserve">Networks </w:t>
      </w:r>
      <w:r w:rsidRPr="00F35B00">
        <w:rPr>
          <w:lang w:eastAsia="zh-CN"/>
        </w:rPr>
        <w:t>requirements</w:t>
      </w:r>
      <w:bookmarkEnd w:id="162"/>
      <w:bookmarkEnd w:id="163"/>
      <w:bookmarkEnd w:id="164"/>
      <w:bookmarkEnd w:id="165"/>
    </w:p>
    <w:p w14:paraId="01E672EB" w14:textId="77777777" w:rsidR="00D4357A" w:rsidRPr="00F35B00" w:rsidRDefault="00D4357A" w:rsidP="00D4357A">
      <w:pPr>
        <w:rPr>
          <w:iCs/>
          <w:color w:val="7F7F7F" w:themeColor="text1" w:themeTint="80"/>
          <w:lang w:eastAsia="zh-CN"/>
        </w:rPr>
      </w:pPr>
      <w:r w:rsidRPr="00F35B00">
        <w:rPr>
          <w:iCs/>
          <w:lang w:eastAsia="zh-CN"/>
        </w:rPr>
        <w:t>The network of the smart factory includes the IT network connecting the management information system and the OT network connecting the field control and monitoring system. In order to realize data transmission, flow and intelligent production, IP and wireless have become the trend of factory data transmission network. I</w:t>
      </w:r>
      <w:r w:rsidRPr="00F35B00">
        <w:rPr>
          <w:rFonts w:hint="eastAsia"/>
          <w:iCs/>
          <w:lang w:eastAsia="zh-CN"/>
        </w:rPr>
        <w:t>n</w:t>
      </w:r>
      <w:r w:rsidRPr="00F35B00">
        <w:rPr>
          <w:iCs/>
          <w:lang w:eastAsia="zh-CN"/>
        </w:rPr>
        <w:t xml:space="preserve"> order to meet the needs of a smart factory network</w:t>
      </w:r>
      <w:r w:rsidRPr="00F35B00">
        <w:rPr>
          <w:rFonts w:eastAsia="Times New Roman"/>
          <w:bCs/>
          <w:szCs w:val="20"/>
          <w:lang w:eastAsia="zh-CN"/>
        </w:rPr>
        <w:t>, the following requirements should be supported</w:t>
      </w:r>
      <w:r w:rsidRPr="00F35B00">
        <w:rPr>
          <w:iCs/>
          <w:color w:val="7F7F7F" w:themeColor="text1" w:themeTint="80"/>
          <w:lang w:eastAsia="zh-CN"/>
        </w:rPr>
        <w:t>:</w:t>
      </w:r>
    </w:p>
    <w:p w14:paraId="00D3421E" w14:textId="77777777" w:rsidR="00D4357A" w:rsidRPr="00F35B00" w:rsidRDefault="00D4357A" w:rsidP="00D4357A">
      <w:pPr>
        <w:numPr>
          <w:ilvl w:val="0"/>
          <w:numId w:val="21"/>
        </w:numPr>
        <w:overflowPunct w:val="0"/>
        <w:autoSpaceDE w:val="0"/>
        <w:autoSpaceDN w:val="0"/>
        <w:adjustRightInd w:val="0"/>
        <w:ind w:left="567" w:hanging="567"/>
        <w:textAlignment w:val="baseline"/>
        <w:rPr>
          <w:lang w:eastAsia="zh-CN"/>
        </w:rPr>
      </w:pPr>
      <w:r w:rsidRPr="00F35B00">
        <w:rPr>
          <w:lang w:eastAsia="zh-CN"/>
        </w:rPr>
        <w:lastRenderedPageBreak/>
        <w:t xml:space="preserve">It is required to support Ethernet network to support data transmission between IT systems in the factory and video stream data transmission; </w:t>
      </w:r>
    </w:p>
    <w:p w14:paraId="439C3AD6" w14:textId="77777777" w:rsidR="00D4357A" w:rsidRPr="00F35B00" w:rsidRDefault="00D4357A" w:rsidP="00D4357A">
      <w:pPr>
        <w:numPr>
          <w:ilvl w:val="0"/>
          <w:numId w:val="21"/>
        </w:numPr>
        <w:overflowPunct w:val="0"/>
        <w:autoSpaceDE w:val="0"/>
        <w:autoSpaceDN w:val="0"/>
        <w:adjustRightInd w:val="0"/>
        <w:ind w:left="567" w:hanging="567"/>
        <w:textAlignment w:val="baseline"/>
        <w:rPr>
          <w:lang w:eastAsia="zh-CN"/>
        </w:rPr>
      </w:pPr>
      <w:r w:rsidRPr="00F35B00">
        <w:rPr>
          <w:lang w:eastAsia="zh-CN"/>
        </w:rPr>
        <w:t xml:space="preserve">It is recommended to support dedicated industrial Ethernet or PON (Passive Optical Network) network to support the transmission of industrial equipment data in the factory; </w:t>
      </w:r>
    </w:p>
    <w:p w14:paraId="5B8A0E95" w14:textId="77777777" w:rsidR="00D4357A" w:rsidRPr="00F35B00" w:rsidRDefault="00D4357A" w:rsidP="00D4357A">
      <w:pPr>
        <w:numPr>
          <w:ilvl w:val="0"/>
          <w:numId w:val="21"/>
        </w:numPr>
        <w:overflowPunct w:val="0"/>
        <w:autoSpaceDE w:val="0"/>
        <w:autoSpaceDN w:val="0"/>
        <w:adjustRightInd w:val="0"/>
        <w:ind w:left="567" w:hanging="567"/>
        <w:textAlignment w:val="baseline"/>
        <w:rPr>
          <w:lang w:eastAsia="zh-CN"/>
        </w:rPr>
      </w:pPr>
      <w:r w:rsidRPr="00F35B00">
        <w:rPr>
          <w:lang w:eastAsia="zh-CN"/>
        </w:rPr>
        <w:t xml:space="preserve">It is optional support dedicated industrial wireless network and </w:t>
      </w:r>
      <w:r w:rsidRPr="00F35B00">
        <w:t>WLAN (wireless local area network)</w:t>
      </w:r>
      <w:r w:rsidRPr="00F35B00">
        <w:rPr>
          <w:lang w:eastAsia="zh-CN"/>
        </w:rPr>
        <w:t xml:space="preserve"> to support the transmission of on-site industrial equipment data in the factory; </w:t>
      </w:r>
    </w:p>
    <w:p w14:paraId="5A5E57F9" w14:textId="77777777" w:rsidR="00D4357A" w:rsidRPr="00F35B00" w:rsidRDefault="00D4357A" w:rsidP="00D4357A">
      <w:pPr>
        <w:numPr>
          <w:ilvl w:val="0"/>
          <w:numId w:val="21"/>
        </w:numPr>
        <w:overflowPunct w:val="0"/>
        <w:autoSpaceDE w:val="0"/>
        <w:autoSpaceDN w:val="0"/>
        <w:adjustRightInd w:val="0"/>
        <w:ind w:left="567" w:hanging="567"/>
        <w:textAlignment w:val="baseline"/>
        <w:rPr>
          <w:lang w:eastAsia="zh-CN"/>
        </w:rPr>
      </w:pPr>
      <w:r w:rsidRPr="00F35B00">
        <w:rPr>
          <w:lang w:eastAsia="zh-CN"/>
        </w:rPr>
        <w:t>It is optional support IMT-2020, LTE and other wide-area wireless networks to support the transmission of on-site industrial equipment data in the factory.</w:t>
      </w:r>
    </w:p>
    <w:p w14:paraId="7061D03C" w14:textId="77777777" w:rsidR="00D4357A" w:rsidRPr="00F35B00" w:rsidRDefault="00D4357A" w:rsidP="00D4357A">
      <w:pPr>
        <w:pStyle w:val="Heading2"/>
      </w:pPr>
      <w:bookmarkStart w:id="166" w:name="_Toc112230081"/>
      <w:bookmarkStart w:id="167" w:name="_Toc117506778"/>
      <w:bookmarkStart w:id="168" w:name="_Toc117551687"/>
      <w:bookmarkStart w:id="169" w:name="_Toc117551762"/>
      <w:r w:rsidRPr="00F35B00">
        <w:t>7.3</w:t>
      </w:r>
      <w:r w:rsidRPr="00F35B00">
        <w:tab/>
        <w:t>Data processing requirements</w:t>
      </w:r>
      <w:bookmarkEnd w:id="166"/>
      <w:bookmarkEnd w:id="167"/>
      <w:bookmarkEnd w:id="168"/>
      <w:bookmarkEnd w:id="169"/>
    </w:p>
    <w:p w14:paraId="737E7366" w14:textId="77777777" w:rsidR="00D4357A" w:rsidRPr="00F35B00" w:rsidRDefault="00D4357A" w:rsidP="00D4357A">
      <w:pPr>
        <w:rPr>
          <w:iCs/>
          <w:color w:val="7F7F7F" w:themeColor="text1" w:themeTint="80"/>
          <w:lang w:eastAsia="zh-CN"/>
        </w:rPr>
      </w:pPr>
      <w:r w:rsidRPr="00F35B00">
        <w:rPr>
          <w:iCs/>
          <w:lang w:eastAsia="zh-CN"/>
        </w:rPr>
        <w:t>Since the data sources and data formats collected in the factory are different, the collected data needs to be pre-processed to meet the requirements of AI model training and model inference.</w:t>
      </w:r>
      <w:r w:rsidRPr="00F35B00">
        <w:rPr>
          <w:rFonts w:eastAsia="Times New Roman"/>
          <w:bCs/>
          <w:szCs w:val="20"/>
          <w:lang w:eastAsia="zh-CN"/>
        </w:rPr>
        <w:t xml:space="preserve"> The following requirements should be supported</w:t>
      </w:r>
      <w:r w:rsidRPr="00F35B00">
        <w:rPr>
          <w:iCs/>
          <w:color w:val="7F7F7F" w:themeColor="text1" w:themeTint="80"/>
          <w:lang w:eastAsia="zh-CN"/>
        </w:rPr>
        <w:t>:</w:t>
      </w:r>
    </w:p>
    <w:p w14:paraId="551DF595" w14:textId="77777777" w:rsidR="00D4357A" w:rsidRPr="00F35B00" w:rsidRDefault="00D4357A" w:rsidP="00D4357A">
      <w:pPr>
        <w:numPr>
          <w:ilvl w:val="0"/>
          <w:numId w:val="22"/>
        </w:numPr>
        <w:overflowPunct w:val="0"/>
        <w:autoSpaceDE w:val="0"/>
        <w:autoSpaceDN w:val="0"/>
        <w:adjustRightInd w:val="0"/>
        <w:ind w:left="567" w:hanging="567"/>
        <w:textAlignment w:val="baseline"/>
        <w:rPr>
          <w:lang w:eastAsia="zh-CN"/>
        </w:rPr>
      </w:pPr>
      <w:r w:rsidRPr="00F35B00">
        <w:rPr>
          <w:lang w:eastAsia="zh-CN"/>
        </w:rPr>
        <w:t>It is required to support the verification of the type, scope, consistency of the data to ensure the quality of the data;</w:t>
      </w:r>
    </w:p>
    <w:p w14:paraId="796333C3" w14:textId="77777777" w:rsidR="00D4357A" w:rsidRPr="00F35B00" w:rsidRDefault="00D4357A" w:rsidP="00D4357A">
      <w:pPr>
        <w:numPr>
          <w:ilvl w:val="0"/>
          <w:numId w:val="22"/>
        </w:numPr>
        <w:overflowPunct w:val="0"/>
        <w:autoSpaceDE w:val="0"/>
        <w:autoSpaceDN w:val="0"/>
        <w:adjustRightInd w:val="0"/>
        <w:ind w:left="567" w:hanging="567"/>
        <w:textAlignment w:val="baseline"/>
        <w:rPr>
          <w:lang w:eastAsia="zh-CN"/>
        </w:rPr>
      </w:pPr>
      <w:r w:rsidRPr="00F35B00">
        <w:rPr>
          <w:lang w:eastAsia="zh-CN"/>
        </w:rPr>
        <w:t>It is required to support the conversion of data format, encoding to ensure the consistency of data types;</w:t>
      </w:r>
    </w:p>
    <w:p w14:paraId="6DC5A97C" w14:textId="77777777" w:rsidR="00D4357A" w:rsidRPr="00F35B00" w:rsidRDefault="00D4357A" w:rsidP="00D4357A">
      <w:pPr>
        <w:numPr>
          <w:ilvl w:val="0"/>
          <w:numId w:val="22"/>
        </w:numPr>
        <w:overflowPunct w:val="0"/>
        <w:autoSpaceDE w:val="0"/>
        <w:autoSpaceDN w:val="0"/>
        <w:adjustRightInd w:val="0"/>
        <w:ind w:left="567" w:hanging="567"/>
        <w:textAlignment w:val="baseline"/>
        <w:rPr>
          <w:lang w:eastAsia="zh-CN"/>
        </w:rPr>
      </w:pPr>
      <w:r w:rsidRPr="00F35B00">
        <w:rPr>
          <w:lang w:eastAsia="zh-CN"/>
        </w:rPr>
        <w:t>It is required to support data alignment, including semantic level alignment and time alignment, etc.</w:t>
      </w:r>
    </w:p>
    <w:p w14:paraId="5303FEBE" w14:textId="77777777" w:rsidR="00D4357A" w:rsidRPr="00F35B00" w:rsidRDefault="00D4357A" w:rsidP="00D4357A">
      <w:pPr>
        <w:numPr>
          <w:ilvl w:val="0"/>
          <w:numId w:val="22"/>
        </w:numPr>
        <w:overflowPunct w:val="0"/>
        <w:autoSpaceDE w:val="0"/>
        <w:autoSpaceDN w:val="0"/>
        <w:adjustRightInd w:val="0"/>
        <w:ind w:left="567" w:hanging="567"/>
        <w:textAlignment w:val="baseline"/>
        <w:rPr>
          <w:lang w:eastAsia="zh-CN"/>
        </w:rPr>
      </w:pPr>
      <w:r w:rsidRPr="00F35B00">
        <w:rPr>
          <w:lang w:eastAsia="zh-CN"/>
        </w:rPr>
        <w:t>It is required to support the treatment of missing data and abnormal data;</w:t>
      </w:r>
    </w:p>
    <w:p w14:paraId="5B50B33C" w14:textId="77777777" w:rsidR="00D4357A" w:rsidRPr="00F35B00" w:rsidRDefault="00D4357A" w:rsidP="00D4357A">
      <w:pPr>
        <w:numPr>
          <w:ilvl w:val="0"/>
          <w:numId w:val="22"/>
        </w:numPr>
        <w:overflowPunct w:val="0"/>
        <w:autoSpaceDE w:val="0"/>
        <w:autoSpaceDN w:val="0"/>
        <w:adjustRightInd w:val="0"/>
        <w:ind w:left="567" w:hanging="567"/>
        <w:textAlignment w:val="baseline"/>
        <w:rPr>
          <w:lang w:eastAsia="zh-CN"/>
        </w:rPr>
      </w:pPr>
      <w:r w:rsidRPr="00F35B00">
        <w:rPr>
          <w:lang w:eastAsia="zh-CN"/>
        </w:rPr>
        <w:t>In the case of supervised machine learning, labelling the data according to known labels is required to be supported so that the model can learn from the dataset during model training;</w:t>
      </w:r>
    </w:p>
    <w:p w14:paraId="41F8FA6F" w14:textId="77777777" w:rsidR="00D4357A" w:rsidRPr="00F35B00" w:rsidRDefault="00D4357A" w:rsidP="00D4357A">
      <w:pPr>
        <w:numPr>
          <w:ilvl w:val="0"/>
          <w:numId w:val="22"/>
        </w:numPr>
        <w:overflowPunct w:val="0"/>
        <w:autoSpaceDE w:val="0"/>
        <w:autoSpaceDN w:val="0"/>
        <w:adjustRightInd w:val="0"/>
        <w:ind w:left="567" w:hanging="567"/>
        <w:textAlignment w:val="baseline"/>
        <w:rPr>
          <w:lang w:eastAsia="zh-CN"/>
        </w:rPr>
      </w:pPr>
      <w:r w:rsidRPr="00F35B00">
        <w:rPr>
          <w:lang w:eastAsia="zh-CN"/>
        </w:rPr>
        <w:t>The steps and methods of data processing is required to be consistent between the model training and inference phases to ensure data consistency during model training and inference.</w:t>
      </w:r>
    </w:p>
    <w:p w14:paraId="07AC54E9" w14:textId="77777777" w:rsidR="00D4357A" w:rsidRPr="00F35B00" w:rsidRDefault="00D4357A" w:rsidP="00D4357A">
      <w:pPr>
        <w:pStyle w:val="Heading2"/>
        <w:rPr>
          <w:lang w:eastAsia="zh-CN"/>
        </w:rPr>
      </w:pPr>
      <w:bookmarkStart w:id="170" w:name="_Toc112230082"/>
      <w:bookmarkStart w:id="171" w:name="_Toc117506779"/>
      <w:bookmarkStart w:id="172" w:name="_Toc117551688"/>
      <w:bookmarkStart w:id="173" w:name="_Toc117551763"/>
      <w:r w:rsidRPr="00F35B00">
        <w:rPr>
          <w:lang w:eastAsia="zh-CN"/>
        </w:rPr>
        <w:t>7.4</w:t>
      </w:r>
      <w:r w:rsidRPr="00F35B00">
        <w:rPr>
          <w:lang w:eastAsia="zh-CN"/>
        </w:rPr>
        <w:tab/>
        <w:t>Model training requirements</w:t>
      </w:r>
      <w:bookmarkEnd w:id="170"/>
      <w:bookmarkEnd w:id="171"/>
      <w:bookmarkEnd w:id="172"/>
      <w:bookmarkEnd w:id="173"/>
    </w:p>
    <w:p w14:paraId="7942274A" w14:textId="77777777" w:rsidR="00D4357A" w:rsidRPr="00F35B00" w:rsidRDefault="00D4357A" w:rsidP="00D4357A">
      <w:pPr>
        <w:rPr>
          <w:ins w:id="174" w:author="李 洁" w:date="2022-10-21T10:56:00Z"/>
          <w:color w:val="000000" w:themeColor="text1"/>
          <w:lang w:eastAsia="zh-CN"/>
        </w:rPr>
      </w:pPr>
      <w:ins w:id="175" w:author="李 洁" w:date="2022-10-21T10:56:00Z">
        <w:r w:rsidRPr="00F35B00">
          <w:rPr>
            <w:lang w:eastAsia="zh-CN"/>
          </w:rPr>
          <w:t>Based on the data collected in the factory, AI models are trained through different algorithms and applied to corresponding smart factory applications.</w:t>
        </w:r>
        <w:r w:rsidRPr="00F35B00">
          <w:rPr>
            <w:rFonts w:eastAsia="Times New Roman"/>
            <w:bCs/>
            <w:color w:val="000000" w:themeColor="text1"/>
            <w:szCs w:val="20"/>
            <w:lang w:eastAsia="zh-CN"/>
          </w:rPr>
          <w:t xml:space="preserve"> The following requirements should be supported</w:t>
        </w:r>
        <w:r w:rsidRPr="00F35B00">
          <w:rPr>
            <w:color w:val="000000" w:themeColor="text1"/>
            <w:lang w:eastAsia="zh-CN"/>
          </w:rPr>
          <w:t>:</w:t>
        </w:r>
      </w:ins>
    </w:p>
    <w:p w14:paraId="79EA2802" w14:textId="77777777" w:rsidR="00D4357A" w:rsidRPr="00F35B00" w:rsidRDefault="00D4357A">
      <w:pPr>
        <w:numPr>
          <w:ilvl w:val="0"/>
          <w:numId w:val="14"/>
        </w:numPr>
        <w:overflowPunct w:val="0"/>
        <w:autoSpaceDE w:val="0"/>
        <w:autoSpaceDN w:val="0"/>
        <w:adjustRightInd w:val="0"/>
        <w:ind w:left="567" w:hanging="567"/>
        <w:textAlignment w:val="baseline"/>
        <w:rPr>
          <w:ins w:id="176" w:author="李 洁" w:date="2022-10-21T10:56:00Z"/>
          <w:lang w:eastAsia="zh-CN"/>
          <w:rPrChange w:id="177" w:author="李 洁" w:date="2022-09-19T10:59:00Z">
            <w:rPr>
              <w:ins w:id="178" w:author="李 洁" w:date="2022-10-21T10:56:00Z"/>
            </w:rPr>
          </w:rPrChange>
        </w:rPr>
        <w:pPrChange w:id="179" w:author="李 洁" w:date="2022-09-19T10:59:00Z">
          <w:pPr/>
        </w:pPrChange>
      </w:pPr>
      <w:ins w:id="180" w:author="李 洁" w:date="2022-10-21T10:56:00Z">
        <w:r w:rsidRPr="00F35B00">
          <w:rPr>
            <w:lang w:eastAsia="zh-CN"/>
          </w:rPr>
          <w:t>It is required to support</w:t>
        </w:r>
        <w:r w:rsidRPr="00F35B00">
          <w:rPr>
            <w:lang w:eastAsia="zh-CN"/>
            <w:rPrChange w:id="181" w:author="李 洁" w:date="2022-09-19T10:59:00Z">
              <w:rPr/>
            </w:rPrChange>
          </w:rPr>
          <w:t xml:space="preserve"> multiple machine learning algorithms/models and deep learning frameworks.</w:t>
        </w:r>
      </w:ins>
    </w:p>
    <w:p w14:paraId="270DC4BF" w14:textId="77777777" w:rsidR="00D4357A" w:rsidRPr="00F35B00" w:rsidRDefault="00D4357A">
      <w:pPr>
        <w:numPr>
          <w:ilvl w:val="0"/>
          <w:numId w:val="14"/>
        </w:numPr>
        <w:overflowPunct w:val="0"/>
        <w:autoSpaceDE w:val="0"/>
        <w:autoSpaceDN w:val="0"/>
        <w:adjustRightInd w:val="0"/>
        <w:ind w:left="567" w:hanging="567"/>
        <w:textAlignment w:val="baseline"/>
        <w:rPr>
          <w:ins w:id="182" w:author="李 洁" w:date="2022-10-21T10:56:00Z"/>
          <w:lang w:eastAsia="zh-CN"/>
        </w:rPr>
        <w:pPrChange w:id="183" w:author="李 洁" w:date="2022-09-19T10:59:00Z">
          <w:pPr/>
        </w:pPrChange>
      </w:pPr>
      <w:ins w:id="184" w:author="李 洁" w:date="2022-10-21T10:56:00Z">
        <w:r w:rsidRPr="00F35B00">
          <w:rPr>
            <w:lang w:eastAsia="zh-CN"/>
          </w:rPr>
          <w:t>It is required to support massive computing resources for model training.</w:t>
        </w:r>
      </w:ins>
    </w:p>
    <w:p w14:paraId="56419C24" w14:textId="77777777" w:rsidR="00D4357A" w:rsidRPr="00F35B00" w:rsidRDefault="00D4357A" w:rsidP="00D4357A">
      <w:pPr>
        <w:numPr>
          <w:ilvl w:val="0"/>
          <w:numId w:val="14"/>
        </w:numPr>
        <w:overflowPunct w:val="0"/>
        <w:autoSpaceDE w:val="0"/>
        <w:autoSpaceDN w:val="0"/>
        <w:adjustRightInd w:val="0"/>
        <w:ind w:left="567" w:hanging="567"/>
        <w:textAlignment w:val="baseline"/>
        <w:rPr>
          <w:ins w:id="185" w:author="李 洁" w:date="2022-10-21T10:56:00Z"/>
          <w:lang w:eastAsia="zh-CN"/>
        </w:rPr>
      </w:pPr>
      <w:ins w:id="186" w:author="李 洁" w:date="2022-10-21T10:56:00Z">
        <w:r w:rsidRPr="00F35B00">
          <w:rPr>
            <w:lang w:eastAsia="zh-CN"/>
          </w:rPr>
          <w:t>It is required to the selection of appropriate algorithms or models (such as deep learning models, machine learning algorithms, knowledge graphs, time series data models, etc.) according to different application scenarios and data types (such as video/picture, natural language, time series data, etc.)</w:t>
        </w:r>
      </w:ins>
    </w:p>
    <w:p w14:paraId="2E0FF93B" w14:textId="77777777" w:rsidR="00D4357A" w:rsidRPr="00F35B00" w:rsidRDefault="00D4357A">
      <w:pPr>
        <w:numPr>
          <w:ilvl w:val="0"/>
          <w:numId w:val="14"/>
        </w:numPr>
        <w:overflowPunct w:val="0"/>
        <w:autoSpaceDE w:val="0"/>
        <w:autoSpaceDN w:val="0"/>
        <w:adjustRightInd w:val="0"/>
        <w:ind w:left="567" w:hanging="567"/>
        <w:textAlignment w:val="baseline"/>
        <w:rPr>
          <w:lang w:eastAsia="zh-CN"/>
        </w:rPr>
        <w:pPrChange w:id="187" w:author="李 洁" w:date="2022-10-21T10:56:00Z">
          <w:pPr/>
        </w:pPrChange>
      </w:pPr>
      <w:ins w:id="188" w:author="李 洁" w:date="2022-10-21T10:56:00Z">
        <w:r w:rsidRPr="00F35B00">
          <w:rPr>
            <w:lang w:eastAsia="zh-CN"/>
          </w:rPr>
          <w:t>It is recommended to support iterative update of the AI model based on continuously collected data to meet the update of application requirements.</w:t>
        </w:r>
      </w:ins>
    </w:p>
    <w:p w14:paraId="35D91258" w14:textId="77777777" w:rsidR="00D4357A" w:rsidRPr="00F35B00" w:rsidRDefault="00D4357A" w:rsidP="00D4357A">
      <w:pPr>
        <w:rPr>
          <w:rFonts w:eastAsia="SimSun"/>
          <w:lang w:eastAsia="zh-CN"/>
        </w:rPr>
      </w:pPr>
      <w:r w:rsidRPr="00F35B00">
        <w:rPr>
          <w:rFonts w:eastAsia="SimSun"/>
          <w:b/>
          <w:szCs w:val="20"/>
          <w:lang w:eastAsia="zh-CN"/>
        </w:rPr>
        <w:t>7.5</w:t>
      </w:r>
      <w:r w:rsidRPr="00F35B00">
        <w:rPr>
          <w:rFonts w:eastAsia="SimSun"/>
          <w:b/>
          <w:szCs w:val="20"/>
          <w:lang w:eastAsia="zh-CN"/>
        </w:rPr>
        <w:tab/>
        <w:t>Model deployment requirements</w:t>
      </w:r>
    </w:p>
    <w:p w14:paraId="63A17F80" w14:textId="77777777" w:rsidR="00D4357A" w:rsidRPr="00F35B00" w:rsidRDefault="00D4357A" w:rsidP="00D4357A">
      <w:pPr>
        <w:rPr>
          <w:ins w:id="189" w:author="李 洁" w:date="2022-10-21T10:56:00Z"/>
          <w:iCs/>
          <w:color w:val="000000" w:themeColor="text1"/>
          <w:lang w:eastAsia="zh-CN"/>
        </w:rPr>
      </w:pPr>
      <w:ins w:id="190" w:author="李 洁" w:date="2022-10-21T10:56:00Z">
        <w:r w:rsidRPr="00F35B00">
          <w:rPr>
            <w:rFonts w:eastAsia="Times New Roman"/>
            <w:bCs/>
            <w:szCs w:val="20"/>
            <w:lang w:eastAsia="zh-CN"/>
          </w:rPr>
          <w:t xml:space="preserve">After the models are trained and tested on the cloud server, it needs to be deployed to the inference servers or edge servers/terminals. </w:t>
        </w:r>
        <w:r w:rsidRPr="00F35B00">
          <w:rPr>
            <w:rFonts w:eastAsia="Times New Roman"/>
            <w:bCs/>
            <w:color w:val="000000" w:themeColor="text1"/>
            <w:szCs w:val="20"/>
            <w:lang w:eastAsia="zh-CN"/>
          </w:rPr>
          <w:t>The following requirements should be supported</w:t>
        </w:r>
        <w:r w:rsidRPr="00F35B00">
          <w:rPr>
            <w:iCs/>
            <w:color w:val="000000" w:themeColor="text1"/>
            <w:lang w:eastAsia="zh-CN"/>
          </w:rPr>
          <w:t>:</w:t>
        </w:r>
      </w:ins>
    </w:p>
    <w:p w14:paraId="45A540EB" w14:textId="77777777" w:rsidR="00D4357A" w:rsidRPr="00F35B00" w:rsidRDefault="00D4357A" w:rsidP="00D4357A">
      <w:pPr>
        <w:numPr>
          <w:ilvl w:val="0"/>
          <w:numId w:val="15"/>
        </w:numPr>
        <w:overflowPunct w:val="0"/>
        <w:autoSpaceDE w:val="0"/>
        <w:autoSpaceDN w:val="0"/>
        <w:adjustRightInd w:val="0"/>
        <w:ind w:left="567" w:hanging="567"/>
        <w:textAlignment w:val="baseline"/>
        <w:rPr>
          <w:ins w:id="191" w:author="李 洁" w:date="2022-10-21T10:56:00Z"/>
          <w:lang w:eastAsia="zh-CN"/>
        </w:rPr>
      </w:pPr>
      <w:ins w:id="192" w:author="李 洁" w:date="2022-10-21T10:56:00Z">
        <w:r w:rsidRPr="00F35B00">
          <w:rPr>
            <w:lang w:eastAsia="zh-CN"/>
          </w:rPr>
          <w:t>For latency-sensitive applications, the AI models are recommended to be deployed on the edge servers or terminals, while for latency-insensitive applications, the AI models are recommended to be deployed on the cloud servers.</w:t>
        </w:r>
      </w:ins>
    </w:p>
    <w:p w14:paraId="6FB85507" w14:textId="77777777" w:rsidR="00D4357A" w:rsidRPr="00F35B00" w:rsidRDefault="00D4357A" w:rsidP="00D4357A">
      <w:pPr>
        <w:numPr>
          <w:ilvl w:val="0"/>
          <w:numId w:val="15"/>
        </w:numPr>
        <w:overflowPunct w:val="0"/>
        <w:autoSpaceDE w:val="0"/>
        <w:autoSpaceDN w:val="0"/>
        <w:adjustRightInd w:val="0"/>
        <w:ind w:left="567" w:hanging="567"/>
        <w:textAlignment w:val="baseline"/>
        <w:rPr>
          <w:ins w:id="193" w:author="李 洁" w:date="2022-10-21T10:56:00Z"/>
          <w:lang w:eastAsia="zh-CN"/>
        </w:rPr>
      </w:pPr>
      <w:ins w:id="194" w:author="李 洁" w:date="2022-10-21T10:56:00Z">
        <w:r w:rsidRPr="00F35B00">
          <w:rPr>
            <w:lang w:eastAsia="zh-CN"/>
          </w:rPr>
          <w:lastRenderedPageBreak/>
          <w:t>It is recommended to support the adaptation of the AI models for different hardware/software environments. Especially for the edge servers or terminals, due to the limitation of computing power, in order to ensure the performance of model inference, the models are recommended to be trimmed/distilled, and the size of the models can be reduced on the premise of the accuracy.</w:t>
        </w:r>
      </w:ins>
    </w:p>
    <w:p w14:paraId="0DA2EFB2" w14:textId="77777777" w:rsidR="00D4357A" w:rsidRPr="00F35B00" w:rsidRDefault="00D4357A">
      <w:pPr>
        <w:numPr>
          <w:ilvl w:val="0"/>
          <w:numId w:val="15"/>
        </w:numPr>
        <w:overflowPunct w:val="0"/>
        <w:autoSpaceDE w:val="0"/>
        <w:autoSpaceDN w:val="0"/>
        <w:adjustRightInd w:val="0"/>
        <w:ind w:left="567" w:hanging="567"/>
        <w:textAlignment w:val="baseline"/>
        <w:rPr>
          <w:ins w:id="195" w:author="李 洁" w:date="2022-10-21T10:56:00Z"/>
          <w:lang w:eastAsia="zh-CN"/>
          <w:rPrChange w:id="196" w:author="李 洁" w:date="2022-09-19T11:53:00Z">
            <w:rPr>
              <w:ins w:id="197" w:author="李 洁" w:date="2022-10-21T10:56:00Z"/>
              <w:i/>
              <w:color w:val="7F7F7F" w:themeColor="text1" w:themeTint="80"/>
              <w:lang w:eastAsia="zh-CN"/>
            </w:rPr>
          </w:rPrChange>
        </w:rPr>
        <w:pPrChange w:id="198" w:author="李 洁" w:date="2022-09-19T11:53:00Z">
          <w:pPr/>
        </w:pPrChange>
      </w:pPr>
      <w:ins w:id="199" w:author="李 洁" w:date="2022-10-21T10:56:00Z">
        <w:r w:rsidRPr="00F35B00">
          <w:rPr>
            <w:lang w:eastAsia="zh-CN"/>
          </w:rPr>
          <w:t>It is required to support the upgrade, addition and deletion of AI models.</w:t>
        </w:r>
      </w:ins>
    </w:p>
    <w:p w14:paraId="3ED246C5" w14:textId="77777777" w:rsidR="00D4357A" w:rsidRPr="00F35B00" w:rsidDel="00E4421C" w:rsidRDefault="00D4357A" w:rsidP="00D4357A">
      <w:pPr>
        <w:rPr>
          <w:del w:id="200" w:author="李 洁" w:date="2022-10-21T10:56:00Z"/>
          <w:i/>
          <w:color w:val="7F7F7F" w:themeColor="text1" w:themeTint="80"/>
          <w:lang w:eastAsia="zh-CN"/>
        </w:rPr>
      </w:pPr>
      <w:del w:id="201" w:author="李 洁" w:date="2022-10-21T10:56:00Z">
        <w:r w:rsidRPr="00F35B00" w:rsidDel="00E4421C">
          <w:rPr>
            <w:i/>
            <w:color w:val="7F7F7F" w:themeColor="text1" w:themeTint="80"/>
            <w:lang w:eastAsia="zh-CN"/>
          </w:rPr>
          <w:delText>[TBD]</w:delText>
        </w:r>
      </w:del>
    </w:p>
    <w:p w14:paraId="23F1DBDE" w14:textId="77777777" w:rsidR="00D4357A" w:rsidRPr="00F35B00" w:rsidRDefault="00D4357A" w:rsidP="00D4357A">
      <w:pPr>
        <w:pStyle w:val="Heading2"/>
        <w:rPr>
          <w:lang w:eastAsia="zh-CN"/>
        </w:rPr>
      </w:pPr>
      <w:bookmarkStart w:id="202" w:name="_Toc112230083"/>
      <w:bookmarkStart w:id="203" w:name="_Toc117506780"/>
      <w:bookmarkStart w:id="204" w:name="_Toc117551689"/>
      <w:bookmarkStart w:id="205" w:name="_Toc117551764"/>
      <w:r w:rsidRPr="00F35B00">
        <w:rPr>
          <w:lang w:eastAsia="zh-CN"/>
        </w:rPr>
        <w:t>7.6</w:t>
      </w:r>
      <w:r w:rsidRPr="00F35B00">
        <w:rPr>
          <w:lang w:eastAsia="zh-CN"/>
        </w:rPr>
        <w:tab/>
        <w:t>Model i</w:t>
      </w:r>
      <w:r w:rsidRPr="00F35B00">
        <w:rPr>
          <w:rFonts w:hint="eastAsia"/>
          <w:lang w:eastAsia="zh-CN"/>
        </w:rPr>
        <w:t>nference</w:t>
      </w:r>
      <w:r w:rsidRPr="00F35B00">
        <w:rPr>
          <w:lang w:eastAsia="zh-CN"/>
        </w:rPr>
        <w:t xml:space="preserve"> requirements</w:t>
      </w:r>
      <w:bookmarkEnd w:id="202"/>
      <w:bookmarkEnd w:id="203"/>
      <w:bookmarkEnd w:id="204"/>
      <w:bookmarkEnd w:id="205"/>
    </w:p>
    <w:p w14:paraId="108CA77F" w14:textId="77777777" w:rsidR="00D4357A" w:rsidRPr="00F35B00" w:rsidRDefault="00D4357A" w:rsidP="00D4357A">
      <w:pPr>
        <w:rPr>
          <w:ins w:id="206" w:author="李 洁" w:date="2022-10-21T10:56:00Z"/>
          <w:color w:val="000000" w:themeColor="text1"/>
          <w:lang w:eastAsia="zh-CN"/>
        </w:rPr>
      </w:pPr>
      <w:ins w:id="207" w:author="李 洁" w:date="2022-10-21T10:56:00Z">
        <w:r w:rsidRPr="00F35B00">
          <w:rPr>
            <w:lang w:eastAsia="zh-CN"/>
          </w:rPr>
          <w:t>Compared with AI model training, the AI model inference process does not require a large amount of data, but in different scenarios in a smart factory, there are different requirements for AI model inference.</w:t>
        </w:r>
        <w:r w:rsidRPr="00F35B00">
          <w:rPr>
            <w:rFonts w:eastAsia="Times New Roman"/>
            <w:bCs/>
            <w:color w:val="000000" w:themeColor="text1"/>
            <w:szCs w:val="20"/>
            <w:lang w:eastAsia="zh-CN"/>
          </w:rPr>
          <w:t xml:space="preserve"> The following requirements should be supported</w:t>
        </w:r>
        <w:r w:rsidRPr="00F35B00">
          <w:rPr>
            <w:color w:val="000000" w:themeColor="text1"/>
            <w:lang w:eastAsia="zh-CN"/>
          </w:rPr>
          <w:t>:</w:t>
        </w:r>
      </w:ins>
    </w:p>
    <w:p w14:paraId="7F02706D" w14:textId="77777777" w:rsidR="00D4357A" w:rsidRPr="00F35B00" w:rsidRDefault="00D4357A" w:rsidP="00D4357A">
      <w:pPr>
        <w:numPr>
          <w:ilvl w:val="0"/>
          <w:numId w:val="16"/>
        </w:numPr>
        <w:overflowPunct w:val="0"/>
        <w:autoSpaceDE w:val="0"/>
        <w:autoSpaceDN w:val="0"/>
        <w:adjustRightInd w:val="0"/>
        <w:ind w:left="567" w:hanging="567"/>
        <w:textAlignment w:val="baseline"/>
        <w:rPr>
          <w:ins w:id="208" w:author="李 洁" w:date="2022-10-21T10:56:00Z"/>
          <w:lang w:eastAsia="zh-CN"/>
        </w:rPr>
      </w:pPr>
      <w:ins w:id="209" w:author="李 洁" w:date="2022-10-21T10:56:00Z">
        <w:r w:rsidRPr="00F35B00">
          <w:rPr>
            <w:lang w:eastAsia="zh-CN"/>
            <w:rPrChange w:id="210" w:author="李 洁" w:date="2022-09-19T14:00:00Z">
              <w:rPr>
                <w:iCs/>
                <w:color w:val="7F7F7F" w:themeColor="text1" w:themeTint="80"/>
                <w:lang w:eastAsia="zh-CN"/>
              </w:rPr>
            </w:rPrChange>
          </w:rPr>
          <w:t>In order to meet low-latency applications such as defect detection and industrial robot control, it is recommended that the AI model inference time in these scenarios be as low as milliseconds.</w:t>
        </w:r>
      </w:ins>
    </w:p>
    <w:p w14:paraId="1B9FF5C5" w14:textId="77777777" w:rsidR="00D4357A" w:rsidRPr="00F35B00" w:rsidRDefault="00D4357A">
      <w:pPr>
        <w:numPr>
          <w:ilvl w:val="0"/>
          <w:numId w:val="16"/>
        </w:numPr>
        <w:overflowPunct w:val="0"/>
        <w:autoSpaceDE w:val="0"/>
        <w:autoSpaceDN w:val="0"/>
        <w:adjustRightInd w:val="0"/>
        <w:ind w:left="567" w:hanging="567"/>
        <w:textAlignment w:val="baseline"/>
        <w:rPr>
          <w:ins w:id="211" w:author="李 洁" w:date="2022-10-21T10:56:00Z"/>
          <w:lang w:eastAsia="zh-CN"/>
          <w:rPrChange w:id="212" w:author="李 洁" w:date="2022-09-19T14:00:00Z">
            <w:rPr>
              <w:ins w:id="213" w:author="李 洁" w:date="2022-10-21T10:56:00Z"/>
              <w:i/>
              <w:color w:val="7F7F7F" w:themeColor="text1" w:themeTint="80"/>
              <w:lang w:eastAsia="zh-CN"/>
            </w:rPr>
          </w:rPrChange>
        </w:rPr>
        <w:pPrChange w:id="214" w:author="李 洁" w:date="2022-09-19T14:00:00Z">
          <w:pPr/>
        </w:pPrChange>
      </w:pPr>
      <w:ins w:id="215" w:author="李 洁" w:date="2022-10-21T10:56:00Z">
        <w:r w:rsidRPr="00F35B00">
          <w:rPr>
            <w:lang w:eastAsia="zh-CN"/>
          </w:rPr>
          <w:t>AI model inference is required to support the batch mode inference and the real-time mode inference. In the batch mode inference, the AI model will be called regularly or on demand, such as text data and process optimization scenarios; in the real-time mode inference, the AI model will be triggered by the real-time streaming data, such as video streaming data and time series data etc.</w:t>
        </w:r>
      </w:ins>
    </w:p>
    <w:p w14:paraId="62A436E5" w14:textId="77777777" w:rsidR="00D4357A" w:rsidRPr="00F35B00" w:rsidDel="00E4421C" w:rsidRDefault="00D4357A" w:rsidP="00D4357A">
      <w:pPr>
        <w:rPr>
          <w:del w:id="216" w:author="李 洁" w:date="2022-10-21T10:56:00Z"/>
          <w:lang w:eastAsia="zh-CN"/>
        </w:rPr>
      </w:pPr>
      <w:del w:id="217" w:author="李 洁" w:date="2022-10-21T10:56:00Z">
        <w:r w:rsidRPr="00F35B00" w:rsidDel="00E4421C">
          <w:rPr>
            <w:i/>
            <w:color w:val="7F7F7F" w:themeColor="text1" w:themeTint="80"/>
            <w:lang w:eastAsia="zh-CN"/>
          </w:rPr>
          <w:delText>[TBD]</w:delText>
        </w:r>
      </w:del>
    </w:p>
    <w:p w14:paraId="50DACF19" w14:textId="77777777" w:rsidR="00D4357A" w:rsidRPr="00F35B00" w:rsidRDefault="00D4357A" w:rsidP="00D4357A">
      <w:pPr>
        <w:pStyle w:val="Heading2"/>
        <w:rPr>
          <w:rFonts w:eastAsia="SimSun"/>
          <w:lang w:eastAsia="zh-CN"/>
        </w:rPr>
      </w:pPr>
      <w:bookmarkStart w:id="218" w:name="_Toc112230084"/>
      <w:bookmarkStart w:id="219" w:name="_Toc117506781"/>
      <w:bookmarkStart w:id="220" w:name="_Toc117551690"/>
      <w:bookmarkStart w:id="221" w:name="_Toc117551765"/>
      <w:r w:rsidRPr="00F35B00">
        <w:rPr>
          <w:rFonts w:eastAsia="SimSun"/>
          <w:lang w:eastAsia="zh-CN"/>
        </w:rPr>
        <w:t>7.7</w:t>
      </w:r>
      <w:r w:rsidRPr="00F35B00">
        <w:rPr>
          <w:rFonts w:eastAsia="SimSun"/>
          <w:lang w:eastAsia="zh-CN"/>
        </w:rPr>
        <w:tab/>
        <w:t>AI enabled applications requirements</w:t>
      </w:r>
      <w:bookmarkEnd w:id="218"/>
      <w:bookmarkEnd w:id="219"/>
      <w:bookmarkEnd w:id="220"/>
      <w:bookmarkEnd w:id="221"/>
    </w:p>
    <w:p w14:paraId="7547DF1A" w14:textId="77777777" w:rsidR="00D4357A" w:rsidRPr="00F35B00" w:rsidRDefault="00D4357A" w:rsidP="00D4357A">
      <w:pPr>
        <w:rPr>
          <w:ins w:id="222" w:author="李 洁" w:date="2022-10-21T10:56:00Z"/>
          <w:lang w:eastAsia="zh-CN"/>
        </w:rPr>
      </w:pPr>
      <w:ins w:id="223" w:author="李 洁" w:date="2022-10-21T10:56:00Z">
        <w:r w:rsidRPr="00F35B00">
          <w:rPr>
            <w:lang w:eastAsia="zh-CN"/>
          </w:rPr>
          <w:t xml:space="preserve">The AI </w:t>
        </w:r>
        <w:r w:rsidRPr="00F35B00">
          <w:rPr>
            <w:rFonts w:eastAsia="SimSun"/>
            <w:lang w:eastAsia="zh-CN"/>
          </w:rPr>
          <w:t>enabled</w:t>
        </w:r>
        <w:r w:rsidRPr="00F35B00">
          <w:rPr>
            <w:lang w:eastAsia="zh-CN"/>
          </w:rPr>
          <w:t xml:space="preserve"> applications in smart factories involve multiple application scenarios such as </w:t>
        </w:r>
        <w:r w:rsidRPr="00F35B00">
          <w:rPr>
            <w:rFonts w:hint="eastAsia"/>
            <w:lang w:eastAsia="zh-CN"/>
          </w:rPr>
          <w:t>asset predictive maintenance</w:t>
        </w:r>
        <w:r w:rsidRPr="00F35B00">
          <w:rPr>
            <w:rFonts w:hint="eastAsia"/>
            <w:lang w:eastAsia="zh-CN"/>
          </w:rPr>
          <w:t>，</w:t>
        </w:r>
        <w:r w:rsidRPr="00F35B00">
          <w:rPr>
            <w:rFonts w:hint="eastAsia"/>
            <w:lang w:eastAsia="zh-CN"/>
          </w:rPr>
          <w:t>assembly line management</w:t>
        </w:r>
        <w:r w:rsidRPr="00F35B00">
          <w:rPr>
            <w:lang w:eastAsia="zh-CN"/>
          </w:rPr>
          <w:t xml:space="preserve"> </w:t>
        </w:r>
        <w:r w:rsidRPr="00F35B00">
          <w:rPr>
            <w:rFonts w:hint="eastAsia"/>
            <w:lang w:eastAsia="zh-CN"/>
          </w:rPr>
          <w:t>etc</w:t>
        </w:r>
        <w:r w:rsidRPr="00F35B00">
          <w:rPr>
            <w:lang w:eastAsia="zh-CN"/>
          </w:rPr>
          <w:t>. And the AI technologies involved also include machine vision, NLP, knowledge graphs, big data and others. Meanwhile, it is also necessary to determine the deployment method of the AI model algorithm according to different application characteristics.</w:t>
        </w:r>
        <w:r w:rsidRPr="00F35B00">
          <w:rPr>
            <w:rFonts w:eastAsia="Times New Roman"/>
            <w:bCs/>
            <w:color w:val="000000" w:themeColor="text1"/>
            <w:szCs w:val="20"/>
            <w:lang w:eastAsia="zh-CN"/>
          </w:rPr>
          <w:t xml:space="preserve"> The following requirements should be supported</w:t>
        </w:r>
        <w:r w:rsidRPr="00F35B00">
          <w:rPr>
            <w:color w:val="000000" w:themeColor="text1"/>
            <w:lang w:eastAsia="zh-CN"/>
          </w:rPr>
          <w:t>:</w:t>
        </w:r>
      </w:ins>
    </w:p>
    <w:p w14:paraId="6146CD4C" w14:textId="77777777" w:rsidR="00D4357A" w:rsidRPr="00F35B00" w:rsidRDefault="00D4357A">
      <w:pPr>
        <w:numPr>
          <w:ilvl w:val="0"/>
          <w:numId w:val="17"/>
        </w:numPr>
        <w:overflowPunct w:val="0"/>
        <w:autoSpaceDE w:val="0"/>
        <w:autoSpaceDN w:val="0"/>
        <w:adjustRightInd w:val="0"/>
        <w:ind w:left="567" w:hanging="567"/>
        <w:textAlignment w:val="baseline"/>
        <w:rPr>
          <w:ins w:id="224" w:author="李 洁" w:date="2022-10-21T10:56:00Z"/>
          <w:lang w:eastAsia="zh-CN"/>
        </w:rPr>
        <w:pPrChange w:id="225" w:author="李 洁" w:date="2022-09-20T14:10:00Z">
          <w:pPr/>
        </w:pPrChange>
      </w:pPr>
      <w:ins w:id="226" w:author="李 洁" w:date="2022-10-21T10:56:00Z">
        <w:r w:rsidRPr="00F35B00">
          <w:rPr>
            <w:lang w:eastAsia="zh-CN"/>
            <w:rPrChange w:id="227" w:author="李 洁" w:date="2022-09-20T14:10:00Z">
              <w:rPr>
                <w:iCs/>
                <w:color w:val="7F7F7F" w:themeColor="text1" w:themeTint="80"/>
                <w:lang w:eastAsia="zh-CN"/>
              </w:rPr>
            </w:rPrChange>
          </w:rPr>
          <w:t xml:space="preserve">The AI </w:t>
        </w:r>
        <w:r w:rsidRPr="00F35B00">
          <w:rPr>
            <w:lang w:eastAsia="zh-CN"/>
            <w:rPrChange w:id="228" w:author="李 洁" w:date="2022-09-20T14:10:00Z">
              <w:rPr>
                <w:rFonts w:eastAsia="SimSun"/>
                <w:lang w:eastAsia="zh-CN"/>
              </w:rPr>
            </w:rPrChange>
          </w:rPr>
          <w:t>enabled</w:t>
        </w:r>
        <w:r w:rsidRPr="00F35B00">
          <w:rPr>
            <w:lang w:eastAsia="zh-CN"/>
            <w:rPrChange w:id="229" w:author="李 洁" w:date="2022-09-20T14:10:00Z">
              <w:rPr>
                <w:iCs/>
                <w:color w:val="7F7F7F" w:themeColor="text1" w:themeTint="80"/>
                <w:lang w:eastAsia="zh-CN"/>
              </w:rPr>
            </w:rPrChange>
          </w:rPr>
          <w:t xml:space="preserve"> applications </w:t>
        </w:r>
        <w:r w:rsidRPr="00F35B00">
          <w:rPr>
            <w:lang w:eastAsia="zh-CN"/>
          </w:rPr>
          <w:t>is required to train and integrate appropriate AI model/algorithms according to the characteristics of each application.</w:t>
        </w:r>
      </w:ins>
    </w:p>
    <w:p w14:paraId="743EC954" w14:textId="77777777" w:rsidR="00D4357A" w:rsidRPr="00F35B00" w:rsidRDefault="00D4357A">
      <w:pPr>
        <w:numPr>
          <w:ilvl w:val="0"/>
          <w:numId w:val="17"/>
        </w:numPr>
        <w:overflowPunct w:val="0"/>
        <w:autoSpaceDE w:val="0"/>
        <w:autoSpaceDN w:val="0"/>
        <w:adjustRightInd w:val="0"/>
        <w:ind w:left="567" w:hanging="567"/>
        <w:textAlignment w:val="baseline"/>
        <w:rPr>
          <w:ins w:id="230" w:author="李 洁" w:date="2022-10-21T10:56:00Z"/>
          <w:iCs/>
          <w:color w:val="7F7F7F" w:themeColor="text1" w:themeTint="80"/>
          <w:lang w:eastAsia="zh-CN"/>
          <w:rPrChange w:id="231" w:author="李 洁" w:date="2022-09-20T14:15:00Z">
            <w:rPr>
              <w:ins w:id="232" w:author="李 洁" w:date="2022-10-21T10:56:00Z"/>
              <w:i/>
              <w:color w:val="7F7F7F" w:themeColor="text1" w:themeTint="80"/>
              <w:lang w:eastAsia="zh-CN"/>
            </w:rPr>
          </w:rPrChange>
        </w:rPr>
        <w:pPrChange w:id="233" w:author="李 洁" w:date="2022-09-20T14:15:00Z">
          <w:pPr/>
        </w:pPrChange>
      </w:pPr>
      <w:ins w:id="234" w:author="李 洁" w:date="2022-10-21T10:56:00Z">
        <w:r w:rsidRPr="00F35B00">
          <w:rPr>
            <w:lang w:eastAsia="zh-CN"/>
          </w:rPr>
          <w:t>The AI enabled applications is required to</w:t>
        </w:r>
        <w:r w:rsidRPr="00F35B00">
          <w:rPr>
            <w:iCs/>
            <w:color w:val="7F7F7F" w:themeColor="text1" w:themeTint="80"/>
            <w:lang w:eastAsia="zh-CN"/>
          </w:rPr>
          <w:t xml:space="preserve"> choose the appropriate AI model</w:t>
        </w:r>
        <w:r w:rsidRPr="00F35B00">
          <w:rPr>
            <w:rFonts w:hint="eastAsia"/>
            <w:iCs/>
            <w:color w:val="7F7F7F" w:themeColor="text1" w:themeTint="80"/>
            <w:lang w:eastAsia="zh-CN"/>
          </w:rPr>
          <w:t>/</w:t>
        </w:r>
        <w:r w:rsidRPr="00F35B00">
          <w:rPr>
            <w:iCs/>
            <w:color w:val="7F7F7F" w:themeColor="text1" w:themeTint="80"/>
            <w:lang w:eastAsia="zh-CN"/>
          </w:rPr>
          <w:t>algorithm deployment mode according to the requirements of each application, including cloud server deployment mode, edge server/terminal deployment mode, or hybrid deployment mode.</w:t>
        </w:r>
      </w:ins>
    </w:p>
    <w:p w14:paraId="27BE8ADC" w14:textId="77777777" w:rsidR="00D4357A" w:rsidRPr="00F35B00" w:rsidDel="00E4421C" w:rsidRDefault="00D4357A" w:rsidP="00D4357A">
      <w:pPr>
        <w:rPr>
          <w:del w:id="235" w:author="李 洁" w:date="2022-10-21T10:56:00Z"/>
          <w:rFonts w:eastAsia="MS Mincho"/>
        </w:rPr>
      </w:pPr>
      <w:del w:id="236" w:author="李 洁" w:date="2022-10-21T10:56:00Z">
        <w:r w:rsidRPr="00F35B00" w:rsidDel="00E4421C">
          <w:rPr>
            <w:i/>
            <w:color w:val="7F7F7F" w:themeColor="text1" w:themeTint="80"/>
            <w:lang w:eastAsia="zh-CN"/>
          </w:rPr>
          <w:delText>[TBD]</w:delText>
        </w:r>
      </w:del>
    </w:p>
    <w:p w14:paraId="53E1F0C3" w14:textId="77777777" w:rsidR="00D4357A" w:rsidRPr="00F35B00" w:rsidRDefault="00D4357A" w:rsidP="00D4357A">
      <w:pPr>
        <w:pStyle w:val="Heading2"/>
        <w:rPr>
          <w:rFonts w:eastAsia="SimSun"/>
          <w:lang w:eastAsia="zh-CN"/>
        </w:rPr>
      </w:pPr>
      <w:bookmarkStart w:id="237" w:name="_Toc112230085"/>
      <w:bookmarkStart w:id="238" w:name="_Toc117506782"/>
      <w:bookmarkStart w:id="239" w:name="_Toc117551691"/>
      <w:bookmarkStart w:id="240" w:name="_Toc117551766"/>
      <w:r w:rsidRPr="00F35B00">
        <w:rPr>
          <w:rFonts w:eastAsia="SimSun"/>
          <w:lang w:eastAsia="zh-CN"/>
        </w:rPr>
        <w:t>7.8</w:t>
      </w:r>
      <w:r w:rsidRPr="00F35B00">
        <w:rPr>
          <w:rFonts w:eastAsia="SimSun"/>
          <w:lang w:eastAsia="zh-CN"/>
        </w:rPr>
        <w:tab/>
        <w:t>Security and privacy requirements</w:t>
      </w:r>
      <w:bookmarkEnd w:id="237"/>
      <w:bookmarkEnd w:id="238"/>
      <w:bookmarkEnd w:id="239"/>
      <w:bookmarkEnd w:id="240"/>
    </w:p>
    <w:p w14:paraId="1DDE56B0" w14:textId="77777777" w:rsidR="00D4357A" w:rsidRPr="00F35B00" w:rsidRDefault="00D4357A" w:rsidP="00D4357A">
      <w:pPr>
        <w:rPr>
          <w:ins w:id="241" w:author="李 洁" w:date="2022-10-21T10:57:00Z"/>
          <w:color w:val="000000" w:themeColor="text1"/>
          <w:lang w:eastAsia="zh-CN"/>
        </w:rPr>
      </w:pPr>
      <w:ins w:id="242" w:author="李 洁" w:date="2022-10-21T10:57:00Z">
        <w:r w:rsidRPr="00F35B00">
          <w:rPr>
            <w:lang w:eastAsia="zh-CN"/>
          </w:rPr>
          <w:t>For AI systems in smart factories, the security of the AI system itself must be considered, including data security, communication network security, and AI model training and running security. In addition, the security of interworking between IT and OT systems in the factory also needs to be considered.</w:t>
        </w:r>
        <w:r w:rsidRPr="00F35B00">
          <w:rPr>
            <w:rFonts w:eastAsia="Times New Roman"/>
            <w:bCs/>
            <w:color w:val="000000" w:themeColor="text1"/>
            <w:szCs w:val="20"/>
            <w:lang w:eastAsia="zh-CN"/>
          </w:rPr>
          <w:t xml:space="preserve"> The following requirements for security should be supported</w:t>
        </w:r>
        <w:r w:rsidRPr="00F35B00">
          <w:rPr>
            <w:color w:val="000000" w:themeColor="text1"/>
            <w:lang w:eastAsia="zh-CN"/>
          </w:rPr>
          <w:t>:</w:t>
        </w:r>
      </w:ins>
    </w:p>
    <w:p w14:paraId="75B05C5A" w14:textId="77777777" w:rsidR="00D4357A" w:rsidRPr="00F35B00" w:rsidRDefault="00D4357A" w:rsidP="00D4357A">
      <w:pPr>
        <w:numPr>
          <w:ilvl w:val="0"/>
          <w:numId w:val="18"/>
        </w:numPr>
        <w:overflowPunct w:val="0"/>
        <w:autoSpaceDE w:val="0"/>
        <w:autoSpaceDN w:val="0"/>
        <w:adjustRightInd w:val="0"/>
        <w:ind w:left="567" w:hanging="567"/>
        <w:textAlignment w:val="baseline"/>
        <w:rPr>
          <w:ins w:id="243" w:author="李 洁" w:date="2022-10-21T10:57:00Z"/>
          <w:lang w:eastAsia="zh-CN"/>
        </w:rPr>
      </w:pPr>
      <w:ins w:id="244" w:author="李 洁" w:date="2022-10-21T10:57:00Z">
        <w:r w:rsidRPr="00F35B00">
          <w:rPr>
            <w:lang w:eastAsia="zh-CN"/>
          </w:rPr>
          <w:t>It is required to support and ensure the security of the entire AI application life cycle, including data collection, data transmission, data storage, AI model training, AI model deployment and AI model running.</w:t>
        </w:r>
      </w:ins>
    </w:p>
    <w:p w14:paraId="09D3CE4D" w14:textId="77777777" w:rsidR="00D4357A" w:rsidRPr="00F35B00" w:rsidRDefault="00D4357A" w:rsidP="00D4357A">
      <w:pPr>
        <w:numPr>
          <w:ilvl w:val="0"/>
          <w:numId w:val="18"/>
        </w:numPr>
        <w:overflowPunct w:val="0"/>
        <w:autoSpaceDE w:val="0"/>
        <w:autoSpaceDN w:val="0"/>
        <w:adjustRightInd w:val="0"/>
        <w:ind w:left="567" w:hanging="567"/>
        <w:textAlignment w:val="baseline"/>
        <w:rPr>
          <w:ins w:id="245" w:author="李 洁" w:date="2022-10-21T10:57:00Z"/>
          <w:lang w:eastAsia="zh-CN"/>
        </w:rPr>
      </w:pPr>
      <w:ins w:id="246" w:author="李 洁" w:date="2022-10-21T10:57:00Z">
        <w:r w:rsidRPr="00F35B00">
          <w:rPr>
            <w:lang w:eastAsia="zh-CN"/>
          </w:rPr>
          <w:t>It is required to support and ensure the trustworthiness of data sources in the process of data collection, to verify the data, and to avoid data from unknown sources.</w:t>
        </w:r>
      </w:ins>
    </w:p>
    <w:p w14:paraId="1D9E1F24" w14:textId="77777777" w:rsidR="00D4357A" w:rsidRPr="00F35B00" w:rsidRDefault="00D4357A" w:rsidP="00D4357A">
      <w:pPr>
        <w:numPr>
          <w:ilvl w:val="0"/>
          <w:numId w:val="18"/>
        </w:numPr>
        <w:overflowPunct w:val="0"/>
        <w:autoSpaceDE w:val="0"/>
        <w:autoSpaceDN w:val="0"/>
        <w:adjustRightInd w:val="0"/>
        <w:ind w:left="567" w:hanging="567"/>
        <w:textAlignment w:val="baseline"/>
        <w:rPr>
          <w:ins w:id="247" w:author="李 洁" w:date="2022-10-21T10:57:00Z"/>
          <w:lang w:eastAsia="zh-CN"/>
        </w:rPr>
      </w:pPr>
      <w:ins w:id="248" w:author="李 洁" w:date="2022-10-21T10:57:00Z">
        <w:r w:rsidRPr="00F35B00">
          <w:rPr>
            <w:lang w:eastAsia="zh-CN"/>
          </w:rPr>
          <w:lastRenderedPageBreak/>
          <w:t>It is required to support technologies such as identity authentication, data encryption, integrity verification, and data flow control to ensure the security of communication and connection processes.</w:t>
        </w:r>
      </w:ins>
    </w:p>
    <w:p w14:paraId="561D6046" w14:textId="77777777" w:rsidR="00D4357A" w:rsidRPr="00F35B00" w:rsidRDefault="00D4357A" w:rsidP="00D4357A">
      <w:pPr>
        <w:numPr>
          <w:ilvl w:val="0"/>
          <w:numId w:val="18"/>
        </w:numPr>
        <w:overflowPunct w:val="0"/>
        <w:autoSpaceDE w:val="0"/>
        <w:autoSpaceDN w:val="0"/>
        <w:adjustRightInd w:val="0"/>
        <w:ind w:left="567" w:hanging="567"/>
        <w:textAlignment w:val="baseline"/>
        <w:rPr>
          <w:ins w:id="249" w:author="李 洁" w:date="2022-10-21T10:57:00Z"/>
          <w:lang w:eastAsia="zh-CN"/>
        </w:rPr>
      </w:pPr>
      <w:ins w:id="250" w:author="李 洁" w:date="2022-10-21T10:57:00Z">
        <w:r w:rsidRPr="00F35B00">
          <w:rPr>
            <w:lang w:eastAsia="zh-CN"/>
          </w:rPr>
          <w:t>It is required to ensure the security of the basic computing facilities and basic software environment of the AI model/algorithm running environment, especially the security of edge servers and terminals.</w:t>
        </w:r>
      </w:ins>
    </w:p>
    <w:p w14:paraId="4003401C" w14:textId="77777777" w:rsidR="00D4357A" w:rsidRPr="00F35B00" w:rsidRDefault="00D4357A" w:rsidP="00D4357A">
      <w:pPr>
        <w:numPr>
          <w:ilvl w:val="0"/>
          <w:numId w:val="18"/>
        </w:numPr>
        <w:overflowPunct w:val="0"/>
        <w:autoSpaceDE w:val="0"/>
        <w:autoSpaceDN w:val="0"/>
        <w:adjustRightInd w:val="0"/>
        <w:ind w:left="567" w:hanging="567"/>
        <w:textAlignment w:val="baseline"/>
        <w:rPr>
          <w:ins w:id="251" w:author="李 洁" w:date="2022-10-21T10:57:00Z"/>
          <w:lang w:eastAsia="zh-CN"/>
        </w:rPr>
      </w:pPr>
      <w:ins w:id="252" w:author="李 洁" w:date="2022-10-21T10:57:00Z">
        <w:r w:rsidRPr="00F35B00">
          <w:rPr>
            <w:lang w:eastAsia="zh-CN"/>
          </w:rPr>
          <w:t>It is required to ensure the robustness of the AI model/algorithm to prevent data poisoning and adversarial sample attacks.</w:t>
        </w:r>
      </w:ins>
    </w:p>
    <w:p w14:paraId="57BF547A" w14:textId="77777777" w:rsidR="00D4357A" w:rsidRPr="00F35B00" w:rsidRDefault="00D4357A">
      <w:pPr>
        <w:numPr>
          <w:ilvl w:val="0"/>
          <w:numId w:val="18"/>
        </w:numPr>
        <w:overflowPunct w:val="0"/>
        <w:autoSpaceDE w:val="0"/>
        <w:autoSpaceDN w:val="0"/>
        <w:adjustRightInd w:val="0"/>
        <w:ind w:left="567" w:hanging="567"/>
        <w:textAlignment w:val="baseline"/>
        <w:rPr>
          <w:ins w:id="253" w:author="李 洁" w:date="2022-10-21T10:57:00Z"/>
          <w:lang w:eastAsia="zh-CN"/>
          <w:rPrChange w:id="254" w:author="李 洁" w:date="2022-09-20T15:06:00Z">
            <w:rPr>
              <w:ins w:id="255" w:author="李 洁" w:date="2022-10-21T10:57:00Z"/>
              <w:iCs/>
              <w:color w:val="7F7F7F" w:themeColor="text1" w:themeTint="80"/>
              <w:lang w:eastAsia="zh-CN"/>
            </w:rPr>
          </w:rPrChange>
        </w:rPr>
        <w:pPrChange w:id="256" w:author="李 洁" w:date="2022-09-20T15:06:00Z">
          <w:pPr/>
        </w:pPrChange>
      </w:pPr>
      <w:ins w:id="257" w:author="李 洁" w:date="2022-10-21T10:57:00Z">
        <w:r w:rsidRPr="00F35B00">
          <w:rPr>
            <w:lang w:eastAsia="zh-CN"/>
          </w:rPr>
          <w:t>It is recommended to support the security isolation between the OT domain and the IT domain to prevent security attacks on the OT network from the IT network.</w:t>
        </w:r>
      </w:ins>
    </w:p>
    <w:p w14:paraId="6218B225" w14:textId="77777777" w:rsidR="00D4357A" w:rsidRPr="00F35B00" w:rsidRDefault="00D4357A" w:rsidP="00D4357A">
      <w:pPr>
        <w:rPr>
          <w:ins w:id="258" w:author="李 洁" w:date="2022-10-21T10:57:00Z"/>
          <w:lang w:eastAsia="zh-CN"/>
          <w:rPrChange w:id="259" w:author="李 洁" w:date="2022-09-20T15:52:00Z">
            <w:rPr>
              <w:ins w:id="260" w:author="李 洁" w:date="2022-10-21T10:57:00Z"/>
              <w:i/>
              <w:color w:val="7F7F7F" w:themeColor="text1" w:themeTint="80"/>
              <w:lang w:eastAsia="zh-CN"/>
            </w:rPr>
          </w:rPrChange>
        </w:rPr>
      </w:pPr>
      <w:ins w:id="261" w:author="李 洁" w:date="2022-10-21T10:57:00Z">
        <w:r w:rsidRPr="00F35B00">
          <w:rPr>
            <w:lang w:eastAsia="zh-CN"/>
          </w:rPr>
          <w:t>Data privacy regulates how personal data</w:t>
        </w:r>
        <w:r w:rsidRPr="00F35B00">
          <w:rPr>
            <w:rFonts w:hint="eastAsia"/>
            <w:lang w:eastAsia="zh-CN"/>
          </w:rPr>
          <w:t xml:space="preserve"> </w:t>
        </w:r>
        <w:r w:rsidRPr="00F35B00">
          <w:rPr>
            <w:lang w:eastAsia="zh-CN"/>
          </w:rPr>
          <w:t>should be handled, what types of actions are permitted on that data, and who is authorized to carry out these actions. The AI enabled applications in smart factories is required to obey the data privacy laws of different regions in the world.</w:t>
        </w:r>
      </w:ins>
    </w:p>
    <w:p w14:paraId="68772FDF" w14:textId="77777777" w:rsidR="00D4357A" w:rsidRPr="00F35B00" w:rsidDel="00E4421C" w:rsidRDefault="00D4357A" w:rsidP="00D4357A">
      <w:pPr>
        <w:rPr>
          <w:del w:id="262" w:author="李 洁" w:date="2022-10-21T10:57:00Z"/>
          <w:lang w:eastAsia="zh-CN"/>
        </w:rPr>
      </w:pPr>
      <w:del w:id="263" w:author="李 洁" w:date="2022-10-21T10:57:00Z">
        <w:r w:rsidRPr="00F35B00" w:rsidDel="00E4421C">
          <w:rPr>
            <w:i/>
            <w:color w:val="7F7F7F" w:themeColor="text1" w:themeTint="80"/>
            <w:lang w:eastAsia="zh-CN"/>
          </w:rPr>
          <w:delText>[TBD]</w:delText>
        </w:r>
      </w:del>
    </w:p>
    <w:p w14:paraId="3F747692" w14:textId="77777777" w:rsidR="00D4357A" w:rsidRPr="00F35B00" w:rsidRDefault="00D4357A" w:rsidP="00D4357A">
      <w:pPr>
        <w:pStyle w:val="Heading2"/>
        <w:rPr>
          <w:rFonts w:eastAsia="SimSun"/>
          <w:lang w:eastAsia="zh-CN"/>
        </w:rPr>
      </w:pPr>
      <w:bookmarkStart w:id="264" w:name="_Toc112230086"/>
      <w:bookmarkStart w:id="265" w:name="_Toc117506783"/>
      <w:bookmarkStart w:id="266" w:name="_Toc117551692"/>
      <w:bookmarkStart w:id="267" w:name="_Toc117551767"/>
      <w:r w:rsidRPr="00F35B00">
        <w:rPr>
          <w:rFonts w:eastAsia="SimSun"/>
          <w:lang w:eastAsia="zh-CN"/>
        </w:rPr>
        <w:t>7.9</w:t>
      </w:r>
      <w:r w:rsidRPr="00F35B00">
        <w:rPr>
          <w:rFonts w:eastAsia="SimSun"/>
          <w:lang w:eastAsia="zh-CN"/>
        </w:rPr>
        <w:tab/>
        <w:t>Reliability requirements</w:t>
      </w:r>
      <w:bookmarkEnd w:id="264"/>
      <w:bookmarkEnd w:id="265"/>
      <w:bookmarkEnd w:id="266"/>
      <w:bookmarkEnd w:id="267"/>
    </w:p>
    <w:p w14:paraId="71F5A2D7" w14:textId="77777777" w:rsidR="00D4357A" w:rsidRPr="00F35B00" w:rsidRDefault="00D4357A" w:rsidP="00D4357A">
      <w:pPr>
        <w:rPr>
          <w:lang w:eastAsia="zh-CN"/>
        </w:rPr>
      </w:pPr>
      <w:r w:rsidRPr="00F35B00">
        <w:rPr>
          <w:i/>
          <w:color w:val="7F7F7F" w:themeColor="text1" w:themeTint="80"/>
          <w:lang w:eastAsia="zh-CN"/>
        </w:rPr>
        <w:t>[TBD]</w:t>
      </w:r>
    </w:p>
    <w:p w14:paraId="77751035" w14:textId="77777777" w:rsidR="00D4357A" w:rsidRPr="00F35B00" w:rsidRDefault="00D4357A" w:rsidP="00D4357A">
      <w:pPr>
        <w:rPr>
          <w:rFonts w:eastAsia="MS Mincho"/>
        </w:rPr>
      </w:pPr>
    </w:p>
    <w:p w14:paraId="60FBB611" w14:textId="77777777" w:rsidR="00D4357A" w:rsidRPr="00F35B00" w:rsidRDefault="00D4357A" w:rsidP="00D4357A">
      <w:pPr>
        <w:pStyle w:val="Heading1"/>
        <w:rPr>
          <w:lang w:eastAsia="zh-CN"/>
        </w:rPr>
      </w:pPr>
      <w:bookmarkStart w:id="268" w:name="_Toc112230087"/>
      <w:bookmarkStart w:id="269" w:name="_Toc117506784"/>
      <w:bookmarkStart w:id="270" w:name="_Toc117551693"/>
      <w:bookmarkStart w:id="271" w:name="_Toc117551768"/>
      <w:bookmarkEnd w:id="161"/>
      <w:r w:rsidRPr="00F35B00">
        <w:rPr>
          <w:lang w:eastAsia="zh-CN"/>
        </w:rPr>
        <w:t>8</w:t>
      </w:r>
      <w:r w:rsidRPr="00F35B00">
        <w:rPr>
          <w:lang w:eastAsia="zh-CN"/>
        </w:rPr>
        <w:tab/>
        <w:t>Functional architecture</w:t>
      </w:r>
      <w:bookmarkEnd w:id="268"/>
      <w:bookmarkEnd w:id="269"/>
      <w:bookmarkEnd w:id="270"/>
      <w:bookmarkEnd w:id="271"/>
    </w:p>
    <w:p w14:paraId="33848AE9" w14:textId="77777777" w:rsidR="00D4357A" w:rsidRPr="00F35B00" w:rsidRDefault="00D4357A" w:rsidP="00D4357A">
      <w:pPr>
        <w:pStyle w:val="Heading2"/>
        <w:rPr>
          <w:lang w:eastAsia="zh-CN"/>
        </w:rPr>
      </w:pPr>
      <w:bookmarkStart w:id="272" w:name="_Toc112230088"/>
      <w:bookmarkStart w:id="273" w:name="_Toc117506785"/>
      <w:bookmarkStart w:id="274" w:name="_Toc117551694"/>
      <w:bookmarkStart w:id="275" w:name="_Toc117551769"/>
      <w:r w:rsidRPr="00F35B00">
        <w:rPr>
          <w:lang w:eastAsia="zh-CN"/>
        </w:rPr>
        <w:t>8.1</w:t>
      </w:r>
      <w:r w:rsidRPr="00F35B00">
        <w:rPr>
          <w:lang w:eastAsia="zh-CN"/>
        </w:rPr>
        <w:tab/>
      </w:r>
      <w:r w:rsidRPr="00F35B00">
        <w:rPr>
          <w:rFonts w:hint="eastAsia"/>
          <w:lang w:eastAsia="zh-CN"/>
        </w:rPr>
        <w:t>H</w:t>
      </w:r>
      <w:r w:rsidRPr="00F35B00">
        <w:rPr>
          <w:lang w:eastAsia="zh-CN"/>
        </w:rPr>
        <w:t xml:space="preserve">igh level </w:t>
      </w:r>
      <w:r w:rsidRPr="00F35B00">
        <w:t>reference</w:t>
      </w:r>
      <w:r w:rsidRPr="00F35B00">
        <w:rPr>
          <w:lang w:eastAsia="zh-CN"/>
        </w:rPr>
        <w:t xml:space="preserve"> framework</w:t>
      </w:r>
      <w:bookmarkEnd w:id="272"/>
      <w:bookmarkEnd w:id="273"/>
      <w:bookmarkEnd w:id="274"/>
      <w:bookmarkEnd w:id="275"/>
    </w:p>
    <w:p w14:paraId="7ED1D339" w14:textId="77777777" w:rsidR="00D4357A" w:rsidRPr="00F35B00" w:rsidRDefault="00D4357A" w:rsidP="00D4357A">
      <w:r w:rsidRPr="00F35B00">
        <w:t xml:space="preserve">Figure 2 presents the high-layer framework for </w:t>
      </w:r>
      <w:r w:rsidRPr="00F35B00">
        <w:rPr>
          <w:rFonts w:eastAsia="MS Mincho"/>
          <w:color w:val="000000" w:themeColor="text1"/>
        </w:rPr>
        <w:t>AI</w:t>
      </w:r>
      <w:r w:rsidRPr="00F35B00">
        <w:rPr>
          <w:rFonts w:eastAsia="MS Mincho" w:hint="eastAsia"/>
          <w:color w:val="000000" w:themeColor="text1"/>
        </w:rPr>
        <w:t xml:space="preserve"> </w:t>
      </w:r>
      <w:r w:rsidRPr="00F35B00">
        <w:rPr>
          <w:rFonts w:hint="eastAsia"/>
          <w:color w:val="000000" w:themeColor="text1"/>
          <w:lang w:eastAsia="zh-CN"/>
        </w:rPr>
        <w:t>enabled</w:t>
      </w:r>
      <w:r w:rsidRPr="00F35B00">
        <w:rPr>
          <w:color w:val="000000" w:themeColor="text1"/>
          <w:lang w:eastAsia="zh-CN"/>
        </w:rPr>
        <w:t xml:space="preserve"> </w:t>
      </w:r>
      <w:r w:rsidRPr="00F35B00">
        <w:rPr>
          <w:rFonts w:hint="eastAsia"/>
        </w:rPr>
        <w:t>multimedia</w:t>
      </w:r>
      <w:r w:rsidRPr="00F35B00">
        <w:t xml:space="preserve"> in smart factory. </w:t>
      </w:r>
    </w:p>
    <w:p w14:paraId="52A135F4" w14:textId="77777777" w:rsidR="00D4357A" w:rsidRPr="00F35B00" w:rsidRDefault="00D4357A" w:rsidP="00D4357A">
      <w:pPr>
        <w:pStyle w:val="Figure"/>
      </w:pPr>
      <w:r w:rsidRPr="00F35B00">
        <w:object w:dxaOrig="7620" w:dyaOrig="6990" w14:anchorId="229D14C0">
          <v:shape id="_x0000_i1026" type="#_x0000_t75" style="width:381pt;height:349.5pt" o:ole="">
            <v:imagedata r:id="rId15" o:title=""/>
          </v:shape>
          <o:OLEObject Type="Embed" ProgID="Visio.Drawing.15" ShapeID="_x0000_i1026" DrawAspect="Content" ObjectID="_1746353861" r:id="rId16"/>
        </w:object>
      </w:r>
    </w:p>
    <w:p w14:paraId="0D9FC269" w14:textId="77777777" w:rsidR="00D4357A" w:rsidRPr="00F35B00" w:rsidRDefault="00D4357A" w:rsidP="00D4357A">
      <w:pPr>
        <w:pStyle w:val="FigureNotitle"/>
        <w:rPr>
          <w:lang w:eastAsia="zh-CN"/>
        </w:rPr>
      </w:pPr>
      <w:bookmarkStart w:id="276" w:name="_Toc67496760"/>
      <w:bookmarkStart w:id="277" w:name="_Toc117551697"/>
      <w:bookmarkStart w:id="278" w:name="_Toc117551778"/>
      <w:r w:rsidRPr="00F35B00">
        <w:rPr>
          <w:lang w:eastAsia="zh-CN"/>
        </w:rPr>
        <w:t>Figure 2</w:t>
      </w:r>
      <w:r w:rsidRPr="00F35B00">
        <w:rPr>
          <w:rFonts w:hint="eastAsia"/>
          <w:lang w:eastAsia="zh-CN"/>
        </w:rPr>
        <w:t xml:space="preserve"> </w:t>
      </w:r>
      <w:r w:rsidRPr="00F35B00">
        <w:rPr>
          <w:lang w:eastAsia="zh-CN"/>
        </w:rPr>
        <w:t>– H</w:t>
      </w:r>
      <w:r w:rsidRPr="00F35B00">
        <w:rPr>
          <w:rFonts w:hint="eastAsia"/>
          <w:lang w:eastAsia="zh-CN"/>
        </w:rPr>
        <w:t>igh-layer</w:t>
      </w:r>
      <w:r w:rsidRPr="00F35B00">
        <w:rPr>
          <w:lang w:eastAsia="zh-CN"/>
        </w:rPr>
        <w:t xml:space="preserve"> framework for </w:t>
      </w:r>
      <w:bookmarkEnd w:id="276"/>
      <w:r w:rsidRPr="00F35B00">
        <w:rPr>
          <w:rFonts w:eastAsia="MS Mincho"/>
          <w:color w:val="000000" w:themeColor="text1"/>
        </w:rPr>
        <w:t>AI</w:t>
      </w:r>
      <w:r w:rsidRPr="00F35B00">
        <w:rPr>
          <w:rFonts w:eastAsia="MS Mincho" w:hint="eastAsia"/>
          <w:color w:val="000000" w:themeColor="text1"/>
        </w:rPr>
        <w:t xml:space="preserve"> </w:t>
      </w:r>
      <w:r w:rsidRPr="00F35B00">
        <w:rPr>
          <w:rFonts w:hint="eastAsia"/>
          <w:color w:val="000000" w:themeColor="text1"/>
          <w:lang w:eastAsia="zh-CN"/>
        </w:rPr>
        <w:t>enabled</w:t>
      </w:r>
      <w:r w:rsidRPr="00F35B00">
        <w:rPr>
          <w:color w:val="000000" w:themeColor="text1"/>
          <w:lang w:eastAsia="zh-CN"/>
        </w:rPr>
        <w:t xml:space="preserve"> </w:t>
      </w:r>
      <w:r w:rsidRPr="00F35B00">
        <w:rPr>
          <w:rFonts w:hint="eastAsia"/>
        </w:rPr>
        <w:t>multimedia</w:t>
      </w:r>
      <w:r w:rsidRPr="00F35B00">
        <w:t xml:space="preserve"> in smart factory</w:t>
      </w:r>
      <w:bookmarkEnd w:id="277"/>
      <w:bookmarkEnd w:id="278"/>
    </w:p>
    <w:p w14:paraId="44F1F7C8" w14:textId="77777777" w:rsidR="00D4357A" w:rsidRPr="00F35B00" w:rsidRDefault="00D4357A" w:rsidP="00D4357A">
      <w:r w:rsidRPr="00F35B00">
        <w:rPr>
          <w:rFonts w:hint="eastAsia"/>
          <w:lang w:eastAsia="zh-CN"/>
        </w:rPr>
        <w:t>T</w:t>
      </w:r>
      <w:r w:rsidRPr="00F35B00">
        <w:rPr>
          <w:lang w:eastAsia="zh-CN"/>
        </w:rPr>
        <w:t>he h</w:t>
      </w:r>
      <w:r w:rsidRPr="00F35B00">
        <w:rPr>
          <w:rFonts w:hint="eastAsia"/>
          <w:lang w:eastAsia="zh-CN"/>
        </w:rPr>
        <w:t>igh-layer</w:t>
      </w:r>
      <w:r w:rsidRPr="00F35B00">
        <w:rPr>
          <w:lang w:eastAsia="zh-CN"/>
        </w:rPr>
        <w:t xml:space="preserve"> framework for </w:t>
      </w:r>
      <w:r w:rsidRPr="00F35B00">
        <w:rPr>
          <w:rFonts w:eastAsia="MS Mincho"/>
          <w:color w:val="000000" w:themeColor="text1"/>
        </w:rPr>
        <w:t>AI</w:t>
      </w:r>
      <w:r w:rsidRPr="00F35B00">
        <w:rPr>
          <w:rFonts w:eastAsia="MS Mincho" w:hint="eastAsia"/>
          <w:color w:val="000000" w:themeColor="text1"/>
        </w:rPr>
        <w:t xml:space="preserve"> </w:t>
      </w:r>
      <w:r w:rsidRPr="00F35B00">
        <w:rPr>
          <w:rFonts w:hint="eastAsia"/>
          <w:color w:val="000000" w:themeColor="text1"/>
          <w:lang w:eastAsia="zh-CN"/>
        </w:rPr>
        <w:t>enabled</w:t>
      </w:r>
      <w:r w:rsidRPr="00F35B00">
        <w:rPr>
          <w:color w:val="000000" w:themeColor="text1"/>
          <w:lang w:eastAsia="zh-CN"/>
        </w:rPr>
        <w:t xml:space="preserve"> </w:t>
      </w:r>
      <w:r w:rsidRPr="00F35B00">
        <w:rPr>
          <w:rFonts w:hint="eastAsia"/>
        </w:rPr>
        <w:t>multimedia</w:t>
      </w:r>
      <w:r w:rsidRPr="00F35B00">
        <w:t xml:space="preserve"> in smart factory covers three blocks: AI cloud server, edge equipment, and enterprise IT systems. A general description of these three blocks is presented below.</w:t>
      </w:r>
    </w:p>
    <w:p w14:paraId="11BB91FE" w14:textId="77777777" w:rsidR="00D4357A" w:rsidRPr="00F35B00" w:rsidRDefault="00D4357A" w:rsidP="00D4357A">
      <w:r w:rsidRPr="00F35B00">
        <w:t>The AI cloud server can train and deploy AI models through data collection and processing to realize AI applications in smart factories. The AI cloud server covers three layers: Applications, services and networks.</w:t>
      </w:r>
    </w:p>
    <w:p w14:paraId="63DC8B0C" w14:textId="77777777" w:rsidR="00D4357A" w:rsidRPr="00F35B00" w:rsidRDefault="00D4357A" w:rsidP="00D4357A">
      <w:pPr>
        <w:numPr>
          <w:ilvl w:val="0"/>
          <w:numId w:val="11"/>
        </w:numPr>
        <w:overflowPunct w:val="0"/>
        <w:autoSpaceDE w:val="0"/>
        <w:autoSpaceDN w:val="0"/>
        <w:adjustRightInd w:val="0"/>
        <w:textAlignment w:val="baseline"/>
        <w:rPr>
          <w:rFonts w:eastAsia="MS Mincho"/>
          <w:szCs w:val="20"/>
          <w:lang w:eastAsia="zh-CN"/>
        </w:rPr>
      </w:pPr>
      <w:r w:rsidRPr="00F35B00">
        <w:rPr>
          <w:rFonts w:eastAsia="MS Mincho"/>
          <w:b/>
          <w:bCs/>
          <w:szCs w:val="20"/>
          <w:lang w:eastAsia="zh-CN"/>
        </w:rPr>
        <w:t xml:space="preserve">AI </w:t>
      </w:r>
      <w:r w:rsidRPr="00F35B00">
        <w:rPr>
          <w:b/>
          <w:bCs/>
          <w:szCs w:val="20"/>
          <w:lang w:eastAsia="zh-CN"/>
        </w:rPr>
        <w:t>enabled</w:t>
      </w:r>
      <w:r w:rsidRPr="00F35B00">
        <w:rPr>
          <w:rFonts w:eastAsia="MS Mincho"/>
          <w:b/>
          <w:bCs/>
          <w:szCs w:val="20"/>
          <w:lang w:eastAsia="zh-CN"/>
        </w:rPr>
        <w:t xml:space="preserve"> </w:t>
      </w:r>
      <w:r w:rsidRPr="00F35B00">
        <w:rPr>
          <w:b/>
          <w:bCs/>
          <w:szCs w:val="20"/>
          <w:lang w:eastAsia="zh-CN"/>
        </w:rPr>
        <w:t>a</w:t>
      </w:r>
      <w:r w:rsidRPr="00F35B00">
        <w:rPr>
          <w:rFonts w:eastAsia="MS Mincho"/>
          <w:b/>
          <w:bCs/>
          <w:szCs w:val="20"/>
          <w:lang w:eastAsia="zh-CN"/>
        </w:rPr>
        <w:t>pplications</w:t>
      </w:r>
      <w:r w:rsidRPr="00F35B00">
        <w:rPr>
          <w:rFonts w:eastAsia="MS Mincho"/>
          <w:szCs w:val="20"/>
          <w:lang w:eastAsia="zh-CN"/>
        </w:rPr>
        <w:t>: AI enabled applications are the AI based software to realize the targets of smart factory. These applications may include failure prediction, security video surveillance, decision-making support and process optimization etc.</w:t>
      </w:r>
    </w:p>
    <w:p w14:paraId="1ECF3A08" w14:textId="77777777" w:rsidR="00D4357A" w:rsidRPr="00F35B00" w:rsidRDefault="00D4357A" w:rsidP="00D4357A">
      <w:pPr>
        <w:numPr>
          <w:ilvl w:val="0"/>
          <w:numId w:val="11"/>
        </w:numPr>
        <w:overflowPunct w:val="0"/>
        <w:autoSpaceDE w:val="0"/>
        <w:autoSpaceDN w:val="0"/>
        <w:adjustRightInd w:val="0"/>
        <w:textAlignment w:val="baseline"/>
        <w:rPr>
          <w:rFonts w:eastAsia="MS Mincho"/>
          <w:b/>
          <w:bCs/>
          <w:szCs w:val="20"/>
          <w:lang w:eastAsia="zh-CN"/>
        </w:rPr>
      </w:pPr>
      <w:r w:rsidRPr="00F35B00">
        <w:rPr>
          <w:rFonts w:eastAsia="MS Mincho"/>
          <w:b/>
          <w:bCs/>
          <w:szCs w:val="20"/>
          <w:lang w:eastAsia="zh-CN"/>
        </w:rPr>
        <w:t xml:space="preserve">AI Services: </w:t>
      </w:r>
      <w:r w:rsidRPr="00F35B00">
        <w:rPr>
          <w:rFonts w:eastAsia="MS Mincho"/>
          <w:szCs w:val="20"/>
          <w:lang w:eastAsia="zh-CN"/>
        </w:rPr>
        <w:t>AI services are the basic functional modules for supporting the AI applications. The services include basic services such as data processing, model training/deployment, security, and AI services such as NLP (</w:t>
      </w:r>
      <w:r w:rsidRPr="00F35B00">
        <w:rPr>
          <w:lang w:eastAsia="ko-KR" w:bidi="he-IL"/>
        </w:rPr>
        <w:t>natural language processing</w:t>
      </w:r>
      <w:r w:rsidRPr="00F35B00">
        <w:rPr>
          <w:rFonts w:eastAsia="MS Mincho"/>
          <w:szCs w:val="20"/>
          <w:lang w:eastAsia="zh-CN"/>
        </w:rPr>
        <w:t>), CV (</w:t>
      </w:r>
      <w:r w:rsidRPr="00F35B00">
        <w:rPr>
          <w:color w:val="000000"/>
          <w:lang w:eastAsia="zh-CN"/>
        </w:rPr>
        <w:t>computer vision</w:t>
      </w:r>
      <w:r w:rsidRPr="00F35B00">
        <w:rPr>
          <w:rFonts w:eastAsia="MS Mincho"/>
          <w:szCs w:val="20"/>
          <w:lang w:eastAsia="zh-CN"/>
        </w:rPr>
        <w:t>), OCR, KG (</w:t>
      </w:r>
      <w:r w:rsidRPr="00F35B00">
        <w:rPr>
          <w:lang w:eastAsia="ko-KR" w:bidi="he-IL"/>
        </w:rPr>
        <w:t xml:space="preserve">knowledge graph), </w:t>
      </w:r>
      <w:proofErr w:type="gramStart"/>
      <w:r w:rsidRPr="00F35B00">
        <w:rPr>
          <w:lang w:eastAsia="ko-KR" w:bidi="he-IL"/>
        </w:rPr>
        <w:t>ML</w:t>
      </w:r>
      <w:proofErr w:type="gramEnd"/>
      <w:r w:rsidRPr="00F35B00">
        <w:rPr>
          <w:lang w:eastAsia="ko-KR" w:bidi="he-IL"/>
        </w:rPr>
        <w:t xml:space="preserve"> (machine learning) algorithms</w:t>
      </w:r>
      <w:r w:rsidRPr="00F35B00">
        <w:rPr>
          <w:rFonts w:eastAsia="MS Mincho"/>
          <w:szCs w:val="20"/>
          <w:lang w:eastAsia="zh-CN"/>
        </w:rPr>
        <w:t>.</w:t>
      </w:r>
    </w:p>
    <w:p w14:paraId="0EF20340" w14:textId="77777777" w:rsidR="00D4357A" w:rsidRPr="00F35B00" w:rsidRDefault="00D4357A" w:rsidP="00D4357A">
      <w:pPr>
        <w:numPr>
          <w:ilvl w:val="0"/>
          <w:numId w:val="11"/>
        </w:numPr>
        <w:overflowPunct w:val="0"/>
        <w:autoSpaceDE w:val="0"/>
        <w:autoSpaceDN w:val="0"/>
        <w:adjustRightInd w:val="0"/>
        <w:textAlignment w:val="baseline"/>
        <w:rPr>
          <w:rFonts w:eastAsia="MS Mincho"/>
          <w:b/>
          <w:bCs/>
          <w:szCs w:val="20"/>
          <w:lang w:eastAsia="zh-CN"/>
        </w:rPr>
      </w:pPr>
      <w:r w:rsidRPr="00F35B00">
        <w:rPr>
          <w:rFonts w:eastAsia="MS Mincho"/>
          <w:b/>
          <w:bCs/>
          <w:szCs w:val="20"/>
          <w:lang w:eastAsia="zh-CN"/>
        </w:rPr>
        <w:t>Networks</w:t>
      </w:r>
      <w:r w:rsidRPr="00F35B00">
        <w:rPr>
          <w:rFonts w:eastAsia="MS Mincho"/>
          <w:szCs w:val="20"/>
          <w:lang w:eastAsia="zh-CN"/>
        </w:rPr>
        <w:t>:</w:t>
      </w:r>
      <w:r w:rsidRPr="00F35B00">
        <w:t xml:space="preserve"> </w:t>
      </w:r>
      <w:r w:rsidRPr="00F35B00">
        <w:rPr>
          <w:rFonts w:eastAsia="MS Mincho"/>
          <w:szCs w:val="20"/>
          <w:lang w:eastAsia="zh-CN"/>
        </w:rPr>
        <w:t xml:space="preserve">Networks are the communication networks for data exchange between edge </w:t>
      </w:r>
      <w:r w:rsidRPr="00F35B00">
        <w:t>equipment</w:t>
      </w:r>
      <w:r w:rsidRPr="00F35B00">
        <w:rPr>
          <w:rFonts w:eastAsia="MS Mincho"/>
          <w:szCs w:val="20"/>
          <w:lang w:eastAsia="zh-CN"/>
        </w:rPr>
        <w:t>, enterprise IT systems and AI cloud server. The networks include wireless wide area network, wireless short-range communication networks and wired networks.</w:t>
      </w:r>
    </w:p>
    <w:p w14:paraId="75736685" w14:textId="77777777" w:rsidR="00D4357A" w:rsidRPr="00F35B00" w:rsidRDefault="00D4357A" w:rsidP="00D4357A">
      <w:pPr>
        <w:overflowPunct w:val="0"/>
        <w:autoSpaceDE w:val="0"/>
        <w:autoSpaceDN w:val="0"/>
        <w:adjustRightInd w:val="0"/>
        <w:textAlignment w:val="baseline"/>
        <w:rPr>
          <w:color w:val="000000"/>
          <w:lang w:eastAsia="zh-CN"/>
        </w:rPr>
      </w:pPr>
      <w:r w:rsidRPr="00F35B00">
        <w:t>The edge equipment are the computing resources such as terminals or servers deployed on the workshop site</w:t>
      </w:r>
      <w:r w:rsidRPr="00F35B00">
        <w:rPr>
          <w:rFonts w:hint="eastAsia"/>
          <w:lang w:eastAsia="zh-CN"/>
        </w:rPr>
        <w:t>.</w:t>
      </w:r>
      <w:r w:rsidRPr="00F35B00">
        <w:rPr>
          <w:lang w:eastAsia="zh-CN"/>
        </w:rPr>
        <w:t xml:space="preserve"> The edge computing mainly completes the collection and transmission of AI-related multimedia data, and completes model inference for delay-sensitive applications such as </w:t>
      </w:r>
      <w:r w:rsidRPr="00F35B00">
        <w:rPr>
          <w:color w:val="000000"/>
          <w:lang w:eastAsia="zh-CN"/>
        </w:rPr>
        <w:t>product defects detection and object sorting etc.</w:t>
      </w:r>
    </w:p>
    <w:p w14:paraId="6730E5F7" w14:textId="77777777" w:rsidR="00D4357A" w:rsidRPr="00F35B00" w:rsidRDefault="00D4357A" w:rsidP="00D4357A">
      <w:pPr>
        <w:overflowPunct w:val="0"/>
        <w:autoSpaceDE w:val="0"/>
        <w:autoSpaceDN w:val="0"/>
        <w:adjustRightInd w:val="0"/>
        <w:textAlignment w:val="baseline"/>
        <w:rPr>
          <w:color w:val="000000"/>
          <w:lang w:eastAsia="zh-CN"/>
        </w:rPr>
      </w:pPr>
      <w:r w:rsidRPr="00F35B00">
        <w:rPr>
          <w:color w:val="000000"/>
          <w:lang w:eastAsia="zh-CN"/>
        </w:rPr>
        <w:lastRenderedPageBreak/>
        <w:t xml:space="preserve">The </w:t>
      </w:r>
      <w:r w:rsidRPr="00F35B00">
        <w:t>enterprise IT systems are the CRM, MES, ERP and other systems within the enterprise, which can provide data to AI cloud server to support the AI applications such as decision-making support and process optimization etc.</w:t>
      </w:r>
    </w:p>
    <w:p w14:paraId="59F31310" w14:textId="77777777" w:rsidR="00D4357A" w:rsidRPr="00E96CA3" w:rsidRDefault="00D4357A" w:rsidP="00D4357A"/>
    <w:p w14:paraId="5D2F40F3" w14:textId="77777777" w:rsidR="00D4357A" w:rsidRPr="00F35B00" w:rsidRDefault="00D4357A" w:rsidP="00D4357A">
      <w:pPr>
        <w:rPr>
          <w:lang w:eastAsia="en-US"/>
        </w:rPr>
      </w:pPr>
      <w:r w:rsidRPr="00F35B00">
        <w:rPr>
          <w:i/>
          <w:color w:val="7F7F7F" w:themeColor="text1" w:themeTint="80"/>
          <w:lang w:eastAsia="zh-CN"/>
        </w:rPr>
        <w:t>[TBD]</w:t>
      </w:r>
    </w:p>
    <w:p w14:paraId="78DB98F1" w14:textId="77777777" w:rsidR="00D4357A" w:rsidRPr="00E96CA3" w:rsidRDefault="00D4357A" w:rsidP="00D4357A">
      <w:bookmarkStart w:id="279" w:name="_Toc503770009"/>
      <w:bookmarkStart w:id="280" w:name="_Toc473051363"/>
      <w:bookmarkStart w:id="281" w:name="_Toc112230089"/>
      <w:r w:rsidRPr="00E96CA3">
        <w:br w:type="page"/>
      </w:r>
    </w:p>
    <w:p w14:paraId="1B87609F" w14:textId="77777777" w:rsidR="00D4357A" w:rsidRPr="00F35B00" w:rsidRDefault="00D4357A" w:rsidP="00D4357A">
      <w:pPr>
        <w:pStyle w:val="AppendixNotitle"/>
        <w:rPr>
          <w:rFonts w:eastAsia="Malgun Gothic"/>
          <w:lang w:eastAsia="ko-KR"/>
        </w:rPr>
      </w:pPr>
      <w:bookmarkStart w:id="282" w:name="_Toc117551770"/>
      <w:r w:rsidRPr="00F35B00">
        <w:lastRenderedPageBreak/>
        <w:t>Appendix I</w:t>
      </w:r>
      <w:bookmarkEnd w:id="279"/>
      <w:bookmarkEnd w:id="280"/>
      <w:r w:rsidRPr="00F35B00">
        <w:br/>
        <w:t xml:space="preserve">Examples of </w:t>
      </w:r>
      <w:r w:rsidRPr="00F35B00">
        <w:rPr>
          <w:lang w:eastAsia="zh-CN"/>
        </w:rPr>
        <w:t>smart factory based on artificial intelligence</w:t>
      </w:r>
      <w:bookmarkEnd w:id="281"/>
      <w:bookmarkEnd w:id="282"/>
    </w:p>
    <w:p w14:paraId="33926C09" w14:textId="77777777" w:rsidR="00D4357A" w:rsidRPr="00F35B00" w:rsidRDefault="00D4357A" w:rsidP="00D4357A">
      <w:pPr>
        <w:spacing w:before="240"/>
        <w:jc w:val="center"/>
      </w:pPr>
      <w:bookmarkStart w:id="283" w:name="_Toc112230090"/>
      <w:r w:rsidRPr="00F35B00">
        <w:t>(This appendix does not form an integral part of this Recommendation.)</w:t>
      </w:r>
      <w:bookmarkEnd w:id="283"/>
    </w:p>
    <w:p w14:paraId="1347588F" w14:textId="77777777" w:rsidR="00D4357A" w:rsidRPr="00F35B00" w:rsidRDefault="00D4357A" w:rsidP="00D4357A">
      <w:pPr>
        <w:pStyle w:val="Heading2"/>
        <w:rPr>
          <w:rFonts w:eastAsia="SimSun"/>
        </w:rPr>
      </w:pPr>
      <w:bookmarkStart w:id="284" w:name="_Toc112230091"/>
      <w:bookmarkStart w:id="285" w:name="_Toc117506786"/>
      <w:bookmarkStart w:id="286" w:name="_Toc117551695"/>
      <w:bookmarkStart w:id="287" w:name="_Toc117551771"/>
      <w:r w:rsidRPr="00F35B00">
        <w:rPr>
          <w:rFonts w:eastAsia="SimSun"/>
        </w:rPr>
        <w:t>I</w:t>
      </w:r>
      <w:r w:rsidRPr="00F35B00">
        <w:rPr>
          <w:rFonts w:eastAsia="SimSun" w:hint="eastAsia"/>
        </w:rPr>
        <w:t>.</w:t>
      </w:r>
      <w:r w:rsidRPr="00F35B00">
        <w:rPr>
          <w:rFonts w:eastAsia="SimSun"/>
        </w:rPr>
        <w:t>1</w:t>
      </w:r>
      <w:r w:rsidRPr="00F35B00">
        <w:rPr>
          <w:rFonts w:eastAsia="SimSun"/>
        </w:rPr>
        <w:tab/>
        <w:t>Use cases</w:t>
      </w:r>
      <w:bookmarkEnd w:id="284"/>
      <w:bookmarkEnd w:id="285"/>
      <w:bookmarkEnd w:id="286"/>
      <w:bookmarkEnd w:id="287"/>
    </w:p>
    <w:p w14:paraId="331D1DC6" w14:textId="77777777" w:rsidR="00D4357A" w:rsidRPr="00F35B00" w:rsidRDefault="00D4357A" w:rsidP="00D4357A">
      <w:pPr>
        <w:pStyle w:val="Heading3"/>
        <w:rPr>
          <w:rFonts w:eastAsia="SimSun"/>
        </w:rPr>
      </w:pPr>
      <w:bookmarkStart w:id="288" w:name="_Toc117551772"/>
      <w:r w:rsidRPr="00F35B00">
        <w:rPr>
          <w:rFonts w:eastAsia="SimSun"/>
        </w:rPr>
        <w:t>I.1.1</w:t>
      </w:r>
      <w:r w:rsidRPr="00F35B00">
        <w:rPr>
          <w:rFonts w:eastAsia="SimSun"/>
        </w:rPr>
        <w:tab/>
        <w:t>Use cases for asset predictive maintenance</w:t>
      </w:r>
      <w:bookmarkEnd w:id="288"/>
    </w:p>
    <w:p w14:paraId="7F0BF4C4" w14:textId="77777777" w:rsidR="00D4357A" w:rsidRPr="00F35B00" w:rsidRDefault="00D4357A" w:rsidP="00D4357A">
      <w:pPr>
        <w:rPr>
          <w:lang w:eastAsia="ko-KR" w:bidi="he-IL"/>
        </w:rPr>
      </w:pPr>
      <w:r w:rsidRPr="00F35B00">
        <w:rPr>
          <w:lang w:eastAsia="ko-KR" w:bidi="he-IL"/>
        </w:rPr>
        <w:t xml:space="preserve">Predictive maintenance </w:t>
      </w:r>
      <w:bookmarkStart w:id="289" w:name="_Hlk85532336"/>
      <w:r w:rsidRPr="00F35B00">
        <w:rPr>
          <w:lang w:eastAsia="ko-KR" w:bidi="he-IL"/>
        </w:rPr>
        <w:t>technology</w:t>
      </w:r>
      <w:bookmarkEnd w:id="289"/>
      <w:r w:rsidRPr="00F35B00">
        <w:rPr>
          <w:lang w:eastAsia="ko-KR" w:bidi="he-IL"/>
        </w:rPr>
        <w:t xml:space="preserve"> is based on equipment operating data collected by sensors, such as noise, vibration, temperature, pressure, etc.  Analyse and predict possible failure points through artificial intelligence technology, and give corresponding maintenance suggestions. The management personnel can deal with the risky equipment in advance according to the suggestions, so as to avoid the risk of failure.</w:t>
      </w:r>
    </w:p>
    <w:p w14:paraId="08B9FA1E" w14:textId="77777777" w:rsidR="00D4357A" w:rsidRPr="00F35B00" w:rsidRDefault="00D4357A" w:rsidP="00D4357A">
      <w:pPr>
        <w:rPr>
          <w:lang w:eastAsia="ko-KR" w:bidi="he-IL"/>
        </w:rPr>
      </w:pPr>
      <w:r w:rsidRPr="00F35B00">
        <w:rPr>
          <w:lang w:eastAsia="ko-KR" w:bidi="he-IL"/>
        </w:rPr>
        <w:t xml:space="preserve">Predictive maintenance technology can </w:t>
      </w:r>
      <w:r w:rsidRPr="00F35B00">
        <w:rPr>
          <w:rFonts w:hint="eastAsia"/>
          <w:lang w:eastAsia="ko-KR" w:bidi="he-IL"/>
        </w:rPr>
        <w:t>provide</w:t>
      </w:r>
      <w:r w:rsidRPr="00F35B00">
        <w:rPr>
          <w:lang w:eastAsia="ko-KR" w:bidi="he-IL"/>
        </w:rPr>
        <w:t>:</w:t>
      </w:r>
    </w:p>
    <w:p w14:paraId="61BD0E90" w14:textId="77777777" w:rsidR="00D4357A" w:rsidRPr="00F35B00" w:rsidRDefault="00D4357A" w:rsidP="00D4357A">
      <w:pPr>
        <w:rPr>
          <w:lang w:eastAsia="ko-KR" w:bidi="he-IL"/>
        </w:rPr>
      </w:pPr>
      <w:r w:rsidRPr="00F35B00">
        <w:rPr>
          <w:lang w:eastAsia="ko-KR" w:bidi="he-IL"/>
        </w:rPr>
        <w:t>1. Reduce unplanned breakdown, increase overall equipment efficiency (OEE), ensure continuous production, and increase output</w:t>
      </w:r>
    </w:p>
    <w:p w14:paraId="2CE496F6" w14:textId="77777777" w:rsidR="00D4357A" w:rsidRPr="00F35B00" w:rsidRDefault="00D4357A" w:rsidP="00D4357A">
      <w:pPr>
        <w:rPr>
          <w:lang w:eastAsia="ko-KR" w:bidi="he-IL"/>
        </w:rPr>
      </w:pPr>
      <w:r w:rsidRPr="00F35B00">
        <w:rPr>
          <w:lang w:eastAsia="ko-KR" w:bidi="he-IL"/>
        </w:rPr>
        <w:t xml:space="preserve">2. Reduce maintenance frequency, reduce maintenance cost, shorten maintenance time, </w:t>
      </w:r>
      <w:proofErr w:type="gramStart"/>
      <w:r w:rsidRPr="00F35B00">
        <w:rPr>
          <w:lang w:eastAsia="ko-KR" w:bidi="he-IL"/>
        </w:rPr>
        <w:t>improve</w:t>
      </w:r>
      <w:proofErr w:type="gramEnd"/>
      <w:r w:rsidRPr="00F35B00">
        <w:rPr>
          <w:lang w:eastAsia="ko-KR" w:bidi="he-IL"/>
        </w:rPr>
        <w:t xml:space="preserve"> operation and maintenance efficiency</w:t>
      </w:r>
    </w:p>
    <w:p w14:paraId="58801D61" w14:textId="77777777" w:rsidR="00D4357A" w:rsidRPr="00F35B00" w:rsidRDefault="00D4357A" w:rsidP="00D4357A">
      <w:pPr>
        <w:rPr>
          <w:lang w:eastAsia="ko-KR" w:bidi="he-IL"/>
        </w:rPr>
      </w:pPr>
      <w:r w:rsidRPr="00F35B00">
        <w:rPr>
          <w:lang w:eastAsia="ko-KR" w:bidi="he-IL"/>
        </w:rPr>
        <w:t>3. Reduce replacement parts, make full use of existing equipment, extend equipment service life, and increase return on investment</w:t>
      </w:r>
    </w:p>
    <w:p w14:paraId="45F3ED0D" w14:textId="77777777" w:rsidR="00D4357A" w:rsidRPr="00F35B00" w:rsidRDefault="00D4357A" w:rsidP="00D4357A">
      <w:pPr>
        <w:rPr>
          <w:rFonts w:eastAsia="Malgun Gothic"/>
          <w:lang w:eastAsia="ko-KR" w:bidi="he-IL"/>
        </w:rPr>
      </w:pPr>
      <w:r w:rsidRPr="00F35B00">
        <w:rPr>
          <w:rFonts w:eastAsia="Malgun Gothic"/>
          <w:lang w:eastAsia="ko-KR" w:bidi="he-IL"/>
        </w:rPr>
        <w:t>Some factories combine smart sensors and machine learning algorithms to use data sources other than sensors such as sensor data, weather data, and maintenance logs to build equipment operation models, reduce machine maintenance costs, reduce actual failures, and optimize maintenance plans on asset life cycle.</w:t>
      </w:r>
    </w:p>
    <w:p w14:paraId="39D9EB42" w14:textId="77777777" w:rsidR="00D4357A" w:rsidRPr="00F35B00" w:rsidRDefault="00D4357A" w:rsidP="00D4357A">
      <w:pPr>
        <w:rPr>
          <w:lang w:eastAsia="zh-CN" w:bidi="he-IL"/>
        </w:rPr>
      </w:pPr>
      <w:r w:rsidRPr="00F35B00">
        <w:rPr>
          <w:rFonts w:hint="eastAsia"/>
          <w:lang w:eastAsia="zh-CN" w:bidi="he-IL"/>
        </w:rPr>
        <w:t>In</w:t>
      </w:r>
      <w:r w:rsidRPr="00F35B00">
        <w:rPr>
          <w:lang w:eastAsia="zh-CN" w:bidi="he-IL"/>
        </w:rPr>
        <w:t xml:space="preserve"> the figureI.1, a pressure sensor is acquiring the actual pressure value of the robotic arm and sending the data to the system. The system can use AI algorithms to analyse the data and determine the degree of wear of related components, and prompts to replace the components when necessary.</w:t>
      </w:r>
    </w:p>
    <w:p w14:paraId="78230D27" w14:textId="77777777" w:rsidR="00D4357A" w:rsidRPr="00F35B00" w:rsidRDefault="00D4357A" w:rsidP="00D4357A">
      <w:pPr>
        <w:pStyle w:val="Figure"/>
        <w:rPr>
          <w:rFonts w:eastAsia="Malgun Gothic"/>
          <w:lang w:eastAsia="ko-KR" w:bidi="he-IL"/>
        </w:rPr>
      </w:pPr>
      <w:r w:rsidRPr="00F35B00">
        <w:rPr>
          <w:noProof/>
          <w:lang w:val="en-US" w:bidi="hi-IN"/>
        </w:rPr>
        <w:drawing>
          <wp:inline distT="0" distB="0" distL="0" distR="0" wp14:anchorId="52BFA789" wp14:editId="1D8B2291">
            <wp:extent cx="3129045" cy="24229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33422" cy="2426323"/>
                    </a:xfrm>
                    <a:prstGeom prst="rect">
                      <a:avLst/>
                    </a:prstGeom>
                  </pic:spPr>
                </pic:pic>
              </a:graphicData>
            </a:graphic>
          </wp:inline>
        </w:drawing>
      </w:r>
    </w:p>
    <w:p w14:paraId="73BC8AA0" w14:textId="77777777" w:rsidR="00D4357A" w:rsidRPr="00F35B00" w:rsidRDefault="00D4357A" w:rsidP="00D4357A">
      <w:pPr>
        <w:pStyle w:val="FigureNotitle"/>
        <w:rPr>
          <w:rFonts w:eastAsia="Malgun Gothic"/>
          <w:lang w:eastAsia="ko-KR" w:bidi="he-IL"/>
        </w:rPr>
      </w:pPr>
      <w:bookmarkStart w:id="290" w:name="_Toc69980559"/>
      <w:bookmarkStart w:id="291" w:name="_Toc117551698"/>
      <w:bookmarkStart w:id="292" w:name="_Toc117551779"/>
      <w:r w:rsidRPr="00F35B00">
        <w:t xml:space="preserve">Figure I.1 – Example of </w:t>
      </w:r>
      <w:bookmarkEnd w:id="290"/>
      <w:r w:rsidRPr="00F35B00">
        <w:rPr>
          <w:lang w:eastAsia="zh-CN"/>
        </w:rPr>
        <w:t>asset predictive maintenance</w:t>
      </w:r>
      <w:bookmarkEnd w:id="291"/>
      <w:bookmarkEnd w:id="292"/>
    </w:p>
    <w:p w14:paraId="231F06E6" w14:textId="77777777" w:rsidR="00D4357A" w:rsidRPr="00F35B00" w:rsidRDefault="00D4357A" w:rsidP="00D4357A">
      <w:pPr>
        <w:rPr>
          <w:rFonts w:eastAsia="Malgun Gothic"/>
          <w:lang w:eastAsia="ko-KR" w:bidi="he-IL"/>
        </w:rPr>
      </w:pPr>
      <w:r w:rsidRPr="00F35B00">
        <w:rPr>
          <w:rFonts w:eastAsia="Malgun Gothic"/>
          <w:lang w:eastAsia="ko-KR" w:bidi="he-IL"/>
        </w:rPr>
        <w:t>Based on machine learning technology, an energy supplier can use hardware information from cables, real-time performance measurement and weather data to detect and predict grid outages, and proactively identify the possibility of grid defects.</w:t>
      </w:r>
    </w:p>
    <w:p w14:paraId="7858793F" w14:textId="77777777" w:rsidR="00D4357A" w:rsidRPr="00F35B00" w:rsidRDefault="00D4357A" w:rsidP="00D4357A">
      <w:pPr>
        <w:pStyle w:val="Heading3"/>
        <w:rPr>
          <w:rFonts w:eastAsia="SimSun"/>
        </w:rPr>
      </w:pPr>
      <w:bookmarkStart w:id="293" w:name="_Toc117551773"/>
      <w:r w:rsidRPr="00F35B00">
        <w:rPr>
          <w:rFonts w:eastAsia="SimSun"/>
        </w:rPr>
        <w:lastRenderedPageBreak/>
        <w:t>I.1.2</w:t>
      </w:r>
      <w:r w:rsidRPr="00F35B00">
        <w:rPr>
          <w:rFonts w:eastAsia="SimSun"/>
        </w:rPr>
        <w:tab/>
        <w:t>Use cases for assembly line management</w:t>
      </w:r>
      <w:bookmarkEnd w:id="293"/>
    </w:p>
    <w:p w14:paraId="753061F7" w14:textId="77777777" w:rsidR="00D4357A" w:rsidRPr="00F35B00" w:rsidRDefault="00D4357A" w:rsidP="00D4357A">
      <w:pPr>
        <w:keepNext/>
        <w:rPr>
          <w:i/>
          <w:color w:val="7F7F7F" w:themeColor="text1" w:themeTint="80"/>
          <w:lang w:eastAsia="zh-CN"/>
        </w:rPr>
      </w:pPr>
      <w:r w:rsidRPr="00F35B00">
        <w:rPr>
          <w:i/>
          <w:color w:val="7F7F7F" w:themeColor="text1" w:themeTint="80"/>
          <w:lang w:eastAsia="zh-CN"/>
        </w:rPr>
        <w:t>[TBD]</w:t>
      </w:r>
    </w:p>
    <w:p w14:paraId="5C2B3924" w14:textId="77777777" w:rsidR="00D4357A" w:rsidRPr="00F35B00" w:rsidRDefault="00D4357A" w:rsidP="00D4357A">
      <w:pPr>
        <w:rPr>
          <w:lang w:eastAsia="zh-CN"/>
        </w:rPr>
      </w:pPr>
      <w:r w:rsidRPr="00F35B00">
        <w:rPr>
          <w:lang w:eastAsia="zh-CN"/>
        </w:rPr>
        <w:t>The application of artificial intelligence technology in the assembly line can realize defect detection and object sorting, and improve the efficiency of the assembly line.</w:t>
      </w:r>
    </w:p>
    <w:p w14:paraId="013BF006" w14:textId="77777777" w:rsidR="00D4357A" w:rsidRPr="00F35B00" w:rsidRDefault="00D4357A" w:rsidP="00D4357A">
      <w:pPr>
        <w:rPr>
          <w:lang w:eastAsia="zh-CN"/>
        </w:rPr>
      </w:pPr>
      <w:r w:rsidRPr="00F35B00">
        <w:rPr>
          <w:lang w:eastAsia="zh-CN"/>
        </w:rPr>
        <w:t>In defect detection scenarios, deep learning technology can be used to detect smaller and more complex product defects under frequent environmental changes and improve detection efficiency. Through the combination with 3D microscope, it can identify defects in milliseconds, support high-speed applications and increase throughput, solve complex defect detection and positioning problems that cannot be solved by traditional methods, and greatly improve detection efficiency.</w:t>
      </w:r>
    </w:p>
    <w:p w14:paraId="7373D6C4" w14:textId="77777777" w:rsidR="00D4357A" w:rsidRPr="00F35B00" w:rsidRDefault="00D4357A" w:rsidP="00D4357A">
      <w:pPr>
        <w:pStyle w:val="Figure"/>
        <w:rPr>
          <w:lang w:eastAsia="zh-CN"/>
        </w:rPr>
      </w:pPr>
      <w:r w:rsidRPr="00F35B00">
        <w:rPr>
          <w:noProof/>
          <w:lang w:val="en-US" w:bidi="hi-IN"/>
        </w:rPr>
        <w:drawing>
          <wp:inline distT="0" distB="0" distL="0" distR="0" wp14:anchorId="7DB9C873" wp14:editId="5B4BD152">
            <wp:extent cx="3149600" cy="20628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2112" cy="2077569"/>
                    </a:xfrm>
                    <a:prstGeom prst="rect">
                      <a:avLst/>
                    </a:prstGeom>
                  </pic:spPr>
                </pic:pic>
              </a:graphicData>
            </a:graphic>
          </wp:inline>
        </w:drawing>
      </w:r>
    </w:p>
    <w:p w14:paraId="3E030D13" w14:textId="77777777" w:rsidR="00D4357A" w:rsidRPr="00F35B00" w:rsidRDefault="00D4357A" w:rsidP="00D4357A">
      <w:pPr>
        <w:pStyle w:val="FigureNotitle"/>
        <w:rPr>
          <w:lang w:eastAsia="zh-CN"/>
        </w:rPr>
      </w:pPr>
      <w:bookmarkStart w:id="294" w:name="_Toc117551699"/>
      <w:bookmarkStart w:id="295" w:name="_Toc117551780"/>
      <w:r w:rsidRPr="00F35B00">
        <w:t xml:space="preserve">Figure I.2 – Example of </w:t>
      </w:r>
      <w:r w:rsidRPr="00F35B00">
        <w:rPr>
          <w:lang w:eastAsia="zh-CN"/>
        </w:rPr>
        <w:t>defect detection</w:t>
      </w:r>
      <w:bookmarkEnd w:id="294"/>
      <w:bookmarkEnd w:id="295"/>
    </w:p>
    <w:p w14:paraId="16195843" w14:textId="77777777" w:rsidR="00D4357A" w:rsidRPr="00F35B00" w:rsidRDefault="00D4357A" w:rsidP="00D4357A">
      <w:pPr>
        <w:rPr>
          <w:lang w:eastAsia="zh-CN"/>
        </w:rPr>
      </w:pPr>
      <w:r w:rsidRPr="00F35B00">
        <w:rPr>
          <w:lang w:eastAsia="zh-CN"/>
        </w:rPr>
        <w:t>In the scenarios of irregular object sorting, deep learning is used to construct feature models of complex objects to realize autonomous learning and greatly improve sorting efficiency. By combining with a 3D vision camera, the robot can automatically identify various materials, shapes and even overlapping objects, and determine the best grasping point.</w:t>
      </w:r>
    </w:p>
    <w:p w14:paraId="655BCB51" w14:textId="77777777" w:rsidR="00D4357A" w:rsidRPr="00F35B00" w:rsidRDefault="00D4357A" w:rsidP="00D4357A">
      <w:pPr>
        <w:pStyle w:val="Figure"/>
        <w:rPr>
          <w:lang w:eastAsia="zh-CN"/>
        </w:rPr>
      </w:pPr>
      <w:r w:rsidRPr="00F35B00">
        <w:rPr>
          <w:noProof/>
          <w:lang w:val="en-US" w:bidi="hi-IN"/>
        </w:rPr>
        <w:drawing>
          <wp:inline distT="0" distB="0" distL="0" distR="0" wp14:anchorId="06AA2636" wp14:editId="48889CEA">
            <wp:extent cx="2705100" cy="213395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18421" cy="2144463"/>
                    </a:xfrm>
                    <a:prstGeom prst="rect">
                      <a:avLst/>
                    </a:prstGeom>
                  </pic:spPr>
                </pic:pic>
              </a:graphicData>
            </a:graphic>
          </wp:inline>
        </w:drawing>
      </w:r>
    </w:p>
    <w:p w14:paraId="0D93DF7C" w14:textId="77777777" w:rsidR="00D4357A" w:rsidRPr="00F35B00" w:rsidRDefault="00D4357A" w:rsidP="00D4357A">
      <w:pPr>
        <w:pStyle w:val="FigureNotitle"/>
        <w:rPr>
          <w:lang w:eastAsia="zh-CN"/>
        </w:rPr>
      </w:pPr>
      <w:bookmarkStart w:id="296" w:name="_Toc117551700"/>
      <w:bookmarkStart w:id="297" w:name="_Toc117551781"/>
      <w:r w:rsidRPr="00F35B00">
        <w:rPr>
          <w:bCs/>
        </w:rPr>
        <w:t xml:space="preserve">Figure I.3 – Example of </w:t>
      </w:r>
      <w:r w:rsidRPr="00F35B00">
        <w:rPr>
          <w:lang w:eastAsia="zh-CN"/>
        </w:rPr>
        <w:t>irregular object sorting</w:t>
      </w:r>
      <w:bookmarkEnd w:id="296"/>
      <w:bookmarkEnd w:id="297"/>
    </w:p>
    <w:p w14:paraId="7CF15197" w14:textId="77777777" w:rsidR="00D4357A" w:rsidRPr="00F35B00" w:rsidRDefault="00D4357A" w:rsidP="00D4357A">
      <w:pPr>
        <w:pStyle w:val="Heading3"/>
      </w:pPr>
      <w:bookmarkStart w:id="298" w:name="_Toc117551774"/>
      <w:r w:rsidRPr="00F35B00">
        <w:rPr>
          <w:rFonts w:eastAsia="SimSun"/>
        </w:rPr>
        <w:t>I.1.3</w:t>
      </w:r>
      <w:r>
        <w:rPr>
          <w:rFonts w:eastAsia="SimSun"/>
        </w:rPr>
        <w:tab/>
      </w:r>
      <w:r w:rsidRPr="00F35B00">
        <w:rPr>
          <w:rFonts w:eastAsia="SimSun"/>
        </w:rPr>
        <w:t>Use cases for workshop management</w:t>
      </w:r>
      <w:bookmarkEnd w:id="298"/>
    </w:p>
    <w:p w14:paraId="50D3FAE0" w14:textId="77777777" w:rsidR="00D4357A" w:rsidRPr="00F35B00" w:rsidRDefault="00D4357A" w:rsidP="00D4357A">
      <w:pPr>
        <w:rPr>
          <w:iCs/>
          <w:color w:val="000000" w:themeColor="text1"/>
          <w:lang w:eastAsia="zh-CN"/>
        </w:rPr>
      </w:pPr>
      <w:r w:rsidRPr="00F35B00">
        <w:rPr>
          <w:iCs/>
          <w:color w:val="000000" w:themeColor="text1"/>
          <w:lang w:eastAsia="zh-CN"/>
        </w:rPr>
        <w:t xml:space="preserve">In the </w:t>
      </w:r>
      <w:r w:rsidRPr="00F35B00">
        <w:rPr>
          <w:color w:val="000000" w:themeColor="text1"/>
          <w:lang w:eastAsia="zh-CN"/>
        </w:rPr>
        <w:t xml:space="preserve">scenarios of </w:t>
      </w:r>
      <w:r w:rsidRPr="00F35B00">
        <w:rPr>
          <w:iCs/>
          <w:color w:val="000000" w:themeColor="text1"/>
          <w:lang w:eastAsia="zh-CN"/>
        </w:rPr>
        <w:t>factory management, it is necessary to monitor the working status of workers in the factory to standardize the work process of workers and identify potential safety hazards.</w:t>
      </w:r>
    </w:p>
    <w:p w14:paraId="6F4C484D" w14:textId="77777777" w:rsidR="00D4357A" w:rsidRPr="00F35B00" w:rsidRDefault="00D4357A" w:rsidP="00D4357A">
      <w:pPr>
        <w:rPr>
          <w:iCs/>
          <w:color w:val="000000" w:themeColor="text1"/>
          <w:lang w:eastAsia="zh-CN"/>
        </w:rPr>
      </w:pPr>
      <w:r w:rsidRPr="00F35B00">
        <w:rPr>
          <w:iCs/>
          <w:color w:val="000000" w:themeColor="text1"/>
          <w:lang w:eastAsia="zh-CN"/>
        </w:rPr>
        <w:t>The factory can use cameras to capture the operating behaviour of the employees on the production line, and use artificial intelligence technology to calculate and analyse to determine whether the worker's process is up to standard, thereby improving the quality of the product.</w:t>
      </w:r>
    </w:p>
    <w:p w14:paraId="5C7EA583" w14:textId="77777777" w:rsidR="00D4357A" w:rsidRPr="00F35B00" w:rsidRDefault="00D4357A" w:rsidP="00D4357A">
      <w:pPr>
        <w:rPr>
          <w:iCs/>
          <w:color w:val="000000" w:themeColor="text1"/>
          <w:lang w:eastAsia="zh-CN"/>
        </w:rPr>
      </w:pPr>
      <w:r w:rsidRPr="00F35B00">
        <w:rPr>
          <w:iCs/>
          <w:color w:val="000000" w:themeColor="text1"/>
          <w:lang w:eastAsia="zh-CN"/>
        </w:rPr>
        <w:lastRenderedPageBreak/>
        <w:t>The factory can use cameras to capture the behaviour and status of workers. When certain unsafe factors occur, such as when the workers are too close to a large machine, or when the safety accessories are not properly worn, it can notify the system and remind the workers to handle crises before occur, and effectively reducing the probability of accidents in the work environment.</w:t>
      </w:r>
    </w:p>
    <w:p w14:paraId="01A07008" w14:textId="77777777" w:rsidR="00D4357A" w:rsidRPr="00F35B00" w:rsidRDefault="00D4357A" w:rsidP="00D4357A">
      <w:pPr>
        <w:pStyle w:val="Figure"/>
        <w:rPr>
          <w:iCs/>
          <w:color w:val="000000" w:themeColor="text1"/>
          <w:lang w:eastAsia="zh-CN"/>
        </w:rPr>
      </w:pPr>
      <w:r w:rsidRPr="00F35B00">
        <w:rPr>
          <w:noProof/>
          <w:lang w:val="en-US" w:bidi="hi-IN"/>
        </w:rPr>
        <w:drawing>
          <wp:inline distT="0" distB="0" distL="0" distR="0" wp14:anchorId="3BF898CC" wp14:editId="4B0A9124">
            <wp:extent cx="2626918" cy="1782800"/>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35158" cy="1788392"/>
                    </a:xfrm>
                    <a:prstGeom prst="rect">
                      <a:avLst/>
                    </a:prstGeom>
                  </pic:spPr>
                </pic:pic>
              </a:graphicData>
            </a:graphic>
          </wp:inline>
        </w:drawing>
      </w:r>
    </w:p>
    <w:p w14:paraId="02F6836E" w14:textId="77777777" w:rsidR="00D4357A" w:rsidRPr="00F35B00" w:rsidRDefault="00D4357A" w:rsidP="00D4357A">
      <w:pPr>
        <w:pStyle w:val="FigureNotitle"/>
        <w:rPr>
          <w:iCs/>
          <w:color w:val="000000" w:themeColor="text1"/>
          <w:lang w:eastAsia="zh-CN"/>
        </w:rPr>
      </w:pPr>
      <w:bookmarkStart w:id="299" w:name="_Toc117551701"/>
      <w:bookmarkStart w:id="300" w:name="_Toc117551782"/>
      <w:r w:rsidRPr="00F35B00">
        <w:t xml:space="preserve">Figure I.4 – Example of </w:t>
      </w:r>
      <w:r w:rsidRPr="00F35B00">
        <w:rPr>
          <w:rFonts w:eastAsia="SimSun"/>
          <w:lang w:eastAsia="zh-CN"/>
        </w:rPr>
        <w:t>workshop management</w:t>
      </w:r>
      <w:bookmarkEnd w:id="299"/>
      <w:bookmarkEnd w:id="300"/>
    </w:p>
    <w:p w14:paraId="461CBFFE" w14:textId="77777777" w:rsidR="00D4357A" w:rsidRPr="00F35B00" w:rsidRDefault="00D4357A" w:rsidP="00D4357A">
      <w:pPr>
        <w:rPr>
          <w:i/>
          <w:color w:val="7F7F7F" w:themeColor="text1" w:themeTint="80"/>
          <w:lang w:eastAsia="zh-CN"/>
        </w:rPr>
      </w:pPr>
      <w:r w:rsidRPr="00F35B00">
        <w:rPr>
          <w:i/>
          <w:color w:val="7F7F7F" w:themeColor="text1" w:themeTint="80"/>
          <w:lang w:eastAsia="zh-CN"/>
        </w:rPr>
        <w:t>[TBD]</w:t>
      </w:r>
    </w:p>
    <w:p w14:paraId="57FE5EFB" w14:textId="77777777" w:rsidR="00D4357A" w:rsidRPr="00F35B00" w:rsidRDefault="00D4357A" w:rsidP="00D4357A">
      <w:pPr>
        <w:pStyle w:val="Heading3"/>
        <w:rPr>
          <w:iCs/>
          <w:color w:val="7F7F7F" w:themeColor="text1" w:themeTint="80"/>
        </w:rPr>
      </w:pPr>
      <w:bookmarkStart w:id="301" w:name="_Toc117551775"/>
      <w:r w:rsidRPr="00F35B00">
        <w:rPr>
          <w:rFonts w:eastAsia="SimSun"/>
        </w:rPr>
        <w:t>I.1.4</w:t>
      </w:r>
      <w:r w:rsidRPr="00F35B00">
        <w:rPr>
          <w:rFonts w:eastAsia="SimSun"/>
        </w:rPr>
        <w:tab/>
        <w:t>Use cases for management decision</w:t>
      </w:r>
      <w:bookmarkEnd w:id="301"/>
    </w:p>
    <w:p w14:paraId="548E9D65" w14:textId="77777777" w:rsidR="00D4357A" w:rsidRPr="00F35B00" w:rsidRDefault="00D4357A" w:rsidP="00D4357A">
      <w:pPr>
        <w:rPr>
          <w:iCs/>
          <w:color w:val="000000" w:themeColor="text1"/>
          <w:lang w:eastAsia="zh-CN"/>
        </w:rPr>
      </w:pPr>
      <w:r w:rsidRPr="00F35B00">
        <w:rPr>
          <w:iCs/>
          <w:color w:val="000000" w:themeColor="text1"/>
          <w:lang w:eastAsia="zh-CN"/>
        </w:rPr>
        <w:t>In the supply chain risk management scenario, companies build a factory's supply chain knowledge graph by gathering information resources such as product knowledge, logistics knowledge, procurement knowledge, manufacturing knowledge, traffic information, and trade information etc. to realize supply chain risk management and parts selection.</w:t>
      </w:r>
    </w:p>
    <w:p w14:paraId="7E392034" w14:textId="77777777" w:rsidR="00D4357A" w:rsidRPr="00F35B00" w:rsidRDefault="00D4357A" w:rsidP="00D4357A">
      <w:pPr>
        <w:rPr>
          <w:iCs/>
          <w:color w:val="000000" w:themeColor="text1"/>
          <w:lang w:eastAsia="zh-CN"/>
        </w:rPr>
      </w:pPr>
      <w:r w:rsidRPr="00F35B00">
        <w:rPr>
          <w:iCs/>
          <w:color w:val="000000" w:themeColor="text1"/>
          <w:lang w:eastAsia="zh-CN"/>
        </w:rPr>
        <w:t>In the financing risk management and control scenario, companies can rely on the knowledge graph to correlate multiple objects and realize the prediction and control of financial risks. Companies can break information isolated island</w:t>
      </w:r>
      <w:r w:rsidRPr="00F35B00">
        <w:rPr>
          <w:rFonts w:hint="eastAsia"/>
          <w:iCs/>
          <w:color w:val="000000" w:themeColor="text1"/>
          <w:lang w:eastAsia="zh-CN"/>
        </w:rPr>
        <w:t>s</w:t>
      </w:r>
      <w:r w:rsidRPr="00F35B00">
        <w:rPr>
          <w:iCs/>
          <w:color w:val="000000" w:themeColor="text1"/>
          <w:lang w:eastAsia="zh-CN"/>
        </w:rPr>
        <w:t xml:space="preserve"> based on knowledge graphs, establish high-dimensional network of relationships between self-employed, partners, competitors and other objects, and realize the risk identification of unforeseen events in the financing process.</w:t>
      </w:r>
    </w:p>
    <w:p w14:paraId="70955609" w14:textId="77777777" w:rsidR="00D4357A" w:rsidRDefault="00D4357A" w:rsidP="00D4357A">
      <w:pPr>
        <w:rPr>
          <w:ins w:id="302" w:author="tec" w:date="2023-03-31T11:03:00Z"/>
          <w:iCs/>
          <w:color w:val="000000" w:themeColor="text1"/>
          <w:lang w:eastAsia="zh-CN"/>
        </w:rPr>
      </w:pPr>
      <w:r w:rsidRPr="00F35B00">
        <w:rPr>
          <w:iCs/>
          <w:color w:val="000000" w:themeColor="text1"/>
          <w:lang w:eastAsia="zh-CN"/>
        </w:rPr>
        <w:t>For example, a manufacturer builds a supply chain knowledge graph by gathering information resources such as academic papers, online encyclopaedias, open-source knowledge bases, meteorological information, media information, product knowledge, logistics knowledge, procurement knowledge, manufacturing knowledge, traffic information, and trade information, and through corporate semantics network realizes supply chain risk management and parts selection.</w:t>
      </w:r>
    </w:p>
    <w:p w14:paraId="2C128DE2" w14:textId="77777777" w:rsidR="009B36DE" w:rsidRPr="009C126C" w:rsidRDefault="009B36DE" w:rsidP="00D4357A">
      <w:pPr>
        <w:rPr>
          <w:iCs/>
          <w:color w:val="000000" w:themeColor="text1"/>
          <w:lang w:eastAsia="zh-CN"/>
        </w:rPr>
      </w:pPr>
      <w:ins w:id="303" w:author="tec" w:date="2023-03-31T11:03:00Z">
        <w:r w:rsidRPr="009C126C">
          <w:rPr>
            <w:iCs/>
            <w:color w:val="000000" w:themeColor="text1"/>
            <w:lang w:eastAsia="zh-CN"/>
          </w:rPr>
          <w:t xml:space="preserve">Neural networks can be put to use in supply chain management to </w:t>
        </w:r>
        <w:proofErr w:type="spellStart"/>
        <w:r w:rsidRPr="009C126C">
          <w:rPr>
            <w:iCs/>
            <w:color w:val="000000" w:themeColor="text1"/>
            <w:lang w:eastAsia="zh-CN"/>
          </w:rPr>
          <w:t>analyze</w:t>
        </w:r>
        <w:proofErr w:type="spellEnd"/>
        <w:r w:rsidRPr="009C126C">
          <w:rPr>
            <w:iCs/>
            <w:color w:val="000000" w:themeColor="text1"/>
            <w:lang w:eastAsia="zh-CN"/>
          </w:rPr>
          <w:t xml:space="preserve"> customer-seller audio and video communications and to plan and adjust lead-time. Machine learning is in general important to optimize the decision-making process in the flow of goods and services alongside supply chain management.</w:t>
        </w:r>
      </w:ins>
    </w:p>
    <w:p w14:paraId="5ED9DF42" w14:textId="77777777" w:rsidR="00D4357A" w:rsidRPr="00F35B00" w:rsidRDefault="00D4357A" w:rsidP="00D4357A">
      <w:pPr>
        <w:rPr>
          <w:i/>
          <w:color w:val="7F7F7F" w:themeColor="text1" w:themeTint="80"/>
          <w:lang w:eastAsia="zh-CN"/>
        </w:rPr>
      </w:pPr>
      <w:r w:rsidRPr="00F35B00">
        <w:rPr>
          <w:i/>
          <w:color w:val="7F7F7F" w:themeColor="text1" w:themeTint="80"/>
          <w:lang w:eastAsia="zh-CN"/>
        </w:rPr>
        <w:t>[TBD]</w:t>
      </w:r>
    </w:p>
    <w:p w14:paraId="6756BDBE" w14:textId="77777777" w:rsidR="00D4357A" w:rsidRPr="00F35B00" w:rsidRDefault="00D4357A" w:rsidP="00D4357A">
      <w:pPr>
        <w:pStyle w:val="Heading3"/>
        <w:rPr>
          <w:iCs/>
          <w:color w:val="7F7F7F" w:themeColor="text1" w:themeTint="80"/>
        </w:rPr>
      </w:pPr>
      <w:bookmarkStart w:id="304" w:name="_Toc117551776"/>
      <w:r w:rsidRPr="00F35B00">
        <w:rPr>
          <w:rFonts w:eastAsia="SimSun"/>
        </w:rPr>
        <w:t>I.1.5</w:t>
      </w:r>
      <w:r w:rsidRPr="00F35B00">
        <w:rPr>
          <w:rFonts w:eastAsia="SimSun"/>
        </w:rPr>
        <w:tab/>
        <w:t>Use cases for manufacturing process optimization</w:t>
      </w:r>
      <w:bookmarkEnd w:id="304"/>
    </w:p>
    <w:p w14:paraId="05BA08E7" w14:textId="77777777" w:rsidR="00D4357A" w:rsidRPr="00F35B00" w:rsidRDefault="00D4357A" w:rsidP="00D4357A">
      <w:pPr>
        <w:rPr>
          <w:iCs/>
          <w:color w:val="000000" w:themeColor="text1"/>
          <w:lang w:eastAsia="zh-CN"/>
        </w:rPr>
      </w:pPr>
      <w:r w:rsidRPr="00F35B00">
        <w:rPr>
          <w:iCs/>
          <w:color w:val="000000" w:themeColor="text1"/>
          <w:lang w:eastAsia="zh-CN"/>
        </w:rPr>
        <w:t>T</w:t>
      </w:r>
      <w:r w:rsidRPr="00F35B00">
        <w:rPr>
          <w:rFonts w:hint="eastAsia"/>
          <w:iCs/>
          <w:color w:val="000000" w:themeColor="text1"/>
          <w:lang w:eastAsia="zh-CN"/>
        </w:rPr>
        <w:t>he</w:t>
      </w:r>
      <w:r w:rsidRPr="00F35B00">
        <w:rPr>
          <w:iCs/>
          <w:color w:val="000000" w:themeColor="text1"/>
          <w:lang w:eastAsia="zh-CN"/>
        </w:rPr>
        <w:t xml:space="preserve"> </w:t>
      </w:r>
      <w:r w:rsidRPr="00F35B00">
        <w:rPr>
          <w:rFonts w:hint="eastAsia"/>
          <w:iCs/>
          <w:color w:val="000000" w:themeColor="text1"/>
          <w:lang w:eastAsia="zh-CN"/>
        </w:rPr>
        <w:t>c</w:t>
      </w:r>
      <w:r w:rsidRPr="00F35B00">
        <w:rPr>
          <w:iCs/>
          <w:color w:val="000000" w:themeColor="text1"/>
          <w:lang w:eastAsia="zh-CN"/>
        </w:rPr>
        <w:t>ompanies can use manual methods to analyse equipment operation, process parameters and other data and find the optimal parameters, which can greatly improve operating efficiency, reduce energy consumption, and improve manufacturing quality.</w:t>
      </w:r>
    </w:p>
    <w:p w14:paraId="4CF44874" w14:textId="77777777" w:rsidR="00D4357A" w:rsidRPr="00F35B00" w:rsidRDefault="00D4357A" w:rsidP="00D4357A">
      <w:pPr>
        <w:rPr>
          <w:iCs/>
          <w:color w:val="000000" w:themeColor="text1"/>
          <w:lang w:eastAsia="zh-CN"/>
        </w:rPr>
      </w:pPr>
      <w:r w:rsidRPr="00F35B00">
        <w:rPr>
          <w:iCs/>
          <w:color w:val="000000" w:themeColor="text1"/>
          <w:lang w:eastAsia="zh-CN"/>
        </w:rPr>
        <w:t>In the scheduling and production management scenario, companies can generate scheduling instructions through an expert system, dynamically perform scheduling processing, and perform manufacturing capacity planning, inventory management, and other management tasks related to the manufacturing process.</w:t>
      </w:r>
    </w:p>
    <w:p w14:paraId="528C6F5E" w14:textId="77777777" w:rsidR="00D4357A" w:rsidRPr="00F35B00" w:rsidRDefault="00D4357A" w:rsidP="00D4357A">
      <w:pPr>
        <w:rPr>
          <w:rFonts w:eastAsia="MS Mincho"/>
          <w:color w:val="000000" w:themeColor="text1"/>
        </w:rPr>
      </w:pPr>
      <w:r w:rsidRPr="00F35B00">
        <w:rPr>
          <w:iCs/>
          <w:color w:val="000000" w:themeColor="text1"/>
          <w:lang w:eastAsia="zh-CN"/>
        </w:rPr>
        <w:lastRenderedPageBreak/>
        <w:t>For example, a manufacturer uses intelligent algorithms to optimize the design of the production line during the manufacturing process of aero engines, assists in the formulation and optimization of the production planning process, and increase productivity through intelligent manufacturing technology.</w:t>
      </w:r>
    </w:p>
    <w:p w14:paraId="70995232" w14:textId="4EA34B7B" w:rsidR="009B36DE" w:rsidRDefault="009B36DE">
      <w:pPr>
        <w:pStyle w:val="Heading3"/>
        <w:rPr>
          <w:ins w:id="305" w:author="tec" w:date="2023-04-06T11:39:00Z"/>
          <w:rFonts w:asciiTheme="majorBidi" w:eastAsia="MS Mincho" w:hAnsiTheme="majorBidi" w:cstheme="majorBidi"/>
        </w:rPr>
        <w:pPrChange w:id="306" w:author="tec" w:date="2023-04-06T11:39:00Z">
          <w:pPr/>
        </w:pPrChange>
      </w:pPr>
      <w:ins w:id="307" w:author="tec" w:date="2023-03-31T11:04:00Z">
        <w:r w:rsidRPr="004C0913">
          <w:rPr>
            <w:rFonts w:asciiTheme="majorBidi" w:eastAsia="MS Mincho" w:hAnsiTheme="majorBidi" w:cstheme="majorBidi"/>
          </w:rPr>
          <w:t>I</w:t>
        </w:r>
        <w:r w:rsidRPr="00EB0EEC">
          <w:rPr>
            <w:rFonts w:asciiTheme="majorBidi" w:eastAsia="MS Mincho" w:hAnsiTheme="majorBidi" w:cstheme="majorBidi"/>
          </w:rPr>
          <w:t xml:space="preserve">.1.6 Use </w:t>
        </w:r>
        <w:r w:rsidRPr="009C126C">
          <w:rPr>
            <w:rFonts w:eastAsia="SimSun"/>
            <w:rPrChange w:id="308" w:author="tec" w:date="2023-04-06T11:39:00Z">
              <w:rPr>
                <w:rFonts w:asciiTheme="majorBidi" w:eastAsia="MS Mincho" w:hAnsiTheme="majorBidi" w:cstheme="majorBidi"/>
              </w:rPr>
            </w:rPrChange>
          </w:rPr>
          <w:t>Cases</w:t>
        </w:r>
        <w:r w:rsidRPr="00EB0EEC">
          <w:rPr>
            <w:rFonts w:asciiTheme="majorBidi" w:eastAsia="MS Mincho" w:hAnsiTheme="majorBidi" w:cstheme="majorBidi"/>
          </w:rPr>
          <w:t xml:space="preserve"> for Cyber Security:</w:t>
        </w:r>
      </w:ins>
    </w:p>
    <w:p w14:paraId="69938D37" w14:textId="77777777" w:rsidR="009C126C" w:rsidRPr="009C126C" w:rsidRDefault="009C126C">
      <w:pPr>
        <w:rPr>
          <w:ins w:id="309" w:author="tec" w:date="2023-03-31T11:04:00Z"/>
          <w:sz w:val="4"/>
          <w:szCs w:val="4"/>
          <w:lang w:eastAsia="en-US"/>
          <w:rPrChange w:id="310" w:author="tec" w:date="2023-04-06T11:39:00Z">
            <w:rPr>
              <w:ins w:id="311" w:author="tec" w:date="2023-03-31T11:04:00Z"/>
              <w:rFonts w:asciiTheme="majorBidi" w:eastAsia="MS Mincho" w:hAnsiTheme="majorBidi" w:cstheme="majorBidi"/>
            </w:rPr>
          </w:rPrChange>
        </w:rPr>
      </w:pPr>
    </w:p>
    <w:p w14:paraId="44F33B54" w14:textId="77777777" w:rsidR="009B36DE" w:rsidRPr="00EB0EEC" w:rsidRDefault="009B36DE" w:rsidP="009B36DE">
      <w:pPr>
        <w:shd w:val="clear" w:color="auto" w:fill="FFFFFF"/>
        <w:spacing w:before="0"/>
        <w:rPr>
          <w:ins w:id="312" w:author="tec" w:date="2023-03-31T11:04:00Z"/>
          <w:rFonts w:asciiTheme="majorBidi" w:hAnsiTheme="majorBidi" w:cstheme="majorBidi"/>
          <w:color w:val="4D4D4F"/>
          <w:lang w:val="en-US" w:eastAsia="en-US"/>
        </w:rPr>
      </w:pPr>
      <w:ins w:id="313" w:author="tec" w:date="2023-03-31T11:04:00Z">
        <w:r w:rsidRPr="00EB0EEC">
          <w:rPr>
            <w:rFonts w:asciiTheme="majorBidi" w:hAnsiTheme="majorBidi" w:cstheme="majorBidi" w:hint="eastAsia"/>
            <w:color w:val="4D4D4F"/>
          </w:rPr>
          <w:t>Being connected to cloud or the internet, the risk of cyberattacks are key concern for the manufacturers, as even a small shutdown of the assembly line can prove them costly. The threats will continue to grow exponentially with the continuous increase in use of IoT devices. Smart factories are particularly susceptible to cyberattacks.</w:t>
        </w:r>
      </w:ins>
    </w:p>
    <w:p w14:paraId="4237E666" w14:textId="77777777" w:rsidR="009B36DE" w:rsidRPr="00EB0EEC" w:rsidRDefault="009B36DE" w:rsidP="009B36DE">
      <w:pPr>
        <w:shd w:val="clear" w:color="auto" w:fill="FFFFFF"/>
        <w:rPr>
          <w:ins w:id="314" w:author="tec" w:date="2023-03-31T11:04:00Z"/>
          <w:rFonts w:asciiTheme="majorBidi" w:hAnsiTheme="majorBidi" w:cstheme="majorBidi"/>
          <w:color w:val="4D4D4F"/>
        </w:rPr>
      </w:pPr>
      <w:ins w:id="315" w:author="tec" w:date="2023-03-31T11:04:00Z">
        <w:r w:rsidRPr="00EB0EEC">
          <w:rPr>
            <w:rFonts w:asciiTheme="majorBidi" w:hAnsiTheme="majorBidi" w:cstheme="majorBidi" w:hint="eastAsia"/>
            <w:color w:val="4D4D4F"/>
          </w:rPr>
          <w:t>AI based cybersecurity systems and risk detection mechanisms can help secure production facilities and mitiga</w:t>
        </w:r>
        <w:r w:rsidRPr="00EB0EEC">
          <w:rPr>
            <w:rFonts w:asciiTheme="majorBidi" w:hAnsiTheme="majorBidi" w:cstheme="majorBidi"/>
            <w:color w:val="4D4D4F"/>
          </w:rPr>
          <w:t xml:space="preserve">te threats. Using </w:t>
        </w:r>
        <w:r w:rsidRPr="00EB0EEC">
          <w:rPr>
            <w:rFonts w:asciiTheme="majorBidi" w:hAnsiTheme="majorBidi" w:cstheme="majorBidi" w:hint="eastAsia"/>
            <w:color w:val="4D4D4F"/>
          </w:rPr>
          <w:t>AI, manufacturers can spot attacks across cloud services and IoT devices and interrupt them in seconds, with surgical precision. The system can also alert the concerned teams to act immediately to prevent any further damage. Using</w:t>
        </w:r>
        <w:r w:rsidRPr="00EB0EEC">
          <w:rPr>
            <w:rFonts w:asciiTheme="majorBidi" w:hAnsiTheme="majorBidi" w:cstheme="majorBidi"/>
            <w:color w:val="4D4D4F"/>
          </w:rPr>
          <w:fldChar w:fldCharType="begin"/>
        </w:r>
        <w:r w:rsidRPr="00EB0EEC">
          <w:rPr>
            <w:rFonts w:asciiTheme="majorBidi" w:hAnsiTheme="majorBidi" w:cstheme="majorBidi" w:hint="eastAsia"/>
            <w:color w:val="4D4D4F"/>
          </w:rPr>
          <w:instrText xml:space="preserve"> HYPERLINK "https://documents.trendmicro.com/assets/white_papers/wp-attacks-on-smart-manufacturing-systems.pdf" \o "wp attacks on-Smart Manufacturing Systems" \t "_blank" </w:instrText>
        </w:r>
        <w:r w:rsidRPr="00EB0EEC">
          <w:rPr>
            <w:rFonts w:asciiTheme="majorBidi" w:hAnsiTheme="majorBidi" w:cstheme="majorBidi"/>
            <w:color w:val="4D4D4F"/>
          </w:rPr>
          <w:fldChar w:fldCharType="separate"/>
        </w:r>
        <w:r w:rsidRPr="00EB0EEC">
          <w:rPr>
            <w:rStyle w:val="Hyperlink"/>
            <w:rFonts w:asciiTheme="majorBidi" w:hAnsiTheme="majorBidi" w:cstheme="majorBidi" w:hint="eastAsia"/>
            <w:color w:val="0066CC"/>
          </w:rPr>
          <w:t> sandboxing</w:t>
        </w:r>
        <w:r w:rsidRPr="00EB0EEC">
          <w:rPr>
            <w:rFonts w:asciiTheme="majorBidi" w:hAnsiTheme="majorBidi" w:cstheme="majorBidi"/>
            <w:color w:val="4D4D4F"/>
          </w:rPr>
          <w:fldChar w:fldCharType="end"/>
        </w:r>
        <w:r w:rsidRPr="00EB0EEC">
          <w:rPr>
            <w:rFonts w:asciiTheme="majorBidi" w:hAnsiTheme="majorBidi" w:cstheme="majorBidi" w:hint="eastAsia"/>
            <w:color w:val="4D4D4F"/>
          </w:rPr>
          <w:t>, code signing and other such security measures can help combat cyber threats to IIoT technologies.</w:t>
        </w:r>
      </w:ins>
    </w:p>
    <w:p w14:paraId="758EAB92" w14:textId="77777777" w:rsidR="009B36DE" w:rsidRPr="004C0913" w:rsidRDefault="009B36DE" w:rsidP="009B36DE">
      <w:pPr>
        <w:rPr>
          <w:ins w:id="316" w:author="tec" w:date="2023-03-31T11:04:00Z"/>
          <w:rFonts w:asciiTheme="majorBidi" w:hAnsiTheme="majorBidi" w:cstheme="majorBidi"/>
        </w:rPr>
      </w:pPr>
      <w:ins w:id="317" w:author="tec" w:date="2023-03-31T11:04:00Z">
        <w:r w:rsidRPr="00EB0EEC">
          <w:rPr>
            <w:rFonts w:asciiTheme="majorBidi" w:eastAsia="MS Mincho" w:hAnsiTheme="majorBidi" w:cstheme="majorBidi"/>
          </w:rPr>
          <w:t xml:space="preserve">Key steps to follow: </w:t>
        </w:r>
        <w:r w:rsidRPr="00EB0EEC">
          <w:rPr>
            <w:rFonts w:asciiTheme="majorBidi" w:hAnsiTheme="majorBidi" w:cstheme="majorBidi"/>
          </w:rPr>
          <w:t>perform an initial cybers</w:t>
        </w:r>
        <w:r w:rsidRPr="004C0913">
          <w:rPr>
            <w:rFonts w:asciiTheme="majorBidi" w:hAnsiTheme="majorBidi" w:cstheme="majorBidi"/>
          </w:rPr>
          <w:t>ecurity assessment of the factory</w:t>
        </w:r>
        <w:r w:rsidRPr="00EB0EEC">
          <w:rPr>
            <w:rFonts w:asciiTheme="majorBidi" w:hAnsiTheme="majorBidi" w:cstheme="majorBidi"/>
          </w:rPr>
          <w:t xml:space="preserve">; build awareness of smart-factory </w:t>
        </w:r>
        <w:r w:rsidRPr="004C0913">
          <w:rPr>
            <w:rFonts w:asciiTheme="majorBidi" w:hAnsiTheme="majorBidi" w:cstheme="majorBidi"/>
          </w:rPr>
          <w:t>cyber threats</w:t>
        </w:r>
        <w:r w:rsidRPr="00EB0EEC">
          <w:rPr>
            <w:rFonts w:asciiTheme="majorBidi" w:hAnsiTheme="majorBidi" w:cstheme="majorBidi"/>
          </w:rPr>
          <w:t>; identify risk ownership for cyberattacks in smart factories; establish a framework that monitors and facilitates smart-factory cybersecurity; embed cybersecurity practices tailored to the smart-factory environment; establish strong governance structures with rigorous oversight measures</w:t>
        </w:r>
      </w:ins>
    </w:p>
    <w:p w14:paraId="7D58FC0B" w14:textId="77777777" w:rsidR="00D4357A" w:rsidRPr="00F35B00" w:rsidRDefault="00D4357A" w:rsidP="00D4357A">
      <w:pPr>
        <w:rPr>
          <w:rFonts w:eastAsia="MS Mincho"/>
        </w:rPr>
      </w:pPr>
    </w:p>
    <w:p w14:paraId="59CA2383" w14:textId="77777777" w:rsidR="00D4357A" w:rsidRPr="00F35B00" w:rsidRDefault="00D4357A" w:rsidP="00D4357A">
      <w:pPr>
        <w:jc w:val="center"/>
        <w:rPr>
          <w:rFonts w:eastAsia="MS Mincho"/>
        </w:rPr>
      </w:pPr>
      <w:r w:rsidRPr="00F35B00">
        <w:t>_______________________</w:t>
      </w:r>
    </w:p>
    <w:p w14:paraId="3AC1399F" w14:textId="77777777" w:rsidR="00D4357A" w:rsidRPr="00D4357A" w:rsidRDefault="00D4357A" w:rsidP="00D4357A">
      <w:pPr>
        <w:rPr>
          <w:b/>
          <w:bCs/>
        </w:rPr>
      </w:pPr>
    </w:p>
    <w:p w14:paraId="21CC6B38" w14:textId="77777777" w:rsidR="00D4357A" w:rsidRDefault="00D4357A" w:rsidP="00DE3062"/>
    <w:p w14:paraId="3A3A10BF" w14:textId="77777777" w:rsidR="00D4357A" w:rsidRDefault="00D4357A" w:rsidP="00DE3062"/>
    <w:p w14:paraId="60A13B36" w14:textId="77777777" w:rsidR="00E2376C" w:rsidRDefault="00E2376C" w:rsidP="00394DBF">
      <w:pPr>
        <w:jc w:val="center"/>
      </w:pPr>
      <w:r>
        <w:t>_______________________</w:t>
      </w:r>
    </w:p>
    <w:p w14:paraId="24697FEE" w14:textId="77777777" w:rsidR="00E2376C" w:rsidRDefault="00E2376C" w:rsidP="0089088E"/>
    <w:sectPr w:rsidR="00E2376C" w:rsidSect="00343F0A">
      <w:headerReference w:type="default" r:id="rId21"/>
      <w:pgSz w:w="11907" w:h="16840" w:code="9"/>
      <w:pgMar w:top="1134" w:right="1134" w:bottom="1134" w:left="1134" w:header="425" w:footer="70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SG16-202210" w:date="2022-10-24T12:24:00Z" w:initials="HT">
    <w:p w14:paraId="290F6B3C" w14:textId="77777777" w:rsidR="00D4357A" w:rsidRDefault="00D4357A" w:rsidP="00D4357A">
      <w:pPr>
        <w:pStyle w:val="CommentText"/>
      </w:pPr>
      <w:r>
        <w:rPr>
          <w:rStyle w:val="CommentReference"/>
        </w:rPr>
        <w:annotationRef/>
      </w:r>
      <w:r>
        <w:rPr>
          <w:lang w:val="en-US"/>
        </w:rPr>
        <w:t>A separate AAP Summary is no longer required, deleted.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90F6B3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07761A" w14:textId="77777777" w:rsidR="00B72F4C" w:rsidRDefault="00B72F4C" w:rsidP="00C42125">
      <w:pPr>
        <w:spacing w:before="0"/>
      </w:pPr>
      <w:r>
        <w:separator/>
      </w:r>
    </w:p>
  </w:endnote>
  <w:endnote w:type="continuationSeparator" w:id="0">
    <w:p w14:paraId="2C1B2AA9" w14:textId="77777777" w:rsidR="00B72F4C" w:rsidRDefault="00B72F4C"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
    <w:altName w:val="Yu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Malgun Gothic">
    <w:panose1 w:val="020B0503020000020004"/>
    <w:charset w:val="81"/>
    <w:family w:val="swiss"/>
    <w:pitch w:val="variable"/>
    <w:sig w:usb0="900002AF" w:usb1="09D77CFB" w:usb2="00000012" w:usb3="00000000" w:csb0="00080001" w:csb1="00000000"/>
  </w:font>
  <w:font w:name="Helvetica">
    <w:panose1 w:val="020B060402020202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Quicksand">
    <w:altName w:val="Times New Roman"/>
    <w:panose1 w:val="00000000000000000000"/>
    <w:charset w:val="00"/>
    <w:family w:val="roman"/>
    <w:notTrueType/>
    <w:pitch w:val="default"/>
  </w:font>
  <w:font w:name="LocatorRegular">
    <w:altName w:val="Times New Roman"/>
    <w:panose1 w:val="00000000000000000000"/>
    <w:charset w:val="00"/>
    <w:family w:val="roman"/>
    <w:notTrueType/>
    <w:pitch w:val="default"/>
  </w:font>
  <w:font w:name="Yu Mincho">
    <w:altName w:val="Yu Gothic"/>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51902F" w14:textId="77777777" w:rsidR="00B72F4C" w:rsidRDefault="00B72F4C" w:rsidP="00C42125">
      <w:pPr>
        <w:spacing w:before="0"/>
      </w:pPr>
      <w:r>
        <w:separator/>
      </w:r>
    </w:p>
  </w:footnote>
  <w:footnote w:type="continuationSeparator" w:id="0">
    <w:p w14:paraId="1D491879" w14:textId="77777777" w:rsidR="00B72F4C" w:rsidRDefault="00B72F4C"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385E9" w14:textId="28EEE223"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163372">
      <w:rPr>
        <w:noProof/>
      </w:rPr>
      <w:t>5</w:t>
    </w:r>
    <w:r w:rsidRPr="00C42125">
      <w:fldChar w:fldCharType="end"/>
    </w:r>
    <w:r w:rsidRPr="00C42125">
      <w:t xml:space="preserve"> -</w:t>
    </w:r>
  </w:p>
  <w:p w14:paraId="4A54E288" w14:textId="3C1C00E0" w:rsidR="00C42125" w:rsidRPr="00C42125" w:rsidRDefault="00253DBE" w:rsidP="007E53E4">
    <w:pPr>
      <w:pStyle w:val="Header"/>
    </w:pPr>
    <w:r>
      <w:fldChar w:fldCharType="begin"/>
    </w:r>
    <w:r>
      <w:instrText xml:space="preserve"> STYLEREF  Docnumber  </w:instrText>
    </w:r>
    <w:r>
      <w:fldChar w:fldCharType="separate"/>
    </w:r>
    <w:r w:rsidR="00163372">
      <w:rPr>
        <w:noProof/>
      </w:rPr>
      <w:t>SG16-Cn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700208"/>
    <w:multiLevelType w:val="hybridMultilevel"/>
    <w:tmpl w:val="3FC4BB4C"/>
    <w:lvl w:ilvl="0" w:tplc="4288C716">
      <w:start w:val="1"/>
      <w:numFmt w:val="bullet"/>
      <w:lvlRestart w:val="0"/>
      <w:lvlText w:val="–"/>
      <w:lvlJc w:val="left"/>
      <w:pPr>
        <w:ind w:left="363" w:hanging="363"/>
      </w:pPr>
      <w:rPr>
        <w:rFonts w:ascii="Times New Roman" w:hAnsi="Times New Roman" w:cs="Times New Roman" w:hint="default"/>
      </w:rPr>
    </w:lvl>
    <w:lvl w:ilvl="1" w:tplc="08090003" w:tentative="1">
      <w:start w:val="1"/>
      <w:numFmt w:val="bullet"/>
      <w:lvlText w:val="o"/>
      <w:lvlJc w:val="left"/>
      <w:pPr>
        <w:ind w:left="1083" w:hanging="360"/>
      </w:pPr>
      <w:rPr>
        <w:rFonts w:ascii="Courier New" w:hAnsi="Courier New" w:cs="Courier New" w:hint="default"/>
      </w:rPr>
    </w:lvl>
    <w:lvl w:ilvl="2" w:tplc="08090005" w:tentative="1">
      <w:start w:val="1"/>
      <w:numFmt w:val="bullet"/>
      <w:lvlText w:val=""/>
      <w:lvlJc w:val="left"/>
      <w:pPr>
        <w:ind w:left="1803" w:hanging="360"/>
      </w:pPr>
      <w:rPr>
        <w:rFonts w:ascii="Wingdings" w:hAnsi="Wingdings" w:hint="default"/>
      </w:rPr>
    </w:lvl>
    <w:lvl w:ilvl="3" w:tplc="08090001" w:tentative="1">
      <w:start w:val="1"/>
      <w:numFmt w:val="bullet"/>
      <w:lvlText w:val=""/>
      <w:lvlJc w:val="left"/>
      <w:pPr>
        <w:ind w:left="2523" w:hanging="360"/>
      </w:pPr>
      <w:rPr>
        <w:rFonts w:ascii="Symbol" w:hAnsi="Symbol" w:hint="default"/>
      </w:rPr>
    </w:lvl>
    <w:lvl w:ilvl="4" w:tplc="08090003" w:tentative="1">
      <w:start w:val="1"/>
      <w:numFmt w:val="bullet"/>
      <w:lvlText w:val="o"/>
      <w:lvlJc w:val="left"/>
      <w:pPr>
        <w:ind w:left="3243" w:hanging="360"/>
      </w:pPr>
      <w:rPr>
        <w:rFonts w:ascii="Courier New" w:hAnsi="Courier New" w:cs="Courier New" w:hint="default"/>
      </w:rPr>
    </w:lvl>
    <w:lvl w:ilvl="5" w:tplc="08090005" w:tentative="1">
      <w:start w:val="1"/>
      <w:numFmt w:val="bullet"/>
      <w:lvlText w:val=""/>
      <w:lvlJc w:val="left"/>
      <w:pPr>
        <w:ind w:left="3963" w:hanging="360"/>
      </w:pPr>
      <w:rPr>
        <w:rFonts w:ascii="Wingdings" w:hAnsi="Wingdings" w:hint="default"/>
      </w:rPr>
    </w:lvl>
    <w:lvl w:ilvl="6" w:tplc="08090001" w:tentative="1">
      <w:start w:val="1"/>
      <w:numFmt w:val="bullet"/>
      <w:lvlText w:val=""/>
      <w:lvlJc w:val="left"/>
      <w:pPr>
        <w:ind w:left="4683" w:hanging="360"/>
      </w:pPr>
      <w:rPr>
        <w:rFonts w:ascii="Symbol" w:hAnsi="Symbol" w:hint="default"/>
      </w:rPr>
    </w:lvl>
    <w:lvl w:ilvl="7" w:tplc="08090003" w:tentative="1">
      <w:start w:val="1"/>
      <w:numFmt w:val="bullet"/>
      <w:lvlText w:val="o"/>
      <w:lvlJc w:val="left"/>
      <w:pPr>
        <w:ind w:left="5403" w:hanging="360"/>
      </w:pPr>
      <w:rPr>
        <w:rFonts w:ascii="Courier New" w:hAnsi="Courier New" w:cs="Courier New" w:hint="default"/>
      </w:rPr>
    </w:lvl>
    <w:lvl w:ilvl="8" w:tplc="08090005" w:tentative="1">
      <w:start w:val="1"/>
      <w:numFmt w:val="bullet"/>
      <w:lvlText w:val=""/>
      <w:lvlJc w:val="left"/>
      <w:pPr>
        <w:ind w:left="6123" w:hanging="360"/>
      </w:pPr>
      <w:rPr>
        <w:rFonts w:ascii="Wingdings" w:hAnsi="Wingdings" w:hint="default"/>
      </w:rPr>
    </w:lvl>
  </w:abstractNum>
  <w:abstractNum w:abstractNumId="11" w15:restartNumberingAfterBreak="0">
    <w:nsid w:val="121435FA"/>
    <w:multiLevelType w:val="hybridMultilevel"/>
    <w:tmpl w:val="CA3627FA"/>
    <w:lvl w:ilvl="0" w:tplc="1DF6DA9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EEB5BDC"/>
    <w:multiLevelType w:val="hybridMultilevel"/>
    <w:tmpl w:val="972CE378"/>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E03B09"/>
    <w:multiLevelType w:val="hybridMultilevel"/>
    <w:tmpl w:val="28EEA0BC"/>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6E430B"/>
    <w:multiLevelType w:val="hybridMultilevel"/>
    <w:tmpl w:val="9E5A5FE4"/>
    <w:lvl w:ilvl="0" w:tplc="E9DE8FE6">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D47C73"/>
    <w:multiLevelType w:val="multilevel"/>
    <w:tmpl w:val="4FC8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A17875"/>
    <w:multiLevelType w:val="hybridMultilevel"/>
    <w:tmpl w:val="E6A28532"/>
    <w:lvl w:ilvl="0" w:tplc="E9DE8FE6">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AA65E9"/>
    <w:multiLevelType w:val="hybridMultilevel"/>
    <w:tmpl w:val="C3DA164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5E1130"/>
    <w:multiLevelType w:val="hybridMultilevel"/>
    <w:tmpl w:val="0F5CAF34"/>
    <w:lvl w:ilvl="0" w:tplc="E9DE8FE6">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60483A"/>
    <w:multiLevelType w:val="multilevel"/>
    <w:tmpl w:val="5D66A0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2A4126"/>
    <w:multiLevelType w:val="hybridMultilevel"/>
    <w:tmpl w:val="15524EC8"/>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830ECD"/>
    <w:multiLevelType w:val="hybridMultilevel"/>
    <w:tmpl w:val="13C4A77E"/>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283139"/>
    <w:multiLevelType w:val="hybridMultilevel"/>
    <w:tmpl w:val="1298D836"/>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705B9F"/>
    <w:multiLevelType w:val="multilevel"/>
    <w:tmpl w:val="7B705B9F"/>
    <w:lvl w:ilvl="0">
      <w:start w:val="1"/>
      <w:numFmt w:val="bullet"/>
      <w:lvlText w:val="–"/>
      <w:lvlJc w:val="left"/>
      <w:pPr>
        <w:ind w:left="363" w:hanging="363"/>
      </w:pPr>
      <w:rPr>
        <w:rFonts w:ascii="Times New Roman" w:hAnsi="Times New Roman" w:hint="default"/>
      </w:rPr>
    </w:lvl>
    <w:lvl w:ilvl="1">
      <w:start w:val="1"/>
      <w:numFmt w:val="bullet"/>
      <w:lvlText w:val="o"/>
      <w:lvlJc w:val="left"/>
      <w:pPr>
        <w:ind w:left="1083" w:hanging="360"/>
      </w:pPr>
      <w:rPr>
        <w:rFonts w:ascii="Courier New" w:hAnsi="Courier New" w:hint="default"/>
      </w:rPr>
    </w:lvl>
    <w:lvl w:ilvl="2">
      <w:start w:val="1"/>
      <w:numFmt w:val="bullet"/>
      <w:lvlText w:val=""/>
      <w:lvlJc w:val="left"/>
      <w:pPr>
        <w:ind w:left="1803" w:hanging="360"/>
      </w:pPr>
      <w:rPr>
        <w:rFonts w:ascii="Wingdings" w:hAnsi="Wingdings" w:hint="default"/>
      </w:rPr>
    </w:lvl>
    <w:lvl w:ilvl="3">
      <w:start w:val="1"/>
      <w:numFmt w:val="bullet"/>
      <w:lvlText w:val=""/>
      <w:lvlJc w:val="left"/>
      <w:pPr>
        <w:ind w:left="2523" w:hanging="360"/>
      </w:pPr>
      <w:rPr>
        <w:rFonts w:ascii="Symbol" w:hAnsi="Symbol" w:hint="default"/>
      </w:rPr>
    </w:lvl>
    <w:lvl w:ilvl="4">
      <w:start w:val="1"/>
      <w:numFmt w:val="bullet"/>
      <w:lvlText w:val="o"/>
      <w:lvlJc w:val="left"/>
      <w:pPr>
        <w:ind w:left="3243" w:hanging="360"/>
      </w:pPr>
      <w:rPr>
        <w:rFonts w:ascii="Courier New" w:hAnsi="Courier New" w:hint="default"/>
      </w:rPr>
    </w:lvl>
    <w:lvl w:ilvl="5">
      <w:start w:val="1"/>
      <w:numFmt w:val="bullet"/>
      <w:lvlText w:val=""/>
      <w:lvlJc w:val="left"/>
      <w:pPr>
        <w:ind w:left="3963" w:hanging="360"/>
      </w:pPr>
      <w:rPr>
        <w:rFonts w:ascii="Wingdings" w:hAnsi="Wingdings" w:hint="default"/>
      </w:rPr>
    </w:lvl>
    <w:lvl w:ilvl="6">
      <w:start w:val="1"/>
      <w:numFmt w:val="bullet"/>
      <w:lvlText w:val=""/>
      <w:lvlJc w:val="left"/>
      <w:pPr>
        <w:ind w:left="4683" w:hanging="360"/>
      </w:pPr>
      <w:rPr>
        <w:rFonts w:ascii="Symbol" w:hAnsi="Symbol" w:hint="default"/>
      </w:rPr>
    </w:lvl>
    <w:lvl w:ilvl="7">
      <w:start w:val="1"/>
      <w:numFmt w:val="bullet"/>
      <w:lvlText w:val="o"/>
      <w:lvlJc w:val="left"/>
      <w:pPr>
        <w:ind w:left="5403" w:hanging="360"/>
      </w:pPr>
      <w:rPr>
        <w:rFonts w:ascii="Courier New" w:hAnsi="Courier New" w:hint="default"/>
      </w:rPr>
    </w:lvl>
    <w:lvl w:ilvl="8">
      <w:start w:val="1"/>
      <w:numFmt w:val="bullet"/>
      <w:lvlText w:val=""/>
      <w:lvlJc w:val="left"/>
      <w:pPr>
        <w:ind w:left="6123"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23"/>
  </w:num>
  <w:num w:numId="13">
    <w:abstractNumId w:val="11"/>
  </w:num>
  <w:num w:numId="14">
    <w:abstractNumId w:val="22"/>
  </w:num>
  <w:num w:numId="15">
    <w:abstractNumId w:val="21"/>
  </w:num>
  <w:num w:numId="16">
    <w:abstractNumId w:val="13"/>
  </w:num>
  <w:num w:numId="17">
    <w:abstractNumId w:val="12"/>
  </w:num>
  <w:num w:numId="18">
    <w:abstractNumId w:val="20"/>
  </w:num>
  <w:num w:numId="19">
    <w:abstractNumId w:val="14"/>
  </w:num>
  <w:num w:numId="20">
    <w:abstractNumId w:val="17"/>
  </w:num>
  <w:num w:numId="21">
    <w:abstractNumId w:val="16"/>
  </w:num>
  <w:num w:numId="22">
    <w:abstractNumId w:val="18"/>
  </w:num>
  <w:num w:numId="23">
    <w:abstractNumId w:val="15"/>
  </w:num>
  <w:num w:numId="2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G16-202210">
    <w15:presenceInfo w15:providerId="None" w15:userId="SG16-202210"/>
  </w15:person>
  <w15:person w15:author="tec">
    <w15:presenceInfo w15:providerId="None" w15:userId="tec"/>
  </w15:person>
  <w15:person w15:author="李 洁">
    <w15:presenceInfo w15:providerId="Windows Live" w15:userId="6446461e1c743f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00"/>
    <w:rsid w:val="000171DB"/>
    <w:rsid w:val="00023D9A"/>
    <w:rsid w:val="0002490E"/>
    <w:rsid w:val="00037538"/>
    <w:rsid w:val="00043D75"/>
    <w:rsid w:val="00054813"/>
    <w:rsid w:val="00057000"/>
    <w:rsid w:val="000640E0"/>
    <w:rsid w:val="00064226"/>
    <w:rsid w:val="000A5CA2"/>
    <w:rsid w:val="000B25B1"/>
    <w:rsid w:val="000B4523"/>
    <w:rsid w:val="000C3DDD"/>
    <w:rsid w:val="000D1EF3"/>
    <w:rsid w:val="001251DA"/>
    <w:rsid w:val="00125432"/>
    <w:rsid w:val="00137F40"/>
    <w:rsid w:val="00163372"/>
    <w:rsid w:val="00165942"/>
    <w:rsid w:val="0017240B"/>
    <w:rsid w:val="001871EC"/>
    <w:rsid w:val="001A670F"/>
    <w:rsid w:val="001C3FE2"/>
    <w:rsid w:val="001C62B8"/>
    <w:rsid w:val="001D0412"/>
    <w:rsid w:val="001E7B0E"/>
    <w:rsid w:val="001F141D"/>
    <w:rsid w:val="00200A06"/>
    <w:rsid w:val="002151C7"/>
    <w:rsid w:val="00215928"/>
    <w:rsid w:val="00225175"/>
    <w:rsid w:val="00231DC5"/>
    <w:rsid w:val="00241832"/>
    <w:rsid w:val="002534C9"/>
    <w:rsid w:val="00253DBE"/>
    <w:rsid w:val="002622FA"/>
    <w:rsid w:val="00263518"/>
    <w:rsid w:val="002670BA"/>
    <w:rsid w:val="002759E7"/>
    <w:rsid w:val="00275ED1"/>
    <w:rsid w:val="00277326"/>
    <w:rsid w:val="002A49E0"/>
    <w:rsid w:val="002C015C"/>
    <w:rsid w:val="002C26C0"/>
    <w:rsid w:val="002C2BC5"/>
    <w:rsid w:val="002E2053"/>
    <w:rsid w:val="002E79CB"/>
    <w:rsid w:val="002F1CFE"/>
    <w:rsid w:val="002F7F55"/>
    <w:rsid w:val="0030745F"/>
    <w:rsid w:val="00314630"/>
    <w:rsid w:val="0032090A"/>
    <w:rsid w:val="00321CDE"/>
    <w:rsid w:val="00333E15"/>
    <w:rsid w:val="00336046"/>
    <w:rsid w:val="00343F0A"/>
    <w:rsid w:val="00345FDC"/>
    <w:rsid w:val="00350492"/>
    <w:rsid w:val="0035343D"/>
    <w:rsid w:val="0037422B"/>
    <w:rsid w:val="0038715D"/>
    <w:rsid w:val="00394DBF"/>
    <w:rsid w:val="003957A6"/>
    <w:rsid w:val="00395C05"/>
    <w:rsid w:val="003A43EF"/>
    <w:rsid w:val="003A573D"/>
    <w:rsid w:val="003A5982"/>
    <w:rsid w:val="003C7445"/>
    <w:rsid w:val="003D2CC8"/>
    <w:rsid w:val="003F2BED"/>
    <w:rsid w:val="00404998"/>
    <w:rsid w:val="00443878"/>
    <w:rsid w:val="0044609F"/>
    <w:rsid w:val="004539A8"/>
    <w:rsid w:val="004712CA"/>
    <w:rsid w:val="0047422E"/>
    <w:rsid w:val="00477967"/>
    <w:rsid w:val="0049674B"/>
    <w:rsid w:val="004C0673"/>
    <w:rsid w:val="004C4E4E"/>
    <w:rsid w:val="004F3816"/>
    <w:rsid w:val="004F6151"/>
    <w:rsid w:val="005155ED"/>
    <w:rsid w:val="00543D41"/>
    <w:rsid w:val="00552142"/>
    <w:rsid w:val="0055782F"/>
    <w:rsid w:val="00566EDA"/>
    <w:rsid w:val="00567F52"/>
    <w:rsid w:val="00572654"/>
    <w:rsid w:val="00577559"/>
    <w:rsid w:val="00583CED"/>
    <w:rsid w:val="005B3023"/>
    <w:rsid w:val="005B5629"/>
    <w:rsid w:val="005C0300"/>
    <w:rsid w:val="005C4F27"/>
    <w:rsid w:val="005F4B6A"/>
    <w:rsid w:val="006010F3"/>
    <w:rsid w:val="00604127"/>
    <w:rsid w:val="00615A0A"/>
    <w:rsid w:val="006243D6"/>
    <w:rsid w:val="006333D4"/>
    <w:rsid w:val="006369B2"/>
    <w:rsid w:val="00642D16"/>
    <w:rsid w:val="00647525"/>
    <w:rsid w:val="006570B0"/>
    <w:rsid w:val="0069180E"/>
    <w:rsid w:val="00691C94"/>
    <w:rsid w:val="0069210B"/>
    <w:rsid w:val="006A4055"/>
    <w:rsid w:val="006A7457"/>
    <w:rsid w:val="006C34D2"/>
    <w:rsid w:val="006C5641"/>
    <w:rsid w:val="006D1089"/>
    <w:rsid w:val="006D1B86"/>
    <w:rsid w:val="006D7355"/>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59C4"/>
    <w:rsid w:val="007A6474"/>
    <w:rsid w:val="007C7122"/>
    <w:rsid w:val="007D3F11"/>
    <w:rsid w:val="007D6BA3"/>
    <w:rsid w:val="007E53E4"/>
    <w:rsid w:val="007E656A"/>
    <w:rsid w:val="007F664D"/>
    <w:rsid w:val="0081064E"/>
    <w:rsid w:val="008128CE"/>
    <w:rsid w:val="00841217"/>
    <w:rsid w:val="00842137"/>
    <w:rsid w:val="00855D14"/>
    <w:rsid w:val="00887ED8"/>
    <w:rsid w:val="0089088E"/>
    <w:rsid w:val="00892297"/>
    <w:rsid w:val="00893996"/>
    <w:rsid w:val="00894165"/>
    <w:rsid w:val="008B6F4A"/>
    <w:rsid w:val="008D0C7E"/>
    <w:rsid w:val="008E0172"/>
    <w:rsid w:val="008E370F"/>
    <w:rsid w:val="00914912"/>
    <w:rsid w:val="00921A29"/>
    <w:rsid w:val="00932AB7"/>
    <w:rsid w:val="00934405"/>
    <w:rsid w:val="00934C5D"/>
    <w:rsid w:val="009406B5"/>
    <w:rsid w:val="00943FFC"/>
    <w:rsid w:val="00946166"/>
    <w:rsid w:val="00947A28"/>
    <w:rsid w:val="0095099F"/>
    <w:rsid w:val="00983164"/>
    <w:rsid w:val="009972EF"/>
    <w:rsid w:val="009B36DE"/>
    <w:rsid w:val="009B75B3"/>
    <w:rsid w:val="009C126C"/>
    <w:rsid w:val="009C3160"/>
    <w:rsid w:val="009E766E"/>
    <w:rsid w:val="009F1960"/>
    <w:rsid w:val="009F42B3"/>
    <w:rsid w:val="009F715E"/>
    <w:rsid w:val="00A10DBB"/>
    <w:rsid w:val="00A16253"/>
    <w:rsid w:val="00A304DD"/>
    <w:rsid w:val="00A31D47"/>
    <w:rsid w:val="00A4013E"/>
    <w:rsid w:val="00A4045F"/>
    <w:rsid w:val="00A427CD"/>
    <w:rsid w:val="00A4600B"/>
    <w:rsid w:val="00A50506"/>
    <w:rsid w:val="00A51EF0"/>
    <w:rsid w:val="00A67A81"/>
    <w:rsid w:val="00A730A6"/>
    <w:rsid w:val="00A971A0"/>
    <w:rsid w:val="00AA1F22"/>
    <w:rsid w:val="00AA203F"/>
    <w:rsid w:val="00AB0B51"/>
    <w:rsid w:val="00AB7B0F"/>
    <w:rsid w:val="00AC6FE4"/>
    <w:rsid w:val="00AE38E1"/>
    <w:rsid w:val="00AE56B9"/>
    <w:rsid w:val="00B05821"/>
    <w:rsid w:val="00B135B8"/>
    <w:rsid w:val="00B26C28"/>
    <w:rsid w:val="00B4174C"/>
    <w:rsid w:val="00B453F5"/>
    <w:rsid w:val="00B52517"/>
    <w:rsid w:val="00B56FD7"/>
    <w:rsid w:val="00B57342"/>
    <w:rsid w:val="00B61624"/>
    <w:rsid w:val="00B65AE4"/>
    <w:rsid w:val="00B718A5"/>
    <w:rsid w:val="00B72F4C"/>
    <w:rsid w:val="00B8261A"/>
    <w:rsid w:val="00BC1FAE"/>
    <w:rsid w:val="00BC62E2"/>
    <w:rsid w:val="00BE36F8"/>
    <w:rsid w:val="00BF0E60"/>
    <w:rsid w:val="00C22C5F"/>
    <w:rsid w:val="00C37FDD"/>
    <w:rsid w:val="00C42125"/>
    <w:rsid w:val="00C62814"/>
    <w:rsid w:val="00C74937"/>
    <w:rsid w:val="00CB381C"/>
    <w:rsid w:val="00CF34A7"/>
    <w:rsid w:val="00D4357A"/>
    <w:rsid w:val="00D44EEB"/>
    <w:rsid w:val="00D57D7F"/>
    <w:rsid w:val="00D73137"/>
    <w:rsid w:val="00D838A1"/>
    <w:rsid w:val="00DA313C"/>
    <w:rsid w:val="00DB1307"/>
    <w:rsid w:val="00DC0323"/>
    <w:rsid w:val="00DC48DC"/>
    <w:rsid w:val="00DD50DE"/>
    <w:rsid w:val="00DE3062"/>
    <w:rsid w:val="00E015D6"/>
    <w:rsid w:val="00E01E12"/>
    <w:rsid w:val="00E07600"/>
    <w:rsid w:val="00E204DD"/>
    <w:rsid w:val="00E2145E"/>
    <w:rsid w:val="00E2376C"/>
    <w:rsid w:val="00E24D43"/>
    <w:rsid w:val="00E353EC"/>
    <w:rsid w:val="00E53C24"/>
    <w:rsid w:val="00E625BC"/>
    <w:rsid w:val="00EB444A"/>
    <w:rsid w:val="00EB444D"/>
    <w:rsid w:val="00F02294"/>
    <w:rsid w:val="00F25254"/>
    <w:rsid w:val="00F35F57"/>
    <w:rsid w:val="00F403F5"/>
    <w:rsid w:val="00F50467"/>
    <w:rsid w:val="00F562A0"/>
    <w:rsid w:val="00F8791A"/>
    <w:rsid w:val="00FA2177"/>
    <w:rsid w:val="00FA2E6D"/>
    <w:rsid w:val="00FB0A28"/>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E4787A"/>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43F0A"/>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343F0A"/>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343F0A"/>
  </w:style>
  <w:style w:type="paragraph" w:customStyle="1" w:styleId="CorrectionSeparatorBegin">
    <w:name w:val="Correction Separator Begin"/>
    <w:basedOn w:val="Normal"/>
    <w:rsid w:val="00343F0A"/>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343F0A"/>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43F0A"/>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link w:val="FigureNotitleChar"/>
    <w:qFormat/>
    <w:rsid w:val="00343F0A"/>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343F0A"/>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link w:val="HeadingbChar1"/>
    <w:qFormat/>
    <w:rsid w:val="00343F0A"/>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343F0A"/>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343F0A"/>
    <w:rPr>
      <w:b/>
      <w:bCs/>
    </w:rPr>
  </w:style>
  <w:style w:type="paragraph" w:customStyle="1" w:styleId="Normalbeforetable">
    <w:name w:val="Normal before table"/>
    <w:basedOn w:val="Normal"/>
    <w:rsid w:val="00343F0A"/>
    <w:pPr>
      <w:keepNext/>
      <w:spacing w:after="120"/>
    </w:pPr>
    <w:rPr>
      <w:rFonts w:eastAsia="????"/>
      <w:lang w:eastAsia="en-US"/>
    </w:rPr>
  </w:style>
  <w:style w:type="paragraph" w:customStyle="1" w:styleId="RecNo">
    <w:name w:val="Rec_No"/>
    <w:basedOn w:val="Normal"/>
    <w:next w:val="Normal"/>
    <w:rsid w:val="00343F0A"/>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343F0A"/>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43F0A"/>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343F0A"/>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43F0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43F0A"/>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link w:val="TabletextChar"/>
    <w:rsid w:val="00343F0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343F0A"/>
    <w:pPr>
      <w:tabs>
        <w:tab w:val="right" w:leader="dot" w:pos="9639"/>
      </w:tabs>
    </w:pPr>
    <w:rPr>
      <w:rFonts w:eastAsia="MS Mincho"/>
    </w:rPr>
  </w:style>
  <w:style w:type="paragraph" w:styleId="TOC1">
    <w:name w:val="toc 1"/>
    <w:basedOn w:val="Normal"/>
    <w:uiPriority w:val="39"/>
    <w:rsid w:val="00343F0A"/>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343F0A"/>
    <w:pPr>
      <w:tabs>
        <w:tab w:val="clear" w:pos="964"/>
      </w:tabs>
      <w:spacing w:before="80"/>
      <w:ind w:left="1531" w:hanging="851"/>
    </w:pPr>
  </w:style>
  <w:style w:type="paragraph" w:styleId="TOC3">
    <w:name w:val="toc 3"/>
    <w:basedOn w:val="TOC2"/>
    <w:rsid w:val="00343F0A"/>
    <w:pPr>
      <w:ind w:left="2269"/>
    </w:pPr>
  </w:style>
  <w:style w:type="character" w:styleId="Hyperlink">
    <w:name w:val="Hyperlink"/>
    <w:aliases w:val="超级链接"/>
    <w:basedOn w:val="DefaultParagraphFont"/>
    <w:uiPriority w:val="99"/>
    <w:rsid w:val="00343F0A"/>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343F0A"/>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343F0A"/>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qFormat/>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unhideWhenUsed/>
    <w:rsid w:val="003A5982"/>
    <w:rPr>
      <w:sz w:val="20"/>
      <w:szCs w:val="20"/>
    </w:rPr>
  </w:style>
  <w:style w:type="character" w:customStyle="1" w:styleId="CommentTextChar">
    <w:name w:val="Comment Text Char"/>
    <w:basedOn w:val="DefaultParagraphFont"/>
    <w:link w:val="CommentText"/>
    <w:uiPriority w:val="99"/>
    <w:qFormat/>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343F0A"/>
    <w:rPr>
      <w:rFonts w:ascii="Arial" w:hAnsi="Arial" w:cs="Arial"/>
      <w:sz w:val="18"/>
      <w:szCs w:val="18"/>
    </w:rPr>
  </w:style>
  <w:style w:type="paragraph" w:customStyle="1" w:styleId="Title4">
    <w:name w:val="Title 4"/>
    <w:basedOn w:val="Normal"/>
    <w:next w:val="Heading1"/>
    <w:rsid w:val="00343F0A"/>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343F0A"/>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link w:val="ListParagraphChar"/>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8D0C7E"/>
    <w:rPr>
      <w:u w:val="dotted"/>
    </w:rPr>
  </w:style>
  <w:style w:type="character" w:customStyle="1" w:styleId="SmartLink">
    <w:name w:val="Smart Link"/>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character" w:customStyle="1" w:styleId="TabletextChar">
    <w:name w:val="Table_text Char"/>
    <w:link w:val="Tabletext"/>
    <w:qFormat/>
    <w:locked/>
    <w:rsid w:val="00D4357A"/>
    <w:rPr>
      <w:rFonts w:ascii="Times New Roman" w:eastAsia="Times New Roman" w:hAnsi="Times New Roman" w:cs="Times New Roman"/>
      <w:szCs w:val="20"/>
      <w:lang w:val="en-GB" w:eastAsia="en-US"/>
    </w:rPr>
  </w:style>
  <w:style w:type="paragraph" w:customStyle="1" w:styleId="toc0">
    <w:name w:val="toc 0"/>
    <w:basedOn w:val="Normal"/>
    <w:next w:val="TOC1"/>
    <w:rsid w:val="00D4357A"/>
    <w:pPr>
      <w:keepNext/>
      <w:tabs>
        <w:tab w:val="right" w:pos="9639"/>
      </w:tabs>
      <w:jc w:val="right"/>
    </w:pPr>
    <w:rPr>
      <w:rFonts w:eastAsia="Calibri"/>
      <w:b/>
      <w:bCs/>
    </w:rPr>
  </w:style>
  <w:style w:type="character" w:customStyle="1" w:styleId="FigureNotitleChar">
    <w:name w:val="Figure_No &amp; title Char"/>
    <w:link w:val="FigureNotitle"/>
    <w:qFormat/>
    <w:locked/>
    <w:rsid w:val="00D4357A"/>
    <w:rPr>
      <w:rFonts w:ascii="Times New Roman" w:hAnsi="Times New Roman" w:cs="Times New Roman"/>
      <w:b/>
      <w:sz w:val="24"/>
      <w:szCs w:val="20"/>
      <w:lang w:val="en-GB" w:eastAsia="ja-JP"/>
    </w:rPr>
  </w:style>
  <w:style w:type="character" w:customStyle="1" w:styleId="HeadingbChar1">
    <w:name w:val="Heading_b Char1"/>
    <w:link w:val="Headingb"/>
    <w:qFormat/>
    <w:locked/>
    <w:rsid w:val="00D4357A"/>
    <w:rPr>
      <w:rFonts w:ascii="Times New Roman" w:hAnsi="Times New Roman" w:cs="Times New Roman"/>
      <w:b/>
      <w:sz w:val="24"/>
      <w:szCs w:val="20"/>
      <w:lang w:val="en-GB" w:eastAsia="ja-JP"/>
    </w:rPr>
  </w:style>
  <w:style w:type="character" w:customStyle="1" w:styleId="ListParagraphChar">
    <w:name w:val="List Paragraph Char"/>
    <w:basedOn w:val="DefaultParagraphFont"/>
    <w:link w:val="ListParagraph"/>
    <w:uiPriority w:val="34"/>
    <w:rsid w:val="00D4357A"/>
    <w:rPr>
      <w:rFonts w:ascii="Times New Roman"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7171">
      <w:bodyDiv w:val="1"/>
      <w:marLeft w:val="0"/>
      <w:marRight w:val="0"/>
      <w:marTop w:val="0"/>
      <w:marBottom w:val="0"/>
      <w:divBdr>
        <w:top w:val="none" w:sz="0" w:space="0" w:color="auto"/>
        <w:left w:val="none" w:sz="0" w:space="0" w:color="auto"/>
        <w:bottom w:val="none" w:sz="0" w:space="0" w:color="auto"/>
        <w:right w:val="none" w:sz="0" w:space="0" w:color="auto"/>
      </w:divBdr>
    </w:div>
    <w:div w:id="206714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emf"/><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Drawing.vsdx"/><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5761F3-960B-476F-95B5-761896422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4143</Words>
  <Characters>23621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DDP template for SG16 (2022-2024 study period)</vt:lpstr>
    </vt:vector>
  </TitlesOfParts>
  <Manager>ITU-T</Manager>
  <Company>International Telecommunication Union (ITU)</Company>
  <LinksUpToDate>false</LinksUpToDate>
  <CharactersWithSpaces>27709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SG16 (2022-2024 study period)</dc:title>
  <dc:subject/>
  <dc:creator>TSB (2022-03-15)</dc:creator>
  <cp:keywords/>
  <dc:description>DDP-SG16.docx  For: _x000d_Document date: _x000d_Saved by ITU51014895 at 16:15:55 on 15/03/2022</dc:description>
  <cp:lastModifiedBy>tec</cp:lastModifiedBy>
  <cp:revision>13</cp:revision>
  <cp:lastPrinted>2017-02-22T09:55:00Z</cp:lastPrinted>
  <dcterms:created xsi:type="dcterms:W3CDTF">2022-03-15T15:15:00Z</dcterms:created>
  <dcterms:modified xsi:type="dcterms:W3CDTF">2023-05-23T08:01:00Z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DDP-SG16.docx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