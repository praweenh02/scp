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23" w:type="dxa"/>
        <w:tblLayout w:type="fixed"/>
        <w:tblCellMar>
          <w:left w:w="57" w:type="dxa"/>
          <w:right w:w="57" w:type="dxa"/>
        </w:tblCellMar>
        <w:tblLook w:val="0000" w:firstRow="0" w:lastRow="0" w:firstColumn="0" w:lastColumn="0" w:noHBand="0" w:noVBand="0"/>
      </w:tblPr>
      <w:tblGrid>
        <w:gridCol w:w="1191"/>
        <w:gridCol w:w="426"/>
        <w:gridCol w:w="3625"/>
        <w:gridCol w:w="145"/>
        <w:gridCol w:w="4536"/>
      </w:tblGrid>
      <w:tr w:rsidR="00634E1D" w:rsidRPr="00634E1D" w14:paraId="783765C8" w14:textId="77777777" w:rsidTr="003F6975">
        <w:trPr>
          <w:cantSplit/>
        </w:trPr>
        <w:tc>
          <w:tcPr>
            <w:tcW w:w="1191" w:type="dxa"/>
            <w:vMerge w:val="restart"/>
          </w:tcPr>
          <w:p w14:paraId="3050165D" w14:textId="64B25015" w:rsidR="00634E1D" w:rsidRPr="00634E1D" w:rsidRDefault="002C2CE3" w:rsidP="005C647D">
            <w:pPr>
              <w:spacing w:before="120"/>
              <w:rPr>
                <w:sz w:val="20"/>
                <w:szCs w:val="20"/>
              </w:rPr>
            </w:pPr>
            <w:bookmarkStart w:id="0" w:name="dnum" w:colFirst="2" w:colLast="2"/>
            <w:bookmarkStart w:id="1" w:name="dtableau"/>
            <w:r>
              <w:rPr>
                <w:noProof/>
                <w:lang w:val="en-IN" w:eastAsia="en-IN" w:bidi="hi-IN"/>
              </w:rPr>
              <w:drawing>
                <wp:inline distT="0" distB="0" distL="0" distR="0" wp14:anchorId="27B71A56" wp14:editId="367A0D84">
                  <wp:extent cx="650875" cy="650875"/>
                  <wp:effectExtent l="0" t="0" r="0" b="0"/>
                  <wp:docPr id="1" name="그림 1" descr="Title: IT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Title: ITU logo"/>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50875" cy="650875"/>
                          </a:xfrm>
                          <a:prstGeom prst="rect">
                            <a:avLst/>
                          </a:prstGeom>
                          <a:noFill/>
                          <a:ln>
                            <a:noFill/>
                          </a:ln>
                        </pic:spPr>
                      </pic:pic>
                    </a:graphicData>
                  </a:graphic>
                </wp:inline>
              </w:drawing>
            </w:r>
          </w:p>
        </w:tc>
        <w:tc>
          <w:tcPr>
            <w:tcW w:w="4051" w:type="dxa"/>
            <w:gridSpan w:val="2"/>
            <w:vMerge w:val="restart"/>
          </w:tcPr>
          <w:p w14:paraId="0B76AA7B" w14:textId="77777777" w:rsidR="00634E1D" w:rsidRPr="00634E1D" w:rsidRDefault="00634E1D" w:rsidP="005C647D">
            <w:pPr>
              <w:spacing w:before="120"/>
              <w:rPr>
                <w:sz w:val="16"/>
                <w:szCs w:val="16"/>
              </w:rPr>
            </w:pPr>
            <w:r w:rsidRPr="00634E1D">
              <w:rPr>
                <w:sz w:val="16"/>
                <w:szCs w:val="16"/>
              </w:rPr>
              <w:t>INTERNATIONAL TELECOMMUNICATION UNION</w:t>
            </w:r>
          </w:p>
          <w:p w14:paraId="6276E91A" w14:textId="77777777" w:rsidR="00634E1D" w:rsidRPr="00634E1D" w:rsidRDefault="00634E1D" w:rsidP="005C647D">
            <w:pPr>
              <w:spacing w:before="120"/>
              <w:rPr>
                <w:b/>
                <w:bCs/>
                <w:sz w:val="26"/>
                <w:szCs w:val="26"/>
              </w:rPr>
            </w:pPr>
            <w:r w:rsidRPr="00634E1D">
              <w:rPr>
                <w:b/>
                <w:bCs/>
                <w:sz w:val="26"/>
                <w:szCs w:val="26"/>
              </w:rPr>
              <w:t>TELECOMMUNICATION</w:t>
            </w:r>
            <w:r w:rsidRPr="00634E1D">
              <w:rPr>
                <w:b/>
                <w:bCs/>
                <w:sz w:val="26"/>
                <w:szCs w:val="26"/>
              </w:rPr>
              <w:br/>
              <w:t>STANDARDIZATION SECTOR</w:t>
            </w:r>
          </w:p>
          <w:p w14:paraId="06D98209" w14:textId="5BF6EDF2" w:rsidR="00634E1D" w:rsidRPr="00634E1D" w:rsidRDefault="00634E1D" w:rsidP="005C647D">
            <w:pPr>
              <w:spacing w:before="120"/>
              <w:rPr>
                <w:sz w:val="20"/>
                <w:szCs w:val="20"/>
              </w:rPr>
            </w:pPr>
            <w:r w:rsidRPr="00634E1D">
              <w:rPr>
                <w:sz w:val="20"/>
                <w:szCs w:val="20"/>
              </w:rPr>
              <w:t xml:space="preserve">STUDY PERIOD </w:t>
            </w:r>
            <w:r w:rsidR="002C2CE3">
              <w:rPr>
                <w:sz w:val="20"/>
                <w:szCs w:val="20"/>
              </w:rPr>
              <w:t>2022-2024</w:t>
            </w:r>
          </w:p>
        </w:tc>
        <w:tc>
          <w:tcPr>
            <w:tcW w:w="4681" w:type="dxa"/>
            <w:gridSpan w:val="2"/>
            <w:vAlign w:val="center"/>
          </w:tcPr>
          <w:p w14:paraId="615E42D9" w14:textId="15FED5B6" w:rsidR="00634E1D" w:rsidRPr="009524DA" w:rsidRDefault="00634E1D" w:rsidP="005C647D">
            <w:pPr>
              <w:pStyle w:val="Docnumber"/>
              <w:rPr>
                <w:sz w:val="32"/>
                <w:lang w:eastAsia="ko-KR"/>
              </w:rPr>
            </w:pPr>
            <w:r w:rsidRPr="009524DA">
              <w:rPr>
                <w:sz w:val="32"/>
              </w:rPr>
              <w:t>SG17</w:t>
            </w:r>
            <w:r w:rsidR="00660983">
              <w:rPr>
                <w:sz w:val="32"/>
              </w:rPr>
              <w:t>-</w:t>
            </w:r>
            <w:r w:rsidR="00E16668">
              <w:rPr>
                <w:sz w:val="32"/>
              </w:rPr>
              <w:t>C</w:t>
            </w:r>
            <w:r w:rsidR="00FB3B64">
              <w:rPr>
                <w:sz w:val="32"/>
              </w:rPr>
              <w:t>174</w:t>
            </w:r>
          </w:p>
        </w:tc>
      </w:tr>
      <w:tr w:rsidR="00634E1D" w:rsidRPr="00634E1D" w14:paraId="0BEA98F9" w14:textId="77777777" w:rsidTr="003F6975">
        <w:trPr>
          <w:cantSplit/>
        </w:trPr>
        <w:tc>
          <w:tcPr>
            <w:tcW w:w="1191" w:type="dxa"/>
            <w:vMerge/>
          </w:tcPr>
          <w:p w14:paraId="00489987" w14:textId="77777777" w:rsidR="00634E1D" w:rsidRPr="00634E1D" w:rsidRDefault="00634E1D" w:rsidP="005C647D">
            <w:pPr>
              <w:spacing w:before="120"/>
              <w:rPr>
                <w:smallCaps/>
                <w:sz w:val="20"/>
              </w:rPr>
            </w:pPr>
            <w:bookmarkStart w:id="2" w:name="dsg" w:colFirst="2" w:colLast="2"/>
            <w:bookmarkEnd w:id="0"/>
          </w:p>
        </w:tc>
        <w:tc>
          <w:tcPr>
            <w:tcW w:w="4051" w:type="dxa"/>
            <w:gridSpan w:val="2"/>
            <w:vMerge/>
          </w:tcPr>
          <w:p w14:paraId="7C368ADC" w14:textId="77777777" w:rsidR="00634E1D" w:rsidRPr="00634E1D" w:rsidRDefault="00634E1D" w:rsidP="005C647D">
            <w:pPr>
              <w:spacing w:before="120"/>
              <w:rPr>
                <w:smallCaps/>
                <w:sz w:val="20"/>
              </w:rPr>
            </w:pPr>
          </w:p>
        </w:tc>
        <w:tc>
          <w:tcPr>
            <w:tcW w:w="4681" w:type="dxa"/>
            <w:gridSpan w:val="2"/>
          </w:tcPr>
          <w:p w14:paraId="537A0A51" w14:textId="1BBF5C3C" w:rsidR="00634E1D" w:rsidRPr="00634E1D" w:rsidRDefault="00634E1D" w:rsidP="005C647D">
            <w:pPr>
              <w:spacing w:before="120"/>
              <w:jc w:val="right"/>
              <w:rPr>
                <w:b/>
                <w:bCs/>
                <w:smallCaps/>
                <w:sz w:val="28"/>
                <w:szCs w:val="28"/>
              </w:rPr>
            </w:pPr>
            <w:r>
              <w:rPr>
                <w:b/>
                <w:bCs/>
                <w:smallCaps/>
                <w:sz w:val="28"/>
                <w:szCs w:val="28"/>
              </w:rPr>
              <w:t>STUDY GROUP 17</w:t>
            </w:r>
          </w:p>
        </w:tc>
      </w:tr>
      <w:bookmarkEnd w:id="2"/>
      <w:tr w:rsidR="00634E1D" w:rsidRPr="00634E1D" w14:paraId="7EAE0637" w14:textId="77777777" w:rsidTr="003F6975">
        <w:trPr>
          <w:cantSplit/>
        </w:trPr>
        <w:tc>
          <w:tcPr>
            <w:tcW w:w="1191" w:type="dxa"/>
            <w:vMerge/>
            <w:tcBorders>
              <w:bottom w:val="single" w:sz="12" w:space="0" w:color="auto"/>
            </w:tcBorders>
          </w:tcPr>
          <w:p w14:paraId="41FB503D" w14:textId="77777777" w:rsidR="00634E1D" w:rsidRPr="00634E1D" w:rsidRDefault="00634E1D" w:rsidP="005C647D">
            <w:pPr>
              <w:spacing w:before="120"/>
              <w:rPr>
                <w:b/>
                <w:bCs/>
                <w:sz w:val="26"/>
              </w:rPr>
            </w:pPr>
          </w:p>
        </w:tc>
        <w:tc>
          <w:tcPr>
            <w:tcW w:w="4051" w:type="dxa"/>
            <w:gridSpan w:val="2"/>
            <w:vMerge/>
            <w:tcBorders>
              <w:bottom w:val="single" w:sz="12" w:space="0" w:color="auto"/>
            </w:tcBorders>
          </w:tcPr>
          <w:p w14:paraId="61420E72" w14:textId="77777777" w:rsidR="00634E1D" w:rsidRPr="00634E1D" w:rsidRDefault="00634E1D" w:rsidP="005C647D">
            <w:pPr>
              <w:spacing w:before="120"/>
              <w:rPr>
                <w:b/>
                <w:bCs/>
                <w:sz w:val="26"/>
              </w:rPr>
            </w:pPr>
          </w:p>
        </w:tc>
        <w:tc>
          <w:tcPr>
            <w:tcW w:w="4681" w:type="dxa"/>
            <w:gridSpan w:val="2"/>
            <w:tcBorders>
              <w:bottom w:val="single" w:sz="12" w:space="0" w:color="auto"/>
            </w:tcBorders>
            <w:vAlign w:val="center"/>
          </w:tcPr>
          <w:p w14:paraId="3E3126E5" w14:textId="77777777" w:rsidR="00634E1D" w:rsidRPr="00634E1D" w:rsidRDefault="00634E1D" w:rsidP="005C647D">
            <w:pPr>
              <w:spacing w:before="120"/>
              <w:jc w:val="right"/>
              <w:rPr>
                <w:b/>
                <w:bCs/>
                <w:sz w:val="28"/>
                <w:szCs w:val="28"/>
              </w:rPr>
            </w:pPr>
            <w:r w:rsidRPr="00634E1D">
              <w:rPr>
                <w:b/>
                <w:bCs/>
                <w:sz w:val="28"/>
                <w:szCs w:val="28"/>
              </w:rPr>
              <w:t>Original: English</w:t>
            </w:r>
          </w:p>
        </w:tc>
      </w:tr>
      <w:tr w:rsidR="00634E1D" w:rsidRPr="00634E1D" w14:paraId="5BB29AD3" w14:textId="77777777" w:rsidTr="003F6975">
        <w:trPr>
          <w:cantSplit/>
        </w:trPr>
        <w:tc>
          <w:tcPr>
            <w:tcW w:w="1617" w:type="dxa"/>
            <w:gridSpan w:val="2"/>
          </w:tcPr>
          <w:p w14:paraId="753162D0" w14:textId="77777777" w:rsidR="00634E1D" w:rsidRPr="00634E1D" w:rsidRDefault="00634E1D" w:rsidP="005C647D">
            <w:pPr>
              <w:spacing w:before="120"/>
              <w:rPr>
                <w:b/>
                <w:bCs/>
              </w:rPr>
            </w:pPr>
            <w:bookmarkStart w:id="3" w:name="dbluepink" w:colFirst="1" w:colLast="1"/>
            <w:bookmarkStart w:id="4" w:name="dmeeting" w:colFirst="2" w:colLast="2"/>
            <w:r w:rsidRPr="00634E1D">
              <w:rPr>
                <w:b/>
                <w:bCs/>
              </w:rPr>
              <w:t>Question(s):</w:t>
            </w:r>
          </w:p>
        </w:tc>
        <w:tc>
          <w:tcPr>
            <w:tcW w:w="3625" w:type="dxa"/>
          </w:tcPr>
          <w:p w14:paraId="02A8C911" w14:textId="284AD2C8" w:rsidR="00634E1D" w:rsidRPr="00634E1D" w:rsidRDefault="009606C7" w:rsidP="005C647D">
            <w:pPr>
              <w:spacing w:before="120"/>
            </w:pPr>
            <w:r>
              <w:t>14</w:t>
            </w:r>
            <w:r w:rsidR="00634E1D" w:rsidRPr="00634E1D">
              <w:t>/17</w:t>
            </w:r>
          </w:p>
        </w:tc>
        <w:tc>
          <w:tcPr>
            <w:tcW w:w="4681" w:type="dxa"/>
            <w:gridSpan w:val="2"/>
          </w:tcPr>
          <w:p w14:paraId="20363C43" w14:textId="3788A481" w:rsidR="00634E1D" w:rsidRPr="00634E1D" w:rsidRDefault="00E9680F" w:rsidP="005C647D">
            <w:pPr>
              <w:spacing w:before="120"/>
              <w:jc w:val="right"/>
            </w:pPr>
            <w:r w:rsidRPr="00AA3278">
              <w:t xml:space="preserve">Geneva, </w:t>
            </w:r>
            <w:r>
              <w:t>23 August</w:t>
            </w:r>
            <w:r w:rsidR="005C647D">
              <w:t xml:space="preserve"> </w:t>
            </w:r>
            <w:r>
              <w:t>-</w:t>
            </w:r>
            <w:r w:rsidR="005C647D">
              <w:t xml:space="preserve"> </w:t>
            </w:r>
            <w:r>
              <w:t>2 September 2022</w:t>
            </w:r>
          </w:p>
        </w:tc>
      </w:tr>
      <w:bookmarkStart w:id="5" w:name="ddoctype" w:colFirst="0" w:colLast="0"/>
      <w:bookmarkEnd w:id="3"/>
      <w:bookmarkEnd w:id="4"/>
      <w:tr w:rsidR="00634E1D" w:rsidRPr="00634E1D" w14:paraId="58936C73" w14:textId="77777777" w:rsidTr="003F6975">
        <w:trPr>
          <w:cantSplit/>
        </w:trPr>
        <w:tc>
          <w:tcPr>
            <w:tcW w:w="9923" w:type="dxa"/>
            <w:gridSpan w:val="5"/>
          </w:tcPr>
          <w:p w14:paraId="6DEA823E" w14:textId="5B3CA538" w:rsidR="00634E1D" w:rsidRPr="00634E1D" w:rsidRDefault="005C647D" w:rsidP="005C647D">
            <w:pPr>
              <w:spacing w:before="120"/>
              <w:jc w:val="center"/>
              <w:rPr>
                <w:b/>
                <w:bCs/>
              </w:rPr>
            </w:pPr>
            <w:sdt>
              <w:sdtPr>
                <w:rPr>
                  <w:b/>
                  <w:bCs/>
                </w:rPr>
                <w:alias w:val="DocTypeText"/>
                <w:tag w:val="DocTypeText"/>
                <w:id w:val="-1436660787"/>
                <w:placeholder>
                  <w:docPart w:val="361E0ED6B89247BC8500C23004D700CC"/>
                </w:placeholder>
                <w:dataBinding w:prefixMappings="xmlns:ns0='http://schemas.microsoft.com/office/2006/metadata/properties' xmlns:ns1='http://www.w3.org/2001/XMLSchema-instance' xmlns:ns2='http://schemas.microsoft.com/office/infopath/2007/PartnerControls' xmlns:ns3='3f6fad35-1f81-480e-a4e5-6e5474dcfb96' xmlns:ns4='http://schemas.microsoft.com/sharepoint.v3' " w:xpath="/ns0:properties[1]/documentManagement[1]/ns3:DocTypeText[1]" w:storeItemID="{EF8523CC-DEB2-463D-9A27-DF0B8D2CAEC3}"/>
                <w:text/>
              </w:sdtPr>
              <w:sdtContent>
                <w:r w:rsidRPr="005C647D">
                  <w:rPr>
                    <w:b/>
                    <w:bCs/>
                  </w:rPr>
                  <w:t>CONTRIBUTION</w:t>
                </w:r>
              </w:sdtContent>
            </w:sdt>
          </w:p>
        </w:tc>
      </w:tr>
      <w:tr w:rsidR="00E9680F" w:rsidRPr="00AA3278" w14:paraId="4B92B8E4" w14:textId="77777777" w:rsidTr="00C21FC0">
        <w:trPr>
          <w:cantSplit/>
        </w:trPr>
        <w:tc>
          <w:tcPr>
            <w:tcW w:w="1617" w:type="dxa"/>
            <w:gridSpan w:val="2"/>
          </w:tcPr>
          <w:p w14:paraId="194FCCDE" w14:textId="495D8424" w:rsidR="00E9680F" w:rsidRPr="00AA3278" w:rsidRDefault="00E9680F" w:rsidP="005C647D">
            <w:pPr>
              <w:spacing w:before="120"/>
              <w:rPr>
                <w:b/>
                <w:bCs/>
              </w:rPr>
            </w:pPr>
            <w:bookmarkStart w:id="6" w:name="dsource" w:colFirst="1" w:colLast="1"/>
            <w:bookmarkEnd w:id="5"/>
            <w:r w:rsidRPr="00AA3278">
              <w:rPr>
                <w:b/>
                <w:bCs/>
              </w:rPr>
              <w:t>Source:</w:t>
            </w:r>
          </w:p>
        </w:tc>
        <w:tc>
          <w:tcPr>
            <w:tcW w:w="8306" w:type="dxa"/>
            <w:gridSpan w:val="3"/>
          </w:tcPr>
          <w:p w14:paraId="257318FF" w14:textId="662E7EC1" w:rsidR="00E9680F" w:rsidRPr="00AA3278" w:rsidRDefault="00E9680F" w:rsidP="005C647D">
            <w:pPr>
              <w:spacing w:before="120"/>
            </w:pPr>
            <w:r>
              <w:t xml:space="preserve">India </w:t>
            </w:r>
          </w:p>
        </w:tc>
      </w:tr>
      <w:tr w:rsidR="00E9680F" w:rsidRPr="00AA3278" w14:paraId="43374BCF" w14:textId="77777777" w:rsidTr="00C21FC0">
        <w:trPr>
          <w:cantSplit/>
        </w:trPr>
        <w:tc>
          <w:tcPr>
            <w:tcW w:w="1617" w:type="dxa"/>
            <w:gridSpan w:val="2"/>
          </w:tcPr>
          <w:p w14:paraId="56CBDCE4" w14:textId="77777777" w:rsidR="00E9680F" w:rsidRPr="00AA3278" w:rsidRDefault="00E9680F" w:rsidP="005C647D">
            <w:pPr>
              <w:spacing w:before="120"/>
            </w:pPr>
            <w:r w:rsidRPr="00AA3278">
              <w:rPr>
                <w:b/>
                <w:bCs/>
              </w:rPr>
              <w:t>Title:</w:t>
            </w:r>
          </w:p>
        </w:tc>
        <w:tc>
          <w:tcPr>
            <w:tcW w:w="8306" w:type="dxa"/>
            <w:gridSpan w:val="3"/>
          </w:tcPr>
          <w:p w14:paraId="65E5FD67" w14:textId="491EF3A4" w:rsidR="00E9680F" w:rsidRPr="00AA3278" w:rsidRDefault="005C647D" w:rsidP="005C647D">
            <w:pPr>
              <w:spacing w:before="120"/>
            </w:pPr>
            <w:r>
              <w:t xml:space="preserve">Revised baseline text for </w:t>
            </w:r>
            <w:r w:rsidR="00E9680F">
              <w:t>X.sc.dlt: S</w:t>
            </w:r>
            <w:r w:rsidR="00E9680F" w:rsidRPr="00AA3278">
              <w:t>ecurity controls for distributed ledger technology</w:t>
            </w:r>
          </w:p>
        </w:tc>
      </w:tr>
      <w:bookmarkEnd w:id="1"/>
      <w:bookmarkEnd w:id="6"/>
      <w:tr w:rsidR="00321670" w:rsidRPr="00136DDD" w14:paraId="2B38F237" w14:textId="77777777" w:rsidTr="00A33DFC">
        <w:trPr>
          <w:cantSplit/>
        </w:trPr>
        <w:tc>
          <w:tcPr>
            <w:tcW w:w="1617" w:type="dxa"/>
            <w:gridSpan w:val="2"/>
            <w:tcBorders>
              <w:top w:val="single" w:sz="8" w:space="0" w:color="auto"/>
              <w:bottom w:val="single" w:sz="8" w:space="0" w:color="auto"/>
            </w:tcBorders>
          </w:tcPr>
          <w:p w14:paraId="48ABDD3D" w14:textId="572BEAE2" w:rsidR="00321670" w:rsidRPr="007D661F" w:rsidRDefault="00321670" w:rsidP="005C647D">
            <w:pPr>
              <w:spacing w:before="120"/>
              <w:rPr>
                <w:b/>
                <w:bCs/>
              </w:rPr>
            </w:pPr>
            <w:r w:rsidRPr="00136DDD">
              <w:rPr>
                <w:b/>
                <w:bCs/>
              </w:rPr>
              <w:t>Contact:</w:t>
            </w:r>
          </w:p>
        </w:tc>
        <w:tc>
          <w:tcPr>
            <w:tcW w:w="3770" w:type="dxa"/>
            <w:gridSpan w:val="2"/>
            <w:tcBorders>
              <w:top w:val="single" w:sz="8" w:space="0" w:color="auto"/>
              <w:bottom w:val="single" w:sz="8" w:space="0" w:color="auto"/>
            </w:tcBorders>
          </w:tcPr>
          <w:p w14:paraId="3E4570D6" w14:textId="77777777" w:rsidR="00321670" w:rsidRDefault="00321670" w:rsidP="005C647D">
            <w:pPr>
              <w:spacing w:before="120"/>
            </w:pPr>
            <w:r>
              <w:t>Sandeep Ku. Vijaivergia</w:t>
            </w:r>
          </w:p>
          <w:p w14:paraId="045359F6" w14:textId="27EAD6E1" w:rsidR="00321670" w:rsidRPr="007D661F" w:rsidRDefault="00321670" w:rsidP="005C647D">
            <w:r w:rsidRPr="00AE70E1">
              <w:t>Ministry of Communications,</w:t>
            </w:r>
            <w:r>
              <w:br/>
              <w:t>(</w:t>
            </w:r>
            <w:r w:rsidRPr="00AE70E1">
              <w:t>India )</w:t>
            </w:r>
          </w:p>
        </w:tc>
        <w:tc>
          <w:tcPr>
            <w:tcW w:w="4536" w:type="dxa"/>
            <w:tcBorders>
              <w:top w:val="single" w:sz="8" w:space="0" w:color="auto"/>
              <w:bottom w:val="single" w:sz="8" w:space="0" w:color="auto"/>
            </w:tcBorders>
          </w:tcPr>
          <w:p w14:paraId="0CAEDBF5" w14:textId="705486FD" w:rsidR="00321670" w:rsidRPr="007D661F" w:rsidRDefault="00321670" w:rsidP="005C647D">
            <w:pPr>
              <w:spacing w:before="120"/>
            </w:pPr>
            <w:r w:rsidRPr="00B55549">
              <w:rPr>
                <w:color w:val="000000"/>
              </w:rPr>
              <w:t xml:space="preserve">Tel: </w:t>
            </w:r>
            <w:r>
              <w:rPr>
                <w:color w:val="000000"/>
              </w:rPr>
              <w:tab/>
            </w:r>
            <w:r w:rsidRPr="00B55549">
              <w:rPr>
                <w:color w:val="000000"/>
              </w:rPr>
              <w:t>+</w:t>
            </w:r>
            <w:r>
              <w:rPr>
                <w:color w:val="000000"/>
              </w:rPr>
              <w:t>011-23319014</w:t>
            </w:r>
            <w:r w:rsidRPr="00B55549">
              <w:rPr>
                <w:color w:val="000000"/>
              </w:rPr>
              <w:br/>
              <w:t xml:space="preserve">Fax: </w:t>
            </w:r>
            <w:r>
              <w:rPr>
                <w:color w:val="000000"/>
              </w:rPr>
              <w:tab/>
            </w:r>
            <w:r w:rsidRPr="00B55549">
              <w:rPr>
                <w:color w:val="000000"/>
              </w:rPr>
              <w:t>+</w:t>
            </w:r>
            <w:r>
              <w:rPr>
                <w:color w:val="000000"/>
              </w:rPr>
              <w:t xml:space="preserve">91-9982837888                                 </w:t>
            </w:r>
            <w:r w:rsidRPr="00B55549">
              <w:rPr>
                <w:color w:val="000000"/>
              </w:rPr>
              <w:t xml:space="preserve">E-mail: </w:t>
            </w:r>
            <w:r>
              <w:rPr>
                <w:color w:val="000000"/>
              </w:rPr>
              <w:t xml:space="preserve"> </w:t>
            </w:r>
            <w:hyperlink r:id="rId9" w:history="1">
              <w:r w:rsidRPr="00AE70E1">
                <w:rPr>
                  <w:rStyle w:val="Hyperlink"/>
                </w:rPr>
                <w:t>dirngn.tec@gov.in</w:t>
              </w:r>
            </w:hyperlink>
          </w:p>
        </w:tc>
      </w:tr>
      <w:tr w:rsidR="00321670" w:rsidRPr="0036255E" w14:paraId="51467F23" w14:textId="77777777" w:rsidTr="00A33DFC">
        <w:trPr>
          <w:cantSplit/>
        </w:trPr>
        <w:tc>
          <w:tcPr>
            <w:tcW w:w="1617" w:type="dxa"/>
            <w:gridSpan w:val="2"/>
            <w:tcBorders>
              <w:top w:val="single" w:sz="8" w:space="0" w:color="auto"/>
              <w:bottom w:val="single" w:sz="8" w:space="0" w:color="auto"/>
            </w:tcBorders>
          </w:tcPr>
          <w:p w14:paraId="6D82E163" w14:textId="57FFEA7C" w:rsidR="00321670" w:rsidRPr="007D661F" w:rsidRDefault="00321670" w:rsidP="005C647D">
            <w:pPr>
              <w:spacing w:before="120"/>
              <w:rPr>
                <w:b/>
                <w:bCs/>
              </w:rPr>
            </w:pPr>
            <w:r w:rsidRPr="00136DDD">
              <w:rPr>
                <w:b/>
                <w:bCs/>
              </w:rPr>
              <w:t>Contact:</w:t>
            </w:r>
          </w:p>
        </w:tc>
        <w:tc>
          <w:tcPr>
            <w:tcW w:w="3770" w:type="dxa"/>
            <w:gridSpan w:val="2"/>
            <w:tcBorders>
              <w:top w:val="single" w:sz="8" w:space="0" w:color="auto"/>
              <w:bottom w:val="single" w:sz="8" w:space="0" w:color="auto"/>
            </w:tcBorders>
          </w:tcPr>
          <w:p w14:paraId="510D74AC" w14:textId="62172755" w:rsidR="00321670" w:rsidRDefault="00321670" w:rsidP="005C647D">
            <w:pPr>
              <w:spacing w:before="120"/>
            </w:pPr>
            <w:r w:rsidRPr="00AE70E1">
              <w:t>Preetika Singh</w:t>
            </w:r>
            <w:r>
              <w:br/>
            </w:r>
            <w:r w:rsidRPr="00AE70E1">
              <w:t>Ministry of Communications,</w:t>
            </w:r>
            <w:r>
              <w:br/>
              <w:t>(</w:t>
            </w:r>
            <w:r w:rsidRPr="00AE70E1">
              <w:t>India )</w:t>
            </w:r>
          </w:p>
        </w:tc>
        <w:tc>
          <w:tcPr>
            <w:tcW w:w="4536" w:type="dxa"/>
            <w:tcBorders>
              <w:top w:val="single" w:sz="8" w:space="0" w:color="auto"/>
              <w:bottom w:val="single" w:sz="8" w:space="0" w:color="auto"/>
            </w:tcBorders>
          </w:tcPr>
          <w:p w14:paraId="0C41BEEF" w14:textId="7DB20995" w:rsidR="00321670" w:rsidRPr="005C647D" w:rsidRDefault="005C647D" w:rsidP="005C647D">
            <w:pPr>
              <w:spacing w:before="120"/>
              <w:rPr>
                <w:color w:val="000000"/>
              </w:rPr>
            </w:pPr>
            <w:sdt>
              <w:sdtPr>
                <w:rPr>
                  <w:color w:val="000000"/>
                </w:rPr>
                <w:alias w:val="ContactTelFaxEmail"/>
                <w:tag w:val="ContactTelFaxEmail"/>
                <w:id w:val="-1600791550"/>
                <w:placeholder>
                  <w:docPart w:val="B3E1394F09474D15ABC71676E66837F1"/>
                </w:placeholder>
              </w:sdtPr>
              <w:sdtEndPr/>
              <w:sdtContent>
                <w:sdt>
                  <w:sdtPr>
                    <w:rPr>
                      <w:color w:val="000000"/>
                    </w:rPr>
                    <w:alias w:val="ContactTelFaxEmail"/>
                    <w:tag w:val="ContactTelFaxEmail"/>
                    <w:id w:val="-1632546569"/>
                    <w:placeholder>
                      <w:docPart w:val="3D8B6CE1205641CCBE4A73935D010710"/>
                    </w:placeholder>
                  </w:sdtPr>
                  <w:sdtEndPr>
                    <w:rPr>
                      <w:color w:val="auto"/>
                    </w:rPr>
                  </w:sdtEndPr>
                  <w:sdtContent>
                    <w:r w:rsidR="00321670" w:rsidRPr="00B55549">
                      <w:rPr>
                        <w:color w:val="000000"/>
                      </w:rPr>
                      <w:t xml:space="preserve">Tel: </w:t>
                    </w:r>
                    <w:r w:rsidR="00321670">
                      <w:rPr>
                        <w:color w:val="000000"/>
                      </w:rPr>
                      <w:tab/>
                    </w:r>
                    <w:r w:rsidR="00321670" w:rsidRPr="00B55549">
                      <w:rPr>
                        <w:color w:val="000000"/>
                      </w:rPr>
                      <w:t>+</w:t>
                    </w:r>
                    <w:r w:rsidR="00321670">
                      <w:rPr>
                        <w:color w:val="000000"/>
                      </w:rPr>
                      <w:t>011-23319014</w:t>
                    </w:r>
                    <w:r w:rsidR="00321670" w:rsidRPr="00B55549">
                      <w:rPr>
                        <w:color w:val="000000"/>
                      </w:rPr>
                      <w:br/>
                      <w:t xml:space="preserve">Fax: </w:t>
                    </w:r>
                    <w:r w:rsidR="00321670">
                      <w:rPr>
                        <w:color w:val="000000"/>
                      </w:rPr>
                      <w:tab/>
                    </w:r>
                    <w:r w:rsidR="00321670" w:rsidRPr="00B55549">
                      <w:rPr>
                        <w:color w:val="000000"/>
                      </w:rPr>
                      <w:t>+</w:t>
                    </w:r>
                    <w:r w:rsidR="00321670">
                      <w:rPr>
                        <w:color w:val="000000"/>
                      </w:rPr>
                      <w:t xml:space="preserve">91-9868137608                                    </w:t>
                    </w:r>
                    <w:r w:rsidR="00321670" w:rsidRPr="00B55549">
                      <w:rPr>
                        <w:color w:val="000000"/>
                      </w:rPr>
                      <w:t xml:space="preserve">E-mail: </w:t>
                    </w:r>
                    <w:hyperlink r:id="rId10" w:history="1">
                      <w:r w:rsidR="00321670">
                        <w:rPr>
                          <w:rStyle w:val="Hyperlink"/>
                        </w:rPr>
                        <w:t>preetika.singh87@gov.in</w:t>
                      </w:r>
                    </w:hyperlink>
                  </w:sdtContent>
                </w:sdt>
              </w:sdtContent>
            </w:sdt>
          </w:p>
        </w:tc>
      </w:tr>
    </w:tbl>
    <w:p w14:paraId="42B0E1E6" w14:textId="79751599" w:rsidR="000F028B" w:rsidRPr="0036255E" w:rsidDel="00321670" w:rsidRDefault="000F028B" w:rsidP="000F028B">
      <w:pPr>
        <w:rPr>
          <w:del w:id="7" w:author="ADG TS" w:date="2022-08-01T12:58:00Z"/>
          <w:lang w:val="fr-CH"/>
          <w:rPrChange w:id="8" w:author="TSB (JB)" w:date="2022-05-12T10:09:00Z">
            <w:rPr>
              <w:del w:id="9" w:author="ADG TS" w:date="2022-08-01T12:58:00Z"/>
              <w:lang w:val="en-US"/>
            </w:rPr>
          </w:rPrChange>
        </w:rPr>
      </w:pPr>
    </w:p>
    <w:p w14:paraId="00544273" w14:textId="77777777" w:rsidR="00046A02" w:rsidRDefault="00046A02" w:rsidP="00046A02">
      <w:pPr>
        <w:rPr>
          <w:lang w:val="fr-CH"/>
        </w:rPr>
      </w:pPr>
    </w:p>
    <w:tbl>
      <w:tblPr>
        <w:tblW w:w="9645" w:type="dxa"/>
        <w:jc w:val="center"/>
        <w:tblLayout w:type="fixed"/>
        <w:tblCellMar>
          <w:left w:w="57" w:type="dxa"/>
          <w:right w:w="57" w:type="dxa"/>
        </w:tblCellMar>
        <w:tblLook w:val="04A0" w:firstRow="1" w:lastRow="0" w:firstColumn="1" w:lastColumn="0" w:noHBand="0" w:noVBand="1"/>
      </w:tblPr>
      <w:tblGrid>
        <w:gridCol w:w="1419"/>
        <w:gridCol w:w="8226"/>
      </w:tblGrid>
      <w:tr w:rsidR="00046A02" w14:paraId="4B9E8B72" w14:textId="77777777" w:rsidTr="00046A02">
        <w:trPr>
          <w:cantSplit/>
          <w:jc w:val="center"/>
        </w:trPr>
        <w:tc>
          <w:tcPr>
            <w:tcW w:w="1418" w:type="dxa"/>
            <w:hideMark/>
          </w:tcPr>
          <w:p w14:paraId="3B85E19C" w14:textId="761CB480" w:rsidR="00046A02" w:rsidRDefault="00046A02" w:rsidP="005C647D">
            <w:pPr>
              <w:spacing w:before="120" w:line="256" w:lineRule="auto"/>
              <w:rPr>
                <w:b/>
                <w:bCs/>
              </w:rPr>
            </w:pPr>
            <w:r>
              <w:rPr>
                <w:b/>
                <w:bCs/>
              </w:rPr>
              <w:t>Abstract:</w:t>
            </w:r>
          </w:p>
        </w:tc>
        <w:tc>
          <w:tcPr>
            <w:tcW w:w="8222" w:type="dxa"/>
            <w:hideMark/>
          </w:tcPr>
          <w:p w14:paraId="1A2D017B" w14:textId="322694D6" w:rsidR="00046A02" w:rsidRDefault="005C647D" w:rsidP="00721C6A">
            <w:pPr>
              <w:pStyle w:val="TSBHeaderSummary"/>
              <w:spacing w:line="256" w:lineRule="auto"/>
              <w:rPr>
                <w:rFonts w:eastAsia="MS Mincho"/>
              </w:rPr>
            </w:pPr>
            <w:sdt>
              <w:sdtPr>
                <w:rPr>
                  <w:lang w:eastAsia="ko-KR"/>
                </w:rPr>
                <w:alias w:val="Abstract"/>
                <w:tag w:val="Abstract"/>
                <w:id w:val="-939903723"/>
                <w:placeholder>
                  <w:docPart w:val="59F30CA1A4E949E1BB22C156AC0D531A"/>
                </w:placeholder>
                <w:dataBinding w:prefixMappings="xmlns:ns0='http://schemas.microsoft.com/office/2006/metadata/properties' xmlns:ns1='http://www.w3.org/2001/XMLSchema-instance' xmlns:ns2='http://schemas.microsoft.com/office/infopath/2007/PartnerControls' xmlns:ns3='3f6fad35-1f81-480e-a4e5-6e5474dcfb96' " w:xpath="/ns0:properties[1]/documentManagement[1]/ns3:Abstract[1]" w:storeItemID="{EF8523CC-DEB2-463D-9A27-DF0B8D2CAEC3}"/>
                <w:text w:multiLine="1"/>
              </w:sdtPr>
              <w:sdtEndPr/>
              <w:sdtContent>
                <w:r w:rsidR="001C3994">
                  <w:rPr>
                    <w:lang w:eastAsia="ko-KR"/>
                  </w:rPr>
                  <w:t xml:space="preserve">This contribution is proposing changes on the Section 6,7,11,12 and 13 of TD 230 “Security Controls for Distributed Ledger Technology”. </w:t>
                </w:r>
              </w:sdtContent>
            </w:sdt>
          </w:p>
        </w:tc>
      </w:tr>
    </w:tbl>
    <w:p w14:paraId="1C58845C" w14:textId="77777777" w:rsidR="00046A02" w:rsidRDefault="00046A02" w:rsidP="00046A02">
      <w:pPr>
        <w:rPr>
          <w:rFonts w:eastAsia="MS Mincho"/>
          <w:lang w:eastAsia="ja-JP"/>
        </w:rPr>
      </w:pPr>
    </w:p>
    <w:p w14:paraId="273BC38F" w14:textId="77777777" w:rsidR="001C3994" w:rsidRDefault="001C3994" w:rsidP="001C3994">
      <w:pPr>
        <w:pStyle w:val="Heading1"/>
        <w:jc w:val="both"/>
        <w:rPr>
          <w:rFonts w:eastAsia="Malgun Gothic"/>
          <w:lang w:eastAsia="ko-KR"/>
        </w:rPr>
      </w:pPr>
      <w:r>
        <w:rPr>
          <w:rFonts w:eastAsia="Malgun Gothic"/>
          <w:lang w:eastAsia="ko-KR"/>
        </w:rPr>
        <w:t>Introduction:</w:t>
      </w:r>
    </w:p>
    <w:p w14:paraId="3ACA0610" w14:textId="77777777" w:rsidR="001C3994" w:rsidRDefault="001C3994" w:rsidP="001C3994">
      <w:pPr>
        <w:pStyle w:val="Heading1"/>
        <w:ind w:left="0" w:firstLine="0"/>
        <w:jc w:val="both"/>
        <w:rPr>
          <w:rFonts w:eastAsia="Malgun Gothic"/>
          <w:b w:val="0"/>
          <w:bCs/>
          <w:lang w:eastAsia="ko-KR"/>
        </w:rPr>
      </w:pPr>
      <w:r w:rsidRPr="00721C6A">
        <w:rPr>
          <w:rFonts w:eastAsia="Malgun Gothic"/>
          <w:b w:val="0"/>
          <w:bCs/>
          <w:lang w:eastAsia="ko-KR"/>
        </w:rPr>
        <w:t xml:space="preserve">This contribution </w:t>
      </w:r>
      <w:r>
        <w:rPr>
          <w:rFonts w:eastAsia="Malgun Gothic"/>
          <w:b w:val="0"/>
          <w:bCs/>
          <w:lang w:eastAsia="ko-KR"/>
        </w:rPr>
        <w:t>proposes changes to</w:t>
      </w:r>
      <w:r w:rsidRPr="00721C6A">
        <w:rPr>
          <w:rFonts w:eastAsia="Malgun Gothic"/>
          <w:b w:val="0"/>
          <w:bCs/>
          <w:lang w:eastAsia="ko-KR"/>
        </w:rPr>
        <w:t xml:space="preserve"> the baseline text of X.sc.dlt which is identified as TD 230 in the previous Study Group-17 meeting.</w:t>
      </w:r>
      <w:r>
        <w:rPr>
          <w:rFonts w:eastAsia="Malgun Gothic"/>
          <w:b w:val="0"/>
          <w:bCs/>
          <w:lang w:eastAsia="ko-KR"/>
        </w:rPr>
        <w:t xml:space="preserve"> The Proposal is to include separate Security Controls for DLT Governance Models and identified controls on Section 11,12 and 13 of the document, </w:t>
      </w:r>
    </w:p>
    <w:p w14:paraId="735767BB" w14:textId="77777777" w:rsidR="001C3994" w:rsidRPr="00B269AB" w:rsidRDefault="001C3994" w:rsidP="001C3994">
      <w:pPr>
        <w:pStyle w:val="Heading1"/>
        <w:ind w:left="0" w:firstLine="0"/>
        <w:jc w:val="both"/>
        <w:rPr>
          <w:b w:val="0"/>
          <w:bCs/>
        </w:rPr>
      </w:pPr>
      <w:r>
        <w:rPr>
          <w:rFonts w:eastAsia="Malgun Gothic"/>
          <w:b w:val="0"/>
          <w:bCs/>
          <w:lang w:eastAsia="ko-KR"/>
        </w:rPr>
        <w:t>The Modified draft recommendation is annexed at Annexure-I.</w:t>
      </w:r>
    </w:p>
    <w:p w14:paraId="33599790" w14:textId="77777777" w:rsidR="00C51EC9" w:rsidRDefault="00C51EC9" w:rsidP="001C3994">
      <w:pPr>
        <w:pStyle w:val="Heading1"/>
        <w:jc w:val="both"/>
        <w:rPr>
          <w:rFonts w:eastAsia="Malgun Gothic"/>
          <w:lang w:eastAsia="ko-KR"/>
        </w:rPr>
      </w:pPr>
    </w:p>
    <w:p w14:paraId="70E006CE" w14:textId="77777777" w:rsidR="001C3994" w:rsidRDefault="00B34881" w:rsidP="0036255E">
      <w:pPr>
        <w:pStyle w:val="RecNo"/>
        <w:rPr>
          <w:ins w:id="10" w:author="ALANKRITI SINGH-180906322" w:date="2022-08-09T11:51:00Z"/>
          <w:sz w:val="24"/>
          <w:szCs w:val="18"/>
          <w:lang w:eastAsia="zh-CN"/>
        </w:rPr>
      </w:pPr>
      <w:r w:rsidRPr="00B34881">
        <w:rPr>
          <w:sz w:val="24"/>
          <w:szCs w:val="18"/>
          <w:lang w:eastAsia="zh-CN"/>
          <w:rPrChange w:id="11" w:author="ADG TS" w:date="2022-08-03T11:29:00Z">
            <w:rPr>
              <w:lang w:eastAsia="zh-CN"/>
            </w:rPr>
          </w:rPrChange>
        </w:rPr>
        <w:t xml:space="preserve">                                                        </w:t>
      </w:r>
      <w:r>
        <w:rPr>
          <w:sz w:val="24"/>
          <w:szCs w:val="18"/>
          <w:lang w:eastAsia="zh-CN"/>
        </w:rPr>
        <w:t xml:space="preserve">       </w:t>
      </w:r>
    </w:p>
    <w:p w14:paraId="0F43AEE0" w14:textId="77777777" w:rsidR="001C3994" w:rsidRDefault="001C3994" w:rsidP="0036255E">
      <w:pPr>
        <w:pStyle w:val="RecNo"/>
        <w:rPr>
          <w:ins w:id="12" w:author="ALANKRITI SINGH-180906322" w:date="2022-08-09T11:51:00Z"/>
          <w:sz w:val="24"/>
          <w:szCs w:val="18"/>
          <w:lang w:eastAsia="zh-CN"/>
        </w:rPr>
      </w:pPr>
    </w:p>
    <w:p w14:paraId="6DB2CFF5" w14:textId="77777777" w:rsidR="001C3994" w:rsidRDefault="001C3994" w:rsidP="0036255E">
      <w:pPr>
        <w:pStyle w:val="RecNo"/>
        <w:rPr>
          <w:ins w:id="13" w:author="ALANKRITI SINGH-180906322" w:date="2022-08-09T11:51:00Z"/>
          <w:sz w:val="24"/>
          <w:szCs w:val="18"/>
          <w:lang w:eastAsia="zh-CN"/>
        </w:rPr>
      </w:pPr>
    </w:p>
    <w:p w14:paraId="1C09B6D2" w14:textId="77777777" w:rsidR="001C3994" w:rsidRDefault="001C3994" w:rsidP="0036255E">
      <w:pPr>
        <w:pStyle w:val="RecNo"/>
        <w:rPr>
          <w:ins w:id="14" w:author="ALANKRITI SINGH-180906322" w:date="2022-08-09T11:51:00Z"/>
          <w:sz w:val="24"/>
          <w:szCs w:val="18"/>
          <w:lang w:eastAsia="zh-CN"/>
        </w:rPr>
      </w:pPr>
    </w:p>
    <w:p w14:paraId="39E2B700" w14:textId="77777777" w:rsidR="001C3994" w:rsidRDefault="001C3994" w:rsidP="0036255E">
      <w:pPr>
        <w:pStyle w:val="RecNo"/>
        <w:rPr>
          <w:ins w:id="15" w:author="ALANKRITI SINGH-180906322" w:date="2022-08-09T11:51:00Z"/>
          <w:sz w:val="24"/>
          <w:szCs w:val="18"/>
          <w:lang w:eastAsia="zh-CN"/>
        </w:rPr>
      </w:pPr>
    </w:p>
    <w:p w14:paraId="7BCEF948" w14:textId="77777777" w:rsidR="001C3994" w:rsidRDefault="001C3994" w:rsidP="0036255E">
      <w:pPr>
        <w:pStyle w:val="RecNo"/>
        <w:rPr>
          <w:ins w:id="16" w:author="ALANKRITI SINGH-180906322" w:date="2022-08-09T11:51:00Z"/>
          <w:sz w:val="24"/>
          <w:szCs w:val="18"/>
          <w:lang w:eastAsia="zh-CN"/>
        </w:rPr>
      </w:pPr>
    </w:p>
    <w:p w14:paraId="6D31D409" w14:textId="77777777" w:rsidR="001C3994" w:rsidRDefault="001C3994" w:rsidP="0036255E">
      <w:pPr>
        <w:pStyle w:val="RecNo"/>
        <w:rPr>
          <w:ins w:id="17" w:author="ALANKRITI SINGH-180906322" w:date="2022-08-09T11:51:00Z"/>
          <w:sz w:val="24"/>
          <w:szCs w:val="18"/>
          <w:lang w:eastAsia="zh-CN"/>
        </w:rPr>
      </w:pPr>
    </w:p>
    <w:p w14:paraId="41B8E215" w14:textId="6BBAFDA8" w:rsidR="001C3994" w:rsidRDefault="001C3994" w:rsidP="0036255E">
      <w:pPr>
        <w:pStyle w:val="RecNo"/>
        <w:rPr>
          <w:ins w:id="18" w:author="ALANKRITI SINGH-180906322" w:date="2022-08-09T11:52:00Z"/>
          <w:sz w:val="24"/>
          <w:szCs w:val="18"/>
          <w:lang w:eastAsia="zh-CN"/>
        </w:rPr>
      </w:pPr>
    </w:p>
    <w:p w14:paraId="7FA205F8" w14:textId="13707DA8" w:rsidR="001C3994" w:rsidRDefault="001C3994" w:rsidP="001C3994">
      <w:pPr>
        <w:rPr>
          <w:ins w:id="19" w:author="ALANKRITI SINGH-180906322" w:date="2022-08-09T11:52:00Z"/>
        </w:rPr>
      </w:pPr>
    </w:p>
    <w:p w14:paraId="5D91508C" w14:textId="1EC1964E" w:rsidR="001C3994" w:rsidRDefault="001C3994" w:rsidP="001C3994">
      <w:pPr>
        <w:rPr>
          <w:ins w:id="20" w:author="ALANKRITI SINGH-180906322" w:date="2022-08-09T11:52:00Z"/>
        </w:rPr>
      </w:pPr>
    </w:p>
    <w:p w14:paraId="03AFE7BC" w14:textId="5DDC82CB" w:rsidR="001C3994" w:rsidRDefault="001C3994" w:rsidP="001C3994">
      <w:pPr>
        <w:rPr>
          <w:ins w:id="21" w:author="ALANKRITI SINGH-180906322" w:date="2022-08-09T11:52:00Z"/>
        </w:rPr>
      </w:pPr>
    </w:p>
    <w:p w14:paraId="4A740EEA" w14:textId="6EEA35F3" w:rsidR="001C3994" w:rsidRDefault="001C3994" w:rsidP="001C3994">
      <w:pPr>
        <w:rPr>
          <w:ins w:id="22" w:author="ALANKRITI SINGH-180906322" w:date="2022-08-09T11:52:00Z"/>
        </w:rPr>
      </w:pPr>
    </w:p>
    <w:p w14:paraId="2A24A87C" w14:textId="57AED2D7" w:rsidR="001C3994" w:rsidRDefault="001C3994" w:rsidP="001C3994">
      <w:pPr>
        <w:rPr>
          <w:ins w:id="23" w:author="ALANKRITI SINGH-180906322" w:date="2022-08-09T11:52:00Z"/>
        </w:rPr>
      </w:pPr>
    </w:p>
    <w:p w14:paraId="68DB7591" w14:textId="77777777" w:rsidR="001C3994" w:rsidRPr="001C3994" w:rsidRDefault="001C3994">
      <w:pPr>
        <w:rPr>
          <w:ins w:id="24" w:author="ALANKRITI SINGH-180906322" w:date="2022-08-09T11:51:00Z"/>
        </w:rPr>
        <w:pPrChange w:id="25" w:author="ALANKRITI SINGH-180906322" w:date="2022-08-09T11:52:00Z">
          <w:pPr>
            <w:pStyle w:val="RecNo"/>
          </w:pPr>
        </w:pPrChange>
      </w:pPr>
    </w:p>
    <w:p w14:paraId="0E9F5AAA" w14:textId="77777777" w:rsidR="001C3994" w:rsidRDefault="001C3994" w:rsidP="0036255E">
      <w:pPr>
        <w:pStyle w:val="RecNo"/>
        <w:rPr>
          <w:ins w:id="26" w:author="ALANKRITI SINGH-180906322" w:date="2022-08-09T11:51:00Z"/>
          <w:sz w:val="24"/>
          <w:szCs w:val="18"/>
          <w:lang w:eastAsia="zh-CN"/>
        </w:rPr>
      </w:pPr>
    </w:p>
    <w:p w14:paraId="24DD76C2" w14:textId="77777777" w:rsidR="001C3994" w:rsidRDefault="001C3994" w:rsidP="0036255E">
      <w:pPr>
        <w:pStyle w:val="RecNo"/>
        <w:rPr>
          <w:ins w:id="27" w:author="ALANKRITI SINGH-180906322" w:date="2022-08-09T11:51:00Z"/>
          <w:sz w:val="24"/>
          <w:szCs w:val="18"/>
          <w:lang w:eastAsia="zh-CN"/>
        </w:rPr>
      </w:pPr>
    </w:p>
    <w:p w14:paraId="02928818" w14:textId="77777777" w:rsidR="001C3994" w:rsidRDefault="001C3994" w:rsidP="0036255E">
      <w:pPr>
        <w:pStyle w:val="RecNo"/>
        <w:rPr>
          <w:ins w:id="28" w:author="ALANKRITI SINGH-180906322" w:date="2022-08-09T11:51:00Z"/>
          <w:sz w:val="24"/>
          <w:szCs w:val="18"/>
          <w:lang w:eastAsia="zh-CN"/>
        </w:rPr>
      </w:pPr>
    </w:p>
    <w:p w14:paraId="6D9C88D3" w14:textId="650FF82E" w:rsidR="00B34881" w:rsidRPr="00FB3B64" w:rsidRDefault="00FB3B64" w:rsidP="0036255E">
      <w:pPr>
        <w:pStyle w:val="RecNo"/>
        <w:rPr>
          <w:ins w:id="29" w:author="ADG TS" w:date="2022-08-03T11:28:00Z"/>
          <w:b w:val="0"/>
          <w:bCs/>
          <w:sz w:val="24"/>
          <w:szCs w:val="18"/>
          <w:lang w:eastAsia="zh-CN"/>
        </w:rPr>
      </w:pPr>
      <w:r>
        <w:rPr>
          <w:sz w:val="24"/>
          <w:szCs w:val="18"/>
          <w:lang w:eastAsia="zh-CN"/>
        </w:rPr>
        <w:t xml:space="preserve">                                                                        </w:t>
      </w:r>
      <w:r w:rsidR="00B34881">
        <w:rPr>
          <w:sz w:val="24"/>
          <w:szCs w:val="18"/>
          <w:lang w:eastAsia="zh-CN"/>
        </w:rPr>
        <w:t xml:space="preserve"> </w:t>
      </w:r>
      <w:r w:rsidR="00B34881" w:rsidRPr="00FB3B64">
        <w:rPr>
          <w:b w:val="0"/>
          <w:bCs/>
          <w:sz w:val="24"/>
          <w:szCs w:val="18"/>
          <w:lang w:eastAsia="zh-CN"/>
        </w:rPr>
        <w:t>Annexure-I</w:t>
      </w:r>
    </w:p>
    <w:p w14:paraId="7D456AEC" w14:textId="57C25A50" w:rsidR="00B34881" w:rsidRPr="00B34881" w:rsidRDefault="00B34881">
      <w:pPr>
        <w:pPrChange w:id="30" w:author="ADG TS" w:date="2022-08-03T11:28:00Z">
          <w:pPr>
            <w:pStyle w:val="RecNo"/>
          </w:pPr>
        </w:pPrChange>
      </w:pPr>
      <w:ins w:id="31" w:author="ADG TS" w:date="2022-08-03T11:29:00Z">
        <w:r>
          <w:t xml:space="preserve">   </w:t>
        </w:r>
      </w:ins>
    </w:p>
    <w:p w14:paraId="306E97D8" w14:textId="36B8E100" w:rsidR="00046A02" w:rsidRPr="0036255E" w:rsidRDefault="00046A02" w:rsidP="0036255E">
      <w:pPr>
        <w:pStyle w:val="RecNo"/>
        <w:rPr>
          <w:lang w:eastAsia="zh-CN"/>
        </w:rPr>
      </w:pPr>
      <w:r w:rsidRPr="0036255E">
        <w:rPr>
          <w:lang w:eastAsia="zh-CN"/>
        </w:rPr>
        <w:t>Draft Recommendation ITU-T X.sc-dlt</w:t>
      </w:r>
    </w:p>
    <w:p w14:paraId="1DC40B25" w14:textId="77777777" w:rsidR="00046A02" w:rsidRDefault="00046A02" w:rsidP="00046A02">
      <w:pPr>
        <w:pStyle w:val="Rectitle"/>
      </w:pPr>
      <w:r>
        <w:t xml:space="preserve">Security controls for distributed ledger technology </w:t>
      </w:r>
    </w:p>
    <w:p w14:paraId="04EC3D79" w14:textId="77777777" w:rsidR="00046A02" w:rsidRDefault="00046A02" w:rsidP="00046A02">
      <w:pPr>
        <w:pStyle w:val="Heading1"/>
      </w:pPr>
      <w:bookmarkStart w:id="32" w:name="_Toc267649363"/>
      <w:bookmarkStart w:id="33" w:name="_Toc266434925"/>
      <w:bookmarkStart w:id="34" w:name="_Toc261440678"/>
      <w:bookmarkStart w:id="35" w:name="_Toc259436432"/>
      <w:r>
        <w:t>1</w:t>
      </w:r>
      <w:r>
        <w:tab/>
        <w:t>Scope</w:t>
      </w:r>
      <w:bookmarkEnd w:id="32"/>
      <w:bookmarkEnd w:id="33"/>
      <w:bookmarkEnd w:id="34"/>
      <w:bookmarkEnd w:id="35"/>
    </w:p>
    <w:p w14:paraId="75FEF2D1" w14:textId="77777777" w:rsidR="00046A02" w:rsidRDefault="00046A02" w:rsidP="00046A02">
      <w:r>
        <w:t xml:space="preserve">This Recommendation provides guidelines for organizational information security practices including the selection, implementation and management of controls on distributed ledger technologies. </w:t>
      </w:r>
    </w:p>
    <w:p w14:paraId="50B62E0A" w14:textId="77777777" w:rsidR="00046A02" w:rsidRDefault="00046A02" w:rsidP="00046A02">
      <w:r>
        <w:t>This Recommendation is intended to be used by organizations that would select and implement appropriate security controls for the distributed ledger technology which they run or use. Also, this recommendation can be used by organizations that would assess and evaluate security of a systems or services on distributed ledger technology.</w:t>
      </w:r>
    </w:p>
    <w:p w14:paraId="7811280C" w14:textId="77777777" w:rsidR="00046A02" w:rsidRDefault="00046A02" w:rsidP="00046A02">
      <w:pPr>
        <w:pStyle w:val="Heading1"/>
        <w:tabs>
          <w:tab w:val="right" w:pos="9639"/>
        </w:tabs>
      </w:pPr>
      <w:bookmarkStart w:id="36" w:name="_Toc267649364"/>
      <w:bookmarkStart w:id="37" w:name="_Toc266434926"/>
      <w:bookmarkStart w:id="38" w:name="_Toc261440679"/>
      <w:bookmarkStart w:id="39" w:name="_Toc259436433"/>
      <w:r>
        <w:t>2</w:t>
      </w:r>
      <w:r>
        <w:tab/>
        <w:t>References</w:t>
      </w:r>
      <w:bookmarkEnd w:id="36"/>
      <w:bookmarkEnd w:id="37"/>
      <w:bookmarkEnd w:id="38"/>
      <w:bookmarkEnd w:id="39"/>
    </w:p>
    <w:p w14:paraId="453A3C36" w14:textId="77777777" w:rsidR="00046A02" w:rsidRDefault="00046A02" w:rsidP="00046A02">
      <w:bookmarkStart w:id="40" w:name="_Toc267649365"/>
      <w:bookmarkStart w:id="41" w:name="_Toc266434927"/>
      <w:bookmarkStart w:id="42" w:name="_Toc261440680"/>
      <w:bookmarkStart w:id="43" w:name="_Toc259436434"/>
      <w:r>
        <w:rPr>
          <w:sz w:val="23"/>
          <w:szCs w:val="23"/>
        </w:rPr>
        <w:t>Th</w:t>
      </w:r>
      <w:r>
        <w:t xml:space="preserve">e following ITU-T Recommendations and other references contain provisions which, through reference in this text, constitute provisions of this Recommendation. At the time of publication, the editions indicated were valid. All Recommendations and other references are subject to revision; users of this Recommendation are therefore encouraged to investigate the possibility of applying the most recent edition of the Recommendations and other references listed below. A list of the currently valid ITU-T Recommendations is regularly published. The reference to a document within this Recommendation does not give it, as a stand-alone document, the status of a Recommendation. </w:t>
      </w:r>
    </w:p>
    <w:p w14:paraId="6624B42A" w14:textId="77777777" w:rsidR="00046A02" w:rsidRDefault="00046A02" w:rsidP="00046A02">
      <w:pPr>
        <w:tabs>
          <w:tab w:val="left" w:pos="2127"/>
        </w:tabs>
        <w:ind w:left="2127" w:hanging="2127"/>
      </w:pPr>
      <w:r>
        <w:t xml:space="preserve">[ITU-T X.1400] </w:t>
      </w:r>
      <w:r>
        <w:tab/>
        <w:t xml:space="preserve">Recommendation ITU-T X.1400 (2020), Terms and definitions for distributed </w:t>
      </w:r>
      <w:r>
        <w:br/>
        <w:t>ledger technology</w:t>
      </w:r>
    </w:p>
    <w:p w14:paraId="29209337" w14:textId="2034628E" w:rsidR="00046A02" w:rsidRDefault="00046A02" w:rsidP="00046A02">
      <w:pPr>
        <w:ind w:left="2127" w:hanging="2127"/>
      </w:pPr>
      <w:r>
        <w:t xml:space="preserve">[ITU-T X.1401] </w:t>
      </w:r>
      <w:r>
        <w:tab/>
        <w:t>Recommendation ITU-T X.1401 (2019), Security threats to distributed ledger</w:t>
      </w:r>
      <w:r>
        <w:br/>
        <w:t xml:space="preserve">technology </w:t>
      </w:r>
      <w:ins w:id="44" w:author="ADG TS" w:date="2022-08-01T13:07:00Z">
        <w:r w:rsidR="00E676B6">
          <w:t xml:space="preserve">  </w:t>
        </w:r>
      </w:ins>
    </w:p>
    <w:p w14:paraId="61BC644B" w14:textId="77777777" w:rsidR="00046A02" w:rsidRDefault="00046A02" w:rsidP="00046A02">
      <w:pPr>
        <w:ind w:left="2127" w:hanging="2127"/>
      </w:pPr>
      <w:r>
        <w:rPr>
          <w:sz w:val="23"/>
          <w:szCs w:val="23"/>
        </w:rPr>
        <w:t xml:space="preserve">[ITU-T X.1402] </w:t>
      </w:r>
      <w:r>
        <w:rPr>
          <w:sz w:val="23"/>
          <w:szCs w:val="23"/>
        </w:rPr>
        <w:tab/>
        <w:t>R</w:t>
      </w:r>
      <w:r>
        <w:t xml:space="preserve">ecommendation ITU-T X.1402 (2020), Security framework for distributed </w:t>
      </w:r>
      <w:r>
        <w:br/>
        <w:t>ledger technology.</w:t>
      </w:r>
    </w:p>
    <w:p w14:paraId="13607DBF" w14:textId="1B30EE34" w:rsidR="00046A02" w:rsidRDefault="00046A02" w:rsidP="00046A02">
      <w:pPr>
        <w:ind w:left="2127" w:hanging="2127"/>
        <w:rPr>
          <w:rFonts w:eastAsia="Malgun Gothic"/>
          <w:lang w:eastAsia="ko-KR"/>
        </w:rPr>
      </w:pPr>
      <w:r>
        <w:rPr>
          <w:rFonts w:eastAsia="Malgun Gothic"/>
          <w:lang w:eastAsia="ko-KR"/>
        </w:rPr>
        <w:t>[ITU-T F.751.2]</w:t>
      </w:r>
      <w:r>
        <w:rPr>
          <w:rFonts w:eastAsia="Malgun Gothic"/>
          <w:lang w:eastAsia="ko-KR"/>
        </w:rPr>
        <w:tab/>
        <w:t>Reference framework for distributed ledger technologies</w:t>
      </w:r>
    </w:p>
    <w:p w14:paraId="3F2F041A" w14:textId="560F14F8" w:rsidR="00983C72" w:rsidRDefault="00983C72" w:rsidP="00046A02">
      <w:pPr>
        <w:ind w:left="2127" w:hanging="2127"/>
        <w:rPr>
          <w:rFonts w:eastAsia="Malgun Gothic"/>
          <w:lang w:eastAsia="ko-KR"/>
        </w:rPr>
      </w:pPr>
    </w:p>
    <w:p w14:paraId="1BA44517" w14:textId="1E29BA28" w:rsidR="00983C72" w:rsidRDefault="00983C72" w:rsidP="00983C72">
      <w:pPr>
        <w:ind w:left="2127" w:hanging="2127"/>
        <w:rPr>
          <w:rFonts w:eastAsia="Malgun Gothic"/>
          <w:lang w:eastAsia="ko-KR"/>
        </w:rPr>
      </w:pPr>
      <w:r>
        <w:t>[ISO/IEC 27001]         Information Technology-Security Techniques Information Security Management Systems -Requirements</w:t>
      </w:r>
    </w:p>
    <w:p w14:paraId="77C4BC75" w14:textId="77777777" w:rsidR="00046A02" w:rsidRDefault="00046A02" w:rsidP="00983C72">
      <w:pPr>
        <w:pStyle w:val="Heading1"/>
      </w:pPr>
      <w:r>
        <w:t>3</w:t>
      </w:r>
      <w:r>
        <w:tab/>
        <w:t>Definitions</w:t>
      </w:r>
      <w:bookmarkEnd w:id="40"/>
      <w:bookmarkEnd w:id="41"/>
      <w:bookmarkEnd w:id="42"/>
      <w:bookmarkEnd w:id="43"/>
    </w:p>
    <w:p w14:paraId="517EDDEC" w14:textId="77777777" w:rsidR="00046A02" w:rsidRDefault="00046A02" w:rsidP="00046A02">
      <w:r>
        <w:rPr>
          <w:b/>
          <w:bCs/>
        </w:rPr>
        <w:t>3.1  control</w:t>
      </w:r>
      <w:r>
        <w:t xml:space="preserve"> [b-ISO/IEC 27000]: measure that is modifying risk.</w:t>
      </w:r>
    </w:p>
    <w:p w14:paraId="0B1485AC" w14:textId="77777777" w:rsidR="00046A02" w:rsidRDefault="00046A02" w:rsidP="00046A02">
      <w:r>
        <w:t>Note 1 - Controls include any process, policy, device, practice, or other actions which modify risk.</w:t>
      </w:r>
    </w:p>
    <w:p w14:paraId="2D58D048" w14:textId="3BEE9CE7" w:rsidR="00046A02" w:rsidRDefault="00046A02" w:rsidP="00046A02">
      <w:r>
        <w:t>Note 2 - Controls may not always exert the intended or assumed modifying effect.</w:t>
      </w:r>
    </w:p>
    <w:p w14:paraId="4C0617FE" w14:textId="20D34F74" w:rsidR="00046A02" w:rsidRDefault="00046A02" w:rsidP="00046A02"/>
    <w:p w14:paraId="659BE95C" w14:textId="4019972C" w:rsidR="00046A02" w:rsidRDefault="00046A02" w:rsidP="00046A02">
      <w:r>
        <w:rPr>
          <w:b/>
          <w:bCs/>
        </w:rPr>
        <w:t xml:space="preserve">3.2  governing body (of a DLT system): </w:t>
      </w:r>
      <w:r>
        <w:t xml:space="preserve"> a collective that makes decisions for running a DLT system</w:t>
      </w:r>
    </w:p>
    <w:p w14:paraId="30C95A89" w14:textId="735D6467" w:rsidR="00046A02" w:rsidRPr="00046A02" w:rsidRDefault="00046A02" w:rsidP="00046A02">
      <w:pPr>
        <w:rPr>
          <w:rFonts w:eastAsia="Malgun Gothic"/>
          <w:lang w:eastAsia="ko-KR"/>
        </w:rPr>
      </w:pPr>
      <w:r>
        <w:rPr>
          <w:rFonts w:eastAsia="Malgun Gothic" w:hint="eastAsia"/>
          <w:lang w:eastAsia="ko-KR"/>
        </w:rPr>
        <w:t>N</w:t>
      </w:r>
      <w:r>
        <w:rPr>
          <w:rFonts w:eastAsia="Malgun Gothic"/>
          <w:lang w:eastAsia="ko-KR"/>
        </w:rPr>
        <w:t xml:space="preserve">ote 1 - </w:t>
      </w:r>
      <w:r>
        <w:rPr>
          <w:rFonts w:hint="eastAsia"/>
          <w:color w:val="000000"/>
        </w:rPr>
        <w:t>In a public permissionless DLT system, all participants who run a node are a member of the governing body.</w:t>
      </w:r>
    </w:p>
    <w:p w14:paraId="759A33EF" w14:textId="77777777" w:rsidR="00046A02" w:rsidRPr="00046A02" w:rsidRDefault="00046A02" w:rsidP="00046A02"/>
    <w:p w14:paraId="433B27DB" w14:textId="77777777" w:rsidR="00046A02" w:rsidRDefault="00046A02" w:rsidP="00046A02">
      <w:pPr>
        <w:pStyle w:val="Heading1"/>
      </w:pPr>
      <w:bookmarkStart w:id="45" w:name="_Toc267649366"/>
      <w:bookmarkStart w:id="46" w:name="_Toc266434928"/>
      <w:bookmarkStart w:id="47" w:name="_Toc261440681"/>
      <w:bookmarkStart w:id="48" w:name="_Toc259436435"/>
      <w:r>
        <w:lastRenderedPageBreak/>
        <w:t>4</w:t>
      </w:r>
      <w:r>
        <w:tab/>
        <w:t>Abbreviations and acronyms</w:t>
      </w:r>
      <w:bookmarkEnd w:id="45"/>
      <w:bookmarkEnd w:id="46"/>
      <w:bookmarkEnd w:id="47"/>
      <w:bookmarkEnd w:id="48"/>
    </w:p>
    <w:p w14:paraId="4F74E442" w14:textId="77777777" w:rsidR="00046A02" w:rsidRDefault="00046A02" w:rsidP="00046A02">
      <w:pPr>
        <w:keepNext/>
        <w:keepLines/>
      </w:pPr>
      <w:r>
        <w:t>This Document uses the following abbreviations:</w:t>
      </w:r>
    </w:p>
    <w:p w14:paraId="30015235" w14:textId="77777777" w:rsidR="002E6988" w:rsidRDefault="002E6988" w:rsidP="00046A02">
      <w:pPr>
        <w:keepNext/>
        <w:keepLines/>
      </w:pPr>
    </w:p>
    <w:p w14:paraId="3E64AF41" w14:textId="77777777" w:rsidR="002E6988" w:rsidRDefault="002E6988" w:rsidP="002E6988">
      <w:pPr>
        <w:keepNext/>
        <w:keepLines/>
      </w:pPr>
      <w:r>
        <w:t>API                 Application Programming Interface</w:t>
      </w:r>
    </w:p>
    <w:p w14:paraId="5265A0CD" w14:textId="308B8E59" w:rsidR="00046A02" w:rsidRDefault="00046A02" w:rsidP="00046A02">
      <w:pPr>
        <w:keepNext/>
        <w:keepLines/>
      </w:pPr>
      <w:r>
        <w:t>DLT</w:t>
      </w:r>
      <w:r>
        <w:tab/>
      </w:r>
      <w:r>
        <w:tab/>
        <w:t>Distributed Ledger Technology</w:t>
      </w:r>
    </w:p>
    <w:p w14:paraId="44C2EF2C" w14:textId="77777777" w:rsidR="002E6988" w:rsidRDefault="002E6988" w:rsidP="002E6988">
      <w:pPr>
        <w:rPr>
          <w:ins w:id="49" w:author="ADG TS" w:date="2022-08-01T12:35:00Z"/>
        </w:rPr>
      </w:pPr>
      <w:ins w:id="50" w:author="ADG TS" w:date="2022-08-01T12:35:00Z">
        <w:r>
          <w:t>SDLC              Software Development Life Cycle</w:t>
        </w:r>
      </w:ins>
    </w:p>
    <w:p w14:paraId="7C3DDA1E" w14:textId="5817FC91" w:rsidR="002E6988" w:rsidRDefault="002E6988" w:rsidP="002E6988"/>
    <w:p w14:paraId="74E0C14C" w14:textId="77777777" w:rsidR="002E6988" w:rsidRDefault="002E6988" w:rsidP="00046A02">
      <w:pPr>
        <w:keepNext/>
        <w:keepLines/>
      </w:pPr>
    </w:p>
    <w:p w14:paraId="1FD6B6BC" w14:textId="77777777" w:rsidR="00046A02" w:rsidRDefault="00046A02" w:rsidP="00046A02">
      <w:pPr>
        <w:pStyle w:val="Heading1"/>
      </w:pPr>
      <w:bookmarkStart w:id="51" w:name="_Toc267649367"/>
      <w:bookmarkStart w:id="52" w:name="_Toc266434929"/>
      <w:bookmarkStart w:id="53" w:name="_Toc261440682"/>
      <w:bookmarkStart w:id="54" w:name="_Toc259436436"/>
      <w:r>
        <w:t>5</w:t>
      </w:r>
      <w:r>
        <w:tab/>
        <w:t>Conventions</w:t>
      </w:r>
      <w:bookmarkEnd w:id="51"/>
      <w:bookmarkEnd w:id="52"/>
      <w:bookmarkEnd w:id="53"/>
      <w:bookmarkEnd w:id="54"/>
    </w:p>
    <w:p w14:paraId="0B2D111C" w14:textId="77777777" w:rsidR="00046A02" w:rsidRDefault="00046A02" w:rsidP="00046A02">
      <w:pPr>
        <w:rPr>
          <w:rFonts w:asciiTheme="majorBidi" w:hAnsiTheme="majorBidi" w:cstheme="majorBidi"/>
          <w:color w:val="000000" w:themeColor="text1"/>
        </w:rPr>
      </w:pPr>
      <w:r>
        <w:rPr>
          <w:rFonts w:asciiTheme="majorBidi" w:hAnsiTheme="majorBidi" w:cstheme="majorBidi"/>
          <w:color w:val="000000" w:themeColor="text1"/>
        </w:rPr>
        <w:t>This Recommendation applies the following verbal forms for the expression of provisions:</w:t>
      </w:r>
    </w:p>
    <w:p w14:paraId="5AF6053C"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a)</w:t>
      </w:r>
      <w:r>
        <w:rPr>
          <w:rFonts w:asciiTheme="majorBidi" w:hAnsiTheme="majorBidi" w:cstheme="majorBidi"/>
          <w:color w:val="000000" w:themeColor="text1"/>
        </w:rPr>
        <w:tab/>
        <w:t>"Shall" indicates a requirement,</w:t>
      </w:r>
    </w:p>
    <w:p w14:paraId="2B33B321"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b)</w:t>
      </w:r>
      <w:r>
        <w:rPr>
          <w:rFonts w:asciiTheme="majorBidi" w:hAnsiTheme="majorBidi" w:cstheme="majorBidi"/>
          <w:color w:val="000000" w:themeColor="text1"/>
        </w:rPr>
        <w:tab/>
        <w:t>"Should" indicates a recommendation,</w:t>
      </w:r>
    </w:p>
    <w:p w14:paraId="796BB4C7"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c)</w:t>
      </w:r>
      <w:r>
        <w:rPr>
          <w:rFonts w:asciiTheme="majorBidi" w:hAnsiTheme="majorBidi" w:cstheme="majorBidi"/>
          <w:color w:val="000000" w:themeColor="text1"/>
        </w:rPr>
        <w:tab/>
        <w:t>"May" indicates a permission,</w:t>
      </w:r>
    </w:p>
    <w:p w14:paraId="3403348C" w14:textId="77777777" w:rsidR="00046A02" w:rsidRDefault="00046A02" w:rsidP="00046A02">
      <w:pPr>
        <w:ind w:left="720"/>
        <w:rPr>
          <w:rFonts w:asciiTheme="majorBidi" w:hAnsiTheme="majorBidi" w:cstheme="majorBidi"/>
          <w:color w:val="000000" w:themeColor="text1"/>
        </w:rPr>
      </w:pPr>
      <w:r>
        <w:rPr>
          <w:rFonts w:asciiTheme="majorBidi" w:hAnsiTheme="majorBidi" w:cstheme="majorBidi"/>
          <w:color w:val="000000" w:themeColor="text1"/>
        </w:rPr>
        <w:t>d)</w:t>
      </w:r>
      <w:r>
        <w:rPr>
          <w:rFonts w:asciiTheme="majorBidi" w:hAnsiTheme="majorBidi" w:cstheme="majorBidi"/>
          <w:color w:val="000000" w:themeColor="text1"/>
        </w:rPr>
        <w:tab/>
        <w:t>"Can" indicates a possibility and a capability.</w:t>
      </w:r>
    </w:p>
    <w:p w14:paraId="7A03BB3E" w14:textId="77777777" w:rsidR="00046A02" w:rsidRDefault="00046A02" w:rsidP="00046A02"/>
    <w:p w14:paraId="7C33384C" w14:textId="5FC8F3A2" w:rsidR="00046A02" w:rsidRDefault="00046A02" w:rsidP="00046A02">
      <w:pPr>
        <w:pStyle w:val="Heading1"/>
        <w:rPr>
          <w:ins w:id="55" w:author="ADG TS" w:date="2022-08-01T12:41:00Z"/>
          <w:bCs/>
        </w:rPr>
      </w:pPr>
      <w:bookmarkStart w:id="56" w:name="_Toc267649368"/>
      <w:bookmarkStart w:id="57" w:name="_Toc266434930"/>
      <w:bookmarkStart w:id="58" w:name="_Toc261440684"/>
      <w:bookmarkStart w:id="59" w:name="_Toc259436438"/>
      <w:r>
        <w:rPr>
          <w:bCs/>
        </w:rPr>
        <w:t>6</w:t>
      </w:r>
      <w:r>
        <w:rPr>
          <w:bCs/>
        </w:rPr>
        <w:tab/>
        <w:t xml:space="preserve">Introduction </w:t>
      </w:r>
      <w:bookmarkEnd w:id="56"/>
      <w:bookmarkEnd w:id="57"/>
      <w:bookmarkEnd w:id="58"/>
      <w:bookmarkEnd w:id="59"/>
    </w:p>
    <w:p w14:paraId="3B378836" w14:textId="77777777" w:rsidR="00D801B5" w:rsidRPr="001C3994" w:rsidRDefault="00D801B5">
      <w:pPr>
        <w:pPrChange w:id="60" w:author="ADG TS" w:date="2022-08-01T12:41:00Z">
          <w:pPr>
            <w:pStyle w:val="Heading1"/>
          </w:pPr>
        </w:pPrChange>
      </w:pPr>
    </w:p>
    <w:p w14:paraId="5EA15E30" w14:textId="77777777" w:rsidR="00D801B5" w:rsidRDefault="00D801B5" w:rsidP="00D801B5">
      <w:pPr>
        <w:jc w:val="both"/>
        <w:rPr>
          <w:ins w:id="61" w:author="ADG TS" w:date="2022-08-01T12:41:00Z"/>
        </w:rPr>
      </w:pPr>
      <w:ins w:id="62" w:author="ADG TS" w:date="2022-08-01T12:41:00Z">
        <w:r>
          <w:t>A distributed ledger is a type of ledger that is shared, replicated, and synchronized in a distributed manner. While there are currently several different types of distributed ledgers in existence, they share certain functional characteristics: a capability of ledger network's nodes to communicate directly with each other; a mechanism for nodes on the network to propose the addition of transactions to the block and for computer programs to manage processes; and a consensus mechanism by which the distributed ledger network can validate what is the agreed-upon newly added block.</w:t>
        </w:r>
      </w:ins>
    </w:p>
    <w:p w14:paraId="6FA73459" w14:textId="342D3423" w:rsidR="00D801B5" w:rsidRDefault="00D801B5" w:rsidP="00D801B5">
      <w:pPr>
        <w:jc w:val="both"/>
        <w:rPr>
          <w:ins w:id="63" w:author="ADG TS" w:date="2022-08-01T12:41:00Z"/>
        </w:rPr>
      </w:pPr>
      <w:ins w:id="64" w:author="ADG TS" w:date="2022-08-01T12:41:00Z">
        <w:r>
          <w:t xml:space="preserve">The </w:t>
        </w:r>
        <w:r w:rsidRPr="00660983">
          <w:rPr>
            <w:rPrChange w:id="65" w:author="ADG TS" w:date="2022-08-01T12:52:00Z">
              <w:rPr>
                <w:highlight w:val="yellow"/>
              </w:rPr>
            </w:rPrChange>
          </w:rPr>
          <w:t>Distributed Ledger</w:t>
        </w:r>
        <w:r w:rsidRPr="00660983">
          <w:t xml:space="preserve"> have</w:t>
        </w:r>
        <w:r>
          <w:t xml:space="preserve"> both permissionless and permissioned Governance models with varying applications and Security policies along with Security Requirements. Hence Security controls are also varied based on its Governance models along with use cases.</w:t>
        </w:r>
      </w:ins>
    </w:p>
    <w:p w14:paraId="7C901D29" w14:textId="77777777" w:rsidR="00D801B5" w:rsidRDefault="00D801B5" w:rsidP="00D801B5">
      <w:pPr>
        <w:jc w:val="both"/>
        <w:rPr>
          <w:ins w:id="66" w:author="ADG TS" w:date="2022-08-01T12:41:00Z"/>
        </w:rPr>
      </w:pPr>
      <w:ins w:id="67" w:author="ADG TS" w:date="2022-08-01T12:41:00Z">
        <w:r>
          <w:t>Different Security Controls are also applicable to several categories and objective also varies along with the applications.</w:t>
        </w:r>
      </w:ins>
    </w:p>
    <w:p w14:paraId="3FBB9E36" w14:textId="77777777" w:rsidR="00D801B5" w:rsidRDefault="00D801B5" w:rsidP="00D801B5">
      <w:pPr>
        <w:spacing w:before="240" w:after="120"/>
        <w:jc w:val="both"/>
        <w:rPr>
          <w:ins w:id="68" w:author="ADG TS" w:date="2022-08-01T12:41:00Z"/>
        </w:rPr>
      </w:pPr>
      <w:ins w:id="69" w:author="ADG TS" w:date="2022-08-01T12:41:00Z">
        <w:r>
          <w:rPr>
            <w:rFonts w:hint="eastAsia"/>
          </w:rPr>
          <w:t>D</w:t>
        </w:r>
        <w:r>
          <w:t>LT</w:t>
        </w:r>
        <w:r>
          <w:rPr>
            <w:rFonts w:hint="eastAsia"/>
          </w:rPr>
          <w:t xml:space="preserve"> </w:t>
        </w:r>
        <w:r>
          <w:t>has inherent security advantage in availability and integrity, but also has vulnerability in confidentiality. These characteristics are not unchangeable but depend on its implementation and operation. To secure services based on DLT, security of DLT services need to be managed throughout its entire life cycle covering organizational aspects and technology.</w:t>
        </w:r>
      </w:ins>
    </w:p>
    <w:p w14:paraId="41209D12" w14:textId="3FF6F919" w:rsidR="00347CE5" w:rsidRDefault="00D801B5" w:rsidP="00347CE5">
      <w:pPr>
        <w:spacing w:before="240" w:after="120"/>
        <w:jc w:val="both"/>
        <w:rPr>
          <w:ins w:id="70" w:author="ADG TS" w:date="2022-08-01T13:15:00Z"/>
        </w:rPr>
      </w:pPr>
      <w:ins w:id="71" w:author="ADG TS" w:date="2022-08-01T12:41:00Z">
        <w:r>
          <w:rPr>
            <w:rFonts w:hint="eastAsia"/>
          </w:rPr>
          <w:t>G</w:t>
        </w:r>
        <w:r>
          <w:t>eneral security management controls</w:t>
        </w:r>
      </w:ins>
      <w:ins w:id="72" w:author="ADG TS" w:date="2022-08-01T13:13:00Z">
        <w:r w:rsidR="00347CE5">
          <w:t xml:space="preserve"> as specified in ISO 27001 are </w:t>
        </w:r>
      </w:ins>
      <w:ins w:id="73" w:author="ADG TS" w:date="2022-08-01T13:15:00Z">
        <w:r w:rsidR="00347CE5">
          <w:t>identified</w:t>
        </w:r>
      </w:ins>
      <w:ins w:id="74" w:author="ADG TS" w:date="2022-08-01T13:14:00Z">
        <w:r w:rsidR="00347CE5">
          <w:t xml:space="preserve"> in accordance with </w:t>
        </w:r>
      </w:ins>
      <w:ins w:id="75" w:author="ADG TS" w:date="2022-08-01T13:15:00Z">
        <w:r w:rsidR="00347CE5">
          <w:t>the DLT specific features such as consensus mechanisms and smart contracts and incorporated the proposal.</w:t>
        </w:r>
      </w:ins>
    </w:p>
    <w:p w14:paraId="7F12E28D" w14:textId="77777777" w:rsidR="00D801B5" w:rsidRDefault="00D801B5" w:rsidP="00D801B5">
      <w:pPr>
        <w:jc w:val="both"/>
        <w:rPr>
          <w:ins w:id="76" w:author="ADG TS" w:date="2022-08-01T12:41:00Z"/>
        </w:rPr>
      </w:pPr>
      <w:ins w:id="77" w:author="ADG TS" w:date="2022-08-01T12:41:00Z">
        <w:r>
          <w:t>The Work item mainly covers the different models along with varying security requirements with different security controls required for each use cases.</w:t>
        </w:r>
      </w:ins>
    </w:p>
    <w:p w14:paraId="5403C8B3" w14:textId="39D8FA78" w:rsidR="00046A02" w:rsidDel="00D801B5" w:rsidRDefault="00046A02" w:rsidP="00046A02">
      <w:pPr>
        <w:rPr>
          <w:del w:id="78" w:author="ADG TS" w:date="2022-08-01T12:41:00Z"/>
          <w:rFonts w:asciiTheme="majorBidi" w:hAnsiTheme="majorBidi" w:cstheme="majorBidi"/>
          <w:color w:val="000000" w:themeColor="text1"/>
        </w:rPr>
      </w:pPr>
      <w:del w:id="79" w:author="ADG TS" w:date="2022-08-01T12:41:00Z">
        <w:r w:rsidDel="00D801B5">
          <w:rPr>
            <w:rFonts w:asciiTheme="majorBidi" w:hAnsiTheme="majorBidi" w:cstheme="majorBidi"/>
            <w:color w:val="000000" w:themeColor="text1"/>
          </w:rPr>
          <w:delText xml:space="preserve">DLT systems are expected to be used across a wide range of applications and use cases based its potential to provide trusted history of transaction records without depending on any trusted party of the system. Properly designed and implemented DLT solutions provide several desirable security features such as integrity and authenticity of the transaction records, as well as the resilience of attacks. </w:delText>
        </w:r>
      </w:del>
    </w:p>
    <w:p w14:paraId="30375611" w14:textId="438FFAC3" w:rsidR="00046A02" w:rsidDel="00D801B5" w:rsidRDefault="00046A02" w:rsidP="00046A02">
      <w:pPr>
        <w:rPr>
          <w:del w:id="80" w:author="ADG TS" w:date="2022-08-01T12:41:00Z"/>
          <w:rFonts w:asciiTheme="majorBidi" w:hAnsiTheme="majorBidi" w:cstheme="majorBidi"/>
          <w:color w:val="000000" w:themeColor="text1"/>
        </w:rPr>
      </w:pPr>
      <w:del w:id="81" w:author="ADG TS" w:date="2022-08-01T12:41:00Z">
        <w:r w:rsidDel="00D801B5">
          <w:rPr>
            <w:rFonts w:asciiTheme="majorBidi" w:hAnsiTheme="majorBidi" w:cstheme="majorBidi"/>
            <w:color w:val="000000" w:themeColor="text1"/>
          </w:rPr>
          <w:delText>However, these security benefits are not automatically provided, and the availability of them varies depending on the system design and function, and depending on the operation method, possible security may not be utilized or new vulnerabilities may occur.</w:delText>
        </w:r>
      </w:del>
    </w:p>
    <w:p w14:paraId="55ED9840" w14:textId="2B2FAA34" w:rsidR="00046A02" w:rsidDel="00D801B5" w:rsidRDefault="00046A02" w:rsidP="00046A02">
      <w:pPr>
        <w:rPr>
          <w:del w:id="82" w:author="ADG TS" w:date="2022-08-01T12:41:00Z"/>
          <w:rFonts w:asciiTheme="majorBidi" w:hAnsiTheme="majorBidi" w:cstheme="majorBidi"/>
          <w:color w:val="000000" w:themeColor="text1"/>
        </w:rPr>
      </w:pPr>
      <w:del w:id="83" w:author="ADG TS" w:date="2022-08-01T12:41:00Z">
        <w:r w:rsidDel="00D801B5">
          <w:rPr>
            <w:rFonts w:asciiTheme="majorBidi" w:hAnsiTheme="majorBidi" w:cstheme="majorBidi"/>
            <w:color w:val="000000" w:themeColor="text1"/>
          </w:rPr>
          <w:lastRenderedPageBreak/>
          <w:delText>In this standard, based on analysis of security threats and security requirements in the existing ITU-T Recommendation and other studies, controls to meet the requirements and to mitigate the security consequences from the threats are presented in several categories.</w:delText>
        </w:r>
      </w:del>
    </w:p>
    <w:p w14:paraId="16F6B36F" w14:textId="77777777" w:rsidR="00046A02" w:rsidRDefault="00046A02" w:rsidP="00046A02">
      <w:pPr>
        <w:pStyle w:val="Heading1"/>
        <w:rPr>
          <w:color w:val="000000" w:themeColor="text1"/>
        </w:rPr>
      </w:pPr>
      <w:r>
        <w:rPr>
          <w:bCs/>
        </w:rPr>
        <w:t>7</w:t>
      </w:r>
      <w:r>
        <w:rPr>
          <w:bCs/>
        </w:rPr>
        <w:tab/>
      </w:r>
      <w:r>
        <w:rPr>
          <w:color w:val="000000" w:themeColor="text1"/>
        </w:rPr>
        <w:t>DLT governance for security</w:t>
      </w:r>
    </w:p>
    <w:p w14:paraId="114E572F" w14:textId="77777777" w:rsidR="00046A02" w:rsidRDefault="00046A02" w:rsidP="00046A02">
      <w:pPr>
        <w:rPr>
          <w:rFonts w:eastAsia="Times New Roman"/>
          <w:b/>
          <w:bCs/>
          <w:szCs w:val="20"/>
        </w:rPr>
      </w:pPr>
    </w:p>
    <w:p w14:paraId="05735FD9" w14:textId="77777777" w:rsidR="00046A02" w:rsidRDefault="00046A02" w:rsidP="00046A02">
      <w:pPr>
        <w:rPr>
          <w:b/>
          <w:bCs/>
          <w:szCs w:val="20"/>
          <w:lang w:eastAsia="ja-JP"/>
        </w:rPr>
      </w:pPr>
      <w:r>
        <w:rPr>
          <w:b/>
          <w:bCs/>
          <w:szCs w:val="20"/>
        </w:rPr>
        <w:t xml:space="preserve">7.1 </w:t>
      </w:r>
      <w:r>
        <w:rPr>
          <w:b/>
          <w:bCs/>
          <w:szCs w:val="20"/>
        </w:rPr>
        <w:tab/>
        <w:t xml:space="preserve">General </w:t>
      </w:r>
    </w:p>
    <w:p w14:paraId="18013F1E" w14:textId="5E9D49B9" w:rsidR="00E567E1" w:rsidRPr="00C21FC0" w:rsidRDefault="00046A02" w:rsidP="00E567E1">
      <w:pPr>
        <w:jc w:val="both"/>
        <w:rPr>
          <w:ins w:id="84" w:author="ADG TS" w:date="2022-08-01T12:48:00Z"/>
          <w:rFonts w:eastAsia="Times New Roman"/>
          <w:szCs w:val="20"/>
        </w:rPr>
      </w:pPr>
      <w:r>
        <w:rPr>
          <w:rFonts w:eastAsia="Malgun Gothic"/>
          <w:lang w:eastAsia="ko-KR"/>
        </w:rPr>
        <w:t xml:space="preserve">DLT governance can be defined a system of directing and controlling DLT system. DLT governance can be run by a governing body for a permissioned DLT system, or by codes for a permissionless DLT system. </w:t>
      </w:r>
      <w:ins w:id="85" w:author="ADG TS" w:date="2022-08-01T12:48:00Z">
        <w:r w:rsidR="00E567E1">
          <w:rPr>
            <w:rFonts w:eastAsia="Times New Roman"/>
            <w:szCs w:val="20"/>
          </w:rPr>
          <w:t>The different Governance models are being categorized as Permissionless and Permissioned Model.</w:t>
        </w:r>
        <w:r w:rsidR="00E567E1" w:rsidRPr="00E567E1">
          <w:rPr>
            <w:rFonts w:eastAsia="Times New Roman"/>
            <w:szCs w:val="20"/>
          </w:rPr>
          <w:t xml:space="preserve"> </w:t>
        </w:r>
        <w:r w:rsidR="00E567E1">
          <w:rPr>
            <w:rFonts w:eastAsia="Times New Roman"/>
            <w:szCs w:val="20"/>
          </w:rPr>
          <w:t>The Choice of Governance models impacts the different security requirements and controls.</w:t>
        </w:r>
      </w:ins>
    </w:p>
    <w:p w14:paraId="3630BD08" w14:textId="77777777" w:rsidR="00046A02" w:rsidRDefault="00046A02" w:rsidP="00046A02">
      <w:pPr>
        <w:rPr>
          <w:rFonts w:eastAsia="Malgun Gothic"/>
          <w:lang w:eastAsia="ko-KR"/>
        </w:rPr>
      </w:pPr>
    </w:p>
    <w:p w14:paraId="06D0B466" w14:textId="0BC59696" w:rsidR="00046A02" w:rsidDel="00E567E1" w:rsidRDefault="00046A02" w:rsidP="00046A02">
      <w:pPr>
        <w:rPr>
          <w:del w:id="86" w:author="ADG TS" w:date="2022-08-01T12:48:00Z"/>
          <w:rFonts w:eastAsia="Malgun Gothic"/>
          <w:b/>
          <w:bCs/>
          <w:szCs w:val="20"/>
          <w:lang w:eastAsia="ko-KR"/>
        </w:rPr>
      </w:pPr>
    </w:p>
    <w:p w14:paraId="0FA57464" w14:textId="3AACF68E" w:rsidR="00046A02" w:rsidDel="00E567E1" w:rsidRDefault="00046A02" w:rsidP="00046A02">
      <w:pPr>
        <w:rPr>
          <w:del w:id="87" w:author="ADG TS" w:date="2022-08-01T12:48:00Z"/>
          <w:rFonts w:eastAsia="SimSun"/>
          <w:b/>
          <w:bCs/>
          <w:szCs w:val="20"/>
        </w:rPr>
      </w:pPr>
      <w:del w:id="88" w:author="ADG TS" w:date="2022-08-01T12:48:00Z">
        <w:r w:rsidDel="00E567E1">
          <w:rPr>
            <w:rFonts w:eastAsia="Times New Roman"/>
            <w:b/>
            <w:bCs/>
            <w:szCs w:val="20"/>
          </w:rPr>
          <w:delText>Control objectives</w:delText>
        </w:r>
      </w:del>
    </w:p>
    <w:p w14:paraId="596ED0CE" w14:textId="77777777" w:rsidR="00046A02" w:rsidRDefault="00046A02" w:rsidP="00046A02">
      <w:pPr>
        <w:rPr>
          <w:b/>
          <w:bCs/>
          <w:szCs w:val="20"/>
          <w:lang w:eastAsia="ja-JP"/>
        </w:rPr>
      </w:pPr>
    </w:p>
    <w:p w14:paraId="0B4D5CAF" w14:textId="4AD73464" w:rsidR="00046A02" w:rsidRDefault="00046A02" w:rsidP="00046A02">
      <w:pPr>
        <w:rPr>
          <w:ins w:id="89" w:author="ADG TS" w:date="2022-08-01T12:48:00Z"/>
          <w:b/>
          <w:bCs/>
          <w:szCs w:val="20"/>
        </w:rPr>
      </w:pPr>
      <w:r>
        <w:rPr>
          <w:b/>
          <w:bCs/>
          <w:szCs w:val="20"/>
        </w:rPr>
        <w:t xml:space="preserve">7.1.1 </w:t>
      </w:r>
      <w:r>
        <w:rPr>
          <w:b/>
          <w:bCs/>
          <w:szCs w:val="20"/>
        </w:rPr>
        <w:tab/>
        <w:t>Permissionless model</w:t>
      </w:r>
    </w:p>
    <w:p w14:paraId="3D01CEFF" w14:textId="77777777" w:rsidR="00E567E1" w:rsidRDefault="00E567E1" w:rsidP="00046A02">
      <w:pPr>
        <w:rPr>
          <w:b/>
          <w:bCs/>
          <w:szCs w:val="20"/>
        </w:rPr>
      </w:pPr>
    </w:p>
    <w:p w14:paraId="2034301D" w14:textId="77777777" w:rsidR="00E567E1" w:rsidRDefault="00E567E1" w:rsidP="00E567E1">
      <w:pPr>
        <w:jc w:val="both"/>
        <w:rPr>
          <w:ins w:id="90" w:author="ADG TS" w:date="2022-08-01T12:49:00Z"/>
          <w:b/>
          <w:bCs/>
          <w:szCs w:val="20"/>
        </w:rPr>
      </w:pPr>
      <w:ins w:id="91" w:author="ADG TS" w:date="2022-08-01T12:49:00Z">
        <w:r>
          <w:rPr>
            <w:sz w:val="23"/>
            <w:szCs w:val="23"/>
          </w:rPr>
          <w:t>Permissionless Models are decentralized platforms with no central authority and are open to participation without users requesting access. These Models often utilize a consensus method that requires more than a trivial effort in order to prevent bad users from easily subverting the system. Such consensus methods include proof of work and proof of stake methods.</w:t>
        </w:r>
      </w:ins>
    </w:p>
    <w:p w14:paraId="0D26957D" w14:textId="77777777" w:rsidR="00E567E1" w:rsidRDefault="00E567E1" w:rsidP="00E567E1">
      <w:pPr>
        <w:jc w:val="both"/>
        <w:rPr>
          <w:ins w:id="92" w:author="ADG TS" w:date="2022-08-01T12:49:00Z"/>
          <w:szCs w:val="20"/>
        </w:rPr>
      </w:pPr>
      <w:ins w:id="93" w:author="ADG TS" w:date="2022-08-01T12:49:00Z">
        <w:r w:rsidRPr="00C21FC0">
          <w:rPr>
            <w:szCs w:val="20"/>
          </w:rPr>
          <w:t>Security controls to be adopted for Permissionless Model are as follows:</w:t>
        </w:r>
      </w:ins>
    </w:p>
    <w:p w14:paraId="1C41A4CB" w14:textId="77777777" w:rsidR="00E567E1" w:rsidRDefault="00E567E1" w:rsidP="00E567E1">
      <w:pPr>
        <w:pStyle w:val="ListParagraph"/>
        <w:numPr>
          <w:ilvl w:val="0"/>
          <w:numId w:val="16"/>
        </w:numPr>
        <w:spacing w:before="120"/>
        <w:jc w:val="both"/>
        <w:rPr>
          <w:ins w:id="94" w:author="ADG TS" w:date="2022-08-01T12:49:00Z"/>
          <w:b/>
          <w:bCs/>
          <w:szCs w:val="20"/>
        </w:rPr>
      </w:pPr>
      <w:ins w:id="95" w:author="ADG TS" w:date="2022-08-01T12:49:00Z">
        <w:r>
          <w:rPr>
            <w:b/>
            <w:bCs/>
            <w:szCs w:val="20"/>
          </w:rPr>
          <w:t>Authorization Control:</w:t>
        </w:r>
      </w:ins>
    </w:p>
    <w:p w14:paraId="1D5BC50F" w14:textId="77777777" w:rsidR="00E567E1" w:rsidRPr="00C21FC0" w:rsidRDefault="00E567E1" w:rsidP="00E567E1">
      <w:pPr>
        <w:jc w:val="both"/>
        <w:rPr>
          <w:ins w:id="96" w:author="ADG TS" w:date="2022-08-01T12:49:00Z"/>
          <w:szCs w:val="20"/>
        </w:rPr>
      </w:pPr>
      <w:ins w:id="97" w:author="ADG TS" w:date="2022-08-01T12:49:00Z">
        <w:r>
          <w:rPr>
            <w:b/>
            <w:bCs/>
            <w:szCs w:val="20"/>
          </w:rPr>
          <w:t xml:space="preserve"> </w:t>
        </w:r>
        <w:r>
          <w:rPr>
            <w:szCs w:val="20"/>
          </w:rPr>
          <w:t>Since Permissionless Models are decentralized platforms, appropriate authorization control may be implemented in the model so that only valid nodes may participate in the model. The implementation of this control is important so as to prevent consensus attacks.</w:t>
        </w:r>
      </w:ins>
    </w:p>
    <w:p w14:paraId="64A38499" w14:textId="77777777" w:rsidR="00E567E1" w:rsidRPr="00C21FC0" w:rsidRDefault="00E567E1" w:rsidP="00E567E1">
      <w:pPr>
        <w:pStyle w:val="ListParagraph"/>
        <w:numPr>
          <w:ilvl w:val="0"/>
          <w:numId w:val="16"/>
        </w:numPr>
        <w:spacing w:before="120"/>
        <w:jc w:val="both"/>
        <w:rPr>
          <w:ins w:id="98" w:author="ADG TS" w:date="2022-08-01T12:49:00Z"/>
          <w:b/>
          <w:bCs/>
          <w:szCs w:val="20"/>
        </w:rPr>
      </w:pPr>
      <w:ins w:id="99" w:author="ADG TS" w:date="2022-08-01T12:49:00Z">
        <w:r w:rsidRPr="00C21FC0">
          <w:rPr>
            <w:b/>
            <w:bCs/>
            <w:szCs w:val="20"/>
          </w:rPr>
          <w:t>Cryptographic Control</w:t>
        </w:r>
        <w:r>
          <w:rPr>
            <w:b/>
            <w:bCs/>
            <w:szCs w:val="20"/>
          </w:rPr>
          <w:t xml:space="preserve">: </w:t>
        </w:r>
      </w:ins>
    </w:p>
    <w:p w14:paraId="7022CB9A" w14:textId="77777777" w:rsidR="00E567E1" w:rsidRDefault="00E567E1" w:rsidP="00E567E1">
      <w:pPr>
        <w:jc w:val="both"/>
        <w:rPr>
          <w:ins w:id="100" w:author="ADG TS" w:date="2022-08-01T12:49:00Z"/>
          <w:szCs w:val="20"/>
        </w:rPr>
      </w:pPr>
      <w:ins w:id="101" w:author="ADG TS" w:date="2022-08-01T12:49:00Z">
        <w:r>
          <w:rPr>
            <w:szCs w:val="20"/>
          </w:rPr>
          <w:t>Appropriate cryptographic controls may be implemented on use, protection and management lifecycle of keys along with controls pertaining to protection of Information.</w:t>
        </w:r>
      </w:ins>
    </w:p>
    <w:p w14:paraId="01E9D3FA" w14:textId="77777777" w:rsidR="00E567E1" w:rsidRDefault="00E567E1" w:rsidP="00E567E1">
      <w:pPr>
        <w:jc w:val="both"/>
        <w:rPr>
          <w:ins w:id="102" w:author="ADG TS" w:date="2022-08-01T12:49:00Z"/>
          <w:szCs w:val="20"/>
        </w:rPr>
      </w:pPr>
    </w:p>
    <w:p w14:paraId="0275C935" w14:textId="77777777" w:rsidR="00E567E1" w:rsidRPr="00C21FC0" w:rsidRDefault="00E567E1" w:rsidP="00E567E1">
      <w:pPr>
        <w:pStyle w:val="ListParagraph"/>
        <w:numPr>
          <w:ilvl w:val="0"/>
          <w:numId w:val="16"/>
        </w:numPr>
        <w:spacing w:before="120"/>
        <w:jc w:val="both"/>
        <w:rPr>
          <w:ins w:id="103" w:author="ADG TS" w:date="2022-08-01T12:49:00Z"/>
          <w:szCs w:val="20"/>
        </w:rPr>
      </w:pPr>
      <w:ins w:id="104" w:author="ADG TS" w:date="2022-08-01T12:49:00Z">
        <w:r>
          <w:rPr>
            <w:b/>
            <w:bCs/>
            <w:szCs w:val="20"/>
          </w:rPr>
          <w:t>Technical Vulnerability Management:</w:t>
        </w:r>
      </w:ins>
    </w:p>
    <w:p w14:paraId="7BB4B03F" w14:textId="77777777" w:rsidR="00E567E1" w:rsidRPr="00C21FC0" w:rsidRDefault="00E567E1" w:rsidP="00E567E1">
      <w:pPr>
        <w:jc w:val="both"/>
        <w:rPr>
          <w:ins w:id="105" w:author="ADG TS" w:date="2022-08-01T12:49:00Z"/>
          <w:szCs w:val="20"/>
        </w:rPr>
      </w:pPr>
      <w:ins w:id="106" w:author="ADG TS" w:date="2022-08-01T12:49:00Z">
        <w:r>
          <w:rPr>
            <w:szCs w:val="20"/>
          </w:rPr>
          <w:t>The technical Vulnerabilities should be evaluated in a regular manner in the system and appropriate remedial mechanisms may be adopted to prevent the exposure of system for the evaluated Vulnerabilities.</w:t>
        </w:r>
      </w:ins>
    </w:p>
    <w:p w14:paraId="0AF84F19" w14:textId="77777777" w:rsidR="00E567E1" w:rsidRDefault="00E567E1" w:rsidP="00046A02">
      <w:pPr>
        <w:rPr>
          <w:ins w:id="107" w:author="ADG TS" w:date="2022-08-01T12:49:00Z"/>
          <w:b/>
          <w:bCs/>
          <w:szCs w:val="20"/>
        </w:rPr>
      </w:pPr>
    </w:p>
    <w:p w14:paraId="31E963FE" w14:textId="75384692" w:rsidR="00046A02" w:rsidRDefault="00046A02" w:rsidP="00046A02">
      <w:pPr>
        <w:rPr>
          <w:b/>
          <w:bCs/>
          <w:szCs w:val="20"/>
        </w:rPr>
      </w:pPr>
      <w:del w:id="108" w:author="ADG TS" w:date="2022-08-01T12:48:00Z">
        <w:r w:rsidDel="00E567E1">
          <w:rPr>
            <w:b/>
            <w:bCs/>
            <w:szCs w:val="20"/>
          </w:rPr>
          <w:delText>Control</w:delText>
        </w:r>
      </w:del>
    </w:p>
    <w:p w14:paraId="61ADC683" w14:textId="0F9E0F3E" w:rsidR="00046A02" w:rsidDel="00E567E1" w:rsidRDefault="00046A02" w:rsidP="00046A02">
      <w:pPr>
        <w:rPr>
          <w:del w:id="109" w:author="ADG TS" w:date="2022-08-01T12:49:00Z"/>
          <w:b/>
          <w:bCs/>
          <w:szCs w:val="20"/>
        </w:rPr>
      </w:pPr>
      <w:del w:id="110" w:author="ADG TS" w:date="2022-08-01T12:49:00Z">
        <w:r w:rsidDel="00E567E1">
          <w:rPr>
            <w:b/>
            <w:bCs/>
            <w:szCs w:val="20"/>
          </w:rPr>
          <w:delText>Implementation guidance</w:delText>
        </w:r>
      </w:del>
    </w:p>
    <w:p w14:paraId="62A5751E" w14:textId="5E887507" w:rsidR="00046A02" w:rsidDel="00E567E1" w:rsidRDefault="00046A02" w:rsidP="00046A02">
      <w:pPr>
        <w:rPr>
          <w:del w:id="111" w:author="ADG TS" w:date="2022-08-01T12:49:00Z"/>
          <w:b/>
          <w:bCs/>
        </w:rPr>
      </w:pPr>
      <w:del w:id="112" w:author="ADG TS" w:date="2022-08-01T12:49:00Z">
        <w:r w:rsidDel="00E567E1">
          <w:rPr>
            <w:b/>
            <w:bCs/>
          </w:rPr>
          <w:delText>Other information</w:delText>
        </w:r>
      </w:del>
    </w:p>
    <w:p w14:paraId="008ADE76" w14:textId="77777777" w:rsidR="00046A02" w:rsidRDefault="00046A02" w:rsidP="00046A02"/>
    <w:p w14:paraId="6A85112F" w14:textId="71A1410B" w:rsidR="00046A02" w:rsidRDefault="00046A02" w:rsidP="00046A02">
      <w:pPr>
        <w:rPr>
          <w:ins w:id="113" w:author="ADG TS" w:date="2022-08-01T12:49:00Z"/>
          <w:b/>
          <w:bCs/>
          <w:szCs w:val="20"/>
        </w:rPr>
      </w:pPr>
      <w:r>
        <w:rPr>
          <w:b/>
          <w:bCs/>
          <w:szCs w:val="20"/>
        </w:rPr>
        <w:t xml:space="preserve">7.1.2 </w:t>
      </w:r>
      <w:r>
        <w:rPr>
          <w:b/>
          <w:bCs/>
          <w:szCs w:val="20"/>
        </w:rPr>
        <w:tab/>
        <w:t>Permissioned model</w:t>
      </w:r>
    </w:p>
    <w:p w14:paraId="524933B0" w14:textId="64D0288A" w:rsidR="00E567E1" w:rsidRDefault="00E567E1" w:rsidP="00046A02">
      <w:pPr>
        <w:rPr>
          <w:ins w:id="114" w:author="ADG TS" w:date="2022-08-01T12:49:00Z"/>
          <w:b/>
          <w:bCs/>
          <w:szCs w:val="20"/>
        </w:rPr>
      </w:pPr>
    </w:p>
    <w:p w14:paraId="720F7755" w14:textId="77777777" w:rsidR="00E567E1" w:rsidRDefault="00E567E1" w:rsidP="00E567E1">
      <w:pPr>
        <w:jc w:val="both"/>
        <w:rPr>
          <w:ins w:id="115" w:author="ADG TS" w:date="2022-08-01T12:49:00Z"/>
          <w:szCs w:val="20"/>
        </w:rPr>
      </w:pPr>
      <w:ins w:id="116" w:author="ADG TS" w:date="2022-08-01T12:49:00Z">
        <w:r>
          <w:rPr>
            <w:szCs w:val="20"/>
          </w:rPr>
          <w:t>In this Governance Model user needs permission from Network Administrator to become part of said Network</w:t>
        </w:r>
        <w:r w:rsidRPr="009B4BA6">
          <w:rPr>
            <w:szCs w:val="20"/>
          </w:rPr>
          <w:t xml:space="preserve">. Organizations that wish to work together, but do not fully trust one another, </w:t>
        </w:r>
        <w:r>
          <w:rPr>
            <w:szCs w:val="20"/>
          </w:rPr>
          <w:t>use</w:t>
        </w:r>
        <w:r w:rsidRPr="002F730E">
          <w:rPr>
            <w:szCs w:val="20"/>
          </w:rPr>
          <w:t xml:space="preserve"> permissioned Model</w:t>
        </w:r>
        <w:r w:rsidRPr="009B4BA6">
          <w:rPr>
            <w:szCs w:val="20"/>
          </w:rPr>
          <w:t xml:space="preserve"> and invite business partners to record their transactions </w:t>
        </w:r>
        <w:r>
          <w:rPr>
            <w:szCs w:val="20"/>
          </w:rPr>
          <w:t xml:space="preserve">on a shared distributed ledger. </w:t>
        </w:r>
        <w:r>
          <w:rPr>
            <w:sz w:val="23"/>
            <w:szCs w:val="23"/>
          </w:rPr>
          <w:t>Although data is decentralised, administrator only defines the roles, verify identities and access within the Network. These are usually being used by Private businesses and Private Organizations.</w:t>
        </w:r>
      </w:ins>
    </w:p>
    <w:p w14:paraId="5661F8AE" w14:textId="77777777" w:rsidR="00E567E1" w:rsidRDefault="00E567E1" w:rsidP="00E567E1">
      <w:pPr>
        <w:jc w:val="both"/>
        <w:rPr>
          <w:ins w:id="117" w:author="ADG TS" w:date="2022-08-01T12:49:00Z"/>
          <w:szCs w:val="20"/>
        </w:rPr>
      </w:pPr>
      <w:ins w:id="118" w:author="ADG TS" w:date="2022-08-01T12:49:00Z">
        <w:r>
          <w:rPr>
            <w:szCs w:val="20"/>
          </w:rPr>
          <w:t>Security controls to be adopted for Permissioned Model are as follows:</w:t>
        </w:r>
      </w:ins>
    </w:p>
    <w:p w14:paraId="078E0E58" w14:textId="77777777" w:rsidR="00E567E1" w:rsidRDefault="00E567E1" w:rsidP="00E567E1">
      <w:pPr>
        <w:pStyle w:val="ListParagraph"/>
        <w:numPr>
          <w:ilvl w:val="0"/>
          <w:numId w:val="17"/>
        </w:numPr>
        <w:spacing w:before="120"/>
        <w:ind w:left="720"/>
        <w:jc w:val="both"/>
        <w:rPr>
          <w:ins w:id="119" w:author="ADG TS" w:date="2022-08-01T12:49:00Z"/>
          <w:b/>
          <w:bCs/>
          <w:szCs w:val="20"/>
        </w:rPr>
      </w:pPr>
      <w:ins w:id="120" w:author="ADG TS" w:date="2022-08-01T12:49:00Z">
        <w:r w:rsidRPr="00C21FC0">
          <w:rPr>
            <w:b/>
            <w:bCs/>
            <w:szCs w:val="20"/>
          </w:rPr>
          <w:lastRenderedPageBreak/>
          <w:t xml:space="preserve"> Access </w:t>
        </w:r>
        <w:r w:rsidRPr="00D22337">
          <w:rPr>
            <w:b/>
            <w:bCs/>
            <w:szCs w:val="20"/>
          </w:rPr>
          <w:t>Control:</w:t>
        </w:r>
      </w:ins>
    </w:p>
    <w:p w14:paraId="6FC9055B" w14:textId="77777777" w:rsidR="00E567E1" w:rsidRDefault="00E567E1" w:rsidP="00E567E1">
      <w:pPr>
        <w:jc w:val="both"/>
        <w:rPr>
          <w:ins w:id="121" w:author="ADG TS" w:date="2022-08-01T12:49:00Z"/>
          <w:szCs w:val="20"/>
        </w:rPr>
      </w:pPr>
      <w:ins w:id="122" w:author="ADG TS" w:date="2022-08-01T12:49:00Z">
        <w:r>
          <w:rPr>
            <w:szCs w:val="20"/>
          </w:rPr>
          <w:t>Adequate access control mechanism is required to ensure that only authorized user can access the System and applications. The Access to the system may be provided and controlled by secure log-on procedure.</w:t>
        </w:r>
      </w:ins>
    </w:p>
    <w:p w14:paraId="0DDF6787" w14:textId="77777777" w:rsidR="00E567E1" w:rsidRPr="009D774C" w:rsidRDefault="00E567E1" w:rsidP="00E567E1">
      <w:pPr>
        <w:jc w:val="both"/>
        <w:rPr>
          <w:ins w:id="123" w:author="ADG TS" w:date="2022-08-01T12:49:00Z"/>
          <w:szCs w:val="20"/>
        </w:rPr>
      </w:pPr>
      <w:ins w:id="124" w:author="ADG TS" w:date="2022-08-01T12:49:00Z">
        <w:r>
          <w:rPr>
            <w:szCs w:val="20"/>
          </w:rPr>
          <w:t>Additionally, Security Roles and access processes need to defined for creating, reading, deleting, updating or deactivating the data on phone.</w:t>
        </w:r>
      </w:ins>
    </w:p>
    <w:p w14:paraId="4E935612" w14:textId="77777777" w:rsidR="00E567E1" w:rsidRDefault="00E567E1" w:rsidP="00E567E1">
      <w:pPr>
        <w:pStyle w:val="ListParagraph"/>
        <w:numPr>
          <w:ilvl w:val="0"/>
          <w:numId w:val="17"/>
        </w:numPr>
        <w:spacing w:before="120"/>
        <w:ind w:left="720"/>
        <w:jc w:val="both"/>
        <w:rPr>
          <w:ins w:id="125" w:author="ADG TS" w:date="2022-08-01T12:49:00Z"/>
          <w:b/>
          <w:bCs/>
          <w:szCs w:val="20"/>
        </w:rPr>
      </w:pPr>
      <w:ins w:id="126" w:author="ADG TS" w:date="2022-08-01T12:49:00Z">
        <w:r w:rsidRPr="00C21FC0">
          <w:rPr>
            <w:b/>
            <w:bCs/>
            <w:szCs w:val="20"/>
          </w:rPr>
          <w:t>Information Classification</w:t>
        </w:r>
      </w:ins>
    </w:p>
    <w:p w14:paraId="0559DAF1" w14:textId="77777777" w:rsidR="00E567E1" w:rsidRPr="006C7D2B" w:rsidRDefault="00E567E1" w:rsidP="00E567E1">
      <w:pPr>
        <w:jc w:val="both"/>
        <w:rPr>
          <w:ins w:id="127" w:author="ADG TS" w:date="2022-08-01T12:49:00Z"/>
          <w:szCs w:val="20"/>
        </w:rPr>
      </w:pPr>
      <w:ins w:id="128" w:author="ADG TS" w:date="2022-08-01T12:49:00Z">
        <w:r>
          <w:rPr>
            <w:szCs w:val="20"/>
          </w:rPr>
          <w:t xml:space="preserve">Although concept of DLT is based on shared ledger, however information should have adequate level of protection and appropriate set of procedures is being designed for accessing/modifying the information by the users of Blockchain </w:t>
        </w:r>
      </w:ins>
    </w:p>
    <w:p w14:paraId="63310054" w14:textId="77777777" w:rsidR="00E567E1" w:rsidRDefault="00E567E1" w:rsidP="00E567E1">
      <w:pPr>
        <w:pStyle w:val="ListParagraph"/>
        <w:numPr>
          <w:ilvl w:val="0"/>
          <w:numId w:val="17"/>
        </w:numPr>
        <w:spacing w:before="120"/>
        <w:ind w:left="720"/>
        <w:jc w:val="both"/>
        <w:rPr>
          <w:ins w:id="129" w:author="ADG TS" w:date="2022-08-01T12:49:00Z"/>
          <w:b/>
          <w:bCs/>
          <w:szCs w:val="20"/>
        </w:rPr>
      </w:pPr>
      <w:ins w:id="130" w:author="ADG TS" w:date="2022-08-01T12:49:00Z">
        <w:r w:rsidRPr="00C21FC0">
          <w:rPr>
            <w:b/>
            <w:bCs/>
            <w:szCs w:val="20"/>
          </w:rPr>
          <w:t>Cryptographic Controls</w:t>
        </w:r>
      </w:ins>
    </w:p>
    <w:p w14:paraId="69E679DE" w14:textId="77777777" w:rsidR="00E567E1" w:rsidRDefault="00E567E1" w:rsidP="00E567E1">
      <w:pPr>
        <w:jc w:val="both"/>
        <w:rPr>
          <w:ins w:id="131" w:author="ADG TS" w:date="2022-08-01T12:49:00Z"/>
          <w:szCs w:val="20"/>
        </w:rPr>
      </w:pPr>
      <w:ins w:id="132" w:author="ADG TS" w:date="2022-08-01T12:49:00Z">
        <w:r>
          <w:rPr>
            <w:szCs w:val="20"/>
          </w:rPr>
          <w:t>The policy on use, protection and lifetime of cryptographic keys shall de clearly defined and implemented along with complete lifecycle.</w:t>
        </w:r>
      </w:ins>
    </w:p>
    <w:p w14:paraId="49DE344E" w14:textId="77777777" w:rsidR="00E567E1" w:rsidRDefault="00E567E1" w:rsidP="00E567E1">
      <w:pPr>
        <w:pStyle w:val="ListParagraph"/>
        <w:numPr>
          <w:ilvl w:val="0"/>
          <w:numId w:val="17"/>
        </w:numPr>
        <w:spacing w:before="120"/>
        <w:ind w:left="720"/>
        <w:jc w:val="both"/>
        <w:rPr>
          <w:ins w:id="133" w:author="ADG TS" w:date="2022-08-01T12:49:00Z"/>
          <w:b/>
          <w:bCs/>
          <w:szCs w:val="20"/>
        </w:rPr>
      </w:pPr>
      <w:ins w:id="134" w:author="ADG TS" w:date="2022-08-01T12:49:00Z">
        <w:r>
          <w:rPr>
            <w:b/>
            <w:bCs/>
            <w:szCs w:val="20"/>
          </w:rPr>
          <w:t>Asset Management Controls:</w:t>
        </w:r>
      </w:ins>
    </w:p>
    <w:p w14:paraId="6C897B6F" w14:textId="77777777" w:rsidR="00E567E1" w:rsidRDefault="00E567E1" w:rsidP="00E567E1">
      <w:pPr>
        <w:jc w:val="both"/>
        <w:rPr>
          <w:ins w:id="135" w:author="ADG TS" w:date="2022-08-01T12:49:00Z"/>
          <w:szCs w:val="20"/>
        </w:rPr>
      </w:pPr>
      <w:ins w:id="136" w:author="ADG TS" w:date="2022-08-01T12:49:00Z">
        <w:r>
          <w:rPr>
            <w:szCs w:val="20"/>
          </w:rPr>
          <w:t>Guidelines to control the ownership of Hardware Tokens (signing keys) and other systems carrying the security infrastructure may be defined.</w:t>
        </w:r>
      </w:ins>
    </w:p>
    <w:p w14:paraId="71514F20" w14:textId="77777777" w:rsidR="00E567E1" w:rsidRPr="00C21FC0" w:rsidRDefault="00E567E1" w:rsidP="00E567E1">
      <w:pPr>
        <w:pStyle w:val="ListParagraph"/>
        <w:jc w:val="both"/>
        <w:rPr>
          <w:ins w:id="137" w:author="ADG TS" w:date="2022-08-01T12:49:00Z"/>
          <w:szCs w:val="20"/>
        </w:rPr>
      </w:pPr>
    </w:p>
    <w:p w14:paraId="57557DED" w14:textId="77777777" w:rsidR="00E567E1" w:rsidRDefault="00E567E1" w:rsidP="00E567E1">
      <w:pPr>
        <w:pStyle w:val="ListParagraph"/>
        <w:numPr>
          <w:ilvl w:val="0"/>
          <w:numId w:val="17"/>
        </w:numPr>
        <w:spacing w:before="120"/>
        <w:ind w:left="720"/>
        <w:jc w:val="both"/>
        <w:rPr>
          <w:ins w:id="138" w:author="ADG TS" w:date="2022-08-01T12:49:00Z"/>
          <w:b/>
          <w:bCs/>
          <w:szCs w:val="20"/>
        </w:rPr>
      </w:pPr>
      <w:ins w:id="139" w:author="ADG TS" w:date="2022-08-01T12:49:00Z">
        <w:r>
          <w:rPr>
            <w:szCs w:val="20"/>
          </w:rPr>
          <w:t xml:space="preserve">  </w:t>
        </w:r>
        <w:r w:rsidRPr="00C21FC0">
          <w:rPr>
            <w:b/>
            <w:bCs/>
            <w:szCs w:val="20"/>
          </w:rPr>
          <w:t xml:space="preserve">Physical and Environmental Security Controls:  </w:t>
        </w:r>
      </w:ins>
    </w:p>
    <w:p w14:paraId="05CCDE51" w14:textId="77777777" w:rsidR="00E567E1" w:rsidRPr="00C21FC0" w:rsidRDefault="00E567E1" w:rsidP="00E567E1">
      <w:pPr>
        <w:jc w:val="both"/>
        <w:rPr>
          <w:ins w:id="140" w:author="ADG TS" w:date="2022-08-01T12:49:00Z"/>
          <w:szCs w:val="20"/>
        </w:rPr>
      </w:pPr>
      <w:ins w:id="141" w:author="ADG TS" w:date="2022-08-01T12:49:00Z">
        <w:r>
          <w:rPr>
            <w:szCs w:val="20"/>
          </w:rPr>
          <w:t xml:space="preserve">Processes defining the Key Management procedures regarding use of Hardware Security Modules along with Physical Security mechanism’s such as Installation of CCTV or other gated Security Controls. </w:t>
        </w:r>
      </w:ins>
    </w:p>
    <w:p w14:paraId="1F798E83" w14:textId="77777777" w:rsidR="00E567E1" w:rsidRDefault="00E567E1" w:rsidP="00E567E1">
      <w:pPr>
        <w:pStyle w:val="ListParagraph"/>
        <w:numPr>
          <w:ilvl w:val="0"/>
          <w:numId w:val="17"/>
        </w:numPr>
        <w:spacing w:before="120"/>
        <w:ind w:left="720"/>
        <w:jc w:val="both"/>
        <w:rPr>
          <w:ins w:id="142" w:author="ADG TS" w:date="2022-08-01T12:49:00Z"/>
          <w:b/>
          <w:bCs/>
          <w:szCs w:val="20"/>
        </w:rPr>
      </w:pPr>
      <w:ins w:id="143" w:author="ADG TS" w:date="2022-08-01T12:49:00Z">
        <w:r>
          <w:rPr>
            <w:b/>
            <w:bCs/>
            <w:szCs w:val="20"/>
          </w:rPr>
          <w:t>Operational Security Controls</w:t>
        </w:r>
      </w:ins>
    </w:p>
    <w:p w14:paraId="155CFD33" w14:textId="77777777" w:rsidR="00E567E1" w:rsidRPr="00C21FC0" w:rsidRDefault="00E567E1" w:rsidP="00E567E1">
      <w:pPr>
        <w:jc w:val="both"/>
        <w:rPr>
          <w:ins w:id="144" w:author="ADG TS" w:date="2022-08-01T12:49:00Z"/>
          <w:szCs w:val="20"/>
        </w:rPr>
      </w:pPr>
      <w:ins w:id="145" w:author="ADG TS" w:date="2022-08-01T12:49:00Z">
        <w:r>
          <w:rPr>
            <w:szCs w:val="20"/>
          </w:rPr>
          <w:t>This includes the incorporation of standard Processes such as Vulnerability Assessment, Back up management, Password Management. Since Permissioned Models works on Server within the Private Network, standard processes related to security of Virtual Private Network will be applicable.</w:t>
        </w:r>
      </w:ins>
    </w:p>
    <w:p w14:paraId="2B6A5D8D" w14:textId="77777777" w:rsidR="00E567E1" w:rsidRPr="00C21FC0" w:rsidRDefault="00E567E1" w:rsidP="00E567E1">
      <w:pPr>
        <w:jc w:val="both"/>
        <w:rPr>
          <w:ins w:id="146" w:author="ADG TS" w:date="2022-08-01T12:49:00Z"/>
          <w:b/>
          <w:bCs/>
          <w:szCs w:val="20"/>
        </w:rPr>
      </w:pPr>
      <w:ins w:id="147" w:author="ADG TS" w:date="2022-08-01T12:49:00Z">
        <w:r>
          <w:rPr>
            <w:b/>
            <w:bCs/>
            <w:szCs w:val="20"/>
          </w:rPr>
          <w:t xml:space="preserve">     </w:t>
        </w:r>
      </w:ins>
    </w:p>
    <w:p w14:paraId="20B010E0" w14:textId="77777777" w:rsidR="00E567E1" w:rsidRDefault="00E567E1" w:rsidP="00046A02">
      <w:pPr>
        <w:rPr>
          <w:b/>
          <w:bCs/>
          <w:szCs w:val="20"/>
        </w:rPr>
      </w:pPr>
    </w:p>
    <w:p w14:paraId="0DF11A62" w14:textId="5B6A6EB0" w:rsidR="00046A02" w:rsidDel="00E567E1" w:rsidRDefault="00046A02" w:rsidP="00046A02">
      <w:pPr>
        <w:rPr>
          <w:del w:id="148" w:author="ADG TS" w:date="2022-08-01T12:49:00Z"/>
          <w:b/>
          <w:bCs/>
          <w:szCs w:val="20"/>
        </w:rPr>
      </w:pPr>
      <w:del w:id="149" w:author="ADG TS" w:date="2022-08-01T12:49:00Z">
        <w:r w:rsidDel="00E567E1">
          <w:rPr>
            <w:b/>
            <w:bCs/>
            <w:szCs w:val="20"/>
          </w:rPr>
          <w:delText>Control</w:delText>
        </w:r>
      </w:del>
    </w:p>
    <w:p w14:paraId="758DEC87" w14:textId="77777777" w:rsidR="00046A02" w:rsidRDefault="00046A02" w:rsidP="00046A02">
      <w:pPr>
        <w:rPr>
          <w:b/>
          <w:bCs/>
          <w:szCs w:val="20"/>
        </w:rPr>
      </w:pPr>
      <w:r>
        <w:rPr>
          <w:b/>
          <w:bCs/>
          <w:szCs w:val="20"/>
        </w:rPr>
        <w:t>Implementation guidance</w:t>
      </w:r>
    </w:p>
    <w:tbl>
      <w:tblPr>
        <w:tblStyle w:val="TableGrid"/>
        <w:tblpPr w:leftFromText="142" w:rightFromText="142" w:vertAnchor="text" w:horzAnchor="margin" w:tblpY="9"/>
        <w:tblW w:w="0" w:type="auto"/>
        <w:tblInd w:w="0" w:type="dxa"/>
        <w:tblLook w:val="04A0" w:firstRow="1" w:lastRow="0" w:firstColumn="1" w:lastColumn="0" w:noHBand="0" w:noVBand="1"/>
      </w:tblPr>
      <w:tblGrid>
        <w:gridCol w:w="4814"/>
        <w:gridCol w:w="4815"/>
      </w:tblGrid>
      <w:tr w:rsidR="00046A02" w14:paraId="0836F455" w14:textId="77777777" w:rsidTr="00046A02">
        <w:tc>
          <w:tcPr>
            <w:tcW w:w="4814" w:type="dxa"/>
            <w:tcBorders>
              <w:top w:val="single" w:sz="4" w:space="0" w:color="auto"/>
              <w:left w:val="single" w:sz="4" w:space="0" w:color="auto"/>
              <w:bottom w:val="single" w:sz="4" w:space="0" w:color="auto"/>
              <w:right w:val="single" w:sz="4" w:space="0" w:color="auto"/>
            </w:tcBorders>
            <w:hideMark/>
          </w:tcPr>
          <w:p w14:paraId="60B7E975" w14:textId="77777777" w:rsidR="00046A02" w:rsidRDefault="00046A02">
            <w:pPr>
              <w:rPr>
                <w:b/>
                <w:bCs/>
                <w:szCs w:val="20"/>
              </w:rPr>
            </w:pPr>
            <w:r>
              <w:rPr>
                <w:b/>
                <w:bCs/>
                <w:szCs w:val="20"/>
              </w:rPr>
              <w:t>DLT service providers</w:t>
            </w:r>
          </w:p>
        </w:tc>
        <w:tc>
          <w:tcPr>
            <w:tcW w:w="4815" w:type="dxa"/>
            <w:tcBorders>
              <w:top w:val="single" w:sz="4" w:space="0" w:color="auto"/>
              <w:left w:val="single" w:sz="4" w:space="0" w:color="auto"/>
              <w:bottom w:val="single" w:sz="4" w:space="0" w:color="auto"/>
              <w:right w:val="single" w:sz="4" w:space="0" w:color="auto"/>
            </w:tcBorders>
            <w:hideMark/>
          </w:tcPr>
          <w:p w14:paraId="0A84156F" w14:textId="77777777" w:rsidR="00046A02" w:rsidRDefault="00046A02">
            <w:pPr>
              <w:rPr>
                <w:b/>
                <w:bCs/>
                <w:szCs w:val="20"/>
              </w:rPr>
            </w:pPr>
            <w:r>
              <w:rPr>
                <w:b/>
                <w:bCs/>
                <w:szCs w:val="20"/>
              </w:rPr>
              <w:t>DLT service customers</w:t>
            </w:r>
          </w:p>
        </w:tc>
      </w:tr>
      <w:tr w:rsidR="00046A02" w14:paraId="0A30DEEB" w14:textId="77777777" w:rsidTr="00046A02">
        <w:trPr>
          <w:trHeight w:val="563"/>
        </w:trPr>
        <w:tc>
          <w:tcPr>
            <w:tcW w:w="4814" w:type="dxa"/>
            <w:tcBorders>
              <w:top w:val="single" w:sz="4" w:space="0" w:color="auto"/>
              <w:left w:val="single" w:sz="4" w:space="0" w:color="auto"/>
              <w:bottom w:val="single" w:sz="4" w:space="0" w:color="auto"/>
              <w:right w:val="single" w:sz="4" w:space="0" w:color="auto"/>
            </w:tcBorders>
          </w:tcPr>
          <w:p w14:paraId="3F480C6A" w14:textId="77777777" w:rsidR="00046A02" w:rsidRDefault="00046A02">
            <w:pPr>
              <w:rPr>
                <w:rFonts w:eastAsia="Times New Roman"/>
                <w:b/>
                <w:bCs/>
                <w:szCs w:val="20"/>
              </w:rPr>
            </w:pPr>
          </w:p>
        </w:tc>
        <w:tc>
          <w:tcPr>
            <w:tcW w:w="4815" w:type="dxa"/>
            <w:tcBorders>
              <w:top w:val="single" w:sz="4" w:space="0" w:color="auto"/>
              <w:left w:val="single" w:sz="4" w:space="0" w:color="auto"/>
              <w:bottom w:val="single" w:sz="4" w:space="0" w:color="auto"/>
              <w:right w:val="single" w:sz="4" w:space="0" w:color="auto"/>
            </w:tcBorders>
          </w:tcPr>
          <w:p w14:paraId="4A110670" w14:textId="77777777" w:rsidR="00046A02" w:rsidRDefault="00046A02">
            <w:pPr>
              <w:rPr>
                <w:rFonts w:eastAsia="Times New Roman"/>
                <w:b/>
                <w:bCs/>
                <w:szCs w:val="20"/>
              </w:rPr>
            </w:pPr>
          </w:p>
        </w:tc>
      </w:tr>
    </w:tbl>
    <w:p w14:paraId="0FE483E3" w14:textId="77777777" w:rsidR="00046A02" w:rsidRDefault="00046A02" w:rsidP="00046A02">
      <w:pPr>
        <w:rPr>
          <w:b/>
          <w:bCs/>
          <w:lang w:eastAsia="ja-JP"/>
        </w:rPr>
      </w:pPr>
      <w:r>
        <w:rPr>
          <w:b/>
          <w:bCs/>
        </w:rPr>
        <w:t>Other information</w:t>
      </w:r>
    </w:p>
    <w:p w14:paraId="4CA45CE0" w14:textId="77777777" w:rsidR="00046A02" w:rsidRDefault="00046A02" w:rsidP="00046A02"/>
    <w:p w14:paraId="588BED2B" w14:textId="77777777" w:rsidR="00046A02" w:rsidRDefault="00046A02" w:rsidP="00046A02">
      <w:pPr>
        <w:pStyle w:val="Heading1"/>
        <w:rPr>
          <w:color w:val="000000" w:themeColor="text1"/>
        </w:rPr>
      </w:pPr>
      <w:r>
        <w:rPr>
          <w:bCs/>
        </w:rPr>
        <w:t>8</w:t>
      </w:r>
      <w:r>
        <w:rPr>
          <w:color w:val="000000" w:themeColor="text1"/>
        </w:rPr>
        <w:t xml:space="preserve"> </w:t>
      </w:r>
      <w:r>
        <w:rPr>
          <w:color w:val="000000" w:themeColor="text1"/>
        </w:rPr>
        <w:tab/>
        <w:t>Security policies</w:t>
      </w:r>
    </w:p>
    <w:p w14:paraId="0B1664C3" w14:textId="77777777" w:rsidR="00046A02" w:rsidRDefault="00046A02" w:rsidP="00046A02">
      <w:pPr>
        <w:rPr>
          <w:b/>
          <w:bCs/>
          <w:szCs w:val="20"/>
        </w:rPr>
      </w:pPr>
      <w:r>
        <w:rPr>
          <w:b/>
          <w:bCs/>
          <w:szCs w:val="20"/>
        </w:rPr>
        <w:t>Control</w:t>
      </w:r>
    </w:p>
    <w:p w14:paraId="75245405" w14:textId="77777777" w:rsidR="00046A02" w:rsidRDefault="00046A02" w:rsidP="00046A02">
      <w:pPr>
        <w:rPr>
          <w:szCs w:val="20"/>
        </w:rPr>
      </w:pPr>
      <w:r>
        <w:rPr>
          <w:szCs w:val="20"/>
        </w:rPr>
        <w:t xml:space="preserve">DLT security policy should be defined and approved by the </w:t>
      </w:r>
      <w:commentRangeStart w:id="150"/>
      <w:r>
        <w:rPr>
          <w:szCs w:val="20"/>
        </w:rPr>
        <w:t>governing</w:t>
      </w:r>
      <w:commentRangeEnd w:id="150"/>
      <w:r>
        <w:rPr>
          <w:rStyle w:val="CommentReference"/>
          <w:lang w:eastAsia="ja-JP"/>
        </w:rPr>
        <w:commentReference w:id="150"/>
      </w:r>
      <w:r>
        <w:rPr>
          <w:szCs w:val="20"/>
        </w:rPr>
        <w:t xml:space="preserve"> body. It should be complemented by appropriate levels of topic-specific security policies that are approved by appropriate management roles. The security policies should be documented and communicated to relevant parties only to the extent necessary.</w:t>
      </w:r>
    </w:p>
    <w:p w14:paraId="0DB83317" w14:textId="77777777" w:rsidR="00046A02" w:rsidRDefault="00046A02" w:rsidP="00046A02">
      <w:pPr>
        <w:rPr>
          <w:rFonts w:eastAsia="Malgun Gothic"/>
          <w:szCs w:val="20"/>
          <w:lang w:eastAsia="ko-KR"/>
        </w:rPr>
      </w:pPr>
      <w:r>
        <w:rPr>
          <w:rFonts w:eastAsia="Malgun Gothic"/>
          <w:b/>
          <w:bCs/>
          <w:szCs w:val="20"/>
          <w:lang w:eastAsia="ko-KR"/>
        </w:rPr>
        <w:t>Purpose</w:t>
      </w:r>
    </w:p>
    <w:p w14:paraId="6E8CA2CA" w14:textId="77777777" w:rsidR="00046A02" w:rsidRDefault="00046A02" w:rsidP="00046A02">
      <w:pPr>
        <w:rPr>
          <w:b/>
          <w:bCs/>
          <w:szCs w:val="20"/>
          <w:lang w:eastAsia="ja-JP"/>
        </w:rPr>
      </w:pPr>
      <w:r>
        <w:rPr>
          <w:rFonts w:eastAsia="Malgun Gothic"/>
          <w:szCs w:val="20"/>
          <w:lang w:eastAsia="ko-KR"/>
        </w:rPr>
        <w:t>To provide the directions and support for DLT security to relevant interested parties in accordance with business requirements and applicable contractual and regulatory requirements.</w:t>
      </w:r>
    </w:p>
    <w:p w14:paraId="244E0A62" w14:textId="77777777" w:rsidR="00046A02" w:rsidRDefault="00046A02" w:rsidP="00046A02">
      <w:pPr>
        <w:rPr>
          <w:b/>
          <w:bCs/>
          <w:szCs w:val="20"/>
        </w:rPr>
      </w:pPr>
      <w:r>
        <w:rPr>
          <w:b/>
          <w:bCs/>
          <w:szCs w:val="20"/>
        </w:rPr>
        <w:t>Implementation guidance</w:t>
      </w:r>
    </w:p>
    <w:p w14:paraId="60F113C3" w14:textId="77777777" w:rsidR="00046A02" w:rsidRDefault="00046A02" w:rsidP="00046A02">
      <w:pPr>
        <w:rPr>
          <w:rFonts w:eastAsia="Malgun Gothic"/>
          <w:szCs w:val="20"/>
          <w:lang w:eastAsia="ko-KR"/>
        </w:rPr>
      </w:pPr>
      <w:r>
        <w:rPr>
          <w:rFonts w:eastAsia="Malgun Gothic"/>
          <w:szCs w:val="20"/>
          <w:lang w:eastAsia="ko-KR"/>
        </w:rPr>
        <w:t xml:space="preserve">DLT governing body should set its DLT security policy that is appropriate to the purpose of the DLT service it provides. The DLT security policy should consider anticipated security risks and any applicable legal, regulatory, and contractual requirements. </w:t>
      </w:r>
    </w:p>
    <w:p w14:paraId="1B900898" w14:textId="77777777" w:rsidR="00046A02" w:rsidRDefault="00046A02" w:rsidP="00046A02">
      <w:pPr>
        <w:rPr>
          <w:rFonts w:eastAsia="Malgun Gothic"/>
          <w:szCs w:val="20"/>
          <w:lang w:eastAsia="ko-KR"/>
        </w:rPr>
      </w:pPr>
      <w:r>
        <w:rPr>
          <w:rFonts w:eastAsia="Malgun Gothic"/>
          <w:szCs w:val="20"/>
          <w:lang w:eastAsia="ko-KR"/>
        </w:rPr>
        <w:lastRenderedPageBreak/>
        <w:t>It should include DLT security objectives, principles to guide DLT security activities, and responsibilities of defined roles and relevent parties</w:t>
      </w:r>
      <w:r>
        <w:t xml:space="preserve"> </w:t>
      </w:r>
      <w:r>
        <w:rPr>
          <w:rFonts w:eastAsia="Malgun Gothic"/>
          <w:szCs w:val="20"/>
          <w:lang w:eastAsia="ko-KR"/>
        </w:rPr>
        <w:t>for DLT security.</w:t>
      </w:r>
    </w:p>
    <w:p w14:paraId="7FA66025" w14:textId="77777777" w:rsidR="00046A02" w:rsidRDefault="00046A02" w:rsidP="00046A02">
      <w:pPr>
        <w:rPr>
          <w:rFonts w:eastAsia="Malgun Gothic"/>
          <w:szCs w:val="20"/>
          <w:lang w:eastAsia="ko-KR"/>
        </w:rPr>
      </w:pPr>
      <w:r>
        <w:rPr>
          <w:rFonts w:eastAsia="Malgun Gothic"/>
          <w:szCs w:val="20"/>
          <w:lang w:eastAsia="ko-KR"/>
        </w:rPr>
        <w:t>The DLT security policy should be complemented by topic-specific policies as needed. The topic-specific policies should complement and be aligned with the DLT security policy and approved by appropriate management roles.</w:t>
      </w:r>
    </w:p>
    <w:p w14:paraId="2CC35CBC" w14:textId="77777777" w:rsidR="00046A02" w:rsidRDefault="00046A02" w:rsidP="00046A02">
      <w:pPr>
        <w:rPr>
          <w:rFonts w:eastAsia="Malgun Gothic"/>
          <w:szCs w:val="20"/>
          <w:lang w:eastAsia="ko-KR"/>
        </w:rPr>
      </w:pPr>
      <w:r>
        <w:rPr>
          <w:rFonts w:eastAsia="Malgun Gothic"/>
          <w:szCs w:val="20"/>
          <w:lang w:eastAsia="ko-KR"/>
        </w:rPr>
        <w:t>The security policies should be documented and published in an appropriate form. They should be communicated with relevant parties to the extent necessary, not to expose sensitive information. If necessary, understanding and compliance with the policies should be signed.</w:t>
      </w:r>
    </w:p>
    <w:p w14:paraId="5DC96459" w14:textId="77777777" w:rsidR="00046A02" w:rsidRDefault="00046A02" w:rsidP="00046A02">
      <w:pPr>
        <w:rPr>
          <w:b/>
          <w:bCs/>
          <w:lang w:eastAsia="ja-JP"/>
        </w:rPr>
      </w:pPr>
      <w:r>
        <w:rPr>
          <w:b/>
          <w:bCs/>
        </w:rPr>
        <w:t>Other information</w:t>
      </w:r>
    </w:p>
    <w:p w14:paraId="121B9230" w14:textId="77777777" w:rsidR="00046A02" w:rsidRDefault="00046A02" w:rsidP="00046A02">
      <w:pPr>
        <w:rPr>
          <w:del w:id="151" w:author="오 경희" w:date="2022-04-22T01:24:00Z"/>
          <w:rFonts w:eastAsia="Malgun Gothic"/>
          <w:lang w:eastAsia="ko-KR"/>
        </w:rPr>
      </w:pPr>
      <w:r>
        <w:rPr>
          <w:rFonts w:eastAsia="Malgun Gothic"/>
          <w:lang w:eastAsia="ko-KR"/>
        </w:rPr>
        <w:t>In some permissionless DLT systems, policies can be implemented on-ledger, and any activity of participation or use can be considered an agreement on the policies of the DLT system. However, implicit coded policies are generally difficult to read and understand, thus can mislead participants and users. This practice is not recommended from a security point of view.</w:t>
      </w:r>
    </w:p>
    <w:p w14:paraId="46C3E579" w14:textId="77777777" w:rsidR="00046A02" w:rsidRDefault="00046A02" w:rsidP="00046A02">
      <w:pPr>
        <w:rPr>
          <w:ins w:id="152" w:author="오 경희" w:date="2022-04-22T02:53:00Z"/>
          <w:rFonts w:eastAsia="Malgun Gothic"/>
          <w:lang w:eastAsia="ko-KR"/>
        </w:rPr>
      </w:pPr>
    </w:p>
    <w:p w14:paraId="644728F9" w14:textId="77777777" w:rsidR="00046A02" w:rsidRDefault="00046A02" w:rsidP="00046A02">
      <w:pPr>
        <w:rPr>
          <w:ins w:id="153" w:author="오 경희" w:date="2022-04-22T01:24:00Z"/>
          <w:rFonts w:eastAsia="Malgun Gothic"/>
          <w:lang w:eastAsia="ko-KR"/>
        </w:rPr>
      </w:pPr>
    </w:p>
    <w:p w14:paraId="18FBC661" w14:textId="77777777" w:rsidR="00046A02" w:rsidRDefault="00046A02" w:rsidP="00046A02">
      <w:pPr>
        <w:pStyle w:val="Heading1"/>
        <w:rPr>
          <w:color w:val="000000" w:themeColor="text1"/>
        </w:rPr>
      </w:pPr>
      <w:r>
        <w:rPr>
          <w:bCs/>
        </w:rPr>
        <w:t>9</w:t>
      </w:r>
      <w:r>
        <w:rPr>
          <w:color w:val="000000" w:themeColor="text1"/>
        </w:rPr>
        <w:t xml:space="preserve"> </w:t>
      </w:r>
      <w:r>
        <w:rPr>
          <w:color w:val="000000" w:themeColor="text1"/>
        </w:rPr>
        <w:tab/>
        <w:t>DLT platform security</w:t>
      </w:r>
    </w:p>
    <w:p w14:paraId="0DF63CA0" w14:textId="77777777" w:rsidR="00046A02" w:rsidRDefault="00046A02" w:rsidP="00046A02">
      <w:pPr>
        <w:pStyle w:val="Heading1"/>
        <w:rPr>
          <w:bCs/>
        </w:rPr>
      </w:pPr>
    </w:p>
    <w:p w14:paraId="3A80813E" w14:textId="77777777" w:rsidR="00046A02" w:rsidRDefault="00046A02" w:rsidP="00046A02">
      <w:pPr>
        <w:pStyle w:val="Heading1"/>
        <w:rPr>
          <w:color w:val="000000" w:themeColor="text1"/>
        </w:rPr>
      </w:pPr>
      <w:r>
        <w:rPr>
          <w:bCs/>
        </w:rPr>
        <w:t>10</w:t>
      </w:r>
      <w:r>
        <w:rPr>
          <w:color w:val="000000" w:themeColor="text1"/>
        </w:rPr>
        <w:t xml:space="preserve"> </w:t>
      </w:r>
      <w:r>
        <w:rPr>
          <w:color w:val="000000" w:themeColor="text1"/>
        </w:rPr>
        <w:tab/>
        <w:t>DLT administrator</w:t>
      </w:r>
    </w:p>
    <w:p w14:paraId="6EEB0D6C" w14:textId="77777777" w:rsidR="00046A02" w:rsidRDefault="00046A02" w:rsidP="00046A02">
      <w:pPr>
        <w:pStyle w:val="Heading1"/>
        <w:rPr>
          <w:bCs/>
        </w:rPr>
      </w:pPr>
    </w:p>
    <w:p w14:paraId="4A6EE9A3" w14:textId="227874C3" w:rsidR="00046A02" w:rsidRDefault="00046A02" w:rsidP="00046A02">
      <w:pPr>
        <w:pStyle w:val="Heading1"/>
        <w:rPr>
          <w:ins w:id="154" w:author="ADG TS" w:date="2022-08-01T12:50:00Z"/>
          <w:color w:val="000000" w:themeColor="text1"/>
        </w:rPr>
      </w:pPr>
      <w:r>
        <w:rPr>
          <w:bCs/>
        </w:rPr>
        <w:t>11</w:t>
      </w:r>
      <w:r>
        <w:rPr>
          <w:bCs/>
        </w:rPr>
        <w:tab/>
        <w:t>S</w:t>
      </w:r>
      <w:r>
        <w:rPr>
          <w:color w:val="000000" w:themeColor="text1"/>
        </w:rPr>
        <w:t>mart contract security</w:t>
      </w:r>
    </w:p>
    <w:p w14:paraId="02240EF9" w14:textId="77777777" w:rsidR="0048519E" w:rsidRPr="0048519E" w:rsidRDefault="0048519E">
      <w:pPr>
        <w:rPr>
          <w:rPrChange w:id="155" w:author="ADG TS" w:date="2022-08-01T12:50:00Z">
            <w:rPr>
              <w:color w:val="000000" w:themeColor="text1"/>
            </w:rPr>
          </w:rPrChange>
        </w:rPr>
        <w:pPrChange w:id="156" w:author="ADG TS" w:date="2022-08-01T12:50:00Z">
          <w:pPr>
            <w:pStyle w:val="Heading1"/>
          </w:pPr>
        </w:pPrChange>
      </w:pPr>
    </w:p>
    <w:p w14:paraId="22E8A327" w14:textId="72CE2531" w:rsidR="0048519E" w:rsidRPr="00C21FC0" w:rsidRDefault="0048519E">
      <w:pPr>
        <w:jc w:val="both"/>
        <w:rPr>
          <w:ins w:id="157" w:author="ADG TS" w:date="2022-08-01T12:50:00Z"/>
          <w:b/>
          <w:lang w:eastAsia="ja-JP"/>
        </w:rPr>
        <w:pPrChange w:id="158" w:author="ADG TS" w:date="2022-08-01T14:17:00Z">
          <w:pPr>
            <w:ind w:left="720"/>
          </w:pPr>
        </w:pPrChange>
      </w:pPr>
      <w:ins w:id="159" w:author="ADG TS" w:date="2022-08-01T12:50:00Z">
        <w:r>
          <w:rPr>
            <w:bCs/>
          </w:rPr>
          <w:t xml:space="preserve"> </w:t>
        </w:r>
        <w:r w:rsidRPr="002305CF">
          <w:t xml:space="preserve">A smart contract is a computer program that is deployed using cryptographically signed transactions on the distributed ledger network (e.g., </w:t>
        </w:r>
        <w:r w:rsidRPr="00C21FC0">
          <w:rPr>
            <w:rFonts w:eastAsia="Times New Roman"/>
            <w:szCs w:val="20"/>
            <w:lang w:eastAsia="en-US"/>
          </w:rPr>
          <w:t>Ethereum</w:t>
        </w:r>
        <w:r w:rsidRPr="00010C34">
          <w:t xml:space="preserve"> </w:t>
        </w:r>
        <w:r w:rsidRPr="00C21FC0">
          <w:rPr>
            <w:rFonts w:eastAsia="Times New Roman"/>
            <w:bCs/>
            <w:szCs w:val="20"/>
            <w:lang w:eastAsia="en-US"/>
          </w:rPr>
          <w:t>smart contracts, Hyperledger Fabric's chaincode</w:t>
        </w:r>
        <w:r w:rsidRPr="00010C34">
          <w:t xml:space="preserve">). </w:t>
        </w:r>
        <w:r w:rsidRPr="00C21FC0">
          <w:rPr>
            <w:rFonts w:eastAsia="Times New Roman"/>
            <w:bCs/>
            <w:szCs w:val="20"/>
            <w:lang w:eastAsia="en-US"/>
          </w:rPr>
          <w:t>The smart contract is executed by nodes within the distributed ledger system. The results of the execution are validated by consensus and recorded on the distributed ledger. (X.1400)</w:t>
        </w:r>
        <w:r w:rsidR="00660983">
          <w:rPr>
            <w:rFonts w:eastAsia="Times New Roman"/>
            <w:bCs/>
            <w:szCs w:val="20"/>
            <w:lang w:eastAsia="en-US"/>
          </w:rPr>
          <w:t xml:space="preserve"> </w:t>
        </w:r>
        <w:r>
          <w:rPr>
            <w:lang w:eastAsia="en-US"/>
          </w:rPr>
          <w:t>Although Smart contract are defined as legally binding contracts, controls are required that data is stored in secure environment.</w:t>
        </w:r>
      </w:ins>
    </w:p>
    <w:p w14:paraId="51C7D60D" w14:textId="77777777" w:rsidR="0048519E" w:rsidRDefault="0048519E">
      <w:pPr>
        <w:jc w:val="both"/>
        <w:rPr>
          <w:ins w:id="160" w:author="ADG TS" w:date="2022-08-01T12:50:00Z"/>
        </w:rPr>
        <w:pPrChange w:id="161" w:author="ADG TS" w:date="2022-08-01T14:17:00Z">
          <w:pPr/>
        </w:pPrChange>
      </w:pPr>
      <w:ins w:id="162" w:author="ADG TS" w:date="2022-08-01T12:50:00Z">
        <w:r>
          <w:rPr>
            <w:lang w:eastAsia="en-US"/>
          </w:rPr>
          <w:t xml:space="preserve">            The Security controls to be adopted for ensuring Smart Contract Security are as below:</w:t>
        </w:r>
      </w:ins>
    </w:p>
    <w:p w14:paraId="7A6B841D" w14:textId="77777777" w:rsidR="0048519E" w:rsidRPr="00C21FC0" w:rsidRDefault="0048519E">
      <w:pPr>
        <w:pStyle w:val="ListParagraph"/>
        <w:numPr>
          <w:ilvl w:val="0"/>
          <w:numId w:val="18"/>
        </w:numPr>
        <w:spacing w:before="120"/>
        <w:ind w:left="660"/>
        <w:jc w:val="both"/>
        <w:rPr>
          <w:ins w:id="163" w:author="ADG TS" w:date="2022-08-01T12:50:00Z"/>
          <w:bCs/>
          <w:lang w:eastAsia="ja-JP"/>
        </w:rPr>
        <w:pPrChange w:id="164" w:author="ADG TS" w:date="2022-08-01T14:17:00Z">
          <w:pPr>
            <w:pStyle w:val="ListParagraph"/>
            <w:numPr>
              <w:numId w:val="18"/>
            </w:numPr>
            <w:spacing w:before="120"/>
            <w:ind w:left="1380" w:hanging="720"/>
          </w:pPr>
        </w:pPrChange>
      </w:pPr>
      <w:ins w:id="165" w:author="ADG TS" w:date="2022-08-01T12:50:00Z">
        <w:r>
          <w:rPr>
            <w:b/>
            <w:bCs/>
            <w:lang w:eastAsia="en-US"/>
          </w:rPr>
          <w:t>Secure Coding:</w:t>
        </w:r>
      </w:ins>
    </w:p>
    <w:p w14:paraId="09B8531C" w14:textId="77777777" w:rsidR="0048519E" w:rsidRDefault="0048519E">
      <w:pPr>
        <w:jc w:val="both"/>
        <w:rPr>
          <w:ins w:id="166" w:author="ADG TS" w:date="2022-08-01T12:50:00Z"/>
        </w:rPr>
        <w:pPrChange w:id="167" w:author="ADG TS" w:date="2022-08-01T14:17:00Z">
          <w:pPr>
            <w:ind w:left="660"/>
          </w:pPr>
        </w:pPrChange>
      </w:pPr>
      <w:ins w:id="168" w:author="ADG TS" w:date="2022-08-01T12:50:00Z">
        <w:r>
          <w:rPr>
            <w:lang w:eastAsia="en-US"/>
          </w:rPr>
          <w:t>Code review testing may be done on code scanning, execution along Malware scanning for Smart Contract. Secure SDLC practices may be followed.</w:t>
        </w:r>
      </w:ins>
    </w:p>
    <w:p w14:paraId="7F591556" w14:textId="77777777" w:rsidR="0048519E" w:rsidRDefault="0048519E">
      <w:pPr>
        <w:jc w:val="both"/>
        <w:rPr>
          <w:ins w:id="169" w:author="ADG TS" w:date="2022-08-01T12:50:00Z"/>
        </w:rPr>
        <w:pPrChange w:id="170" w:author="ADG TS" w:date="2022-08-01T14:17:00Z">
          <w:pPr>
            <w:ind w:left="660"/>
          </w:pPr>
        </w:pPrChange>
      </w:pPr>
      <w:ins w:id="171" w:author="ADG TS" w:date="2022-08-01T12:50:00Z">
        <w:r>
          <w:rPr>
            <w:lang w:eastAsia="en-US"/>
          </w:rPr>
          <w:t>If appropriate, automated review mechanism to formally validate that the code performs its desired function and is free from Security Vulnerabilities.</w:t>
        </w:r>
      </w:ins>
    </w:p>
    <w:p w14:paraId="17947EFA" w14:textId="77777777" w:rsidR="0048519E" w:rsidRPr="00C21FC0" w:rsidRDefault="0048519E">
      <w:pPr>
        <w:pStyle w:val="ListParagraph"/>
        <w:numPr>
          <w:ilvl w:val="0"/>
          <w:numId w:val="18"/>
        </w:numPr>
        <w:spacing w:before="120"/>
        <w:ind w:left="660"/>
        <w:jc w:val="both"/>
        <w:rPr>
          <w:ins w:id="172" w:author="ADG TS" w:date="2022-08-01T12:50:00Z"/>
          <w:b/>
          <w:lang w:eastAsia="ja-JP"/>
        </w:rPr>
        <w:pPrChange w:id="173" w:author="ADG TS" w:date="2022-08-01T14:17:00Z">
          <w:pPr>
            <w:pStyle w:val="ListParagraph"/>
            <w:numPr>
              <w:numId w:val="18"/>
            </w:numPr>
            <w:spacing w:before="120"/>
            <w:ind w:left="1380" w:hanging="720"/>
          </w:pPr>
        </w:pPrChange>
      </w:pPr>
      <w:ins w:id="174" w:author="ADG TS" w:date="2022-08-01T12:50:00Z">
        <w:r>
          <w:rPr>
            <w:b/>
            <w:bCs/>
          </w:rPr>
          <w:t>Access Control Functions:</w:t>
        </w:r>
      </w:ins>
    </w:p>
    <w:p w14:paraId="36D804AD" w14:textId="77777777" w:rsidR="0048519E" w:rsidRDefault="0048519E">
      <w:pPr>
        <w:jc w:val="both"/>
        <w:rPr>
          <w:ins w:id="175" w:author="ADG TS" w:date="2022-08-01T12:50:00Z"/>
        </w:rPr>
        <w:pPrChange w:id="176" w:author="ADG TS" w:date="2022-08-01T14:17:00Z">
          <w:pPr>
            <w:ind w:left="660"/>
          </w:pPr>
        </w:pPrChange>
      </w:pPr>
      <w:ins w:id="177" w:author="ADG TS" w:date="2022-08-01T12:50:00Z">
        <w:r>
          <w:t>Robust access control functions may be implemented in Smart Contract Code enabling the privileges and ownership along with functionality of self-administration.</w:t>
        </w:r>
      </w:ins>
    </w:p>
    <w:p w14:paraId="1838421B" w14:textId="77777777" w:rsidR="0048519E" w:rsidRPr="00C21FC0" w:rsidRDefault="0048519E">
      <w:pPr>
        <w:jc w:val="both"/>
        <w:rPr>
          <w:ins w:id="178" w:author="ADG TS" w:date="2022-08-01T12:50:00Z"/>
          <w:b/>
          <w:lang w:eastAsia="ja-JP"/>
        </w:rPr>
        <w:pPrChange w:id="179" w:author="ADG TS" w:date="2022-08-01T14:17:00Z">
          <w:pPr>
            <w:ind w:left="660"/>
          </w:pPr>
        </w:pPrChange>
      </w:pPr>
    </w:p>
    <w:p w14:paraId="414CD6CE" w14:textId="77777777" w:rsidR="0048519E" w:rsidRPr="00C21FC0" w:rsidRDefault="0048519E">
      <w:pPr>
        <w:pStyle w:val="ListParagraph"/>
        <w:numPr>
          <w:ilvl w:val="0"/>
          <w:numId w:val="18"/>
        </w:numPr>
        <w:spacing w:before="120"/>
        <w:ind w:left="660"/>
        <w:jc w:val="both"/>
        <w:rPr>
          <w:ins w:id="180" w:author="ADG TS" w:date="2022-08-01T12:50:00Z"/>
          <w:b/>
          <w:lang w:eastAsia="ja-JP"/>
        </w:rPr>
        <w:pPrChange w:id="181" w:author="ADG TS" w:date="2022-08-01T14:17:00Z">
          <w:pPr>
            <w:pStyle w:val="ListParagraph"/>
            <w:numPr>
              <w:numId w:val="18"/>
            </w:numPr>
            <w:spacing w:before="120"/>
            <w:ind w:left="1380" w:hanging="720"/>
          </w:pPr>
        </w:pPrChange>
      </w:pPr>
      <w:ins w:id="182" w:author="ADG TS" w:date="2022-08-01T12:50:00Z">
        <w:r>
          <w:rPr>
            <w:b/>
            <w:bCs/>
          </w:rPr>
          <w:t xml:space="preserve">Secure Oracle Networks: </w:t>
        </w:r>
      </w:ins>
    </w:p>
    <w:p w14:paraId="3BD9843D" w14:textId="77777777" w:rsidR="0048519E" w:rsidRPr="00C21FC0" w:rsidRDefault="0048519E">
      <w:pPr>
        <w:jc w:val="both"/>
        <w:rPr>
          <w:ins w:id="183" w:author="ADG TS" w:date="2022-08-01T12:50:00Z"/>
          <w:lang w:eastAsia="ja-JP"/>
        </w:rPr>
        <w:pPrChange w:id="184" w:author="ADG TS" w:date="2022-08-01T14:17:00Z">
          <w:pPr>
            <w:ind w:left="660"/>
          </w:pPr>
        </w:pPrChange>
      </w:pPr>
      <w:ins w:id="185" w:author="ADG TS" w:date="2022-08-01T12:50:00Z">
        <w:r>
          <w:t>Secure Oracle Networks may be used to feed the data into the Smart Contracts. While integrating with external feeds, a robust Governance process may be followed.</w:t>
        </w:r>
      </w:ins>
    </w:p>
    <w:p w14:paraId="1C05E05E" w14:textId="4AE57C42" w:rsidR="00046A02" w:rsidRDefault="00046A02" w:rsidP="00046A02">
      <w:pPr>
        <w:pStyle w:val="Heading1"/>
        <w:rPr>
          <w:bCs/>
        </w:rPr>
      </w:pPr>
    </w:p>
    <w:p w14:paraId="287D3AEF" w14:textId="77777777" w:rsidR="00046A02" w:rsidRDefault="00046A02" w:rsidP="00046A02">
      <w:pPr>
        <w:pStyle w:val="Heading1"/>
        <w:rPr>
          <w:color w:val="000000" w:themeColor="text1"/>
        </w:rPr>
      </w:pPr>
      <w:r>
        <w:rPr>
          <w:bCs/>
        </w:rPr>
        <w:t>12</w:t>
      </w:r>
      <w:r>
        <w:rPr>
          <w:bCs/>
        </w:rPr>
        <w:tab/>
        <w:t>C</w:t>
      </w:r>
      <w:r>
        <w:rPr>
          <w:color w:val="000000" w:themeColor="text1"/>
        </w:rPr>
        <w:t>onsensus mechanism security</w:t>
      </w:r>
    </w:p>
    <w:p w14:paraId="322FF135" w14:textId="77777777" w:rsidR="00660983" w:rsidRDefault="00660983" w:rsidP="00660983">
      <w:pPr>
        <w:pStyle w:val="Heading1"/>
        <w:jc w:val="both"/>
        <w:rPr>
          <w:ins w:id="186" w:author="ADG TS" w:date="2022-08-01T12:50:00Z"/>
          <w:b w:val="0"/>
          <w:bCs/>
        </w:rPr>
      </w:pPr>
      <w:ins w:id="187" w:author="ADG TS" w:date="2022-08-01T12:50:00Z">
        <w:r>
          <w:rPr>
            <w:bCs/>
          </w:rPr>
          <w:t xml:space="preserve">              </w:t>
        </w:r>
        <w:r w:rsidRPr="00C21FC0">
          <w:rPr>
            <w:b w:val="0"/>
            <w:bCs/>
          </w:rPr>
          <w:t>Consensus mechanisms ensure convergence towards a single, immutable version of the ledger. They allow actors on the network to agree on the information recorded on the blockchain, taking into consideration the fact that some actors can be untrustworthy or malicious</w:t>
        </w:r>
        <w:r>
          <w:rPr>
            <w:b w:val="0"/>
            <w:bCs/>
          </w:rPr>
          <w:t xml:space="preserve">. (X.1400) </w:t>
        </w:r>
      </w:ins>
    </w:p>
    <w:p w14:paraId="74454BBA" w14:textId="77777777" w:rsidR="00660983" w:rsidRDefault="00660983" w:rsidP="00660983">
      <w:pPr>
        <w:jc w:val="both"/>
        <w:rPr>
          <w:ins w:id="188" w:author="ADG TS" w:date="2022-08-01T12:50:00Z"/>
        </w:rPr>
      </w:pPr>
      <w:ins w:id="189" w:author="ADG TS" w:date="2022-08-01T12:50:00Z">
        <w:r>
          <w:rPr>
            <w:lang w:eastAsia="en-US"/>
          </w:rPr>
          <w:t xml:space="preserve">             The Security controls to be adopted for ensuring Consensus Security are as below:</w:t>
        </w:r>
      </w:ins>
    </w:p>
    <w:p w14:paraId="217717BB" w14:textId="77777777" w:rsidR="00660983" w:rsidRDefault="00660983" w:rsidP="00660983">
      <w:pPr>
        <w:jc w:val="both"/>
        <w:rPr>
          <w:ins w:id="190" w:author="ADG TS" w:date="2022-08-01T12:50:00Z"/>
        </w:rPr>
      </w:pPr>
      <w:ins w:id="191" w:author="ADG TS" w:date="2022-08-01T12:50:00Z">
        <w:r>
          <w:rPr>
            <w:lang w:eastAsia="en-US"/>
          </w:rPr>
          <w:t xml:space="preserve"> </w:t>
        </w:r>
      </w:ins>
    </w:p>
    <w:p w14:paraId="70D62FD5" w14:textId="77777777" w:rsidR="00660983" w:rsidRDefault="00660983" w:rsidP="00660983">
      <w:pPr>
        <w:pStyle w:val="ListParagraph"/>
        <w:numPr>
          <w:ilvl w:val="0"/>
          <w:numId w:val="19"/>
        </w:numPr>
        <w:spacing w:before="120"/>
        <w:jc w:val="both"/>
        <w:rPr>
          <w:ins w:id="192" w:author="ADG TS" w:date="2022-08-01T12:50:00Z"/>
          <w:bCs/>
        </w:rPr>
      </w:pPr>
      <w:ins w:id="193" w:author="ADG TS" w:date="2022-08-01T12:50:00Z">
        <w:r w:rsidRPr="00C21FC0">
          <w:rPr>
            <w:b/>
            <w:bCs/>
            <w:lang w:eastAsia="en-US"/>
          </w:rPr>
          <w:t>Authentication and Access Control:</w:t>
        </w:r>
      </w:ins>
    </w:p>
    <w:p w14:paraId="63F5E27B" w14:textId="77777777" w:rsidR="00660983" w:rsidRPr="006E6195" w:rsidRDefault="00660983" w:rsidP="00660983">
      <w:pPr>
        <w:ind w:left="660"/>
        <w:jc w:val="both"/>
        <w:rPr>
          <w:ins w:id="194" w:author="ADG TS" w:date="2022-08-01T12:50:00Z"/>
        </w:rPr>
      </w:pPr>
      <w:ins w:id="195" w:author="ADG TS" w:date="2022-08-01T12:50:00Z">
        <w:r>
          <w:t>Robust access control and authentication based processes must be implemented on the Systems so that only authorised nodes can access the System so as to prevent Consensus Based Attacks.</w:t>
        </w:r>
      </w:ins>
    </w:p>
    <w:p w14:paraId="674AB2EC" w14:textId="35094976" w:rsidR="00046A02" w:rsidDel="009A180F" w:rsidRDefault="00046A02" w:rsidP="00046A02">
      <w:pPr>
        <w:pStyle w:val="Heading1"/>
        <w:rPr>
          <w:del w:id="196" w:author="ADG TS" w:date="2022-08-01T13:16:00Z"/>
          <w:bCs/>
        </w:rPr>
      </w:pPr>
    </w:p>
    <w:p w14:paraId="37BEE83E" w14:textId="77777777" w:rsidR="00046A02" w:rsidRDefault="00046A02" w:rsidP="00046A02">
      <w:pPr>
        <w:pStyle w:val="Heading1"/>
        <w:rPr>
          <w:color w:val="000000" w:themeColor="text1"/>
        </w:rPr>
      </w:pPr>
      <w:r>
        <w:rPr>
          <w:bCs/>
        </w:rPr>
        <w:t>13</w:t>
      </w:r>
      <w:r>
        <w:rPr>
          <w:bCs/>
        </w:rPr>
        <w:tab/>
      </w:r>
      <w:r>
        <w:rPr>
          <w:color w:val="000000" w:themeColor="text1"/>
        </w:rPr>
        <w:t>DLT oracle security</w:t>
      </w:r>
    </w:p>
    <w:p w14:paraId="359C7B94" w14:textId="76BE9CCD" w:rsidR="00660983" w:rsidRDefault="00660983" w:rsidP="00660983">
      <w:pPr>
        <w:pStyle w:val="Heading1"/>
        <w:ind w:left="720" w:firstLine="0"/>
        <w:jc w:val="both"/>
        <w:rPr>
          <w:ins w:id="197" w:author="ADG TS" w:date="2022-08-01T12:50:00Z"/>
          <w:b w:val="0"/>
        </w:rPr>
      </w:pPr>
      <w:ins w:id="198" w:author="ADG TS" w:date="2022-08-01T12:50:00Z">
        <w:r>
          <w:rPr>
            <w:b w:val="0"/>
          </w:rPr>
          <w:t>Oracle are third party feeds that supply smart contract with related and relevant information required by Smart Contract to execute when preconditions have been met. The information includes Exchange rate, temperature or any other event data required by individual Smart contract. It also acts as middleware for facilitating communication between DLT and off chain systems such as information from Data providers, API signatures, IoT devices,</w:t>
        </w:r>
      </w:ins>
      <w:ins w:id="199" w:author="ADG TS" w:date="2022-08-01T13:21:00Z">
        <w:r w:rsidR="000E7CD3">
          <w:rPr>
            <w:b w:val="0"/>
          </w:rPr>
          <w:t xml:space="preserve"> </w:t>
        </w:r>
      </w:ins>
      <w:ins w:id="200" w:author="ADG TS" w:date="2022-08-01T12:50:00Z">
        <w:r>
          <w:rPr>
            <w:b w:val="0"/>
          </w:rPr>
          <w:t>Cloud Providers etc.</w:t>
        </w:r>
      </w:ins>
    </w:p>
    <w:p w14:paraId="4F3DA838" w14:textId="77777777" w:rsidR="00660983" w:rsidRDefault="00660983" w:rsidP="00660983">
      <w:pPr>
        <w:rPr>
          <w:ins w:id="201" w:author="ADG TS" w:date="2022-08-01T12:50:00Z"/>
        </w:rPr>
      </w:pPr>
      <w:ins w:id="202" w:author="ADG TS" w:date="2022-08-01T12:50:00Z">
        <w:r>
          <w:rPr>
            <w:lang w:eastAsia="en-US"/>
          </w:rPr>
          <w:t xml:space="preserve">            The adopted Security Controls are as follows:</w:t>
        </w:r>
      </w:ins>
    </w:p>
    <w:p w14:paraId="0B6B42D1" w14:textId="77777777" w:rsidR="00660983" w:rsidRPr="00C21FC0" w:rsidRDefault="00660983" w:rsidP="00D047CF">
      <w:pPr>
        <w:pStyle w:val="ListParagraph"/>
        <w:numPr>
          <w:ilvl w:val="0"/>
          <w:numId w:val="20"/>
        </w:numPr>
        <w:spacing w:before="120"/>
        <w:ind w:left="1134" w:hanging="283"/>
        <w:rPr>
          <w:ins w:id="203" w:author="ADG TS" w:date="2022-08-01T12:50:00Z"/>
          <w:b/>
          <w:lang w:eastAsia="ja-JP"/>
        </w:rPr>
      </w:pPr>
      <w:ins w:id="204" w:author="ADG TS" w:date="2022-08-01T12:50:00Z">
        <w:r>
          <w:rPr>
            <w:b/>
            <w:bCs/>
            <w:lang w:eastAsia="en-US"/>
          </w:rPr>
          <w:t>Protection from Malware:</w:t>
        </w:r>
      </w:ins>
    </w:p>
    <w:p w14:paraId="2CEEF091" w14:textId="77777777" w:rsidR="00660983" w:rsidRDefault="00660983" w:rsidP="00660983">
      <w:pPr>
        <w:ind w:left="720"/>
        <w:rPr>
          <w:ins w:id="205" w:author="ADG TS" w:date="2022-08-01T12:50:00Z"/>
        </w:rPr>
      </w:pPr>
      <w:ins w:id="206" w:author="ADG TS" w:date="2022-08-01T12:50:00Z">
        <w:r>
          <w:rPr>
            <w:lang w:eastAsia="en-US"/>
          </w:rPr>
          <w:t xml:space="preserve">  Third Party feeds used to supply information such as Exchange rate, temperature or any other information should be free from Malware. It is to be ensured that Information and Information Processing facilities are free from Malware.</w:t>
        </w:r>
      </w:ins>
    </w:p>
    <w:p w14:paraId="658FBDB2" w14:textId="77777777" w:rsidR="00660983" w:rsidRDefault="00660983" w:rsidP="00660983">
      <w:pPr>
        <w:ind w:left="720"/>
        <w:rPr>
          <w:ins w:id="207" w:author="ADG TS" w:date="2022-08-01T12:50:00Z"/>
        </w:rPr>
      </w:pPr>
    </w:p>
    <w:p w14:paraId="31E06A91" w14:textId="77777777" w:rsidR="00046A02" w:rsidRDefault="00046A02" w:rsidP="00046A02">
      <w:pPr>
        <w:pStyle w:val="Heading1"/>
        <w:rPr>
          <w:bCs/>
        </w:rPr>
      </w:pPr>
    </w:p>
    <w:p w14:paraId="09650091" w14:textId="77777777" w:rsidR="00046A02" w:rsidRDefault="00046A02" w:rsidP="00046A02">
      <w:pPr>
        <w:pStyle w:val="Heading1"/>
        <w:rPr>
          <w:bCs/>
        </w:rPr>
      </w:pPr>
      <w:r>
        <w:rPr>
          <w:bCs/>
        </w:rPr>
        <w:t>14</w:t>
      </w:r>
      <w:r>
        <w:rPr>
          <w:bCs/>
        </w:rPr>
        <w:tab/>
      </w:r>
      <w:r>
        <w:rPr>
          <w:color w:val="000000" w:themeColor="text1"/>
        </w:rPr>
        <w:t>DLT interoperability</w:t>
      </w:r>
      <w:r>
        <w:rPr>
          <w:bCs/>
        </w:rPr>
        <w:t xml:space="preserve"> security</w:t>
      </w:r>
    </w:p>
    <w:p w14:paraId="02D35D86" w14:textId="77777777" w:rsidR="00046A02" w:rsidRDefault="00046A02" w:rsidP="00046A02">
      <w:pPr>
        <w:rPr>
          <w:rFonts w:eastAsia="SimSun"/>
        </w:rPr>
      </w:pPr>
    </w:p>
    <w:p w14:paraId="01B77C8E" w14:textId="77777777" w:rsidR="00046A02" w:rsidRDefault="00046A02" w:rsidP="00046A02">
      <w:pPr>
        <w:jc w:val="center"/>
        <w:rPr>
          <w:rFonts w:eastAsia="SimSun"/>
        </w:rPr>
      </w:pPr>
      <w:r>
        <w:rPr>
          <w:rFonts w:eastAsia="SimSun"/>
        </w:rPr>
        <w:t>________________</w:t>
      </w:r>
    </w:p>
    <w:p w14:paraId="773200C4" w14:textId="77777777" w:rsidR="00046A02" w:rsidRDefault="00046A02" w:rsidP="00046A02">
      <w:pPr>
        <w:spacing w:after="160" w:line="256" w:lineRule="auto"/>
        <w:rPr>
          <w:b/>
          <w:szCs w:val="20"/>
        </w:rPr>
      </w:pPr>
    </w:p>
    <w:p w14:paraId="54546458" w14:textId="77777777" w:rsidR="00046A02" w:rsidRDefault="00046A02" w:rsidP="00046A02">
      <w:pPr>
        <w:rPr>
          <w:lang w:eastAsia="ja-JP"/>
        </w:rPr>
      </w:pPr>
    </w:p>
    <w:p w14:paraId="67502E0F" w14:textId="77777777" w:rsidR="000F028B" w:rsidRPr="00A33DFC" w:rsidRDefault="000F028B" w:rsidP="00046A02">
      <w:pPr>
        <w:sectPr w:rsidR="000F028B" w:rsidRPr="00A33DFC" w:rsidSect="00634E1D">
          <w:headerReference w:type="default" r:id="rId15"/>
          <w:pgSz w:w="11909" w:h="16834"/>
          <w:pgMar w:top="1417" w:right="1134" w:bottom="1417" w:left="1134" w:header="720" w:footer="720" w:gutter="0"/>
          <w:cols w:space="708"/>
          <w:titlePg/>
          <w:docGrid w:linePitch="360"/>
        </w:sectPr>
      </w:pPr>
    </w:p>
    <w:p w14:paraId="6ED11980" w14:textId="77777777" w:rsidR="000F028B" w:rsidRDefault="000F028B" w:rsidP="008C2AED">
      <w:pPr>
        <w:spacing w:before="120" w:after="120"/>
        <w:jc w:val="center"/>
        <w:divId w:val="1420635301"/>
        <w:rPr>
          <w:rFonts w:eastAsia="Times New Roman"/>
        </w:rPr>
      </w:pPr>
      <w:r>
        <w:rPr>
          <w:rFonts w:eastAsia="Times New Roman"/>
        </w:rPr>
        <w:lastRenderedPageBreak/>
        <w:t>_______________</w:t>
      </w:r>
    </w:p>
    <w:sectPr w:rsidR="000F028B" w:rsidSect="00634E1D">
      <w:pgSz w:w="16834" w:h="11909" w:orient="landscape"/>
      <w:pgMar w:top="1417" w:right="1134" w:bottom="1417" w:left="1134" w:header="720" w:footer="72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50" w:author="오 경희" w:date="2022-05-12T10:00:00Z" w:initials="오경">
    <w:p w14:paraId="449A73FD" w14:textId="77777777" w:rsidR="00046A02" w:rsidRDefault="00046A02" w:rsidP="00046A02">
      <w:pPr>
        <w:pStyle w:val="CommentText"/>
      </w:pPr>
      <w:r>
        <w:rPr>
          <w:rStyle w:val="CommentReference"/>
        </w:rPr>
        <w:annotationRef/>
      </w:r>
      <w:r>
        <w:rPr>
          <w:lang w:val="en-US"/>
        </w:rPr>
        <w:t>Definition as a collective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49A73F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627BBC5" w16cex:dateUtc="2022-05-12T08:0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49A73FD" w16cid:durableId="2627BBC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58F086" w14:textId="77777777" w:rsidR="00030327" w:rsidRDefault="00030327" w:rsidP="00D51784">
      <w:r>
        <w:separator/>
      </w:r>
    </w:p>
  </w:endnote>
  <w:endnote w:type="continuationSeparator" w:id="0">
    <w:p w14:paraId="60CE81B8" w14:textId="77777777" w:rsidR="00030327" w:rsidRDefault="00030327" w:rsidP="00D5178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2B2375F" w14:textId="77777777" w:rsidR="00030327" w:rsidRDefault="00030327" w:rsidP="00D51784">
      <w:r>
        <w:separator/>
      </w:r>
    </w:p>
  </w:footnote>
  <w:footnote w:type="continuationSeparator" w:id="0">
    <w:p w14:paraId="3E68044A" w14:textId="77777777" w:rsidR="00030327" w:rsidRDefault="00030327" w:rsidP="00D5178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2DDE40" w14:textId="6014DE6A" w:rsidR="00D25082" w:rsidRPr="00634E1D" w:rsidRDefault="00634E1D" w:rsidP="00634E1D">
    <w:pPr>
      <w:pStyle w:val="Header"/>
      <w:jc w:val="center"/>
      <w:rPr>
        <w:sz w:val="18"/>
      </w:rPr>
    </w:pPr>
    <w:r w:rsidRPr="00634E1D">
      <w:rPr>
        <w:sz w:val="18"/>
      </w:rPr>
      <w:t xml:space="preserve">- </w:t>
    </w:r>
    <w:r w:rsidRPr="00634E1D">
      <w:rPr>
        <w:sz w:val="18"/>
      </w:rPr>
      <w:fldChar w:fldCharType="begin"/>
    </w:r>
    <w:r w:rsidRPr="00634E1D">
      <w:rPr>
        <w:sz w:val="18"/>
      </w:rPr>
      <w:instrText xml:space="preserve"> PAGE  \* MERGEFORMAT </w:instrText>
    </w:r>
    <w:r w:rsidRPr="00634E1D">
      <w:rPr>
        <w:sz w:val="18"/>
      </w:rPr>
      <w:fldChar w:fldCharType="separate"/>
    </w:r>
    <w:r w:rsidR="00B34881">
      <w:rPr>
        <w:noProof/>
        <w:sz w:val="18"/>
      </w:rPr>
      <w:t>8</w:t>
    </w:r>
    <w:r w:rsidRPr="00634E1D">
      <w:rPr>
        <w:sz w:val="18"/>
      </w:rPr>
      <w:fldChar w:fldCharType="end"/>
    </w:r>
    <w:r w:rsidRPr="00634E1D">
      <w:rPr>
        <w:sz w:val="18"/>
      </w:rPr>
      <w:t xml:space="preserve"> -</w:t>
    </w:r>
    <w:r w:rsidR="0036255E">
      <w:rPr>
        <w:sz w:val="18"/>
      </w:rPr>
      <w:br/>
      <w:t>SG17-</w:t>
    </w:r>
    <w:r w:rsidR="00FB3B64">
      <w:rPr>
        <w:sz w:val="18"/>
      </w:rPr>
      <w:t>C174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6D2DA0"/>
    <w:multiLevelType w:val="hybridMultilevel"/>
    <w:tmpl w:val="9EB64D32"/>
    <w:lvl w:ilvl="0" w:tplc="0409000F">
      <w:start w:val="1"/>
      <w:numFmt w:val="decimal"/>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0D0F28CB"/>
    <w:multiLevelType w:val="hybridMultilevel"/>
    <w:tmpl w:val="81C6EBC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C53049"/>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DB5D0D"/>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70724"/>
    <w:multiLevelType w:val="hybridMultilevel"/>
    <w:tmpl w:val="2EE0B3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11605F9"/>
    <w:multiLevelType w:val="hybridMultilevel"/>
    <w:tmpl w:val="2F94961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B4D62DF"/>
    <w:multiLevelType w:val="hybridMultilevel"/>
    <w:tmpl w:val="BC189D62"/>
    <w:lvl w:ilvl="0" w:tplc="4F0C09C2">
      <w:start w:val="1"/>
      <w:numFmt w:val="lowerRoman"/>
      <w:lvlText w:val="%1."/>
      <w:lvlJc w:val="left"/>
      <w:pPr>
        <w:ind w:left="1380" w:hanging="720"/>
      </w:pPr>
      <w:rPr>
        <w:rFonts w:hint="default"/>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7" w15:restartNumberingAfterBreak="0">
    <w:nsid w:val="2F127EAE"/>
    <w:multiLevelType w:val="hybridMultilevel"/>
    <w:tmpl w:val="3C04E1CA"/>
    <w:lvl w:ilvl="0" w:tplc="BB7ADE0C">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0CE793A"/>
    <w:multiLevelType w:val="hybridMultilevel"/>
    <w:tmpl w:val="CADE34FE"/>
    <w:lvl w:ilvl="0" w:tplc="72443A8E">
      <w:start w:val="1"/>
      <w:numFmt w:val="lowerRoman"/>
      <w:lvlText w:val="%1."/>
      <w:lvlJc w:val="left"/>
      <w:pPr>
        <w:ind w:left="1380" w:hanging="720"/>
      </w:pPr>
      <w:rPr>
        <w:rFonts w:hint="default"/>
        <w:b/>
        <w:bCs/>
      </w:r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9" w15:restartNumberingAfterBreak="0">
    <w:nsid w:val="36005D54"/>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6C44C11"/>
    <w:multiLevelType w:val="hybridMultilevel"/>
    <w:tmpl w:val="D3666B96"/>
    <w:lvl w:ilvl="0" w:tplc="0809000F">
      <w:start w:val="1"/>
      <w:numFmt w:val="decimal"/>
      <w:lvlText w:val="%1."/>
      <w:lvlJc w:val="left"/>
      <w:pPr>
        <w:ind w:left="363" w:hanging="360"/>
      </w:pPr>
    </w:lvl>
    <w:lvl w:ilvl="1" w:tplc="08090019" w:tentative="1">
      <w:start w:val="1"/>
      <w:numFmt w:val="lowerLetter"/>
      <w:lvlText w:val="%2."/>
      <w:lvlJc w:val="left"/>
      <w:pPr>
        <w:ind w:left="1083" w:hanging="360"/>
      </w:pPr>
    </w:lvl>
    <w:lvl w:ilvl="2" w:tplc="0809001B" w:tentative="1">
      <w:start w:val="1"/>
      <w:numFmt w:val="lowerRoman"/>
      <w:lvlText w:val="%3."/>
      <w:lvlJc w:val="right"/>
      <w:pPr>
        <w:ind w:left="1803" w:hanging="180"/>
      </w:pPr>
    </w:lvl>
    <w:lvl w:ilvl="3" w:tplc="0809000F" w:tentative="1">
      <w:start w:val="1"/>
      <w:numFmt w:val="decimal"/>
      <w:lvlText w:val="%4."/>
      <w:lvlJc w:val="left"/>
      <w:pPr>
        <w:ind w:left="2523" w:hanging="360"/>
      </w:pPr>
    </w:lvl>
    <w:lvl w:ilvl="4" w:tplc="08090019" w:tentative="1">
      <w:start w:val="1"/>
      <w:numFmt w:val="lowerLetter"/>
      <w:lvlText w:val="%5."/>
      <w:lvlJc w:val="left"/>
      <w:pPr>
        <w:ind w:left="3243" w:hanging="360"/>
      </w:pPr>
    </w:lvl>
    <w:lvl w:ilvl="5" w:tplc="0809001B" w:tentative="1">
      <w:start w:val="1"/>
      <w:numFmt w:val="lowerRoman"/>
      <w:lvlText w:val="%6."/>
      <w:lvlJc w:val="right"/>
      <w:pPr>
        <w:ind w:left="3963" w:hanging="180"/>
      </w:pPr>
    </w:lvl>
    <w:lvl w:ilvl="6" w:tplc="0809000F" w:tentative="1">
      <w:start w:val="1"/>
      <w:numFmt w:val="decimal"/>
      <w:lvlText w:val="%7."/>
      <w:lvlJc w:val="left"/>
      <w:pPr>
        <w:ind w:left="4683" w:hanging="360"/>
      </w:pPr>
    </w:lvl>
    <w:lvl w:ilvl="7" w:tplc="08090019" w:tentative="1">
      <w:start w:val="1"/>
      <w:numFmt w:val="lowerLetter"/>
      <w:lvlText w:val="%8."/>
      <w:lvlJc w:val="left"/>
      <w:pPr>
        <w:ind w:left="5403" w:hanging="360"/>
      </w:pPr>
    </w:lvl>
    <w:lvl w:ilvl="8" w:tplc="0809001B" w:tentative="1">
      <w:start w:val="1"/>
      <w:numFmt w:val="lowerRoman"/>
      <w:lvlText w:val="%9."/>
      <w:lvlJc w:val="right"/>
      <w:pPr>
        <w:ind w:left="6123" w:hanging="180"/>
      </w:pPr>
    </w:lvl>
  </w:abstractNum>
  <w:abstractNum w:abstractNumId="11" w15:restartNumberingAfterBreak="0">
    <w:nsid w:val="397C033A"/>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AD12A81"/>
    <w:multiLevelType w:val="hybridMultilevel"/>
    <w:tmpl w:val="240E8436"/>
    <w:lvl w:ilvl="0" w:tplc="7174FC10">
      <w:start w:val="1"/>
      <w:numFmt w:val="lowerRoman"/>
      <w:lvlText w:val="%1."/>
      <w:lvlJc w:val="left"/>
      <w:pPr>
        <w:ind w:left="1080" w:hanging="72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3D2151F3"/>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E2963D3"/>
    <w:multiLevelType w:val="hybridMultilevel"/>
    <w:tmpl w:val="ECC4C1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E7251FC"/>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47BE070F"/>
    <w:multiLevelType w:val="hybridMultilevel"/>
    <w:tmpl w:val="0A780EEC"/>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 w15:restartNumberingAfterBreak="0">
    <w:nsid w:val="4D9C1DED"/>
    <w:multiLevelType w:val="hybridMultilevel"/>
    <w:tmpl w:val="7D6E7EB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5C6857E4"/>
    <w:multiLevelType w:val="hybridMultilevel"/>
    <w:tmpl w:val="64FC88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7C47175"/>
    <w:multiLevelType w:val="hybridMultilevel"/>
    <w:tmpl w:val="C13EF3F8"/>
    <w:lvl w:ilvl="0" w:tplc="4009001B">
      <w:start w:val="1"/>
      <w:numFmt w:val="low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num w:numId="1" w16cid:durableId="1348289248">
    <w:abstractNumId w:val="5"/>
  </w:num>
  <w:num w:numId="2" w16cid:durableId="1395010555">
    <w:abstractNumId w:val="0"/>
  </w:num>
  <w:num w:numId="3" w16cid:durableId="401636902">
    <w:abstractNumId w:val="13"/>
  </w:num>
  <w:num w:numId="4" w16cid:durableId="298149195">
    <w:abstractNumId w:val="4"/>
  </w:num>
  <w:num w:numId="5" w16cid:durableId="2041516072">
    <w:abstractNumId w:val="11"/>
  </w:num>
  <w:num w:numId="6" w16cid:durableId="1928152581">
    <w:abstractNumId w:val="15"/>
  </w:num>
  <w:num w:numId="7" w16cid:durableId="1991206942">
    <w:abstractNumId w:val="2"/>
  </w:num>
  <w:num w:numId="8" w16cid:durableId="2058116517">
    <w:abstractNumId w:val="18"/>
  </w:num>
  <w:num w:numId="9" w16cid:durableId="729425551">
    <w:abstractNumId w:val="3"/>
  </w:num>
  <w:num w:numId="10" w16cid:durableId="82845464">
    <w:abstractNumId w:val="14"/>
  </w:num>
  <w:num w:numId="11" w16cid:durableId="820735425">
    <w:abstractNumId w:val="9"/>
  </w:num>
  <w:num w:numId="12" w16cid:durableId="1729063825">
    <w:abstractNumId w:val="16"/>
  </w:num>
  <w:num w:numId="13" w16cid:durableId="202983956">
    <w:abstractNumId w:val="1"/>
  </w:num>
  <w:num w:numId="14" w16cid:durableId="354698360">
    <w:abstractNumId w:val="10"/>
  </w:num>
  <w:num w:numId="15" w16cid:durableId="1362047134">
    <w:abstractNumId w:val="17"/>
  </w:num>
  <w:num w:numId="16" w16cid:durableId="105200698">
    <w:abstractNumId w:val="7"/>
  </w:num>
  <w:num w:numId="17" w16cid:durableId="1950965368">
    <w:abstractNumId w:val="12"/>
  </w:num>
  <w:num w:numId="18" w16cid:durableId="1073239379">
    <w:abstractNumId w:val="6"/>
  </w:num>
  <w:num w:numId="19" w16cid:durableId="898244807">
    <w:abstractNumId w:val="8"/>
  </w:num>
  <w:num w:numId="20" w16cid:durableId="313292949">
    <w:abstractNumId w:val="19"/>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G TS">
    <w15:presenceInfo w15:providerId="Windows Live" w15:userId="01ffe92bae237a89"/>
  </w15:person>
  <w15:person w15:author="TSB (JB)">
    <w15:presenceInfo w15:providerId="None" w15:userId="TSB (JB)"/>
  </w15:person>
  <w15:person w15:author="ALANKRITI SINGH-180906322">
    <w15:presenceInfo w15:providerId="AD" w15:userId="S::alankriti.singh1@learner.manipal.edu::c59c5c8e-ca52-4fe5-8437-4510bbe86da8"/>
  </w15:person>
  <w15:person w15:author="오 경희">
    <w15:presenceInfo w15:providerId="Windows Live" w15:userId="b5a37a956f97a7f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5"/>
  <w:bordersDoNotSurroundHeader/>
  <w:bordersDoNotSurroundFooter/>
  <w:defaultTabStop w:val="720"/>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3909"/>
    <w:rsid w:val="00003EB3"/>
    <w:rsid w:val="00017D77"/>
    <w:rsid w:val="00020521"/>
    <w:rsid w:val="00026CEE"/>
    <w:rsid w:val="00030327"/>
    <w:rsid w:val="00036131"/>
    <w:rsid w:val="00046A02"/>
    <w:rsid w:val="000536E0"/>
    <w:rsid w:val="00055CAC"/>
    <w:rsid w:val="000A77D6"/>
    <w:rsid w:val="000B1B7D"/>
    <w:rsid w:val="000C6915"/>
    <w:rsid w:val="000E7CD3"/>
    <w:rsid w:val="000E7EE5"/>
    <w:rsid w:val="000F028B"/>
    <w:rsid w:val="000F24E3"/>
    <w:rsid w:val="00100FB6"/>
    <w:rsid w:val="00102BBC"/>
    <w:rsid w:val="0011014D"/>
    <w:rsid w:val="001123C7"/>
    <w:rsid w:val="001244A1"/>
    <w:rsid w:val="001503FD"/>
    <w:rsid w:val="00156296"/>
    <w:rsid w:val="00167D5F"/>
    <w:rsid w:val="001707AB"/>
    <w:rsid w:val="00170AB1"/>
    <w:rsid w:val="00175BD4"/>
    <w:rsid w:val="001827B4"/>
    <w:rsid w:val="001A14F3"/>
    <w:rsid w:val="001B0DB0"/>
    <w:rsid w:val="001C3994"/>
    <w:rsid w:val="001C57BD"/>
    <w:rsid w:val="001C633E"/>
    <w:rsid w:val="001E0975"/>
    <w:rsid w:val="001E148F"/>
    <w:rsid w:val="001E6C6A"/>
    <w:rsid w:val="001E7CB4"/>
    <w:rsid w:val="00206F76"/>
    <w:rsid w:val="0022298D"/>
    <w:rsid w:val="0022322B"/>
    <w:rsid w:val="00226CAB"/>
    <w:rsid w:val="00237F82"/>
    <w:rsid w:val="00241D3D"/>
    <w:rsid w:val="00255860"/>
    <w:rsid w:val="00262A22"/>
    <w:rsid w:val="00265ABF"/>
    <w:rsid w:val="002B4A8E"/>
    <w:rsid w:val="002B537F"/>
    <w:rsid w:val="002B5F93"/>
    <w:rsid w:val="002B6298"/>
    <w:rsid w:val="002C2CE3"/>
    <w:rsid w:val="002D4289"/>
    <w:rsid w:val="002E10B2"/>
    <w:rsid w:val="002E40E0"/>
    <w:rsid w:val="002E6988"/>
    <w:rsid w:val="0032113B"/>
    <w:rsid w:val="00321670"/>
    <w:rsid w:val="00325C39"/>
    <w:rsid w:val="00331CB6"/>
    <w:rsid w:val="00332CDA"/>
    <w:rsid w:val="003339E7"/>
    <w:rsid w:val="00347CE5"/>
    <w:rsid w:val="003571D3"/>
    <w:rsid w:val="00357E80"/>
    <w:rsid w:val="0036255E"/>
    <w:rsid w:val="00363A6D"/>
    <w:rsid w:val="00390001"/>
    <w:rsid w:val="003913F2"/>
    <w:rsid w:val="003A0E64"/>
    <w:rsid w:val="003A48A7"/>
    <w:rsid w:val="003D0C80"/>
    <w:rsid w:val="003D302C"/>
    <w:rsid w:val="003E5383"/>
    <w:rsid w:val="00424287"/>
    <w:rsid w:val="00435F48"/>
    <w:rsid w:val="004413B0"/>
    <w:rsid w:val="00454AFF"/>
    <w:rsid w:val="00472832"/>
    <w:rsid w:val="0048519E"/>
    <w:rsid w:val="004874D5"/>
    <w:rsid w:val="00495CDB"/>
    <w:rsid w:val="004A09EE"/>
    <w:rsid w:val="004B2F42"/>
    <w:rsid w:val="004C23CA"/>
    <w:rsid w:val="004D7551"/>
    <w:rsid w:val="004E4FC3"/>
    <w:rsid w:val="004F259B"/>
    <w:rsid w:val="004F6CAC"/>
    <w:rsid w:val="005062C9"/>
    <w:rsid w:val="00514790"/>
    <w:rsid w:val="0055425A"/>
    <w:rsid w:val="005602FF"/>
    <w:rsid w:val="005841C6"/>
    <w:rsid w:val="005868CB"/>
    <w:rsid w:val="00587773"/>
    <w:rsid w:val="005B7A7B"/>
    <w:rsid w:val="005C3807"/>
    <w:rsid w:val="005C52D8"/>
    <w:rsid w:val="005C647D"/>
    <w:rsid w:val="005F7474"/>
    <w:rsid w:val="00626D32"/>
    <w:rsid w:val="00631083"/>
    <w:rsid w:val="00634CD6"/>
    <w:rsid w:val="00634E1D"/>
    <w:rsid w:val="00645E11"/>
    <w:rsid w:val="00646493"/>
    <w:rsid w:val="006539D1"/>
    <w:rsid w:val="00660983"/>
    <w:rsid w:val="00661135"/>
    <w:rsid w:val="006641A0"/>
    <w:rsid w:val="006739F7"/>
    <w:rsid w:val="00676DC9"/>
    <w:rsid w:val="00693FEF"/>
    <w:rsid w:val="00694B42"/>
    <w:rsid w:val="006A1F26"/>
    <w:rsid w:val="006A51F1"/>
    <w:rsid w:val="006B179B"/>
    <w:rsid w:val="006B6324"/>
    <w:rsid w:val="006C4B9B"/>
    <w:rsid w:val="006D2873"/>
    <w:rsid w:val="006F1E34"/>
    <w:rsid w:val="006F7469"/>
    <w:rsid w:val="00704E6B"/>
    <w:rsid w:val="00712320"/>
    <w:rsid w:val="00721C6A"/>
    <w:rsid w:val="00727A6F"/>
    <w:rsid w:val="00731DE0"/>
    <w:rsid w:val="00737D9E"/>
    <w:rsid w:val="00743909"/>
    <w:rsid w:val="007A7452"/>
    <w:rsid w:val="007B518C"/>
    <w:rsid w:val="007D30F0"/>
    <w:rsid w:val="007D661F"/>
    <w:rsid w:val="007E2A93"/>
    <w:rsid w:val="00831AD5"/>
    <w:rsid w:val="00845DC6"/>
    <w:rsid w:val="008549C6"/>
    <w:rsid w:val="00855C12"/>
    <w:rsid w:val="0085753E"/>
    <w:rsid w:val="00871A87"/>
    <w:rsid w:val="0087319D"/>
    <w:rsid w:val="00892282"/>
    <w:rsid w:val="008A4626"/>
    <w:rsid w:val="008B6B7E"/>
    <w:rsid w:val="008B794C"/>
    <w:rsid w:val="008C2AED"/>
    <w:rsid w:val="008E701C"/>
    <w:rsid w:val="008F0955"/>
    <w:rsid w:val="008F1866"/>
    <w:rsid w:val="008F7636"/>
    <w:rsid w:val="00903959"/>
    <w:rsid w:val="009246DD"/>
    <w:rsid w:val="009473D5"/>
    <w:rsid w:val="00947EEE"/>
    <w:rsid w:val="009524DA"/>
    <w:rsid w:val="009606C7"/>
    <w:rsid w:val="009747AC"/>
    <w:rsid w:val="00974A36"/>
    <w:rsid w:val="0097793B"/>
    <w:rsid w:val="00983C72"/>
    <w:rsid w:val="009A1078"/>
    <w:rsid w:val="009A180F"/>
    <w:rsid w:val="009B661D"/>
    <w:rsid w:val="009B7571"/>
    <w:rsid w:val="009C1B46"/>
    <w:rsid w:val="009C66D7"/>
    <w:rsid w:val="009E177D"/>
    <w:rsid w:val="009E4063"/>
    <w:rsid w:val="009E7AC7"/>
    <w:rsid w:val="009F0B52"/>
    <w:rsid w:val="00A20551"/>
    <w:rsid w:val="00A21658"/>
    <w:rsid w:val="00A25129"/>
    <w:rsid w:val="00A33DFC"/>
    <w:rsid w:val="00A346A5"/>
    <w:rsid w:val="00A47E65"/>
    <w:rsid w:val="00A52041"/>
    <w:rsid w:val="00A67AEB"/>
    <w:rsid w:val="00A71550"/>
    <w:rsid w:val="00A71AE0"/>
    <w:rsid w:val="00A75315"/>
    <w:rsid w:val="00A84CB0"/>
    <w:rsid w:val="00A94D77"/>
    <w:rsid w:val="00A9773C"/>
    <w:rsid w:val="00AA0FD6"/>
    <w:rsid w:val="00AB20D2"/>
    <w:rsid w:val="00AB75A6"/>
    <w:rsid w:val="00AE596C"/>
    <w:rsid w:val="00AF0099"/>
    <w:rsid w:val="00AF613A"/>
    <w:rsid w:val="00AF779C"/>
    <w:rsid w:val="00B10A52"/>
    <w:rsid w:val="00B114B9"/>
    <w:rsid w:val="00B13D18"/>
    <w:rsid w:val="00B15E76"/>
    <w:rsid w:val="00B34881"/>
    <w:rsid w:val="00B65888"/>
    <w:rsid w:val="00BA4A4C"/>
    <w:rsid w:val="00BE0AED"/>
    <w:rsid w:val="00BE1F0D"/>
    <w:rsid w:val="00BF345C"/>
    <w:rsid w:val="00BF696C"/>
    <w:rsid w:val="00C00692"/>
    <w:rsid w:val="00C10185"/>
    <w:rsid w:val="00C1054C"/>
    <w:rsid w:val="00C374A9"/>
    <w:rsid w:val="00C51EC9"/>
    <w:rsid w:val="00C727AC"/>
    <w:rsid w:val="00C757D4"/>
    <w:rsid w:val="00C76E19"/>
    <w:rsid w:val="00C83D13"/>
    <w:rsid w:val="00C9127F"/>
    <w:rsid w:val="00CA2044"/>
    <w:rsid w:val="00CB2675"/>
    <w:rsid w:val="00CC561A"/>
    <w:rsid w:val="00CD234C"/>
    <w:rsid w:val="00CD53C7"/>
    <w:rsid w:val="00CD558F"/>
    <w:rsid w:val="00CD6EE0"/>
    <w:rsid w:val="00CF47A8"/>
    <w:rsid w:val="00D047CF"/>
    <w:rsid w:val="00D07322"/>
    <w:rsid w:val="00D1178C"/>
    <w:rsid w:val="00D117F8"/>
    <w:rsid w:val="00D14505"/>
    <w:rsid w:val="00D16BA1"/>
    <w:rsid w:val="00D20989"/>
    <w:rsid w:val="00D23538"/>
    <w:rsid w:val="00D25082"/>
    <w:rsid w:val="00D42BC6"/>
    <w:rsid w:val="00D44CB8"/>
    <w:rsid w:val="00D51784"/>
    <w:rsid w:val="00D61242"/>
    <w:rsid w:val="00D76978"/>
    <w:rsid w:val="00D801B5"/>
    <w:rsid w:val="00D819BC"/>
    <w:rsid w:val="00D82A35"/>
    <w:rsid w:val="00DA068F"/>
    <w:rsid w:val="00DA3780"/>
    <w:rsid w:val="00DA420D"/>
    <w:rsid w:val="00DA7182"/>
    <w:rsid w:val="00DB06C8"/>
    <w:rsid w:val="00DD63F2"/>
    <w:rsid w:val="00DD7335"/>
    <w:rsid w:val="00DF7631"/>
    <w:rsid w:val="00E1102B"/>
    <w:rsid w:val="00E121A8"/>
    <w:rsid w:val="00E16668"/>
    <w:rsid w:val="00E27E79"/>
    <w:rsid w:val="00E305DE"/>
    <w:rsid w:val="00E36090"/>
    <w:rsid w:val="00E40AF5"/>
    <w:rsid w:val="00E471F6"/>
    <w:rsid w:val="00E567E1"/>
    <w:rsid w:val="00E676B6"/>
    <w:rsid w:val="00E74329"/>
    <w:rsid w:val="00E9154E"/>
    <w:rsid w:val="00E92A9A"/>
    <w:rsid w:val="00E9680F"/>
    <w:rsid w:val="00EC104C"/>
    <w:rsid w:val="00EC1A7D"/>
    <w:rsid w:val="00ED0242"/>
    <w:rsid w:val="00ED5EB9"/>
    <w:rsid w:val="00ED7171"/>
    <w:rsid w:val="00F27979"/>
    <w:rsid w:val="00F3018D"/>
    <w:rsid w:val="00F4174E"/>
    <w:rsid w:val="00F41A0A"/>
    <w:rsid w:val="00F52888"/>
    <w:rsid w:val="00F6080F"/>
    <w:rsid w:val="00F73679"/>
    <w:rsid w:val="00F7535F"/>
    <w:rsid w:val="00F84333"/>
    <w:rsid w:val="00F97841"/>
    <w:rsid w:val="00FA3398"/>
    <w:rsid w:val="00FB3B64"/>
    <w:rsid w:val="00FD7F2A"/>
    <w:rsid w:val="00FE4E54"/>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CC47E49"/>
  <w15:chartTrackingRefBased/>
  <w15:docId w15:val="{F82B6757-ED93-49E7-AD29-8E3F18B7A8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Batang" w:hAnsi="Times New Roman" w:cs="Times New Roman"/>
        <w:lang w:val="en-GB"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Heading1">
    <w:name w:val="heading 1"/>
    <w:basedOn w:val="Normal"/>
    <w:next w:val="Normal"/>
    <w:link w:val="Heading1Char"/>
    <w:qFormat/>
    <w:rsid w:val="00046A02"/>
    <w:pPr>
      <w:keepNext/>
      <w:keepLines/>
      <w:tabs>
        <w:tab w:val="left" w:pos="794"/>
        <w:tab w:val="left" w:pos="1191"/>
        <w:tab w:val="left" w:pos="1588"/>
        <w:tab w:val="left" w:pos="1985"/>
      </w:tabs>
      <w:overflowPunct w:val="0"/>
      <w:autoSpaceDE w:val="0"/>
      <w:autoSpaceDN w:val="0"/>
      <w:adjustRightInd w:val="0"/>
      <w:spacing w:before="360"/>
      <w:ind w:left="794" w:hanging="794"/>
      <w:outlineLvl w:val="0"/>
    </w:pPr>
    <w:rPr>
      <w:rFonts w:eastAsia="Times New Roman"/>
      <w:b/>
      <w:szCs w:val="20"/>
      <w:lang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aliases w:val="超级链接,Style 58,超????,하이퍼링크2,超?级链,하이퍼링크21"/>
    <w:basedOn w:val="DefaultParagraphFont"/>
    <w:uiPriority w:val="99"/>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D51784"/>
    <w:pPr>
      <w:tabs>
        <w:tab w:val="center" w:pos="4513"/>
        <w:tab w:val="right" w:pos="9026"/>
      </w:tabs>
    </w:pPr>
  </w:style>
  <w:style w:type="character" w:customStyle="1" w:styleId="HeaderChar">
    <w:name w:val="Header Char"/>
    <w:basedOn w:val="DefaultParagraphFont"/>
    <w:link w:val="Header"/>
    <w:uiPriority w:val="99"/>
    <w:rsid w:val="00D51784"/>
    <w:rPr>
      <w:rFonts w:eastAsiaTheme="minorEastAsia"/>
      <w:sz w:val="24"/>
      <w:szCs w:val="24"/>
    </w:rPr>
  </w:style>
  <w:style w:type="paragraph" w:styleId="Footer">
    <w:name w:val="footer"/>
    <w:basedOn w:val="Normal"/>
    <w:link w:val="FooterChar"/>
    <w:uiPriority w:val="99"/>
    <w:unhideWhenUsed/>
    <w:rsid w:val="00D51784"/>
    <w:pPr>
      <w:tabs>
        <w:tab w:val="center" w:pos="4513"/>
        <w:tab w:val="right" w:pos="9026"/>
      </w:tabs>
    </w:pPr>
  </w:style>
  <w:style w:type="character" w:customStyle="1" w:styleId="FooterChar">
    <w:name w:val="Footer Char"/>
    <w:basedOn w:val="DefaultParagraphFont"/>
    <w:link w:val="Footer"/>
    <w:uiPriority w:val="99"/>
    <w:rsid w:val="00D51784"/>
    <w:rPr>
      <w:rFonts w:eastAsiaTheme="minorEastAsia"/>
      <w:sz w:val="24"/>
      <w:szCs w:val="24"/>
    </w:rPr>
  </w:style>
  <w:style w:type="paragraph" w:customStyle="1" w:styleId="Docnumber">
    <w:name w:val="Docnumber"/>
    <w:basedOn w:val="Normal"/>
    <w:link w:val="DocnumberChar"/>
    <w:qFormat/>
    <w:rsid w:val="00D51784"/>
    <w:pPr>
      <w:tabs>
        <w:tab w:val="left" w:pos="794"/>
        <w:tab w:val="left" w:pos="1191"/>
        <w:tab w:val="left" w:pos="1588"/>
        <w:tab w:val="left" w:pos="1985"/>
      </w:tabs>
      <w:overflowPunct w:val="0"/>
      <w:autoSpaceDE w:val="0"/>
      <w:autoSpaceDN w:val="0"/>
      <w:adjustRightInd w:val="0"/>
      <w:spacing w:before="120"/>
      <w:jc w:val="right"/>
      <w:textAlignment w:val="baseline"/>
    </w:pPr>
    <w:rPr>
      <w:rFonts w:eastAsia="Times New Roman"/>
      <w:b/>
      <w:bCs/>
      <w:sz w:val="40"/>
      <w:szCs w:val="20"/>
      <w:lang w:eastAsia="en-US"/>
    </w:rPr>
  </w:style>
  <w:style w:type="character" w:customStyle="1" w:styleId="DocnumberChar">
    <w:name w:val="Docnumber Char"/>
    <w:basedOn w:val="DefaultParagraphFont"/>
    <w:link w:val="Docnumber"/>
    <w:rsid w:val="00D51784"/>
    <w:rPr>
      <w:b/>
      <w:bCs/>
      <w:sz w:val="40"/>
      <w:lang w:eastAsia="en-US"/>
    </w:rPr>
  </w:style>
  <w:style w:type="paragraph" w:styleId="ListParagraph">
    <w:name w:val="List Paragraph"/>
    <w:basedOn w:val="Normal"/>
    <w:uiPriority w:val="34"/>
    <w:qFormat/>
    <w:rsid w:val="009747AC"/>
    <w:pPr>
      <w:ind w:left="720"/>
      <w:contextualSpacing/>
    </w:pPr>
  </w:style>
  <w:style w:type="character" w:styleId="CommentReference">
    <w:name w:val="annotation reference"/>
    <w:basedOn w:val="DefaultParagraphFont"/>
    <w:uiPriority w:val="99"/>
    <w:semiHidden/>
    <w:unhideWhenUsed/>
    <w:rsid w:val="00A75315"/>
    <w:rPr>
      <w:sz w:val="16"/>
      <w:szCs w:val="16"/>
    </w:rPr>
  </w:style>
  <w:style w:type="paragraph" w:styleId="CommentText">
    <w:name w:val="annotation text"/>
    <w:basedOn w:val="Normal"/>
    <w:link w:val="CommentTextChar"/>
    <w:uiPriority w:val="99"/>
    <w:semiHidden/>
    <w:unhideWhenUsed/>
    <w:rsid w:val="00A75315"/>
    <w:rPr>
      <w:sz w:val="20"/>
      <w:szCs w:val="20"/>
    </w:rPr>
  </w:style>
  <w:style w:type="character" w:customStyle="1" w:styleId="CommentTextChar">
    <w:name w:val="Comment Text Char"/>
    <w:basedOn w:val="DefaultParagraphFont"/>
    <w:link w:val="CommentText"/>
    <w:uiPriority w:val="99"/>
    <w:semiHidden/>
    <w:rsid w:val="00A75315"/>
    <w:rPr>
      <w:rFonts w:eastAsiaTheme="minorEastAsia"/>
    </w:rPr>
  </w:style>
  <w:style w:type="paragraph" w:styleId="CommentSubject">
    <w:name w:val="annotation subject"/>
    <w:basedOn w:val="CommentText"/>
    <w:next w:val="CommentText"/>
    <w:link w:val="CommentSubjectChar"/>
    <w:uiPriority w:val="99"/>
    <w:semiHidden/>
    <w:unhideWhenUsed/>
    <w:rsid w:val="00A75315"/>
    <w:rPr>
      <w:b/>
      <w:bCs/>
    </w:rPr>
  </w:style>
  <w:style w:type="character" w:customStyle="1" w:styleId="CommentSubjectChar">
    <w:name w:val="Comment Subject Char"/>
    <w:basedOn w:val="CommentTextChar"/>
    <w:link w:val="CommentSubject"/>
    <w:uiPriority w:val="99"/>
    <w:semiHidden/>
    <w:rsid w:val="00A75315"/>
    <w:rPr>
      <w:rFonts w:eastAsiaTheme="minorEastAsia"/>
      <w:b/>
      <w:bCs/>
    </w:rPr>
  </w:style>
  <w:style w:type="paragraph" w:styleId="BalloonText">
    <w:name w:val="Balloon Text"/>
    <w:basedOn w:val="Normal"/>
    <w:link w:val="BalloonTextChar"/>
    <w:uiPriority w:val="99"/>
    <w:semiHidden/>
    <w:unhideWhenUsed/>
    <w:rsid w:val="00A75315"/>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75315"/>
    <w:rPr>
      <w:rFonts w:ascii="Segoe UI" w:eastAsiaTheme="minorEastAsia" w:hAnsi="Segoe UI" w:cs="Segoe UI"/>
      <w:sz w:val="18"/>
      <w:szCs w:val="18"/>
    </w:rPr>
  </w:style>
  <w:style w:type="character" w:customStyle="1" w:styleId="UnresolvedMention1">
    <w:name w:val="Unresolved Mention1"/>
    <w:basedOn w:val="DefaultParagraphFont"/>
    <w:uiPriority w:val="99"/>
    <w:semiHidden/>
    <w:unhideWhenUsed/>
    <w:rsid w:val="004B2F42"/>
    <w:rPr>
      <w:color w:val="605E5C"/>
      <w:shd w:val="clear" w:color="auto" w:fill="E1DFDD"/>
    </w:rPr>
  </w:style>
  <w:style w:type="paragraph" w:customStyle="1" w:styleId="TSBHeaderSummary">
    <w:name w:val="TSBHeaderSummary"/>
    <w:basedOn w:val="Normal"/>
    <w:rsid w:val="00046A02"/>
    <w:pPr>
      <w:spacing w:before="120"/>
    </w:pPr>
    <w:rPr>
      <w:lang w:eastAsia="ja-JP"/>
    </w:rPr>
  </w:style>
  <w:style w:type="character" w:customStyle="1" w:styleId="Heading1Char">
    <w:name w:val="Heading 1 Char"/>
    <w:basedOn w:val="DefaultParagraphFont"/>
    <w:link w:val="Heading1"/>
    <w:rsid w:val="00046A02"/>
    <w:rPr>
      <w:rFonts w:eastAsia="Times New Roman"/>
      <w:b/>
      <w:sz w:val="24"/>
      <w:lang w:eastAsia="en-US"/>
    </w:rPr>
  </w:style>
  <w:style w:type="paragraph" w:customStyle="1" w:styleId="Rectitle">
    <w:name w:val="Rec_title"/>
    <w:basedOn w:val="Normal"/>
    <w:next w:val="Normal"/>
    <w:rsid w:val="00046A02"/>
    <w:pPr>
      <w:keepNext/>
      <w:keepLines/>
      <w:tabs>
        <w:tab w:val="left" w:pos="794"/>
        <w:tab w:val="left" w:pos="1191"/>
        <w:tab w:val="left" w:pos="1588"/>
        <w:tab w:val="left" w:pos="1985"/>
      </w:tabs>
      <w:overflowPunct w:val="0"/>
      <w:autoSpaceDE w:val="0"/>
      <w:autoSpaceDN w:val="0"/>
      <w:adjustRightInd w:val="0"/>
      <w:spacing w:before="360"/>
      <w:jc w:val="center"/>
    </w:pPr>
    <w:rPr>
      <w:b/>
      <w:sz w:val="28"/>
      <w:szCs w:val="20"/>
      <w:lang w:eastAsia="ja-JP"/>
    </w:rPr>
  </w:style>
  <w:style w:type="table" w:styleId="TableGrid">
    <w:name w:val="Table Grid"/>
    <w:basedOn w:val="TableNormal"/>
    <w:uiPriority w:val="39"/>
    <w:rsid w:val="00046A02"/>
    <w:rPr>
      <w:rFonts w:eastAsia="Times New Roman"/>
      <w:lang w:val="en-US"/>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046A02"/>
    <w:rPr>
      <w:rFonts w:eastAsiaTheme="minorEastAsia"/>
      <w:sz w:val="24"/>
      <w:szCs w:val="24"/>
    </w:rPr>
  </w:style>
  <w:style w:type="paragraph" w:customStyle="1" w:styleId="RecNo">
    <w:name w:val="Rec_No"/>
    <w:basedOn w:val="Normal"/>
    <w:next w:val="Normal"/>
    <w:rsid w:val="0036255E"/>
    <w:pPr>
      <w:keepNext/>
      <w:keepLines/>
      <w:tabs>
        <w:tab w:val="left" w:pos="794"/>
        <w:tab w:val="left" w:pos="1191"/>
        <w:tab w:val="left" w:pos="1588"/>
        <w:tab w:val="left" w:pos="1985"/>
      </w:tabs>
      <w:overflowPunct w:val="0"/>
      <w:autoSpaceDE w:val="0"/>
      <w:autoSpaceDN w:val="0"/>
      <w:adjustRightInd w:val="0"/>
      <w:textAlignment w:val="baseline"/>
    </w:pPr>
    <w:rPr>
      <w:b/>
      <w:sz w:val="28"/>
      <w:szCs w:val="20"/>
      <w:lang w:eastAsia="ja-JP"/>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117853">
      <w:bodyDiv w:val="1"/>
      <w:marLeft w:val="0"/>
      <w:marRight w:val="0"/>
      <w:marTop w:val="0"/>
      <w:marBottom w:val="0"/>
      <w:divBdr>
        <w:top w:val="none" w:sz="0" w:space="0" w:color="auto"/>
        <w:left w:val="none" w:sz="0" w:space="0" w:color="auto"/>
        <w:bottom w:val="none" w:sz="0" w:space="0" w:color="auto"/>
        <w:right w:val="none" w:sz="0" w:space="0" w:color="auto"/>
      </w:divBdr>
    </w:div>
    <w:div w:id="994260135">
      <w:bodyDiv w:val="1"/>
      <w:marLeft w:val="0"/>
      <w:marRight w:val="0"/>
      <w:marTop w:val="0"/>
      <w:marBottom w:val="0"/>
      <w:divBdr>
        <w:top w:val="none" w:sz="0" w:space="0" w:color="auto"/>
        <w:left w:val="none" w:sz="0" w:space="0" w:color="auto"/>
        <w:bottom w:val="none" w:sz="0" w:space="0" w:color="auto"/>
        <w:right w:val="none" w:sz="0" w:space="0" w:color="auto"/>
      </w:divBdr>
    </w:div>
    <w:div w:id="142063530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microsoft.com/office/2016/09/relationships/commentsIds" Target="commentsIds.xml"/><Relationship Id="rId18" Type="http://schemas.openxmlformats.org/officeDocument/2006/relationships/glossaryDocument" Target="glossary/document.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hyperlink" Target="mailto:khoh@tcaservices.kr"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mailto:dirngn.tec@gov.in" TargetMode="External"/><Relationship Id="rId14" Type="http://schemas.microsoft.com/office/2018/08/relationships/commentsExtensible" Target="commentsExtensible.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59F30CA1A4E949E1BB22C156AC0D531A"/>
        <w:category>
          <w:name w:val="일반"/>
          <w:gallery w:val="placeholder"/>
        </w:category>
        <w:types>
          <w:type w:val="bbPlcHdr"/>
        </w:types>
        <w:behaviors>
          <w:behavior w:val="content"/>
        </w:behaviors>
        <w:guid w:val="{5665F88D-D938-4123-A142-DBEBDA07EB1C}"/>
      </w:docPartPr>
      <w:docPartBody>
        <w:p w:rsidR="00CE6374" w:rsidRDefault="00064091" w:rsidP="00064091">
          <w:pPr>
            <w:pStyle w:val="59F30CA1A4E949E1BB22C156AC0D531A"/>
          </w:pPr>
          <w:r>
            <w:rPr>
              <w:rStyle w:val="PlaceholderText"/>
              <w:rFonts w:hint="eastAsia"/>
            </w:rPr>
            <w:t>Insert an abstract under 200 words that describes the content of the document, including a clear description of any proposals it may contain.</w:t>
          </w:r>
        </w:p>
      </w:docPartBody>
    </w:docPart>
    <w:docPart>
      <w:docPartPr>
        <w:name w:val="B3E1394F09474D15ABC71676E66837F1"/>
        <w:category>
          <w:name w:val="General"/>
          <w:gallery w:val="placeholder"/>
        </w:category>
        <w:types>
          <w:type w:val="bbPlcHdr"/>
        </w:types>
        <w:behaviors>
          <w:behavior w:val="content"/>
        </w:behaviors>
        <w:guid w:val="{74D75ACC-A47C-4124-B534-1938A84C638D}"/>
      </w:docPartPr>
      <w:docPartBody>
        <w:p w:rsidR="00690590" w:rsidRDefault="00646055" w:rsidP="00646055">
          <w:pPr>
            <w:pStyle w:val="B3E1394F09474D15ABC71676E66837F1"/>
          </w:pPr>
          <w:r w:rsidRPr="001229A4">
            <w:rPr>
              <w:rStyle w:val="PlaceholderText"/>
            </w:rPr>
            <w:t>Click here to enter text.</w:t>
          </w:r>
        </w:p>
      </w:docPartBody>
    </w:docPart>
    <w:docPart>
      <w:docPartPr>
        <w:name w:val="3D8B6CE1205641CCBE4A73935D010710"/>
        <w:category>
          <w:name w:val="General"/>
          <w:gallery w:val="placeholder"/>
        </w:category>
        <w:types>
          <w:type w:val="bbPlcHdr"/>
        </w:types>
        <w:behaviors>
          <w:behavior w:val="content"/>
        </w:behaviors>
        <w:guid w:val="{0DD24A15-53DD-47C1-A4BE-B40B7AE49AE1}"/>
      </w:docPartPr>
      <w:docPartBody>
        <w:p w:rsidR="00690590" w:rsidRDefault="00646055" w:rsidP="00646055">
          <w:pPr>
            <w:pStyle w:val="3D8B6CE1205641CCBE4A73935D010710"/>
          </w:pPr>
          <w:r w:rsidRPr="001229A4">
            <w:rPr>
              <w:rStyle w:val="PlaceholderText"/>
            </w:rPr>
            <w:t>Click here to enter text.</w:t>
          </w:r>
        </w:p>
      </w:docPartBody>
    </w:docPart>
    <w:docPart>
      <w:docPartPr>
        <w:name w:val="361E0ED6B89247BC8500C23004D700CC"/>
        <w:category>
          <w:name w:val="General"/>
          <w:gallery w:val="placeholder"/>
        </w:category>
        <w:types>
          <w:type w:val="bbPlcHdr"/>
        </w:types>
        <w:behaviors>
          <w:behavior w:val="content"/>
        </w:behaviors>
        <w:guid w:val="{85F22ADD-C9C7-4C38-A127-FD5859045D44}"/>
      </w:docPartPr>
      <w:docPartBody>
        <w:p w:rsidR="00000000" w:rsidRDefault="000D67DB" w:rsidP="000D67DB">
          <w:pPr>
            <w:pStyle w:val="361E0ED6B89247BC8500C23004D700CC"/>
          </w:pPr>
          <w:r w:rsidRPr="003957A6">
            <w:rPr>
              <w:rStyle w:val="PlaceholderText"/>
              <w:rFonts w:ascii="Times New Roman Bold" w:hAnsi="Times New Roman Bold" w:cs="Times New Roman Bold"/>
              <w:caps/>
              <w:highlight w:val="yellow"/>
            </w:rPr>
            <w:t>Insert doc. type: Contribution / TD</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SimSun">
    <w:altName w:val="宋体"/>
    <w:panose1 w:val="02010600030101010101"/>
    <w:charset w:val="86"/>
    <w:family w:val="auto"/>
    <w:pitch w:val="variable"/>
    <w:sig w:usb0="000000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algun Gothic">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Bold">
    <w:altName w:val="Times New Roman"/>
    <w:panose1 w:val="02020803070505020304"/>
    <w:charset w:val="00"/>
    <w:family w:val="roman"/>
    <w:pitch w:val="variable"/>
    <w:sig w:usb0="E0003AFF" w:usb1="C0007841"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bordersDoNotSurroundHeader/>
  <w:bordersDoNotSurroundFooter/>
  <w:revisionView w:comments="0" w:insDel="0"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1134"/>
    <w:rsid w:val="00017A07"/>
    <w:rsid w:val="00030E69"/>
    <w:rsid w:val="00031749"/>
    <w:rsid w:val="00064091"/>
    <w:rsid w:val="000D67DB"/>
    <w:rsid w:val="000F759F"/>
    <w:rsid w:val="00246C8D"/>
    <w:rsid w:val="002A1134"/>
    <w:rsid w:val="00303B70"/>
    <w:rsid w:val="003678EC"/>
    <w:rsid w:val="00551CA5"/>
    <w:rsid w:val="00600A77"/>
    <w:rsid w:val="0063788F"/>
    <w:rsid w:val="00646055"/>
    <w:rsid w:val="006530E1"/>
    <w:rsid w:val="00690590"/>
    <w:rsid w:val="006D27EB"/>
    <w:rsid w:val="006F0CAB"/>
    <w:rsid w:val="0071355E"/>
    <w:rsid w:val="007425A5"/>
    <w:rsid w:val="008916A1"/>
    <w:rsid w:val="008D0120"/>
    <w:rsid w:val="00A35043"/>
    <w:rsid w:val="00A51DFE"/>
    <w:rsid w:val="00BB02DC"/>
    <w:rsid w:val="00C174AF"/>
    <w:rsid w:val="00CA569F"/>
    <w:rsid w:val="00CE6374"/>
    <w:rsid w:val="00D72349"/>
    <w:rsid w:val="00DF4DD5"/>
    <w:rsid w:val="00ED65FF"/>
    <w:rsid w:val="00F1322C"/>
    <w:rsid w:val="00F21518"/>
    <w:rsid w:val="00FD275D"/>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rsid w:val="000D67DB"/>
    <w:rPr>
      <w:rFonts w:ascii="Times New Roman" w:hAnsi="Times New Roman"/>
      <w:color w:val="808080"/>
    </w:rPr>
  </w:style>
  <w:style w:type="paragraph" w:customStyle="1" w:styleId="59F30CA1A4E949E1BB22C156AC0D531A">
    <w:name w:val="59F30CA1A4E949E1BB22C156AC0D531A"/>
    <w:rsid w:val="00064091"/>
    <w:pPr>
      <w:widowControl w:val="0"/>
      <w:wordWrap w:val="0"/>
      <w:autoSpaceDE w:val="0"/>
      <w:autoSpaceDN w:val="0"/>
      <w:jc w:val="both"/>
    </w:pPr>
    <w:rPr>
      <w:kern w:val="2"/>
      <w:sz w:val="20"/>
      <w:lang w:val="en-US" w:eastAsia="ko-KR"/>
    </w:rPr>
  </w:style>
  <w:style w:type="paragraph" w:customStyle="1" w:styleId="B3E1394F09474D15ABC71676E66837F1">
    <w:name w:val="B3E1394F09474D15ABC71676E66837F1"/>
    <w:rsid w:val="00646055"/>
    <w:rPr>
      <w:szCs w:val="20"/>
      <w:lang w:val="en-IN" w:eastAsia="en-IN" w:bidi="hi-IN"/>
    </w:rPr>
  </w:style>
  <w:style w:type="paragraph" w:customStyle="1" w:styleId="3D8B6CE1205641CCBE4A73935D010710">
    <w:name w:val="3D8B6CE1205641CCBE4A73935D010710"/>
    <w:rsid w:val="00646055"/>
    <w:rPr>
      <w:szCs w:val="20"/>
      <w:lang w:val="en-IN" w:eastAsia="en-IN" w:bidi="hi-IN"/>
    </w:rPr>
  </w:style>
  <w:style w:type="paragraph" w:customStyle="1" w:styleId="9FEECBECDD2C45C489B3BE3D9C8D305F">
    <w:name w:val="9FEECBECDD2C45C489B3BE3D9C8D305F"/>
    <w:rsid w:val="000D67DB"/>
    <w:rPr>
      <w:lang w:eastAsia="en-GB"/>
    </w:rPr>
  </w:style>
  <w:style w:type="paragraph" w:customStyle="1" w:styleId="361E0ED6B89247BC8500C23004D700CC">
    <w:name w:val="361E0ED6B89247BC8500C23004D700CC"/>
    <w:rsid w:val="000D67DB"/>
    <w:rPr>
      <w:lang w:eastAsia="en-GB"/>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9E4C91A-4EF0-426E-913C-E7F9A0290F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8</Pages>
  <Words>1993</Words>
  <Characters>13545</Characters>
  <Application>Microsoft Office Word</Application>
  <DocSecurity>0</DocSecurity>
  <Lines>322</Lines>
  <Paragraphs>204</Paragraphs>
  <ScaleCrop>false</ScaleCrop>
  <HeadingPairs>
    <vt:vector size="4" baseType="variant">
      <vt:variant>
        <vt:lpstr>Title</vt:lpstr>
      </vt:variant>
      <vt:variant>
        <vt:i4>1</vt:i4>
      </vt:variant>
      <vt:variant>
        <vt:lpstr>제목</vt:lpstr>
      </vt:variant>
      <vt:variant>
        <vt:i4>1</vt:i4>
      </vt:variant>
    </vt:vector>
  </HeadingPairs>
  <TitlesOfParts>
    <vt:vector size="2" baseType="lpstr">
      <vt:lpstr>Matrix of incoming and outgoing liaison statements</vt:lpstr>
      <vt:lpstr>Matrix of incoming and outgoing liaison statements</vt:lpstr>
    </vt:vector>
  </TitlesOfParts>
  <Manager>ITU-T</Manager>
  <Company>International Telecommunication Union (ITU)</Company>
  <LinksUpToDate>false</LinksUpToDate>
  <CharactersWithSpaces>15334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Matrix of incoming and outgoing liaison statements</dc:title>
  <dc:subject/>
  <dc:creator>TSB</dc:creator>
  <cp:keywords/>
  <dc:description>SG17-TD3801  For: Virtual, 24 August - 3 September 2021_x000d_Document date: _x000d_Saved by ITU51014924 at 12:57:00 on 13.08.21</dc:description>
  <cp:lastModifiedBy>TSB (JB)</cp:lastModifiedBy>
  <cp:revision>3</cp:revision>
  <cp:lastPrinted>2022-08-01T07:53:00Z</cp:lastPrinted>
  <dcterms:created xsi:type="dcterms:W3CDTF">2022-08-09T12:05:00Z</dcterms:created>
  <dcterms:modified xsi:type="dcterms:W3CDTF">2022-08-09T12:07:00Z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num">
    <vt:lpwstr>SG17-TD3801</vt:lpwstr>
  </property>
  <property fmtid="{D5CDD505-2E9C-101B-9397-08002B2CF9AE}" pid="3" name="Docdate">
    <vt:lpwstr/>
  </property>
  <property fmtid="{D5CDD505-2E9C-101B-9397-08002B2CF9AE}" pid="4" name="Docorlang">
    <vt:lpwstr/>
  </property>
  <property fmtid="{D5CDD505-2E9C-101B-9397-08002B2CF9AE}" pid="5" name="Docbluepink">
    <vt:lpwstr>All/17/17</vt:lpwstr>
  </property>
  <property fmtid="{D5CDD505-2E9C-101B-9397-08002B2CF9AE}" pid="6" name="Docdest">
    <vt:lpwstr>Virtual, 24 August - 3 September 2021</vt:lpwstr>
  </property>
  <property fmtid="{D5CDD505-2E9C-101B-9397-08002B2CF9AE}" pid="7" name="Docauthor">
    <vt:lpwstr>TSB</vt:lpwstr>
  </property>
</Properties>
</file>