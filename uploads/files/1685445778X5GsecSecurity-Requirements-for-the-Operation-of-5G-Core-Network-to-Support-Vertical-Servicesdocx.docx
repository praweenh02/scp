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A66FB6" w:rsidRPr="0037415F" w14:paraId="0409E9F0" w14:textId="77777777" w:rsidTr="0081064E">
        <w:trPr>
          <w:cantSplit/>
          <w:jc w:val="center"/>
        </w:trPr>
        <w:tc>
          <w:tcPr>
            <w:tcW w:w="1134" w:type="dxa"/>
            <w:vMerge w:val="restart"/>
            <w:vAlign w:val="center"/>
          </w:tcPr>
          <w:p w14:paraId="4F0116D1" w14:textId="77777777" w:rsidR="00A66FB6" w:rsidRPr="00567F52" w:rsidRDefault="00A66FB6" w:rsidP="0081064E">
            <w:pPr>
              <w:spacing w:before="0"/>
              <w:jc w:val="center"/>
            </w:pPr>
            <w:r>
              <w:rPr>
                <w:noProof/>
                <w:lang w:val="en-IN" w:eastAsia="en-IN" w:bidi="hi-IN"/>
              </w:rPr>
              <w:drawing>
                <wp:inline distT="0" distB="0" distL="0" distR="0" wp14:anchorId="03881C35" wp14:editId="17AEC8B7">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77D51DD9" w14:textId="77777777" w:rsidR="00A66FB6" w:rsidRPr="00F70513" w:rsidRDefault="00A66FB6" w:rsidP="009F42B3">
            <w:pPr>
              <w:rPr>
                <w:sz w:val="16"/>
                <w:szCs w:val="16"/>
              </w:rPr>
            </w:pPr>
            <w:r w:rsidRPr="00F70513">
              <w:rPr>
                <w:sz w:val="16"/>
                <w:szCs w:val="16"/>
              </w:rPr>
              <w:t>INTERNATIONAL TELECOMMUNICATION UNION</w:t>
            </w:r>
          </w:p>
          <w:p w14:paraId="45E70A70" w14:textId="77777777" w:rsidR="00A66FB6" w:rsidRPr="006264C9" w:rsidRDefault="00A66FB6" w:rsidP="009F42B3">
            <w:pPr>
              <w:rPr>
                <w:b/>
                <w:bCs/>
                <w:sz w:val="26"/>
                <w:szCs w:val="26"/>
              </w:rPr>
            </w:pPr>
            <w:r w:rsidRPr="006264C9">
              <w:rPr>
                <w:b/>
                <w:bCs/>
                <w:sz w:val="26"/>
                <w:szCs w:val="26"/>
              </w:rPr>
              <w:t>TELECOMMUNICATION</w:t>
            </w:r>
            <w:r w:rsidRPr="006264C9">
              <w:rPr>
                <w:b/>
                <w:bCs/>
                <w:sz w:val="26"/>
                <w:szCs w:val="26"/>
              </w:rPr>
              <w:br/>
              <w:t>STANDARDIZATION SECTOR</w:t>
            </w:r>
          </w:p>
          <w:p w14:paraId="4B884739" w14:textId="77777777" w:rsidR="00A66FB6" w:rsidRPr="007F664D" w:rsidRDefault="00A66FB6" w:rsidP="009F42B3">
            <w:pPr>
              <w:rPr>
                <w:sz w:val="20"/>
                <w:szCs w:val="20"/>
              </w:rPr>
            </w:pPr>
            <w:r w:rsidRPr="006264C9">
              <w:rPr>
                <w:sz w:val="20"/>
                <w:szCs w:val="20"/>
              </w:rPr>
              <w:t xml:space="preserve">STUDY PERIOD </w:t>
            </w:r>
            <w:r>
              <w:rPr>
                <w:sz w:val="20"/>
                <w:szCs w:val="20"/>
              </w:rPr>
              <w:t>2022-2024</w:t>
            </w:r>
          </w:p>
        </w:tc>
        <w:tc>
          <w:tcPr>
            <w:tcW w:w="4537" w:type="dxa"/>
            <w:gridSpan w:val="3"/>
            <w:vAlign w:val="center"/>
          </w:tcPr>
          <w:p w14:paraId="46213C0F" w14:textId="77B1C116" w:rsidR="00A66FB6" w:rsidRPr="0095099F" w:rsidRDefault="00A66FB6" w:rsidP="00451CD7">
            <w:pPr>
              <w:pStyle w:val="Docnumber"/>
              <w:rPr>
                <w:highlight w:val="yellow"/>
              </w:rPr>
            </w:pPr>
            <w:r w:rsidRPr="001970B3">
              <w:rPr>
                <w:noProof/>
              </w:rPr>
              <w:t>SG17</w:t>
            </w:r>
            <w:r w:rsidRPr="005C4F27">
              <w:t>-</w:t>
            </w:r>
            <w:del w:id="0" w:author="ADG TS" w:date="2023-01-04T11:45:00Z">
              <w:r w:rsidR="006B726A" w:rsidDel="00451CD7">
                <w:delText>TD</w:delText>
              </w:r>
              <w:r w:rsidR="0005691E" w:rsidDel="00451CD7">
                <w:delText>628</w:delText>
              </w:r>
            </w:del>
            <w:ins w:id="1" w:author="ADG TS" w:date="2023-01-04T11:45:00Z">
              <w:r w:rsidR="00451CD7">
                <w:t>….</w:t>
              </w:r>
            </w:ins>
          </w:p>
        </w:tc>
      </w:tr>
      <w:tr w:rsidR="00A66FB6" w:rsidRPr="0095099F" w14:paraId="40DD6EFD" w14:textId="77777777" w:rsidTr="009B75B3">
        <w:trPr>
          <w:cantSplit/>
          <w:jc w:val="center"/>
        </w:trPr>
        <w:tc>
          <w:tcPr>
            <w:tcW w:w="1134" w:type="dxa"/>
            <w:vMerge/>
          </w:tcPr>
          <w:p w14:paraId="0B60518A" w14:textId="77777777" w:rsidR="00A66FB6" w:rsidRPr="00072A4E" w:rsidRDefault="00A66FB6" w:rsidP="00FD35D4">
            <w:pPr>
              <w:rPr>
                <w:smallCaps/>
                <w:sz w:val="20"/>
              </w:rPr>
            </w:pPr>
          </w:p>
        </w:tc>
        <w:tc>
          <w:tcPr>
            <w:tcW w:w="3969" w:type="dxa"/>
            <w:gridSpan w:val="2"/>
            <w:vMerge/>
          </w:tcPr>
          <w:p w14:paraId="0924DB33" w14:textId="77777777" w:rsidR="00A66FB6" w:rsidRPr="00072A4E" w:rsidRDefault="00A66FB6" w:rsidP="00FD35D4">
            <w:pPr>
              <w:rPr>
                <w:smallCaps/>
                <w:sz w:val="20"/>
              </w:rPr>
            </w:pPr>
          </w:p>
        </w:tc>
        <w:tc>
          <w:tcPr>
            <w:tcW w:w="4537" w:type="dxa"/>
            <w:gridSpan w:val="3"/>
          </w:tcPr>
          <w:p w14:paraId="65F9F29D" w14:textId="77777777" w:rsidR="00A66FB6" w:rsidRPr="0095099F" w:rsidRDefault="00A66FB6" w:rsidP="00FD35D4">
            <w:pPr>
              <w:pStyle w:val="TSBHeaderRight14"/>
            </w:pPr>
            <w:r w:rsidRPr="001970B3">
              <w:rPr>
                <w:noProof/>
              </w:rPr>
              <w:t>STUDY GROUP 17</w:t>
            </w:r>
            <w:r w:rsidRPr="0095099F">
              <w:t xml:space="preserve"> </w:t>
            </w:r>
          </w:p>
        </w:tc>
      </w:tr>
      <w:tr w:rsidR="00A66FB6" w:rsidRPr="0037415F" w14:paraId="64F40F6E" w14:textId="77777777" w:rsidTr="009B75B3">
        <w:trPr>
          <w:cantSplit/>
          <w:jc w:val="center"/>
        </w:trPr>
        <w:tc>
          <w:tcPr>
            <w:tcW w:w="1134" w:type="dxa"/>
            <w:vMerge/>
            <w:tcBorders>
              <w:bottom w:val="single" w:sz="12" w:space="0" w:color="auto"/>
            </w:tcBorders>
          </w:tcPr>
          <w:p w14:paraId="09F7C6B7" w14:textId="77777777" w:rsidR="00A66FB6" w:rsidRPr="0037415F" w:rsidRDefault="00A66FB6" w:rsidP="00691C94">
            <w:pPr>
              <w:rPr>
                <w:b/>
                <w:bCs/>
                <w:sz w:val="26"/>
              </w:rPr>
            </w:pPr>
          </w:p>
        </w:tc>
        <w:tc>
          <w:tcPr>
            <w:tcW w:w="3969" w:type="dxa"/>
            <w:gridSpan w:val="2"/>
            <w:vMerge/>
            <w:tcBorders>
              <w:bottom w:val="single" w:sz="12" w:space="0" w:color="auto"/>
            </w:tcBorders>
          </w:tcPr>
          <w:p w14:paraId="018F160D" w14:textId="77777777" w:rsidR="00A66FB6" w:rsidRPr="0037415F" w:rsidRDefault="00A66FB6" w:rsidP="00691C94">
            <w:pPr>
              <w:rPr>
                <w:b/>
                <w:bCs/>
                <w:sz w:val="26"/>
              </w:rPr>
            </w:pPr>
          </w:p>
        </w:tc>
        <w:tc>
          <w:tcPr>
            <w:tcW w:w="4537" w:type="dxa"/>
            <w:gridSpan w:val="3"/>
            <w:tcBorders>
              <w:bottom w:val="single" w:sz="12" w:space="0" w:color="auto"/>
            </w:tcBorders>
            <w:vAlign w:val="center"/>
          </w:tcPr>
          <w:p w14:paraId="694DB3B5" w14:textId="77777777" w:rsidR="00A66FB6" w:rsidRPr="00333E15" w:rsidRDefault="00A66FB6" w:rsidP="006F4361">
            <w:pPr>
              <w:pStyle w:val="TSBHeaderRight14"/>
            </w:pPr>
            <w:r>
              <w:t xml:space="preserve">Original: </w:t>
            </w:r>
            <w:r w:rsidRPr="00E91B81">
              <w:t>English</w:t>
            </w:r>
          </w:p>
        </w:tc>
      </w:tr>
      <w:tr w:rsidR="00A66FB6" w:rsidRPr="0037415F" w14:paraId="6FC88BE0" w14:textId="77777777" w:rsidTr="00D57D7F">
        <w:trPr>
          <w:cantSplit/>
          <w:jc w:val="center"/>
        </w:trPr>
        <w:tc>
          <w:tcPr>
            <w:tcW w:w="1418" w:type="dxa"/>
            <w:gridSpan w:val="2"/>
          </w:tcPr>
          <w:p w14:paraId="0200CAC1" w14:textId="77777777" w:rsidR="00A66FB6" w:rsidRPr="0037415F" w:rsidRDefault="00A66FB6" w:rsidP="00691C94">
            <w:pPr>
              <w:rPr>
                <w:b/>
                <w:bCs/>
              </w:rPr>
            </w:pPr>
            <w:r w:rsidRPr="0037415F">
              <w:rPr>
                <w:b/>
                <w:bCs/>
              </w:rPr>
              <w:t>Question(s):</w:t>
            </w:r>
          </w:p>
        </w:tc>
        <w:tc>
          <w:tcPr>
            <w:tcW w:w="3827" w:type="dxa"/>
            <w:gridSpan w:val="2"/>
          </w:tcPr>
          <w:p w14:paraId="736EEEC7" w14:textId="10F9D70D" w:rsidR="00A66FB6" w:rsidRPr="00FA2E6D" w:rsidRDefault="00A66FB6" w:rsidP="002534C9">
            <w:pPr>
              <w:pStyle w:val="TSBHeaderQuestion"/>
              <w:rPr>
                <w:highlight w:val="yellow"/>
              </w:rPr>
            </w:pPr>
            <w:r w:rsidRPr="00E91B81">
              <w:rPr>
                <w:noProof/>
              </w:rPr>
              <w:t>2/17</w:t>
            </w:r>
          </w:p>
        </w:tc>
        <w:tc>
          <w:tcPr>
            <w:tcW w:w="4395" w:type="dxa"/>
            <w:gridSpan w:val="2"/>
          </w:tcPr>
          <w:p w14:paraId="01CB4FFF" w14:textId="61C999D2" w:rsidR="00A66FB6" w:rsidRPr="0037415F" w:rsidRDefault="007958B9" w:rsidP="00451CD7">
            <w:pPr>
              <w:pStyle w:val="VenueDate"/>
            </w:pPr>
            <w:r>
              <w:t>Geneva</w:t>
            </w:r>
            <w:r w:rsidR="00451CD7">
              <w:t>,21 February 2023-03 March 2023</w:t>
            </w:r>
          </w:p>
        </w:tc>
      </w:tr>
      <w:tr w:rsidR="00A66FB6" w:rsidRPr="00A4045F" w14:paraId="6CB645DE" w14:textId="77777777" w:rsidTr="00BC1FAE">
        <w:trPr>
          <w:cantSplit/>
          <w:jc w:val="center"/>
        </w:trPr>
        <w:tc>
          <w:tcPr>
            <w:tcW w:w="9640" w:type="dxa"/>
            <w:gridSpan w:val="6"/>
          </w:tcPr>
          <w:p w14:paraId="7BAB10F3" w14:textId="5817DD25" w:rsidR="00A66FB6" w:rsidRPr="002534C9" w:rsidRDefault="006116EB" w:rsidP="0095099F">
            <w:pPr>
              <w:jc w:val="center"/>
              <w:rPr>
                <w:b/>
                <w:bCs/>
              </w:rPr>
            </w:pPr>
            <w:r>
              <w:rPr>
                <w:b/>
                <w:bCs/>
              </w:rPr>
              <w:t>C</w:t>
            </w:r>
          </w:p>
        </w:tc>
      </w:tr>
      <w:tr w:rsidR="00A66FB6" w:rsidRPr="0037415F" w14:paraId="2E666096" w14:textId="77777777" w:rsidTr="00D57D7F">
        <w:trPr>
          <w:cantSplit/>
          <w:jc w:val="center"/>
        </w:trPr>
        <w:tc>
          <w:tcPr>
            <w:tcW w:w="1418" w:type="dxa"/>
            <w:gridSpan w:val="2"/>
          </w:tcPr>
          <w:p w14:paraId="27A33EC6" w14:textId="77777777" w:rsidR="00A66FB6" w:rsidRPr="0037415F" w:rsidRDefault="00A66FB6" w:rsidP="00691C94">
            <w:pPr>
              <w:rPr>
                <w:b/>
                <w:bCs/>
              </w:rPr>
            </w:pPr>
            <w:r>
              <w:rPr>
                <w:b/>
                <w:bCs/>
              </w:rPr>
              <w:t>Source:</w:t>
            </w:r>
          </w:p>
        </w:tc>
        <w:tc>
          <w:tcPr>
            <w:tcW w:w="8222" w:type="dxa"/>
            <w:gridSpan w:val="4"/>
          </w:tcPr>
          <w:p w14:paraId="3CAC05C6" w14:textId="1101BEF1" w:rsidR="00A66FB6" w:rsidRPr="00FA2E6D" w:rsidRDefault="006116EB" w:rsidP="002534C9">
            <w:pPr>
              <w:pStyle w:val="TSBHeaderSource"/>
              <w:rPr>
                <w:highlight w:val="yellow"/>
              </w:rPr>
            </w:pPr>
            <w:r>
              <w:rPr>
                <w:lang w:eastAsia="zh-CN"/>
              </w:rPr>
              <w:t>India</w:t>
            </w:r>
          </w:p>
        </w:tc>
      </w:tr>
      <w:tr w:rsidR="00A66FB6" w:rsidRPr="0037415F" w14:paraId="2262E003" w14:textId="77777777" w:rsidTr="00D57D7F">
        <w:trPr>
          <w:cantSplit/>
          <w:jc w:val="center"/>
        </w:trPr>
        <w:tc>
          <w:tcPr>
            <w:tcW w:w="1418" w:type="dxa"/>
            <w:gridSpan w:val="2"/>
          </w:tcPr>
          <w:p w14:paraId="2894244C" w14:textId="77777777" w:rsidR="00A66FB6" w:rsidRPr="0037415F" w:rsidRDefault="00A66FB6" w:rsidP="00691C94">
            <w:r w:rsidRPr="0037415F">
              <w:rPr>
                <w:b/>
                <w:bCs/>
              </w:rPr>
              <w:t>Title:</w:t>
            </w:r>
          </w:p>
        </w:tc>
        <w:tc>
          <w:tcPr>
            <w:tcW w:w="8222" w:type="dxa"/>
            <w:gridSpan w:val="4"/>
          </w:tcPr>
          <w:p w14:paraId="56414E3A" w14:textId="530C33E8" w:rsidR="00A66FB6" w:rsidRPr="00FA2E6D" w:rsidRDefault="006116EB" w:rsidP="00054813">
            <w:pPr>
              <w:pStyle w:val="TSBHeaderTitle"/>
              <w:rPr>
                <w:highlight w:val="yellow"/>
              </w:rPr>
            </w:pPr>
            <w:r>
              <w:rPr>
                <w:lang w:eastAsia="zh-CN"/>
              </w:rPr>
              <w:t xml:space="preserve">Proposal for inclusion of text in </w:t>
            </w:r>
            <w:r w:rsidR="007958B9">
              <w:rPr>
                <w:lang w:eastAsia="zh-CN"/>
              </w:rPr>
              <w:t xml:space="preserve"> for </w:t>
            </w:r>
            <w:r w:rsidR="007958B9" w:rsidRPr="00494533">
              <w:t>X.5Gsec-srocvs</w:t>
            </w:r>
            <w:r w:rsidR="007958B9">
              <w:rPr>
                <w:color w:val="000000"/>
                <w:shd w:val="clear" w:color="auto" w:fill="FFFFFF"/>
                <w:lang w:eastAsia="zh-CN"/>
              </w:rPr>
              <w:t xml:space="preserve">: </w:t>
            </w:r>
            <w:r w:rsidR="007958B9">
              <w:rPr>
                <w:color w:val="000000"/>
                <w:shd w:val="clear" w:color="auto" w:fill="FFFFFF"/>
              </w:rPr>
              <w:t>Security Requirements for the Operation of 5G Core Network to Support Vertical Services</w:t>
            </w:r>
          </w:p>
        </w:tc>
      </w:tr>
      <w:tr w:rsidR="00187121" w:rsidRPr="0037415F" w14:paraId="15A1937F" w14:textId="77777777" w:rsidTr="0081064E">
        <w:trPr>
          <w:cantSplit/>
          <w:jc w:val="center"/>
        </w:trPr>
        <w:tc>
          <w:tcPr>
            <w:tcW w:w="1418" w:type="dxa"/>
            <w:gridSpan w:val="2"/>
            <w:tcBorders>
              <w:top w:val="single" w:sz="6" w:space="0" w:color="auto"/>
              <w:bottom w:val="single" w:sz="6" w:space="0" w:color="auto"/>
            </w:tcBorders>
          </w:tcPr>
          <w:p w14:paraId="46389DDE" w14:textId="4F551493" w:rsidR="00187121" w:rsidRPr="008F7104" w:rsidRDefault="00187121" w:rsidP="00187121">
            <w:pPr>
              <w:rPr>
                <w:b/>
                <w:bCs/>
              </w:rPr>
            </w:pPr>
            <w:r w:rsidRPr="00136DDD">
              <w:rPr>
                <w:b/>
                <w:bCs/>
              </w:rPr>
              <w:t>Contact:</w:t>
            </w:r>
          </w:p>
        </w:tc>
        <w:tc>
          <w:tcPr>
            <w:tcW w:w="4111" w:type="dxa"/>
            <w:gridSpan w:val="3"/>
            <w:tcBorders>
              <w:top w:val="single" w:sz="6" w:space="0" w:color="auto"/>
              <w:bottom w:val="single" w:sz="6" w:space="0" w:color="auto"/>
            </w:tcBorders>
          </w:tcPr>
          <w:p w14:paraId="050D3222" w14:textId="12ED4662" w:rsidR="00187121" w:rsidRPr="00D44EEB" w:rsidRDefault="00187121" w:rsidP="00187121">
            <w:pPr>
              <w:rPr>
                <w:highlight w:val="yellow"/>
              </w:rPr>
            </w:pPr>
            <w:r w:rsidRPr="00AE70E1">
              <w:t>Preetika Singh</w:t>
            </w:r>
            <w:r>
              <w:br/>
            </w:r>
            <w:r w:rsidRPr="00AE70E1">
              <w:t>Ministry of Communications,</w:t>
            </w:r>
            <w:r>
              <w:br/>
              <w:t>(</w:t>
            </w:r>
            <w:r w:rsidRPr="00AE70E1">
              <w:t>India )</w:t>
            </w:r>
          </w:p>
        </w:tc>
        <w:tc>
          <w:tcPr>
            <w:tcW w:w="4111" w:type="dxa"/>
            <w:tcBorders>
              <w:top w:val="single" w:sz="6" w:space="0" w:color="auto"/>
              <w:bottom w:val="single" w:sz="6" w:space="0" w:color="auto"/>
            </w:tcBorders>
          </w:tcPr>
          <w:p w14:paraId="6648E5B7" w14:textId="0D33A485" w:rsidR="00187121" w:rsidRPr="00F27E28" w:rsidRDefault="0093159C" w:rsidP="00187121">
            <w:pPr>
              <w:tabs>
                <w:tab w:val="left" w:pos="794"/>
              </w:tabs>
            </w:pPr>
            <w:sdt>
              <w:sdtPr>
                <w:rPr>
                  <w:color w:val="000000"/>
                </w:rPr>
                <w:alias w:val="ContactTelFaxEmail"/>
                <w:tag w:val="ContactTelFaxEmail"/>
                <w:id w:val="-1600791550"/>
                <w:placeholder>
                  <w:docPart w:val="6755B3616AA94F1C8DCE1EBB68BFA63A"/>
                </w:placeholder>
              </w:sdtPr>
              <w:sdtEndPr/>
              <w:sdtContent>
                <w:sdt>
                  <w:sdtPr>
                    <w:rPr>
                      <w:color w:val="000000"/>
                    </w:rPr>
                    <w:alias w:val="ContactTelFaxEmail"/>
                    <w:tag w:val="ContactTelFaxEmail"/>
                    <w:id w:val="-1632546569"/>
                    <w:placeholder>
                      <w:docPart w:val="D70E9F4603894EB48A617F9F1AE3B7DA"/>
                    </w:placeholder>
                  </w:sdtPr>
                  <w:sdtEndPr>
                    <w:rPr>
                      <w:color w:val="auto"/>
                    </w:rPr>
                  </w:sdtEndPr>
                  <w:sdtContent>
                    <w:r w:rsidR="00187121" w:rsidRPr="00B55549">
                      <w:rPr>
                        <w:color w:val="000000"/>
                      </w:rPr>
                      <w:t xml:space="preserve">Tel: </w:t>
                    </w:r>
                    <w:r w:rsidR="00187121">
                      <w:rPr>
                        <w:color w:val="000000"/>
                      </w:rPr>
                      <w:tab/>
                    </w:r>
                    <w:r w:rsidR="00187121" w:rsidRPr="00B55549">
                      <w:rPr>
                        <w:color w:val="000000"/>
                      </w:rPr>
                      <w:t>+</w:t>
                    </w:r>
                    <w:r w:rsidR="00187121">
                      <w:rPr>
                        <w:color w:val="000000"/>
                      </w:rPr>
                      <w:t>011-23319014</w:t>
                    </w:r>
                    <w:r w:rsidR="00187121" w:rsidRPr="00B55549">
                      <w:rPr>
                        <w:color w:val="000000"/>
                      </w:rPr>
                      <w:br/>
                      <w:t xml:space="preserve">Fax: </w:t>
                    </w:r>
                    <w:r w:rsidR="00187121">
                      <w:rPr>
                        <w:color w:val="000000"/>
                      </w:rPr>
                      <w:tab/>
                    </w:r>
                    <w:r w:rsidR="00187121" w:rsidRPr="00B55549">
                      <w:rPr>
                        <w:color w:val="000000"/>
                      </w:rPr>
                      <w:t>+</w:t>
                    </w:r>
                    <w:r w:rsidR="00187121">
                      <w:rPr>
                        <w:color w:val="000000"/>
                      </w:rPr>
                      <w:t xml:space="preserve">91-9868137608                                    </w:t>
                    </w:r>
                    <w:r w:rsidR="00187121" w:rsidRPr="00B55549">
                      <w:rPr>
                        <w:color w:val="000000"/>
                      </w:rPr>
                      <w:t xml:space="preserve">E-mail: </w:t>
                    </w:r>
                    <w:hyperlink r:id="rId11" w:history="1">
                      <w:r w:rsidR="00187121">
                        <w:rPr>
                          <w:rStyle w:val="Hyperlink"/>
                        </w:rPr>
                        <w:t>preetika.singh87@gov.in</w:t>
                      </w:r>
                    </w:hyperlink>
                  </w:sdtContent>
                </w:sdt>
              </w:sdtContent>
            </w:sdt>
          </w:p>
        </w:tc>
      </w:tr>
      <w:tr w:rsidR="00187121" w:rsidRPr="0037415F" w14:paraId="3FA7E942" w14:textId="77777777" w:rsidTr="00D57D7F">
        <w:trPr>
          <w:cantSplit/>
          <w:jc w:val="center"/>
        </w:trPr>
        <w:tc>
          <w:tcPr>
            <w:tcW w:w="1418" w:type="dxa"/>
            <w:gridSpan w:val="2"/>
            <w:tcBorders>
              <w:top w:val="single" w:sz="6" w:space="0" w:color="auto"/>
              <w:bottom w:val="single" w:sz="6" w:space="0" w:color="auto"/>
            </w:tcBorders>
          </w:tcPr>
          <w:p w14:paraId="72A425D5" w14:textId="489C04CF" w:rsidR="00187121" w:rsidRPr="008F7104" w:rsidRDefault="00187121" w:rsidP="00187121">
            <w:pPr>
              <w:rPr>
                <w:b/>
                <w:bCs/>
              </w:rPr>
            </w:pPr>
            <w:r w:rsidRPr="00136DDD">
              <w:rPr>
                <w:b/>
                <w:bCs/>
              </w:rPr>
              <w:t>Contact:</w:t>
            </w:r>
          </w:p>
        </w:tc>
        <w:tc>
          <w:tcPr>
            <w:tcW w:w="4111" w:type="dxa"/>
            <w:gridSpan w:val="3"/>
            <w:tcBorders>
              <w:top w:val="single" w:sz="6" w:space="0" w:color="auto"/>
              <w:bottom w:val="single" w:sz="6" w:space="0" w:color="auto"/>
            </w:tcBorders>
          </w:tcPr>
          <w:p w14:paraId="491D7B57" w14:textId="77777777" w:rsidR="00187121" w:rsidRDefault="00187121" w:rsidP="00187121">
            <w:r>
              <w:t>Jyoti Sengar</w:t>
            </w:r>
          </w:p>
          <w:p w14:paraId="1E4C4D26" w14:textId="63513D39" w:rsidR="00187121" w:rsidRPr="00D44EEB" w:rsidRDefault="00187121" w:rsidP="00187121">
            <w:pPr>
              <w:rPr>
                <w:highlight w:val="yellow"/>
              </w:rPr>
            </w:pPr>
            <w:r w:rsidRPr="00AE70E1">
              <w:t>Ministry of Communications,</w:t>
            </w:r>
            <w:r>
              <w:br/>
              <w:t>(</w:t>
            </w:r>
            <w:r w:rsidRPr="00AE70E1">
              <w:t>India )</w:t>
            </w:r>
          </w:p>
        </w:tc>
        <w:tc>
          <w:tcPr>
            <w:tcW w:w="4111" w:type="dxa"/>
            <w:tcBorders>
              <w:top w:val="single" w:sz="6" w:space="0" w:color="auto"/>
              <w:bottom w:val="single" w:sz="6" w:space="0" w:color="auto"/>
            </w:tcBorders>
          </w:tcPr>
          <w:p w14:paraId="70386C84" w14:textId="333CE537" w:rsidR="00187121" w:rsidRPr="00F27E28" w:rsidRDefault="00187121" w:rsidP="00187121">
            <w:pPr>
              <w:tabs>
                <w:tab w:val="left" w:pos="794"/>
              </w:tabs>
            </w:pPr>
            <w:r w:rsidRPr="00B55549">
              <w:rPr>
                <w:color w:val="000000"/>
              </w:rPr>
              <w:t xml:space="preserve">Tel: </w:t>
            </w:r>
            <w:r>
              <w:rPr>
                <w:color w:val="000000"/>
              </w:rPr>
              <w:tab/>
            </w:r>
            <w:r w:rsidRPr="00B55549">
              <w:rPr>
                <w:color w:val="000000"/>
              </w:rPr>
              <w:t>+</w:t>
            </w:r>
            <w:r>
              <w:rPr>
                <w:color w:val="000000"/>
              </w:rPr>
              <w:t xml:space="preserve">919997998435                                 </w:t>
            </w:r>
            <w:r w:rsidRPr="00B55549">
              <w:rPr>
                <w:color w:val="000000"/>
              </w:rPr>
              <w:t xml:space="preserve">E-mail: </w:t>
            </w:r>
            <w:r>
              <w:rPr>
                <w:color w:val="000000"/>
              </w:rPr>
              <w:t xml:space="preserve"> </w:t>
            </w:r>
            <w:hyperlink r:id="rId12" w:history="1">
              <w:r>
                <w:rPr>
                  <w:rStyle w:val="Hyperlink"/>
                </w:rPr>
                <w:t>jyoti.sengar</w:t>
              </w:r>
              <w:r w:rsidRPr="00AE70E1">
                <w:rPr>
                  <w:rStyle w:val="Hyperlink"/>
                </w:rPr>
                <w:t>@gov.in</w:t>
              </w:r>
            </w:hyperlink>
          </w:p>
        </w:tc>
      </w:tr>
    </w:tbl>
    <w:p w14:paraId="27AC52A2" w14:textId="77777777" w:rsidR="00A66FB6" w:rsidRDefault="00A66FB6" w:rsidP="0089088E"/>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A66FB6" w:rsidRPr="0037415F" w14:paraId="3F9DC5E3" w14:textId="77777777" w:rsidTr="00D57D7F">
        <w:trPr>
          <w:cantSplit/>
          <w:jc w:val="center"/>
        </w:trPr>
        <w:tc>
          <w:tcPr>
            <w:tcW w:w="1418" w:type="dxa"/>
          </w:tcPr>
          <w:p w14:paraId="18EAD989" w14:textId="77777777" w:rsidR="00A66FB6" w:rsidRPr="008F7104" w:rsidRDefault="00A66FB6" w:rsidP="00EB6775">
            <w:pPr>
              <w:rPr>
                <w:b/>
                <w:bCs/>
              </w:rPr>
            </w:pPr>
            <w:r w:rsidRPr="008F7104">
              <w:rPr>
                <w:b/>
                <w:bCs/>
              </w:rPr>
              <w:t>Abstract:</w:t>
            </w:r>
          </w:p>
        </w:tc>
        <w:tc>
          <w:tcPr>
            <w:tcW w:w="8222" w:type="dxa"/>
          </w:tcPr>
          <w:p w14:paraId="0B42813F" w14:textId="390FAEFC" w:rsidR="00591ACB" w:rsidRDefault="00591ACB" w:rsidP="00165942">
            <w:pPr>
              <w:pStyle w:val="TSBHeaderSummary"/>
            </w:pPr>
            <w:r>
              <w:rPr>
                <w:lang w:eastAsia="zh-CN"/>
              </w:rPr>
              <w:t xml:space="preserve">This </w:t>
            </w:r>
            <w:r w:rsidR="00451CD7">
              <w:rPr>
                <w:lang w:eastAsia="zh-CN"/>
              </w:rPr>
              <w:t xml:space="preserve">proposal </w:t>
            </w:r>
            <w:r w:rsidR="00451CD7">
              <w:rPr>
                <w:lang w:eastAsia="zh-CN"/>
              </w:rPr>
              <w:t xml:space="preserve"> </w:t>
            </w:r>
            <w:r>
              <w:rPr>
                <w:lang w:eastAsia="zh-CN"/>
              </w:rPr>
              <w:t>w</w:t>
            </w:r>
            <w:r w:rsidR="006B726A">
              <w:rPr>
                <w:lang w:eastAsia="zh-CN"/>
              </w:rPr>
              <w:t>ill</w:t>
            </w:r>
            <w:r>
              <w:rPr>
                <w:lang w:eastAsia="zh-CN"/>
              </w:rPr>
              <w:t xml:space="preserve"> be the new baseline text of </w:t>
            </w:r>
            <w:r w:rsidRPr="00494533">
              <w:t>X.5Gsec-srocvs</w:t>
            </w:r>
            <w:r w:rsidR="00451CD7">
              <w:t xml:space="preserve"> after updation of TD628</w:t>
            </w:r>
            <w:r>
              <w:rPr>
                <w:lang w:eastAsia="zh-CN"/>
              </w:rPr>
              <w:t>.</w:t>
            </w:r>
          </w:p>
          <w:p w14:paraId="34921F82" w14:textId="622CED9F" w:rsidR="001923C3" w:rsidRDefault="001923C3" w:rsidP="00165942">
            <w:pPr>
              <w:pStyle w:val="TSBHeaderSummary"/>
              <w:rPr>
                <w:lang w:eastAsia="zh-CN"/>
              </w:rPr>
            </w:pPr>
            <w:r>
              <w:rPr>
                <w:lang w:eastAsia="ko-KR"/>
              </w:rPr>
              <w:t xml:space="preserve">The </w:t>
            </w:r>
            <w:r w:rsidR="00D40633">
              <w:rPr>
                <w:lang w:eastAsia="ko-KR"/>
              </w:rPr>
              <w:t>main revision</w:t>
            </w:r>
            <w:r>
              <w:rPr>
                <w:lang w:eastAsia="ko-KR"/>
              </w:rPr>
              <w:t>s are as follows</w:t>
            </w:r>
            <w:r w:rsidR="007474F5" w:rsidRPr="00FD236F">
              <w:rPr>
                <w:rFonts w:hint="eastAsia"/>
                <w:lang w:eastAsia="zh-CN"/>
              </w:rPr>
              <w:t>:</w:t>
            </w:r>
          </w:p>
          <w:p w14:paraId="04A81798" w14:textId="46AA0BB9" w:rsidR="00A66FB6" w:rsidRPr="00165942" w:rsidRDefault="00A66FB6" w:rsidP="00451CD7">
            <w:pPr>
              <w:pStyle w:val="TSBHeaderSummary"/>
              <w:ind w:left="542"/>
              <w:rPr>
                <w:highlight w:val="yellow"/>
              </w:rPr>
              <w:pPrChange w:id="2" w:author="ADG TS" w:date="2023-01-04T11:44:00Z">
                <w:pPr>
                  <w:pStyle w:val="TSBHeaderSummary"/>
                </w:pPr>
              </w:pPrChange>
            </w:pPr>
          </w:p>
        </w:tc>
      </w:tr>
    </w:tbl>
    <w:p w14:paraId="22BD5AA0" w14:textId="77777777" w:rsidR="00A66FB6" w:rsidRDefault="00A66FB6" w:rsidP="0089088E"/>
    <w:p w14:paraId="1D2E2AF5" w14:textId="77777777" w:rsidR="00A66FB6" w:rsidRDefault="00A66FB6" w:rsidP="00DE3062"/>
    <w:p w14:paraId="0F32B4E0" w14:textId="02F02AB1" w:rsidR="00A66FB6" w:rsidRPr="0005691E" w:rsidRDefault="00A66FB6" w:rsidP="00451CD7">
      <w:pPr>
        <w:pPrChange w:id="3" w:author="ADG TS" w:date="2023-01-04T11:43:00Z">
          <w:pPr>
            <w:jc w:val="center"/>
          </w:pPr>
        </w:pPrChange>
      </w:pPr>
    </w:p>
    <w:p w14:paraId="2751ADDF" w14:textId="641BC8F6" w:rsidR="007D77E0" w:rsidRPr="0005691E" w:rsidRDefault="007D77E0">
      <w:pPr>
        <w:spacing w:before="0" w:after="160" w:line="259" w:lineRule="auto"/>
      </w:pPr>
      <w:r w:rsidRPr="0005691E">
        <w:br w:type="page"/>
      </w:r>
    </w:p>
    <w:p w14:paraId="5C0D6D29" w14:textId="77777777" w:rsidR="007D77E0" w:rsidRPr="007D77E0" w:rsidRDefault="007D77E0" w:rsidP="007D77E0">
      <w:pPr>
        <w:pStyle w:val="RecNo"/>
        <w:rPr>
          <w:lang w:val="fr-CH"/>
        </w:rPr>
      </w:pPr>
      <w:bookmarkStart w:id="4" w:name="_Hlk98230440"/>
      <w:r w:rsidRPr="007D77E0">
        <w:rPr>
          <w:lang w:val="fr-CH"/>
        </w:rPr>
        <w:lastRenderedPageBreak/>
        <w:t>Recommendation ITU-T X.5Gsec-srocvs</w:t>
      </w:r>
    </w:p>
    <w:p w14:paraId="0A21A633" w14:textId="77777777" w:rsidR="007D77E0" w:rsidRPr="008B7F57" w:rsidRDefault="007D77E0" w:rsidP="007D77E0">
      <w:pPr>
        <w:pStyle w:val="Rectitle"/>
      </w:pPr>
      <w:r w:rsidRPr="00AB434F">
        <w:t xml:space="preserve">Security Requirements for </w:t>
      </w:r>
      <w:r>
        <w:t xml:space="preserve">the </w:t>
      </w:r>
      <w:r w:rsidRPr="00AB434F">
        <w:t>Operation of 5G Core Network</w:t>
      </w:r>
      <w:bookmarkEnd w:id="4"/>
      <w:r w:rsidRPr="00AB434F">
        <w:t xml:space="preserve"> </w:t>
      </w:r>
      <w:r>
        <w:t xml:space="preserve">to </w:t>
      </w:r>
      <w:r w:rsidRPr="00AB434F">
        <w:t>Support Vertical Services</w:t>
      </w:r>
    </w:p>
    <w:p w14:paraId="47F1A002" w14:textId="77777777" w:rsidR="007D77E0" w:rsidRDefault="007D77E0" w:rsidP="007D77E0">
      <w:pPr>
        <w:jc w:val="center"/>
        <w:rPr>
          <w:b/>
          <w:lang w:eastAsia="zh-CN"/>
        </w:rPr>
      </w:pPr>
    </w:p>
    <w:p w14:paraId="1B945062" w14:textId="77777777" w:rsidR="007D77E0" w:rsidRPr="00EC2A42" w:rsidRDefault="007D77E0" w:rsidP="007D77E0">
      <w:pPr>
        <w:pStyle w:val="Headingb"/>
      </w:pPr>
      <w:r w:rsidRPr="00EC2A42">
        <w:t>Summary</w:t>
      </w:r>
    </w:p>
    <w:p w14:paraId="1ECFD40E" w14:textId="1E846B88" w:rsidR="00167FED" w:rsidRDefault="002B436D" w:rsidP="007D77E0">
      <w:r>
        <w:rPr>
          <w:rFonts w:hint="eastAsia"/>
          <w:lang w:eastAsia="zh-CN"/>
        </w:rPr>
        <w:t>W</w:t>
      </w:r>
      <w:r>
        <w:rPr>
          <w:lang w:eastAsia="zh-CN"/>
        </w:rPr>
        <w:t xml:space="preserve">ith the development of 5G system, vertical industries have become key scenarios. To support vertical use cases which require ultra reliability and low latency, some of 5G core network’s </w:t>
      </w:r>
      <w:r w:rsidRPr="00D45809">
        <w:rPr>
          <w:lang w:eastAsia="zh-CN"/>
        </w:rPr>
        <w:t xml:space="preserve">network </w:t>
      </w:r>
      <w:r>
        <w:rPr>
          <w:lang w:eastAsia="zh-CN"/>
        </w:rPr>
        <w:t>functions might be deployed at local sites that are closer to vertical users</w:t>
      </w:r>
      <w:r>
        <w:t>, while other 5G core network’s network functions still be deployed at central site.</w:t>
      </w:r>
      <w:r w:rsidR="00016B89">
        <w:t xml:space="preserve"> </w:t>
      </w:r>
      <w:r>
        <w:t>Compared to 5G core network deployed as a whole, 5G core network operating in such deployment might face special security threats</w:t>
      </w:r>
      <w:r w:rsidR="00F910EE">
        <w:t xml:space="preserve">. </w:t>
      </w:r>
    </w:p>
    <w:p w14:paraId="064BFC44" w14:textId="088B8610" w:rsidR="00FC5C67" w:rsidRPr="00692903" w:rsidRDefault="00295B2A" w:rsidP="007D77E0">
      <w:r w:rsidRPr="001222F2">
        <w:rPr>
          <w:szCs w:val="22"/>
          <w:lang w:val="en-US" w:eastAsia="ko-KR"/>
        </w:rPr>
        <w:t>I</w:t>
      </w:r>
      <w:r w:rsidRPr="001222F2">
        <w:rPr>
          <w:rFonts w:hint="eastAsia"/>
          <w:szCs w:val="22"/>
          <w:lang w:val="en-US" w:eastAsia="ko-KR"/>
        </w:rPr>
        <w:t xml:space="preserve">n order to ensure the security of </w:t>
      </w:r>
      <w:r w:rsidR="00692903">
        <w:rPr>
          <w:szCs w:val="22"/>
          <w:lang w:val="en-US" w:eastAsia="ko-KR"/>
        </w:rPr>
        <w:t xml:space="preserve">the </w:t>
      </w:r>
      <w:r w:rsidR="00016B89">
        <w:t>o</w:t>
      </w:r>
      <w:r w:rsidR="00016B89" w:rsidRPr="00AB434F">
        <w:t xml:space="preserve">peration of 5G </w:t>
      </w:r>
      <w:r w:rsidR="00016B89">
        <w:t>c</w:t>
      </w:r>
      <w:r w:rsidR="00016B89" w:rsidRPr="00AB434F">
        <w:t xml:space="preserve">ore </w:t>
      </w:r>
      <w:r w:rsidR="00016B89">
        <w:t>n</w:t>
      </w:r>
      <w:r w:rsidR="00016B89" w:rsidRPr="00AB434F">
        <w:t xml:space="preserve">etwork </w:t>
      </w:r>
      <w:r w:rsidR="00016B89">
        <w:t>to s</w:t>
      </w:r>
      <w:r w:rsidR="00016B89" w:rsidRPr="00AB434F">
        <w:t xml:space="preserve">upport </w:t>
      </w:r>
      <w:r w:rsidR="00016B89">
        <w:t>v</w:t>
      </w:r>
      <w:r w:rsidR="00016B89" w:rsidRPr="00AB434F">
        <w:t xml:space="preserve">ertical </w:t>
      </w:r>
      <w:r w:rsidR="00016B89">
        <w:t>s</w:t>
      </w:r>
      <w:r w:rsidR="00016B89" w:rsidRPr="00AB434F">
        <w:t>ervices</w:t>
      </w:r>
      <w:r w:rsidRPr="001222F2">
        <w:rPr>
          <w:rFonts w:hint="eastAsia"/>
          <w:szCs w:val="22"/>
          <w:lang w:val="en-US" w:eastAsia="ko-KR"/>
        </w:rPr>
        <w:t xml:space="preserve">, the </w:t>
      </w:r>
      <w:r w:rsidR="00692903">
        <w:rPr>
          <w:szCs w:val="22"/>
          <w:lang w:val="en-US" w:eastAsia="ko-KR"/>
        </w:rPr>
        <w:t xml:space="preserve">specific </w:t>
      </w:r>
      <w:r w:rsidRPr="001222F2">
        <w:rPr>
          <w:rFonts w:hint="eastAsia"/>
          <w:szCs w:val="22"/>
          <w:lang w:val="en-US" w:eastAsia="ko-KR"/>
        </w:rPr>
        <w:t xml:space="preserve">security threats </w:t>
      </w:r>
      <w:r w:rsidR="00692903">
        <w:rPr>
          <w:szCs w:val="22"/>
          <w:lang w:val="en-US" w:eastAsia="ko-KR"/>
        </w:rPr>
        <w:t>need to be analy</w:t>
      </w:r>
      <w:r w:rsidR="00163478">
        <w:rPr>
          <w:szCs w:val="22"/>
          <w:lang w:val="en-US" w:eastAsia="ko-KR"/>
        </w:rPr>
        <w:t>s</w:t>
      </w:r>
      <w:r w:rsidR="00692903">
        <w:rPr>
          <w:szCs w:val="22"/>
          <w:lang w:val="en-US" w:eastAsia="ko-KR"/>
        </w:rPr>
        <w:t xml:space="preserve">ed and relevant </w:t>
      </w:r>
      <w:r w:rsidR="00692903" w:rsidRPr="001222F2">
        <w:rPr>
          <w:rFonts w:hint="eastAsia"/>
          <w:szCs w:val="22"/>
          <w:lang w:val="en-US" w:eastAsia="ko-KR"/>
        </w:rPr>
        <w:t>security requirements</w:t>
      </w:r>
      <w:r w:rsidR="00692903">
        <w:rPr>
          <w:szCs w:val="22"/>
          <w:lang w:val="en-US" w:eastAsia="ko-KR"/>
        </w:rPr>
        <w:t xml:space="preserve"> need to be specified.</w:t>
      </w:r>
    </w:p>
    <w:p w14:paraId="074921F9" w14:textId="79C8A0D3" w:rsidR="00295B2A" w:rsidRPr="00295B2A" w:rsidRDefault="00295B2A" w:rsidP="007D77E0">
      <w:pPr>
        <w:rPr>
          <w:lang w:eastAsia="zh-CN"/>
        </w:rPr>
      </w:pPr>
      <w:r>
        <w:rPr>
          <w:rFonts w:hint="eastAsia"/>
          <w:lang w:eastAsia="zh-CN"/>
        </w:rPr>
        <w:t>T</w:t>
      </w:r>
      <w:r>
        <w:rPr>
          <w:lang w:eastAsia="zh-CN"/>
        </w:rPr>
        <w:t>his recommendation aims to</w:t>
      </w:r>
      <w:r w:rsidR="00167FED">
        <w:rPr>
          <w:lang w:eastAsia="zh-CN"/>
        </w:rPr>
        <w:t xml:space="preserve"> </w:t>
      </w:r>
      <w:r w:rsidR="00AD3B51">
        <w:rPr>
          <w:lang w:eastAsia="zh-CN"/>
        </w:rPr>
        <w:t>analy</w:t>
      </w:r>
      <w:r w:rsidR="00163478">
        <w:rPr>
          <w:lang w:eastAsia="zh-CN"/>
        </w:rPr>
        <w:t>s</w:t>
      </w:r>
      <w:r w:rsidR="00AD3B51">
        <w:rPr>
          <w:lang w:eastAsia="zh-CN"/>
        </w:rPr>
        <w:t xml:space="preserve">e data security threats, network security threats and physical security threats specific to </w:t>
      </w:r>
      <w:r w:rsidR="002B6350">
        <w:t>the operation of 5G core network deployed at both central site and local sites to support vertical services, and specify the relevant security requirements.</w:t>
      </w:r>
    </w:p>
    <w:p w14:paraId="5E903166" w14:textId="77777777" w:rsidR="007D77E0" w:rsidRPr="00EC2A42" w:rsidRDefault="007D77E0" w:rsidP="007D77E0">
      <w:pPr>
        <w:pStyle w:val="Headingb"/>
      </w:pPr>
      <w:r w:rsidRPr="00EC2A42">
        <w:t>Keywords</w:t>
      </w:r>
    </w:p>
    <w:p w14:paraId="5CC3EEFE" w14:textId="591DF814" w:rsidR="007D77E0" w:rsidRPr="00EC2A42" w:rsidRDefault="00DB6619" w:rsidP="007D77E0">
      <w:pPr>
        <w:rPr>
          <w:lang w:eastAsia="zh-CN"/>
        </w:rPr>
      </w:pPr>
      <w:r>
        <w:rPr>
          <w:lang w:eastAsia="zh-CN"/>
        </w:rPr>
        <w:t xml:space="preserve">5G core network; vertical service; security requirement </w:t>
      </w:r>
    </w:p>
    <w:p w14:paraId="63B4776A" w14:textId="77777777" w:rsidR="007D77E0" w:rsidRPr="007A4613" w:rsidRDefault="007D77E0" w:rsidP="007D77E0">
      <w:pPr>
        <w:pStyle w:val="Heading1"/>
        <w:numPr>
          <w:ilvl w:val="0"/>
          <w:numId w:val="11"/>
        </w:numPr>
        <w:tabs>
          <w:tab w:val="clear" w:pos="794"/>
          <w:tab w:val="clear" w:pos="1191"/>
          <w:tab w:val="clear" w:pos="1588"/>
          <w:tab w:val="clear" w:pos="1985"/>
        </w:tabs>
        <w:overflowPunct/>
        <w:autoSpaceDE/>
        <w:autoSpaceDN/>
        <w:adjustRightInd/>
        <w:ind w:left="794" w:hanging="794"/>
        <w:textAlignment w:val="auto"/>
      </w:pPr>
      <w:r w:rsidRPr="008B7F57">
        <w:rPr>
          <w:rFonts w:eastAsiaTheme="minorEastAsia"/>
          <w:szCs w:val="24"/>
          <w:lang w:eastAsia="ja-JP"/>
        </w:rPr>
        <w:t>S</w:t>
      </w:r>
      <w:r w:rsidRPr="008B7F57">
        <w:rPr>
          <w:rFonts w:eastAsiaTheme="minorEastAsia" w:hint="eastAsia"/>
          <w:szCs w:val="24"/>
          <w:lang w:eastAsia="ja-JP"/>
        </w:rPr>
        <w:t>cope</w:t>
      </w:r>
    </w:p>
    <w:p w14:paraId="079710A5" w14:textId="478EF17C" w:rsidR="007D77E0" w:rsidRPr="001B5568" w:rsidRDefault="007D77E0" w:rsidP="007D77E0">
      <w:pPr>
        <w:rPr>
          <w:lang w:val="en-US" w:eastAsia="zh-CN"/>
        </w:rPr>
      </w:pPr>
      <w:r>
        <w:rPr>
          <w:lang w:val="en-US" w:eastAsia="zh-CN"/>
        </w:rPr>
        <w:t>Th</w:t>
      </w:r>
      <w:r>
        <w:rPr>
          <w:rFonts w:hint="eastAsia"/>
          <w:lang w:val="en-US" w:eastAsia="zh-CN"/>
        </w:rPr>
        <w:t>is</w:t>
      </w:r>
      <w:r w:rsidRPr="001B5568">
        <w:rPr>
          <w:lang w:val="en-US" w:eastAsia="zh-CN"/>
        </w:rPr>
        <w:t xml:space="preserve"> draft Recommendation </w:t>
      </w:r>
      <w:r>
        <w:rPr>
          <w:lang w:val="en-US" w:eastAsia="zh-CN"/>
        </w:rPr>
        <w:t>focuses on s</w:t>
      </w:r>
      <w:r w:rsidRPr="00AB434F">
        <w:rPr>
          <w:lang w:val="en-US" w:eastAsia="zh-CN"/>
        </w:rPr>
        <w:t xml:space="preserve">ecurity </w:t>
      </w:r>
      <w:r>
        <w:rPr>
          <w:lang w:val="en-US" w:eastAsia="zh-CN"/>
        </w:rPr>
        <w:t>r</w:t>
      </w:r>
      <w:r w:rsidRPr="00AB434F">
        <w:rPr>
          <w:lang w:val="en-US" w:eastAsia="zh-CN"/>
        </w:rPr>
        <w:t>equirements for</w:t>
      </w:r>
      <w:r>
        <w:rPr>
          <w:lang w:val="en-US" w:eastAsia="zh-CN"/>
        </w:rPr>
        <w:t xml:space="preserve"> the</w:t>
      </w:r>
      <w:r w:rsidRPr="00AB434F">
        <w:rPr>
          <w:lang w:val="en-US" w:eastAsia="zh-CN"/>
        </w:rPr>
        <w:t xml:space="preserve"> </w:t>
      </w:r>
      <w:r>
        <w:rPr>
          <w:lang w:val="en-US" w:eastAsia="zh-CN"/>
        </w:rPr>
        <w:t>o</w:t>
      </w:r>
      <w:r w:rsidRPr="00AB434F">
        <w:rPr>
          <w:lang w:val="en-US" w:eastAsia="zh-CN"/>
        </w:rPr>
        <w:t>peration of 5G Core Network</w:t>
      </w:r>
      <w:r>
        <w:rPr>
          <w:lang w:val="en-US" w:eastAsia="zh-CN"/>
        </w:rPr>
        <w:t xml:space="preserve"> deployed at c</w:t>
      </w:r>
      <w:r w:rsidRPr="00AB434F">
        <w:rPr>
          <w:lang w:val="en-US" w:eastAsia="zh-CN"/>
        </w:rPr>
        <w:t xml:space="preserve">entral </w:t>
      </w:r>
      <w:r>
        <w:rPr>
          <w:lang w:val="en-US" w:eastAsia="zh-CN"/>
        </w:rPr>
        <w:t>s</w:t>
      </w:r>
      <w:r w:rsidRPr="00AB434F">
        <w:rPr>
          <w:lang w:val="en-US" w:eastAsia="zh-CN"/>
        </w:rPr>
        <w:t xml:space="preserve">ite and </w:t>
      </w:r>
      <w:r>
        <w:rPr>
          <w:lang w:val="en-US" w:eastAsia="zh-CN"/>
        </w:rPr>
        <w:t>l</w:t>
      </w:r>
      <w:r w:rsidRPr="00AB434F">
        <w:rPr>
          <w:lang w:val="en-US" w:eastAsia="zh-CN"/>
        </w:rPr>
        <w:t xml:space="preserve">ocal </w:t>
      </w:r>
      <w:r>
        <w:rPr>
          <w:lang w:val="en-US" w:eastAsia="zh-CN"/>
        </w:rPr>
        <w:t>s</w:t>
      </w:r>
      <w:r w:rsidRPr="00AB434F">
        <w:rPr>
          <w:lang w:val="en-US" w:eastAsia="zh-CN"/>
        </w:rPr>
        <w:t xml:space="preserve">ites to </w:t>
      </w:r>
      <w:r>
        <w:rPr>
          <w:lang w:val="en-US" w:eastAsia="zh-CN"/>
        </w:rPr>
        <w:t>s</w:t>
      </w:r>
      <w:r w:rsidRPr="00AB434F">
        <w:rPr>
          <w:lang w:val="en-US" w:eastAsia="zh-CN"/>
        </w:rPr>
        <w:t xml:space="preserve">upport </w:t>
      </w:r>
      <w:r>
        <w:rPr>
          <w:lang w:val="en-US" w:eastAsia="zh-CN"/>
        </w:rPr>
        <w:t>v</w:t>
      </w:r>
      <w:r w:rsidRPr="00AB434F">
        <w:rPr>
          <w:lang w:val="en-US" w:eastAsia="zh-CN"/>
        </w:rPr>
        <w:t xml:space="preserve">ertical </w:t>
      </w:r>
      <w:r>
        <w:rPr>
          <w:lang w:val="en-US" w:eastAsia="zh-CN"/>
        </w:rPr>
        <w:t>s</w:t>
      </w:r>
      <w:r w:rsidRPr="00AB434F">
        <w:rPr>
          <w:lang w:val="en-US" w:eastAsia="zh-CN"/>
        </w:rPr>
        <w:t>ervices</w:t>
      </w:r>
      <w:r w:rsidRPr="004D34E2">
        <w:rPr>
          <w:lang w:val="en-US" w:eastAsia="zh-CN"/>
        </w:rPr>
        <w:t>.</w:t>
      </w:r>
      <w:r>
        <w:rPr>
          <w:lang w:val="en-US" w:eastAsia="zh-CN"/>
        </w:rPr>
        <w:t xml:space="preserve"> It </w:t>
      </w:r>
      <w:r w:rsidRPr="001B5568">
        <w:rPr>
          <w:lang w:val="en-US" w:eastAsia="zh-CN"/>
        </w:rPr>
        <w:t>analyses</w:t>
      </w:r>
      <w:r w:rsidRPr="001B5568">
        <w:rPr>
          <w:rFonts w:hint="eastAsia"/>
          <w:lang w:val="en-US" w:eastAsia="zh-CN"/>
        </w:rPr>
        <w:t xml:space="preserve"> the</w:t>
      </w:r>
      <w:r w:rsidR="002120CB" w:rsidRPr="002120CB">
        <w:rPr>
          <w:lang w:eastAsia="zh-CN"/>
        </w:rPr>
        <w:t xml:space="preserve"> </w:t>
      </w:r>
      <w:r w:rsidR="002120CB">
        <w:rPr>
          <w:lang w:eastAsia="zh-CN"/>
        </w:rPr>
        <w:t xml:space="preserve">data security threats due to operation and subscription data being transferred between </w:t>
      </w:r>
      <w:r w:rsidR="002120CB">
        <w:t xml:space="preserve">central site and local sites, </w:t>
      </w:r>
      <w:r w:rsidR="002120CB">
        <w:rPr>
          <w:lang w:eastAsia="zh-CN"/>
        </w:rPr>
        <w:t xml:space="preserve">network security threats due to local sites connecting with central site, physical security threats due to local sites being closer to vertical users, and </w:t>
      </w:r>
      <w:r w:rsidR="002120CB">
        <w:t xml:space="preserve">specify the relevant security requirements </w:t>
      </w:r>
      <w:r w:rsidR="002120CB">
        <w:rPr>
          <w:lang w:eastAsia="zh-CN"/>
        </w:rPr>
        <w:t>to mitigate the security threats.</w:t>
      </w:r>
    </w:p>
    <w:p w14:paraId="4966333A" w14:textId="77777777" w:rsidR="007D77E0" w:rsidRPr="007A4613" w:rsidRDefault="007D77E0" w:rsidP="007D77E0">
      <w:pPr>
        <w:pStyle w:val="Heading1"/>
        <w:numPr>
          <w:ilvl w:val="0"/>
          <w:numId w:val="11"/>
        </w:numPr>
        <w:tabs>
          <w:tab w:val="clear" w:pos="794"/>
          <w:tab w:val="clear" w:pos="1191"/>
          <w:tab w:val="clear" w:pos="1588"/>
          <w:tab w:val="clear" w:pos="1985"/>
        </w:tabs>
        <w:overflowPunct/>
        <w:autoSpaceDE/>
        <w:autoSpaceDN/>
        <w:adjustRightInd/>
        <w:ind w:left="794" w:hanging="794"/>
        <w:textAlignment w:val="auto"/>
      </w:pPr>
      <w:r w:rsidRPr="008B7F57">
        <w:rPr>
          <w:rFonts w:eastAsiaTheme="minorEastAsia"/>
          <w:szCs w:val="24"/>
          <w:lang w:eastAsia="ja-JP"/>
        </w:rPr>
        <w:t>R</w:t>
      </w:r>
      <w:r w:rsidRPr="008B7F57">
        <w:rPr>
          <w:rFonts w:eastAsiaTheme="minorEastAsia" w:hint="eastAsia"/>
          <w:szCs w:val="24"/>
          <w:lang w:eastAsia="ja-JP"/>
        </w:rPr>
        <w:t>eferences</w:t>
      </w:r>
    </w:p>
    <w:p w14:paraId="5E1F1591" w14:textId="51D2EF99" w:rsidR="00F9591F" w:rsidRDefault="00F9591F" w:rsidP="007D77E0">
      <w:pPr>
        <w:rPr>
          <w:rFonts w:eastAsia="DengXian"/>
        </w:rPr>
      </w:pPr>
      <w:r>
        <w:rPr>
          <w:rFonts w:eastAsia="DengXian"/>
        </w:rPr>
        <w:t>[</w:t>
      </w:r>
      <w:r w:rsidR="0068080B">
        <w:rPr>
          <w:rFonts w:eastAsia="Times New Roman"/>
          <w:bdr w:val="none" w:sz="0" w:space="0" w:color="auto" w:frame="1"/>
          <w:lang w:eastAsia="zh-CN"/>
        </w:rPr>
        <w:t>ITU-T</w:t>
      </w:r>
      <w:r>
        <w:rPr>
          <w:rFonts w:eastAsia="DengXian"/>
        </w:rPr>
        <w:t xml:space="preserve"> </w:t>
      </w:r>
      <w:r w:rsidR="0068080B" w:rsidRPr="008159F0">
        <w:rPr>
          <w:rFonts w:eastAsia="DengXian"/>
        </w:rPr>
        <w:t>X.1813</w:t>
      </w:r>
      <w:r>
        <w:rPr>
          <w:rFonts w:eastAsia="DengXian"/>
        </w:rPr>
        <w:t>]</w:t>
      </w:r>
      <w:r w:rsidR="008159F0" w:rsidRPr="008159F0">
        <w:rPr>
          <w:rFonts w:eastAsia="DengXian"/>
        </w:rPr>
        <w:t xml:space="preserve"> Security requirements for the operation of vertical services supporting ultra- reliable and low latency communication (URLLC) in the IMT-2020 private networks</w:t>
      </w:r>
    </w:p>
    <w:p w14:paraId="365105E8" w14:textId="177D1B20" w:rsidR="00D6464A" w:rsidRPr="00F9591F" w:rsidRDefault="00D6464A" w:rsidP="007D77E0">
      <w:pPr>
        <w:rPr>
          <w:lang w:eastAsia="zh-CN"/>
        </w:rPr>
      </w:pPr>
      <w:r>
        <w:rPr>
          <w:rFonts w:eastAsia="DengXian"/>
        </w:rPr>
        <w:t>[</w:t>
      </w:r>
      <w:r>
        <w:rPr>
          <w:rFonts w:eastAsia="Times New Roman"/>
          <w:bdr w:val="none" w:sz="0" w:space="0" w:color="auto" w:frame="1"/>
          <w:lang w:eastAsia="zh-CN"/>
        </w:rPr>
        <w:t>ITU-T</w:t>
      </w:r>
      <w:r w:rsidRPr="00D6464A">
        <w:rPr>
          <w:lang w:eastAsia="zh-CN"/>
        </w:rPr>
        <w:t xml:space="preserve"> X.5Gsec-netec</w:t>
      </w:r>
      <w:r>
        <w:rPr>
          <w:rFonts w:eastAsia="DengXian"/>
        </w:rPr>
        <w:t xml:space="preserve">] </w:t>
      </w:r>
      <w:r w:rsidRPr="00D6464A">
        <w:rPr>
          <w:lang w:eastAsia="zh-CN"/>
        </w:rPr>
        <w:t>Security Capabilities of Network Layer for 5G Edge Computing</w:t>
      </w:r>
    </w:p>
    <w:p w14:paraId="46DF83C1" w14:textId="77777777" w:rsidR="007D77E0" w:rsidRPr="007A4613" w:rsidRDefault="007D77E0" w:rsidP="007D77E0">
      <w:pPr>
        <w:pStyle w:val="Heading1"/>
        <w:numPr>
          <w:ilvl w:val="0"/>
          <w:numId w:val="11"/>
        </w:numPr>
        <w:tabs>
          <w:tab w:val="clear" w:pos="794"/>
          <w:tab w:val="clear" w:pos="1191"/>
          <w:tab w:val="clear" w:pos="1588"/>
          <w:tab w:val="clear" w:pos="1985"/>
        </w:tabs>
        <w:overflowPunct/>
        <w:autoSpaceDE/>
        <w:autoSpaceDN/>
        <w:adjustRightInd/>
        <w:ind w:left="794" w:hanging="794"/>
        <w:textAlignment w:val="auto"/>
      </w:pPr>
      <w:r w:rsidRPr="008B7F57">
        <w:rPr>
          <w:rFonts w:eastAsiaTheme="minorEastAsia"/>
          <w:szCs w:val="24"/>
          <w:lang w:eastAsia="ja-JP"/>
        </w:rPr>
        <w:t>D</w:t>
      </w:r>
      <w:r w:rsidRPr="008B7F57">
        <w:rPr>
          <w:rFonts w:eastAsiaTheme="minorEastAsia" w:hint="eastAsia"/>
          <w:szCs w:val="24"/>
          <w:lang w:eastAsia="ja-JP"/>
        </w:rPr>
        <w:t>efinitions</w:t>
      </w:r>
      <w:r w:rsidRPr="007A4613">
        <w:rPr>
          <w:rFonts w:hint="eastAsia"/>
        </w:rPr>
        <w:t xml:space="preserve"> </w:t>
      </w:r>
    </w:p>
    <w:p w14:paraId="07CE6B31" w14:textId="77777777" w:rsidR="007D77E0" w:rsidRPr="00EC2A42" w:rsidRDefault="007D77E0" w:rsidP="007D77E0">
      <w:pPr>
        <w:pStyle w:val="Heading2"/>
      </w:pPr>
      <w:r w:rsidRPr="00EC2A42">
        <w:t>3.1</w:t>
      </w:r>
      <w:r w:rsidRPr="00EC2A42">
        <w:tab/>
        <w:t>Terms defined elsewhere</w:t>
      </w:r>
    </w:p>
    <w:p w14:paraId="14F2F5BE" w14:textId="77777777" w:rsidR="007D77E0" w:rsidRPr="002163EC" w:rsidRDefault="007D77E0" w:rsidP="007D77E0">
      <w:pPr>
        <w:rPr>
          <w:color w:val="5B9BD5" w:themeColor="accent1"/>
          <w:lang w:eastAsia="zh-CN"/>
        </w:rPr>
      </w:pPr>
    </w:p>
    <w:p w14:paraId="47CA43AE" w14:textId="77777777" w:rsidR="007D77E0" w:rsidRPr="00EC2A42" w:rsidRDefault="007D77E0" w:rsidP="007D77E0">
      <w:pPr>
        <w:pStyle w:val="Heading2"/>
      </w:pPr>
      <w:r w:rsidRPr="00EC2A42">
        <w:t>3.2</w:t>
      </w:r>
      <w:r w:rsidRPr="00EC2A42">
        <w:tab/>
        <w:t>Terms defined in this Recommendation</w:t>
      </w:r>
    </w:p>
    <w:p w14:paraId="359332E4" w14:textId="77777777" w:rsidR="007D77E0" w:rsidRDefault="007D77E0" w:rsidP="007D77E0">
      <w:pPr>
        <w:rPr>
          <w:color w:val="5B9BD5" w:themeColor="accent1"/>
          <w:lang w:eastAsia="zh-CN"/>
        </w:rPr>
      </w:pPr>
    </w:p>
    <w:p w14:paraId="6B143602" w14:textId="77777777" w:rsidR="007D77E0" w:rsidRDefault="007D77E0" w:rsidP="007D77E0">
      <w:pPr>
        <w:pStyle w:val="Heading1"/>
        <w:numPr>
          <w:ilvl w:val="0"/>
          <w:numId w:val="11"/>
        </w:numPr>
        <w:tabs>
          <w:tab w:val="clear" w:pos="794"/>
          <w:tab w:val="clear" w:pos="1191"/>
          <w:tab w:val="clear" w:pos="1588"/>
          <w:tab w:val="clear" w:pos="1985"/>
        </w:tabs>
        <w:overflowPunct/>
        <w:autoSpaceDE/>
        <w:autoSpaceDN/>
        <w:adjustRightInd/>
        <w:ind w:left="794" w:hanging="794"/>
        <w:textAlignment w:val="auto"/>
      </w:pPr>
      <w:r w:rsidRPr="00EC2A42">
        <w:t>Abbreviations and acronyms</w:t>
      </w:r>
    </w:p>
    <w:p w14:paraId="0168DB20" w14:textId="05BB3F54" w:rsidR="007D77E0" w:rsidRDefault="007D77E0" w:rsidP="007D77E0">
      <w:r w:rsidRPr="00E26C2F">
        <w:t>This Recommendation uses the following abbreviations</w:t>
      </w:r>
      <w:r w:rsidR="00715351">
        <w:t xml:space="preserve"> </w:t>
      </w:r>
      <w:r w:rsidR="00715351">
        <w:rPr>
          <w:rFonts w:eastAsia="Arial Unicode MS"/>
          <w:bdr w:val="none" w:sz="0" w:space="0" w:color="auto" w:frame="1"/>
          <w:lang w:eastAsia="zh-CN"/>
        </w:rPr>
        <w:t>and acronyms</w:t>
      </w:r>
      <w:r w:rsidRPr="00E26C2F">
        <w:t>:</w:t>
      </w:r>
    </w:p>
    <w:p w14:paraId="61FB0D4F" w14:textId="7A082DAD" w:rsidR="00C77262" w:rsidRDefault="00C77262" w:rsidP="007D77E0">
      <w:r>
        <w:t xml:space="preserve">AMF        </w:t>
      </w:r>
      <w:r w:rsidRPr="001B7C50">
        <w:t>Access and Mobility Management Function</w:t>
      </w:r>
    </w:p>
    <w:p w14:paraId="3EE45E67" w14:textId="630C12C3" w:rsidR="00C77262" w:rsidRDefault="00C77262" w:rsidP="00C77262">
      <w:r>
        <w:lastRenderedPageBreak/>
        <w:t xml:space="preserve">NEF         </w:t>
      </w:r>
      <w:r w:rsidRPr="001B7C50">
        <w:t>Network Exposure Function</w:t>
      </w:r>
    </w:p>
    <w:p w14:paraId="6138ADD6" w14:textId="266351F8" w:rsidR="003F054B" w:rsidRDefault="003F054B" w:rsidP="00C77262">
      <w:pPr>
        <w:rPr>
          <w:lang w:eastAsia="zh-CN"/>
        </w:rPr>
      </w:pPr>
      <w:r>
        <w:rPr>
          <w:rFonts w:hint="eastAsia"/>
          <w:lang w:eastAsia="zh-CN"/>
        </w:rPr>
        <w:t>N</w:t>
      </w:r>
      <w:r>
        <w:rPr>
          <w:lang w:eastAsia="zh-CN"/>
        </w:rPr>
        <w:t>F           Network Function</w:t>
      </w:r>
    </w:p>
    <w:p w14:paraId="26CD38F0" w14:textId="0B0A9F18" w:rsidR="00C77262" w:rsidRDefault="00C77262" w:rsidP="007D77E0">
      <w:r>
        <w:t xml:space="preserve">SMF        </w:t>
      </w:r>
      <w:r w:rsidRPr="001B7C50">
        <w:t>Session Management Function</w:t>
      </w:r>
    </w:p>
    <w:p w14:paraId="57E3F812" w14:textId="7FE0FDAD" w:rsidR="00C77262" w:rsidRDefault="00C77262" w:rsidP="007D77E0">
      <w:r>
        <w:t xml:space="preserve">UDM       </w:t>
      </w:r>
      <w:r w:rsidRPr="001B7C50">
        <w:t>Unified Data Management</w:t>
      </w:r>
    </w:p>
    <w:p w14:paraId="42B22CFC" w14:textId="77777777" w:rsidR="00C77262" w:rsidRDefault="00C77262" w:rsidP="00C77262">
      <w:r>
        <w:t>UPF         User Plane Function</w:t>
      </w:r>
    </w:p>
    <w:p w14:paraId="7570BFF1" w14:textId="77777777" w:rsidR="00C77262" w:rsidRPr="009D44C8" w:rsidRDefault="00C77262" w:rsidP="007D77E0">
      <w:pPr>
        <w:rPr>
          <w:color w:val="5B9BD5" w:themeColor="accent1"/>
          <w:lang w:eastAsia="zh-CN"/>
        </w:rPr>
      </w:pPr>
    </w:p>
    <w:p w14:paraId="702F70CF" w14:textId="77777777" w:rsidR="007D77E0" w:rsidRDefault="007D77E0" w:rsidP="007D77E0">
      <w:pPr>
        <w:pStyle w:val="Heading1"/>
        <w:numPr>
          <w:ilvl w:val="0"/>
          <w:numId w:val="11"/>
        </w:numPr>
        <w:tabs>
          <w:tab w:val="clear" w:pos="794"/>
          <w:tab w:val="clear" w:pos="1191"/>
          <w:tab w:val="clear" w:pos="1588"/>
          <w:tab w:val="clear" w:pos="1985"/>
        </w:tabs>
        <w:overflowPunct/>
        <w:autoSpaceDE/>
        <w:autoSpaceDN/>
        <w:adjustRightInd/>
        <w:ind w:left="794" w:hanging="794"/>
        <w:textAlignment w:val="auto"/>
      </w:pPr>
      <w:r w:rsidRPr="008B7F57">
        <w:rPr>
          <w:rFonts w:eastAsiaTheme="minorEastAsia"/>
          <w:szCs w:val="24"/>
          <w:lang w:eastAsia="ja-JP"/>
        </w:rPr>
        <w:t>C</w:t>
      </w:r>
      <w:r w:rsidRPr="008B7F57">
        <w:rPr>
          <w:rFonts w:eastAsiaTheme="minorEastAsia" w:hint="eastAsia"/>
          <w:szCs w:val="24"/>
          <w:lang w:eastAsia="ja-JP"/>
        </w:rPr>
        <w:t>onventions</w:t>
      </w:r>
    </w:p>
    <w:p w14:paraId="0BA6ECBB" w14:textId="77777777" w:rsidR="009631EC" w:rsidRPr="009631EC" w:rsidRDefault="009631EC" w:rsidP="009631EC">
      <w:pPr>
        <w:rPr>
          <w:szCs w:val="20"/>
        </w:rPr>
      </w:pPr>
      <w:r w:rsidRPr="009631EC">
        <w:rPr>
          <w:szCs w:val="20"/>
        </w:rPr>
        <w:t xml:space="preserve">This Recommendation uses the following conventions: </w:t>
      </w:r>
    </w:p>
    <w:p w14:paraId="1DD47962" w14:textId="77777777" w:rsidR="009631EC" w:rsidRPr="009631EC" w:rsidRDefault="009631EC" w:rsidP="009631EC">
      <w:pPr>
        <w:rPr>
          <w:szCs w:val="20"/>
        </w:rPr>
      </w:pPr>
      <w:r w:rsidRPr="009631EC">
        <w:rPr>
          <w:szCs w:val="20"/>
        </w:rPr>
        <w:t>The keywords “is required to” indicate a requirement which must be strictly followed and from which no deviation is permitted, if conformance to this Recommendation is to be claimed.</w:t>
      </w:r>
    </w:p>
    <w:p w14:paraId="11C8BACA" w14:textId="77777777" w:rsidR="009631EC" w:rsidRDefault="009631EC" w:rsidP="009631EC">
      <w:pPr>
        <w:rPr>
          <w:szCs w:val="20"/>
        </w:rPr>
      </w:pPr>
      <w:r w:rsidRPr="009631EC">
        <w:rPr>
          <w:szCs w:val="20"/>
        </w:rPr>
        <w:t xml:space="preserve">The keywords “is recommended” indicate a requirement which is recommended but which is not absolutely required. Thus, this requirement need not be present to claim conformance. </w:t>
      </w:r>
    </w:p>
    <w:p w14:paraId="132963B4" w14:textId="77777777" w:rsidR="009631EC" w:rsidRDefault="009631EC" w:rsidP="009631EC">
      <w:pPr>
        <w:rPr>
          <w:szCs w:val="20"/>
        </w:rPr>
      </w:pPr>
      <w:r w:rsidRPr="009631EC">
        <w:rPr>
          <w:szCs w:val="20"/>
        </w:rPr>
        <w:t xml:space="preserve">The keywords “is prohibited from” indicate a requirement which must be strictly followed and from which no deviation is permitted, if conformance to this Recommendation is to be claimed. </w:t>
      </w:r>
    </w:p>
    <w:p w14:paraId="6707B2F7" w14:textId="6BEA3613" w:rsidR="007D77E0" w:rsidRPr="00EE445A" w:rsidRDefault="009631EC" w:rsidP="009631EC">
      <w:pPr>
        <w:rPr>
          <w:szCs w:val="20"/>
        </w:rPr>
      </w:pPr>
      <w:r w:rsidRPr="009631EC">
        <w:rPr>
          <w:szCs w:val="20"/>
        </w:rPr>
        <w:t>The keywords “can optionally” indicate an optional requirement which is permissible, without implying any sense of being recommended. This term is not intended to imply that the vendor’s implementation must provide the option, and the feature can be optionally enabled by the network operator/service provider. Rather, it means the vendor may optionally provide the feature and still claim conformance with the specification.</w:t>
      </w:r>
    </w:p>
    <w:p w14:paraId="2D699668" w14:textId="77777777" w:rsidR="007D77E0" w:rsidRDefault="007D77E0" w:rsidP="007D77E0">
      <w:pPr>
        <w:pStyle w:val="Heading1"/>
        <w:numPr>
          <w:ilvl w:val="0"/>
          <w:numId w:val="11"/>
        </w:numPr>
        <w:tabs>
          <w:tab w:val="clear" w:pos="794"/>
          <w:tab w:val="clear" w:pos="1191"/>
          <w:tab w:val="clear" w:pos="1588"/>
          <w:tab w:val="clear" w:pos="1985"/>
        </w:tabs>
        <w:overflowPunct/>
        <w:autoSpaceDE/>
        <w:autoSpaceDN/>
        <w:adjustRightInd/>
        <w:ind w:left="794" w:hanging="794"/>
        <w:textAlignment w:val="auto"/>
      </w:pPr>
      <w:r w:rsidRPr="008B7F57">
        <w:rPr>
          <w:rFonts w:eastAsiaTheme="minorEastAsia"/>
          <w:szCs w:val="24"/>
          <w:lang w:eastAsia="ja-JP"/>
        </w:rPr>
        <w:t>Deployment</w:t>
      </w:r>
      <w:r>
        <w:t xml:space="preserve"> scheme</w:t>
      </w:r>
    </w:p>
    <w:p w14:paraId="46BBE41B" w14:textId="77777777" w:rsidR="007D77E0" w:rsidRDefault="007D77E0" w:rsidP="007D77E0">
      <w:pPr>
        <w:jc w:val="center"/>
        <w:rPr>
          <w:lang w:val="en-US" w:eastAsia="zh-CN"/>
        </w:rPr>
      </w:pPr>
      <w:r>
        <w:rPr>
          <w:noProof/>
          <w:lang w:val="en-IN" w:eastAsia="en-IN" w:bidi="hi-IN"/>
        </w:rPr>
        <w:drawing>
          <wp:inline distT="0" distB="0" distL="0" distR="0" wp14:anchorId="1B3A494B" wp14:editId="261A79D8">
            <wp:extent cx="5296486" cy="28234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3511" cy="2827195"/>
                    </a:xfrm>
                    <a:prstGeom prst="rect">
                      <a:avLst/>
                    </a:prstGeom>
                    <a:noFill/>
                    <a:ln>
                      <a:noFill/>
                    </a:ln>
                  </pic:spPr>
                </pic:pic>
              </a:graphicData>
            </a:graphic>
          </wp:inline>
        </w:drawing>
      </w:r>
    </w:p>
    <w:p w14:paraId="312AAEDC" w14:textId="77777777" w:rsidR="007D77E0" w:rsidRPr="00CD5086" w:rsidRDefault="007D77E0" w:rsidP="007D77E0">
      <w:pPr>
        <w:jc w:val="center"/>
        <w:rPr>
          <w:bCs/>
          <w:sz w:val="20"/>
          <w:szCs w:val="20"/>
          <w:lang w:val="en-US" w:eastAsia="zh-CN"/>
        </w:rPr>
      </w:pPr>
      <w:r w:rsidRPr="00CD5086">
        <w:rPr>
          <w:rFonts w:hint="eastAsia"/>
          <w:bCs/>
          <w:sz w:val="20"/>
          <w:szCs w:val="20"/>
          <w:lang w:eastAsia="zh-CN"/>
        </w:rPr>
        <w:t xml:space="preserve">Figure </w:t>
      </w:r>
      <w:r>
        <w:rPr>
          <w:bCs/>
          <w:sz w:val="20"/>
          <w:szCs w:val="20"/>
          <w:lang w:eastAsia="zh-CN"/>
        </w:rPr>
        <w:t>6</w:t>
      </w:r>
      <w:r w:rsidRPr="00CD5086">
        <w:rPr>
          <w:rFonts w:hint="eastAsia"/>
          <w:bCs/>
          <w:sz w:val="20"/>
          <w:szCs w:val="20"/>
          <w:lang w:eastAsia="zh-CN"/>
        </w:rPr>
        <w:t>-</w:t>
      </w:r>
      <w:r>
        <w:rPr>
          <w:bCs/>
          <w:sz w:val="20"/>
          <w:szCs w:val="20"/>
          <w:lang w:eastAsia="zh-CN"/>
        </w:rPr>
        <w:t>1</w:t>
      </w:r>
      <w:r w:rsidRPr="00CD5086">
        <w:rPr>
          <w:rFonts w:hint="eastAsia"/>
          <w:bCs/>
          <w:sz w:val="20"/>
          <w:szCs w:val="20"/>
          <w:lang w:eastAsia="zh-CN"/>
        </w:rPr>
        <w:t xml:space="preserve"> </w:t>
      </w:r>
      <w:r w:rsidRPr="000B324B">
        <w:rPr>
          <w:bCs/>
          <w:sz w:val="20"/>
          <w:szCs w:val="20"/>
          <w:lang w:eastAsia="zh-CN"/>
        </w:rPr>
        <w:t>Sample deployment of 5G core network</w:t>
      </w:r>
      <w:r>
        <w:rPr>
          <w:bCs/>
          <w:sz w:val="20"/>
          <w:szCs w:val="20"/>
          <w:lang w:eastAsia="zh-CN"/>
        </w:rPr>
        <w:t xml:space="preserve"> to</w:t>
      </w:r>
      <w:r w:rsidRPr="000B324B">
        <w:rPr>
          <w:bCs/>
          <w:sz w:val="20"/>
          <w:szCs w:val="20"/>
          <w:lang w:eastAsia="zh-CN"/>
        </w:rPr>
        <w:t xml:space="preserve"> </w:t>
      </w:r>
      <w:r>
        <w:rPr>
          <w:bCs/>
          <w:sz w:val="20"/>
          <w:szCs w:val="20"/>
          <w:lang w:eastAsia="zh-CN"/>
        </w:rPr>
        <w:t>support vertical services</w:t>
      </w:r>
    </w:p>
    <w:p w14:paraId="4D82F999" w14:textId="7D428251" w:rsidR="007D77E0" w:rsidRDefault="00C77262" w:rsidP="007D77E0">
      <w:pPr>
        <w:rPr>
          <w:lang w:val="en-US" w:eastAsia="zh-CN"/>
        </w:rPr>
      </w:pPr>
      <w:r>
        <w:t>To support vertical services, some of 5G core network’s network functions, like UPF, AMF, SMF, NEF, UDM etc., might be deployed at local sites that are closer to vertical users, while other 5G core network’s network functions still be deployed at central site.</w:t>
      </w:r>
    </w:p>
    <w:p w14:paraId="34AE4DF5" w14:textId="19436D77" w:rsidR="007D77E0" w:rsidRDefault="00FC5D20" w:rsidP="007D77E0">
      <w:pPr>
        <w:rPr>
          <w:lang w:val="en-US" w:eastAsia="zh-CN"/>
        </w:rPr>
      </w:pPr>
      <w:r>
        <w:rPr>
          <w:lang w:val="en-US" w:eastAsia="zh-CN"/>
        </w:rPr>
        <w:t xml:space="preserve">In this deployment, local sites </w:t>
      </w:r>
      <w:r w:rsidR="007A56DB">
        <w:rPr>
          <w:lang w:val="en-US" w:eastAsia="zh-CN"/>
        </w:rPr>
        <w:t>are</w:t>
      </w:r>
      <w:r>
        <w:rPr>
          <w:lang w:val="en-US" w:eastAsia="zh-CN"/>
        </w:rPr>
        <w:t xml:space="preserve"> connected</w:t>
      </w:r>
      <w:r w:rsidR="007A56DB">
        <w:rPr>
          <w:lang w:val="en-US" w:eastAsia="zh-CN"/>
        </w:rPr>
        <w:t xml:space="preserve"> with central sites</w:t>
      </w:r>
      <w:r w:rsidR="00A503BD">
        <w:rPr>
          <w:rFonts w:hint="eastAsia"/>
          <w:lang w:val="en-US" w:eastAsia="zh-CN"/>
        </w:rPr>
        <w:t>.</w:t>
      </w:r>
      <w:r w:rsidR="00A503BD">
        <w:rPr>
          <w:lang w:val="en-US" w:eastAsia="zh-CN"/>
        </w:rPr>
        <w:t xml:space="preserve"> A</w:t>
      </w:r>
      <w:r w:rsidR="007A56DB">
        <w:rPr>
          <w:lang w:val="en-US" w:eastAsia="zh-CN"/>
        </w:rPr>
        <w:t xml:space="preserve">nd some </w:t>
      </w:r>
      <w:r>
        <w:rPr>
          <w:lang w:val="en-US" w:eastAsia="zh-CN"/>
        </w:rPr>
        <w:t xml:space="preserve">data will be transferred between central </w:t>
      </w:r>
      <w:r w:rsidR="00A503BD">
        <w:rPr>
          <w:lang w:val="en-US" w:eastAsia="zh-CN"/>
        </w:rPr>
        <w:t>NFs and local NFs</w:t>
      </w:r>
      <w:r w:rsidR="007A56DB">
        <w:rPr>
          <w:lang w:val="en-US" w:eastAsia="zh-CN"/>
        </w:rPr>
        <w:t>.</w:t>
      </w:r>
      <w:r w:rsidR="00A503BD" w:rsidRPr="00A503BD">
        <w:rPr>
          <w:lang w:val="en-US" w:eastAsia="zh-CN"/>
        </w:rPr>
        <w:t xml:space="preserve"> </w:t>
      </w:r>
      <w:r w:rsidR="00A503BD">
        <w:rPr>
          <w:lang w:val="en-US" w:eastAsia="zh-CN"/>
        </w:rPr>
        <w:t>S</w:t>
      </w:r>
      <w:r w:rsidR="00A503BD" w:rsidRPr="00BB1F9B">
        <w:rPr>
          <w:lang w:val="en-US" w:eastAsia="zh-CN"/>
        </w:rPr>
        <w:t>ubscription dat</w:t>
      </w:r>
      <w:r w:rsidR="00A503BD" w:rsidRPr="00BB1F9B">
        <w:rPr>
          <w:rFonts w:hint="eastAsia"/>
          <w:lang w:val="en-US" w:eastAsia="zh-CN"/>
        </w:rPr>
        <w:t>a</w:t>
      </w:r>
      <w:r w:rsidR="00A503BD">
        <w:rPr>
          <w:lang w:val="en-US" w:eastAsia="zh-CN"/>
        </w:rPr>
        <w:t xml:space="preserve"> like </w:t>
      </w:r>
      <w:r w:rsidR="00A503BD">
        <w:t>a</w:t>
      </w:r>
      <w:r w:rsidR="00A503BD" w:rsidRPr="009F3639">
        <w:t>uthentication subscription data</w:t>
      </w:r>
      <w:r w:rsidR="00A503BD">
        <w:t>, a</w:t>
      </w:r>
      <w:r w:rsidR="00A503BD" w:rsidRPr="00533C32">
        <w:t>ccess</w:t>
      </w:r>
      <w:r w:rsidR="00A503BD">
        <w:t xml:space="preserve"> a</w:t>
      </w:r>
      <w:r w:rsidR="00A503BD" w:rsidRPr="00533C32">
        <w:t>nd</w:t>
      </w:r>
      <w:r w:rsidR="00A503BD">
        <w:t xml:space="preserve"> m</w:t>
      </w:r>
      <w:r w:rsidR="00A503BD" w:rsidRPr="00533C32">
        <w:t>obility</w:t>
      </w:r>
      <w:r w:rsidR="00A503BD">
        <w:t xml:space="preserve"> s</w:t>
      </w:r>
      <w:r w:rsidR="00A503BD" w:rsidRPr="00533C32">
        <w:t>ubscription</w:t>
      </w:r>
      <w:r w:rsidR="00A503BD">
        <w:t xml:space="preserve"> d</w:t>
      </w:r>
      <w:r w:rsidR="00A503BD" w:rsidRPr="00533C32">
        <w:t>ata</w:t>
      </w:r>
      <w:r w:rsidR="00A503BD">
        <w:t>, SMF s</w:t>
      </w:r>
      <w:r w:rsidR="00A503BD" w:rsidRPr="00533C32">
        <w:t>election</w:t>
      </w:r>
      <w:r w:rsidR="00A503BD">
        <w:t xml:space="preserve"> s</w:t>
      </w:r>
      <w:r w:rsidR="00A503BD" w:rsidRPr="00533C32">
        <w:t>ubscription</w:t>
      </w:r>
      <w:r w:rsidR="00A503BD">
        <w:t xml:space="preserve"> d</w:t>
      </w:r>
      <w:r w:rsidR="00A503BD" w:rsidRPr="00533C32">
        <w:t>ata</w:t>
      </w:r>
      <w:r w:rsidR="00A503BD">
        <w:t xml:space="preserve"> etc. might be transferred between central UDM and local UDM. Operation data like PCC rules, p</w:t>
      </w:r>
      <w:r w:rsidR="00A503BD" w:rsidRPr="00600AF7">
        <w:t xml:space="preserve">acket </w:t>
      </w:r>
      <w:r w:rsidR="00A503BD">
        <w:t>f</w:t>
      </w:r>
      <w:r w:rsidR="00A503BD" w:rsidRPr="00600AF7">
        <w:t xml:space="preserve">low </w:t>
      </w:r>
      <w:r w:rsidR="00A503BD">
        <w:t>d</w:t>
      </w:r>
      <w:r w:rsidR="00A503BD" w:rsidRPr="00600AF7">
        <w:t>escription</w:t>
      </w:r>
      <w:r w:rsidR="00A503BD">
        <w:t>, p</w:t>
      </w:r>
      <w:r w:rsidR="00A503BD" w:rsidRPr="00600AF7">
        <w:t xml:space="preserve">acket </w:t>
      </w:r>
      <w:r w:rsidR="00A503BD">
        <w:lastRenderedPageBreak/>
        <w:t>d</w:t>
      </w:r>
      <w:r w:rsidR="00A503BD" w:rsidRPr="00600AF7">
        <w:t xml:space="preserve">etection </w:t>
      </w:r>
      <w:r w:rsidR="00A503BD">
        <w:t>r</w:t>
      </w:r>
      <w:r w:rsidR="00A503BD" w:rsidRPr="00600AF7">
        <w:t>ule</w:t>
      </w:r>
      <w:r w:rsidR="00A503BD">
        <w:t xml:space="preserve">s etc. might be transferred between other central NFs and local NFs. Also, </w:t>
      </w:r>
      <w:r w:rsidR="00A503BD">
        <w:rPr>
          <w:lang w:val="en-US" w:eastAsia="zh-CN"/>
        </w:rPr>
        <w:t>s</w:t>
      </w:r>
      <w:r w:rsidR="00A503BD" w:rsidRPr="00BB1F9B">
        <w:rPr>
          <w:lang w:val="en-US" w:eastAsia="zh-CN"/>
        </w:rPr>
        <w:t>ubscription dat</w:t>
      </w:r>
      <w:r w:rsidR="00A503BD" w:rsidRPr="00BB1F9B">
        <w:rPr>
          <w:rFonts w:hint="eastAsia"/>
          <w:lang w:val="en-US" w:eastAsia="zh-CN"/>
        </w:rPr>
        <w:t>a</w:t>
      </w:r>
      <w:r w:rsidR="00A503BD">
        <w:rPr>
          <w:lang w:val="en-US" w:eastAsia="zh-CN"/>
        </w:rPr>
        <w:t xml:space="preserve"> and </w:t>
      </w:r>
      <w:r w:rsidR="00A503BD">
        <w:t>operation data might be stored in local sites.</w:t>
      </w:r>
    </w:p>
    <w:p w14:paraId="1DF16EA5" w14:textId="77777777" w:rsidR="007D77E0" w:rsidRDefault="007D77E0" w:rsidP="007D77E0">
      <w:pPr>
        <w:pStyle w:val="Heading1"/>
        <w:numPr>
          <w:ilvl w:val="0"/>
          <w:numId w:val="11"/>
        </w:numPr>
        <w:tabs>
          <w:tab w:val="clear" w:pos="794"/>
          <w:tab w:val="clear" w:pos="1191"/>
          <w:tab w:val="clear" w:pos="1588"/>
          <w:tab w:val="clear" w:pos="1985"/>
        </w:tabs>
        <w:overflowPunct/>
        <w:autoSpaceDE/>
        <w:autoSpaceDN/>
        <w:adjustRightInd/>
        <w:ind w:left="794" w:hanging="794"/>
        <w:textAlignment w:val="auto"/>
      </w:pPr>
      <w:r w:rsidRPr="008B7F57">
        <w:rPr>
          <w:rFonts w:eastAsiaTheme="minorEastAsia" w:hint="eastAsia"/>
          <w:szCs w:val="24"/>
          <w:lang w:eastAsia="ja-JP"/>
        </w:rPr>
        <w:t>Security</w:t>
      </w:r>
      <w:r>
        <w:rPr>
          <w:rFonts w:hint="eastAsia"/>
        </w:rPr>
        <w:t xml:space="preserve"> threats</w:t>
      </w:r>
    </w:p>
    <w:p w14:paraId="5D8E1928" w14:textId="77777777" w:rsidR="007D77E0" w:rsidRPr="00E03E57" w:rsidRDefault="007D77E0" w:rsidP="007D77E0">
      <w:pPr>
        <w:pStyle w:val="Heading2"/>
        <w:rPr>
          <w:rFonts w:eastAsiaTheme="minorEastAsia"/>
          <w:szCs w:val="24"/>
          <w:lang w:val="en-US" w:eastAsia="zh-CN"/>
        </w:rPr>
      </w:pPr>
      <w:r>
        <w:t>7</w:t>
      </w:r>
      <w:r w:rsidRPr="00EC2A42">
        <w:t>.1</w:t>
      </w:r>
      <w:r w:rsidRPr="00EC2A42">
        <w:tab/>
      </w:r>
      <w:r>
        <w:rPr>
          <w:rFonts w:eastAsiaTheme="minorEastAsia"/>
          <w:szCs w:val="24"/>
          <w:lang w:val="en-US" w:eastAsia="zh-CN"/>
        </w:rPr>
        <w:t>Data security threats</w:t>
      </w:r>
    </w:p>
    <w:p w14:paraId="19D9BB7E" w14:textId="4258EF69" w:rsidR="00B76C08" w:rsidRDefault="009A4B8E">
      <w:pPr>
        <w:rPr>
          <w:lang w:eastAsia="zh-CN"/>
        </w:rPr>
      </w:pPr>
      <w:r>
        <w:rPr>
          <w:rFonts w:hint="eastAsia"/>
          <w:lang w:val="en-US" w:eastAsia="zh-CN"/>
        </w:rPr>
        <w:t>AS</w:t>
      </w:r>
      <w:r>
        <w:rPr>
          <w:lang w:val="en-US" w:eastAsia="zh-CN"/>
        </w:rPr>
        <w:t xml:space="preserve"> data would be transferred between central site and local sites</w:t>
      </w:r>
      <w:r w:rsidR="00900B0D">
        <w:rPr>
          <w:rFonts w:hint="eastAsia"/>
          <w:lang w:val="en-US" w:eastAsia="zh-CN"/>
        </w:rPr>
        <w:t>，</w:t>
      </w:r>
      <w:r w:rsidR="00900B0D">
        <w:rPr>
          <w:rFonts w:hint="eastAsia"/>
          <w:lang w:eastAsia="zh-CN"/>
        </w:rPr>
        <w:t>t</w:t>
      </w:r>
      <w:r w:rsidR="00B76C08">
        <w:rPr>
          <w:lang w:eastAsia="zh-CN"/>
        </w:rPr>
        <w:t xml:space="preserve">here are </w:t>
      </w:r>
      <w:r w:rsidR="00900B0D">
        <w:rPr>
          <w:lang w:eastAsia="zh-CN"/>
        </w:rPr>
        <w:t xml:space="preserve">some </w:t>
      </w:r>
      <w:r w:rsidR="00B76C08">
        <w:rPr>
          <w:lang w:eastAsia="zh-CN"/>
        </w:rPr>
        <w:t>security threats:</w:t>
      </w:r>
    </w:p>
    <w:p w14:paraId="41EA5D19" w14:textId="14C23349" w:rsidR="007D77E0" w:rsidRPr="00B76C08" w:rsidRDefault="00900B0D" w:rsidP="00B76C08">
      <w:pPr>
        <w:pStyle w:val="ListParagraph"/>
        <w:numPr>
          <w:ilvl w:val="0"/>
          <w:numId w:val="12"/>
        </w:numPr>
        <w:contextualSpacing w:val="0"/>
      </w:pPr>
      <w:r>
        <w:rPr>
          <w:lang w:eastAsia="zh-CN"/>
        </w:rPr>
        <w:t>Data</w:t>
      </w:r>
      <w:r w:rsidR="007D77E0" w:rsidRPr="00404630">
        <w:rPr>
          <w:lang w:val="en-US" w:eastAsia="zh-CN"/>
        </w:rPr>
        <w:t xml:space="preserve"> might be eavesdropped or tampered</w:t>
      </w:r>
      <w:r>
        <w:rPr>
          <w:lang w:val="en-US" w:eastAsia="zh-CN"/>
        </w:rPr>
        <w:t xml:space="preserve"> by attackers during transfer</w:t>
      </w:r>
      <w:r w:rsidR="007D77E0" w:rsidRPr="00404630">
        <w:rPr>
          <w:lang w:val="en-US" w:eastAsia="zh-CN"/>
        </w:rPr>
        <w:t>.</w:t>
      </w:r>
    </w:p>
    <w:p w14:paraId="555B1965" w14:textId="6FB92436" w:rsidR="00067C79" w:rsidRPr="00CE39B9" w:rsidRDefault="007D77E0" w:rsidP="00CE39B9">
      <w:pPr>
        <w:pStyle w:val="ListParagraph"/>
        <w:numPr>
          <w:ilvl w:val="0"/>
          <w:numId w:val="12"/>
        </w:numPr>
        <w:contextualSpacing w:val="0"/>
      </w:pPr>
      <w:r>
        <w:rPr>
          <w:lang w:val="en-US" w:eastAsia="zh-CN"/>
        </w:rPr>
        <w:t>Without proper dispatch control, data related to one vertical user might be transferred to a local site that serves another vertical user.</w:t>
      </w:r>
    </w:p>
    <w:p w14:paraId="0F348646" w14:textId="755C36ED" w:rsidR="007D77E0" w:rsidRPr="00E263F2" w:rsidRDefault="007D77E0" w:rsidP="00CE39B9">
      <w:pPr>
        <w:pStyle w:val="ListParagraph"/>
        <w:numPr>
          <w:ilvl w:val="0"/>
          <w:numId w:val="12"/>
        </w:numPr>
        <w:contextualSpacing w:val="0"/>
      </w:pPr>
      <w:r>
        <w:rPr>
          <w:lang w:val="en-US" w:eastAsia="zh-CN"/>
        </w:rPr>
        <w:t xml:space="preserve">A compromised local </w:t>
      </w:r>
      <w:r w:rsidR="00CE39B9">
        <w:rPr>
          <w:rFonts w:hint="eastAsia"/>
          <w:lang w:val="en-US" w:eastAsia="zh-CN"/>
        </w:rPr>
        <w:t>NF</w:t>
      </w:r>
      <w:r>
        <w:rPr>
          <w:lang w:val="en-US" w:eastAsia="zh-CN"/>
        </w:rPr>
        <w:t xml:space="preserve"> might post fake </w:t>
      </w:r>
      <w:r w:rsidRPr="00BB1F9B">
        <w:rPr>
          <w:lang w:val="en-US" w:eastAsia="zh-CN"/>
        </w:rPr>
        <w:t>dat</w:t>
      </w:r>
      <w:r w:rsidRPr="00BB1F9B">
        <w:rPr>
          <w:rFonts w:hint="eastAsia"/>
          <w:lang w:val="en-US" w:eastAsia="zh-CN"/>
        </w:rPr>
        <w:t>a</w:t>
      </w:r>
      <w:r>
        <w:rPr>
          <w:lang w:val="en-US" w:eastAsia="zh-CN"/>
        </w:rPr>
        <w:t xml:space="preserve"> to central </w:t>
      </w:r>
      <w:r w:rsidR="00CE39B9">
        <w:rPr>
          <w:rFonts w:hint="eastAsia"/>
          <w:lang w:val="en-US" w:eastAsia="zh-CN"/>
        </w:rPr>
        <w:t>NFs</w:t>
      </w:r>
      <w:r>
        <w:rPr>
          <w:lang w:val="en-US" w:eastAsia="zh-CN"/>
        </w:rPr>
        <w:t xml:space="preserve">, or delete or tamper the </w:t>
      </w:r>
      <w:r w:rsidRPr="00BB1F9B">
        <w:rPr>
          <w:lang w:val="en-US" w:eastAsia="zh-CN"/>
        </w:rPr>
        <w:t>dat</w:t>
      </w:r>
      <w:r w:rsidRPr="00BB1F9B">
        <w:rPr>
          <w:rFonts w:hint="eastAsia"/>
          <w:lang w:val="en-US" w:eastAsia="zh-CN"/>
        </w:rPr>
        <w:t>a</w:t>
      </w:r>
      <w:r>
        <w:rPr>
          <w:lang w:val="en-US" w:eastAsia="zh-CN"/>
        </w:rPr>
        <w:t xml:space="preserve"> in central </w:t>
      </w:r>
      <w:r w:rsidR="00CE39B9">
        <w:rPr>
          <w:rFonts w:hint="eastAsia"/>
          <w:lang w:val="en-US" w:eastAsia="zh-CN"/>
        </w:rPr>
        <w:t>NFs</w:t>
      </w:r>
      <w:r>
        <w:rPr>
          <w:lang w:val="en-US" w:eastAsia="zh-CN"/>
        </w:rPr>
        <w:t>.</w:t>
      </w:r>
    </w:p>
    <w:p w14:paraId="6D0FF109" w14:textId="153B6FD5" w:rsidR="007D77E0" w:rsidRDefault="007D77E0" w:rsidP="00CE39B9">
      <w:pPr>
        <w:pStyle w:val="ListParagraph"/>
        <w:numPr>
          <w:ilvl w:val="0"/>
          <w:numId w:val="12"/>
        </w:numPr>
        <w:contextualSpacing w:val="0"/>
        <w:rPr>
          <w:ins w:id="5" w:author="ADG TS" w:date="2023-01-03T16:45:00Z"/>
        </w:rPr>
      </w:pPr>
      <w:r>
        <w:rPr>
          <w:rFonts w:hint="eastAsia"/>
          <w:lang w:eastAsia="zh-CN"/>
        </w:rPr>
        <w:t>D</w:t>
      </w:r>
      <w:r>
        <w:rPr>
          <w:lang w:eastAsia="zh-CN"/>
        </w:rPr>
        <w:t>ata stored in local NFs might be accessed or tampered by attackers.</w:t>
      </w:r>
    </w:p>
    <w:p w14:paraId="243DFBE6" w14:textId="39DDED3C" w:rsidR="000F0C02" w:rsidRDefault="000F0C02" w:rsidP="000F0C02">
      <w:pPr>
        <w:pStyle w:val="ListParagraph"/>
        <w:numPr>
          <w:ilvl w:val="0"/>
          <w:numId w:val="12"/>
        </w:numPr>
        <w:contextualSpacing w:val="0"/>
      </w:pPr>
      <w:ins w:id="6" w:author="ADG TS" w:date="2023-01-03T16:45:00Z">
        <w:r>
          <w:t xml:space="preserve"> </w:t>
        </w:r>
        <w:r w:rsidRPr="000F0C02">
          <w:t xml:space="preserve">Improper implementation of strong security policy creates the possibility of accessing the </w:t>
        </w:r>
        <w:r>
          <w:t>data and other resource</w:t>
        </w:r>
        <w:r w:rsidRPr="000F0C02">
          <w:t>s by unauthorized entities.</w:t>
        </w:r>
      </w:ins>
    </w:p>
    <w:p w14:paraId="4483F292" w14:textId="77777777" w:rsidR="007D77E0" w:rsidRPr="00A624A6" w:rsidRDefault="007D77E0" w:rsidP="007D77E0">
      <w:pPr>
        <w:rPr>
          <w:lang w:eastAsia="zh-CN"/>
        </w:rPr>
      </w:pPr>
    </w:p>
    <w:p w14:paraId="14FDA734" w14:textId="77777777" w:rsidR="007D77E0" w:rsidRPr="00E03E57" w:rsidRDefault="007D77E0" w:rsidP="007D77E0">
      <w:pPr>
        <w:pStyle w:val="Heading2"/>
        <w:rPr>
          <w:rFonts w:eastAsiaTheme="minorEastAsia"/>
          <w:szCs w:val="24"/>
          <w:lang w:val="en-US" w:eastAsia="zh-CN"/>
        </w:rPr>
      </w:pPr>
      <w:r>
        <w:t>7</w:t>
      </w:r>
      <w:r w:rsidRPr="00EC2A42">
        <w:t>.</w:t>
      </w:r>
      <w:r>
        <w:t>2</w:t>
      </w:r>
      <w:r w:rsidRPr="00EC2A42">
        <w:tab/>
      </w:r>
      <w:r>
        <w:rPr>
          <w:rFonts w:eastAsiaTheme="minorEastAsia"/>
          <w:szCs w:val="24"/>
          <w:lang w:val="en-US" w:eastAsia="zh-CN"/>
        </w:rPr>
        <w:t>Network security threats</w:t>
      </w:r>
    </w:p>
    <w:p w14:paraId="62043966" w14:textId="77777777" w:rsidR="007D77E0" w:rsidRDefault="007D77E0" w:rsidP="007D77E0">
      <w:pPr>
        <w:rPr>
          <w:lang w:val="en-US" w:eastAsia="zh-CN"/>
        </w:rPr>
      </w:pPr>
      <w:r>
        <w:rPr>
          <w:lang w:val="en-US" w:eastAsia="zh-CN"/>
        </w:rPr>
        <w:t>Since local site is connected with central site through signal plane network and management plane network, that might be some security threats</w:t>
      </w:r>
      <w:r>
        <w:rPr>
          <w:rFonts w:hint="eastAsia"/>
          <w:lang w:val="en-US" w:eastAsia="zh-CN"/>
        </w:rPr>
        <w:t>.</w:t>
      </w:r>
    </w:p>
    <w:p w14:paraId="571AF125" w14:textId="77777777" w:rsidR="007D77E0" w:rsidRDefault="007D77E0" w:rsidP="007D77E0">
      <w:pPr>
        <w:pStyle w:val="ListParagraph"/>
        <w:numPr>
          <w:ilvl w:val="0"/>
          <w:numId w:val="13"/>
        </w:numPr>
        <w:contextualSpacing w:val="0"/>
        <w:rPr>
          <w:lang w:val="en-US" w:eastAsia="zh-CN"/>
        </w:rPr>
      </w:pPr>
      <w:r>
        <w:rPr>
          <w:lang w:val="en-US" w:eastAsia="zh-CN"/>
        </w:rPr>
        <w:t>Compromised local NFs might scan to find out central NFs’ vulnerabilities and launch further attacks.</w:t>
      </w:r>
    </w:p>
    <w:p w14:paraId="3FA1F248" w14:textId="77777777" w:rsidR="007D77E0" w:rsidRDefault="007D77E0" w:rsidP="007D77E0">
      <w:pPr>
        <w:pStyle w:val="ListParagraph"/>
        <w:numPr>
          <w:ilvl w:val="0"/>
          <w:numId w:val="13"/>
        </w:numPr>
        <w:contextualSpacing w:val="0"/>
        <w:rPr>
          <w:lang w:val="en-US" w:eastAsia="zh-CN"/>
        </w:rPr>
      </w:pPr>
      <w:r>
        <w:rPr>
          <w:lang w:val="en-US" w:eastAsia="zh-CN"/>
        </w:rPr>
        <w:t>Compromised local NFs might launch DDoS attacks to central sites.</w:t>
      </w:r>
    </w:p>
    <w:p w14:paraId="586BF8F6" w14:textId="77777777" w:rsidR="00E9206F" w:rsidRDefault="00E9206F">
      <w:pPr>
        <w:pStyle w:val="Default"/>
        <w:ind w:left="420"/>
        <w:rPr>
          <w:ins w:id="7" w:author="ADG TS" w:date="2023-01-03T16:47:00Z"/>
        </w:rPr>
        <w:pPrChange w:id="8" w:author="ADG TS" w:date="2023-01-03T16:47:00Z">
          <w:pPr>
            <w:pStyle w:val="Default"/>
            <w:numPr>
              <w:numId w:val="13"/>
            </w:numPr>
            <w:ind w:left="420" w:hanging="420"/>
          </w:pPr>
        </w:pPrChange>
      </w:pPr>
    </w:p>
    <w:p w14:paraId="413ACDB5" w14:textId="56353D3B" w:rsidR="00E9206F" w:rsidRDefault="00E9206F" w:rsidP="00E9206F">
      <w:pPr>
        <w:pStyle w:val="Default"/>
        <w:numPr>
          <w:ilvl w:val="0"/>
          <w:numId w:val="13"/>
        </w:numPr>
        <w:rPr>
          <w:ins w:id="9" w:author="ADG TS" w:date="2023-01-03T16:47:00Z"/>
          <w:sz w:val="23"/>
          <w:szCs w:val="23"/>
        </w:rPr>
      </w:pPr>
      <w:ins w:id="10" w:author="ADG TS" w:date="2023-01-03T16:47:00Z">
        <w:r>
          <w:rPr>
            <w:sz w:val="23"/>
            <w:szCs w:val="23"/>
          </w:rPr>
          <w:t xml:space="preserve">The availability of system may be compromised by attackers flooding the interface and network assets (AMF, AUSF) resulting in DDoS condition on the </w:t>
        </w:r>
      </w:ins>
      <w:ins w:id="11" w:author="ADG TS" w:date="2023-01-03T17:14:00Z">
        <w:r w:rsidR="0040071A">
          <w:rPr>
            <w:sz w:val="23"/>
            <w:szCs w:val="23"/>
          </w:rPr>
          <w:t>signalling</w:t>
        </w:r>
      </w:ins>
      <w:ins w:id="12" w:author="ADG TS" w:date="2023-01-03T16:47:00Z">
        <w:r>
          <w:rPr>
            <w:sz w:val="23"/>
            <w:szCs w:val="23"/>
          </w:rPr>
          <w:t xml:space="preserve"> plane. (e.g., multiple authentication failure on N1, N2 interface). </w:t>
        </w:r>
      </w:ins>
    </w:p>
    <w:p w14:paraId="42D885D4" w14:textId="77777777" w:rsidR="007D77E0" w:rsidRDefault="007D77E0" w:rsidP="007D77E0">
      <w:pPr>
        <w:pStyle w:val="ListParagraph"/>
        <w:numPr>
          <w:ilvl w:val="0"/>
          <w:numId w:val="13"/>
        </w:numPr>
        <w:contextualSpacing w:val="0"/>
        <w:rPr>
          <w:lang w:val="en-US" w:eastAsia="zh-CN"/>
        </w:rPr>
      </w:pPr>
      <w:del w:id="13" w:author="ADG TS" w:date="2023-01-03T16:47:00Z">
        <w:r w:rsidDel="00E9206F">
          <w:rPr>
            <w:lang w:val="en-US" w:eastAsia="zh-CN"/>
          </w:rPr>
          <w:delText>…</w:delText>
        </w:r>
      </w:del>
    </w:p>
    <w:p w14:paraId="0792EF69" w14:textId="77777777" w:rsidR="007D77E0" w:rsidRDefault="007D77E0" w:rsidP="007D77E0">
      <w:pPr>
        <w:rPr>
          <w:lang w:val="en-US" w:eastAsia="zh-CN"/>
        </w:rPr>
      </w:pPr>
    </w:p>
    <w:p w14:paraId="2AF73702" w14:textId="77777777" w:rsidR="007D77E0" w:rsidRDefault="007D77E0" w:rsidP="007D77E0">
      <w:pPr>
        <w:rPr>
          <w:lang w:val="en-US" w:eastAsia="zh-CN"/>
        </w:rPr>
      </w:pPr>
      <w:r>
        <w:rPr>
          <w:lang w:val="en-US" w:eastAsia="zh-CN"/>
        </w:rPr>
        <w:t>One local site might access another local site through central site network. That might also lead to some security threats</w:t>
      </w:r>
      <w:r>
        <w:rPr>
          <w:rFonts w:hint="eastAsia"/>
          <w:lang w:val="en-US" w:eastAsia="zh-CN"/>
        </w:rPr>
        <w:t>.</w:t>
      </w:r>
    </w:p>
    <w:p w14:paraId="6906137A" w14:textId="77777777" w:rsidR="007D77E0" w:rsidRDefault="007D77E0" w:rsidP="007D77E0">
      <w:pPr>
        <w:pStyle w:val="ListParagraph"/>
        <w:numPr>
          <w:ilvl w:val="0"/>
          <w:numId w:val="14"/>
        </w:numPr>
        <w:contextualSpacing w:val="0"/>
        <w:rPr>
          <w:lang w:val="en-US" w:eastAsia="zh-CN"/>
        </w:rPr>
      </w:pPr>
      <w:r>
        <w:rPr>
          <w:lang w:val="en-US" w:eastAsia="zh-CN"/>
        </w:rPr>
        <w:t>Compromised NFs at one local site might scan to find out other local site’s NFs’ vulnerabilities and launch further attacks.</w:t>
      </w:r>
    </w:p>
    <w:p w14:paraId="292621AA" w14:textId="77777777" w:rsidR="007D77E0" w:rsidRDefault="007D77E0" w:rsidP="007D77E0">
      <w:pPr>
        <w:pStyle w:val="ListParagraph"/>
        <w:numPr>
          <w:ilvl w:val="0"/>
          <w:numId w:val="14"/>
        </w:numPr>
        <w:contextualSpacing w:val="0"/>
        <w:rPr>
          <w:lang w:val="en-US" w:eastAsia="zh-CN"/>
        </w:rPr>
      </w:pPr>
      <w:r>
        <w:rPr>
          <w:lang w:val="en-US" w:eastAsia="zh-CN"/>
        </w:rPr>
        <w:t>Compromised NFs at one local site might launch DDoS attacks to other local site.</w:t>
      </w:r>
    </w:p>
    <w:p w14:paraId="681C2040" w14:textId="77777777" w:rsidR="00B542C3" w:rsidRDefault="00B542C3">
      <w:pPr>
        <w:pStyle w:val="Default"/>
        <w:ind w:left="420"/>
        <w:rPr>
          <w:ins w:id="14" w:author="ADG TS" w:date="2023-01-03T16:46:00Z"/>
        </w:rPr>
        <w:pPrChange w:id="15" w:author="ADG TS" w:date="2023-01-03T16:46:00Z">
          <w:pPr>
            <w:pStyle w:val="Default"/>
            <w:numPr>
              <w:numId w:val="14"/>
            </w:numPr>
            <w:ind w:left="420" w:hanging="420"/>
          </w:pPr>
        </w:pPrChange>
      </w:pPr>
    </w:p>
    <w:p w14:paraId="1A0E1331" w14:textId="78F66C6E" w:rsidR="00B542C3" w:rsidRDefault="00B542C3" w:rsidP="00B542C3">
      <w:pPr>
        <w:pStyle w:val="Default"/>
        <w:numPr>
          <w:ilvl w:val="0"/>
          <w:numId w:val="14"/>
        </w:numPr>
        <w:rPr>
          <w:ins w:id="16" w:author="ADG TS" w:date="2023-01-03T16:46:00Z"/>
          <w:sz w:val="23"/>
          <w:szCs w:val="23"/>
        </w:rPr>
      </w:pPr>
      <w:ins w:id="17" w:author="ADG TS" w:date="2023-01-03T16:46:00Z">
        <w:r>
          <w:rPr>
            <w:sz w:val="23"/>
            <w:szCs w:val="23"/>
          </w:rPr>
          <w:t xml:space="preserve">Lack of adequate mechanisms to filter incoming IP packets on any IP interface according to pre-defined rules make the network device vulnerable to denial-of-service attacks, degradation of services. </w:t>
        </w:r>
      </w:ins>
    </w:p>
    <w:p w14:paraId="66474605" w14:textId="1B0609FA" w:rsidR="00E9206F" w:rsidRPr="00E9206F" w:rsidRDefault="007D77E0">
      <w:pPr>
        <w:pStyle w:val="Default"/>
        <w:numPr>
          <w:ilvl w:val="0"/>
          <w:numId w:val="14"/>
        </w:numPr>
        <w:rPr>
          <w:ins w:id="18" w:author="ADG TS" w:date="2023-01-03T16:46:00Z"/>
          <w:sz w:val="23"/>
          <w:szCs w:val="23"/>
        </w:rPr>
        <w:pPrChange w:id="19" w:author="ADG TS" w:date="2023-01-03T16:46:00Z">
          <w:pPr>
            <w:pStyle w:val="Default"/>
          </w:pPr>
        </w:pPrChange>
      </w:pPr>
      <w:del w:id="20" w:author="ADG TS" w:date="2023-01-03T16:46:00Z">
        <w:r w:rsidRPr="00E9206F" w:rsidDel="00B542C3">
          <w:rPr>
            <w:lang w:val="en-US"/>
          </w:rPr>
          <w:delText>…</w:delText>
        </w:r>
      </w:del>
      <w:ins w:id="21" w:author="ADG TS" w:date="2023-01-03T16:46:00Z">
        <w:r w:rsidR="00E9206F" w:rsidRPr="00E9206F">
          <w:rPr>
            <w:sz w:val="23"/>
            <w:szCs w:val="23"/>
          </w:rPr>
          <w:t xml:space="preserve">Unrestricted remote login for privileged users expose the network element to increased risk of unauthorized access and manipulation. </w:t>
        </w:r>
      </w:ins>
    </w:p>
    <w:p w14:paraId="36E63147" w14:textId="77777777" w:rsidR="007D77E0" w:rsidRDefault="007D77E0">
      <w:pPr>
        <w:pStyle w:val="ListParagraph"/>
        <w:ind w:left="420"/>
        <w:contextualSpacing w:val="0"/>
        <w:rPr>
          <w:lang w:val="en-US" w:eastAsia="zh-CN"/>
        </w:rPr>
        <w:pPrChange w:id="22" w:author="ADG TS" w:date="2023-01-03T17:14:00Z">
          <w:pPr>
            <w:pStyle w:val="ListParagraph"/>
            <w:numPr>
              <w:numId w:val="14"/>
            </w:numPr>
            <w:ind w:left="420" w:hanging="420"/>
            <w:contextualSpacing w:val="0"/>
          </w:pPr>
        </w:pPrChange>
      </w:pPr>
    </w:p>
    <w:p w14:paraId="37FD4550" w14:textId="77777777" w:rsidR="007D77E0" w:rsidRPr="000A7982" w:rsidRDefault="007D77E0" w:rsidP="007D77E0">
      <w:pPr>
        <w:rPr>
          <w:lang w:val="en-US" w:eastAsia="zh-CN"/>
        </w:rPr>
      </w:pPr>
    </w:p>
    <w:p w14:paraId="0A58E3B6" w14:textId="008D6684" w:rsidR="007D77E0" w:rsidRPr="005D1EA3" w:rsidRDefault="007D77E0" w:rsidP="007D77E0">
      <w:pPr>
        <w:rPr>
          <w:lang w:val="en-US" w:eastAsia="zh-CN"/>
        </w:rPr>
      </w:pPr>
      <w:r>
        <w:rPr>
          <w:lang w:val="en-US" w:eastAsia="zh-CN"/>
        </w:rPr>
        <w:t>Also i</w:t>
      </w:r>
      <w:r w:rsidRPr="005D1EA3">
        <w:rPr>
          <w:lang w:val="en-US" w:eastAsia="zh-CN"/>
        </w:rPr>
        <w:t>f there are not mutual authentication</w:t>
      </w:r>
      <w:ins w:id="23" w:author="ADG TS" w:date="2023-01-03T16:30:00Z">
        <w:r w:rsidR="00743306">
          <w:rPr>
            <w:lang w:val="en-US" w:eastAsia="zh-CN"/>
          </w:rPr>
          <w:t xml:space="preserve"> with strong security measures</w:t>
        </w:r>
      </w:ins>
      <w:r w:rsidRPr="005D1EA3">
        <w:rPr>
          <w:lang w:val="en-US" w:eastAsia="zh-CN"/>
        </w:rPr>
        <w:t xml:space="preserve"> between central NFs and local NFs, fake local NF might access central NFs and steal data from central NFs.</w:t>
      </w:r>
    </w:p>
    <w:p w14:paraId="0F2461D6" w14:textId="77777777" w:rsidR="007D77E0" w:rsidRPr="005D1EA3" w:rsidRDefault="007D77E0" w:rsidP="007D77E0">
      <w:pPr>
        <w:rPr>
          <w:lang w:val="en-US" w:eastAsia="zh-CN"/>
        </w:rPr>
      </w:pPr>
      <w:r w:rsidRPr="005D1EA3">
        <w:rPr>
          <w:rFonts w:hint="eastAsia"/>
          <w:lang w:val="en-US" w:eastAsia="zh-CN"/>
        </w:rPr>
        <w:lastRenderedPageBreak/>
        <w:t>I</w:t>
      </w:r>
      <w:r w:rsidRPr="005D1EA3">
        <w:rPr>
          <w:lang w:val="en-US" w:eastAsia="zh-CN"/>
        </w:rPr>
        <w:t>f local NFs’ credential is not properly protected, attackers could get the credential and fake local NF to communicate with central site.</w:t>
      </w:r>
    </w:p>
    <w:p w14:paraId="01CA025F" w14:textId="77777777" w:rsidR="007D77E0" w:rsidRPr="005D1EA3" w:rsidRDefault="007D77E0" w:rsidP="007D77E0">
      <w:pPr>
        <w:rPr>
          <w:lang w:val="en-US" w:eastAsia="zh-CN"/>
        </w:rPr>
      </w:pPr>
      <w:r>
        <w:rPr>
          <w:lang w:val="en-US" w:eastAsia="zh-CN"/>
        </w:rPr>
        <w:t>…</w:t>
      </w:r>
    </w:p>
    <w:p w14:paraId="3DC9AFC2" w14:textId="77777777" w:rsidR="007D77E0" w:rsidRPr="001B15A7" w:rsidRDefault="007D77E0" w:rsidP="007D77E0">
      <w:pPr>
        <w:rPr>
          <w:lang w:val="en-US" w:eastAsia="zh-CN"/>
        </w:rPr>
      </w:pPr>
    </w:p>
    <w:p w14:paraId="7D68769F" w14:textId="77777777" w:rsidR="007D77E0" w:rsidRDefault="007D77E0" w:rsidP="007D77E0">
      <w:pPr>
        <w:pStyle w:val="Heading2"/>
        <w:rPr>
          <w:rFonts w:eastAsiaTheme="minorEastAsia"/>
          <w:szCs w:val="24"/>
          <w:lang w:val="en-US" w:eastAsia="zh-CN"/>
        </w:rPr>
      </w:pPr>
      <w:r>
        <w:t>7</w:t>
      </w:r>
      <w:r w:rsidRPr="00EC2A42">
        <w:t>.</w:t>
      </w:r>
      <w:r>
        <w:t>3</w:t>
      </w:r>
      <w:r w:rsidRPr="00EC2A42">
        <w:tab/>
      </w:r>
      <w:r>
        <w:rPr>
          <w:rFonts w:eastAsiaTheme="minorEastAsia"/>
          <w:szCs w:val="24"/>
          <w:lang w:val="en-US" w:eastAsia="zh-CN"/>
        </w:rPr>
        <w:t>Physical security threats</w:t>
      </w:r>
    </w:p>
    <w:p w14:paraId="2B9BBE1B" w14:textId="77777777" w:rsidR="007D77E0" w:rsidRPr="001B15A7" w:rsidRDefault="007D77E0" w:rsidP="007D77E0">
      <w:pPr>
        <w:rPr>
          <w:lang w:val="en-US" w:eastAsia="zh-CN"/>
        </w:rPr>
      </w:pPr>
      <w:r w:rsidRPr="001B15A7">
        <w:rPr>
          <w:lang w:val="en-US" w:eastAsia="zh-CN"/>
        </w:rPr>
        <w:t>Since</w:t>
      </w:r>
      <w:r>
        <w:rPr>
          <w:lang w:val="en-US" w:eastAsia="zh-CN"/>
        </w:rPr>
        <w:t xml:space="preserve"> local NFs are closer to vertical users, they are more likely to be physically attacked.</w:t>
      </w:r>
    </w:p>
    <w:p w14:paraId="10D8CD88" w14:textId="77777777" w:rsidR="007D77E0" w:rsidRDefault="007D77E0" w:rsidP="007D77E0">
      <w:pPr>
        <w:pStyle w:val="ListParagraph"/>
        <w:numPr>
          <w:ilvl w:val="0"/>
          <w:numId w:val="15"/>
        </w:numPr>
        <w:contextualSpacing w:val="0"/>
        <w:rPr>
          <w:lang w:val="en-US" w:eastAsia="zh-CN"/>
        </w:rPr>
      </w:pPr>
      <w:r>
        <w:rPr>
          <w:lang w:val="en-US" w:eastAsia="zh-CN"/>
        </w:rPr>
        <w:t>Malicious patches/programs might be installed in local NFs.</w:t>
      </w:r>
    </w:p>
    <w:p w14:paraId="685184F7" w14:textId="77777777" w:rsidR="007D77E0" w:rsidRDefault="007D77E0" w:rsidP="007D77E0">
      <w:pPr>
        <w:pStyle w:val="ListParagraph"/>
        <w:numPr>
          <w:ilvl w:val="0"/>
          <w:numId w:val="15"/>
        </w:numPr>
        <w:contextualSpacing w:val="0"/>
        <w:rPr>
          <w:lang w:val="en-US" w:eastAsia="zh-CN"/>
        </w:rPr>
      </w:pPr>
      <w:r>
        <w:rPr>
          <w:lang w:val="en-US" w:eastAsia="zh-CN"/>
        </w:rPr>
        <w:t>Attackers might control local NFs through local maintenance interfaces.</w:t>
      </w:r>
    </w:p>
    <w:p w14:paraId="1A66D82A" w14:textId="77777777" w:rsidR="007D77E0" w:rsidRDefault="007D77E0" w:rsidP="007D77E0">
      <w:pPr>
        <w:pStyle w:val="ListParagraph"/>
        <w:numPr>
          <w:ilvl w:val="0"/>
          <w:numId w:val="15"/>
        </w:numPr>
        <w:contextualSpacing w:val="0"/>
        <w:rPr>
          <w:lang w:val="en-US" w:eastAsia="zh-CN"/>
        </w:rPr>
      </w:pPr>
      <w:r>
        <w:rPr>
          <w:lang w:val="en-US" w:eastAsia="zh-CN"/>
        </w:rPr>
        <w:t>Attackers might reset local NFs’ passwords by making them enter recovery mode.</w:t>
      </w:r>
    </w:p>
    <w:p w14:paraId="767F9454" w14:textId="77777777" w:rsidR="007D77E0" w:rsidRPr="00653319" w:rsidRDefault="007D77E0" w:rsidP="007D77E0">
      <w:pPr>
        <w:pStyle w:val="ListParagraph"/>
        <w:numPr>
          <w:ilvl w:val="0"/>
          <w:numId w:val="15"/>
        </w:numPr>
        <w:contextualSpacing w:val="0"/>
        <w:rPr>
          <w:lang w:val="en-US" w:eastAsia="zh-CN"/>
        </w:rPr>
      </w:pPr>
      <w:r>
        <w:rPr>
          <w:lang w:val="en-US" w:eastAsia="zh-CN"/>
        </w:rPr>
        <w:t>…</w:t>
      </w:r>
    </w:p>
    <w:p w14:paraId="176A48E3" w14:textId="77777777" w:rsidR="007D77E0" w:rsidRDefault="007D77E0" w:rsidP="007D77E0">
      <w:pPr>
        <w:rPr>
          <w:lang w:val="en-US" w:eastAsia="zh-CN"/>
        </w:rPr>
      </w:pPr>
    </w:p>
    <w:p w14:paraId="637AF55E" w14:textId="77777777" w:rsidR="007D77E0" w:rsidRDefault="007D77E0" w:rsidP="007D77E0">
      <w:pPr>
        <w:pStyle w:val="Heading1"/>
        <w:numPr>
          <w:ilvl w:val="0"/>
          <w:numId w:val="11"/>
        </w:numPr>
        <w:tabs>
          <w:tab w:val="clear" w:pos="794"/>
          <w:tab w:val="clear" w:pos="1191"/>
          <w:tab w:val="clear" w:pos="1588"/>
          <w:tab w:val="clear" w:pos="1985"/>
        </w:tabs>
        <w:overflowPunct/>
        <w:autoSpaceDE/>
        <w:autoSpaceDN/>
        <w:adjustRightInd/>
        <w:ind w:left="794" w:hanging="794"/>
        <w:textAlignment w:val="auto"/>
      </w:pPr>
      <w:r>
        <w:t>S</w:t>
      </w:r>
      <w:r w:rsidRPr="000B324B">
        <w:t xml:space="preserve">ecurity requirements </w:t>
      </w:r>
    </w:p>
    <w:p w14:paraId="7F240D3B" w14:textId="5B5BB45C" w:rsidR="007D77E0" w:rsidRDefault="007D77E0" w:rsidP="007D77E0">
      <w:pPr>
        <w:rPr>
          <w:ins w:id="24" w:author="ADG TS" w:date="2023-01-03T16:48:00Z"/>
          <w:b/>
          <w:lang w:eastAsia="zh-CN"/>
        </w:rPr>
      </w:pPr>
      <w:bookmarkStart w:id="25" w:name="_GoBack"/>
      <w:r>
        <w:rPr>
          <w:b/>
          <w:lang w:eastAsia="zh-CN"/>
        </w:rPr>
        <w:t>[</w:t>
      </w:r>
      <w:r w:rsidRPr="005C73C4">
        <w:rPr>
          <w:i/>
          <w:iCs/>
        </w:rPr>
        <w:t>This chapter specifies security requirements for the operation of 5G core network deployed at both central site and local sites to support vertical services , which include data security requirements to mitigate the threats due to operation and subscription data being transferred between central site and local sites; network security requirements to mitigate the threats due to local sites connecting with central site; physical security requirements to mitigate the threats due to local sites being closer to vertical users.</w:t>
      </w:r>
      <w:r>
        <w:rPr>
          <w:b/>
          <w:lang w:eastAsia="zh-CN"/>
        </w:rPr>
        <w:t>]</w:t>
      </w:r>
    </w:p>
    <w:bookmarkEnd w:id="25"/>
    <w:p w14:paraId="68230769" w14:textId="0B2F3B36" w:rsidR="0059198C" w:rsidRDefault="0059198C" w:rsidP="007D77E0">
      <w:pPr>
        <w:rPr>
          <w:ins w:id="26" w:author="ADG TS" w:date="2023-01-03T16:48:00Z"/>
          <w:b/>
          <w:lang w:eastAsia="zh-CN"/>
        </w:rPr>
      </w:pPr>
    </w:p>
    <w:p w14:paraId="49729E9C" w14:textId="74F00B84" w:rsidR="0059198C" w:rsidRPr="00A629C0" w:rsidDel="001B59B8" w:rsidRDefault="0059198C" w:rsidP="007D77E0">
      <w:pPr>
        <w:rPr>
          <w:del w:id="27" w:author="ADG TS" w:date="2023-01-03T16:59:00Z"/>
          <w:bCs/>
          <w:rPrChange w:id="28" w:author="ADG TS" w:date="2023-01-03T16:48:00Z">
            <w:rPr>
              <w:del w:id="29" w:author="ADG TS" w:date="2023-01-03T16:59:00Z"/>
            </w:rPr>
          </w:rPrChange>
        </w:rPr>
      </w:pPr>
    </w:p>
    <w:p w14:paraId="251C9AD4" w14:textId="77777777" w:rsidR="007D77E0" w:rsidRPr="00A309D4" w:rsidRDefault="007D77E0" w:rsidP="007D77E0">
      <w:pPr>
        <w:pStyle w:val="Heading2"/>
        <w:rPr>
          <w:lang w:val="en-US" w:eastAsia="zh-CN"/>
        </w:rPr>
      </w:pPr>
      <w:r>
        <w:lastRenderedPageBreak/>
        <w:t>8</w:t>
      </w:r>
      <w:r w:rsidRPr="00EC2A42">
        <w:t>.1</w:t>
      </w:r>
      <w:r w:rsidRPr="00EC2A42">
        <w:tab/>
      </w:r>
      <w:r>
        <w:rPr>
          <w:color w:val="000000"/>
          <w:shd w:val="clear" w:color="auto" w:fill="FFFFFF"/>
        </w:rPr>
        <w:t>Overview of security requirements analysis</w:t>
      </w:r>
    </w:p>
    <w:p w14:paraId="556C7D5F" w14:textId="77777777" w:rsidR="007D77E0" w:rsidRDefault="007D77E0" w:rsidP="007D77E0">
      <w:pPr>
        <w:rPr>
          <w:lang w:val="en-US" w:eastAsia="zh-CN"/>
        </w:rPr>
      </w:pPr>
      <w:r>
        <w:rPr>
          <w:noProof/>
          <w:lang w:val="en-IN" w:eastAsia="en-IN" w:bidi="hi-IN"/>
        </w:rPr>
        <w:drawing>
          <wp:inline distT="0" distB="0" distL="0" distR="0" wp14:anchorId="60C124C4" wp14:editId="6CAC501D">
            <wp:extent cx="6116955" cy="417258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6955" cy="4172585"/>
                    </a:xfrm>
                    <a:prstGeom prst="rect">
                      <a:avLst/>
                    </a:prstGeom>
                    <a:noFill/>
                    <a:ln>
                      <a:noFill/>
                    </a:ln>
                  </pic:spPr>
                </pic:pic>
              </a:graphicData>
            </a:graphic>
          </wp:inline>
        </w:drawing>
      </w:r>
    </w:p>
    <w:p w14:paraId="3E1294DB" w14:textId="77777777" w:rsidR="007D77E0" w:rsidRDefault="007D77E0" w:rsidP="007D77E0">
      <w:pPr>
        <w:jc w:val="center"/>
        <w:rPr>
          <w:bCs/>
          <w:sz w:val="20"/>
          <w:szCs w:val="20"/>
          <w:lang w:eastAsia="zh-CN"/>
        </w:rPr>
      </w:pPr>
      <w:r w:rsidRPr="000859B4">
        <w:rPr>
          <w:bCs/>
          <w:sz w:val="20"/>
          <w:szCs w:val="20"/>
          <w:lang w:eastAsia="zh-CN"/>
        </w:rPr>
        <w:t>Figure8</w:t>
      </w:r>
      <w:r>
        <w:rPr>
          <w:bCs/>
          <w:sz w:val="20"/>
          <w:szCs w:val="20"/>
          <w:lang w:eastAsia="zh-CN"/>
        </w:rPr>
        <w:t>-</w:t>
      </w:r>
      <w:r w:rsidRPr="000859B4">
        <w:rPr>
          <w:bCs/>
          <w:sz w:val="20"/>
          <w:szCs w:val="20"/>
          <w:lang w:eastAsia="zh-CN"/>
        </w:rPr>
        <w:t xml:space="preserve">1 </w:t>
      </w:r>
      <w:r w:rsidRPr="00E35A59">
        <w:rPr>
          <w:bCs/>
          <w:sz w:val="20"/>
          <w:szCs w:val="20"/>
          <w:lang w:eastAsia="zh-CN"/>
        </w:rPr>
        <w:t>draft overview of security requirements for the operation of 5G core network deployed at both central site and local sites to support vertical services</w:t>
      </w:r>
    </w:p>
    <w:p w14:paraId="69E56C40" w14:textId="3D2D5FCC" w:rsidR="007D77E0" w:rsidRDefault="009C1518" w:rsidP="007D77E0">
      <w:pPr>
        <w:rPr>
          <w:lang w:val="en-US" w:eastAsia="zh-CN"/>
        </w:rPr>
      </w:pPr>
      <w:r w:rsidRPr="00C574B4">
        <w:rPr>
          <w:lang w:val="en-US" w:eastAsia="zh-CN"/>
        </w:rPr>
        <w:t xml:space="preserve">Authentication subscription data is the data that is needed for the generation of authentication vectors in the UDM, which may consist </w:t>
      </w:r>
      <w:r w:rsidR="00BB6922" w:rsidRPr="00C574B4">
        <w:rPr>
          <w:lang w:val="en-US" w:eastAsia="zh-CN"/>
        </w:rPr>
        <w:t>of</w:t>
      </w:r>
      <w:r w:rsidR="00BB6922">
        <w:rPr>
          <w:lang w:val="en-US" w:eastAsia="zh-CN"/>
        </w:rPr>
        <w:t xml:space="preserve"> long</w:t>
      </w:r>
      <w:r w:rsidRPr="00C574B4">
        <w:rPr>
          <w:lang w:val="en-US" w:eastAsia="zh-CN"/>
        </w:rPr>
        <w:t xml:space="preserve"> term key K, sequence number SQN, authentication method used etc.</w:t>
      </w:r>
      <w:r>
        <w:rPr>
          <w:lang w:val="en-US" w:eastAsia="zh-CN"/>
        </w:rPr>
        <w:t xml:space="preserve"> </w:t>
      </w:r>
      <w:r w:rsidR="00BB6922">
        <w:rPr>
          <w:lang w:val="en-US" w:eastAsia="zh-CN"/>
        </w:rPr>
        <w:t>Since a</w:t>
      </w:r>
      <w:r w:rsidRPr="00144CEE">
        <w:rPr>
          <w:lang w:val="en-US" w:eastAsia="zh-CN"/>
        </w:rPr>
        <w:t>uthentication</w:t>
      </w:r>
      <w:r w:rsidRPr="00144CEE">
        <w:rPr>
          <w:rFonts w:eastAsia="Times New Roman" w:hint="eastAsia"/>
          <w:lang w:val="en-US" w:eastAsia="zh-CN"/>
        </w:rPr>
        <w:t xml:space="preserve"> </w:t>
      </w:r>
      <w:r>
        <w:rPr>
          <w:rFonts w:eastAsia="Times New Roman"/>
          <w:lang w:val="en-US" w:eastAsia="zh-CN"/>
        </w:rPr>
        <w:t>s</w:t>
      </w:r>
      <w:r w:rsidRPr="00144CEE">
        <w:rPr>
          <w:rFonts w:hint="eastAsia"/>
          <w:lang w:val="en-US" w:eastAsia="zh-CN"/>
        </w:rPr>
        <w:t>ubscript</w:t>
      </w:r>
      <w:r w:rsidRPr="00144CEE">
        <w:rPr>
          <w:lang w:val="en-US" w:eastAsia="zh-CN"/>
        </w:rPr>
        <w:t>i</w:t>
      </w:r>
      <w:r w:rsidRPr="00144CEE">
        <w:rPr>
          <w:rFonts w:hint="eastAsia"/>
          <w:lang w:val="en-US" w:eastAsia="zh-CN"/>
        </w:rPr>
        <w:t>on</w:t>
      </w:r>
      <w:r w:rsidRPr="00144CEE">
        <w:rPr>
          <w:lang w:val="en-US" w:eastAsia="zh-CN"/>
        </w:rPr>
        <w:t xml:space="preserve"> </w:t>
      </w:r>
      <w:r w:rsidRPr="00144CEE">
        <w:rPr>
          <w:rFonts w:hint="eastAsia"/>
          <w:lang w:val="en-US" w:eastAsia="zh-CN"/>
        </w:rPr>
        <w:t>data</w:t>
      </w:r>
      <w:r w:rsidRPr="00144CEE">
        <w:rPr>
          <w:lang w:val="en-US" w:eastAsia="zh-CN"/>
        </w:rPr>
        <w:t xml:space="preserve"> </w:t>
      </w:r>
      <w:r>
        <w:rPr>
          <w:rFonts w:hint="eastAsia"/>
          <w:lang w:val="en-US" w:eastAsia="zh-CN"/>
        </w:rPr>
        <w:t>is</w:t>
      </w:r>
      <w:r>
        <w:rPr>
          <w:lang w:val="en-US" w:eastAsia="zh-CN"/>
        </w:rPr>
        <w:t xml:space="preserve"> essential</w:t>
      </w:r>
      <w:r w:rsidR="00BB6922">
        <w:rPr>
          <w:lang w:val="en-US" w:eastAsia="zh-CN"/>
        </w:rPr>
        <w:t>, it requires the protection</w:t>
      </w:r>
      <w:r w:rsidR="00C34599">
        <w:rPr>
          <w:lang w:val="en-US" w:eastAsia="zh-CN"/>
        </w:rPr>
        <w:t xml:space="preserve"> which include encryption, encryption key management and change control.</w:t>
      </w:r>
    </w:p>
    <w:p w14:paraId="7DC11897" w14:textId="784D6B57" w:rsidR="006425B2" w:rsidRDefault="00205CC8" w:rsidP="007D77E0">
      <w:r>
        <w:rPr>
          <w:rFonts w:hint="eastAsia"/>
          <w:lang w:val="en-US" w:eastAsia="zh-CN"/>
        </w:rPr>
        <w:t>P</w:t>
      </w:r>
      <w:r>
        <w:rPr>
          <w:lang w:val="en-US" w:eastAsia="zh-CN"/>
        </w:rPr>
        <w:t xml:space="preserve">art of </w:t>
      </w:r>
      <w:r w:rsidRPr="00C574B4">
        <w:rPr>
          <w:lang w:val="en-US" w:eastAsia="zh-CN"/>
        </w:rPr>
        <w:t>subscription data</w:t>
      </w:r>
      <w:r>
        <w:rPr>
          <w:lang w:val="en-US" w:eastAsia="zh-CN"/>
        </w:rPr>
        <w:t xml:space="preserve"> </w:t>
      </w:r>
      <w:r>
        <w:t xml:space="preserve">is specific per user, </w:t>
      </w:r>
      <w:r w:rsidR="00866919">
        <w:t xml:space="preserve">therefore </w:t>
      </w:r>
      <w:r>
        <w:t xml:space="preserve">it requires </w:t>
      </w:r>
      <w:r w:rsidR="00866919">
        <w:t>dispatch control.</w:t>
      </w:r>
    </w:p>
    <w:p w14:paraId="308A5F4B" w14:textId="1D5A96A2" w:rsidR="00866919" w:rsidRPr="006425B2" w:rsidRDefault="00866919" w:rsidP="007D77E0">
      <w:pPr>
        <w:rPr>
          <w:lang w:val="en-US" w:eastAsia="zh-CN"/>
        </w:rPr>
      </w:pPr>
      <w:r>
        <w:rPr>
          <w:lang w:eastAsia="zh-CN"/>
        </w:rPr>
        <w:t xml:space="preserve">Both </w:t>
      </w:r>
      <w:r w:rsidRPr="00C574B4">
        <w:rPr>
          <w:lang w:val="en-US" w:eastAsia="zh-CN"/>
        </w:rPr>
        <w:t>subscription data</w:t>
      </w:r>
      <w:r>
        <w:rPr>
          <w:lang w:val="en-US" w:eastAsia="zh-CN"/>
        </w:rPr>
        <w:t xml:space="preserve"> and operation data needs access control and protection during transfer.</w:t>
      </w:r>
    </w:p>
    <w:p w14:paraId="222EB4A8" w14:textId="77777777" w:rsidR="00BB6922" w:rsidRPr="00E35A59" w:rsidRDefault="00BB6922" w:rsidP="007D77E0">
      <w:pPr>
        <w:rPr>
          <w:rFonts w:eastAsia="MS Mincho"/>
        </w:rPr>
      </w:pPr>
    </w:p>
    <w:p w14:paraId="2176B329" w14:textId="77777777" w:rsidR="007D77E0" w:rsidRDefault="007D77E0" w:rsidP="007D77E0">
      <w:pPr>
        <w:rPr>
          <w:rFonts w:eastAsia="MS Mincho"/>
        </w:rPr>
      </w:pPr>
    </w:p>
    <w:p w14:paraId="409C4722" w14:textId="77777777" w:rsidR="00C63B00" w:rsidRPr="00EE445A" w:rsidRDefault="007D77E0" w:rsidP="00EE445A">
      <w:pPr>
        <w:pStyle w:val="Heading2"/>
        <w:rPr>
          <w:color w:val="000000"/>
          <w:shd w:val="clear" w:color="auto" w:fill="FFFFFF"/>
        </w:rPr>
      </w:pPr>
      <w:r w:rsidRPr="00EE445A">
        <w:rPr>
          <w:color w:val="000000"/>
          <w:shd w:val="clear" w:color="auto" w:fill="FFFFFF"/>
        </w:rPr>
        <w:t>8.2</w:t>
      </w:r>
      <w:r w:rsidRPr="00EE445A">
        <w:rPr>
          <w:color w:val="000000"/>
          <w:shd w:val="clear" w:color="auto" w:fill="FFFFFF"/>
        </w:rPr>
        <w:tab/>
        <w:t>Data security requirements</w:t>
      </w:r>
    </w:p>
    <w:p w14:paraId="4AA0EC67" w14:textId="3B10539D" w:rsidR="00BB6922" w:rsidRPr="00BB6922" w:rsidRDefault="00BB6922" w:rsidP="007D77E0">
      <w:pPr>
        <w:rPr>
          <w:lang w:val="en-US" w:eastAsia="zh-CN"/>
        </w:rPr>
      </w:pPr>
      <w:r>
        <w:rPr>
          <w:rFonts w:hint="eastAsia"/>
          <w:lang w:val="en-US" w:eastAsia="zh-CN"/>
        </w:rPr>
        <w:t>T</w:t>
      </w:r>
      <w:r>
        <w:rPr>
          <w:lang w:val="en-US" w:eastAsia="zh-CN"/>
        </w:rPr>
        <w:t>he security requirements for a</w:t>
      </w:r>
      <w:r w:rsidRPr="00144CEE">
        <w:rPr>
          <w:lang w:val="en-US" w:eastAsia="zh-CN"/>
        </w:rPr>
        <w:t>uthentication</w:t>
      </w:r>
      <w:r w:rsidRPr="00144CEE">
        <w:rPr>
          <w:rFonts w:eastAsia="Times New Roman" w:hint="eastAsia"/>
          <w:lang w:val="en-US" w:eastAsia="zh-CN"/>
        </w:rPr>
        <w:t xml:space="preserve"> </w:t>
      </w:r>
      <w:r>
        <w:rPr>
          <w:rFonts w:eastAsia="Times New Roman"/>
          <w:lang w:val="en-US" w:eastAsia="zh-CN"/>
        </w:rPr>
        <w:t>s</w:t>
      </w:r>
      <w:r w:rsidRPr="00144CEE">
        <w:rPr>
          <w:rFonts w:hint="eastAsia"/>
          <w:lang w:val="en-US" w:eastAsia="zh-CN"/>
        </w:rPr>
        <w:t>ubscript</w:t>
      </w:r>
      <w:r w:rsidRPr="00144CEE">
        <w:rPr>
          <w:lang w:val="en-US" w:eastAsia="zh-CN"/>
        </w:rPr>
        <w:t>i</w:t>
      </w:r>
      <w:r w:rsidRPr="00144CEE">
        <w:rPr>
          <w:rFonts w:hint="eastAsia"/>
          <w:lang w:val="en-US" w:eastAsia="zh-CN"/>
        </w:rPr>
        <w:t>on</w:t>
      </w:r>
      <w:r w:rsidRPr="00144CEE">
        <w:rPr>
          <w:lang w:val="en-US" w:eastAsia="zh-CN"/>
        </w:rPr>
        <w:t xml:space="preserve"> </w:t>
      </w:r>
      <w:r w:rsidRPr="00144CEE">
        <w:rPr>
          <w:rFonts w:hint="eastAsia"/>
          <w:lang w:val="en-US" w:eastAsia="zh-CN"/>
        </w:rPr>
        <w:t>data</w:t>
      </w:r>
      <w:r>
        <w:rPr>
          <w:lang w:val="en-US" w:eastAsia="zh-CN"/>
        </w:rPr>
        <w:t xml:space="preserve"> include:</w:t>
      </w:r>
    </w:p>
    <w:p w14:paraId="7DD2F578" w14:textId="46804FCB" w:rsidR="007D77E0" w:rsidRDefault="00BB6922" w:rsidP="00BB6922">
      <w:pPr>
        <w:pStyle w:val="ListParagraph"/>
        <w:numPr>
          <w:ilvl w:val="0"/>
          <w:numId w:val="18"/>
        </w:numPr>
        <w:rPr>
          <w:lang w:val="en-US" w:eastAsia="zh-CN"/>
        </w:rPr>
      </w:pPr>
      <w:r>
        <w:rPr>
          <w:lang w:val="en-US" w:eastAsia="zh-CN"/>
        </w:rPr>
        <w:t xml:space="preserve">It is required that </w:t>
      </w:r>
      <w:r w:rsidR="007D77E0" w:rsidRPr="00BB6922">
        <w:rPr>
          <w:lang w:val="en-US" w:eastAsia="zh-CN"/>
        </w:rPr>
        <w:t>Authentication</w:t>
      </w:r>
      <w:r w:rsidR="007D77E0" w:rsidRPr="00BB6922">
        <w:rPr>
          <w:rFonts w:eastAsia="Times New Roman" w:hint="eastAsia"/>
          <w:lang w:val="en-US" w:eastAsia="zh-CN"/>
        </w:rPr>
        <w:t xml:space="preserve"> </w:t>
      </w:r>
      <w:r w:rsidR="007D77E0" w:rsidRPr="00BB6922">
        <w:rPr>
          <w:rFonts w:eastAsia="Times New Roman"/>
          <w:lang w:val="en-US" w:eastAsia="zh-CN"/>
        </w:rPr>
        <w:t>s</w:t>
      </w:r>
      <w:r w:rsidR="007D77E0" w:rsidRPr="00BB6922">
        <w:rPr>
          <w:rFonts w:hint="eastAsia"/>
          <w:lang w:val="en-US" w:eastAsia="zh-CN"/>
        </w:rPr>
        <w:t>ubscript</w:t>
      </w:r>
      <w:r w:rsidR="007D77E0" w:rsidRPr="00BB6922">
        <w:rPr>
          <w:lang w:val="en-US" w:eastAsia="zh-CN"/>
        </w:rPr>
        <w:t>i</w:t>
      </w:r>
      <w:r w:rsidR="007D77E0" w:rsidRPr="00BB6922">
        <w:rPr>
          <w:rFonts w:hint="eastAsia"/>
          <w:lang w:val="en-US" w:eastAsia="zh-CN"/>
        </w:rPr>
        <w:t>on</w:t>
      </w:r>
      <w:r w:rsidR="007D77E0" w:rsidRPr="00BB6922">
        <w:rPr>
          <w:lang w:val="en-US" w:eastAsia="zh-CN"/>
        </w:rPr>
        <w:t xml:space="preserve"> </w:t>
      </w:r>
      <w:r w:rsidR="007D77E0" w:rsidRPr="00BB6922">
        <w:rPr>
          <w:rFonts w:hint="eastAsia"/>
          <w:lang w:val="en-US" w:eastAsia="zh-CN"/>
        </w:rPr>
        <w:t>data</w:t>
      </w:r>
      <w:r w:rsidR="007D77E0" w:rsidRPr="00BB6922">
        <w:rPr>
          <w:lang w:val="en-US" w:eastAsia="zh-CN"/>
        </w:rPr>
        <w:t xml:space="preserve"> </w:t>
      </w:r>
      <w:r w:rsidR="006F6177" w:rsidRPr="00BB6922">
        <w:rPr>
          <w:rFonts w:hint="eastAsia"/>
          <w:lang w:val="en-US" w:eastAsia="zh-CN"/>
        </w:rPr>
        <w:t>is</w:t>
      </w:r>
      <w:r w:rsidR="006F6177" w:rsidRPr="00BB6922">
        <w:rPr>
          <w:lang w:val="en-US" w:eastAsia="zh-CN"/>
        </w:rPr>
        <w:t xml:space="preserve"> </w:t>
      </w:r>
      <w:r w:rsidR="007D77E0" w:rsidRPr="00BB6922">
        <w:rPr>
          <w:lang w:val="en-US" w:eastAsia="zh-CN"/>
        </w:rPr>
        <w:t xml:space="preserve">encrypted </w:t>
      </w:r>
      <w:r w:rsidR="00C574B4" w:rsidRPr="00BB6922">
        <w:rPr>
          <w:lang w:val="en-US" w:eastAsia="zh-CN"/>
        </w:rPr>
        <w:t xml:space="preserve">when </w:t>
      </w:r>
      <w:r w:rsidR="007D77E0" w:rsidRPr="00BB6922">
        <w:rPr>
          <w:lang w:val="en-US" w:eastAsia="zh-CN"/>
        </w:rPr>
        <w:t xml:space="preserve">it is exported out of central UDM. </w:t>
      </w:r>
    </w:p>
    <w:p w14:paraId="13EF5B4A" w14:textId="6B87A17C" w:rsidR="004948A0" w:rsidRDefault="004948A0" w:rsidP="00BB6922">
      <w:pPr>
        <w:pStyle w:val="ListParagraph"/>
        <w:numPr>
          <w:ilvl w:val="0"/>
          <w:numId w:val="18"/>
        </w:numPr>
        <w:rPr>
          <w:lang w:val="en-US" w:eastAsia="zh-CN"/>
        </w:rPr>
      </w:pPr>
      <w:r>
        <w:rPr>
          <w:lang w:val="en-US" w:eastAsia="zh-CN"/>
        </w:rPr>
        <w:t>It is required that d</w:t>
      </w:r>
      <w:r w:rsidRPr="004948A0">
        <w:rPr>
          <w:lang w:val="en-US" w:eastAsia="zh-CN"/>
        </w:rPr>
        <w:t xml:space="preserve">ifferent encryption keys </w:t>
      </w:r>
      <w:r>
        <w:rPr>
          <w:lang w:val="en-US" w:eastAsia="zh-CN"/>
        </w:rPr>
        <w:t>are</w:t>
      </w:r>
      <w:r w:rsidRPr="004948A0">
        <w:rPr>
          <w:lang w:val="en-US" w:eastAsia="zh-CN"/>
        </w:rPr>
        <w:t xml:space="preserve"> used to encrypt different local sites’ authentication subscription dat</w:t>
      </w:r>
      <w:r w:rsidRPr="004948A0">
        <w:rPr>
          <w:rFonts w:hint="eastAsia"/>
          <w:lang w:val="en-US" w:eastAsia="zh-CN"/>
        </w:rPr>
        <w:t>a</w:t>
      </w:r>
      <w:r w:rsidRPr="004948A0">
        <w:rPr>
          <w:lang w:val="en-US" w:eastAsia="zh-CN"/>
        </w:rPr>
        <w:t>.</w:t>
      </w:r>
    </w:p>
    <w:p w14:paraId="4D4B13E6" w14:textId="46A4A7BB" w:rsidR="004948A0" w:rsidRPr="00EE445A" w:rsidRDefault="004948A0" w:rsidP="00BB6922">
      <w:pPr>
        <w:pStyle w:val="ListParagraph"/>
        <w:numPr>
          <w:ilvl w:val="0"/>
          <w:numId w:val="18"/>
        </w:numPr>
        <w:rPr>
          <w:lang w:val="en-US" w:eastAsia="zh-CN"/>
        </w:rPr>
      </w:pPr>
      <w:r>
        <w:rPr>
          <w:lang w:val="en-US" w:eastAsia="zh-CN"/>
        </w:rPr>
        <w:t xml:space="preserve">It is required that </w:t>
      </w:r>
      <w:r>
        <w:rPr>
          <w:lang w:eastAsia="zh-CN"/>
        </w:rPr>
        <w:t xml:space="preserve">only authorized NFs can change authentication </w:t>
      </w:r>
      <w:r>
        <w:t>s</w:t>
      </w:r>
      <w:r w:rsidRPr="00854521">
        <w:rPr>
          <w:rFonts w:hint="eastAsia"/>
        </w:rPr>
        <w:t>ubscription data</w:t>
      </w:r>
      <w:r>
        <w:t xml:space="preserve"> stored in local UDM.</w:t>
      </w:r>
    </w:p>
    <w:p w14:paraId="35C37DF6" w14:textId="7322F548" w:rsidR="004948A0" w:rsidRPr="00EE445A" w:rsidRDefault="007869D1" w:rsidP="00BB6922">
      <w:pPr>
        <w:pStyle w:val="ListParagraph"/>
        <w:numPr>
          <w:ilvl w:val="0"/>
          <w:numId w:val="18"/>
        </w:numPr>
        <w:rPr>
          <w:lang w:val="en-US" w:eastAsia="zh-CN"/>
        </w:rPr>
      </w:pPr>
      <w:r>
        <w:rPr>
          <w:lang w:val="en-US" w:eastAsia="zh-CN"/>
        </w:rPr>
        <w:t xml:space="preserve">It is required that </w:t>
      </w:r>
      <w:r>
        <w:rPr>
          <w:lang w:eastAsia="zh-CN"/>
        </w:rPr>
        <w:t xml:space="preserve">local NFs cannot change authentication </w:t>
      </w:r>
      <w:r>
        <w:t>s</w:t>
      </w:r>
      <w:r w:rsidRPr="00854521">
        <w:rPr>
          <w:rFonts w:hint="eastAsia"/>
        </w:rPr>
        <w:t>ubscription data</w:t>
      </w:r>
      <w:r>
        <w:t xml:space="preserve"> stored in central UDM.</w:t>
      </w:r>
    </w:p>
    <w:p w14:paraId="1F28B69B" w14:textId="4389D714" w:rsidR="007869D1" w:rsidRDefault="007869D1" w:rsidP="007869D1">
      <w:pPr>
        <w:rPr>
          <w:lang w:val="en-US" w:eastAsia="zh-CN"/>
        </w:rPr>
      </w:pPr>
      <w:r>
        <w:rPr>
          <w:rFonts w:hint="eastAsia"/>
          <w:lang w:val="en-US" w:eastAsia="zh-CN"/>
        </w:rPr>
        <w:t>T</w:t>
      </w:r>
      <w:r>
        <w:rPr>
          <w:lang w:val="en-US" w:eastAsia="zh-CN"/>
        </w:rPr>
        <w:t xml:space="preserve">he security requirements for </w:t>
      </w:r>
      <w:r w:rsidR="00EA4F9D">
        <w:rPr>
          <w:lang w:val="en-US" w:eastAsia="zh-CN"/>
        </w:rPr>
        <w:t xml:space="preserve">all the </w:t>
      </w:r>
      <w:r>
        <w:rPr>
          <w:rFonts w:eastAsia="Times New Roman"/>
          <w:lang w:val="en-US" w:eastAsia="zh-CN"/>
        </w:rPr>
        <w:t>s</w:t>
      </w:r>
      <w:r w:rsidRPr="00144CEE">
        <w:rPr>
          <w:rFonts w:hint="eastAsia"/>
          <w:lang w:val="en-US" w:eastAsia="zh-CN"/>
        </w:rPr>
        <w:t>ubscript</w:t>
      </w:r>
      <w:r w:rsidRPr="00144CEE">
        <w:rPr>
          <w:lang w:val="en-US" w:eastAsia="zh-CN"/>
        </w:rPr>
        <w:t>i</w:t>
      </w:r>
      <w:r w:rsidRPr="00144CEE">
        <w:rPr>
          <w:rFonts w:hint="eastAsia"/>
          <w:lang w:val="en-US" w:eastAsia="zh-CN"/>
        </w:rPr>
        <w:t>on</w:t>
      </w:r>
      <w:r w:rsidRPr="00144CEE">
        <w:rPr>
          <w:lang w:val="en-US" w:eastAsia="zh-CN"/>
        </w:rPr>
        <w:t xml:space="preserve"> </w:t>
      </w:r>
      <w:r w:rsidRPr="00144CEE">
        <w:rPr>
          <w:rFonts w:hint="eastAsia"/>
          <w:lang w:val="en-US" w:eastAsia="zh-CN"/>
        </w:rPr>
        <w:t>data</w:t>
      </w:r>
      <w:r>
        <w:rPr>
          <w:lang w:val="en-US" w:eastAsia="zh-CN"/>
        </w:rPr>
        <w:t xml:space="preserve"> include:</w:t>
      </w:r>
    </w:p>
    <w:p w14:paraId="0A493F1A" w14:textId="77777777" w:rsidR="00FC2C97" w:rsidRDefault="00EA4F9D" w:rsidP="00EA4F9D">
      <w:pPr>
        <w:pStyle w:val="ListParagraph"/>
        <w:numPr>
          <w:ilvl w:val="0"/>
          <w:numId w:val="19"/>
        </w:numPr>
        <w:rPr>
          <w:lang w:val="en-US" w:eastAsia="zh-CN"/>
        </w:rPr>
      </w:pPr>
      <w:r>
        <w:rPr>
          <w:lang w:val="en-US" w:eastAsia="zh-CN"/>
        </w:rPr>
        <w:lastRenderedPageBreak/>
        <w:t>It is required that s</w:t>
      </w:r>
      <w:r w:rsidRPr="00EA4F9D">
        <w:rPr>
          <w:lang w:val="en-US" w:eastAsia="zh-CN"/>
        </w:rPr>
        <w:t xml:space="preserve">ubscription data </w:t>
      </w:r>
      <w:r>
        <w:rPr>
          <w:lang w:val="en-US" w:eastAsia="zh-CN"/>
        </w:rPr>
        <w:t>is</w:t>
      </w:r>
      <w:r w:rsidRPr="00EA4F9D">
        <w:rPr>
          <w:lang w:val="en-US" w:eastAsia="zh-CN"/>
        </w:rPr>
        <w:t xml:space="preserve"> only be transferred from central site to local sites. Transferring subscription data from local sites to central site should be prohibited.</w:t>
      </w:r>
    </w:p>
    <w:p w14:paraId="1A0CFF59" w14:textId="52963AF1" w:rsidR="00EA4F9D" w:rsidRPr="00FC2C97" w:rsidRDefault="00FC2C97" w:rsidP="00EE445A">
      <w:pPr>
        <w:pStyle w:val="ListParagraph"/>
        <w:numPr>
          <w:ilvl w:val="0"/>
          <w:numId w:val="19"/>
        </w:numPr>
        <w:rPr>
          <w:lang w:val="en-US" w:eastAsia="zh-CN"/>
        </w:rPr>
      </w:pPr>
      <w:r>
        <w:rPr>
          <w:lang w:val="en-US" w:eastAsia="zh-CN"/>
        </w:rPr>
        <w:t>It is required that s</w:t>
      </w:r>
      <w:r w:rsidR="00EA4F9D" w:rsidRPr="00FC2C97">
        <w:rPr>
          <w:lang w:val="en-US" w:eastAsia="zh-CN"/>
        </w:rPr>
        <w:t xml:space="preserve">ubscription data of one local site </w:t>
      </w:r>
      <w:r>
        <w:rPr>
          <w:lang w:val="en-US" w:eastAsia="zh-CN"/>
        </w:rPr>
        <w:t>can</w:t>
      </w:r>
      <w:r w:rsidR="00EA4F9D" w:rsidRPr="00FC2C97">
        <w:rPr>
          <w:lang w:val="en-US" w:eastAsia="zh-CN"/>
        </w:rPr>
        <w:t>not be transferred to other local sites.</w:t>
      </w:r>
    </w:p>
    <w:p w14:paraId="1F66C97E" w14:textId="1B843ADC" w:rsidR="00FC2C97" w:rsidRDefault="00FC2C97" w:rsidP="007D77E0">
      <w:pPr>
        <w:rPr>
          <w:lang w:val="en-US" w:eastAsia="zh-CN"/>
        </w:rPr>
      </w:pPr>
      <w:r w:rsidRPr="00FC2C97">
        <w:rPr>
          <w:lang w:val="en-US" w:eastAsia="zh-CN"/>
        </w:rPr>
        <w:t xml:space="preserve">The security requirements for </w:t>
      </w:r>
      <w:r>
        <w:rPr>
          <w:lang w:val="en-US" w:eastAsia="zh-CN"/>
        </w:rPr>
        <w:t xml:space="preserve">both </w:t>
      </w:r>
      <w:r w:rsidRPr="00FC2C97">
        <w:rPr>
          <w:lang w:val="en-US" w:eastAsia="zh-CN"/>
        </w:rPr>
        <w:t xml:space="preserve">subscription data </w:t>
      </w:r>
      <w:r>
        <w:rPr>
          <w:lang w:val="en-US" w:eastAsia="zh-CN"/>
        </w:rPr>
        <w:t xml:space="preserve">and operation data </w:t>
      </w:r>
      <w:r w:rsidRPr="00FC2C97">
        <w:rPr>
          <w:lang w:val="en-US" w:eastAsia="zh-CN"/>
        </w:rPr>
        <w:t>include:</w:t>
      </w:r>
    </w:p>
    <w:p w14:paraId="3AD2DD65" w14:textId="279A5E4A" w:rsidR="00FC2C97" w:rsidRDefault="00FC2C97" w:rsidP="00FC2C97">
      <w:pPr>
        <w:pStyle w:val="ListParagraph"/>
        <w:numPr>
          <w:ilvl w:val="0"/>
          <w:numId w:val="20"/>
        </w:numPr>
        <w:rPr>
          <w:lang w:val="en-US" w:eastAsia="zh-CN"/>
        </w:rPr>
      </w:pPr>
      <w:r>
        <w:rPr>
          <w:lang w:val="en-US" w:eastAsia="zh-CN"/>
        </w:rPr>
        <w:t>It is required that s</w:t>
      </w:r>
      <w:r w:rsidRPr="00FC2C97">
        <w:rPr>
          <w:lang w:val="en-US" w:eastAsia="zh-CN"/>
        </w:rPr>
        <w:t xml:space="preserve">ubscription and operation data </w:t>
      </w:r>
      <w:r>
        <w:rPr>
          <w:lang w:val="en-US" w:eastAsia="zh-CN"/>
        </w:rPr>
        <w:t>are</w:t>
      </w:r>
      <w:r w:rsidRPr="00FC2C97">
        <w:rPr>
          <w:lang w:val="en-US" w:eastAsia="zh-CN"/>
        </w:rPr>
        <w:t xml:space="preserve"> integrity protected during transfer.</w:t>
      </w:r>
    </w:p>
    <w:p w14:paraId="682016F2" w14:textId="218F4C67" w:rsidR="00FC2C97" w:rsidRPr="00FC2C97" w:rsidRDefault="00FC2C97" w:rsidP="00EE445A">
      <w:pPr>
        <w:pStyle w:val="ListParagraph"/>
        <w:numPr>
          <w:ilvl w:val="0"/>
          <w:numId w:val="20"/>
        </w:numPr>
        <w:rPr>
          <w:lang w:val="en-US" w:eastAsia="zh-CN"/>
        </w:rPr>
      </w:pPr>
      <w:r>
        <w:rPr>
          <w:lang w:val="en-US" w:eastAsia="zh-CN"/>
        </w:rPr>
        <w:t>It is required that access control is applied to s</w:t>
      </w:r>
      <w:r w:rsidRPr="00931870">
        <w:rPr>
          <w:rFonts w:hint="eastAsia"/>
          <w:lang w:val="en-US" w:eastAsia="zh-CN"/>
        </w:rPr>
        <w:t xml:space="preserve">ubscription </w:t>
      </w:r>
      <w:r>
        <w:rPr>
          <w:lang w:val="en-US" w:eastAsia="zh-CN"/>
        </w:rPr>
        <w:t>and operation d</w:t>
      </w:r>
      <w:r w:rsidRPr="00931870">
        <w:rPr>
          <w:rFonts w:hint="eastAsia"/>
          <w:lang w:val="en-US" w:eastAsia="zh-CN"/>
        </w:rPr>
        <w:t>ata</w:t>
      </w:r>
      <w:r>
        <w:rPr>
          <w:lang w:val="en-US" w:eastAsia="zh-CN"/>
        </w:rPr>
        <w:t xml:space="preserve"> stored in local sites.</w:t>
      </w:r>
    </w:p>
    <w:p w14:paraId="48A9CC2D" w14:textId="260889E5" w:rsidR="004948A0" w:rsidRPr="004948A0" w:rsidRDefault="006E3F3D" w:rsidP="00EE445A">
      <w:pPr>
        <w:pStyle w:val="ListParagraph"/>
        <w:numPr>
          <w:ilvl w:val="0"/>
          <w:numId w:val="18"/>
        </w:numPr>
        <w:rPr>
          <w:lang w:val="en-US" w:eastAsia="zh-CN"/>
        </w:rPr>
      </w:pPr>
      <w:r w:rsidRPr="004948A0">
        <w:rPr>
          <w:lang w:val="en-US" w:eastAsia="zh-CN"/>
        </w:rPr>
        <w:t>And the encryption keys should be securely protected.</w:t>
      </w:r>
    </w:p>
    <w:p w14:paraId="328C3011" w14:textId="58D91DB4" w:rsidR="007D77E0" w:rsidRDefault="007D77E0" w:rsidP="007D77E0">
      <w:pPr>
        <w:rPr>
          <w:lang w:val="en-US" w:eastAsia="zh-CN"/>
        </w:rPr>
      </w:pPr>
    </w:p>
    <w:p w14:paraId="5A8447C4" w14:textId="4AEB3B59" w:rsidR="007D77E0" w:rsidRDefault="007D77E0" w:rsidP="007D77E0">
      <w:r>
        <w:t>.</w:t>
      </w:r>
    </w:p>
    <w:p w14:paraId="112A8AE3" w14:textId="45777DB0" w:rsidR="00A35F4D" w:rsidRDefault="00A35F4D" w:rsidP="007D77E0">
      <w:pPr>
        <w:rPr>
          <w:lang w:eastAsia="zh-CN"/>
        </w:rPr>
      </w:pPr>
      <w:r>
        <w:t>.</w:t>
      </w:r>
    </w:p>
    <w:p w14:paraId="3419BC34" w14:textId="2636452C" w:rsidR="007D77E0" w:rsidRDefault="007D77E0" w:rsidP="007D77E0">
      <w:pPr>
        <w:rPr>
          <w:lang w:val="en-US" w:eastAsia="zh-CN"/>
        </w:rPr>
      </w:pPr>
    </w:p>
    <w:p w14:paraId="1D64C4DC" w14:textId="77777777" w:rsidR="007D77E0" w:rsidRDefault="007D77E0" w:rsidP="007D77E0">
      <w:pPr>
        <w:rPr>
          <w:lang w:eastAsia="zh-CN"/>
        </w:rPr>
      </w:pPr>
    </w:p>
    <w:p w14:paraId="3DE0E398" w14:textId="77777777" w:rsidR="007D77E0" w:rsidRPr="002004DC" w:rsidRDefault="007D77E0" w:rsidP="007D77E0">
      <w:pPr>
        <w:pStyle w:val="Heading2"/>
      </w:pPr>
      <w:r>
        <w:t>8</w:t>
      </w:r>
      <w:r w:rsidRPr="00EC2A42">
        <w:t>.</w:t>
      </w:r>
      <w:r>
        <w:t>3</w:t>
      </w:r>
      <w:r w:rsidRPr="00EC2A42">
        <w:tab/>
      </w:r>
      <w:r w:rsidRPr="00154314">
        <w:t>Network</w:t>
      </w:r>
      <w:r w:rsidRPr="002004DC">
        <w:t xml:space="preserve"> security requirements</w:t>
      </w:r>
    </w:p>
    <w:p w14:paraId="7788167B" w14:textId="2773B757" w:rsidR="007D77E0" w:rsidRDefault="007D77E0" w:rsidP="007D77E0">
      <w:pPr>
        <w:pStyle w:val="Heading3"/>
        <w:rPr>
          <w:ins w:id="30" w:author="ADG TS" w:date="2023-01-03T16:58:00Z"/>
          <w:lang w:val="en-US" w:eastAsia="zh-CN"/>
        </w:rPr>
      </w:pPr>
      <w:r>
        <w:t>8.3</w:t>
      </w:r>
      <w:r w:rsidRPr="00511BA7">
        <w:rPr>
          <w:rFonts w:hint="eastAsia"/>
          <w:lang w:val="en-US" w:eastAsia="zh-CN"/>
        </w:rPr>
        <w:t>.</w:t>
      </w:r>
      <w:r>
        <w:rPr>
          <w:lang w:val="en-US" w:eastAsia="zh-CN"/>
        </w:rPr>
        <w:t>1</w:t>
      </w:r>
      <w:r>
        <w:rPr>
          <w:lang w:eastAsia="zh-CN"/>
        </w:rPr>
        <w:t xml:space="preserve">     </w:t>
      </w:r>
      <w:r>
        <w:rPr>
          <w:lang w:val="en-US" w:eastAsia="zh-CN"/>
        </w:rPr>
        <w:t>Network access control</w:t>
      </w:r>
    </w:p>
    <w:p w14:paraId="67219298" w14:textId="77777777" w:rsidR="00D4049C" w:rsidRDefault="00D4049C">
      <w:pPr>
        <w:pStyle w:val="Default"/>
        <w:rPr>
          <w:ins w:id="31" w:author="ADG TS" w:date="2023-01-03T16:58:00Z"/>
          <w:sz w:val="23"/>
          <w:szCs w:val="23"/>
        </w:rPr>
        <w:pPrChange w:id="32" w:author="ADG TS" w:date="2023-01-03T16:58:00Z">
          <w:pPr>
            <w:pStyle w:val="Default"/>
            <w:numPr>
              <w:numId w:val="28"/>
            </w:numPr>
            <w:ind w:left="720" w:hanging="360"/>
          </w:pPr>
        </w:pPrChange>
      </w:pPr>
      <w:ins w:id="33" w:author="ADG TS" w:date="2023-01-03T16:58:00Z">
        <w:r>
          <w:rPr>
            <w:sz w:val="23"/>
            <w:szCs w:val="23"/>
          </w:rPr>
          <w:t xml:space="preserve">The system shall implement a strong key management system including key generation, key storage, key deletion and cryptographic processing. </w:t>
        </w:r>
      </w:ins>
    </w:p>
    <w:p w14:paraId="1D4D3C81" w14:textId="17782C69" w:rsidR="00D4049C" w:rsidRPr="00D4049C" w:rsidDel="00D4049C" w:rsidRDefault="00D4049C">
      <w:pPr>
        <w:rPr>
          <w:del w:id="34" w:author="ADG TS" w:date="2023-01-03T16:58:00Z"/>
          <w:lang w:val="en-US" w:eastAsia="zh-CN"/>
        </w:rPr>
        <w:pPrChange w:id="35" w:author="ADG TS" w:date="2023-01-03T16:58:00Z">
          <w:pPr>
            <w:pStyle w:val="Heading3"/>
          </w:pPr>
        </w:pPrChange>
      </w:pPr>
    </w:p>
    <w:p w14:paraId="3AD36BD6" w14:textId="77777777" w:rsidR="007D77E0" w:rsidRPr="00931870" w:rsidRDefault="007D77E0" w:rsidP="007D77E0">
      <w:pPr>
        <w:pStyle w:val="Heading4"/>
        <w:rPr>
          <w:lang w:val="en-US"/>
        </w:rPr>
      </w:pPr>
      <w:r>
        <w:t>8.3</w:t>
      </w:r>
      <w:r w:rsidRPr="00511BA7">
        <w:rPr>
          <w:rFonts w:hint="eastAsia"/>
          <w:lang w:val="en-US"/>
        </w:rPr>
        <w:t>.</w:t>
      </w:r>
      <w:r>
        <w:rPr>
          <w:lang w:val="en-US"/>
        </w:rPr>
        <w:t>1</w:t>
      </w:r>
      <w:r w:rsidRPr="00BD0179">
        <w:t>.</w:t>
      </w:r>
      <w:r>
        <w:t xml:space="preserve">1  Access control at </w:t>
      </w:r>
      <w:r w:rsidRPr="002B25A1">
        <w:rPr>
          <w:rFonts w:hint="eastAsia"/>
        </w:rPr>
        <w:t>signal plane network</w:t>
      </w:r>
    </w:p>
    <w:p w14:paraId="5BDCD405" w14:textId="77777777" w:rsidR="007D77E0" w:rsidRDefault="007D77E0" w:rsidP="007D77E0">
      <w:pPr>
        <w:rPr>
          <w:lang w:eastAsia="zh-CN"/>
        </w:rPr>
      </w:pPr>
      <w:r>
        <w:rPr>
          <w:lang w:eastAsia="zh-CN"/>
        </w:rPr>
        <w:t>There should be access controls between local site and central site, so that local NFs can only access related central NFs. For example, local UPF can access central SMF, but local UPF accessing central AMF should be prohibited.</w:t>
      </w:r>
    </w:p>
    <w:p w14:paraId="41BEB782" w14:textId="65437B7D" w:rsidR="007D77E0" w:rsidRDefault="007D77E0" w:rsidP="007D77E0">
      <w:pPr>
        <w:rPr>
          <w:ins w:id="36" w:author="ADG TS" w:date="2023-01-03T16:56:00Z"/>
          <w:lang w:eastAsia="zh-CN"/>
        </w:rPr>
      </w:pPr>
      <w:r>
        <w:rPr>
          <w:lang w:eastAsia="zh-CN"/>
        </w:rPr>
        <w:t>There should be access controls between local sites, so that local sites serving different vertical users cannot access each other.</w:t>
      </w:r>
    </w:p>
    <w:p w14:paraId="6A4BBD27" w14:textId="77777777" w:rsidR="003A0FBC" w:rsidRDefault="003A0FBC">
      <w:pPr>
        <w:pStyle w:val="Default"/>
        <w:rPr>
          <w:ins w:id="37" w:author="ADG TS" w:date="2023-01-03T16:57:00Z"/>
          <w:sz w:val="23"/>
          <w:szCs w:val="23"/>
        </w:rPr>
        <w:pPrChange w:id="38" w:author="ADG TS" w:date="2023-01-03T16:57:00Z">
          <w:pPr>
            <w:pStyle w:val="Default"/>
            <w:numPr>
              <w:numId w:val="25"/>
            </w:numPr>
            <w:ind w:left="720" w:hanging="360"/>
          </w:pPr>
        </w:pPrChange>
      </w:pPr>
      <w:ins w:id="39" w:author="ADG TS" w:date="2023-01-03T16:57:00Z">
        <w:r>
          <w:rPr>
            <w:sz w:val="23"/>
            <w:szCs w:val="23"/>
          </w:rPr>
          <w:t xml:space="preserve">All control plane data in transit between hosts should be sent over an encrypted and authenticated channel using non-proprietary protocols. </w:t>
        </w:r>
      </w:ins>
    </w:p>
    <w:p w14:paraId="3DFB6A6F" w14:textId="77777777" w:rsidR="001B59B8" w:rsidRDefault="001B59B8" w:rsidP="001B59B8">
      <w:pPr>
        <w:pStyle w:val="Default"/>
        <w:rPr>
          <w:ins w:id="40" w:author="ADG TS" w:date="2023-01-03T16:59:00Z"/>
          <w:sz w:val="23"/>
          <w:szCs w:val="23"/>
        </w:rPr>
      </w:pPr>
    </w:p>
    <w:p w14:paraId="712EFF6F" w14:textId="77777777" w:rsidR="001B59B8" w:rsidRDefault="001B59B8">
      <w:pPr>
        <w:pStyle w:val="Default"/>
        <w:rPr>
          <w:ins w:id="41" w:author="ADG TS" w:date="2023-01-03T16:59:00Z"/>
          <w:sz w:val="23"/>
          <w:szCs w:val="23"/>
        </w:rPr>
        <w:pPrChange w:id="42" w:author="ADG TS" w:date="2023-01-03T16:59:00Z">
          <w:pPr>
            <w:pStyle w:val="Default"/>
            <w:numPr>
              <w:numId w:val="21"/>
            </w:numPr>
            <w:ind w:left="720" w:hanging="360"/>
          </w:pPr>
        </w:pPrChange>
      </w:pPr>
      <w:ins w:id="43" w:author="ADG TS" w:date="2023-01-03T16:59:00Z">
        <w:r>
          <w:rPr>
            <w:sz w:val="23"/>
            <w:szCs w:val="23"/>
          </w:rPr>
          <w:t xml:space="preserve">There shall not be a privilege escalation method in interactive sessions (CLI or GUI) which allow a user to gain administrator/root privileges from another user account without re-authentication. </w:t>
        </w:r>
      </w:ins>
    </w:p>
    <w:p w14:paraId="76A4820B" w14:textId="77777777" w:rsidR="003A0FBC" w:rsidRDefault="003A0FBC" w:rsidP="003A0FBC">
      <w:pPr>
        <w:pStyle w:val="ListParagraph"/>
        <w:rPr>
          <w:ins w:id="44" w:author="ADG TS" w:date="2023-01-03T16:57:00Z"/>
          <w:sz w:val="23"/>
          <w:szCs w:val="23"/>
        </w:rPr>
      </w:pPr>
    </w:p>
    <w:p w14:paraId="68E56212" w14:textId="77777777" w:rsidR="003A0FBC" w:rsidRDefault="003A0FBC" w:rsidP="007D77E0">
      <w:pPr>
        <w:rPr>
          <w:lang w:eastAsia="zh-CN"/>
        </w:rPr>
      </w:pPr>
    </w:p>
    <w:p w14:paraId="4C92BB16" w14:textId="77777777" w:rsidR="007D77E0" w:rsidRDefault="007D77E0" w:rsidP="007D77E0">
      <w:pPr>
        <w:rPr>
          <w:lang w:eastAsia="zh-CN"/>
        </w:rPr>
      </w:pPr>
      <w:r>
        <w:rPr>
          <w:lang w:eastAsia="zh-CN"/>
        </w:rPr>
        <w:t>…</w:t>
      </w:r>
    </w:p>
    <w:p w14:paraId="3420120F" w14:textId="77777777" w:rsidR="007D77E0" w:rsidRPr="002004DC" w:rsidRDefault="007D77E0" w:rsidP="007D77E0">
      <w:pPr>
        <w:pStyle w:val="Heading4"/>
      </w:pPr>
      <w:r>
        <w:t>8.3</w:t>
      </w:r>
      <w:r w:rsidRPr="002004DC">
        <w:rPr>
          <w:rFonts w:hint="eastAsia"/>
        </w:rPr>
        <w:t>.</w:t>
      </w:r>
      <w:r w:rsidRPr="002004DC">
        <w:t>1</w:t>
      </w:r>
      <w:r w:rsidRPr="00BD0179">
        <w:t>.</w:t>
      </w:r>
      <w:r>
        <w:t>2  Access control at management</w:t>
      </w:r>
      <w:r w:rsidRPr="002B25A1">
        <w:rPr>
          <w:rFonts w:hint="eastAsia"/>
        </w:rPr>
        <w:t xml:space="preserve"> plane network</w:t>
      </w:r>
    </w:p>
    <w:p w14:paraId="4D61A5D6" w14:textId="77777777" w:rsidR="007D77E0" w:rsidRDefault="007D77E0" w:rsidP="007D77E0">
      <w:pPr>
        <w:rPr>
          <w:lang w:eastAsia="zh-CN"/>
        </w:rPr>
      </w:pPr>
      <w:r>
        <w:rPr>
          <w:lang w:eastAsia="zh-CN"/>
        </w:rPr>
        <w:t>There should be access controls at management</w:t>
      </w:r>
      <w:r w:rsidRPr="002B25A1">
        <w:rPr>
          <w:rFonts w:eastAsia="Times New Roman" w:hint="eastAsia"/>
          <w:lang w:eastAsia="zh-CN"/>
        </w:rPr>
        <w:t xml:space="preserve"> plane network</w:t>
      </w:r>
      <w:r>
        <w:rPr>
          <w:rFonts w:eastAsia="Times New Roman"/>
          <w:lang w:eastAsia="zh-CN"/>
        </w:rPr>
        <w:t xml:space="preserve">. So that only </w:t>
      </w:r>
      <w:r w:rsidRPr="002A7496">
        <w:rPr>
          <w:rFonts w:eastAsia="Times New Roman"/>
          <w:lang w:eastAsia="zh-CN"/>
        </w:rPr>
        <w:t>OAM</w:t>
      </w:r>
      <w:r>
        <w:rPr>
          <w:rFonts w:eastAsia="Times New Roman"/>
          <w:lang w:eastAsia="zh-CN"/>
        </w:rPr>
        <w:t xml:space="preserve"> </w:t>
      </w:r>
      <w:r w:rsidRPr="002A7496">
        <w:rPr>
          <w:rFonts w:eastAsia="Times New Roman"/>
          <w:lang w:eastAsia="zh-CN"/>
        </w:rPr>
        <w:t>(Operation and M</w:t>
      </w:r>
      <w:r w:rsidRPr="00A93A53">
        <w:rPr>
          <w:rFonts w:eastAsia="Times New Roman"/>
          <w:lang w:eastAsia="zh-CN"/>
        </w:rPr>
        <w:t>anagement</w:t>
      </w:r>
      <w:r w:rsidRPr="002A7496">
        <w:rPr>
          <w:rFonts w:eastAsia="Times New Roman"/>
          <w:lang w:eastAsia="zh-CN"/>
        </w:rPr>
        <w:t>)</w:t>
      </w:r>
      <w:r>
        <w:rPr>
          <w:rFonts w:eastAsia="Times New Roman"/>
          <w:lang w:eastAsia="zh-CN"/>
        </w:rPr>
        <w:t xml:space="preserve"> can access NFs. Local NFs and central NFs cannot access each other through </w:t>
      </w:r>
      <w:r>
        <w:rPr>
          <w:lang w:eastAsia="zh-CN"/>
        </w:rPr>
        <w:t>management</w:t>
      </w:r>
      <w:r w:rsidRPr="002B25A1">
        <w:rPr>
          <w:rFonts w:eastAsia="Times New Roman" w:hint="eastAsia"/>
          <w:lang w:eastAsia="zh-CN"/>
        </w:rPr>
        <w:t xml:space="preserve"> plane network</w:t>
      </w:r>
      <w:r>
        <w:rPr>
          <w:rFonts w:eastAsia="Times New Roman"/>
          <w:lang w:eastAsia="zh-CN"/>
        </w:rPr>
        <w:t>.</w:t>
      </w:r>
    </w:p>
    <w:p w14:paraId="1E8C5878" w14:textId="540EA3BA" w:rsidR="006378AA" w:rsidRPr="006378AA" w:rsidRDefault="006378AA">
      <w:pPr>
        <w:pStyle w:val="Default"/>
        <w:rPr>
          <w:ins w:id="45" w:author="ADG TS" w:date="2023-01-03T16:56:00Z"/>
          <w:sz w:val="23"/>
          <w:szCs w:val="23"/>
        </w:rPr>
        <w:pPrChange w:id="46" w:author="ADG TS" w:date="2023-01-03T16:56:00Z">
          <w:pPr>
            <w:pStyle w:val="Default"/>
            <w:numPr>
              <w:numId w:val="24"/>
            </w:numPr>
            <w:ind w:left="720" w:hanging="360"/>
          </w:pPr>
        </w:pPrChange>
      </w:pPr>
      <w:ins w:id="47" w:author="ADG TS" w:date="2023-01-03T16:56:00Z">
        <w:r w:rsidRPr="006378AA">
          <w:rPr>
            <w:sz w:val="23"/>
            <w:szCs w:val="23"/>
          </w:rPr>
          <w:t xml:space="preserve">The 5G control plane should be configured in such a way that Network function can only communicate with the NF which they are intended to communicate with. </w:t>
        </w:r>
      </w:ins>
    </w:p>
    <w:p w14:paraId="3623DB29" w14:textId="77777777" w:rsidR="007D77E0" w:rsidRDefault="007D77E0" w:rsidP="007D77E0">
      <w:pPr>
        <w:rPr>
          <w:lang w:eastAsia="zh-CN"/>
        </w:rPr>
      </w:pPr>
      <w:del w:id="48" w:author="ADG TS" w:date="2023-01-03T16:56:00Z">
        <w:r w:rsidDel="006378AA">
          <w:rPr>
            <w:lang w:eastAsia="zh-CN"/>
          </w:rPr>
          <w:delText>…</w:delText>
        </w:r>
      </w:del>
    </w:p>
    <w:p w14:paraId="189B7443" w14:textId="77777777" w:rsidR="007D77E0" w:rsidRDefault="007D77E0" w:rsidP="007D77E0">
      <w:pPr>
        <w:rPr>
          <w:lang w:eastAsia="zh-CN"/>
        </w:rPr>
      </w:pPr>
    </w:p>
    <w:p w14:paraId="1EC7E2F1" w14:textId="77777777" w:rsidR="007D77E0" w:rsidRPr="002004DC" w:rsidRDefault="007D77E0" w:rsidP="007D77E0">
      <w:pPr>
        <w:pStyle w:val="Heading3"/>
        <w:rPr>
          <w:lang w:val="en-US" w:eastAsia="zh-CN"/>
        </w:rPr>
      </w:pPr>
      <w:r>
        <w:lastRenderedPageBreak/>
        <w:t>8.3</w:t>
      </w:r>
      <w:r w:rsidRPr="00511BA7">
        <w:rPr>
          <w:rFonts w:hint="eastAsia"/>
          <w:lang w:val="en-US" w:eastAsia="zh-CN"/>
        </w:rPr>
        <w:t>.</w:t>
      </w:r>
      <w:r>
        <w:rPr>
          <w:lang w:val="en-US" w:eastAsia="zh-CN"/>
        </w:rPr>
        <w:t>2</w:t>
      </w:r>
      <w:r>
        <w:rPr>
          <w:lang w:eastAsia="zh-CN"/>
        </w:rPr>
        <w:t xml:space="preserve">     </w:t>
      </w:r>
      <w:r>
        <w:rPr>
          <w:lang w:val="en-US" w:eastAsia="zh-CN"/>
        </w:rPr>
        <w:t>Network rate limit</w:t>
      </w:r>
    </w:p>
    <w:p w14:paraId="7559FEA8" w14:textId="4C6034AE" w:rsidR="007D77E0" w:rsidRDefault="007D77E0" w:rsidP="007D77E0">
      <w:pPr>
        <w:rPr>
          <w:lang w:eastAsia="zh-CN"/>
        </w:rPr>
      </w:pPr>
      <w:del w:id="49" w:author="ADG TS" w:date="2023-01-03T16:56:00Z">
        <w:r w:rsidDel="00A4599C">
          <w:rPr>
            <w:lang w:eastAsia="zh-CN"/>
          </w:rPr>
          <w:delText>There should be proper rate limits between local site and central site, so that compromised local NFs cannot launch DDoS attacks toward central NFs.</w:delText>
        </w:r>
      </w:del>
    </w:p>
    <w:p w14:paraId="4286248A" w14:textId="767F4310" w:rsidR="00A8100F" w:rsidRDefault="00A8100F">
      <w:pPr>
        <w:pStyle w:val="Default"/>
        <w:rPr>
          <w:ins w:id="50" w:author="ADG TS" w:date="2023-01-03T16:55:00Z"/>
          <w:sz w:val="23"/>
          <w:szCs w:val="23"/>
        </w:rPr>
        <w:pPrChange w:id="51" w:author="ADG TS" w:date="2023-01-03T16:55:00Z">
          <w:pPr>
            <w:pStyle w:val="Default"/>
            <w:numPr>
              <w:numId w:val="23"/>
            </w:numPr>
            <w:ind w:left="720" w:hanging="360"/>
          </w:pPr>
        </w:pPrChange>
      </w:pPr>
      <w:ins w:id="52" w:author="ADG TS" w:date="2023-01-03T16:55:00Z">
        <w:r>
          <w:rPr>
            <w:sz w:val="23"/>
            <w:szCs w:val="23"/>
          </w:rPr>
          <w:t>The system shall provide security measures to deal with overload situations which may occur as a result of a denial-of-service attack or during periods of increased traffic. In particular, partial or complete impairment of system availability shall be avoided.</w:t>
        </w:r>
      </w:ins>
      <w:ins w:id="53" w:author="ADG TS" w:date="2023-01-03T16:56:00Z">
        <w:r w:rsidR="00A4599C" w:rsidRPr="00A4599C">
          <w:t xml:space="preserve"> </w:t>
        </w:r>
        <w:r w:rsidR="00A4599C">
          <w:t>This can be done through proper rate limits between local site and central site, so that compromised local NFs cannot launch DDoS attacks toward central NFs.</w:t>
        </w:r>
      </w:ins>
    </w:p>
    <w:p w14:paraId="188B5B56" w14:textId="77777777" w:rsidR="007D77E0" w:rsidRDefault="007D77E0" w:rsidP="007D77E0">
      <w:pPr>
        <w:rPr>
          <w:lang w:eastAsia="zh-CN"/>
        </w:rPr>
      </w:pPr>
      <w:del w:id="54" w:author="ADG TS" w:date="2023-01-03T16:55:00Z">
        <w:r w:rsidDel="00A8100F">
          <w:rPr>
            <w:lang w:eastAsia="zh-CN"/>
          </w:rPr>
          <w:delText>…</w:delText>
        </w:r>
      </w:del>
    </w:p>
    <w:p w14:paraId="353B9FBA" w14:textId="77777777" w:rsidR="007D77E0" w:rsidRPr="002004DC" w:rsidRDefault="007D77E0" w:rsidP="007D77E0">
      <w:pPr>
        <w:pStyle w:val="Heading3"/>
        <w:rPr>
          <w:lang w:val="en-US" w:eastAsia="zh-CN"/>
        </w:rPr>
      </w:pPr>
      <w:r>
        <w:t>8.3</w:t>
      </w:r>
      <w:r w:rsidRPr="00511BA7">
        <w:rPr>
          <w:rFonts w:hint="eastAsia"/>
          <w:lang w:val="en-US" w:eastAsia="zh-CN"/>
        </w:rPr>
        <w:t>.</w:t>
      </w:r>
      <w:r>
        <w:rPr>
          <w:lang w:val="en-US" w:eastAsia="zh-CN"/>
        </w:rPr>
        <w:t>3</w:t>
      </w:r>
      <w:r>
        <w:rPr>
          <w:lang w:eastAsia="zh-CN"/>
        </w:rPr>
        <w:t xml:space="preserve">     </w:t>
      </w:r>
      <w:r w:rsidRPr="002004DC">
        <w:rPr>
          <w:lang w:val="en-US" w:eastAsia="zh-CN"/>
        </w:rPr>
        <w:t>Abnormal packet filter</w:t>
      </w:r>
    </w:p>
    <w:p w14:paraId="4B6B5FDC" w14:textId="77777777" w:rsidR="007D77E0" w:rsidDel="00D4049C" w:rsidRDefault="007D77E0" w:rsidP="007D77E0">
      <w:pPr>
        <w:rPr>
          <w:del w:id="55" w:author="ADG TS" w:date="2023-01-03T16:57:00Z"/>
          <w:lang w:eastAsia="zh-CN"/>
        </w:rPr>
      </w:pPr>
      <w:r>
        <w:rPr>
          <w:lang w:eastAsia="zh-CN"/>
        </w:rPr>
        <w:t>There should be filtering mechanisms to drop abnormal packets sending from local sites to central site.</w:t>
      </w:r>
    </w:p>
    <w:p w14:paraId="5C1C3DFE" w14:textId="77777777" w:rsidR="00D4049C" w:rsidRDefault="00D4049C">
      <w:pPr>
        <w:rPr>
          <w:ins w:id="56" w:author="ADG TS" w:date="2023-01-03T16:57:00Z"/>
        </w:rPr>
        <w:pPrChange w:id="57" w:author="ADG TS" w:date="2023-01-03T16:57:00Z">
          <w:pPr>
            <w:pStyle w:val="Default"/>
            <w:numPr>
              <w:numId w:val="27"/>
            </w:numPr>
            <w:ind w:left="720" w:hanging="360"/>
          </w:pPr>
        </w:pPrChange>
      </w:pPr>
      <w:ins w:id="58" w:author="ADG TS" w:date="2023-01-03T16:57:00Z">
        <w:r>
          <w:t xml:space="preserve">Security events shall be logged together with a unique system reference (e.g. host name, IP or MAC address) and the exact time the incident occurred. </w:t>
        </w:r>
      </w:ins>
    </w:p>
    <w:p w14:paraId="71496B16" w14:textId="77777777" w:rsidR="007D77E0" w:rsidRDefault="007D77E0" w:rsidP="007D77E0">
      <w:pPr>
        <w:rPr>
          <w:lang w:eastAsia="zh-CN"/>
        </w:rPr>
      </w:pPr>
      <w:del w:id="59" w:author="ADG TS" w:date="2023-01-03T16:57:00Z">
        <w:r w:rsidDel="00D4049C">
          <w:rPr>
            <w:lang w:eastAsia="zh-CN"/>
          </w:rPr>
          <w:delText>…</w:delText>
        </w:r>
      </w:del>
    </w:p>
    <w:p w14:paraId="289E27F9" w14:textId="77777777" w:rsidR="007D77E0" w:rsidRPr="002004DC" w:rsidRDefault="007D77E0" w:rsidP="007D77E0">
      <w:pPr>
        <w:pStyle w:val="Heading3"/>
        <w:rPr>
          <w:lang w:val="en-US" w:eastAsia="zh-CN"/>
        </w:rPr>
      </w:pPr>
      <w:r>
        <w:t>8.3</w:t>
      </w:r>
      <w:r w:rsidRPr="00511BA7">
        <w:rPr>
          <w:rFonts w:hint="eastAsia"/>
          <w:lang w:val="en-US" w:eastAsia="zh-CN"/>
        </w:rPr>
        <w:t>.</w:t>
      </w:r>
      <w:r>
        <w:rPr>
          <w:lang w:val="en-US" w:eastAsia="zh-CN"/>
        </w:rPr>
        <w:t>4</w:t>
      </w:r>
      <w:r>
        <w:rPr>
          <w:lang w:eastAsia="zh-CN"/>
        </w:rPr>
        <w:t xml:space="preserve">     </w:t>
      </w:r>
      <w:r w:rsidRPr="002004DC">
        <w:rPr>
          <w:lang w:val="en-US" w:eastAsia="zh-CN"/>
        </w:rPr>
        <w:t>NF mutual authentication</w:t>
      </w:r>
    </w:p>
    <w:p w14:paraId="56705465" w14:textId="77777777" w:rsidR="007D77E0" w:rsidRDefault="007D77E0" w:rsidP="007D77E0">
      <w:pPr>
        <w:rPr>
          <w:lang w:eastAsia="zh-CN"/>
        </w:rPr>
      </w:pPr>
      <w:r>
        <w:rPr>
          <w:rFonts w:hint="eastAsia"/>
          <w:lang w:eastAsia="zh-CN"/>
        </w:rPr>
        <w:t>M</w:t>
      </w:r>
      <w:r>
        <w:rPr>
          <w:lang w:eastAsia="zh-CN"/>
        </w:rPr>
        <w:t>utual authentication should be performed between local NFs and central NFs.</w:t>
      </w:r>
    </w:p>
    <w:p w14:paraId="2E6297D6" w14:textId="6E64BF24" w:rsidR="007D77E0" w:rsidDel="00A8100F" w:rsidRDefault="007D77E0" w:rsidP="007D77E0">
      <w:pPr>
        <w:rPr>
          <w:del w:id="60" w:author="ADG TS" w:date="2023-01-03T16:55:00Z"/>
          <w:lang w:eastAsia="zh-CN"/>
        </w:rPr>
      </w:pPr>
      <w:r>
        <w:rPr>
          <w:rFonts w:hint="eastAsia"/>
          <w:lang w:eastAsia="zh-CN"/>
        </w:rPr>
        <w:t>N</w:t>
      </w:r>
      <w:r>
        <w:rPr>
          <w:lang w:eastAsia="zh-CN"/>
        </w:rPr>
        <w:t>Fs’ credential should be securely protected.</w:t>
      </w:r>
    </w:p>
    <w:p w14:paraId="76C5306C" w14:textId="77777777" w:rsidR="00A8100F" w:rsidRDefault="00A8100F">
      <w:pPr>
        <w:pStyle w:val="Default"/>
        <w:rPr>
          <w:ins w:id="61" w:author="ADG TS" w:date="2023-01-03T16:55:00Z"/>
          <w:sz w:val="23"/>
          <w:szCs w:val="23"/>
        </w:rPr>
        <w:pPrChange w:id="62" w:author="ADG TS" w:date="2023-01-03T16:55:00Z">
          <w:pPr>
            <w:pStyle w:val="Default"/>
            <w:numPr>
              <w:numId w:val="22"/>
            </w:numPr>
            <w:ind w:left="720" w:hanging="360"/>
          </w:pPr>
        </w:pPrChange>
      </w:pPr>
      <w:ins w:id="63" w:author="ADG TS" w:date="2023-01-03T16:55:00Z">
        <w:r>
          <w:rPr>
            <w:sz w:val="23"/>
            <w:szCs w:val="23"/>
          </w:rPr>
          <w:t>Strong password policy along with protection against brute force and dictionary attacks should be implemented.</w:t>
        </w:r>
      </w:ins>
    </w:p>
    <w:p w14:paraId="4D5A047B" w14:textId="77777777" w:rsidR="00B17F15" w:rsidRDefault="00D4049C">
      <w:pPr>
        <w:pStyle w:val="Default"/>
        <w:rPr>
          <w:ins w:id="64" w:author="ADG TS" w:date="2023-01-03T16:59:00Z"/>
          <w:sz w:val="23"/>
          <w:szCs w:val="23"/>
        </w:rPr>
        <w:pPrChange w:id="65" w:author="ADG TS" w:date="2023-01-03T16:59:00Z">
          <w:pPr>
            <w:pStyle w:val="Default"/>
            <w:numPr>
              <w:numId w:val="29"/>
            </w:numPr>
            <w:ind w:left="720" w:hanging="360"/>
          </w:pPr>
        </w:pPrChange>
      </w:pPr>
      <w:ins w:id="66" w:author="ADG TS" w:date="2023-01-03T16:57:00Z">
        <w:r>
          <w:rPr>
            <w:sz w:val="23"/>
            <w:szCs w:val="23"/>
          </w:rPr>
          <w:t xml:space="preserve">The authorisations for accounts and applications shall be reduced to the minimum required for the tasks they have to perform. Authorisations to a system shall be restricted to a level and access be controlled to a specific user. </w:t>
        </w:r>
      </w:ins>
    </w:p>
    <w:p w14:paraId="6521B177" w14:textId="77777777" w:rsidR="00B17F15" w:rsidRDefault="00B17F15">
      <w:pPr>
        <w:pStyle w:val="Default"/>
        <w:rPr>
          <w:ins w:id="67" w:author="ADG TS" w:date="2023-01-03T16:59:00Z"/>
          <w:sz w:val="23"/>
          <w:szCs w:val="23"/>
        </w:rPr>
        <w:pPrChange w:id="68" w:author="ADG TS" w:date="2023-01-03T16:59:00Z">
          <w:pPr>
            <w:pStyle w:val="Default"/>
            <w:numPr>
              <w:numId w:val="29"/>
            </w:numPr>
            <w:ind w:left="720" w:hanging="360"/>
          </w:pPr>
        </w:pPrChange>
      </w:pPr>
    </w:p>
    <w:p w14:paraId="1767AADC" w14:textId="2F518790" w:rsidR="007D77E0" w:rsidRPr="0040071A" w:rsidRDefault="007D77E0">
      <w:pPr>
        <w:pStyle w:val="Default"/>
        <w:rPr>
          <w:ins w:id="69" w:author="ADG TS" w:date="2023-01-03T16:59:00Z"/>
          <w:b/>
          <w:bCs/>
          <w:sz w:val="23"/>
          <w:szCs w:val="23"/>
          <w:rPrChange w:id="70" w:author="ADG TS" w:date="2023-01-03T17:16:00Z">
            <w:rPr>
              <w:ins w:id="71" w:author="ADG TS" w:date="2023-01-03T16:59:00Z"/>
              <w:sz w:val="23"/>
              <w:szCs w:val="23"/>
            </w:rPr>
          </w:rPrChange>
        </w:rPr>
        <w:pPrChange w:id="72" w:author="ADG TS" w:date="2023-01-03T16:59:00Z">
          <w:pPr/>
        </w:pPrChange>
      </w:pPr>
      <w:del w:id="73" w:author="ADG TS" w:date="2023-01-03T16:55:00Z">
        <w:r w:rsidRPr="0040071A" w:rsidDel="00A8100F">
          <w:rPr>
            <w:b/>
            <w:bCs/>
            <w:rPrChange w:id="74" w:author="ADG TS" w:date="2023-01-03T17:16:00Z">
              <w:rPr/>
            </w:rPrChange>
          </w:rPr>
          <w:delText>…</w:delText>
        </w:r>
      </w:del>
      <w:ins w:id="75" w:author="ADG TS" w:date="2023-01-03T16:58:00Z">
        <w:r w:rsidR="00B17F15" w:rsidRPr="0040071A">
          <w:rPr>
            <w:b/>
            <w:bCs/>
            <w:sz w:val="23"/>
            <w:szCs w:val="23"/>
            <w:rPrChange w:id="76" w:author="ADG TS" w:date="2023-01-03T17:16:00Z">
              <w:rPr>
                <w:sz w:val="23"/>
                <w:szCs w:val="23"/>
              </w:rPr>
            </w:rPrChange>
          </w:rPr>
          <w:t xml:space="preserve"> </w:t>
        </w:r>
      </w:ins>
      <w:ins w:id="77" w:author="ADG TS" w:date="2023-01-03T17:15:00Z">
        <w:r w:rsidR="0040071A" w:rsidRPr="0040071A">
          <w:rPr>
            <w:b/>
            <w:bCs/>
            <w:sz w:val="23"/>
            <w:szCs w:val="23"/>
            <w:rPrChange w:id="78" w:author="ADG TS" w:date="2023-01-03T17:16:00Z">
              <w:rPr>
                <w:sz w:val="23"/>
                <w:szCs w:val="23"/>
              </w:rPr>
            </w:rPrChange>
          </w:rPr>
          <w:t>8.3.5 Other</w:t>
        </w:r>
      </w:ins>
      <w:ins w:id="79" w:author="ADG TS" w:date="2023-01-03T16:59:00Z">
        <w:r w:rsidR="00B17F15" w:rsidRPr="0040071A">
          <w:rPr>
            <w:b/>
            <w:bCs/>
            <w:sz w:val="23"/>
            <w:szCs w:val="23"/>
            <w:rPrChange w:id="80" w:author="ADG TS" w:date="2023-01-03T17:16:00Z">
              <w:rPr>
                <w:sz w:val="23"/>
                <w:szCs w:val="23"/>
              </w:rPr>
            </w:rPrChange>
          </w:rPr>
          <w:t xml:space="preserve"> Security requirements</w:t>
        </w:r>
      </w:ins>
    </w:p>
    <w:p w14:paraId="52AA041D" w14:textId="4178A091" w:rsidR="00B17F15" w:rsidRDefault="00B17F15">
      <w:pPr>
        <w:pStyle w:val="Default"/>
        <w:rPr>
          <w:ins w:id="81" w:author="ADG TS" w:date="2023-01-03T16:59:00Z"/>
          <w:sz w:val="23"/>
          <w:szCs w:val="23"/>
        </w:rPr>
        <w:pPrChange w:id="82" w:author="ADG TS" w:date="2023-01-03T16:59:00Z">
          <w:pPr/>
        </w:pPrChange>
      </w:pPr>
    </w:p>
    <w:p w14:paraId="0D915905" w14:textId="77777777" w:rsidR="00B17F15" w:rsidRPr="00B17F15" w:rsidRDefault="00B17F15" w:rsidP="00B17F15">
      <w:pPr>
        <w:pStyle w:val="Default"/>
        <w:rPr>
          <w:ins w:id="83" w:author="ADG TS" w:date="2023-01-03T16:59:00Z"/>
          <w:sz w:val="23"/>
          <w:szCs w:val="23"/>
        </w:rPr>
      </w:pPr>
      <w:ins w:id="84" w:author="ADG TS" w:date="2023-01-03T16:59:00Z">
        <w:r w:rsidRPr="00B17F15">
          <w:rPr>
            <w:sz w:val="23"/>
            <w:szCs w:val="23"/>
          </w:rPr>
          <w:t xml:space="preserve">Unused software components or parts of software which are not needed for operation or functionality of the network product shall not be installed or shall be deleted after installation. </w:t>
        </w:r>
      </w:ins>
    </w:p>
    <w:p w14:paraId="1C10D46F" w14:textId="77777777" w:rsidR="00B17F15" w:rsidRDefault="00B17F15" w:rsidP="00B17F15">
      <w:pPr>
        <w:rPr>
          <w:ins w:id="85" w:author="ADG TS" w:date="2023-01-03T16:59:00Z"/>
          <w:lang w:eastAsia="zh-CN"/>
        </w:rPr>
      </w:pPr>
    </w:p>
    <w:p w14:paraId="4BB4B171" w14:textId="77777777" w:rsidR="00B17F15" w:rsidRDefault="00B17F15">
      <w:pPr>
        <w:pStyle w:val="Default"/>
        <w:pPrChange w:id="86" w:author="ADG TS" w:date="2023-01-03T16:59:00Z">
          <w:pPr/>
        </w:pPrChange>
      </w:pPr>
    </w:p>
    <w:p w14:paraId="7F1283A6" w14:textId="77777777" w:rsidR="007D77E0" w:rsidRPr="00DF3754" w:rsidRDefault="007D77E0" w:rsidP="007D77E0">
      <w:pPr>
        <w:rPr>
          <w:rFonts w:eastAsia="MS Mincho"/>
          <w:lang w:val="en-US"/>
        </w:rPr>
      </w:pPr>
    </w:p>
    <w:p w14:paraId="04516D52" w14:textId="77777777" w:rsidR="007D77E0" w:rsidRPr="002004DC" w:rsidRDefault="007D77E0" w:rsidP="007D77E0">
      <w:pPr>
        <w:pStyle w:val="Heading2"/>
      </w:pPr>
      <w:r>
        <w:t>8</w:t>
      </w:r>
      <w:r w:rsidRPr="00EC2A42">
        <w:t>.</w:t>
      </w:r>
      <w:r>
        <w:t>4</w:t>
      </w:r>
      <w:r w:rsidRPr="00EC2A42">
        <w:tab/>
      </w:r>
      <w:r w:rsidRPr="00154314">
        <w:t>physical</w:t>
      </w:r>
      <w:r w:rsidRPr="002004DC">
        <w:t xml:space="preserve"> security requirement</w:t>
      </w:r>
    </w:p>
    <w:p w14:paraId="42DB9990" w14:textId="77777777" w:rsidR="007D77E0" w:rsidRPr="002004DC" w:rsidRDefault="007D77E0" w:rsidP="007D77E0">
      <w:pPr>
        <w:pStyle w:val="Heading3"/>
        <w:rPr>
          <w:lang w:val="en-US" w:eastAsia="zh-CN"/>
        </w:rPr>
      </w:pPr>
      <w:r>
        <w:t>8.4</w:t>
      </w:r>
      <w:r w:rsidRPr="00511BA7">
        <w:rPr>
          <w:rFonts w:hint="eastAsia"/>
          <w:lang w:val="en-US" w:eastAsia="zh-CN"/>
        </w:rPr>
        <w:t>.</w:t>
      </w:r>
      <w:r>
        <w:rPr>
          <w:lang w:val="en-US" w:eastAsia="zh-CN"/>
        </w:rPr>
        <w:t>1</w:t>
      </w:r>
      <w:r>
        <w:rPr>
          <w:lang w:eastAsia="zh-CN"/>
        </w:rPr>
        <w:t xml:space="preserve">     </w:t>
      </w:r>
      <w:r>
        <w:rPr>
          <w:lang w:val="en-US" w:eastAsia="zh-CN"/>
        </w:rPr>
        <w:t>physical security mechanism</w:t>
      </w:r>
    </w:p>
    <w:p w14:paraId="7D9EFAAE" w14:textId="77777777" w:rsidR="007D77E0" w:rsidRDefault="007D77E0" w:rsidP="007D77E0">
      <w:pPr>
        <w:rPr>
          <w:lang w:val="en-US" w:eastAsia="zh-CN"/>
        </w:rPr>
      </w:pPr>
      <w:r>
        <w:rPr>
          <w:rFonts w:hint="eastAsia"/>
          <w:lang w:val="en-US" w:eastAsia="zh-CN"/>
        </w:rPr>
        <w:t>T</w:t>
      </w:r>
      <w:r>
        <w:rPr>
          <w:lang w:val="en-US" w:eastAsia="zh-CN"/>
        </w:rPr>
        <w:t>here should be physical security mechanism to protect local NFs from being stolen, turned off etc.</w:t>
      </w:r>
    </w:p>
    <w:p w14:paraId="5703EF74" w14:textId="77777777" w:rsidR="007D77E0" w:rsidRDefault="007D77E0" w:rsidP="007D77E0">
      <w:pPr>
        <w:rPr>
          <w:lang w:val="en-US" w:eastAsia="zh-CN"/>
        </w:rPr>
      </w:pPr>
      <w:r>
        <w:rPr>
          <w:lang w:val="en-US" w:eastAsia="zh-CN"/>
        </w:rPr>
        <w:t>…</w:t>
      </w:r>
    </w:p>
    <w:p w14:paraId="4D0613ED" w14:textId="77777777" w:rsidR="007D77E0" w:rsidRPr="002004DC" w:rsidRDefault="007D77E0" w:rsidP="007D77E0">
      <w:pPr>
        <w:pStyle w:val="Heading3"/>
        <w:rPr>
          <w:lang w:val="en-US" w:eastAsia="zh-CN"/>
        </w:rPr>
      </w:pPr>
      <w:r>
        <w:t>8.4</w:t>
      </w:r>
      <w:r w:rsidRPr="00511BA7">
        <w:rPr>
          <w:rFonts w:hint="eastAsia"/>
          <w:lang w:val="en-US" w:eastAsia="zh-CN"/>
        </w:rPr>
        <w:t>.</w:t>
      </w:r>
      <w:r>
        <w:rPr>
          <w:lang w:val="en-US" w:eastAsia="zh-CN"/>
        </w:rPr>
        <w:t>2</w:t>
      </w:r>
      <w:r>
        <w:rPr>
          <w:lang w:eastAsia="zh-CN"/>
        </w:rPr>
        <w:t xml:space="preserve">     </w:t>
      </w:r>
      <w:r>
        <w:rPr>
          <w:lang w:val="en-US" w:eastAsia="zh-CN"/>
        </w:rPr>
        <w:t>Secure local maintenance</w:t>
      </w:r>
    </w:p>
    <w:p w14:paraId="7D373C51" w14:textId="77777777" w:rsidR="007D77E0" w:rsidRDefault="007D77E0" w:rsidP="007D77E0">
      <w:pPr>
        <w:rPr>
          <w:lang w:val="en-US" w:eastAsia="zh-CN"/>
        </w:rPr>
      </w:pPr>
      <w:r>
        <w:rPr>
          <w:lang w:val="en-US" w:eastAsia="zh-CN"/>
        </w:rPr>
        <w:t>It should be prohibited to recover local NFs’ system password by entering recovery mode.</w:t>
      </w:r>
    </w:p>
    <w:p w14:paraId="4B11EBBB" w14:textId="77777777" w:rsidR="007D77E0" w:rsidRDefault="007D77E0" w:rsidP="007D77E0">
      <w:pPr>
        <w:rPr>
          <w:lang w:val="en-US" w:eastAsia="zh-CN"/>
        </w:rPr>
      </w:pPr>
      <w:r>
        <w:rPr>
          <w:lang w:val="en-US" w:eastAsia="zh-CN"/>
        </w:rPr>
        <w:t>…</w:t>
      </w:r>
    </w:p>
    <w:p w14:paraId="098D4BF7" w14:textId="77777777" w:rsidR="007D77E0" w:rsidRPr="002004DC" w:rsidRDefault="007D77E0" w:rsidP="007D77E0">
      <w:pPr>
        <w:pStyle w:val="Heading3"/>
        <w:rPr>
          <w:lang w:val="en-US" w:eastAsia="zh-CN"/>
        </w:rPr>
      </w:pPr>
      <w:r>
        <w:t>8.4</w:t>
      </w:r>
      <w:r w:rsidRPr="00511BA7">
        <w:rPr>
          <w:rFonts w:hint="eastAsia"/>
          <w:lang w:val="en-US" w:eastAsia="zh-CN"/>
        </w:rPr>
        <w:t>.</w:t>
      </w:r>
      <w:r>
        <w:rPr>
          <w:lang w:val="en-US" w:eastAsia="zh-CN"/>
        </w:rPr>
        <w:t>3</w:t>
      </w:r>
      <w:r>
        <w:rPr>
          <w:lang w:eastAsia="zh-CN"/>
        </w:rPr>
        <w:t xml:space="preserve">     </w:t>
      </w:r>
      <w:r>
        <w:rPr>
          <w:lang w:val="en-US" w:eastAsia="zh-CN"/>
        </w:rPr>
        <w:t>Secure boot up</w:t>
      </w:r>
    </w:p>
    <w:p w14:paraId="0CA7ECD8" w14:textId="77777777" w:rsidR="007D77E0" w:rsidRDefault="007D77E0" w:rsidP="007D77E0">
      <w:pPr>
        <w:rPr>
          <w:lang w:val="en-US" w:eastAsia="zh-CN"/>
        </w:rPr>
      </w:pPr>
      <w:r>
        <w:rPr>
          <w:lang w:val="en-US" w:eastAsia="zh-CN"/>
        </w:rPr>
        <w:t>Local NFs should not boot up from external storage.</w:t>
      </w:r>
    </w:p>
    <w:p w14:paraId="2135D118" w14:textId="77777777" w:rsidR="007D77E0" w:rsidRDefault="007D77E0" w:rsidP="007D77E0">
      <w:pPr>
        <w:rPr>
          <w:lang w:val="en-US" w:eastAsia="zh-CN"/>
        </w:rPr>
      </w:pPr>
      <w:r>
        <w:rPr>
          <w:lang w:val="en-US" w:eastAsia="zh-CN"/>
        </w:rPr>
        <w:t>…</w:t>
      </w:r>
    </w:p>
    <w:p w14:paraId="28A34928" w14:textId="77777777" w:rsidR="007D77E0" w:rsidRDefault="007D77E0" w:rsidP="007D77E0">
      <w:pPr>
        <w:rPr>
          <w:rFonts w:eastAsia="MS Mincho"/>
        </w:rPr>
      </w:pPr>
    </w:p>
    <w:p w14:paraId="18F96D85" w14:textId="77777777" w:rsidR="00A66FB6" w:rsidRDefault="00A66FB6" w:rsidP="0089088E"/>
    <w:sectPr w:rsidR="00A66FB6" w:rsidSect="003D5C26">
      <w:headerReference w:type="default" r:id="rId15"/>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4B0DB1" w14:textId="77777777" w:rsidR="0093159C" w:rsidRDefault="0093159C" w:rsidP="00C42125">
      <w:pPr>
        <w:spacing w:before="0"/>
      </w:pPr>
      <w:r>
        <w:separator/>
      </w:r>
    </w:p>
  </w:endnote>
  <w:endnote w:type="continuationSeparator" w:id="0">
    <w:p w14:paraId="5206D8AF" w14:textId="77777777" w:rsidR="0093159C" w:rsidRDefault="0093159C"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
    <w:altName w:val="Yu Gothic UI"/>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4DF999" w14:textId="77777777" w:rsidR="0093159C" w:rsidRDefault="0093159C" w:rsidP="00C42125">
      <w:pPr>
        <w:spacing w:before="0"/>
      </w:pPr>
      <w:r>
        <w:separator/>
      </w:r>
    </w:p>
  </w:footnote>
  <w:footnote w:type="continuationSeparator" w:id="0">
    <w:p w14:paraId="0660F331" w14:textId="77777777" w:rsidR="0093159C" w:rsidRDefault="0093159C"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D3D11E" w14:textId="7ADF6EBF" w:rsidR="00C42125" w:rsidRPr="00C42125" w:rsidRDefault="00C42125"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C15117">
      <w:rPr>
        <w:noProof/>
      </w:rPr>
      <w:t>4</w:t>
    </w:r>
    <w:r w:rsidRPr="00C42125">
      <w:fldChar w:fldCharType="end"/>
    </w:r>
    <w:r w:rsidRPr="00C42125">
      <w:t xml:space="preserve"> -</w:t>
    </w:r>
  </w:p>
  <w:p w14:paraId="3D0A34E1" w14:textId="256E7FD1" w:rsidR="00C42125" w:rsidRPr="00C42125" w:rsidRDefault="00253DBE" w:rsidP="007E53E4">
    <w:pPr>
      <w:pStyle w:val="Header"/>
    </w:pPr>
    <w:r>
      <w:fldChar w:fldCharType="begin"/>
    </w:r>
    <w:r>
      <w:instrText xml:space="preserve"> STYLEREF  Docnumber  </w:instrText>
    </w:r>
    <w:r>
      <w:fldChar w:fldCharType="separate"/>
    </w:r>
    <w:r w:rsidR="00C15117">
      <w:rPr>
        <w:noProof/>
      </w:rPr>
      <w:t>SG17-TD628….</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15:restartNumberingAfterBreak="1">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15:restartNumberingAfterBreak="1">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15:restartNumberingAfterBreak="1">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15:restartNumberingAfterBreak="1">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1">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1">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1">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1">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15:restartNumberingAfterBreak="1">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2C2025"/>
    <w:multiLevelType w:val="hybridMultilevel"/>
    <w:tmpl w:val="D534E32A"/>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092A483A"/>
    <w:multiLevelType w:val="hybridMultilevel"/>
    <w:tmpl w:val="7C0EC376"/>
    <w:lvl w:ilvl="0" w:tplc="23420EB4">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CB0001C"/>
    <w:multiLevelType w:val="multilevel"/>
    <w:tmpl w:val="8F7E659A"/>
    <w:lvl w:ilvl="0">
      <w:start w:val="1"/>
      <w:numFmt w:val="decimal"/>
      <w:lvlText w:val="%1."/>
      <w:lvlJc w:val="left"/>
      <w:pPr>
        <w:ind w:left="1494" w:hanging="360"/>
      </w:pPr>
      <w:rPr>
        <w:rFonts w:hint="default"/>
      </w:rPr>
    </w:lvl>
    <w:lvl w:ilvl="1">
      <w:start w:val="2"/>
      <w:numFmt w:val="bullet"/>
      <w:lvlText w:val="-"/>
      <w:lvlJc w:val="left"/>
      <w:pPr>
        <w:ind w:left="-2966" w:hanging="360"/>
      </w:pPr>
      <w:rPr>
        <w:rFonts w:ascii="Times New Roman" w:eastAsiaTheme="minorEastAsia" w:hAnsi="Times New Roman" w:cs="Times New Roman" w:hint="default"/>
      </w:rPr>
    </w:lvl>
    <w:lvl w:ilvl="2">
      <w:start w:val="1"/>
      <w:numFmt w:val="lowerRoman"/>
      <w:isLgl/>
      <w:lvlText w:val="%1.%2.%3"/>
      <w:lvlJc w:val="left"/>
      <w:pPr>
        <w:ind w:left="-1886" w:hanging="1080"/>
      </w:pPr>
      <w:rPr>
        <w:rFonts w:hint="default"/>
      </w:rPr>
    </w:lvl>
    <w:lvl w:ilvl="3">
      <w:start w:val="1"/>
      <w:numFmt w:val="decimal"/>
      <w:isLgl/>
      <w:lvlText w:val="%1.%2.%3.%4"/>
      <w:lvlJc w:val="left"/>
      <w:pPr>
        <w:ind w:left="-1886" w:hanging="720"/>
      </w:pPr>
      <w:rPr>
        <w:rFonts w:hint="default"/>
      </w:rPr>
    </w:lvl>
    <w:lvl w:ilvl="4">
      <w:start w:val="1"/>
      <w:numFmt w:val="decimal"/>
      <w:isLgl/>
      <w:lvlText w:val="%1.%2.%3.%4.%5"/>
      <w:lvlJc w:val="left"/>
      <w:pPr>
        <w:ind w:left="-1166" w:hanging="1080"/>
      </w:pPr>
      <w:rPr>
        <w:rFonts w:hint="default"/>
      </w:rPr>
    </w:lvl>
    <w:lvl w:ilvl="5">
      <w:start w:val="1"/>
      <w:numFmt w:val="decimal"/>
      <w:isLgl/>
      <w:lvlText w:val="%1.%2.%3.%4.%5.%6"/>
      <w:lvlJc w:val="left"/>
      <w:pPr>
        <w:ind w:left="-806" w:hanging="1080"/>
      </w:pPr>
      <w:rPr>
        <w:rFonts w:hint="default"/>
      </w:rPr>
    </w:lvl>
    <w:lvl w:ilvl="6">
      <w:start w:val="1"/>
      <w:numFmt w:val="decimal"/>
      <w:isLgl/>
      <w:lvlText w:val="%1.%2.%3.%4.%5.%6.%7"/>
      <w:lvlJc w:val="left"/>
      <w:pPr>
        <w:ind w:left="-86" w:hanging="1440"/>
      </w:pPr>
      <w:rPr>
        <w:rFonts w:hint="default"/>
      </w:rPr>
    </w:lvl>
    <w:lvl w:ilvl="7">
      <w:start w:val="1"/>
      <w:numFmt w:val="decimal"/>
      <w:isLgl/>
      <w:lvlText w:val="%1.%2.%3.%4.%5.%6.%7.%8"/>
      <w:lvlJc w:val="left"/>
      <w:pPr>
        <w:ind w:left="274" w:hanging="1440"/>
      </w:pPr>
      <w:rPr>
        <w:rFonts w:hint="default"/>
      </w:rPr>
    </w:lvl>
    <w:lvl w:ilvl="8">
      <w:start w:val="1"/>
      <w:numFmt w:val="decimal"/>
      <w:isLgl/>
      <w:lvlText w:val="%1.%2.%3.%4.%5.%6.%7.%8.%9"/>
      <w:lvlJc w:val="left"/>
      <w:pPr>
        <w:ind w:left="994" w:hanging="1800"/>
      </w:pPr>
      <w:rPr>
        <w:rFonts w:hint="default"/>
      </w:rPr>
    </w:lvl>
  </w:abstractNum>
  <w:abstractNum w:abstractNumId="13" w15:restartNumberingAfterBreak="0">
    <w:nsid w:val="12712ADE"/>
    <w:multiLevelType w:val="hybridMultilevel"/>
    <w:tmpl w:val="5F98C3A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196C52"/>
    <w:multiLevelType w:val="hybridMultilevel"/>
    <w:tmpl w:val="D534E32A"/>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201D31DB"/>
    <w:multiLevelType w:val="hybridMultilevel"/>
    <w:tmpl w:val="7C0EC376"/>
    <w:lvl w:ilvl="0" w:tplc="23420EB4">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1A606D4"/>
    <w:multiLevelType w:val="hybridMultilevel"/>
    <w:tmpl w:val="7C0EC376"/>
    <w:lvl w:ilvl="0" w:tplc="23420EB4">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2E60852"/>
    <w:multiLevelType w:val="hybridMultilevel"/>
    <w:tmpl w:val="D534E32A"/>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2BE93A99"/>
    <w:multiLevelType w:val="hybridMultilevel"/>
    <w:tmpl w:val="7C0EC376"/>
    <w:lvl w:ilvl="0" w:tplc="23420EB4">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F340E4D"/>
    <w:multiLevelType w:val="hybridMultilevel"/>
    <w:tmpl w:val="7C0EC376"/>
    <w:lvl w:ilvl="0" w:tplc="23420EB4">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1243D99"/>
    <w:multiLevelType w:val="hybridMultilevel"/>
    <w:tmpl w:val="7C0EC376"/>
    <w:lvl w:ilvl="0" w:tplc="23420EB4">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13436B4"/>
    <w:multiLevelType w:val="hybridMultilevel"/>
    <w:tmpl w:val="FE78E83C"/>
    <w:lvl w:ilvl="0" w:tplc="4A66A488">
      <w:start w:val="1"/>
      <w:numFmt w:val="bullet"/>
      <w:lvlText w:val=""/>
      <w:lvlJc w:val="left"/>
      <w:pPr>
        <w:ind w:left="542" w:hanging="400"/>
      </w:pPr>
      <w:rPr>
        <w:rFonts w:ascii="Wingdings" w:hAnsi="Wingdings" w:hint="default"/>
      </w:rPr>
    </w:lvl>
    <w:lvl w:ilvl="1" w:tplc="04090003">
      <w:start w:val="1"/>
      <w:numFmt w:val="bullet"/>
      <w:lvlText w:val=""/>
      <w:lvlJc w:val="left"/>
      <w:pPr>
        <w:ind w:left="942" w:hanging="400"/>
      </w:pPr>
      <w:rPr>
        <w:rFonts w:ascii="Wingdings" w:hAnsi="Wingdings" w:hint="default"/>
      </w:rPr>
    </w:lvl>
    <w:lvl w:ilvl="2" w:tplc="04090005">
      <w:start w:val="1"/>
      <w:numFmt w:val="bullet"/>
      <w:lvlText w:val=""/>
      <w:lvlJc w:val="left"/>
      <w:pPr>
        <w:ind w:left="1342" w:hanging="400"/>
      </w:pPr>
      <w:rPr>
        <w:rFonts w:ascii="Wingdings" w:hAnsi="Wingdings" w:hint="default"/>
      </w:rPr>
    </w:lvl>
    <w:lvl w:ilvl="3" w:tplc="04090001">
      <w:start w:val="1"/>
      <w:numFmt w:val="bullet"/>
      <w:lvlText w:val=""/>
      <w:lvlJc w:val="left"/>
      <w:pPr>
        <w:ind w:left="1742" w:hanging="400"/>
      </w:pPr>
      <w:rPr>
        <w:rFonts w:ascii="Wingdings" w:hAnsi="Wingdings" w:hint="default"/>
      </w:rPr>
    </w:lvl>
    <w:lvl w:ilvl="4" w:tplc="04090003">
      <w:start w:val="1"/>
      <w:numFmt w:val="bullet"/>
      <w:lvlText w:val=""/>
      <w:lvlJc w:val="left"/>
      <w:pPr>
        <w:ind w:left="2142" w:hanging="400"/>
      </w:pPr>
      <w:rPr>
        <w:rFonts w:ascii="Wingdings" w:hAnsi="Wingdings" w:hint="default"/>
      </w:rPr>
    </w:lvl>
    <w:lvl w:ilvl="5" w:tplc="04090005">
      <w:start w:val="1"/>
      <w:numFmt w:val="bullet"/>
      <w:lvlText w:val=""/>
      <w:lvlJc w:val="left"/>
      <w:pPr>
        <w:ind w:left="2542" w:hanging="400"/>
      </w:pPr>
      <w:rPr>
        <w:rFonts w:ascii="Wingdings" w:hAnsi="Wingdings" w:hint="default"/>
      </w:rPr>
    </w:lvl>
    <w:lvl w:ilvl="6" w:tplc="04090001">
      <w:start w:val="1"/>
      <w:numFmt w:val="bullet"/>
      <w:lvlText w:val=""/>
      <w:lvlJc w:val="left"/>
      <w:pPr>
        <w:ind w:left="2942" w:hanging="400"/>
      </w:pPr>
      <w:rPr>
        <w:rFonts w:ascii="Wingdings" w:hAnsi="Wingdings" w:hint="default"/>
      </w:rPr>
    </w:lvl>
    <w:lvl w:ilvl="7" w:tplc="04090003">
      <w:start w:val="1"/>
      <w:numFmt w:val="bullet"/>
      <w:lvlText w:val=""/>
      <w:lvlJc w:val="left"/>
      <w:pPr>
        <w:ind w:left="3342" w:hanging="400"/>
      </w:pPr>
      <w:rPr>
        <w:rFonts w:ascii="Wingdings" w:hAnsi="Wingdings" w:hint="default"/>
      </w:rPr>
    </w:lvl>
    <w:lvl w:ilvl="8" w:tplc="04090005">
      <w:start w:val="1"/>
      <w:numFmt w:val="bullet"/>
      <w:lvlText w:val=""/>
      <w:lvlJc w:val="left"/>
      <w:pPr>
        <w:ind w:left="3742" w:hanging="400"/>
      </w:pPr>
      <w:rPr>
        <w:rFonts w:ascii="Wingdings" w:hAnsi="Wingdings" w:hint="default"/>
      </w:rPr>
    </w:lvl>
  </w:abstractNum>
  <w:abstractNum w:abstractNumId="22" w15:restartNumberingAfterBreak="0">
    <w:nsid w:val="42823D35"/>
    <w:multiLevelType w:val="hybridMultilevel"/>
    <w:tmpl w:val="7C0EC376"/>
    <w:lvl w:ilvl="0" w:tplc="23420EB4">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FAA0536"/>
    <w:multiLevelType w:val="hybridMultilevel"/>
    <w:tmpl w:val="D534E32A"/>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560C45CA"/>
    <w:multiLevelType w:val="hybridMultilevel"/>
    <w:tmpl w:val="53C8A61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E306581"/>
    <w:multiLevelType w:val="hybridMultilevel"/>
    <w:tmpl w:val="7C0EC376"/>
    <w:lvl w:ilvl="0" w:tplc="23420EB4">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2DD553D"/>
    <w:multiLevelType w:val="hybridMultilevel"/>
    <w:tmpl w:val="D534E32A"/>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77EE248B"/>
    <w:multiLevelType w:val="hybridMultilevel"/>
    <w:tmpl w:val="F51A734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AC41679"/>
    <w:multiLevelType w:val="hybridMultilevel"/>
    <w:tmpl w:val="7C0EC376"/>
    <w:lvl w:ilvl="0" w:tplc="23420EB4">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7"/>
  </w:num>
  <w:num w:numId="14">
    <w:abstractNumId w:val="26"/>
  </w:num>
  <w:num w:numId="15">
    <w:abstractNumId w:val="14"/>
  </w:num>
  <w:num w:numId="16">
    <w:abstractNumId w:val="21"/>
  </w:num>
  <w:num w:numId="17">
    <w:abstractNumId w:val="23"/>
  </w:num>
  <w:num w:numId="18">
    <w:abstractNumId w:val="27"/>
  </w:num>
  <w:num w:numId="19">
    <w:abstractNumId w:val="13"/>
  </w:num>
  <w:num w:numId="20">
    <w:abstractNumId w:val="24"/>
  </w:num>
  <w:num w:numId="21">
    <w:abstractNumId w:val="18"/>
  </w:num>
  <w:num w:numId="22">
    <w:abstractNumId w:val="16"/>
  </w:num>
  <w:num w:numId="23">
    <w:abstractNumId w:val="19"/>
  </w:num>
  <w:num w:numId="24">
    <w:abstractNumId w:val="11"/>
  </w:num>
  <w:num w:numId="25">
    <w:abstractNumId w:val="15"/>
  </w:num>
  <w:num w:numId="26">
    <w:abstractNumId w:val="25"/>
  </w:num>
  <w:num w:numId="27">
    <w:abstractNumId w:val="22"/>
  </w:num>
  <w:num w:numId="28">
    <w:abstractNumId w:val="20"/>
  </w:num>
  <w:num w:numId="29">
    <w:abstractNumId w:val="28"/>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G TS">
    <w15:presenceInfo w15:providerId="Windows Live" w15:userId="01ffe92bae237a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300"/>
    <w:rsid w:val="0000602B"/>
    <w:rsid w:val="00016B89"/>
    <w:rsid w:val="000171DB"/>
    <w:rsid w:val="00023D9A"/>
    <w:rsid w:val="0002490E"/>
    <w:rsid w:val="00037538"/>
    <w:rsid w:val="00043D75"/>
    <w:rsid w:val="00046BE1"/>
    <w:rsid w:val="00054813"/>
    <w:rsid w:val="0005691E"/>
    <w:rsid w:val="00057000"/>
    <w:rsid w:val="0006297C"/>
    <w:rsid w:val="000640E0"/>
    <w:rsid w:val="00064226"/>
    <w:rsid w:val="00067C79"/>
    <w:rsid w:val="000A5CA2"/>
    <w:rsid w:val="000B25B1"/>
    <w:rsid w:val="000B4523"/>
    <w:rsid w:val="000C3DDD"/>
    <w:rsid w:val="000D0572"/>
    <w:rsid w:val="000F0C02"/>
    <w:rsid w:val="001211CE"/>
    <w:rsid w:val="001251DA"/>
    <w:rsid w:val="00125432"/>
    <w:rsid w:val="00137F40"/>
    <w:rsid w:val="00163478"/>
    <w:rsid w:val="00165942"/>
    <w:rsid w:val="00167FED"/>
    <w:rsid w:val="0017240B"/>
    <w:rsid w:val="00174E1B"/>
    <w:rsid w:val="00177218"/>
    <w:rsid w:val="0018654F"/>
    <w:rsid w:val="00187121"/>
    <w:rsid w:val="001871EC"/>
    <w:rsid w:val="001923C3"/>
    <w:rsid w:val="001A670F"/>
    <w:rsid w:val="001B59B8"/>
    <w:rsid w:val="001C3FE2"/>
    <w:rsid w:val="001C580B"/>
    <w:rsid w:val="001C62B8"/>
    <w:rsid w:val="001E7B0E"/>
    <w:rsid w:val="001F141D"/>
    <w:rsid w:val="00200A06"/>
    <w:rsid w:val="00205CC8"/>
    <w:rsid w:val="002120CB"/>
    <w:rsid w:val="00225175"/>
    <w:rsid w:val="00231DC5"/>
    <w:rsid w:val="00241832"/>
    <w:rsid w:val="002534C9"/>
    <w:rsid w:val="00253DBE"/>
    <w:rsid w:val="002622FA"/>
    <w:rsid w:val="00263518"/>
    <w:rsid w:val="002759E7"/>
    <w:rsid w:val="00275ED1"/>
    <w:rsid w:val="00277326"/>
    <w:rsid w:val="00295B2A"/>
    <w:rsid w:val="00296E06"/>
    <w:rsid w:val="002A49E0"/>
    <w:rsid w:val="002B436D"/>
    <w:rsid w:val="002B6350"/>
    <w:rsid w:val="002C015C"/>
    <w:rsid w:val="002C26C0"/>
    <w:rsid w:val="002C2BC5"/>
    <w:rsid w:val="002E0B4E"/>
    <w:rsid w:val="002E2053"/>
    <w:rsid w:val="002E79CB"/>
    <w:rsid w:val="002F1CFE"/>
    <w:rsid w:val="002F7F55"/>
    <w:rsid w:val="00303179"/>
    <w:rsid w:val="0030745F"/>
    <w:rsid w:val="00314630"/>
    <w:rsid w:val="0032090A"/>
    <w:rsid w:val="00321CDE"/>
    <w:rsid w:val="00322319"/>
    <w:rsid w:val="00333E15"/>
    <w:rsid w:val="00336046"/>
    <w:rsid w:val="00345FDC"/>
    <w:rsid w:val="00350492"/>
    <w:rsid w:val="0035343D"/>
    <w:rsid w:val="0037422B"/>
    <w:rsid w:val="0038715D"/>
    <w:rsid w:val="00394DBF"/>
    <w:rsid w:val="003957A6"/>
    <w:rsid w:val="00395C05"/>
    <w:rsid w:val="003A0FBC"/>
    <w:rsid w:val="003A43EF"/>
    <w:rsid w:val="003A5982"/>
    <w:rsid w:val="003C7445"/>
    <w:rsid w:val="003D2CC8"/>
    <w:rsid w:val="003D5C26"/>
    <w:rsid w:val="003F054B"/>
    <w:rsid w:val="003F2BED"/>
    <w:rsid w:val="0040071A"/>
    <w:rsid w:val="00403430"/>
    <w:rsid w:val="00404630"/>
    <w:rsid w:val="00404998"/>
    <w:rsid w:val="004056C5"/>
    <w:rsid w:val="00416CA2"/>
    <w:rsid w:val="00433ACA"/>
    <w:rsid w:val="00443878"/>
    <w:rsid w:val="0044609F"/>
    <w:rsid w:val="00451CD7"/>
    <w:rsid w:val="004539A8"/>
    <w:rsid w:val="00457B7A"/>
    <w:rsid w:val="004712CA"/>
    <w:rsid w:val="0047422E"/>
    <w:rsid w:val="00486054"/>
    <w:rsid w:val="004948A0"/>
    <w:rsid w:val="0049674B"/>
    <w:rsid w:val="004C0673"/>
    <w:rsid w:val="004C4E4E"/>
    <w:rsid w:val="004F3816"/>
    <w:rsid w:val="004F6151"/>
    <w:rsid w:val="005155ED"/>
    <w:rsid w:val="00543D41"/>
    <w:rsid w:val="00552142"/>
    <w:rsid w:val="0055782F"/>
    <w:rsid w:val="00566EDA"/>
    <w:rsid w:val="00567F52"/>
    <w:rsid w:val="00572654"/>
    <w:rsid w:val="00577559"/>
    <w:rsid w:val="00583CED"/>
    <w:rsid w:val="0059198C"/>
    <w:rsid w:val="00591ACB"/>
    <w:rsid w:val="005B3023"/>
    <w:rsid w:val="005B5629"/>
    <w:rsid w:val="005C0300"/>
    <w:rsid w:val="005C4CE7"/>
    <w:rsid w:val="005C4F27"/>
    <w:rsid w:val="005F4B6A"/>
    <w:rsid w:val="006010F3"/>
    <w:rsid w:val="00604127"/>
    <w:rsid w:val="006116EB"/>
    <w:rsid w:val="00615A0A"/>
    <w:rsid w:val="006243D6"/>
    <w:rsid w:val="006333D4"/>
    <w:rsid w:val="006369B2"/>
    <w:rsid w:val="006378AA"/>
    <w:rsid w:val="006425B2"/>
    <w:rsid w:val="00642D16"/>
    <w:rsid w:val="00647525"/>
    <w:rsid w:val="006570B0"/>
    <w:rsid w:val="0068080B"/>
    <w:rsid w:val="0069180E"/>
    <w:rsid w:val="00691C94"/>
    <w:rsid w:val="0069210B"/>
    <w:rsid w:val="00692903"/>
    <w:rsid w:val="00696F26"/>
    <w:rsid w:val="006A4055"/>
    <w:rsid w:val="006A7457"/>
    <w:rsid w:val="006B726A"/>
    <w:rsid w:val="006C34D2"/>
    <w:rsid w:val="006C5641"/>
    <w:rsid w:val="006D1089"/>
    <w:rsid w:val="006D1B86"/>
    <w:rsid w:val="006D7355"/>
    <w:rsid w:val="006E3F3D"/>
    <w:rsid w:val="006F2ACE"/>
    <w:rsid w:val="006F4361"/>
    <w:rsid w:val="006F6177"/>
    <w:rsid w:val="00707102"/>
    <w:rsid w:val="00715351"/>
    <w:rsid w:val="00715845"/>
    <w:rsid w:val="00715B22"/>
    <w:rsid w:val="00715CA6"/>
    <w:rsid w:val="00731135"/>
    <w:rsid w:val="007324AF"/>
    <w:rsid w:val="007409B4"/>
    <w:rsid w:val="00741974"/>
    <w:rsid w:val="00743306"/>
    <w:rsid w:val="007474F5"/>
    <w:rsid w:val="00751070"/>
    <w:rsid w:val="0075525E"/>
    <w:rsid w:val="00756D3D"/>
    <w:rsid w:val="007602C9"/>
    <w:rsid w:val="007745D0"/>
    <w:rsid w:val="007806C2"/>
    <w:rsid w:val="007869D1"/>
    <w:rsid w:val="007903F8"/>
    <w:rsid w:val="00794F4F"/>
    <w:rsid w:val="007958B9"/>
    <w:rsid w:val="007974BE"/>
    <w:rsid w:val="007A0916"/>
    <w:rsid w:val="007A0DFD"/>
    <w:rsid w:val="007A56DB"/>
    <w:rsid w:val="007A59C4"/>
    <w:rsid w:val="007A6474"/>
    <w:rsid w:val="007C7122"/>
    <w:rsid w:val="007D2D92"/>
    <w:rsid w:val="007D3F11"/>
    <w:rsid w:val="007D6BA3"/>
    <w:rsid w:val="007D77E0"/>
    <w:rsid w:val="007E53E4"/>
    <w:rsid w:val="007E656A"/>
    <w:rsid w:val="007F664D"/>
    <w:rsid w:val="0081064E"/>
    <w:rsid w:val="008128CE"/>
    <w:rsid w:val="008159F0"/>
    <w:rsid w:val="00827EE7"/>
    <w:rsid w:val="008369F5"/>
    <w:rsid w:val="00841217"/>
    <w:rsid w:val="00842137"/>
    <w:rsid w:val="00855D14"/>
    <w:rsid w:val="00866919"/>
    <w:rsid w:val="00887ED8"/>
    <w:rsid w:val="0089088E"/>
    <w:rsid w:val="00892297"/>
    <w:rsid w:val="00893996"/>
    <w:rsid w:val="00896FEC"/>
    <w:rsid w:val="008B6F4A"/>
    <w:rsid w:val="008D0C7E"/>
    <w:rsid w:val="008E0172"/>
    <w:rsid w:val="008E35C3"/>
    <w:rsid w:val="008E370F"/>
    <w:rsid w:val="008F741F"/>
    <w:rsid w:val="00900B0D"/>
    <w:rsid w:val="00914912"/>
    <w:rsid w:val="0091672F"/>
    <w:rsid w:val="0093159C"/>
    <w:rsid w:val="00932AB7"/>
    <w:rsid w:val="00934405"/>
    <w:rsid w:val="00934C5D"/>
    <w:rsid w:val="00936529"/>
    <w:rsid w:val="009406B5"/>
    <w:rsid w:val="00943FFC"/>
    <w:rsid w:val="00946166"/>
    <w:rsid w:val="00947A28"/>
    <w:rsid w:val="0095099F"/>
    <w:rsid w:val="009631EC"/>
    <w:rsid w:val="00983164"/>
    <w:rsid w:val="00992324"/>
    <w:rsid w:val="009972EF"/>
    <w:rsid w:val="009A4B8E"/>
    <w:rsid w:val="009B75B3"/>
    <w:rsid w:val="009C1518"/>
    <w:rsid w:val="009C3160"/>
    <w:rsid w:val="009C6032"/>
    <w:rsid w:val="009D28B5"/>
    <w:rsid w:val="009E766E"/>
    <w:rsid w:val="009F1960"/>
    <w:rsid w:val="009F42B3"/>
    <w:rsid w:val="009F715E"/>
    <w:rsid w:val="00A04702"/>
    <w:rsid w:val="00A10DBB"/>
    <w:rsid w:val="00A16253"/>
    <w:rsid w:val="00A304DD"/>
    <w:rsid w:val="00A31D47"/>
    <w:rsid w:val="00A35F4D"/>
    <w:rsid w:val="00A4013E"/>
    <w:rsid w:val="00A4045F"/>
    <w:rsid w:val="00A427CD"/>
    <w:rsid w:val="00A4599C"/>
    <w:rsid w:val="00A4600B"/>
    <w:rsid w:val="00A503BD"/>
    <w:rsid w:val="00A50506"/>
    <w:rsid w:val="00A51EF0"/>
    <w:rsid w:val="00A55E09"/>
    <w:rsid w:val="00A629C0"/>
    <w:rsid w:val="00A66FB6"/>
    <w:rsid w:val="00A67A81"/>
    <w:rsid w:val="00A730A6"/>
    <w:rsid w:val="00A8100F"/>
    <w:rsid w:val="00A8560C"/>
    <w:rsid w:val="00A971A0"/>
    <w:rsid w:val="00AA1F22"/>
    <w:rsid w:val="00AA203F"/>
    <w:rsid w:val="00AB0B51"/>
    <w:rsid w:val="00AB7B0F"/>
    <w:rsid w:val="00AC6FE4"/>
    <w:rsid w:val="00AD1F39"/>
    <w:rsid w:val="00AD3B51"/>
    <w:rsid w:val="00AE38E1"/>
    <w:rsid w:val="00B05821"/>
    <w:rsid w:val="00B17F15"/>
    <w:rsid w:val="00B26C28"/>
    <w:rsid w:val="00B4174C"/>
    <w:rsid w:val="00B453F5"/>
    <w:rsid w:val="00B52517"/>
    <w:rsid w:val="00B542C3"/>
    <w:rsid w:val="00B56FD7"/>
    <w:rsid w:val="00B57342"/>
    <w:rsid w:val="00B61624"/>
    <w:rsid w:val="00B718A5"/>
    <w:rsid w:val="00B76C08"/>
    <w:rsid w:val="00B8261A"/>
    <w:rsid w:val="00BA400E"/>
    <w:rsid w:val="00BB6922"/>
    <w:rsid w:val="00BC1FAE"/>
    <w:rsid w:val="00BC62E2"/>
    <w:rsid w:val="00BC65F5"/>
    <w:rsid w:val="00BD2868"/>
    <w:rsid w:val="00BE028E"/>
    <w:rsid w:val="00BE36F8"/>
    <w:rsid w:val="00BE51B8"/>
    <w:rsid w:val="00BF0E60"/>
    <w:rsid w:val="00C051C7"/>
    <w:rsid w:val="00C15117"/>
    <w:rsid w:val="00C22C5F"/>
    <w:rsid w:val="00C34599"/>
    <w:rsid w:val="00C37FDD"/>
    <w:rsid w:val="00C42125"/>
    <w:rsid w:val="00C574B4"/>
    <w:rsid w:val="00C62814"/>
    <w:rsid w:val="00C63B00"/>
    <w:rsid w:val="00C71A27"/>
    <w:rsid w:val="00C74937"/>
    <w:rsid w:val="00C77262"/>
    <w:rsid w:val="00CA01F9"/>
    <w:rsid w:val="00CB381C"/>
    <w:rsid w:val="00CC68BB"/>
    <w:rsid w:val="00CE39B9"/>
    <w:rsid w:val="00CF34A7"/>
    <w:rsid w:val="00D4049C"/>
    <w:rsid w:val="00D40633"/>
    <w:rsid w:val="00D44EEB"/>
    <w:rsid w:val="00D57D7F"/>
    <w:rsid w:val="00D6464A"/>
    <w:rsid w:val="00D73137"/>
    <w:rsid w:val="00D838A1"/>
    <w:rsid w:val="00DA313C"/>
    <w:rsid w:val="00DB1307"/>
    <w:rsid w:val="00DB6619"/>
    <w:rsid w:val="00DC0323"/>
    <w:rsid w:val="00DC48DC"/>
    <w:rsid w:val="00DC7680"/>
    <w:rsid w:val="00DD50DE"/>
    <w:rsid w:val="00DE3062"/>
    <w:rsid w:val="00E015D6"/>
    <w:rsid w:val="00E01C0B"/>
    <w:rsid w:val="00E01E12"/>
    <w:rsid w:val="00E07600"/>
    <w:rsid w:val="00E204DD"/>
    <w:rsid w:val="00E2145E"/>
    <w:rsid w:val="00E24D43"/>
    <w:rsid w:val="00E353EC"/>
    <w:rsid w:val="00E53C24"/>
    <w:rsid w:val="00E625BC"/>
    <w:rsid w:val="00E91B81"/>
    <w:rsid w:val="00E9206F"/>
    <w:rsid w:val="00EA2FD2"/>
    <w:rsid w:val="00EA4F9D"/>
    <w:rsid w:val="00EB444A"/>
    <w:rsid w:val="00EB444D"/>
    <w:rsid w:val="00EE1E68"/>
    <w:rsid w:val="00EE445A"/>
    <w:rsid w:val="00F02294"/>
    <w:rsid w:val="00F25254"/>
    <w:rsid w:val="00F27E28"/>
    <w:rsid w:val="00F30858"/>
    <w:rsid w:val="00F33BD1"/>
    <w:rsid w:val="00F35F57"/>
    <w:rsid w:val="00F403F5"/>
    <w:rsid w:val="00F50467"/>
    <w:rsid w:val="00F562A0"/>
    <w:rsid w:val="00F57712"/>
    <w:rsid w:val="00F8791A"/>
    <w:rsid w:val="00F910EE"/>
    <w:rsid w:val="00F913A7"/>
    <w:rsid w:val="00F91E68"/>
    <w:rsid w:val="00F9591F"/>
    <w:rsid w:val="00FA2177"/>
    <w:rsid w:val="00FA2E6D"/>
    <w:rsid w:val="00FB0A28"/>
    <w:rsid w:val="00FC2C97"/>
    <w:rsid w:val="00FC5C67"/>
    <w:rsid w:val="00FC5D20"/>
    <w:rsid w:val="00FD01DA"/>
    <w:rsid w:val="00FD35D4"/>
    <w:rsid w:val="00FD439E"/>
    <w:rsid w:val="00FD76CB"/>
    <w:rsid w:val="00FE191C"/>
    <w:rsid w:val="00FE29C6"/>
    <w:rsid w:val="00FE4A72"/>
    <w:rsid w:val="00FE6E92"/>
    <w:rsid w:val="00FF4546"/>
    <w:rsid w:val="00FF5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88FEFA"/>
  <w15:chartTrackingRefBased/>
  <w15:docId w15:val="{7A4AD9A9-1993-49D1-AC8D-7489349E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D5C26"/>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3D5C26"/>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3D5C26"/>
  </w:style>
  <w:style w:type="paragraph" w:customStyle="1" w:styleId="CorrectionSeparatorBegin">
    <w:name w:val="Correction Separator Begin"/>
    <w:basedOn w:val="Normal"/>
    <w:rsid w:val="003D5C26"/>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3D5C26"/>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3D5C26"/>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3D5C26"/>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3D5C26"/>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3D5C26"/>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3D5C26"/>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3D5C26"/>
    <w:rPr>
      <w:b/>
      <w:bCs/>
    </w:rPr>
  </w:style>
  <w:style w:type="paragraph" w:customStyle="1" w:styleId="Normalbeforetable">
    <w:name w:val="Normal before table"/>
    <w:basedOn w:val="Normal"/>
    <w:rsid w:val="003D5C26"/>
    <w:pPr>
      <w:keepNext/>
      <w:spacing w:after="120"/>
    </w:pPr>
    <w:rPr>
      <w:rFonts w:eastAsia="????"/>
      <w:lang w:eastAsia="en-US"/>
    </w:rPr>
  </w:style>
  <w:style w:type="paragraph" w:customStyle="1" w:styleId="RecNo">
    <w:name w:val="Rec_No"/>
    <w:basedOn w:val="Normal"/>
    <w:next w:val="Normal"/>
    <w:rsid w:val="003D5C26"/>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3D5C26"/>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3D5C26"/>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3D5C26"/>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3D5C2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3D5C26"/>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3D5C2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3D5C26"/>
    <w:pPr>
      <w:tabs>
        <w:tab w:val="right" w:leader="dot" w:pos="9639"/>
      </w:tabs>
    </w:pPr>
    <w:rPr>
      <w:rFonts w:eastAsia="MS Mincho"/>
    </w:rPr>
  </w:style>
  <w:style w:type="paragraph" w:styleId="TOC1">
    <w:name w:val="toc 1"/>
    <w:basedOn w:val="Normal"/>
    <w:uiPriority w:val="39"/>
    <w:rsid w:val="003D5C26"/>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3D5C26"/>
    <w:pPr>
      <w:tabs>
        <w:tab w:val="clear" w:pos="964"/>
      </w:tabs>
      <w:spacing w:before="80"/>
      <w:ind w:left="1531" w:hanging="851"/>
    </w:pPr>
  </w:style>
  <w:style w:type="paragraph" w:styleId="TOC3">
    <w:name w:val="toc 3"/>
    <w:basedOn w:val="TOC2"/>
    <w:rsid w:val="003D5C26"/>
    <w:pPr>
      <w:ind w:left="2269"/>
    </w:pPr>
  </w:style>
  <w:style w:type="character" w:styleId="Hyperlink">
    <w:name w:val="Hyperlink"/>
    <w:aliases w:val="超级链接,Style 58,超????,하이퍼링크2,超?级链,하이퍼링크21"/>
    <w:basedOn w:val="DefaultParagraphFont"/>
    <w:rsid w:val="003D5C26"/>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3D5C26"/>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3D5C26"/>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3D5C26"/>
    <w:rPr>
      <w:rFonts w:ascii="Arial" w:hAnsi="Arial" w:cs="Arial"/>
      <w:sz w:val="18"/>
      <w:szCs w:val="18"/>
    </w:rPr>
  </w:style>
  <w:style w:type="paragraph" w:customStyle="1" w:styleId="Title4">
    <w:name w:val="Title 4"/>
    <w:basedOn w:val="Normal"/>
    <w:next w:val="Heading1"/>
    <w:rsid w:val="003D5C26"/>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3D5C26"/>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
    <w:name w:val="Hashtag"/>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link w:val="ListParagraphChar"/>
    <w:uiPriority w:val="34"/>
    <w:qFormat/>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
    <w:name w:val="Mention"/>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
    <w:name w:val="Smart Hyperlink"/>
    <w:basedOn w:val="DefaultParagraphFont"/>
    <w:uiPriority w:val="99"/>
    <w:semiHidden/>
    <w:unhideWhenUsed/>
    <w:rsid w:val="008D0C7E"/>
    <w:rPr>
      <w:u w:val="dotted"/>
    </w:rPr>
  </w:style>
  <w:style w:type="character" w:customStyle="1" w:styleId="SmartLink">
    <w:name w:val="Smart Link"/>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
    <w:name w:val="Unresolved Mention"/>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character" w:customStyle="1" w:styleId="ListParagraphChar">
    <w:name w:val="List Paragraph Char"/>
    <w:link w:val="ListParagraph"/>
    <w:uiPriority w:val="34"/>
    <w:qFormat/>
    <w:rsid w:val="007D77E0"/>
    <w:rPr>
      <w:rFonts w:ascii="Times New Roman" w:hAnsi="Times New Roman" w:cs="Times New Roman"/>
      <w:sz w:val="24"/>
      <w:szCs w:val="24"/>
      <w:lang w:val="en-GB" w:eastAsia="ja-JP"/>
    </w:rPr>
  </w:style>
  <w:style w:type="paragraph" w:customStyle="1" w:styleId="Default">
    <w:name w:val="Default"/>
    <w:rsid w:val="00B542C3"/>
    <w:pPr>
      <w:autoSpaceDE w:val="0"/>
      <w:autoSpaceDN w:val="0"/>
      <w:adjustRightInd w:val="0"/>
      <w:spacing w:after="0" w:line="240" w:lineRule="auto"/>
    </w:pPr>
    <w:rPr>
      <w:rFonts w:ascii="Times New Roman" w:hAnsi="Times New Roman" w:cs="Times New Roman"/>
      <w:color w:val="000000"/>
      <w:sz w:val="24"/>
      <w:szCs w:val="24"/>
      <w:lang w:val="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723620">
      <w:bodyDiv w:val="1"/>
      <w:marLeft w:val="0"/>
      <w:marRight w:val="0"/>
      <w:marTop w:val="0"/>
      <w:marBottom w:val="0"/>
      <w:divBdr>
        <w:top w:val="none" w:sz="0" w:space="0" w:color="auto"/>
        <w:left w:val="none" w:sz="0" w:space="0" w:color="auto"/>
        <w:bottom w:val="none" w:sz="0" w:space="0" w:color="auto"/>
        <w:right w:val="none" w:sz="0" w:space="0" w:color="auto"/>
      </w:divBdr>
    </w:div>
    <w:div w:id="838927682">
      <w:bodyDiv w:val="1"/>
      <w:marLeft w:val="0"/>
      <w:marRight w:val="0"/>
      <w:marTop w:val="0"/>
      <w:marBottom w:val="0"/>
      <w:divBdr>
        <w:top w:val="none" w:sz="0" w:space="0" w:color="auto"/>
        <w:left w:val="none" w:sz="0" w:space="0" w:color="auto"/>
        <w:bottom w:val="none" w:sz="0" w:space="0" w:color="auto"/>
        <w:right w:val="none" w:sz="0" w:space="0" w:color="auto"/>
      </w:divBdr>
    </w:div>
    <w:div w:id="937712397">
      <w:bodyDiv w:val="1"/>
      <w:marLeft w:val="0"/>
      <w:marRight w:val="0"/>
      <w:marTop w:val="0"/>
      <w:marBottom w:val="0"/>
      <w:divBdr>
        <w:top w:val="none" w:sz="0" w:space="0" w:color="auto"/>
        <w:left w:val="none" w:sz="0" w:space="0" w:color="auto"/>
        <w:bottom w:val="none" w:sz="0" w:space="0" w:color="auto"/>
        <w:right w:val="none" w:sz="0" w:space="0" w:color="auto"/>
      </w:divBdr>
    </w:div>
    <w:div w:id="1052655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dirngn.tec@gov.in" TargetMode="Externa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khoh@tcaservices.kr"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755B3616AA94F1C8DCE1EBB68BFA63A"/>
        <w:category>
          <w:name w:val="General"/>
          <w:gallery w:val="placeholder"/>
        </w:category>
        <w:types>
          <w:type w:val="bbPlcHdr"/>
        </w:types>
        <w:behaviors>
          <w:behavior w:val="content"/>
        </w:behaviors>
        <w:guid w:val="{A7895B94-9264-4152-8A99-9B9C17BE881F}"/>
      </w:docPartPr>
      <w:docPartBody>
        <w:p w:rsidR="001E4858" w:rsidRDefault="00F37CCC" w:rsidP="00F37CCC">
          <w:pPr>
            <w:pStyle w:val="6755B3616AA94F1C8DCE1EBB68BFA63A"/>
          </w:pPr>
          <w:r w:rsidRPr="001229A4">
            <w:rPr>
              <w:rStyle w:val="PlaceholderText"/>
            </w:rPr>
            <w:t>Click here to enter text.</w:t>
          </w:r>
        </w:p>
      </w:docPartBody>
    </w:docPart>
    <w:docPart>
      <w:docPartPr>
        <w:name w:val="D70E9F4603894EB48A617F9F1AE3B7DA"/>
        <w:category>
          <w:name w:val="General"/>
          <w:gallery w:val="placeholder"/>
        </w:category>
        <w:types>
          <w:type w:val="bbPlcHdr"/>
        </w:types>
        <w:behaviors>
          <w:behavior w:val="content"/>
        </w:behaviors>
        <w:guid w:val="{7DDA631E-0CB4-4327-8DE3-89758BAF570D}"/>
      </w:docPartPr>
      <w:docPartBody>
        <w:p w:rsidR="001E4858" w:rsidRDefault="00F37CCC" w:rsidP="00F37CCC">
          <w:pPr>
            <w:pStyle w:val="D70E9F4603894EB48A617F9F1AE3B7DA"/>
          </w:pPr>
          <w:r w:rsidRPr="00122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
    <w:altName w:val="Yu Gothic UI"/>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C65"/>
    <w:rsid w:val="00043FE4"/>
    <w:rsid w:val="000B6A2E"/>
    <w:rsid w:val="001B761C"/>
    <w:rsid w:val="001E4858"/>
    <w:rsid w:val="002A16B9"/>
    <w:rsid w:val="004A2CD1"/>
    <w:rsid w:val="00625F3B"/>
    <w:rsid w:val="00754CF6"/>
    <w:rsid w:val="00775015"/>
    <w:rsid w:val="0098217B"/>
    <w:rsid w:val="009D5958"/>
    <w:rsid w:val="00B26070"/>
    <w:rsid w:val="00C64F9B"/>
    <w:rsid w:val="00CF7C65"/>
    <w:rsid w:val="00E87E26"/>
    <w:rsid w:val="00F37CCC"/>
    <w:rsid w:val="00F917F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F37CCC"/>
    <w:rPr>
      <w:rFonts w:ascii="Times New Roman" w:hAnsi="Times New Roman"/>
      <w:color w:val="808080"/>
    </w:rPr>
  </w:style>
  <w:style w:type="paragraph" w:customStyle="1" w:styleId="F0F92FD3CE7B46ECB1F6A3CDF752AF28">
    <w:name w:val="F0F92FD3CE7B46ECB1F6A3CDF752AF28"/>
    <w:rsid w:val="00CF7C65"/>
    <w:pPr>
      <w:widowControl w:val="0"/>
      <w:jc w:val="both"/>
    </w:pPr>
  </w:style>
  <w:style w:type="paragraph" w:customStyle="1" w:styleId="CCDF9E58AEB84C96A3435F71FD5073F2">
    <w:name w:val="CCDF9E58AEB84C96A3435F71FD5073F2"/>
    <w:rsid w:val="00CF7C65"/>
    <w:pPr>
      <w:widowControl w:val="0"/>
      <w:jc w:val="both"/>
    </w:pPr>
  </w:style>
  <w:style w:type="paragraph" w:customStyle="1" w:styleId="B0FBF8FD20DE42F3A98B801977CC2330">
    <w:name w:val="B0FBF8FD20DE42F3A98B801977CC2330"/>
    <w:rsid w:val="00CF7C65"/>
    <w:pPr>
      <w:widowControl w:val="0"/>
      <w:jc w:val="both"/>
    </w:pPr>
  </w:style>
  <w:style w:type="paragraph" w:customStyle="1" w:styleId="D63B9690BACA478C96A84CE9C72E83F9">
    <w:name w:val="D63B9690BACA478C96A84CE9C72E83F9"/>
    <w:rsid w:val="00F37CCC"/>
    <w:pPr>
      <w:spacing w:after="160" w:line="259" w:lineRule="auto"/>
    </w:pPr>
    <w:rPr>
      <w:kern w:val="0"/>
      <w:sz w:val="22"/>
      <w:szCs w:val="20"/>
      <w:lang w:val="en-IN" w:eastAsia="en-IN" w:bidi="hi-IN"/>
    </w:rPr>
  </w:style>
  <w:style w:type="paragraph" w:customStyle="1" w:styleId="6755B3616AA94F1C8DCE1EBB68BFA63A">
    <w:name w:val="6755B3616AA94F1C8DCE1EBB68BFA63A"/>
    <w:rsid w:val="00F37CCC"/>
    <w:pPr>
      <w:spacing w:after="160" w:line="259" w:lineRule="auto"/>
    </w:pPr>
    <w:rPr>
      <w:kern w:val="0"/>
      <w:sz w:val="22"/>
      <w:szCs w:val="20"/>
      <w:lang w:val="en-IN" w:eastAsia="en-IN" w:bidi="hi-IN"/>
    </w:rPr>
  </w:style>
  <w:style w:type="paragraph" w:customStyle="1" w:styleId="D70E9F4603894EB48A617F9F1AE3B7DA">
    <w:name w:val="D70E9F4603894EB48A617F9F1AE3B7DA"/>
    <w:rsid w:val="00F37CCC"/>
    <w:pPr>
      <w:spacing w:after="160" w:line="259" w:lineRule="auto"/>
    </w:pPr>
    <w:rPr>
      <w:kern w:val="0"/>
      <w:sz w:val="22"/>
      <w:szCs w:val="20"/>
      <w:lang w:val="en-IN" w:eastAsia="en-IN" w:bidi="hi-IN"/>
    </w:rPr>
  </w:style>
  <w:style w:type="paragraph" w:customStyle="1" w:styleId="517F86C91DD84F9DAAB58AD62F2DB794">
    <w:name w:val="517F86C91DD84F9DAAB58AD62F2DB794"/>
    <w:rsid w:val="00F37CCC"/>
    <w:pPr>
      <w:spacing w:after="160" w:line="259" w:lineRule="auto"/>
    </w:pPr>
    <w:rPr>
      <w:kern w:val="0"/>
      <w:sz w:val="22"/>
      <w:szCs w:val="20"/>
      <w:lang w:val="en-IN" w:eastAsia="en-IN" w:bidi="hi-IN"/>
    </w:rPr>
  </w:style>
  <w:style w:type="paragraph" w:customStyle="1" w:styleId="1C947D6674954D7B83701E27DC99A7C8">
    <w:name w:val="1C947D6674954D7B83701E27DC99A7C8"/>
    <w:rsid w:val="00F37CCC"/>
    <w:pPr>
      <w:spacing w:after="160" w:line="259" w:lineRule="auto"/>
    </w:pPr>
    <w:rPr>
      <w:kern w:val="0"/>
      <w:sz w:val="22"/>
      <w:szCs w:val="20"/>
      <w:lang w:val="en-IN" w:eastAsia="en-IN" w:bidi="hi-IN"/>
    </w:rPr>
  </w:style>
  <w:style w:type="paragraph" w:customStyle="1" w:styleId="DBEFD60E8D3545F98AE1D0A9FA16B2CF">
    <w:name w:val="DBEFD60E8D3545F98AE1D0A9FA16B2CF"/>
    <w:rsid w:val="00F37CCC"/>
    <w:pPr>
      <w:spacing w:after="160" w:line="259" w:lineRule="auto"/>
    </w:pPr>
    <w:rPr>
      <w:kern w:val="0"/>
      <w:sz w:val="22"/>
      <w:szCs w:val="20"/>
      <w:lang w:val="en-IN" w:eastAsia="en-IN" w:bidi="hi-IN"/>
    </w:rPr>
  </w:style>
  <w:style w:type="paragraph" w:customStyle="1" w:styleId="DCA5C7BBB4254C0E8D3DA78E88962880">
    <w:name w:val="DCA5C7BBB4254C0E8D3DA78E88962880"/>
    <w:rsid w:val="00F37CCC"/>
    <w:pPr>
      <w:spacing w:after="160" w:line="259" w:lineRule="auto"/>
    </w:pPr>
    <w:rPr>
      <w:kern w:val="0"/>
      <w:sz w:val="22"/>
      <w:szCs w:val="20"/>
      <w:lang w:val="en-IN" w:eastAsia="en-IN" w:bidi="hi-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2.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91E6DA-9C7A-497A-B30D-377F2A02B5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9</Pages>
  <Words>2049</Words>
  <Characters>11682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DDP template for SG17 (2022-2024 study period)</vt:lpstr>
    </vt:vector>
  </TitlesOfParts>
  <Manager>ITU-T</Manager>
  <Company>International Telecommunication Union (ITU)</Company>
  <LinksUpToDate>false</LinksUpToDate>
  <CharactersWithSpaces>13704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SG17 (2022-2024 study period)</dc:title>
  <dc:subject/>
  <dc:creator>TSB (2022-03-15)</dc:creator>
  <cp:keywords/>
  <dc:description>DDP-SG17.docx  For: _x000d_Document date: _x000d_Saved by ITU51014895 at 16:16:03 on 15/03/2022</dc:description>
  <cp:lastModifiedBy>ADG TS</cp:lastModifiedBy>
  <cp:revision>27</cp:revision>
  <cp:lastPrinted>2017-02-22T09:55:00Z</cp:lastPrinted>
  <dcterms:created xsi:type="dcterms:W3CDTF">2022-08-29T08:22:00Z</dcterms:created>
  <dcterms:modified xsi:type="dcterms:W3CDTF">2023-01-04T09:11:00Z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DDP-SG17.docx</vt:lpwstr>
  </property>
  <property fmtid="{D5CDD505-2E9C-101B-9397-08002B2CF9AE}" pid="11" name="Docdate">
    <vt:lpwstr/>
  </property>
  <property fmtid="{D5CDD505-2E9C-101B-9397-08002B2CF9AE}" pid="12" name="Docorlang">
    <vt:lpwstr/>
  </property>
  <property fmtid="{D5CDD505-2E9C-101B-9397-08002B2CF9AE}" pid="13" name="Docbluepink">
    <vt:lpwstr/>
  </property>
  <property fmtid="{D5CDD505-2E9C-101B-9397-08002B2CF9AE}" pid="14" name="Docdest">
    <vt:lpwstr/>
  </property>
  <property fmtid="{D5CDD505-2E9C-101B-9397-08002B2CF9AE}" pid="15" name="Docauthor">
    <vt:lpwstr/>
  </property>
</Properties>
</file>