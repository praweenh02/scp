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9F4A79" w14:textId="74E952D1" w:rsidR="0040105E" w:rsidRDefault="0040105E"/>
    <w:tbl>
      <w:tblPr>
        <w:tblW w:w="9640" w:type="dxa"/>
        <w:jc w:val="center"/>
        <w:tblLayout w:type="fixed"/>
        <w:tblCellMar>
          <w:left w:w="57" w:type="dxa"/>
          <w:right w:w="57" w:type="dxa"/>
        </w:tblCellMar>
        <w:tblLook w:val="0000" w:firstRow="0" w:lastRow="0" w:firstColumn="0" w:lastColumn="0" w:noHBand="0" w:noVBand="0"/>
      </w:tblPr>
      <w:tblGrid>
        <w:gridCol w:w="1132"/>
        <w:gridCol w:w="285"/>
        <w:gridCol w:w="3829"/>
        <w:gridCol w:w="4394"/>
      </w:tblGrid>
      <w:tr w:rsidR="0040105E" w:rsidRPr="0037415F" w14:paraId="53EC1FCD" w14:textId="77777777" w:rsidTr="007D73D0">
        <w:trPr>
          <w:cantSplit/>
          <w:jc w:val="center"/>
        </w:trPr>
        <w:tc>
          <w:tcPr>
            <w:tcW w:w="1133" w:type="dxa"/>
            <w:vMerge w:val="restart"/>
            <w:vAlign w:val="center"/>
          </w:tcPr>
          <w:p w14:paraId="63F8F95E" w14:textId="4C903B4F" w:rsidR="0040105E" w:rsidRPr="00567F52" w:rsidRDefault="0040105E" w:rsidP="007D73D0">
            <w:pPr>
              <w:spacing w:before="0"/>
              <w:jc w:val="center"/>
            </w:pPr>
            <w:r>
              <w:rPr>
                <w:noProof/>
                <w:lang w:val="en-US" w:bidi="hi-IN"/>
              </w:rPr>
              <w:drawing>
                <wp:inline distT="0" distB="0" distL="0" distR="0" wp14:anchorId="21C95A6D" wp14:editId="449EC14B">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4113" w:type="dxa"/>
            <w:gridSpan w:val="2"/>
            <w:vMerge w:val="restart"/>
            <w:vAlign w:val="center"/>
          </w:tcPr>
          <w:p w14:paraId="61837D43" w14:textId="77777777" w:rsidR="0040105E" w:rsidRPr="00F70513" w:rsidRDefault="0040105E" w:rsidP="007D73D0">
            <w:pPr>
              <w:rPr>
                <w:sz w:val="16"/>
                <w:szCs w:val="16"/>
              </w:rPr>
            </w:pPr>
            <w:r w:rsidRPr="00F70513">
              <w:rPr>
                <w:sz w:val="16"/>
                <w:szCs w:val="16"/>
              </w:rPr>
              <w:t>INTERNATIONAL TELECOMMUNICATION UNION</w:t>
            </w:r>
          </w:p>
          <w:p w14:paraId="0C6965AF" w14:textId="77777777" w:rsidR="0040105E" w:rsidRPr="006264C9" w:rsidRDefault="0040105E" w:rsidP="007D73D0">
            <w:pPr>
              <w:rPr>
                <w:b/>
                <w:bCs/>
                <w:sz w:val="26"/>
                <w:szCs w:val="26"/>
              </w:rPr>
            </w:pPr>
            <w:r w:rsidRPr="006264C9">
              <w:rPr>
                <w:b/>
                <w:bCs/>
                <w:sz w:val="26"/>
                <w:szCs w:val="26"/>
              </w:rPr>
              <w:t>TELECOMMUNICATION</w:t>
            </w:r>
            <w:r w:rsidRPr="006264C9">
              <w:rPr>
                <w:b/>
                <w:bCs/>
                <w:sz w:val="26"/>
                <w:szCs w:val="26"/>
              </w:rPr>
              <w:br/>
              <w:t>STANDARDIZATION SECTOR</w:t>
            </w:r>
          </w:p>
          <w:p w14:paraId="426EA518" w14:textId="77777777" w:rsidR="0040105E" w:rsidRPr="007F664D" w:rsidRDefault="0040105E" w:rsidP="007D73D0">
            <w:pPr>
              <w:rPr>
                <w:sz w:val="20"/>
              </w:rPr>
            </w:pPr>
            <w:r w:rsidRPr="006264C9">
              <w:rPr>
                <w:sz w:val="20"/>
              </w:rPr>
              <w:t xml:space="preserve">STUDY PERIOD </w:t>
            </w:r>
            <w:r>
              <w:rPr>
                <w:sz w:val="20"/>
              </w:rPr>
              <w:t>2022-2024</w:t>
            </w:r>
          </w:p>
        </w:tc>
        <w:tc>
          <w:tcPr>
            <w:tcW w:w="4394" w:type="dxa"/>
            <w:vAlign w:val="center"/>
          </w:tcPr>
          <w:p w14:paraId="29C05E3D" w14:textId="64664716" w:rsidR="0040105E" w:rsidRPr="0095099F" w:rsidRDefault="0071247E" w:rsidP="007D73D0">
            <w:pPr>
              <w:pStyle w:val="Docnumber"/>
              <w:rPr>
                <w:highlight w:val="yellow"/>
              </w:rPr>
            </w:pPr>
            <w:r w:rsidRPr="0071247E">
              <w:rPr>
                <w:noProof/>
              </w:rPr>
              <w:t>T22-SG09-C-0079</w:t>
            </w:r>
          </w:p>
        </w:tc>
      </w:tr>
      <w:tr w:rsidR="0040105E" w:rsidRPr="0095099F" w14:paraId="336A9609" w14:textId="77777777" w:rsidTr="007D73D0">
        <w:trPr>
          <w:cantSplit/>
          <w:jc w:val="center"/>
        </w:trPr>
        <w:tc>
          <w:tcPr>
            <w:tcW w:w="1133" w:type="dxa"/>
            <w:vMerge/>
          </w:tcPr>
          <w:p w14:paraId="248CECEB" w14:textId="77777777" w:rsidR="0040105E" w:rsidRPr="00072A4E" w:rsidRDefault="0040105E" w:rsidP="007D73D0">
            <w:pPr>
              <w:rPr>
                <w:smallCaps/>
                <w:sz w:val="20"/>
              </w:rPr>
            </w:pPr>
          </w:p>
        </w:tc>
        <w:tc>
          <w:tcPr>
            <w:tcW w:w="4113" w:type="dxa"/>
            <w:gridSpan w:val="2"/>
            <w:vMerge/>
          </w:tcPr>
          <w:p w14:paraId="4D69A6FF" w14:textId="77777777" w:rsidR="0040105E" w:rsidRPr="00072A4E" w:rsidRDefault="0040105E" w:rsidP="007D73D0">
            <w:pPr>
              <w:rPr>
                <w:smallCaps/>
                <w:sz w:val="20"/>
              </w:rPr>
            </w:pPr>
          </w:p>
        </w:tc>
        <w:tc>
          <w:tcPr>
            <w:tcW w:w="4394" w:type="dxa"/>
          </w:tcPr>
          <w:p w14:paraId="6938643E" w14:textId="77777777" w:rsidR="0040105E" w:rsidRPr="0095099F" w:rsidRDefault="0040105E" w:rsidP="007D73D0">
            <w:pPr>
              <w:pStyle w:val="TSBHeaderRight14"/>
            </w:pPr>
            <w:r w:rsidRPr="001970B3">
              <w:rPr>
                <w:noProof/>
              </w:rPr>
              <w:t>STUDY GROUP 9</w:t>
            </w:r>
            <w:r w:rsidRPr="0095099F">
              <w:t xml:space="preserve"> </w:t>
            </w:r>
          </w:p>
        </w:tc>
      </w:tr>
      <w:tr w:rsidR="0040105E" w:rsidRPr="0037415F" w14:paraId="239B23C0" w14:textId="77777777" w:rsidTr="007D73D0">
        <w:trPr>
          <w:cantSplit/>
          <w:jc w:val="center"/>
        </w:trPr>
        <w:tc>
          <w:tcPr>
            <w:tcW w:w="1133" w:type="dxa"/>
            <w:vMerge/>
            <w:tcBorders>
              <w:bottom w:val="single" w:sz="12" w:space="0" w:color="auto"/>
            </w:tcBorders>
          </w:tcPr>
          <w:p w14:paraId="1B0AA63F" w14:textId="77777777" w:rsidR="0040105E" w:rsidRPr="0037415F" w:rsidRDefault="0040105E" w:rsidP="007D73D0">
            <w:pPr>
              <w:rPr>
                <w:b/>
                <w:bCs/>
                <w:sz w:val="26"/>
              </w:rPr>
            </w:pPr>
          </w:p>
        </w:tc>
        <w:tc>
          <w:tcPr>
            <w:tcW w:w="4113" w:type="dxa"/>
            <w:gridSpan w:val="2"/>
            <w:vMerge/>
            <w:tcBorders>
              <w:bottom w:val="single" w:sz="12" w:space="0" w:color="auto"/>
            </w:tcBorders>
          </w:tcPr>
          <w:p w14:paraId="0298839A" w14:textId="77777777" w:rsidR="0040105E" w:rsidRPr="0037415F" w:rsidRDefault="0040105E" w:rsidP="007D73D0">
            <w:pPr>
              <w:rPr>
                <w:b/>
                <w:bCs/>
                <w:sz w:val="26"/>
              </w:rPr>
            </w:pPr>
          </w:p>
        </w:tc>
        <w:tc>
          <w:tcPr>
            <w:tcW w:w="4394" w:type="dxa"/>
            <w:tcBorders>
              <w:bottom w:val="single" w:sz="12" w:space="0" w:color="auto"/>
            </w:tcBorders>
            <w:vAlign w:val="center"/>
          </w:tcPr>
          <w:p w14:paraId="2FFD4DB7" w14:textId="77777777" w:rsidR="0040105E" w:rsidRPr="000C054C" w:rsidRDefault="0040105E" w:rsidP="007D73D0">
            <w:pPr>
              <w:pStyle w:val="TSBHeaderRight14"/>
            </w:pPr>
            <w:r w:rsidRPr="000C054C">
              <w:t>Original: English</w:t>
            </w:r>
          </w:p>
        </w:tc>
      </w:tr>
      <w:tr w:rsidR="0040105E" w:rsidRPr="000C054C" w14:paraId="591B951A" w14:textId="77777777" w:rsidTr="007D73D0">
        <w:trPr>
          <w:cantSplit/>
          <w:jc w:val="center"/>
        </w:trPr>
        <w:tc>
          <w:tcPr>
            <w:tcW w:w="1417" w:type="dxa"/>
            <w:gridSpan w:val="2"/>
          </w:tcPr>
          <w:p w14:paraId="11B7450F" w14:textId="77777777" w:rsidR="0040105E" w:rsidRPr="000C054C" w:rsidRDefault="0040105E" w:rsidP="007D73D0">
            <w:pPr>
              <w:rPr>
                <w:b/>
                <w:bCs/>
              </w:rPr>
            </w:pPr>
            <w:r w:rsidRPr="000C054C">
              <w:rPr>
                <w:b/>
                <w:bCs/>
              </w:rPr>
              <w:t>Question(s):</w:t>
            </w:r>
          </w:p>
        </w:tc>
        <w:tc>
          <w:tcPr>
            <w:tcW w:w="3829" w:type="dxa"/>
          </w:tcPr>
          <w:p w14:paraId="3EE10ECA" w14:textId="77777777" w:rsidR="0040105E" w:rsidRPr="000C054C" w:rsidRDefault="0040105E" w:rsidP="007D73D0">
            <w:pPr>
              <w:pStyle w:val="TSBHeaderQuestion"/>
            </w:pPr>
            <w:r>
              <w:rPr>
                <w:noProof/>
              </w:rPr>
              <w:t>6</w:t>
            </w:r>
            <w:r w:rsidRPr="000C054C">
              <w:rPr>
                <w:noProof/>
              </w:rPr>
              <w:t>/9</w:t>
            </w:r>
          </w:p>
        </w:tc>
        <w:tc>
          <w:tcPr>
            <w:tcW w:w="4394" w:type="dxa"/>
          </w:tcPr>
          <w:p w14:paraId="5B013A04" w14:textId="77777777" w:rsidR="0040105E" w:rsidRPr="000C054C" w:rsidRDefault="0040105E" w:rsidP="007D73D0">
            <w:pPr>
              <w:pStyle w:val="VenueDate"/>
            </w:pPr>
            <w:r>
              <w:t>Bangalore</w:t>
            </w:r>
            <w:r w:rsidRPr="000C054C">
              <w:t>, 0</w:t>
            </w:r>
            <w:r>
              <w:t>9</w:t>
            </w:r>
            <w:r w:rsidRPr="000C054C">
              <w:t>-1</w:t>
            </w:r>
            <w:r>
              <w:t>8</w:t>
            </w:r>
            <w:r w:rsidRPr="000C054C">
              <w:t xml:space="preserve"> </w:t>
            </w:r>
            <w:r>
              <w:t>May</w:t>
            </w:r>
            <w:r w:rsidRPr="000C054C">
              <w:t xml:space="preserve"> 202</w:t>
            </w:r>
            <w:r>
              <w:t>3</w:t>
            </w:r>
          </w:p>
        </w:tc>
      </w:tr>
      <w:tr w:rsidR="0040105E" w:rsidRPr="000C054C" w14:paraId="3FDED0DD" w14:textId="77777777" w:rsidTr="007D73D0">
        <w:trPr>
          <w:cantSplit/>
          <w:jc w:val="center"/>
        </w:trPr>
        <w:tc>
          <w:tcPr>
            <w:tcW w:w="9640" w:type="dxa"/>
            <w:gridSpan w:val="4"/>
          </w:tcPr>
          <w:p w14:paraId="1233E4A2" w14:textId="77777777" w:rsidR="0040105E" w:rsidRDefault="0040105E" w:rsidP="007D73D0">
            <w:pPr>
              <w:jc w:val="center"/>
              <w:rPr>
                <w:b/>
                <w:bCs/>
              </w:rPr>
            </w:pPr>
          </w:p>
          <w:p w14:paraId="6BD6DAB0" w14:textId="77777777" w:rsidR="0040105E" w:rsidRDefault="0040105E" w:rsidP="007D73D0">
            <w:pPr>
              <w:jc w:val="center"/>
              <w:rPr>
                <w:b/>
                <w:bCs/>
              </w:rPr>
            </w:pPr>
            <w:r w:rsidRPr="000C054C">
              <w:rPr>
                <w:b/>
                <w:bCs/>
              </w:rPr>
              <w:t>CONTRIBUTION</w:t>
            </w:r>
          </w:p>
          <w:p w14:paraId="2C9088DA" w14:textId="77777777" w:rsidR="0040105E" w:rsidRPr="000C054C" w:rsidRDefault="0040105E" w:rsidP="007D73D0">
            <w:pPr>
              <w:jc w:val="center"/>
              <w:rPr>
                <w:b/>
                <w:bCs/>
              </w:rPr>
            </w:pPr>
          </w:p>
        </w:tc>
      </w:tr>
      <w:tr w:rsidR="0040105E" w:rsidRPr="0037415F" w14:paraId="310C1889" w14:textId="77777777" w:rsidTr="007D73D0">
        <w:trPr>
          <w:cantSplit/>
          <w:jc w:val="center"/>
        </w:trPr>
        <w:tc>
          <w:tcPr>
            <w:tcW w:w="1417" w:type="dxa"/>
            <w:gridSpan w:val="2"/>
          </w:tcPr>
          <w:p w14:paraId="61FF7491" w14:textId="77777777" w:rsidR="0040105E" w:rsidRPr="000C054C" w:rsidRDefault="0040105E" w:rsidP="00317C9E">
            <w:pPr>
              <w:spacing w:line="276" w:lineRule="auto"/>
              <w:rPr>
                <w:b/>
                <w:bCs/>
              </w:rPr>
            </w:pPr>
            <w:r w:rsidRPr="000C054C">
              <w:rPr>
                <w:b/>
                <w:bCs/>
              </w:rPr>
              <w:t>Source:</w:t>
            </w:r>
          </w:p>
        </w:tc>
        <w:tc>
          <w:tcPr>
            <w:tcW w:w="8223" w:type="dxa"/>
            <w:gridSpan w:val="2"/>
          </w:tcPr>
          <w:p w14:paraId="2027C70E" w14:textId="77777777" w:rsidR="0040105E" w:rsidRPr="000C054C" w:rsidRDefault="0040105E" w:rsidP="00317C9E">
            <w:pPr>
              <w:pStyle w:val="TSBHeaderSource"/>
              <w:spacing w:line="276" w:lineRule="auto"/>
            </w:pPr>
            <w:r w:rsidRPr="000C054C">
              <w:t>Ministry of Communications, India</w:t>
            </w:r>
          </w:p>
        </w:tc>
      </w:tr>
      <w:tr w:rsidR="0040105E" w:rsidRPr="0037415F" w14:paraId="1462440D" w14:textId="77777777" w:rsidTr="007D73D0">
        <w:trPr>
          <w:cantSplit/>
          <w:jc w:val="center"/>
        </w:trPr>
        <w:tc>
          <w:tcPr>
            <w:tcW w:w="1417" w:type="dxa"/>
            <w:gridSpan w:val="2"/>
          </w:tcPr>
          <w:p w14:paraId="38161F4E" w14:textId="77777777" w:rsidR="0040105E" w:rsidRPr="0037415F" w:rsidRDefault="0040105E" w:rsidP="00317C9E">
            <w:pPr>
              <w:spacing w:line="276" w:lineRule="auto"/>
            </w:pPr>
            <w:r w:rsidRPr="008A31D5">
              <w:t>Title:</w:t>
            </w:r>
          </w:p>
        </w:tc>
        <w:tc>
          <w:tcPr>
            <w:tcW w:w="8223" w:type="dxa"/>
            <w:gridSpan w:val="2"/>
          </w:tcPr>
          <w:p w14:paraId="43BBBD84" w14:textId="6018B6E9" w:rsidR="0040105E" w:rsidRPr="008A31D5" w:rsidRDefault="0040105E" w:rsidP="00CD1E71">
            <w:pPr>
              <w:pStyle w:val="TSBHeaderTitle"/>
              <w:spacing w:line="276" w:lineRule="auto"/>
            </w:pPr>
            <w:r w:rsidRPr="00E11793">
              <w:t>Proposed</w:t>
            </w:r>
            <w:r w:rsidR="00CD1E71">
              <w:t xml:space="preserve"> draft</w:t>
            </w:r>
            <w:r w:rsidRPr="00E11793">
              <w:t xml:space="preserve"> </w:t>
            </w:r>
            <w:r>
              <w:t xml:space="preserve">revision of  </w:t>
            </w:r>
            <w:r w:rsidRPr="00E11793">
              <w:t xml:space="preserve">ITU-T </w:t>
            </w:r>
            <w:r>
              <w:t>Recommendation J.298(03/2019) “</w:t>
            </w:r>
            <w:r w:rsidRPr="008A31D5">
              <w:t>Requirements and technical specifications of a cable TV hybrid set-top box compatible with terrestrial and satellite TV transport</w:t>
            </w:r>
            <w:r>
              <w:t>”</w:t>
            </w:r>
          </w:p>
        </w:tc>
      </w:tr>
      <w:tr w:rsidR="0040105E" w:rsidRPr="000C054C" w14:paraId="584EC15B" w14:textId="77777777" w:rsidTr="007D73D0">
        <w:trPr>
          <w:cantSplit/>
          <w:jc w:val="center"/>
        </w:trPr>
        <w:tc>
          <w:tcPr>
            <w:tcW w:w="1417" w:type="dxa"/>
            <w:gridSpan w:val="2"/>
            <w:tcBorders>
              <w:top w:val="single" w:sz="6" w:space="0" w:color="auto"/>
              <w:bottom w:val="single" w:sz="4" w:space="0" w:color="auto"/>
            </w:tcBorders>
          </w:tcPr>
          <w:p w14:paraId="18D96B0F" w14:textId="77777777" w:rsidR="0040105E" w:rsidRPr="000C054C" w:rsidRDefault="0040105E" w:rsidP="00317C9E">
            <w:pPr>
              <w:spacing w:line="276" w:lineRule="auto"/>
              <w:rPr>
                <w:b/>
                <w:bCs/>
              </w:rPr>
            </w:pPr>
            <w:r w:rsidRPr="000C054C">
              <w:rPr>
                <w:b/>
                <w:bCs/>
              </w:rPr>
              <w:t>Contact:</w:t>
            </w:r>
          </w:p>
        </w:tc>
        <w:tc>
          <w:tcPr>
            <w:tcW w:w="3829" w:type="dxa"/>
            <w:tcBorders>
              <w:top w:val="single" w:sz="6" w:space="0" w:color="auto"/>
              <w:bottom w:val="single" w:sz="4" w:space="0" w:color="auto"/>
            </w:tcBorders>
          </w:tcPr>
          <w:p w14:paraId="07041752" w14:textId="04BF8F09" w:rsidR="0040105E" w:rsidRPr="000C054C" w:rsidRDefault="0040105E" w:rsidP="004D5EF7">
            <w:pPr>
              <w:spacing w:before="0" w:line="276" w:lineRule="auto"/>
              <w:jc w:val="left"/>
            </w:pPr>
            <w:proofErr w:type="spellStart"/>
            <w:r>
              <w:t>Meenakshi</w:t>
            </w:r>
            <w:proofErr w:type="spellEnd"/>
            <w:r>
              <w:t xml:space="preserve"> </w:t>
            </w:r>
            <w:proofErr w:type="spellStart"/>
            <w:r>
              <w:t>Singhvi</w:t>
            </w:r>
            <w:proofErr w:type="spellEnd"/>
            <w:r>
              <w:t>,</w:t>
            </w:r>
            <w:r w:rsidR="007B6056">
              <w:br/>
              <w:t>Ministry of Communications</w:t>
            </w:r>
            <w:r w:rsidRPr="000C054C">
              <w:br/>
              <w:t>India</w:t>
            </w:r>
          </w:p>
        </w:tc>
        <w:tc>
          <w:tcPr>
            <w:tcW w:w="4394" w:type="dxa"/>
            <w:tcBorders>
              <w:top w:val="single" w:sz="6" w:space="0" w:color="auto"/>
              <w:bottom w:val="single" w:sz="4" w:space="0" w:color="auto"/>
            </w:tcBorders>
          </w:tcPr>
          <w:p w14:paraId="42FF5438" w14:textId="77777777" w:rsidR="0040105E" w:rsidRPr="000C054C" w:rsidRDefault="0040105E" w:rsidP="00317C9E">
            <w:pPr>
              <w:spacing w:line="276" w:lineRule="auto"/>
            </w:pPr>
            <w:r w:rsidRPr="00121A11">
              <w:rPr>
                <w:lang w:val="fr-CH"/>
              </w:rPr>
              <w:t>Tel:</w:t>
            </w:r>
            <w:r w:rsidRPr="00121A11">
              <w:rPr>
                <w:lang w:val="fr-CH"/>
              </w:rPr>
              <w:tab/>
              <w:t>+91-9426302816</w:t>
            </w:r>
            <w:r w:rsidRPr="00121A11">
              <w:rPr>
                <w:lang w:val="fr-CH"/>
              </w:rPr>
              <w:br/>
              <w:t xml:space="preserve">E-mail: </w:t>
            </w:r>
            <w:proofErr w:type="spellStart"/>
            <w:r w:rsidRPr="00121A11">
              <w:rPr>
                <w:lang w:val="fr-CH"/>
              </w:rPr>
              <w:t>meenakshi.singhvi@prasarbharati@gov.in</w:t>
            </w:r>
            <w:proofErr w:type="spellEnd"/>
          </w:p>
        </w:tc>
      </w:tr>
      <w:tr w:rsidR="0040105E" w:rsidRPr="003125BC" w14:paraId="65387F02" w14:textId="77777777" w:rsidTr="007D73D0">
        <w:trPr>
          <w:cantSplit/>
          <w:jc w:val="center"/>
        </w:trPr>
        <w:tc>
          <w:tcPr>
            <w:tcW w:w="1417" w:type="dxa"/>
            <w:gridSpan w:val="2"/>
            <w:tcBorders>
              <w:top w:val="single" w:sz="4" w:space="0" w:color="auto"/>
              <w:bottom w:val="single" w:sz="4" w:space="0" w:color="auto"/>
            </w:tcBorders>
          </w:tcPr>
          <w:p w14:paraId="605CB82B" w14:textId="77777777" w:rsidR="0040105E" w:rsidRPr="000C054C" w:rsidRDefault="0040105E" w:rsidP="00317C9E">
            <w:pPr>
              <w:spacing w:line="276" w:lineRule="auto"/>
              <w:rPr>
                <w:b/>
                <w:bCs/>
              </w:rPr>
            </w:pPr>
            <w:r w:rsidRPr="000C054C">
              <w:rPr>
                <w:b/>
                <w:bCs/>
              </w:rPr>
              <w:t>Contact:</w:t>
            </w:r>
          </w:p>
        </w:tc>
        <w:tc>
          <w:tcPr>
            <w:tcW w:w="3829" w:type="dxa"/>
            <w:tcBorders>
              <w:top w:val="single" w:sz="4" w:space="0" w:color="auto"/>
              <w:bottom w:val="single" w:sz="4" w:space="0" w:color="auto"/>
            </w:tcBorders>
          </w:tcPr>
          <w:p w14:paraId="601229FA" w14:textId="77777777" w:rsidR="0040105E" w:rsidRPr="000C054C" w:rsidRDefault="0040105E" w:rsidP="004D5EF7">
            <w:pPr>
              <w:spacing w:line="276" w:lineRule="auto"/>
              <w:jc w:val="left"/>
            </w:pPr>
            <w:r w:rsidRPr="008168B5">
              <w:t xml:space="preserve">Rajiv </w:t>
            </w:r>
            <w:proofErr w:type="spellStart"/>
            <w:r w:rsidRPr="008168B5">
              <w:t>Khattar</w:t>
            </w:r>
            <w:proofErr w:type="spellEnd"/>
            <w:r w:rsidRPr="000C054C">
              <w:br/>
              <w:t>Indi</w:t>
            </w:r>
            <w:r>
              <w:t>a</w:t>
            </w:r>
          </w:p>
        </w:tc>
        <w:tc>
          <w:tcPr>
            <w:tcW w:w="4394" w:type="dxa"/>
            <w:tcBorders>
              <w:top w:val="single" w:sz="4" w:space="0" w:color="auto"/>
              <w:bottom w:val="single" w:sz="4" w:space="0" w:color="auto"/>
            </w:tcBorders>
          </w:tcPr>
          <w:p w14:paraId="33E14C4A" w14:textId="77777777" w:rsidR="0040105E" w:rsidRPr="00121A11" w:rsidRDefault="0040105E" w:rsidP="00317C9E">
            <w:pPr>
              <w:spacing w:line="276" w:lineRule="auto"/>
              <w:rPr>
                <w:lang w:val="fr-CH"/>
              </w:rPr>
            </w:pPr>
            <w:r w:rsidRPr="000C054C">
              <w:t>Tel:</w:t>
            </w:r>
            <w:r w:rsidRPr="000C054C">
              <w:tab/>
              <w:t>+</w:t>
            </w:r>
            <w:r w:rsidRPr="008B054C">
              <w:rPr>
                <w:lang w:val="fr-CH"/>
              </w:rPr>
              <w:t>91-98</w:t>
            </w:r>
            <w:r>
              <w:rPr>
                <w:lang w:val="fr-CH"/>
              </w:rPr>
              <w:t>21040126</w:t>
            </w:r>
            <w:r>
              <w:br/>
              <w:t xml:space="preserve">E-mail: </w:t>
            </w:r>
            <w:r w:rsidRPr="00165815">
              <w:rPr>
                <w:lang w:val="en-US"/>
              </w:rPr>
              <w:t>rajivkhattar@gmail.com</w:t>
            </w:r>
          </w:p>
        </w:tc>
      </w:tr>
      <w:tr w:rsidR="0040105E" w:rsidRPr="003125BC" w14:paraId="12C3AC36" w14:textId="77777777" w:rsidTr="007D73D0">
        <w:trPr>
          <w:cantSplit/>
          <w:jc w:val="center"/>
        </w:trPr>
        <w:tc>
          <w:tcPr>
            <w:tcW w:w="1417" w:type="dxa"/>
            <w:gridSpan w:val="2"/>
            <w:tcBorders>
              <w:top w:val="single" w:sz="4" w:space="0" w:color="auto"/>
              <w:bottom w:val="single" w:sz="4" w:space="0" w:color="auto"/>
            </w:tcBorders>
          </w:tcPr>
          <w:p w14:paraId="436D5E8C" w14:textId="77777777" w:rsidR="0040105E" w:rsidRPr="000C054C" w:rsidRDefault="0040105E" w:rsidP="00317C9E">
            <w:pPr>
              <w:spacing w:line="276" w:lineRule="auto"/>
              <w:rPr>
                <w:b/>
                <w:bCs/>
              </w:rPr>
            </w:pPr>
            <w:r w:rsidRPr="00C9366F">
              <w:rPr>
                <w:b/>
                <w:bCs/>
              </w:rPr>
              <w:t>Contact:</w:t>
            </w:r>
          </w:p>
        </w:tc>
        <w:tc>
          <w:tcPr>
            <w:tcW w:w="3829" w:type="dxa"/>
            <w:tcBorders>
              <w:top w:val="single" w:sz="4" w:space="0" w:color="auto"/>
              <w:bottom w:val="single" w:sz="4" w:space="0" w:color="auto"/>
            </w:tcBorders>
          </w:tcPr>
          <w:p w14:paraId="55D0ED23" w14:textId="77777777" w:rsidR="0040105E" w:rsidRDefault="0040105E" w:rsidP="004D5EF7">
            <w:pPr>
              <w:spacing w:line="276" w:lineRule="auto"/>
              <w:jc w:val="left"/>
            </w:pPr>
            <w:proofErr w:type="spellStart"/>
            <w:r>
              <w:t>Paritosh</w:t>
            </w:r>
            <w:proofErr w:type="spellEnd"/>
            <w:r>
              <w:t xml:space="preserve"> </w:t>
            </w:r>
            <w:proofErr w:type="spellStart"/>
            <w:r>
              <w:t>Saha</w:t>
            </w:r>
            <w:proofErr w:type="spellEnd"/>
            <w:r w:rsidRPr="000C054C">
              <w:br/>
              <w:t>Indi</w:t>
            </w:r>
            <w:r>
              <w:t>a</w:t>
            </w:r>
          </w:p>
        </w:tc>
        <w:tc>
          <w:tcPr>
            <w:tcW w:w="4394" w:type="dxa"/>
            <w:tcBorders>
              <w:top w:val="single" w:sz="4" w:space="0" w:color="auto"/>
              <w:bottom w:val="single" w:sz="4" w:space="0" w:color="auto"/>
            </w:tcBorders>
          </w:tcPr>
          <w:p w14:paraId="4B262E1B" w14:textId="77777777" w:rsidR="0040105E" w:rsidRPr="00121A11" w:rsidRDefault="0040105E" w:rsidP="00317C9E">
            <w:pPr>
              <w:spacing w:line="276" w:lineRule="auto"/>
              <w:rPr>
                <w:lang w:val="fr-CH"/>
              </w:rPr>
            </w:pPr>
            <w:r w:rsidRPr="000C054C">
              <w:t>Tel:</w:t>
            </w:r>
            <w:r w:rsidRPr="000C054C">
              <w:tab/>
              <w:t>+</w:t>
            </w:r>
            <w:r w:rsidRPr="008B054C">
              <w:rPr>
                <w:lang w:val="fr-CH"/>
              </w:rPr>
              <w:t>91-9899456795</w:t>
            </w:r>
            <w:r>
              <w:br/>
              <w:t>E-mail: paritosh.saha@disney.com</w:t>
            </w:r>
          </w:p>
        </w:tc>
      </w:tr>
      <w:tr w:rsidR="0040105E" w:rsidRPr="003125BC" w14:paraId="3645D783" w14:textId="77777777" w:rsidTr="007D73D0">
        <w:trPr>
          <w:cantSplit/>
          <w:jc w:val="center"/>
        </w:trPr>
        <w:tc>
          <w:tcPr>
            <w:tcW w:w="1417" w:type="dxa"/>
            <w:gridSpan w:val="2"/>
            <w:tcBorders>
              <w:top w:val="single" w:sz="4" w:space="0" w:color="auto"/>
              <w:bottom w:val="single" w:sz="4" w:space="0" w:color="auto"/>
            </w:tcBorders>
          </w:tcPr>
          <w:p w14:paraId="77B24464" w14:textId="77777777" w:rsidR="0040105E" w:rsidRPr="00564F81" w:rsidRDefault="0040105E" w:rsidP="00317C9E">
            <w:pPr>
              <w:spacing w:line="276" w:lineRule="auto"/>
            </w:pPr>
            <w:r w:rsidRPr="00564F81">
              <w:t>Contact:</w:t>
            </w:r>
          </w:p>
        </w:tc>
        <w:tc>
          <w:tcPr>
            <w:tcW w:w="3829" w:type="dxa"/>
            <w:tcBorders>
              <w:top w:val="single" w:sz="4" w:space="0" w:color="auto"/>
              <w:bottom w:val="single" w:sz="4" w:space="0" w:color="auto"/>
            </w:tcBorders>
          </w:tcPr>
          <w:p w14:paraId="0CF6BA0D" w14:textId="77777777" w:rsidR="0040105E" w:rsidRPr="008168B5" w:rsidRDefault="0040105E" w:rsidP="004D5EF7">
            <w:pPr>
              <w:spacing w:line="276" w:lineRule="auto"/>
              <w:jc w:val="left"/>
            </w:pPr>
            <w:r w:rsidRPr="009F11D3">
              <w:t>R</w:t>
            </w:r>
            <w:r>
              <w:t xml:space="preserve">amesh D </w:t>
            </w:r>
            <w:proofErr w:type="spellStart"/>
            <w:r>
              <w:t>Sampath</w:t>
            </w:r>
            <w:proofErr w:type="spellEnd"/>
            <w:r w:rsidRPr="000C054C">
              <w:br/>
              <w:t>Indi</w:t>
            </w:r>
            <w:r>
              <w:t>a</w:t>
            </w:r>
          </w:p>
        </w:tc>
        <w:tc>
          <w:tcPr>
            <w:tcW w:w="4394" w:type="dxa"/>
            <w:tcBorders>
              <w:top w:val="single" w:sz="4" w:space="0" w:color="auto"/>
              <w:bottom w:val="single" w:sz="4" w:space="0" w:color="auto"/>
            </w:tcBorders>
          </w:tcPr>
          <w:p w14:paraId="704C32CD" w14:textId="77777777" w:rsidR="0040105E" w:rsidRPr="000C054C" w:rsidRDefault="0040105E" w:rsidP="00317C9E">
            <w:pPr>
              <w:spacing w:line="276" w:lineRule="auto"/>
            </w:pPr>
            <w:r>
              <w:t>Tel:</w:t>
            </w:r>
            <w:r>
              <w:tab/>
              <w:t>-</w:t>
            </w:r>
            <w:r>
              <w:br/>
              <w:t xml:space="preserve">E-mail: </w:t>
            </w:r>
            <w:r w:rsidRPr="00564F81">
              <w:t>dsramesh@exaltocomtech.com</w:t>
            </w:r>
          </w:p>
        </w:tc>
      </w:tr>
      <w:tr w:rsidR="0040105E" w:rsidRPr="00161D83" w14:paraId="3029035D" w14:textId="77777777" w:rsidTr="007D73D0">
        <w:trPr>
          <w:cantSplit/>
          <w:jc w:val="center"/>
        </w:trPr>
        <w:tc>
          <w:tcPr>
            <w:tcW w:w="1418" w:type="dxa"/>
            <w:gridSpan w:val="2"/>
          </w:tcPr>
          <w:p w14:paraId="30698BF1" w14:textId="77777777" w:rsidR="0040105E" w:rsidRDefault="0040105E" w:rsidP="00317C9E">
            <w:pPr>
              <w:spacing w:line="276" w:lineRule="auto"/>
              <w:rPr>
                <w:b/>
                <w:bCs/>
              </w:rPr>
            </w:pPr>
          </w:p>
          <w:p w14:paraId="5C2A5DBD" w14:textId="77777777" w:rsidR="0040105E" w:rsidRPr="008F7104" w:rsidRDefault="0040105E" w:rsidP="00317C9E">
            <w:pPr>
              <w:spacing w:line="276" w:lineRule="auto"/>
              <w:rPr>
                <w:b/>
                <w:bCs/>
              </w:rPr>
            </w:pPr>
            <w:r>
              <w:rPr>
                <w:b/>
                <w:bCs/>
              </w:rPr>
              <w:t>Abs</w:t>
            </w:r>
            <w:r w:rsidRPr="008F7104">
              <w:rPr>
                <w:b/>
                <w:bCs/>
              </w:rPr>
              <w:t>tract:</w:t>
            </w:r>
          </w:p>
        </w:tc>
        <w:tc>
          <w:tcPr>
            <w:tcW w:w="8222" w:type="dxa"/>
            <w:gridSpan w:val="2"/>
          </w:tcPr>
          <w:p w14:paraId="605AF68C" w14:textId="77777777" w:rsidR="0040105E" w:rsidRDefault="0040105E" w:rsidP="00317C9E">
            <w:pPr>
              <w:pStyle w:val="TSBHeaderSummary"/>
              <w:spacing w:line="276" w:lineRule="auto"/>
              <w:jc w:val="both"/>
            </w:pPr>
          </w:p>
          <w:p w14:paraId="1CB13F5D" w14:textId="40C1C38B" w:rsidR="0040105E" w:rsidRDefault="0040105E" w:rsidP="00317C9E">
            <w:pPr>
              <w:pStyle w:val="TSBHeaderSummary"/>
              <w:spacing w:line="276" w:lineRule="auto"/>
              <w:jc w:val="both"/>
            </w:pPr>
            <w:r w:rsidRPr="0008313B">
              <w:t xml:space="preserve">This </w:t>
            </w:r>
            <w:r w:rsidR="007B6056">
              <w:t xml:space="preserve">contribution </w:t>
            </w:r>
            <w:r>
              <w:t>contain</w:t>
            </w:r>
            <w:bookmarkStart w:id="0" w:name="_GoBack"/>
            <w:bookmarkEnd w:id="0"/>
            <w:r>
              <w:t xml:space="preserve">s the </w:t>
            </w:r>
            <w:r w:rsidRPr="0008313B">
              <w:t>propose</w:t>
            </w:r>
            <w:r>
              <w:t>d</w:t>
            </w:r>
            <w:r w:rsidRPr="00DA4AD8">
              <w:t xml:space="preserve"> </w:t>
            </w:r>
            <w:r w:rsidR="007B6056">
              <w:t>revised draft</w:t>
            </w:r>
            <w:r>
              <w:t xml:space="preserve">, </w:t>
            </w:r>
            <w:r w:rsidRPr="00DA4AD8">
              <w:t xml:space="preserve">placed as Annex, </w:t>
            </w:r>
            <w:r w:rsidR="007B6056">
              <w:t xml:space="preserve">of </w:t>
            </w:r>
            <w:r>
              <w:t xml:space="preserve">the </w:t>
            </w:r>
            <w:r w:rsidRPr="0008313B">
              <w:t xml:space="preserve">ITU Recommendation ITU-T J.298 “Requirements and technical specifications of a cable TV hybrid set-top box compatible with terrestrial and satellite TV transport” published in the year 2019. </w:t>
            </w:r>
            <w:r>
              <w:t xml:space="preserve"> </w:t>
            </w:r>
          </w:p>
          <w:p w14:paraId="56D898D8" w14:textId="77777777" w:rsidR="0040105E" w:rsidRDefault="0040105E" w:rsidP="00317C9E">
            <w:pPr>
              <w:pStyle w:val="TSBHeaderSummary"/>
              <w:spacing w:line="276" w:lineRule="auto"/>
              <w:jc w:val="both"/>
            </w:pPr>
          </w:p>
          <w:p w14:paraId="4E6C69F0" w14:textId="77777777" w:rsidR="0040105E" w:rsidRPr="00AA5CA0" w:rsidRDefault="0040105E" w:rsidP="00317C9E">
            <w:pPr>
              <w:pStyle w:val="TSBHeaderSummary"/>
              <w:spacing w:line="276" w:lineRule="auto"/>
              <w:jc w:val="both"/>
            </w:pPr>
          </w:p>
        </w:tc>
      </w:tr>
    </w:tbl>
    <w:p w14:paraId="3072E532" w14:textId="77777777" w:rsidR="0040105E" w:rsidRDefault="0040105E" w:rsidP="0040105E"/>
    <w:p w14:paraId="42CF83E8" w14:textId="77777777" w:rsidR="0040105E" w:rsidRDefault="0040105E" w:rsidP="0040105E">
      <w:pPr>
        <w:jc w:val="center"/>
      </w:pPr>
      <w:r>
        <w:t>_______________________</w:t>
      </w:r>
    </w:p>
    <w:p w14:paraId="79A9DE3D" w14:textId="7D95B074" w:rsidR="004073C5" w:rsidRDefault="004073C5"/>
    <w:tbl>
      <w:tblPr>
        <w:tblW w:w="9948" w:type="dxa"/>
        <w:tblLayout w:type="fixed"/>
        <w:tblLook w:val="0000" w:firstRow="0" w:lastRow="0" w:firstColumn="0" w:lastColumn="0" w:noHBand="0" w:noVBand="0"/>
      </w:tblPr>
      <w:tblGrid>
        <w:gridCol w:w="1418"/>
        <w:gridCol w:w="10"/>
        <w:gridCol w:w="2520"/>
        <w:gridCol w:w="2029"/>
        <w:gridCol w:w="3971"/>
      </w:tblGrid>
      <w:tr w:rsidR="00724EDE" w:rsidRPr="00596DFC" w14:paraId="3030094E" w14:textId="77777777" w:rsidTr="006F47E1">
        <w:trPr>
          <w:trHeight w:hRule="exact" w:val="1418"/>
        </w:trPr>
        <w:tc>
          <w:tcPr>
            <w:tcW w:w="1428" w:type="dxa"/>
            <w:gridSpan w:val="2"/>
          </w:tcPr>
          <w:p w14:paraId="04DAB137" w14:textId="1EC4A991" w:rsidR="00724EDE" w:rsidRPr="00596DFC" w:rsidRDefault="00724EDE">
            <w:pPr>
              <w:framePr w:hSpace="180" w:wrap="around" w:vAnchor="page" w:hAnchor="page" w:x="934" w:y="663"/>
              <w:pPrChange w:id="1" w:author="Microsoft account" w:date="2023-04-26T17:37:00Z">
                <w:pPr>
                  <w:framePr w:hSpace="180" w:wrap="around" w:hAnchor="margin" w:y="660"/>
                </w:pPr>
              </w:pPrChange>
            </w:pPr>
            <w:r w:rsidRPr="00596DFC">
              <w:rPr>
                <w:noProof/>
                <w:sz w:val="20"/>
                <w:lang w:val="en-US" w:bidi="hi-IN"/>
              </w:rPr>
              <w:lastRenderedPageBreak/>
              <w:drawing>
                <wp:anchor distT="0" distB="0" distL="114300" distR="114300" simplePos="0" relativeHeight="251659264" behindDoc="0" locked="0" layoutInCell="0" allowOverlap="1" wp14:anchorId="453AC454" wp14:editId="7A8AB6B5">
                  <wp:simplePos x="0" y="0"/>
                  <wp:positionH relativeFrom="column">
                    <wp:posOffset>-962025</wp:posOffset>
                  </wp:positionH>
                  <wp:positionV relativeFrom="paragraph">
                    <wp:posOffset>-695960</wp:posOffset>
                  </wp:positionV>
                  <wp:extent cx="1569720" cy="10771505"/>
                  <wp:effectExtent l="19050" t="0" r="0" b="0"/>
                  <wp:wrapNone/>
                  <wp:docPr id="2" name="Picture 2" descr="Fond-Rec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nd-Rec_e"/>
                          <pic:cNvPicPr>
                            <a:picLocks noChangeAspect="1" noChangeArrowheads="1"/>
                          </pic:cNvPicPr>
                        </pic:nvPicPr>
                        <pic:blipFill>
                          <a:blip r:embed="rId12" cstate="print"/>
                          <a:srcRect/>
                          <a:stretch>
                            <a:fillRect/>
                          </a:stretch>
                        </pic:blipFill>
                        <pic:spPr bwMode="auto">
                          <a:xfrm>
                            <a:off x="0" y="0"/>
                            <a:ext cx="1569720" cy="10771505"/>
                          </a:xfrm>
                          <a:prstGeom prst="rect">
                            <a:avLst/>
                          </a:prstGeom>
                          <a:noFill/>
                          <a:ln w="9525">
                            <a:noFill/>
                            <a:miter lim="800000"/>
                            <a:headEnd/>
                            <a:tailEnd/>
                          </a:ln>
                        </pic:spPr>
                      </pic:pic>
                    </a:graphicData>
                  </a:graphic>
                </wp:anchor>
              </w:drawing>
            </w:r>
          </w:p>
          <w:p w14:paraId="54CD4F3D" w14:textId="77777777" w:rsidR="00724EDE" w:rsidRPr="00596DFC" w:rsidRDefault="00724EDE">
            <w:pPr>
              <w:framePr w:hSpace="180" w:wrap="around" w:vAnchor="page" w:hAnchor="page" w:x="934" w:y="663"/>
              <w:spacing w:before="0"/>
              <w:rPr>
                <w:b/>
                <w:sz w:val="16"/>
              </w:rPr>
              <w:pPrChange w:id="2" w:author="Microsoft account" w:date="2023-04-26T17:37:00Z">
                <w:pPr>
                  <w:framePr w:hSpace="180" w:wrap="around" w:hAnchor="margin" w:y="660"/>
                  <w:spacing w:before="0"/>
                </w:pPr>
              </w:pPrChange>
            </w:pPr>
          </w:p>
        </w:tc>
        <w:tc>
          <w:tcPr>
            <w:tcW w:w="8520" w:type="dxa"/>
            <w:gridSpan w:val="3"/>
          </w:tcPr>
          <w:p w14:paraId="6365C334" w14:textId="77777777" w:rsidR="00724EDE" w:rsidRPr="00596DFC" w:rsidRDefault="00724EDE">
            <w:pPr>
              <w:framePr w:hSpace="180" w:wrap="around" w:vAnchor="page" w:hAnchor="page" w:x="934" w:y="663"/>
              <w:spacing w:before="0"/>
              <w:rPr>
                <w:rFonts w:ascii="Arial" w:hAnsi="Arial" w:cs="Arial"/>
              </w:rPr>
              <w:pPrChange w:id="3" w:author="Microsoft account" w:date="2023-04-26T17:37:00Z">
                <w:pPr>
                  <w:framePr w:hSpace="180" w:wrap="around" w:hAnchor="margin" w:y="660"/>
                  <w:spacing w:before="0"/>
                </w:pPr>
              </w:pPrChange>
            </w:pPr>
          </w:p>
          <w:p w14:paraId="51FE9F3F" w14:textId="77777777" w:rsidR="00724EDE" w:rsidRPr="00596DFC" w:rsidRDefault="00724EDE">
            <w:pPr>
              <w:framePr w:hSpace="180" w:wrap="around" w:vAnchor="page" w:hAnchor="page" w:x="934" w:y="663"/>
              <w:spacing w:before="284"/>
              <w:rPr>
                <w:rFonts w:ascii="Arial" w:hAnsi="Arial" w:cs="Arial"/>
                <w:b/>
                <w:bCs/>
                <w:sz w:val="18"/>
              </w:rPr>
              <w:pPrChange w:id="4" w:author="Microsoft account" w:date="2023-04-26T17:37:00Z">
                <w:pPr>
                  <w:framePr w:hSpace="180" w:wrap="around" w:hAnchor="margin" w:y="660"/>
                  <w:spacing w:before="284"/>
                </w:pPr>
              </w:pPrChange>
            </w:pPr>
            <w:r w:rsidRPr="00596DFC">
              <w:rPr>
                <w:rFonts w:ascii="Arial" w:hAnsi="Arial" w:cs="Arial"/>
                <w:b/>
                <w:bCs/>
                <w:color w:val="808080"/>
                <w:spacing w:val="100"/>
              </w:rPr>
              <w:t>International Telecommunication Union</w:t>
            </w:r>
          </w:p>
        </w:tc>
      </w:tr>
      <w:tr w:rsidR="00724EDE" w:rsidRPr="00596DFC" w14:paraId="178E5446" w14:textId="77777777" w:rsidTr="006F47E1">
        <w:trPr>
          <w:trHeight w:hRule="exact" w:val="992"/>
        </w:trPr>
        <w:tc>
          <w:tcPr>
            <w:tcW w:w="1428" w:type="dxa"/>
            <w:gridSpan w:val="2"/>
          </w:tcPr>
          <w:p w14:paraId="3DE1D1DF" w14:textId="77777777" w:rsidR="00724EDE" w:rsidRPr="00596DFC" w:rsidRDefault="00724EDE">
            <w:pPr>
              <w:framePr w:hSpace="180" w:wrap="around" w:vAnchor="page" w:hAnchor="page" w:x="934" w:y="663"/>
              <w:spacing w:before="0"/>
              <w:pPrChange w:id="5" w:author="Microsoft account" w:date="2023-04-26T17:37:00Z">
                <w:pPr>
                  <w:framePr w:hSpace="180" w:wrap="around" w:hAnchor="margin" w:y="660"/>
                  <w:spacing w:before="0"/>
                </w:pPr>
              </w:pPrChange>
            </w:pPr>
          </w:p>
        </w:tc>
        <w:tc>
          <w:tcPr>
            <w:tcW w:w="8520" w:type="dxa"/>
            <w:gridSpan w:val="3"/>
          </w:tcPr>
          <w:p w14:paraId="1B3D3E5E" w14:textId="77777777" w:rsidR="00724EDE" w:rsidRPr="00596DFC" w:rsidRDefault="00724EDE">
            <w:pPr>
              <w:framePr w:hSpace="180" w:wrap="around" w:vAnchor="page" w:hAnchor="page" w:x="934" w:y="663"/>
              <w:pPrChange w:id="6" w:author="Microsoft account" w:date="2023-04-26T17:37:00Z">
                <w:pPr>
                  <w:framePr w:hSpace="180" w:wrap="around" w:hAnchor="margin" w:y="660"/>
                </w:pPr>
              </w:pPrChange>
            </w:pPr>
          </w:p>
        </w:tc>
      </w:tr>
      <w:tr w:rsidR="00724EDE" w:rsidRPr="00596DFC" w14:paraId="6785364B" w14:textId="77777777" w:rsidTr="006F47E1">
        <w:tblPrEx>
          <w:tblCellMar>
            <w:left w:w="85" w:type="dxa"/>
            <w:right w:w="85" w:type="dxa"/>
          </w:tblCellMar>
        </w:tblPrEx>
        <w:trPr>
          <w:gridBefore w:val="2"/>
          <w:wBefore w:w="1428" w:type="dxa"/>
        </w:trPr>
        <w:tc>
          <w:tcPr>
            <w:tcW w:w="2520" w:type="dxa"/>
          </w:tcPr>
          <w:p w14:paraId="4A43B6C7" w14:textId="77777777" w:rsidR="00724EDE" w:rsidRPr="00596DFC" w:rsidRDefault="00724EDE">
            <w:pPr>
              <w:framePr w:hSpace="180" w:wrap="around" w:vAnchor="page" w:hAnchor="page" w:x="934" w:y="663"/>
              <w:rPr>
                <w:b/>
                <w:sz w:val="18"/>
              </w:rPr>
              <w:pPrChange w:id="7" w:author="Microsoft account" w:date="2023-04-26T17:37:00Z">
                <w:pPr>
                  <w:framePr w:hSpace="180" w:wrap="around" w:hAnchor="margin" w:y="660"/>
                </w:pPr>
              </w:pPrChange>
            </w:pPr>
            <w:bookmarkStart w:id="8" w:name="dnume" w:colFirst="1" w:colLast="1"/>
            <w:r w:rsidRPr="00596DFC">
              <w:rPr>
                <w:rFonts w:ascii="Arial" w:hAnsi="Arial"/>
                <w:b/>
                <w:spacing w:val="40"/>
                <w:sz w:val="72"/>
              </w:rPr>
              <w:t>ITU-T</w:t>
            </w:r>
          </w:p>
        </w:tc>
        <w:tc>
          <w:tcPr>
            <w:tcW w:w="6000" w:type="dxa"/>
            <w:gridSpan w:val="2"/>
          </w:tcPr>
          <w:p w14:paraId="22C7D6B9" w14:textId="68F3F4ED" w:rsidR="00724EDE" w:rsidRPr="00596DFC" w:rsidRDefault="00724EDE">
            <w:pPr>
              <w:framePr w:hSpace="180" w:wrap="around" w:vAnchor="page" w:hAnchor="page" w:x="934" w:y="663"/>
              <w:spacing w:before="240"/>
              <w:jc w:val="right"/>
              <w:rPr>
                <w:rFonts w:ascii="Arial" w:hAnsi="Arial" w:cs="Arial"/>
                <w:b/>
                <w:sz w:val="60"/>
              </w:rPr>
              <w:pPrChange w:id="9" w:author="Microsoft account" w:date="2023-04-26T17:37:00Z">
                <w:pPr>
                  <w:framePr w:hSpace="180" w:wrap="around" w:hAnchor="margin" w:y="660"/>
                  <w:spacing w:before="240"/>
                  <w:jc w:val="right"/>
                </w:pPr>
              </w:pPrChange>
            </w:pPr>
            <w:r w:rsidRPr="00596DFC">
              <w:rPr>
                <w:rFonts w:ascii="Arial" w:hAnsi="Arial" w:cs="Arial"/>
                <w:b/>
                <w:sz w:val="60"/>
              </w:rPr>
              <w:t>J.298</w:t>
            </w:r>
          </w:p>
        </w:tc>
      </w:tr>
      <w:tr w:rsidR="00724EDE" w:rsidRPr="00596DFC" w14:paraId="46915872" w14:textId="77777777" w:rsidTr="006F47E1">
        <w:tblPrEx>
          <w:tblCellMar>
            <w:left w:w="85" w:type="dxa"/>
            <w:right w:w="85" w:type="dxa"/>
          </w:tblCellMar>
        </w:tblPrEx>
        <w:trPr>
          <w:gridBefore w:val="2"/>
          <w:wBefore w:w="1428" w:type="dxa"/>
          <w:trHeight w:val="974"/>
        </w:trPr>
        <w:tc>
          <w:tcPr>
            <w:tcW w:w="4549" w:type="dxa"/>
            <w:gridSpan w:val="2"/>
          </w:tcPr>
          <w:p w14:paraId="7C80D932" w14:textId="77777777" w:rsidR="00724EDE" w:rsidRPr="00596DFC" w:rsidRDefault="00724EDE">
            <w:pPr>
              <w:framePr w:hSpace="180" w:wrap="around" w:vAnchor="page" w:hAnchor="page" w:x="934" w:y="663"/>
              <w:jc w:val="left"/>
              <w:rPr>
                <w:b/>
                <w:sz w:val="20"/>
              </w:rPr>
              <w:pPrChange w:id="10" w:author="Microsoft account" w:date="2023-04-26T17:37:00Z">
                <w:pPr>
                  <w:framePr w:hSpace="180" w:wrap="around" w:hAnchor="margin" w:y="660"/>
                  <w:jc w:val="left"/>
                </w:pPr>
              </w:pPrChange>
            </w:pPr>
            <w:bookmarkStart w:id="11" w:name="ddatee" w:colFirst="1" w:colLast="1"/>
            <w:bookmarkEnd w:id="8"/>
            <w:r w:rsidRPr="00596DFC">
              <w:rPr>
                <w:rFonts w:ascii="Arial" w:hAnsi="Arial"/>
                <w:sz w:val="20"/>
              </w:rPr>
              <w:t>TELECOMMUNICATION</w:t>
            </w:r>
            <w:r w:rsidRPr="00596DFC">
              <w:rPr>
                <w:rFonts w:ascii="Arial" w:hAnsi="Arial" w:cs="Arial"/>
                <w:sz w:val="20"/>
              </w:rPr>
              <w:br/>
            </w:r>
            <w:r w:rsidRPr="00596DFC">
              <w:rPr>
                <w:rFonts w:ascii="Arial" w:hAnsi="Arial"/>
                <w:sz w:val="20"/>
              </w:rPr>
              <w:t>STANDARDIZATION SECTOR</w:t>
            </w:r>
            <w:r w:rsidRPr="00596DFC">
              <w:rPr>
                <w:rFonts w:ascii="Arial" w:hAnsi="Arial"/>
                <w:sz w:val="20"/>
              </w:rPr>
              <w:br/>
              <w:t>OF ITU</w:t>
            </w:r>
          </w:p>
        </w:tc>
        <w:tc>
          <w:tcPr>
            <w:tcW w:w="3971" w:type="dxa"/>
          </w:tcPr>
          <w:p w14:paraId="76196053" w14:textId="77777777" w:rsidR="00724EDE" w:rsidRPr="00596DFC" w:rsidRDefault="00724EDE">
            <w:pPr>
              <w:framePr w:hSpace="180" w:wrap="around" w:vAnchor="page" w:hAnchor="page" w:x="934" w:y="663"/>
              <w:spacing w:before="0"/>
              <w:jc w:val="right"/>
              <w:rPr>
                <w:rFonts w:ascii="Arial" w:hAnsi="Arial" w:cs="Arial"/>
                <w:sz w:val="28"/>
              </w:rPr>
              <w:pPrChange w:id="12" w:author="Microsoft account" w:date="2023-04-26T17:37:00Z">
                <w:pPr>
                  <w:framePr w:hSpace="180" w:wrap="around" w:hAnchor="margin" w:y="660"/>
                  <w:spacing w:before="0"/>
                  <w:jc w:val="right"/>
                </w:pPr>
              </w:pPrChange>
            </w:pPr>
            <w:r w:rsidRPr="00596DFC">
              <w:rPr>
                <w:rFonts w:ascii="Arial" w:hAnsi="Arial" w:cs="Arial"/>
                <w:sz w:val="28"/>
              </w:rPr>
              <w:t>(</w:t>
            </w:r>
            <w:r w:rsidRPr="007B6056">
              <w:rPr>
                <w:rFonts w:ascii="Arial" w:hAnsi="Arial" w:cs="Arial"/>
                <w:sz w:val="28"/>
                <w:highlight w:val="yellow"/>
                <w:rPrChange w:id="13" w:author="Microsoft account" w:date="2023-04-26T17:36:00Z">
                  <w:rPr>
                    <w:rFonts w:ascii="Arial" w:hAnsi="Arial" w:cs="Arial"/>
                    <w:sz w:val="28"/>
                  </w:rPr>
                </w:rPrChange>
              </w:rPr>
              <w:t>03/2019</w:t>
            </w:r>
            <w:r w:rsidRPr="00596DFC">
              <w:rPr>
                <w:rFonts w:ascii="Arial" w:hAnsi="Arial" w:cs="Arial"/>
                <w:sz w:val="28"/>
              </w:rPr>
              <w:t xml:space="preserve">)   </w:t>
            </w:r>
          </w:p>
        </w:tc>
      </w:tr>
      <w:tr w:rsidR="00724EDE" w:rsidRPr="00596DFC" w14:paraId="33853E84" w14:textId="77777777" w:rsidTr="006F47E1">
        <w:trPr>
          <w:cantSplit/>
          <w:trHeight w:hRule="exact" w:val="3402"/>
        </w:trPr>
        <w:tc>
          <w:tcPr>
            <w:tcW w:w="1418" w:type="dxa"/>
          </w:tcPr>
          <w:p w14:paraId="50FAF6D6" w14:textId="77777777" w:rsidR="00724EDE" w:rsidRPr="00596DFC" w:rsidRDefault="00724EDE">
            <w:pPr>
              <w:framePr w:hSpace="180" w:wrap="around" w:vAnchor="page" w:hAnchor="page" w:x="934" w:y="663"/>
              <w:tabs>
                <w:tab w:val="right" w:pos="9639"/>
              </w:tabs>
              <w:rPr>
                <w:rFonts w:ascii="Arial" w:hAnsi="Arial"/>
                <w:sz w:val="18"/>
              </w:rPr>
              <w:pPrChange w:id="14" w:author="Microsoft account" w:date="2023-04-26T17:37:00Z">
                <w:pPr>
                  <w:framePr w:hSpace="180" w:wrap="around" w:hAnchor="margin" w:y="660"/>
                  <w:tabs>
                    <w:tab w:val="right" w:pos="9639"/>
                  </w:tabs>
                </w:pPr>
              </w:pPrChange>
            </w:pPr>
            <w:bookmarkStart w:id="15" w:name="dsece" w:colFirst="1" w:colLast="1"/>
            <w:bookmarkEnd w:id="11"/>
          </w:p>
        </w:tc>
        <w:tc>
          <w:tcPr>
            <w:tcW w:w="8530" w:type="dxa"/>
            <w:gridSpan w:val="4"/>
            <w:tcBorders>
              <w:bottom w:val="single" w:sz="12" w:space="0" w:color="auto"/>
            </w:tcBorders>
            <w:vAlign w:val="bottom"/>
          </w:tcPr>
          <w:p w14:paraId="46DC5F63" w14:textId="77777777" w:rsidR="00724EDE" w:rsidRPr="00596DFC" w:rsidRDefault="00724EDE">
            <w:pPr>
              <w:framePr w:hSpace="180" w:wrap="around" w:vAnchor="page" w:hAnchor="page" w:x="934" w:y="663"/>
              <w:tabs>
                <w:tab w:val="right" w:pos="9639"/>
              </w:tabs>
              <w:jc w:val="left"/>
              <w:rPr>
                <w:rFonts w:ascii="Arial" w:hAnsi="Arial" w:cs="Arial"/>
                <w:sz w:val="32"/>
              </w:rPr>
              <w:pPrChange w:id="16" w:author="Microsoft account" w:date="2023-04-26T17:37:00Z">
                <w:pPr>
                  <w:framePr w:hSpace="180" w:wrap="around" w:hAnchor="margin" w:y="660"/>
                  <w:tabs>
                    <w:tab w:val="right" w:pos="9639"/>
                  </w:tabs>
                  <w:jc w:val="left"/>
                </w:pPr>
              </w:pPrChange>
            </w:pPr>
            <w:r w:rsidRPr="00596DFC">
              <w:rPr>
                <w:rFonts w:ascii="Arial" w:hAnsi="Arial" w:cs="Arial"/>
                <w:sz w:val="32"/>
              </w:rPr>
              <w:t>SERIES J: CABLE NETWORKS AND TRANSMISSION OF TELEVISION, SOUND PROGRAMME AND OTHER MULTIMEDIA SIGNALS</w:t>
            </w:r>
          </w:p>
          <w:p w14:paraId="11FC62ED" w14:textId="6E8B62AF" w:rsidR="003E16E2" w:rsidRPr="00596DFC" w:rsidRDefault="00724EDE">
            <w:pPr>
              <w:framePr w:hSpace="180" w:wrap="around" w:vAnchor="page" w:hAnchor="page" w:x="934" w:y="663"/>
              <w:tabs>
                <w:tab w:val="right" w:pos="9639"/>
              </w:tabs>
              <w:jc w:val="left"/>
              <w:rPr>
                <w:rFonts w:ascii="Arial" w:hAnsi="Arial" w:cs="Arial"/>
                <w:sz w:val="32"/>
              </w:rPr>
              <w:pPrChange w:id="17" w:author="Microsoft account" w:date="2023-04-26T17:37:00Z">
                <w:pPr>
                  <w:framePr w:hSpace="180" w:wrap="around" w:hAnchor="margin" w:y="660"/>
                  <w:tabs>
                    <w:tab w:val="right" w:pos="9639"/>
                  </w:tabs>
                  <w:jc w:val="left"/>
                </w:pPr>
              </w:pPrChange>
            </w:pPr>
            <w:r w:rsidRPr="00596DFC">
              <w:rPr>
                <w:rFonts w:ascii="Arial" w:hAnsi="Arial" w:cs="Arial"/>
                <w:sz w:val="32"/>
              </w:rPr>
              <w:t>Cable set-top box</w:t>
            </w:r>
          </w:p>
          <w:p w14:paraId="4452B20C" w14:textId="77777777" w:rsidR="00724EDE" w:rsidRPr="00596DFC" w:rsidRDefault="00724EDE">
            <w:pPr>
              <w:framePr w:hSpace="180" w:wrap="around" w:vAnchor="page" w:hAnchor="page" w:x="934" w:y="663"/>
              <w:tabs>
                <w:tab w:val="right" w:pos="9639"/>
              </w:tabs>
              <w:jc w:val="left"/>
              <w:rPr>
                <w:rFonts w:ascii="Arial" w:hAnsi="Arial" w:cs="Arial"/>
                <w:sz w:val="32"/>
              </w:rPr>
              <w:pPrChange w:id="18" w:author="Microsoft account" w:date="2023-04-26T17:37:00Z">
                <w:pPr>
                  <w:framePr w:hSpace="180" w:wrap="around" w:hAnchor="margin" w:y="660"/>
                  <w:tabs>
                    <w:tab w:val="right" w:pos="9639"/>
                  </w:tabs>
                  <w:jc w:val="left"/>
                </w:pPr>
              </w:pPrChange>
            </w:pPr>
          </w:p>
        </w:tc>
      </w:tr>
      <w:tr w:rsidR="00724EDE" w:rsidRPr="00596DFC" w14:paraId="721EB4BE" w14:textId="77777777" w:rsidTr="006F47E1">
        <w:trPr>
          <w:cantSplit/>
          <w:trHeight w:hRule="exact" w:val="4536"/>
        </w:trPr>
        <w:tc>
          <w:tcPr>
            <w:tcW w:w="1418" w:type="dxa"/>
          </w:tcPr>
          <w:p w14:paraId="19BC24B9" w14:textId="77777777" w:rsidR="00724EDE" w:rsidRPr="00596DFC" w:rsidRDefault="00724EDE">
            <w:pPr>
              <w:framePr w:hSpace="180" w:wrap="around" w:vAnchor="page" w:hAnchor="page" w:x="934" w:y="663"/>
              <w:tabs>
                <w:tab w:val="right" w:pos="9639"/>
              </w:tabs>
              <w:rPr>
                <w:rFonts w:ascii="Arial" w:hAnsi="Arial"/>
                <w:sz w:val="18"/>
              </w:rPr>
              <w:pPrChange w:id="19" w:author="Microsoft account" w:date="2023-04-26T17:37:00Z">
                <w:pPr>
                  <w:framePr w:hSpace="180" w:wrap="around" w:hAnchor="margin" w:y="660"/>
                  <w:tabs>
                    <w:tab w:val="right" w:pos="9639"/>
                  </w:tabs>
                </w:pPr>
              </w:pPrChange>
            </w:pPr>
            <w:bookmarkStart w:id="20" w:name="c1tite" w:colFirst="1" w:colLast="1"/>
            <w:bookmarkEnd w:id="15"/>
          </w:p>
        </w:tc>
        <w:tc>
          <w:tcPr>
            <w:tcW w:w="8530" w:type="dxa"/>
            <w:gridSpan w:val="4"/>
          </w:tcPr>
          <w:p w14:paraId="61D98DB8" w14:textId="2EA05366" w:rsidR="00724EDE" w:rsidRPr="00596DFC" w:rsidRDefault="00724EDE">
            <w:pPr>
              <w:framePr w:hSpace="180" w:wrap="around" w:vAnchor="page" w:hAnchor="page" w:x="934" w:y="663"/>
              <w:tabs>
                <w:tab w:val="right" w:pos="9639"/>
              </w:tabs>
              <w:jc w:val="left"/>
              <w:rPr>
                <w:rFonts w:ascii="Arial" w:hAnsi="Arial"/>
                <w:b/>
                <w:bCs/>
                <w:sz w:val="36"/>
              </w:rPr>
              <w:pPrChange w:id="21" w:author="Microsoft account" w:date="2023-04-26T17:37:00Z">
                <w:pPr>
                  <w:framePr w:hSpace="180" w:wrap="around" w:hAnchor="margin" w:y="660"/>
                  <w:tabs>
                    <w:tab w:val="right" w:pos="9639"/>
                  </w:tabs>
                  <w:jc w:val="left"/>
                </w:pPr>
              </w:pPrChange>
            </w:pPr>
            <w:r w:rsidRPr="00596DFC">
              <w:rPr>
                <w:rFonts w:ascii="Arial" w:hAnsi="Arial"/>
                <w:b/>
                <w:bCs/>
                <w:sz w:val="36"/>
              </w:rPr>
              <w:t xml:space="preserve">Requirements and technical specifications of </w:t>
            </w:r>
            <w:r w:rsidR="007D78CB" w:rsidRPr="00596DFC">
              <w:rPr>
                <w:rFonts w:ascii="Arial" w:hAnsi="Arial"/>
                <w:b/>
                <w:bCs/>
                <w:sz w:val="36"/>
              </w:rPr>
              <w:t xml:space="preserve">a </w:t>
            </w:r>
            <w:r w:rsidRPr="00596DFC">
              <w:rPr>
                <w:rFonts w:ascii="Arial" w:hAnsi="Arial"/>
                <w:b/>
                <w:bCs/>
                <w:sz w:val="36"/>
              </w:rPr>
              <w:t xml:space="preserve">cable TV hybrid set-top box </w:t>
            </w:r>
            <w:r w:rsidR="007D78CB" w:rsidRPr="00596DFC">
              <w:rPr>
                <w:rFonts w:ascii="Arial" w:hAnsi="Arial"/>
                <w:b/>
                <w:bCs/>
                <w:sz w:val="36"/>
              </w:rPr>
              <w:t>compatible</w:t>
            </w:r>
            <w:r w:rsidRPr="00596DFC">
              <w:rPr>
                <w:rFonts w:ascii="Arial" w:hAnsi="Arial"/>
                <w:b/>
                <w:bCs/>
                <w:sz w:val="36"/>
              </w:rPr>
              <w:t xml:space="preserve"> with terrestrial and satellite TV transport</w:t>
            </w:r>
          </w:p>
        </w:tc>
      </w:tr>
      <w:bookmarkEnd w:id="20"/>
      <w:tr w:rsidR="00724EDE" w:rsidRPr="00596DFC" w14:paraId="37F27EA1" w14:textId="77777777" w:rsidTr="006F47E1">
        <w:trPr>
          <w:cantSplit/>
          <w:trHeight w:hRule="exact" w:val="1418"/>
        </w:trPr>
        <w:tc>
          <w:tcPr>
            <w:tcW w:w="1418" w:type="dxa"/>
          </w:tcPr>
          <w:p w14:paraId="1F08C241" w14:textId="77777777" w:rsidR="00724EDE" w:rsidRPr="00596DFC" w:rsidRDefault="00724EDE">
            <w:pPr>
              <w:framePr w:hSpace="180" w:wrap="around" w:vAnchor="page" w:hAnchor="page" w:x="934" w:y="663"/>
              <w:tabs>
                <w:tab w:val="right" w:pos="9639"/>
              </w:tabs>
              <w:rPr>
                <w:rFonts w:ascii="Arial" w:hAnsi="Arial"/>
                <w:sz w:val="18"/>
              </w:rPr>
              <w:pPrChange w:id="22" w:author="Microsoft account" w:date="2023-04-26T17:37:00Z">
                <w:pPr>
                  <w:framePr w:hSpace="180" w:wrap="around" w:hAnchor="margin" w:y="660"/>
                  <w:tabs>
                    <w:tab w:val="right" w:pos="9639"/>
                  </w:tabs>
                </w:pPr>
              </w:pPrChange>
            </w:pPr>
          </w:p>
        </w:tc>
        <w:tc>
          <w:tcPr>
            <w:tcW w:w="8530" w:type="dxa"/>
            <w:gridSpan w:val="4"/>
            <w:vAlign w:val="bottom"/>
          </w:tcPr>
          <w:p w14:paraId="2E10FA60" w14:textId="77777777" w:rsidR="00724EDE" w:rsidRPr="00596DFC" w:rsidRDefault="00724EDE">
            <w:pPr>
              <w:framePr w:hSpace="180" w:wrap="around" w:vAnchor="page" w:hAnchor="page" w:x="934" w:y="663"/>
              <w:tabs>
                <w:tab w:val="right" w:pos="9639"/>
              </w:tabs>
              <w:spacing w:before="60" w:after="240"/>
              <w:jc w:val="left"/>
              <w:rPr>
                <w:rFonts w:ascii="Arial" w:hAnsi="Arial" w:cs="Arial"/>
                <w:sz w:val="32"/>
              </w:rPr>
              <w:pPrChange w:id="23" w:author="Microsoft account" w:date="2023-04-26T17:37:00Z">
                <w:pPr>
                  <w:framePr w:hSpace="180" w:wrap="around" w:hAnchor="margin" w:y="660"/>
                  <w:tabs>
                    <w:tab w:val="right" w:pos="9639"/>
                  </w:tabs>
                  <w:spacing w:before="60" w:after="240"/>
                  <w:jc w:val="left"/>
                </w:pPr>
              </w:pPrChange>
            </w:pPr>
            <w:bookmarkStart w:id="24" w:name="dnum2e"/>
            <w:bookmarkEnd w:id="24"/>
            <w:r w:rsidRPr="00596DFC">
              <w:rPr>
                <w:rFonts w:ascii="Arial" w:hAnsi="Arial" w:cs="Arial"/>
                <w:sz w:val="32"/>
              </w:rPr>
              <w:t>Recommendation  ITU</w:t>
            </w:r>
            <w:r w:rsidRPr="00596DFC">
              <w:rPr>
                <w:rFonts w:ascii="Arial" w:hAnsi="Arial" w:cs="Arial"/>
                <w:sz w:val="32"/>
              </w:rPr>
              <w:noBreakHyphen/>
              <w:t>T  J.298</w:t>
            </w:r>
          </w:p>
          <w:p w14:paraId="5C6208A5" w14:textId="77777777" w:rsidR="00724EDE" w:rsidRPr="00596DFC" w:rsidRDefault="00724EDE">
            <w:pPr>
              <w:framePr w:hSpace="180" w:wrap="around" w:vAnchor="page" w:hAnchor="page" w:x="934" w:y="663"/>
              <w:tabs>
                <w:tab w:val="right" w:pos="9639"/>
              </w:tabs>
              <w:spacing w:before="60"/>
              <w:jc w:val="left"/>
              <w:rPr>
                <w:rFonts w:ascii="Arial" w:hAnsi="Arial" w:cs="Arial"/>
                <w:sz w:val="32"/>
              </w:rPr>
              <w:pPrChange w:id="25" w:author="Microsoft account" w:date="2023-04-26T17:37:00Z">
                <w:pPr>
                  <w:framePr w:hSpace="180" w:wrap="around" w:hAnchor="margin" w:y="660"/>
                  <w:tabs>
                    <w:tab w:val="right" w:pos="9639"/>
                  </w:tabs>
                  <w:spacing w:before="60"/>
                  <w:jc w:val="left"/>
                </w:pPr>
              </w:pPrChange>
            </w:pPr>
          </w:p>
        </w:tc>
      </w:tr>
    </w:tbl>
    <w:p w14:paraId="6CF0B469" w14:textId="77777777" w:rsidR="00724EDE" w:rsidRPr="00596DFC" w:rsidRDefault="00724EDE" w:rsidP="00724EDE">
      <w:pPr>
        <w:tabs>
          <w:tab w:val="right" w:pos="9639"/>
        </w:tabs>
        <w:spacing w:before="240"/>
        <w:jc w:val="right"/>
        <w:rPr>
          <w:rFonts w:ascii="Arial" w:hAnsi="Arial"/>
          <w:sz w:val="18"/>
        </w:rPr>
      </w:pPr>
      <w:r w:rsidRPr="00596DFC">
        <w:rPr>
          <w:rFonts w:ascii="Arial" w:hAnsi="Arial"/>
          <w:noProof/>
          <w:sz w:val="18"/>
          <w:lang w:val="en-US" w:bidi="hi-IN"/>
        </w:rPr>
        <w:drawing>
          <wp:inline distT="0" distB="0" distL="0" distR="0" wp14:anchorId="3690490C" wp14:editId="584F1E9C">
            <wp:extent cx="1533525" cy="638175"/>
            <wp:effectExtent l="19050" t="0" r="9525" b="0"/>
            <wp:docPr id="3" name="Picture 3" descr="logo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E"/>
                    <pic:cNvPicPr>
                      <a:picLocks noChangeAspect="1" noChangeArrowheads="1"/>
                    </pic:cNvPicPr>
                  </pic:nvPicPr>
                  <pic:blipFill>
                    <a:blip r:embed="rId13" cstate="print"/>
                    <a:srcRect/>
                    <a:stretch>
                      <a:fillRect/>
                    </a:stretch>
                  </pic:blipFill>
                  <pic:spPr bwMode="auto">
                    <a:xfrm>
                      <a:off x="0" y="0"/>
                      <a:ext cx="1533525" cy="638175"/>
                    </a:xfrm>
                    <a:prstGeom prst="rect">
                      <a:avLst/>
                    </a:prstGeom>
                    <a:noFill/>
                    <a:ln w="9525">
                      <a:noFill/>
                      <a:miter lim="800000"/>
                      <a:headEnd/>
                      <a:tailEnd/>
                    </a:ln>
                  </pic:spPr>
                </pic:pic>
              </a:graphicData>
            </a:graphic>
          </wp:inline>
        </w:drawing>
      </w:r>
    </w:p>
    <w:p w14:paraId="69461CC0" w14:textId="77777777" w:rsidR="00724EDE" w:rsidRPr="00596DFC" w:rsidRDefault="00724EDE" w:rsidP="00724EDE">
      <w:pPr>
        <w:spacing w:before="80"/>
        <w:jc w:val="center"/>
        <w:rPr>
          <w:i/>
          <w:sz w:val="20"/>
        </w:rPr>
      </w:pPr>
      <w:r w:rsidRPr="00596DFC">
        <w:rPr>
          <w:sz w:val="20"/>
        </w:rPr>
        <w:br w:type="page"/>
      </w:r>
      <w:bookmarkStart w:id="26" w:name="c2tope"/>
      <w:bookmarkEnd w:id="26"/>
      <w:r w:rsidRPr="00596DFC">
        <w:rPr>
          <w:i/>
          <w:sz w:val="20"/>
        </w:rPr>
        <w:lastRenderedPageBreak/>
        <w:t xml:space="preserve"> </w:t>
      </w:r>
    </w:p>
    <w:p w14:paraId="41C9CE49" w14:textId="0A4FAA85" w:rsidR="00724EDE" w:rsidRPr="00596DFC" w:rsidDel="0040105E" w:rsidRDefault="00724EDE" w:rsidP="00724EDE">
      <w:pPr>
        <w:jc w:val="left"/>
        <w:rPr>
          <w:del w:id="27" w:author="Administrator" w:date="2023-04-26T10:47:00Z"/>
        </w:rPr>
        <w:sectPr w:rsidR="00724EDE" w:rsidRPr="00596DFC" w:rsidDel="0040105E">
          <w:headerReference w:type="even" r:id="rId14"/>
          <w:headerReference w:type="default" r:id="rId15"/>
          <w:pgSz w:w="11907" w:h="16840" w:code="9"/>
          <w:pgMar w:top="1089" w:right="1089" w:bottom="284" w:left="1089" w:header="567" w:footer="284" w:gutter="0"/>
          <w:pgNumType w:start="1"/>
          <w:cols w:space="720"/>
        </w:sectPr>
      </w:pPr>
    </w:p>
    <w:tbl>
      <w:tblPr>
        <w:tblW w:w="0" w:type="auto"/>
        <w:tblLayout w:type="fixed"/>
        <w:tblLook w:val="0000" w:firstRow="0" w:lastRow="0" w:firstColumn="0" w:lastColumn="0" w:noHBand="0" w:noVBand="0"/>
      </w:tblPr>
      <w:tblGrid>
        <w:gridCol w:w="9945"/>
      </w:tblGrid>
      <w:tr w:rsidR="00724EDE" w:rsidRPr="00596DFC" w14:paraId="5BFE6F21" w14:textId="77777777" w:rsidTr="005D3889">
        <w:tc>
          <w:tcPr>
            <w:tcW w:w="9945" w:type="dxa"/>
          </w:tcPr>
          <w:p w14:paraId="75FBACDE" w14:textId="77777777" w:rsidR="00724EDE" w:rsidRPr="00596DFC" w:rsidRDefault="00724EDE" w:rsidP="005D3889">
            <w:pPr>
              <w:pStyle w:val="RecNo"/>
            </w:pPr>
            <w:bookmarkStart w:id="28" w:name="irecnoe"/>
            <w:bookmarkEnd w:id="28"/>
            <w:r w:rsidRPr="00596DFC">
              <w:lastRenderedPageBreak/>
              <w:t>Recommendation ITU-T J.298</w:t>
            </w:r>
          </w:p>
          <w:p w14:paraId="5323C57F" w14:textId="3D905FEA" w:rsidR="00724EDE" w:rsidRPr="00596DFC" w:rsidRDefault="00724EDE" w:rsidP="005D3889">
            <w:pPr>
              <w:pStyle w:val="Rectitle"/>
            </w:pPr>
            <w:r w:rsidRPr="00596DFC">
              <w:t xml:space="preserve">Requirements and technical specifications of </w:t>
            </w:r>
            <w:r w:rsidR="007D78CB" w:rsidRPr="00596DFC">
              <w:t xml:space="preserve">a </w:t>
            </w:r>
            <w:r w:rsidRPr="00596DFC">
              <w:t xml:space="preserve">cable TV hybrid set-top box </w:t>
            </w:r>
            <w:r w:rsidR="007D78CB" w:rsidRPr="00596DFC">
              <w:t>compatible</w:t>
            </w:r>
            <w:r w:rsidRPr="00596DFC">
              <w:t xml:space="preserve"> with terrestrial and satellite TV transport</w:t>
            </w:r>
          </w:p>
          <w:p w14:paraId="1E5C74ED" w14:textId="77777777" w:rsidR="00724EDE" w:rsidRPr="00596DFC" w:rsidRDefault="00724EDE" w:rsidP="005D3889"/>
        </w:tc>
      </w:tr>
    </w:tbl>
    <w:p w14:paraId="4AFA2652" w14:textId="77777777" w:rsidR="00724EDE" w:rsidRPr="00596DFC" w:rsidRDefault="00724EDE" w:rsidP="00724EDE"/>
    <w:p w14:paraId="799CEFC0" w14:textId="77777777" w:rsidR="00724EDE" w:rsidRPr="00596DFC" w:rsidRDefault="00724EDE" w:rsidP="00724EDE"/>
    <w:tbl>
      <w:tblPr>
        <w:tblW w:w="0" w:type="auto"/>
        <w:tblLayout w:type="fixed"/>
        <w:tblLook w:val="0000" w:firstRow="0" w:lastRow="0" w:firstColumn="0" w:lastColumn="0" w:noHBand="0" w:noVBand="0"/>
      </w:tblPr>
      <w:tblGrid>
        <w:gridCol w:w="9945"/>
      </w:tblGrid>
      <w:tr w:rsidR="00724EDE" w:rsidRPr="00596DFC" w14:paraId="3445C68C" w14:textId="77777777" w:rsidTr="005D3889">
        <w:tc>
          <w:tcPr>
            <w:tcW w:w="9945" w:type="dxa"/>
          </w:tcPr>
          <w:p w14:paraId="14A6A265" w14:textId="77777777" w:rsidR="00724EDE" w:rsidRPr="00596DFC" w:rsidRDefault="00724EDE" w:rsidP="005D3889">
            <w:pPr>
              <w:pStyle w:val="Headingb"/>
            </w:pPr>
            <w:bookmarkStart w:id="29" w:name="isume"/>
            <w:r w:rsidRPr="00596DFC">
              <w:t>Summary</w:t>
            </w:r>
          </w:p>
          <w:bookmarkEnd w:id="29"/>
          <w:p w14:paraId="57B0CA17" w14:textId="1B0279A0" w:rsidR="00724EDE" w:rsidRPr="00596DFC" w:rsidRDefault="00724EDE" w:rsidP="006A0E02">
            <w:r w:rsidRPr="00596DFC">
              <w:t xml:space="preserve">Recommendation ITU-T J.298 describes the requirements and technical specifications of </w:t>
            </w:r>
            <w:r w:rsidR="007D78CB" w:rsidRPr="00596DFC">
              <w:t xml:space="preserve">a </w:t>
            </w:r>
            <w:r w:rsidRPr="00596DFC">
              <w:t>cable TV hybrid set-top</w:t>
            </w:r>
            <w:r w:rsidR="007D78CB" w:rsidRPr="00596DFC">
              <w:t xml:space="preserve"> </w:t>
            </w:r>
            <w:r w:rsidRPr="00596DFC">
              <w:t xml:space="preserve">box </w:t>
            </w:r>
            <w:r w:rsidR="007D78CB" w:rsidRPr="00596DFC">
              <w:t>compatible</w:t>
            </w:r>
            <w:r w:rsidRPr="00596DFC">
              <w:t xml:space="preserve"> with terrestrial and satellite TV transport. The </w:t>
            </w:r>
            <w:r w:rsidR="007D78CB" w:rsidRPr="00596DFC">
              <w:t xml:space="preserve">main </w:t>
            </w:r>
            <w:r w:rsidRPr="00596DFC">
              <w:t xml:space="preserve">purpose of the Recommendation is to specify minimum and basic requirements for a hybrid </w:t>
            </w:r>
            <w:r w:rsidR="007D78CB" w:rsidRPr="00596DFC">
              <w:t>set-top box (</w:t>
            </w:r>
            <w:r w:rsidRPr="00596DFC">
              <w:t>STB</w:t>
            </w:r>
            <w:r w:rsidR="007D78CB" w:rsidRPr="00596DFC">
              <w:t>)</w:t>
            </w:r>
            <w:r w:rsidRPr="00596DFC">
              <w:t>, which meets the requirements of developing countries and regions.</w:t>
            </w:r>
            <w:r w:rsidR="007D78CB" w:rsidRPr="00596DFC">
              <w:t xml:space="preserve"> </w:t>
            </w:r>
            <w:r w:rsidRPr="00596DFC">
              <w:t>The hybrid set-top</w:t>
            </w:r>
            <w:r w:rsidR="007D78CB" w:rsidRPr="00596DFC">
              <w:t xml:space="preserve"> </w:t>
            </w:r>
            <w:r w:rsidRPr="00596DFC">
              <w:t xml:space="preserve">box has full functionalities for traditional cable broadcasting services based on Recommendation </w:t>
            </w:r>
            <w:r w:rsidR="00BE6D74" w:rsidRPr="00596DFC">
              <w:t xml:space="preserve">ITU-T </w:t>
            </w:r>
            <w:r w:rsidRPr="00596DFC">
              <w:t xml:space="preserve">J.83, at the same time, satellite or a terrestrial broadcast receiving functions will also be implemented so that the STB </w:t>
            </w:r>
            <w:r w:rsidR="00E24D77" w:rsidRPr="00596DFC">
              <w:t xml:space="preserve">is </w:t>
            </w:r>
            <w:r w:rsidRPr="00596DFC">
              <w:t xml:space="preserve">able to receive satellite or terrestrial broadcasting services. The basic functionalities for IP-based interactive video services </w:t>
            </w:r>
            <w:r w:rsidR="00E24D77" w:rsidRPr="00596DFC">
              <w:t xml:space="preserve">are </w:t>
            </w:r>
            <w:r w:rsidRPr="00596DFC">
              <w:t xml:space="preserve">also required so that the STB be able to support the latest </w:t>
            </w:r>
            <w:r w:rsidR="00E24D77" w:rsidRPr="00596DFC">
              <w:t>Internet protocol (</w:t>
            </w:r>
            <w:r w:rsidRPr="00596DFC">
              <w:t>IP</w:t>
            </w:r>
            <w:r w:rsidR="00E24D77" w:rsidRPr="00596DFC">
              <w:t>)</w:t>
            </w:r>
            <w:r w:rsidRPr="00596DFC">
              <w:t xml:space="preserve"> interactive services together with legacy cable and satellite/terrestrial services.</w:t>
            </w:r>
          </w:p>
        </w:tc>
      </w:tr>
    </w:tbl>
    <w:p w14:paraId="73DEBBCD" w14:textId="77777777" w:rsidR="00724EDE" w:rsidRPr="00596DFC" w:rsidRDefault="00724EDE" w:rsidP="00724EDE"/>
    <w:p w14:paraId="42D7AA99" w14:textId="77777777" w:rsidR="00724EDE" w:rsidRPr="00596DFC" w:rsidRDefault="00724EDE" w:rsidP="00724EDE"/>
    <w:tbl>
      <w:tblPr>
        <w:tblW w:w="9948" w:type="dxa"/>
        <w:tblLook w:val="0000" w:firstRow="0" w:lastRow="0" w:firstColumn="0" w:lastColumn="0" w:noHBand="0" w:noVBand="0"/>
      </w:tblPr>
      <w:tblGrid>
        <w:gridCol w:w="9948"/>
      </w:tblGrid>
      <w:tr w:rsidR="00724EDE" w:rsidRPr="00596DFC" w14:paraId="147DA620" w14:textId="77777777" w:rsidTr="005D3889">
        <w:tc>
          <w:tcPr>
            <w:tcW w:w="9948" w:type="dxa"/>
          </w:tcPr>
          <w:p w14:paraId="66B884A0" w14:textId="77777777" w:rsidR="00724EDE" w:rsidRPr="00596DFC" w:rsidRDefault="00724EDE" w:rsidP="005D3889">
            <w:pPr>
              <w:pStyle w:val="Headingb"/>
              <w:spacing w:after="120"/>
            </w:pPr>
            <w:r w:rsidRPr="00596DFC">
              <w:t>History</w:t>
            </w:r>
          </w:p>
          <w:tbl>
            <w:tblPr>
              <w:tblW w:w="0" w:type="auto"/>
              <w:tblLook w:val="0000" w:firstRow="0" w:lastRow="0" w:firstColumn="0" w:lastColumn="0" w:noHBand="0" w:noVBand="0"/>
            </w:tblPr>
            <w:tblGrid>
              <w:gridCol w:w="864"/>
              <w:gridCol w:w="1768"/>
              <w:gridCol w:w="1243"/>
              <w:gridCol w:w="1347"/>
              <w:gridCol w:w="2210"/>
            </w:tblGrid>
            <w:tr w:rsidR="00724EDE" w:rsidRPr="00596DFC" w14:paraId="536C29E8" w14:textId="77777777" w:rsidTr="005D3889">
              <w:tc>
                <w:tcPr>
                  <w:tcW w:w="0" w:type="auto"/>
                  <w:shd w:val="clear" w:color="auto" w:fill="auto"/>
                  <w:vAlign w:val="center"/>
                </w:tcPr>
                <w:p w14:paraId="4FC4CE2F" w14:textId="77777777" w:rsidR="00724EDE" w:rsidRPr="00596DFC" w:rsidRDefault="00724EDE" w:rsidP="005D3889">
                  <w:pPr>
                    <w:pStyle w:val="Tabletext"/>
                    <w:jc w:val="center"/>
                  </w:pPr>
                  <w:r w:rsidRPr="00596DFC">
                    <w:t>Edition</w:t>
                  </w:r>
                </w:p>
              </w:tc>
              <w:tc>
                <w:tcPr>
                  <w:tcW w:w="0" w:type="auto"/>
                  <w:shd w:val="clear" w:color="auto" w:fill="auto"/>
                  <w:vAlign w:val="center"/>
                </w:tcPr>
                <w:p w14:paraId="4C26B5AB" w14:textId="77777777" w:rsidR="00724EDE" w:rsidRPr="00596DFC" w:rsidRDefault="00724EDE" w:rsidP="005D3889">
                  <w:pPr>
                    <w:pStyle w:val="Tabletext"/>
                    <w:jc w:val="center"/>
                  </w:pPr>
                  <w:r w:rsidRPr="00596DFC">
                    <w:t>Recommendation</w:t>
                  </w:r>
                </w:p>
              </w:tc>
              <w:tc>
                <w:tcPr>
                  <w:tcW w:w="0" w:type="auto"/>
                  <w:shd w:val="clear" w:color="auto" w:fill="auto"/>
                  <w:vAlign w:val="center"/>
                </w:tcPr>
                <w:p w14:paraId="04143DBD" w14:textId="77777777" w:rsidR="00724EDE" w:rsidRPr="00596DFC" w:rsidRDefault="00724EDE" w:rsidP="005D3889">
                  <w:pPr>
                    <w:pStyle w:val="Tabletext"/>
                    <w:jc w:val="center"/>
                  </w:pPr>
                  <w:r w:rsidRPr="00596DFC">
                    <w:t>Approval</w:t>
                  </w:r>
                </w:p>
              </w:tc>
              <w:tc>
                <w:tcPr>
                  <w:tcW w:w="0" w:type="auto"/>
                  <w:vAlign w:val="center"/>
                </w:tcPr>
                <w:p w14:paraId="17911C42" w14:textId="77777777" w:rsidR="00724EDE" w:rsidRPr="00596DFC" w:rsidRDefault="00724EDE" w:rsidP="005D3889">
                  <w:pPr>
                    <w:pStyle w:val="Tabletext"/>
                    <w:jc w:val="center"/>
                  </w:pPr>
                  <w:r w:rsidRPr="00596DFC">
                    <w:t>Study Group</w:t>
                  </w:r>
                </w:p>
              </w:tc>
              <w:tc>
                <w:tcPr>
                  <w:tcW w:w="0" w:type="auto"/>
                  <w:vAlign w:val="center"/>
                </w:tcPr>
                <w:p w14:paraId="34F5C3FA" w14:textId="77777777" w:rsidR="00724EDE" w:rsidRPr="00596DFC" w:rsidRDefault="00724EDE" w:rsidP="005D3889">
                  <w:pPr>
                    <w:pStyle w:val="Tabletext"/>
                    <w:jc w:val="center"/>
                  </w:pPr>
                  <w:r w:rsidRPr="00596DFC">
                    <w:t>Unique ID</w:t>
                  </w:r>
                  <w:r w:rsidRPr="00596DFC">
                    <w:rPr>
                      <w:rStyle w:val="FootnoteReference"/>
                    </w:rPr>
                    <w:footnoteReference w:customMarkFollows="1" w:id="1"/>
                    <w:t>*</w:t>
                  </w:r>
                </w:p>
              </w:tc>
            </w:tr>
            <w:tr w:rsidR="00724EDE" w:rsidRPr="00596DFC" w14:paraId="566D5659" w14:textId="77777777" w:rsidTr="005D3889">
              <w:tc>
                <w:tcPr>
                  <w:tcW w:w="0" w:type="auto"/>
                  <w:shd w:val="clear" w:color="auto" w:fill="D9D9D9"/>
                </w:tcPr>
                <w:p w14:paraId="77908C2F" w14:textId="77777777" w:rsidR="00724EDE" w:rsidRPr="00596DFC" w:rsidRDefault="00724EDE" w:rsidP="005D3889">
                  <w:pPr>
                    <w:pStyle w:val="Tabletext"/>
                    <w:jc w:val="center"/>
                  </w:pPr>
                  <w:bookmarkStart w:id="30" w:name="ihistorye"/>
                  <w:bookmarkEnd w:id="30"/>
                  <w:r w:rsidRPr="00596DFC">
                    <w:t>1.0</w:t>
                  </w:r>
                </w:p>
              </w:tc>
              <w:tc>
                <w:tcPr>
                  <w:tcW w:w="0" w:type="auto"/>
                  <w:shd w:val="clear" w:color="auto" w:fill="D9D9D9"/>
                </w:tcPr>
                <w:p w14:paraId="7F5EDE48" w14:textId="77777777" w:rsidR="00724EDE" w:rsidRPr="00596DFC" w:rsidRDefault="00724EDE" w:rsidP="005D3889">
                  <w:pPr>
                    <w:pStyle w:val="Tabletext"/>
                  </w:pPr>
                  <w:r w:rsidRPr="00596DFC">
                    <w:t>ITU-T J.298</w:t>
                  </w:r>
                </w:p>
              </w:tc>
              <w:tc>
                <w:tcPr>
                  <w:tcW w:w="0" w:type="auto"/>
                  <w:shd w:val="clear" w:color="auto" w:fill="D9D9D9"/>
                </w:tcPr>
                <w:p w14:paraId="7582700E" w14:textId="77777777" w:rsidR="00724EDE" w:rsidRPr="00596DFC" w:rsidRDefault="00724EDE" w:rsidP="005D3889">
                  <w:pPr>
                    <w:pStyle w:val="Tabletext"/>
                    <w:jc w:val="center"/>
                  </w:pPr>
                  <w:r w:rsidRPr="00596DFC">
                    <w:t>2019-03-22</w:t>
                  </w:r>
                </w:p>
              </w:tc>
              <w:tc>
                <w:tcPr>
                  <w:tcW w:w="0" w:type="auto"/>
                  <w:shd w:val="clear" w:color="auto" w:fill="D9D9D9"/>
                </w:tcPr>
                <w:p w14:paraId="2811CBB0" w14:textId="77777777" w:rsidR="00724EDE" w:rsidRPr="00596DFC" w:rsidRDefault="00724EDE" w:rsidP="005D3889">
                  <w:pPr>
                    <w:pStyle w:val="Tabletext"/>
                    <w:jc w:val="center"/>
                  </w:pPr>
                  <w:r w:rsidRPr="00596DFC">
                    <w:t>9</w:t>
                  </w:r>
                </w:p>
              </w:tc>
              <w:tc>
                <w:tcPr>
                  <w:tcW w:w="0" w:type="auto"/>
                  <w:shd w:val="clear" w:color="auto" w:fill="D9D9D9"/>
                </w:tcPr>
                <w:p w14:paraId="4DBFE97E" w14:textId="77777777" w:rsidR="00724EDE" w:rsidRPr="00596DFC" w:rsidRDefault="007F1110" w:rsidP="005D3889">
                  <w:pPr>
                    <w:pStyle w:val="Tabletext"/>
                  </w:pPr>
                  <w:hyperlink r:id="rId16" w:tooltip="Click to download the respective PDF version" w:history="1">
                    <w:r w:rsidR="00724EDE" w:rsidRPr="00596DFC">
                      <w:rPr>
                        <w:rStyle w:val="Hyperlink"/>
                        <w:sz w:val="24"/>
                      </w:rPr>
                      <w:t>11.1002/1000/13834</w:t>
                    </w:r>
                  </w:hyperlink>
                </w:p>
              </w:tc>
            </w:tr>
          </w:tbl>
          <w:p w14:paraId="3B966A6D" w14:textId="77777777" w:rsidR="00724EDE" w:rsidRPr="00596DFC" w:rsidRDefault="00724EDE" w:rsidP="005D3889">
            <w:pPr>
              <w:pStyle w:val="Headingb"/>
              <w:spacing w:after="120"/>
            </w:pPr>
          </w:p>
        </w:tc>
      </w:tr>
    </w:tbl>
    <w:p w14:paraId="335ADAE3" w14:textId="77777777" w:rsidR="00724EDE" w:rsidRPr="00596DFC" w:rsidRDefault="00724EDE" w:rsidP="00724EDE"/>
    <w:p w14:paraId="3F8C1852" w14:textId="77777777" w:rsidR="00724EDE" w:rsidRPr="00596DFC" w:rsidRDefault="00724EDE" w:rsidP="00724EDE"/>
    <w:tbl>
      <w:tblPr>
        <w:tblW w:w="0" w:type="auto"/>
        <w:tblLayout w:type="fixed"/>
        <w:tblLook w:val="0000" w:firstRow="0" w:lastRow="0" w:firstColumn="0" w:lastColumn="0" w:noHBand="0" w:noVBand="0"/>
      </w:tblPr>
      <w:tblGrid>
        <w:gridCol w:w="9945"/>
      </w:tblGrid>
      <w:tr w:rsidR="00724EDE" w:rsidRPr="00596DFC" w14:paraId="79D602D1" w14:textId="77777777" w:rsidTr="005D3889">
        <w:tc>
          <w:tcPr>
            <w:tcW w:w="9945" w:type="dxa"/>
          </w:tcPr>
          <w:p w14:paraId="1C048E8C" w14:textId="6B61BFD9" w:rsidR="00A21E4A" w:rsidRPr="00596DFC" w:rsidRDefault="00A21E4A" w:rsidP="00A21E4A">
            <w:pPr>
              <w:pStyle w:val="Headingb"/>
              <w:spacing w:after="120"/>
            </w:pPr>
            <w:bookmarkStart w:id="31" w:name="ikeye"/>
            <w:r w:rsidRPr="00596DFC">
              <w:t>Keywords</w:t>
            </w:r>
          </w:p>
          <w:p w14:paraId="7C8DE42B" w14:textId="5D7524F0" w:rsidR="00724EDE" w:rsidRPr="00596DFC" w:rsidRDefault="00A21E4A" w:rsidP="005D3889">
            <w:pPr>
              <w:pStyle w:val="Headingb"/>
              <w:rPr>
                <w:b w:val="0"/>
              </w:rPr>
            </w:pPr>
            <w:r w:rsidRPr="00596DFC">
              <w:rPr>
                <w:b w:val="0"/>
              </w:rPr>
              <w:t xml:space="preserve">Set-top box, television transport. </w:t>
            </w:r>
          </w:p>
          <w:bookmarkEnd w:id="31"/>
          <w:p w14:paraId="6A77326A" w14:textId="77777777" w:rsidR="00724EDE" w:rsidRPr="00596DFC" w:rsidRDefault="00724EDE" w:rsidP="005D3889">
            <w:pPr>
              <w:rPr>
                <w:bCs/>
              </w:rPr>
            </w:pPr>
          </w:p>
        </w:tc>
      </w:tr>
    </w:tbl>
    <w:p w14:paraId="223704DD" w14:textId="77777777" w:rsidR="00724EDE" w:rsidRPr="00596DFC" w:rsidRDefault="00724EDE" w:rsidP="00724EDE"/>
    <w:p w14:paraId="33C24C5B" w14:textId="77777777" w:rsidR="00724EDE" w:rsidRPr="00596DFC" w:rsidRDefault="00724EDE" w:rsidP="00724EDE">
      <w:pPr>
        <w:sectPr w:rsidR="00724EDE" w:rsidRPr="00596DFC">
          <w:headerReference w:type="even" r:id="rId17"/>
          <w:headerReference w:type="default" r:id="rId18"/>
          <w:footerReference w:type="even" r:id="rId19"/>
          <w:footerReference w:type="default" r:id="rId20"/>
          <w:pgSz w:w="11907" w:h="16840" w:code="9"/>
          <w:pgMar w:top="1089" w:right="1089" w:bottom="1089" w:left="1089" w:header="482" w:footer="482" w:gutter="0"/>
          <w:pgNumType w:fmt="lowerRoman" w:start="1"/>
          <w:cols w:space="720"/>
          <w:vAlign w:val="both"/>
        </w:sectPr>
      </w:pPr>
    </w:p>
    <w:p w14:paraId="3FF81022" w14:textId="77777777" w:rsidR="00724EDE" w:rsidRPr="00596DFC" w:rsidRDefault="00724EDE" w:rsidP="00724EDE">
      <w:pPr>
        <w:spacing w:before="480"/>
        <w:jc w:val="center"/>
        <w:rPr>
          <w:sz w:val="22"/>
        </w:rPr>
      </w:pPr>
      <w:r w:rsidRPr="00596DFC">
        <w:rPr>
          <w:sz w:val="22"/>
        </w:rPr>
        <w:lastRenderedPageBreak/>
        <w:t>FOREWORD</w:t>
      </w:r>
    </w:p>
    <w:p w14:paraId="2A8FB05C" w14:textId="77777777" w:rsidR="00724EDE" w:rsidRPr="00596DFC" w:rsidRDefault="00724EDE" w:rsidP="00724EDE">
      <w:pPr>
        <w:rPr>
          <w:sz w:val="22"/>
        </w:rPr>
      </w:pPr>
      <w:r w:rsidRPr="00596DFC">
        <w:rPr>
          <w:sz w:val="22"/>
        </w:rPr>
        <w:t>The International Telecommunication Union (ITU) is the United Nations specialized agency in the field of tele</w:t>
      </w:r>
      <w:r w:rsidRPr="00596DFC">
        <w:rPr>
          <w:sz w:val="22"/>
        </w:rPr>
        <w:softHyphen/>
        <w:t>com</w:t>
      </w:r>
      <w:r w:rsidRPr="00596DFC">
        <w:rPr>
          <w:sz w:val="22"/>
        </w:rPr>
        <w:softHyphen/>
        <w:t>mu</w:t>
      </w:r>
      <w:r w:rsidRPr="00596DFC">
        <w:rPr>
          <w:sz w:val="22"/>
        </w:rPr>
        <w:softHyphen/>
        <w:t>ni</w:t>
      </w:r>
      <w:r w:rsidRPr="00596DFC">
        <w:rPr>
          <w:sz w:val="22"/>
        </w:rPr>
        <w:softHyphen/>
        <w:t>ca</w:t>
      </w:r>
      <w:r w:rsidRPr="00596DFC">
        <w:rPr>
          <w:sz w:val="22"/>
        </w:rPr>
        <w:softHyphen/>
        <w:t>tions</w:t>
      </w:r>
      <w:r w:rsidRPr="00596DFC">
        <w:rPr>
          <w:sz w:val="22"/>
          <w:szCs w:val="22"/>
        </w:rPr>
        <w:t>, information and communication technologies (ICTs).</w:t>
      </w:r>
      <w:r w:rsidRPr="00596DFC">
        <w:rPr>
          <w:sz w:val="22"/>
        </w:rPr>
        <w:t xml:space="preserve"> The ITU Telecommunication Standardization Sector (ITU-T) is a permanent organ of ITU. ITU-T is responsible for studying technical, operating and tariff questions and issuing Recommendations on them with a view to standardizing telecommunications on a worldwide basis.</w:t>
      </w:r>
    </w:p>
    <w:p w14:paraId="656D8240" w14:textId="77777777" w:rsidR="00724EDE" w:rsidRPr="00596DFC" w:rsidRDefault="00724EDE" w:rsidP="00724EDE">
      <w:pPr>
        <w:rPr>
          <w:sz w:val="22"/>
        </w:rPr>
      </w:pPr>
      <w:r w:rsidRPr="00596DFC">
        <w:rPr>
          <w:sz w:val="22"/>
        </w:rPr>
        <w:t xml:space="preserve">The </w:t>
      </w:r>
      <w:bookmarkStart w:id="34" w:name="iitexte"/>
      <w:r w:rsidRPr="00596DFC">
        <w:rPr>
          <w:sz w:val="22"/>
        </w:rPr>
        <w:t>World Telecommunication Standardization Assembly (WTSA), which meets every four years, establishes the topics for study by the ITU</w:t>
      </w:r>
      <w:r w:rsidRPr="00596DFC">
        <w:rPr>
          <w:sz w:val="22"/>
        </w:rPr>
        <w:noBreakHyphen/>
        <w:t>T study groups which, in turn, produce Recommendations on these topics.</w:t>
      </w:r>
    </w:p>
    <w:p w14:paraId="352AC05F" w14:textId="77777777" w:rsidR="00724EDE" w:rsidRPr="00596DFC" w:rsidRDefault="00724EDE" w:rsidP="00724EDE">
      <w:pPr>
        <w:rPr>
          <w:sz w:val="22"/>
        </w:rPr>
      </w:pPr>
      <w:r w:rsidRPr="00596DFC">
        <w:rPr>
          <w:sz w:val="22"/>
        </w:rPr>
        <w:t>The approval of ITU-T Recommendations is covered by the procedure laid down in WTSA Resolution 1</w:t>
      </w:r>
      <w:bookmarkEnd w:id="34"/>
      <w:r w:rsidRPr="00596DFC">
        <w:rPr>
          <w:sz w:val="22"/>
        </w:rPr>
        <w:t>.</w:t>
      </w:r>
    </w:p>
    <w:p w14:paraId="4422BE4D" w14:textId="77777777" w:rsidR="00724EDE" w:rsidRPr="00596DFC" w:rsidRDefault="00724EDE" w:rsidP="00724EDE">
      <w:pPr>
        <w:rPr>
          <w:sz w:val="22"/>
        </w:rPr>
      </w:pPr>
      <w:r w:rsidRPr="00596DFC">
        <w:rPr>
          <w:sz w:val="22"/>
        </w:rPr>
        <w:t>In some areas of information technology which fall within ITU-T's purview, the necessary standards are prepared on a collaborative basis with ISO and IEC.</w:t>
      </w:r>
    </w:p>
    <w:p w14:paraId="03EB55E2" w14:textId="77777777" w:rsidR="00724EDE" w:rsidRPr="00596DFC" w:rsidRDefault="00724EDE" w:rsidP="00724EDE">
      <w:pPr>
        <w:jc w:val="center"/>
        <w:rPr>
          <w:sz w:val="22"/>
        </w:rPr>
      </w:pPr>
    </w:p>
    <w:p w14:paraId="764A84A2" w14:textId="77777777" w:rsidR="00724EDE" w:rsidRPr="00596DFC" w:rsidRDefault="00724EDE" w:rsidP="00724EDE">
      <w:pPr>
        <w:jc w:val="center"/>
        <w:rPr>
          <w:sz w:val="22"/>
        </w:rPr>
      </w:pPr>
    </w:p>
    <w:p w14:paraId="23CF2A46" w14:textId="77777777" w:rsidR="00724EDE" w:rsidRPr="00596DFC" w:rsidRDefault="00724EDE" w:rsidP="00724EDE">
      <w:pPr>
        <w:jc w:val="center"/>
        <w:rPr>
          <w:sz w:val="22"/>
        </w:rPr>
      </w:pPr>
    </w:p>
    <w:p w14:paraId="5D9576CD" w14:textId="77777777" w:rsidR="00724EDE" w:rsidRPr="00596DFC" w:rsidRDefault="00724EDE" w:rsidP="00724EDE">
      <w:pPr>
        <w:jc w:val="center"/>
        <w:rPr>
          <w:sz w:val="22"/>
        </w:rPr>
      </w:pPr>
      <w:r w:rsidRPr="00596DFC">
        <w:rPr>
          <w:sz w:val="22"/>
        </w:rPr>
        <w:t>NOTE</w:t>
      </w:r>
    </w:p>
    <w:p w14:paraId="49FB793A" w14:textId="16B41B25" w:rsidR="00724EDE" w:rsidRPr="00596DFC" w:rsidRDefault="00724EDE" w:rsidP="00724EDE">
      <w:pPr>
        <w:spacing w:before="180"/>
        <w:rPr>
          <w:sz w:val="22"/>
        </w:rPr>
      </w:pPr>
      <w:r w:rsidRPr="00596DFC">
        <w:rPr>
          <w:sz w:val="22"/>
        </w:rPr>
        <w:t xml:space="preserve">In </w:t>
      </w:r>
      <w:bookmarkStart w:id="35" w:name="iitextea"/>
      <w:r w:rsidRPr="00596DFC">
        <w:rPr>
          <w:sz w:val="22"/>
        </w:rPr>
        <w:t xml:space="preserve">this Recommendation, the expression </w:t>
      </w:r>
      <w:r w:rsidR="009943CA" w:rsidRPr="00596DFC">
        <w:rPr>
          <w:sz w:val="22"/>
        </w:rPr>
        <w:t>"</w:t>
      </w:r>
      <w:r w:rsidRPr="00596DFC">
        <w:rPr>
          <w:sz w:val="22"/>
        </w:rPr>
        <w:t>Administration</w:t>
      </w:r>
      <w:r w:rsidR="009943CA" w:rsidRPr="00596DFC">
        <w:rPr>
          <w:sz w:val="22"/>
        </w:rPr>
        <w:t>"</w:t>
      </w:r>
      <w:r w:rsidRPr="00596DFC">
        <w:rPr>
          <w:sz w:val="22"/>
        </w:rPr>
        <w:t xml:space="preserve"> is used for conciseness to indicate both a telecommunication administration and a recognized operating agency.</w:t>
      </w:r>
    </w:p>
    <w:p w14:paraId="4F668F58" w14:textId="1B4D0A1E" w:rsidR="00724EDE" w:rsidRPr="00596DFC" w:rsidRDefault="00724EDE" w:rsidP="00724EDE">
      <w:pPr>
        <w:spacing w:before="180"/>
        <w:rPr>
          <w:sz w:val="22"/>
        </w:rPr>
      </w:pPr>
      <w:r w:rsidRPr="00596DFC">
        <w:rPr>
          <w:sz w:val="22"/>
        </w:rPr>
        <w:t xml:space="preserve">Compliance with this Recommendation is voluntary. However, the Recommendation may contain certain mandatory provisions (to ensure, e.g., interoperability or applicability) and compliance with the Recommendation is achieved when all of these mandatory provisions are met. The words </w:t>
      </w:r>
      <w:r w:rsidR="009943CA" w:rsidRPr="00596DFC">
        <w:rPr>
          <w:sz w:val="22"/>
        </w:rPr>
        <w:t>"</w:t>
      </w:r>
      <w:r w:rsidRPr="00596DFC">
        <w:rPr>
          <w:sz w:val="22"/>
        </w:rPr>
        <w:t>shall</w:t>
      </w:r>
      <w:r w:rsidR="009943CA" w:rsidRPr="00596DFC">
        <w:rPr>
          <w:sz w:val="22"/>
        </w:rPr>
        <w:t>"</w:t>
      </w:r>
      <w:r w:rsidRPr="00596DFC">
        <w:rPr>
          <w:sz w:val="22"/>
        </w:rPr>
        <w:t xml:space="preserve"> or some other obligatory language such as </w:t>
      </w:r>
      <w:r w:rsidR="009943CA" w:rsidRPr="00596DFC">
        <w:rPr>
          <w:sz w:val="22"/>
        </w:rPr>
        <w:t>"</w:t>
      </w:r>
      <w:r w:rsidRPr="00596DFC">
        <w:rPr>
          <w:sz w:val="22"/>
        </w:rPr>
        <w:t>must</w:t>
      </w:r>
      <w:r w:rsidR="009943CA" w:rsidRPr="00596DFC">
        <w:rPr>
          <w:sz w:val="22"/>
        </w:rPr>
        <w:t>"</w:t>
      </w:r>
      <w:r w:rsidRPr="00596DFC">
        <w:rPr>
          <w:sz w:val="22"/>
        </w:rPr>
        <w:t xml:space="preserve"> and the negative equivalents are used to express requirements. The use of such words does not suggest that compliance with the Recommendation is required of any party</w:t>
      </w:r>
      <w:bookmarkEnd w:id="35"/>
      <w:r w:rsidRPr="00596DFC">
        <w:rPr>
          <w:sz w:val="22"/>
        </w:rPr>
        <w:t>.</w:t>
      </w:r>
    </w:p>
    <w:p w14:paraId="2C9604AD" w14:textId="77777777" w:rsidR="00724EDE" w:rsidRPr="00596DFC" w:rsidRDefault="00724EDE" w:rsidP="00724EDE">
      <w:pPr>
        <w:jc w:val="center"/>
        <w:rPr>
          <w:sz w:val="22"/>
        </w:rPr>
      </w:pPr>
    </w:p>
    <w:p w14:paraId="123E354C" w14:textId="77777777" w:rsidR="00724EDE" w:rsidRPr="00596DFC" w:rsidRDefault="00724EDE" w:rsidP="00724EDE">
      <w:pPr>
        <w:jc w:val="center"/>
        <w:rPr>
          <w:sz w:val="22"/>
        </w:rPr>
      </w:pPr>
    </w:p>
    <w:p w14:paraId="778F4CEB" w14:textId="77777777" w:rsidR="00724EDE" w:rsidRPr="00596DFC" w:rsidRDefault="00724EDE" w:rsidP="00724EDE">
      <w:pPr>
        <w:jc w:val="center"/>
        <w:rPr>
          <w:sz w:val="22"/>
        </w:rPr>
      </w:pPr>
    </w:p>
    <w:p w14:paraId="4F86C8EF" w14:textId="77777777" w:rsidR="00724EDE" w:rsidRPr="00596DFC" w:rsidRDefault="00724EDE" w:rsidP="00724EDE">
      <w:pPr>
        <w:jc w:val="center"/>
        <w:rPr>
          <w:sz w:val="22"/>
        </w:rPr>
      </w:pPr>
    </w:p>
    <w:p w14:paraId="00D75284" w14:textId="77777777" w:rsidR="00724EDE" w:rsidRPr="00596DFC" w:rsidRDefault="00724EDE" w:rsidP="00724EDE">
      <w:pPr>
        <w:jc w:val="center"/>
        <w:rPr>
          <w:rFonts w:ascii="Symbol" w:hAnsi="Symbol"/>
          <w:sz w:val="22"/>
        </w:rPr>
      </w:pPr>
      <w:r w:rsidRPr="00596DFC">
        <w:rPr>
          <w:sz w:val="22"/>
        </w:rPr>
        <w:t>INTELLECTUAL PROPERTY RIGHTS</w:t>
      </w:r>
    </w:p>
    <w:p w14:paraId="5F8555B0" w14:textId="77777777" w:rsidR="00724EDE" w:rsidRPr="00596DFC" w:rsidRDefault="00724EDE" w:rsidP="00724EDE">
      <w:pPr>
        <w:rPr>
          <w:sz w:val="22"/>
        </w:rPr>
      </w:pPr>
      <w:r w:rsidRPr="00596DFC">
        <w:rPr>
          <w:sz w:val="22"/>
        </w:rPr>
        <w:t xml:space="preserve">ITU </w:t>
      </w:r>
      <w:bookmarkStart w:id="36" w:name="iitexteb"/>
      <w:r w:rsidRPr="00596DFC">
        <w:rPr>
          <w:sz w:val="22"/>
        </w:rPr>
        <w:t>draws attention to the possibility that the practice or implementation of this Recommendation may involve the use of a claimed Intellectual Property Right. ITU takes no position concerning the evidence, validity or applicability of claimed Intellectual Property Rights, whether asserted by ITU members or others outside of the Recommendation development process.</w:t>
      </w:r>
    </w:p>
    <w:p w14:paraId="19352293" w14:textId="525FE843" w:rsidR="00724EDE" w:rsidRPr="00596DFC" w:rsidRDefault="00724EDE" w:rsidP="00724EDE">
      <w:pPr>
        <w:rPr>
          <w:sz w:val="22"/>
        </w:rPr>
      </w:pPr>
      <w:r w:rsidRPr="00596DFC">
        <w:rPr>
          <w:sz w:val="22"/>
        </w:rPr>
        <w:t>As of the date of approval of this Recommendation, ITU had not received notice of intellectual property, protected by patents, which may be required to implement this Recommendation. However, implementers are cautioned that this may not represent the latest information and are therefore strongly urged to consult the TSB patent database</w:t>
      </w:r>
      <w:bookmarkEnd w:id="36"/>
      <w:r w:rsidRPr="00596DFC">
        <w:rPr>
          <w:sz w:val="22"/>
        </w:rPr>
        <w:t xml:space="preserve"> at </w:t>
      </w:r>
      <w:hyperlink r:id="rId21" w:history="1">
        <w:r w:rsidRPr="00596DFC">
          <w:rPr>
            <w:rStyle w:val="Hyperlink"/>
            <w:rFonts w:eastAsia="SimSun"/>
            <w:sz w:val="22"/>
            <w:szCs w:val="22"/>
            <w:lang w:eastAsia="zh-CN"/>
          </w:rPr>
          <w:t>http://www.itu.int/ITU-T/ipr/</w:t>
        </w:r>
      </w:hyperlink>
      <w:r w:rsidRPr="00596DFC">
        <w:rPr>
          <w:sz w:val="22"/>
        </w:rPr>
        <w:t>.</w:t>
      </w:r>
    </w:p>
    <w:p w14:paraId="267C13FB" w14:textId="77777777" w:rsidR="00724EDE" w:rsidRPr="00596DFC" w:rsidRDefault="00724EDE" w:rsidP="00724EDE">
      <w:pPr>
        <w:jc w:val="center"/>
        <w:rPr>
          <w:sz w:val="22"/>
        </w:rPr>
      </w:pPr>
    </w:p>
    <w:p w14:paraId="01174EF7" w14:textId="77777777" w:rsidR="00724EDE" w:rsidRPr="00596DFC" w:rsidRDefault="00724EDE" w:rsidP="00724EDE">
      <w:pPr>
        <w:jc w:val="center"/>
        <w:rPr>
          <w:sz w:val="22"/>
        </w:rPr>
      </w:pPr>
    </w:p>
    <w:p w14:paraId="763D17D8" w14:textId="77777777" w:rsidR="00724EDE" w:rsidRPr="00596DFC" w:rsidRDefault="00724EDE" w:rsidP="00724EDE">
      <w:pPr>
        <w:jc w:val="center"/>
        <w:rPr>
          <w:sz w:val="22"/>
        </w:rPr>
      </w:pPr>
    </w:p>
    <w:p w14:paraId="20C8A991" w14:textId="77777777" w:rsidR="00724EDE" w:rsidRPr="00596DFC" w:rsidRDefault="00724EDE" w:rsidP="00724EDE">
      <w:pPr>
        <w:jc w:val="center"/>
        <w:rPr>
          <w:sz w:val="22"/>
        </w:rPr>
      </w:pPr>
      <w:r w:rsidRPr="00596DFC">
        <w:rPr>
          <w:sz w:val="22"/>
        </w:rPr>
        <w:sym w:font="Symbol" w:char="F0E3"/>
      </w:r>
      <w:r w:rsidRPr="00596DFC">
        <w:rPr>
          <w:sz w:val="22"/>
        </w:rPr>
        <w:t> ITU </w:t>
      </w:r>
      <w:bookmarkStart w:id="37" w:name="iiannee"/>
      <w:bookmarkEnd w:id="37"/>
      <w:r w:rsidRPr="00596DFC">
        <w:rPr>
          <w:sz w:val="22"/>
        </w:rPr>
        <w:t>2019</w:t>
      </w:r>
    </w:p>
    <w:p w14:paraId="4D1DD480" w14:textId="77777777" w:rsidR="00724EDE" w:rsidRPr="00596DFC" w:rsidRDefault="00724EDE" w:rsidP="00724EDE">
      <w:pPr>
        <w:rPr>
          <w:sz w:val="22"/>
        </w:rPr>
      </w:pPr>
      <w:r w:rsidRPr="00596DFC">
        <w:rPr>
          <w:sz w:val="22"/>
        </w:rPr>
        <w:t>All rights reserved. No part of this publication may be reproduced, by any means whatsoever, without the prior written permission of ITU.</w:t>
      </w:r>
    </w:p>
    <w:p w14:paraId="0C6E0E84" w14:textId="77777777" w:rsidR="00724EDE" w:rsidRPr="00596DFC" w:rsidRDefault="00724EDE" w:rsidP="00724EDE">
      <w:pPr>
        <w:jc w:val="center"/>
        <w:rPr>
          <w:b/>
        </w:rPr>
      </w:pPr>
      <w:r w:rsidRPr="00596DFC">
        <w:rPr>
          <w:b/>
        </w:rPr>
        <w:br w:type="page"/>
      </w:r>
      <w:r w:rsidRPr="00596DFC">
        <w:rPr>
          <w:b/>
        </w:rPr>
        <w:lastRenderedPageBreak/>
        <w:t>Table of Contents</w:t>
      </w:r>
    </w:p>
    <w:p w14:paraId="7A3C4BF8" w14:textId="131AE5D7" w:rsidR="004C4217" w:rsidRPr="00596DFC" w:rsidRDefault="004C4217" w:rsidP="004C4217">
      <w:pPr>
        <w:pStyle w:val="toc0"/>
        <w:ind w:right="992"/>
      </w:pPr>
      <w:r w:rsidRPr="00596DFC">
        <w:tab/>
        <w:t>Page</w:t>
      </w:r>
    </w:p>
    <w:p w14:paraId="763B5763" w14:textId="1E2B6A65" w:rsidR="004C4217" w:rsidRPr="00596DFC" w:rsidRDefault="004C4217" w:rsidP="004C4217">
      <w:pPr>
        <w:pStyle w:val="TOC1"/>
        <w:ind w:right="992"/>
        <w:rPr>
          <w:rFonts w:asciiTheme="minorHAnsi" w:eastAsiaTheme="minorEastAsia" w:hAnsiTheme="minorHAnsi" w:cstheme="minorBidi"/>
          <w:sz w:val="22"/>
          <w:szCs w:val="22"/>
          <w:lang w:eastAsia="en-GB"/>
        </w:rPr>
      </w:pPr>
      <w:r w:rsidRPr="00596DFC">
        <w:t>1</w:t>
      </w:r>
      <w:r w:rsidRPr="00596DFC">
        <w:rPr>
          <w:rFonts w:asciiTheme="minorHAnsi" w:eastAsiaTheme="minorEastAsia" w:hAnsiTheme="minorHAnsi" w:cstheme="minorBidi"/>
          <w:sz w:val="22"/>
          <w:szCs w:val="22"/>
          <w:lang w:eastAsia="en-GB"/>
        </w:rPr>
        <w:tab/>
      </w:r>
      <w:r w:rsidRPr="00596DFC">
        <w:t>Scope</w:t>
      </w:r>
      <w:r w:rsidRPr="00596DFC">
        <w:tab/>
      </w:r>
      <w:r w:rsidRPr="00596DFC">
        <w:tab/>
        <w:t>1</w:t>
      </w:r>
    </w:p>
    <w:p w14:paraId="5D945930" w14:textId="6EECCC30" w:rsidR="004C4217" w:rsidRPr="00596DFC" w:rsidRDefault="004C4217" w:rsidP="004C4217">
      <w:pPr>
        <w:pStyle w:val="TOC1"/>
        <w:ind w:right="992"/>
        <w:rPr>
          <w:rFonts w:asciiTheme="minorHAnsi" w:eastAsiaTheme="minorEastAsia" w:hAnsiTheme="minorHAnsi" w:cstheme="minorBidi"/>
          <w:sz w:val="22"/>
          <w:szCs w:val="22"/>
          <w:lang w:eastAsia="en-GB"/>
        </w:rPr>
      </w:pPr>
      <w:r w:rsidRPr="00596DFC">
        <w:t>2</w:t>
      </w:r>
      <w:r w:rsidRPr="00596DFC">
        <w:rPr>
          <w:rFonts w:asciiTheme="minorHAnsi" w:eastAsiaTheme="minorEastAsia" w:hAnsiTheme="minorHAnsi" w:cstheme="minorBidi"/>
          <w:sz w:val="22"/>
          <w:szCs w:val="22"/>
          <w:lang w:eastAsia="en-GB"/>
        </w:rPr>
        <w:tab/>
      </w:r>
      <w:r w:rsidRPr="00596DFC">
        <w:t>References</w:t>
      </w:r>
      <w:r w:rsidRPr="00596DFC">
        <w:tab/>
      </w:r>
      <w:r w:rsidRPr="00596DFC">
        <w:tab/>
        <w:t>1</w:t>
      </w:r>
    </w:p>
    <w:p w14:paraId="1F2E79C1" w14:textId="16026280" w:rsidR="004C4217" w:rsidRPr="00596DFC" w:rsidRDefault="004C4217" w:rsidP="004C4217">
      <w:pPr>
        <w:pStyle w:val="TOC1"/>
        <w:ind w:right="992"/>
        <w:rPr>
          <w:rFonts w:asciiTheme="minorHAnsi" w:eastAsiaTheme="minorEastAsia" w:hAnsiTheme="minorHAnsi" w:cstheme="minorBidi"/>
          <w:sz w:val="22"/>
          <w:szCs w:val="22"/>
          <w:lang w:eastAsia="en-GB"/>
        </w:rPr>
      </w:pPr>
      <w:r w:rsidRPr="00596DFC">
        <w:t>3</w:t>
      </w:r>
      <w:r w:rsidRPr="00596DFC">
        <w:rPr>
          <w:rFonts w:asciiTheme="minorHAnsi" w:eastAsiaTheme="minorEastAsia" w:hAnsiTheme="minorHAnsi" w:cstheme="minorBidi"/>
          <w:sz w:val="22"/>
          <w:szCs w:val="22"/>
          <w:lang w:eastAsia="en-GB"/>
        </w:rPr>
        <w:tab/>
      </w:r>
      <w:r w:rsidRPr="00596DFC">
        <w:t>Definitions</w:t>
      </w:r>
      <w:r w:rsidRPr="00596DFC">
        <w:tab/>
      </w:r>
      <w:r w:rsidRPr="00596DFC">
        <w:tab/>
        <w:t>2</w:t>
      </w:r>
    </w:p>
    <w:p w14:paraId="5501A97E" w14:textId="53E262AF"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t>3.1</w:t>
      </w:r>
      <w:r w:rsidRPr="00596DFC">
        <w:rPr>
          <w:rFonts w:asciiTheme="minorHAnsi" w:eastAsiaTheme="minorEastAsia" w:hAnsiTheme="minorHAnsi" w:cstheme="minorBidi"/>
          <w:sz w:val="22"/>
          <w:szCs w:val="22"/>
          <w:lang w:eastAsia="en-GB"/>
        </w:rPr>
        <w:tab/>
      </w:r>
      <w:r w:rsidRPr="00596DFC">
        <w:t>Terms defined elsewhere</w:t>
      </w:r>
      <w:r w:rsidRPr="00596DFC">
        <w:tab/>
      </w:r>
      <w:r w:rsidRPr="00596DFC">
        <w:tab/>
        <w:t>2</w:t>
      </w:r>
    </w:p>
    <w:p w14:paraId="3BD03272" w14:textId="3C0EB6DA"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t>3.2</w:t>
      </w:r>
      <w:r w:rsidRPr="00596DFC">
        <w:rPr>
          <w:rFonts w:asciiTheme="minorHAnsi" w:eastAsiaTheme="minorEastAsia" w:hAnsiTheme="minorHAnsi" w:cstheme="minorBidi"/>
          <w:sz w:val="22"/>
          <w:szCs w:val="22"/>
          <w:lang w:eastAsia="en-GB"/>
        </w:rPr>
        <w:tab/>
      </w:r>
      <w:r w:rsidRPr="00596DFC">
        <w:t>Terms defined in this Recommendation</w:t>
      </w:r>
      <w:r w:rsidRPr="00596DFC">
        <w:tab/>
      </w:r>
      <w:r w:rsidRPr="00596DFC">
        <w:tab/>
        <w:t>3</w:t>
      </w:r>
    </w:p>
    <w:p w14:paraId="3D2C19EE" w14:textId="035AD992" w:rsidR="004C4217" w:rsidRPr="00596DFC" w:rsidRDefault="004C4217" w:rsidP="004C4217">
      <w:pPr>
        <w:pStyle w:val="TOC1"/>
        <w:ind w:right="992"/>
        <w:rPr>
          <w:rFonts w:asciiTheme="minorHAnsi" w:eastAsiaTheme="minorEastAsia" w:hAnsiTheme="minorHAnsi" w:cstheme="minorBidi"/>
          <w:sz w:val="22"/>
          <w:szCs w:val="22"/>
          <w:lang w:eastAsia="en-GB"/>
        </w:rPr>
      </w:pPr>
      <w:r w:rsidRPr="00596DFC">
        <w:t>4</w:t>
      </w:r>
      <w:r w:rsidRPr="00596DFC">
        <w:rPr>
          <w:rFonts w:asciiTheme="minorHAnsi" w:eastAsiaTheme="minorEastAsia" w:hAnsiTheme="minorHAnsi" w:cstheme="minorBidi"/>
          <w:sz w:val="22"/>
          <w:szCs w:val="22"/>
          <w:lang w:eastAsia="en-GB"/>
        </w:rPr>
        <w:tab/>
      </w:r>
      <w:r w:rsidRPr="00596DFC">
        <w:t>Abbreviations and acronyms</w:t>
      </w:r>
      <w:r w:rsidRPr="00596DFC">
        <w:tab/>
      </w:r>
      <w:r w:rsidRPr="00596DFC">
        <w:tab/>
        <w:t>3</w:t>
      </w:r>
    </w:p>
    <w:p w14:paraId="5FEB831F" w14:textId="0BE4A11A" w:rsidR="004C4217" w:rsidRPr="00596DFC" w:rsidRDefault="004C4217" w:rsidP="004C4217">
      <w:pPr>
        <w:pStyle w:val="TOC1"/>
        <w:ind w:right="992"/>
        <w:rPr>
          <w:rFonts w:asciiTheme="minorHAnsi" w:eastAsiaTheme="minorEastAsia" w:hAnsiTheme="minorHAnsi" w:cstheme="minorBidi"/>
          <w:sz w:val="22"/>
          <w:szCs w:val="22"/>
          <w:lang w:eastAsia="en-GB"/>
        </w:rPr>
      </w:pPr>
      <w:r w:rsidRPr="00596DFC">
        <w:t>5</w:t>
      </w:r>
      <w:r w:rsidRPr="00596DFC">
        <w:rPr>
          <w:rFonts w:asciiTheme="minorHAnsi" w:eastAsiaTheme="minorEastAsia" w:hAnsiTheme="minorHAnsi" w:cstheme="minorBidi"/>
          <w:sz w:val="22"/>
          <w:szCs w:val="22"/>
          <w:lang w:eastAsia="en-GB"/>
        </w:rPr>
        <w:tab/>
      </w:r>
      <w:r w:rsidRPr="00596DFC">
        <w:t>Conventions</w:t>
      </w:r>
      <w:r w:rsidRPr="00596DFC">
        <w:tab/>
      </w:r>
      <w:r w:rsidRPr="00596DFC">
        <w:tab/>
        <w:t>6</w:t>
      </w:r>
    </w:p>
    <w:p w14:paraId="691216EC" w14:textId="000F19C8" w:rsidR="004C4217" w:rsidRPr="00596DFC" w:rsidRDefault="004C4217" w:rsidP="004C4217">
      <w:pPr>
        <w:pStyle w:val="TOC1"/>
        <w:ind w:right="992"/>
        <w:rPr>
          <w:rFonts w:asciiTheme="minorHAnsi" w:eastAsiaTheme="minorEastAsia" w:hAnsiTheme="minorHAnsi" w:cstheme="minorBidi"/>
          <w:sz w:val="22"/>
          <w:szCs w:val="22"/>
          <w:lang w:eastAsia="en-GB"/>
        </w:rPr>
      </w:pPr>
      <w:r w:rsidRPr="00596DFC">
        <w:rPr>
          <w:lang w:eastAsia="zh-CN"/>
        </w:rPr>
        <w:t>6</w:t>
      </w:r>
      <w:r w:rsidRPr="00596DFC">
        <w:rPr>
          <w:rFonts w:asciiTheme="minorHAnsi" w:eastAsiaTheme="minorEastAsia" w:hAnsiTheme="minorHAnsi" w:cstheme="minorBidi"/>
          <w:sz w:val="22"/>
          <w:szCs w:val="22"/>
          <w:lang w:eastAsia="en-GB"/>
        </w:rPr>
        <w:tab/>
      </w:r>
      <w:r w:rsidRPr="00596DFC">
        <w:rPr>
          <w:lang w:eastAsia="zh-CN"/>
        </w:rPr>
        <w:t>Overview</w:t>
      </w:r>
      <w:r w:rsidRPr="00596DFC">
        <w:rPr>
          <w:lang w:eastAsia="zh-CN"/>
        </w:rPr>
        <w:tab/>
      </w:r>
      <w:r w:rsidRPr="00596DFC">
        <w:rPr>
          <w:lang w:eastAsia="zh-CN"/>
        </w:rPr>
        <w:tab/>
      </w:r>
      <w:r w:rsidRPr="00596DFC">
        <w:t>6</w:t>
      </w:r>
    </w:p>
    <w:p w14:paraId="760653B1" w14:textId="2C2F0963"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t>6.1</w:t>
      </w:r>
      <w:r w:rsidRPr="00596DFC">
        <w:rPr>
          <w:rFonts w:asciiTheme="minorHAnsi" w:eastAsiaTheme="minorEastAsia" w:hAnsiTheme="minorHAnsi" w:cstheme="minorBidi"/>
          <w:sz w:val="22"/>
          <w:szCs w:val="22"/>
          <w:lang w:eastAsia="en-GB"/>
        </w:rPr>
        <w:tab/>
      </w:r>
      <w:r w:rsidRPr="00596DFC">
        <w:t>Overview of hybrid video s</w:t>
      </w:r>
      <w:r w:rsidRPr="00596DFC">
        <w:rPr>
          <w:lang w:eastAsia="zh-CN"/>
        </w:rPr>
        <w:t>ystem</w:t>
      </w:r>
      <w:r w:rsidRPr="00596DFC">
        <w:rPr>
          <w:lang w:eastAsia="zh-CN"/>
        </w:rPr>
        <w:tab/>
      </w:r>
      <w:r w:rsidRPr="00596DFC">
        <w:rPr>
          <w:lang w:eastAsia="zh-CN"/>
        </w:rPr>
        <w:tab/>
      </w:r>
      <w:r w:rsidRPr="00596DFC">
        <w:t>6</w:t>
      </w:r>
    </w:p>
    <w:p w14:paraId="6BC5A615" w14:textId="66026875"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6.2</w:t>
      </w:r>
      <w:r w:rsidRPr="00596DFC">
        <w:rPr>
          <w:rFonts w:asciiTheme="minorHAnsi" w:eastAsiaTheme="minorEastAsia" w:hAnsiTheme="minorHAnsi" w:cstheme="minorBidi"/>
          <w:sz w:val="22"/>
          <w:szCs w:val="22"/>
          <w:lang w:eastAsia="en-GB"/>
        </w:rPr>
        <w:tab/>
      </w:r>
      <w:r w:rsidRPr="00596DFC">
        <w:rPr>
          <w:lang w:eastAsia="zh-CN"/>
        </w:rPr>
        <w:t>The hybrid STB software architecture</w:t>
      </w:r>
      <w:r w:rsidRPr="00596DFC">
        <w:rPr>
          <w:lang w:eastAsia="zh-CN"/>
        </w:rPr>
        <w:tab/>
      </w:r>
      <w:r w:rsidRPr="00596DFC">
        <w:rPr>
          <w:lang w:eastAsia="zh-CN"/>
        </w:rPr>
        <w:tab/>
      </w:r>
      <w:r w:rsidRPr="00596DFC">
        <w:t>8</w:t>
      </w:r>
    </w:p>
    <w:p w14:paraId="18816C57" w14:textId="68638CF8"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6.3</w:t>
      </w:r>
      <w:r w:rsidRPr="00596DFC">
        <w:rPr>
          <w:rFonts w:asciiTheme="minorHAnsi" w:eastAsiaTheme="minorEastAsia" w:hAnsiTheme="minorHAnsi" w:cstheme="minorBidi"/>
          <w:sz w:val="22"/>
          <w:szCs w:val="22"/>
          <w:lang w:eastAsia="en-GB"/>
        </w:rPr>
        <w:tab/>
      </w:r>
      <w:r w:rsidRPr="00596DFC">
        <w:rPr>
          <w:lang w:eastAsia="zh-CN"/>
        </w:rPr>
        <w:t>The hybrid STB categories</w:t>
      </w:r>
      <w:r w:rsidRPr="00596DFC">
        <w:rPr>
          <w:lang w:eastAsia="zh-CN"/>
        </w:rPr>
        <w:tab/>
      </w:r>
      <w:r w:rsidRPr="00596DFC">
        <w:rPr>
          <w:lang w:eastAsia="zh-CN"/>
        </w:rPr>
        <w:tab/>
      </w:r>
      <w:r w:rsidRPr="00596DFC">
        <w:t>9</w:t>
      </w:r>
    </w:p>
    <w:p w14:paraId="3826110F" w14:textId="78BDB334" w:rsidR="004C4217" w:rsidRPr="00596DFC" w:rsidRDefault="004C4217" w:rsidP="004C4217">
      <w:pPr>
        <w:pStyle w:val="TOC1"/>
        <w:ind w:right="992"/>
        <w:rPr>
          <w:rFonts w:asciiTheme="minorHAnsi" w:eastAsiaTheme="minorEastAsia" w:hAnsiTheme="minorHAnsi" w:cstheme="minorBidi"/>
          <w:sz w:val="22"/>
          <w:szCs w:val="22"/>
          <w:lang w:eastAsia="en-GB"/>
        </w:rPr>
      </w:pPr>
      <w:r w:rsidRPr="00596DFC">
        <w:rPr>
          <w:lang w:eastAsia="zh-CN"/>
        </w:rPr>
        <w:t>7</w:t>
      </w:r>
      <w:r w:rsidRPr="00596DFC">
        <w:rPr>
          <w:rFonts w:asciiTheme="minorHAnsi" w:eastAsiaTheme="minorEastAsia" w:hAnsiTheme="minorHAnsi" w:cstheme="minorBidi"/>
          <w:sz w:val="22"/>
          <w:szCs w:val="22"/>
          <w:lang w:eastAsia="en-GB"/>
        </w:rPr>
        <w:tab/>
      </w:r>
      <w:r w:rsidRPr="00596DFC">
        <w:rPr>
          <w:lang w:eastAsia="zh-CN"/>
        </w:rPr>
        <w:t>Requirements</w:t>
      </w:r>
      <w:r w:rsidRPr="00596DFC">
        <w:rPr>
          <w:lang w:eastAsia="zh-CN"/>
        </w:rPr>
        <w:tab/>
      </w:r>
      <w:r w:rsidRPr="00596DFC">
        <w:rPr>
          <w:lang w:eastAsia="zh-CN"/>
        </w:rPr>
        <w:tab/>
      </w:r>
      <w:r w:rsidRPr="00596DFC">
        <w:t>9</w:t>
      </w:r>
    </w:p>
    <w:p w14:paraId="276942EB" w14:textId="6D76FE90"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7.1</w:t>
      </w:r>
      <w:r w:rsidRPr="00596DFC">
        <w:rPr>
          <w:rFonts w:asciiTheme="minorHAnsi" w:eastAsiaTheme="minorEastAsia" w:hAnsiTheme="minorHAnsi" w:cstheme="minorBidi"/>
          <w:sz w:val="22"/>
          <w:szCs w:val="22"/>
          <w:lang w:eastAsia="en-GB"/>
        </w:rPr>
        <w:tab/>
      </w:r>
      <w:r w:rsidRPr="00596DFC">
        <w:rPr>
          <w:lang w:eastAsia="zh-CN"/>
        </w:rPr>
        <w:t>SOC platform and compatibility</w:t>
      </w:r>
      <w:r w:rsidRPr="00596DFC">
        <w:rPr>
          <w:lang w:eastAsia="zh-CN"/>
        </w:rPr>
        <w:lastRenderedPageBreak/>
        <w:tab/>
      </w:r>
      <w:r w:rsidRPr="00596DFC">
        <w:rPr>
          <w:lang w:eastAsia="zh-CN"/>
        </w:rPr>
        <w:tab/>
      </w:r>
      <w:r w:rsidRPr="00596DFC">
        <w:t>10</w:t>
      </w:r>
    </w:p>
    <w:p w14:paraId="0C38FC61" w14:textId="3882B872"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7.2</w:t>
      </w:r>
      <w:r w:rsidRPr="00596DFC">
        <w:rPr>
          <w:rFonts w:asciiTheme="minorHAnsi" w:eastAsiaTheme="minorEastAsia" w:hAnsiTheme="minorHAnsi" w:cstheme="minorBidi"/>
          <w:sz w:val="22"/>
          <w:szCs w:val="22"/>
          <w:lang w:eastAsia="en-GB"/>
        </w:rPr>
        <w:tab/>
      </w:r>
      <w:r w:rsidRPr="00596DFC">
        <w:rPr>
          <w:lang w:eastAsia="zh-CN"/>
        </w:rPr>
        <w:t>AV decoders</w:t>
      </w:r>
      <w:r w:rsidRPr="00596DFC">
        <w:rPr>
          <w:lang w:eastAsia="zh-CN"/>
        </w:rPr>
        <w:tab/>
      </w:r>
      <w:r w:rsidRPr="00596DFC">
        <w:rPr>
          <w:lang w:eastAsia="zh-CN"/>
        </w:rPr>
        <w:tab/>
      </w:r>
      <w:r w:rsidRPr="00596DFC">
        <w:t>10</w:t>
      </w:r>
    </w:p>
    <w:p w14:paraId="0136C1E6" w14:textId="05E0D11C"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7.3</w:t>
      </w:r>
      <w:r w:rsidRPr="00596DFC">
        <w:rPr>
          <w:rFonts w:asciiTheme="minorHAnsi" w:eastAsiaTheme="minorEastAsia" w:hAnsiTheme="minorHAnsi" w:cstheme="minorBidi"/>
          <w:sz w:val="22"/>
          <w:szCs w:val="22"/>
          <w:lang w:eastAsia="en-GB"/>
        </w:rPr>
        <w:tab/>
      </w:r>
      <w:r w:rsidRPr="00596DFC">
        <w:rPr>
          <w:lang w:eastAsia="zh-CN"/>
        </w:rPr>
        <w:t>Connectivity</w:t>
      </w:r>
      <w:r w:rsidRPr="00596DFC">
        <w:rPr>
          <w:lang w:eastAsia="zh-CN"/>
        </w:rPr>
        <w:tab/>
      </w:r>
      <w:r w:rsidRPr="00596DFC">
        <w:rPr>
          <w:lang w:eastAsia="zh-CN"/>
        </w:rPr>
        <w:tab/>
      </w:r>
      <w:r w:rsidRPr="00596DFC">
        <w:t>10</w:t>
      </w:r>
    </w:p>
    <w:p w14:paraId="2CB951EC" w14:textId="70975B98"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7.4</w:t>
      </w:r>
      <w:r w:rsidRPr="00596DFC">
        <w:rPr>
          <w:rFonts w:asciiTheme="minorHAnsi" w:eastAsiaTheme="minorEastAsia" w:hAnsiTheme="minorHAnsi" w:cstheme="minorBidi"/>
          <w:sz w:val="22"/>
          <w:szCs w:val="22"/>
          <w:lang w:eastAsia="en-GB"/>
        </w:rPr>
        <w:tab/>
      </w:r>
      <w:r w:rsidRPr="00596DFC">
        <w:rPr>
          <w:lang w:eastAsia="zh-CN"/>
        </w:rPr>
        <w:t>Broadcasting service</w:t>
      </w:r>
      <w:r w:rsidRPr="00596DFC">
        <w:rPr>
          <w:lang w:eastAsia="zh-CN"/>
        </w:rPr>
        <w:tab/>
      </w:r>
      <w:r w:rsidRPr="00596DFC">
        <w:rPr>
          <w:lang w:eastAsia="zh-CN"/>
        </w:rPr>
        <w:tab/>
      </w:r>
      <w:r w:rsidRPr="00596DFC">
        <w:t>11</w:t>
      </w:r>
    </w:p>
    <w:p w14:paraId="5C889B82" w14:textId="2F61CB21"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7.5</w:t>
      </w:r>
      <w:r w:rsidRPr="00596DFC">
        <w:rPr>
          <w:rFonts w:asciiTheme="minorHAnsi" w:eastAsiaTheme="minorEastAsia" w:hAnsiTheme="minorHAnsi" w:cstheme="minorBidi"/>
          <w:sz w:val="22"/>
          <w:szCs w:val="22"/>
          <w:lang w:eastAsia="en-GB"/>
        </w:rPr>
        <w:tab/>
      </w:r>
      <w:r w:rsidRPr="00596DFC">
        <w:rPr>
          <w:lang w:eastAsia="zh-CN"/>
        </w:rPr>
        <w:t>Channel search</w:t>
      </w:r>
      <w:r w:rsidRPr="00596DFC">
        <w:rPr>
          <w:lang w:eastAsia="zh-CN"/>
        </w:rPr>
        <w:tab/>
      </w:r>
      <w:r w:rsidRPr="00596DFC">
        <w:rPr>
          <w:lang w:eastAsia="zh-CN"/>
        </w:rPr>
        <w:tab/>
      </w:r>
      <w:r w:rsidRPr="00596DFC">
        <w:t>12</w:t>
      </w:r>
    </w:p>
    <w:p w14:paraId="7FC2A838" w14:textId="1679F4E6"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7.6</w:t>
      </w:r>
      <w:r w:rsidRPr="00596DFC">
        <w:rPr>
          <w:rFonts w:asciiTheme="minorHAnsi" w:eastAsiaTheme="minorEastAsia" w:hAnsiTheme="minorHAnsi" w:cstheme="minorBidi"/>
          <w:sz w:val="22"/>
          <w:szCs w:val="22"/>
          <w:lang w:eastAsia="en-GB"/>
        </w:rPr>
        <w:tab/>
      </w:r>
      <w:r w:rsidRPr="00596DFC">
        <w:rPr>
          <w:lang w:eastAsia="zh-CN"/>
        </w:rPr>
        <w:t>Channel management</w:t>
      </w:r>
      <w:r w:rsidRPr="00596DFC">
        <w:rPr>
          <w:lang w:eastAsia="zh-CN"/>
        </w:rPr>
        <w:tab/>
      </w:r>
      <w:r w:rsidRPr="00596DFC">
        <w:rPr>
          <w:lang w:eastAsia="zh-CN"/>
        </w:rPr>
        <w:tab/>
      </w:r>
      <w:r w:rsidRPr="00596DFC">
        <w:t>12</w:t>
      </w:r>
    </w:p>
    <w:p w14:paraId="69BC7AB5" w14:textId="40200A44"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7.7</w:t>
      </w:r>
      <w:r w:rsidRPr="00596DFC">
        <w:rPr>
          <w:rFonts w:asciiTheme="minorHAnsi" w:eastAsiaTheme="minorEastAsia" w:hAnsiTheme="minorHAnsi" w:cstheme="minorBidi"/>
          <w:sz w:val="22"/>
          <w:szCs w:val="22"/>
          <w:lang w:eastAsia="en-GB"/>
        </w:rPr>
        <w:tab/>
      </w:r>
      <w:r w:rsidRPr="00596DFC">
        <w:rPr>
          <w:lang w:eastAsia="zh-CN"/>
        </w:rPr>
        <w:t>Channel play</w:t>
      </w:r>
      <w:r w:rsidRPr="00596DFC">
        <w:rPr>
          <w:lang w:eastAsia="zh-CN"/>
        </w:rPr>
        <w:tab/>
      </w:r>
      <w:r w:rsidRPr="00596DFC">
        <w:rPr>
          <w:lang w:eastAsia="zh-CN"/>
        </w:rPr>
        <w:tab/>
      </w:r>
      <w:r w:rsidRPr="00596DFC">
        <w:t>12</w:t>
      </w:r>
    </w:p>
    <w:p w14:paraId="7EBC5016" w14:textId="399B1EAA"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7.8</w:t>
      </w:r>
      <w:r w:rsidRPr="00596DFC">
        <w:rPr>
          <w:rFonts w:asciiTheme="minorHAnsi" w:eastAsiaTheme="minorEastAsia" w:hAnsiTheme="minorHAnsi" w:cstheme="minorBidi"/>
          <w:sz w:val="22"/>
          <w:szCs w:val="22"/>
          <w:lang w:eastAsia="en-GB"/>
        </w:rPr>
        <w:tab/>
      </w:r>
      <w:r w:rsidRPr="00596DFC">
        <w:rPr>
          <w:lang w:eastAsia="zh-CN"/>
        </w:rPr>
        <w:t>EPG</w:t>
      </w:r>
      <w:r w:rsidRPr="00596DFC">
        <w:rPr>
          <w:lang w:eastAsia="zh-CN"/>
        </w:rPr>
        <w:tab/>
      </w:r>
      <w:r w:rsidRPr="00596DFC">
        <w:rPr>
          <w:lang w:eastAsia="zh-CN"/>
        </w:rPr>
        <w:tab/>
      </w:r>
      <w:r w:rsidRPr="00596DFC">
        <w:t>13</w:t>
      </w:r>
    </w:p>
    <w:p w14:paraId="19595022" w14:textId="289F9EE4"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7.9</w:t>
      </w:r>
      <w:r w:rsidRPr="00596DFC">
        <w:rPr>
          <w:rFonts w:asciiTheme="minorHAnsi" w:eastAsiaTheme="minorEastAsia" w:hAnsiTheme="minorHAnsi" w:cstheme="minorBidi"/>
          <w:sz w:val="22"/>
          <w:szCs w:val="22"/>
          <w:lang w:eastAsia="en-GB"/>
        </w:rPr>
        <w:tab/>
      </w:r>
      <w:r w:rsidRPr="00596DFC">
        <w:rPr>
          <w:lang w:eastAsia="zh-CN"/>
        </w:rPr>
        <w:t>Subtitles</w:t>
      </w:r>
      <w:r w:rsidRPr="00596DFC">
        <w:rPr>
          <w:lang w:eastAsia="zh-CN"/>
        </w:rPr>
        <w:tab/>
      </w:r>
      <w:r w:rsidRPr="00596DFC">
        <w:rPr>
          <w:lang w:eastAsia="zh-CN"/>
        </w:rPr>
        <w:tab/>
      </w:r>
      <w:r w:rsidRPr="00596DFC">
        <w:t>13</w:t>
      </w:r>
    </w:p>
    <w:p w14:paraId="1263F0CF" w14:textId="070374FE"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7.10</w:t>
      </w:r>
      <w:r w:rsidRPr="00596DFC">
        <w:rPr>
          <w:rFonts w:asciiTheme="minorHAnsi" w:eastAsiaTheme="minorEastAsia" w:hAnsiTheme="minorHAnsi" w:cstheme="minorBidi"/>
          <w:sz w:val="22"/>
          <w:szCs w:val="22"/>
          <w:lang w:eastAsia="en-GB"/>
        </w:rPr>
        <w:tab/>
      </w:r>
      <w:r w:rsidRPr="00596DFC">
        <w:rPr>
          <w:lang w:eastAsia="zh-CN"/>
        </w:rPr>
        <w:t>Program</w:t>
      </w:r>
      <w:r w:rsidR="00566F1B" w:rsidRPr="00596DFC">
        <w:rPr>
          <w:lang w:eastAsia="zh-CN"/>
        </w:rPr>
        <w:t>me</w:t>
      </w:r>
      <w:r w:rsidRPr="00596DFC">
        <w:rPr>
          <w:lang w:eastAsia="zh-CN"/>
        </w:rPr>
        <w:t xml:space="preserve"> record and playback</w:t>
      </w:r>
      <w:r w:rsidRPr="00596DFC">
        <w:rPr>
          <w:lang w:eastAsia="zh-CN"/>
        </w:rPr>
        <w:tab/>
      </w:r>
      <w:r w:rsidRPr="00596DFC">
        <w:rPr>
          <w:lang w:eastAsia="zh-CN"/>
        </w:rPr>
        <w:tab/>
      </w:r>
      <w:r w:rsidRPr="00596DFC">
        <w:t>13</w:t>
      </w:r>
    </w:p>
    <w:p w14:paraId="1F1A017B" w14:textId="3FF4E223"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bidi="he-IL"/>
        </w:rPr>
        <w:t>7.11</w:t>
      </w:r>
      <w:r w:rsidRPr="00596DFC">
        <w:rPr>
          <w:rFonts w:asciiTheme="minorHAnsi" w:eastAsiaTheme="minorEastAsia" w:hAnsiTheme="minorHAnsi" w:cstheme="minorBidi"/>
          <w:sz w:val="22"/>
          <w:szCs w:val="22"/>
          <w:lang w:eastAsia="en-GB"/>
        </w:rPr>
        <w:tab/>
      </w:r>
      <w:r w:rsidRPr="00596DFC">
        <w:rPr>
          <w:lang w:eastAsia="zh-CN" w:bidi="he-IL"/>
        </w:rPr>
        <w:t>Multi-media player</w:t>
      </w:r>
      <w:r w:rsidRPr="00596DFC">
        <w:rPr>
          <w:lang w:eastAsia="zh-CN" w:bidi="he-IL"/>
        </w:rPr>
        <w:tab/>
      </w:r>
      <w:r w:rsidRPr="00596DFC">
        <w:rPr>
          <w:lang w:eastAsia="zh-CN" w:bidi="he-IL"/>
        </w:rPr>
        <w:tab/>
      </w:r>
      <w:r w:rsidRPr="00596DFC">
        <w:t>13</w:t>
      </w:r>
    </w:p>
    <w:p w14:paraId="43B77BB6" w14:textId="2D0A5090"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t>7.12</w:t>
      </w:r>
      <w:r w:rsidRPr="00596DFC">
        <w:rPr>
          <w:rFonts w:asciiTheme="minorHAnsi" w:eastAsiaTheme="minorEastAsia" w:hAnsiTheme="minorHAnsi" w:cstheme="minorBidi"/>
          <w:sz w:val="22"/>
          <w:szCs w:val="22"/>
          <w:lang w:eastAsia="en-GB"/>
        </w:rPr>
        <w:tab/>
      </w:r>
      <w:r w:rsidRPr="00596DFC">
        <w:t>IP streaming and service</w:t>
      </w:r>
      <w:r w:rsidRPr="00596DFC">
        <w:tab/>
      </w:r>
      <w:r w:rsidRPr="00596DFC">
        <w:tab/>
        <w:t>13</w:t>
      </w:r>
    </w:p>
    <w:p w14:paraId="7111DF83" w14:textId="7D47E7F5"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t>7.13</w:t>
      </w:r>
      <w:r w:rsidRPr="00596DFC">
        <w:rPr>
          <w:rFonts w:asciiTheme="minorHAnsi" w:eastAsiaTheme="minorEastAsia" w:hAnsiTheme="minorHAnsi" w:cstheme="minorBidi"/>
          <w:sz w:val="22"/>
          <w:szCs w:val="22"/>
          <w:lang w:eastAsia="en-GB"/>
        </w:rPr>
        <w:tab/>
      </w:r>
      <w:r w:rsidRPr="00596DFC">
        <w:t>Browser</w:t>
      </w:r>
      <w:r w:rsidRPr="00596DFC">
        <w:tab/>
      </w:r>
      <w:r w:rsidRPr="00596DFC">
        <w:tab/>
        <w:t>13</w:t>
      </w:r>
    </w:p>
    <w:p w14:paraId="55B8A218" w14:textId="34E0C2A7"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t>7.14</w:t>
      </w:r>
      <w:r w:rsidRPr="00596DFC">
        <w:rPr>
          <w:rFonts w:asciiTheme="minorHAnsi" w:eastAsiaTheme="minorEastAsia" w:hAnsiTheme="minorHAnsi" w:cstheme="minorBidi"/>
          <w:sz w:val="22"/>
          <w:szCs w:val="22"/>
          <w:lang w:eastAsia="en-GB"/>
        </w:rPr>
        <w:tab/>
      </w:r>
      <w:r w:rsidRPr="00596DFC">
        <w:rPr>
          <w:lang w:eastAsia="zh-CN"/>
        </w:rPr>
        <w:t>Security</w:t>
      </w:r>
      <w:r w:rsidRPr="00596DFC">
        <w:rPr>
          <w:lang w:eastAsia="zh-CN"/>
        </w:rPr>
        <w:tab/>
      </w:r>
      <w:r w:rsidRPr="00596DFC">
        <w:rPr>
          <w:lang w:eastAsia="zh-CN"/>
        </w:rPr>
        <w:tab/>
      </w:r>
      <w:r w:rsidRPr="00596DFC">
        <w:t>13</w:t>
      </w:r>
    </w:p>
    <w:p w14:paraId="272F5627" w14:textId="0CF8DDDF"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lastRenderedPageBreak/>
        <w:t>7.15</w:t>
      </w:r>
      <w:r w:rsidRPr="00596DFC">
        <w:rPr>
          <w:rFonts w:asciiTheme="minorHAnsi" w:eastAsiaTheme="minorEastAsia" w:hAnsiTheme="minorHAnsi" w:cstheme="minorBidi"/>
          <w:sz w:val="22"/>
          <w:szCs w:val="22"/>
          <w:lang w:eastAsia="en-GB"/>
        </w:rPr>
        <w:tab/>
      </w:r>
      <w:r w:rsidRPr="00596DFC">
        <w:t>System management</w:t>
      </w:r>
      <w:r w:rsidRPr="00596DFC">
        <w:tab/>
      </w:r>
      <w:r w:rsidRPr="00596DFC">
        <w:tab/>
        <w:t>14</w:t>
      </w:r>
    </w:p>
    <w:p w14:paraId="5E08CB11" w14:textId="44DF1E52"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7.16</w:t>
      </w:r>
      <w:r w:rsidRPr="00596DFC">
        <w:rPr>
          <w:rFonts w:asciiTheme="minorHAnsi" w:eastAsiaTheme="minorEastAsia" w:hAnsiTheme="minorHAnsi" w:cstheme="minorBidi"/>
          <w:sz w:val="22"/>
          <w:szCs w:val="22"/>
          <w:lang w:eastAsia="en-GB"/>
        </w:rPr>
        <w:tab/>
      </w:r>
      <w:r w:rsidRPr="00596DFC">
        <w:rPr>
          <w:lang w:eastAsia="zh-CN"/>
        </w:rPr>
        <w:t>Maintenance</w:t>
      </w:r>
      <w:r w:rsidRPr="00596DFC">
        <w:rPr>
          <w:lang w:eastAsia="zh-CN"/>
        </w:rPr>
        <w:tab/>
      </w:r>
      <w:r w:rsidRPr="00596DFC">
        <w:rPr>
          <w:lang w:eastAsia="zh-CN"/>
        </w:rPr>
        <w:tab/>
      </w:r>
      <w:r w:rsidRPr="00596DFC">
        <w:t>14</w:t>
      </w:r>
    </w:p>
    <w:p w14:paraId="12632E29" w14:textId="6ADC2DEA" w:rsidR="004C4217" w:rsidRPr="00596DFC" w:rsidRDefault="004C4217" w:rsidP="004C4217">
      <w:pPr>
        <w:pStyle w:val="TOC1"/>
        <w:ind w:right="992"/>
        <w:rPr>
          <w:rFonts w:asciiTheme="minorHAnsi" w:eastAsiaTheme="minorEastAsia" w:hAnsiTheme="minorHAnsi" w:cstheme="minorBidi"/>
          <w:sz w:val="22"/>
          <w:szCs w:val="22"/>
          <w:lang w:eastAsia="en-GB"/>
        </w:rPr>
      </w:pPr>
      <w:r w:rsidRPr="00596DFC">
        <w:t>8</w:t>
      </w:r>
      <w:r w:rsidRPr="00596DFC">
        <w:rPr>
          <w:rFonts w:asciiTheme="minorHAnsi" w:eastAsiaTheme="minorEastAsia" w:hAnsiTheme="minorHAnsi" w:cstheme="minorBidi"/>
          <w:sz w:val="22"/>
          <w:szCs w:val="22"/>
          <w:lang w:eastAsia="en-GB"/>
        </w:rPr>
        <w:tab/>
      </w:r>
      <w:r w:rsidRPr="00596DFC">
        <w:t>Technical specifications</w:t>
      </w:r>
      <w:r w:rsidRPr="00596DFC">
        <w:tab/>
      </w:r>
      <w:r w:rsidRPr="00596DFC">
        <w:tab/>
        <w:t>15</w:t>
      </w:r>
    </w:p>
    <w:p w14:paraId="01EE8C5A" w14:textId="2FECD0F0"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8.1</w:t>
      </w:r>
      <w:r w:rsidRPr="00596DFC">
        <w:rPr>
          <w:rFonts w:asciiTheme="minorHAnsi" w:eastAsiaTheme="minorEastAsia" w:hAnsiTheme="minorHAnsi" w:cstheme="minorBidi"/>
          <w:sz w:val="22"/>
          <w:szCs w:val="22"/>
          <w:lang w:eastAsia="en-GB"/>
        </w:rPr>
        <w:tab/>
      </w:r>
      <w:r w:rsidRPr="00596DFC">
        <w:rPr>
          <w:lang w:eastAsia="zh-CN"/>
        </w:rPr>
        <w:t>Minimum system</w:t>
      </w:r>
      <w:r w:rsidRPr="00596DFC">
        <w:rPr>
          <w:lang w:eastAsia="zh-CN"/>
        </w:rPr>
        <w:tab/>
      </w:r>
      <w:r w:rsidRPr="00596DFC">
        <w:rPr>
          <w:lang w:eastAsia="zh-CN"/>
        </w:rPr>
        <w:tab/>
      </w:r>
      <w:r w:rsidRPr="00596DFC">
        <w:t>15</w:t>
      </w:r>
    </w:p>
    <w:p w14:paraId="378B07AD" w14:textId="30D6A881"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8.2</w:t>
      </w:r>
      <w:r w:rsidRPr="00596DFC">
        <w:rPr>
          <w:rFonts w:asciiTheme="minorHAnsi" w:eastAsiaTheme="minorEastAsia" w:hAnsiTheme="minorHAnsi" w:cstheme="minorBidi"/>
          <w:sz w:val="22"/>
          <w:szCs w:val="22"/>
          <w:lang w:eastAsia="en-GB"/>
        </w:rPr>
        <w:tab/>
      </w:r>
      <w:r w:rsidRPr="00596DFC">
        <w:rPr>
          <w:lang w:eastAsia="zh-CN"/>
        </w:rPr>
        <w:t>Decoder</w:t>
      </w:r>
      <w:r w:rsidRPr="00596DFC">
        <w:rPr>
          <w:lang w:eastAsia="zh-CN"/>
        </w:rPr>
        <w:tab/>
      </w:r>
      <w:r w:rsidRPr="00596DFC">
        <w:rPr>
          <w:lang w:eastAsia="zh-CN"/>
        </w:rPr>
        <w:tab/>
      </w:r>
      <w:r w:rsidRPr="00596DFC">
        <w:t>15</w:t>
      </w:r>
    </w:p>
    <w:p w14:paraId="6BB24D6A" w14:textId="40DE3217"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8.3</w:t>
      </w:r>
      <w:r w:rsidRPr="00596DFC">
        <w:rPr>
          <w:rFonts w:asciiTheme="minorHAnsi" w:eastAsiaTheme="minorEastAsia" w:hAnsiTheme="minorHAnsi" w:cstheme="minorBidi"/>
          <w:sz w:val="22"/>
          <w:szCs w:val="22"/>
          <w:lang w:eastAsia="en-GB"/>
        </w:rPr>
        <w:tab/>
      </w:r>
      <w:r w:rsidRPr="00596DFC">
        <w:rPr>
          <w:lang w:eastAsia="zh-CN"/>
        </w:rPr>
        <w:t>Hardware interface</w:t>
      </w:r>
      <w:r w:rsidRPr="00596DFC">
        <w:rPr>
          <w:lang w:eastAsia="zh-CN"/>
        </w:rPr>
        <w:tab/>
      </w:r>
      <w:r w:rsidRPr="00596DFC">
        <w:rPr>
          <w:lang w:eastAsia="zh-CN"/>
        </w:rPr>
        <w:tab/>
      </w:r>
      <w:r w:rsidRPr="00596DFC">
        <w:t>16</w:t>
      </w:r>
    </w:p>
    <w:p w14:paraId="3250DCFC" w14:textId="3CB72080"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8.4</w:t>
      </w:r>
      <w:r w:rsidRPr="00596DFC">
        <w:rPr>
          <w:rFonts w:asciiTheme="minorHAnsi" w:eastAsiaTheme="minorEastAsia" w:hAnsiTheme="minorHAnsi" w:cstheme="minorBidi"/>
          <w:sz w:val="22"/>
          <w:szCs w:val="22"/>
          <w:lang w:eastAsia="en-GB"/>
        </w:rPr>
        <w:tab/>
      </w:r>
      <w:r w:rsidRPr="00596DFC">
        <w:rPr>
          <w:lang w:eastAsia="zh-CN"/>
        </w:rPr>
        <w:t>Power supply</w:t>
      </w:r>
      <w:r w:rsidRPr="00596DFC">
        <w:rPr>
          <w:lang w:eastAsia="zh-CN"/>
        </w:rPr>
        <w:tab/>
      </w:r>
      <w:r w:rsidRPr="00596DFC">
        <w:rPr>
          <w:lang w:eastAsia="zh-CN"/>
        </w:rPr>
        <w:tab/>
      </w:r>
      <w:r w:rsidRPr="00596DFC">
        <w:t>18</w:t>
      </w:r>
    </w:p>
    <w:p w14:paraId="633A8497" w14:textId="46D0DB23"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t>8.5</w:t>
      </w:r>
      <w:r w:rsidRPr="00596DFC">
        <w:rPr>
          <w:rFonts w:asciiTheme="minorHAnsi" w:eastAsiaTheme="minorEastAsia" w:hAnsiTheme="minorHAnsi" w:cstheme="minorBidi"/>
          <w:sz w:val="22"/>
          <w:szCs w:val="22"/>
          <w:lang w:eastAsia="en-GB"/>
        </w:rPr>
        <w:tab/>
      </w:r>
      <w:r w:rsidRPr="00596DFC">
        <w:t>Software functions</w:t>
      </w:r>
      <w:r w:rsidRPr="00596DFC">
        <w:tab/>
      </w:r>
      <w:r w:rsidRPr="00596DFC">
        <w:tab/>
        <w:t>18</w:t>
      </w:r>
    </w:p>
    <w:p w14:paraId="56FD74EA" w14:textId="7DC94038"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8.6</w:t>
      </w:r>
      <w:r w:rsidRPr="00596DFC">
        <w:rPr>
          <w:rFonts w:asciiTheme="minorHAnsi" w:eastAsiaTheme="minorEastAsia" w:hAnsiTheme="minorHAnsi" w:cstheme="minorBidi"/>
          <w:sz w:val="22"/>
          <w:szCs w:val="22"/>
          <w:lang w:eastAsia="en-GB"/>
        </w:rPr>
        <w:tab/>
      </w:r>
      <w:r w:rsidRPr="00596DFC">
        <w:rPr>
          <w:lang w:eastAsia="zh-CN"/>
        </w:rPr>
        <w:t>Security</w:t>
      </w:r>
      <w:r w:rsidRPr="00596DFC">
        <w:rPr>
          <w:lang w:eastAsia="zh-CN"/>
        </w:rPr>
        <w:tab/>
      </w:r>
      <w:r w:rsidRPr="00596DFC">
        <w:rPr>
          <w:lang w:eastAsia="zh-CN"/>
        </w:rPr>
        <w:tab/>
      </w:r>
      <w:r w:rsidRPr="00596DFC">
        <w:t>20</w:t>
      </w:r>
    </w:p>
    <w:p w14:paraId="547B099A" w14:textId="629D2393"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8.7</w:t>
      </w:r>
      <w:r w:rsidRPr="00596DFC">
        <w:rPr>
          <w:rFonts w:asciiTheme="minorHAnsi" w:eastAsiaTheme="minorEastAsia" w:hAnsiTheme="minorHAnsi" w:cstheme="minorBidi"/>
          <w:sz w:val="22"/>
          <w:szCs w:val="22"/>
          <w:lang w:eastAsia="en-GB"/>
        </w:rPr>
        <w:tab/>
      </w:r>
      <w:r w:rsidRPr="00596DFC">
        <w:rPr>
          <w:lang w:eastAsia="zh-CN"/>
        </w:rPr>
        <w:t>OSD</w:t>
      </w:r>
      <w:r w:rsidRPr="00596DFC">
        <w:rPr>
          <w:lang w:eastAsia="zh-CN"/>
        </w:rPr>
        <w:tab/>
      </w:r>
      <w:r w:rsidRPr="00596DFC">
        <w:rPr>
          <w:lang w:eastAsia="zh-CN"/>
        </w:rPr>
        <w:tab/>
      </w:r>
      <w:r w:rsidRPr="00596DFC">
        <w:t>21</w:t>
      </w:r>
    </w:p>
    <w:p w14:paraId="0F2C358F" w14:textId="236EBF70"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8.8</w:t>
      </w:r>
      <w:r w:rsidRPr="00596DFC">
        <w:rPr>
          <w:rFonts w:asciiTheme="minorHAnsi" w:eastAsiaTheme="minorEastAsia" w:hAnsiTheme="minorHAnsi" w:cstheme="minorBidi"/>
          <w:sz w:val="22"/>
          <w:szCs w:val="22"/>
          <w:lang w:eastAsia="en-GB"/>
        </w:rPr>
        <w:tab/>
      </w:r>
      <w:r w:rsidRPr="00596DFC">
        <w:rPr>
          <w:lang w:eastAsia="zh-CN"/>
        </w:rPr>
        <w:t>System upgrade</w:t>
      </w:r>
      <w:r w:rsidRPr="00596DFC">
        <w:rPr>
          <w:lang w:eastAsia="zh-CN"/>
        </w:rPr>
        <w:tab/>
      </w:r>
      <w:r w:rsidRPr="00596DFC">
        <w:rPr>
          <w:lang w:eastAsia="zh-CN"/>
        </w:rPr>
        <w:tab/>
      </w:r>
      <w:r w:rsidRPr="00596DFC">
        <w:t>21</w:t>
      </w:r>
    </w:p>
    <w:p w14:paraId="0C83901A" w14:textId="38BBBA34" w:rsidR="004C4217" w:rsidRPr="00596DFC" w:rsidRDefault="004C4217" w:rsidP="004C4217">
      <w:pPr>
        <w:pStyle w:val="toc0"/>
        <w:rPr>
          <w:lang w:eastAsia="zh-CN"/>
        </w:rPr>
      </w:pPr>
      <w:r w:rsidRPr="00596DFC">
        <w:rPr>
          <w:lang w:eastAsia="zh-CN"/>
        </w:rPr>
        <w:tab/>
        <w:t>Page</w:t>
      </w:r>
    </w:p>
    <w:p w14:paraId="2E0F75E8" w14:textId="4A16915A" w:rsidR="004C4217" w:rsidRPr="00596DFC" w:rsidRDefault="004C4217" w:rsidP="004C4217">
      <w:pPr>
        <w:pStyle w:val="TOC2"/>
        <w:ind w:right="992"/>
        <w:rPr>
          <w:rFonts w:asciiTheme="minorHAnsi" w:eastAsiaTheme="minorEastAsia" w:hAnsiTheme="minorHAnsi" w:cstheme="minorBidi"/>
          <w:sz w:val="22"/>
          <w:szCs w:val="22"/>
          <w:lang w:eastAsia="en-GB"/>
        </w:rPr>
      </w:pPr>
      <w:r w:rsidRPr="00596DFC">
        <w:rPr>
          <w:lang w:eastAsia="zh-CN"/>
        </w:rPr>
        <w:t>8.9</w:t>
      </w:r>
      <w:r w:rsidRPr="00596DFC">
        <w:rPr>
          <w:rFonts w:asciiTheme="minorHAnsi" w:eastAsiaTheme="minorEastAsia" w:hAnsiTheme="minorHAnsi" w:cstheme="minorBidi"/>
          <w:sz w:val="22"/>
          <w:szCs w:val="22"/>
          <w:lang w:eastAsia="en-GB"/>
        </w:rPr>
        <w:tab/>
      </w:r>
      <w:r w:rsidRPr="00596DFC">
        <w:rPr>
          <w:lang w:eastAsia="zh-CN"/>
        </w:rPr>
        <w:t>RCU</w:t>
      </w:r>
      <w:r w:rsidRPr="00596DFC">
        <w:rPr>
          <w:lang w:eastAsia="zh-CN"/>
        </w:rPr>
        <w:tab/>
      </w:r>
      <w:r w:rsidRPr="00596DFC">
        <w:rPr>
          <w:lang w:eastAsia="zh-CN"/>
        </w:rPr>
        <w:tab/>
      </w:r>
      <w:r w:rsidRPr="00596DFC">
        <w:t>22</w:t>
      </w:r>
    </w:p>
    <w:p w14:paraId="222B1FA6" w14:textId="686DF41F" w:rsidR="004C4217" w:rsidRPr="00596DFC" w:rsidRDefault="004C4217" w:rsidP="004C4217">
      <w:pPr>
        <w:pStyle w:val="TOC1"/>
        <w:ind w:right="992"/>
        <w:rPr>
          <w:rFonts w:asciiTheme="minorHAnsi" w:eastAsiaTheme="minorEastAsia" w:hAnsiTheme="minorHAnsi" w:cstheme="minorBidi"/>
          <w:sz w:val="22"/>
          <w:szCs w:val="22"/>
          <w:lang w:eastAsia="en-GB"/>
        </w:rPr>
      </w:pPr>
      <w:r w:rsidRPr="00596DFC">
        <w:t>Bibliography</w:t>
      </w:r>
      <w:r w:rsidRPr="00596DFC">
        <w:tab/>
      </w:r>
      <w:r w:rsidRPr="00596DFC">
        <w:tab/>
        <w:t>23</w:t>
      </w:r>
    </w:p>
    <w:p w14:paraId="2D518755" w14:textId="2E998BFC" w:rsidR="00724EDE" w:rsidRPr="00596DFC" w:rsidRDefault="00724EDE" w:rsidP="004C4217"/>
    <w:p w14:paraId="0D4E9594" w14:textId="77777777" w:rsidR="004C4217" w:rsidRPr="00596DFC" w:rsidRDefault="004C4217" w:rsidP="00E77E82"/>
    <w:p w14:paraId="7D2C815D" w14:textId="77777777" w:rsidR="00E77E82" w:rsidRPr="00596DFC" w:rsidRDefault="00E77E82" w:rsidP="00E77E82"/>
    <w:p w14:paraId="2BC1882B" w14:textId="77777777" w:rsidR="00724EDE" w:rsidRPr="00596DFC" w:rsidRDefault="00724EDE" w:rsidP="00724EDE"/>
    <w:p w14:paraId="3A91AD9E" w14:textId="77777777" w:rsidR="00724EDE" w:rsidRPr="00596DFC" w:rsidRDefault="00724EDE" w:rsidP="00724EDE">
      <w:pPr>
        <w:rPr>
          <w:b/>
          <w:bCs/>
        </w:rPr>
        <w:sectPr w:rsidR="00724EDE" w:rsidRPr="00596DFC">
          <w:headerReference w:type="default" r:id="rId22"/>
          <w:pgSz w:w="11907" w:h="16834"/>
          <w:pgMar w:top="1134" w:right="1134" w:bottom="1134" w:left="1134" w:header="567" w:footer="567" w:gutter="0"/>
          <w:paperSrc w:first="15" w:other="15"/>
          <w:pgNumType w:fmt="lowerRoman"/>
          <w:cols w:space="720"/>
          <w:docGrid w:linePitch="326"/>
        </w:sectPr>
      </w:pPr>
    </w:p>
    <w:p w14:paraId="01BE51A1" w14:textId="77777777" w:rsidR="00724EDE" w:rsidRPr="00596DFC" w:rsidRDefault="00724EDE" w:rsidP="00724EDE">
      <w:pPr>
        <w:pStyle w:val="RecNo"/>
      </w:pPr>
      <w:bookmarkStart w:id="38" w:name="p1rectexte"/>
      <w:bookmarkEnd w:id="38"/>
      <w:r w:rsidRPr="00596DFC">
        <w:lastRenderedPageBreak/>
        <w:t>Recommendation ITU-T J.298</w:t>
      </w:r>
    </w:p>
    <w:p w14:paraId="7D4E4F0C" w14:textId="23A2BCD1" w:rsidR="00724EDE" w:rsidRPr="00596DFC" w:rsidRDefault="00724EDE" w:rsidP="00724EDE">
      <w:pPr>
        <w:pStyle w:val="Rectitle"/>
      </w:pPr>
      <w:r w:rsidRPr="00596DFC">
        <w:t xml:space="preserve">Requirements and technical specifications of </w:t>
      </w:r>
      <w:r w:rsidR="007D78CB" w:rsidRPr="00596DFC">
        <w:t xml:space="preserve">a </w:t>
      </w:r>
      <w:r w:rsidRPr="00596DFC">
        <w:t xml:space="preserve">cable TV hybrid set-top box </w:t>
      </w:r>
      <w:r w:rsidR="007D78CB" w:rsidRPr="00596DFC">
        <w:t>compatible</w:t>
      </w:r>
      <w:r w:rsidRPr="00596DFC">
        <w:t xml:space="preserve"> with terrestrial and satellite TV transport</w:t>
      </w:r>
    </w:p>
    <w:p w14:paraId="19E0B707" w14:textId="58FB3F70" w:rsidR="006D19AA" w:rsidRPr="00596DFC" w:rsidRDefault="00DA0672" w:rsidP="00AB4333">
      <w:pPr>
        <w:pStyle w:val="Heading1"/>
      </w:pPr>
      <w:bookmarkStart w:id="39" w:name="_Toc508611975"/>
      <w:bookmarkStart w:id="40" w:name="_Toc510518583"/>
      <w:bookmarkStart w:id="41" w:name="_Toc510519021"/>
      <w:bookmarkStart w:id="42" w:name="_Toc512688913"/>
      <w:bookmarkStart w:id="43" w:name="_Toc4662160"/>
      <w:bookmarkStart w:id="44" w:name="_Toc5895104"/>
      <w:bookmarkStart w:id="45" w:name="_Toc7503398"/>
      <w:r w:rsidRPr="00596DFC">
        <w:t>1</w:t>
      </w:r>
      <w:r w:rsidRPr="00596DFC">
        <w:tab/>
      </w:r>
      <w:r w:rsidR="006D19AA" w:rsidRPr="00596DFC">
        <w:t>Scope</w:t>
      </w:r>
      <w:bookmarkEnd w:id="39"/>
      <w:bookmarkEnd w:id="40"/>
      <w:bookmarkEnd w:id="41"/>
      <w:bookmarkEnd w:id="42"/>
      <w:bookmarkEnd w:id="43"/>
      <w:bookmarkEnd w:id="44"/>
      <w:bookmarkEnd w:id="45"/>
    </w:p>
    <w:p w14:paraId="5CDA540B" w14:textId="35325A8B" w:rsidR="006D19AA" w:rsidRPr="00596DFC" w:rsidRDefault="00BD0971" w:rsidP="002E5038">
      <w:r w:rsidRPr="00596DFC">
        <w:t xml:space="preserve">This </w:t>
      </w:r>
      <w:r w:rsidR="00557D33" w:rsidRPr="00596DFC">
        <w:t xml:space="preserve">Recommendation </w:t>
      </w:r>
      <w:r w:rsidRPr="00596DFC">
        <w:t xml:space="preserve">describes the requirements and specifications for a hybrid cable set-top box (STB) </w:t>
      </w:r>
      <w:r w:rsidR="00E24D77" w:rsidRPr="00596DFC">
        <w:t>compatible</w:t>
      </w:r>
      <w:r w:rsidRPr="00596DFC">
        <w:t xml:space="preserve"> with terrestrial and satellite TV transport to be used in developing </w:t>
      </w:r>
      <w:r w:rsidR="001C0070" w:rsidRPr="00596DFC">
        <w:t>countries</w:t>
      </w:r>
      <w:r w:rsidR="001C0070" w:rsidRPr="00596DFC" w:rsidDel="001C0070">
        <w:t xml:space="preserve"> </w:t>
      </w:r>
      <w:r w:rsidR="002F7BC1" w:rsidRPr="00596DFC">
        <w:t xml:space="preserve">and </w:t>
      </w:r>
      <w:r w:rsidR="001C0070" w:rsidRPr="00596DFC">
        <w:t>regions</w:t>
      </w:r>
      <w:r w:rsidR="002E5038" w:rsidRPr="00596DFC">
        <w:t>.</w:t>
      </w:r>
      <w:r w:rsidR="001C0070" w:rsidRPr="00596DFC">
        <w:t xml:space="preserve"> </w:t>
      </w:r>
      <w:r w:rsidR="002E5038" w:rsidRPr="00596DFC">
        <w:rPr>
          <w:lang w:eastAsia="zh-CN"/>
        </w:rPr>
        <w:t>B</w:t>
      </w:r>
      <w:r w:rsidRPr="00596DFC">
        <w:t xml:space="preserve">y combining a mix-mode </w:t>
      </w:r>
      <w:r w:rsidR="00FB7DDA" w:rsidRPr="00596DFC">
        <w:t xml:space="preserve">transmission </w:t>
      </w:r>
      <w:r w:rsidRPr="00596DFC">
        <w:t>platform with IP network, the STB can offer new interactive services to cable</w:t>
      </w:r>
      <w:r w:rsidR="00BD11FA" w:rsidRPr="00596DFC">
        <w:t xml:space="preserve">, satellite and terrestrial </w:t>
      </w:r>
      <w:r w:rsidR="00105E7B" w:rsidRPr="00596DFC">
        <w:t>TV</w:t>
      </w:r>
      <w:r w:rsidRPr="00596DFC">
        <w:t xml:space="preserve"> customers and operators.</w:t>
      </w:r>
      <w:r w:rsidR="006D19AA" w:rsidRPr="00596DFC">
        <w:t xml:space="preserve"> </w:t>
      </w:r>
    </w:p>
    <w:p w14:paraId="3ED7154B" w14:textId="5B32F1C5" w:rsidR="006D19AA" w:rsidRPr="00596DFC" w:rsidRDefault="00DA0672" w:rsidP="00AB4333">
      <w:pPr>
        <w:pStyle w:val="Heading1"/>
      </w:pPr>
      <w:bookmarkStart w:id="46" w:name="_Toc508611976"/>
      <w:bookmarkStart w:id="47" w:name="_Toc510518584"/>
      <w:bookmarkStart w:id="48" w:name="_Toc510519022"/>
      <w:bookmarkStart w:id="49" w:name="_Toc512688914"/>
      <w:bookmarkStart w:id="50" w:name="_Toc4662161"/>
      <w:bookmarkStart w:id="51" w:name="_Toc5895105"/>
      <w:bookmarkStart w:id="52" w:name="_Toc7503399"/>
      <w:r w:rsidRPr="00596DFC">
        <w:t>2</w:t>
      </w:r>
      <w:r w:rsidRPr="00596DFC">
        <w:tab/>
      </w:r>
      <w:r w:rsidR="006D19AA" w:rsidRPr="00596DFC">
        <w:t>References</w:t>
      </w:r>
      <w:bookmarkEnd w:id="46"/>
      <w:bookmarkEnd w:id="47"/>
      <w:bookmarkEnd w:id="48"/>
      <w:bookmarkEnd w:id="49"/>
      <w:bookmarkEnd w:id="50"/>
      <w:bookmarkEnd w:id="51"/>
      <w:bookmarkEnd w:id="52"/>
    </w:p>
    <w:p w14:paraId="1B8B2D67" w14:textId="5C48067B" w:rsidR="00CA1D63" w:rsidRPr="00596DFC" w:rsidRDefault="006D19AA" w:rsidP="006D19AA">
      <w:r w:rsidRPr="00596DFC">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14:paraId="483C6993" w14:textId="0CD6F869" w:rsidR="00994E91" w:rsidRPr="00596DFC" w:rsidRDefault="00994E91" w:rsidP="00AB4333">
      <w:pPr>
        <w:pStyle w:val="Reftext"/>
        <w:tabs>
          <w:tab w:val="clear" w:pos="794"/>
          <w:tab w:val="clear" w:pos="1191"/>
          <w:tab w:val="clear" w:pos="1588"/>
          <w:tab w:val="clear" w:pos="1985"/>
          <w:tab w:val="left" w:pos="2410"/>
        </w:tabs>
        <w:ind w:left="2410" w:hanging="2410"/>
      </w:pPr>
      <w:r w:rsidRPr="00596DFC">
        <w:t>[</w:t>
      </w:r>
      <w:r w:rsidRPr="00596DFC">
        <w:rPr>
          <w:color w:val="000000"/>
          <w:lang w:bidi="he-IL"/>
        </w:rPr>
        <w:t>ITU-T J.83</w:t>
      </w:r>
      <w:r w:rsidRPr="00596DFC">
        <w:t>]</w:t>
      </w:r>
      <w:r w:rsidRPr="00596DFC">
        <w:tab/>
      </w:r>
      <w:r w:rsidR="005A15B1" w:rsidRPr="00596DFC">
        <w:t>Recommendation ITU-T J.83 (20</w:t>
      </w:r>
      <w:r w:rsidR="00081D7A" w:rsidRPr="00596DFC">
        <w:t>07</w:t>
      </w:r>
      <w:r w:rsidR="005A15B1" w:rsidRPr="00596DFC">
        <w:t xml:space="preserve">), </w:t>
      </w:r>
      <w:r w:rsidR="005A15B1" w:rsidRPr="00596DFC">
        <w:rPr>
          <w:i/>
        </w:rPr>
        <w:t>Digital multi-programme systems for television,</w:t>
      </w:r>
      <w:r w:rsidR="00081D7A" w:rsidRPr="00596DFC">
        <w:rPr>
          <w:i/>
        </w:rPr>
        <w:t xml:space="preserve"> </w:t>
      </w:r>
      <w:r w:rsidR="005A15B1" w:rsidRPr="00596DFC">
        <w:rPr>
          <w:i/>
        </w:rPr>
        <w:t>sound and data services for cable distribution</w:t>
      </w:r>
      <w:r w:rsidR="00E872B0" w:rsidRPr="00596DFC">
        <w:t>.</w:t>
      </w:r>
    </w:p>
    <w:p w14:paraId="53642810" w14:textId="516F87D3" w:rsidR="00477085" w:rsidRPr="00596DFC" w:rsidRDefault="00477085" w:rsidP="00AB4333">
      <w:pPr>
        <w:pStyle w:val="Reftext"/>
        <w:tabs>
          <w:tab w:val="clear" w:pos="794"/>
          <w:tab w:val="clear" w:pos="1191"/>
          <w:tab w:val="clear" w:pos="1588"/>
          <w:tab w:val="clear" w:pos="1985"/>
          <w:tab w:val="left" w:pos="2410"/>
        </w:tabs>
        <w:ind w:left="2410" w:hanging="2410"/>
      </w:pPr>
      <w:r w:rsidRPr="00596DFC">
        <w:t>[ITU-T H.262]</w:t>
      </w:r>
      <w:r w:rsidRPr="00596DFC">
        <w:tab/>
        <w:t>Recommendation ITU-T H.262 (201</w:t>
      </w:r>
      <w:r w:rsidR="00594487" w:rsidRPr="00596DFC">
        <w:t>2</w:t>
      </w:r>
      <w:r w:rsidRPr="00596DFC">
        <w:t xml:space="preserve">), </w:t>
      </w:r>
      <w:r w:rsidR="00594487" w:rsidRPr="00596DFC">
        <w:rPr>
          <w:i/>
        </w:rPr>
        <w:t>Information technology – Generic coding of moving pictures and associated audio information: Video</w:t>
      </w:r>
      <w:r w:rsidRPr="00596DFC">
        <w:t>.</w:t>
      </w:r>
    </w:p>
    <w:p w14:paraId="3F457875" w14:textId="649EFB70" w:rsidR="00566F1B" w:rsidRPr="00596DFC" w:rsidRDefault="00477085" w:rsidP="00566F1B">
      <w:pPr>
        <w:pStyle w:val="Reftext"/>
        <w:tabs>
          <w:tab w:val="clear" w:pos="794"/>
          <w:tab w:val="clear" w:pos="1191"/>
          <w:tab w:val="clear" w:pos="1588"/>
          <w:tab w:val="clear" w:pos="1985"/>
          <w:tab w:val="left" w:pos="2410"/>
        </w:tabs>
        <w:ind w:left="2410" w:hanging="2410"/>
      </w:pPr>
      <w:r w:rsidRPr="00596DFC">
        <w:t>[ITU-T H.264]</w:t>
      </w:r>
      <w:r w:rsidRPr="00596DFC">
        <w:tab/>
        <w:t xml:space="preserve">Recommendation ITU-T H.264 (2017), </w:t>
      </w:r>
      <w:r w:rsidRPr="00596DFC">
        <w:rPr>
          <w:i/>
        </w:rPr>
        <w:t xml:space="preserve">Advanced video coding for generic </w:t>
      </w:r>
      <w:proofErr w:type="spellStart"/>
      <w:r w:rsidRPr="00596DFC">
        <w:rPr>
          <w:i/>
        </w:rPr>
        <w:t>audiovisual</w:t>
      </w:r>
      <w:proofErr w:type="spellEnd"/>
      <w:r w:rsidRPr="00596DFC">
        <w:rPr>
          <w:i/>
        </w:rPr>
        <w:t xml:space="preserve"> services</w:t>
      </w:r>
      <w:r w:rsidRPr="00596DFC">
        <w:t>.</w:t>
      </w:r>
      <w:r w:rsidR="00566F1B" w:rsidRPr="00596DFC">
        <w:br/>
      </w:r>
      <w:r w:rsidR="00566F1B" w:rsidRPr="00596DFC">
        <w:rPr>
          <w:lang w:bidi="he-IL"/>
        </w:rPr>
        <w:t xml:space="preserve">ISO/IEC 14496-10:2012, </w:t>
      </w:r>
      <w:r w:rsidR="00566F1B" w:rsidRPr="00596DFC">
        <w:rPr>
          <w:i/>
        </w:rPr>
        <w:t>Information technology – Coding of audio-visual objects – Part 10: Advanced Video Coding</w:t>
      </w:r>
    </w:p>
    <w:p w14:paraId="47C28F53" w14:textId="19685EC6" w:rsidR="006D19AA" w:rsidRPr="00596DFC" w:rsidRDefault="006D19AA" w:rsidP="00AB4333">
      <w:pPr>
        <w:pStyle w:val="Reftext"/>
        <w:tabs>
          <w:tab w:val="clear" w:pos="794"/>
          <w:tab w:val="clear" w:pos="1191"/>
          <w:tab w:val="clear" w:pos="1588"/>
          <w:tab w:val="clear" w:pos="1985"/>
          <w:tab w:val="left" w:pos="2410"/>
        </w:tabs>
        <w:ind w:left="2410" w:hanging="2410"/>
      </w:pPr>
      <w:r w:rsidRPr="00596DFC">
        <w:t>[ITU-T H.265]</w:t>
      </w:r>
      <w:r w:rsidR="00A75D32" w:rsidRPr="00596DFC">
        <w:tab/>
      </w:r>
      <w:r w:rsidR="00DB5511" w:rsidRPr="00596DFC">
        <w:t>R</w:t>
      </w:r>
      <w:r w:rsidRPr="00596DFC">
        <w:t>ecommendation ITU-T H.265 (201</w:t>
      </w:r>
      <w:r w:rsidR="00594487" w:rsidRPr="00596DFC">
        <w:t>8</w:t>
      </w:r>
      <w:r w:rsidRPr="00596DFC">
        <w:t xml:space="preserve">), </w:t>
      </w:r>
      <w:r w:rsidRPr="00596DFC">
        <w:rPr>
          <w:i/>
        </w:rPr>
        <w:t>High efficiency video coding</w:t>
      </w:r>
      <w:r w:rsidR="00E872B0" w:rsidRPr="00596DFC">
        <w:t>.</w:t>
      </w:r>
    </w:p>
    <w:p w14:paraId="1722B32E" w14:textId="68F235EC" w:rsidR="00E872B0" w:rsidRPr="00596DFC" w:rsidRDefault="006D19AA" w:rsidP="00AB4333">
      <w:pPr>
        <w:pStyle w:val="Reftext"/>
        <w:tabs>
          <w:tab w:val="clear" w:pos="794"/>
          <w:tab w:val="clear" w:pos="1191"/>
          <w:tab w:val="clear" w:pos="1588"/>
          <w:tab w:val="clear" w:pos="1985"/>
          <w:tab w:val="left" w:pos="2410"/>
        </w:tabs>
        <w:ind w:left="2410" w:hanging="2410"/>
      </w:pPr>
      <w:r w:rsidRPr="00596DFC">
        <w:t>[ITU-R BT.1700]</w:t>
      </w:r>
      <w:r w:rsidR="00173016" w:rsidRPr="00596DFC">
        <w:tab/>
      </w:r>
      <w:r w:rsidRPr="00596DFC">
        <w:t>Recommendation ITU-R BT.1700 (20</w:t>
      </w:r>
      <w:r w:rsidR="00594487" w:rsidRPr="00596DFC">
        <w:t>0</w:t>
      </w:r>
      <w:r w:rsidRPr="00596DFC">
        <w:t xml:space="preserve">5), </w:t>
      </w:r>
      <w:r w:rsidRPr="00596DFC">
        <w:rPr>
          <w:i/>
        </w:rPr>
        <w:t>Characteristics of composite video signals for conventional analogue television systems</w:t>
      </w:r>
      <w:r w:rsidR="00E872B0" w:rsidRPr="00596DFC">
        <w:t>.</w:t>
      </w:r>
    </w:p>
    <w:p w14:paraId="4A4DD292" w14:textId="3E41056B" w:rsidR="00994E91" w:rsidRPr="00596DFC" w:rsidRDefault="00994E91" w:rsidP="00AB4333">
      <w:pPr>
        <w:pStyle w:val="Reftext"/>
        <w:tabs>
          <w:tab w:val="clear" w:pos="794"/>
          <w:tab w:val="clear" w:pos="1191"/>
          <w:tab w:val="clear" w:pos="1588"/>
          <w:tab w:val="clear" w:pos="1985"/>
          <w:tab w:val="left" w:pos="2410"/>
        </w:tabs>
        <w:ind w:left="2410" w:hanging="2410"/>
      </w:pPr>
      <w:r w:rsidRPr="00596DFC">
        <w:t>[</w:t>
      </w:r>
      <w:r w:rsidR="00594487" w:rsidRPr="00596DFC">
        <w:t xml:space="preserve">ETSI </w:t>
      </w:r>
      <w:r w:rsidRPr="00596DFC">
        <w:t>EN 300 421]</w:t>
      </w:r>
      <w:r w:rsidRPr="00596DFC">
        <w:tab/>
      </w:r>
      <w:r w:rsidR="00594487" w:rsidRPr="00596DFC">
        <w:t xml:space="preserve">ETSI EN </w:t>
      </w:r>
      <w:r w:rsidRPr="00596DFC">
        <w:t>V1.1.2</w:t>
      </w:r>
      <w:r w:rsidR="00594487" w:rsidRPr="00596DFC">
        <w:t xml:space="preserve"> (1997)</w:t>
      </w:r>
      <w:r w:rsidRPr="00596DFC">
        <w:t xml:space="preserve">, </w:t>
      </w:r>
      <w:r w:rsidRPr="00596DFC">
        <w:rPr>
          <w:i/>
        </w:rPr>
        <w:t>Framing structure, channel coding and modulation for 11/12 GHz satellite services</w:t>
      </w:r>
      <w:r w:rsidR="00E872B0" w:rsidRPr="00596DFC">
        <w:t>.</w:t>
      </w:r>
    </w:p>
    <w:p w14:paraId="04ADF817" w14:textId="1E78D0CC" w:rsidR="00B17043" w:rsidRPr="00596DFC" w:rsidRDefault="00B17043" w:rsidP="00AB4333">
      <w:pPr>
        <w:pStyle w:val="Reftext"/>
        <w:tabs>
          <w:tab w:val="clear" w:pos="794"/>
          <w:tab w:val="clear" w:pos="1191"/>
          <w:tab w:val="clear" w:pos="1588"/>
          <w:tab w:val="clear" w:pos="1985"/>
          <w:tab w:val="left" w:pos="2410"/>
        </w:tabs>
        <w:ind w:left="2410" w:hanging="2410"/>
      </w:pPr>
      <w:r w:rsidRPr="00596DFC">
        <w:t>[</w:t>
      </w:r>
      <w:r w:rsidR="00594487" w:rsidRPr="00596DFC">
        <w:t xml:space="preserve">ETSI </w:t>
      </w:r>
      <w:r w:rsidRPr="00596DFC">
        <w:t>EN 300 468]</w:t>
      </w:r>
      <w:r w:rsidR="00A75D32" w:rsidRPr="00596DFC">
        <w:tab/>
      </w:r>
      <w:r w:rsidR="00594487" w:rsidRPr="00596DFC">
        <w:t xml:space="preserve">ETSI EN 300 468 </w:t>
      </w:r>
      <w:r w:rsidRPr="00596DFC">
        <w:t>V1.3.1</w:t>
      </w:r>
      <w:r w:rsidR="00594487" w:rsidRPr="00596DFC">
        <w:t xml:space="preserve"> </w:t>
      </w:r>
      <w:r w:rsidR="0044351D" w:rsidRPr="00596DFC">
        <w:t>(1997)</w:t>
      </w:r>
      <w:r w:rsidRPr="00596DFC">
        <w:t xml:space="preserve">, </w:t>
      </w:r>
      <w:r w:rsidRPr="00596DFC">
        <w:rPr>
          <w:i/>
        </w:rPr>
        <w:t>Specification for Service Information (SI) in DVB systems</w:t>
      </w:r>
      <w:r w:rsidR="00E872B0" w:rsidRPr="00596DFC">
        <w:t>.</w:t>
      </w:r>
    </w:p>
    <w:p w14:paraId="3331404D" w14:textId="3A2B8635" w:rsidR="00B17043" w:rsidRPr="00596DFC" w:rsidRDefault="006D19AA" w:rsidP="00AB4333">
      <w:pPr>
        <w:pStyle w:val="Reftext"/>
        <w:tabs>
          <w:tab w:val="clear" w:pos="794"/>
          <w:tab w:val="clear" w:pos="1191"/>
          <w:tab w:val="clear" w:pos="1588"/>
          <w:tab w:val="clear" w:pos="1985"/>
          <w:tab w:val="left" w:pos="2410"/>
        </w:tabs>
        <w:ind w:left="2410" w:hanging="2410"/>
      </w:pPr>
      <w:r w:rsidRPr="00596DFC">
        <w:t>[</w:t>
      </w:r>
      <w:r w:rsidR="0044351D" w:rsidRPr="00596DFC">
        <w:t xml:space="preserve">ETSI </w:t>
      </w:r>
      <w:r w:rsidRPr="00596DFC">
        <w:t>EN 300 744]</w:t>
      </w:r>
      <w:r w:rsidR="00173016" w:rsidRPr="00596DFC">
        <w:tab/>
      </w:r>
      <w:r w:rsidR="0044351D" w:rsidRPr="00596DFC">
        <w:t xml:space="preserve">ETSI EN 300 744 </w:t>
      </w:r>
      <w:r w:rsidRPr="00596DFC">
        <w:t>V1.4.1</w:t>
      </w:r>
      <w:r w:rsidR="0044351D" w:rsidRPr="00596DFC">
        <w:t xml:space="preserve"> (2000)</w:t>
      </w:r>
      <w:r w:rsidRPr="00596DFC">
        <w:t xml:space="preserve">, </w:t>
      </w:r>
      <w:r w:rsidR="0044351D" w:rsidRPr="00596DFC">
        <w:rPr>
          <w:i/>
        </w:rPr>
        <w:t>Digital Video Broadcasting</w:t>
      </w:r>
      <w:r w:rsidR="0044351D" w:rsidRPr="00596DFC">
        <w:t xml:space="preserve"> </w:t>
      </w:r>
      <w:r w:rsidR="0044351D" w:rsidRPr="00596DFC">
        <w:rPr>
          <w:i/>
        </w:rPr>
        <w:t>(</w:t>
      </w:r>
      <w:r w:rsidRPr="00596DFC">
        <w:rPr>
          <w:i/>
        </w:rPr>
        <w:t>DVB</w:t>
      </w:r>
      <w:r w:rsidR="0044351D" w:rsidRPr="00596DFC">
        <w:rPr>
          <w:i/>
        </w:rPr>
        <w:t>);</w:t>
      </w:r>
      <w:r w:rsidRPr="00596DFC">
        <w:rPr>
          <w:i/>
        </w:rPr>
        <w:t xml:space="preserve"> Framing structure, channel coding and modulation for digital terrestrial television</w:t>
      </w:r>
      <w:r w:rsidRPr="00596DFC">
        <w:t xml:space="preserve">. </w:t>
      </w:r>
    </w:p>
    <w:p w14:paraId="367E5A64" w14:textId="6108778D" w:rsidR="00994E91" w:rsidRPr="00596DFC" w:rsidRDefault="00994E91" w:rsidP="00AB4333">
      <w:pPr>
        <w:pStyle w:val="Reftext"/>
        <w:tabs>
          <w:tab w:val="clear" w:pos="794"/>
          <w:tab w:val="clear" w:pos="1191"/>
          <w:tab w:val="clear" w:pos="1588"/>
          <w:tab w:val="clear" w:pos="1985"/>
          <w:tab w:val="left" w:pos="2410"/>
        </w:tabs>
        <w:ind w:left="2410" w:hanging="2410"/>
      </w:pPr>
      <w:r w:rsidRPr="00596DFC">
        <w:t>[</w:t>
      </w:r>
      <w:r w:rsidR="0044351D" w:rsidRPr="00596DFC">
        <w:t xml:space="preserve">ETSI </w:t>
      </w:r>
      <w:r w:rsidRPr="00596DFC">
        <w:t>EN 302 307-1]</w:t>
      </w:r>
      <w:r w:rsidRPr="00596DFC">
        <w:tab/>
      </w:r>
      <w:r w:rsidR="0044351D" w:rsidRPr="00596DFC">
        <w:t xml:space="preserve">ETSI EN 302 307-1 </w:t>
      </w:r>
      <w:r w:rsidRPr="00596DFC">
        <w:t>V1.4.1</w:t>
      </w:r>
      <w:r w:rsidR="0044351D" w:rsidRPr="00596DFC">
        <w:t xml:space="preserve"> (2014)</w:t>
      </w:r>
      <w:r w:rsidRPr="00596DFC">
        <w:t xml:space="preserve">, </w:t>
      </w:r>
      <w:r w:rsidR="00001964" w:rsidRPr="00596DFC">
        <w:rPr>
          <w:i/>
        </w:rPr>
        <w:t>Digital Video Broadcasting (DVB);</w:t>
      </w:r>
      <w:r w:rsidR="00001964" w:rsidRPr="00596DFC">
        <w:t xml:space="preserve"> </w:t>
      </w:r>
      <w:r w:rsidRPr="00596DFC">
        <w:rPr>
          <w:i/>
        </w:rPr>
        <w:t>Second generation framing structure, channel coding and modulation systems for Broadcasting, Interactive Services, News Gathering and other broadband satellite applications; Part 1 (DVB-S2)</w:t>
      </w:r>
      <w:r w:rsidR="00E872B0" w:rsidRPr="00596DFC">
        <w:t>.</w:t>
      </w:r>
    </w:p>
    <w:p w14:paraId="29654BE5" w14:textId="1675154C" w:rsidR="00534408" w:rsidRPr="00596DFC" w:rsidRDefault="00B17043" w:rsidP="00AB4333">
      <w:pPr>
        <w:pStyle w:val="Reftext"/>
        <w:tabs>
          <w:tab w:val="clear" w:pos="794"/>
          <w:tab w:val="clear" w:pos="1191"/>
          <w:tab w:val="clear" w:pos="1588"/>
          <w:tab w:val="clear" w:pos="1985"/>
          <w:tab w:val="left" w:pos="2410"/>
        </w:tabs>
        <w:ind w:left="2410" w:hanging="2410"/>
      </w:pPr>
      <w:r w:rsidRPr="00596DFC">
        <w:t>[</w:t>
      </w:r>
      <w:r w:rsidR="00001964" w:rsidRPr="00596DFC">
        <w:t xml:space="preserve">ETSI </w:t>
      </w:r>
      <w:r w:rsidRPr="00596DFC">
        <w:t>EN 302 755]</w:t>
      </w:r>
      <w:r w:rsidRPr="00596DFC">
        <w:tab/>
      </w:r>
      <w:r w:rsidR="00001964" w:rsidRPr="00596DFC">
        <w:t xml:space="preserve">ETSI EN 302 755 </w:t>
      </w:r>
      <w:r w:rsidRPr="00596DFC">
        <w:t>V1.4.1</w:t>
      </w:r>
      <w:r w:rsidR="00001964" w:rsidRPr="00596DFC">
        <w:t xml:space="preserve"> (2015)</w:t>
      </w:r>
      <w:r w:rsidRPr="00596DFC">
        <w:t xml:space="preserve">, </w:t>
      </w:r>
      <w:r w:rsidR="00001964" w:rsidRPr="00596DFC">
        <w:rPr>
          <w:i/>
        </w:rPr>
        <w:t>Digital Video Broadcasting (DVB);</w:t>
      </w:r>
      <w:r w:rsidR="00001964" w:rsidRPr="00596DFC">
        <w:t xml:space="preserve"> </w:t>
      </w:r>
      <w:r w:rsidRPr="00596DFC">
        <w:rPr>
          <w:i/>
        </w:rPr>
        <w:t>Frame structure channel coding and modulation for a second generation digital terrestrial television broadcasting system (DVB-T2)</w:t>
      </w:r>
      <w:r w:rsidR="00E872B0" w:rsidRPr="00596DFC">
        <w:t>.</w:t>
      </w:r>
    </w:p>
    <w:p w14:paraId="4085F25B" w14:textId="2835EC77" w:rsidR="00B17043" w:rsidRPr="00596DFC" w:rsidRDefault="00686094" w:rsidP="00AB4333">
      <w:pPr>
        <w:pStyle w:val="Reftext"/>
        <w:tabs>
          <w:tab w:val="clear" w:pos="794"/>
          <w:tab w:val="clear" w:pos="1191"/>
          <w:tab w:val="clear" w:pos="1588"/>
          <w:tab w:val="clear" w:pos="1985"/>
          <w:tab w:val="left" w:pos="2410"/>
        </w:tabs>
        <w:ind w:left="2410" w:hanging="2410"/>
      </w:pPr>
      <w:r w:rsidRPr="00596DFC">
        <w:lastRenderedPageBreak/>
        <w:t xml:space="preserve">[ETSI </w:t>
      </w:r>
      <w:hyperlink r:id="rId23" w:history="1">
        <w:r w:rsidRPr="00596DFC">
          <w:t>TS 100 289</w:t>
        </w:r>
      </w:hyperlink>
      <w:r w:rsidRPr="00596DFC">
        <w:t>]</w:t>
      </w:r>
      <w:r w:rsidR="002E5038" w:rsidRPr="00596DFC">
        <w:tab/>
      </w:r>
      <w:r w:rsidR="00001964" w:rsidRPr="00596DFC">
        <w:t xml:space="preserve">ETSI TS 100 289 </w:t>
      </w:r>
      <w:r w:rsidRPr="00596DFC">
        <w:t xml:space="preserve">V1.2.1 (2014), </w:t>
      </w:r>
      <w:r w:rsidR="00001964" w:rsidRPr="00596DFC">
        <w:rPr>
          <w:i/>
        </w:rPr>
        <w:t>Digital Video Broadcasting (DVB);</w:t>
      </w:r>
      <w:r w:rsidR="00001964" w:rsidRPr="00596DFC">
        <w:t xml:space="preserve"> </w:t>
      </w:r>
      <w:r w:rsidR="00534408" w:rsidRPr="00596DFC">
        <w:rPr>
          <w:i/>
        </w:rPr>
        <w:t>Support for use of the DVB Scrambling Algorithm version 3 within digital broadcasting systems</w:t>
      </w:r>
      <w:r w:rsidR="00E872B0" w:rsidRPr="00596DFC">
        <w:t>.</w:t>
      </w:r>
    </w:p>
    <w:p w14:paraId="61254177" w14:textId="37BD624E" w:rsidR="006D19AA" w:rsidRPr="00596DFC" w:rsidRDefault="006D19AA" w:rsidP="00AB4333">
      <w:pPr>
        <w:pStyle w:val="Reftext"/>
        <w:tabs>
          <w:tab w:val="clear" w:pos="794"/>
          <w:tab w:val="clear" w:pos="1191"/>
          <w:tab w:val="clear" w:pos="1588"/>
          <w:tab w:val="clear" w:pos="1985"/>
          <w:tab w:val="left" w:pos="2410"/>
        </w:tabs>
        <w:ind w:left="2410" w:hanging="2410"/>
      </w:pPr>
      <w:r w:rsidRPr="00596DFC">
        <w:t>[ETSI TS 101 154]</w:t>
      </w:r>
      <w:r w:rsidRPr="00596DFC">
        <w:tab/>
      </w:r>
      <w:r w:rsidR="00001964" w:rsidRPr="00596DFC">
        <w:t xml:space="preserve">ETSI TS 101 154 </w:t>
      </w:r>
      <w:r w:rsidRPr="00596DFC">
        <w:t>V2.2.1 (201</w:t>
      </w:r>
      <w:r w:rsidR="00001964" w:rsidRPr="00596DFC">
        <w:t>6</w:t>
      </w:r>
      <w:r w:rsidRPr="00596DFC">
        <w:t xml:space="preserve">), </w:t>
      </w:r>
      <w:r w:rsidR="00001964" w:rsidRPr="00596DFC">
        <w:rPr>
          <w:i/>
        </w:rPr>
        <w:t xml:space="preserve">Digital Video Broadcasting (DVB); </w:t>
      </w:r>
      <w:r w:rsidRPr="00596DFC">
        <w:rPr>
          <w:i/>
        </w:rPr>
        <w:t>Specification for the use of Video and Audio Coding in Broadcasting Applications based on the MPEG-2 Transport Stream</w:t>
      </w:r>
      <w:r w:rsidR="00E872B0" w:rsidRPr="00596DFC">
        <w:t>.</w:t>
      </w:r>
    </w:p>
    <w:p w14:paraId="4A0E2AD6" w14:textId="77711257" w:rsidR="000A545D" w:rsidRPr="00596DFC" w:rsidRDefault="00AC0E9A" w:rsidP="00AB4333">
      <w:pPr>
        <w:pStyle w:val="Reftext"/>
        <w:tabs>
          <w:tab w:val="clear" w:pos="794"/>
          <w:tab w:val="clear" w:pos="1191"/>
          <w:tab w:val="clear" w:pos="1588"/>
          <w:tab w:val="clear" w:pos="1985"/>
          <w:tab w:val="left" w:pos="2410"/>
        </w:tabs>
        <w:ind w:left="2410" w:hanging="2410"/>
      </w:pPr>
      <w:r w:rsidRPr="00596DFC">
        <w:t>[ETSI TS 102 006]</w:t>
      </w:r>
      <w:r w:rsidRPr="00596DFC">
        <w:tab/>
      </w:r>
      <w:r w:rsidR="00001964" w:rsidRPr="00596DFC">
        <w:t xml:space="preserve">ETSI TS 102 006 </w:t>
      </w:r>
      <w:hyperlink r:id="rId24" w:history="1">
        <w:r w:rsidR="00C0224F" w:rsidRPr="00596DFC">
          <w:t>V1.4.1</w:t>
        </w:r>
      </w:hyperlink>
      <w:r w:rsidR="00C0224F" w:rsidRPr="00596DFC">
        <w:t xml:space="preserve"> (2015), </w:t>
      </w:r>
      <w:r w:rsidR="00001964" w:rsidRPr="00596DFC">
        <w:rPr>
          <w:i/>
        </w:rPr>
        <w:t>Digital Video Broadcasting (DVB);</w:t>
      </w:r>
      <w:r w:rsidR="00001964" w:rsidRPr="00596DFC">
        <w:t xml:space="preserve"> </w:t>
      </w:r>
      <w:r w:rsidR="00C0224F" w:rsidRPr="00596DFC">
        <w:rPr>
          <w:i/>
        </w:rPr>
        <w:t>Specification for System Software Update (SSU) in DVB Systems</w:t>
      </w:r>
      <w:r w:rsidR="00E872B0" w:rsidRPr="00596DFC">
        <w:t>.</w:t>
      </w:r>
    </w:p>
    <w:p w14:paraId="1AED86CD" w14:textId="4C94B385" w:rsidR="004C4217" w:rsidRPr="00596DFC" w:rsidRDefault="004C4217" w:rsidP="004C4217">
      <w:pPr>
        <w:pStyle w:val="Reftext"/>
        <w:tabs>
          <w:tab w:val="clear" w:pos="794"/>
          <w:tab w:val="clear" w:pos="1191"/>
          <w:tab w:val="clear" w:pos="1588"/>
          <w:tab w:val="clear" w:pos="1985"/>
          <w:tab w:val="left" w:pos="2410"/>
        </w:tabs>
        <w:ind w:left="2410" w:hanging="2410"/>
      </w:pPr>
      <w:r w:rsidRPr="00596DFC">
        <w:t xml:space="preserve">[ETSI TS 102 366] </w:t>
      </w:r>
      <w:r w:rsidRPr="00596DFC">
        <w:tab/>
        <w:t xml:space="preserve">ETSI TS 102 366 V1.2.1 (2008), </w:t>
      </w:r>
      <w:r w:rsidRPr="00596DFC">
        <w:rPr>
          <w:i/>
        </w:rPr>
        <w:t>Digital Audio Compression (AC-3, Enhanced AC-3) Standard</w:t>
      </w:r>
      <w:r w:rsidRPr="00596DFC">
        <w:t>.</w:t>
      </w:r>
    </w:p>
    <w:p w14:paraId="642236BC" w14:textId="02C067DE" w:rsidR="006D19AA" w:rsidRPr="00596DFC" w:rsidRDefault="006D19AA" w:rsidP="00AB4333">
      <w:pPr>
        <w:pStyle w:val="Reftext"/>
        <w:tabs>
          <w:tab w:val="clear" w:pos="794"/>
          <w:tab w:val="clear" w:pos="1191"/>
          <w:tab w:val="clear" w:pos="1588"/>
          <w:tab w:val="clear" w:pos="1985"/>
          <w:tab w:val="left" w:pos="2410"/>
        </w:tabs>
        <w:ind w:left="2410" w:hanging="2410"/>
      </w:pPr>
      <w:r w:rsidRPr="00596DFC">
        <w:t>[IEC 11172-3]</w:t>
      </w:r>
      <w:r w:rsidR="00DB5511" w:rsidRPr="00596DFC">
        <w:tab/>
      </w:r>
      <w:r w:rsidR="007936B9" w:rsidRPr="00596DFC">
        <w:t xml:space="preserve">IEC 11172-3:1993, </w:t>
      </w:r>
      <w:r w:rsidRPr="00596DFC">
        <w:rPr>
          <w:i/>
        </w:rPr>
        <w:t>Information technology</w:t>
      </w:r>
      <w:r w:rsidR="00E039A7" w:rsidRPr="00596DFC">
        <w:rPr>
          <w:i/>
        </w:rPr>
        <w:t> –</w:t>
      </w:r>
      <w:r w:rsidRPr="00596DFC">
        <w:rPr>
          <w:i/>
        </w:rPr>
        <w:t xml:space="preserve"> Coding of moving pictures and associated audio for digital storage media at up to about 1,5 Mbit/s</w:t>
      </w:r>
      <w:r w:rsidR="00E039A7" w:rsidRPr="00596DFC">
        <w:rPr>
          <w:i/>
        </w:rPr>
        <w:t> –</w:t>
      </w:r>
      <w:r w:rsidRPr="00596DFC">
        <w:rPr>
          <w:i/>
        </w:rPr>
        <w:t xml:space="preserve"> Part 3: Audio</w:t>
      </w:r>
      <w:r w:rsidR="00E872B0" w:rsidRPr="00596DFC">
        <w:t>.</w:t>
      </w:r>
    </w:p>
    <w:p w14:paraId="0031248B" w14:textId="77777777" w:rsidR="004C4217" w:rsidRPr="00596DFC" w:rsidRDefault="004C4217" w:rsidP="004C4217">
      <w:pPr>
        <w:pStyle w:val="Reftext"/>
        <w:tabs>
          <w:tab w:val="clear" w:pos="794"/>
          <w:tab w:val="clear" w:pos="1191"/>
          <w:tab w:val="clear" w:pos="1588"/>
          <w:tab w:val="clear" w:pos="1985"/>
          <w:tab w:val="left" w:pos="2410"/>
        </w:tabs>
        <w:ind w:left="2410" w:hanging="2410"/>
      </w:pPr>
      <w:r w:rsidRPr="00596DFC">
        <w:t>[IEC 60603-14]</w:t>
      </w:r>
      <w:r w:rsidRPr="00596DFC">
        <w:tab/>
        <w:t xml:space="preserve">IEC 60603-14:1998, </w:t>
      </w:r>
      <w:r w:rsidRPr="00596DFC">
        <w:rPr>
          <w:i/>
        </w:rPr>
        <w:t>Connectors for frequencies below 3 MHz for use with printed boards – Part 14: Detail specification for circular connectors for low-frequency audio and video applications such as audio, video and audio-visual equipment</w:t>
      </w:r>
      <w:r w:rsidRPr="00596DFC">
        <w:t>.</w:t>
      </w:r>
    </w:p>
    <w:p w14:paraId="0608BFB6" w14:textId="798B193F" w:rsidR="004C4217" w:rsidRPr="00596DFC" w:rsidRDefault="004C4217" w:rsidP="004C4217">
      <w:pPr>
        <w:pStyle w:val="Reftext"/>
        <w:tabs>
          <w:tab w:val="clear" w:pos="794"/>
          <w:tab w:val="clear" w:pos="1191"/>
          <w:tab w:val="clear" w:pos="1588"/>
          <w:tab w:val="clear" w:pos="1985"/>
          <w:tab w:val="left" w:pos="2410"/>
        </w:tabs>
        <w:ind w:left="2410" w:hanging="2410"/>
      </w:pPr>
      <w:r w:rsidRPr="00596DFC">
        <w:t>[ISO/IEC 7816-1, 2, 3]</w:t>
      </w:r>
      <w:r w:rsidRPr="00596DFC">
        <w:tab/>
        <w:t xml:space="preserve">ISO/IEC 7816-1, 2, 3 (2011), </w:t>
      </w:r>
      <w:r w:rsidRPr="00596DFC">
        <w:rPr>
          <w:i/>
        </w:rPr>
        <w:t>Identification cards – Integrated circuit cards: Part</w:t>
      </w:r>
      <w:r w:rsidR="00404A79" w:rsidRPr="00596DFC">
        <w:rPr>
          <w:i/>
        </w:rPr>
        <w:t xml:space="preserve">s </w:t>
      </w:r>
      <w:r w:rsidRPr="00596DFC">
        <w:rPr>
          <w:i/>
        </w:rPr>
        <w:t>1, 2, 3</w:t>
      </w:r>
      <w:r w:rsidRPr="00596DFC">
        <w:t>.</w:t>
      </w:r>
    </w:p>
    <w:p w14:paraId="1B97E894" w14:textId="04D47164" w:rsidR="006D19AA" w:rsidRPr="00596DFC" w:rsidRDefault="006D19AA" w:rsidP="00AB4333">
      <w:pPr>
        <w:pStyle w:val="Reftext"/>
        <w:tabs>
          <w:tab w:val="clear" w:pos="794"/>
          <w:tab w:val="clear" w:pos="1191"/>
          <w:tab w:val="clear" w:pos="1588"/>
          <w:tab w:val="clear" w:pos="1985"/>
          <w:tab w:val="left" w:pos="2410"/>
        </w:tabs>
        <w:ind w:left="2410" w:hanging="2410"/>
      </w:pPr>
      <w:r w:rsidRPr="00596DFC">
        <w:t>[</w:t>
      </w:r>
      <w:r w:rsidR="007936B9" w:rsidRPr="00596DFC">
        <w:t>ISO/</w:t>
      </w:r>
      <w:r w:rsidRPr="00596DFC">
        <w:t>IEC 13818-3]</w:t>
      </w:r>
      <w:r w:rsidR="00DB5511" w:rsidRPr="00596DFC">
        <w:tab/>
      </w:r>
      <w:r w:rsidR="007936B9" w:rsidRPr="00596DFC">
        <w:t xml:space="preserve">ISO/IEC 13818-3:1995, </w:t>
      </w:r>
      <w:r w:rsidR="007936B9" w:rsidRPr="00596DFC">
        <w:rPr>
          <w:i/>
        </w:rPr>
        <w:t>I</w:t>
      </w:r>
      <w:r w:rsidRPr="00596DFC">
        <w:rPr>
          <w:i/>
        </w:rPr>
        <w:t xml:space="preserve">nformation technology </w:t>
      </w:r>
      <w:r w:rsidR="007936B9" w:rsidRPr="00596DFC">
        <w:rPr>
          <w:i/>
        </w:rPr>
        <w:t>–</w:t>
      </w:r>
      <w:r w:rsidRPr="00596DFC">
        <w:rPr>
          <w:i/>
        </w:rPr>
        <w:t xml:space="preserve"> Generic coding of moving pictures and associated audio information</w:t>
      </w:r>
      <w:r w:rsidR="00E039A7" w:rsidRPr="00596DFC">
        <w:rPr>
          <w:i/>
        </w:rPr>
        <w:t> –</w:t>
      </w:r>
      <w:r w:rsidR="00EA202F" w:rsidRPr="00596DFC">
        <w:rPr>
          <w:i/>
        </w:rPr>
        <w:t xml:space="preserve"> </w:t>
      </w:r>
      <w:r w:rsidRPr="00596DFC">
        <w:rPr>
          <w:i/>
        </w:rPr>
        <w:t>Part 3: Audio</w:t>
      </w:r>
      <w:r w:rsidR="00E872B0" w:rsidRPr="00596DFC">
        <w:t>.</w:t>
      </w:r>
    </w:p>
    <w:p w14:paraId="0E728D27" w14:textId="2E69CFF3" w:rsidR="006D19AA" w:rsidRPr="00596DFC" w:rsidRDefault="006D19AA" w:rsidP="00AB4333">
      <w:pPr>
        <w:pStyle w:val="Reftext"/>
        <w:tabs>
          <w:tab w:val="clear" w:pos="794"/>
          <w:tab w:val="clear" w:pos="1191"/>
          <w:tab w:val="clear" w:pos="1588"/>
          <w:tab w:val="clear" w:pos="1985"/>
          <w:tab w:val="left" w:pos="2410"/>
        </w:tabs>
        <w:ind w:left="2410" w:hanging="2410"/>
      </w:pPr>
      <w:r w:rsidRPr="00596DFC">
        <w:t>[</w:t>
      </w:r>
      <w:r w:rsidR="007936B9" w:rsidRPr="00596DFC">
        <w:t>ISO/</w:t>
      </w:r>
      <w:r w:rsidRPr="00596DFC">
        <w:t xml:space="preserve">IEC 14496-3] </w:t>
      </w:r>
      <w:r w:rsidRPr="00596DFC">
        <w:tab/>
      </w:r>
      <w:r w:rsidR="007936B9" w:rsidRPr="00596DFC">
        <w:t>ISO/IEC 14496-3</w:t>
      </w:r>
      <w:r w:rsidR="0027504E" w:rsidRPr="00596DFC">
        <w:t>:</w:t>
      </w:r>
      <w:r w:rsidRPr="00596DFC">
        <w:t xml:space="preserve">2009, </w:t>
      </w:r>
      <w:r w:rsidRPr="00596DFC">
        <w:rPr>
          <w:i/>
        </w:rPr>
        <w:t>Information technology</w:t>
      </w:r>
      <w:r w:rsidR="00E039A7" w:rsidRPr="00596DFC">
        <w:rPr>
          <w:i/>
        </w:rPr>
        <w:t> –</w:t>
      </w:r>
      <w:r w:rsidR="00EA202F" w:rsidRPr="00596DFC">
        <w:rPr>
          <w:i/>
        </w:rPr>
        <w:t xml:space="preserve"> </w:t>
      </w:r>
      <w:r w:rsidRPr="00596DFC">
        <w:rPr>
          <w:i/>
        </w:rPr>
        <w:t>Coding of audio</w:t>
      </w:r>
      <w:r w:rsidR="00E872B0" w:rsidRPr="00596DFC">
        <w:rPr>
          <w:i/>
        </w:rPr>
        <w:t>-visual objects</w:t>
      </w:r>
      <w:r w:rsidR="00E039A7" w:rsidRPr="00596DFC">
        <w:rPr>
          <w:i/>
        </w:rPr>
        <w:t> –</w:t>
      </w:r>
      <w:r w:rsidR="00EA202F" w:rsidRPr="00596DFC">
        <w:rPr>
          <w:i/>
        </w:rPr>
        <w:t xml:space="preserve"> </w:t>
      </w:r>
      <w:r w:rsidR="00E872B0" w:rsidRPr="00596DFC">
        <w:rPr>
          <w:i/>
        </w:rPr>
        <w:t>Part 3: Audio</w:t>
      </w:r>
      <w:r w:rsidR="00E872B0" w:rsidRPr="00596DFC">
        <w:t>.</w:t>
      </w:r>
    </w:p>
    <w:p w14:paraId="34925283" w14:textId="6187E0E1" w:rsidR="006D19AA" w:rsidRPr="00596DFC" w:rsidRDefault="006D19AA" w:rsidP="00AB4333">
      <w:pPr>
        <w:pStyle w:val="Reftext"/>
        <w:tabs>
          <w:tab w:val="clear" w:pos="794"/>
          <w:tab w:val="clear" w:pos="1191"/>
          <w:tab w:val="clear" w:pos="1588"/>
          <w:tab w:val="clear" w:pos="1985"/>
          <w:tab w:val="left" w:pos="2410"/>
        </w:tabs>
        <w:ind w:left="2410" w:hanging="2410"/>
      </w:pPr>
      <w:r w:rsidRPr="00596DFC">
        <w:t>[</w:t>
      </w:r>
      <w:r w:rsidR="0027504E" w:rsidRPr="00596DFC">
        <w:t>ISO/</w:t>
      </w:r>
      <w:r w:rsidRPr="00596DFC">
        <w:t>IEC 60958-1]</w:t>
      </w:r>
      <w:r w:rsidR="00A75D32" w:rsidRPr="00596DFC">
        <w:tab/>
      </w:r>
      <w:r w:rsidR="0027504E" w:rsidRPr="00596DFC">
        <w:t>ISO/IEC 60958-1:</w:t>
      </w:r>
      <w:r w:rsidRPr="00596DFC">
        <w:t xml:space="preserve">2004, </w:t>
      </w:r>
      <w:r w:rsidRPr="00596DFC">
        <w:rPr>
          <w:i/>
        </w:rPr>
        <w:t>Digital au</w:t>
      </w:r>
      <w:r w:rsidR="00E872B0" w:rsidRPr="00596DFC">
        <w:rPr>
          <w:i/>
        </w:rPr>
        <w:t>dio interface</w:t>
      </w:r>
      <w:r w:rsidR="00E039A7" w:rsidRPr="00596DFC">
        <w:rPr>
          <w:i/>
        </w:rPr>
        <w:t> –</w:t>
      </w:r>
      <w:r w:rsidR="00EA202F" w:rsidRPr="00596DFC">
        <w:rPr>
          <w:i/>
        </w:rPr>
        <w:t xml:space="preserve"> </w:t>
      </w:r>
      <w:r w:rsidR="00E872B0" w:rsidRPr="00596DFC">
        <w:rPr>
          <w:i/>
        </w:rPr>
        <w:t>Part 1: General</w:t>
      </w:r>
      <w:r w:rsidR="00E872B0" w:rsidRPr="00596DFC">
        <w:t>.</w:t>
      </w:r>
    </w:p>
    <w:p w14:paraId="1BD51525" w14:textId="77777777" w:rsidR="000B1923" w:rsidRPr="00596DFC" w:rsidRDefault="000B1923" w:rsidP="000B1923">
      <w:pPr>
        <w:pStyle w:val="Reftext"/>
        <w:tabs>
          <w:tab w:val="clear" w:pos="794"/>
          <w:tab w:val="clear" w:pos="1191"/>
          <w:tab w:val="clear" w:pos="1588"/>
          <w:tab w:val="clear" w:pos="1985"/>
          <w:tab w:val="left" w:pos="2410"/>
        </w:tabs>
        <w:ind w:left="2410" w:hanging="2410"/>
      </w:pPr>
      <w:r w:rsidRPr="00596DFC">
        <w:t xml:space="preserve">[ARIB STD-B21] </w:t>
      </w:r>
      <w:r w:rsidRPr="00596DFC">
        <w:tab/>
        <w:t xml:space="preserve">ARIB STD-B21, </w:t>
      </w:r>
      <w:r w:rsidRPr="00596DFC">
        <w:rPr>
          <w:i/>
        </w:rPr>
        <w:t>Receiver for Digital Broadcasting (Desirable Specifications)</w:t>
      </w:r>
      <w:r w:rsidRPr="00596DFC">
        <w:t>.</w:t>
      </w:r>
    </w:p>
    <w:p w14:paraId="568D3C7F" w14:textId="1B57EE62" w:rsidR="00483DD2" w:rsidRPr="00596DFC" w:rsidRDefault="000B3160" w:rsidP="00AB4333">
      <w:pPr>
        <w:pStyle w:val="Reftext"/>
        <w:tabs>
          <w:tab w:val="clear" w:pos="794"/>
          <w:tab w:val="clear" w:pos="1191"/>
          <w:tab w:val="clear" w:pos="1588"/>
          <w:tab w:val="clear" w:pos="1985"/>
          <w:tab w:val="left" w:pos="2410"/>
        </w:tabs>
        <w:ind w:left="2410" w:hanging="2410"/>
      </w:pPr>
      <w:r w:rsidRPr="00596DFC">
        <w:t>[ARIB STD-B</w:t>
      </w:r>
      <w:r w:rsidR="002E5038" w:rsidRPr="00596DFC">
        <w:t>24]</w:t>
      </w:r>
      <w:r w:rsidR="002E5038" w:rsidRPr="00596DFC">
        <w:tab/>
      </w:r>
      <w:r w:rsidR="00483DD2" w:rsidRPr="00596DFC">
        <w:t xml:space="preserve">ARIB STD-B24, </w:t>
      </w:r>
      <w:r w:rsidRPr="00596DFC">
        <w:rPr>
          <w:i/>
        </w:rPr>
        <w:t>Data Coding and Transmission Specification for Digital Broadcasting</w:t>
      </w:r>
      <w:r w:rsidR="00483DD2" w:rsidRPr="00596DFC">
        <w:t>.</w:t>
      </w:r>
    </w:p>
    <w:p w14:paraId="0FFF1F68" w14:textId="0D26E644" w:rsidR="000B3160" w:rsidRPr="00596DFC" w:rsidRDefault="000B3160" w:rsidP="00AB4333">
      <w:pPr>
        <w:pStyle w:val="Reftext"/>
        <w:tabs>
          <w:tab w:val="clear" w:pos="794"/>
          <w:tab w:val="clear" w:pos="1191"/>
          <w:tab w:val="clear" w:pos="1588"/>
          <w:tab w:val="clear" w:pos="1985"/>
          <w:tab w:val="left" w:pos="2410"/>
        </w:tabs>
        <w:ind w:left="2410" w:hanging="2410"/>
      </w:pPr>
      <w:r w:rsidRPr="00596DFC">
        <w:t>[ARIB STD-B31</w:t>
      </w:r>
      <w:r w:rsidR="002E5038" w:rsidRPr="00596DFC">
        <w:t>]</w:t>
      </w:r>
      <w:r w:rsidR="002E5038" w:rsidRPr="00596DFC">
        <w:tab/>
      </w:r>
      <w:r w:rsidR="00483DD2" w:rsidRPr="00596DFC">
        <w:t xml:space="preserve">ARIB STD-B31, </w:t>
      </w:r>
      <w:r w:rsidRPr="00596DFC">
        <w:rPr>
          <w:i/>
        </w:rPr>
        <w:t>Transmission System for Digital Terrestrial Television Broadcasting</w:t>
      </w:r>
      <w:r w:rsidR="00483DD2" w:rsidRPr="00596DFC">
        <w:t>.</w:t>
      </w:r>
    </w:p>
    <w:p w14:paraId="41723904" w14:textId="7955EC5E" w:rsidR="0068320A" w:rsidRPr="00596DFC" w:rsidRDefault="0068320A" w:rsidP="00AB4333">
      <w:pPr>
        <w:pStyle w:val="Reftext"/>
        <w:tabs>
          <w:tab w:val="clear" w:pos="794"/>
          <w:tab w:val="clear" w:pos="1191"/>
          <w:tab w:val="clear" w:pos="1588"/>
          <w:tab w:val="clear" w:pos="1985"/>
          <w:tab w:val="left" w:pos="2410"/>
        </w:tabs>
        <w:ind w:left="2410" w:hanging="2410"/>
      </w:pPr>
      <w:r w:rsidRPr="00596DFC">
        <w:t>[TR-069</w:t>
      </w:r>
      <w:r w:rsidR="00477D39" w:rsidRPr="00596DFC">
        <w:t xml:space="preserve"> Amd.5</w:t>
      </w:r>
      <w:r w:rsidR="00C6077A" w:rsidRPr="00596DFC">
        <w:t>]</w:t>
      </w:r>
      <w:r w:rsidR="002E5038" w:rsidRPr="00596DFC">
        <w:tab/>
      </w:r>
      <w:r w:rsidR="00801A9B" w:rsidRPr="00596DFC">
        <w:t xml:space="preserve">Broadband Forum, 2013, </w:t>
      </w:r>
      <w:r w:rsidRPr="00596DFC">
        <w:rPr>
          <w:i/>
        </w:rPr>
        <w:t>CPE</w:t>
      </w:r>
      <w:r w:rsidRPr="00596DFC">
        <w:t xml:space="preserve"> </w:t>
      </w:r>
      <w:r w:rsidRPr="00596DFC">
        <w:rPr>
          <w:i/>
        </w:rPr>
        <w:t xml:space="preserve">WAN Management Protocol, </w:t>
      </w:r>
      <w:r w:rsidR="00C6077A" w:rsidRPr="00596DFC">
        <w:rPr>
          <w:i/>
        </w:rPr>
        <w:t>Amendment 5</w:t>
      </w:r>
      <w:r w:rsidR="00C6077A" w:rsidRPr="00596DFC">
        <w:t>.</w:t>
      </w:r>
    </w:p>
    <w:p w14:paraId="0604B1F4" w14:textId="77777777" w:rsidR="00801A9B" w:rsidRPr="00596DFC" w:rsidRDefault="00801A9B" w:rsidP="00801A9B">
      <w:pPr>
        <w:pStyle w:val="Reftext"/>
        <w:tabs>
          <w:tab w:val="clear" w:pos="794"/>
          <w:tab w:val="clear" w:pos="1191"/>
          <w:tab w:val="clear" w:pos="1588"/>
          <w:tab w:val="clear" w:pos="1985"/>
          <w:tab w:val="left" w:pos="2410"/>
        </w:tabs>
        <w:ind w:left="2410" w:hanging="2410"/>
      </w:pPr>
      <w:r w:rsidRPr="00596DFC">
        <w:t>[TR-106 Amd.5]</w:t>
      </w:r>
      <w:r w:rsidRPr="00596DFC">
        <w:tab/>
        <w:t xml:space="preserve">Broadband Forum, 2010, </w:t>
      </w:r>
      <w:r w:rsidRPr="00596DFC">
        <w:rPr>
          <w:i/>
        </w:rPr>
        <w:t>Data Model Template for TR-069-Enabled Devices, Amendment 5</w:t>
      </w:r>
      <w:r w:rsidRPr="00596DFC">
        <w:t>.</w:t>
      </w:r>
    </w:p>
    <w:p w14:paraId="56023554" w14:textId="10137D95" w:rsidR="0068320A" w:rsidRPr="00596DFC" w:rsidRDefault="0068320A" w:rsidP="00801A9B">
      <w:pPr>
        <w:pStyle w:val="Reftext"/>
        <w:tabs>
          <w:tab w:val="clear" w:pos="794"/>
          <w:tab w:val="clear" w:pos="1191"/>
          <w:tab w:val="clear" w:pos="1588"/>
          <w:tab w:val="clear" w:pos="1985"/>
          <w:tab w:val="left" w:pos="2410"/>
        </w:tabs>
        <w:ind w:left="2410" w:hanging="2410"/>
      </w:pPr>
      <w:r w:rsidRPr="00596DFC">
        <w:t>[TR-135</w:t>
      </w:r>
      <w:r w:rsidR="00477D39" w:rsidRPr="00596DFC">
        <w:t xml:space="preserve"> Amd.1</w:t>
      </w:r>
      <w:r w:rsidRPr="00596DFC">
        <w:t>]</w:t>
      </w:r>
      <w:r w:rsidR="002E5038" w:rsidRPr="00596DFC">
        <w:tab/>
      </w:r>
      <w:r w:rsidR="00801A9B" w:rsidRPr="00596DFC">
        <w:t xml:space="preserve">Broadband Forum, 2010, </w:t>
      </w:r>
      <w:r w:rsidRPr="00596DFC">
        <w:rPr>
          <w:i/>
        </w:rPr>
        <w:t>Data Model for a TR-069 Enabled STB,</w:t>
      </w:r>
      <w:r w:rsidR="00C6077A" w:rsidRPr="00596DFC">
        <w:rPr>
          <w:i/>
        </w:rPr>
        <w:t xml:space="preserve"> Amendment 1</w:t>
      </w:r>
      <w:r w:rsidR="00C6077A" w:rsidRPr="00596DFC">
        <w:t>.</w:t>
      </w:r>
    </w:p>
    <w:p w14:paraId="06A815A4" w14:textId="43E93A43" w:rsidR="006D19AA" w:rsidRPr="00596DFC" w:rsidRDefault="00983FA1" w:rsidP="00B27229">
      <w:pPr>
        <w:pStyle w:val="Heading1"/>
      </w:pPr>
      <w:bookmarkStart w:id="53" w:name="_Toc508611977"/>
      <w:bookmarkStart w:id="54" w:name="_Toc510518585"/>
      <w:bookmarkStart w:id="55" w:name="_Toc510519023"/>
      <w:bookmarkStart w:id="56" w:name="_Toc512688915"/>
      <w:bookmarkStart w:id="57" w:name="_Toc4662162"/>
      <w:bookmarkStart w:id="58" w:name="_Toc5895106"/>
      <w:bookmarkStart w:id="59" w:name="_Toc7503400"/>
      <w:r w:rsidRPr="00596DFC">
        <w:t>3</w:t>
      </w:r>
      <w:r w:rsidRPr="00596DFC">
        <w:tab/>
      </w:r>
      <w:r w:rsidR="006D19AA" w:rsidRPr="00596DFC">
        <w:t>Definitions</w:t>
      </w:r>
      <w:bookmarkEnd w:id="53"/>
      <w:bookmarkEnd w:id="54"/>
      <w:bookmarkEnd w:id="55"/>
      <w:bookmarkEnd w:id="56"/>
      <w:bookmarkEnd w:id="57"/>
      <w:bookmarkEnd w:id="58"/>
      <w:bookmarkEnd w:id="59"/>
    </w:p>
    <w:p w14:paraId="7952F337" w14:textId="57F29324" w:rsidR="006D19AA" w:rsidRPr="00596DFC" w:rsidRDefault="00983FA1" w:rsidP="00B27229">
      <w:pPr>
        <w:pStyle w:val="Heading2"/>
      </w:pPr>
      <w:bookmarkStart w:id="60" w:name="_Toc508611978"/>
      <w:bookmarkStart w:id="61" w:name="_Toc510518586"/>
      <w:bookmarkStart w:id="62" w:name="_Toc510519024"/>
      <w:bookmarkStart w:id="63" w:name="_Toc512688916"/>
      <w:bookmarkStart w:id="64" w:name="_Toc4662163"/>
      <w:bookmarkStart w:id="65" w:name="_Toc5895107"/>
      <w:bookmarkStart w:id="66" w:name="_Toc7503401"/>
      <w:r w:rsidRPr="00596DFC">
        <w:t>3.1</w:t>
      </w:r>
      <w:r w:rsidRPr="00596DFC">
        <w:tab/>
      </w:r>
      <w:r w:rsidR="006D19AA" w:rsidRPr="00596DFC">
        <w:t>Terms defined elsewhere</w:t>
      </w:r>
      <w:bookmarkEnd w:id="60"/>
      <w:bookmarkEnd w:id="61"/>
      <w:bookmarkEnd w:id="62"/>
      <w:bookmarkEnd w:id="63"/>
      <w:bookmarkEnd w:id="64"/>
      <w:bookmarkEnd w:id="65"/>
      <w:bookmarkEnd w:id="66"/>
    </w:p>
    <w:p w14:paraId="7E497F7C" w14:textId="77777777" w:rsidR="006D19AA" w:rsidRPr="00596DFC" w:rsidRDefault="006D19AA" w:rsidP="006D19AA">
      <w:r w:rsidRPr="00596DFC">
        <w:t>This Recommendation uses the following terms defined elsewhere:</w:t>
      </w:r>
    </w:p>
    <w:p w14:paraId="64ACB7A6" w14:textId="5BB16A49" w:rsidR="006D19AA" w:rsidRPr="00596DFC" w:rsidRDefault="00983FA1" w:rsidP="00A7191E">
      <w:r w:rsidRPr="00596DFC">
        <w:rPr>
          <w:b/>
        </w:rPr>
        <w:t>3.1.1</w:t>
      </w:r>
      <w:r w:rsidRPr="00596DFC">
        <w:rPr>
          <w:b/>
        </w:rPr>
        <w:tab/>
      </w:r>
      <w:r w:rsidR="006D19AA" w:rsidRPr="00596DFC">
        <w:rPr>
          <w:b/>
        </w:rPr>
        <w:t xml:space="preserve">conditional access system </w:t>
      </w:r>
      <w:r w:rsidR="006D19AA" w:rsidRPr="00596DFC">
        <w:t>[</w:t>
      </w:r>
      <w:r w:rsidR="000C7024" w:rsidRPr="00596DFC">
        <w:t>b-</w:t>
      </w:r>
      <w:r w:rsidR="006D19AA" w:rsidRPr="00596DFC">
        <w:t>ITU</w:t>
      </w:r>
      <w:r w:rsidR="000C7024" w:rsidRPr="00596DFC">
        <w:t>-</w:t>
      </w:r>
      <w:r w:rsidR="006D19AA" w:rsidRPr="00596DFC">
        <w:t>T X.1193]: A component of a service and content protection</w:t>
      </w:r>
      <w:r w:rsidRPr="00596DFC">
        <w:t xml:space="preserve"> </w:t>
      </w:r>
      <w:r w:rsidR="006D19AA" w:rsidRPr="00596DFC">
        <w:t>system, the purpose of which is to prevent unauthorized (unentitled) access to a service or to content.</w:t>
      </w:r>
    </w:p>
    <w:p w14:paraId="510E4208" w14:textId="7A35D45B" w:rsidR="006D19AA" w:rsidRPr="00596DFC" w:rsidRDefault="00983FA1" w:rsidP="007370E7">
      <w:r w:rsidRPr="00596DFC">
        <w:rPr>
          <w:b/>
        </w:rPr>
        <w:lastRenderedPageBreak/>
        <w:t>3.1.2</w:t>
      </w:r>
      <w:r w:rsidRPr="00596DFC">
        <w:rPr>
          <w:b/>
        </w:rPr>
        <w:tab/>
      </w:r>
      <w:r w:rsidR="006D19AA" w:rsidRPr="00596DFC">
        <w:rPr>
          <w:b/>
        </w:rPr>
        <w:t>cable television</w:t>
      </w:r>
      <w:r w:rsidR="006D19AA" w:rsidRPr="00596DFC">
        <w:t xml:space="preserve"> [</w:t>
      </w:r>
      <w:r w:rsidR="000C7024" w:rsidRPr="00596DFC">
        <w:t>b-</w:t>
      </w:r>
      <w:r w:rsidR="006D19AA" w:rsidRPr="00596DFC">
        <w:t>ITU-T J.142]: Communications systems distributes broadcast and non-broadcast signals, as well as a multiplicity of satellite signals originating programming and other signals by means of coaxial cable and/or optical fibre.</w:t>
      </w:r>
    </w:p>
    <w:p w14:paraId="2B0807DF" w14:textId="3361D8A1" w:rsidR="006D19AA" w:rsidRPr="00596DFC" w:rsidRDefault="00983FA1" w:rsidP="007370E7">
      <w:r w:rsidRPr="00596DFC">
        <w:rPr>
          <w:b/>
        </w:rPr>
        <w:t>3.1.3</w:t>
      </w:r>
      <w:r w:rsidRPr="00596DFC">
        <w:rPr>
          <w:b/>
        </w:rPr>
        <w:tab/>
      </w:r>
      <w:r w:rsidR="006D19AA" w:rsidRPr="00596DFC">
        <w:rPr>
          <w:b/>
        </w:rPr>
        <w:t>electronic programme guide</w:t>
      </w:r>
      <w:r w:rsidR="006D19AA" w:rsidRPr="00596DFC">
        <w:t xml:space="preserve"> [</w:t>
      </w:r>
      <w:r w:rsidR="00547964" w:rsidRPr="00596DFC">
        <w:t>b-</w:t>
      </w:r>
      <w:r w:rsidR="006D19AA" w:rsidRPr="00596DFC">
        <w:t>ITU-T J.90]: A structured multimedia database, intended to provide information on programmes to be broadcast or cablecast.</w:t>
      </w:r>
    </w:p>
    <w:p w14:paraId="6E22BD1E" w14:textId="1EE5000C" w:rsidR="006D19AA" w:rsidRPr="00596DFC" w:rsidRDefault="00983FA1" w:rsidP="007370E7">
      <w:r w:rsidRPr="00596DFC">
        <w:rPr>
          <w:b/>
        </w:rPr>
        <w:t>3.1.4</w:t>
      </w:r>
      <w:r w:rsidRPr="00596DFC">
        <w:rPr>
          <w:b/>
        </w:rPr>
        <w:tab/>
      </w:r>
      <w:r w:rsidR="006D19AA" w:rsidRPr="00596DFC">
        <w:rPr>
          <w:b/>
        </w:rPr>
        <w:t xml:space="preserve">Hypertext </w:t>
      </w:r>
      <w:r w:rsidR="00547964" w:rsidRPr="00596DFC">
        <w:rPr>
          <w:b/>
        </w:rPr>
        <w:t>t</w:t>
      </w:r>
      <w:r w:rsidR="006D19AA" w:rsidRPr="00596DFC">
        <w:rPr>
          <w:b/>
        </w:rPr>
        <w:t xml:space="preserve">ransfer </w:t>
      </w:r>
      <w:r w:rsidR="00547964" w:rsidRPr="00596DFC">
        <w:rPr>
          <w:b/>
        </w:rPr>
        <w:t>p</w:t>
      </w:r>
      <w:r w:rsidR="006D19AA" w:rsidRPr="00596DFC">
        <w:rPr>
          <w:b/>
        </w:rPr>
        <w:t xml:space="preserve">rotocol (HTTP) </w:t>
      </w:r>
      <w:r w:rsidR="006D19AA" w:rsidRPr="00596DFC">
        <w:t>[</w:t>
      </w:r>
      <w:r w:rsidR="00547964" w:rsidRPr="00596DFC">
        <w:t>b-</w:t>
      </w:r>
      <w:r w:rsidR="006D19AA" w:rsidRPr="00596DFC">
        <w:t xml:space="preserve">IETF RFC 2616]: </w:t>
      </w:r>
      <w:r w:rsidR="006D19AA" w:rsidRPr="00596DFC">
        <w:rPr>
          <w:sz w:val="23"/>
          <w:szCs w:val="23"/>
        </w:rPr>
        <w:t>An application-layer protocol used to transmit data over the World-Wide Web.</w:t>
      </w:r>
    </w:p>
    <w:p w14:paraId="45BE1033" w14:textId="4AB25085" w:rsidR="006D19AA" w:rsidRPr="00596DFC" w:rsidRDefault="00983FA1" w:rsidP="000B1923">
      <w:r w:rsidRPr="00596DFC">
        <w:rPr>
          <w:b/>
        </w:rPr>
        <w:t>3.1.5</w:t>
      </w:r>
      <w:r w:rsidRPr="00596DFC">
        <w:rPr>
          <w:b/>
        </w:rPr>
        <w:tab/>
      </w:r>
      <w:r w:rsidR="006D19AA" w:rsidRPr="00596DFC">
        <w:rPr>
          <w:b/>
        </w:rPr>
        <w:t>network</w:t>
      </w:r>
      <w:r w:rsidR="006D19AA" w:rsidRPr="00596DFC">
        <w:t xml:space="preserve"> [</w:t>
      </w:r>
      <w:r w:rsidR="00CF36BB" w:rsidRPr="00596DFC">
        <w:t>b-</w:t>
      </w:r>
      <w:r w:rsidR="006D19AA" w:rsidRPr="00596DFC">
        <w:t>ITU-T J.94]: A collection of MPEG-2</w:t>
      </w:r>
      <w:ins w:id="67" w:author="Saha, Paritosh" w:date="2023-04-21T04:46:00Z">
        <w:r w:rsidR="00702164">
          <w:t xml:space="preserve"> or improved codec</w:t>
        </w:r>
      </w:ins>
      <w:ins w:id="68" w:author="Saha, Paritosh" w:date="2023-04-21T04:47:00Z">
        <w:r w:rsidR="00702164">
          <w:t>’s</w:t>
        </w:r>
      </w:ins>
      <w:r w:rsidR="006D19AA" w:rsidRPr="00596DFC">
        <w:t xml:space="preserve"> Transport Stream (TS) multiplexes transmitted on a single delivery system, </w:t>
      </w:r>
      <w:r w:rsidR="009943CA" w:rsidRPr="00596DFC">
        <w:t>e.g.,</w:t>
      </w:r>
      <w:r w:rsidR="006D19AA" w:rsidRPr="00596DFC">
        <w:t xml:space="preserve"> all digital channels on a specific cable system</w:t>
      </w:r>
      <w:ins w:id="69" w:author="Meenakshi" w:date="2023-04-06T12:12:00Z">
        <w:r w:rsidR="00142D63">
          <w:t>/satellite delivery platform/</w:t>
        </w:r>
      </w:ins>
      <w:ins w:id="70" w:author="Meenakshi" w:date="2023-04-06T12:13:00Z">
        <w:r w:rsidR="00142D63">
          <w:t>Terrestrial Delivery platform</w:t>
        </w:r>
      </w:ins>
      <w:r w:rsidR="006D19AA" w:rsidRPr="00596DFC">
        <w:t>.</w:t>
      </w:r>
    </w:p>
    <w:p w14:paraId="27804860" w14:textId="109301D8" w:rsidR="006D19AA" w:rsidRPr="00596DFC" w:rsidRDefault="00983FA1" w:rsidP="007370E7">
      <w:r w:rsidRPr="00596DFC">
        <w:rPr>
          <w:b/>
        </w:rPr>
        <w:t>3.1.6</w:t>
      </w:r>
      <w:r w:rsidRPr="00596DFC">
        <w:rPr>
          <w:b/>
        </w:rPr>
        <w:tab/>
      </w:r>
      <w:r w:rsidR="006D19AA" w:rsidRPr="00596DFC">
        <w:rPr>
          <w:b/>
        </w:rPr>
        <w:t>service information (SI)</w:t>
      </w:r>
      <w:r w:rsidR="006D19AA" w:rsidRPr="00596DFC">
        <w:t xml:space="preserve"> [</w:t>
      </w:r>
      <w:r w:rsidR="00CF36BB" w:rsidRPr="00596DFC">
        <w:t>b-</w:t>
      </w:r>
      <w:r w:rsidR="006D19AA" w:rsidRPr="00596DFC">
        <w:t xml:space="preserve">ITU-T J.94]: </w:t>
      </w:r>
      <w:r w:rsidR="006D19AA" w:rsidRPr="00596DFC">
        <w:rPr>
          <w:sz w:val="23"/>
          <w:szCs w:val="23"/>
        </w:rPr>
        <w:t>Digital data describing the delivery system, content, and scheduling/timing of broadcast data streams etc. It includes MPEG-2 Program</w:t>
      </w:r>
      <w:r w:rsidR="00566F1B" w:rsidRPr="00596DFC">
        <w:rPr>
          <w:sz w:val="23"/>
          <w:szCs w:val="23"/>
        </w:rPr>
        <w:t>me</w:t>
      </w:r>
      <w:r w:rsidR="006D19AA" w:rsidRPr="00596DFC">
        <w:rPr>
          <w:sz w:val="23"/>
          <w:szCs w:val="23"/>
        </w:rPr>
        <w:t xml:space="preserve"> Specific Information (PSI) together with independently defined extensions.</w:t>
      </w:r>
    </w:p>
    <w:p w14:paraId="7F65482A" w14:textId="32D248AF" w:rsidR="006D19AA" w:rsidRPr="00596DFC" w:rsidRDefault="00983FA1" w:rsidP="000B1923">
      <w:r w:rsidRPr="00596DFC">
        <w:rPr>
          <w:b/>
        </w:rPr>
        <w:t>3.1.7</w:t>
      </w:r>
      <w:r w:rsidRPr="00596DFC">
        <w:rPr>
          <w:b/>
        </w:rPr>
        <w:tab/>
      </w:r>
      <w:r w:rsidR="006D19AA" w:rsidRPr="00596DFC">
        <w:rPr>
          <w:b/>
        </w:rPr>
        <w:t>user interface</w:t>
      </w:r>
      <w:r w:rsidR="006D19AA" w:rsidRPr="00596DFC">
        <w:t xml:space="preserve"> [</w:t>
      </w:r>
      <w:r w:rsidR="00CF36BB" w:rsidRPr="00596DFC">
        <w:t>b-</w:t>
      </w:r>
      <w:r w:rsidR="006D19AA" w:rsidRPr="00596DFC">
        <w:t>ITU-T F.902]: Software and hardware components through which a user can interact with a system.</w:t>
      </w:r>
    </w:p>
    <w:p w14:paraId="6B8E636C" w14:textId="7F0FC96B" w:rsidR="006D19AA" w:rsidRPr="00596DFC" w:rsidRDefault="00983FA1" w:rsidP="000B1923">
      <w:r w:rsidRPr="00596DFC">
        <w:rPr>
          <w:b/>
        </w:rPr>
        <w:t>3.1.8</w:t>
      </w:r>
      <w:r w:rsidRPr="00596DFC">
        <w:rPr>
          <w:b/>
        </w:rPr>
        <w:tab/>
      </w:r>
      <w:r w:rsidR="006D19AA" w:rsidRPr="00596DFC">
        <w:rPr>
          <w:b/>
        </w:rPr>
        <w:t>video on demand</w:t>
      </w:r>
      <w:r w:rsidR="006D19AA" w:rsidRPr="00596DFC">
        <w:t xml:space="preserve"> </w:t>
      </w:r>
      <w:r w:rsidR="006D19AA" w:rsidRPr="00596DFC">
        <w:rPr>
          <w:b/>
        </w:rPr>
        <w:t>(V</w:t>
      </w:r>
      <w:r w:rsidR="006921DA" w:rsidRPr="00596DFC">
        <w:rPr>
          <w:b/>
        </w:rPr>
        <w:t>O</w:t>
      </w:r>
      <w:r w:rsidR="006D19AA" w:rsidRPr="00596DFC">
        <w:rPr>
          <w:b/>
        </w:rPr>
        <w:t xml:space="preserve">D) </w:t>
      </w:r>
      <w:r w:rsidR="006D19AA" w:rsidRPr="00596DFC">
        <w:t>[</w:t>
      </w:r>
      <w:r w:rsidR="000919EB" w:rsidRPr="00596DFC">
        <w:t>b-</w:t>
      </w:r>
      <w:r w:rsidR="006D19AA" w:rsidRPr="00596DFC">
        <w:t>ITU-T Y.1910]: A service in which the end user can, on demand, select and view video content and where the end user can control the temporal order in which the video content is viewed (e.g., the ability to start the viewing, pause, fast forward, rewind, etc.).</w:t>
      </w:r>
    </w:p>
    <w:p w14:paraId="18E9EB47" w14:textId="74DD6905" w:rsidR="006D19AA" w:rsidRPr="00596DFC" w:rsidRDefault="00983FA1" w:rsidP="000B1923">
      <w:r w:rsidRPr="00596DFC">
        <w:rPr>
          <w:b/>
        </w:rPr>
        <w:t>3.1.9</w:t>
      </w:r>
      <w:r w:rsidRPr="00596DFC">
        <w:rPr>
          <w:b/>
        </w:rPr>
        <w:tab/>
      </w:r>
      <w:r w:rsidR="006D19AA" w:rsidRPr="00596DFC">
        <w:rPr>
          <w:b/>
        </w:rPr>
        <w:t>JavaScript</w:t>
      </w:r>
      <w:r w:rsidR="006D19AA" w:rsidRPr="00596DFC">
        <w:t xml:space="preserve"> [</w:t>
      </w:r>
      <w:r w:rsidR="000B1923" w:rsidRPr="00596DFC">
        <w:t>b-</w:t>
      </w:r>
      <w:r w:rsidR="006D19AA" w:rsidRPr="00596DFC">
        <w:t>ITU-T J.296]: JavaScript is a scripting language for a Web browser. JavaScript is an implementation of the ECMAScript language standard and is primarily used in the form of client-side JavaScript, implemented as part of a Web browser in order to provide enhanced-user interfaces and dynamic websites.</w:t>
      </w:r>
    </w:p>
    <w:p w14:paraId="01ACBAD8" w14:textId="31F5FC5C" w:rsidR="006D19AA" w:rsidRPr="00596DFC" w:rsidRDefault="00983FA1" w:rsidP="000B1923">
      <w:r w:rsidRPr="00596DFC">
        <w:rPr>
          <w:b/>
        </w:rPr>
        <w:t>3.1.10</w:t>
      </w:r>
      <w:r w:rsidRPr="00596DFC">
        <w:rPr>
          <w:b/>
        </w:rPr>
        <w:tab/>
      </w:r>
      <w:r w:rsidR="006D19AA" w:rsidRPr="00596DFC">
        <w:rPr>
          <w:b/>
        </w:rPr>
        <w:t>subtitle</w:t>
      </w:r>
      <w:r w:rsidR="006D19AA" w:rsidRPr="00596DFC">
        <w:t xml:space="preserve"> [</w:t>
      </w:r>
      <w:r w:rsidR="000B1923" w:rsidRPr="00596DFC">
        <w:t>b-</w:t>
      </w:r>
      <w:r w:rsidR="006D19AA" w:rsidRPr="00596DFC">
        <w:t>ITU-T J.296]: A service of superimposing related text on a TV video broadcast.</w:t>
      </w:r>
    </w:p>
    <w:p w14:paraId="1BE1D594" w14:textId="475CB5FC" w:rsidR="00481896" w:rsidRPr="00596DFC" w:rsidRDefault="00983FA1" w:rsidP="000B1923">
      <w:r w:rsidRPr="00596DFC">
        <w:rPr>
          <w:b/>
        </w:rPr>
        <w:t>3.1.11</w:t>
      </w:r>
      <w:r w:rsidRPr="00596DFC">
        <w:rPr>
          <w:b/>
        </w:rPr>
        <w:tab/>
      </w:r>
      <w:r w:rsidR="006D19AA" w:rsidRPr="00596DFC">
        <w:rPr>
          <w:b/>
        </w:rPr>
        <w:t>transport stream</w:t>
      </w:r>
      <w:r w:rsidR="006D19AA" w:rsidRPr="00596DFC">
        <w:t xml:space="preserve"> </w:t>
      </w:r>
      <w:r w:rsidR="006D19AA" w:rsidRPr="00596DFC">
        <w:rPr>
          <w:b/>
        </w:rPr>
        <w:t>(TS)</w:t>
      </w:r>
      <w:r w:rsidR="006D19AA" w:rsidRPr="00596DFC">
        <w:t xml:space="preserve"> [</w:t>
      </w:r>
      <w:r w:rsidR="000B1923" w:rsidRPr="00596DFC">
        <w:t>b-</w:t>
      </w:r>
      <w:r w:rsidR="006D19AA" w:rsidRPr="00596DFC">
        <w:t>ITU-T J.296]: The transport stream defined by the MPEG-2 system standard (in digital terrestrial television broadcasting, one TS is assigned to a master transmitter).</w:t>
      </w:r>
    </w:p>
    <w:p w14:paraId="1A8F5CFC" w14:textId="4AFACCC2" w:rsidR="006D19AA" w:rsidRPr="00596DFC" w:rsidRDefault="00983FA1" w:rsidP="00481FF3">
      <w:pPr>
        <w:pStyle w:val="Heading2"/>
      </w:pPr>
      <w:bookmarkStart w:id="71" w:name="_Toc508611979"/>
      <w:bookmarkStart w:id="72" w:name="_Toc510518587"/>
      <w:bookmarkStart w:id="73" w:name="_Toc510519025"/>
      <w:bookmarkStart w:id="74" w:name="_Toc512688917"/>
      <w:bookmarkStart w:id="75" w:name="_Toc4662164"/>
      <w:bookmarkStart w:id="76" w:name="_Toc5895108"/>
      <w:bookmarkStart w:id="77" w:name="_Toc7503402"/>
      <w:r w:rsidRPr="00596DFC">
        <w:t>3.2</w:t>
      </w:r>
      <w:r w:rsidRPr="00596DFC">
        <w:tab/>
      </w:r>
      <w:r w:rsidR="006D19AA" w:rsidRPr="00596DFC">
        <w:t>Terms defined in this Recommendation</w:t>
      </w:r>
      <w:bookmarkEnd w:id="71"/>
      <w:bookmarkEnd w:id="72"/>
      <w:bookmarkEnd w:id="73"/>
      <w:bookmarkEnd w:id="74"/>
      <w:bookmarkEnd w:id="75"/>
      <w:bookmarkEnd w:id="76"/>
      <w:bookmarkEnd w:id="77"/>
    </w:p>
    <w:p w14:paraId="08EEE294" w14:textId="6C59A0E8" w:rsidR="006D19AA" w:rsidRPr="00596DFC" w:rsidRDefault="006D19AA" w:rsidP="00D46287">
      <w:r w:rsidRPr="00596DFC">
        <w:t>This Recommendation defines the following term:</w:t>
      </w:r>
    </w:p>
    <w:p w14:paraId="485B5087" w14:textId="3E17C321" w:rsidR="00754B0E" w:rsidRPr="00596DFC" w:rsidRDefault="00983FA1" w:rsidP="0033421A">
      <w:r w:rsidRPr="00596DFC">
        <w:rPr>
          <w:b/>
          <w:lang w:eastAsia="zh-CN"/>
        </w:rPr>
        <w:t>3.2.1</w:t>
      </w:r>
      <w:r w:rsidRPr="00596DFC">
        <w:rPr>
          <w:b/>
          <w:lang w:eastAsia="zh-CN"/>
        </w:rPr>
        <w:tab/>
      </w:r>
      <w:r w:rsidR="000B1923" w:rsidRPr="00596DFC">
        <w:rPr>
          <w:b/>
          <w:lang w:eastAsia="zh-CN"/>
        </w:rPr>
        <w:t>h</w:t>
      </w:r>
      <w:r w:rsidR="006D19AA" w:rsidRPr="00596DFC">
        <w:rPr>
          <w:b/>
          <w:lang w:eastAsia="zh-CN"/>
        </w:rPr>
        <w:t>ybrid STB</w:t>
      </w:r>
      <w:r w:rsidR="006D19AA" w:rsidRPr="00596DFC">
        <w:rPr>
          <w:lang w:eastAsia="zh-CN"/>
        </w:rPr>
        <w:t xml:space="preserve">: </w:t>
      </w:r>
      <w:r w:rsidR="00576006" w:rsidRPr="00596DFC">
        <w:rPr>
          <w:lang w:eastAsia="zh-CN"/>
        </w:rPr>
        <w:t>A</w:t>
      </w:r>
      <w:r w:rsidR="00B20AA9" w:rsidRPr="00596DFC">
        <w:t xml:space="preserve"> </w:t>
      </w:r>
      <w:r w:rsidR="00754B0E" w:rsidRPr="00596DFC">
        <w:t>h</w:t>
      </w:r>
      <w:r w:rsidR="00B20AA9" w:rsidRPr="00596DFC">
        <w:t xml:space="preserve">ybrid </w:t>
      </w:r>
      <w:r w:rsidR="00754B0E" w:rsidRPr="00596DFC">
        <w:t>set-top box (</w:t>
      </w:r>
      <w:r w:rsidR="00B20AA9" w:rsidRPr="00596DFC">
        <w:t>STB</w:t>
      </w:r>
      <w:r w:rsidR="00754B0E" w:rsidRPr="00596DFC">
        <w:t>)</w:t>
      </w:r>
      <w:r w:rsidR="00B20AA9" w:rsidRPr="00596DFC">
        <w:t xml:space="preserve"> is a STB that uses </w:t>
      </w:r>
      <w:r w:rsidR="00AF6BFA" w:rsidRPr="00596DFC">
        <w:t>multiple</w:t>
      </w:r>
      <w:r w:rsidR="00B20AA9" w:rsidRPr="00596DFC">
        <w:t xml:space="preserve"> method</w:t>
      </w:r>
      <w:r w:rsidR="00AF6BFA" w:rsidRPr="00596DFC">
        <w:t>s</w:t>
      </w:r>
      <w:r w:rsidR="00B20AA9" w:rsidRPr="00596DFC">
        <w:t xml:space="preserve"> of receiving transmission signal</w:t>
      </w:r>
      <w:r w:rsidR="00AF6BFA" w:rsidRPr="00596DFC">
        <w:t>s</w:t>
      </w:r>
      <w:r w:rsidR="00B20AA9" w:rsidRPr="00596DFC">
        <w:t xml:space="preserve"> with video </w:t>
      </w:r>
      <w:r w:rsidR="007A0EFC" w:rsidRPr="00596DFC">
        <w:t xml:space="preserve">and audio </w:t>
      </w:r>
      <w:r w:rsidR="00B20AA9" w:rsidRPr="00596DFC">
        <w:t xml:space="preserve">content. </w:t>
      </w:r>
    </w:p>
    <w:p w14:paraId="72CD199A" w14:textId="4E176BA5" w:rsidR="00481896" w:rsidRPr="00596DFC" w:rsidRDefault="00754B0E" w:rsidP="000B1923">
      <w:pPr>
        <w:pStyle w:val="Note"/>
      </w:pPr>
      <w:r w:rsidRPr="00596DFC">
        <w:t xml:space="preserve">NOTE </w:t>
      </w:r>
      <w:r w:rsidR="000B1923" w:rsidRPr="00596DFC">
        <w:t>–</w:t>
      </w:r>
      <w:r w:rsidRPr="00596DFC">
        <w:t xml:space="preserve"> </w:t>
      </w:r>
      <w:r w:rsidR="00B20AA9" w:rsidRPr="00596DFC">
        <w:t xml:space="preserve">For the purposes of this </w:t>
      </w:r>
      <w:r w:rsidRPr="00596DFC">
        <w:t>Recommendation</w:t>
      </w:r>
      <w:r w:rsidR="00B20AA9" w:rsidRPr="00596DFC">
        <w:t xml:space="preserve">, the dual streams will be IP based via the </w:t>
      </w:r>
      <w:r w:rsidRPr="00596DFC">
        <w:t>I</w:t>
      </w:r>
      <w:r w:rsidR="00B20AA9" w:rsidRPr="00596DFC">
        <w:t xml:space="preserve">nternet protocols and </w:t>
      </w:r>
      <w:r w:rsidR="005E6EC0" w:rsidRPr="00596DFC">
        <w:t xml:space="preserve">cable, satellite and terrestrial television, </w:t>
      </w:r>
      <w:r w:rsidR="00B20AA9" w:rsidRPr="00596DFC">
        <w:t xml:space="preserve">based </w:t>
      </w:r>
      <w:r w:rsidR="0034555B" w:rsidRPr="00596DFC">
        <w:t xml:space="preserve">on </w:t>
      </w:r>
      <w:r w:rsidR="00B20AA9" w:rsidRPr="00596DFC">
        <w:t xml:space="preserve">the </w:t>
      </w:r>
      <w:r w:rsidR="005E6EC0" w:rsidRPr="00596DFC">
        <w:t>ITU-T J.83</w:t>
      </w:r>
      <w:r w:rsidR="00B20AA9" w:rsidRPr="00596DFC">
        <w:rPr>
          <w:lang w:eastAsia="zh-CN"/>
        </w:rPr>
        <w:t xml:space="preserve">, </w:t>
      </w:r>
      <w:r w:rsidR="00B20AA9" w:rsidRPr="00596DFC">
        <w:t>DVB-S/</w:t>
      </w:r>
      <w:r w:rsidR="00B20AA9" w:rsidRPr="00596DFC">
        <w:rPr>
          <w:lang w:eastAsia="zh-CN"/>
        </w:rPr>
        <w:t>S</w:t>
      </w:r>
      <w:r w:rsidR="00B20AA9" w:rsidRPr="00596DFC">
        <w:t>2</w:t>
      </w:r>
      <w:r w:rsidR="00A815EF" w:rsidRPr="00596DFC">
        <w:t>,</w:t>
      </w:r>
      <w:r w:rsidR="00C124E6" w:rsidRPr="00596DFC">
        <w:t xml:space="preserve"> </w:t>
      </w:r>
      <w:r w:rsidR="00B20AA9" w:rsidRPr="00596DFC">
        <w:t xml:space="preserve">DVB-T/T2 </w:t>
      </w:r>
      <w:r w:rsidR="00A815EF" w:rsidRPr="00596DFC">
        <w:t>or ISDB-T</w:t>
      </w:r>
      <w:r w:rsidR="00ED4E4D" w:rsidRPr="00596DFC">
        <w:t>/Tb</w:t>
      </w:r>
      <w:r w:rsidR="00A815EF" w:rsidRPr="00596DFC">
        <w:t xml:space="preserve"> </w:t>
      </w:r>
      <w:r w:rsidR="00B20AA9" w:rsidRPr="00596DFC">
        <w:t>standard</w:t>
      </w:r>
      <w:r w:rsidR="002F0EBF" w:rsidRPr="00596DFC">
        <w:t>s</w:t>
      </w:r>
      <w:r w:rsidR="0033421A" w:rsidRPr="00596DFC">
        <w:t>.</w:t>
      </w:r>
    </w:p>
    <w:p w14:paraId="7B4072C6" w14:textId="051CD2AE" w:rsidR="006D19AA" w:rsidRPr="00596DFC" w:rsidRDefault="00983FA1" w:rsidP="0033421A">
      <w:pPr>
        <w:pStyle w:val="Heading1"/>
      </w:pPr>
      <w:bookmarkStart w:id="78" w:name="_Toc508611980"/>
      <w:bookmarkStart w:id="79" w:name="_Toc510518589"/>
      <w:bookmarkStart w:id="80" w:name="_Toc510519027"/>
      <w:bookmarkStart w:id="81" w:name="_Toc512688918"/>
      <w:bookmarkStart w:id="82" w:name="_Toc4662165"/>
      <w:bookmarkStart w:id="83" w:name="_Toc5895109"/>
      <w:bookmarkStart w:id="84" w:name="_Toc7503403"/>
      <w:r w:rsidRPr="00596DFC">
        <w:t>4</w:t>
      </w:r>
      <w:r w:rsidRPr="00596DFC">
        <w:tab/>
      </w:r>
      <w:r w:rsidR="006D19AA" w:rsidRPr="00596DFC">
        <w:t>Abbreviations and acronyms</w:t>
      </w:r>
      <w:bookmarkEnd w:id="78"/>
      <w:bookmarkEnd w:id="79"/>
      <w:bookmarkEnd w:id="80"/>
      <w:bookmarkEnd w:id="81"/>
      <w:bookmarkEnd w:id="82"/>
      <w:bookmarkEnd w:id="83"/>
      <w:bookmarkEnd w:id="84"/>
    </w:p>
    <w:p w14:paraId="7280033F" w14:textId="77777777" w:rsidR="006D19AA" w:rsidRPr="00596DFC" w:rsidRDefault="006D19AA" w:rsidP="006D19AA">
      <w:r w:rsidRPr="00596DFC">
        <w:t>This Recommendation uses the following abbreviations and acronyms:</w:t>
      </w:r>
    </w:p>
    <w:p w14:paraId="340988B1" w14:textId="12DC0672" w:rsidR="006D19AA" w:rsidRPr="00596DFC" w:rsidRDefault="006D19AA" w:rsidP="006D19AA">
      <w:r w:rsidRPr="00596DFC">
        <w:t>AES</w:t>
      </w:r>
      <w:r w:rsidRPr="00596DFC">
        <w:tab/>
      </w:r>
      <w:r w:rsidRPr="00596DFC">
        <w:tab/>
      </w:r>
      <w:r w:rsidR="00863445" w:rsidRPr="00596DFC">
        <w:t>Advanced Encryption Standard</w:t>
      </w:r>
    </w:p>
    <w:p w14:paraId="6CCDAB11" w14:textId="77777777" w:rsidR="006D19AA" w:rsidRPr="00596DFC" w:rsidRDefault="006D19AA" w:rsidP="006D19AA">
      <w:r w:rsidRPr="00596DFC">
        <w:t>API</w:t>
      </w:r>
      <w:r w:rsidRPr="00596DFC">
        <w:tab/>
      </w:r>
      <w:r w:rsidRPr="00596DFC">
        <w:tab/>
        <w:t>Application Program Interface</w:t>
      </w:r>
    </w:p>
    <w:p w14:paraId="292890EE" w14:textId="7E262ABA" w:rsidR="006D19AA" w:rsidRDefault="006D19AA" w:rsidP="006D19AA">
      <w:pPr>
        <w:rPr>
          <w:ins w:id="85" w:author="Saha, Paritosh" w:date="2023-04-21T04:51:00Z"/>
        </w:rPr>
      </w:pPr>
      <w:r w:rsidRPr="00596DFC">
        <w:t>ATIS</w:t>
      </w:r>
      <w:r w:rsidRPr="00596DFC">
        <w:tab/>
      </w:r>
      <w:r w:rsidRPr="00596DFC">
        <w:tab/>
        <w:t>Alliance for Telecommuni</w:t>
      </w:r>
      <w:r w:rsidR="009943CA" w:rsidRPr="00596DFC">
        <w:t>cations Industry Solutions</w:t>
      </w:r>
    </w:p>
    <w:p w14:paraId="0C91D07E" w14:textId="14C7C047" w:rsidR="00702164" w:rsidRPr="00596DFC" w:rsidRDefault="00702164" w:rsidP="006D19AA">
      <w:ins w:id="86" w:author="Saha, Paritosh" w:date="2023-04-21T04:51:00Z">
        <w:r>
          <w:t>AVC</w:t>
        </w:r>
        <w:r>
          <w:tab/>
        </w:r>
        <w:r>
          <w:tab/>
          <w:t>Advance Video Coding (also known as H.264)</w:t>
        </w:r>
      </w:ins>
    </w:p>
    <w:p w14:paraId="144CC7B7" w14:textId="77777777" w:rsidR="006D19AA" w:rsidRPr="00596DFC" w:rsidRDefault="006D19AA" w:rsidP="006D19AA">
      <w:r w:rsidRPr="00596DFC">
        <w:t>BAT</w:t>
      </w:r>
      <w:r w:rsidRPr="00596DFC">
        <w:tab/>
      </w:r>
      <w:r w:rsidRPr="00596DFC">
        <w:tab/>
        <w:t>Bouquet Association Table</w:t>
      </w:r>
    </w:p>
    <w:p w14:paraId="6096755F" w14:textId="4A06E7A1" w:rsidR="006D19AA" w:rsidRPr="00596DFC" w:rsidRDefault="006D19AA" w:rsidP="006D19AA">
      <w:r w:rsidRPr="00596DFC">
        <w:t>BGA</w:t>
      </w:r>
      <w:r w:rsidRPr="00596DFC">
        <w:tab/>
      </w:r>
      <w:r w:rsidRPr="00596DFC">
        <w:tab/>
      </w:r>
      <w:r w:rsidR="009943CA" w:rsidRPr="00596DFC">
        <w:t>Ball Grid Array</w:t>
      </w:r>
    </w:p>
    <w:p w14:paraId="072198B4" w14:textId="77777777" w:rsidR="006D19AA" w:rsidRPr="00596DFC" w:rsidRDefault="006D19AA" w:rsidP="006D19AA">
      <w:r w:rsidRPr="00596DFC">
        <w:t>CAS</w:t>
      </w:r>
      <w:r w:rsidRPr="00596DFC">
        <w:tab/>
      </w:r>
      <w:r w:rsidRPr="00596DFC">
        <w:tab/>
        <w:t>Conditional Access System</w:t>
      </w:r>
    </w:p>
    <w:p w14:paraId="2B0B4692" w14:textId="4A3F79B6" w:rsidR="006D19AA" w:rsidRPr="00596DFC" w:rsidRDefault="006D19AA" w:rsidP="006D19AA">
      <w:r w:rsidRPr="00596DFC">
        <w:lastRenderedPageBreak/>
        <w:t>CGMS</w:t>
      </w:r>
      <w:r w:rsidRPr="00596DFC">
        <w:tab/>
      </w:r>
      <w:r w:rsidR="00A328D6" w:rsidRPr="00596DFC">
        <w:tab/>
        <w:t>C</w:t>
      </w:r>
      <w:r w:rsidRPr="00596DFC">
        <w:t xml:space="preserve">opy </w:t>
      </w:r>
      <w:r w:rsidR="00A328D6" w:rsidRPr="00596DFC">
        <w:t>G</w:t>
      </w:r>
      <w:r w:rsidRPr="00596DFC">
        <w:t xml:space="preserve">eneration </w:t>
      </w:r>
      <w:r w:rsidR="00A328D6" w:rsidRPr="00596DFC">
        <w:t>M</w:t>
      </w:r>
      <w:r w:rsidRPr="00596DFC">
        <w:t xml:space="preserve">anagement </w:t>
      </w:r>
      <w:r w:rsidR="00A328D6" w:rsidRPr="00596DFC">
        <w:t>S</w:t>
      </w:r>
      <w:r w:rsidRPr="00596DFC">
        <w:t>ystem</w:t>
      </w:r>
    </w:p>
    <w:p w14:paraId="6A9F2401" w14:textId="477B411C" w:rsidR="006D19AA" w:rsidRPr="00596DFC" w:rsidRDefault="006D19AA" w:rsidP="006D19AA">
      <w:r w:rsidRPr="00596DFC">
        <w:t>CWMP</w:t>
      </w:r>
      <w:r w:rsidR="004A6B6A" w:rsidRPr="00596DFC">
        <w:tab/>
      </w:r>
      <w:r w:rsidRPr="00596DFC">
        <w:tab/>
        <w:t>CPE WAN Management Protocol</w:t>
      </w:r>
    </w:p>
    <w:p w14:paraId="763539D0" w14:textId="77777777" w:rsidR="006D19AA" w:rsidRPr="00596DFC" w:rsidRDefault="006D19AA" w:rsidP="006D19AA">
      <w:r w:rsidRPr="00596DFC">
        <w:t>CPE</w:t>
      </w:r>
      <w:r w:rsidRPr="00596DFC">
        <w:tab/>
      </w:r>
      <w:r w:rsidRPr="00596DFC">
        <w:tab/>
        <w:t>Customer Premise Equipment</w:t>
      </w:r>
    </w:p>
    <w:p w14:paraId="72F7DFA3" w14:textId="77777777" w:rsidR="006D19AA" w:rsidRPr="00596DFC" w:rsidRDefault="006D19AA" w:rsidP="006D19AA">
      <w:r w:rsidRPr="00596DFC">
        <w:t>CPU</w:t>
      </w:r>
      <w:r w:rsidRPr="00596DFC">
        <w:tab/>
      </w:r>
      <w:r w:rsidRPr="00596DFC">
        <w:tab/>
        <w:t>Central Processing Unit</w:t>
      </w:r>
    </w:p>
    <w:p w14:paraId="2A4B72D1" w14:textId="77777777" w:rsidR="006D19AA" w:rsidRPr="00596DFC" w:rsidRDefault="006D19AA" w:rsidP="006D19AA">
      <w:r w:rsidRPr="00596DFC">
        <w:t>CSA</w:t>
      </w:r>
      <w:r w:rsidRPr="00596DFC">
        <w:tab/>
      </w:r>
      <w:r w:rsidRPr="00596DFC">
        <w:tab/>
        <w:t>Common Scrambling Algorithm</w:t>
      </w:r>
    </w:p>
    <w:p w14:paraId="2B80867B" w14:textId="77777777" w:rsidR="006D19AA" w:rsidRPr="00596DFC" w:rsidRDefault="006D19AA" w:rsidP="006D19AA">
      <w:r w:rsidRPr="00596DFC">
        <w:t>DC</w:t>
      </w:r>
      <w:r w:rsidRPr="00596DFC">
        <w:tab/>
      </w:r>
      <w:r w:rsidRPr="00596DFC">
        <w:tab/>
        <w:t>Direct Current</w:t>
      </w:r>
    </w:p>
    <w:p w14:paraId="209CEFEC" w14:textId="71A30B06" w:rsidR="0026383C" w:rsidRPr="00596DFC" w:rsidRDefault="0026383C" w:rsidP="006D19AA">
      <w:r w:rsidRPr="00596DFC">
        <w:t>DDR</w:t>
      </w:r>
      <w:r w:rsidRPr="00596DFC">
        <w:tab/>
      </w:r>
      <w:r w:rsidRPr="00596DFC">
        <w:tab/>
        <w:t>Double Data Rate</w:t>
      </w:r>
    </w:p>
    <w:p w14:paraId="7CB3EC41" w14:textId="131B164A" w:rsidR="006D19AA" w:rsidRPr="00596DFC" w:rsidRDefault="006D19AA" w:rsidP="006D19AA">
      <w:r w:rsidRPr="00596DFC">
        <w:t>DHCP</w:t>
      </w:r>
      <w:r w:rsidRPr="00596DFC">
        <w:tab/>
      </w:r>
      <w:r w:rsidR="00A328D6" w:rsidRPr="00596DFC">
        <w:tab/>
      </w:r>
      <w:r w:rsidRPr="00596DFC">
        <w:t>Dynamic Host Configuration Protocol</w:t>
      </w:r>
    </w:p>
    <w:p w14:paraId="1D7B7612" w14:textId="77777777" w:rsidR="006D19AA" w:rsidRPr="00596DFC" w:rsidRDefault="006D19AA" w:rsidP="006D19AA">
      <w:proofErr w:type="spellStart"/>
      <w:r w:rsidRPr="00596DFC">
        <w:t>DiSEqC</w:t>
      </w:r>
      <w:proofErr w:type="spellEnd"/>
      <w:r w:rsidRPr="00596DFC">
        <w:tab/>
        <w:t>Digital Satellite Equipment Control</w:t>
      </w:r>
    </w:p>
    <w:p w14:paraId="246D5F24" w14:textId="77777777" w:rsidR="006D19AA" w:rsidRPr="00596DFC" w:rsidRDefault="006D19AA" w:rsidP="006D19AA">
      <w:r w:rsidRPr="00596DFC">
        <w:t>DMA</w:t>
      </w:r>
      <w:r w:rsidRPr="00596DFC">
        <w:tab/>
      </w:r>
      <w:r w:rsidRPr="00596DFC">
        <w:tab/>
        <w:t>Direct Memory Access</w:t>
      </w:r>
    </w:p>
    <w:p w14:paraId="12E7B050" w14:textId="6FDF06BC" w:rsidR="006D19AA" w:rsidRPr="00596DFC" w:rsidRDefault="006D19AA" w:rsidP="004A6B6A">
      <w:pPr>
        <w:tabs>
          <w:tab w:val="clear" w:pos="794"/>
        </w:tabs>
      </w:pPr>
      <w:r w:rsidRPr="00596DFC">
        <w:t>DMIPS</w:t>
      </w:r>
      <w:r w:rsidRPr="00596DFC">
        <w:tab/>
        <w:t>Dhrystone Million Instructions per Second</w:t>
      </w:r>
    </w:p>
    <w:p w14:paraId="5D63A46F" w14:textId="77777777" w:rsidR="006D19AA" w:rsidRPr="00596DFC" w:rsidRDefault="006D19AA" w:rsidP="006D19AA">
      <w:r w:rsidRPr="00596DFC">
        <w:t>DRM</w:t>
      </w:r>
      <w:r w:rsidRPr="00596DFC">
        <w:tab/>
      </w:r>
      <w:r w:rsidRPr="00596DFC">
        <w:tab/>
        <w:t>Digital Rights Management </w:t>
      </w:r>
    </w:p>
    <w:p w14:paraId="52A81914" w14:textId="56D060B6" w:rsidR="006D19AA" w:rsidRPr="00596DFC" w:rsidRDefault="006D19AA" w:rsidP="006D19AA">
      <w:r w:rsidRPr="00596DFC">
        <w:t>DTCP</w:t>
      </w:r>
      <w:r w:rsidRPr="00596DFC">
        <w:tab/>
      </w:r>
      <w:r w:rsidR="00A328D6" w:rsidRPr="00596DFC">
        <w:tab/>
      </w:r>
      <w:r w:rsidRPr="00596DFC">
        <w:t>Digital Transmission Content Protection</w:t>
      </w:r>
    </w:p>
    <w:p w14:paraId="15D6FD8B" w14:textId="4E4AF3B7" w:rsidR="006D19AA" w:rsidRPr="00596DFC" w:rsidRDefault="006D19AA" w:rsidP="006D19AA">
      <w:r w:rsidRPr="00596DFC">
        <w:t>EIT</w:t>
      </w:r>
      <w:r w:rsidRPr="00596DFC">
        <w:tab/>
      </w:r>
      <w:r w:rsidRPr="00596DFC">
        <w:tab/>
      </w:r>
      <w:r w:rsidR="001340CC" w:rsidRPr="00596DFC">
        <w:t>Event Information T</w:t>
      </w:r>
      <w:r w:rsidRPr="00596DFC">
        <w:t>able</w:t>
      </w:r>
    </w:p>
    <w:p w14:paraId="73C978D6" w14:textId="77777777" w:rsidR="006D19AA" w:rsidRPr="00596DFC" w:rsidRDefault="006D19AA" w:rsidP="006D19AA">
      <w:r w:rsidRPr="00596DFC">
        <w:t>EPG</w:t>
      </w:r>
      <w:r w:rsidRPr="00596DFC">
        <w:tab/>
      </w:r>
      <w:r w:rsidRPr="00596DFC">
        <w:tab/>
        <w:t>Electronic Programme Guide</w:t>
      </w:r>
    </w:p>
    <w:p w14:paraId="590E83F9" w14:textId="77777777" w:rsidR="006D19AA" w:rsidRPr="00596DFC" w:rsidRDefault="006D19AA" w:rsidP="006D19AA">
      <w:r w:rsidRPr="00596DFC">
        <w:t>FCC</w:t>
      </w:r>
      <w:r w:rsidRPr="00596DFC">
        <w:tab/>
      </w:r>
      <w:r w:rsidRPr="00596DFC">
        <w:tab/>
        <w:t>Fast Channel Change</w:t>
      </w:r>
    </w:p>
    <w:p w14:paraId="1CE9BDA1" w14:textId="77777777" w:rsidR="006D19AA" w:rsidRPr="00596DFC" w:rsidRDefault="006D19AA" w:rsidP="006D19AA">
      <w:r w:rsidRPr="00596DFC">
        <w:t>FEC</w:t>
      </w:r>
      <w:r w:rsidRPr="00596DFC">
        <w:tab/>
      </w:r>
      <w:r w:rsidRPr="00596DFC">
        <w:tab/>
        <w:t>Forward Error Correction</w:t>
      </w:r>
    </w:p>
    <w:p w14:paraId="4E1C789E" w14:textId="77777777" w:rsidR="006D19AA" w:rsidRPr="00596DFC" w:rsidRDefault="006D19AA" w:rsidP="006D19AA">
      <w:r w:rsidRPr="00596DFC">
        <w:t>FHD</w:t>
      </w:r>
      <w:r w:rsidRPr="00596DFC">
        <w:tab/>
      </w:r>
      <w:r w:rsidRPr="00596DFC">
        <w:tab/>
        <w:t>Full High Definition</w:t>
      </w:r>
    </w:p>
    <w:p w14:paraId="354C28E7" w14:textId="77777777" w:rsidR="006D19AA" w:rsidRPr="00596DFC" w:rsidRDefault="006D19AA" w:rsidP="006D19AA">
      <w:r w:rsidRPr="00596DFC">
        <w:t>GPU</w:t>
      </w:r>
      <w:r w:rsidRPr="00596DFC">
        <w:tab/>
      </w:r>
      <w:r w:rsidRPr="00596DFC">
        <w:tab/>
        <w:t>Graphics Processing Unit </w:t>
      </w:r>
    </w:p>
    <w:p w14:paraId="45CA0826" w14:textId="77777777" w:rsidR="006D19AA" w:rsidRPr="00596DFC" w:rsidRDefault="006D19AA" w:rsidP="006D19AA">
      <w:r w:rsidRPr="00596DFC">
        <w:t>HD</w:t>
      </w:r>
      <w:r w:rsidRPr="00596DFC">
        <w:tab/>
      </w:r>
      <w:r w:rsidRPr="00596DFC">
        <w:tab/>
        <w:t>High Definition</w:t>
      </w:r>
    </w:p>
    <w:p w14:paraId="28B98C36" w14:textId="2F4C9201" w:rsidR="00894770" w:rsidRPr="00596DFC" w:rsidRDefault="00894770" w:rsidP="004A6B6A">
      <w:pPr>
        <w:tabs>
          <w:tab w:val="clear" w:pos="794"/>
        </w:tabs>
      </w:pPr>
      <w:r w:rsidRPr="00596DFC">
        <w:t>HDCP</w:t>
      </w:r>
      <w:r w:rsidRPr="00596DFC">
        <w:tab/>
        <w:t>High Definition Content Protection</w:t>
      </w:r>
    </w:p>
    <w:p w14:paraId="72A778A9" w14:textId="63F481E0" w:rsidR="006D19AA" w:rsidRPr="00596DFC" w:rsidRDefault="006D19AA" w:rsidP="004A6B6A">
      <w:pPr>
        <w:tabs>
          <w:tab w:val="clear" w:pos="794"/>
        </w:tabs>
      </w:pPr>
      <w:r w:rsidRPr="00596DFC">
        <w:t>HDD</w:t>
      </w:r>
      <w:r w:rsidRPr="00596DFC">
        <w:tab/>
        <w:t>Hard Disk Drive</w:t>
      </w:r>
    </w:p>
    <w:p w14:paraId="58A641B3" w14:textId="04341410" w:rsidR="005927BA" w:rsidRDefault="005927BA" w:rsidP="006D19AA">
      <w:pPr>
        <w:rPr>
          <w:ins w:id="87" w:author="Saha, Paritosh" w:date="2023-04-21T05:04:00Z"/>
        </w:rPr>
      </w:pPr>
      <w:r w:rsidRPr="00596DFC">
        <w:t>HDMI</w:t>
      </w:r>
      <w:r w:rsidRPr="00596DFC">
        <w:tab/>
      </w:r>
      <w:r w:rsidRPr="00596DFC">
        <w:tab/>
        <w:t>High-Definition Multimedia Interface</w:t>
      </w:r>
    </w:p>
    <w:p w14:paraId="6A40E02B" w14:textId="1052AC51" w:rsidR="00F1092C" w:rsidRDefault="00F1092C" w:rsidP="006D19AA">
      <w:pPr>
        <w:rPr>
          <w:ins w:id="88" w:author="Saha, Paritosh" w:date="2023-04-21T04:49:00Z"/>
        </w:rPr>
      </w:pPr>
      <w:ins w:id="89" w:author="Saha, Paritosh" w:date="2023-04-21T05:04:00Z">
        <w:r>
          <w:t>HDR</w:t>
        </w:r>
        <w:r>
          <w:tab/>
        </w:r>
        <w:r>
          <w:tab/>
          <w:t>High Dynamic Range</w:t>
        </w:r>
      </w:ins>
    </w:p>
    <w:p w14:paraId="525A1E6B" w14:textId="56C9EDB9" w:rsidR="00702164" w:rsidRPr="00596DFC" w:rsidRDefault="00702164" w:rsidP="006D19AA">
      <w:ins w:id="90" w:author="Saha, Paritosh" w:date="2023-04-21T04:49:00Z">
        <w:r>
          <w:t>HEVC</w:t>
        </w:r>
        <w:r>
          <w:tab/>
        </w:r>
        <w:r>
          <w:tab/>
        </w:r>
      </w:ins>
      <w:ins w:id="91" w:author="Saha, Paritosh" w:date="2023-04-21T04:50:00Z">
        <w:r>
          <w:t>High Efficiency Video Coding</w:t>
        </w:r>
      </w:ins>
      <w:ins w:id="92" w:author="Saha, Paritosh" w:date="2023-04-21T04:51:00Z">
        <w:r>
          <w:t xml:space="preserve"> (also known as H.265)</w:t>
        </w:r>
      </w:ins>
    </w:p>
    <w:p w14:paraId="1DCCE9F3" w14:textId="77777777" w:rsidR="006D19AA" w:rsidRPr="00596DFC" w:rsidRDefault="006D19AA" w:rsidP="006D19AA">
      <w:r w:rsidRPr="00596DFC">
        <w:t>HFC</w:t>
      </w:r>
      <w:r w:rsidRPr="00596DFC">
        <w:tab/>
      </w:r>
      <w:r w:rsidRPr="00596DFC">
        <w:tab/>
        <w:t>Hybrid Fibre/Coax</w:t>
      </w:r>
    </w:p>
    <w:p w14:paraId="5937E12C" w14:textId="77777777" w:rsidR="006D19AA" w:rsidRPr="00596DFC" w:rsidRDefault="006D19AA" w:rsidP="006D19AA">
      <w:r w:rsidRPr="00596DFC">
        <w:t>HLS</w:t>
      </w:r>
      <w:r w:rsidRPr="00596DFC">
        <w:tab/>
      </w:r>
      <w:r w:rsidRPr="00596DFC">
        <w:tab/>
        <w:t>HTTP Live Streaming</w:t>
      </w:r>
    </w:p>
    <w:p w14:paraId="4FC64347" w14:textId="79C152DD" w:rsidR="006D19AA" w:rsidRPr="00596DFC" w:rsidRDefault="006D19AA" w:rsidP="006D19AA">
      <w:r w:rsidRPr="00596DFC">
        <w:t>HTML</w:t>
      </w:r>
      <w:r w:rsidRPr="00596DFC">
        <w:tab/>
      </w:r>
      <w:r w:rsidR="00A328D6" w:rsidRPr="00596DFC">
        <w:tab/>
      </w:r>
      <w:r w:rsidRPr="00596DFC">
        <w:t>Hypertext Mark</w:t>
      </w:r>
      <w:r w:rsidR="008B798B" w:rsidRPr="00596DFC">
        <w:t>-</w:t>
      </w:r>
      <w:r w:rsidRPr="00596DFC">
        <w:t>up Language</w:t>
      </w:r>
    </w:p>
    <w:p w14:paraId="040FE306" w14:textId="793C953A" w:rsidR="006D19AA" w:rsidRPr="00596DFC" w:rsidRDefault="006D19AA" w:rsidP="006D19AA">
      <w:r w:rsidRPr="00596DFC">
        <w:t>HTTP</w:t>
      </w:r>
      <w:r w:rsidRPr="00596DFC">
        <w:tab/>
      </w:r>
      <w:r w:rsidR="00A328D6" w:rsidRPr="00596DFC">
        <w:tab/>
      </w:r>
      <w:r w:rsidRPr="00596DFC">
        <w:t>Hyper Text Transport Protocol </w:t>
      </w:r>
    </w:p>
    <w:p w14:paraId="708503B1" w14:textId="2435BA5F" w:rsidR="006D19AA" w:rsidRPr="00596DFC" w:rsidRDefault="006D19AA" w:rsidP="006D19AA">
      <w:r w:rsidRPr="00596DFC">
        <w:t>ICMP</w:t>
      </w:r>
      <w:r w:rsidRPr="00596DFC">
        <w:tab/>
      </w:r>
      <w:r w:rsidR="00A328D6" w:rsidRPr="00596DFC">
        <w:tab/>
      </w:r>
      <w:r w:rsidRPr="00596DFC">
        <w:t>Internet Control Messages Protocol </w:t>
      </w:r>
    </w:p>
    <w:p w14:paraId="39EB8514" w14:textId="3C3BA25B" w:rsidR="006D19AA" w:rsidRPr="00596DFC" w:rsidRDefault="006D19AA" w:rsidP="006D19AA">
      <w:r w:rsidRPr="00596DFC">
        <w:t>IGMP</w:t>
      </w:r>
      <w:r w:rsidRPr="00596DFC">
        <w:tab/>
      </w:r>
      <w:r w:rsidR="00A328D6" w:rsidRPr="00596DFC">
        <w:tab/>
      </w:r>
      <w:r w:rsidRPr="00596DFC">
        <w:t>Internet Group Management Protocol </w:t>
      </w:r>
    </w:p>
    <w:p w14:paraId="1B5D19C6" w14:textId="77777777" w:rsidR="006D19AA" w:rsidRPr="00596DFC" w:rsidRDefault="006D19AA" w:rsidP="006D19AA">
      <w:r w:rsidRPr="00596DFC">
        <w:t>IP</w:t>
      </w:r>
      <w:r w:rsidRPr="00596DFC">
        <w:tab/>
      </w:r>
      <w:r w:rsidRPr="00596DFC">
        <w:tab/>
        <w:t>Internet Protocol</w:t>
      </w:r>
    </w:p>
    <w:p w14:paraId="30151FC3" w14:textId="4F6ADEC2" w:rsidR="007E2B3D" w:rsidRPr="00596DFC" w:rsidRDefault="007E2B3D" w:rsidP="006D19AA">
      <w:r w:rsidRPr="00596DFC">
        <w:t>IPTV</w:t>
      </w:r>
      <w:r w:rsidRPr="00596DFC">
        <w:tab/>
      </w:r>
      <w:r w:rsidRPr="00596DFC">
        <w:tab/>
        <w:t>Internet Protocol Television</w:t>
      </w:r>
    </w:p>
    <w:p w14:paraId="5DB27BAC" w14:textId="772D4654" w:rsidR="006D19AA" w:rsidRPr="00596DFC" w:rsidRDefault="006D19AA" w:rsidP="006D19AA">
      <w:r w:rsidRPr="00596DFC">
        <w:t>IPv4</w:t>
      </w:r>
      <w:r w:rsidRPr="00596DFC">
        <w:tab/>
      </w:r>
      <w:r w:rsidRPr="00596DFC">
        <w:tab/>
        <w:t>Internet Protocol</w:t>
      </w:r>
      <w:r w:rsidR="00A328D6" w:rsidRPr="00596DFC">
        <w:t xml:space="preserve"> </w:t>
      </w:r>
      <w:r w:rsidRPr="00596DFC">
        <w:t>Version 4</w:t>
      </w:r>
    </w:p>
    <w:p w14:paraId="233F5EE9" w14:textId="77777777" w:rsidR="006D19AA" w:rsidRPr="00596DFC" w:rsidRDefault="006D19AA" w:rsidP="006D19AA">
      <w:r w:rsidRPr="00596DFC">
        <w:t>IPv6</w:t>
      </w:r>
      <w:r w:rsidRPr="00596DFC">
        <w:tab/>
      </w:r>
      <w:r w:rsidRPr="00596DFC">
        <w:tab/>
        <w:t>Internet Protocol Version 6</w:t>
      </w:r>
    </w:p>
    <w:p w14:paraId="273D254D" w14:textId="77777777" w:rsidR="006D19AA" w:rsidRPr="00596DFC" w:rsidRDefault="006D19AA" w:rsidP="006D19AA">
      <w:r w:rsidRPr="00596DFC">
        <w:t>LAN</w:t>
      </w:r>
      <w:r w:rsidRPr="00596DFC">
        <w:tab/>
      </w:r>
      <w:r w:rsidRPr="00596DFC">
        <w:tab/>
        <w:t>Local Area Network</w:t>
      </w:r>
    </w:p>
    <w:p w14:paraId="6FCCCA65" w14:textId="561AD822" w:rsidR="006D19AA" w:rsidRPr="00596DFC" w:rsidRDefault="006D19AA" w:rsidP="006D19AA">
      <w:r w:rsidRPr="00596DFC">
        <w:t>LCN</w:t>
      </w:r>
      <w:r w:rsidR="004A6B6A" w:rsidRPr="00596DFC">
        <w:tab/>
      </w:r>
      <w:r w:rsidRPr="00596DFC">
        <w:tab/>
        <w:t>Logical Channel Number</w:t>
      </w:r>
    </w:p>
    <w:p w14:paraId="1E7D7337" w14:textId="77777777" w:rsidR="006D19AA" w:rsidRPr="00596DFC" w:rsidRDefault="006D19AA" w:rsidP="006D19AA">
      <w:r w:rsidRPr="00596DFC">
        <w:lastRenderedPageBreak/>
        <w:t>LED</w:t>
      </w:r>
      <w:r w:rsidRPr="00596DFC">
        <w:tab/>
      </w:r>
      <w:r w:rsidRPr="00596DFC">
        <w:tab/>
        <w:t>Light Emitting Diode</w:t>
      </w:r>
    </w:p>
    <w:p w14:paraId="1AAC6A24" w14:textId="573F2454" w:rsidR="00851F0D" w:rsidRPr="00596DFC" w:rsidRDefault="00851F0D" w:rsidP="006D19AA">
      <w:r w:rsidRPr="00596DFC">
        <w:t>LNB</w:t>
      </w:r>
      <w:r w:rsidRPr="00596DFC">
        <w:tab/>
      </w:r>
      <w:r w:rsidRPr="00596DFC">
        <w:tab/>
        <w:t>Low Noise Block</w:t>
      </w:r>
    </w:p>
    <w:p w14:paraId="4DB9B575" w14:textId="77777777" w:rsidR="006D19AA" w:rsidRPr="00596DFC" w:rsidRDefault="006D19AA" w:rsidP="006D19AA">
      <w:r w:rsidRPr="00596DFC">
        <w:t>OS</w:t>
      </w:r>
      <w:r w:rsidRPr="00596DFC">
        <w:tab/>
      </w:r>
      <w:r w:rsidRPr="00596DFC">
        <w:tab/>
        <w:t>Operating System</w:t>
      </w:r>
    </w:p>
    <w:p w14:paraId="68733759" w14:textId="04D5E615" w:rsidR="006D19AA" w:rsidRPr="00596DFC" w:rsidRDefault="006D19AA" w:rsidP="006D19AA">
      <w:r w:rsidRPr="00596DFC">
        <w:t>OSD</w:t>
      </w:r>
      <w:r w:rsidRPr="00596DFC">
        <w:tab/>
      </w:r>
      <w:r w:rsidR="00A328D6" w:rsidRPr="00596DFC">
        <w:tab/>
      </w:r>
      <w:r w:rsidRPr="00596DFC">
        <w:t>On Screen Display</w:t>
      </w:r>
    </w:p>
    <w:p w14:paraId="271F361D" w14:textId="77777777" w:rsidR="006D19AA" w:rsidRPr="00596DFC" w:rsidRDefault="006D19AA" w:rsidP="006D19AA">
      <w:r w:rsidRPr="00596DFC">
        <w:t>OTA</w:t>
      </w:r>
      <w:r w:rsidRPr="00596DFC">
        <w:tab/>
      </w:r>
      <w:r w:rsidRPr="00596DFC">
        <w:tab/>
        <w:t>Over the Air</w:t>
      </w:r>
    </w:p>
    <w:p w14:paraId="01CF8569" w14:textId="07A375FE" w:rsidR="00911FB8" w:rsidRPr="00596DFC" w:rsidRDefault="00911FB8" w:rsidP="006D19AA">
      <w:r w:rsidRPr="00596DFC">
        <w:t>OTT</w:t>
      </w:r>
      <w:r w:rsidRPr="00596DFC">
        <w:tab/>
      </w:r>
      <w:r w:rsidRPr="00596DFC">
        <w:tab/>
      </w:r>
      <w:proofErr w:type="gramStart"/>
      <w:r w:rsidRPr="00596DFC">
        <w:t>Over</w:t>
      </w:r>
      <w:proofErr w:type="gramEnd"/>
      <w:r w:rsidRPr="00596DFC">
        <w:t xml:space="preserve"> The Top</w:t>
      </w:r>
    </w:p>
    <w:p w14:paraId="736BB5C6" w14:textId="77777777" w:rsidR="006D19AA" w:rsidRPr="00596DFC" w:rsidRDefault="006D19AA" w:rsidP="006D19AA">
      <w:r w:rsidRPr="00596DFC">
        <w:t>PCM</w:t>
      </w:r>
      <w:r w:rsidRPr="00596DFC">
        <w:tab/>
      </w:r>
      <w:r w:rsidRPr="00596DFC">
        <w:tab/>
        <w:t>Pulse Code Modulation</w:t>
      </w:r>
    </w:p>
    <w:p w14:paraId="06295276" w14:textId="77777777" w:rsidR="006D19AA" w:rsidRPr="00596DFC" w:rsidRDefault="006D19AA" w:rsidP="006D19AA">
      <w:r w:rsidRPr="00596DFC">
        <w:t>PID</w:t>
      </w:r>
      <w:r w:rsidRPr="00596DFC">
        <w:tab/>
      </w:r>
      <w:r w:rsidRPr="00596DFC">
        <w:tab/>
        <w:t>Packet Identifier</w:t>
      </w:r>
    </w:p>
    <w:p w14:paraId="7A4D3123" w14:textId="77777777" w:rsidR="006D19AA" w:rsidRPr="00596DFC" w:rsidRDefault="006D19AA" w:rsidP="006D19AA">
      <w:r w:rsidRPr="00596DFC">
        <w:t>PIN</w:t>
      </w:r>
      <w:r w:rsidRPr="00596DFC">
        <w:tab/>
      </w:r>
      <w:r w:rsidRPr="00596DFC">
        <w:tab/>
        <w:t>Personal Identification Number</w:t>
      </w:r>
    </w:p>
    <w:p w14:paraId="7E62F55C" w14:textId="45B7FF99" w:rsidR="006D19AA" w:rsidRPr="00596DFC" w:rsidRDefault="006D19AA" w:rsidP="006D19AA">
      <w:r w:rsidRPr="00596DFC">
        <w:t>PIP</w:t>
      </w:r>
      <w:r w:rsidRPr="00596DFC">
        <w:tab/>
      </w:r>
      <w:r w:rsidRPr="00596DFC">
        <w:tab/>
        <w:t xml:space="preserve">Picture </w:t>
      </w:r>
      <w:r w:rsidR="00C2057E" w:rsidRPr="00596DFC">
        <w:t>i</w:t>
      </w:r>
      <w:r w:rsidRPr="00596DFC">
        <w:t>n Picture</w:t>
      </w:r>
    </w:p>
    <w:p w14:paraId="356BCF1F" w14:textId="77777777" w:rsidR="006D19AA" w:rsidRPr="00596DFC" w:rsidRDefault="006D19AA" w:rsidP="006D19AA">
      <w:r w:rsidRPr="00596DFC">
        <w:t>PPV</w:t>
      </w:r>
      <w:r w:rsidRPr="00596DFC">
        <w:tab/>
      </w:r>
      <w:r w:rsidRPr="00596DFC">
        <w:tab/>
        <w:t>Pay Per View</w:t>
      </w:r>
    </w:p>
    <w:p w14:paraId="03F5A61E" w14:textId="77777777" w:rsidR="006D19AA" w:rsidRPr="00596DFC" w:rsidRDefault="006D19AA" w:rsidP="006D19AA">
      <w:r w:rsidRPr="00596DFC">
        <w:t>PSU</w:t>
      </w:r>
      <w:r w:rsidRPr="00596DFC">
        <w:tab/>
      </w:r>
      <w:r w:rsidRPr="00596DFC">
        <w:tab/>
        <w:t>Power Supply Unit </w:t>
      </w:r>
    </w:p>
    <w:p w14:paraId="08C28510" w14:textId="4C863B91" w:rsidR="00600E15" w:rsidRPr="00596DFC" w:rsidRDefault="00600E15" w:rsidP="006D19AA">
      <w:r w:rsidRPr="00596DFC">
        <w:t>PVR</w:t>
      </w:r>
      <w:r w:rsidRPr="00596DFC">
        <w:tab/>
      </w:r>
      <w:r w:rsidRPr="00596DFC">
        <w:tab/>
        <w:t>Personal Video Recorder</w:t>
      </w:r>
    </w:p>
    <w:p w14:paraId="01F275D0" w14:textId="77777777" w:rsidR="006D19AA" w:rsidRPr="00596DFC" w:rsidRDefault="006D19AA" w:rsidP="006D19AA">
      <w:r w:rsidRPr="00596DFC">
        <w:t>QoS</w:t>
      </w:r>
      <w:r w:rsidRPr="00596DFC">
        <w:tab/>
      </w:r>
      <w:r w:rsidRPr="00596DFC">
        <w:tab/>
        <w:t>Quality of Service</w:t>
      </w:r>
    </w:p>
    <w:p w14:paraId="4D9E66C8" w14:textId="77777777" w:rsidR="006D19AA" w:rsidRPr="00596DFC" w:rsidRDefault="006D19AA" w:rsidP="006D19AA">
      <w:r w:rsidRPr="00596DFC">
        <w:t>RAM</w:t>
      </w:r>
      <w:r w:rsidRPr="00596DFC">
        <w:tab/>
      </w:r>
      <w:r w:rsidRPr="00596DFC">
        <w:tab/>
        <w:t>Random Access Memory</w:t>
      </w:r>
    </w:p>
    <w:p w14:paraId="524CA7E3" w14:textId="77777777" w:rsidR="006D19AA" w:rsidRPr="00596DFC" w:rsidRDefault="006D19AA" w:rsidP="006D19AA">
      <w:r w:rsidRPr="00596DFC">
        <w:t>RCU</w:t>
      </w:r>
      <w:r w:rsidRPr="00596DFC">
        <w:tab/>
      </w:r>
      <w:r w:rsidRPr="00596DFC">
        <w:tab/>
        <w:t>Remote Control Unit</w:t>
      </w:r>
    </w:p>
    <w:p w14:paraId="61D19657" w14:textId="77777777" w:rsidR="006D19AA" w:rsidRPr="00596DFC" w:rsidRDefault="006D19AA" w:rsidP="006D19AA">
      <w:r w:rsidRPr="00596DFC">
        <w:t>RF</w:t>
      </w:r>
      <w:r w:rsidRPr="00596DFC">
        <w:tab/>
      </w:r>
      <w:r w:rsidRPr="00596DFC">
        <w:tab/>
        <w:t>Radio Frequency</w:t>
      </w:r>
    </w:p>
    <w:p w14:paraId="40817081" w14:textId="326ADD35" w:rsidR="006D19AA" w:rsidRPr="00596DFC" w:rsidRDefault="006D19AA" w:rsidP="006D19AA">
      <w:r w:rsidRPr="00596DFC">
        <w:t>ROM</w:t>
      </w:r>
      <w:r w:rsidRPr="00596DFC">
        <w:tab/>
      </w:r>
      <w:r w:rsidRPr="00596DFC">
        <w:tab/>
        <w:t>Read Only Memory</w:t>
      </w:r>
    </w:p>
    <w:p w14:paraId="40C5EA17" w14:textId="3CB285F8" w:rsidR="006D19AA" w:rsidRPr="00596DFC" w:rsidRDefault="006D19AA" w:rsidP="006D19AA">
      <w:r w:rsidRPr="00596DFC">
        <w:t>RTCP</w:t>
      </w:r>
      <w:r w:rsidRPr="00596DFC">
        <w:tab/>
      </w:r>
      <w:r w:rsidR="00A328D6" w:rsidRPr="00596DFC">
        <w:tab/>
      </w:r>
      <w:r w:rsidRPr="00596DFC">
        <w:t>RTP Control Protocol</w:t>
      </w:r>
    </w:p>
    <w:p w14:paraId="03B25D69" w14:textId="77777777" w:rsidR="006D19AA" w:rsidRPr="00596DFC" w:rsidRDefault="006D19AA" w:rsidP="006D19AA">
      <w:r w:rsidRPr="00596DFC">
        <w:t>RTP</w:t>
      </w:r>
      <w:r w:rsidRPr="00596DFC">
        <w:tab/>
      </w:r>
      <w:r w:rsidRPr="00596DFC">
        <w:tab/>
        <w:t>Real-Time Protocol </w:t>
      </w:r>
    </w:p>
    <w:p w14:paraId="6CB62B95" w14:textId="246E7606" w:rsidR="006D19AA" w:rsidRPr="00596DFC" w:rsidRDefault="006D19AA" w:rsidP="006D19AA">
      <w:r w:rsidRPr="00596DFC">
        <w:t>RTSP</w:t>
      </w:r>
      <w:r w:rsidRPr="00596DFC">
        <w:tab/>
      </w:r>
      <w:r w:rsidR="00A328D6" w:rsidRPr="00596DFC">
        <w:tab/>
      </w:r>
      <w:r w:rsidRPr="00596DFC">
        <w:t>Real Time Streaming Protocol</w:t>
      </w:r>
    </w:p>
    <w:p w14:paraId="23B2D3F0" w14:textId="77777777" w:rsidR="006D19AA" w:rsidRPr="00596DFC" w:rsidRDefault="006D19AA" w:rsidP="006D19AA">
      <w:r w:rsidRPr="00596DFC">
        <w:t>SDK</w:t>
      </w:r>
      <w:r w:rsidRPr="00596DFC">
        <w:tab/>
      </w:r>
      <w:r w:rsidRPr="00596DFC">
        <w:tab/>
        <w:t>Software Development Kit</w:t>
      </w:r>
    </w:p>
    <w:p w14:paraId="1E796BBE" w14:textId="77777777" w:rsidR="006D19AA" w:rsidRDefault="006D19AA" w:rsidP="006D19AA">
      <w:pPr>
        <w:rPr>
          <w:ins w:id="93" w:author="Saha, Paritosh" w:date="2023-04-21T05:04:00Z"/>
        </w:rPr>
      </w:pPr>
      <w:r w:rsidRPr="00596DFC">
        <w:t>SDP</w:t>
      </w:r>
      <w:r w:rsidRPr="00596DFC">
        <w:tab/>
      </w:r>
      <w:r w:rsidRPr="00596DFC">
        <w:tab/>
        <w:t>Service Delivery Platform</w:t>
      </w:r>
    </w:p>
    <w:p w14:paraId="095B2B73" w14:textId="4A47BB2B" w:rsidR="00F1092C" w:rsidRPr="00596DFC" w:rsidRDefault="00F1092C" w:rsidP="006D19AA">
      <w:ins w:id="94" w:author="Saha, Paritosh" w:date="2023-04-21T05:04:00Z">
        <w:r>
          <w:t>SDR</w:t>
        </w:r>
        <w:r>
          <w:tab/>
        </w:r>
        <w:r>
          <w:tab/>
          <w:t>Standard Dynamic Range</w:t>
        </w:r>
      </w:ins>
    </w:p>
    <w:p w14:paraId="33270B6D" w14:textId="512D92ED" w:rsidR="006D19AA" w:rsidRPr="00596DFC" w:rsidRDefault="006D19AA" w:rsidP="006D19AA">
      <w:r w:rsidRPr="00596DFC">
        <w:t>SID</w:t>
      </w:r>
      <w:r w:rsidRPr="00596DFC">
        <w:tab/>
      </w:r>
      <w:r w:rsidRPr="00596DFC">
        <w:tab/>
        <w:t>Service Identifier </w:t>
      </w:r>
    </w:p>
    <w:p w14:paraId="7BEE1F4C" w14:textId="21D28614" w:rsidR="006D19AA" w:rsidRPr="00596DFC" w:rsidRDefault="006D19AA" w:rsidP="006D19AA">
      <w:r w:rsidRPr="00596DFC">
        <w:t>SNMP</w:t>
      </w:r>
      <w:r w:rsidRPr="00596DFC">
        <w:tab/>
      </w:r>
      <w:r w:rsidR="00A328D6" w:rsidRPr="00596DFC">
        <w:tab/>
      </w:r>
      <w:r w:rsidRPr="00596DFC">
        <w:t>Simple Network Management Protocol</w:t>
      </w:r>
    </w:p>
    <w:p w14:paraId="7933AA7B" w14:textId="77777777" w:rsidR="006D19AA" w:rsidRPr="00596DFC" w:rsidRDefault="006D19AA" w:rsidP="006D19AA">
      <w:r w:rsidRPr="00596DFC">
        <w:t>SNS</w:t>
      </w:r>
      <w:r w:rsidRPr="00596DFC">
        <w:tab/>
      </w:r>
      <w:r w:rsidRPr="00596DFC">
        <w:tab/>
        <w:t>Social Network Service</w:t>
      </w:r>
    </w:p>
    <w:p w14:paraId="4E2024E6" w14:textId="0A9CB339" w:rsidR="006D19AA" w:rsidRPr="00596DFC" w:rsidRDefault="006D19AA" w:rsidP="006D19AA">
      <w:r w:rsidRPr="00596DFC">
        <w:t>SOC</w:t>
      </w:r>
      <w:r w:rsidRPr="00596DFC">
        <w:tab/>
      </w:r>
      <w:r w:rsidRPr="00596DFC">
        <w:tab/>
        <w:t xml:space="preserve">System </w:t>
      </w:r>
      <w:r w:rsidR="000933E3" w:rsidRPr="00596DFC">
        <w:t>o</w:t>
      </w:r>
      <w:r w:rsidRPr="00596DFC">
        <w:t>n a Chi</w:t>
      </w:r>
      <w:r w:rsidRPr="00596DFC">
        <w:rPr>
          <w:lang w:eastAsia="zh-CN"/>
        </w:rPr>
        <w:t>p</w:t>
      </w:r>
    </w:p>
    <w:p w14:paraId="42345AE7" w14:textId="77777777" w:rsidR="006D19AA" w:rsidRPr="00596DFC" w:rsidRDefault="006D19AA" w:rsidP="006D19AA">
      <w:r w:rsidRPr="00596DFC">
        <w:t>SSL</w:t>
      </w:r>
      <w:r w:rsidRPr="00596DFC">
        <w:tab/>
      </w:r>
      <w:r w:rsidRPr="00596DFC">
        <w:tab/>
        <w:t>Secure Sockets Layer</w:t>
      </w:r>
    </w:p>
    <w:p w14:paraId="6D903777" w14:textId="77777777" w:rsidR="006D19AA" w:rsidRPr="00596DFC" w:rsidRDefault="006D19AA" w:rsidP="006D19AA">
      <w:r w:rsidRPr="00596DFC">
        <w:t>SSU</w:t>
      </w:r>
      <w:r w:rsidRPr="00596DFC">
        <w:tab/>
      </w:r>
      <w:r w:rsidRPr="00596DFC">
        <w:tab/>
        <w:t>System Software Update</w:t>
      </w:r>
    </w:p>
    <w:p w14:paraId="50ACD17B" w14:textId="6F33DBC2" w:rsidR="006D19AA" w:rsidRPr="00596DFC" w:rsidRDefault="006D19AA" w:rsidP="006D19AA">
      <w:r w:rsidRPr="00596DFC">
        <w:t>STB</w:t>
      </w:r>
      <w:r w:rsidRPr="00596DFC">
        <w:tab/>
      </w:r>
      <w:r w:rsidRPr="00596DFC">
        <w:tab/>
      </w:r>
      <w:r w:rsidR="007D78CB" w:rsidRPr="00596DFC">
        <w:t>Set-</w:t>
      </w:r>
      <w:r w:rsidR="00556B23" w:rsidRPr="00596DFC">
        <w:t>Top B</w:t>
      </w:r>
      <w:r w:rsidRPr="00596DFC">
        <w:t>ox</w:t>
      </w:r>
    </w:p>
    <w:p w14:paraId="10ED4243" w14:textId="77777777" w:rsidR="006D19AA" w:rsidRPr="00596DFC" w:rsidRDefault="006D19AA" w:rsidP="006D19AA">
      <w:r w:rsidRPr="00596DFC">
        <w:t>TCP</w:t>
      </w:r>
      <w:r w:rsidRPr="00596DFC">
        <w:tab/>
      </w:r>
      <w:r w:rsidRPr="00596DFC">
        <w:tab/>
        <w:t>Transmission Control Protocol </w:t>
      </w:r>
    </w:p>
    <w:p w14:paraId="7913D15D" w14:textId="70FC804A" w:rsidR="006D19AA" w:rsidRPr="00596DFC" w:rsidRDefault="006D19AA" w:rsidP="006D19AA">
      <w:r w:rsidRPr="00596DFC">
        <w:t>TDES</w:t>
      </w:r>
      <w:r w:rsidRPr="00596DFC">
        <w:tab/>
      </w:r>
      <w:r w:rsidR="00A328D6" w:rsidRPr="00596DFC">
        <w:tab/>
      </w:r>
      <w:r w:rsidRPr="00596DFC">
        <w:t>Triple Data Encryption Standard</w:t>
      </w:r>
    </w:p>
    <w:p w14:paraId="0853D280" w14:textId="77777777" w:rsidR="006D19AA" w:rsidRPr="00596DFC" w:rsidRDefault="006D19AA" w:rsidP="006D19AA">
      <w:r w:rsidRPr="00596DFC">
        <w:t>TDT</w:t>
      </w:r>
      <w:r w:rsidRPr="00596DFC">
        <w:tab/>
      </w:r>
      <w:r w:rsidRPr="00596DFC">
        <w:tab/>
        <w:t>Time Date Table</w:t>
      </w:r>
    </w:p>
    <w:p w14:paraId="12BF39C4" w14:textId="77777777" w:rsidR="006D19AA" w:rsidRPr="00596DFC" w:rsidRDefault="006D19AA" w:rsidP="006D19AA">
      <w:r w:rsidRPr="00596DFC">
        <w:t>TOT</w:t>
      </w:r>
      <w:r w:rsidRPr="00596DFC">
        <w:tab/>
      </w:r>
      <w:r w:rsidRPr="00596DFC">
        <w:tab/>
        <w:t>Time of Transmission</w:t>
      </w:r>
    </w:p>
    <w:p w14:paraId="4D17CFB2" w14:textId="77777777" w:rsidR="006D19AA" w:rsidRPr="00596DFC" w:rsidRDefault="006D19AA" w:rsidP="006D19AA">
      <w:r w:rsidRPr="00596DFC">
        <w:t>TP</w:t>
      </w:r>
      <w:r w:rsidRPr="00596DFC">
        <w:tab/>
      </w:r>
      <w:r w:rsidRPr="00596DFC">
        <w:tab/>
        <w:t>Transponder</w:t>
      </w:r>
    </w:p>
    <w:p w14:paraId="2587C20C" w14:textId="69069643" w:rsidR="006D19AA" w:rsidRDefault="009943CA" w:rsidP="006D19AA">
      <w:pPr>
        <w:rPr>
          <w:ins w:id="95" w:author="Saha, Paritosh" w:date="2023-04-21T05:03:00Z"/>
        </w:rPr>
      </w:pPr>
      <w:r w:rsidRPr="00596DFC">
        <w:t>UDP</w:t>
      </w:r>
      <w:r w:rsidRPr="00596DFC">
        <w:tab/>
      </w:r>
      <w:r w:rsidRPr="00596DFC">
        <w:tab/>
        <w:t>User Datagram Protocol</w:t>
      </w:r>
    </w:p>
    <w:p w14:paraId="66B7F521" w14:textId="5CC8A9BA" w:rsidR="00F1092C" w:rsidRPr="00596DFC" w:rsidRDefault="00F1092C" w:rsidP="006D19AA">
      <w:ins w:id="96" w:author="Saha, Paritosh" w:date="2023-04-21T05:03:00Z">
        <w:r>
          <w:lastRenderedPageBreak/>
          <w:t>UHD</w:t>
        </w:r>
        <w:r>
          <w:tab/>
        </w:r>
        <w:r>
          <w:tab/>
          <w:t>Ultra High Definition</w:t>
        </w:r>
      </w:ins>
    </w:p>
    <w:p w14:paraId="642C0CCA" w14:textId="77777777" w:rsidR="006D19AA" w:rsidRPr="00596DFC" w:rsidRDefault="006D19AA" w:rsidP="006D19AA">
      <w:r w:rsidRPr="00596DFC">
        <w:t>UI</w:t>
      </w:r>
      <w:r w:rsidRPr="00596DFC">
        <w:tab/>
      </w:r>
      <w:r w:rsidRPr="00596DFC">
        <w:tab/>
        <w:t>User Interface</w:t>
      </w:r>
    </w:p>
    <w:p w14:paraId="08F397B3" w14:textId="77777777" w:rsidR="006D19AA" w:rsidRPr="00596DFC" w:rsidRDefault="006D19AA" w:rsidP="006D19AA">
      <w:r w:rsidRPr="00596DFC">
        <w:t>UPnP</w:t>
      </w:r>
      <w:r w:rsidRPr="00596DFC">
        <w:tab/>
      </w:r>
      <w:r w:rsidRPr="00596DFC">
        <w:tab/>
        <w:t>Universal Plug and Play</w:t>
      </w:r>
    </w:p>
    <w:p w14:paraId="040F5A3D" w14:textId="77777777" w:rsidR="006D19AA" w:rsidRPr="00596DFC" w:rsidRDefault="006D19AA" w:rsidP="006D19AA">
      <w:r w:rsidRPr="00596DFC">
        <w:t>URI</w:t>
      </w:r>
      <w:r w:rsidRPr="00596DFC">
        <w:tab/>
      </w:r>
      <w:r w:rsidRPr="00596DFC">
        <w:tab/>
        <w:t>User Right Information</w:t>
      </w:r>
    </w:p>
    <w:p w14:paraId="76D3587C" w14:textId="21202FCB" w:rsidR="00851F0D" w:rsidRPr="00596DFC" w:rsidRDefault="00851F0D" w:rsidP="006D19AA">
      <w:r w:rsidRPr="00596DFC">
        <w:t>USB</w:t>
      </w:r>
      <w:r w:rsidRPr="00596DFC">
        <w:tab/>
      </w:r>
      <w:r w:rsidRPr="00596DFC">
        <w:tab/>
        <w:t>Universal Serial Bus</w:t>
      </w:r>
    </w:p>
    <w:p w14:paraId="5C059014" w14:textId="389455E4" w:rsidR="006D19AA" w:rsidRDefault="006D19AA" w:rsidP="006D19AA">
      <w:pPr>
        <w:rPr>
          <w:ins w:id="97" w:author="Saha, Paritosh" w:date="2023-04-21T04:55:00Z"/>
        </w:rPr>
      </w:pPr>
      <w:r w:rsidRPr="00596DFC">
        <w:t>VOD</w:t>
      </w:r>
      <w:r w:rsidRPr="00596DFC">
        <w:tab/>
      </w:r>
      <w:r w:rsidRPr="00596DFC">
        <w:tab/>
        <w:t xml:space="preserve">Video </w:t>
      </w:r>
      <w:r w:rsidR="000933E3" w:rsidRPr="00596DFC">
        <w:t>o</w:t>
      </w:r>
      <w:r w:rsidRPr="00596DFC">
        <w:t>n Demand</w:t>
      </w:r>
    </w:p>
    <w:p w14:paraId="180F8774" w14:textId="67443FF3" w:rsidR="006D19AA" w:rsidRPr="00596DFC" w:rsidRDefault="006D19AA" w:rsidP="006D19AA">
      <w:r w:rsidRPr="00596DFC">
        <w:t>WAN</w:t>
      </w:r>
      <w:r w:rsidRPr="00596DFC">
        <w:tab/>
      </w:r>
      <w:r w:rsidR="00A328D6" w:rsidRPr="00596DFC">
        <w:tab/>
      </w:r>
      <w:r w:rsidRPr="00596DFC">
        <w:t>Wide Area Network</w:t>
      </w:r>
    </w:p>
    <w:p w14:paraId="26CC3539" w14:textId="3D312F6D" w:rsidR="006D19AA" w:rsidRPr="00596DFC" w:rsidRDefault="00B434D4" w:rsidP="004A6B6A">
      <w:pPr>
        <w:pStyle w:val="Heading1"/>
      </w:pPr>
      <w:bookmarkStart w:id="98" w:name="_Toc508611981"/>
      <w:bookmarkStart w:id="99" w:name="_Toc510518590"/>
      <w:bookmarkStart w:id="100" w:name="_Toc510519028"/>
      <w:bookmarkStart w:id="101" w:name="_Toc512688919"/>
      <w:bookmarkStart w:id="102" w:name="_Toc4662166"/>
      <w:bookmarkStart w:id="103" w:name="_Toc5895110"/>
      <w:bookmarkStart w:id="104" w:name="_Toc7503404"/>
      <w:r w:rsidRPr="00596DFC">
        <w:t>5</w:t>
      </w:r>
      <w:r w:rsidRPr="00596DFC">
        <w:tab/>
      </w:r>
      <w:r w:rsidR="006D19AA" w:rsidRPr="00596DFC">
        <w:t>Conventions</w:t>
      </w:r>
      <w:bookmarkEnd w:id="98"/>
      <w:bookmarkEnd w:id="99"/>
      <w:bookmarkEnd w:id="100"/>
      <w:bookmarkEnd w:id="101"/>
      <w:bookmarkEnd w:id="102"/>
      <w:bookmarkEnd w:id="103"/>
      <w:bookmarkEnd w:id="104"/>
    </w:p>
    <w:p w14:paraId="03229B82" w14:textId="77777777" w:rsidR="006D19AA" w:rsidRPr="00596DFC" w:rsidRDefault="006D19AA" w:rsidP="006D19AA">
      <w:pPr>
        <w:keepNext/>
        <w:keepLines/>
        <w:rPr>
          <w:lang w:eastAsia="zh-CN"/>
        </w:rPr>
      </w:pPr>
      <w:r w:rsidRPr="00596DFC">
        <w:rPr>
          <w:lang w:eastAsia="zh-CN"/>
        </w:rPr>
        <w:t>In this Recommendation:</w:t>
      </w:r>
    </w:p>
    <w:p w14:paraId="61B48EDC" w14:textId="756CF5AD" w:rsidR="006D19AA" w:rsidRPr="00596DFC" w:rsidRDefault="006D19AA" w:rsidP="006D19AA">
      <w:pPr>
        <w:keepNext/>
        <w:keepLines/>
        <w:rPr>
          <w:lang w:eastAsia="zh-CN" w:bidi="he-IL"/>
        </w:rPr>
      </w:pPr>
      <w:r w:rsidRPr="00596DFC">
        <w:rPr>
          <w:lang w:eastAsia="ko-KR" w:bidi="he-IL"/>
        </w:rPr>
        <w:t xml:space="preserve">The phrase </w:t>
      </w:r>
      <w:r w:rsidR="009943CA" w:rsidRPr="00596DFC">
        <w:rPr>
          <w:lang w:eastAsia="ko-KR" w:bidi="he-IL"/>
        </w:rPr>
        <w:t>"</w:t>
      </w:r>
      <w:r w:rsidRPr="00596DFC">
        <w:rPr>
          <w:bCs/>
          <w:lang w:eastAsia="ko-KR" w:bidi="he-IL"/>
        </w:rPr>
        <w:t>is required to</w:t>
      </w:r>
      <w:r w:rsidR="009943CA" w:rsidRPr="00596DFC">
        <w:rPr>
          <w:lang w:eastAsia="ko-KR" w:bidi="he-IL"/>
        </w:rPr>
        <w:t>"</w:t>
      </w:r>
      <w:r w:rsidRPr="00596DFC">
        <w:rPr>
          <w:b/>
          <w:bCs/>
          <w:lang w:eastAsia="ko-KR" w:bidi="he-IL"/>
        </w:rPr>
        <w:t xml:space="preserve"> </w:t>
      </w:r>
      <w:r w:rsidRPr="00596DFC">
        <w:rPr>
          <w:lang w:eastAsia="ko-KR" w:bidi="he-IL"/>
        </w:rPr>
        <w:t>indicates a requirement which must be strictly followed and from which no deviation is permitted if conformity with this document is to be claimed.</w:t>
      </w:r>
    </w:p>
    <w:p w14:paraId="66D97672" w14:textId="56EDCDDD" w:rsidR="006D19AA" w:rsidRPr="00596DFC" w:rsidRDefault="006D19AA" w:rsidP="006D19AA">
      <w:pPr>
        <w:rPr>
          <w:color w:val="000000"/>
          <w:lang w:eastAsia="zh-CN" w:bidi="he-IL"/>
        </w:rPr>
      </w:pPr>
      <w:r w:rsidRPr="00596DFC">
        <w:rPr>
          <w:color w:val="000000"/>
          <w:lang w:eastAsia="ko-KR" w:bidi="he-IL"/>
        </w:rPr>
        <w:t xml:space="preserve">The phrase </w:t>
      </w:r>
      <w:r w:rsidR="009943CA" w:rsidRPr="00596DFC">
        <w:rPr>
          <w:color w:val="000000"/>
          <w:lang w:eastAsia="ko-KR" w:bidi="he-IL"/>
        </w:rPr>
        <w:t>"</w:t>
      </w:r>
      <w:r w:rsidRPr="00596DFC">
        <w:rPr>
          <w:bCs/>
          <w:color w:val="000000"/>
          <w:lang w:eastAsia="ko-KR" w:bidi="he-IL"/>
        </w:rPr>
        <w:t>is recommended</w:t>
      </w:r>
      <w:r w:rsidR="009943CA" w:rsidRPr="00596DFC">
        <w:rPr>
          <w:color w:val="000000"/>
          <w:lang w:eastAsia="ko-KR" w:bidi="he-IL"/>
        </w:rPr>
        <w:t>"</w:t>
      </w:r>
      <w:r w:rsidRPr="00596DFC">
        <w:t xml:space="preserve"> </w:t>
      </w:r>
      <w:r w:rsidRPr="00596DFC">
        <w:rPr>
          <w:color w:val="000000"/>
          <w:lang w:eastAsia="ko-KR" w:bidi="he-IL"/>
        </w:rPr>
        <w:t>indicates a requirement which is recommended but which is not absolutely required. Thus this requirement needs not be present to claim conformity.</w:t>
      </w:r>
    </w:p>
    <w:p w14:paraId="3FA1F32B" w14:textId="43483044" w:rsidR="006D19AA" w:rsidRPr="00596DFC" w:rsidRDefault="006D19AA" w:rsidP="006D19AA">
      <w:pPr>
        <w:rPr>
          <w:lang w:eastAsia="zh-CN" w:bidi="he-IL"/>
        </w:rPr>
      </w:pPr>
      <w:r w:rsidRPr="00596DFC">
        <w:rPr>
          <w:lang w:eastAsia="ko-KR" w:bidi="he-IL"/>
        </w:rPr>
        <w:t xml:space="preserve">The phrase </w:t>
      </w:r>
      <w:r w:rsidR="009943CA" w:rsidRPr="00596DFC">
        <w:rPr>
          <w:lang w:eastAsia="ko-KR" w:bidi="he-IL"/>
        </w:rPr>
        <w:t>"</w:t>
      </w:r>
      <w:r w:rsidRPr="00596DFC">
        <w:rPr>
          <w:bCs/>
          <w:lang w:eastAsia="ko-KR" w:bidi="he-IL"/>
        </w:rPr>
        <w:t>is prohibited from</w:t>
      </w:r>
      <w:r w:rsidR="009943CA" w:rsidRPr="00596DFC">
        <w:rPr>
          <w:lang w:eastAsia="ko-KR" w:bidi="he-IL"/>
        </w:rPr>
        <w:t>"</w:t>
      </w:r>
      <w:r w:rsidRPr="00596DFC">
        <w:t xml:space="preserve"> </w:t>
      </w:r>
      <w:r w:rsidRPr="00596DFC">
        <w:rPr>
          <w:lang w:eastAsia="ko-KR" w:bidi="he-IL"/>
        </w:rPr>
        <w:t>indicates a requirement which must be strictly followed and from which no deviation is permitted if conformity with this document is to be claimed.</w:t>
      </w:r>
    </w:p>
    <w:p w14:paraId="42FA86D9" w14:textId="514C0CC5" w:rsidR="006D19AA" w:rsidRPr="00596DFC" w:rsidRDefault="006D19AA" w:rsidP="006D19AA">
      <w:pPr>
        <w:rPr>
          <w:color w:val="000000"/>
          <w:lang w:eastAsia="ko-KR" w:bidi="he-IL"/>
        </w:rPr>
      </w:pPr>
      <w:r w:rsidRPr="00596DFC">
        <w:rPr>
          <w:color w:val="000000"/>
          <w:lang w:eastAsia="ko-KR" w:bidi="he-IL"/>
        </w:rPr>
        <w:t xml:space="preserve">The phrase </w:t>
      </w:r>
      <w:r w:rsidR="009943CA" w:rsidRPr="00596DFC">
        <w:rPr>
          <w:color w:val="000000"/>
          <w:lang w:eastAsia="ko-KR" w:bidi="he-IL"/>
        </w:rPr>
        <w:t>"</w:t>
      </w:r>
      <w:r w:rsidRPr="00596DFC">
        <w:rPr>
          <w:bCs/>
          <w:color w:val="000000"/>
          <w:lang w:eastAsia="ko-KR" w:bidi="he-IL"/>
        </w:rPr>
        <w:t>can optionally</w:t>
      </w:r>
      <w:r w:rsidR="009943CA" w:rsidRPr="00596DFC">
        <w:t>"</w:t>
      </w:r>
      <w:r w:rsidRPr="00596DFC">
        <w:t xml:space="preserve"> </w:t>
      </w:r>
      <w:r w:rsidRPr="00596DFC">
        <w:rPr>
          <w:color w:val="000000"/>
          <w:lang w:eastAsia="ko-KR" w:bidi="he-IL"/>
        </w:rPr>
        <w:t>indicates an optional requirement which is permissible, without implying any sense of being recommended. This term is not intended to imply that the vendor's implementation must provide the option and the feature can be optionally enabled by the network operator/service provider. Rather, it means the vendor may optionally provide the feature and still claim conformity with this Recommendation.</w:t>
      </w:r>
    </w:p>
    <w:p w14:paraId="06B15E15" w14:textId="0DF4DE3E" w:rsidR="00FB6AF4" w:rsidRPr="00596DFC" w:rsidRDefault="00FB6AF4" w:rsidP="006D19AA">
      <w:pPr>
        <w:rPr>
          <w:rFonts w:eastAsia="Malgun Gothic"/>
          <w:color w:val="000000"/>
          <w:lang w:eastAsia="ko-KR" w:bidi="he-IL"/>
        </w:rPr>
      </w:pPr>
      <w:r w:rsidRPr="00596DFC">
        <w:rPr>
          <w:color w:val="000000"/>
          <w:lang w:eastAsia="ko-KR" w:bidi="he-IL"/>
        </w:rPr>
        <w:t xml:space="preserve">In the body of this document and its annexes, the words </w:t>
      </w:r>
      <w:r w:rsidRPr="00596DFC">
        <w:rPr>
          <w:i/>
          <w:iCs/>
          <w:color w:val="000000"/>
          <w:lang w:eastAsia="ko-KR" w:bidi="he-IL"/>
        </w:rPr>
        <w:t>shall</w:t>
      </w:r>
      <w:r w:rsidRPr="00596DFC">
        <w:rPr>
          <w:color w:val="000000"/>
          <w:lang w:eastAsia="ko-KR" w:bidi="he-IL"/>
        </w:rPr>
        <w:t xml:space="preserve">, </w:t>
      </w:r>
      <w:r w:rsidRPr="00596DFC">
        <w:rPr>
          <w:i/>
          <w:iCs/>
          <w:color w:val="000000"/>
          <w:lang w:eastAsia="ko-KR" w:bidi="he-IL"/>
        </w:rPr>
        <w:t>shall not</w:t>
      </w:r>
      <w:r w:rsidRPr="00596DFC">
        <w:rPr>
          <w:color w:val="000000"/>
          <w:lang w:eastAsia="ko-KR" w:bidi="he-IL"/>
        </w:rPr>
        <w:t xml:space="preserve">, </w:t>
      </w:r>
      <w:r w:rsidRPr="00596DFC">
        <w:rPr>
          <w:i/>
          <w:iCs/>
          <w:color w:val="000000"/>
          <w:lang w:eastAsia="ko-KR" w:bidi="he-IL"/>
        </w:rPr>
        <w:t>should</w:t>
      </w:r>
      <w:r w:rsidRPr="00596DFC">
        <w:rPr>
          <w:color w:val="000000"/>
          <w:lang w:eastAsia="ko-KR" w:bidi="he-IL"/>
        </w:rPr>
        <w:t xml:space="preserve">, and </w:t>
      </w:r>
      <w:r w:rsidRPr="00596DFC">
        <w:rPr>
          <w:i/>
          <w:iCs/>
          <w:color w:val="000000"/>
          <w:lang w:eastAsia="ko-KR" w:bidi="he-IL"/>
        </w:rPr>
        <w:t>may</w:t>
      </w:r>
      <w:r w:rsidRPr="00596DFC">
        <w:rPr>
          <w:color w:val="000000"/>
          <w:lang w:eastAsia="ko-KR" w:bidi="he-IL"/>
        </w:rPr>
        <w:t xml:space="preserve"> sometimes appear, in which case they are to be interpreted, respectively, as </w:t>
      </w:r>
      <w:r w:rsidRPr="00596DFC">
        <w:rPr>
          <w:i/>
          <w:iCs/>
          <w:color w:val="000000"/>
          <w:lang w:eastAsia="ko-KR" w:bidi="he-IL"/>
        </w:rPr>
        <w:t>is required to</w:t>
      </w:r>
      <w:r w:rsidRPr="00596DFC">
        <w:rPr>
          <w:color w:val="000000"/>
          <w:lang w:eastAsia="ko-KR" w:bidi="he-IL"/>
        </w:rPr>
        <w:t xml:space="preserve">, </w:t>
      </w:r>
      <w:r w:rsidRPr="00596DFC">
        <w:rPr>
          <w:i/>
          <w:iCs/>
          <w:color w:val="000000"/>
          <w:lang w:eastAsia="ko-KR" w:bidi="he-IL"/>
        </w:rPr>
        <w:t>is prohibited from</w:t>
      </w:r>
      <w:r w:rsidRPr="00596DFC">
        <w:rPr>
          <w:color w:val="000000"/>
          <w:lang w:eastAsia="ko-KR" w:bidi="he-IL"/>
        </w:rPr>
        <w:t xml:space="preserve">, </w:t>
      </w:r>
      <w:r w:rsidRPr="00596DFC">
        <w:rPr>
          <w:i/>
          <w:iCs/>
          <w:color w:val="000000"/>
          <w:lang w:eastAsia="ko-KR" w:bidi="he-IL"/>
        </w:rPr>
        <w:t>is recommended</w:t>
      </w:r>
      <w:r w:rsidRPr="00596DFC">
        <w:rPr>
          <w:color w:val="000000"/>
          <w:lang w:eastAsia="ko-KR" w:bidi="he-IL"/>
        </w:rPr>
        <w:t xml:space="preserve">, and </w:t>
      </w:r>
      <w:r w:rsidRPr="00596DFC">
        <w:rPr>
          <w:i/>
          <w:iCs/>
          <w:color w:val="000000"/>
          <w:lang w:eastAsia="ko-KR" w:bidi="he-IL"/>
        </w:rPr>
        <w:t>can optionally</w:t>
      </w:r>
      <w:r w:rsidRPr="00596DFC">
        <w:rPr>
          <w:color w:val="000000"/>
          <w:lang w:eastAsia="ko-KR" w:bidi="he-IL"/>
        </w:rPr>
        <w:t xml:space="preserve">. The appearance of such phrases or keywords in an appendix or in material explicitly marked as </w:t>
      </w:r>
      <w:r w:rsidRPr="00596DFC">
        <w:rPr>
          <w:i/>
          <w:iCs/>
          <w:color w:val="000000"/>
          <w:lang w:eastAsia="ko-KR" w:bidi="he-IL"/>
        </w:rPr>
        <w:t>informative</w:t>
      </w:r>
      <w:r w:rsidRPr="00596DFC">
        <w:rPr>
          <w:color w:val="000000"/>
          <w:lang w:eastAsia="ko-KR" w:bidi="he-IL"/>
        </w:rPr>
        <w:t xml:space="preserve"> are to be interpreted as having no normative intent.</w:t>
      </w:r>
    </w:p>
    <w:p w14:paraId="3D51441A" w14:textId="5D3ABCB1" w:rsidR="006D19AA" w:rsidRPr="00596DFC" w:rsidRDefault="00B434D4" w:rsidP="00811B34">
      <w:pPr>
        <w:pStyle w:val="Heading1"/>
        <w:rPr>
          <w:lang w:eastAsia="zh-CN"/>
        </w:rPr>
      </w:pPr>
      <w:bookmarkStart w:id="105" w:name="_Toc508611982"/>
      <w:bookmarkStart w:id="106" w:name="_Toc510518591"/>
      <w:bookmarkStart w:id="107" w:name="_Toc510519029"/>
      <w:bookmarkStart w:id="108" w:name="_Toc512688920"/>
      <w:bookmarkStart w:id="109" w:name="_Toc4662167"/>
      <w:bookmarkStart w:id="110" w:name="_Toc5895111"/>
      <w:bookmarkStart w:id="111" w:name="_Toc7503405"/>
      <w:r w:rsidRPr="00596DFC">
        <w:rPr>
          <w:lang w:eastAsia="zh-CN"/>
        </w:rPr>
        <w:t>6</w:t>
      </w:r>
      <w:r w:rsidRPr="00596DFC">
        <w:rPr>
          <w:lang w:eastAsia="zh-CN"/>
        </w:rPr>
        <w:tab/>
      </w:r>
      <w:r w:rsidR="006D19AA" w:rsidRPr="00596DFC">
        <w:rPr>
          <w:lang w:eastAsia="zh-CN"/>
        </w:rPr>
        <w:t>Overview</w:t>
      </w:r>
      <w:bookmarkEnd w:id="105"/>
      <w:bookmarkEnd w:id="106"/>
      <w:bookmarkEnd w:id="107"/>
      <w:bookmarkEnd w:id="108"/>
      <w:bookmarkEnd w:id="109"/>
      <w:bookmarkEnd w:id="110"/>
      <w:bookmarkEnd w:id="111"/>
    </w:p>
    <w:p w14:paraId="71AE5E74" w14:textId="1A02B723" w:rsidR="006D19AA" w:rsidRPr="00596DFC" w:rsidRDefault="00B434D4" w:rsidP="00811B34">
      <w:pPr>
        <w:pStyle w:val="Heading2"/>
        <w:rPr>
          <w:lang w:eastAsia="zh-CN"/>
        </w:rPr>
      </w:pPr>
      <w:bookmarkStart w:id="112" w:name="_Toc508611983"/>
      <w:bookmarkStart w:id="113" w:name="_Toc510518592"/>
      <w:bookmarkStart w:id="114" w:name="_Toc510519030"/>
      <w:bookmarkStart w:id="115" w:name="_Toc512688921"/>
      <w:bookmarkStart w:id="116" w:name="_Toc4662168"/>
      <w:bookmarkStart w:id="117" w:name="_Toc5895112"/>
      <w:bookmarkStart w:id="118" w:name="_Toc7503406"/>
      <w:r w:rsidRPr="00596DFC">
        <w:t>6.1</w:t>
      </w:r>
      <w:r w:rsidRPr="00596DFC">
        <w:tab/>
      </w:r>
      <w:r w:rsidR="00911FB8" w:rsidRPr="00596DFC">
        <w:t xml:space="preserve">Overview </w:t>
      </w:r>
      <w:r w:rsidR="006D19AA" w:rsidRPr="00596DFC">
        <w:t xml:space="preserve">of </w:t>
      </w:r>
      <w:r w:rsidR="00911FB8" w:rsidRPr="00596DFC">
        <w:t>h</w:t>
      </w:r>
      <w:r w:rsidR="006D19AA" w:rsidRPr="00596DFC">
        <w:t xml:space="preserve">ybrid </w:t>
      </w:r>
      <w:r w:rsidR="00911FB8" w:rsidRPr="00596DFC">
        <w:t>v</w:t>
      </w:r>
      <w:r w:rsidR="006D19AA" w:rsidRPr="00596DFC">
        <w:t xml:space="preserve">ideo </w:t>
      </w:r>
      <w:r w:rsidR="00911FB8" w:rsidRPr="00596DFC">
        <w:t>s</w:t>
      </w:r>
      <w:r w:rsidR="006D19AA" w:rsidRPr="00596DFC">
        <w:rPr>
          <w:lang w:eastAsia="zh-CN"/>
        </w:rPr>
        <w:t>ystem</w:t>
      </w:r>
      <w:bookmarkEnd w:id="112"/>
      <w:bookmarkEnd w:id="113"/>
      <w:bookmarkEnd w:id="114"/>
      <w:bookmarkEnd w:id="115"/>
      <w:bookmarkEnd w:id="116"/>
      <w:bookmarkEnd w:id="117"/>
      <w:bookmarkEnd w:id="118"/>
    </w:p>
    <w:p w14:paraId="66BC0928" w14:textId="133D05E5" w:rsidR="00F55227" w:rsidRPr="00596DFC" w:rsidRDefault="00F55227" w:rsidP="00F55227">
      <w:pPr>
        <w:rPr>
          <w:lang w:eastAsia="zh-CN"/>
        </w:rPr>
      </w:pPr>
      <w:r w:rsidRPr="00596DFC">
        <w:t xml:space="preserve">The overall outline of </w:t>
      </w:r>
      <w:r w:rsidR="00911FB8" w:rsidRPr="00596DFC">
        <w:t xml:space="preserve">a </w:t>
      </w:r>
      <w:r w:rsidRPr="00596DFC">
        <w:t xml:space="preserve">content distribution system for </w:t>
      </w:r>
      <w:r w:rsidR="001961F0" w:rsidRPr="00596DFC">
        <w:t xml:space="preserve">a </w:t>
      </w:r>
      <w:r w:rsidRPr="00596DFC">
        <w:t xml:space="preserve">hybrid STB is </w:t>
      </w:r>
      <w:r w:rsidR="00911FB8" w:rsidRPr="00596DFC">
        <w:t xml:space="preserve">shown </w:t>
      </w:r>
      <w:r w:rsidRPr="00596DFC">
        <w:t xml:space="preserve">in </w:t>
      </w:r>
      <w:r w:rsidR="00FD2C09" w:rsidRPr="00596DFC">
        <w:t>F</w:t>
      </w:r>
      <w:r w:rsidRPr="00596DFC">
        <w:t>igure 6-1, basically it contains following parts</w:t>
      </w:r>
      <w:r w:rsidRPr="00596DFC">
        <w:rPr>
          <w:lang w:eastAsia="zh-CN"/>
        </w:rPr>
        <w:t>:</w:t>
      </w:r>
    </w:p>
    <w:p w14:paraId="56B82C48" w14:textId="2C58F653" w:rsidR="00F55227" w:rsidRPr="00596DFC" w:rsidRDefault="000F5B06" w:rsidP="000F5B06">
      <w:pPr>
        <w:pStyle w:val="enumlev1"/>
        <w:rPr>
          <w:lang w:eastAsia="zh-CN"/>
        </w:rPr>
      </w:pPr>
      <w:r w:rsidRPr="00596DFC">
        <w:rPr>
          <w:lang w:eastAsia="zh-CN"/>
        </w:rPr>
        <w:t>•</w:t>
      </w:r>
      <w:r w:rsidRPr="00596DFC">
        <w:rPr>
          <w:lang w:eastAsia="zh-CN"/>
        </w:rPr>
        <w:tab/>
      </w:r>
      <w:r w:rsidR="00F55227" w:rsidRPr="00596DFC">
        <w:rPr>
          <w:lang w:eastAsia="zh-CN"/>
        </w:rPr>
        <w:t>Content</w:t>
      </w:r>
    </w:p>
    <w:p w14:paraId="72879D72" w14:textId="59DCC23D" w:rsidR="00F55227" w:rsidRPr="00596DFC" w:rsidRDefault="000F5B06" w:rsidP="000F5B06">
      <w:pPr>
        <w:pStyle w:val="enumlev1"/>
        <w:rPr>
          <w:lang w:eastAsia="zh-CN"/>
        </w:rPr>
      </w:pPr>
      <w:r w:rsidRPr="00596DFC">
        <w:rPr>
          <w:lang w:eastAsia="zh-CN"/>
        </w:rPr>
        <w:t>•</w:t>
      </w:r>
      <w:r w:rsidRPr="00596DFC">
        <w:rPr>
          <w:lang w:eastAsia="zh-CN"/>
        </w:rPr>
        <w:tab/>
      </w:r>
      <w:r w:rsidR="00FB7DDA" w:rsidRPr="00596DFC">
        <w:rPr>
          <w:lang w:eastAsia="zh-CN"/>
        </w:rPr>
        <w:t xml:space="preserve">Service </w:t>
      </w:r>
      <w:r w:rsidR="00911FB8" w:rsidRPr="00596DFC">
        <w:rPr>
          <w:lang w:eastAsia="zh-CN"/>
        </w:rPr>
        <w:t>h</w:t>
      </w:r>
      <w:r w:rsidR="00F55227" w:rsidRPr="00596DFC">
        <w:rPr>
          <w:lang w:eastAsia="zh-CN"/>
        </w:rPr>
        <w:t>ead-</w:t>
      </w:r>
      <w:r w:rsidR="00911FB8" w:rsidRPr="00596DFC">
        <w:rPr>
          <w:lang w:eastAsia="zh-CN"/>
        </w:rPr>
        <w:t>e</w:t>
      </w:r>
      <w:r w:rsidR="00F55227" w:rsidRPr="00596DFC">
        <w:rPr>
          <w:lang w:eastAsia="zh-CN"/>
        </w:rPr>
        <w:t>nd</w:t>
      </w:r>
    </w:p>
    <w:p w14:paraId="57B00FB4" w14:textId="050D3B8A" w:rsidR="00F55227" w:rsidRPr="00596DFC" w:rsidRDefault="000F5B06" w:rsidP="000F5B06">
      <w:pPr>
        <w:pStyle w:val="enumlev1"/>
        <w:rPr>
          <w:lang w:eastAsia="zh-CN"/>
        </w:rPr>
      </w:pPr>
      <w:r w:rsidRPr="00596DFC">
        <w:rPr>
          <w:lang w:eastAsia="zh-CN"/>
        </w:rPr>
        <w:t>•</w:t>
      </w:r>
      <w:r w:rsidRPr="00596DFC">
        <w:rPr>
          <w:lang w:eastAsia="zh-CN"/>
        </w:rPr>
        <w:tab/>
      </w:r>
      <w:r w:rsidR="004565C1" w:rsidRPr="00596DFC">
        <w:rPr>
          <w:lang w:eastAsia="zh-CN"/>
        </w:rPr>
        <w:t xml:space="preserve">Cable, </w:t>
      </w:r>
      <w:r w:rsidR="00911FB8" w:rsidRPr="00596DFC">
        <w:rPr>
          <w:lang w:eastAsia="zh-CN"/>
        </w:rPr>
        <w:t>t</w:t>
      </w:r>
      <w:r w:rsidR="004565C1" w:rsidRPr="00596DFC">
        <w:rPr>
          <w:lang w:eastAsia="zh-CN"/>
        </w:rPr>
        <w:t xml:space="preserve">errestrial and </w:t>
      </w:r>
      <w:r w:rsidR="00911FB8" w:rsidRPr="00596DFC">
        <w:rPr>
          <w:lang w:eastAsia="zh-CN"/>
        </w:rPr>
        <w:t>s</w:t>
      </w:r>
      <w:r w:rsidR="004565C1" w:rsidRPr="00596DFC">
        <w:rPr>
          <w:lang w:eastAsia="zh-CN"/>
        </w:rPr>
        <w:t xml:space="preserve">atellite </w:t>
      </w:r>
      <w:r w:rsidR="00911FB8" w:rsidRPr="00596DFC">
        <w:rPr>
          <w:lang w:eastAsia="zh-CN"/>
        </w:rPr>
        <w:t>b</w:t>
      </w:r>
      <w:r w:rsidR="00F55227" w:rsidRPr="00596DFC">
        <w:rPr>
          <w:lang w:eastAsia="zh-CN"/>
        </w:rPr>
        <w:t>roadcast path</w:t>
      </w:r>
    </w:p>
    <w:p w14:paraId="18575ECF" w14:textId="2AFBC996" w:rsidR="00F55227" w:rsidRPr="00596DFC" w:rsidRDefault="000F5B06" w:rsidP="000F5B06">
      <w:pPr>
        <w:pStyle w:val="enumlev1"/>
        <w:rPr>
          <w:lang w:eastAsia="zh-CN"/>
        </w:rPr>
      </w:pPr>
      <w:r w:rsidRPr="00596DFC">
        <w:rPr>
          <w:lang w:eastAsia="zh-CN"/>
        </w:rPr>
        <w:t>•</w:t>
      </w:r>
      <w:r w:rsidRPr="00596DFC">
        <w:rPr>
          <w:lang w:eastAsia="zh-CN"/>
        </w:rPr>
        <w:tab/>
      </w:r>
      <w:r w:rsidR="00911FB8" w:rsidRPr="00596DFC">
        <w:rPr>
          <w:lang w:eastAsia="zh-CN"/>
        </w:rPr>
        <w:t>Over the top (</w:t>
      </w:r>
      <w:r w:rsidR="00F55227" w:rsidRPr="00596DFC">
        <w:rPr>
          <w:lang w:eastAsia="zh-CN"/>
        </w:rPr>
        <w:t>OTT</w:t>
      </w:r>
      <w:r w:rsidR="00911FB8" w:rsidRPr="00596DFC">
        <w:rPr>
          <w:lang w:eastAsia="zh-CN"/>
        </w:rPr>
        <w:t>)</w:t>
      </w:r>
      <w:r w:rsidR="00F55227" w:rsidRPr="00596DFC">
        <w:rPr>
          <w:lang w:eastAsia="zh-CN"/>
        </w:rPr>
        <w:t xml:space="preserve"> and </w:t>
      </w:r>
      <w:r w:rsidR="007E2B3D" w:rsidRPr="00596DFC">
        <w:rPr>
          <w:lang w:eastAsia="zh-CN"/>
        </w:rPr>
        <w:t>Internet protocol television (</w:t>
      </w:r>
      <w:r w:rsidR="00F55227" w:rsidRPr="00596DFC">
        <w:rPr>
          <w:lang w:eastAsia="zh-CN"/>
        </w:rPr>
        <w:t>IPTV</w:t>
      </w:r>
      <w:r w:rsidR="007E2B3D" w:rsidRPr="00596DFC">
        <w:rPr>
          <w:lang w:eastAsia="zh-CN"/>
        </w:rPr>
        <w:t>)</w:t>
      </w:r>
      <w:r w:rsidR="00F55227" w:rsidRPr="00596DFC">
        <w:rPr>
          <w:lang w:eastAsia="zh-CN"/>
        </w:rPr>
        <w:t xml:space="preserve"> </w:t>
      </w:r>
      <w:r w:rsidR="007E2B3D" w:rsidRPr="00596DFC">
        <w:rPr>
          <w:lang w:eastAsia="zh-CN"/>
        </w:rPr>
        <w:t>h</w:t>
      </w:r>
      <w:r w:rsidR="00F55227" w:rsidRPr="00596DFC">
        <w:rPr>
          <w:lang w:eastAsia="zh-CN"/>
        </w:rPr>
        <w:t>ead-</w:t>
      </w:r>
      <w:r w:rsidR="007E2B3D" w:rsidRPr="00596DFC">
        <w:rPr>
          <w:lang w:eastAsia="zh-CN"/>
        </w:rPr>
        <w:t>e</w:t>
      </w:r>
      <w:r w:rsidR="00F55227" w:rsidRPr="00596DFC">
        <w:rPr>
          <w:lang w:eastAsia="zh-CN"/>
        </w:rPr>
        <w:t>nd</w:t>
      </w:r>
    </w:p>
    <w:p w14:paraId="6ADCECAF" w14:textId="1871597C" w:rsidR="00F55227" w:rsidRPr="00596DFC" w:rsidRDefault="000F5B06" w:rsidP="000F5B06">
      <w:pPr>
        <w:pStyle w:val="enumlev1"/>
        <w:rPr>
          <w:lang w:eastAsia="zh-CN"/>
        </w:rPr>
      </w:pPr>
      <w:r w:rsidRPr="00596DFC">
        <w:rPr>
          <w:lang w:eastAsia="zh-CN"/>
        </w:rPr>
        <w:t>•</w:t>
      </w:r>
      <w:r w:rsidRPr="00596DFC">
        <w:rPr>
          <w:lang w:eastAsia="zh-CN"/>
        </w:rPr>
        <w:tab/>
      </w:r>
      <w:r w:rsidR="00F55227" w:rsidRPr="00596DFC">
        <w:rPr>
          <w:lang w:eastAsia="zh-CN"/>
        </w:rPr>
        <w:t xml:space="preserve">IP </w:t>
      </w:r>
      <w:r w:rsidR="0026383C" w:rsidRPr="00596DFC">
        <w:rPr>
          <w:lang w:eastAsia="zh-CN"/>
        </w:rPr>
        <w:t>n</w:t>
      </w:r>
      <w:r w:rsidR="00F55227" w:rsidRPr="00596DFC">
        <w:rPr>
          <w:lang w:eastAsia="zh-CN"/>
        </w:rPr>
        <w:t>etwork</w:t>
      </w:r>
    </w:p>
    <w:p w14:paraId="154446A5" w14:textId="61BF4564" w:rsidR="006D19AA" w:rsidRPr="00596DFC" w:rsidRDefault="000F5B06" w:rsidP="000F5B06">
      <w:pPr>
        <w:pStyle w:val="enumlev1"/>
        <w:rPr>
          <w:lang w:eastAsia="zh-CN"/>
        </w:rPr>
      </w:pPr>
      <w:r w:rsidRPr="00596DFC">
        <w:rPr>
          <w:lang w:eastAsia="zh-CN"/>
        </w:rPr>
        <w:t>•</w:t>
      </w:r>
      <w:r w:rsidRPr="00596DFC">
        <w:rPr>
          <w:lang w:eastAsia="zh-CN"/>
        </w:rPr>
        <w:tab/>
      </w:r>
      <w:r w:rsidR="00C80AF7" w:rsidRPr="00596DFC">
        <w:rPr>
          <w:lang w:eastAsia="zh-CN"/>
        </w:rPr>
        <w:t>H</w:t>
      </w:r>
      <w:r w:rsidR="00F55227" w:rsidRPr="00596DFC">
        <w:rPr>
          <w:lang w:eastAsia="zh-CN"/>
        </w:rPr>
        <w:t xml:space="preserve">ybrid STB </w:t>
      </w:r>
      <w:r w:rsidR="0026383C" w:rsidRPr="00596DFC">
        <w:rPr>
          <w:lang w:eastAsia="zh-CN"/>
        </w:rPr>
        <w:t>d</w:t>
      </w:r>
      <w:r w:rsidR="00F55227" w:rsidRPr="00596DFC">
        <w:rPr>
          <w:lang w:eastAsia="zh-CN"/>
        </w:rPr>
        <w:t>evice</w:t>
      </w:r>
    </w:p>
    <w:p w14:paraId="4FC47BC2" w14:textId="7E2DCE1F" w:rsidR="000F5B06" w:rsidRPr="00596DFC" w:rsidRDefault="000F5B06" w:rsidP="000F5B06">
      <w:pPr>
        <w:pStyle w:val="Figure"/>
        <w:rPr>
          <w:lang w:eastAsia="en-GB"/>
        </w:rPr>
      </w:pPr>
      <w:r w:rsidRPr="00596DFC">
        <w:rPr>
          <w:noProof/>
          <w:lang w:val="en-US" w:bidi="hi-IN"/>
        </w:rPr>
        <w:lastRenderedPageBreak/>
        <w:drawing>
          <wp:inline distT="0" distB="0" distL="0" distR="0" wp14:anchorId="3E497DB6" wp14:editId="1622BE78">
            <wp:extent cx="4745746" cy="48676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298(19)_F6-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45746" cy="4867666"/>
                    </a:xfrm>
                    <a:prstGeom prst="rect">
                      <a:avLst/>
                    </a:prstGeom>
                  </pic:spPr>
                </pic:pic>
              </a:graphicData>
            </a:graphic>
          </wp:inline>
        </w:drawing>
      </w:r>
    </w:p>
    <w:p w14:paraId="7756EB60" w14:textId="42CC68D9" w:rsidR="006D19AA" w:rsidRPr="00596DFC" w:rsidRDefault="006D19AA" w:rsidP="000F5B06">
      <w:pPr>
        <w:pStyle w:val="FigureNoTitle"/>
        <w:rPr>
          <w:lang w:eastAsia="zh-CN"/>
        </w:rPr>
      </w:pPr>
      <w:r w:rsidRPr="00596DFC">
        <w:t xml:space="preserve">Figure 6-1 </w:t>
      </w:r>
      <w:r w:rsidR="000F5B06" w:rsidRPr="00596DFC">
        <w:t xml:space="preserve">– </w:t>
      </w:r>
      <w:r w:rsidRPr="00596DFC">
        <w:t xml:space="preserve">Hybrid </w:t>
      </w:r>
      <w:r w:rsidRPr="00596DFC">
        <w:rPr>
          <w:lang w:eastAsia="zh-CN"/>
        </w:rPr>
        <w:t xml:space="preserve">STB </w:t>
      </w:r>
      <w:r w:rsidR="0026383C" w:rsidRPr="00596DFC">
        <w:rPr>
          <w:lang w:eastAsia="zh-CN"/>
        </w:rPr>
        <w:t>v</w:t>
      </w:r>
      <w:r w:rsidRPr="00596DFC">
        <w:t xml:space="preserve">ideo </w:t>
      </w:r>
      <w:r w:rsidR="0026383C" w:rsidRPr="00596DFC">
        <w:t>s</w:t>
      </w:r>
      <w:r w:rsidRPr="00596DFC">
        <w:rPr>
          <w:lang w:eastAsia="zh-CN"/>
        </w:rPr>
        <w:t>ystem</w:t>
      </w:r>
      <w:r w:rsidR="000F5B06" w:rsidRPr="00596DFC">
        <w:rPr>
          <w:lang w:eastAsia="zh-CN"/>
        </w:rPr>
        <w:t xml:space="preserve"> </w:t>
      </w:r>
      <w:r w:rsidR="0026383C" w:rsidRPr="00596DFC">
        <w:rPr>
          <w:lang w:eastAsia="zh-CN"/>
        </w:rPr>
        <w:t>o</w:t>
      </w:r>
      <w:r w:rsidRPr="00596DFC">
        <w:rPr>
          <w:lang w:eastAsia="zh-CN"/>
        </w:rPr>
        <w:t>ver</w:t>
      </w:r>
      <w:r w:rsidR="0026383C" w:rsidRPr="00596DFC">
        <w:rPr>
          <w:lang w:eastAsia="zh-CN"/>
        </w:rPr>
        <w:t>view</w:t>
      </w:r>
    </w:p>
    <w:p w14:paraId="7B92D81D" w14:textId="2EF93222" w:rsidR="000C50F3" w:rsidRPr="00596DFC" w:rsidRDefault="000F5B06" w:rsidP="000F5B06">
      <w:pPr>
        <w:pStyle w:val="Figure"/>
        <w:rPr>
          <w:lang w:eastAsia="zh-CN"/>
        </w:rPr>
      </w:pPr>
      <w:r w:rsidRPr="00596DFC">
        <w:rPr>
          <w:noProof/>
          <w:lang w:val="en-US" w:bidi="hi-IN"/>
        </w:rPr>
        <w:lastRenderedPageBreak/>
        <w:drawing>
          <wp:inline distT="0" distB="0" distL="0" distR="0" wp14:anchorId="290521A9" wp14:editId="3BE27F4F">
            <wp:extent cx="5699772" cy="3858776"/>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298(19)_F6-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99772" cy="3858776"/>
                    </a:xfrm>
                    <a:prstGeom prst="rect">
                      <a:avLst/>
                    </a:prstGeom>
                  </pic:spPr>
                </pic:pic>
              </a:graphicData>
            </a:graphic>
          </wp:inline>
        </w:drawing>
      </w:r>
    </w:p>
    <w:p w14:paraId="08A961A2" w14:textId="421FD027" w:rsidR="006D19AA" w:rsidRPr="00596DFC" w:rsidRDefault="006D19AA" w:rsidP="000F5B06">
      <w:pPr>
        <w:pStyle w:val="FigureNoTitle"/>
      </w:pPr>
      <w:r w:rsidRPr="00596DFC">
        <w:t>Figure 6</w:t>
      </w:r>
      <w:r w:rsidR="004263F9" w:rsidRPr="00596DFC">
        <w:t>-2</w:t>
      </w:r>
      <w:r w:rsidR="000F5B06" w:rsidRPr="00596DFC">
        <w:t xml:space="preserve"> – </w:t>
      </w:r>
      <w:r w:rsidR="004263F9" w:rsidRPr="00596DFC">
        <w:rPr>
          <w:lang w:eastAsia="zh-CN"/>
        </w:rPr>
        <w:t xml:space="preserve">The </w:t>
      </w:r>
      <w:r w:rsidR="0026383C" w:rsidRPr="00596DFC">
        <w:rPr>
          <w:lang w:eastAsia="zh-CN"/>
        </w:rPr>
        <w:t>h</w:t>
      </w:r>
      <w:r w:rsidRPr="00596DFC">
        <w:t xml:space="preserve">ybrid STB </w:t>
      </w:r>
      <w:r w:rsidR="0026383C" w:rsidRPr="00596DFC">
        <w:t>h</w:t>
      </w:r>
      <w:r w:rsidRPr="00596DFC">
        <w:t xml:space="preserve">ardware </w:t>
      </w:r>
      <w:r w:rsidR="0026383C" w:rsidRPr="00596DFC">
        <w:t>b</w:t>
      </w:r>
      <w:r w:rsidRPr="00596DFC">
        <w:t xml:space="preserve">lock </w:t>
      </w:r>
      <w:r w:rsidR="0026383C" w:rsidRPr="00596DFC">
        <w:t>d</w:t>
      </w:r>
      <w:r w:rsidRPr="00596DFC">
        <w:t>iagram</w:t>
      </w:r>
    </w:p>
    <w:p w14:paraId="2DCD7B82" w14:textId="68F9CEEF" w:rsidR="0089009E" w:rsidRPr="00596DFC" w:rsidRDefault="0089009E" w:rsidP="000F5B06">
      <w:pPr>
        <w:pStyle w:val="Normalaftertitle"/>
      </w:pPr>
      <w:r w:rsidRPr="00596DFC">
        <w:t xml:space="preserve">The basic </w:t>
      </w:r>
      <w:r w:rsidRPr="00596DFC">
        <w:rPr>
          <w:lang w:eastAsia="zh-CN"/>
        </w:rPr>
        <w:t>hardware</w:t>
      </w:r>
      <w:r w:rsidRPr="00596DFC">
        <w:t xml:space="preserve"> </w:t>
      </w:r>
      <w:r w:rsidRPr="00596DFC">
        <w:rPr>
          <w:lang w:eastAsia="zh-CN"/>
        </w:rPr>
        <w:t>diagram</w:t>
      </w:r>
      <w:r w:rsidRPr="00596DFC">
        <w:t xml:space="preserve"> for the </w:t>
      </w:r>
      <w:r w:rsidR="00557393" w:rsidRPr="00596DFC">
        <w:t>h</w:t>
      </w:r>
      <w:r w:rsidRPr="00596DFC">
        <w:t>ybrid STB is</w:t>
      </w:r>
      <w:r w:rsidR="008721BC" w:rsidRPr="00596DFC">
        <w:t xml:space="preserve"> shown </w:t>
      </w:r>
      <w:r w:rsidRPr="00596DFC">
        <w:t xml:space="preserve">in </w:t>
      </w:r>
      <w:r w:rsidR="00FD2C09" w:rsidRPr="00596DFC">
        <w:t>F</w:t>
      </w:r>
      <w:r w:rsidRPr="00596DFC">
        <w:t>igure 6-2, which contains the following modules:</w:t>
      </w:r>
    </w:p>
    <w:p w14:paraId="3F07EEB6" w14:textId="0E8B6613" w:rsidR="0089009E" w:rsidRPr="00596DFC" w:rsidRDefault="000F5B06" w:rsidP="000F5B06">
      <w:pPr>
        <w:pStyle w:val="enumlev1"/>
        <w:rPr>
          <w:lang w:eastAsia="zh-CN"/>
        </w:rPr>
      </w:pPr>
      <w:r w:rsidRPr="00596DFC">
        <w:rPr>
          <w:lang w:eastAsia="zh-CN"/>
        </w:rPr>
        <w:t>•</w:t>
      </w:r>
      <w:r w:rsidRPr="00596DFC">
        <w:rPr>
          <w:lang w:eastAsia="zh-CN"/>
        </w:rPr>
        <w:tab/>
      </w:r>
      <w:r w:rsidR="0089009E" w:rsidRPr="00596DFC">
        <w:rPr>
          <w:lang w:eastAsia="zh-CN"/>
        </w:rPr>
        <w:t xml:space="preserve">Main chipset, the core module of </w:t>
      </w:r>
      <w:r w:rsidR="0026383C" w:rsidRPr="00596DFC">
        <w:rPr>
          <w:lang w:eastAsia="zh-CN"/>
        </w:rPr>
        <w:t xml:space="preserve">the </w:t>
      </w:r>
      <w:r w:rsidR="0089009E" w:rsidRPr="00596DFC">
        <w:rPr>
          <w:lang w:eastAsia="zh-CN"/>
        </w:rPr>
        <w:t xml:space="preserve">STB, contains </w:t>
      </w:r>
      <w:r w:rsidR="0026383C" w:rsidRPr="00596DFC">
        <w:rPr>
          <w:lang w:eastAsia="zh-CN"/>
        </w:rPr>
        <w:t>the central processing unit (</w:t>
      </w:r>
      <w:r w:rsidR="0089009E" w:rsidRPr="00596DFC">
        <w:rPr>
          <w:lang w:eastAsia="zh-CN"/>
        </w:rPr>
        <w:t>CPU</w:t>
      </w:r>
      <w:r w:rsidR="0026383C" w:rsidRPr="00596DFC">
        <w:rPr>
          <w:lang w:eastAsia="zh-CN"/>
        </w:rPr>
        <w:t>)</w:t>
      </w:r>
      <w:r w:rsidR="0089009E" w:rsidRPr="00596DFC">
        <w:rPr>
          <w:lang w:eastAsia="zh-CN"/>
        </w:rPr>
        <w:t xml:space="preserve">, </w:t>
      </w:r>
      <w:r w:rsidR="0026383C" w:rsidRPr="00596DFC">
        <w:rPr>
          <w:lang w:eastAsia="zh-CN"/>
        </w:rPr>
        <w:t>graphics processing unit (</w:t>
      </w:r>
      <w:r w:rsidR="0089009E" w:rsidRPr="00596DFC">
        <w:rPr>
          <w:lang w:eastAsia="zh-CN"/>
        </w:rPr>
        <w:t>GPU</w:t>
      </w:r>
      <w:r w:rsidR="0026383C" w:rsidRPr="00596DFC">
        <w:rPr>
          <w:lang w:eastAsia="zh-CN"/>
        </w:rPr>
        <w:t>)</w:t>
      </w:r>
      <w:r w:rsidR="0089009E" w:rsidRPr="00596DFC">
        <w:rPr>
          <w:lang w:eastAsia="zh-CN"/>
        </w:rPr>
        <w:t xml:space="preserve">, </w:t>
      </w:r>
      <w:r w:rsidR="0026383C" w:rsidRPr="00596DFC">
        <w:rPr>
          <w:lang w:eastAsia="zh-CN"/>
        </w:rPr>
        <w:t xml:space="preserve">audio </w:t>
      </w:r>
      <w:r w:rsidR="0089009E" w:rsidRPr="00596DFC">
        <w:rPr>
          <w:lang w:eastAsia="zh-CN"/>
        </w:rPr>
        <w:t xml:space="preserve">and </w:t>
      </w:r>
      <w:r w:rsidR="0026383C" w:rsidRPr="00596DFC">
        <w:rPr>
          <w:lang w:eastAsia="zh-CN"/>
        </w:rPr>
        <w:t xml:space="preserve">video decoder </w:t>
      </w:r>
      <w:r w:rsidR="0089009E" w:rsidRPr="00596DFC">
        <w:rPr>
          <w:lang w:eastAsia="zh-CN"/>
        </w:rPr>
        <w:t>and all the relevant processors</w:t>
      </w:r>
    </w:p>
    <w:p w14:paraId="2E5D96B5" w14:textId="45218BDF" w:rsidR="0089009E" w:rsidRPr="00596DFC" w:rsidRDefault="000F5B06" w:rsidP="000F5B06">
      <w:pPr>
        <w:pStyle w:val="enumlev1"/>
        <w:rPr>
          <w:lang w:eastAsia="zh-CN"/>
        </w:rPr>
      </w:pPr>
      <w:r w:rsidRPr="00596DFC">
        <w:rPr>
          <w:lang w:eastAsia="zh-CN"/>
        </w:rPr>
        <w:t>•</w:t>
      </w:r>
      <w:r w:rsidRPr="00596DFC">
        <w:rPr>
          <w:lang w:eastAsia="zh-CN"/>
        </w:rPr>
        <w:tab/>
      </w:r>
      <w:r w:rsidR="0089009E" w:rsidRPr="00596DFC">
        <w:rPr>
          <w:lang w:eastAsia="zh-CN"/>
        </w:rPr>
        <w:t xml:space="preserve">Memory, which contains </w:t>
      </w:r>
      <w:r w:rsidR="0026383C" w:rsidRPr="00596DFC">
        <w:rPr>
          <w:lang w:eastAsia="zh-CN"/>
        </w:rPr>
        <w:t>double data rate (</w:t>
      </w:r>
      <w:r w:rsidR="0089009E" w:rsidRPr="00596DFC">
        <w:rPr>
          <w:lang w:eastAsia="zh-CN"/>
        </w:rPr>
        <w:t>DDR</w:t>
      </w:r>
      <w:r w:rsidR="0026383C" w:rsidRPr="00596DFC">
        <w:rPr>
          <w:lang w:eastAsia="zh-CN"/>
        </w:rPr>
        <w:t>)</w:t>
      </w:r>
      <w:r w:rsidR="0089009E" w:rsidRPr="00596DFC">
        <w:rPr>
          <w:lang w:eastAsia="zh-CN"/>
        </w:rPr>
        <w:t xml:space="preserve"> for software execution and Flash for storage</w:t>
      </w:r>
    </w:p>
    <w:p w14:paraId="576B6862" w14:textId="54325599" w:rsidR="0089009E" w:rsidRPr="00596DFC" w:rsidRDefault="000F5B06" w:rsidP="000F5B06">
      <w:pPr>
        <w:pStyle w:val="enumlev1"/>
        <w:rPr>
          <w:lang w:eastAsia="zh-CN"/>
        </w:rPr>
      </w:pPr>
      <w:r w:rsidRPr="00596DFC">
        <w:rPr>
          <w:lang w:eastAsia="zh-CN"/>
        </w:rPr>
        <w:t>•</w:t>
      </w:r>
      <w:r w:rsidRPr="00596DFC">
        <w:rPr>
          <w:lang w:eastAsia="zh-CN"/>
        </w:rPr>
        <w:tab/>
      </w:r>
      <w:r w:rsidR="00D7198D" w:rsidRPr="00596DFC">
        <w:rPr>
          <w:lang w:eastAsia="zh-CN"/>
        </w:rPr>
        <w:t>F</w:t>
      </w:r>
      <w:r w:rsidR="0089009E" w:rsidRPr="00596DFC">
        <w:rPr>
          <w:lang w:eastAsia="zh-CN"/>
        </w:rPr>
        <w:t xml:space="preserve">rontend which includes at least one of </w:t>
      </w:r>
      <w:r w:rsidR="00BE6D74" w:rsidRPr="00596DFC">
        <w:rPr>
          <w:lang w:eastAsia="zh-CN"/>
        </w:rPr>
        <w:t xml:space="preserve">ITU-T </w:t>
      </w:r>
      <w:r w:rsidR="00F915BD" w:rsidRPr="00596DFC">
        <w:rPr>
          <w:lang w:eastAsia="zh-CN"/>
        </w:rPr>
        <w:t>J.83</w:t>
      </w:r>
      <w:r w:rsidR="0089009E" w:rsidRPr="00596DFC">
        <w:rPr>
          <w:lang w:eastAsia="zh-CN"/>
        </w:rPr>
        <w:t>, DVB-T/T2</w:t>
      </w:r>
      <w:r w:rsidR="00D7198D" w:rsidRPr="00596DFC">
        <w:rPr>
          <w:lang w:eastAsia="zh-CN"/>
        </w:rPr>
        <w:t>,</w:t>
      </w:r>
      <w:r w:rsidR="0060205F" w:rsidRPr="00596DFC">
        <w:rPr>
          <w:lang w:eastAsia="zh-CN"/>
        </w:rPr>
        <w:t xml:space="preserve"> </w:t>
      </w:r>
      <w:r w:rsidR="0089009E" w:rsidRPr="00596DFC">
        <w:rPr>
          <w:lang w:eastAsia="zh-CN"/>
        </w:rPr>
        <w:t>DVB-S/S2</w:t>
      </w:r>
      <w:r w:rsidR="00D7198D" w:rsidRPr="00596DFC">
        <w:rPr>
          <w:lang w:eastAsia="zh-CN"/>
        </w:rPr>
        <w:t xml:space="preserve"> and ISDB-T</w:t>
      </w:r>
      <w:r w:rsidR="00ED4E4D" w:rsidRPr="00596DFC">
        <w:rPr>
          <w:lang w:eastAsia="zh-CN"/>
        </w:rPr>
        <w:t>/Tb</w:t>
      </w:r>
    </w:p>
    <w:p w14:paraId="4E904E25" w14:textId="14D79DC1" w:rsidR="0089009E" w:rsidRPr="00596DFC" w:rsidRDefault="000F5B06" w:rsidP="000F5B06">
      <w:pPr>
        <w:pStyle w:val="enumlev1"/>
        <w:rPr>
          <w:lang w:eastAsia="zh-CN"/>
        </w:rPr>
      </w:pPr>
      <w:r w:rsidRPr="00596DFC">
        <w:rPr>
          <w:lang w:eastAsia="zh-CN"/>
        </w:rPr>
        <w:t>•</w:t>
      </w:r>
      <w:r w:rsidRPr="00596DFC">
        <w:rPr>
          <w:lang w:eastAsia="zh-CN"/>
        </w:rPr>
        <w:tab/>
      </w:r>
      <w:r w:rsidR="0089009E" w:rsidRPr="00596DFC">
        <w:rPr>
          <w:lang w:eastAsia="zh-CN"/>
        </w:rPr>
        <w:t xml:space="preserve">Power </w:t>
      </w:r>
      <w:r w:rsidR="00A71FB1" w:rsidRPr="00596DFC">
        <w:rPr>
          <w:lang w:eastAsia="zh-CN"/>
        </w:rPr>
        <w:t>m</w:t>
      </w:r>
      <w:r w:rsidR="0089009E" w:rsidRPr="00596DFC">
        <w:rPr>
          <w:lang w:eastAsia="zh-CN"/>
        </w:rPr>
        <w:t>odule</w:t>
      </w:r>
    </w:p>
    <w:p w14:paraId="1112B36B" w14:textId="2ECBA718" w:rsidR="0089009E" w:rsidRPr="00596DFC" w:rsidRDefault="000F5B06" w:rsidP="000F5B06">
      <w:pPr>
        <w:pStyle w:val="enumlev1"/>
        <w:rPr>
          <w:lang w:eastAsia="zh-CN"/>
        </w:rPr>
      </w:pPr>
      <w:r w:rsidRPr="00596DFC">
        <w:rPr>
          <w:lang w:eastAsia="zh-CN"/>
        </w:rPr>
        <w:t>•</w:t>
      </w:r>
      <w:r w:rsidRPr="00596DFC">
        <w:rPr>
          <w:lang w:eastAsia="zh-CN"/>
        </w:rPr>
        <w:tab/>
      </w:r>
      <w:r w:rsidR="0089009E" w:rsidRPr="00596DFC">
        <w:rPr>
          <w:lang w:eastAsia="zh-CN"/>
        </w:rPr>
        <w:t xml:space="preserve">Ethernet </w:t>
      </w:r>
      <w:r w:rsidR="00A71FB1" w:rsidRPr="00596DFC">
        <w:rPr>
          <w:lang w:eastAsia="zh-CN"/>
        </w:rPr>
        <w:t>i</w:t>
      </w:r>
      <w:r w:rsidR="0089009E" w:rsidRPr="00596DFC">
        <w:rPr>
          <w:lang w:eastAsia="zh-CN"/>
        </w:rPr>
        <w:t>nterface</w:t>
      </w:r>
    </w:p>
    <w:p w14:paraId="1579B869" w14:textId="55D5FD1D" w:rsidR="0089009E" w:rsidRPr="00596DFC" w:rsidRDefault="000F5B06" w:rsidP="000F5B06">
      <w:pPr>
        <w:pStyle w:val="enumlev1"/>
        <w:rPr>
          <w:lang w:eastAsia="zh-CN"/>
        </w:rPr>
      </w:pPr>
      <w:r w:rsidRPr="00596DFC">
        <w:rPr>
          <w:lang w:eastAsia="zh-CN"/>
        </w:rPr>
        <w:t>•</w:t>
      </w:r>
      <w:r w:rsidRPr="00596DFC">
        <w:rPr>
          <w:lang w:eastAsia="zh-CN"/>
        </w:rPr>
        <w:tab/>
      </w:r>
      <w:r w:rsidR="0089009E" w:rsidRPr="00596DFC">
        <w:rPr>
          <w:lang w:eastAsia="zh-CN"/>
        </w:rPr>
        <w:t xml:space="preserve">USB </w:t>
      </w:r>
      <w:r w:rsidR="00A71FB1" w:rsidRPr="00596DFC">
        <w:rPr>
          <w:lang w:eastAsia="zh-CN"/>
        </w:rPr>
        <w:t>i</w:t>
      </w:r>
      <w:r w:rsidR="0089009E" w:rsidRPr="00596DFC">
        <w:rPr>
          <w:lang w:eastAsia="zh-CN"/>
        </w:rPr>
        <w:t>nterface</w:t>
      </w:r>
    </w:p>
    <w:p w14:paraId="79A451E2" w14:textId="0D5C209F" w:rsidR="0089009E" w:rsidRPr="00596DFC" w:rsidRDefault="000F5B06" w:rsidP="000F5B06">
      <w:pPr>
        <w:pStyle w:val="enumlev1"/>
        <w:rPr>
          <w:lang w:eastAsia="zh-CN"/>
        </w:rPr>
      </w:pPr>
      <w:r w:rsidRPr="00596DFC">
        <w:rPr>
          <w:lang w:eastAsia="zh-CN"/>
        </w:rPr>
        <w:t>•</w:t>
      </w:r>
      <w:r w:rsidRPr="00596DFC">
        <w:rPr>
          <w:lang w:eastAsia="zh-CN"/>
        </w:rPr>
        <w:tab/>
      </w:r>
      <w:r w:rsidR="0089009E" w:rsidRPr="00596DFC">
        <w:rPr>
          <w:lang w:eastAsia="zh-CN"/>
        </w:rPr>
        <w:t xml:space="preserve">Wi-Fi </w:t>
      </w:r>
      <w:r w:rsidR="00A71FB1" w:rsidRPr="00596DFC">
        <w:rPr>
          <w:lang w:eastAsia="zh-CN"/>
        </w:rPr>
        <w:t>m</w:t>
      </w:r>
      <w:r w:rsidR="0089009E" w:rsidRPr="00596DFC">
        <w:rPr>
          <w:lang w:eastAsia="zh-CN"/>
        </w:rPr>
        <w:t>odule</w:t>
      </w:r>
    </w:p>
    <w:p w14:paraId="2FE63EB8" w14:textId="473CDF98" w:rsidR="0089009E" w:rsidRPr="00596DFC" w:rsidRDefault="000F5B06" w:rsidP="000F5B06">
      <w:pPr>
        <w:pStyle w:val="enumlev1"/>
        <w:rPr>
          <w:lang w:eastAsia="zh-CN"/>
        </w:rPr>
      </w:pPr>
      <w:r w:rsidRPr="00596DFC">
        <w:rPr>
          <w:lang w:eastAsia="zh-CN"/>
        </w:rPr>
        <w:t>•</w:t>
      </w:r>
      <w:r w:rsidRPr="00596DFC">
        <w:rPr>
          <w:lang w:eastAsia="zh-CN"/>
        </w:rPr>
        <w:tab/>
      </w:r>
      <w:r w:rsidR="0089009E" w:rsidRPr="00596DFC">
        <w:rPr>
          <w:lang w:eastAsia="zh-CN"/>
        </w:rPr>
        <w:t xml:space="preserve">Audio and </w:t>
      </w:r>
      <w:r w:rsidR="00A71FB1" w:rsidRPr="00596DFC">
        <w:rPr>
          <w:lang w:eastAsia="zh-CN"/>
        </w:rPr>
        <w:t>v</w:t>
      </w:r>
      <w:r w:rsidR="0089009E" w:rsidRPr="00596DFC">
        <w:rPr>
          <w:lang w:eastAsia="zh-CN"/>
        </w:rPr>
        <w:t xml:space="preserve">ideo </w:t>
      </w:r>
      <w:r w:rsidR="00A71FB1" w:rsidRPr="00596DFC">
        <w:rPr>
          <w:lang w:eastAsia="zh-CN"/>
        </w:rPr>
        <w:t>o</w:t>
      </w:r>
      <w:r w:rsidR="0089009E" w:rsidRPr="00596DFC">
        <w:rPr>
          <w:lang w:eastAsia="zh-CN"/>
        </w:rPr>
        <w:t>utput interface</w:t>
      </w:r>
    </w:p>
    <w:p w14:paraId="2F00D6D0" w14:textId="26F21855" w:rsidR="0089009E" w:rsidRPr="00596DFC" w:rsidRDefault="000F5B06" w:rsidP="000F5B06">
      <w:pPr>
        <w:pStyle w:val="enumlev1"/>
        <w:rPr>
          <w:lang w:eastAsia="zh-CN"/>
        </w:rPr>
      </w:pPr>
      <w:r w:rsidRPr="00596DFC">
        <w:rPr>
          <w:lang w:eastAsia="zh-CN"/>
        </w:rPr>
        <w:t>•</w:t>
      </w:r>
      <w:r w:rsidRPr="00596DFC">
        <w:rPr>
          <w:lang w:eastAsia="zh-CN"/>
        </w:rPr>
        <w:tab/>
      </w:r>
      <w:r w:rsidR="00A71FB1" w:rsidRPr="00596DFC">
        <w:rPr>
          <w:lang w:eastAsia="zh-CN"/>
        </w:rPr>
        <w:t>Conditional access system (</w:t>
      </w:r>
      <w:r w:rsidR="0089009E" w:rsidRPr="00596DFC">
        <w:rPr>
          <w:lang w:eastAsia="zh-CN"/>
        </w:rPr>
        <w:t>CAS</w:t>
      </w:r>
      <w:r w:rsidR="00A71FB1" w:rsidRPr="00596DFC">
        <w:rPr>
          <w:lang w:eastAsia="zh-CN"/>
        </w:rPr>
        <w:t>)</w:t>
      </w:r>
      <w:r w:rsidR="0089009E" w:rsidRPr="00596DFC">
        <w:rPr>
          <w:lang w:eastAsia="zh-CN"/>
        </w:rPr>
        <w:t xml:space="preserve"> </w:t>
      </w:r>
      <w:r w:rsidR="00A71FB1" w:rsidRPr="00596DFC">
        <w:rPr>
          <w:lang w:eastAsia="zh-CN"/>
        </w:rPr>
        <w:t>s</w:t>
      </w:r>
      <w:r w:rsidR="0089009E" w:rsidRPr="00596DFC">
        <w:rPr>
          <w:lang w:eastAsia="zh-CN"/>
        </w:rPr>
        <w:t xml:space="preserve">mart </w:t>
      </w:r>
      <w:r w:rsidR="00A71FB1" w:rsidRPr="00596DFC">
        <w:rPr>
          <w:lang w:eastAsia="zh-CN"/>
        </w:rPr>
        <w:t>c</w:t>
      </w:r>
      <w:r w:rsidR="0089009E" w:rsidRPr="00596DFC">
        <w:rPr>
          <w:lang w:eastAsia="zh-CN"/>
        </w:rPr>
        <w:t xml:space="preserve">ard </w:t>
      </w:r>
      <w:r w:rsidR="00A71FB1" w:rsidRPr="00596DFC">
        <w:rPr>
          <w:lang w:eastAsia="zh-CN"/>
        </w:rPr>
        <w:t>i</w:t>
      </w:r>
      <w:r w:rsidR="0089009E" w:rsidRPr="00596DFC">
        <w:rPr>
          <w:lang w:eastAsia="zh-CN"/>
        </w:rPr>
        <w:t>nterface</w:t>
      </w:r>
    </w:p>
    <w:p w14:paraId="4E3DA55B" w14:textId="309C3F6F" w:rsidR="0089009E" w:rsidRPr="00596DFC" w:rsidRDefault="000F5B06" w:rsidP="000F5B06">
      <w:pPr>
        <w:pStyle w:val="enumlev1"/>
        <w:rPr>
          <w:lang w:eastAsia="zh-CN"/>
        </w:rPr>
      </w:pPr>
      <w:r w:rsidRPr="00596DFC">
        <w:rPr>
          <w:lang w:eastAsia="zh-CN"/>
        </w:rPr>
        <w:t>•</w:t>
      </w:r>
      <w:r w:rsidRPr="00596DFC">
        <w:rPr>
          <w:lang w:eastAsia="zh-CN"/>
        </w:rPr>
        <w:tab/>
      </w:r>
      <w:r w:rsidR="0089009E" w:rsidRPr="00596DFC">
        <w:rPr>
          <w:lang w:eastAsia="zh-CN"/>
        </w:rPr>
        <w:t xml:space="preserve">Keyboard </w:t>
      </w:r>
      <w:r w:rsidR="00A71FB1" w:rsidRPr="00596DFC">
        <w:rPr>
          <w:lang w:eastAsia="zh-CN"/>
        </w:rPr>
        <w:t>i</w:t>
      </w:r>
      <w:r w:rsidR="0089009E" w:rsidRPr="00596DFC">
        <w:rPr>
          <w:lang w:eastAsia="zh-CN"/>
        </w:rPr>
        <w:t>nterface</w:t>
      </w:r>
    </w:p>
    <w:p w14:paraId="5A419C2D" w14:textId="47929BE8" w:rsidR="006D19AA" w:rsidRPr="00596DFC" w:rsidRDefault="00B434D4" w:rsidP="00401800">
      <w:pPr>
        <w:pStyle w:val="Heading2"/>
        <w:rPr>
          <w:rFonts w:ascii="Microsoft YaHei" w:hAnsi="Microsoft YaHei" w:cs="SimSun"/>
          <w:lang w:eastAsia="zh-CN"/>
        </w:rPr>
      </w:pPr>
      <w:bookmarkStart w:id="119" w:name="_Toc508611985"/>
      <w:bookmarkStart w:id="120" w:name="_Toc510518594"/>
      <w:bookmarkStart w:id="121" w:name="_Toc510519032"/>
      <w:bookmarkStart w:id="122" w:name="_Toc512688923"/>
      <w:bookmarkStart w:id="123" w:name="_Toc4662169"/>
      <w:bookmarkStart w:id="124" w:name="_Toc5895113"/>
      <w:bookmarkStart w:id="125" w:name="_Toc7503407"/>
      <w:r w:rsidRPr="00596DFC">
        <w:rPr>
          <w:lang w:eastAsia="zh-CN"/>
        </w:rPr>
        <w:t>6.2</w:t>
      </w:r>
      <w:r w:rsidRPr="00596DFC">
        <w:rPr>
          <w:lang w:eastAsia="zh-CN"/>
        </w:rPr>
        <w:tab/>
      </w:r>
      <w:r w:rsidR="006D19AA" w:rsidRPr="00596DFC">
        <w:rPr>
          <w:lang w:eastAsia="zh-CN"/>
        </w:rPr>
        <w:t xml:space="preserve">The </w:t>
      </w:r>
      <w:r w:rsidR="00A71FB1" w:rsidRPr="00596DFC">
        <w:rPr>
          <w:lang w:eastAsia="zh-CN"/>
        </w:rPr>
        <w:t>h</w:t>
      </w:r>
      <w:r w:rsidR="006D19AA" w:rsidRPr="00596DFC">
        <w:rPr>
          <w:lang w:eastAsia="zh-CN"/>
        </w:rPr>
        <w:t xml:space="preserve">ybrid STB </w:t>
      </w:r>
      <w:r w:rsidR="00A71FB1" w:rsidRPr="00596DFC">
        <w:rPr>
          <w:lang w:eastAsia="zh-CN"/>
        </w:rPr>
        <w:t>s</w:t>
      </w:r>
      <w:r w:rsidR="006D19AA" w:rsidRPr="00596DFC">
        <w:rPr>
          <w:lang w:eastAsia="zh-CN"/>
        </w:rPr>
        <w:t xml:space="preserve">oftware </w:t>
      </w:r>
      <w:r w:rsidR="00A71FB1" w:rsidRPr="00596DFC">
        <w:rPr>
          <w:lang w:eastAsia="zh-CN"/>
        </w:rPr>
        <w:t>a</w:t>
      </w:r>
      <w:r w:rsidR="006D19AA" w:rsidRPr="00596DFC">
        <w:rPr>
          <w:lang w:eastAsia="zh-CN"/>
        </w:rPr>
        <w:t>rchitecture</w:t>
      </w:r>
      <w:bookmarkEnd w:id="119"/>
      <w:bookmarkEnd w:id="120"/>
      <w:bookmarkEnd w:id="121"/>
      <w:bookmarkEnd w:id="122"/>
      <w:bookmarkEnd w:id="123"/>
      <w:bookmarkEnd w:id="124"/>
      <w:bookmarkEnd w:id="125"/>
    </w:p>
    <w:p w14:paraId="288C5A8B" w14:textId="3339F6D8" w:rsidR="00DC608B" w:rsidRPr="00596DFC" w:rsidRDefault="00C07F8E" w:rsidP="00401800">
      <w:r w:rsidRPr="00596DFC">
        <w:t>F</w:t>
      </w:r>
      <w:r w:rsidR="00DC608B" w:rsidRPr="00596DFC">
        <w:t xml:space="preserve">igure 6-3 shows the basic software architecture for the </w:t>
      </w:r>
      <w:r w:rsidR="00557393" w:rsidRPr="00596DFC">
        <w:t>h</w:t>
      </w:r>
      <w:r w:rsidR="00DC608B" w:rsidRPr="00596DFC">
        <w:t>ybrid STB which contains the following modules:</w:t>
      </w:r>
    </w:p>
    <w:p w14:paraId="2B7A3C39" w14:textId="092CA85F" w:rsidR="00DC608B" w:rsidRPr="00596DFC" w:rsidRDefault="00401800" w:rsidP="00401800">
      <w:pPr>
        <w:pStyle w:val="enumlev1"/>
        <w:rPr>
          <w:lang w:eastAsia="zh-CN"/>
        </w:rPr>
      </w:pPr>
      <w:r w:rsidRPr="00596DFC">
        <w:rPr>
          <w:lang w:eastAsia="zh-CN"/>
        </w:rPr>
        <w:t>•</w:t>
      </w:r>
      <w:r w:rsidRPr="00596DFC">
        <w:rPr>
          <w:lang w:eastAsia="zh-CN"/>
        </w:rPr>
        <w:tab/>
      </w:r>
      <w:r w:rsidR="00DC608B" w:rsidRPr="00596DFC">
        <w:rPr>
          <w:lang w:eastAsia="zh-CN"/>
        </w:rPr>
        <w:t>Hardware</w:t>
      </w:r>
      <w:r w:rsidR="000717C3" w:rsidRPr="00596DFC">
        <w:rPr>
          <w:lang w:eastAsia="zh-CN"/>
        </w:rPr>
        <w:t xml:space="preserve"> on</w:t>
      </w:r>
      <w:r w:rsidR="00DC608B" w:rsidRPr="00596DFC">
        <w:rPr>
          <w:lang w:eastAsia="zh-CN"/>
        </w:rPr>
        <w:t xml:space="preserve"> which the software </w:t>
      </w:r>
      <w:r w:rsidR="007E5440" w:rsidRPr="00596DFC">
        <w:rPr>
          <w:lang w:eastAsia="zh-CN"/>
        </w:rPr>
        <w:t xml:space="preserve">executes </w:t>
      </w:r>
    </w:p>
    <w:p w14:paraId="0B651341" w14:textId="5E73DB83" w:rsidR="00DC608B" w:rsidRPr="00596DFC" w:rsidRDefault="00401800" w:rsidP="00401800">
      <w:pPr>
        <w:pStyle w:val="enumlev1"/>
        <w:rPr>
          <w:lang w:eastAsia="zh-CN"/>
        </w:rPr>
      </w:pPr>
      <w:r w:rsidRPr="00596DFC">
        <w:rPr>
          <w:lang w:eastAsia="zh-CN"/>
        </w:rPr>
        <w:t>•</w:t>
      </w:r>
      <w:r w:rsidRPr="00596DFC">
        <w:rPr>
          <w:lang w:eastAsia="zh-CN"/>
        </w:rPr>
        <w:tab/>
      </w:r>
      <w:r w:rsidR="00A71FB1" w:rsidRPr="00596DFC">
        <w:rPr>
          <w:lang w:eastAsia="zh-CN"/>
        </w:rPr>
        <w:t>Software development kit (</w:t>
      </w:r>
      <w:r w:rsidR="00DC608B" w:rsidRPr="00596DFC">
        <w:rPr>
          <w:lang w:eastAsia="zh-CN"/>
        </w:rPr>
        <w:t>SDK</w:t>
      </w:r>
      <w:r w:rsidR="00A71FB1" w:rsidRPr="00596DFC">
        <w:rPr>
          <w:lang w:eastAsia="zh-CN"/>
        </w:rPr>
        <w:t>)</w:t>
      </w:r>
      <w:r w:rsidR="00DC608B" w:rsidRPr="00596DFC">
        <w:rPr>
          <w:lang w:eastAsia="zh-CN"/>
        </w:rPr>
        <w:t xml:space="preserve"> platform which includes board configuration, low level driver, operating system and driver interface</w:t>
      </w:r>
    </w:p>
    <w:p w14:paraId="3FA04F19" w14:textId="648E8D9A" w:rsidR="00DC608B" w:rsidRPr="00596DFC" w:rsidRDefault="00401800" w:rsidP="00401800">
      <w:pPr>
        <w:pStyle w:val="enumlev1"/>
        <w:rPr>
          <w:lang w:eastAsia="zh-CN"/>
        </w:rPr>
      </w:pPr>
      <w:r w:rsidRPr="00596DFC">
        <w:rPr>
          <w:lang w:eastAsia="zh-CN"/>
        </w:rPr>
        <w:t>•</w:t>
      </w:r>
      <w:r w:rsidRPr="00596DFC">
        <w:rPr>
          <w:lang w:eastAsia="zh-CN"/>
        </w:rPr>
        <w:tab/>
      </w:r>
      <w:r w:rsidR="00DC608B" w:rsidRPr="00596DFC">
        <w:rPr>
          <w:lang w:eastAsia="zh-CN"/>
        </w:rPr>
        <w:t>Porting layer, which is the porting interface for all the driver and OS op</w:t>
      </w:r>
      <w:r w:rsidR="00D50A81" w:rsidRPr="00596DFC">
        <w:rPr>
          <w:lang w:eastAsia="zh-CN"/>
        </w:rPr>
        <w:t>eration, will be called by high-</w:t>
      </w:r>
      <w:r w:rsidR="00DC608B" w:rsidRPr="00596DFC">
        <w:rPr>
          <w:lang w:eastAsia="zh-CN"/>
        </w:rPr>
        <w:t>level application</w:t>
      </w:r>
      <w:r w:rsidR="00CC211A" w:rsidRPr="00596DFC">
        <w:rPr>
          <w:lang w:eastAsia="zh-CN"/>
        </w:rPr>
        <w:t>s</w:t>
      </w:r>
    </w:p>
    <w:p w14:paraId="04074B8D" w14:textId="6DDB5699" w:rsidR="00DC608B" w:rsidRPr="00596DFC" w:rsidRDefault="00401800" w:rsidP="00401800">
      <w:pPr>
        <w:pStyle w:val="enumlev1"/>
        <w:rPr>
          <w:lang w:eastAsia="zh-CN"/>
        </w:rPr>
      </w:pPr>
      <w:r w:rsidRPr="00596DFC">
        <w:rPr>
          <w:lang w:eastAsia="zh-CN"/>
        </w:rPr>
        <w:t>•</w:t>
      </w:r>
      <w:r w:rsidRPr="00596DFC">
        <w:rPr>
          <w:lang w:eastAsia="zh-CN"/>
        </w:rPr>
        <w:tab/>
      </w:r>
      <w:r w:rsidR="00DC608B" w:rsidRPr="00596DFC">
        <w:rPr>
          <w:lang w:eastAsia="zh-CN"/>
        </w:rPr>
        <w:t>Application</w:t>
      </w:r>
      <w:r w:rsidR="009262AD" w:rsidRPr="00596DFC">
        <w:rPr>
          <w:lang w:eastAsia="zh-CN"/>
        </w:rPr>
        <w:t>s</w:t>
      </w:r>
    </w:p>
    <w:p w14:paraId="60FC8743" w14:textId="7BE103D7" w:rsidR="006D19AA" w:rsidRPr="00596DFC" w:rsidRDefault="00401800" w:rsidP="00401800">
      <w:pPr>
        <w:pStyle w:val="Figure"/>
        <w:rPr>
          <w:rFonts w:eastAsia="Microsoft YaHei"/>
          <w:lang w:eastAsia="zh-CN"/>
        </w:rPr>
      </w:pPr>
      <w:r w:rsidRPr="00596DFC">
        <w:rPr>
          <w:rFonts w:eastAsia="Microsoft YaHei"/>
          <w:noProof/>
          <w:lang w:val="en-US" w:bidi="hi-IN"/>
        </w:rPr>
        <w:lastRenderedPageBreak/>
        <w:drawing>
          <wp:inline distT="0" distB="0" distL="0" distR="0" wp14:anchorId="025D4C3D" wp14:editId="1AABFFCB">
            <wp:extent cx="5907036" cy="4127000"/>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298(19)_F6-3.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07036" cy="4127000"/>
                    </a:xfrm>
                    <a:prstGeom prst="rect">
                      <a:avLst/>
                    </a:prstGeom>
                  </pic:spPr>
                </pic:pic>
              </a:graphicData>
            </a:graphic>
          </wp:inline>
        </w:drawing>
      </w:r>
    </w:p>
    <w:p w14:paraId="52DDFF96" w14:textId="1D30758F" w:rsidR="006D19AA" w:rsidRPr="00596DFC" w:rsidRDefault="006D19AA" w:rsidP="00401800">
      <w:pPr>
        <w:pStyle w:val="FigureNoTitle"/>
        <w:rPr>
          <w:lang w:eastAsia="zh-CN"/>
        </w:rPr>
      </w:pPr>
      <w:r w:rsidRPr="00596DFC">
        <w:rPr>
          <w:lang w:eastAsia="zh-CN"/>
        </w:rPr>
        <w:t xml:space="preserve">Figure 6-3 </w:t>
      </w:r>
      <w:r w:rsidR="00401800" w:rsidRPr="00596DFC">
        <w:rPr>
          <w:lang w:eastAsia="zh-CN"/>
        </w:rPr>
        <w:t xml:space="preserve">– </w:t>
      </w:r>
      <w:r w:rsidRPr="00596DFC">
        <w:rPr>
          <w:lang w:eastAsia="zh-CN"/>
        </w:rPr>
        <w:t xml:space="preserve">The </w:t>
      </w:r>
      <w:r w:rsidR="00A71FB1" w:rsidRPr="00596DFC">
        <w:rPr>
          <w:lang w:eastAsia="zh-CN"/>
        </w:rPr>
        <w:t xml:space="preserve">hybrid </w:t>
      </w:r>
      <w:r w:rsidRPr="00596DFC">
        <w:rPr>
          <w:lang w:eastAsia="zh-CN"/>
        </w:rPr>
        <w:t xml:space="preserve">STB </w:t>
      </w:r>
      <w:r w:rsidR="00A71FB1" w:rsidRPr="00596DFC">
        <w:rPr>
          <w:lang w:eastAsia="zh-CN"/>
        </w:rPr>
        <w:t>software architecture</w:t>
      </w:r>
    </w:p>
    <w:p w14:paraId="6F38E40B" w14:textId="7EDCFBF9" w:rsidR="006D19AA" w:rsidRPr="00596DFC" w:rsidRDefault="00B434D4" w:rsidP="00401800">
      <w:pPr>
        <w:pStyle w:val="Heading2"/>
        <w:rPr>
          <w:lang w:eastAsia="zh-CN"/>
        </w:rPr>
      </w:pPr>
      <w:bookmarkStart w:id="126" w:name="_Toc512688924"/>
      <w:bookmarkStart w:id="127" w:name="_Toc4662170"/>
      <w:bookmarkStart w:id="128" w:name="_Toc5895114"/>
      <w:bookmarkStart w:id="129" w:name="_Toc7503408"/>
      <w:r w:rsidRPr="00596DFC">
        <w:rPr>
          <w:lang w:eastAsia="zh-CN"/>
        </w:rPr>
        <w:t>6.3</w:t>
      </w:r>
      <w:r w:rsidRPr="00596DFC">
        <w:rPr>
          <w:lang w:eastAsia="zh-CN"/>
        </w:rPr>
        <w:tab/>
      </w:r>
      <w:r w:rsidR="006D19AA" w:rsidRPr="00596DFC">
        <w:rPr>
          <w:lang w:eastAsia="zh-CN"/>
        </w:rPr>
        <w:t xml:space="preserve">The </w:t>
      </w:r>
      <w:r w:rsidR="00A71FB1" w:rsidRPr="00596DFC">
        <w:rPr>
          <w:lang w:eastAsia="zh-CN"/>
        </w:rPr>
        <w:t xml:space="preserve">hybrid </w:t>
      </w:r>
      <w:r w:rsidR="006D19AA" w:rsidRPr="00596DFC">
        <w:rPr>
          <w:lang w:eastAsia="zh-CN"/>
        </w:rPr>
        <w:t xml:space="preserve">STB </w:t>
      </w:r>
      <w:bookmarkEnd w:id="126"/>
      <w:bookmarkEnd w:id="127"/>
      <w:bookmarkEnd w:id="128"/>
      <w:r w:rsidR="00A71FB1" w:rsidRPr="00596DFC">
        <w:rPr>
          <w:lang w:eastAsia="zh-CN"/>
        </w:rPr>
        <w:t>categories</w:t>
      </w:r>
      <w:bookmarkEnd w:id="129"/>
    </w:p>
    <w:p w14:paraId="2E2AB73F" w14:textId="6009B535" w:rsidR="00E37227" w:rsidRPr="00596DFC" w:rsidRDefault="00A71FB1" w:rsidP="00401800">
      <w:pPr>
        <w:rPr>
          <w:lang w:eastAsia="zh-CN"/>
        </w:rPr>
      </w:pPr>
      <w:bookmarkStart w:id="130" w:name="_Toc508611986"/>
      <w:bookmarkStart w:id="131" w:name="_Toc510518595"/>
      <w:bookmarkStart w:id="132" w:name="_Toc510519033"/>
      <w:bookmarkStart w:id="133" w:name="_Toc512688925"/>
      <w:r w:rsidRPr="00596DFC">
        <w:rPr>
          <w:lang w:eastAsia="zh-CN"/>
        </w:rPr>
        <w:t>To adapt</w:t>
      </w:r>
      <w:r w:rsidR="00E37227" w:rsidRPr="00596DFC">
        <w:rPr>
          <w:lang w:eastAsia="zh-CN"/>
        </w:rPr>
        <w:t xml:space="preserve"> to requirements from different regions and operators, it </w:t>
      </w:r>
      <w:r w:rsidRPr="00596DFC">
        <w:rPr>
          <w:lang w:eastAsia="zh-CN"/>
        </w:rPr>
        <w:t xml:space="preserve">is </w:t>
      </w:r>
      <w:r w:rsidR="00E37227" w:rsidRPr="00596DFC">
        <w:rPr>
          <w:lang w:eastAsia="zh-CN"/>
        </w:rPr>
        <w:t xml:space="preserve">recommended to design the hybrid STB </w:t>
      </w:r>
      <w:r w:rsidR="00164E43" w:rsidRPr="00596DFC">
        <w:rPr>
          <w:lang w:eastAsia="zh-CN"/>
        </w:rPr>
        <w:t xml:space="preserve">taking a modular </w:t>
      </w:r>
      <w:r w:rsidR="0063361E" w:rsidRPr="00596DFC">
        <w:rPr>
          <w:lang w:eastAsia="zh-CN"/>
        </w:rPr>
        <w:t>a</w:t>
      </w:r>
      <w:r w:rsidR="00164E43" w:rsidRPr="00596DFC">
        <w:rPr>
          <w:lang w:eastAsia="zh-CN"/>
        </w:rPr>
        <w:t>pproach such that</w:t>
      </w:r>
      <w:r w:rsidR="00CC0BC3" w:rsidRPr="00596DFC">
        <w:rPr>
          <w:lang w:eastAsia="zh-CN"/>
        </w:rPr>
        <w:t xml:space="preserve"> different combinations can be supported with configuration </w:t>
      </w:r>
      <w:r w:rsidRPr="00596DFC">
        <w:rPr>
          <w:lang w:eastAsia="zh-CN"/>
        </w:rPr>
        <w:t xml:space="preserve">changes </w:t>
      </w:r>
      <w:r w:rsidR="00CC0BC3" w:rsidRPr="00596DFC">
        <w:rPr>
          <w:lang w:eastAsia="zh-CN"/>
        </w:rPr>
        <w:t>as opposed to full re-design</w:t>
      </w:r>
      <w:r w:rsidR="00E37227" w:rsidRPr="00596DFC">
        <w:rPr>
          <w:lang w:eastAsia="zh-CN"/>
        </w:rPr>
        <w:t xml:space="preserve">. For instance, DVB-T/T2 may be required in some regions </w:t>
      </w:r>
      <w:r w:rsidRPr="00596DFC">
        <w:rPr>
          <w:lang w:eastAsia="zh-CN"/>
        </w:rPr>
        <w:t xml:space="preserve">while </w:t>
      </w:r>
      <w:r w:rsidR="00E37227" w:rsidRPr="00596DFC">
        <w:rPr>
          <w:lang w:eastAsia="zh-CN"/>
        </w:rPr>
        <w:t>DVB-S/S2</w:t>
      </w:r>
      <w:r w:rsidR="00A815EF" w:rsidRPr="00596DFC">
        <w:rPr>
          <w:lang w:eastAsia="zh-CN"/>
        </w:rPr>
        <w:t xml:space="preserve"> or ISDB-T</w:t>
      </w:r>
      <w:r w:rsidR="00ED4E4D" w:rsidRPr="00596DFC">
        <w:rPr>
          <w:lang w:eastAsia="zh-CN"/>
        </w:rPr>
        <w:t>/Tb</w:t>
      </w:r>
      <w:r w:rsidR="00E37227" w:rsidRPr="00596DFC">
        <w:rPr>
          <w:lang w:eastAsia="zh-CN"/>
        </w:rPr>
        <w:t xml:space="preserve"> </w:t>
      </w:r>
      <w:r w:rsidR="00A815EF" w:rsidRPr="00596DFC">
        <w:rPr>
          <w:lang w:eastAsia="zh-CN"/>
        </w:rPr>
        <w:t>are</w:t>
      </w:r>
      <w:r w:rsidR="00E37227" w:rsidRPr="00596DFC">
        <w:rPr>
          <w:lang w:eastAsia="zh-CN"/>
        </w:rPr>
        <w:t xml:space="preserve"> required in other regions, therefor</w:t>
      </w:r>
      <w:r w:rsidRPr="00596DFC">
        <w:rPr>
          <w:lang w:eastAsia="zh-CN"/>
        </w:rPr>
        <w:t>e</w:t>
      </w:r>
      <w:r w:rsidR="00E37227" w:rsidRPr="00596DFC">
        <w:rPr>
          <w:lang w:eastAsia="zh-CN"/>
        </w:rPr>
        <w:t>, the following combination patterns are recommended.</w:t>
      </w:r>
    </w:p>
    <w:p w14:paraId="37C4C43A" w14:textId="76FFFC7D" w:rsidR="00E37227" w:rsidRPr="00596DFC" w:rsidRDefault="005D3889" w:rsidP="005D3889">
      <w:pPr>
        <w:pStyle w:val="enumlev1"/>
        <w:rPr>
          <w:lang w:eastAsia="zh-CN"/>
        </w:rPr>
      </w:pPr>
      <w:r w:rsidRPr="00596DFC">
        <w:rPr>
          <w:lang w:eastAsia="zh-CN"/>
        </w:rPr>
        <w:t>•</w:t>
      </w:r>
      <w:r w:rsidRPr="00596DFC">
        <w:rPr>
          <w:lang w:eastAsia="zh-CN"/>
        </w:rPr>
        <w:tab/>
      </w:r>
      <w:r w:rsidR="00E37227" w:rsidRPr="00596DFC">
        <w:rPr>
          <w:lang w:eastAsia="zh-CN"/>
        </w:rPr>
        <w:t xml:space="preserve">IP + </w:t>
      </w:r>
      <w:r w:rsidR="00BE6D74" w:rsidRPr="00596DFC">
        <w:rPr>
          <w:lang w:eastAsia="zh-CN"/>
        </w:rPr>
        <w:t xml:space="preserve">ITU-T </w:t>
      </w:r>
      <w:r w:rsidR="00EC5F1F" w:rsidRPr="00596DFC">
        <w:rPr>
          <w:lang w:eastAsia="zh-CN"/>
        </w:rPr>
        <w:t>J.83</w:t>
      </w:r>
      <w:r w:rsidR="00E37227" w:rsidRPr="00596DFC">
        <w:rPr>
          <w:lang w:eastAsia="zh-CN"/>
        </w:rPr>
        <w:t xml:space="preserve"> + DVB-T/T2</w:t>
      </w:r>
    </w:p>
    <w:p w14:paraId="12A8C4D5" w14:textId="572F457F" w:rsidR="00E37227" w:rsidRPr="00596DFC" w:rsidRDefault="005D3889" w:rsidP="005D3889">
      <w:pPr>
        <w:pStyle w:val="enumlev1"/>
        <w:rPr>
          <w:lang w:eastAsia="zh-CN"/>
        </w:rPr>
      </w:pPr>
      <w:r w:rsidRPr="00596DFC">
        <w:rPr>
          <w:lang w:eastAsia="zh-CN"/>
        </w:rPr>
        <w:t>•</w:t>
      </w:r>
      <w:r w:rsidRPr="00596DFC">
        <w:rPr>
          <w:lang w:eastAsia="zh-CN"/>
        </w:rPr>
        <w:tab/>
      </w:r>
      <w:r w:rsidR="009C5166" w:rsidRPr="00596DFC">
        <w:rPr>
          <w:lang w:eastAsia="zh-CN"/>
        </w:rPr>
        <w:t xml:space="preserve">IP + </w:t>
      </w:r>
      <w:r w:rsidR="00BE6D74" w:rsidRPr="00596DFC">
        <w:rPr>
          <w:lang w:eastAsia="zh-CN"/>
        </w:rPr>
        <w:t xml:space="preserve">ITU-T </w:t>
      </w:r>
      <w:r w:rsidR="00EC5F1F" w:rsidRPr="00596DFC">
        <w:rPr>
          <w:lang w:eastAsia="zh-CN"/>
        </w:rPr>
        <w:t>J.83</w:t>
      </w:r>
      <w:r w:rsidR="009C5166" w:rsidRPr="00596DFC">
        <w:rPr>
          <w:lang w:eastAsia="zh-CN"/>
        </w:rPr>
        <w:t xml:space="preserve"> + DVB-S/S2</w:t>
      </w:r>
    </w:p>
    <w:p w14:paraId="6F93D819" w14:textId="1F90B0FA" w:rsidR="00E37227" w:rsidRPr="00596DFC" w:rsidRDefault="005D3889" w:rsidP="005D3889">
      <w:pPr>
        <w:pStyle w:val="enumlev1"/>
        <w:rPr>
          <w:lang w:eastAsia="zh-CN"/>
        </w:rPr>
      </w:pPr>
      <w:r w:rsidRPr="00596DFC">
        <w:rPr>
          <w:lang w:eastAsia="zh-CN"/>
        </w:rPr>
        <w:t>•</w:t>
      </w:r>
      <w:r w:rsidRPr="00596DFC">
        <w:rPr>
          <w:lang w:eastAsia="zh-CN"/>
        </w:rPr>
        <w:tab/>
      </w:r>
      <w:r w:rsidR="00E37227" w:rsidRPr="00596DFC">
        <w:rPr>
          <w:lang w:eastAsia="zh-CN"/>
        </w:rPr>
        <w:t>IP + DVB-T/T2</w:t>
      </w:r>
    </w:p>
    <w:p w14:paraId="15D6242E" w14:textId="38EC052A" w:rsidR="00E37227" w:rsidRPr="00596DFC" w:rsidRDefault="005D3889" w:rsidP="005D3889">
      <w:pPr>
        <w:pStyle w:val="enumlev1"/>
        <w:rPr>
          <w:lang w:eastAsia="zh-CN"/>
        </w:rPr>
      </w:pPr>
      <w:r w:rsidRPr="00596DFC">
        <w:rPr>
          <w:lang w:eastAsia="zh-CN"/>
        </w:rPr>
        <w:t>•</w:t>
      </w:r>
      <w:r w:rsidRPr="00596DFC">
        <w:rPr>
          <w:lang w:eastAsia="zh-CN"/>
        </w:rPr>
        <w:tab/>
      </w:r>
      <w:r w:rsidR="00E37227" w:rsidRPr="00596DFC">
        <w:rPr>
          <w:lang w:eastAsia="zh-CN"/>
        </w:rPr>
        <w:t>IP + DVB-S/S2</w:t>
      </w:r>
    </w:p>
    <w:p w14:paraId="38F60D8D" w14:textId="3E0FF32F" w:rsidR="0049664B" w:rsidRPr="00596DFC" w:rsidRDefault="005D3889" w:rsidP="005D3889">
      <w:pPr>
        <w:pStyle w:val="enumlev1"/>
        <w:rPr>
          <w:lang w:eastAsia="zh-CN"/>
        </w:rPr>
      </w:pPr>
      <w:r w:rsidRPr="00596DFC">
        <w:rPr>
          <w:lang w:eastAsia="zh-CN"/>
        </w:rPr>
        <w:t>•</w:t>
      </w:r>
      <w:r w:rsidRPr="00596DFC">
        <w:rPr>
          <w:lang w:eastAsia="zh-CN"/>
        </w:rPr>
        <w:tab/>
      </w:r>
      <w:r w:rsidR="0049664B" w:rsidRPr="00596DFC">
        <w:rPr>
          <w:lang w:eastAsia="zh-CN"/>
        </w:rPr>
        <w:t xml:space="preserve">IP + </w:t>
      </w:r>
      <w:r w:rsidR="00BE6D74" w:rsidRPr="00596DFC">
        <w:rPr>
          <w:lang w:eastAsia="zh-CN"/>
        </w:rPr>
        <w:t xml:space="preserve">ITU-T </w:t>
      </w:r>
      <w:r w:rsidR="00EC5F1F" w:rsidRPr="00596DFC">
        <w:rPr>
          <w:lang w:eastAsia="zh-CN"/>
        </w:rPr>
        <w:t>J.83</w:t>
      </w:r>
    </w:p>
    <w:p w14:paraId="70508799" w14:textId="268C091C" w:rsidR="002D764F" w:rsidRPr="00596DFC" w:rsidRDefault="005D3889" w:rsidP="005D3889">
      <w:pPr>
        <w:pStyle w:val="enumlev1"/>
        <w:rPr>
          <w:lang w:eastAsia="zh-CN"/>
        </w:rPr>
      </w:pPr>
      <w:r w:rsidRPr="00596DFC">
        <w:rPr>
          <w:lang w:eastAsia="zh-CN"/>
        </w:rPr>
        <w:t>•</w:t>
      </w:r>
      <w:r w:rsidRPr="00596DFC">
        <w:rPr>
          <w:lang w:eastAsia="zh-CN"/>
        </w:rPr>
        <w:tab/>
      </w:r>
      <w:r w:rsidR="002D764F" w:rsidRPr="00596DFC">
        <w:rPr>
          <w:lang w:eastAsia="zh-CN"/>
        </w:rPr>
        <w:t xml:space="preserve">IP + </w:t>
      </w:r>
      <w:r w:rsidR="00BE6D74" w:rsidRPr="00596DFC">
        <w:rPr>
          <w:lang w:eastAsia="zh-CN"/>
        </w:rPr>
        <w:t xml:space="preserve">ITU-T </w:t>
      </w:r>
      <w:r w:rsidR="002D764F" w:rsidRPr="00596DFC">
        <w:rPr>
          <w:lang w:eastAsia="zh-CN"/>
        </w:rPr>
        <w:t>J.83+ISDB-T/Tb</w:t>
      </w:r>
    </w:p>
    <w:p w14:paraId="7C57C116" w14:textId="3C890DD3" w:rsidR="00E62C2A" w:rsidRPr="00596DFC" w:rsidRDefault="005D3889" w:rsidP="005D3889">
      <w:pPr>
        <w:pStyle w:val="enumlev1"/>
        <w:rPr>
          <w:lang w:eastAsia="zh-CN"/>
        </w:rPr>
      </w:pPr>
      <w:r w:rsidRPr="00596DFC">
        <w:rPr>
          <w:lang w:eastAsia="zh-CN"/>
        </w:rPr>
        <w:t>•</w:t>
      </w:r>
      <w:r w:rsidRPr="00596DFC">
        <w:rPr>
          <w:lang w:eastAsia="zh-CN"/>
        </w:rPr>
        <w:tab/>
      </w:r>
      <w:r w:rsidR="00E62C2A" w:rsidRPr="00596DFC">
        <w:rPr>
          <w:lang w:eastAsia="zh-CN"/>
        </w:rPr>
        <w:t>IP + ISDB-T</w:t>
      </w:r>
      <w:r w:rsidR="00ED4E4D" w:rsidRPr="00596DFC">
        <w:rPr>
          <w:lang w:eastAsia="zh-CN"/>
        </w:rPr>
        <w:t>/Tb</w:t>
      </w:r>
    </w:p>
    <w:p w14:paraId="5336BE2B" w14:textId="29929E34" w:rsidR="00E37227" w:rsidRPr="00596DFC" w:rsidRDefault="005D3889" w:rsidP="005D3889">
      <w:pPr>
        <w:pStyle w:val="enumlev1"/>
        <w:rPr>
          <w:lang w:eastAsia="zh-CN"/>
        </w:rPr>
      </w:pPr>
      <w:r w:rsidRPr="00596DFC">
        <w:rPr>
          <w:lang w:eastAsia="zh-CN"/>
        </w:rPr>
        <w:t>•</w:t>
      </w:r>
      <w:r w:rsidRPr="00596DFC">
        <w:rPr>
          <w:lang w:eastAsia="zh-CN"/>
        </w:rPr>
        <w:tab/>
      </w:r>
      <w:r w:rsidR="00E37227" w:rsidRPr="00596DFC">
        <w:rPr>
          <w:lang w:eastAsia="zh-CN"/>
        </w:rPr>
        <w:t>IP + DVB-T/T2 + DVB-S/S2</w:t>
      </w:r>
    </w:p>
    <w:p w14:paraId="6D07AC8E" w14:textId="64C7AC33" w:rsidR="006D19AA" w:rsidRPr="00596DFC" w:rsidRDefault="00B434D4" w:rsidP="005D3889">
      <w:pPr>
        <w:pStyle w:val="Heading1"/>
        <w:rPr>
          <w:lang w:eastAsia="zh-CN"/>
        </w:rPr>
      </w:pPr>
      <w:bookmarkStart w:id="134" w:name="_Toc4662171"/>
      <w:bookmarkStart w:id="135" w:name="_Toc5895115"/>
      <w:bookmarkStart w:id="136" w:name="_Toc7503409"/>
      <w:r w:rsidRPr="00596DFC">
        <w:rPr>
          <w:lang w:eastAsia="zh-CN"/>
        </w:rPr>
        <w:t>7</w:t>
      </w:r>
      <w:r w:rsidRPr="00596DFC">
        <w:rPr>
          <w:lang w:eastAsia="zh-CN"/>
        </w:rPr>
        <w:tab/>
      </w:r>
      <w:r w:rsidR="006D19AA" w:rsidRPr="00596DFC">
        <w:rPr>
          <w:lang w:eastAsia="zh-CN"/>
        </w:rPr>
        <w:t>Requirements</w:t>
      </w:r>
      <w:bookmarkEnd w:id="130"/>
      <w:bookmarkEnd w:id="131"/>
      <w:bookmarkEnd w:id="132"/>
      <w:bookmarkEnd w:id="133"/>
      <w:bookmarkEnd w:id="134"/>
      <w:bookmarkEnd w:id="135"/>
      <w:bookmarkEnd w:id="136"/>
    </w:p>
    <w:p w14:paraId="2107E262" w14:textId="7BC9681E" w:rsidR="00D50FAE" w:rsidRPr="00596DFC" w:rsidRDefault="00D50FAE" w:rsidP="006A0E02">
      <w:pPr>
        <w:rPr>
          <w:lang w:eastAsia="zh-CN"/>
        </w:rPr>
      </w:pPr>
      <w:bookmarkStart w:id="137" w:name="_Toc510518596"/>
      <w:bookmarkStart w:id="138" w:name="_Toc510519034"/>
      <w:bookmarkStart w:id="139" w:name="_Toc512688926"/>
      <w:r w:rsidRPr="00596DFC">
        <w:rPr>
          <w:lang w:eastAsia="zh-CN"/>
        </w:rPr>
        <w:t>The hybrid STB is required to receive and playback AV program</w:t>
      </w:r>
      <w:r w:rsidR="00566F1B" w:rsidRPr="00596DFC">
        <w:rPr>
          <w:lang w:eastAsia="zh-CN"/>
        </w:rPr>
        <w:t>me</w:t>
      </w:r>
      <w:r w:rsidR="00C213BE" w:rsidRPr="00596DFC">
        <w:rPr>
          <w:lang w:eastAsia="zh-CN"/>
        </w:rPr>
        <w:t>s</w:t>
      </w:r>
      <w:r w:rsidRPr="00596DFC">
        <w:rPr>
          <w:lang w:eastAsia="zh-CN"/>
        </w:rPr>
        <w:t xml:space="preserve"> via </w:t>
      </w:r>
      <w:r w:rsidR="00A01D3E" w:rsidRPr="00596DFC">
        <w:rPr>
          <w:lang w:eastAsia="zh-CN"/>
        </w:rPr>
        <w:t>cable</w:t>
      </w:r>
      <w:r w:rsidR="00ED4E4D" w:rsidRPr="00596DFC">
        <w:rPr>
          <w:lang w:eastAsia="zh-CN"/>
        </w:rPr>
        <w:t xml:space="preserve">, </w:t>
      </w:r>
      <w:r w:rsidR="00A01D3E" w:rsidRPr="00596DFC">
        <w:rPr>
          <w:lang w:eastAsia="zh-CN"/>
        </w:rPr>
        <w:t>satellite</w:t>
      </w:r>
      <w:r w:rsidR="00822BDA" w:rsidRPr="00596DFC">
        <w:rPr>
          <w:lang w:eastAsia="zh-CN"/>
        </w:rPr>
        <w:t>/terrest</w:t>
      </w:r>
      <w:r w:rsidR="005E6EC0" w:rsidRPr="00596DFC">
        <w:rPr>
          <w:lang w:eastAsia="zh-CN"/>
        </w:rPr>
        <w:t>r</w:t>
      </w:r>
      <w:r w:rsidR="00A71FB1" w:rsidRPr="00596DFC">
        <w:rPr>
          <w:lang w:eastAsia="zh-CN"/>
        </w:rPr>
        <w:t>i</w:t>
      </w:r>
      <w:r w:rsidR="005E6EC0" w:rsidRPr="00596DFC">
        <w:rPr>
          <w:lang w:eastAsia="zh-CN"/>
        </w:rPr>
        <w:t>al</w:t>
      </w:r>
      <w:r w:rsidR="00F15655" w:rsidRPr="00596DFC">
        <w:rPr>
          <w:lang w:eastAsia="zh-CN"/>
        </w:rPr>
        <w:t xml:space="preserve"> </w:t>
      </w:r>
      <w:r w:rsidRPr="00596DFC">
        <w:rPr>
          <w:lang w:eastAsia="zh-CN"/>
        </w:rPr>
        <w:t>and</w:t>
      </w:r>
      <w:r w:rsidR="00A71FB1" w:rsidRPr="00596DFC">
        <w:rPr>
          <w:lang w:eastAsia="zh-CN"/>
        </w:rPr>
        <w:t xml:space="preserve"> </w:t>
      </w:r>
      <w:r w:rsidRPr="00596DFC">
        <w:rPr>
          <w:lang w:eastAsia="zh-CN"/>
        </w:rPr>
        <w:t>IP transport</w:t>
      </w:r>
      <w:r w:rsidR="007857DD" w:rsidRPr="00596DFC">
        <w:rPr>
          <w:lang w:eastAsia="zh-CN"/>
        </w:rPr>
        <w:t>.</w:t>
      </w:r>
      <w:r w:rsidR="009943CA" w:rsidRPr="00596DFC">
        <w:rPr>
          <w:lang w:eastAsia="zh-CN"/>
        </w:rPr>
        <w:t xml:space="preserve"> </w:t>
      </w:r>
      <w:r w:rsidR="00B462E7" w:rsidRPr="00596DFC">
        <w:rPr>
          <w:lang w:eastAsia="zh-CN"/>
        </w:rPr>
        <w:t>Program</w:t>
      </w:r>
      <w:r w:rsidR="00566F1B" w:rsidRPr="00596DFC">
        <w:rPr>
          <w:lang w:eastAsia="zh-CN"/>
        </w:rPr>
        <w:t>me</w:t>
      </w:r>
      <w:r w:rsidR="00B462E7" w:rsidRPr="00596DFC">
        <w:rPr>
          <w:lang w:eastAsia="zh-CN"/>
        </w:rPr>
        <w:t>s that are</w:t>
      </w:r>
      <w:r w:rsidRPr="00596DFC">
        <w:rPr>
          <w:lang w:eastAsia="zh-CN"/>
        </w:rPr>
        <w:t xml:space="preserve"> protected by </w:t>
      </w:r>
      <w:r w:rsidR="00A71FB1" w:rsidRPr="00596DFC">
        <w:rPr>
          <w:lang w:eastAsia="zh-CN"/>
        </w:rPr>
        <w:t>conditional access system (</w:t>
      </w:r>
      <w:r w:rsidRPr="00596DFC">
        <w:rPr>
          <w:lang w:eastAsia="zh-CN"/>
        </w:rPr>
        <w:t>CA</w:t>
      </w:r>
      <w:r w:rsidR="00A71FB1" w:rsidRPr="00596DFC">
        <w:rPr>
          <w:lang w:eastAsia="zh-CN"/>
        </w:rPr>
        <w:t>S)</w:t>
      </w:r>
      <w:r w:rsidRPr="00596DFC">
        <w:rPr>
          <w:lang w:eastAsia="zh-CN"/>
        </w:rPr>
        <w:t xml:space="preserve"> and </w:t>
      </w:r>
      <w:r w:rsidR="00A71FB1" w:rsidRPr="00596DFC">
        <w:rPr>
          <w:lang w:eastAsia="zh-CN"/>
        </w:rPr>
        <w:t>digital rights management (</w:t>
      </w:r>
      <w:r w:rsidRPr="00596DFC">
        <w:rPr>
          <w:lang w:eastAsia="zh-CN"/>
        </w:rPr>
        <w:t>DRM</w:t>
      </w:r>
      <w:r w:rsidR="00A71FB1" w:rsidRPr="00596DFC">
        <w:rPr>
          <w:lang w:eastAsia="zh-CN"/>
        </w:rPr>
        <w:t>)</w:t>
      </w:r>
      <w:r w:rsidRPr="00596DFC">
        <w:rPr>
          <w:lang w:eastAsia="zh-CN"/>
        </w:rPr>
        <w:t xml:space="preserve"> systems shall be descrambled or decrypted by integrating CAS and DRM solution</w:t>
      </w:r>
      <w:r w:rsidR="00454FF8" w:rsidRPr="00596DFC">
        <w:rPr>
          <w:lang w:eastAsia="zh-CN"/>
        </w:rPr>
        <w:t>s</w:t>
      </w:r>
      <w:r w:rsidRPr="00596DFC">
        <w:rPr>
          <w:lang w:eastAsia="zh-CN"/>
        </w:rPr>
        <w:t xml:space="preserve"> from qualified CAS and DRM </w:t>
      </w:r>
      <w:r w:rsidR="006D4130" w:rsidRPr="00596DFC">
        <w:rPr>
          <w:lang w:eastAsia="zh-CN"/>
        </w:rPr>
        <w:t xml:space="preserve">solution </w:t>
      </w:r>
      <w:r w:rsidRPr="00596DFC">
        <w:rPr>
          <w:lang w:eastAsia="zh-CN"/>
        </w:rPr>
        <w:t>vendors.</w:t>
      </w:r>
    </w:p>
    <w:p w14:paraId="25F45084" w14:textId="566B1FBF" w:rsidR="006D19AA" w:rsidRPr="00596DFC" w:rsidRDefault="00B434D4" w:rsidP="005D3889">
      <w:pPr>
        <w:pStyle w:val="Heading2"/>
        <w:rPr>
          <w:lang w:eastAsia="zh-CN"/>
        </w:rPr>
      </w:pPr>
      <w:bookmarkStart w:id="140" w:name="_Toc4662172"/>
      <w:bookmarkStart w:id="141" w:name="_Toc5895116"/>
      <w:bookmarkStart w:id="142" w:name="_Toc7503410"/>
      <w:r w:rsidRPr="00596DFC">
        <w:rPr>
          <w:lang w:eastAsia="zh-CN"/>
        </w:rPr>
        <w:lastRenderedPageBreak/>
        <w:t>7.1</w:t>
      </w:r>
      <w:r w:rsidRPr="00596DFC">
        <w:rPr>
          <w:lang w:eastAsia="zh-CN"/>
        </w:rPr>
        <w:tab/>
      </w:r>
      <w:r w:rsidR="006D19AA" w:rsidRPr="00596DFC">
        <w:rPr>
          <w:lang w:eastAsia="zh-CN"/>
        </w:rPr>
        <w:t>SOC platform and compatibility</w:t>
      </w:r>
      <w:bookmarkEnd w:id="137"/>
      <w:bookmarkEnd w:id="138"/>
      <w:bookmarkEnd w:id="139"/>
      <w:bookmarkEnd w:id="140"/>
      <w:bookmarkEnd w:id="141"/>
      <w:bookmarkEnd w:id="142"/>
    </w:p>
    <w:p w14:paraId="22937035" w14:textId="70C9BCF4" w:rsidR="00025216" w:rsidRPr="00596DFC" w:rsidRDefault="00025216" w:rsidP="005D3889">
      <w:pPr>
        <w:rPr>
          <w:lang w:eastAsia="zh-CN"/>
        </w:rPr>
      </w:pPr>
      <w:bookmarkStart w:id="143" w:name="_Toc508611987"/>
      <w:bookmarkStart w:id="144" w:name="_Toc510518597"/>
      <w:bookmarkStart w:id="145" w:name="_Toc510519035"/>
      <w:bookmarkStart w:id="146" w:name="_Toc512688927"/>
      <w:r w:rsidRPr="00596DFC">
        <w:rPr>
          <w:lang w:eastAsia="zh-CN"/>
        </w:rPr>
        <w:t xml:space="preserve">The hybrid STB is required to </w:t>
      </w:r>
      <w:r w:rsidR="008F5E1D" w:rsidRPr="00596DFC">
        <w:rPr>
          <w:lang w:eastAsia="zh-CN"/>
        </w:rPr>
        <w:t xml:space="preserve">be independent of </w:t>
      </w:r>
      <w:r w:rsidRPr="00596DFC">
        <w:rPr>
          <w:lang w:eastAsia="zh-CN"/>
        </w:rPr>
        <w:t>any specific type of CPU architecture</w:t>
      </w:r>
      <w:r w:rsidR="00AE1E1D" w:rsidRPr="00596DFC">
        <w:rPr>
          <w:lang w:eastAsia="zh-CN"/>
        </w:rPr>
        <w:t>.</w:t>
      </w:r>
      <w:r w:rsidR="00AE1E1D" w:rsidRPr="00596DFC" w:rsidDel="00AE1E1D">
        <w:rPr>
          <w:lang w:eastAsia="zh-CN"/>
        </w:rPr>
        <w:t xml:space="preserve"> </w:t>
      </w:r>
      <w:r w:rsidR="00AE1E1D" w:rsidRPr="00596DFC">
        <w:rPr>
          <w:lang w:eastAsia="zh-CN"/>
        </w:rPr>
        <w:t>M</w:t>
      </w:r>
      <w:r w:rsidRPr="00596DFC">
        <w:rPr>
          <w:lang w:eastAsia="zh-CN"/>
        </w:rPr>
        <w:t xml:space="preserve">ulti-tasking is required to </w:t>
      </w:r>
      <w:r w:rsidR="006A0E02" w:rsidRPr="00596DFC">
        <w:rPr>
          <w:lang w:eastAsia="zh-CN"/>
        </w:rPr>
        <w:t xml:space="preserve">be </w:t>
      </w:r>
      <w:r w:rsidRPr="00596DFC">
        <w:rPr>
          <w:lang w:eastAsia="zh-CN"/>
        </w:rPr>
        <w:t>support</w:t>
      </w:r>
      <w:r w:rsidR="00C8101E" w:rsidRPr="00596DFC">
        <w:rPr>
          <w:lang w:eastAsia="zh-CN"/>
        </w:rPr>
        <w:t xml:space="preserve">ed </w:t>
      </w:r>
      <w:r w:rsidRPr="00596DFC">
        <w:rPr>
          <w:lang w:eastAsia="zh-CN"/>
        </w:rPr>
        <w:t xml:space="preserve">by </w:t>
      </w:r>
      <w:r w:rsidR="006A0E02" w:rsidRPr="00596DFC">
        <w:rPr>
          <w:lang w:eastAsia="zh-CN"/>
        </w:rPr>
        <w:t xml:space="preserve">the </w:t>
      </w:r>
      <w:r w:rsidRPr="00596DFC">
        <w:rPr>
          <w:lang w:eastAsia="zh-CN"/>
        </w:rPr>
        <w:t xml:space="preserve">CPU. </w:t>
      </w:r>
    </w:p>
    <w:p w14:paraId="0D44631F" w14:textId="27B74872" w:rsidR="00025216" w:rsidRPr="00596DFC" w:rsidRDefault="00025216" w:rsidP="005D3889">
      <w:pPr>
        <w:rPr>
          <w:lang w:eastAsia="zh-CN"/>
        </w:rPr>
      </w:pPr>
      <w:r w:rsidRPr="00596DFC">
        <w:rPr>
          <w:lang w:eastAsia="zh-CN"/>
        </w:rPr>
        <w:t xml:space="preserve">Embedded </w:t>
      </w:r>
      <w:r w:rsidR="006A0E02" w:rsidRPr="00596DFC">
        <w:rPr>
          <w:lang w:eastAsia="zh-CN"/>
        </w:rPr>
        <w:t xml:space="preserve">GPU </w:t>
      </w:r>
      <w:r w:rsidRPr="00596DFC">
        <w:rPr>
          <w:lang w:eastAsia="zh-CN"/>
        </w:rPr>
        <w:t>hardware is recommended for supporting Direct-FB or Open-GL.</w:t>
      </w:r>
    </w:p>
    <w:p w14:paraId="139B42C7" w14:textId="2444840A" w:rsidR="00025216" w:rsidRPr="00596DFC" w:rsidRDefault="00025216" w:rsidP="005D3889">
      <w:pPr>
        <w:rPr>
          <w:lang w:eastAsia="zh-CN"/>
        </w:rPr>
      </w:pPr>
      <w:r w:rsidRPr="00596DFC">
        <w:rPr>
          <w:lang w:eastAsia="zh-CN"/>
        </w:rPr>
        <w:t xml:space="preserve">The selected </w:t>
      </w:r>
      <w:r w:rsidR="006A0E02" w:rsidRPr="00596DFC">
        <w:rPr>
          <w:lang w:eastAsia="zh-CN"/>
        </w:rPr>
        <w:t>system on a chip (</w:t>
      </w:r>
      <w:r w:rsidRPr="00596DFC">
        <w:rPr>
          <w:lang w:eastAsia="zh-CN"/>
        </w:rPr>
        <w:t>SOC</w:t>
      </w:r>
      <w:r w:rsidR="006A0E02" w:rsidRPr="00596DFC">
        <w:rPr>
          <w:lang w:eastAsia="zh-CN"/>
        </w:rPr>
        <w:t>)</w:t>
      </w:r>
      <w:r w:rsidRPr="00596DFC">
        <w:rPr>
          <w:lang w:eastAsia="zh-CN"/>
        </w:rPr>
        <w:t xml:space="preserve"> platform is required to be certified by </w:t>
      </w:r>
      <w:r w:rsidR="006A0E02" w:rsidRPr="00596DFC">
        <w:rPr>
          <w:lang w:eastAsia="zh-CN"/>
        </w:rPr>
        <w:t xml:space="preserve">a </w:t>
      </w:r>
      <w:r w:rsidRPr="00596DFC">
        <w:rPr>
          <w:lang w:eastAsia="zh-CN"/>
        </w:rPr>
        <w:t>CAS vendor.</w:t>
      </w:r>
    </w:p>
    <w:p w14:paraId="1C0597CB" w14:textId="3D62F982" w:rsidR="006D19AA" w:rsidRPr="00596DFC" w:rsidRDefault="00B434D4" w:rsidP="005D3889">
      <w:pPr>
        <w:pStyle w:val="Heading2"/>
        <w:rPr>
          <w:lang w:eastAsia="zh-CN"/>
        </w:rPr>
      </w:pPr>
      <w:bookmarkStart w:id="147" w:name="_Toc4662173"/>
      <w:bookmarkStart w:id="148" w:name="_Toc5895117"/>
      <w:bookmarkStart w:id="149" w:name="_Toc7503411"/>
      <w:r w:rsidRPr="00596DFC">
        <w:rPr>
          <w:lang w:eastAsia="zh-CN"/>
        </w:rPr>
        <w:t>7.2</w:t>
      </w:r>
      <w:r w:rsidRPr="00596DFC">
        <w:rPr>
          <w:lang w:eastAsia="zh-CN"/>
        </w:rPr>
        <w:tab/>
      </w:r>
      <w:r w:rsidR="00D26B59" w:rsidRPr="00596DFC">
        <w:rPr>
          <w:lang w:eastAsia="zh-CN"/>
        </w:rPr>
        <w:t xml:space="preserve">AV </w:t>
      </w:r>
      <w:r w:rsidR="006A0E02" w:rsidRPr="00596DFC">
        <w:rPr>
          <w:lang w:eastAsia="zh-CN"/>
        </w:rPr>
        <w:t>d</w:t>
      </w:r>
      <w:r w:rsidR="006D19AA" w:rsidRPr="00596DFC">
        <w:rPr>
          <w:lang w:eastAsia="zh-CN"/>
        </w:rPr>
        <w:t>ecoder</w:t>
      </w:r>
      <w:bookmarkEnd w:id="143"/>
      <w:bookmarkEnd w:id="144"/>
      <w:bookmarkEnd w:id="145"/>
      <w:bookmarkEnd w:id="146"/>
      <w:r w:rsidR="00D26B59" w:rsidRPr="00596DFC">
        <w:rPr>
          <w:lang w:eastAsia="zh-CN"/>
        </w:rPr>
        <w:t>s</w:t>
      </w:r>
      <w:bookmarkEnd w:id="147"/>
      <w:bookmarkEnd w:id="148"/>
      <w:bookmarkEnd w:id="149"/>
    </w:p>
    <w:p w14:paraId="7C324C16" w14:textId="3035D5B5" w:rsidR="00230E03" w:rsidRPr="00596DFC" w:rsidRDefault="00230E03" w:rsidP="00407693">
      <w:pPr>
        <w:rPr>
          <w:lang w:eastAsia="zh-CN"/>
        </w:rPr>
      </w:pPr>
      <w:r w:rsidRPr="00596DFC">
        <w:rPr>
          <w:lang w:eastAsia="zh-CN"/>
        </w:rPr>
        <w:t>The hybrid STB is required to support following video compression</w:t>
      </w:r>
      <w:r w:rsidR="00CD7B96" w:rsidRPr="00596DFC">
        <w:rPr>
          <w:lang w:eastAsia="zh-CN"/>
        </w:rPr>
        <w:t xml:space="preserve"> format</w:t>
      </w:r>
      <w:r w:rsidR="00D75EA3" w:rsidRPr="00596DFC">
        <w:rPr>
          <w:lang w:eastAsia="zh-CN"/>
        </w:rPr>
        <w:t>s</w:t>
      </w:r>
      <w:r w:rsidRPr="00596DFC">
        <w:rPr>
          <w:lang w:eastAsia="zh-CN"/>
        </w:rPr>
        <w:t>.</w:t>
      </w:r>
    </w:p>
    <w:p w14:paraId="1EF6D6C6" w14:textId="30660813" w:rsidR="00762862" w:rsidRDefault="005D3889" w:rsidP="005D3889">
      <w:pPr>
        <w:pStyle w:val="enumlev1"/>
        <w:rPr>
          <w:ins w:id="150" w:author="Rajiv Khattar" w:date="2023-04-24T11:59:00Z"/>
          <w:lang w:eastAsia="zh-CN"/>
        </w:rPr>
      </w:pPr>
      <w:r w:rsidRPr="00596DFC">
        <w:rPr>
          <w:lang w:eastAsia="zh-CN"/>
        </w:rPr>
        <w:t>•</w:t>
      </w:r>
      <w:r w:rsidRPr="00596DFC">
        <w:rPr>
          <w:lang w:eastAsia="zh-CN"/>
        </w:rPr>
        <w:tab/>
      </w:r>
      <w:r w:rsidR="00597121" w:rsidRPr="00596DFC">
        <w:rPr>
          <w:lang w:eastAsia="zh-CN"/>
        </w:rPr>
        <w:t>H.262/</w:t>
      </w:r>
      <w:r w:rsidR="00230E03" w:rsidRPr="00596DFC">
        <w:rPr>
          <w:lang w:eastAsia="zh-CN"/>
        </w:rPr>
        <w:t xml:space="preserve">MPEG2, </w:t>
      </w:r>
      <w:r w:rsidR="00597121" w:rsidRPr="00596DFC">
        <w:rPr>
          <w:lang w:eastAsia="zh-CN"/>
        </w:rPr>
        <w:t>H.264/</w:t>
      </w:r>
      <w:r w:rsidR="00230E03" w:rsidRPr="00596DFC">
        <w:rPr>
          <w:lang w:eastAsia="zh-CN"/>
        </w:rPr>
        <w:t>MPEG4</w:t>
      </w:r>
      <w:ins w:id="151" w:author="Saha, Paritosh" w:date="2023-04-21T04:59:00Z">
        <w:r w:rsidR="00F1092C">
          <w:rPr>
            <w:lang w:eastAsia="zh-CN"/>
          </w:rPr>
          <w:t>/AVC,</w:t>
        </w:r>
      </w:ins>
      <w:r w:rsidR="00230E03" w:rsidRPr="00596DFC">
        <w:rPr>
          <w:lang w:eastAsia="zh-CN"/>
        </w:rPr>
        <w:t xml:space="preserve"> and </w:t>
      </w:r>
      <w:r w:rsidR="00597121" w:rsidRPr="00596DFC">
        <w:rPr>
          <w:lang w:eastAsia="zh-CN"/>
        </w:rPr>
        <w:t>H.265/</w:t>
      </w:r>
      <w:r w:rsidR="00230E03" w:rsidRPr="00596DFC">
        <w:rPr>
          <w:lang w:eastAsia="zh-CN"/>
        </w:rPr>
        <w:t>HEVC</w:t>
      </w:r>
      <w:r w:rsidR="00F1092C">
        <w:rPr>
          <w:lang w:eastAsia="zh-CN"/>
        </w:rPr>
        <w:t xml:space="preserve"> </w:t>
      </w:r>
      <w:r w:rsidR="00230E03" w:rsidRPr="00596DFC">
        <w:rPr>
          <w:lang w:eastAsia="zh-CN"/>
        </w:rPr>
        <w:t>video compression</w:t>
      </w:r>
      <w:ins w:id="152" w:author="Meenakshi" w:date="2023-04-24T20:07:00Z">
        <w:r w:rsidR="00C61E73">
          <w:rPr>
            <w:lang w:eastAsia="zh-CN"/>
          </w:rPr>
          <w:t>s</w:t>
        </w:r>
      </w:ins>
      <w:ins w:id="153" w:author="Saha, Paritosh" w:date="2023-04-21T05:01:00Z">
        <w:r w:rsidR="00F1092C">
          <w:rPr>
            <w:lang w:eastAsia="zh-CN"/>
          </w:rPr>
          <w:t xml:space="preserve">. </w:t>
        </w:r>
      </w:ins>
    </w:p>
    <w:p w14:paraId="57CC37D8" w14:textId="5A97175F" w:rsidR="00E962E9" w:rsidRPr="00596DFC" w:rsidRDefault="00762862" w:rsidP="005D3889">
      <w:pPr>
        <w:pStyle w:val="enumlev1"/>
        <w:rPr>
          <w:lang w:eastAsia="zh-CN"/>
        </w:rPr>
      </w:pPr>
      <w:ins w:id="154" w:author="Rajiv Khattar" w:date="2023-04-24T11:59:00Z">
        <w:r>
          <w:rPr>
            <w:lang w:eastAsia="zh-CN"/>
          </w:rPr>
          <w:t xml:space="preserve">The Hybrid STB is recommended to </w:t>
        </w:r>
      </w:ins>
      <w:ins w:id="155" w:author="Saha, Paritosh" w:date="2023-04-21T05:01:00Z">
        <w:r w:rsidR="00F1092C">
          <w:rPr>
            <w:lang w:eastAsia="zh-CN"/>
          </w:rPr>
          <w:t xml:space="preserve">support new codecs such as VP9, </w:t>
        </w:r>
      </w:ins>
      <w:ins w:id="156" w:author="Meenakshi" w:date="2023-04-24T20:02:00Z">
        <w:r w:rsidR="00C61E73">
          <w:rPr>
            <w:lang w:eastAsia="zh-CN"/>
          </w:rPr>
          <w:t xml:space="preserve">and </w:t>
        </w:r>
      </w:ins>
      <w:ins w:id="157" w:author="Saha, Paritosh" w:date="2023-04-21T05:01:00Z">
        <w:r w:rsidR="00F1092C">
          <w:rPr>
            <w:lang w:eastAsia="zh-CN"/>
          </w:rPr>
          <w:t xml:space="preserve">AV1 </w:t>
        </w:r>
      </w:ins>
      <w:ins w:id="158" w:author="Meenakshi" w:date="2023-04-24T20:03:00Z">
        <w:r w:rsidR="00C61E73">
          <w:rPr>
            <w:lang w:eastAsia="zh-CN"/>
          </w:rPr>
          <w:t xml:space="preserve"> </w:t>
        </w:r>
      </w:ins>
    </w:p>
    <w:p w14:paraId="0A810D17" w14:textId="5B9D6A37" w:rsidR="001E5926" w:rsidRDefault="005D3889" w:rsidP="005D3889">
      <w:pPr>
        <w:pStyle w:val="enumlev1"/>
        <w:rPr>
          <w:ins w:id="159" w:author="Rajiv Khattar" w:date="2023-04-24T11:59:00Z"/>
          <w:lang w:eastAsia="zh-CN"/>
        </w:rPr>
      </w:pPr>
      <w:r w:rsidRPr="00596DFC">
        <w:rPr>
          <w:lang w:eastAsia="zh-CN"/>
        </w:rPr>
        <w:t>•</w:t>
      </w:r>
      <w:r w:rsidRPr="00596DFC">
        <w:rPr>
          <w:lang w:eastAsia="zh-CN"/>
        </w:rPr>
        <w:tab/>
      </w:r>
      <w:r w:rsidR="00230E03" w:rsidRPr="00596DFC">
        <w:rPr>
          <w:lang w:eastAsia="zh-CN"/>
        </w:rPr>
        <w:t>FHD video resolution</w:t>
      </w:r>
      <w:r w:rsidR="007A2BEF" w:rsidRPr="00596DFC">
        <w:rPr>
          <w:lang w:eastAsia="zh-CN"/>
        </w:rPr>
        <w:t>s</w:t>
      </w:r>
    </w:p>
    <w:p w14:paraId="5D08FDA1" w14:textId="69C50A5E" w:rsidR="00762862" w:rsidRPr="00596DFC" w:rsidRDefault="00762862" w:rsidP="00762862">
      <w:pPr>
        <w:pStyle w:val="enumlev1"/>
        <w:rPr>
          <w:lang w:eastAsia="zh-CN"/>
        </w:rPr>
      </w:pPr>
      <w:ins w:id="160" w:author="Rajiv Khattar" w:date="2023-04-24T11:59:00Z">
        <w:r>
          <w:rPr>
            <w:lang w:eastAsia="zh-CN"/>
          </w:rPr>
          <w:t xml:space="preserve">The Hybrid STB is recommended to support new codecs such as VP9, AV1 </w:t>
        </w:r>
      </w:ins>
    </w:p>
    <w:p w14:paraId="3E9CD26C" w14:textId="7FD1B431" w:rsidR="00D10F32" w:rsidRPr="00596DFC" w:rsidRDefault="00230E03" w:rsidP="00407693">
      <w:pPr>
        <w:rPr>
          <w:lang w:eastAsia="zh-CN"/>
        </w:rPr>
      </w:pPr>
      <w:r w:rsidRPr="00596DFC">
        <w:rPr>
          <w:lang w:eastAsia="zh-CN"/>
        </w:rPr>
        <w:t>The hybrid STB is recommended to support following audio compression</w:t>
      </w:r>
      <w:r w:rsidR="00CD7B96" w:rsidRPr="00596DFC">
        <w:rPr>
          <w:lang w:eastAsia="zh-CN"/>
        </w:rPr>
        <w:t xml:space="preserve"> format</w:t>
      </w:r>
      <w:r w:rsidR="00D75EA3" w:rsidRPr="00596DFC">
        <w:rPr>
          <w:lang w:eastAsia="zh-CN"/>
        </w:rPr>
        <w:t>s</w:t>
      </w:r>
      <w:r w:rsidRPr="00596DFC">
        <w:rPr>
          <w:lang w:eastAsia="zh-CN"/>
        </w:rPr>
        <w:t>.</w:t>
      </w:r>
    </w:p>
    <w:p w14:paraId="0855D479" w14:textId="6EA64000" w:rsidR="003D2E59" w:rsidRPr="00596DFC" w:rsidRDefault="005D3889" w:rsidP="005D3889">
      <w:pPr>
        <w:pStyle w:val="enumlev1"/>
        <w:rPr>
          <w:lang w:eastAsia="zh-CN"/>
        </w:rPr>
      </w:pPr>
      <w:r w:rsidRPr="00596DFC">
        <w:rPr>
          <w:lang w:eastAsia="zh-CN"/>
        </w:rPr>
        <w:t>•</w:t>
      </w:r>
      <w:r w:rsidRPr="00596DFC">
        <w:rPr>
          <w:lang w:eastAsia="zh-CN"/>
        </w:rPr>
        <w:tab/>
      </w:r>
      <w:r w:rsidR="003D2E59" w:rsidRPr="00596DFC">
        <w:rPr>
          <w:lang w:eastAsia="zh-CN"/>
        </w:rPr>
        <w:t>MPEG-1 and MPE</w:t>
      </w:r>
      <w:r w:rsidR="0089084F" w:rsidRPr="00596DFC">
        <w:rPr>
          <w:lang w:eastAsia="zh-CN"/>
        </w:rPr>
        <w:t>G-2 audio compression</w:t>
      </w:r>
    </w:p>
    <w:p w14:paraId="60760344" w14:textId="7CF101C0" w:rsidR="00230E03" w:rsidRPr="00596DFC" w:rsidRDefault="005D3889" w:rsidP="005D3889">
      <w:pPr>
        <w:pStyle w:val="enumlev1"/>
        <w:rPr>
          <w:lang w:eastAsia="zh-CN"/>
        </w:rPr>
      </w:pPr>
      <w:r w:rsidRPr="00596DFC">
        <w:rPr>
          <w:lang w:eastAsia="zh-CN"/>
        </w:rPr>
        <w:t>•</w:t>
      </w:r>
      <w:r w:rsidRPr="00596DFC">
        <w:rPr>
          <w:lang w:eastAsia="zh-CN"/>
        </w:rPr>
        <w:tab/>
      </w:r>
      <w:r w:rsidR="00230E03" w:rsidRPr="00596DFC">
        <w:rPr>
          <w:lang w:eastAsia="zh-CN"/>
        </w:rPr>
        <w:t>MPEG4 AAC and AAC Plus</w:t>
      </w:r>
    </w:p>
    <w:p w14:paraId="78CA386E" w14:textId="4CB752C5" w:rsidR="00230E03" w:rsidRPr="00596DFC" w:rsidRDefault="005D3889" w:rsidP="005D3889">
      <w:pPr>
        <w:pStyle w:val="enumlev1"/>
        <w:rPr>
          <w:lang w:eastAsia="zh-CN"/>
        </w:rPr>
      </w:pPr>
      <w:r w:rsidRPr="00596DFC">
        <w:rPr>
          <w:lang w:eastAsia="zh-CN"/>
        </w:rPr>
        <w:t>•</w:t>
      </w:r>
      <w:r w:rsidRPr="00596DFC">
        <w:rPr>
          <w:lang w:eastAsia="zh-CN"/>
        </w:rPr>
        <w:tab/>
      </w:r>
      <w:r w:rsidR="00230E03" w:rsidRPr="00596DFC">
        <w:rPr>
          <w:lang w:eastAsia="zh-CN"/>
        </w:rPr>
        <w:t>AC-3, Dolby Digital and Dolby Digital Plus</w:t>
      </w:r>
    </w:p>
    <w:p w14:paraId="00E3D6F1" w14:textId="190ABDA1" w:rsidR="00230E03" w:rsidRPr="00596DFC" w:rsidRDefault="00230E03" w:rsidP="005D3889">
      <w:pPr>
        <w:rPr>
          <w:lang w:eastAsia="zh-CN"/>
        </w:rPr>
      </w:pPr>
      <w:r w:rsidRPr="00596DFC">
        <w:rPr>
          <w:lang w:eastAsia="zh-CN"/>
        </w:rPr>
        <w:t>The decoder is required to switch between aspect ratio of 4:3 and 16:9 and do suitable conversion in case of receiving an anamorphic video.</w:t>
      </w:r>
    </w:p>
    <w:p w14:paraId="4DAA0D80" w14:textId="4C199551" w:rsidR="00CB5E45" w:rsidRPr="00596DFC" w:rsidRDefault="00230E03" w:rsidP="005D3889">
      <w:pPr>
        <w:rPr>
          <w:lang w:eastAsia="zh-CN"/>
        </w:rPr>
      </w:pPr>
      <w:r w:rsidRPr="00596DFC">
        <w:rPr>
          <w:lang w:eastAsia="zh-CN"/>
        </w:rPr>
        <w:t xml:space="preserve">At least simultaneous </w:t>
      </w:r>
      <w:r w:rsidR="006A0E02" w:rsidRPr="00596DFC">
        <w:rPr>
          <w:lang w:eastAsia="zh-CN"/>
        </w:rPr>
        <w:t xml:space="preserve">dual </w:t>
      </w:r>
      <w:r w:rsidRPr="00596DFC">
        <w:rPr>
          <w:lang w:eastAsia="zh-CN"/>
        </w:rPr>
        <w:t xml:space="preserve">video decoding is recommended for </w:t>
      </w:r>
      <w:r w:rsidR="006A0E02" w:rsidRPr="00596DFC">
        <w:rPr>
          <w:lang w:eastAsia="zh-CN"/>
        </w:rPr>
        <w:t>picture in picture (</w:t>
      </w:r>
      <w:r w:rsidRPr="00596DFC">
        <w:rPr>
          <w:lang w:eastAsia="zh-CN"/>
        </w:rPr>
        <w:t>PIP</w:t>
      </w:r>
      <w:r w:rsidR="006A0E02" w:rsidRPr="00596DFC">
        <w:rPr>
          <w:lang w:eastAsia="zh-CN"/>
        </w:rPr>
        <w:t>)</w:t>
      </w:r>
      <w:r w:rsidRPr="00596DFC">
        <w:rPr>
          <w:lang w:eastAsia="zh-CN"/>
        </w:rPr>
        <w:t xml:space="preserve"> or </w:t>
      </w:r>
      <w:r w:rsidR="006A0E02" w:rsidRPr="00596DFC">
        <w:rPr>
          <w:lang w:eastAsia="zh-CN"/>
        </w:rPr>
        <w:t>fast channel change (</w:t>
      </w:r>
      <w:r w:rsidRPr="00596DFC">
        <w:rPr>
          <w:lang w:eastAsia="zh-CN"/>
        </w:rPr>
        <w:t>FCC</w:t>
      </w:r>
      <w:r w:rsidR="006A0E02" w:rsidRPr="00596DFC">
        <w:rPr>
          <w:lang w:eastAsia="zh-CN"/>
        </w:rPr>
        <w:t>)</w:t>
      </w:r>
      <w:r w:rsidRPr="00596DFC">
        <w:rPr>
          <w:lang w:eastAsia="zh-CN"/>
        </w:rPr>
        <w:t xml:space="preserve"> application.</w:t>
      </w:r>
    </w:p>
    <w:p w14:paraId="49DFA531" w14:textId="2623F663" w:rsidR="006D19AA" w:rsidRPr="00596DFC" w:rsidRDefault="00B434D4" w:rsidP="005D3889">
      <w:pPr>
        <w:pStyle w:val="Heading2"/>
        <w:rPr>
          <w:rFonts w:ascii="Microsoft YaHei" w:hAnsi="Microsoft YaHei" w:cs="SimSun"/>
          <w:lang w:eastAsia="zh-CN"/>
        </w:rPr>
      </w:pPr>
      <w:bookmarkStart w:id="161" w:name="_Toc508611992"/>
      <w:bookmarkStart w:id="162" w:name="_Toc510518598"/>
      <w:bookmarkStart w:id="163" w:name="_Toc510519036"/>
      <w:bookmarkStart w:id="164" w:name="_Toc512688928"/>
      <w:bookmarkStart w:id="165" w:name="_Toc4662174"/>
      <w:bookmarkStart w:id="166" w:name="_Toc5895118"/>
      <w:bookmarkStart w:id="167" w:name="_Toc7503412"/>
      <w:r w:rsidRPr="00596DFC">
        <w:rPr>
          <w:lang w:eastAsia="zh-CN"/>
        </w:rPr>
        <w:t>7.3</w:t>
      </w:r>
      <w:r w:rsidRPr="00596DFC">
        <w:rPr>
          <w:lang w:eastAsia="zh-CN"/>
        </w:rPr>
        <w:tab/>
      </w:r>
      <w:r w:rsidR="006D19AA" w:rsidRPr="00596DFC">
        <w:rPr>
          <w:lang w:eastAsia="zh-CN"/>
        </w:rPr>
        <w:t>Connectivity</w:t>
      </w:r>
      <w:bookmarkEnd w:id="161"/>
      <w:bookmarkEnd w:id="162"/>
      <w:bookmarkEnd w:id="163"/>
      <w:bookmarkEnd w:id="164"/>
      <w:bookmarkEnd w:id="165"/>
      <w:bookmarkEnd w:id="166"/>
      <w:bookmarkEnd w:id="167"/>
    </w:p>
    <w:p w14:paraId="23D13081" w14:textId="716E0386" w:rsidR="006D19AA" w:rsidRPr="00596DFC" w:rsidRDefault="00B434D4" w:rsidP="005D3889">
      <w:pPr>
        <w:pStyle w:val="Heading3"/>
        <w:rPr>
          <w:lang w:eastAsia="zh-CN"/>
        </w:rPr>
      </w:pPr>
      <w:bookmarkStart w:id="168" w:name="_Toc508611993"/>
      <w:bookmarkStart w:id="169" w:name="_Toc510518599"/>
      <w:bookmarkStart w:id="170" w:name="_Toc510519037"/>
      <w:r w:rsidRPr="00596DFC">
        <w:rPr>
          <w:lang w:eastAsia="zh-CN"/>
        </w:rPr>
        <w:t>7.3.1</w:t>
      </w:r>
      <w:r w:rsidRPr="00596DFC">
        <w:rPr>
          <w:lang w:eastAsia="zh-CN"/>
        </w:rPr>
        <w:tab/>
      </w:r>
      <w:r w:rsidR="006D19AA" w:rsidRPr="00596DFC">
        <w:rPr>
          <w:lang w:eastAsia="zh-CN"/>
        </w:rPr>
        <w:t>Frontend</w:t>
      </w:r>
      <w:bookmarkEnd w:id="168"/>
      <w:bookmarkEnd w:id="169"/>
      <w:bookmarkEnd w:id="170"/>
    </w:p>
    <w:p w14:paraId="5002E452" w14:textId="5957ABB3" w:rsidR="003F00E3" w:rsidRPr="00596DFC" w:rsidRDefault="003F00E3" w:rsidP="005D3889">
      <w:pPr>
        <w:rPr>
          <w:lang w:eastAsia="zh-CN"/>
        </w:rPr>
      </w:pPr>
      <w:r w:rsidRPr="00596DFC">
        <w:rPr>
          <w:lang w:eastAsia="zh-CN"/>
        </w:rPr>
        <w:t xml:space="preserve">The hybrid STB is required to integrate at least one tuner and demodulator for reception of </w:t>
      </w:r>
      <w:r w:rsidR="00BE6D74" w:rsidRPr="00596DFC">
        <w:rPr>
          <w:lang w:eastAsia="zh-CN"/>
        </w:rPr>
        <w:t xml:space="preserve">ITU-T </w:t>
      </w:r>
      <w:r w:rsidR="00CD5702" w:rsidRPr="00596DFC">
        <w:rPr>
          <w:lang w:eastAsia="zh-CN"/>
        </w:rPr>
        <w:t xml:space="preserve">J.83, </w:t>
      </w:r>
      <w:r w:rsidR="008C407D" w:rsidRPr="00596DFC">
        <w:rPr>
          <w:lang w:eastAsia="zh-CN"/>
        </w:rPr>
        <w:t>DVB</w:t>
      </w:r>
      <w:r w:rsidR="00CD5702" w:rsidRPr="00596DFC">
        <w:rPr>
          <w:lang w:eastAsia="zh-CN"/>
        </w:rPr>
        <w:t>-T, DVB-S</w:t>
      </w:r>
      <w:r w:rsidR="00A815EF" w:rsidRPr="00596DFC">
        <w:rPr>
          <w:lang w:eastAsia="zh-CN"/>
        </w:rPr>
        <w:t xml:space="preserve"> or ISDB</w:t>
      </w:r>
      <w:r w:rsidR="00BE47DF" w:rsidRPr="00596DFC">
        <w:rPr>
          <w:lang w:eastAsia="zh-CN"/>
        </w:rPr>
        <w:t>-T</w:t>
      </w:r>
      <w:r w:rsidR="008C407D" w:rsidRPr="00596DFC">
        <w:rPr>
          <w:lang w:eastAsia="zh-CN"/>
        </w:rPr>
        <w:t xml:space="preserve"> </w:t>
      </w:r>
      <w:r w:rsidRPr="00596DFC">
        <w:rPr>
          <w:lang w:eastAsia="zh-CN"/>
        </w:rPr>
        <w:t>signals</w:t>
      </w:r>
      <w:r w:rsidR="008C407D" w:rsidRPr="00596DFC">
        <w:rPr>
          <w:lang w:eastAsia="zh-CN"/>
        </w:rPr>
        <w:t xml:space="preserve">. </w:t>
      </w:r>
    </w:p>
    <w:p w14:paraId="384B5304" w14:textId="61D62FB2" w:rsidR="00362FD1" w:rsidRPr="00596DFC" w:rsidRDefault="005D3889" w:rsidP="005D3889">
      <w:pPr>
        <w:pStyle w:val="Headingb"/>
        <w:rPr>
          <w:lang w:eastAsia="zh-CN"/>
        </w:rPr>
      </w:pPr>
      <w:bookmarkStart w:id="171" w:name="_Toc508611994"/>
      <w:bookmarkStart w:id="172" w:name="_Toc510518600"/>
      <w:bookmarkStart w:id="173" w:name="_Toc510519038"/>
      <w:r w:rsidRPr="00596DFC">
        <w:rPr>
          <w:lang w:eastAsia="zh-CN"/>
        </w:rPr>
        <w:t>1)</w:t>
      </w:r>
      <w:r w:rsidRPr="00596DFC">
        <w:rPr>
          <w:lang w:eastAsia="zh-CN"/>
        </w:rPr>
        <w:tab/>
      </w:r>
      <w:r w:rsidR="00BE6D74" w:rsidRPr="00596DFC">
        <w:rPr>
          <w:lang w:eastAsia="zh-CN"/>
        </w:rPr>
        <w:t xml:space="preserve">ITU-T </w:t>
      </w:r>
      <w:r w:rsidR="00A01D3E" w:rsidRPr="00596DFC">
        <w:rPr>
          <w:lang w:eastAsia="zh-CN"/>
        </w:rPr>
        <w:t>J.83</w:t>
      </w:r>
    </w:p>
    <w:p w14:paraId="5AC0EBE0" w14:textId="64820ADE" w:rsidR="003F00E3" w:rsidRPr="00596DFC" w:rsidRDefault="005D3889" w:rsidP="005D3889">
      <w:pPr>
        <w:ind w:left="794" w:hanging="794"/>
        <w:rPr>
          <w:lang w:eastAsia="zh-CN"/>
        </w:rPr>
      </w:pPr>
      <w:r w:rsidRPr="00596DFC">
        <w:rPr>
          <w:lang w:eastAsia="zh-CN"/>
        </w:rPr>
        <w:tab/>
      </w:r>
      <w:r w:rsidR="00B33EF1" w:rsidRPr="00596DFC">
        <w:rPr>
          <w:lang w:eastAsia="zh-CN"/>
        </w:rPr>
        <w:t xml:space="preserve">In case </w:t>
      </w:r>
      <w:r w:rsidR="00BE6D74" w:rsidRPr="00596DFC">
        <w:rPr>
          <w:lang w:eastAsia="zh-CN"/>
        </w:rPr>
        <w:t xml:space="preserve">ITU-T </w:t>
      </w:r>
      <w:r w:rsidR="00A01D3E" w:rsidRPr="00596DFC">
        <w:rPr>
          <w:lang w:eastAsia="zh-CN"/>
        </w:rPr>
        <w:t>J.83</w:t>
      </w:r>
      <w:r w:rsidR="001C0CFC" w:rsidRPr="00596DFC">
        <w:rPr>
          <w:lang w:eastAsia="zh-CN"/>
        </w:rPr>
        <w:t xml:space="preserve"> </w:t>
      </w:r>
      <w:r w:rsidR="00B33EF1" w:rsidRPr="00596DFC">
        <w:rPr>
          <w:lang w:eastAsia="zh-CN"/>
        </w:rPr>
        <w:t xml:space="preserve">frontend is applied in the hybrid STB, </w:t>
      </w:r>
      <w:r w:rsidR="004969E1" w:rsidRPr="00596DFC">
        <w:rPr>
          <w:lang w:eastAsia="zh-CN"/>
        </w:rPr>
        <w:t>a</w:t>
      </w:r>
      <w:r w:rsidR="00A01F10" w:rsidRPr="00596DFC">
        <w:rPr>
          <w:lang w:eastAsia="zh-CN"/>
        </w:rPr>
        <w:t xml:space="preserve">n input </w:t>
      </w:r>
      <w:r w:rsidR="00851F0D" w:rsidRPr="00596DFC">
        <w:rPr>
          <w:lang w:eastAsia="zh-CN"/>
        </w:rPr>
        <w:t>radio frequency (</w:t>
      </w:r>
      <w:r w:rsidR="00A01F10" w:rsidRPr="00596DFC">
        <w:rPr>
          <w:lang w:eastAsia="zh-CN"/>
        </w:rPr>
        <w:t>RF</w:t>
      </w:r>
      <w:r w:rsidR="00851F0D" w:rsidRPr="00596DFC">
        <w:rPr>
          <w:lang w:eastAsia="zh-CN"/>
        </w:rPr>
        <w:t>)</w:t>
      </w:r>
      <w:r w:rsidR="00A01F10" w:rsidRPr="00596DFC">
        <w:rPr>
          <w:lang w:eastAsia="zh-CN"/>
        </w:rPr>
        <w:t xml:space="preserve"> connector is required and one RF loop-out connector can be applied optionally.</w:t>
      </w:r>
    </w:p>
    <w:p w14:paraId="29D4284B" w14:textId="07C60DB3" w:rsidR="00362FD1" w:rsidRPr="00596DFC" w:rsidRDefault="005D3889" w:rsidP="005D3889">
      <w:pPr>
        <w:pStyle w:val="Headingb"/>
        <w:rPr>
          <w:lang w:eastAsia="zh-CN"/>
        </w:rPr>
      </w:pPr>
      <w:r w:rsidRPr="00596DFC">
        <w:rPr>
          <w:lang w:eastAsia="zh-CN"/>
        </w:rPr>
        <w:t>2)</w:t>
      </w:r>
      <w:r w:rsidRPr="00596DFC">
        <w:rPr>
          <w:lang w:eastAsia="zh-CN"/>
        </w:rPr>
        <w:tab/>
      </w:r>
      <w:r w:rsidR="00362FD1" w:rsidRPr="00596DFC">
        <w:rPr>
          <w:lang w:eastAsia="zh-CN"/>
        </w:rPr>
        <w:t>DVB-T/T2</w:t>
      </w:r>
    </w:p>
    <w:p w14:paraId="4B1A7CFE" w14:textId="046EDB44" w:rsidR="00362FD1" w:rsidRPr="00596DFC" w:rsidRDefault="005D3889" w:rsidP="005D3889">
      <w:pPr>
        <w:ind w:left="794" w:hanging="794"/>
        <w:rPr>
          <w:lang w:eastAsia="zh-CN"/>
        </w:rPr>
      </w:pPr>
      <w:r w:rsidRPr="00596DFC">
        <w:rPr>
          <w:lang w:eastAsia="zh-CN"/>
        </w:rPr>
        <w:tab/>
      </w:r>
      <w:r w:rsidR="00362FD1" w:rsidRPr="00596DFC">
        <w:rPr>
          <w:lang w:eastAsia="zh-CN"/>
        </w:rPr>
        <w:t xml:space="preserve">In case DVB-T/T2 frontend is applied in the hybrid STB, </w:t>
      </w:r>
      <w:r w:rsidR="00056922" w:rsidRPr="00596DFC">
        <w:rPr>
          <w:lang w:eastAsia="zh-CN"/>
        </w:rPr>
        <w:t>t</w:t>
      </w:r>
      <w:r w:rsidR="005741E5" w:rsidRPr="00596DFC">
        <w:rPr>
          <w:lang w:eastAsia="zh-CN"/>
        </w:rPr>
        <w:t xml:space="preserve">he </w:t>
      </w:r>
      <w:r w:rsidR="00362FD1" w:rsidRPr="00596DFC">
        <w:rPr>
          <w:lang w:eastAsia="zh-CN"/>
        </w:rPr>
        <w:t>following requirements are required:</w:t>
      </w:r>
    </w:p>
    <w:p w14:paraId="5239FB82" w14:textId="79AD95DE" w:rsidR="00362FD1" w:rsidRPr="00596DFC" w:rsidRDefault="005D3889" w:rsidP="005D3889">
      <w:pPr>
        <w:pStyle w:val="enumlev2"/>
        <w:rPr>
          <w:lang w:eastAsia="zh-CN"/>
        </w:rPr>
      </w:pPr>
      <w:r w:rsidRPr="00596DFC">
        <w:rPr>
          <w:lang w:eastAsia="zh-CN"/>
        </w:rPr>
        <w:t>•</w:t>
      </w:r>
      <w:r w:rsidRPr="00596DFC">
        <w:rPr>
          <w:lang w:eastAsia="zh-CN"/>
        </w:rPr>
        <w:tab/>
      </w:r>
      <w:r w:rsidR="00362FD1" w:rsidRPr="00596DFC">
        <w:rPr>
          <w:lang w:eastAsia="zh-CN"/>
        </w:rPr>
        <w:t>At least one tuner and demodulator for reception of signals from terrestrial TV transmitters, with one RF input connector</w:t>
      </w:r>
    </w:p>
    <w:p w14:paraId="4823B630" w14:textId="3AC23E17" w:rsidR="00A555A7" w:rsidRPr="00596DFC" w:rsidRDefault="005D3889" w:rsidP="005D3889">
      <w:pPr>
        <w:pStyle w:val="enumlev2"/>
        <w:rPr>
          <w:lang w:eastAsia="zh-CN"/>
        </w:rPr>
      </w:pPr>
      <w:r w:rsidRPr="00596DFC">
        <w:rPr>
          <w:lang w:eastAsia="zh-CN"/>
        </w:rPr>
        <w:t>•</w:t>
      </w:r>
      <w:r w:rsidRPr="00596DFC">
        <w:rPr>
          <w:lang w:eastAsia="zh-CN"/>
        </w:rPr>
        <w:tab/>
      </w:r>
      <w:r w:rsidR="00362FD1" w:rsidRPr="00596DFC">
        <w:rPr>
          <w:lang w:eastAsia="zh-CN"/>
        </w:rPr>
        <w:t>RF loop-out connector can be applied optionally</w:t>
      </w:r>
    </w:p>
    <w:p w14:paraId="71EC5CF1" w14:textId="449B3484" w:rsidR="00A555A7" w:rsidRPr="00596DFC" w:rsidRDefault="005D3889" w:rsidP="005D3889">
      <w:pPr>
        <w:pStyle w:val="Headingb"/>
        <w:rPr>
          <w:lang w:eastAsia="zh-CN"/>
        </w:rPr>
      </w:pPr>
      <w:r w:rsidRPr="00596DFC">
        <w:rPr>
          <w:lang w:eastAsia="zh-CN"/>
        </w:rPr>
        <w:t>3)</w:t>
      </w:r>
      <w:r w:rsidRPr="00596DFC">
        <w:rPr>
          <w:lang w:eastAsia="zh-CN"/>
        </w:rPr>
        <w:tab/>
      </w:r>
      <w:r w:rsidR="00A555A7" w:rsidRPr="00596DFC">
        <w:rPr>
          <w:lang w:eastAsia="zh-CN"/>
        </w:rPr>
        <w:t>ISDB-T</w:t>
      </w:r>
      <w:r w:rsidR="00ED4E4D" w:rsidRPr="00596DFC">
        <w:rPr>
          <w:lang w:eastAsia="zh-CN"/>
        </w:rPr>
        <w:t>/Tb</w:t>
      </w:r>
    </w:p>
    <w:p w14:paraId="61CCB406" w14:textId="739BB225" w:rsidR="00A555A7" w:rsidRPr="00596DFC" w:rsidRDefault="005D3889" w:rsidP="005D3889">
      <w:pPr>
        <w:ind w:left="794" w:hanging="794"/>
        <w:rPr>
          <w:b/>
          <w:lang w:eastAsia="zh-CN"/>
        </w:rPr>
      </w:pPr>
      <w:r w:rsidRPr="00596DFC">
        <w:rPr>
          <w:lang w:eastAsia="zh-CN"/>
        </w:rPr>
        <w:tab/>
      </w:r>
      <w:r w:rsidR="00A555A7" w:rsidRPr="00596DFC">
        <w:rPr>
          <w:lang w:eastAsia="zh-CN"/>
        </w:rPr>
        <w:t xml:space="preserve">In case </w:t>
      </w:r>
      <w:r w:rsidR="00BA5F5A" w:rsidRPr="00596DFC">
        <w:rPr>
          <w:lang w:eastAsia="zh-CN"/>
        </w:rPr>
        <w:t>ISDB-T</w:t>
      </w:r>
      <w:r w:rsidR="00ED4E4D" w:rsidRPr="00596DFC">
        <w:rPr>
          <w:lang w:eastAsia="zh-CN"/>
        </w:rPr>
        <w:t>/Tb</w:t>
      </w:r>
      <w:r w:rsidR="00A555A7" w:rsidRPr="00596DFC">
        <w:rPr>
          <w:lang w:eastAsia="zh-CN"/>
        </w:rPr>
        <w:t xml:space="preserve"> frontend is applied in the hybrid STB, </w:t>
      </w:r>
      <w:r w:rsidR="004969E1" w:rsidRPr="00596DFC">
        <w:rPr>
          <w:lang w:eastAsia="zh-CN"/>
        </w:rPr>
        <w:t>a</w:t>
      </w:r>
      <w:r w:rsidR="00A555A7" w:rsidRPr="00596DFC">
        <w:rPr>
          <w:lang w:eastAsia="zh-CN"/>
        </w:rPr>
        <w:t>n input RF connector is required and one RF loop-out connector can be applied optionally</w:t>
      </w:r>
    </w:p>
    <w:p w14:paraId="5CF340C4" w14:textId="5F28B986" w:rsidR="00362FD1" w:rsidRPr="00596DFC" w:rsidRDefault="005D3889" w:rsidP="005D3889">
      <w:pPr>
        <w:pStyle w:val="Headingb"/>
        <w:rPr>
          <w:lang w:eastAsia="zh-CN"/>
        </w:rPr>
      </w:pPr>
      <w:r w:rsidRPr="00596DFC">
        <w:rPr>
          <w:lang w:eastAsia="zh-CN"/>
        </w:rPr>
        <w:t>4)</w:t>
      </w:r>
      <w:r w:rsidRPr="00596DFC">
        <w:rPr>
          <w:lang w:eastAsia="zh-CN"/>
        </w:rPr>
        <w:tab/>
      </w:r>
      <w:r w:rsidR="00362FD1" w:rsidRPr="00596DFC">
        <w:rPr>
          <w:lang w:eastAsia="zh-CN"/>
        </w:rPr>
        <w:t>DVB-S/S2</w:t>
      </w:r>
    </w:p>
    <w:p w14:paraId="7B0879F0" w14:textId="60EE210D" w:rsidR="00362FD1" w:rsidRPr="00596DFC" w:rsidRDefault="005D3889" w:rsidP="005D3889">
      <w:pPr>
        <w:ind w:left="794" w:hanging="794"/>
        <w:rPr>
          <w:lang w:eastAsia="zh-CN"/>
        </w:rPr>
      </w:pPr>
      <w:r w:rsidRPr="00596DFC">
        <w:rPr>
          <w:lang w:eastAsia="zh-CN"/>
        </w:rPr>
        <w:tab/>
      </w:r>
      <w:r w:rsidR="00362FD1" w:rsidRPr="00596DFC">
        <w:rPr>
          <w:lang w:eastAsia="zh-CN"/>
        </w:rPr>
        <w:t xml:space="preserve">In case DVB-S/S2 frontend is applied in the hybrid STB, </w:t>
      </w:r>
      <w:r w:rsidR="00056922" w:rsidRPr="00596DFC">
        <w:rPr>
          <w:lang w:eastAsia="zh-CN"/>
        </w:rPr>
        <w:t xml:space="preserve">the </w:t>
      </w:r>
      <w:r w:rsidR="00362FD1" w:rsidRPr="00596DFC">
        <w:rPr>
          <w:lang w:eastAsia="zh-CN"/>
        </w:rPr>
        <w:t>following requirements are required:</w:t>
      </w:r>
    </w:p>
    <w:p w14:paraId="0F3AEB1F" w14:textId="259DBF67" w:rsidR="00362FD1" w:rsidRPr="00596DFC" w:rsidRDefault="005D3889" w:rsidP="005D3889">
      <w:pPr>
        <w:pStyle w:val="enumlev2"/>
        <w:rPr>
          <w:lang w:eastAsia="zh-CN"/>
        </w:rPr>
      </w:pPr>
      <w:r w:rsidRPr="00596DFC">
        <w:rPr>
          <w:lang w:eastAsia="zh-CN"/>
        </w:rPr>
        <w:t>•</w:t>
      </w:r>
      <w:r w:rsidRPr="00596DFC">
        <w:rPr>
          <w:lang w:eastAsia="zh-CN"/>
        </w:rPr>
        <w:tab/>
      </w:r>
      <w:r w:rsidR="00362FD1" w:rsidRPr="00596DFC">
        <w:rPr>
          <w:lang w:eastAsia="zh-CN"/>
        </w:rPr>
        <w:t>At least one tuner and demodulator for reception of signals from satellite TV transmitters, with one RF input connector</w:t>
      </w:r>
    </w:p>
    <w:p w14:paraId="625AAC59" w14:textId="518F0678" w:rsidR="00362FD1" w:rsidRPr="00596DFC" w:rsidRDefault="005D3889" w:rsidP="005D3889">
      <w:pPr>
        <w:pStyle w:val="enumlev2"/>
        <w:rPr>
          <w:lang w:eastAsia="zh-CN"/>
        </w:rPr>
      </w:pPr>
      <w:r w:rsidRPr="00596DFC">
        <w:rPr>
          <w:lang w:eastAsia="zh-CN"/>
        </w:rPr>
        <w:lastRenderedPageBreak/>
        <w:t>•</w:t>
      </w:r>
      <w:r w:rsidRPr="00596DFC">
        <w:rPr>
          <w:lang w:eastAsia="zh-CN"/>
        </w:rPr>
        <w:tab/>
      </w:r>
      <w:r w:rsidR="00851F0D" w:rsidRPr="00596DFC">
        <w:rPr>
          <w:lang w:eastAsia="zh-CN"/>
        </w:rPr>
        <w:t>A low noise block (</w:t>
      </w:r>
      <w:r w:rsidR="00362FD1" w:rsidRPr="00596DFC">
        <w:rPr>
          <w:lang w:eastAsia="zh-CN"/>
        </w:rPr>
        <w:t>LNB</w:t>
      </w:r>
      <w:r w:rsidR="00851F0D" w:rsidRPr="00596DFC">
        <w:rPr>
          <w:lang w:eastAsia="zh-CN"/>
        </w:rPr>
        <w:t>)</w:t>
      </w:r>
      <w:r w:rsidR="00362FD1" w:rsidRPr="00596DFC">
        <w:rPr>
          <w:lang w:eastAsia="zh-CN"/>
        </w:rPr>
        <w:t xml:space="preserve"> power supply is required for </w:t>
      </w:r>
      <w:r w:rsidR="00851F0D" w:rsidRPr="00596DFC">
        <w:rPr>
          <w:lang w:eastAsia="zh-CN"/>
        </w:rPr>
        <w:t xml:space="preserve">the </w:t>
      </w:r>
      <w:r w:rsidR="00362FD1" w:rsidRPr="00596DFC">
        <w:rPr>
          <w:lang w:eastAsia="zh-CN"/>
        </w:rPr>
        <w:t>RF input connector</w:t>
      </w:r>
    </w:p>
    <w:p w14:paraId="67FEA240" w14:textId="78BD9C71" w:rsidR="002452D0" w:rsidRDefault="00B143FA" w:rsidP="005D3889">
      <w:pPr>
        <w:pStyle w:val="enumlev2"/>
        <w:rPr>
          <w:ins w:id="174" w:author="Saha, Paritosh" w:date="2023-04-21T05:06:00Z"/>
          <w:lang w:eastAsia="zh-CN"/>
        </w:rPr>
      </w:pPr>
      <w:r w:rsidRPr="00596DFC">
        <w:rPr>
          <w:lang w:eastAsia="zh-CN"/>
        </w:rPr>
        <w:tab/>
      </w:r>
      <w:r w:rsidR="00362FD1" w:rsidRPr="00596DFC">
        <w:rPr>
          <w:lang w:eastAsia="zh-CN"/>
        </w:rPr>
        <w:t>RF loop-out connector can be applied optionally</w:t>
      </w:r>
    </w:p>
    <w:p w14:paraId="6E9C28C7" w14:textId="2354A1D5" w:rsidR="00A934B1" w:rsidRPr="00596DFC" w:rsidRDefault="00A934B1" w:rsidP="005D3889">
      <w:pPr>
        <w:pStyle w:val="enumlev2"/>
        <w:rPr>
          <w:lang w:eastAsia="zh-CN"/>
        </w:rPr>
      </w:pPr>
      <w:ins w:id="175" w:author="Saha, Paritosh" w:date="2023-04-21T05:06:00Z">
        <w:r>
          <w:rPr>
            <w:lang w:eastAsia="zh-CN"/>
          </w:rPr>
          <w:tab/>
          <w:t xml:space="preserve">A second RF input connector </w:t>
        </w:r>
      </w:ins>
      <w:ins w:id="176" w:author="Meenakshi" w:date="2023-04-24T20:09:00Z">
        <w:r w:rsidR="00C61E73">
          <w:rPr>
            <w:lang w:eastAsia="zh-CN"/>
          </w:rPr>
          <w:t xml:space="preserve">is recommended </w:t>
        </w:r>
      </w:ins>
      <w:ins w:id="177" w:author="Saha, Paritosh" w:date="2023-04-21T05:06:00Z">
        <w:r>
          <w:rPr>
            <w:lang w:eastAsia="zh-CN"/>
          </w:rPr>
          <w:t xml:space="preserve">with a sperate RF </w:t>
        </w:r>
      </w:ins>
      <w:ins w:id="178" w:author="Saha, Paritosh" w:date="2023-04-21T05:07:00Z">
        <w:r>
          <w:rPr>
            <w:lang w:eastAsia="zh-CN"/>
          </w:rPr>
          <w:t>route up to the SoC</w:t>
        </w:r>
      </w:ins>
      <w:ins w:id="179" w:author="Meenakshi" w:date="2023-04-24T20:09:00Z">
        <w:r w:rsidR="00C61E73">
          <w:rPr>
            <w:lang w:eastAsia="zh-CN"/>
          </w:rPr>
          <w:t xml:space="preserve">, which </w:t>
        </w:r>
      </w:ins>
      <w:ins w:id="180" w:author="Saha, Paritosh" w:date="2023-04-21T05:07:00Z">
        <w:r>
          <w:rPr>
            <w:lang w:eastAsia="zh-CN"/>
          </w:rPr>
          <w:t>can be provided for seamless OTA downloads</w:t>
        </w:r>
      </w:ins>
      <w:ins w:id="181" w:author="Saha, Paritosh" w:date="2023-04-21T05:09:00Z">
        <w:r>
          <w:rPr>
            <w:lang w:eastAsia="zh-CN"/>
          </w:rPr>
          <w:t>, etc.</w:t>
        </w:r>
      </w:ins>
    </w:p>
    <w:p w14:paraId="5D00E3FB" w14:textId="0AB6645E" w:rsidR="006D19AA" w:rsidRPr="00596DFC" w:rsidRDefault="00B434D4" w:rsidP="005D3889">
      <w:pPr>
        <w:pStyle w:val="Heading3"/>
        <w:rPr>
          <w:lang w:eastAsia="zh-CN"/>
        </w:rPr>
      </w:pPr>
      <w:r w:rsidRPr="00596DFC">
        <w:rPr>
          <w:lang w:eastAsia="zh-CN"/>
        </w:rPr>
        <w:t>7.3.2</w:t>
      </w:r>
      <w:r w:rsidRPr="00596DFC">
        <w:rPr>
          <w:lang w:eastAsia="zh-CN"/>
        </w:rPr>
        <w:tab/>
      </w:r>
      <w:r w:rsidR="006D19AA" w:rsidRPr="00596DFC">
        <w:rPr>
          <w:lang w:eastAsia="zh-CN"/>
        </w:rPr>
        <w:t>IP</w:t>
      </w:r>
      <w:bookmarkEnd w:id="171"/>
      <w:bookmarkEnd w:id="172"/>
      <w:bookmarkEnd w:id="173"/>
    </w:p>
    <w:p w14:paraId="6011A94E" w14:textId="15EFF0E2" w:rsidR="0087684C" w:rsidRPr="00596DFC" w:rsidDel="00C141B3" w:rsidRDefault="0087684C" w:rsidP="005D3889">
      <w:pPr>
        <w:rPr>
          <w:del w:id="182" w:author="admin" w:date="2023-04-13T17:00:00Z"/>
          <w:lang w:eastAsia="zh-CN"/>
        </w:rPr>
      </w:pPr>
      <w:bookmarkStart w:id="183" w:name="_Toc508611995"/>
      <w:bookmarkStart w:id="184" w:name="_Toc510518601"/>
      <w:bookmarkStart w:id="185" w:name="_Toc510519039"/>
      <w:r w:rsidRPr="00596DFC">
        <w:rPr>
          <w:lang w:eastAsia="zh-CN"/>
        </w:rPr>
        <w:t xml:space="preserve">The hybrid STB is required to integrate </w:t>
      </w:r>
      <w:ins w:id="186" w:author="admin" w:date="2023-04-13T17:02:00Z">
        <w:r w:rsidR="00C141B3">
          <w:rPr>
            <w:lang w:eastAsia="zh-CN"/>
          </w:rPr>
          <w:t xml:space="preserve">at least </w:t>
        </w:r>
      </w:ins>
      <w:r w:rsidRPr="00596DFC">
        <w:rPr>
          <w:lang w:eastAsia="zh-CN"/>
        </w:rPr>
        <w:t xml:space="preserve">one Ethernet interface of </w:t>
      </w:r>
      <w:r w:rsidR="00851F0D" w:rsidRPr="00596DFC">
        <w:rPr>
          <w:lang w:eastAsia="zh-CN"/>
        </w:rPr>
        <w:t xml:space="preserve">an </w:t>
      </w:r>
      <w:r w:rsidRPr="00596DFC">
        <w:rPr>
          <w:lang w:eastAsia="zh-CN"/>
        </w:rPr>
        <w:t>RJ45 connector, for network streaming and IP applications</w:t>
      </w:r>
      <w:ins w:id="187" w:author="admin" w:date="2023-04-13T17:00:00Z">
        <w:r w:rsidR="00C141B3">
          <w:rPr>
            <w:lang w:eastAsia="zh-CN"/>
          </w:rPr>
          <w:t xml:space="preserve"> </w:t>
        </w:r>
      </w:ins>
      <w:ins w:id="188" w:author="admin" w:date="2023-04-13T17:03:00Z">
        <w:r w:rsidR="00207F92">
          <w:rPr>
            <w:lang w:eastAsia="zh-CN"/>
          </w:rPr>
          <w:t>and /</w:t>
        </w:r>
      </w:ins>
      <w:ins w:id="189" w:author="admin" w:date="2023-04-13T17:00:00Z">
        <w:r w:rsidR="00C141B3">
          <w:rPr>
            <w:lang w:eastAsia="zh-CN"/>
          </w:rPr>
          <w:t xml:space="preserve">or </w:t>
        </w:r>
      </w:ins>
      <w:del w:id="190" w:author="admin" w:date="2023-04-13T17:00:00Z">
        <w:r w:rsidRPr="00596DFC" w:rsidDel="00C141B3">
          <w:rPr>
            <w:lang w:eastAsia="zh-CN"/>
          </w:rPr>
          <w:delText>.</w:delText>
        </w:r>
      </w:del>
    </w:p>
    <w:p w14:paraId="2098F9F8" w14:textId="79C331C1" w:rsidR="0087684C" w:rsidRPr="00596DFC" w:rsidRDefault="0087684C" w:rsidP="005D3889">
      <w:pPr>
        <w:rPr>
          <w:lang w:eastAsia="zh-CN"/>
        </w:rPr>
      </w:pPr>
      <w:del w:id="191" w:author="admin" w:date="2023-04-13T17:00:00Z">
        <w:r w:rsidRPr="00596DFC" w:rsidDel="00C141B3">
          <w:rPr>
            <w:lang w:eastAsia="zh-CN"/>
          </w:rPr>
          <w:delText xml:space="preserve">The </w:delText>
        </w:r>
      </w:del>
      <w:del w:id="192" w:author="admin" w:date="2023-04-13T17:01:00Z">
        <w:r w:rsidRPr="00596DFC" w:rsidDel="00C141B3">
          <w:rPr>
            <w:lang w:eastAsia="zh-CN"/>
          </w:rPr>
          <w:delText>hybrid STB is recommended</w:delText>
        </w:r>
      </w:del>
      <w:ins w:id="193" w:author="Meenakshi" w:date="2023-04-06T12:17:00Z">
        <w:del w:id="194" w:author="admin" w:date="2023-04-13T17:01:00Z">
          <w:r w:rsidR="00142D63" w:rsidDel="00C141B3">
            <w:rPr>
              <w:lang w:eastAsia="zh-CN"/>
            </w:rPr>
            <w:delText>required</w:delText>
          </w:r>
        </w:del>
      </w:ins>
      <w:del w:id="195" w:author="admin" w:date="2023-04-13T17:01:00Z">
        <w:r w:rsidRPr="00596DFC" w:rsidDel="00C141B3">
          <w:rPr>
            <w:lang w:eastAsia="zh-CN"/>
          </w:rPr>
          <w:delText xml:space="preserve"> to integrate</w:delText>
        </w:r>
      </w:del>
      <w:r w:rsidRPr="00596DFC">
        <w:rPr>
          <w:lang w:eastAsia="zh-CN"/>
        </w:rPr>
        <w:t xml:space="preserve"> one Wi-Fi module for wireless connection.</w:t>
      </w:r>
    </w:p>
    <w:p w14:paraId="6EE43E61" w14:textId="5109ACE8" w:rsidR="006D19AA" w:rsidRPr="00596DFC" w:rsidRDefault="00B434D4" w:rsidP="005D3889">
      <w:pPr>
        <w:pStyle w:val="Heading3"/>
        <w:rPr>
          <w:lang w:eastAsia="zh-CN"/>
        </w:rPr>
      </w:pPr>
      <w:r w:rsidRPr="00596DFC">
        <w:rPr>
          <w:lang w:eastAsia="zh-CN"/>
        </w:rPr>
        <w:t>7.3.3</w:t>
      </w:r>
      <w:r w:rsidRPr="00596DFC">
        <w:rPr>
          <w:lang w:eastAsia="zh-CN"/>
        </w:rPr>
        <w:tab/>
      </w:r>
      <w:r w:rsidR="006D19AA" w:rsidRPr="00596DFC">
        <w:rPr>
          <w:lang w:eastAsia="zh-CN"/>
        </w:rPr>
        <w:t>USB</w:t>
      </w:r>
      <w:bookmarkEnd w:id="183"/>
      <w:bookmarkEnd w:id="184"/>
      <w:bookmarkEnd w:id="185"/>
    </w:p>
    <w:p w14:paraId="388A848C" w14:textId="42D78A1D" w:rsidR="00470675" w:rsidRPr="00596DFC" w:rsidRDefault="00470675" w:rsidP="008A1D60">
      <w:pPr>
        <w:rPr>
          <w:lang w:eastAsia="zh-CN"/>
        </w:rPr>
      </w:pPr>
      <w:bookmarkStart w:id="196" w:name="_Toc508611996"/>
      <w:bookmarkStart w:id="197" w:name="_Toc510518602"/>
      <w:bookmarkStart w:id="198" w:name="_Toc510519040"/>
      <w:r w:rsidRPr="00596DFC">
        <w:rPr>
          <w:lang w:eastAsia="zh-CN"/>
        </w:rPr>
        <w:t xml:space="preserve">The hybrid STB is required to install at least one </w:t>
      </w:r>
      <w:r w:rsidR="005927BA" w:rsidRPr="00596DFC">
        <w:rPr>
          <w:lang w:eastAsia="zh-CN"/>
        </w:rPr>
        <w:t>u</w:t>
      </w:r>
      <w:r w:rsidR="00851F0D" w:rsidRPr="00596DFC">
        <w:rPr>
          <w:lang w:eastAsia="zh-CN"/>
        </w:rPr>
        <w:t xml:space="preserve">niversal </w:t>
      </w:r>
      <w:r w:rsidR="005927BA" w:rsidRPr="00596DFC">
        <w:rPr>
          <w:lang w:eastAsia="zh-CN"/>
        </w:rPr>
        <w:t>s</w:t>
      </w:r>
      <w:r w:rsidR="00851F0D" w:rsidRPr="00596DFC">
        <w:rPr>
          <w:lang w:eastAsia="zh-CN"/>
        </w:rPr>
        <w:t xml:space="preserve">erial </w:t>
      </w:r>
      <w:r w:rsidR="005927BA" w:rsidRPr="00596DFC">
        <w:rPr>
          <w:lang w:eastAsia="zh-CN"/>
        </w:rPr>
        <w:t>b</w:t>
      </w:r>
      <w:r w:rsidR="00851F0D" w:rsidRPr="00596DFC">
        <w:rPr>
          <w:lang w:eastAsia="zh-CN"/>
        </w:rPr>
        <w:t>us (</w:t>
      </w:r>
      <w:r w:rsidRPr="00596DFC">
        <w:rPr>
          <w:lang w:eastAsia="zh-CN"/>
        </w:rPr>
        <w:t>USB</w:t>
      </w:r>
      <w:r w:rsidR="00851F0D" w:rsidRPr="00596DFC">
        <w:rPr>
          <w:lang w:eastAsia="zh-CN"/>
        </w:rPr>
        <w:t>)</w:t>
      </w:r>
      <w:r w:rsidRPr="00596DFC">
        <w:rPr>
          <w:lang w:eastAsia="zh-CN"/>
        </w:rPr>
        <w:t xml:space="preserve"> interface of version 2.0</w:t>
      </w:r>
      <w:ins w:id="199" w:author="Meenakshi" w:date="2023-04-06T12:32:00Z">
        <w:r w:rsidR="009805E9">
          <w:rPr>
            <w:lang w:eastAsia="zh-CN"/>
          </w:rPr>
          <w:t xml:space="preserve"> or higher</w:t>
        </w:r>
      </w:ins>
      <w:r w:rsidRPr="00596DFC">
        <w:rPr>
          <w:lang w:eastAsia="zh-CN"/>
        </w:rPr>
        <w:t>, for connecting external USB storage.</w:t>
      </w:r>
    </w:p>
    <w:p w14:paraId="350BC46E" w14:textId="5E0AA059" w:rsidR="00470675" w:rsidRPr="00596DFC" w:rsidRDefault="00470675" w:rsidP="008A1D60">
      <w:pPr>
        <w:rPr>
          <w:lang w:eastAsia="zh-CN"/>
        </w:rPr>
      </w:pPr>
      <w:r w:rsidRPr="00596DFC">
        <w:rPr>
          <w:lang w:eastAsia="zh-CN"/>
        </w:rPr>
        <w:t>In addition to one mandatory USB interface, one more USB 2.0 port or above is recommended.</w:t>
      </w:r>
    </w:p>
    <w:p w14:paraId="60109011" w14:textId="53D606FB" w:rsidR="006D19AA" w:rsidRPr="00596DFC" w:rsidRDefault="00B434D4" w:rsidP="005D3889">
      <w:pPr>
        <w:pStyle w:val="Heading3"/>
        <w:rPr>
          <w:lang w:eastAsia="zh-CN"/>
        </w:rPr>
      </w:pPr>
      <w:r w:rsidRPr="00596DFC">
        <w:rPr>
          <w:lang w:eastAsia="zh-CN"/>
        </w:rPr>
        <w:t>7.3.4</w:t>
      </w:r>
      <w:r w:rsidRPr="00596DFC">
        <w:rPr>
          <w:lang w:eastAsia="zh-CN"/>
        </w:rPr>
        <w:tab/>
      </w:r>
      <w:r w:rsidR="006D19AA" w:rsidRPr="00596DFC">
        <w:rPr>
          <w:lang w:eastAsia="zh-CN"/>
        </w:rPr>
        <w:t>Key button</w:t>
      </w:r>
      <w:bookmarkEnd w:id="196"/>
      <w:bookmarkEnd w:id="197"/>
      <w:bookmarkEnd w:id="198"/>
    </w:p>
    <w:p w14:paraId="77BF94E4" w14:textId="4D7CE602" w:rsidR="009805E9" w:rsidRPr="00596DFC" w:rsidRDefault="006D19AA" w:rsidP="009805E9">
      <w:pPr>
        <w:rPr>
          <w:ins w:id="200" w:author="Meenakshi" w:date="2023-04-06T12:32:00Z"/>
          <w:lang w:eastAsia="zh-CN"/>
        </w:rPr>
      </w:pPr>
      <w:r w:rsidRPr="00596DFC">
        <w:rPr>
          <w:lang w:eastAsia="zh-CN"/>
        </w:rPr>
        <w:t>The necessary key button</w:t>
      </w:r>
      <w:r w:rsidR="007A5807" w:rsidRPr="00596DFC">
        <w:rPr>
          <w:lang w:eastAsia="zh-CN"/>
        </w:rPr>
        <w:t>s</w:t>
      </w:r>
      <w:r w:rsidRPr="00596DFC">
        <w:rPr>
          <w:lang w:eastAsia="zh-CN"/>
        </w:rPr>
        <w:t xml:space="preserve"> on </w:t>
      </w:r>
      <w:r w:rsidR="005927BA" w:rsidRPr="00596DFC">
        <w:rPr>
          <w:lang w:eastAsia="zh-CN"/>
        </w:rPr>
        <w:t xml:space="preserve">the </w:t>
      </w:r>
      <w:r w:rsidRPr="00596DFC">
        <w:rPr>
          <w:lang w:eastAsia="zh-CN"/>
        </w:rPr>
        <w:t xml:space="preserve">front panel </w:t>
      </w:r>
      <w:r w:rsidR="00B276D9" w:rsidRPr="00596DFC">
        <w:rPr>
          <w:lang w:eastAsia="zh-CN"/>
        </w:rPr>
        <w:t xml:space="preserve">are </w:t>
      </w:r>
      <w:r w:rsidRPr="00596DFC">
        <w:rPr>
          <w:lang w:eastAsia="zh-CN"/>
        </w:rPr>
        <w:t xml:space="preserve">recommended, for instance </w:t>
      </w:r>
      <w:r w:rsidR="009943CA" w:rsidRPr="00596DFC">
        <w:rPr>
          <w:lang w:eastAsia="zh-CN"/>
        </w:rPr>
        <w:t>"</w:t>
      </w:r>
      <w:r w:rsidRPr="00596DFC">
        <w:rPr>
          <w:lang w:eastAsia="zh-CN"/>
        </w:rPr>
        <w:t>Power</w:t>
      </w:r>
      <w:r w:rsidR="006B4DB6" w:rsidRPr="00596DFC">
        <w:rPr>
          <w:lang w:eastAsia="zh-CN"/>
        </w:rPr>
        <w:t xml:space="preserve"> </w:t>
      </w:r>
      <w:r w:rsidR="00DA585D" w:rsidRPr="00596DFC">
        <w:rPr>
          <w:lang w:eastAsia="zh-CN"/>
        </w:rPr>
        <w:t>O</w:t>
      </w:r>
      <w:r w:rsidR="006B4DB6" w:rsidRPr="00596DFC">
        <w:rPr>
          <w:lang w:eastAsia="zh-CN"/>
        </w:rPr>
        <w:t>n/</w:t>
      </w:r>
      <w:r w:rsidR="00DA585D" w:rsidRPr="00596DFC">
        <w:rPr>
          <w:lang w:eastAsia="zh-CN"/>
        </w:rPr>
        <w:t>O</w:t>
      </w:r>
      <w:r w:rsidR="006B4DB6" w:rsidRPr="00596DFC">
        <w:rPr>
          <w:lang w:eastAsia="zh-CN"/>
        </w:rPr>
        <w:t>ff</w:t>
      </w:r>
      <w:r w:rsidR="009943CA" w:rsidRPr="00596DFC">
        <w:rPr>
          <w:lang w:eastAsia="zh-CN"/>
        </w:rPr>
        <w:t>"</w:t>
      </w:r>
      <w:r w:rsidRPr="00596DFC">
        <w:rPr>
          <w:lang w:eastAsia="zh-CN"/>
        </w:rPr>
        <w:t xml:space="preserve">, </w:t>
      </w:r>
      <w:r w:rsidR="009943CA" w:rsidRPr="00596DFC">
        <w:rPr>
          <w:lang w:eastAsia="zh-CN"/>
        </w:rPr>
        <w:t>"</w:t>
      </w:r>
      <w:r w:rsidRPr="00596DFC">
        <w:rPr>
          <w:lang w:eastAsia="zh-CN"/>
        </w:rPr>
        <w:t>Up</w:t>
      </w:r>
      <w:r w:rsidR="009943CA" w:rsidRPr="00596DFC">
        <w:rPr>
          <w:lang w:eastAsia="zh-CN"/>
        </w:rPr>
        <w:t>"</w:t>
      </w:r>
      <w:r w:rsidRPr="00596DFC">
        <w:rPr>
          <w:lang w:eastAsia="zh-CN"/>
        </w:rPr>
        <w:t xml:space="preserve"> and </w:t>
      </w:r>
      <w:r w:rsidR="009943CA" w:rsidRPr="00596DFC">
        <w:rPr>
          <w:lang w:eastAsia="zh-CN"/>
        </w:rPr>
        <w:t>"</w:t>
      </w:r>
      <w:r w:rsidRPr="00596DFC">
        <w:rPr>
          <w:lang w:eastAsia="zh-CN"/>
        </w:rPr>
        <w:t>Down</w:t>
      </w:r>
      <w:r w:rsidR="009943CA" w:rsidRPr="00596DFC">
        <w:rPr>
          <w:lang w:eastAsia="zh-CN"/>
        </w:rPr>
        <w:t>"</w:t>
      </w:r>
      <w:r w:rsidRPr="00596DFC">
        <w:rPr>
          <w:lang w:eastAsia="zh-CN"/>
        </w:rPr>
        <w:t xml:space="preserve"> buttons, in case the </w:t>
      </w:r>
      <w:r w:rsidR="005927BA" w:rsidRPr="00596DFC">
        <w:rPr>
          <w:lang w:eastAsia="zh-CN"/>
        </w:rPr>
        <w:t>remote control unit (</w:t>
      </w:r>
      <w:r w:rsidRPr="00596DFC">
        <w:rPr>
          <w:lang w:eastAsia="zh-CN"/>
        </w:rPr>
        <w:t>RCU</w:t>
      </w:r>
      <w:r w:rsidR="005927BA" w:rsidRPr="00596DFC">
        <w:rPr>
          <w:lang w:eastAsia="zh-CN"/>
        </w:rPr>
        <w:t>)</w:t>
      </w:r>
      <w:r w:rsidRPr="00596DFC">
        <w:rPr>
          <w:lang w:eastAsia="zh-CN"/>
        </w:rPr>
        <w:t xml:space="preserve"> is not available </w:t>
      </w:r>
      <w:r w:rsidR="005927BA" w:rsidRPr="00596DFC">
        <w:rPr>
          <w:lang w:eastAsia="zh-CN"/>
        </w:rPr>
        <w:t xml:space="preserve">the </w:t>
      </w:r>
      <w:r w:rsidRPr="00596DFC">
        <w:rPr>
          <w:lang w:eastAsia="zh-CN"/>
        </w:rPr>
        <w:t>user can still use the STB with basic operation</w:t>
      </w:r>
      <w:r w:rsidR="005927BA" w:rsidRPr="00596DFC">
        <w:rPr>
          <w:lang w:eastAsia="zh-CN"/>
        </w:rPr>
        <w:t>s</w:t>
      </w:r>
      <w:r w:rsidRPr="00596DFC">
        <w:rPr>
          <w:lang w:eastAsia="zh-CN"/>
        </w:rPr>
        <w:t xml:space="preserve">. </w:t>
      </w:r>
      <w:ins w:id="201" w:author="Saha, Paritosh" w:date="2023-04-21T05:10:00Z">
        <w:r w:rsidR="00A934B1">
          <w:rPr>
            <w:lang w:eastAsia="zh-CN"/>
          </w:rPr>
          <w:t xml:space="preserve">The </w:t>
        </w:r>
      </w:ins>
      <w:ins w:id="202" w:author="Saha, Paritosh" w:date="2023-04-21T05:11:00Z">
        <w:r w:rsidR="00A934B1">
          <w:rPr>
            <w:lang w:eastAsia="zh-CN"/>
          </w:rPr>
          <w:t>front panel should have “Left”, “Right”</w:t>
        </w:r>
      </w:ins>
      <w:ins w:id="203" w:author="Saha, Paritosh" w:date="2023-04-21T05:12:00Z">
        <w:r w:rsidR="00A934B1">
          <w:rPr>
            <w:lang w:eastAsia="zh-CN"/>
          </w:rPr>
          <w:t xml:space="preserve">, </w:t>
        </w:r>
      </w:ins>
      <w:ins w:id="204" w:author="Saha, Paritosh" w:date="2023-04-21T05:11:00Z">
        <w:r w:rsidR="00A934B1">
          <w:rPr>
            <w:lang w:eastAsia="zh-CN"/>
          </w:rPr>
          <w:t xml:space="preserve">“Select” </w:t>
        </w:r>
      </w:ins>
      <w:ins w:id="205" w:author="Saha, Paritosh" w:date="2023-04-21T05:12:00Z">
        <w:r w:rsidR="00A934B1">
          <w:rPr>
            <w:lang w:eastAsia="zh-CN"/>
          </w:rPr>
          <w:t xml:space="preserve">&amp; “Menu” buttons to allow navigation through a UI and selecting the </w:t>
        </w:r>
      </w:ins>
      <w:ins w:id="206" w:author="Saha, Paritosh" w:date="2023-04-21T05:13:00Z">
        <w:r w:rsidR="00A934B1">
          <w:rPr>
            <w:lang w:eastAsia="zh-CN"/>
          </w:rPr>
          <w:t xml:space="preserve">required parameters and also select virtual keyboard characters to enter information. </w:t>
        </w:r>
      </w:ins>
      <w:ins w:id="207" w:author="Saha, Paritosh" w:date="2023-04-21T05:11:00Z">
        <w:r w:rsidR="00A934B1">
          <w:rPr>
            <w:lang w:eastAsia="zh-CN"/>
          </w:rPr>
          <w:t xml:space="preserve"> </w:t>
        </w:r>
      </w:ins>
      <w:ins w:id="208" w:author="Meenakshi" w:date="2023-04-06T12:32:00Z">
        <w:r w:rsidR="009805E9">
          <w:rPr>
            <w:lang w:eastAsia="zh-CN"/>
          </w:rPr>
          <w:t>.</w:t>
        </w:r>
      </w:ins>
    </w:p>
    <w:p w14:paraId="7673B590" w14:textId="0C821760" w:rsidR="006D19AA" w:rsidRPr="00596DFC" w:rsidRDefault="006D19AA" w:rsidP="006D19AA">
      <w:pPr>
        <w:rPr>
          <w:lang w:eastAsia="zh-CN"/>
        </w:rPr>
      </w:pPr>
    </w:p>
    <w:p w14:paraId="500949E6" w14:textId="00AD0DDA" w:rsidR="006D19AA" w:rsidRPr="00596DFC" w:rsidRDefault="00B434D4" w:rsidP="005D3889">
      <w:pPr>
        <w:pStyle w:val="Heading3"/>
        <w:rPr>
          <w:lang w:eastAsia="zh-CN"/>
        </w:rPr>
      </w:pPr>
      <w:bookmarkStart w:id="209" w:name="_Toc508611997"/>
      <w:bookmarkStart w:id="210" w:name="_Toc510518603"/>
      <w:bookmarkStart w:id="211" w:name="_Toc510519041"/>
      <w:r w:rsidRPr="00596DFC">
        <w:rPr>
          <w:lang w:eastAsia="zh-CN"/>
        </w:rPr>
        <w:t>7.3.5</w:t>
      </w:r>
      <w:r w:rsidRPr="00596DFC">
        <w:rPr>
          <w:lang w:eastAsia="zh-CN"/>
        </w:rPr>
        <w:tab/>
      </w:r>
      <w:r w:rsidR="006D19AA" w:rsidRPr="00596DFC">
        <w:rPr>
          <w:lang w:eastAsia="zh-CN"/>
        </w:rPr>
        <w:t>IR/RCU</w:t>
      </w:r>
      <w:bookmarkEnd w:id="209"/>
      <w:bookmarkEnd w:id="210"/>
      <w:bookmarkEnd w:id="211"/>
    </w:p>
    <w:p w14:paraId="0FD4B401" w14:textId="0D4F03FB" w:rsidR="00CB5E45" w:rsidRPr="00596DFC" w:rsidRDefault="006D19AA" w:rsidP="006D19AA">
      <w:pPr>
        <w:rPr>
          <w:lang w:eastAsia="zh-CN"/>
        </w:rPr>
      </w:pPr>
      <w:r w:rsidRPr="00596DFC">
        <w:rPr>
          <w:lang w:eastAsia="zh-CN"/>
        </w:rPr>
        <w:t xml:space="preserve">The hybrid STB is required to integrate </w:t>
      </w:r>
      <w:r w:rsidR="005927BA" w:rsidRPr="00596DFC">
        <w:rPr>
          <w:lang w:eastAsia="zh-CN"/>
        </w:rPr>
        <w:t xml:space="preserve">an </w:t>
      </w:r>
      <w:r w:rsidR="00A36DFB" w:rsidRPr="00596DFC">
        <w:rPr>
          <w:lang w:eastAsia="zh-CN"/>
        </w:rPr>
        <w:t xml:space="preserve">infrared </w:t>
      </w:r>
      <w:r w:rsidRPr="00596DFC">
        <w:rPr>
          <w:lang w:eastAsia="zh-CN"/>
        </w:rPr>
        <w:t>receiver for STB operation via RCU.</w:t>
      </w:r>
      <w:ins w:id="212" w:author="Saha, Paritosh" w:date="2023-04-21T05:14:00Z">
        <w:r w:rsidR="00A934B1">
          <w:rPr>
            <w:lang w:eastAsia="zh-CN"/>
          </w:rPr>
          <w:t xml:space="preserve"> </w:t>
        </w:r>
      </w:ins>
      <w:r w:rsidR="00A934B1">
        <w:rPr>
          <w:lang w:eastAsia="zh-CN"/>
        </w:rPr>
        <w:t>RCU is required to have buttons for selection of Input source i.e. to select IP, Satellite,</w:t>
      </w:r>
      <w:ins w:id="213" w:author="Saha, Paritosh" w:date="2023-04-21T05:14:00Z">
        <w:r w:rsidR="00A934B1">
          <w:rPr>
            <w:lang w:eastAsia="zh-CN"/>
          </w:rPr>
          <w:t xml:space="preserve"> </w:t>
        </w:r>
      </w:ins>
      <w:r w:rsidR="00A934B1">
        <w:rPr>
          <w:lang w:eastAsia="zh-CN"/>
        </w:rPr>
        <w:t>Terrestrial or cable</w:t>
      </w:r>
      <w:ins w:id="214" w:author="Saha, Paritosh" w:date="2023-04-21T05:15:00Z">
        <w:r w:rsidR="00A934B1">
          <w:rPr>
            <w:lang w:eastAsia="zh-CN"/>
          </w:rPr>
          <w:t xml:space="preserve">. RCU </w:t>
        </w:r>
      </w:ins>
      <w:ins w:id="215" w:author="Meenakshi" w:date="2023-04-24T20:11:00Z">
        <w:r w:rsidR="00623DD6">
          <w:rPr>
            <w:lang w:eastAsia="zh-CN"/>
          </w:rPr>
          <w:t xml:space="preserve">is </w:t>
        </w:r>
        <w:proofErr w:type="gramStart"/>
        <w:r w:rsidR="00623DD6">
          <w:rPr>
            <w:lang w:eastAsia="zh-CN"/>
          </w:rPr>
          <w:t>recommended  to</w:t>
        </w:r>
      </w:ins>
      <w:proofErr w:type="gramEnd"/>
      <w:ins w:id="216" w:author="Saha, Paritosh" w:date="2023-04-21T05:15:00Z">
        <w:r w:rsidR="00A934B1">
          <w:rPr>
            <w:lang w:eastAsia="zh-CN"/>
          </w:rPr>
          <w:t xml:space="preserve"> have dedicated buttons to invoke</w:t>
        </w:r>
      </w:ins>
      <w:ins w:id="217" w:author="Saha, Paritosh" w:date="2023-04-21T05:16:00Z">
        <w:r w:rsidR="00A934B1">
          <w:rPr>
            <w:lang w:eastAsia="zh-CN"/>
          </w:rPr>
          <w:t xml:space="preserve"> Closed Captioning / Teletext</w:t>
        </w:r>
        <w:r w:rsidR="00D42C5E">
          <w:rPr>
            <w:lang w:eastAsia="zh-CN"/>
          </w:rPr>
          <w:t xml:space="preserve"> / Subtitles</w:t>
        </w:r>
      </w:ins>
      <w:ins w:id="218" w:author="Saha, Paritosh" w:date="2023-04-21T05:19:00Z">
        <w:r w:rsidR="00D42C5E">
          <w:rPr>
            <w:lang w:eastAsia="zh-CN"/>
          </w:rPr>
          <w:t xml:space="preserve">, </w:t>
        </w:r>
      </w:ins>
      <w:ins w:id="219" w:author="Saha, Paritosh" w:date="2023-04-21T05:16:00Z">
        <w:r w:rsidR="00D42C5E">
          <w:rPr>
            <w:lang w:eastAsia="zh-CN"/>
          </w:rPr>
          <w:t>Audio language selection</w:t>
        </w:r>
      </w:ins>
      <w:ins w:id="220" w:author="Saha, Paritosh" w:date="2023-04-21T05:19:00Z">
        <w:r w:rsidR="00D42C5E">
          <w:rPr>
            <w:lang w:eastAsia="zh-CN"/>
          </w:rPr>
          <w:t xml:space="preserve"> &amp; o</w:t>
        </w:r>
      </w:ins>
      <w:ins w:id="221" w:author="Saha, Paritosh" w:date="2023-04-21T05:20:00Z">
        <w:r w:rsidR="00D42C5E">
          <w:rPr>
            <w:lang w:eastAsia="zh-CN"/>
          </w:rPr>
          <w:t xml:space="preserve">ne button to enable </w:t>
        </w:r>
      </w:ins>
      <w:ins w:id="222" w:author="Saha, Paritosh" w:date="2023-04-21T05:22:00Z">
        <w:r w:rsidR="00D42C5E">
          <w:rPr>
            <w:lang w:eastAsia="zh-CN"/>
          </w:rPr>
          <w:t>voice</w:t>
        </w:r>
      </w:ins>
      <w:ins w:id="223" w:author="Saha, Paritosh" w:date="2023-04-21T05:21:00Z">
        <w:r w:rsidR="00D42C5E">
          <w:rPr>
            <w:lang w:eastAsia="zh-CN"/>
          </w:rPr>
          <w:t xml:space="preserve"> guided menu</w:t>
        </w:r>
      </w:ins>
      <w:ins w:id="224" w:author="Saha, Paritosh" w:date="2023-04-21T05:17:00Z">
        <w:r w:rsidR="00D42C5E">
          <w:rPr>
            <w:lang w:eastAsia="zh-CN"/>
          </w:rPr>
          <w:t xml:space="preserve">. The RCU </w:t>
        </w:r>
      </w:ins>
      <w:ins w:id="225" w:author="Meenakshi" w:date="2023-04-24T20:11:00Z">
        <w:r w:rsidR="00623DD6">
          <w:rPr>
            <w:lang w:eastAsia="zh-CN"/>
          </w:rPr>
          <w:t xml:space="preserve">is </w:t>
        </w:r>
        <w:proofErr w:type="gramStart"/>
        <w:r w:rsidR="00623DD6">
          <w:rPr>
            <w:lang w:eastAsia="zh-CN"/>
          </w:rPr>
          <w:t xml:space="preserve">recommended </w:t>
        </w:r>
      </w:ins>
      <w:ins w:id="226" w:author="Saha, Paritosh" w:date="2023-04-21T05:17:00Z">
        <w:r w:rsidR="00D42C5E">
          <w:rPr>
            <w:lang w:eastAsia="zh-CN"/>
          </w:rPr>
          <w:t xml:space="preserve"> to</w:t>
        </w:r>
        <w:proofErr w:type="gramEnd"/>
        <w:r w:rsidR="00D42C5E">
          <w:rPr>
            <w:lang w:eastAsia="zh-CN"/>
          </w:rPr>
          <w:t xml:space="preserve"> have Br</w:t>
        </w:r>
      </w:ins>
      <w:ins w:id="227" w:author="Saha, Paritosh" w:date="2023-04-21T05:19:00Z">
        <w:r w:rsidR="00D42C5E">
          <w:rPr>
            <w:lang w:eastAsia="zh-CN"/>
          </w:rPr>
          <w:t>a</w:t>
        </w:r>
      </w:ins>
      <w:ins w:id="228" w:author="Saha, Paritosh" w:date="2023-04-21T05:17:00Z">
        <w:r w:rsidR="00D42C5E">
          <w:rPr>
            <w:lang w:eastAsia="zh-CN"/>
          </w:rPr>
          <w:t>ille</w:t>
        </w:r>
      </w:ins>
      <w:ins w:id="229" w:author="Saha, Paritosh" w:date="2023-04-21T05:19:00Z">
        <w:r w:rsidR="00D42C5E">
          <w:rPr>
            <w:lang w:eastAsia="zh-CN"/>
          </w:rPr>
          <w:t xml:space="preserve"> buttons</w:t>
        </w:r>
      </w:ins>
      <w:ins w:id="230" w:author="Meenakshi" w:date="2023-04-24T20:12:00Z">
        <w:r w:rsidR="00623DD6">
          <w:rPr>
            <w:lang w:eastAsia="zh-CN"/>
          </w:rPr>
          <w:t xml:space="preserve"> also</w:t>
        </w:r>
      </w:ins>
      <w:ins w:id="231" w:author="Saha, Paritosh" w:date="2023-04-21T05:22:00Z">
        <w:r w:rsidR="00D42C5E">
          <w:rPr>
            <w:lang w:eastAsia="zh-CN"/>
          </w:rPr>
          <w:t xml:space="preserve">. </w:t>
        </w:r>
      </w:ins>
    </w:p>
    <w:p w14:paraId="1E9A8DB6" w14:textId="75C77445" w:rsidR="006D19AA" w:rsidRPr="00596DFC" w:rsidRDefault="00B434D4" w:rsidP="005D3889">
      <w:pPr>
        <w:pStyle w:val="Heading3"/>
        <w:rPr>
          <w:lang w:eastAsia="zh-CN"/>
        </w:rPr>
      </w:pPr>
      <w:bookmarkStart w:id="232" w:name="_Toc508611999"/>
      <w:bookmarkStart w:id="233" w:name="_Toc510518605"/>
      <w:bookmarkStart w:id="234" w:name="_Toc510519043"/>
      <w:r w:rsidRPr="00596DFC">
        <w:rPr>
          <w:lang w:eastAsia="zh-CN"/>
        </w:rPr>
        <w:t>7.3.6</w:t>
      </w:r>
      <w:r w:rsidRPr="00596DFC">
        <w:rPr>
          <w:lang w:eastAsia="zh-CN"/>
        </w:rPr>
        <w:tab/>
      </w:r>
      <w:r w:rsidR="006D19AA" w:rsidRPr="00596DFC">
        <w:rPr>
          <w:lang w:eastAsia="zh-CN"/>
        </w:rPr>
        <w:t>Video</w:t>
      </w:r>
      <w:bookmarkEnd w:id="232"/>
      <w:r w:rsidR="006D19AA" w:rsidRPr="00596DFC">
        <w:rPr>
          <w:lang w:eastAsia="zh-CN"/>
        </w:rPr>
        <w:t xml:space="preserve"> </w:t>
      </w:r>
      <w:r w:rsidR="005927BA" w:rsidRPr="00596DFC">
        <w:rPr>
          <w:lang w:eastAsia="zh-CN"/>
        </w:rPr>
        <w:t>o</w:t>
      </w:r>
      <w:r w:rsidR="006D19AA" w:rsidRPr="00596DFC">
        <w:rPr>
          <w:lang w:eastAsia="zh-CN"/>
        </w:rPr>
        <w:t>utput</w:t>
      </w:r>
      <w:bookmarkEnd w:id="233"/>
      <w:bookmarkEnd w:id="234"/>
    </w:p>
    <w:p w14:paraId="2A3B4A32" w14:textId="52761F51" w:rsidR="006D19AA" w:rsidRPr="00596DFC" w:rsidRDefault="006D19AA" w:rsidP="006D19AA">
      <w:pPr>
        <w:rPr>
          <w:lang w:eastAsia="zh-CN"/>
        </w:rPr>
      </w:pPr>
      <w:r w:rsidRPr="00596DFC">
        <w:rPr>
          <w:lang w:eastAsia="zh-CN"/>
        </w:rPr>
        <w:t xml:space="preserve">The hybrid STB is required to have at least one </w:t>
      </w:r>
      <w:r w:rsidR="005927BA" w:rsidRPr="00596DFC">
        <w:rPr>
          <w:lang w:eastAsia="zh-CN"/>
        </w:rPr>
        <w:t>high-definition multimedia interface (</w:t>
      </w:r>
      <w:r w:rsidRPr="00596DFC">
        <w:rPr>
          <w:lang w:eastAsia="zh-CN"/>
        </w:rPr>
        <w:t>HDMI</w:t>
      </w:r>
      <w:r w:rsidR="005927BA" w:rsidRPr="00596DFC">
        <w:rPr>
          <w:lang w:eastAsia="zh-CN"/>
        </w:rPr>
        <w:t>)</w:t>
      </w:r>
      <w:r w:rsidRPr="00596DFC">
        <w:rPr>
          <w:lang w:eastAsia="zh-CN"/>
        </w:rPr>
        <w:t xml:space="preserve"> interface for transmitting HD</w:t>
      </w:r>
      <w:ins w:id="235" w:author="Saha, Paritosh" w:date="2023-04-21T05:25:00Z">
        <w:r w:rsidR="00D42C5E">
          <w:rPr>
            <w:lang w:eastAsia="zh-CN"/>
          </w:rPr>
          <w:t>, UHD with HDR</w:t>
        </w:r>
      </w:ins>
      <w:ins w:id="236" w:author="Saha, Paritosh" w:date="2023-04-21T06:06:00Z">
        <w:r w:rsidR="00074B74">
          <w:rPr>
            <w:lang w:eastAsia="zh-CN"/>
          </w:rPr>
          <w:t>/SDR</w:t>
        </w:r>
      </w:ins>
      <w:r w:rsidRPr="00596DFC">
        <w:rPr>
          <w:lang w:eastAsia="zh-CN"/>
        </w:rPr>
        <w:t xml:space="preserve"> video </w:t>
      </w:r>
      <w:r w:rsidR="00815516" w:rsidRPr="00596DFC">
        <w:rPr>
          <w:lang w:eastAsia="zh-CN"/>
        </w:rPr>
        <w:t>output</w:t>
      </w:r>
      <w:r w:rsidRPr="00596DFC">
        <w:rPr>
          <w:lang w:eastAsia="zh-CN"/>
        </w:rPr>
        <w:t xml:space="preserve">. </w:t>
      </w:r>
    </w:p>
    <w:p w14:paraId="3F9A3A27" w14:textId="0CDD2072" w:rsidR="006D19AA" w:rsidRPr="00596DFC" w:rsidRDefault="006D19AA" w:rsidP="006D19AA">
      <w:pPr>
        <w:rPr>
          <w:lang w:eastAsia="zh-CN"/>
        </w:rPr>
      </w:pPr>
      <w:r w:rsidRPr="00596DFC">
        <w:rPr>
          <w:lang w:eastAsia="zh-CN"/>
        </w:rPr>
        <w:t xml:space="preserve">For better compatibility with </w:t>
      </w:r>
      <w:r w:rsidR="000F0C20" w:rsidRPr="00596DFC">
        <w:rPr>
          <w:lang w:eastAsia="zh-CN"/>
        </w:rPr>
        <w:t xml:space="preserve">legacy </w:t>
      </w:r>
      <w:r w:rsidRPr="00596DFC">
        <w:rPr>
          <w:lang w:eastAsia="zh-CN"/>
        </w:rPr>
        <w:t>television,</w:t>
      </w:r>
      <w:r w:rsidR="008237A0" w:rsidRPr="00596DFC">
        <w:rPr>
          <w:lang w:eastAsia="zh-CN"/>
        </w:rPr>
        <w:t xml:space="preserve"> an</w:t>
      </w:r>
      <w:r w:rsidRPr="00596DFC">
        <w:rPr>
          <w:lang w:eastAsia="zh-CN"/>
        </w:rPr>
        <w:t xml:space="preserve"> analog</w:t>
      </w:r>
      <w:r w:rsidR="005927BA" w:rsidRPr="00596DFC">
        <w:rPr>
          <w:lang w:eastAsia="zh-CN"/>
        </w:rPr>
        <w:t>ue</w:t>
      </w:r>
      <w:r w:rsidRPr="00596DFC">
        <w:rPr>
          <w:lang w:eastAsia="zh-CN"/>
        </w:rPr>
        <w:t xml:space="preserve"> video output interface is recommended, it can be applied as one of </w:t>
      </w:r>
      <w:r w:rsidR="00501723" w:rsidRPr="00596DFC">
        <w:rPr>
          <w:lang w:eastAsia="zh-CN"/>
        </w:rPr>
        <w:t xml:space="preserve">the </w:t>
      </w:r>
      <w:r w:rsidRPr="00596DFC">
        <w:rPr>
          <w:lang w:eastAsia="zh-CN"/>
        </w:rPr>
        <w:t>following forms:</w:t>
      </w:r>
    </w:p>
    <w:p w14:paraId="1AB5C9C7" w14:textId="59A3E9CC" w:rsidR="006D19AA" w:rsidRPr="00596DFC" w:rsidRDefault="005D3889" w:rsidP="005D3889">
      <w:pPr>
        <w:pStyle w:val="enumlev1"/>
        <w:rPr>
          <w:lang w:eastAsia="zh-CN"/>
        </w:rPr>
      </w:pPr>
      <w:r w:rsidRPr="00596DFC">
        <w:rPr>
          <w:lang w:eastAsia="zh-CN"/>
        </w:rPr>
        <w:t>•</w:t>
      </w:r>
      <w:r w:rsidRPr="00596DFC">
        <w:rPr>
          <w:lang w:eastAsia="zh-CN"/>
        </w:rPr>
        <w:tab/>
      </w:r>
      <w:r w:rsidR="006D19AA" w:rsidRPr="00596DFC">
        <w:rPr>
          <w:lang w:eastAsia="zh-CN"/>
        </w:rPr>
        <w:t>Standard RCA connector for composite video signal</w:t>
      </w:r>
    </w:p>
    <w:p w14:paraId="4B0AA871" w14:textId="47D93A08" w:rsidR="006D19AA" w:rsidRPr="00596DFC" w:rsidRDefault="005D3889" w:rsidP="005D3889">
      <w:pPr>
        <w:pStyle w:val="enumlev1"/>
        <w:rPr>
          <w:lang w:eastAsia="zh-CN"/>
        </w:rPr>
      </w:pPr>
      <w:r w:rsidRPr="00596DFC">
        <w:rPr>
          <w:lang w:eastAsia="zh-CN"/>
        </w:rPr>
        <w:t>•</w:t>
      </w:r>
      <w:r w:rsidRPr="00596DFC">
        <w:rPr>
          <w:lang w:eastAsia="zh-CN"/>
        </w:rPr>
        <w:tab/>
      </w:r>
      <w:r w:rsidR="0059425F" w:rsidRPr="00596DFC">
        <w:rPr>
          <w:lang w:eastAsia="zh-CN"/>
        </w:rPr>
        <w:t>3.5</w:t>
      </w:r>
      <w:r w:rsidR="001852BC" w:rsidRPr="00596DFC">
        <w:rPr>
          <w:lang w:eastAsia="zh-CN"/>
        </w:rPr>
        <w:t xml:space="preserve"> </w:t>
      </w:r>
      <w:r w:rsidR="0059425F" w:rsidRPr="00596DFC">
        <w:rPr>
          <w:lang w:eastAsia="zh-CN"/>
        </w:rPr>
        <w:t xml:space="preserve">mm </w:t>
      </w:r>
      <w:r w:rsidR="006D19AA" w:rsidRPr="00596DFC">
        <w:rPr>
          <w:lang w:eastAsia="zh-CN"/>
        </w:rPr>
        <w:t>jack connector for composite video signal</w:t>
      </w:r>
    </w:p>
    <w:p w14:paraId="72ECC606" w14:textId="7FC47652" w:rsidR="006D19AA" w:rsidRPr="00596DFC" w:rsidRDefault="00B434D4" w:rsidP="005D3889">
      <w:pPr>
        <w:pStyle w:val="Heading3"/>
        <w:rPr>
          <w:lang w:eastAsia="zh-CN"/>
        </w:rPr>
      </w:pPr>
      <w:bookmarkStart w:id="237" w:name="_Toc508611998"/>
      <w:bookmarkStart w:id="238" w:name="_Toc510518606"/>
      <w:bookmarkStart w:id="239" w:name="_Toc510519044"/>
      <w:r w:rsidRPr="00596DFC">
        <w:rPr>
          <w:lang w:eastAsia="zh-CN"/>
        </w:rPr>
        <w:t>7.3.7</w:t>
      </w:r>
      <w:r w:rsidRPr="00596DFC">
        <w:rPr>
          <w:lang w:eastAsia="zh-CN"/>
        </w:rPr>
        <w:tab/>
      </w:r>
      <w:r w:rsidR="006D19AA" w:rsidRPr="00596DFC">
        <w:rPr>
          <w:lang w:eastAsia="zh-CN"/>
        </w:rPr>
        <w:t>Audio</w:t>
      </w:r>
      <w:bookmarkEnd w:id="237"/>
      <w:r w:rsidR="006D19AA" w:rsidRPr="00596DFC">
        <w:rPr>
          <w:lang w:eastAsia="zh-CN"/>
        </w:rPr>
        <w:t xml:space="preserve"> </w:t>
      </w:r>
      <w:r w:rsidR="005927BA" w:rsidRPr="00596DFC">
        <w:rPr>
          <w:lang w:eastAsia="zh-CN"/>
        </w:rPr>
        <w:t>o</w:t>
      </w:r>
      <w:r w:rsidR="006D19AA" w:rsidRPr="00596DFC">
        <w:rPr>
          <w:lang w:eastAsia="zh-CN"/>
        </w:rPr>
        <w:t>utput</w:t>
      </w:r>
      <w:bookmarkEnd w:id="238"/>
      <w:bookmarkEnd w:id="239"/>
    </w:p>
    <w:p w14:paraId="0075BF42" w14:textId="1971DA37" w:rsidR="006D19AA" w:rsidRPr="00596DFC" w:rsidRDefault="005927BA" w:rsidP="005D3889">
      <w:pPr>
        <w:rPr>
          <w:lang w:eastAsia="zh-CN"/>
        </w:rPr>
      </w:pPr>
      <w:r w:rsidRPr="00596DFC">
        <w:rPr>
          <w:lang w:eastAsia="zh-CN"/>
        </w:rPr>
        <w:t>D</w:t>
      </w:r>
      <w:r w:rsidR="006D19AA" w:rsidRPr="00596DFC">
        <w:rPr>
          <w:lang w:eastAsia="zh-CN"/>
        </w:rPr>
        <w:t>igital audio is required to be transmitted via HDMI output interface.</w:t>
      </w:r>
    </w:p>
    <w:p w14:paraId="4036E9D2" w14:textId="01018C18" w:rsidR="006D19AA" w:rsidRPr="00596DFC" w:rsidRDefault="006D19AA" w:rsidP="005D3889">
      <w:pPr>
        <w:rPr>
          <w:lang w:eastAsia="zh-CN"/>
        </w:rPr>
      </w:pPr>
      <w:r w:rsidRPr="00596DFC">
        <w:rPr>
          <w:lang w:eastAsia="zh-CN"/>
        </w:rPr>
        <w:t xml:space="preserve">For better compatibility with </w:t>
      </w:r>
      <w:r w:rsidR="00FC0D32" w:rsidRPr="00596DFC">
        <w:rPr>
          <w:lang w:eastAsia="zh-CN"/>
        </w:rPr>
        <w:t xml:space="preserve">legacy </w:t>
      </w:r>
      <w:r w:rsidRPr="00596DFC">
        <w:rPr>
          <w:lang w:eastAsia="zh-CN"/>
        </w:rPr>
        <w:t>television,</w:t>
      </w:r>
      <w:r w:rsidR="001512EB" w:rsidRPr="00596DFC">
        <w:rPr>
          <w:lang w:eastAsia="zh-CN"/>
        </w:rPr>
        <w:t xml:space="preserve"> an</w:t>
      </w:r>
      <w:r w:rsidRPr="00596DFC">
        <w:rPr>
          <w:lang w:eastAsia="zh-CN"/>
        </w:rPr>
        <w:t xml:space="preserve"> analog</w:t>
      </w:r>
      <w:r w:rsidR="005927BA" w:rsidRPr="00596DFC">
        <w:rPr>
          <w:lang w:eastAsia="zh-CN"/>
        </w:rPr>
        <w:t>ue</w:t>
      </w:r>
      <w:r w:rsidRPr="00596DFC">
        <w:rPr>
          <w:lang w:eastAsia="zh-CN"/>
        </w:rPr>
        <w:t xml:space="preserve"> audio output interface is recommended, it can be applied as one of </w:t>
      </w:r>
      <w:r w:rsidR="006B4DB6" w:rsidRPr="00596DFC">
        <w:rPr>
          <w:lang w:eastAsia="zh-CN"/>
        </w:rPr>
        <w:t xml:space="preserve">the </w:t>
      </w:r>
      <w:r w:rsidRPr="00596DFC">
        <w:rPr>
          <w:lang w:eastAsia="zh-CN"/>
        </w:rPr>
        <w:t>following forms:</w:t>
      </w:r>
    </w:p>
    <w:p w14:paraId="15B4E287" w14:textId="71A9164C" w:rsidR="006D19AA" w:rsidRPr="00596DFC" w:rsidRDefault="005D3889" w:rsidP="005D3889">
      <w:pPr>
        <w:pStyle w:val="enumlev1"/>
        <w:rPr>
          <w:lang w:eastAsia="zh-CN"/>
        </w:rPr>
      </w:pPr>
      <w:r w:rsidRPr="00596DFC">
        <w:rPr>
          <w:lang w:eastAsia="zh-CN"/>
        </w:rPr>
        <w:t>•</w:t>
      </w:r>
      <w:r w:rsidRPr="00596DFC">
        <w:rPr>
          <w:lang w:eastAsia="zh-CN"/>
        </w:rPr>
        <w:tab/>
      </w:r>
      <w:r w:rsidR="006D19AA" w:rsidRPr="00596DFC">
        <w:rPr>
          <w:lang w:eastAsia="zh-CN"/>
        </w:rPr>
        <w:t>Standard RCA connector as stereo (L and R) analog</w:t>
      </w:r>
      <w:r w:rsidR="005927BA" w:rsidRPr="00596DFC">
        <w:rPr>
          <w:lang w:eastAsia="zh-CN"/>
        </w:rPr>
        <w:t>ue</w:t>
      </w:r>
      <w:r w:rsidR="006D19AA" w:rsidRPr="00596DFC">
        <w:rPr>
          <w:lang w:eastAsia="zh-CN"/>
        </w:rPr>
        <w:t xml:space="preserve"> audio signal</w:t>
      </w:r>
    </w:p>
    <w:p w14:paraId="57630DB0" w14:textId="12595EDD" w:rsidR="006D19AA" w:rsidRPr="00596DFC" w:rsidRDefault="005D3889" w:rsidP="005D3889">
      <w:pPr>
        <w:pStyle w:val="enumlev1"/>
        <w:rPr>
          <w:lang w:eastAsia="zh-CN"/>
        </w:rPr>
      </w:pPr>
      <w:r w:rsidRPr="00596DFC">
        <w:rPr>
          <w:lang w:eastAsia="zh-CN"/>
        </w:rPr>
        <w:t>•</w:t>
      </w:r>
      <w:r w:rsidRPr="00596DFC">
        <w:rPr>
          <w:lang w:eastAsia="zh-CN"/>
        </w:rPr>
        <w:tab/>
      </w:r>
      <w:r w:rsidR="0059425F" w:rsidRPr="00596DFC">
        <w:rPr>
          <w:lang w:eastAsia="zh-CN"/>
        </w:rPr>
        <w:t>3.5</w:t>
      </w:r>
      <w:r w:rsidR="001852BC" w:rsidRPr="00596DFC">
        <w:rPr>
          <w:lang w:eastAsia="zh-CN"/>
        </w:rPr>
        <w:t xml:space="preserve"> </w:t>
      </w:r>
      <w:r w:rsidR="0059425F" w:rsidRPr="00596DFC">
        <w:rPr>
          <w:lang w:eastAsia="zh-CN"/>
        </w:rPr>
        <w:t>mm</w:t>
      </w:r>
      <w:r w:rsidR="006D19AA" w:rsidRPr="00596DFC">
        <w:rPr>
          <w:lang w:eastAsia="zh-CN"/>
        </w:rPr>
        <w:t xml:space="preserve"> jack connector for stereo analog</w:t>
      </w:r>
      <w:r w:rsidR="005927BA" w:rsidRPr="00596DFC">
        <w:rPr>
          <w:lang w:eastAsia="zh-CN"/>
        </w:rPr>
        <w:t>ue</w:t>
      </w:r>
      <w:r w:rsidR="00566F1B" w:rsidRPr="00596DFC">
        <w:rPr>
          <w:lang w:eastAsia="zh-CN"/>
        </w:rPr>
        <w:t xml:space="preserve"> audio signal.</w:t>
      </w:r>
      <w:r w:rsidR="006D19AA" w:rsidRPr="00596DFC">
        <w:rPr>
          <w:lang w:eastAsia="zh-CN"/>
        </w:rPr>
        <w:t xml:space="preserve"> </w:t>
      </w:r>
      <w:r w:rsidR="00566F1B" w:rsidRPr="00596DFC">
        <w:rPr>
          <w:lang w:eastAsia="zh-CN"/>
        </w:rPr>
        <w:t>G</w:t>
      </w:r>
      <w:r w:rsidR="006D19AA" w:rsidRPr="00596DFC">
        <w:rPr>
          <w:lang w:eastAsia="zh-CN"/>
        </w:rPr>
        <w:t xml:space="preserve">enerally, it can be applied by sharing the same ear jack </w:t>
      </w:r>
      <w:r w:rsidR="00412336" w:rsidRPr="00596DFC">
        <w:rPr>
          <w:lang w:eastAsia="zh-CN"/>
        </w:rPr>
        <w:t xml:space="preserve">for </w:t>
      </w:r>
      <w:r w:rsidR="006D19AA" w:rsidRPr="00596DFC">
        <w:rPr>
          <w:lang w:eastAsia="zh-CN"/>
        </w:rPr>
        <w:t>analog</w:t>
      </w:r>
      <w:r w:rsidR="005927BA" w:rsidRPr="00596DFC">
        <w:rPr>
          <w:lang w:eastAsia="zh-CN"/>
        </w:rPr>
        <w:t>ue</w:t>
      </w:r>
      <w:r w:rsidR="006D19AA" w:rsidRPr="00596DFC">
        <w:rPr>
          <w:lang w:eastAsia="zh-CN"/>
        </w:rPr>
        <w:t xml:space="preserve"> video signal </w:t>
      </w:r>
      <w:r w:rsidR="00EC2DB0" w:rsidRPr="00596DFC">
        <w:rPr>
          <w:lang w:eastAsia="zh-CN"/>
        </w:rPr>
        <w:t>as proposed</w:t>
      </w:r>
      <w:r w:rsidR="006D19AA" w:rsidRPr="00596DFC">
        <w:rPr>
          <w:lang w:eastAsia="zh-CN"/>
        </w:rPr>
        <w:t xml:space="preserve"> in </w:t>
      </w:r>
      <w:r w:rsidR="001852BC" w:rsidRPr="00596DFC">
        <w:rPr>
          <w:lang w:eastAsia="zh-CN"/>
        </w:rPr>
        <w:t>clause</w:t>
      </w:r>
      <w:r w:rsidR="00EC2DB0" w:rsidRPr="00596DFC">
        <w:rPr>
          <w:lang w:eastAsia="zh-CN"/>
        </w:rPr>
        <w:t xml:space="preserve"> </w:t>
      </w:r>
      <w:r w:rsidR="006D19AA" w:rsidRPr="00596DFC">
        <w:rPr>
          <w:lang w:eastAsia="zh-CN"/>
        </w:rPr>
        <w:t>7.3.</w:t>
      </w:r>
      <w:r w:rsidR="00566F1B" w:rsidRPr="00596DFC">
        <w:rPr>
          <w:lang w:eastAsia="zh-CN"/>
        </w:rPr>
        <w:t>6</w:t>
      </w:r>
    </w:p>
    <w:p w14:paraId="3D15F8C2" w14:textId="3F1BE4C9" w:rsidR="006D19AA" w:rsidRPr="00596DFC" w:rsidRDefault="006D19AA" w:rsidP="00783BE7">
      <w:pPr>
        <w:rPr>
          <w:lang w:eastAsia="zh-CN"/>
        </w:rPr>
      </w:pPr>
      <w:r w:rsidRPr="00596DFC">
        <w:rPr>
          <w:lang w:eastAsia="zh-CN"/>
        </w:rPr>
        <w:t>The hybrid STB can optionally have digital audio output interface as coaxial or optical S/PDIF form.</w:t>
      </w:r>
    </w:p>
    <w:p w14:paraId="6515D2BD" w14:textId="3FCD2854" w:rsidR="006D19AA" w:rsidRPr="00596DFC" w:rsidRDefault="00B434D4" w:rsidP="00783BE7">
      <w:pPr>
        <w:pStyle w:val="Heading3"/>
        <w:rPr>
          <w:lang w:eastAsia="zh-CN"/>
        </w:rPr>
      </w:pPr>
      <w:bookmarkStart w:id="240" w:name="_Toc510518607"/>
      <w:bookmarkStart w:id="241" w:name="_Toc510519045"/>
      <w:r w:rsidRPr="00596DFC">
        <w:rPr>
          <w:lang w:eastAsia="zh-CN"/>
        </w:rPr>
        <w:lastRenderedPageBreak/>
        <w:t>7.3.8</w:t>
      </w:r>
      <w:r w:rsidRPr="00596DFC">
        <w:rPr>
          <w:lang w:eastAsia="zh-CN"/>
        </w:rPr>
        <w:tab/>
      </w:r>
      <w:r w:rsidR="006D19AA" w:rsidRPr="00596DFC">
        <w:rPr>
          <w:lang w:eastAsia="zh-CN"/>
        </w:rPr>
        <w:t xml:space="preserve">Power </w:t>
      </w:r>
      <w:r w:rsidR="000B79DD" w:rsidRPr="00596DFC">
        <w:rPr>
          <w:lang w:eastAsia="zh-CN"/>
        </w:rPr>
        <w:t>s</w:t>
      </w:r>
      <w:r w:rsidR="006D19AA" w:rsidRPr="00596DFC">
        <w:rPr>
          <w:lang w:eastAsia="zh-CN"/>
        </w:rPr>
        <w:t>upply</w:t>
      </w:r>
      <w:bookmarkEnd w:id="240"/>
      <w:bookmarkEnd w:id="241"/>
    </w:p>
    <w:p w14:paraId="411BB7E4" w14:textId="1E3EA7A2" w:rsidR="006D19AA" w:rsidRPr="00596DFC" w:rsidRDefault="00AE0A71" w:rsidP="00783BE7">
      <w:pPr>
        <w:rPr>
          <w:lang w:eastAsia="zh-CN"/>
        </w:rPr>
      </w:pPr>
      <w:r w:rsidRPr="00596DFC">
        <w:t xml:space="preserve">It is required that the power supply comply with the regional low power management standards, for example Energy Star in the US and EU </w:t>
      </w:r>
      <w:r w:rsidR="000B79DD" w:rsidRPr="00596DFC">
        <w:t>c</w:t>
      </w:r>
      <w:r w:rsidRPr="00596DFC">
        <w:t xml:space="preserve">ode of </w:t>
      </w:r>
      <w:r w:rsidR="000B79DD" w:rsidRPr="00596DFC">
        <w:t>c</w:t>
      </w:r>
      <w:r w:rsidRPr="00596DFC">
        <w:t>onduct</w:t>
      </w:r>
      <w:r w:rsidR="006D19AA" w:rsidRPr="00596DFC">
        <w:rPr>
          <w:lang w:eastAsia="zh-CN"/>
        </w:rPr>
        <w:t xml:space="preserve">, the power supply can be </w:t>
      </w:r>
      <w:r w:rsidR="000B79DD" w:rsidRPr="00596DFC">
        <w:rPr>
          <w:lang w:eastAsia="zh-CN"/>
        </w:rPr>
        <w:t xml:space="preserve">an </w:t>
      </w:r>
      <w:r w:rsidR="006D19AA" w:rsidRPr="00596DFC">
        <w:rPr>
          <w:lang w:eastAsia="zh-CN"/>
        </w:rPr>
        <w:t xml:space="preserve">internal integrated module or </w:t>
      </w:r>
      <w:r w:rsidR="000B79DD" w:rsidRPr="00596DFC">
        <w:rPr>
          <w:lang w:eastAsia="zh-CN"/>
        </w:rPr>
        <w:t xml:space="preserve">an </w:t>
      </w:r>
      <w:r w:rsidR="006D19AA" w:rsidRPr="00596DFC">
        <w:rPr>
          <w:lang w:eastAsia="zh-CN"/>
        </w:rPr>
        <w:t xml:space="preserve">external power adaptor. The external power adaptor is recommended, </w:t>
      </w:r>
      <w:r w:rsidR="00CF6D97" w:rsidRPr="00596DFC">
        <w:rPr>
          <w:lang w:eastAsia="zh-CN"/>
        </w:rPr>
        <w:t>w</w:t>
      </w:r>
      <w:r w:rsidR="006D19AA" w:rsidRPr="00596DFC">
        <w:rPr>
          <w:lang w:eastAsia="zh-CN"/>
        </w:rPr>
        <w:t>ith external power adaptor, the DC power connector is required.</w:t>
      </w:r>
    </w:p>
    <w:p w14:paraId="5F6A8702" w14:textId="64B1B210" w:rsidR="006D19AA" w:rsidRPr="00596DFC" w:rsidRDefault="00B434D4" w:rsidP="00783BE7">
      <w:pPr>
        <w:pStyle w:val="Heading2"/>
        <w:rPr>
          <w:lang w:eastAsia="zh-CN"/>
        </w:rPr>
      </w:pPr>
      <w:bookmarkStart w:id="242" w:name="_Toc510518608"/>
      <w:bookmarkStart w:id="243" w:name="_Toc510519046"/>
      <w:bookmarkStart w:id="244" w:name="_Toc512688929"/>
      <w:bookmarkStart w:id="245" w:name="_Toc4662175"/>
      <w:bookmarkStart w:id="246" w:name="_Toc5895119"/>
      <w:bookmarkStart w:id="247" w:name="_Toc7503413"/>
      <w:r w:rsidRPr="00596DFC">
        <w:rPr>
          <w:lang w:eastAsia="zh-CN"/>
        </w:rPr>
        <w:t>7.4</w:t>
      </w:r>
      <w:r w:rsidRPr="00596DFC">
        <w:rPr>
          <w:lang w:eastAsia="zh-CN"/>
        </w:rPr>
        <w:tab/>
      </w:r>
      <w:r w:rsidR="006D19AA" w:rsidRPr="00596DFC">
        <w:rPr>
          <w:lang w:eastAsia="zh-CN"/>
        </w:rPr>
        <w:t xml:space="preserve">Broadcasting </w:t>
      </w:r>
      <w:r w:rsidR="000B79DD" w:rsidRPr="00596DFC">
        <w:rPr>
          <w:lang w:eastAsia="zh-CN"/>
        </w:rPr>
        <w:t>s</w:t>
      </w:r>
      <w:r w:rsidR="006D19AA" w:rsidRPr="00596DFC">
        <w:rPr>
          <w:lang w:eastAsia="zh-CN"/>
        </w:rPr>
        <w:t>ervice</w:t>
      </w:r>
      <w:bookmarkEnd w:id="242"/>
      <w:bookmarkEnd w:id="243"/>
      <w:bookmarkEnd w:id="244"/>
      <w:bookmarkEnd w:id="245"/>
      <w:bookmarkEnd w:id="246"/>
      <w:bookmarkEnd w:id="247"/>
      <w:r w:rsidR="006D19AA" w:rsidRPr="00596DFC">
        <w:rPr>
          <w:lang w:eastAsia="zh-CN"/>
        </w:rPr>
        <w:t xml:space="preserve"> </w:t>
      </w:r>
    </w:p>
    <w:p w14:paraId="14CA481F" w14:textId="18A8AD2A" w:rsidR="006D19AA" w:rsidRPr="00596DFC" w:rsidRDefault="006D19AA" w:rsidP="00783BE7">
      <w:pPr>
        <w:rPr>
          <w:lang w:eastAsia="zh-CN"/>
        </w:rPr>
      </w:pPr>
      <w:r w:rsidRPr="00596DFC">
        <w:rPr>
          <w:lang w:eastAsia="zh-CN"/>
        </w:rPr>
        <w:t>The hybrid STB is required to</w:t>
      </w:r>
      <w:r w:rsidR="00343F5C" w:rsidRPr="00596DFC">
        <w:rPr>
          <w:lang w:eastAsia="zh-CN"/>
        </w:rPr>
        <w:t xml:space="preserve"> be able to</w:t>
      </w:r>
      <w:r w:rsidRPr="00596DFC">
        <w:rPr>
          <w:lang w:eastAsia="zh-CN"/>
        </w:rPr>
        <w:t xml:space="preserve"> receive broadcast content of hybrid services, including </w:t>
      </w:r>
      <w:r w:rsidR="000B79DD" w:rsidRPr="00596DFC">
        <w:rPr>
          <w:lang w:eastAsia="zh-CN"/>
        </w:rPr>
        <w:t xml:space="preserve">the </w:t>
      </w:r>
      <w:r w:rsidRPr="00596DFC">
        <w:rPr>
          <w:lang w:eastAsia="zh-CN"/>
        </w:rPr>
        <w:t>following standards:</w:t>
      </w:r>
    </w:p>
    <w:p w14:paraId="2F3D926C" w14:textId="382C65EE" w:rsidR="006D19AA" w:rsidRPr="00596DFC" w:rsidRDefault="00783BE7" w:rsidP="00783BE7">
      <w:pPr>
        <w:pStyle w:val="enumlev1"/>
        <w:rPr>
          <w:lang w:eastAsia="zh-CN"/>
        </w:rPr>
      </w:pPr>
      <w:r w:rsidRPr="00596DFC">
        <w:rPr>
          <w:lang w:eastAsia="zh-CN"/>
        </w:rPr>
        <w:t>•</w:t>
      </w:r>
      <w:r w:rsidRPr="00596DFC">
        <w:rPr>
          <w:lang w:eastAsia="zh-CN"/>
        </w:rPr>
        <w:tab/>
      </w:r>
      <w:r w:rsidR="00BE6D74" w:rsidRPr="00596DFC">
        <w:rPr>
          <w:lang w:eastAsia="zh-CN"/>
        </w:rPr>
        <w:t xml:space="preserve">ITU-T </w:t>
      </w:r>
      <w:r w:rsidR="00D30DD8" w:rsidRPr="00596DFC">
        <w:rPr>
          <w:lang w:eastAsia="zh-CN"/>
        </w:rPr>
        <w:t>J.83</w:t>
      </w:r>
      <w:r w:rsidR="006D19AA" w:rsidRPr="00596DFC">
        <w:rPr>
          <w:lang w:eastAsia="zh-CN"/>
        </w:rPr>
        <w:t xml:space="preserve">, DVB-T/T2, </w:t>
      </w:r>
      <w:r w:rsidR="00A815EF" w:rsidRPr="00596DFC">
        <w:rPr>
          <w:lang w:eastAsia="zh-CN"/>
        </w:rPr>
        <w:t>ISDB-T</w:t>
      </w:r>
      <w:r w:rsidR="00ED4E4D" w:rsidRPr="00596DFC">
        <w:rPr>
          <w:lang w:eastAsia="zh-CN"/>
        </w:rPr>
        <w:t>/Tb</w:t>
      </w:r>
      <w:r w:rsidR="00A815EF" w:rsidRPr="00596DFC">
        <w:rPr>
          <w:lang w:eastAsia="zh-CN"/>
        </w:rPr>
        <w:t xml:space="preserve">, </w:t>
      </w:r>
      <w:r w:rsidR="006D19AA" w:rsidRPr="00596DFC">
        <w:rPr>
          <w:lang w:eastAsia="zh-CN"/>
        </w:rPr>
        <w:t>DVB-S/S2</w:t>
      </w:r>
    </w:p>
    <w:p w14:paraId="00063649" w14:textId="7CF4DF6C" w:rsidR="00CB5E45" w:rsidRPr="00596DFC" w:rsidRDefault="00783BE7" w:rsidP="00783BE7">
      <w:pPr>
        <w:pStyle w:val="enumlev1"/>
        <w:rPr>
          <w:lang w:eastAsia="zh-CN"/>
        </w:rPr>
      </w:pPr>
      <w:r w:rsidRPr="00596DFC">
        <w:rPr>
          <w:lang w:eastAsia="zh-CN"/>
        </w:rPr>
        <w:t>•</w:t>
      </w:r>
      <w:r w:rsidRPr="00596DFC">
        <w:rPr>
          <w:lang w:eastAsia="zh-CN"/>
        </w:rPr>
        <w:tab/>
      </w:r>
      <w:r w:rsidR="006D19AA" w:rsidRPr="00596DFC">
        <w:rPr>
          <w:lang w:eastAsia="zh-CN"/>
        </w:rPr>
        <w:t xml:space="preserve">OTT or IPTV </w:t>
      </w:r>
    </w:p>
    <w:p w14:paraId="3C16C877" w14:textId="10090335" w:rsidR="006D19AA" w:rsidRPr="00596DFC" w:rsidRDefault="001E505B" w:rsidP="00783BE7">
      <w:pPr>
        <w:pStyle w:val="Heading2"/>
        <w:rPr>
          <w:lang w:eastAsia="zh-CN"/>
        </w:rPr>
      </w:pPr>
      <w:bookmarkStart w:id="248" w:name="_Toc508612001"/>
      <w:bookmarkStart w:id="249" w:name="_Toc510518609"/>
      <w:bookmarkStart w:id="250" w:name="_Toc510519047"/>
      <w:bookmarkStart w:id="251" w:name="_Toc512688930"/>
      <w:bookmarkStart w:id="252" w:name="_Toc4662176"/>
      <w:bookmarkStart w:id="253" w:name="_Toc5895120"/>
      <w:bookmarkStart w:id="254" w:name="_Toc7503414"/>
      <w:r w:rsidRPr="00596DFC">
        <w:rPr>
          <w:lang w:eastAsia="zh-CN"/>
        </w:rPr>
        <w:t>7.5</w:t>
      </w:r>
      <w:r w:rsidRPr="00596DFC">
        <w:rPr>
          <w:lang w:eastAsia="zh-CN"/>
        </w:rPr>
        <w:tab/>
      </w:r>
      <w:r w:rsidR="006D19AA" w:rsidRPr="00596DFC">
        <w:rPr>
          <w:lang w:eastAsia="zh-CN"/>
        </w:rPr>
        <w:t xml:space="preserve">Channel </w:t>
      </w:r>
      <w:r w:rsidR="000B79DD" w:rsidRPr="00596DFC">
        <w:rPr>
          <w:lang w:eastAsia="zh-CN"/>
        </w:rPr>
        <w:t>s</w:t>
      </w:r>
      <w:r w:rsidR="006D19AA" w:rsidRPr="00596DFC">
        <w:rPr>
          <w:lang w:eastAsia="zh-CN"/>
        </w:rPr>
        <w:t>earch</w:t>
      </w:r>
      <w:bookmarkEnd w:id="248"/>
      <w:bookmarkEnd w:id="249"/>
      <w:bookmarkEnd w:id="250"/>
      <w:bookmarkEnd w:id="251"/>
      <w:bookmarkEnd w:id="252"/>
      <w:bookmarkEnd w:id="253"/>
      <w:bookmarkEnd w:id="254"/>
    </w:p>
    <w:p w14:paraId="50DFED80" w14:textId="58A4E42B" w:rsidR="005F3676" w:rsidRPr="00596DFC" w:rsidRDefault="005F3676" w:rsidP="001852BC">
      <w:pPr>
        <w:rPr>
          <w:lang w:eastAsia="zh-CN"/>
        </w:rPr>
      </w:pPr>
      <w:bookmarkStart w:id="255" w:name="_Toc510518610"/>
      <w:bookmarkStart w:id="256" w:name="_Toc510519048"/>
      <w:bookmarkStart w:id="257" w:name="_Toc512688931"/>
      <w:r w:rsidRPr="00596DFC">
        <w:rPr>
          <w:lang w:eastAsia="zh-CN"/>
        </w:rPr>
        <w:t>The hybrid STB is required to provide a channel searching procedure over the whole available frontend types and its frequency range. The following requirements are required as minimum:</w:t>
      </w:r>
    </w:p>
    <w:p w14:paraId="39A71846" w14:textId="13834187" w:rsidR="005F3676" w:rsidRPr="00596DFC" w:rsidRDefault="00783BE7" w:rsidP="00783BE7">
      <w:pPr>
        <w:pStyle w:val="enumlev1"/>
        <w:rPr>
          <w:lang w:eastAsia="zh-CN"/>
        </w:rPr>
      </w:pPr>
      <w:r w:rsidRPr="00596DFC">
        <w:rPr>
          <w:lang w:eastAsia="zh-CN"/>
        </w:rPr>
        <w:t>•</w:t>
      </w:r>
      <w:r w:rsidRPr="00596DFC">
        <w:rPr>
          <w:lang w:eastAsia="zh-CN"/>
        </w:rPr>
        <w:tab/>
      </w:r>
      <w:r w:rsidR="005F3676" w:rsidRPr="00596DFC">
        <w:rPr>
          <w:lang w:eastAsia="zh-CN"/>
        </w:rPr>
        <w:t xml:space="preserve">Support to detect all available source signals: </w:t>
      </w:r>
      <w:r w:rsidR="00BE6D74" w:rsidRPr="00596DFC">
        <w:rPr>
          <w:lang w:eastAsia="zh-CN"/>
        </w:rPr>
        <w:t xml:space="preserve">ITU-T </w:t>
      </w:r>
      <w:r w:rsidR="00EC5F1F" w:rsidRPr="00596DFC">
        <w:rPr>
          <w:lang w:eastAsia="zh-CN"/>
        </w:rPr>
        <w:t xml:space="preserve">J.83, </w:t>
      </w:r>
      <w:r w:rsidR="00D30DD8" w:rsidRPr="00596DFC">
        <w:rPr>
          <w:lang w:eastAsia="zh-CN"/>
        </w:rPr>
        <w:t>DVB-</w:t>
      </w:r>
      <w:r w:rsidR="005F3676" w:rsidRPr="00596DFC">
        <w:rPr>
          <w:lang w:eastAsia="zh-CN"/>
        </w:rPr>
        <w:t>T/S</w:t>
      </w:r>
      <w:r w:rsidR="00A815EF" w:rsidRPr="00596DFC">
        <w:rPr>
          <w:lang w:eastAsia="zh-CN"/>
        </w:rPr>
        <w:t xml:space="preserve"> or ISDB-T</w:t>
      </w:r>
      <w:r w:rsidR="00ED4E4D" w:rsidRPr="00596DFC">
        <w:rPr>
          <w:lang w:eastAsia="zh-CN"/>
        </w:rPr>
        <w:t>/Tb</w:t>
      </w:r>
      <w:r w:rsidR="00BB05B3" w:rsidRPr="00596DFC">
        <w:rPr>
          <w:lang w:eastAsia="zh-CN"/>
        </w:rPr>
        <w:t xml:space="preserve"> and IP</w:t>
      </w:r>
    </w:p>
    <w:p w14:paraId="4C8ABC27" w14:textId="31F9E940" w:rsidR="005F3676" w:rsidRPr="00596DFC" w:rsidRDefault="00783BE7" w:rsidP="00783BE7">
      <w:pPr>
        <w:pStyle w:val="enumlev1"/>
        <w:rPr>
          <w:lang w:eastAsia="zh-CN"/>
        </w:rPr>
      </w:pPr>
      <w:r w:rsidRPr="00596DFC">
        <w:rPr>
          <w:lang w:eastAsia="zh-CN"/>
        </w:rPr>
        <w:t>•</w:t>
      </w:r>
      <w:r w:rsidRPr="00596DFC">
        <w:rPr>
          <w:lang w:eastAsia="zh-CN"/>
        </w:rPr>
        <w:tab/>
      </w:r>
      <w:r w:rsidR="005F3676" w:rsidRPr="00596DFC">
        <w:rPr>
          <w:lang w:eastAsia="zh-CN"/>
        </w:rPr>
        <w:t>Support automatic and manual channel search</w:t>
      </w:r>
    </w:p>
    <w:p w14:paraId="0160F6BE" w14:textId="6EACCC2E" w:rsidR="005F3676" w:rsidRPr="00596DFC" w:rsidRDefault="00783BE7" w:rsidP="00783BE7">
      <w:pPr>
        <w:pStyle w:val="enumlev1"/>
        <w:rPr>
          <w:lang w:eastAsia="zh-CN"/>
        </w:rPr>
      </w:pPr>
      <w:r w:rsidRPr="00596DFC">
        <w:rPr>
          <w:lang w:eastAsia="zh-CN"/>
        </w:rPr>
        <w:t>•</w:t>
      </w:r>
      <w:r w:rsidRPr="00596DFC">
        <w:rPr>
          <w:lang w:eastAsia="zh-CN"/>
        </w:rPr>
        <w:tab/>
      </w:r>
      <w:r w:rsidR="005F3676" w:rsidRPr="00596DFC">
        <w:rPr>
          <w:lang w:eastAsia="zh-CN"/>
        </w:rPr>
        <w:t xml:space="preserve">The progress of channel searching procedure is required to be present on </w:t>
      </w:r>
      <w:r w:rsidR="000B79DD" w:rsidRPr="00596DFC">
        <w:rPr>
          <w:lang w:eastAsia="zh-CN"/>
        </w:rPr>
        <w:t>and on screen display (</w:t>
      </w:r>
      <w:r w:rsidR="005F3676" w:rsidRPr="00596DFC">
        <w:rPr>
          <w:lang w:eastAsia="zh-CN"/>
        </w:rPr>
        <w:t>OSD</w:t>
      </w:r>
      <w:r w:rsidR="000B79DD" w:rsidRPr="00596DFC">
        <w:rPr>
          <w:lang w:eastAsia="zh-CN"/>
        </w:rPr>
        <w:t>)</w:t>
      </w:r>
      <w:r w:rsidR="005F3676" w:rsidRPr="00596DFC">
        <w:rPr>
          <w:lang w:eastAsia="zh-CN"/>
        </w:rPr>
        <w:t xml:space="preserve"> menu, with received program</w:t>
      </w:r>
      <w:r w:rsidR="00566F1B" w:rsidRPr="00596DFC">
        <w:rPr>
          <w:lang w:eastAsia="zh-CN"/>
        </w:rPr>
        <w:t>me</w:t>
      </w:r>
      <w:r w:rsidR="005F3676" w:rsidRPr="00596DFC">
        <w:rPr>
          <w:lang w:eastAsia="zh-CN"/>
        </w:rPr>
        <w:t xml:space="preserve"> info</w:t>
      </w:r>
      <w:r w:rsidR="000B79DD" w:rsidRPr="00596DFC">
        <w:rPr>
          <w:lang w:eastAsia="zh-CN"/>
        </w:rPr>
        <w:t>rmation</w:t>
      </w:r>
      <w:r w:rsidR="005F3676" w:rsidRPr="00596DFC">
        <w:rPr>
          <w:lang w:eastAsia="zh-CN"/>
        </w:rPr>
        <w:t xml:space="preserve"> and current frequency</w:t>
      </w:r>
      <w:r w:rsidR="00A3240C" w:rsidRPr="00596DFC">
        <w:rPr>
          <w:lang w:eastAsia="zh-CN"/>
        </w:rPr>
        <w:t xml:space="preserve"> being displayed</w:t>
      </w:r>
    </w:p>
    <w:p w14:paraId="4B53570D" w14:textId="17B351B3" w:rsidR="005F3676" w:rsidRPr="00596DFC" w:rsidRDefault="00783BE7" w:rsidP="00783BE7">
      <w:pPr>
        <w:pStyle w:val="enumlev1"/>
        <w:rPr>
          <w:lang w:eastAsia="zh-CN"/>
        </w:rPr>
      </w:pPr>
      <w:r w:rsidRPr="00596DFC">
        <w:rPr>
          <w:lang w:eastAsia="zh-CN"/>
        </w:rPr>
        <w:t>•</w:t>
      </w:r>
      <w:r w:rsidRPr="00596DFC">
        <w:rPr>
          <w:lang w:eastAsia="zh-CN"/>
        </w:rPr>
        <w:tab/>
      </w:r>
      <w:r w:rsidR="005F3676" w:rsidRPr="00596DFC">
        <w:rPr>
          <w:lang w:eastAsia="zh-CN"/>
        </w:rPr>
        <w:t xml:space="preserve">Search all available </w:t>
      </w:r>
      <w:r w:rsidR="00FD3B74" w:rsidRPr="00596DFC">
        <w:rPr>
          <w:lang w:eastAsia="zh-CN"/>
        </w:rPr>
        <w:t xml:space="preserve">tracks </w:t>
      </w:r>
      <w:r w:rsidR="005F3676" w:rsidRPr="00596DFC">
        <w:rPr>
          <w:lang w:eastAsia="zh-CN"/>
        </w:rPr>
        <w:t>for each channel (subtitles, multi-language audios, etc</w:t>
      </w:r>
      <w:r w:rsidR="00513359" w:rsidRPr="00596DFC">
        <w:rPr>
          <w:lang w:eastAsia="zh-CN"/>
        </w:rPr>
        <w:t>.</w:t>
      </w:r>
      <w:r w:rsidR="005F3676" w:rsidRPr="00596DFC">
        <w:rPr>
          <w:lang w:eastAsia="zh-CN"/>
        </w:rPr>
        <w:t>)</w:t>
      </w:r>
    </w:p>
    <w:p w14:paraId="36BF8D9F" w14:textId="79F6D617" w:rsidR="005F3676" w:rsidRPr="00596DFC" w:rsidRDefault="00783BE7" w:rsidP="00783BE7">
      <w:pPr>
        <w:pStyle w:val="enumlev1"/>
        <w:rPr>
          <w:lang w:eastAsia="zh-CN"/>
        </w:rPr>
      </w:pPr>
      <w:r w:rsidRPr="00596DFC">
        <w:rPr>
          <w:lang w:eastAsia="zh-CN"/>
        </w:rPr>
        <w:t>•</w:t>
      </w:r>
      <w:r w:rsidRPr="00596DFC">
        <w:rPr>
          <w:lang w:eastAsia="zh-CN"/>
        </w:rPr>
        <w:tab/>
      </w:r>
      <w:r w:rsidR="005F3676" w:rsidRPr="00596DFC">
        <w:rPr>
          <w:lang w:eastAsia="zh-CN"/>
        </w:rPr>
        <w:t>User can abort the searching process anytime during automatic or manual channel search</w:t>
      </w:r>
    </w:p>
    <w:p w14:paraId="6DA8EE17" w14:textId="05C1B7C7" w:rsidR="005F3676" w:rsidRPr="00596DFC" w:rsidRDefault="005F3676" w:rsidP="00783BE7">
      <w:pPr>
        <w:rPr>
          <w:lang w:eastAsia="zh-CN"/>
        </w:rPr>
      </w:pPr>
      <w:r w:rsidRPr="00596DFC">
        <w:rPr>
          <w:lang w:eastAsia="zh-CN"/>
        </w:rPr>
        <w:t>In case</w:t>
      </w:r>
      <w:r w:rsidR="00BB4C63" w:rsidRPr="00596DFC">
        <w:rPr>
          <w:lang w:eastAsia="zh-CN"/>
        </w:rPr>
        <w:t xml:space="preserve"> of</w:t>
      </w:r>
      <w:r w:rsidRPr="00596DFC">
        <w:rPr>
          <w:lang w:eastAsia="zh-CN"/>
        </w:rPr>
        <w:t xml:space="preserve"> DVB-T </w:t>
      </w:r>
      <w:r w:rsidR="00A815EF" w:rsidRPr="00596DFC">
        <w:rPr>
          <w:lang w:eastAsia="zh-CN"/>
        </w:rPr>
        <w:t>or ISDB-T</w:t>
      </w:r>
      <w:r w:rsidR="00ED4E4D" w:rsidRPr="00596DFC">
        <w:rPr>
          <w:lang w:eastAsia="zh-CN"/>
        </w:rPr>
        <w:t>/Tb</w:t>
      </w:r>
      <w:r w:rsidR="00A815EF" w:rsidRPr="00596DFC">
        <w:rPr>
          <w:lang w:eastAsia="zh-CN"/>
        </w:rPr>
        <w:t xml:space="preserve"> </w:t>
      </w:r>
      <w:r w:rsidRPr="00596DFC">
        <w:rPr>
          <w:lang w:eastAsia="zh-CN"/>
        </w:rPr>
        <w:t>frontend is applied in the hybrid STB, power supply on antenna and its configuration menu is required.</w:t>
      </w:r>
    </w:p>
    <w:p w14:paraId="04C2E6B0" w14:textId="62648549" w:rsidR="005F3676" w:rsidRPr="00596DFC" w:rsidRDefault="005F3676" w:rsidP="00783BE7">
      <w:pPr>
        <w:rPr>
          <w:lang w:eastAsia="zh-CN"/>
        </w:rPr>
      </w:pPr>
      <w:r w:rsidRPr="00596DFC">
        <w:rPr>
          <w:lang w:eastAsia="zh-CN"/>
        </w:rPr>
        <w:t>In case</w:t>
      </w:r>
      <w:r w:rsidR="00BB4C63" w:rsidRPr="00596DFC">
        <w:rPr>
          <w:lang w:eastAsia="zh-CN"/>
        </w:rPr>
        <w:t xml:space="preserve"> of</w:t>
      </w:r>
      <w:r w:rsidRPr="00596DFC">
        <w:rPr>
          <w:lang w:eastAsia="zh-CN"/>
        </w:rPr>
        <w:t xml:space="preserve"> DVB-S/S2 frontend is applied in the hybrid STB, </w:t>
      </w:r>
      <w:r w:rsidR="00AA05BC" w:rsidRPr="00596DFC">
        <w:rPr>
          <w:lang w:eastAsia="zh-CN"/>
        </w:rPr>
        <w:t xml:space="preserve">the </w:t>
      </w:r>
      <w:r w:rsidRPr="00596DFC">
        <w:rPr>
          <w:lang w:eastAsia="zh-CN"/>
        </w:rPr>
        <w:t>following requirements are required during channel search process:</w:t>
      </w:r>
    </w:p>
    <w:p w14:paraId="4418AB01" w14:textId="52995608" w:rsidR="005F3676" w:rsidRPr="00596DFC" w:rsidRDefault="00783BE7" w:rsidP="00783BE7">
      <w:pPr>
        <w:pStyle w:val="enumlev1"/>
        <w:rPr>
          <w:lang w:eastAsia="zh-CN"/>
        </w:rPr>
      </w:pPr>
      <w:r w:rsidRPr="00596DFC">
        <w:rPr>
          <w:lang w:eastAsia="zh-CN"/>
        </w:rPr>
        <w:t>•</w:t>
      </w:r>
      <w:r w:rsidRPr="00596DFC">
        <w:rPr>
          <w:lang w:eastAsia="zh-CN"/>
        </w:rPr>
        <w:tab/>
      </w:r>
      <w:r w:rsidR="005F3676" w:rsidRPr="00596DFC">
        <w:rPr>
          <w:lang w:eastAsia="zh-CN"/>
        </w:rPr>
        <w:t>Support power supply for LNB and satellite switcher</w:t>
      </w:r>
    </w:p>
    <w:p w14:paraId="016520A1" w14:textId="3C1EC22E" w:rsidR="005F3676" w:rsidRPr="00596DFC" w:rsidRDefault="00783BE7" w:rsidP="00783BE7">
      <w:pPr>
        <w:pStyle w:val="enumlev1"/>
      </w:pPr>
      <w:r w:rsidRPr="00596DFC">
        <w:rPr>
          <w:lang w:eastAsia="zh-CN"/>
        </w:rPr>
        <w:t>•</w:t>
      </w:r>
      <w:r w:rsidRPr="00596DFC">
        <w:rPr>
          <w:lang w:eastAsia="zh-CN"/>
        </w:rPr>
        <w:tab/>
      </w:r>
      <w:r w:rsidR="005F3676" w:rsidRPr="00596DFC">
        <w:rPr>
          <w:lang w:eastAsia="zh-CN"/>
        </w:rPr>
        <w:t xml:space="preserve">Support automatic search and detection of connected satellite networks through </w:t>
      </w:r>
      <w:proofErr w:type="spellStart"/>
      <w:r w:rsidR="005F3676" w:rsidRPr="00596DFC">
        <w:rPr>
          <w:lang w:eastAsia="zh-CN"/>
        </w:rPr>
        <w:t>DiSEqC</w:t>
      </w:r>
      <w:proofErr w:type="spellEnd"/>
      <w:r w:rsidR="005F3676" w:rsidRPr="00596DFC">
        <w:rPr>
          <w:lang w:eastAsia="zh-CN"/>
        </w:rPr>
        <w:t xml:space="preserve"> switcher. </w:t>
      </w:r>
      <w:r w:rsidR="005F3676" w:rsidRPr="00596DFC">
        <w:t>DVB-S/S2 shall be automatically detected</w:t>
      </w:r>
    </w:p>
    <w:p w14:paraId="178DBC42" w14:textId="10DEF539" w:rsidR="005F3676" w:rsidRPr="00596DFC" w:rsidRDefault="00783BE7" w:rsidP="00783BE7">
      <w:pPr>
        <w:pStyle w:val="enumlev1"/>
      </w:pPr>
      <w:r w:rsidRPr="00596DFC">
        <w:rPr>
          <w:lang w:eastAsia="zh-CN"/>
        </w:rPr>
        <w:t>•</w:t>
      </w:r>
      <w:r w:rsidRPr="00596DFC">
        <w:rPr>
          <w:lang w:eastAsia="zh-CN"/>
        </w:rPr>
        <w:tab/>
      </w:r>
      <w:r w:rsidR="005F3676" w:rsidRPr="00596DFC">
        <w:t>The hybrid STB is available for user to set up the satellite dish LNB configuration</w:t>
      </w:r>
    </w:p>
    <w:p w14:paraId="3C9B4853" w14:textId="096378FE" w:rsidR="005F3676" w:rsidRPr="00596DFC" w:rsidRDefault="00783BE7" w:rsidP="00783BE7">
      <w:pPr>
        <w:pStyle w:val="enumlev1"/>
      </w:pPr>
      <w:r w:rsidRPr="00596DFC">
        <w:rPr>
          <w:lang w:eastAsia="zh-CN"/>
        </w:rPr>
        <w:t>•</w:t>
      </w:r>
      <w:r w:rsidRPr="00596DFC">
        <w:rPr>
          <w:lang w:eastAsia="zh-CN"/>
        </w:rPr>
        <w:tab/>
      </w:r>
      <w:r w:rsidR="005F3676" w:rsidRPr="00596DFC">
        <w:t>The hybrid STB will connect to the selected LNB and acquire the signal from the selected satellite automatically</w:t>
      </w:r>
    </w:p>
    <w:p w14:paraId="37368ADD" w14:textId="44CCB13D" w:rsidR="006D19AA" w:rsidRPr="00596DFC" w:rsidRDefault="001E505B" w:rsidP="00783BE7">
      <w:pPr>
        <w:pStyle w:val="Heading2"/>
        <w:rPr>
          <w:lang w:eastAsia="zh-CN"/>
        </w:rPr>
      </w:pPr>
      <w:bookmarkStart w:id="258" w:name="_Toc4662177"/>
      <w:bookmarkStart w:id="259" w:name="_Toc5895121"/>
      <w:bookmarkStart w:id="260" w:name="_Toc7503415"/>
      <w:r w:rsidRPr="00596DFC">
        <w:rPr>
          <w:lang w:eastAsia="zh-CN"/>
        </w:rPr>
        <w:t>7.6</w:t>
      </w:r>
      <w:r w:rsidRPr="00596DFC">
        <w:rPr>
          <w:lang w:eastAsia="zh-CN"/>
        </w:rPr>
        <w:tab/>
      </w:r>
      <w:r w:rsidR="006D19AA" w:rsidRPr="00596DFC">
        <w:rPr>
          <w:lang w:eastAsia="zh-CN"/>
        </w:rPr>
        <w:t xml:space="preserve">Channel </w:t>
      </w:r>
      <w:r w:rsidR="000B79DD" w:rsidRPr="00596DFC">
        <w:rPr>
          <w:lang w:eastAsia="zh-CN"/>
        </w:rPr>
        <w:t>m</w:t>
      </w:r>
      <w:r w:rsidR="006D19AA" w:rsidRPr="00596DFC">
        <w:rPr>
          <w:lang w:eastAsia="zh-CN"/>
        </w:rPr>
        <w:t>anagement</w:t>
      </w:r>
      <w:bookmarkEnd w:id="255"/>
      <w:bookmarkEnd w:id="256"/>
      <w:bookmarkEnd w:id="257"/>
      <w:bookmarkEnd w:id="258"/>
      <w:bookmarkEnd w:id="259"/>
      <w:bookmarkEnd w:id="260"/>
    </w:p>
    <w:p w14:paraId="427A0B24" w14:textId="798C67A8" w:rsidR="006D19AA" w:rsidRPr="00596DFC" w:rsidRDefault="006D19AA" w:rsidP="00783BE7">
      <w:pPr>
        <w:rPr>
          <w:lang w:eastAsia="zh-CN" w:bidi="he-IL"/>
        </w:rPr>
      </w:pPr>
      <w:r w:rsidRPr="00596DFC">
        <w:rPr>
          <w:lang w:eastAsia="ko-KR" w:bidi="he-IL"/>
        </w:rPr>
        <w:t xml:space="preserve">The hybrid STB is required to build a list of all received channels and support </w:t>
      </w:r>
      <w:r w:rsidR="00594553" w:rsidRPr="00596DFC">
        <w:rPr>
          <w:lang w:eastAsia="ko-KR" w:bidi="he-IL"/>
        </w:rPr>
        <w:t>a logical channel number (</w:t>
      </w:r>
      <w:r w:rsidRPr="00596DFC">
        <w:rPr>
          <w:lang w:eastAsia="ko-KR" w:bidi="he-IL"/>
        </w:rPr>
        <w:t>LCN</w:t>
      </w:r>
      <w:r w:rsidR="00594553" w:rsidRPr="00596DFC">
        <w:rPr>
          <w:lang w:eastAsia="ko-KR" w:bidi="he-IL"/>
        </w:rPr>
        <w:t>)</w:t>
      </w:r>
      <w:r w:rsidRPr="00596DFC">
        <w:rPr>
          <w:lang w:eastAsia="ko-KR" w:bidi="he-IL"/>
        </w:rPr>
        <w:t xml:space="preserve"> mechanism, in case there is no LCN descriptor in services sections of transport stream, </w:t>
      </w:r>
      <w:r w:rsidR="0099059F" w:rsidRPr="00596DFC">
        <w:rPr>
          <w:lang w:eastAsia="ko-KR" w:bidi="he-IL"/>
        </w:rPr>
        <w:t>t</w:t>
      </w:r>
      <w:r w:rsidR="00651C9D" w:rsidRPr="00596DFC">
        <w:rPr>
          <w:lang w:eastAsia="ko-KR" w:bidi="he-IL"/>
        </w:rPr>
        <w:t xml:space="preserve">he hybrid </w:t>
      </w:r>
      <w:r w:rsidRPr="00596DFC">
        <w:rPr>
          <w:lang w:eastAsia="ko-KR" w:bidi="he-IL"/>
        </w:rPr>
        <w:t>STB is required to sort and numerate program</w:t>
      </w:r>
      <w:r w:rsidR="00566F1B" w:rsidRPr="00596DFC">
        <w:rPr>
          <w:lang w:eastAsia="ko-KR" w:bidi="he-IL"/>
        </w:rPr>
        <w:t>me</w:t>
      </w:r>
      <w:r w:rsidRPr="00596DFC">
        <w:rPr>
          <w:lang w:eastAsia="ko-KR" w:bidi="he-IL"/>
        </w:rPr>
        <w:t xml:space="preserve">s according to </w:t>
      </w:r>
      <w:r w:rsidRPr="00596DFC">
        <w:rPr>
          <w:lang w:eastAsia="zh-CN" w:bidi="he-IL"/>
        </w:rPr>
        <w:t>service ID. The channels come from different signals (</w:t>
      </w:r>
      <w:r w:rsidR="00282C87" w:rsidRPr="00596DFC">
        <w:rPr>
          <w:lang w:eastAsia="zh-CN" w:bidi="he-IL"/>
        </w:rPr>
        <w:t>cable/s</w:t>
      </w:r>
      <w:r w:rsidR="00EC5F1F" w:rsidRPr="00596DFC">
        <w:rPr>
          <w:lang w:eastAsia="zh-CN" w:bidi="he-IL"/>
        </w:rPr>
        <w:t>atellite</w:t>
      </w:r>
      <w:r w:rsidR="005E6EC0" w:rsidRPr="00596DFC">
        <w:rPr>
          <w:lang w:eastAsia="zh-CN" w:bidi="he-IL"/>
        </w:rPr>
        <w:t>/terrestrial</w:t>
      </w:r>
      <w:r w:rsidRPr="00596DFC">
        <w:rPr>
          <w:lang w:eastAsia="zh-CN" w:bidi="he-IL"/>
        </w:rPr>
        <w:t xml:space="preserve"> and IP) are required to be combined.</w:t>
      </w:r>
    </w:p>
    <w:p w14:paraId="23D9F5DE" w14:textId="523C21F0" w:rsidR="006D19AA" w:rsidRPr="00596DFC" w:rsidRDefault="006D19AA" w:rsidP="00783BE7">
      <w:pPr>
        <w:rPr>
          <w:lang w:bidi="he-IL"/>
        </w:rPr>
      </w:pPr>
      <w:r w:rsidRPr="00596DFC">
        <w:rPr>
          <w:lang w:bidi="he-IL"/>
        </w:rPr>
        <w:t xml:space="preserve">The hybrid STB is required to support building </w:t>
      </w:r>
      <w:r w:rsidR="00594553" w:rsidRPr="00596DFC">
        <w:rPr>
          <w:lang w:bidi="he-IL"/>
        </w:rPr>
        <w:t xml:space="preserve">a </w:t>
      </w:r>
      <w:r w:rsidRPr="00596DFC">
        <w:rPr>
          <w:lang w:bidi="he-IL"/>
        </w:rPr>
        <w:t xml:space="preserve">favourite channel list by </w:t>
      </w:r>
      <w:r w:rsidR="00594553" w:rsidRPr="00596DFC">
        <w:rPr>
          <w:lang w:bidi="he-IL"/>
        </w:rPr>
        <w:t xml:space="preserve">the </w:t>
      </w:r>
      <w:r w:rsidRPr="00596DFC">
        <w:rPr>
          <w:lang w:bidi="he-IL"/>
        </w:rPr>
        <w:t xml:space="preserve">user, at least 8 groups </w:t>
      </w:r>
      <w:r w:rsidR="00594553" w:rsidRPr="00596DFC">
        <w:rPr>
          <w:lang w:bidi="he-IL"/>
        </w:rPr>
        <w:t xml:space="preserve">are </w:t>
      </w:r>
      <w:r w:rsidRPr="00596DFC">
        <w:rPr>
          <w:lang w:bidi="he-IL"/>
        </w:rPr>
        <w:t xml:space="preserve">required to support </w:t>
      </w:r>
      <w:r w:rsidR="00594553" w:rsidRPr="00596DFC">
        <w:rPr>
          <w:lang w:bidi="he-IL"/>
        </w:rPr>
        <w:t xml:space="preserve">the </w:t>
      </w:r>
      <w:r w:rsidRPr="00596DFC">
        <w:rPr>
          <w:lang w:bidi="he-IL"/>
        </w:rPr>
        <w:t>favourite list.</w:t>
      </w:r>
    </w:p>
    <w:p w14:paraId="2CDE4106" w14:textId="3E1157E8" w:rsidR="006D19AA" w:rsidRPr="00596DFC" w:rsidRDefault="006D19AA" w:rsidP="00783BE7">
      <w:pPr>
        <w:rPr>
          <w:lang w:eastAsia="ko-KR" w:bidi="he-IL"/>
        </w:rPr>
      </w:pPr>
      <w:r w:rsidRPr="00596DFC">
        <w:rPr>
          <w:lang w:eastAsia="ko-KR" w:bidi="he-IL"/>
        </w:rPr>
        <w:t xml:space="preserve">The hybrid STB is required to provide </w:t>
      </w:r>
      <w:r w:rsidR="00594553" w:rsidRPr="00596DFC">
        <w:rPr>
          <w:lang w:eastAsia="ko-KR" w:bidi="he-IL"/>
        </w:rPr>
        <w:t xml:space="preserve">an </w:t>
      </w:r>
      <w:r w:rsidRPr="00596DFC">
        <w:rPr>
          <w:lang w:eastAsia="ko-KR" w:bidi="he-IL"/>
        </w:rPr>
        <w:t xml:space="preserve">appropriate method and OSD menu to </w:t>
      </w:r>
      <w:r w:rsidR="00594553" w:rsidRPr="00596DFC">
        <w:rPr>
          <w:lang w:eastAsia="ko-KR" w:bidi="he-IL"/>
        </w:rPr>
        <w:t xml:space="preserve">the </w:t>
      </w:r>
      <w:r w:rsidRPr="00596DFC">
        <w:rPr>
          <w:lang w:eastAsia="ko-KR" w:bidi="he-IL"/>
        </w:rPr>
        <w:t xml:space="preserve">user for managing the channel list, </w:t>
      </w:r>
      <w:r w:rsidR="00282C87" w:rsidRPr="00596DFC">
        <w:rPr>
          <w:lang w:eastAsia="ko-KR" w:bidi="he-IL"/>
        </w:rPr>
        <w:t xml:space="preserve">including the </w:t>
      </w:r>
      <w:r w:rsidRPr="00596DFC">
        <w:rPr>
          <w:lang w:eastAsia="ko-KR" w:bidi="he-IL"/>
        </w:rPr>
        <w:t>following actions on channels in the channel list:</w:t>
      </w:r>
    </w:p>
    <w:p w14:paraId="65715F6A" w14:textId="67EEE793" w:rsidR="006D19AA" w:rsidRPr="00596DFC" w:rsidRDefault="00783BE7" w:rsidP="00783BE7">
      <w:pPr>
        <w:pStyle w:val="enumlev1"/>
        <w:rPr>
          <w:lang w:eastAsia="ko-KR" w:bidi="he-IL"/>
        </w:rPr>
      </w:pPr>
      <w:r w:rsidRPr="00596DFC">
        <w:rPr>
          <w:lang w:eastAsia="zh-CN"/>
        </w:rPr>
        <w:t>•</w:t>
      </w:r>
      <w:r w:rsidRPr="00596DFC">
        <w:rPr>
          <w:lang w:eastAsia="zh-CN"/>
        </w:rPr>
        <w:tab/>
      </w:r>
      <w:r w:rsidR="006D19AA" w:rsidRPr="00596DFC">
        <w:rPr>
          <w:lang w:eastAsia="ko-KR" w:bidi="he-IL"/>
        </w:rPr>
        <w:t xml:space="preserve">Sort and </w:t>
      </w:r>
      <w:r w:rsidR="00594553" w:rsidRPr="00596DFC">
        <w:rPr>
          <w:lang w:eastAsia="ko-KR" w:bidi="he-IL"/>
        </w:rPr>
        <w:t>f</w:t>
      </w:r>
      <w:r w:rsidR="006D19AA" w:rsidRPr="00596DFC">
        <w:rPr>
          <w:lang w:eastAsia="ko-KR" w:bidi="he-IL"/>
        </w:rPr>
        <w:t>ilter</w:t>
      </w:r>
    </w:p>
    <w:p w14:paraId="49665659" w14:textId="3F83C47E" w:rsidR="006D19AA" w:rsidRPr="00596DFC" w:rsidRDefault="00783BE7" w:rsidP="00783BE7">
      <w:pPr>
        <w:pStyle w:val="enumlev1"/>
        <w:rPr>
          <w:lang w:eastAsia="ko-KR" w:bidi="he-IL"/>
        </w:rPr>
      </w:pPr>
      <w:r w:rsidRPr="00596DFC">
        <w:rPr>
          <w:lang w:eastAsia="zh-CN"/>
        </w:rPr>
        <w:t>•</w:t>
      </w:r>
      <w:r w:rsidRPr="00596DFC">
        <w:rPr>
          <w:lang w:eastAsia="zh-CN"/>
        </w:rPr>
        <w:tab/>
      </w:r>
      <w:r w:rsidR="006D19AA" w:rsidRPr="00596DFC">
        <w:rPr>
          <w:lang w:eastAsia="ko-KR" w:bidi="he-IL"/>
        </w:rPr>
        <w:t>Add to favourite l</w:t>
      </w:r>
      <w:r w:rsidRPr="00596DFC">
        <w:rPr>
          <w:lang w:eastAsia="ko-KR" w:bidi="he-IL"/>
        </w:rPr>
        <w:t>ist</w:t>
      </w:r>
    </w:p>
    <w:p w14:paraId="760B834C" w14:textId="738370BB" w:rsidR="006D19AA" w:rsidRPr="00596DFC" w:rsidRDefault="00783BE7" w:rsidP="00783BE7">
      <w:pPr>
        <w:pStyle w:val="enumlev1"/>
        <w:rPr>
          <w:lang w:eastAsia="ko-KR" w:bidi="he-IL"/>
        </w:rPr>
      </w:pPr>
      <w:r w:rsidRPr="00596DFC">
        <w:rPr>
          <w:lang w:eastAsia="zh-CN"/>
        </w:rPr>
        <w:t>•</w:t>
      </w:r>
      <w:r w:rsidRPr="00596DFC">
        <w:rPr>
          <w:lang w:eastAsia="zh-CN"/>
        </w:rPr>
        <w:tab/>
      </w:r>
      <w:r w:rsidR="006D19AA" w:rsidRPr="00596DFC">
        <w:rPr>
          <w:lang w:eastAsia="ko-KR" w:bidi="he-IL"/>
        </w:rPr>
        <w:t xml:space="preserve">Hide/Unhide </w:t>
      </w:r>
    </w:p>
    <w:p w14:paraId="32B8FB30" w14:textId="31F85590" w:rsidR="006D19AA" w:rsidRPr="00596DFC" w:rsidRDefault="00783BE7" w:rsidP="00783BE7">
      <w:pPr>
        <w:pStyle w:val="enumlev1"/>
        <w:rPr>
          <w:lang w:eastAsia="ko-KR" w:bidi="he-IL"/>
        </w:rPr>
      </w:pPr>
      <w:r w:rsidRPr="00596DFC">
        <w:rPr>
          <w:lang w:eastAsia="zh-CN"/>
        </w:rPr>
        <w:lastRenderedPageBreak/>
        <w:t>•</w:t>
      </w:r>
      <w:r w:rsidRPr="00596DFC">
        <w:rPr>
          <w:lang w:eastAsia="zh-CN"/>
        </w:rPr>
        <w:tab/>
      </w:r>
      <w:r w:rsidR="006D19AA" w:rsidRPr="00596DFC">
        <w:rPr>
          <w:lang w:eastAsia="ko-KR" w:bidi="he-IL"/>
        </w:rPr>
        <w:t xml:space="preserve">Lock </w:t>
      </w:r>
    </w:p>
    <w:p w14:paraId="12CD1BA5" w14:textId="5E93E39B" w:rsidR="006D19AA" w:rsidRPr="00596DFC" w:rsidRDefault="005F3676" w:rsidP="00A3240C">
      <w:pPr>
        <w:rPr>
          <w:lang w:eastAsia="ko-KR" w:bidi="he-IL"/>
        </w:rPr>
      </w:pPr>
      <w:r w:rsidRPr="00596DFC">
        <w:rPr>
          <w:lang w:eastAsia="ko-KR" w:bidi="he-IL"/>
        </w:rPr>
        <w:t>The services being broadcasted by head-end of operators may be changed over time</w:t>
      </w:r>
      <w:r w:rsidR="006D19AA" w:rsidRPr="00596DFC">
        <w:rPr>
          <w:lang w:eastAsia="ko-KR" w:bidi="he-IL"/>
        </w:rPr>
        <w:t>. To ensure that</w:t>
      </w:r>
      <w:r w:rsidR="006D19AA" w:rsidRPr="00596DFC">
        <w:rPr>
          <w:lang w:eastAsia="zh-CN" w:bidi="he-IL"/>
        </w:rPr>
        <w:t xml:space="preserve"> </w:t>
      </w:r>
      <w:r w:rsidR="006D19AA" w:rsidRPr="00596DFC">
        <w:rPr>
          <w:lang w:eastAsia="ko-KR" w:bidi="he-IL"/>
        </w:rPr>
        <w:t xml:space="preserve">the user is always able to access </w:t>
      </w:r>
      <w:r w:rsidR="00A200D4" w:rsidRPr="00596DFC">
        <w:rPr>
          <w:lang w:eastAsia="ko-KR" w:bidi="he-IL"/>
        </w:rPr>
        <w:t xml:space="preserve">the </w:t>
      </w:r>
      <w:r w:rsidR="006D19AA" w:rsidRPr="00596DFC">
        <w:rPr>
          <w:lang w:eastAsia="ko-KR" w:bidi="he-IL"/>
        </w:rPr>
        <w:t>up-to-date service being broadcasted, the hybrid STB is required to detect</w:t>
      </w:r>
      <w:r w:rsidR="006D19AA" w:rsidRPr="00596DFC">
        <w:rPr>
          <w:lang w:eastAsia="zh-CN" w:bidi="he-IL"/>
        </w:rPr>
        <w:t xml:space="preserve"> </w:t>
      </w:r>
      <w:r w:rsidR="006D19AA" w:rsidRPr="00596DFC">
        <w:rPr>
          <w:lang w:eastAsia="ko-KR" w:bidi="he-IL"/>
        </w:rPr>
        <w:t>and reflect to the user any change with minimal user involvement</w:t>
      </w:r>
      <w:r w:rsidR="00A3240C" w:rsidRPr="00596DFC">
        <w:rPr>
          <w:lang w:eastAsia="ko-KR" w:bidi="he-IL"/>
        </w:rPr>
        <w:t>.</w:t>
      </w:r>
    </w:p>
    <w:p w14:paraId="61AA32D3" w14:textId="5336E81D" w:rsidR="006D19AA" w:rsidRPr="00596DFC" w:rsidRDefault="001E505B" w:rsidP="00783BE7">
      <w:pPr>
        <w:pStyle w:val="Heading2"/>
        <w:rPr>
          <w:lang w:eastAsia="zh-CN"/>
        </w:rPr>
      </w:pPr>
      <w:bookmarkStart w:id="261" w:name="_Toc510518611"/>
      <w:bookmarkStart w:id="262" w:name="_Toc510519049"/>
      <w:bookmarkStart w:id="263" w:name="_Toc512688932"/>
      <w:bookmarkStart w:id="264" w:name="_Toc4662178"/>
      <w:bookmarkStart w:id="265" w:name="_Toc5895122"/>
      <w:bookmarkStart w:id="266" w:name="_Toc7503416"/>
      <w:r w:rsidRPr="00596DFC">
        <w:rPr>
          <w:lang w:eastAsia="zh-CN"/>
        </w:rPr>
        <w:t>7.7</w:t>
      </w:r>
      <w:r w:rsidRPr="00596DFC">
        <w:rPr>
          <w:lang w:eastAsia="zh-CN"/>
        </w:rPr>
        <w:tab/>
      </w:r>
      <w:r w:rsidR="006D19AA" w:rsidRPr="00596DFC">
        <w:rPr>
          <w:lang w:eastAsia="zh-CN"/>
        </w:rPr>
        <w:t xml:space="preserve">Channel </w:t>
      </w:r>
      <w:r w:rsidR="00594553" w:rsidRPr="00596DFC">
        <w:rPr>
          <w:lang w:eastAsia="zh-CN"/>
        </w:rPr>
        <w:t>p</w:t>
      </w:r>
      <w:r w:rsidR="006D19AA" w:rsidRPr="00596DFC">
        <w:rPr>
          <w:lang w:eastAsia="zh-CN"/>
        </w:rPr>
        <w:t>lay</w:t>
      </w:r>
      <w:bookmarkEnd w:id="261"/>
      <w:bookmarkEnd w:id="262"/>
      <w:bookmarkEnd w:id="263"/>
      <w:bookmarkEnd w:id="264"/>
      <w:bookmarkEnd w:id="265"/>
      <w:bookmarkEnd w:id="266"/>
    </w:p>
    <w:p w14:paraId="596CB718" w14:textId="4B6B89D8" w:rsidR="006D19AA" w:rsidRPr="00596DFC" w:rsidRDefault="006D19AA" w:rsidP="00A3240C">
      <w:pPr>
        <w:rPr>
          <w:lang w:eastAsia="ko-KR" w:bidi="he-IL"/>
        </w:rPr>
      </w:pPr>
      <w:r w:rsidRPr="00596DFC">
        <w:rPr>
          <w:lang w:eastAsia="ko-KR" w:bidi="he-IL"/>
        </w:rPr>
        <w:t>The hybrid STB is required to play all the received program</w:t>
      </w:r>
      <w:r w:rsidR="00566F1B" w:rsidRPr="00596DFC">
        <w:rPr>
          <w:lang w:eastAsia="ko-KR" w:bidi="he-IL"/>
        </w:rPr>
        <w:t>me</w:t>
      </w:r>
      <w:r w:rsidR="00594553" w:rsidRPr="00596DFC">
        <w:rPr>
          <w:lang w:eastAsia="ko-KR" w:bidi="he-IL"/>
        </w:rPr>
        <w:t>s</w:t>
      </w:r>
      <w:r w:rsidRPr="00596DFC">
        <w:rPr>
          <w:lang w:eastAsia="ko-KR" w:bidi="he-IL"/>
        </w:rPr>
        <w:t xml:space="preserve"> smoothly (without mosaic or frame freezing), with </w:t>
      </w:r>
      <w:r w:rsidR="00594553" w:rsidRPr="00596DFC">
        <w:rPr>
          <w:lang w:eastAsia="ko-KR" w:bidi="he-IL"/>
        </w:rPr>
        <w:t xml:space="preserve">the </w:t>
      </w:r>
      <w:r w:rsidRPr="00596DFC">
        <w:rPr>
          <w:lang w:eastAsia="ko-KR" w:bidi="he-IL"/>
        </w:rPr>
        <w:t>following features:</w:t>
      </w:r>
    </w:p>
    <w:p w14:paraId="3AB909E2" w14:textId="457B758E" w:rsidR="006D19AA" w:rsidRPr="00596DFC" w:rsidRDefault="00ED290D" w:rsidP="00ED290D">
      <w:pPr>
        <w:pStyle w:val="enumlev1"/>
        <w:rPr>
          <w:lang w:bidi="he-IL"/>
        </w:rPr>
      </w:pPr>
      <w:r w:rsidRPr="00596DFC">
        <w:rPr>
          <w:lang w:eastAsia="zh-CN"/>
        </w:rPr>
        <w:t>•</w:t>
      </w:r>
      <w:r w:rsidRPr="00596DFC">
        <w:rPr>
          <w:lang w:eastAsia="zh-CN"/>
        </w:rPr>
        <w:tab/>
      </w:r>
      <w:r w:rsidR="006D19AA" w:rsidRPr="00596DFC">
        <w:rPr>
          <w:lang w:bidi="he-IL"/>
        </w:rPr>
        <w:t xml:space="preserve">The hybrid STB is required to display the last channel viewed when it is turned </w:t>
      </w:r>
      <w:r w:rsidR="0062173B" w:rsidRPr="00596DFC">
        <w:rPr>
          <w:lang w:bidi="he-IL"/>
        </w:rPr>
        <w:t>on</w:t>
      </w:r>
      <w:r w:rsidR="006D19AA" w:rsidRPr="00596DFC">
        <w:rPr>
          <w:lang w:bidi="he-IL"/>
        </w:rPr>
        <w:t xml:space="preserve"> from main</w:t>
      </w:r>
      <w:r w:rsidR="007959F5" w:rsidRPr="00596DFC">
        <w:rPr>
          <w:lang w:bidi="he-IL"/>
        </w:rPr>
        <w:t>-</w:t>
      </w:r>
      <w:r w:rsidR="006D19AA" w:rsidRPr="00596DFC">
        <w:rPr>
          <w:lang w:bidi="he-IL"/>
        </w:rPr>
        <w:t>power or from standby</w:t>
      </w:r>
    </w:p>
    <w:p w14:paraId="67BCE7BC" w14:textId="15194407" w:rsidR="006D19AA" w:rsidRPr="00596DFC" w:rsidRDefault="00ED290D" w:rsidP="00ED290D">
      <w:pPr>
        <w:pStyle w:val="enumlev1"/>
        <w:rPr>
          <w:lang w:eastAsia="ko-KR" w:bidi="he-IL"/>
        </w:rPr>
      </w:pPr>
      <w:r w:rsidRPr="00596DFC">
        <w:rPr>
          <w:lang w:eastAsia="zh-CN"/>
        </w:rPr>
        <w:t>•</w:t>
      </w:r>
      <w:r w:rsidRPr="00596DFC">
        <w:rPr>
          <w:lang w:eastAsia="zh-CN"/>
        </w:rPr>
        <w:tab/>
      </w:r>
      <w:r w:rsidR="006D19AA" w:rsidRPr="00596DFC">
        <w:rPr>
          <w:lang w:bidi="he-IL"/>
        </w:rPr>
        <w:t>Support to select and play channel</w:t>
      </w:r>
      <w:r w:rsidR="00340193" w:rsidRPr="00596DFC">
        <w:rPr>
          <w:lang w:bidi="he-IL"/>
        </w:rPr>
        <w:t>s</w:t>
      </w:r>
      <w:r w:rsidR="006D19AA" w:rsidRPr="00596DFC">
        <w:rPr>
          <w:lang w:bidi="he-IL"/>
        </w:rPr>
        <w:t xml:space="preserve"> with channel number or in sequenc</w:t>
      </w:r>
      <w:r w:rsidR="00BB05B3" w:rsidRPr="00596DFC">
        <w:rPr>
          <w:lang w:bidi="he-IL"/>
        </w:rPr>
        <w:t>e (channel up and channel down)</w:t>
      </w:r>
    </w:p>
    <w:p w14:paraId="5512FFD2" w14:textId="626BD17E" w:rsidR="006D19AA" w:rsidRPr="00596DFC" w:rsidRDefault="00ED290D" w:rsidP="00ED290D">
      <w:pPr>
        <w:pStyle w:val="enumlev1"/>
        <w:rPr>
          <w:lang w:eastAsia="ko-KR" w:bidi="he-IL"/>
        </w:rPr>
      </w:pPr>
      <w:r w:rsidRPr="00596DFC">
        <w:rPr>
          <w:lang w:eastAsia="zh-CN"/>
        </w:rPr>
        <w:t>•</w:t>
      </w:r>
      <w:r w:rsidRPr="00596DFC">
        <w:rPr>
          <w:lang w:eastAsia="zh-CN"/>
        </w:rPr>
        <w:tab/>
      </w:r>
      <w:r w:rsidR="006D19AA" w:rsidRPr="00596DFC">
        <w:rPr>
          <w:lang w:bidi="he-IL"/>
        </w:rPr>
        <w:t xml:space="preserve">Support to select audio language in case multi-language audio is available in </w:t>
      </w:r>
      <w:r w:rsidR="00340193" w:rsidRPr="00596DFC">
        <w:rPr>
          <w:lang w:bidi="he-IL"/>
        </w:rPr>
        <w:t xml:space="preserve">the </w:t>
      </w:r>
      <w:r w:rsidR="006D19AA" w:rsidRPr="00596DFC">
        <w:rPr>
          <w:lang w:bidi="he-IL"/>
        </w:rPr>
        <w:t>current channel</w:t>
      </w:r>
    </w:p>
    <w:p w14:paraId="54ED040A" w14:textId="4E777BC2" w:rsidR="006D19AA" w:rsidRPr="00596DFC" w:rsidRDefault="00ED290D" w:rsidP="00ED290D">
      <w:pPr>
        <w:pStyle w:val="enumlev1"/>
        <w:rPr>
          <w:lang w:eastAsia="ko-KR" w:bidi="he-IL"/>
        </w:rPr>
      </w:pPr>
      <w:r w:rsidRPr="00596DFC">
        <w:rPr>
          <w:lang w:eastAsia="zh-CN"/>
        </w:rPr>
        <w:t>•</w:t>
      </w:r>
      <w:r w:rsidRPr="00596DFC">
        <w:rPr>
          <w:lang w:eastAsia="zh-CN"/>
        </w:rPr>
        <w:tab/>
      </w:r>
      <w:r w:rsidR="006D19AA" w:rsidRPr="00596DFC">
        <w:rPr>
          <w:lang w:bidi="he-IL"/>
        </w:rPr>
        <w:t>Support to select subtitle</w:t>
      </w:r>
      <w:r w:rsidR="00340193" w:rsidRPr="00596DFC">
        <w:rPr>
          <w:lang w:bidi="he-IL"/>
        </w:rPr>
        <w:t>s</w:t>
      </w:r>
      <w:r w:rsidR="006D19AA" w:rsidRPr="00596DFC">
        <w:rPr>
          <w:lang w:bidi="he-IL"/>
        </w:rPr>
        <w:t xml:space="preserve"> language in case multi-language subtitle is available in </w:t>
      </w:r>
      <w:r w:rsidR="00340193" w:rsidRPr="00596DFC">
        <w:rPr>
          <w:lang w:bidi="he-IL"/>
        </w:rPr>
        <w:t xml:space="preserve">the </w:t>
      </w:r>
      <w:r w:rsidR="006D19AA" w:rsidRPr="00596DFC">
        <w:rPr>
          <w:lang w:bidi="he-IL"/>
        </w:rPr>
        <w:t>current channel</w:t>
      </w:r>
    </w:p>
    <w:p w14:paraId="6D9467F2" w14:textId="19EB0E5C" w:rsidR="006D19AA" w:rsidRPr="00596DFC" w:rsidRDefault="001E505B" w:rsidP="002910FB">
      <w:pPr>
        <w:pStyle w:val="Heading2"/>
        <w:rPr>
          <w:lang w:eastAsia="zh-CN"/>
        </w:rPr>
      </w:pPr>
      <w:bookmarkStart w:id="267" w:name="_Toc510518613"/>
      <w:bookmarkStart w:id="268" w:name="_Toc510519051"/>
      <w:bookmarkStart w:id="269" w:name="_Toc512688934"/>
      <w:bookmarkStart w:id="270" w:name="_Toc4662179"/>
      <w:bookmarkStart w:id="271" w:name="_Toc5895123"/>
      <w:bookmarkStart w:id="272" w:name="_Toc7503417"/>
      <w:r w:rsidRPr="00596DFC">
        <w:rPr>
          <w:lang w:eastAsia="zh-CN"/>
        </w:rPr>
        <w:t>7.8</w:t>
      </w:r>
      <w:r w:rsidRPr="00596DFC">
        <w:rPr>
          <w:lang w:eastAsia="zh-CN"/>
        </w:rPr>
        <w:tab/>
      </w:r>
      <w:r w:rsidR="006D19AA" w:rsidRPr="00596DFC">
        <w:rPr>
          <w:lang w:eastAsia="zh-CN"/>
        </w:rPr>
        <w:t>EPG</w:t>
      </w:r>
      <w:bookmarkEnd w:id="267"/>
      <w:bookmarkEnd w:id="268"/>
      <w:bookmarkEnd w:id="269"/>
      <w:bookmarkEnd w:id="270"/>
      <w:bookmarkEnd w:id="271"/>
      <w:bookmarkEnd w:id="272"/>
    </w:p>
    <w:p w14:paraId="4EEAE442" w14:textId="069C177C" w:rsidR="00262A0E" w:rsidRPr="00596DFC" w:rsidRDefault="00262A0E" w:rsidP="002910FB">
      <w:r w:rsidRPr="00596DFC">
        <w:t xml:space="preserve">The hybrid STB is required to support </w:t>
      </w:r>
      <w:r w:rsidR="00340193" w:rsidRPr="00596DFC">
        <w:t xml:space="preserve">a </w:t>
      </w:r>
      <w:r w:rsidRPr="00596DFC">
        <w:t>view of information about shows on program</w:t>
      </w:r>
      <w:r w:rsidR="00566F1B" w:rsidRPr="00596DFC">
        <w:t>me</w:t>
      </w:r>
      <w:r w:rsidRPr="00596DFC">
        <w:t xml:space="preserve">s, parallel timetable of shows and detailed description of shows. The </w:t>
      </w:r>
      <w:r w:rsidR="00340193" w:rsidRPr="00596DFC">
        <w:t>electronic programme guide (</w:t>
      </w:r>
      <w:r w:rsidRPr="00596DFC">
        <w:t>EPG</w:t>
      </w:r>
      <w:r w:rsidR="00340193" w:rsidRPr="00596DFC">
        <w:t>)</w:t>
      </w:r>
      <w:r w:rsidRPr="00596DFC">
        <w:t xml:space="preserve"> shall be implemented </w:t>
      </w:r>
      <w:r w:rsidR="00C527F1" w:rsidRPr="00596DFC">
        <w:t xml:space="preserve">in </w:t>
      </w:r>
      <w:r w:rsidRPr="00596DFC">
        <w:t xml:space="preserve">accordance with SI standard </w:t>
      </w:r>
      <w:r w:rsidR="0044351D" w:rsidRPr="00596DFC">
        <w:t xml:space="preserve">[ETSI </w:t>
      </w:r>
      <w:r w:rsidRPr="00596DFC">
        <w:t>EN 300 468</w:t>
      </w:r>
      <w:r w:rsidR="0044351D" w:rsidRPr="00596DFC">
        <w:t>]</w:t>
      </w:r>
      <w:r w:rsidRPr="00596DFC">
        <w:t>.</w:t>
      </w:r>
    </w:p>
    <w:p w14:paraId="3A0458AB" w14:textId="2B752574" w:rsidR="006D19AA" w:rsidRPr="00596DFC" w:rsidRDefault="006D19AA" w:rsidP="002910FB">
      <w:pPr>
        <w:rPr>
          <w:lang w:eastAsia="zh-CN"/>
        </w:rPr>
      </w:pPr>
      <w:r w:rsidRPr="00596DFC">
        <w:t xml:space="preserve">The hybrid STB is required to provide displaying EPG based on </w:t>
      </w:r>
      <w:r w:rsidR="00340193" w:rsidRPr="00596DFC">
        <w:t>event information table (</w:t>
      </w:r>
      <w:r w:rsidRPr="00596DFC">
        <w:t>EIT</w:t>
      </w:r>
      <w:r w:rsidR="00340193" w:rsidRPr="00596DFC">
        <w:t>)</w:t>
      </w:r>
      <w:r w:rsidRPr="00596DFC">
        <w:t xml:space="preserve"> service information, for today, tomorrow</w:t>
      </w:r>
      <w:r w:rsidR="00A12486" w:rsidRPr="00596DFC">
        <w:t xml:space="preserve"> and</w:t>
      </w:r>
      <w:r w:rsidR="003F00E3" w:rsidRPr="00596DFC">
        <w:t xml:space="preserve"> </w:t>
      </w:r>
      <w:r w:rsidR="00340193" w:rsidRPr="00596DFC">
        <w:t xml:space="preserve">the </w:t>
      </w:r>
      <w:r w:rsidRPr="00596DFC">
        <w:t>next 7 days (including current day)</w:t>
      </w:r>
      <w:r w:rsidRPr="00596DFC">
        <w:rPr>
          <w:lang w:eastAsia="zh-CN"/>
        </w:rPr>
        <w:t>.</w:t>
      </w:r>
    </w:p>
    <w:p w14:paraId="1F51DD20" w14:textId="0115E293" w:rsidR="006D19AA" w:rsidRPr="00596DFC" w:rsidRDefault="001E505B" w:rsidP="002910FB">
      <w:pPr>
        <w:pStyle w:val="Heading2"/>
        <w:rPr>
          <w:lang w:eastAsia="zh-CN"/>
        </w:rPr>
      </w:pPr>
      <w:bookmarkStart w:id="273" w:name="_Toc510518614"/>
      <w:bookmarkStart w:id="274" w:name="_Toc510519052"/>
      <w:bookmarkStart w:id="275" w:name="_Toc512688935"/>
      <w:bookmarkStart w:id="276" w:name="_Toc4662180"/>
      <w:bookmarkStart w:id="277" w:name="_Toc5895124"/>
      <w:bookmarkStart w:id="278" w:name="_Toc7503418"/>
      <w:r w:rsidRPr="00596DFC">
        <w:rPr>
          <w:lang w:eastAsia="zh-CN"/>
        </w:rPr>
        <w:t>7.9</w:t>
      </w:r>
      <w:r w:rsidRPr="00596DFC">
        <w:rPr>
          <w:lang w:eastAsia="zh-CN"/>
        </w:rPr>
        <w:tab/>
      </w:r>
      <w:r w:rsidR="006D19AA" w:rsidRPr="00596DFC">
        <w:rPr>
          <w:lang w:eastAsia="zh-CN"/>
        </w:rPr>
        <w:t>Subtitle</w:t>
      </w:r>
      <w:bookmarkEnd w:id="273"/>
      <w:bookmarkEnd w:id="274"/>
      <w:bookmarkEnd w:id="275"/>
      <w:bookmarkEnd w:id="276"/>
      <w:bookmarkEnd w:id="277"/>
      <w:r w:rsidR="00340193" w:rsidRPr="00596DFC">
        <w:rPr>
          <w:lang w:eastAsia="zh-CN"/>
        </w:rPr>
        <w:t>s</w:t>
      </w:r>
      <w:bookmarkEnd w:id="278"/>
    </w:p>
    <w:p w14:paraId="229CDD76" w14:textId="71C6ED80" w:rsidR="006D19AA" w:rsidRPr="00596DFC" w:rsidRDefault="006D19AA" w:rsidP="006D19AA">
      <w:r w:rsidRPr="00596DFC">
        <w:rPr>
          <w:iCs/>
        </w:rPr>
        <w:t xml:space="preserve">The hybrid STB is required to </w:t>
      </w:r>
      <w:r w:rsidRPr="00596DFC">
        <w:t>support decoding and view</w:t>
      </w:r>
      <w:r w:rsidR="00BB4C63" w:rsidRPr="00596DFC">
        <w:t>ing</w:t>
      </w:r>
      <w:r w:rsidRPr="00596DFC">
        <w:t xml:space="preserve"> of subtitle</w:t>
      </w:r>
      <w:r w:rsidR="00425226" w:rsidRPr="00596DFC">
        <w:t>s</w:t>
      </w:r>
      <w:r w:rsidRPr="00596DFC">
        <w:t xml:space="preserve"> and teletext.</w:t>
      </w:r>
    </w:p>
    <w:p w14:paraId="76E8B142" w14:textId="29757293" w:rsidR="006D19AA" w:rsidRPr="00596DFC" w:rsidRDefault="001E505B" w:rsidP="002910FB">
      <w:pPr>
        <w:pStyle w:val="Heading2"/>
        <w:rPr>
          <w:lang w:eastAsia="zh-CN"/>
        </w:rPr>
      </w:pPr>
      <w:bookmarkStart w:id="279" w:name="_Toc508612004"/>
      <w:bookmarkStart w:id="280" w:name="_Toc510518615"/>
      <w:bookmarkStart w:id="281" w:name="_Toc510519053"/>
      <w:bookmarkStart w:id="282" w:name="_Toc512688936"/>
      <w:bookmarkStart w:id="283" w:name="_Toc4662181"/>
      <w:bookmarkStart w:id="284" w:name="_Toc5895125"/>
      <w:bookmarkStart w:id="285" w:name="_Toc7503419"/>
      <w:r w:rsidRPr="00596DFC">
        <w:rPr>
          <w:lang w:eastAsia="zh-CN"/>
        </w:rPr>
        <w:t>7.10</w:t>
      </w:r>
      <w:r w:rsidRPr="00596DFC">
        <w:rPr>
          <w:lang w:eastAsia="zh-CN"/>
        </w:rPr>
        <w:tab/>
      </w:r>
      <w:r w:rsidR="006D19AA" w:rsidRPr="00596DFC">
        <w:rPr>
          <w:lang w:eastAsia="zh-CN"/>
        </w:rPr>
        <w:t>Program</w:t>
      </w:r>
      <w:r w:rsidR="00566F1B" w:rsidRPr="00596DFC">
        <w:rPr>
          <w:lang w:eastAsia="zh-CN"/>
        </w:rPr>
        <w:t>me</w:t>
      </w:r>
      <w:r w:rsidR="006D19AA" w:rsidRPr="00596DFC">
        <w:rPr>
          <w:lang w:eastAsia="zh-CN"/>
        </w:rPr>
        <w:t xml:space="preserve"> </w:t>
      </w:r>
      <w:r w:rsidR="00340193" w:rsidRPr="00596DFC">
        <w:rPr>
          <w:lang w:eastAsia="zh-CN"/>
        </w:rPr>
        <w:t>r</w:t>
      </w:r>
      <w:r w:rsidR="006D19AA" w:rsidRPr="00596DFC">
        <w:rPr>
          <w:lang w:eastAsia="zh-CN"/>
        </w:rPr>
        <w:t xml:space="preserve">ecord and </w:t>
      </w:r>
      <w:r w:rsidR="00340193" w:rsidRPr="00596DFC">
        <w:rPr>
          <w:lang w:eastAsia="zh-CN"/>
        </w:rPr>
        <w:t>p</w:t>
      </w:r>
      <w:r w:rsidR="006D19AA" w:rsidRPr="00596DFC">
        <w:rPr>
          <w:lang w:eastAsia="zh-CN"/>
        </w:rPr>
        <w:t>layback</w:t>
      </w:r>
      <w:bookmarkEnd w:id="279"/>
      <w:bookmarkEnd w:id="280"/>
      <w:bookmarkEnd w:id="281"/>
      <w:bookmarkEnd w:id="282"/>
      <w:bookmarkEnd w:id="283"/>
      <w:bookmarkEnd w:id="284"/>
      <w:bookmarkEnd w:id="285"/>
    </w:p>
    <w:p w14:paraId="57E5366C" w14:textId="726340EC" w:rsidR="006D19AA" w:rsidRPr="00596DFC" w:rsidRDefault="006D19AA" w:rsidP="00A3240C">
      <w:pPr>
        <w:rPr>
          <w:rFonts w:eastAsia="Malgun Gothic"/>
          <w:lang w:eastAsia="ko-KR" w:bidi="he-IL"/>
        </w:rPr>
      </w:pPr>
      <w:r w:rsidRPr="00596DFC">
        <w:rPr>
          <w:lang w:eastAsia="ko-KR" w:bidi="he-IL"/>
        </w:rPr>
        <w:t>The hybrid STB is recommended to support native program</w:t>
      </w:r>
      <w:r w:rsidR="00566F1B" w:rsidRPr="00596DFC">
        <w:rPr>
          <w:lang w:eastAsia="ko-KR" w:bidi="he-IL"/>
        </w:rPr>
        <w:t>me</w:t>
      </w:r>
      <w:r w:rsidRPr="00596DFC">
        <w:rPr>
          <w:lang w:eastAsia="ko-KR" w:bidi="he-IL"/>
        </w:rPr>
        <w:t xml:space="preserve"> record and playback features based on external USB storage, with </w:t>
      </w:r>
      <w:r w:rsidR="00340193" w:rsidRPr="00596DFC">
        <w:rPr>
          <w:lang w:eastAsia="ko-KR" w:bidi="he-IL"/>
        </w:rPr>
        <w:t xml:space="preserve">the </w:t>
      </w:r>
      <w:r w:rsidRPr="00596DFC">
        <w:rPr>
          <w:lang w:eastAsia="ko-KR" w:bidi="he-IL"/>
        </w:rPr>
        <w:t>following functions:</w:t>
      </w:r>
    </w:p>
    <w:p w14:paraId="0F65BA68" w14:textId="4E0AC4C3" w:rsidR="006D19AA" w:rsidRPr="00596DFC" w:rsidRDefault="002910FB" w:rsidP="002910FB">
      <w:pPr>
        <w:pStyle w:val="enumlev1"/>
        <w:rPr>
          <w:lang w:eastAsia="ko-KR" w:bidi="he-IL"/>
        </w:rPr>
      </w:pPr>
      <w:r w:rsidRPr="00596DFC">
        <w:rPr>
          <w:lang w:eastAsia="zh-CN"/>
        </w:rPr>
        <w:t>•</w:t>
      </w:r>
      <w:r w:rsidRPr="00596DFC">
        <w:rPr>
          <w:lang w:eastAsia="zh-CN"/>
        </w:rPr>
        <w:tab/>
      </w:r>
      <w:r w:rsidR="006D19AA" w:rsidRPr="00596DFC">
        <w:rPr>
          <w:lang w:eastAsia="ko-KR" w:bidi="he-IL"/>
        </w:rPr>
        <w:t>The user is able to record content from the broadcast to the USB storage</w:t>
      </w:r>
    </w:p>
    <w:p w14:paraId="4CACF435" w14:textId="220F4DDB" w:rsidR="006D19AA" w:rsidRPr="00596DFC" w:rsidRDefault="002910FB" w:rsidP="002910FB">
      <w:pPr>
        <w:pStyle w:val="enumlev1"/>
        <w:rPr>
          <w:lang w:eastAsia="ko-KR" w:bidi="he-IL"/>
        </w:rPr>
      </w:pPr>
      <w:r w:rsidRPr="00596DFC">
        <w:rPr>
          <w:lang w:eastAsia="zh-CN"/>
        </w:rPr>
        <w:t>•</w:t>
      </w:r>
      <w:r w:rsidRPr="00596DFC">
        <w:rPr>
          <w:lang w:eastAsia="zh-CN"/>
        </w:rPr>
        <w:tab/>
      </w:r>
      <w:r w:rsidR="006D19AA" w:rsidRPr="00596DFC">
        <w:rPr>
          <w:lang w:eastAsia="ko-KR" w:bidi="he-IL"/>
        </w:rPr>
        <w:t xml:space="preserve">The user is able </w:t>
      </w:r>
      <w:r w:rsidR="00C97190" w:rsidRPr="00596DFC">
        <w:rPr>
          <w:lang w:eastAsia="ko-KR" w:bidi="he-IL"/>
        </w:rPr>
        <w:t xml:space="preserve">to </w:t>
      </w:r>
      <w:r w:rsidR="00340193" w:rsidRPr="00596DFC">
        <w:rPr>
          <w:lang w:eastAsia="ko-KR" w:bidi="he-IL"/>
        </w:rPr>
        <w:t>t</w:t>
      </w:r>
      <w:r w:rsidR="000326AF" w:rsidRPr="00596DFC">
        <w:rPr>
          <w:lang w:eastAsia="ko-KR" w:bidi="he-IL"/>
        </w:rPr>
        <w:t xml:space="preserve">rick </w:t>
      </w:r>
      <w:r w:rsidR="00340193" w:rsidRPr="00596DFC">
        <w:rPr>
          <w:lang w:eastAsia="ko-KR" w:bidi="he-IL"/>
        </w:rPr>
        <w:t>p</w:t>
      </w:r>
      <w:r w:rsidR="000326AF" w:rsidRPr="00596DFC">
        <w:rPr>
          <w:lang w:eastAsia="ko-KR" w:bidi="he-IL"/>
        </w:rPr>
        <w:t>lay</w:t>
      </w:r>
      <w:r w:rsidR="006D19AA" w:rsidRPr="00596DFC">
        <w:rPr>
          <w:lang w:eastAsia="ko-KR" w:bidi="he-IL"/>
        </w:rPr>
        <w:t xml:space="preserve"> when an external storage device is connected </w:t>
      </w:r>
    </w:p>
    <w:p w14:paraId="22217996" w14:textId="3D170DD6" w:rsidR="006D19AA" w:rsidRPr="00596DFC" w:rsidRDefault="002910FB" w:rsidP="002910FB">
      <w:pPr>
        <w:pStyle w:val="enumlev1"/>
        <w:rPr>
          <w:lang w:eastAsia="ko-KR" w:bidi="he-IL"/>
        </w:rPr>
      </w:pPr>
      <w:r w:rsidRPr="00596DFC">
        <w:rPr>
          <w:lang w:eastAsia="zh-CN"/>
        </w:rPr>
        <w:t>•</w:t>
      </w:r>
      <w:r w:rsidRPr="00596DFC">
        <w:rPr>
          <w:lang w:eastAsia="zh-CN"/>
        </w:rPr>
        <w:tab/>
      </w:r>
      <w:r w:rsidR="006D19AA" w:rsidRPr="00596DFC">
        <w:rPr>
          <w:lang w:eastAsia="ko-KR" w:bidi="he-IL"/>
        </w:rPr>
        <w:t>Support immediate recording, scheduled recording and simultaneous playback and recording</w:t>
      </w:r>
    </w:p>
    <w:p w14:paraId="79422B48" w14:textId="33FC96F7" w:rsidR="006D19AA" w:rsidRPr="00596DFC" w:rsidRDefault="002910FB" w:rsidP="002910FB">
      <w:pPr>
        <w:pStyle w:val="enumlev1"/>
        <w:rPr>
          <w:lang w:eastAsia="ko-KR" w:bidi="he-IL"/>
        </w:rPr>
      </w:pPr>
      <w:r w:rsidRPr="00596DFC">
        <w:rPr>
          <w:lang w:eastAsia="zh-CN"/>
        </w:rPr>
        <w:t>•</w:t>
      </w:r>
      <w:r w:rsidRPr="00596DFC">
        <w:rPr>
          <w:lang w:eastAsia="zh-CN"/>
        </w:rPr>
        <w:tab/>
      </w:r>
      <w:r w:rsidR="006D19AA" w:rsidRPr="00596DFC">
        <w:rPr>
          <w:lang w:eastAsia="ko-KR" w:bidi="he-IL"/>
        </w:rPr>
        <w:t>Support to display the storage status in settings menu. (Memory usage, format option, etc</w:t>
      </w:r>
      <w:r w:rsidR="00FD2C09" w:rsidRPr="00596DFC">
        <w:rPr>
          <w:lang w:eastAsia="ko-KR" w:bidi="he-IL"/>
        </w:rPr>
        <w:t>.</w:t>
      </w:r>
      <w:r w:rsidR="006D19AA" w:rsidRPr="00596DFC">
        <w:rPr>
          <w:lang w:eastAsia="ko-KR" w:bidi="he-IL"/>
        </w:rPr>
        <w:t xml:space="preserve">) </w:t>
      </w:r>
    </w:p>
    <w:p w14:paraId="7A836768" w14:textId="7D9C100C" w:rsidR="006D19AA" w:rsidRPr="00596DFC" w:rsidRDefault="002910FB" w:rsidP="002910FB">
      <w:pPr>
        <w:pStyle w:val="enumlev1"/>
        <w:rPr>
          <w:lang w:eastAsia="ko-KR" w:bidi="he-IL"/>
        </w:rPr>
      </w:pPr>
      <w:r w:rsidRPr="00596DFC">
        <w:rPr>
          <w:lang w:eastAsia="zh-CN"/>
        </w:rPr>
        <w:t>•</w:t>
      </w:r>
      <w:r w:rsidRPr="00596DFC">
        <w:rPr>
          <w:lang w:eastAsia="zh-CN"/>
        </w:rPr>
        <w:tab/>
      </w:r>
      <w:r w:rsidR="006D19AA" w:rsidRPr="00596DFC">
        <w:rPr>
          <w:lang w:eastAsia="zh-CN" w:bidi="he-IL"/>
        </w:rPr>
        <w:t xml:space="preserve">The recorded content shall be re-encrypted by hardware </w:t>
      </w:r>
      <w:r w:rsidR="00340193" w:rsidRPr="00596DFC">
        <w:rPr>
          <w:lang w:eastAsia="zh-CN" w:bidi="he-IL"/>
        </w:rPr>
        <w:t>advanced encryption standard (</w:t>
      </w:r>
      <w:r w:rsidR="00F81757" w:rsidRPr="00596DFC">
        <w:rPr>
          <w:lang w:eastAsia="zh-CN" w:bidi="he-IL"/>
        </w:rPr>
        <w:t>AES</w:t>
      </w:r>
      <w:r w:rsidR="00340193" w:rsidRPr="00596DFC">
        <w:rPr>
          <w:lang w:eastAsia="zh-CN" w:bidi="he-IL"/>
        </w:rPr>
        <w:t>)</w:t>
      </w:r>
      <w:r w:rsidR="00F81757" w:rsidRPr="00596DFC">
        <w:rPr>
          <w:lang w:eastAsia="zh-CN" w:bidi="he-IL"/>
        </w:rPr>
        <w:t xml:space="preserve"> </w:t>
      </w:r>
      <w:r w:rsidR="006D19AA" w:rsidRPr="00596DFC">
        <w:rPr>
          <w:lang w:eastAsia="zh-CN" w:bidi="he-IL"/>
        </w:rPr>
        <w:t xml:space="preserve">engine with chipset unique root key, to make sure the content can be played on </w:t>
      </w:r>
      <w:r w:rsidR="00282C87" w:rsidRPr="00596DFC">
        <w:rPr>
          <w:lang w:eastAsia="zh-CN" w:bidi="he-IL"/>
        </w:rPr>
        <w:t xml:space="preserve">the </w:t>
      </w:r>
      <w:r w:rsidR="006D19AA" w:rsidRPr="00596DFC">
        <w:rPr>
          <w:lang w:eastAsia="zh-CN" w:bidi="he-IL"/>
        </w:rPr>
        <w:t>current STB only</w:t>
      </w:r>
      <w:r w:rsidR="00A271E8" w:rsidRPr="00596DFC">
        <w:rPr>
          <w:lang w:eastAsia="zh-CN" w:bidi="he-IL"/>
        </w:rPr>
        <w:t>.</w:t>
      </w:r>
    </w:p>
    <w:p w14:paraId="404B50E6" w14:textId="39688E7C" w:rsidR="006D19AA" w:rsidRPr="00596DFC" w:rsidRDefault="001E505B" w:rsidP="002910FB">
      <w:pPr>
        <w:pStyle w:val="Heading2"/>
        <w:rPr>
          <w:lang w:eastAsia="zh-CN" w:bidi="he-IL"/>
        </w:rPr>
      </w:pPr>
      <w:bookmarkStart w:id="286" w:name="_Toc510518616"/>
      <w:bookmarkStart w:id="287" w:name="_Toc510519054"/>
      <w:bookmarkStart w:id="288" w:name="_Toc512688937"/>
      <w:bookmarkStart w:id="289" w:name="_Toc4662182"/>
      <w:bookmarkStart w:id="290" w:name="_Toc5895126"/>
      <w:bookmarkStart w:id="291" w:name="_Toc7503420"/>
      <w:r w:rsidRPr="00596DFC">
        <w:rPr>
          <w:lang w:eastAsia="zh-CN" w:bidi="he-IL"/>
        </w:rPr>
        <w:t>7.11</w:t>
      </w:r>
      <w:r w:rsidRPr="00596DFC">
        <w:rPr>
          <w:lang w:eastAsia="zh-CN" w:bidi="he-IL"/>
        </w:rPr>
        <w:tab/>
      </w:r>
      <w:r w:rsidR="006D19AA" w:rsidRPr="00596DFC">
        <w:rPr>
          <w:lang w:eastAsia="zh-CN" w:bidi="he-IL"/>
        </w:rPr>
        <w:t>Multi-</w:t>
      </w:r>
      <w:r w:rsidR="00340193" w:rsidRPr="00596DFC">
        <w:rPr>
          <w:lang w:eastAsia="zh-CN" w:bidi="he-IL"/>
        </w:rPr>
        <w:t>m</w:t>
      </w:r>
      <w:r w:rsidR="006D19AA" w:rsidRPr="00596DFC">
        <w:rPr>
          <w:lang w:eastAsia="zh-CN" w:bidi="he-IL"/>
        </w:rPr>
        <w:t xml:space="preserve">edia </w:t>
      </w:r>
      <w:r w:rsidR="00340193" w:rsidRPr="00596DFC">
        <w:rPr>
          <w:lang w:eastAsia="zh-CN" w:bidi="he-IL"/>
        </w:rPr>
        <w:t>p</w:t>
      </w:r>
      <w:r w:rsidR="006D19AA" w:rsidRPr="00596DFC">
        <w:rPr>
          <w:lang w:eastAsia="zh-CN" w:bidi="he-IL"/>
        </w:rPr>
        <w:t>layer</w:t>
      </w:r>
      <w:bookmarkEnd w:id="286"/>
      <w:bookmarkEnd w:id="287"/>
      <w:bookmarkEnd w:id="288"/>
      <w:bookmarkEnd w:id="289"/>
      <w:bookmarkEnd w:id="290"/>
      <w:bookmarkEnd w:id="291"/>
    </w:p>
    <w:p w14:paraId="246B4EE3" w14:textId="34F84DE5" w:rsidR="006D19AA" w:rsidRPr="00596DFC" w:rsidRDefault="006D19AA" w:rsidP="002910FB">
      <w:pPr>
        <w:rPr>
          <w:rFonts w:eastAsia="Malgun Gothic"/>
          <w:lang w:eastAsia="ko-KR" w:bidi="he-IL"/>
        </w:rPr>
      </w:pPr>
      <w:r w:rsidRPr="00596DFC">
        <w:rPr>
          <w:iCs/>
        </w:rPr>
        <w:t xml:space="preserve">The hybrid STB is required to </w:t>
      </w:r>
      <w:r w:rsidRPr="00596DFC">
        <w:rPr>
          <w:lang w:eastAsia="ko-KR" w:bidi="he-IL"/>
        </w:rPr>
        <w:t xml:space="preserve">support </w:t>
      </w:r>
      <w:r w:rsidR="00340193" w:rsidRPr="00596DFC">
        <w:rPr>
          <w:lang w:eastAsia="ko-KR" w:bidi="he-IL"/>
        </w:rPr>
        <w:t xml:space="preserve">a </w:t>
      </w:r>
      <w:r w:rsidRPr="00596DFC">
        <w:rPr>
          <w:lang w:eastAsia="ko-KR" w:bidi="he-IL"/>
        </w:rPr>
        <w:t>multi-media player for playing local (via external USB storage) and cloud (via IP) media content.</w:t>
      </w:r>
    </w:p>
    <w:p w14:paraId="43BE314F" w14:textId="558DADA1" w:rsidR="006D19AA" w:rsidRPr="00596DFC" w:rsidRDefault="001E505B" w:rsidP="002910FB">
      <w:pPr>
        <w:pStyle w:val="Heading2"/>
      </w:pPr>
      <w:bookmarkStart w:id="292" w:name="_Toc510518617"/>
      <w:bookmarkStart w:id="293" w:name="_Toc510519055"/>
      <w:bookmarkStart w:id="294" w:name="_Toc512688938"/>
      <w:bookmarkStart w:id="295" w:name="_Toc4662183"/>
      <w:bookmarkStart w:id="296" w:name="_Toc5895127"/>
      <w:bookmarkStart w:id="297" w:name="_Toc7503421"/>
      <w:r w:rsidRPr="00596DFC">
        <w:t>7.12</w:t>
      </w:r>
      <w:r w:rsidRPr="00596DFC">
        <w:tab/>
      </w:r>
      <w:r w:rsidR="006D19AA" w:rsidRPr="00596DFC">
        <w:t xml:space="preserve">IP </w:t>
      </w:r>
      <w:r w:rsidR="00340193" w:rsidRPr="00596DFC">
        <w:t>s</w:t>
      </w:r>
      <w:r w:rsidR="006D19AA" w:rsidRPr="00596DFC">
        <w:t xml:space="preserve">treaming and </w:t>
      </w:r>
      <w:r w:rsidR="00340193" w:rsidRPr="00596DFC">
        <w:t>s</w:t>
      </w:r>
      <w:r w:rsidR="006D19AA" w:rsidRPr="00596DFC">
        <w:t>ervice</w:t>
      </w:r>
      <w:bookmarkEnd w:id="292"/>
      <w:bookmarkEnd w:id="293"/>
      <w:bookmarkEnd w:id="294"/>
      <w:bookmarkEnd w:id="295"/>
      <w:bookmarkEnd w:id="296"/>
      <w:bookmarkEnd w:id="297"/>
    </w:p>
    <w:p w14:paraId="72766B2E" w14:textId="6EB16FA7" w:rsidR="006D19AA" w:rsidRPr="00596DFC" w:rsidRDefault="006D19AA" w:rsidP="002910FB">
      <w:pPr>
        <w:rPr>
          <w:iCs/>
        </w:rPr>
      </w:pPr>
      <w:r w:rsidRPr="00596DFC">
        <w:rPr>
          <w:iCs/>
        </w:rPr>
        <w:t xml:space="preserve">The hybrid STB is required to </w:t>
      </w:r>
      <w:r w:rsidRPr="00596DFC">
        <w:rPr>
          <w:lang w:eastAsia="ko-KR" w:bidi="he-IL"/>
        </w:rPr>
        <w:t>support at least one type of http adaptive streaming protocol, such as HLS, MPEG-DASH, Smooth Streaming, etc</w:t>
      </w:r>
      <w:r w:rsidR="00FD2C09" w:rsidRPr="00596DFC">
        <w:rPr>
          <w:lang w:eastAsia="ko-KR" w:bidi="he-IL"/>
        </w:rPr>
        <w:t>.</w:t>
      </w:r>
      <w:r w:rsidRPr="00596DFC">
        <w:rPr>
          <w:lang w:eastAsia="ko-KR" w:bidi="he-IL"/>
        </w:rPr>
        <w:t xml:space="preserve">, the exact selection will be defined by </w:t>
      </w:r>
      <w:r w:rsidR="00F96C21" w:rsidRPr="00596DFC">
        <w:rPr>
          <w:lang w:eastAsia="ko-KR" w:bidi="he-IL"/>
        </w:rPr>
        <w:t xml:space="preserve">the </w:t>
      </w:r>
      <w:r w:rsidRPr="00596DFC">
        <w:rPr>
          <w:lang w:eastAsia="ko-KR" w:bidi="he-IL"/>
        </w:rPr>
        <w:t>operator</w:t>
      </w:r>
      <w:r w:rsidR="00263E80" w:rsidRPr="00596DFC">
        <w:rPr>
          <w:lang w:eastAsia="ko-KR" w:bidi="he-IL"/>
        </w:rPr>
        <w:t>s</w:t>
      </w:r>
      <w:r w:rsidRPr="00596DFC">
        <w:rPr>
          <w:lang w:eastAsia="ko-KR" w:bidi="he-IL"/>
        </w:rPr>
        <w:t xml:space="preserve"> and broadcaster</w:t>
      </w:r>
      <w:r w:rsidR="00263E80" w:rsidRPr="00596DFC">
        <w:rPr>
          <w:lang w:eastAsia="ko-KR" w:bidi="he-IL"/>
        </w:rPr>
        <w:t>s</w:t>
      </w:r>
      <w:r w:rsidRPr="00596DFC">
        <w:rPr>
          <w:lang w:eastAsia="ko-KR" w:bidi="he-IL"/>
        </w:rPr>
        <w:t>.</w:t>
      </w:r>
      <w:r w:rsidR="002910FB" w:rsidRPr="00596DFC">
        <w:rPr>
          <w:lang w:eastAsia="ko-KR" w:bidi="he-IL"/>
        </w:rPr>
        <w:t xml:space="preserve"> </w:t>
      </w:r>
      <w:r w:rsidRPr="00596DFC">
        <w:rPr>
          <w:iCs/>
        </w:rPr>
        <w:t xml:space="preserve">The hybrid STB is recommended to support both multicast </w:t>
      </w:r>
      <w:ins w:id="298" w:author="Saha, Paritosh" w:date="2023-04-21T06:17:00Z">
        <w:r w:rsidR="00FF7324">
          <w:rPr>
            <w:iCs/>
          </w:rPr>
          <w:t xml:space="preserve">network </w:t>
        </w:r>
      </w:ins>
      <w:ins w:id="299" w:author="Saha, Paritosh" w:date="2023-04-21T06:18:00Z">
        <w:r w:rsidR="00FF7324">
          <w:rPr>
            <w:iCs/>
          </w:rPr>
          <w:t xml:space="preserve">technologies </w:t>
        </w:r>
      </w:ins>
      <w:ins w:id="300" w:author="Saha, Paritosh" w:date="2023-04-21T06:17:00Z">
        <w:r w:rsidR="00FF7324">
          <w:rPr>
            <w:iCs/>
          </w:rPr>
          <w:t xml:space="preserve">for </w:t>
        </w:r>
        <w:r w:rsidR="00FF7324">
          <w:rPr>
            <w:iCs/>
          </w:rPr>
          <w:lastRenderedPageBreak/>
          <w:t xml:space="preserve">IPTV </w:t>
        </w:r>
      </w:ins>
      <w:r w:rsidRPr="00596DFC">
        <w:rPr>
          <w:iCs/>
        </w:rPr>
        <w:t>and unicast</w:t>
      </w:r>
      <w:ins w:id="301" w:author="Saha, Paritosh" w:date="2023-04-21T06:17:00Z">
        <w:r w:rsidR="00FF7324">
          <w:rPr>
            <w:iCs/>
          </w:rPr>
          <w:t xml:space="preserve"> </w:t>
        </w:r>
      </w:ins>
      <w:r w:rsidRPr="00596DFC">
        <w:rPr>
          <w:iCs/>
        </w:rPr>
        <w:t>network technologies</w:t>
      </w:r>
      <w:ins w:id="302" w:author="Saha, Paritosh" w:date="2023-04-21T06:18:00Z">
        <w:r w:rsidR="00FF7324">
          <w:rPr>
            <w:iCs/>
          </w:rPr>
          <w:t xml:space="preserve"> for OTT</w:t>
        </w:r>
      </w:ins>
      <w:r w:rsidRPr="00596DFC">
        <w:rPr>
          <w:iCs/>
        </w:rPr>
        <w:t xml:space="preserve"> and support switch</w:t>
      </w:r>
      <w:r w:rsidR="00BD302B" w:rsidRPr="00596DFC">
        <w:rPr>
          <w:iCs/>
        </w:rPr>
        <w:t>ing</w:t>
      </w:r>
      <w:r w:rsidRPr="00596DFC">
        <w:rPr>
          <w:iCs/>
        </w:rPr>
        <w:t xml:space="preserve"> from multicast to unicast </w:t>
      </w:r>
      <w:r w:rsidR="00473526" w:rsidRPr="00596DFC">
        <w:rPr>
          <w:iCs/>
        </w:rPr>
        <w:t>when necessary</w:t>
      </w:r>
      <w:ins w:id="303" w:author="Saha, Paritosh" w:date="2023-04-21T06:18:00Z">
        <w:r w:rsidR="00FF7324">
          <w:rPr>
            <w:iCs/>
          </w:rPr>
          <w:t xml:space="preserve"> and allowed if security parameters are complied w</w:t>
        </w:r>
      </w:ins>
      <w:ins w:id="304" w:author="Saha, Paritosh" w:date="2023-04-21T06:19:00Z">
        <w:r w:rsidR="00FF7324">
          <w:rPr>
            <w:iCs/>
          </w:rPr>
          <w:t>ith</w:t>
        </w:r>
      </w:ins>
      <w:r w:rsidRPr="00596DFC">
        <w:rPr>
          <w:iCs/>
        </w:rPr>
        <w:t>.</w:t>
      </w:r>
    </w:p>
    <w:p w14:paraId="51C60656" w14:textId="0E1E2156" w:rsidR="000B2991" w:rsidRPr="00596DFC" w:rsidRDefault="001E505B" w:rsidP="002910FB">
      <w:pPr>
        <w:pStyle w:val="Heading2"/>
      </w:pPr>
      <w:bookmarkStart w:id="305" w:name="_Toc4662184"/>
      <w:bookmarkStart w:id="306" w:name="_Toc5895128"/>
      <w:bookmarkStart w:id="307" w:name="_Toc7503422"/>
      <w:r w:rsidRPr="00596DFC">
        <w:t>7.13</w:t>
      </w:r>
      <w:r w:rsidRPr="00596DFC">
        <w:tab/>
      </w:r>
      <w:r w:rsidR="000B2991" w:rsidRPr="00596DFC">
        <w:t>Browser</w:t>
      </w:r>
      <w:bookmarkEnd w:id="305"/>
      <w:bookmarkEnd w:id="306"/>
      <w:bookmarkEnd w:id="307"/>
    </w:p>
    <w:p w14:paraId="34EDF114" w14:textId="35D669F9" w:rsidR="000B2991" w:rsidRPr="00596DFC" w:rsidRDefault="000B2991" w:rsidP="002910FB">
      <w:pPr>
        <w:rPr>
          <w:lang w:bidi="he-IL"/>
        </w:rPr>
      </w:pPr>
      <w:r w:rsidRPr="00596DFC">
        <w:rPr>
          <w:lang w:bidi="he-IL"/>
        </w:rPr>
        <w:t xml:space="preserve">The hybrid STB is required to integrate </w:t>
      </w:r>
      <w:r w:rsidR="00894770" w:rsidRPr="00596DFC">
        <w:rPr>
          <w:lang w:bidi="he-IL"/>
        </w:rPr>
        <w:t xml:space="preserve">a </w:t>
      </w:r>
      <w:r w:rsidRPr="00596DFC">
        <w:rPr>
          <w:lang w:bidi="he-IL"/>
        </w:rPr>
        <w:t xml:space="preserve">browser which complies with </w:t>
      </w:r>
      <w:r w:rsidR="00894770" w:rsidRPr="00596DFC">
        <w:rPr>
          <w:lang w:bidi="he-IL"/>
        </w:rPr>
        <w:t xml:space="preserve">the </w:t>
      </w:r>
      <w:r w:rsidRPr="00596DFC">
        <w:rPr>
          <w:lang w:bidi="he-IL"/>
        </w:rPr>
        <w:t>following specification:</w:t>
      </w:r>
    </w:p>
    <w:p w14:paraId="27464BF5" w14:textId="380D610F" w:rsidR="000B2991" w:rsidRPr="00596DFC" w:rsidRDefault="002910FB" w:rsidP="002910FB">
      <w:pPr>
        <w:pStyle w:val="enumlev1"/>
        <w:rPr>
          <w:lang w:eastAsia="zh-CN" w:bidi="he-IL"/>
        </w:rPr>
      </w:pPr>
      <w:r w:rsidRPr="00596DFC">
        <w:rPr>
          <w:lang w:eastAsia="zh-CN"/>
        </w:rPr>
        <w:t>•</w:t>
      </w:r>
      <w:r w:rsidRPr="00596DFC">
        <w:rPr>
          <w:lang w:eastAsia="zh-CN"/>
        </w:rPr>
        <w:tab/>
      </w:r>
      <w:r w:rsidR="000B2991" w:rsidRPr="00596DFC">
        <w:rPr>
          <w:lang w:eastAsia="zh-CN" w:bidi="he-IL"/>
        </w:rPr>
        <w:t>HTML5 profile compatible</w:t>
      </w:r>
    </w:p>
    <w:p w14:paraId="4EDCB89D" w14:textId="605706FA" w:rsidR="000B2991" w:rsidRPr="00596DFC" w:rsidRDefault="002910FB" w:rsidP="002910FB">
      <w:pPr>
        <w:pStyle w:val="enumlev1"/>
        <w:rPr>
          <w:lang w:eastAsia="zh-CN" w:bidi="he-IL"/>
        </w:rPr>
      </w:pPr>
      <w:r w:rsidRPr="00596DFC">
        <w:rPr>
          <w:lang w:eastAsia="zh-CN"/>
        </w:rPr>
        <w:t>•</w:t>
      </w:r>
      <w:r w:rsidRPr="00596DFC">
        <w:rPr>
          <w:lang w:eastAsia="zh-CN"/>
        </w:rPr>
        <w:tab/>
      </w:r>
      <w:r w:rsidR="000B2991" w:rsidRPr="00596DFC">
        <w:rPr>
          <w:lang w:eastAsia="zh-CN" w:bidi="he-IL"/>
        </w:rPr>
        <w:t xml:space="preserve">Support for JavaScript </w:t>
      </w:r>
    </w:p>
    <w:p w14:paraId="7079E4E3" w14:textId="7853E8CB" w:rsidR="006D19AA" w:rsidRPr="00596DFC" w:rsidRDefault="001E505B" w:rsidP="002910FB">
      <w:pPr>
        <w:pStyle w:val="Heading2"/>
        <w:rPr>
          <w:rFonts w:ascii="Microsoft YaHei" w:hAnsi="Microsoft YaHei" w:cs="SimSun"/>
          <w:lang w:eastAsia="zh-CN"/>
        </w:rPr>
      </w:pPr>
      <w:bookmarkStart w:id="308" w:name="_Toc508612008"/>
      <w:bookmarkStart w:id="309" w:name="_Toc510518618"/>
      <w:bookmarkStart w:id="310" w:name="_Toc510519056"/>
      <w:bookmarkStart w:id="311" w:name="_Toc512688939"/>
      <w:bookmarkStart w:id="312" w:name="_Toc4662185"/>
      <w:bookmarkStart w:id="313" w:name="_Toc5895129"/>
      <w:bookmarkStart w:id="314" w:name="_Toc7503423"/>
      <w:r w:rsidRPr="00596DFC">
        <w:t>7.14</w:t>
      </w:r>
      <w:r w:rsidRPr="00596DFC">
        <w:tab/>
      </w:r>
      <w:r w:rsidR="006D19AA" w:rsidRPr="00596DFC">
        <w:rPr>
          <w:lang w:eastAsia="zh-CN"/>
        </w:rPr>
        <w:t>Security</w:t>
      </w:r>
      <w:bookmarkEnd w:id="308"/>
      <w:bookmarkEnd w:id="309"/>
      <w:bookmarkEnd w:id="310"/>
      <w:bookmarkEnd w:id="311"/>
      <w:bookmarkEnd w:id="312"/>
      <w:bookmarkEnd w:id="313"/>
      <w:bookmarkEnd w:id="314"/>
    </w:p>
    <w:p w14:paraId="0F4ED48D" w14:textId="13A1D2E0" w:rsidR="006D19AA" w:rsidRPr="00596DFC" w:rsidRDefault="006D19AA" w:rsidP="002910FB">
      <w:pPr>
        <w:rPr>
          <w:lang w:eastAsia="zh-CN" w:bidi="he-IL"/>
        </w:rPr>
      </w:pPr>
      <w:r w:rsidRPr="00596DFC">
        <w:rPr>
          <w:lang w:eastAsia="zh-CN" w:bidi="he-IL"/>
        </w:rPr>
        <w:t xml:space="preserve">The hybrid STB is required to comply </w:t>
      </w:r>
      <w:r w:rsidR="00894770" w:rsidRPr="00596DFC">
        <w:rPr>
          <w:lang w:eastAsia="zh-CN" w:bidi="he-IL"/>
        </w:rPr>
        <w:t xml:space="preserve">to </w:t>
      </w:r>
      <w:ins w:id="315" w:author="Saha, Paritosh" w:date="2023-04-21T06:19:00Z">
        <w:r w:rsidR="00FF7324">
          <w:rPr>
            <w:lang w:eastAsia="zh-CN" w:bidi="he-IL"/>
          </w:rPr>
          <w:t xml:space="preserve">all the </w:t>
        </w:r>
      </w:ins>
      <w:r w:rsidRPr="00596DFC">
        <w:rPr>
          <w:lang w:eastAsia="zh-CN" w:bidi="he-IL"/>
        </w:rPr>
        <w:t xml:space="preserve">security requirements </w:t>
      </w:r>
      <w:r w:rsidR="00F87669" w:rsidRPr="00596DFC">
        <w:rPr>
          <w:lang w:eastAsia="zh-CN" w:bidi="he-IL"/>
        </w:rPr>
        <w:t xml:space="preserve">of </w:t>
      </w:r>
      <w:r w:rsidRPr="00596DFC">
        <w:rPr>
          <w:lang w:eastAsia="zh-CN" w:bidi="he-IL"/>
        </w:rPr>
        <w:t xml:space="preserve">CAS vendor, at least </w:t>
      </w:r>
      <w:r w:rsidR="00FC171C" w:rsidRPr="00596DFC">
        <w:rPr>
          <w:lang w:eastAsia="zh-CN" w:bidi="he-IL"/>
        </w:rPr>
        <w:t xml:space="preserve">the </w:t>
      </w:r>
      <w:r w:rsidRPr="00596DFC">
        <w:rPr>
          <w:lang w:eastAsia="zh-CN" w:bidi="he-IL"/>
        </w:rPr>
        <w:t xml:space="preserve">following features </w:t>
      </w:r>
      <w:ins w:id="316" w:author="Meenakshi" w:date="2023-04-24T20:16:00Z">
        <w:r w:rsidR="00623DD6">
          <w:rPr>
            <w:lang w:eastAsia="zh-CN" w:bidi="he-IL"/>
          </w:rPr>
          <w:t xml:space="preserve">required to </w:t>
        </w:r>
      </w:ins>
      <w:r w:rsidRPr="00596DFC">
        <w:rPr>
          <w:lang w:eastAsia="zh-CN" w:bidi="he-IL"/>
        </w:rPr>
        <w:t>be applied:</w:t>
      </w:r>
    </w:p>
    <w:p w14:paraId="5E3CD0E8" w14:textId="47F4AC04" w:rsidR="006D19AA" w:rsidRPr="00596DFC" w:rsidRDefault="002910FB" w:rsidP="002910FB">
      <w:pPr>
        <w:pStyle w:val="enumlev1"/>
        <w:rPr>
          <w:lang w:eastAsia="zh-CN" w:bidi="he-IL"/>
        </w:rPr>
      </w:pPr>
      <w:r w:rsidRPr="00596DFC">
        <w:rPr>
          <w:lang w:eastAsia="zh-CN"/>
        </w:rPr>
        <w:t>•</w:t>
      </w:r>
      <w:r w:rsidRPr="00596DFC">
        <w:rPr>
          <w:lang w:eastAsia="zh-CN"/>
        </w:rPr>
        <w:tab/>
      </w:r>
      <w:r w:rsidR="006D19AA" w:rsidRPr="00596DFC">
        <w:rPr>
          <w:lang w:eastAsia="zh-CN" w:bidi="he-IL"/>
        </w:rPr>
        <w:t>Embed</w:t>
      </w:r>
      <w:r w:rsidR="00C40C5A" w:rsidRPr="00596DFC">
        <w:rPr>
          <w:lang w:eastAsia="zh-CN" w:bidi="he-IL"/>
        </w:rPr>
        <w:t>ded</w:t>
      </w:r>
      <w:r w:rsidR="006D19AA" w:rsidRPr="00596DFC">
        <w:rPr>
          <w:lang w:eastAsia="zh-CN" w:bidi="he-IL"/>
        </w:rPr>
        <w:t xml:space="preserve"> advanced security CAS which will be defined by CAS vendor</w:t>
      </w:r>
      <w:r w:rsidR="00CD3123" w:rsidRPr="00596DFC">
        <w:rPr>
          <w:lang w:eastAsia="zh-CN" w:bidi="he-IL"/>
        </w:rPr>
        <w:t>s</w:t>
      </w:r>
      <w:r w:rsidR="006D19AA" w:rsidRPr="00596DFC">
        <w:rPr>
          <w:lang w:eastAsia="zh-CN" w:bidi="he-IL"/>
        </w:rPr>
        <w:t xml:space="preserve"> and operator</w:t>
      </w:r>
      <w:r w:rsidR="00CD3123" w:rsidRPr="00596DFC">
        <w:rPr>
          <w:lang w:eastAsia="zh-CN" w:bidi="he-IL"/>
        </w:rPr>
        <w:t>s</w:t>
      </w:r>
    </w:p>
    <w:p w14:paraId="5E272A26" w14:textId="09717E06" w:rsidR="006D19AA" w:rsidRPr="00596DFC" w:rsidRDefault="002910FB" w:rsidP="002910FB">
      <w:pPr>
        <w:pStyle w:val="enumlev1"/>
        <w:rPr>
          <w:lang w:eastAsia="zh-CN" w:bidi="he-IL"/>
        </w:rPr>
      </w:pPr>
      <w:r w:rsidRPr="00596DFC">
        <w:rPr>
          <w:lang w:eastAsia="zh-CN"/>
        </w:rPr>
        <w:t>•</w:t>
      </w:r>
      <w:r w:rsidRPr="00596DFC">
        <w:rPr>
          <w:lang w:eastAsia="zh-CN"/>
        </w:rPr>
        <w:tab/>
      </w:r>
      <w:r w:rsidR="006D19AA" w:rsidRPr="00596DFC">
        <w:rPr>
          <w:lang w:eastAsia="zh-CN" w:bidi="he-IL"/>
        </w:rPr>
        <w:t>Embed</w:t>
      </w:r>
      <w:r w:rsidR="00C40C5A" w:rsidRPr="00596DFC">
        <w:rPr>
          <w:lang w:eastAsia="zh-CN" w:bidi="he-IL"/>
        </w:rPr>
        <w:t xml:space="preserve">ded </w:t>
      </w:r>
      <w:r w:rsidR="006D19AA" w:rsidRPr="00596DFC">
        <w:rPr>
          <w:lang w:eastAsia="zh-CN" w:bidi="he-IL"/>
        </w:rPr>
        <w:t xml:space="preserve">DRM client system for </w:t>
      </w:r>
      <w:ins w:id="317" w:author="admin" w:date="2023-04-13T16:39:00Z">
        <w:r w:rsidR="00EB5502">
          <w:rPr>
            <w:lang w:eastAsia="zh-CN" w:bidi="he-IL"/>
          </w:rPr>
          <w:t>incoming and outgoing</w:t>
        </w:r>
      </w:ins>
      <w:del w:id="318" w:author="admin" w:date="2023-04-13T16:39:00Z">
        <w:r w:rsidR="006D19AA" w:rsidRPr="00596DFC" w:rsidDel="00EB5502">
          <w:rPr>
            <w:lang w:eastAsia="zh-CN" w:bidi="he-IL"/>
          </w:rPr>
          <w:delText>OTT/</w:delText>
        </w:r>
        <w:r w:rsidR="007B0886" w:rsidRPr="00596DFC" w:rsidDel="00EB5502">
          <w:rPr>
            <w:lang w:eastAsia="zh-CN" w:bidi="he-IL"/>
          </w:rPr>
          <w:delText>I</w:delText>
        </w:r>
        <w:r w:rsidR="006D19AA" w:rsidRPr="00596DFC" w:rsidDel="00EB5502">
          <w:rPr>
            <w:lang w:eastAsia="zh-CN" w:bidi="he-IL"/>
          </w:rPr>
          <w:delText>PTV</w:delText>
        </w:r>
      </w:del>
      <w:r w:rsidR="006D19AA" w:rsidRPr="00596DFC">
        <w:rPr>
          <w:lang w:eastAsia="zh-CN" w:bidi="he-IL"/>
        </w:rPr>
        <w:t xml:space="preserve"> stream</w:t>
      </w:r>
      <w:ins w:id="319" w:author="admin" w:date="2023-04-13T16:39:00Z">
        <w:r w:rsidR="00EB5502">
          <w:rPr>
            <w:lang w:eastAsia="zh-CN" w:bidi="he-IL"/>
          </w:rPr>
          <w:t>s</w:t>
        </w:r>
      </w:ins>
      <w:del w:id="320" w:author="admin" w:date="2023-04-13T16:39:00Z">
        <w:r w:rsidR="006D19AA" w:rsidRPr="00596DFC" w:rsidDel="00EB5502">
          <w:rPr>
            <w:lang w:eastAsia="zh-CN" w:bidi="he-IL"/>
          </w:rPr>
          <w:delText>ing</w:delText>
        </w:r>
      </w:del>
      <w:r w:rsidR="006D19AA" w:rsidRPr="00596DFC">
        <w:rPr>
          <w:lang w:eastAsia="zh-CN" w:bidi="he-IL"/>
        </w:rPr>
        <w:t xml:space="preserve"> which will be defined by operator and content broadcaster</w:t>
      </w:r>
    </w:p>
    <w:p w14:paraId="1F88D3CA" w14:textId="0CA47856" w:rsidR="006D19AA" w:rsidRDefault="002910FB" w:rsidP="002910FB">
      <w:pPr>
        <w:pStyle w:val="enumlev1"/>
        <w:rPr>
          <w:ins w:id="321" w:author="Saha, Paritosh" w:date="2023-04-21T06:20:00Z"/>
          <w:lang w:eastAsia="zh-CN" w:bidi="he-IL"/>
        </w:rPr>
      </w:pPr>
      <w:r w:rsidRPr="00596DFC">
        <w:rPr>
          <w:lang w:eastAsia="zh-CN"/>
        </w:rPr>
        <w:t>•</w:t>
      </w:r>
      <w:r w:rsidRPr="00596DFC">
        <w:rPr>
          <w:lang w:eastAsia="zh-CN"/>
        </w:rPr>
        <w:tab/>
      </w:r>
      <w:r w:rsidR="006D19AA" w:rsidRPr="00596DFC">
        <w:rPr>
          <w:lang w:eastAsia="zh-CN" w:bidi="he-IL"/>
        </w:rPr>
        <w:t xml:space="preserve">Contain a </w:t>
      </w:r>
      <w:r w:rsidR="00A345EF" w:rsidRPr="00596DFC">
        <w:rPr>
          <w:lang w:eastAsia="zh-CN" w:bidi="he-IL"/>
        </w:rPr>
        <w:t xml:space="preserve">secure </w:t>
      </w:r>
      <w:r w:rsidR="006D19AA" w:rsidRPr="00596DFC">
        <w:rPr>
          <w:lang w:eastAsia="zh-CN" w:bidi="he-IL"/>
        </w:rPr>
        <w:t>bootloader that shall be stored in write protected flash area, secure boot process with signature verification shall be applied during boot up process, only the signed software can be executed</w:t>
      </w:r>
    </w:p>
    <w:p w14:paraId="58C5AF8E" w14:textId="4F9C524D" w:rsidR="00FF7324" w:rsidRPr="00596DFC" w:rsidRDefault="00B74655">
      <w:pPr>
        <w:pStyle w:val="enumlev1"/>
        <w:numPr>
          <w:ilvl w:val="0"/>
          <w:numId w:val="51"/>
        </w:numPr>
        <w:rPr>
          <w:lang w:eastAsia="zh-CN" w:bidi="he-IL"/>
        </w:rPr>
        <w:pPrChange w:id="322" w:author="Saha, Paritosh" w:date="2023-04-21T06:20:00Z">
          <w:pPr>
            <w:pStyle w:val="enumlev1"/>
          </w:pPr>
        </w:pPrChange>
      </w:pPr>
      <w:ins w:id="323" w:author="Saha, Paritosh" w:date="2023-04-21T06:36:00Z">
        <w:r>
          <w:rPr>
            <w:lang w:eastAsia="zh-CN" w:bidi="he-IL"/>
          </w:rPr>
          <w:t>Secure p</w:t>
        </w:r>
      </w:ins>
      <w:ins w:id="324" w:author="Saha, Paritosh" w:date="2023-04-21T06:20:00Z">
        <w:r w:rsidR="00FF7324">
          <w:rPr>
            <w:lang w:eastAsia="zh-CN" w:bidi="he-IL"/>
          </w:rPr>
          <w:t xml:space="preserve">airing of the STB with the VC or a unique </w:t>
        </w:r>
      </w:ins>
      <w:ins w:id="325" w:author="Saha, Paritosh" w:date="2023-04-21T06:21:00Z">
        <w:r w:rsidR="00FF7324">
          <w:rPr>
            <w:lang w:eastAsia="zh-CN" w:bidi="he-IL"/>
          </w:rPr>
          <w:t>U</w:t>
        </w:r>
      </w:ins>
      <w:ins w:id="326" w:author="Saha, Paritosh" w:date="2023-04-21T06:36:00Z">
        <w:r>
          <w:rPr>
            <w:lang w:eastAsia="zh-CN" w:bidi="he-IL"/>
          </w:rPr>
          <w:t>A number for cardless STBs</w:t>
        </w:r>
      </w:ins>
    </w:p>
    <w:p w14:paraId="5F31BA02" w14:textId="37485035" w:rsidR="006D19AA" w:rsidRPr="00596DFC" w:rsidRDefault="002910FB" w:rsidP="002910FB">
      <w:pPr>
        <w:pStyle w:val="enumlev1"/>
        <w:rPr>
          <w:lang w:eastAsia="zh-CN" w:bidi="he-IL"/>
        </w:rPr>
      </w:pPr>
      <w:r w:rsidRPr="00596DFC">
        <w:rPr>
          <w:lang w:eastAsia="zh-CN"/>
        </w:rPr>
        <w:t>•</w:t>
      </w:r>
      <w:r w:rsidRPr="00596DFC">
        <w:rPr>
          <w:lang w:eastAsia="zh-CN"/>
        </w:rPr>
        <w:tab/>
      </w:r>
      <w:r w:rsidR="006D19AA" w:rsidRPr="00596DFC">
        <w:rPr>
          <w:lang w:eastAsia="ko-KR" w:bidi="he-IL"/>
        </w:rPr>
        <w:t xml:space="preserve">Support </w:t>
      </w:r>
      <w:r w:rsidR="00894770" w:rsidRPr="00596DFC">
        <w:rPr>
          <w:lang w:eastAsia="ko-KR" w:bidi="he-IL"/>
        </w:rPr>
        <w:t>high definition content protection (</w:t>
      </w:r>
      <w:r w:rsidR="006D19AA" w:rsidRPr="00596DFC">
        <w:rPr>
          <w:lang w:eastAsia="ko-KR" w:bidi="he-IL"/>
        </w:rPr>
        <w:t>HDCP</w:t>
      </w:r>
      <w:r w:rsidR="00894770" w:rsidRPr="00596DFC">
        <w:rPr>
          <w:lang w:eastAsia="ko-KR" w:bidi="he-IL"/>
        </w:rPr>
        <w:t>)</w:t>
      </w:r>
      <w:r w:rsidR="006D19AA" w:rsidRPr="00596DFC">
        <w:rPr>
          <w:lang w:eastAsia="ko-KR" w:bidi="he-IL"/>
        </w:rPr>
        <w:t xml:space="preserve"> copy protection on HDMI output </w:t>
      </w:r>
      <w:ins w:id="327" w:author="Saha, Paritosh" w:date="2023-04-21T06:37:00Z">
        <w:r w:rsidR="00682C6A">
          <w:rPr>
            <w:lang w:eastAsia="ko-KR" w:bidi="he-IL"/>
          </w:rPr>
          <w:t>of the latest version</w:t>
        </w:r>
      </w:ins>
    </w:p>
    <w:p w14:paraId="11B9BF76" w14:textId="0309F439" w:rsidR="006D19AA" w:rsidRPr="00596DFC" w:rsidRDefault="002910FB" w:rsidP="002910FB">
      <w:pPr>
        <w:pStyle w:val="enumlev1"/>
        <w:rPr>
          <w:lang w:eastAsia="zh-CN" w:bidi="he-IL"/>
        </w:rPr>
      </w:pPr>
      <w:r w:rsidRPr="00596DFC">
        <w:rPr>
          <w:lang w:eastAsia="zh-CN"/>
        </w:rPr>
        <w:t>•</w:t>
      </w:r>
      <w:r w:rsidRPr="00596DFC">
        <w:rPr>
          <w:lang w:eastAsia="zh-CN"/>
        </w:rPr>
        <w:tab/>
      </w:r>
      <w:r w:rsidR="006D19AA" w:rsidRPr="00596DFC">
        <w:rPr>
          <w:lang w:eastAsia="ko-KR" w:bidi="he-IL"/>
        </w:rPr>
        <w:t>Support CGMS-A</w:t>
      </w:r>
      <w:r w:rsidR="00F8596A" w:rsidRPr="00596DFC">
        <w:t xml:space="preserve"> </w:t>
      </w:r>
      <w:r w:rsidR="006D19AA" w:rsidRPr="00596DFC">
        <w:rPr>
          <w:lang w:eastAsia="ko-KR" w:bidi="he-IL"/>
        </w:rPr>
        <w:t xml:space="preserve">copy protection on analogue </w:t>
      </w:r>
      <w:r w:rsidRPr="00596DFC">
        <w:rPr>
          <w:lang w:eastAsia="ko-KR" w:bidi="he-IL"/>
        </w:rPr>
        <w:t>video output</w:t>
      </w:r>
      <w:ins w:id="328" w:author="Saha, Paritosh" w:date="2023-04-21T06:37:00Z">
        <w:r w:rsidR="00682C6A">
          <w:rPr>
            <w:lang w:eastAsia="ko-KR" w:bidi="he-IL"/>
          </w:rPr>
          <w:t xml:space="preserve"> </w:t>
        </w:r>
      </w:ins>
      <w:ins w:id="329" w:author="Saha, Paritosh" w:date="2023-04-21T06:38:00Z">
        <w:r w:rsidR="00682C6A">
          <w:rPr>
            <w:lang w:eastAsia="ko-KR" w:bidi="he-IL"/>
          </w:rPr>
          <w:t>of the latest vers</w:t>
        </w:r>
      </w:ins>
      <w:ins w:id="330" w:author="Rajiv Khattar" w:date="2023-04-24T12:07:00Z">
        <w:r w:rsidR="00762862">
          <w:rPr>
            <w:lang w:eastAsia="ko-KR" w:bidi="he-IL"/>
          </w:rPr>
          <w:t>ion</w:t>
        </w:r>
      </w:ins>
      <w:ins w:id="331" w:author="Meenakshi" w:date="2023-04-24T20:19:00Z">
        <w:r w:rsidR="00623DD6">
          <w:rPr>
            <w:lang w:eastAsia="ko-KR" w:bidi="he-IL"/>
          </w:rPr>
          <w:t>.</w:t>
        </w:r>
      </w:ins>
    </w:p>
    <w:p w14:paraId="1DF2D874" w14:textId="4BF9166E" w:rsidR="006D19AA" w:rsidRPr="00596DFC" w:rsidRDefault="002910FB" w:rsidP="002910FB">
      <w:pPr>
        <w:pStyle w:val="enumlev1"/>
        <w:rPr>
          <w:lang w:eastAsia="zh-CN" w:bidi="he-IL"/>
        </w:rPr>
      </w:pPr>
      <w:r w:rsidRPr="00596DFC">
        <w:rPr>
          <w:lang w:eastAsia="zh-CN"/>
        </w:rPr>
        <w:t>•</w:t>
      </w:r>
      <w:r w:rsidRPr="00596DFC">
        <w:rPr>
          <w:lang w:eastAsia="zh-CN"/>
        </w:rPr>
        <w:tab/>
      </w:r>
      <w:r w:rsidR="006D19AA" w:rsidRPr="00596DFC">
        <w:rPr>
          <w:lang w:eastAsia="zh-CN" w:bidi="he-IL"/>
        </w:rPr>
        <w:t>All content recorded to the USB storage shall be encrypted with a unique chipset root key</w:t>
      </w:r>
    </w:p>
    <w:p w14:paraId="086691AB" w14:textId="6D02A421" w:rsidR="006D19AA" w:rsidRDefault="002910FB" w:rsidP="002910FB">
      <w:pPr>
        <w:pStyle w:val="enumlev1"/>
        <w:rPr>
          <w:ins w:id="332" w:author="Saha, Paritosh" w:date="2023-04-21T06:38:00Z"/>
          <w:lang w:eastAsia="zh-CN" w:bidi="he-IL"/>
        </w:rPr>
      </w:pPr>
      <w:r w:rsidRPr="00596DFC">
        <w:rPr>
          <w:lang w:eastAsia="zh-CN"/>
        </w:rPr>
        <w:t>•</w:t>
      </w:r>
      <w:r w:rsidRPr="00596DFC">
        <w:rPr>
          <w:lang w:eastAsia="zh-CN"/>
        </w:rPr>
        <w:tab/>
      </w:r>
      <w:r w:rsidR="006D19AA" w:rsidRPr="00596DFC">
        <w:rPr>
          <w:lang w:eastAsia="zh-CN" w:bidi="he-IL"/>
        </w:rPr>
        <w:t>Parental control shall be enabled</w:t>
      </w:r>
      <w:r w:rsidR="00500707" w:rsidRPr="00596DFC">
        <w:rPr>
          <w:lang w:eastAsia="zh-CN" w:bidi="he-IL"/>
        </w:rPr>
        <w:t xml:space="preserve"> </w:t>
      </w:r>
      <w:r w:rsidR="006D19AA" w:rsidRPr="00596DFC">
        <w:rPr>
          <w:lang w:eastAsia="zh-CN" w:bidi="he-IL"/>
        </w:rPr>
        <w:t xml:space="preserve">with viewer </w:t>
      </w:r>
      <w:r w:rsidR="00BB05B3" w:rsidRPr="00596DFC">
        <w:rPr>
          <w:lang w:eastAsia="zh-CN" w:bidi="he-IL"/>
        </w:rPr>
        <w:t>age ratings and classifications</w:t>
      </w:r>
    </w:p>
    <w:p w14:paraId="4C193216" w14:textId="27B876C1" w:rsidR="00682C6A" w:rsidRDefault="00682C6A" w:rsidP="00682C6A">
      <w:pPr>
        <w:pStyle w:val="enumlev1"/>
        <w:numPr>
          <w:ilvl w:val="0"/>
          <w:numId w:val="51"/>
        </w:numPr>
        <w:rPr>
          <w:ins w:id="333" w:author="Saha, Paritosh" w:date="2023-04-21T06:41:00Z"/>
          <w:lang w:eastAsia="zh-CN" w:bidi="he-IL"/>
        </w:rPr>
      </w:pPr>
      <w:ins w:id="334" w:author="Saha, Paritosh" w:date="2023-04-21T06:38:00Z">
        <w:r>
          <w:rPr>
            <w:lang w:eastAsia="zh-CN" w:bidi="he-IL"/>
          </w:rPr>
          <w:t>Secure Wi</w:t>
        </w:r>
      </w:ins>
      <w:ins w:id="335" w:author="Saha, Paritosh" w:date="2023-04-21T06:39:00Z">
        <w:r>
          <w:rPr>
            <w:lang w:eastAsia="zh-CN" w:bidi="he-IL"/>
          </w:rPr>
          <w:t>-</w:t>
        </w:r>
      </w:ins>
      <w:ins w:id="336" w:author="Saha, Paritosh" w:date="2023-04-21T06:38:00Z">
        <w:r>
          <w:rPr>
            <w:lang w:eastAsia="zh-CN" w:bidi="he-IL"/>
          </w:rPr>
          <w:t xml:space="preserve">fi connection for </w:t>
        </w:r>
      </w:ins>
      <w:ins w:id="337" w:author="Saha, Paritosh" w:date="2023-04-21T06:39:00Z">
        <w:r>
          <w:rPr>
            <w:lang w:eastAsia="zh-CN" w:bidi="he-IL"/>
          </w:rPr>
          <w:t xml:space="preserve">Wi-fi enabled STB and Wi-fi should connect only to the </w:t>
        </w:r>
      </w:ins>
      <w:ins w:id="338" w:author="Saha, Paritosh" w:date="2023-04-21T06:40:00Z">
        <w:r>
          <w:rPr>
            <w:lang w:eastAsia="zh-CN" w:bidi="he-IL"/>
          </w:rPr>
          <w:t xml:space="preserve">authorized networks / URL to ensure it is not used for accessing CAS </w:t>
        </w:r>
      </w:ins>
      <w:ins w:id="339" w:author="Saha, Paritosh" w:date="2023-04-21T06:41:00Z">
        <w:r>
          <w:rPr>
            <w:lang w:eastAsia="zh-CN" w:bidi="he-IL"/>
          </w:rPr>
          <w:t xml:space="preserve">security keys from and external unauthorized illegitimate source </w:t>
        </w:r>
      </w:ins>
    </w:p>
    <w:p w14:paraId="1D96FB4E" w14:textId="1AC51817" w:rsidR="00682C6A" w:rsidRDefault="00682C6A" w:rsidP="00682C6A">
      <w:pPr>
        <w:pStyle w:val="enumlev1"/>
        <w:numPr>
          <w:ilvl w:val="0"/>
          <w:numId w:val="51"/>
        </w:numPr>
        <w:rPr>
          <w:ins w:id="340" w:author="Meenakshi" w:date="2023-04-24T20:21:00Z"/>
          <w:lang w:eastAsia="zh-CN" w:bidi="he-IL"/>
        </w:rPr>
      </w:pPr>
      <w:ins w:id="341" w:author="Saha, Paritosh" w:date="2023-04-21T06:41:00Z">
        <w:r>
          <w:rPr>
            <w:lang w:eastAsia="zh-CN" w:bidi="he-IL"/>
          </w:rPr>
          <w:t xml:space="preserve">Allow access to only those apps </w:t>
        </w:r>
      </w:ins>
      <w:ins w:id="342" w:author="Saha, Paritosh" w:date="2023-04-21T06:42:00Z">
        <w:r>
          <w:rPr>
            <w:lang w:eastAsia="zh-CN" w:bidi="he-IL"/>
          </w:rPr>
          <w:t>which are approved by the</w:t>
        </w:r>
      </w:ins>
      <w:ins w:id="343" w:author="Rajiv Khattar" w:date="2023-04-24T12:08:00Z">
        <w:r w:rsidR="00762862">
          <w:rPr>
            <w:lang w:eastAsia="zh-CN" w:bidi="he-IL"/>
          </w:rPr>
          <w:t xml:space="preserve"> distribution platform </w:t>
        </w:r>
      </w:ins>
      <w:ins w:id="344" w:author="Meenakshi" w:date="2023-04-24T20:20:00Z">
        <w:r w:rsidR="00F4390C">
          <w:rPr>
            <w:lang w:eastAsia="zh-CN" w:bidi="he-IL"/>
          </w:rPr>
          <w:t>and content provider.</w:t>
        </w:r>
      </w:ins>
    </w:p>
    <w:p w14:paraId="36C2F0AB" w14:textId="747ABDB3" w:rsidR="00682C6A" w:rsidRDefault="00691546" w:rsidP="00F4390C">
      <w:pPr>
        <w:pStyle w:val="enumlev1"/>
        <w:numPr>
          <w:ilvl w:val="0"/>
          <w:numId w:val="51"/>
        </w:numPr>
        <w:rPr>
          <w:ins w:id="345" w:author="Saha, Paritosh" w:date="2023-04-21T07:00:00Z"/>
          <w:lang w:eastAsia="zh-CN" w:bidi="he-IL"/>
        </w:rPr>
      </w:pPr>
      <w:ins w:id="346" w:author="Meenakshi" w:date="2023-04-24T20:37:00Z">
        <w:r>
          <w:rPr>
            <w:lang w:eastAsia="zh-CN" w:bidi="he-IL"/>
          </w:rPr>
          <w:t>S</w:t>
        </w:r>
      </w:ins>
      <w:ins w:id="347" w:author="Meenakshi" w:date="2023-04-24T20:22:00Z">
        <w:r w:rsidR="00F4390C">
          <w:rPr>
            <w:lang w:eastAsia="zh-CN" w:bidi="he-IL"/>
          </w:rPr>
          <w:t xml:space="preserve">hould be enabled in such a </w:t>
        </w:r>
        <w:proofErr w:type="gramStart"/>
        <w:r w:rsidR="00F4390C">
          <w:rPr>
            <w:lang w:eastAsia="zh-CN" w:bidi="he-IL"/>
          </w:rPr>
          <w:t xml:space="preserve">way </w:t>
        </w:r>
      </w:ins>
      <w:ins w:id="348" w:author="Saha, Paritosh" w:date="2023-04-21T06:44:00Z">
        <w:r w:rsidR="00682C6A">
          <w:rPr>
            <w:lang w:eastAsia="zh-CN" w:bidi="he-IL"/>
          </w:rPr>
          <w:t xml:space="preserve"> that</w:t>
        </w:r>
        <w:proofErr w:type="gramEnd"/>
        <w:r w:rsidR="00682C6A">
          <w:rPr>
            <w:lang w:eastAsia="zh-CN" w:bidi="he-IL"/>
          </w:rPr>
          <w:t xml:space="preserve"> content cannot be viewed using any VPN connections</w:t>
        </w:r>
      </w:ins>
      <w:ins w:id="349" w:author="Meenakshi" w:date="2023-04-24T20:22:00Z">
        <w:r w:rsidR="00F4390C">
          <w:rPr>
            <w:lang w:eastAsia="zh-CN" w:bidi="he-IL"/>
          </w:rPr>
          <w:t xml:space="preserve"> also</w:t>
        </w:r>
      </w:ins>
      <w:ins w:id="350" w:author="Saha, Paritosh" w:date="2023-04-21T06:44:00Z">
        <w:r w:rsidR="00682C6A">
          <w:rPr>
            <w:lang w:eastAsia="zh-CN" w:bidi="he-IL"/>
          </w:rPr>
          <w:t>.</w:t>
        </w:r>
      </w:ins>
    </w:p>
    <w:p w14:paraId="01AC974B" w14:textId="11099420" w:rsidR="008427DA" w:rsidRDefault="008427DA" w:rsidP="00682C6A">
      <w:pPr>
        <w:pStyle w:val="enumlev1"/>
        <w:numPr>
          <w:ilvl w:val="0"/>
          <w:numId w:val="51"/>
        </w:numPr>
        <w:rPr>
          <w:ins w:id="351" w:author="Saha, Paritosh" w:date="2023-04-21T07:01:00Z"/>
          <w:lang w:eastAsia="zh-CN" w:bidi="he-IL"/>
        </w:rPr>
      </w:pPr>
      <w:ins w:id="352" w:author="Saha, Paritosh" w:date="2023-04-21T07:00:00Z">
        <w:r>
          <w:rPr>
            <w:lang w:eastAsia="zh-CN" w:bidi="he-IL"/>
          </w:rPr>
          <w:t>The STBs are r</w:t>
        </w:r>
      </w:ins>
      <w:ins w:id="353" w:author="Rajiv Khattar" w:date="2023-04-24T12:09:00Z">
        <w:r w:rsidR="00762862">
          <w:rPr>
            <w:lang w:eastAsia="zh-CN" w:bidi="he-IL"/>
          </w:rPr>
          <w:t>ecommended</w:t>
        </w:r>
      </w:ins>
      <w:ins w:id="354" w:author="Saha, Paritosh" w:date="2023-04-21T07:00:00Z">
        <w:r>
          <w:rPr>
            <w:lang w:eastAsia="zh-CN" w:bidi="he-IL"/>
          </w:rPr>
          <w:t xml:space="preserve"> to enable </w:t>
        </w:r>
      </w:ins>
      <w:ins w:id="355" w:author="Saha, Paritosh" w:date="2023-04-21T07:01:00Z">
        <w:r>
          <w:rPr>
            <w:lang w:eastAsia="zh-CN" w:bidi="he-IL"/>
          </w:rPr>
          <w:t>F</w:t>
        </w:r>
      </w:ins>
      <w:ins w:id="356" w:author="Saha, Paritosh" w:date="2023-04-21T07:00:00Z">
        <w:r>
          <w:rPr>
            <w:lang w:eastAsia="zh-CN" w:bidi="he-IL"/>
          </w:rPr>
          <w:t xml:space="preserve">orensic Watermarking </w:t>
        </w:r>
      </w:ins>
      <w:ins w:id="357" w:author="Saha, Paritosh" w:date="2023-04-21T07:03:00Z">
        <w:r>
          <w:rPr>
            <w:lang w:eastAsia="zh-CN" w:bidi="he-IL"/>
          </w:rPr>
          <w:t xml:space="preserve">which is unique per STB </w:t>
        </w:r>
      </w:ins>
      <w:ins w:id="358" w:author="Saha, Paritosh" w:date="2023-04-21T07:01:00Z">
        <w:r>
          <w:rPr>
            <w:lang w:eastAsia="zh-CN" w:bidi="he-IL"/>
          </w:rPr>
          <w:t xml:space="preserve">at all times when output is </w:t>
        </w:r>
      </w:ins>
      <w:ins w:id="359" w:author="Saha, Paritosh" w:date="2023-04-21T07:02:00Z">
        <w:r>
          <w:rPr>
            <w:lang w:eastAsia="zh-CN" w:bidi="he-IL"/>
          </w:rPr>
          <w:t>available.</w:t>
        </w:r>
      </w:ins>
    </w:p>
    <w:p w14:paraId="77704010" w14:textId="59A718DA" w:rsidR="008427DA" w:rsidRPr="00596DFC" w:rsidRDefault="008427DA">
      <w:pPr>
        <w:pStyle w:val="enumlev1"/>
        <w:numPr>
          <w:ilvl w:val="0"/>
          <w:numId w:val="51"/>
        </w:numPr>
        <w:rPr>
          <w:lang w:eastAsia="zh-CN" w:bidi="he-IL"/>
        </w:rPr>
        <w:pPrChange w:id="360" w:author="Saha, Paritosh" w:date="2023-04-21T06:45:00Z">
          <w:pPr>
            <w:pStyle w:val="enumlev1"/>
          </w:pPr>
        </w:pPrChange>
      </w:pPr>
      <w:ins w:id="361" w:author="Saha, Paritosh" w:date="2023-04-21T07:01:00Z">
        <w:r>
          <w:rPr>
            <w:lang w:eastAsia="zh-CN" w:bidi="he-IL"/>
          </w:rPr>
          <w:t xml:space="preserve">The STBs are required to display </w:t>
        </w:r>
      </w:ins>
      <w:ins w:id="362" w:author="Saha, Paritosh" w:date="2023-04-21T07:02:00Z">
        <w:r>
          <w:rPr>
            <w:lang w:eastAsia="zh-CN" w:bidi="he-IL"/>
          </w:rPr>
          <w:t>visible &amp; unique finger printing per STB</w:t>
        </w:r>
      </w:ins>
      <w:ins w:id="363" w:author="Rajiv Khattar" w:date="2023-04-24T12:09:00Z">
        <w:r w:rsidR="00762862">
          <w:rPr>
            <w:lang w:eastAsia="zh-CN" w:bidi="he-IL"/>
          </w:rPr>
          <w:t xml:space="preserve"> when triggered from the Headend to enable identify the STB. </w:t>
        </w:r>
      </w:ins>
      <w:ins w:id="364" w:author="Saha, Paritosh" w:date="2023-04-21T07:02:00Z">
        <w:del w:id="365" w:author="Rajiv Khattar" w:date="2023-04-24T12:09:00Z">
          <w:r w:rsidDel="00762862">
            <w:rPr>
              <w:lang w:eastAsia="zh-CN" w:bidi="he-IL"/>
            </w:rPr>
            <w:delText xml:space="preserve">. </w:delText>
          </w:r>
        </w:del>
      </w:ins>
    </w:p>
    <w:p w14:paraId="61EEF116" w14:textId="00CF0121" w:rsidR="006D19AA" w:rsidRPr="00596DFC" w:rsidRDefault="001E505B" w:rsidP="002910FB">
      <w:pPr>
        <w:pStyle w:val="Heading2"/>
      </w:pPr>
      <w:bookmarkStart w:id="366" w:name="_Toc508612007"/>
      <w:bookmarkStart w:id="367" w:name="_Toc510518619"/>
      <w:bookmarkStart w:id="368" w:name="_Toc510519057"/>
      <w:bookmarkStart w:id="369" w:name="_Toc512688940"/>
      <w:bookmarkStart w:id="370" w:name="_Toc4662186"/>
      <w:bookmarkStart w:id="371" w:name="_Toc5895130"/>
      <w:bookmarkStart w:id="372" w:name="_Toc7503424"/>
      <w:r w:rsidRPr="00596DFC">
        <w:t>7.15</w:t>
      </w:r>
      <w:r w:rsidRPr="00596DFC">
        <w:tab/>
      </w:r>
      <w:r w:rsidR="006D19AA" w:rsidRPr="00596DFC">
        <w:t xml:space="preserve">System </w:t>
      </w:r>
      <w:r w:rsidR="00894770" w:rsidRPr="00596DFC">
        <w:t>m</w:t>
      </w:r>
      <w:r w:rsidR="006D19AA" w:rsidRPr="00596DFC">
        <w:t>anagement</w:t>
      </w:r>
      <w:bookmarkEnd w:id="366"/>
      <w:bookmarkEnd w:id="367"/>
      <w:bookmarkEnd w:id="368"/>
      <w:bookmarkEnd w:id="369"/>
      <w:bookmarkEnd w:id="370"/>
      <w:bookmarkEnd w:id="371"/>
      <w:bookmarkEnd w:id="372"/>
    </w:p>
    <w:p w14:paraId="26A3BA07" w14:textId="60C2859C" w:rsidR="006D19AA" w:rsidRPr="00596DFC" w:rsidRDefault="001E505B" w:rsidP="002910FB">
      <w:pPr>
        <w:pStyle w:val="Heading3"/>
        <w:rPr>
          <w:lang w:eastAsia="zh-CN" w:bidi="he-IL"/>
        </w:rPr>
      </w:pPr>
      <w:bookmarkStart w:id="373" w:name="_Toc510518620"/>
      <w:bookmarkStart w:id="374" w:name="_Toc510519058"/>
      <w:r w:rsidRPr="00596DFC">
        <w:t>7.15.1</w:t>
      </w:r>
      <w:r w:rsidRPr="00596DFC">
        <w:tab/>
      </w:r>
      <w:r w:rsidR="006D19AA" w:rsidRPr="00596DFC">
        <w:rPr>
          <w:lang w:eastAsia="zh-CN" w:bidi="he-IL"/>
        </w:rPr>
        <w:t xml:space="preserve">First </w:t>
      </w:r>
      <w:r w:rsidR="00894770" w:rsidRPr="00596DFC">
        <w:rPr>
          <w:lang w:eastAsia="zh-CN" w:bidi="he-IL"/>
        </w:rPr>
        <w:t>t</w:t>
      </w:r>
      <w:r w:rsidR="006D19AA" w:rsidRPr="00596DFC">
        <w:rPr>
          <w:lang w:eastAsia="zh-CN" w:bidi="he-IL"/>
        </w:rPr>
        <w:t xml:space="preserve">ime </w:t>
      </w:r>
      <w:r w:rsidR="00894770" w:rsidRPr="00596DFC">
        <w:rPr>
          <w:lang w:eastAsia="zh-CN" w:bidi="he-IL"/>
        </w:rPr>
        <w:t>i</w:t>
      </w:r>
      <w:r w:rsidR="006D19AA" w:rsidRPr="00596DFC">
        <w:rPr>
          <w:lang w:eastAsia="zh-CN" w:bidi="he-IL"/>
        </w:rPr>
        <w:t>nstallation</w:t>
      </w:r>
      <w:bookmarkEnd w:id="373"/>
      <w:bookmarkEnd w:id="374"/>
    </w:p>
    <w:p w14:paraId="72245AA2" w14:textId="02F2BBFB" w:rsidR="006D19AA" w:rsidRPr="00596DFC" w:rsidRDefault="006D19AA" w:rsidP="002910FB">
      <w:pPr>
        <w:rPr>
          <w:lang w:eastAsia="zh-CN" w:bidi="he-IL"/>
        </w:rPr>
      </w:pPr>
      <w:r w:rsidRPr="00596DFC">
        <w:rPr>
          <w:lang w:eastAsia="zh-CN" w:bidi="he-IL"/>
        </w:rPr>
        <w:t xml:space="preserve">The hybrid STB is required to provide a procedure for </w:t>
      </w:r>
      <w:r w:rsidR="00894770" w:rsidRPr="00596DFC">
        <w:rPr>
          <w:lang w:eastAsia="zh-CN" w:bidi="he-IL"/>
        </w:rPr>
        <w:t xml:space="preserve">the </w:t>
      </w:r>
      <w:r w:rsidRPr="00596DFC">
        <w:rPr>
          <w:lang w:eastAsia="zh-CN" w:bidi="he-IL"/>
        </w:rPr>
        <w:t>user to setup the STB system configuration during first power up. The following items are recommended to be include</w:t>
      </w:r>
      <w:r w:rsidR="00894770" w:rsidRPr="00596DFC">
        <w:rPr>
          <w:lang w:eastAsia="zh-CN" w:bidi="he-IL"/>
        </w:rPr>
        <w:t>d</w:t>
      </w:r>
      <w:r w:rsidRPr="00596DFC">
        <w:rPr>
          <w:lang w:eastAsia="zh-CN" w:bidi="he-IL"/>
        </w:rPr>
        <w:t xml:space="preserve"> in </w:t>
      </w:r>
      <w:r w:rsidR="00894770" w:rsidRPr="00596DFC">
        <w:rPr>
          <w:lang w:eastAsia="zh-CN" w:bidi="he-IL"/>
        </w:rPr>
        <w:t xml:space="preserve">the </w:t>
      </w:r>
      <w:r w:rsidRPr="00596DFC">
        <w:rPr>
          <w:lang w:eastAsia="zh-CN" w:bidi="he-IL"/>
        </w:rPr>
        <w:t>setup menu:</w:t>
      </w:r>
    </w:p>
    <w:p w14:paraId="77B5EC9D" w14:textId="218CA703" w:rsidR="006D19AA" w:rsidRPr="00596DFC" w:rsidRDefault="002910FB" w:rsidP="002910FB">
      <w:pPr>
        <w:pStyle w:val="enumlev1"/>
        <w:rPr>
          <w:rFonts w:eastAsia="Malgun Gothic"/>
          <w:lang w:eastAsia="ko-KR" w:bidi="he-IL"/>
        </w:rPr>
      </w:pPr>
      <w:r w:rsidRPr="00596DFC">
        <w:rPr>
          <w:lang w:eastAsia="zh-CN"/>
        </w:rPr>
        <w:t>•</w:t>
      </w:r>
      <w:r w:rsidRPr="00596DFC">
        <w:rPr>
          <w:lang w:eastAsia="zh-CN"/>
        </w:rPr>
        <w:tab/>
      </w:r>
      <w:r w:rsidR="006D19AA" w:rsidRPr="00596DFC">
        <w:rPr>
          <w:rFonts w:eastAsia="Malgun Gothic"/>
          <w:lang w:eastAsia="ko-KR" w:bidi="he-IL"/>
        </w:rPr>
        <w:t xml:space="preserve">OSD </w:t>
      </w:r>
      <w:r w:rsidR="00894770" w:rsidRPr="00596DFC">
        <w:rPr>
          <w:rFonts w:eastAsia="Malgun Gothic"/>
          <w:lang w:eastAsia="ko-KR" w:bidi="he-IL"/>
        </w:rPr>
        <w:t>l</w:t>
      </w:r>
      <w:r w:rsidR="006D19AA" w:rsidRPr="00596DFC">
        <w:rPr>
          <w:rFonts w:eastAsia="Malgun Gothic"/>
          <w:lang w:eastAsia="ko-KR" w:bidi="he-IL"/>
        </w:rPr>
        <w:t>anguage</w:t>
      </w:r>
    </w:p>
    <w:p w14:paraId="1943354E" w14:textId="2BEFE2CD" w:rsidR="006D19AA" w:rsidRPr="00596DFC" w:rsidRDefault="002910FB" w:rsidP="002910FB">
      <w:pPr>
        <w:pStyle w:val="enumlev1"/>
        <w:rPr>
          <w:rFonts w:eastAsia="Malgun Gothic"/>
          <w:lang w:eastAsia="ko-KR" w:bidi="he-IL"/>
        </w:rPr>
      </w:pPr>
      <w:r w:rsidRPr="00596DFC">
        <w:rPr>
          <w:lang w:eastAsia="zh-CN"/>
        </w:rPr>
        <w:t>•</w:t>
      </w:r>
      <w:r w:rsidRPr="00596DFC">
        <w:rPr>
          <w:lang w:eastAsia="zh-CN"/>
        </w:rPr>
        <w:tab/>
      </w:r>
      <w:r w:rsidR="006D19AA" w:rsidRPr="00596DFC">
        <w:rPr>
          <w:rFonts w:eastAsia="Malgun Gothic"/>
          <w:lang w:eastAsia="ko-KR" w:bidi="he-IL"/>
        </w:rPr>
        <w:t xml:space="preserve">Time </w:t>
      </w:r>
      <w:r w:rsidR="00894770" w:rsidRPr="00596DFC">
        <w:rPr>
          <w:rFonts w:eastAsia="Malgun Gothic"/>
          <w:lang w:eastAsia="ko-KR" w:bidi="he-IL"/>
        </w:rPr>
        <w:t>z</w:t>
      </w:r>
      <w:r w:rsidR="006D19AA" w:rsidRPr="00596DFC">
        <w:rPr>
          <w:rFonts w:eastAsia="Malgun Gothic"/>
          <w:lang w:eastAsia="ko-KR" w:bidi="he-IL"/>
        </w:rPr>
        <w:t>one</w:t>
      </w:r>
    </w:p>
    <w:p w14:paraId="4260A4F6" w14:textId="2CDC9B9B" w:rsidR="006D19AA" w:rsidRPr="00596DFC" w:rsidRDefault="002910FB" w:rsidP="002910FB">
      <w:pPr>
        <w:pStyle w:val="enumlev1"/>
        <w:rPr>
          <w:rFonts w:eastAsia="Malgun Gothic"/>
          <w:lang w:eastAsia="ko-KR" w:bidi="he-IL"/>
        </w:rPr>
      </w:pPr>
      <w:r w:rsidRPr="00596DFC">
        <w:rPr>
          <w:lang w:eastAsia="zh-CN"/>
        </w:rPr>
        <w:t>•</w:t>
      </w:r>
      <w:r w:rsidRPr="00596DFC">
        <w:rPr>
          <w:lang w:eastAsia="zh-CN"/>
        </w:rPr>
        <w:tab/>
      </w:r>
      <w:r w:rsidR="006D19AA" w:rsidRPr="00596DFC">
        <w:rPr>
          <w:rFonts w:eastAsia="Malgun Gothic"/>
          <w:lang w:eastAsia="ko-KR" w:bidi="he-IL"/>
        </w:rPr>
        <w:t xml:space="preserve">Aspect </w:t>
      </w:r>
      <w:r w:rsidR="00894770" w:rsidRPr="00596DFC">
        <w:rPr>
          <w:rFonts w:eastAsia="Malgun Gothic"/>
          <w:lang w:eastAsia="ko-KR" w:bidi="he-IL"/>
        </w:rPr>
        <w:t>r</w:t>
      </w:r>
      <w:r w:rsidR="006D19AA" w:rsidRPr="00596DFC">
        <w:rPr>
          <w:rFonts w:eastAsia="Malgun Gothic"/>
          <w:lang w:eastAsia="ko-KR" w:bidi="he-IL"/>
        </w:rPr>
        <w:t>atio</w:t>
      </w:r>
    </w:p>
    <w:p w14:paraId="10A550FB" w14:textId="1DBD2396" w:rsidR="006D19AA" w:rsidRPr="00596DFC" w:rsidRDefault="002910FB" w:rsidP="002910FB">
      <w:pPr>
        <w:pStyle w:val="enumlev1"/>
        <w:rPr>
          <w:rFonts w:eastAsia="Malgun Gothic"/>
          <w:lang w:eastAsia="ko-KR" w:bidi="he-IL"/>
        </w:rPr>
      </w:pPr>
      <w:r w:rsidRPr="00596DFC">
        <w:rPr>
          <w:lang w:eastAsia="zh-CN"/>
        </w:rPr>
        <w:t>•</w:t>
      </w:r>
      <w:r w:rsidRPr="00596DFC">
        <w:rPr>
          <w:lang w:eastAsia="zh-CN"/>
        </w:rPr>
        <w:tab/>
      </w:r>
      <w:r w:rsidR="006D19AA" w:rsidRPr="00596DFC">
        <w:rPr>
          <w:rFonts w:eastAsia="Malgun Gothic"/>
          <w:lang w:eastAsia="ko-KR" w:bidi="he-IL"/>
        </w:rPr>
        <w:t>Resolution</w:t>
      </w:r>
    </w:p>
    <w:p w14:paraId="312057F8" w14:textId="282EE0DF" w:rsidR="006D19AA" w:rsidRPr="00596DFC" w:rsidRDefault="002910FB" w:rsidP="002910FB">
      <w:pPr>
        <w:pStyle w:val="enumlev1"/>
        <w:rPr>
          <w:rFonts w:eastAsia="Malgun Gothic"/>
          <w:lang w:eastAsia="ko-KR" w:bidi="he-IL"/>
        </w:rPr>
      </w:pPr>
      <w:r w:rsidRPr="00596DFC">
        <w:rPr>
          <w:lang w:eastAsia="zh-CN"/>
        </w:rPr>
        <w:t>•</w:t>
      </w:r>
      <w:r w:rsidRPr="00596DFC">
        <w:rPr>
          <w:lang w:eastAsia="zh-CN"/>
        </w:rPr>
        <w:tab/>
      </w:r>
      <w:r w:rsidR="006D19AA" w:rsidRPr="00596DFC">
        <w:rPr>
          <w:lang w:eastAsia="zh-CN" w:bidi="he-IL"/>
        </w:rPr>
        <w:t>Home TP/</w:t>
      </w:r>
      <w:r w:rsidR="00894770" w:rsidRPr="00596DFC">
        <w:rPr>
          <w:lang w:eastAsia="zh-CN" w:bidi="he-IL"/>
        </w:rPr>
        <w:t>f</w:t>
      </w:r>
      <w:r w:rsidR="006D19AA" w:rsidRPr="00596DFC">
        <w:rPr>
          <w:lang w:eastAsia="zh-CN" w:bidi="he-IL"/>
        </w:rPr>
        <w:t>requency</w:t>
      </w:r>
      <w:ins w:id="375" w:author="Meenakshi" w:date="2023-04-06T12:19:00Z">
        <w:r w:rsidR="00F83986">
          <w:rPr>
            <w:lang w:eastAsia="zh-CN" w:bidi="he-IL"/>
          </w:rPr>
          <w:t xml:space="preserve"> (This is recommended to be preloaded by the operator for ease of consumer</w:t>
        </w:r>
      </w:ins>
      <w:ins w:id="376" w:author="Rajiv Khattar" w:date="2023-04-24T12:10:00Z">
        <w:r w:rsidR="00762862">
          <w:rPr>
            <w:lang w:eastAsia="zh-CN" w:bidi="he-IL"/>
          </w:rPr>
          <w:t>.</w:t>
        </w:r>
      </w:ins>
      <w:ins w:id="377" w:author="Saha, Paritosh" w:date="2023-04-21T06:45:00Z">
        <w:r w:rsidR="00682C6A">
          <w:rPr>
            <w:lang w:eastAsia="zh-CN" w:bidi="he-IL"/>
          </w:rPr>
          <w:t xml:space="preserve"> or should be through software OTA down</w:t>
        </w:r>
      </w:ins>
      <w:ins w:id="378" w:author="Saha, Paritosh" w:date="2023-04-21T06:46:00Z">
        <w:r w:rsidR="00682C6A">
          <w:rPr>
            <w:lang w:eastAsia="zh-CN" w:bidi="he-IL"/>
          </w:rPr>
          <w:t>loads</w:t>
        </w:r>
      </w:ins>
      <w:ins w:id="379" w:author="Meenakshi" w:date="2023-04-06T12:19:00Z">
        <w:r w:rsidR="00F83986">
          <w:rPr>
            <w:lang w:eastAsia="zh-CN" w:bidi="he-IL"/>
          </w:rPr>
          <w:t xml:space="preserve">) </w:t>
        </w:r>
      </w:ins>
    </w:p>
    <w:p w14:paraId="40DB9412" w14:textId="0AA8AA12" w:rsidR="006D19AA" w:rsidRPr="00596DFC" w:rsidRDefault="002910FB" w:rsidP="002910FB">
      <w:pPr>
        <w:pStyle w:val="enumlev1"/>
        <w:rPr>
          <w:rFonts w:eastAsia="Malgun Gothic"/>
          <w:lang w:eastAsia="ko-KR" w:bidi="he-IL"/>
        </w:rPr>
      </w:pPr>
      <w:r w:rsidRPr="00596DFC">
        <w:rPr>
          <w:lang w:eastAsia="zh-CN"/>
        </w:rPr>
        <w:lastRenderedPageBreak/>
        <w:t>•</w:t>
      </w:r>
      <w:r w:rsidRPr="00596DFC">
        <w:rPr>
          <w:lang w:eastAsia="zh-CN"/>
        </w:rPr>
        <w:tab/>
      </w:r>
      <w:r w:rsidR="006D19AA" w:rsidRPr="00596DFC">
        <w:rPr>
          <w:lang w:eastAsia="zh-CN" w:bidi="he-IL"/>
        </w:rPr>
        <w:t xml:space="preserve">Network </w:t>
      </w:r>
      <w:r w:rsidR="00894770" w:rsidRPr="00596DFC">
        <w:rPr>
          <w:lang w:eastAsia="zh-CN" w:bidi="he-IL"/>
        </w:rPr>
        <w:t>s</w:t>
      </w:r>
      <w:r w:rsidR="006D19AA" w:rsidRPr="00596DFC">
        <w:rPr>
          <w:lang w:eastAsia="zh-CN" w:bidi="he-IL"/>
        </w:rPr>
        <w:t>etting</w:t>
      </w:r>
    </w:p>
    <w:p w14:paraId="42CC3B40" w14:textId="03913BF3" w:rsidR="006D19AA" w:rsidRPr="00596DFC" w:rsidRDefault="001E505B" w:rsidP="002910FB">
      <w:pPr>
        <w:pStyle w:val="Heading3"/>
        <w:rPr>
          <w:lang w:eastAsia="zh-CN" w:bidi="he-IL"/>
        </w:rPr>
      </w:pPr>
      <w:bookmarkStart w:id="380" w:name="_Toc510518621"/>
      <w:bookmarkStart w:id="381" w:name="_Toc510519059"/>
      <w:r w:rsidRPr="00596DFC">
        <w:t>7.15.2</w:t>
      </w:r>
      <w:r w:rsidRPr="00596DFC">
        <w:tab/>
      </w:r>
      <w:r w:rsidR="006D19AA" w:rsidRPr="00596DFC">
        <w:rPr>
          <w:lang w:eastAsia="zh-CN" w:bidi="he-IL"/>
        </w:rPr>
        <w:t xml:space="preserve">System </w:t>
      </w:r>
      <w:r w:rsidR="00894770" w:rsidRPr="00596DFC">
        <w:rPr>
          <w:lang w:eastAsia="zh-CN" w:bidi="he-IL"/>
        </w:rPr>
        <w:t>s</w:t>
      </w:r>
      <w:r w:rsidR="006D19AA" w:rsidRPr="00596DFC">
        <w:rPr>
          <w:lang w:eastAsia="zh-CN" w:bidi="he-IL"/>
        </w:rPr>
        <w:t>tandby</w:t>
      </w:r>
      <w:bookmarkEnd w:id="380"/>
      <w:bookmarkEnd w:id="381"/>
    </w:p>
    <w:p w14:paraId="3009CF62" w14:textId="6F9CE328" w:rsidR="006D19AA" w:rsidRPr="00596DFC" w:rsidRDefault="006D19AA" w:rsidP="002910FB">
      <w:pPr>
        <w:rPr>
          <w:lang w:eastAsia="zh-CN" w:bidi="he-IL"/>
        </w:rPr>
      </w:pPr>
      <w:r w:rsidRPr="00596DFC">
        <w:rPr>
          <w:lang w:eastAsia="zh-CN" w:bidi="he-IL"/>
        </w:rPr>
        <w:t>The hybrid STB is required to support power standby function for better user experience and power efficiency. At least one type of</w:t>
      </w:r>
      <w:r w:rsidR="003B1716" w:rsidRPr="00596DFC">
        <w:rPr>
          <w:lang w:eastAsia="zh-CN" w:bidi="he-IL"/>
        </w:rPr>
        <w:t xml:space="preserve"> the following</w:t>
      </w:r>
      <w:r w:rsidR="002910FB" w:rsidRPr="00596DFC">
        <w:rPr>
          <w:lang w:eastAsia="zh-CN" w:bidi="he-IL"/>
        </w:rPr>
        <w:t xml:space="preserve"> standby mode is required:</w:t>
      </w:r>
    </w:p>
    <w:p w14:paraId="0365A0DF" w14:textId="75B590B9" w:rsidR="006D19AA" w:rsidRPr="00596DFC" w:rsidRDefault="002910FB" w:rsidP="002910FB">
      <w:pPr>
        <w:pStyle w:val="enumlev1"/>
        <w:rPr>
          <w:lang w:eastAsia="zh-CN" w:bidi="he-IL"/>
        </w:rPr>
      </w:pPr>
      <w:r w:rsidRPr="00596DFC">
        <w:rPr>
          <w:lang w:eastAsia="zh-CN"/>
        </w:rPr>
        <w:t>•</w:t>
      </w:r>
      <w:r w:rsidRPr="00596DFC">
        <w:rPr>
          <w:lang w:eastAsia="zh-CN"/>
        </w:rPr>
        <w:tab/>
      </w:r>
      <w:r w:rsidR="006D19AA" w:rsidRPr="00596DFC">
        <w:rPr>
          <w:lang w:eastAsia="zh-CN" w:bidi="he-IL"/>
        </w:rPr>
        <w:t>Active standby mode is required, in this mode, most parts of the hybrid STB are still working normally and the STB can be w</w:t>
      </w:r>
      <w:r w:rsidR="00010C47" w:rsidRPr="00596DFC">
        <w:rPr>
          <w:lang w:eastAsia="zh-CN" w:bidi="he-IL"/>
        </w:rPr>
        <w:t>oken</w:t>
      </w:r>
      <w:r w:rsidR="006D19AA" w:rsidRPr="00596DFC">
        <w:rPr>
          <w:lang w:eastAsia="zh-CN" w:bidi="he-IL"/>
        </w:rPr>
        <w:t xml:space="preserve"> up to normal viewing </w:t>
      </w:r>
      <w:r w:rsidR="00BB05B3" w:rsidRPr="00596DFC">
        <w:rPr>
          <w:lang w:eastAsia="zh-CN" w:bidi="he-IL"/>
        </w:rPr>
        <w:t xml:space="preserve">mode </w:t>
      </w:r>
      <w:r w:rsidR="002E390C" w:rsidRPr="00596DFC">
        <w:rPr>
          <w:lang w:eastAsia="zh-CN" w:bidi="he-IL"/>
        </w:rPr>
        <w:t>in 3 seconds.</w:t>
      </w:r>
    </w:p>
    <w:p w14:paraId="6CD93C50" w14:textId="4378C01F" w:rsidR="006D19AA" w:rsidRPr="00596DFC" w:rsidRDefault="002910FB" w:rsidP="002910FB">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Passive standby mode is recommended, in this mode, most parts of the hybrid STB are powered down, the power consumption </w:t>
      </w:r>
      <w:r w:rsidR="007E353E" w:rsidRPr="00596DFC">
        <w:rPr>
          <w:lang w:eastAsia="zh-CN" w:bidi="he-IL"/>
        </w:rPr>
        <w:t>is much lower</w:t>
      </w:r>
      <w:r w:rsidR="006D19AA" w:rsidRPr="00596DFC">
        <w:rPr>
          <w:lang w:eastAsia="zh-CN" w:bidi="he-IL"/>
        </w:rPr>
        <w:t xml:space="preserve">, </w:t>
      </w:r>
      <w:r w:rsidR="007E353E" w:rsidRPr="00596DFC">
        <w:rPr>
          <w:lang w:eastAsia="zh-CN" w:bidi="he-IL"/>
        </w:rPr>
        <w:t>while</w:t>
      </w:r>
      <w:r w:rsidR="006D19AA" w:rsidRPr="00596DFC">
        <w:rPr>
          <w:lang w:eastAsia="zh-CN" w:bidi="he-IL"/>
        </w:rPr>
        <w:t xml:space="preserve"> the wake</w:t>
      </w:r>
      <w:r w:rsidR="00B60CF6" w:rsidRPr="00596DFC">
        <w:rPr>
          <w:lang w:eastAsia="zh-CN" w:bidi="he-IL"/>
        </w:rPr>
        <w:t>-</w:t>
      </w:r>
      <w:r w:rsidR="006D19AA" w:rsidRPr="00596DFC">
        <w:rPr>
          <w:lang w:eastAsia="zh-CN" w:bidi="he-IL"/>
        </w:rPr>
        <w:t xml:space="preserve">up </w:t>
      </w:r>
      <w:r w:rsidR="00490109" w:rsidRPr="00596DFC">
        <w:rPr>
          <w:lang w:eastAsia="zh-CN" w:bidi="he-IL"/>
        </w:rPr>
        <w:t xml:space="preserve">time </w:t>
      </w:r>
      <w:r w:rsidR="006D19AA" w:rsidRPr="00596DFC">
        <w:rPr>
          <w:lang w:eastAsia="zh-CN" w:bidi="he-IL"/>
        </w:rPr>
        <w:t>is simil</w:t>
      </w:r>
      <w:r w:rsidR="00BB05B3" w:rsidRPr="00596DFC">
        <w:rPr>
          <w:lang w:eastAsia="zh-CN" w:bidi="he-IL"/>
        </w:rPr>
        <w:t>ar with normal power up process</w:t>
      </w:r>
      <w:r w:rsidR="00FB56AD" w:rsidRPr="00596DFC">
        <w:rPr>
          <w:lang w:eastAsia="zh-CN" w:bidi="he-IL"/>
        </w:rPr>
        <w:t>.</w:t>
      </w:r>
    </w:p>
    <w:p w14:paraId="320B56A5" w14:textId="3C1CAF51" w:rsidR="006D19AA" w:rsidRPr="00596DFC" w:rsidRDefault="001E505B" w:rsidP="002910FB">
      <w:pPr>
        <w:pStyle w:val="Heading2"/>
        <w:rPr>
          <w:lang w:eastAsia="zh-CN"/>
        </w:rPr>
      </w:pPr>
      <w:bookmarkStart w:id="382" w:name="_Toc508612010"/>
      <w:bookmarkStart w:id="383" w:name="_Toc510518623"/>
      <w:bookmarkStart w:id="384" w:name="_Toc510519061"/>
      <w:bookmarkStart w:id="385" w:name="_Toc512688942"/>
      <w:bookmarkStart w:id="386" w:name="_Toc4662187"/>
      <w:bookmarkStart w:id="387" w:name="_Toc5895131"/>
      <w:bookmarkStart w:id="388" w:name="_Toc7503425"/>
      <w:r w:rsidRPr="00596DFC">
        <w:rPr>
          <w:lang w:eastAsia="zh-CN"/>
        </w:rPr>
        <w:t>7.16</w:t>
      </w:r>
      <w:r w:rsidRPr="00596DFC">
        <w:rPr>
          <w:lang w:eastAsia="zh-CN"/>
        </w:rPr>
        <w:tab/>
      </w:r>
      <w:r w:rsidR="006D19AA" w:rsidRPr="00596DFC">
        <w:rPr>
          <w:lang w:eastAsia="zh-CN"/>
        </w:rPr>
        <w:t>Maintenance</w:t>
      </w:r>
      <w:bookmarkEnd w:id="382"/>
      <w:bookmarkEnd w:id="383"/>
      <w:bookmarkEnd w:id="384"/>
      <w:bookmarkEnd w:id="385"/>
      <w:bookmarkEnd w:id="386"/>
      <w:bookmarkEnd w:id="387"/>
      <w:bookmarkEnd w:id="388"/>
    </w:p>
    <w:p w14:paraId="7807C557" w14:textId="517DF2EE" w:rsidR="006D19AA" w:rsidRPr="00596DFC" w:rsidRDefault="001E505B" w:rsidP="002910FB">
      <w:pPr>
        <w:pStyle w:val="Heading3"/>
        <w:rPr>
          <w:lang w:eastAsia="zh-CN"/>
        </w:rPr>
      </w:pPr>
      <w:r w:rsidRPr="00596DFC">
        <w:rPr>
          <w:lang w:eastAsia="zh-CN"/>
        </w:rPr>
        <w:t>7.16.1</w:t>
      </w:r>
      <w:r w:rsidRPr="00596DFC">
        <w:rPr>
          <w:lang w:eastAsia="zh-CN"/>
        </w:rPr>
        <w:tab/>
      </w:r>
      <w:bookmarkStart w:id="389" w:name="_Toc510518624"/>
      <w:bookmarkStart w:id="390" w:name="_Toc510519062"/>
      <w:r w:rsidR="006D19AA" w:rsidRPr="00596DFC">
        <w:rPr>
          <w:lang w:eastAsia="zh-CN"/>
        </w:rPr>
        <w:t xml:space="preserve">Software </w:t>
      </w:r>
      <w:r w:rsidR="00894770" w:rsidRPr="00596DFC">
        <w:rPr>
          <w:lang w:eastAsia="zh-CN"/>
        </w:rPr>
        <w:t>u</w:t>
      </w:r>
      <w:r w:rsidR="006D19AA" w:rsidRPr="00596DFC">
        <w:rPr>
          <w:lang w:eastAsia="zh-CN"/>
        </w:rPr>
        <w:t>pgrade</w:t>
      </w:r>
      <w:bookmarkEnd w:id="389"/>
      <w:bookmarkEnd w:id="390"/>
    </w:p>
    <w:p w14:paraId="5D2A8CCB" w14:textId="10329E4E" w:rsidR="006D19AA" w:rsidRPr="00596DFC" w:rsidRDefault="006D19AA" w:rsidP="002910FB">
      <w:pPr>
        <w:rPr>
          <w:lang w:eastAsia="zh-CN"/>
        </w:rPr>
      </w:pPr>
      <w:r w:rsidRPr="00596DFC">
        <w:rPr>
          <w:lang w:eastAsia="zh-CN"/>
        </w:rPr>
        <w:t xml:space="preserve">The hybrid STB is required to provide a software download mechanism for </w:t>
      </w:r>
      <w:r w:rsidR="00AD3A1F" w:rsidRPr="00596DFC">
        <w:rPr>
          <w:lang w:eastAsia="zh-CN"/>
        </w:rPr>
        <w:t>upgrading</w:t>
      </w:r>
      <w:r w:rsidRPr="00596DFC">
        <w:rPr>
          <w:lang w:eastAsia="zh-CN"/>
        </w:rPr>
        <w:t xml:space="preserve"> software modules. </w:t>
      </w:r>
    </w:p>
    <w:p w14:paraId="6E9492D8" w14:textId="6B34F09A" w:rsidR="006D19AA" w:rsidRPr="00596DFC" w:rsidRDefault="006D19AA" w:rsidP="002910FB">
      <w:pPr>
        <w:rPr>
          <w:lang w:eastAsia="zh-CN"/>
        </w:rPr>
      </w:pPr>
      <w:r w:rsidRPr="00596DFC">
        <w:rPr>
          <w:lang w:eastAsia="zh-CN"/>
        </w:rPr>
        <w:t xml:space="preserve">The hybrid STB is required to support </w:t>
      </w:r>
      <w:r w:rsidR="00775A6E" w:rsidRPr="00596DFC">
        <w:rPr>
          <w:lang w:eastAsia="zh-CN"/>
        </w:rPr>
        <w:t xml:space="preserve">at least one of the </w:t>
      </w:r>
      <w:r w:rsidRPr="00596DFC">
        <w:rPr>
          <w:lang w:eastAsia="zh-CN"/>
        </w:rPr>
        <w:t>following upgrade method</w:t>
      </w:r>
      <w:r w:rsidR="001B4006" w:rsidRPr="00596DFC">
        <w:rPr>
          <w:lang w:eastAsia="zh-CN"/>
        </w:rPr>
        <w:t>s</w:t>
      </w:r>
      <w:r w:rsidRPr="00596DFC">
        <w:rPr>
          <w:lang w:eastAsia="zh-CN"/>
        </w:rPr>
        <w:t>:</w:t>
      </w:r>
    </w:p>
    <w:p w14:paraId="54D263BA" w14:textId="507390F6" w:rsidR="006D19AA" w:rsidRPr="00596DFC" w:rsidRDefault="002910FB" w:rsidP="002910FB">
      <w:pPr>
        <w:pStyle w:val="enumlev1"/>
        <w:rPr>
          <w:lang w:eastAsia="ko-KR" w:bidi="he-IL"/>
        </w:rPr>
      </w:pPr>
      <w:r w:rsidRPr="00596DFC">
        <w:rPr>
          <w:lang w:eastAsia="zh-CN"/>
        </w:rPr>
        <w:t>•</w:t>
      </w:r>
      <w:r w:rsidRPr="00596DFC">
        <w:rPr>
          <w:lang w:eastAsia="zh-CN"/>
        </w:rPr>
        <w:tab/>
      </w:r>
      <w:r w:rsidR="006D19AA" w:rsidRPr="00596DFC">
        <w:rPr>
          <w:lang w:eastAsia="ko-KR" w:bidi="he-IL"/>
        </w:rPr>
        <w:t>OTA</w:t>
      </w:r>
    </w:p>
    <w:p w14:paraId="2648A8C5" w14:textId="3FEEF6C3" w:rsidR="006D19AA" w:rsidRPr="00596DFC" w:rsidRDefault="002910FB" w:rsidP="002910FB">
      <w:pPr>
        <w:pStyle w:val="enumlev1"/>
        <w:rPr>
          <w:lang w:eastAsia="ko-KR" w:bidi="he-IL"/>
        </w:rPr>
      </w:pPr>
      <w:r w:rsidRPr="00596DFC">
        <w:rPr>
          <w:lang w:eastAsia="zh-CN"/>
        </w:rPr>
        <w:t>•</w:t>
      </w:r>
      <w:r w:rsidRPr="00596DFC">
        <w:rPr>
          <w:lang w:eastAsia="zh-CN"/>
        </w:rPr>
        <w:tab/>
      </w:r>
      <w:r w:rsidR="006D19AA" w:rsidRPr="00596DFC">
        <w:rPr>
          <w:lang w:eastAsia="ko-KR" w:bidi="he-IL"/>
        </w:rPr>
        <w:t xml:space="preserve">IP </w:t>
      </w:r>
    </w:p>
    <w:p w14:paraId="4C7F4B02" w14:textId="08F9995C" w:rsidR="006D19AA" w:rsidRPr="00596DFC" w:rsidRDefault="002910FB" w:rsidP="002910FB">
      <w:pPr>
        <w:pStyle w:val="enumlev1"/>
        <w:rPr>
          <w:lang w:eastAsia="ko-KR" w:bidi="he-IL"/>
        </w:rPr>
      </w:pPr>
      <w:r w:rsidRPr="00596DFC">
        <w:rPr>
          <w:lang w:eastAsia="zh-CN"/>
        </w:rPr>
        <w:t>•</w:t>
      </w:r>
      <w:r w:rsidRPr="00596DFC">
        <w:rPr>
          <w:lang w:eastAsia="zh-CN"/>
        </w:rPr>
        <w:tab/>
      </w:r>
      <w:del w:id="391" w:author="Saha, Paritosh" w:date="2023-04-21T06:46:00Z">
        <w:r w:rsidR="006D19AA" w:rsidRPr="00596DFC" w:rsidDel="00682C6A">
          <w:rPr>
            <w:lang w:eastAsia="zh-CN" w:bidi="he-IL"/>
          </w:rPr>
          <w:delText>USB</w:delText>
        </w:r>
      </w:del>
    </w:p>
    <w:p w14:paraId="4983C7B9" w14:textId="67DD79B0" w:rsidR="006D19AA" w:rsidRPr="00596DFC" w:rsidRDefault="001E505B" w:rsidP="002910FB">
      <w:pPr>
        <w:pStyle w:val="Heading3"/>
        <w:rPr>
          <w:lang w:bidi="he-IL"/>
        </w:rPr>
      </w:pPr>
      <w:bookmarkStart w:id="392" w:name="_Toc510518625"/>
      <w:bookmarkStart w:id="393" w:name="_Toc510519063"/>
      <w:bookmarkStart w:id="394" w:name="OLE_LINK30"/>
      <w:bookmarkStart w:id="395" w:name="OLE_LINK31"/>
      <w:r w:rsidRPr="00596DFC">
        <w:rPr>
          <w:lang w:eastAsia="zh-CN"/>
        </w:rPr>
        <w:t>7.16.2</w:t>
      </w:r>
      <w:r w:rsidRPr="00596DFC">
        <w:rPr>
          <w:lang w:eastAsia="zh-CN"/>
        </w:rPr>
        <w:tab/>
      </w:r>
      <w:r w:rsidR="006D19AA" w:rsidRPr="00596DFC">
        <w:t xml:space="preserve">Remote management and </w:t>
      </w:r>
      <w:r w:rsidR="00894770" w:rsidRPr="00596DFC">
        <w:t>d</w:t>
      </w:r>
      <w:r w:rsidR="006D19AA" w:rsidRPr="00596DFC">
        <w:t>iagnostic</w:t>
      </w:r>
      <w:bookmarkEnd w:id="392"/>
      <w:bookmarkEnd w:id="393"/>
      <w:r w:rsidR="006D19AA" w:rsidRPr="00596DFC">
        <w:rPr>
          <w:lang w:bidi="he-IL"/>
        </w:rPr>
        <w:t xml:space="preserve"> </w:t>
      </w:r>
    </w:p>
    <w:p w14:paraId="77C9FD81" w14:textId="7DE5ACAB" w:rsidR="006D19AA" w:rsidRPr="00596DFC" w:rsidRDefault="006D19AA" w:rsidP="002910FB">
      <w:pPr>
        <w:rPr>
          <w:rFonts w:eastAsiaTheme="minorEastAsia"/>
          <w:lang w:bidi="he-IL"/>
        </w:rPr>
      </w:pPr>
      <w:r w:rsidRPr="00596DFC">
        <w:rPr>
          <w:rFonts w:eastAsiaTheme="minorEastAsia"/>
          <w:lang w:bidi="he-IL"/>
        </w:rPr>
        <w:t xml:space="preserve">The hybrid STB is recommended to support </w:t>
      </w:r>
      <w:r w:rsidR="00894770" w:rsidRPr="00596DFC">
        <w:rPr>
          <w:rFonts w:eastAsiaTheme="minorEastAsia"/>
          <w:lang w:bidi="he-IL"/>
        </w:rPr>
        <w:t>CPE WAN management protocol (</w:t>
      </w:r>
      <w:r w:rsidRPr="00596DFC">
        <w:rPr>
          <w:rFonts w:eastAsiaTheme="minorEastAsia"/>
          <w:lang w:bidi="he-IL"/>
        </w:rPr>
        <w:t>CWMP</w:t>
      </w:r>
      <w:r w:rsidR="00894770" w:rsidRPr="00596DFC">
        <w:rPr>
          <w:rFonts w:eastAsiaTheme="minorEastAsia"/>
          <w:lang w:bidi="he-IL"/>
        </w:rPr>
        <w:t>)</w:t>
      </w:r>
      <w:r w:rsidRPr="00596DFC">
        <w:rPr>
          <w:rFonts w:eastAsiaTheme="minorEastAsia"/>
          <w:lang w:bidi="he-IL"/>
        </w:rPr>
        <w:t xml:space="preserve"> according </w:t>
      </w:r>
      <w:r w:rsidR="00C6077A" w:rsidRPr="00596DFC">
        <w:rPr>
          <w:rFonts w:eastAsiaTheme="minorEastAsia"/>
          <w:lang w:bidi="he-IL"/>
        </w:rPr>
        <w:t>to Amendment 5 of [</w:t>
      </w:r>
      <w:r w:rsidRPr="00596DFC">
        <w:rPr>
          <w:rFonts w:eastAsiaTheme="minorEastAsia"/>
          <w:lang w:bidi="he-IL"/>
        </w:rPr>
        <w:t>TR-069</w:t>
      </w:r>
      <w:r w:rsidR="00477D39" w:rsidRPr="00596DFC">
        <w:rPr>
          <w:rFonts w:eastAsiaTheme="minorEastAsia"/>
          <w:lang w:bidi="he-IL"/>
        </w:rPr>
        <w:t xml:space="preserve"> Amd.5</w:t>
      </w:r>
      <w:r w:rsidR="00C6077A" w:rsidRPr="00596DFC">
        <w:rPr>
          <w:rFonts w:eastAsiaTheme="minorEastAsia"/>
          <w:lang w:bidi="he-IL"/>
        </w:rPr>
        <w:t>]</w:t>
      </w:r>
      <w:bookmarkStart w:id="396" w:name="OLE_LINK28"/>
      <w:bookmarkStart w:id="397" w:name="OLE_LINK29"/>
      <w:bookmarkEnd w:id="394"/>
      <w:bookmarkEnd w:id="395"/>
      <w:r w:rsidRPr="00596DFC">
        <w:rPr>
          <w:rFonts w:eastAsiaTheme="minorEastAsia"/>
          <w:lang w:bidi="he-IL"/>
        </w:rPr>
        <w:t xml:space="preserve">, </w:t>
      </w:r>
      <w:r w:rsidR="00FD2C09" w:rsidRPr="00596DFC">
        <w:rPr>
          <w:rFonts w:eastAsiaTheme="minorEastAsia"/>
          <w:lang w:bidi="he-IL"/>
        </w:rPr>
        <w:t>i</w:t>
      </w:r>
      <w:r w:rsidR="00733EFB" w:rsidRPr="00596DFC">
        <w:rPr>
          <w:rFonts w:eastAsiaTheme="minorEastAsia"/>
          <w:lang w:bidi="he-IL"/>
        </w:rPr>
        <w:t xml:space="preserve">t is </w:t>
      </w:r>
      <w:r w:rsidRPr="00596DFC">
        <w:rPr>
          <w:rFonts w:eastAsiaTheme="minorEastAsia"/>
          <w:lang w:bidi="he-IL"/>
        </w:rPr>
        <w:t>also</w:t>
      </w:r>
      <w:r w:rsidR="00874BB6" w:rsidRPr="00596DFC">
        <w:rPr>
          <w:rFonts w:eastAsiaTheme="minorEastAsia"/>
          <w:lang w:bidi="he-IL"/>
        </w:rPr>
        <w:t xml:space="preserve"> recommended to</w:t>
      </w:r>
      <w:r w:rsidRPr="00596DFC">
        <w:rPr>
          <w:rFonts w:eastAsiaTheme="minorEastAsia"/>
          <w:lang w:bidi="he-IL"/>
        </w:rPr>
        <w:t xml:space="preserve"> support </w:t>
      </w:r>
      <w:r w:rsidR="00C6077A" w:rsidRPr="00596DFC">
        <w:rPr>
          <w:rFonts w:eastAsiaTheme="minorEastAsia"/>
          <w:lang w:bidi="he-IL"/>
        </w:rPr>
        <w:t>[</w:t>
      </w:r>
      <w:r w:rsidRPr="00596DFC">
        <w:rPr>
          <w:rFonts w:eastAsiaTheme="minorEastAsia"/>
          <w:lang w:bidi="he-IL"/>
        </w:rPr>
        <w:t>TR-106</w:t>
      </w:r>
      <w:r w:rsidR="00477D39" w:rsidRPr="00596DFC">
        <w:rPr>
          <w:rFonts w:eastAsiaTheme="minorEastAsia"/>
          <w:lang w:bidi="he-IL"/>
        </w:rPr>
        <w:t xml:space="preserve"> Amd.5</w:t>
      </w:r>
      <w:r w:rsidR="00C6077A" w:rsidRPr="00596DFC">
        <w:rPr>
          <w:rFonts w:eastAsiaTheme="minorEastAsia"/>
          <w:lang w:bidi="he-IL"/>
        </w:rPr>
        <w:t>]</w:t>
      </w:r>
      <w:r w:rsidRPr="00596DFC">
        <w:rPr>
          <w:rFonts w:eastAsiaTheme="minorEastAsia"/>
          <w:lang w:bidi="he-IL"/>
        </w:rPr>
        <w:t xml:space="preserve"> and </w:t>
      </w:r>
      <w:r w:rsidR="00C6077A" w:rsidRPr="00596DFC">
        <w:rPr>
          <w:rFonts w:eastAsiaTheme="minorEastAsia"/>
          <w:lang w:bidi="he-IL"/>
        </w:rPr>
        <w:t>[</w:t>
      </w:r>
      <w:r w:rsidRPr="00596DFC">
        <w:rPr>
          <w:rFonts w:eastAsiaTheme="minorEastAsia"/>
          <w:lang w:bidi="he-IL"/>
        </w:rPr>
        <w:t>TR</w:t>
      </w:r>
      <w:r w:rsidR="00FB56AD" w:rsidRPr="00596DFC">
        <w:rPr>
          <w:rFonts w:eastAsiaTheme="minorEastAsia"/>
          <w:lang w:bidi="he-IL"/>
        </w:rPr>
        <w:noBreakHyphen/>
      </w:r>
      <w:r w:rsidRPr="00596DFC">
        <w:rPr>
          <w:rFonts w:eastAsiaTheme="minorEastAsia"/>
          <w:lang w:bidi="he-IL"/>
        </w:rPr>
        <w:t>135</w:t>
      </w:r>
      <w:r w:rsidR="00477D39" w:rsidRPr="00596DFC">
        <w:rPr>
          <w:rFonts w:eastAsiaTheme="minorEastAsia"/>
          <w:lang w:bidi="he-IL"/>
        </w:rPr>
        <w:t xml:space="preserve"> Amd.1</w:t>
      </w:r>
      <w:r w:rsidR="00C6077A" w:rsidRPr="00596DFC">
        <w:rPr>
          <w:rFonts w:eastAsiaTheme="minorEastAsia"/>
          <w:lang w:bidi="he-IL"/>
        </w:rPr>
        <w:t>]</w:t>
      </w:r>
      <w:r w:rsidRPr="00596DFC">
        <w:rPr>
          <w:rFonts w:eastAsiaTheme="minorEastAsia"/>
          <w:lang w:bidi="he-IL"/>
        </w:rPr>
        <w:t xml:space="preserve"> data model</w:t>
      </w:r>
      <w:r w:rsidR="00894770" w:rsidRPr="00596DFC">
        <w:rPr>
          <w:rFonts w:eastAsiaTheme="minorEastAsia"/>
          <w:lang w:bidi="he-IL"/>
        </w:rPr>
        <w:t>s</w:t>
      </w:r>
      <w:r w:rsidRPr="00596DFC">
        <w:rPr>
          <w:rFonts w:eastAsiaTheme="minorEastAsia"/>
          <w:lang w:bidi="he-IL"/>
        </w:rPr>
        <w:t xml:space="preserve"> for troubleshooting and collecting the info</w:t>
      </w:r>
      <w:r w:rsidR="00CD32AA" w:rsidRPr="00596DFC">
        <w:rPr>
          <w:rFonts w:eastAsiaTheme="minorEastAsia"/>
          <w:lang w:bidi="he-IL"/>
        </w:rPr>
        <w:t>rmation</w:t>
      </w:r>
      <w:r w:rsidRPr="00596DFC">
        <w:rPr>
          <w:rFonts w:eastAsiaTheme="minorEastAsia"/>
          <w:lang w:bidi="he-IL"/>
        </w:rPr>
        <w:t xml:space="preserve"> </w:t>
      </w:r>
      <w:r w:rsidR="00874BB6" w:rsidRPr="00596DFC">
        <w:rPr>
          <w:rFonts w:eastAsiaTheme="minorEastAsia"/>
          <w:lang w:bidi="he-IL"/>
        </w:rPr>
        <w:t xml:space="preserve">of </w:t>
      </w:r>
      <w:proofErr w:type="spellStart"/>
      <w:r w:rsidRPr="00596DFC">
        <w:rPr>
          <w:rFonts w:eastAsiaTheme="minorEastAsia"/>
          <w:lang w:bidi="he-IL"/>
        </w:rPr>
        <w:t>QoS</w:t>
      </w:r>
      <w:proofErr w:type="spellEnd"/>
      <w:r w:rsidRPr="00596DFC">
        <w:rPr>
          <w:rFonts w:eastAsiaTheme="minorEastAsia"/>
          <w:lang w:bidi="he-IL"/>
        </w:rPr>
        <w:t>/</w:t>
      </w:r>
      <w:proofErr w:type="spellStart"/>
      <w:r w:rsidRPr="00596DFC">
        <w:rPr>
          <w:rFonts w:eastAsiaTheme="minorEastAsia"/>
          <w:lang w:bidi="he-IL"/>
        </w:rPr>
        <w:t>QoE</w:t>
      </w:r>
      <w:proofErr w:type="spellEnd"/>
      <w:r w:rsidRPr="00596DFC">
        <w:rPr>
          <w:rFonts w:eastAsiaTheme="minorEastAsia"/>
          <w:lang w:bidi="he-IL"/>
        </w:rPr>
        <w:t xml:space="preserve"> statistics.</w:t>
      </w:r>
      <w:bookmarkEnd w:id="396"/>
      <w:bookmarkEnd w:id="397"/>
    </w:p>
    <w:p w14:paraId="1B0F43D6" w14:textId="567329EC" w:rsidR="006D19AA" w:rsidRPr="00596DFC" w:rsidRDefault="001E505B" w:rsidP="002910FB">
      <w:pPr>
        <w:pStyle w:val="Heading1"/>
      </w:pPr>
      <w:bookmarkStart w:id="398" w:name="_Toc508612011"/>
      <w:bookmarkStart w:id="399" w:name="_Toc510518626"/>
      <w:bookmarkStart w:id="400" w:name="_Toc510519064"/>
      <w:bookmarkStart w:id="401" w:name="_Toc512688943"/>
      <w:bookmarkStart w:id="402" w:name="_Toc4662188"/>
      <w:bookmarkStart w:id="403" w:name="_Toc5895132"/>
      <w:bookmarkStart w:id="404" w:name="_Toc7503426"/>
      <w:r w:rsidRPr="00596DFC">
        <w:t>8</w:t>
      </w:r>
      <w:r w:rsidRPr="00596DFC">
        <w:tab/>
      </w:r>
      <w:r w:rsidR="006D19AA" w:rsidRPr="00596DFC">
        <w:t xml:space="preserve">Technical </w:t>
      </w:r>
      <w:r w:rsidR="00894770" w:rsidRPr="00596DFC">
        <w:t>s</w:t>
      </w:r>
      <w:r w:rsidR="006D19AA" w:rsidRPr="00596DFC">
        <w:t>pecifications</w:t>
      </w:r>
      <w:bookmarkEnd w:id="398"/>
      <w:bookmarkEnd w:id="399"/>
      <w:bookmarkEnd w:id="400"/>
      <w:bookmarkEnd w:id="401"/>
      <w:bookmarkEnd w:id="402"/>
      <w:bookmarkEnd w:id="403"/>
      <w:bookmarkEnd w:id="404"/>
    </w:p>
    <w:p w14:paraId="33AA39E4" w14:textId="1B1C36A7" w:rsidR="006D19AA" w:rsidRPr="00596DFC" w:rsidRDefault="006D19AA" w:rsidP="002910FB">
      <w:pPr>
        <w:rPr>
          <w:lang w:eastAsia="zh-CN" w:bidi="he-IL"/>
        </w:rPr>
      </w:pPr>
      <w:r w:rsidRPr="00596DFC">
        <w:rPr>
          <w:lang w:eastAsia="zh-CN" w:bidi="he-IL"/>
        </w:rPr>
        <w:t xml:space="preserve">This </w:t>
      </w:r>
      <w:r w:rsidR="00894770" w:rsidRPr="00596DFC">
        <w:rPr>
          <w:lang w:eastAsia="zh-CN" w:bidi="he-IL"/>
        </w:rPr>
        <w:t xml:space="preserve">clause </w:t>
      </w:r>
      <w:r w:rsidRPr="00596DFC">
        <w:rPr>
          <w:lang w:eastAsia="zh-CN" w:bidi="he-IL"/>
        </w:rPr>
        <w:t xml:space="preserve">defines the technical specification for the implementation of the hybrid STB. All the items in this specification are required to be included but not limited for </w:t>
      </w:r>
      <w:r w:rsidR="00BC31FB" w:rsidRPr="00596DFC">
        <w:rPr>
          <w:lang w:eastAsia="zh-CN" w:bidi="he-IL"/>
        </w:rPr>
        <w:t xml:space="preserve">the specific </w:t>
      </w:r>
      <w:r w:rsidRPr="00596DFC">
        <w:rPr>
          <w:lang w:eastAsia="zh-CN" w:bidi="he-IL"/>
        </w:rPr>
        <w:t>hybrid STB implementation.</w:t>
      </w:r>
    </w:p>
    <w:p w14:paraId="247BAECE" w14:textId="24695812" w:rsidR="006D19AA" w:rsidRPr="00596DFC" w:rsidRDefault="000F63E0" w:rsidP="002910FB">
      <w:pPr>
        <w:pStyle w:val="Heading2"/>
        <w:rPr>
          <w:lang w:eastAsia="zh-CN"/>
        </w:rPr>
      </w:pPr>
      <w:bookmarkStart w:id="405" w:name="_Toc508612012"/>
      <w:bookmarkStart w:id="406" w:name="_Toc510518627"/>
      <w:bookmarkStart w:id="407" w:name="_Toc510519065"/>
      <w:bookmarkStart w:id="408" w:name="_Toc512688944"/>
      <w:bookmarkStart w:id="409" w:name="_Toc4662189"/>
      <w:bookmarkStart w:id="410" w:name="_Toc5895133"/>
      <w:bookmarkStart w:id="411" w:name="_Toc7503427"/>
      <w:r w:rsidRPr="00596DFC">
        <w:rPr>
          <w:lang w:eastAsia="zh-CN"/>
        </w:rPr>
        <w:t>8.1</w:t>
      </w:r>
      <w:r w:rsidRPr="00596DFC">
        <w:rPr>
          <w:lang w:eastAsia="zh-CN"/>
        </w:rPr>
        <w:tab/>
      </w:r>
      <w:r w:rsidR="006D19AA" w:rsidRPr="00596DFC">
        <w:rPr>
          <w:lang w:eastAsia="zh-CN"/>
        </w:rPr>
        <w:t xml:space="preserve">Minimum </w:t>
      </w:r>
      <w:r w:rsidR="00894770" w:rsidRPr="00596DFC">
        <w:rPr>
          <w:lang w:eastAsia="zh-CN"/>
        </w:rPr>
        <w:t>s</w:t>
      </w:r>
      <w:r w:rsidR="006D19AA" w:rsidRPr="00596DFC">
        <w:rPr>
          <w:lang w:eastAsia="zh-CN"/>
        </w:rPr>
        <w:t>ystem</w:t>
      </w:r>
      <w:bookmarkEnd w:id="405"/>
      <w:bookmarkEnd w:id="406"/>
      <w:bookmarkEnd w:id="407"/>
      <w:bookmarkEnd w:id="408"/>
      <w:bookmarkEnd w:id="409"/>
      <w:bookmarkEnd w:id="410"/>
      <w:bookmarkEnd w:id="411"/>
    </w:p>
    <w:p w14:paraId="37EDD98C" w14:textId="6A0FF5CA" w:rsidR="006D19AA" w:rsidRPr="00596DFC" w:rsidRDefault="000F63E0" w:rsidP="002910FB">
      <w:pPr>
        <w:pStyle w:val="Heading3"/>
        <w:rPr>
          <w:lang w:eastAsia="zh-CN"/>
        </w:rPr>
      </w:pPr>
      <w:bookmarkStart w:id="412" w:name="_Toc508612013"/>
      <w:bookmarkStart w:id="413" w:name="_Toc510518628"/>
      <w:bookmarkStart w:id="414" w:name="_Toc510519066"/>
      <w:r w:rsidRPr="00596DFC">
        <w:rPr>
          <w:lang w:eastAsia="zh-CN"/>
        </w:rPr>
        <w:t>8.1.1</w:t>
      </w:r>
      <w:r w:rsidRPr="00596DFC">
        <w:rPr>
          <w:lang w:eastAsia="zh-CN"/>
        </w:rPr>
        <w:tab/>
      </w:r>
      <w:r w:rsidR="006D19AA" w:rsidRPr="00596DFC">
        <w:rPr>
          <w:lang w:eastAsia="zh-CN"/>
        </w:rPr>
        <w:t>CPU</w:t>
      </w:r>
      <w:bookmarkEnd w:id="412"/>
      <w:bookmarkEnd w:id="413"/>
      <w:bookmarkEnd w:id="414"/>
    </w:p>
    <w:p w14:paraId="3ABF98FD" w14:textId="7864753D" w:rsidR="006D19AA" w:rsidRPr="00596DFC" w:rsidRDefault="006D19AA" w:rsidP="006D19AA">
      <w:r w:rsidRPr="00596DFC">
        <w:t xml:space="preserve">The CPU </w:t>
      </w:r>
      <w:r w:rsidRPr="00596DFC">
        <w:rPr>
          <w:lang w:eastAsia="zh-CN"/>
        </w:rPr>
        <w:t>performance</w:t>
      </w:r>
      <w:r w:rsidRPr="00596DFC">
        <w:t xml:space="preserve"> of the hybrid STB is required to be more than 2000DMIPS for execution of the application</w:t>
      </w:r>
      <w:r w:rsidR="007A1D3C" w:rsidRPr="00596DFC">
        <w:t>s</w:t>
      </w:r>
      <w:r w:rsidRPr="00596DFC">
        <w:t xml:space="preserve">, </w:t>
      </w:r>
      <w:r w:rsidR="00100B1A" w:rsidRPr="00596DFC">
        <w:t xml:space="preserve">for </w:t>
      </w:r>
      <w:r w:rsidRPr="00596DFC">
        <w:t xml:space="preserve">sufficient computing </w:t>
      </w:r>
      <w:r w:rsidR="002D382C" w:rsidRPr="00596DFC">
        <w:t xml:space="preserve">power </w:t>
      </w:r>
      <w:r w:rsidRPr="00596DFC">
        <w:t xml:space="preserve">and </w:t>
      </w:r>
      <w:r w:rsidR="00862664" w:rsidRPr="00596DFC">
        <w:t xml:space="preserve">a </w:t>
      </w:r>
      <w:r w:rsidR="002D382C" w:rsidRPr="00596DFC">
        <w:t xml:space="preserve">smooth </w:t>
      </w:r>
      <w:r w:rsidRPr="00596DFC">
        <w:t xml:space="preserve">user experience. </w:t>
      </w:r>
      <w:r w:rsidRPr="00596DFC">
        <w:rPr>
          <w:lang w:eastAsia="zh-CN"/>
        </w:rPr>
        <w:t>T</w:t>
      </w:r>
      <w:r w:rsidRPr="00596DFC">
        <w:t xml:space="preserve">he selection of CPU architecture is not limited and could be defined by </w:t>
      </w:r>
      <w:r w:rsidR="00527489" w:rsidRPr="00596DFC">
        <w:t xml:space="preserve">the </w:t>
      </w:r>
      <w:r w:rsidRPr="00596DFC">
        <w:t>operator</w:t>
      </w:r>
      <w:r w:rsidR="00527489" w:rsidRPr="00596DFC">
        <w:t>s</w:t>
      </w:r>
      <w:r w:rsidRPr="00596DFC">
        <w:t xml:space="preserve"> and </w:t>
      </w:r>
      <w:r w:rsidR="00527489" w:rsidRPr="00596DFC">
        <w:t xml:space="preserve">the </w:t>
      </w:r>
      <w:r w:rsidRPr="00596DFC">
        <w:t>STB vendor</w:t>
      </w:r>
      <w:r w:rsidR="00527489" w:rsidRPr="00596DFC">
        <w:t>s</w:t>
      </w:r>
      <w:r w:rsidRPr="00596DFC">
        <w:t>.</w:t>
      </w:r>
    </w:p>
    <w:p w14:paraId="635D0689" w14:textId="6C13C5E2" w:rsidR="006D19AA" w:rsidRPr="00596DFC" w:rsidRDefault="000F63E0" w:rsidP="002910FB">
      <w:pPr>
        <w:pStyle w:val="Heading3"/>
        <w:rPr>
          <w:lang w:eastAsia="zh-CN"/>
        </w:rPr>
      </w:pPr>
      <w:bookmarkStart w:id="415" w:name="_Toc508612014"/>
      <w:bookmarkStart w:id="416" w:name="_Toc510518629"/>
      <w:bookmarkStart w:id="417" w:name="_Toc510519067"/>
      <w:r w:rsidRPr="00596DFC">
        <w:rPr>
          <w:lang w:eastAsia="zh-CN"/>
        </w:rPr>
        <w:t>8.1.2</w:t>
      </w:r>
      <w:r w:rsidRPr="00596DFC">
        <w:rPr>
          <w:lang w:eastAsia="zh-CN"/>
        </w:rPr>
        <w:tab/>
      </w:r>
      <w:r w:rsidR="006D19AA" w:rsidRPr="00596DFC">
        <w:rPr>
          <w:lang w:eastAsia="zh-CN"/>
        </w:rPr>
        <w:t>GPU</w:t>
      </w:r>
      <w:bookmarkEnd w:id="415"/>
      <w:bookmarkEnd w:id="416"/>
      <w:bookmarkEnd w:id="417"/>
    </w:p>
    <w:p w14:paraId="02D0B3CE" w14:textId="41C9F937" w:rsidR="006D19AA" w:rsidRPr="00596DFC" w:rsidRDefault="006D19AA" w:rsidP="006D19AA">
      <w:pPr>
        <w:rPr>
          <w:lang w:eastAsia="zh-CN"/>
        </w:rPr>
      </w:pPr>
      <w:r w:rsidRPr="00596DFC">
        <w:t>The hybrid STB is recommended</w:t>
      </w:r>
      <w:r w:rsidR="00E21FDB" w:rsidRPr="00596DFC">
        <w:t xml:space="preserve"> to implement </w:t>
      </w:r>
      <w:r w:rsidRPr="00596DFC">
        <w:t>3D graphic accelerator supporting OpenGL ES2.0 or above</w:t>
      </w:r>
      <w:r w:rsidRPr="00596DFC">
        <w:rPr>
          <w:lang w:eastAsia="zh-CN"/>
        </w:rPr>
        <w:t>.</w:t>
      </w:r>
    </w:p>
    <w:p w14:paraId="1B8E86E2" w14:textId="3DE56C78" w:rsidR="006D19AA" w:rsidRPr="00596DFC" w:rsidRDefault="000F63E0" w:rsidP="002910FB">
      <w:pPr>
        <w:pStyle w:val="Heading3"/>
        <w:rPr>
          <w:lang w:eastAsia="zh-CN"/>
        </w:rPr>
      </w:pPr>
      <w:bookmarkStart w:id="418" w:name="_Toc508612015"/>
      <w:bookmarkStart w:id="419" w:name="_Toc510518630"/>
      <w:bookmarkStart w:id="420" w:name="_Toc510519068"/>
      <w:r w:rsidRPr="00596DFC">
        <w:rPr>
          <w:lang w:eastAsia="zh-CN"/>
        </w:rPr>
        <w:t>8.1.3</w:t>
      </w:r>
      <w:r w:rsidRPr="00596DFC">
        <w:rPr>
          <w:lang w:eastAsia="zh-CN"/>
        </w:rPr>
        <w:tab/>
      </w:r>
      <w:r w:rsidR="006D19AA" w:rsidRPr="00596DFC">
        <w:rPr>
          <w:lang w:eastAsia="zh-CN"/>
        </w:rPr>
        <w:t>Memory</w:t>
      </w:r>
      <w:bookmarkEnd w:id="418"/>
      <w:bookmarkEnd w:id="419"/>
      <w:bookmarkEnd w:id="420"/>
    </w:p>
    <w:p w14:paraId="45D9438D" w14:textId="40F2A909" w:rsidR="006D19AA" w:rsidRPr="00596DFC" w:rsidRDefault="006D19AA" w:rsidP="006D19AA">
      <w:pPr>
        <w:rPr>
          <w:lang w:eastAsia="zh-CN"/>
        </w:rPr>
      </w:pPr>
      <w:r w:rsidRPr="00596DFC">
        <w:rPr>
          <w:lang w:eastAsia="zh-CN"/>
        </w:rPr>
        <w:t xml:space="preserve">For </w:t>
      </w:r>
      <w:r w:rsidR="00237A61" w:rsidRPr="00596DFC">
        <w:rPr>
          <w:lang w:eastAsia="zh-CN"/>
        </w:rPr>
        <w:t xml:space="preserve">the </w:t>
      </w:r>
      <w:r w:rsidR="002D55F9" w:rsidRPr="00596DFC">
        <w:rPr>
          <w:lang w:eastAsia="zh-CN"/>
        </w:rPr>
        <w:t>supporting</w:t>
      </w:r>
      <w:r w:rsidRPr="00596DFC">
        <w:rPr>
          <w:lang w:eastAsia="zh-CN"/>
        </w:rPr>
        <w:t xml:space="preserve"> web browser and IP related features, the </w:t>
      </w:r>
      <w:r w:rsidR="00862664" w:rsidRPr="00596DFC">
        <w:rPr>
          <w:lang w:eastAsia="zh-CN"/>
        </w:rPr>
        <w:t xml:space="preserve">following </w:t>
      </w:r>
      <w:r w:rsidRPr="00596DFC">
        <w:rPr>
          <w:lang w:eastAsia="zh-CN"/>
        </w:rPr>
        <w:t>memory capacity of the hybrid STB is required:</w:t>
      </w:r>
    </w:p>
    <w:p w14:paraId="3B015296" w14:textId="11BCE0AF" w:rsidR="006D19AA" w:rsidRPr="00596DFC" w:rsidRDefault="002910FB" w:rsidP="002910FB">
      <w:pPr>
        <w:pStyle w:val="enumlev1"/>
        <w:rPr>
          <w:lang w:bidi="he-IL"/>
        </w:rPr>
      </w:pPr>
      <w:r w:rsidRPr="00596DFC">
        <w:rPr>
          <w:lang w:eastAsia="zh-CN"/>
        </w:rPr>
        <w:t>•</w:t>
      </w:r>
      <w:r w:rsidRPr="00596DFC">
        <w:rPr>
          <w:lang w:eastAsia="zh-CN"/>
        </w:rPr>
        <w:tab/>
      </w:r>
      <w:r w:rsidR="006D19AA" w:rsidRPr="00596DFC">
        <w:rPr>
          <w:lang w:bidi="he-IL"/>
        </w:rPr>
        <w:t>Flash: 128</w:t>
      </w:r>
      <w:r w:rsidR="00FB56AD" w:rsidRPr="00596DFC">
        <w:rPr>
          <w:lang w:bidi="he-IL"/>
        </w:rPr>
        <w:t xml:space="preserve"> </w:t>
      </w:r>
      <w:r w:rsidR="006D19AA" w:rsidRPr="00596DFC">
        <w:rPr>
          <w:lang w:bidi="he-IL"/>
        </w:rPr>
        <w:t>Mbytes as minimum</w:t>
      </w:r>
    </w:p>
    <w:p w14:paraId="3CCA2094" w14:textId="41DA38F8" w:rsidR="006D19AA" w:rsidRPr="00596DFC" w:rsidRDefault="002910FB" w:rsidP="002910FB">
      <w:pPr>
        <w:pStyle w:val="enumlev1"/>
        <w:rPr>
          <w:lang w:bidi="he-IL"/>
        </w:rPr>
      </w:pPr>
      <w:r w:rsidRPr="00596DFC">
        <w:rPr>
          <w:lang w:eastAsia="zh-CN"/>
        </w:rPr>
        <w:t>•</w:t>
      </w:r>
      <w:r w:rsidRPr="00596DFC">
        <w:rPr>
          <w:lang w:eastAsia="zh-CN"/>
        </w:rPr>
        <w:tab/>
      </w:r>
      <w:r w:rsidR="006D19AA" w:rsidRPr="00596DFC">
        <w:rPr>
          <w:lang w:bidi="he-IL"/>
        </w:rPr>
        <w:t>DDR: 512</w:t>
      </w:r>
      <w:r w:rsidR="00FB56AD" w:rsidRPr="00596DFC">
        <w:rPr>
          <w:lang w:bidi="he-IL"/>
        </w:rPr>
        <w:t xml:space="preserve"> </w:t>
      </w:r>
      <w:r w:rsidR="006D19AA" w:rsidRPr="00596DFC">
        <w:rPr>
          <w:lang w:bidi="he-IL"/>
        </w:rPr>
        <w:t>Mbytes as minimum</w:t>
      </w:r>
    </w:p>
    <w:p w14:paraId="4CD2A158" w14:textId="63FCCF94" w:rsidR="006D19AA" w:rsidRPr="00596DFC" w:rsidRDefault="000F63E0" w:rsidP="002910FB">
      <w:pPr>
        <w:pStyle w:val="Heading2"/>
        <w:rPr>
          <w:rFonts w:ascii="Microsoft YaHei" w:hAnsi="Microsoft YaHei"/>
          <w:lang w:eastAsia="zh-CN"/>
        </w:rPr>
      </w:pPr>
      <w:bookmarkStart w:id="421" w:name="_Toc508612017"/>
      <w:bookmarkStart w:id="422" w:name="_Toc510518632"/>
      <w:bookmarkStart w:id="423" w:name="_Toc510519070"/>
      <w:bookmarkStart w:id="424" w:name="_Toc512688945"/>
      <w:bookmarkStart w:id="425" w:name="_Toc4662190"/>
      <w:bookmarkStart w:id="426" w:name="_Toc5895134"/>
      <w:bookmarkStart w:id="427" w:name="_Toc7503428"/>
      <w:r w:rsidRPr="00596DFC">
        <w:rPr>
          <w:lang w:eastAsia="zh-CN"/>
        </w:rPr>
        <w:lastRenderedPageBreak/>
        <w:t>8.2</w:t>
      </w:r>
      <w:r w:rsidRPr="00596DFC">
        <w:rPr>
          <w:lang w:eastAsia="zh-CN"/>
        </w:rPr>
        <w:tab/>
      </w:r>
      <w:r w:rsidR="006D19AA" w:rsidRPr="00596DFC">
        <w:rPr>
          <w:lang w:eastAsia="zh-CN"/>
        </w:rPr>
        <w:t>Decoder</w:t>
      </w:r>
      <w:bookmarkEnd w:id="421"/>
      <w:bookmarkEnd w:id="422"/>
      <w:bookmarkEnd w:id="423"/>
      <w:bookmarkEnd w:id="424"/>
      <w:bookmarkEnd w:id="425"/>
      <w:bookmarkEnd w:id="426"/>
      <w:bookmarkEnd w:id="427"/>
    </w:p>
    <w:p w14:paraId="47848250" w14:textId="1C3EAA50" w:rsidR="006D19AA" w:rsidRPr="00596DFC" w:rsidRDefault="000F63E0" w:rsidP="002910FB">
      <w:pPr>
        <w:pStyle w:val="Heading3"/>
        <w:rPr>
          <w:lang w:eastAsia="zh-CN"/>
        </w:rPr>
      </w:pPr>
      <w:bookmarkStart w:id="428" w:name="_Toc508612018"/>
      <w:bookmarkStart w:id="429" w:name="_Toc510518633"/>
      <w:bookmarkStart w:id="430" w:name="_Toc510519071"/>
      <w:r w:rsidRPr="00596DFC">
        <w:rPr>
          <w:lang w:eastAsia="zh-CN"/>
        </w:rPr>
        <w:t>8.2.1</w:t>
      </w:r>
      <w:r w:rsidRPr="00596DFC">
        <w:rPr>
          <w:lang w:eastAsia="zh-CN"/>
        </w:rPr>
        <w:tab/>
      </w:r>
      <w:r w:rsidR="006D19AA" w:rsidRPr="00596DFC">
        <w:rPr>
          <w:lang w:eastAsia="zh-CN"/>
        </w:rPr>
        <w:t>Audio</w:t>
      </w:r>
      <w:bookmarkEnd w:id="428"/>
      <w:bookmarkEnd w:id="429"/>
      <w:bookmarkEnd w:id="430"/>
    </w:p>
    <w:p w14:paraId="41880CA1" w14:textId="454B5089" w:rsidR="006D19AA" w:rsidRPr="00596DFC" w:rsidRDefault="006D19AA" w:rsidP="002910FB">
      <w:pPr>
        <w:rPr>
          <w:lang w:eastAsia="zh-CN" w:bidi="he-IL"/>
        </w:rPr>
      </w:pPr>
      <w:r w:rsidRPr="00596DFC">
        <w:rPr>
          <w:lang w:eastAsia="zh-CN" w:bidi="he-IL"/>
        </w:rPr>
        <w:t xml:space="preserve">The hybrid STB is required to support the </w:t>
      </w:r>
      <w:r w:rsidR="00862664" w:rsidRPr="00596DFC">
        <w:rPr>
          <w:lang w:eastAsia="zh-CN" w:bidi="he-IL"/>
        </w:rPr>
        <w:t xml:space="preserve">following </w:t>
      </w:r>
      <w:r w:rsidRPr="00596DFC">
        <w:rPr>
          <w:lang w:eastAsia="zh-CN" w:bidi="he-IL"/>
        </w:rPr>
        <w:t>mainstream audio codec</w:t>
      </w:r>
      <w:r w:rsidR="00862664" w:rsidRPr="00596DFC">
        <w:rPr>
          <w:lang w:eastAsia="zh-CN" w:bidi="he-IL"/>
        </w:rPr>
        <w:t>s</w:t>
      </w:r>
      <w:r w:rsidRPr="00596DFC">
        <w:rPr>
          <w:lang w:eastAsia="zh-CN" w:bidi="he-IL"/>
        </w:rPr>
        <w:t>:</w:t>
      </w:r>
    </w:p>
    <w:p w14:paraId="1B5966F7" w14:textId="77FE3076" w:rsidR="006D19AA" w:rsidRPr="00596DFC" w:rsidRDefault="002910FB" w:rsidP="002910FB">
      <w:pPr>
        <w:pStyle w:val="enumlev1"/>
        <w:rPr>
          <w:lang w:eastAsia="zh-CN" w:bidi="he-IL"/>
        </w:rPr>
      </w:pPr>
      <w:r w:rsidRPr="00596DFC">
        <w:rPr>
          <w:lang w:eastAsia="zh-CN"/>
        </w:rPr>
        <w:t>•</w:t>
      </w:r>
      <w:r w:rsidRPr="00596DFC">
        <w:rPr>
          <w:lang w:eastAsia="zh-CN"/>
        </w:rPr>
        <w:tab/>
      </w:r>
      <w:r w:rsidR="006D19AA" w:rsidRPr="00596DFC">
        <w:rPr>
          <w:lang w:eastAsia="zh-CN" w:bidi="he-IL"/>
        </w:rPr>
        <w:t>PCM audio is required</w:t>
      </w:r>
    </w:p>
    <w:p w14:paraId="4FCFC97A" w14:textId="1DDEF3B5" w:rsidR="006D19AA" w:rsidRPr="00596DFC" w:rsidRDefault="002910FB" w:rsidP="002910FB">
      <w:pPr>
        <w:pStyle w:val="enumlev1"/>
        <w:rPr>
          <w:lang w:bidi="he-IL"/>
        </w:rPr>
      </w:pPr>
      <w:r w:rsidRPr="00596DFC">
        <w:rPr>
          <w:lang w:eastAsia="zh-CN"/>
        </w:rPr>
        <w:t>•</w:t>
      </w:r>
      <w:r w:rsidRPr="00596DFC">
        <w:rPr>
          <w:lang w:eastAsia="zh-CN"/>
        </w:rPr>
        <w:tab/>
      </w:r>
      <w:r w:rsidR="006D19AA" w:rsidRPr="00596DFC">
        <w:rPr>
          <w:lang w:bidi="he-IL"/>
        </w:rPr>
        <w:t xml:space="preserve">MPEG-1 Layer I/II </w:t>
      </w:r>
      <w:r w:rsidR="007936B9" w:rsidRPr="00596DFC">
        <w:rPr>
          <w:lang w:bidi="he-IL"/>
        </w:rPr>
        <w:t>[</w:t>
      </w:r>
      <w:r w:rsidR="006D19AA" w:rsidRPr="00596DFC">
        <w:rPr>
          <w:lang w:bidi="he-IL"/>
        </w:rPr>
        <w:t>IEC 11172-3</w:t>
      </w:r>
      <w:r w:rsidR="007936B9" w:rsidRPr="00596DFC">
        <w:rPr>
          <w:lang w:bidi="he-IL"/>
        </w:rPr>
        <w:t>]</w:t>
      </w:r>
    </w:p>
    <w:p w14:paraId="71712C8D" w14:textId="3E2A85E5" w:rsidR="006D19AA" w:rsidRPr="00596DFC" w:rsidRDefault="002910FB" w:rsidP="002910FB">
      <w:pPr>
        <w:pStyle w:val="enumlev1"/>
        <w:rPr>
          <w:lang w:bidi="he-IL"/>
        </w:rPr>
      </w:pPr>
      <w:r w:rsidRPr="00596DFC">
        <w:rPr>
          <w:lang w:eastAsia="zh-CN"/>
        </w:rPr>
        <w:t>•</w:t>
      </w:r>
      <w:r w:rsidRPr="00596DFC">
        <w:rPr>
          <w:lang w:eastAsia="zh-CN"/>
        </w:rPr>
        <w:tab/>
      </w:r>
      <w:r w:rsidR="006D19AA" w:rsidRPr="00596DFC">
        <w:rPr>
          <w:lang w:bidi="he-IL"/>
        </w:rPr>
        <w:t xml:space="preserve">MPEG-2 Audio </w:t>
      </w:r>
      <w:r w:rsidR="007936B9" w:rsidRPr="00596DFC">
        <w:rPr>
          <w:lang w:bidi="he-IL"/>
        </w:rPr>
        <w:t>[</w:t>
      </w:r>
      <w:r w:rsidR="006D19AA" w:rsidRPr="00596DFC">
        <w:rPr>
          <w:lang w:bidi="he-IL"/>
        </w:rPr>
        <w:t>ISO/IEC 13818-3</w:t>
      </w:r>
      <w:r w:rsidR="007936B9" w:rsidRPr="00596DFC">
        <w:rPr>
          <w:lang w:bidi="he-IL"/>
        </w:rPr>
        <w:t>]</w:t>
      </w:r>
    </w:p>
    <w:p w14:paraId="1DC71842" w14:textId="7D7B4D17" w:rsidR="006D19AA" w:rsidRPr="00596DFC" w:rsidRDefault="002910FB" w:rsidP="002910FB">
      <w:pPr>
        <w:pStyle w:val="enumlev1"/>
        <w:rPr>
          <w:lang w:bidi="he-IL"/>
        </w:rPr>
      </w:pPr>
      <w:r w:rsidRPr="00596DFC">
        <w:rPr>
          <w:lang w:eastAsia="zh-CN"/>
        </w:rPr>
        <w:t>•</w:t>
      </w:r>
      <w:r w:rsidRPr="00596DFC">
        <w:rPr>
          <w:lang w:eastAsia="zh-CN"/>
        </w:rPr>
        <w:tab/>
      </w:r>
      <w:r w:rsidR="006D19AA" w:rsidRPr="00596DFC">
        <w:rPr>
          <w:lang w:bidi="he-IL"/>
        </w:rPr>
        <w:t xml:space="preserve">MPEG4 AAC-HE v2 Level 2 as specified in </w:t>
      </w:r>
      <w:r w:rsidR="007936B9" w:rsidRPr="00596DFC">
        <w:rPr>
          <w:lang w:bidi="he-IL"/>
        </w:rPr>
        <w:t>[</w:t>
      </w:r>
      <w:r w:rsidR="006D19AA" w:rsidRPr="00596DFC">
        <w:rPr>
          <w:lang w:bidi="he-IL"/>
        </w:rPr>
        <w:t>ISO/IEC 14496-3</w:t>
      </w:r>
      <w:r w:rsidR="007936B9" w:rsidRPr="00596DFC">
        <w:rPr>
          <w:lang w:bidi="he-IL"/>
        </w:rPr>
        <w:t>]</w:t>
      </w:r>
      <w:r w:rsidR="006D19AA" w:rsidRPr="00596DFC">
        <w:rPr>
          <w:lang w:bidi="he-IL"/>
        </w:rPr>
        <w:t xml:space="preserve"> </w:t>
      </w:r>
    </w:p>
    <w:p w14:paraId="79FA5957" w14:textId="60B5499D" w:rsidR="006D19AA" w:rsidRPr="00596DFC" w:rsidRDefault="002910FB" w:rsidP="002910FB">
      <w:pPr>
        <w:pStyle w:val="enumlev1"/>
        <w:rPr>
          <w:lang w:bidi="he-IL"/>
        </w:rPr>
      </w:pPr>
      <w:r w:rsidRPr="00596DFC">
        <w:rPr>
          <w:lang w:eastAsia="zh-CN"/>
        </w:rPr>
        <w:t>•</w:t>
      </w:r>
      <w:r w:rsidRPr="00596DFC">
        <w:rPr>
          <w:lang w:eastAsia="zh-CN"/>
        </w:rPr>
        <w:tab/>
      </w:r>
      <w:r w:rsidR="006D19AA" w:rsidRPr="00596DFC">
        <w:rPr>
          <w:lang w:bidi="he-IL"/>
        </w:rPr>
        <w:t xml:space="preserve">MPEG4 AAC-HE v2 Level 4 as specified in </w:t>
      </w:r>
      <w:r w:rsidR="00001964" w:rsidRPr="00596DFC">
        <w:rPr>
          <w:lang w:bidi="he-IL"/>
        </w:rPr>
        <w:t xml:space="preserve">[ETSI </w:t>
      </w:r>
      <w:r w:rsidR="006D19AA" w:rsidRPr="00596DFC">
        <w:rPr>
          <w:lang w:bidi="he-IL"/>
        </w:rPr>
        <w:t>TS 101 154</w:t>
      </w:r>
      <w:r w:rsidR="00001964" w:rsidRPr="00596DFC">
        <w:rPr>
          <w:lang w:bidi="he-IL"/>
        </w:rPr>
        <w:t>]</w:t>
      </w:r>
      <w:r w:rsidR="006D19AA" w:rsidRPr="00596DFC">
        <w:rPr>
          <w:lang w:bidi="he-IL"/>
        </w:rPr>
        <w:t xml:space="preserve">, section 6.4 </w:t>
      </w:r>
    </w:p>
    <w:p w14:paraId="144255BF" w14:textId="0C28C362" w:rsidR="006D19AA" w:rsidRPr="00596DFC" w:rsidRDefault="002910FB" w:rsidP="002910FB">
      <w:pPr>
        <w:pStyle w:val="enumlev1"/>
        <w:rPr>
          <w:lang w:bidi="he-IL"/>
        </w:rPr>
      </w:pPr>
      <w:r w:rsidRPr="00596DFC">
        <w:rPr>
          <w:lang w:eastAsia="zh-CN"/>
        </w:rPr>
        <w:t>•</w:t>
      </w:r>
      <w:r w:rsidRPr="00596DFC">
        <w:rPr>
          <w:lang w:eastAsia="zh-CN"/>
        </w:rPr>
        <w:tab/>
      </w:r>
      <w:r w:rsidR="006D19AA" w:rsidRPr="00596DFC">
        <w:rPr>
          <w:lang w:bidi="he-IL"/>
        </w:rPr>
        <w:t>Dolby Digital</w:t>
      </w:r>
      <w:ins w:id="431" w:author="Meenakshi" w:date="2023-04-24T20:25:00Z">
        <w:r w:rsidR="00F4390C">
          <w:rPr>
            <w:lang w:bidi="he-IL"/>
          </w:rPr>
          <w:t>,</w:t>
        </w:r>
      </w:ins>
      <w:r w:rsidR="006D19AA" w:rsidRPr="00596DFC">
        <w:rPr>
          <w:lang w:bidi="he-IL"/>
        </w:rPr>
        <w:t xml:space="preserve"> </w:t>
      </w:r>
      <w:del w:id="432" w:author="Meenakshi" w:date="2023-04-24T20:25:00Z">
        <w:r w:rsidR="006D19AA" w:rsidRPr="00596DFC" w:rsidDel="00F4390C">
          <w:rPr>
            <w:lang w:bidi="he-IL"/>
          </w:rPr>
          <w:delText xml:space="preserve">and </w:delText>
        </w:r>
      </w:del>
      <w:r w:rsidR="006D19AA" w:rsidRPr="00596DFC">
        <w:rPr>
          <w:lang w:bidi="he-IL"/>
        </w:rPr>
        <w:t>Dolby Digital Plus</w:t>
      </w:r>
      <w:ins w:id="433" w:author="Meenakshi" w:date="2023-04-24T20:25:00Z">
        <w:r w:rsidR="00F4390C">
          <w:rPr>
            <w:lang w:bidi="he-IL"/>
          </w:rPr>
          <w:t xml:space="preserve"> and Dolby Atmos</w:t>
        </w:r>
      </w:ins>
      <w:r w:rsidR="006D19AA" w:rsidRPr="00596DFC">
        <w:rPr>
          <w:lang w:bidi="he-IL"/>
        </w:rPr>
        <w:t xml:space="preserve"> </w:t>
      </w:r>
      <w:r w:rsidR="003D2962" w:rsidRPr="00596DFC">
        <w:rPr>
          <w:lang w:bidi="he-IL"/>
        </w:rPr>
        <w:t xml:space="preserve">is </w:t>
      </w:r>
      <w:r w:rsidR="006D19AA" w:rsidRPr="00596DFC">
        <w:rPr>
          <w:lang w:bidi="he-IL"/>
        </w:rPr>
        <w:t>recommended</w:t>
      </w:r>
      <w:ins w:id="434" w:author="Meenakshi" w:date="2023-04-24T20:25:00Z">
        <w:r w:rsidR="00F4390C">
          <w:rPr>
            <w:lang w:bidi="he-IL"/>
          </w:rPr>
          <w:t>.</w:t>
        </w:r>
      </w:ins>
      <w:ins w:id="435" w:author="Saha, Paritosh" w:date="2023-04-21T06:47:00Z">
        <w:r w:rsidR="00EC1064">
          <w:rPr>
            <w:lang w:bidi="he-IL"/>
          </w:rPr>
          <w:t xml:space="preserve"> </w:t>
        </w:r>
      </w:ins>
    </w:p>
    <w:p w14:paraId="4FE02CAB" w14:textId="6C483801" w:rsidR="006D19AA" w:rsidRPr="00596DFC" w:rsidRDefault="002910FB" w:rsidP="002910FB">
      <w:pPr>
        <w:pStyle w:val="enumlev1"/>
        <w:rPr>
          <w:lang w:bidi="he-IL"/>
        </w:rPr>
      </w:pPr>
      <w:r w:rsidRPr="00596DFC">
        <w:rPr>
          <w:lang w:eastAsia="zh-CN"/>
        </w:rPr>
        <w:t>•</w:t>
      </w:r>
      <w:r w:rsidRPr="00596DFC">
        <w:rPr>
          <w:lang w:eastAsia="zh-CN"/>
        </w:rPr>
        <w:tab/>
      </w:r>
      <w:r w:rsidR="006D19AA" w:rsidRPr="00596DFC">
        <w:rPr>
          <w:lang w:bidi="he-IL"/>
        </w:rPr>
        <w:t>AC-3</w:t>
      </w:r>
      <w:r w:rsidR="00585DA0" w:rsidRPr="00596DFC">
        <w:rPr>
          <w:lang w:bidi="he-IL"/>
        </w:rPr>
        <w:t xml:space="preserve"> </w:t>
      </w:r>
      <w:r w:rsidR="007936B9" w:rsidRPr="00596DFC">
        <w:rPr>
          <w:lang w:bidi="he-IL"/>
        </w:rPr>
        <w:t>[</w:t>
      </w:r>
      <w:r w:rsidR="006D19AA" w:rsidRPr="00596DFC">
        <w:rPr>
          <w:lang w:bidi="he-IL"/>
        </w:rPr>
        <w:t>ETSI TS 102 366</w:t>
      </w:r>
      <w:r w:rsidR="007936B9" w:rsidRPr="00596DFC">
        <w:rPr>
          <w:lang w:bidi="he-IL"/>
        </w:rPr>
        <w:t>]</w:t>
      </w:r>
      <w:r w:rsidR="006D19AA" w:rsidRPr="00596DFC">
        <w:rPr>
          <w:lang w:bidi="he-IL"/>
        </w:rPr>
        <w:t xml:space="preserve"> </w:t>
      </w:r>
      <w:r w:rsidR="003D2962" w:rsidRPr="00596DFC">
        <w:rPr>
          <w:lang w:bidi="he-IL"/>
        </w:rPr>
        <w:t xml:space="preserve">is </w:t>
      </w:r>
      <w:r w:rsidR="006D19AA" w:rsidRPr="00596DFC">
        <w:rPr>
          <w:lang w:bidi="he-IL"/>
        </w:rPr>
        <w:t>recommended</w:t>
      </w:r>
    </w:p>
    <w:p w14:paraId="661E835F" w14:textId="682DB9F3" w:rsidR="006D19AA" w:rsidRPr="00596DFC" w:rsidRDefault="002910FB" w:rsidP="002910FB">
      <w:pPr>
        <w:pStyle w:val="enumlev1"/>
        <w:rPr>
          <w:lang w:eastAsia="zh-CN" w:bidi="he-IL"/>
        </w:rPr>
      </w:pPr>
      <w:r w:rsidRPr="00596DFC">
        <w:rPr>
          <w:lang w:eastAsia="zh-CN"/>
        </w:rPr>
        <w:t>•</w:t>
      </w:r>
      <w:r w:rsidRPr="00596DFC">
        <w:rPr>
          <w:lang w:eastAsia="zh-CN"/>
        </w:rPr>
        <w:tab/>
      </w:r>
      <w:r w:rsidR="006D19AA" w:rsidRPr="00596DFC">
        <w:rPr>
          <w:lang w:eastAsia="zh-CN" w:bidi="he-IL"/>
        </w:rPr>
        <w:t>Manual lip-sync delay is recommended up to 400</w:t>
      </w:r>
      <w:r w:rsidR="006075A0" w:rsidRPr="00596DFC">
        <w:rPr>
          <w:lang w:eastAsia="zh-CN" w:bidi="he-IL"/>
        </w:rPr>
        <w:t xml:space="preserve"> </w:t>
      </w:r>
      <w:proofErr w:type="spellStart"/>
      <w:r w:rsidR="006D19AA" w:rsidRPr="00596DFC">
        <w:rPr>
          <w:lang w:eastAsia="zh-CN" w:bidi="he-IL"/>
        </w:rPr>
        <w:t>ms</w:t>
      </w:r>
      <w:proofErr w:type="spellEnd"/>
      <w:r w:rsidR="006D19AA" w:rsidRPr="00596DFC">
        <w:rPr>
          <w:lang w:eastAsia="zh-CN" w:bidi="he-IL"/>
        </w:rPr>
        <w:t xml:space="preserve"> </w:t>
      </w:r>
    </w:p>
    <w:p w14:paraId="6C9BD373" w14:textId="574B8D7D" w:rsidR="006D19AA" w:rsidRPr="00596DFC" w:rsidRDefault="006D19AA" w:rsidP="006075A0">
      <w:pPr>
        <w:rPr>
          <w:lang w:bidi="he-IL"/>
        </w:rPr>
      </w:pPr>
      <w:r w:rsidRPr="00596DFC">
        <w:rPr>
          <w:lang w:bidi="he-IL"/>
        </w:rPr>
        <w:t>Multichannel audio formats, before transferring to analog</w:t>
      </w:r>
      <w:r w:rsidR="005927BA" w:rsidRPr="00596DFC">
        <w:rPr>
          <w:lang w:bidi="he-IL"/>
        </w:rPr>
        <w:t>ue</w:t>
      </w:r>
      <w:r w:rsidRPr="00596DFC">
        <w:rPr>
          <w:lang w:bidi="he-IL"/>
        </w:rPr>
        <w:t xml:space="preserve"> audio output, is required to be converted to stereo format (down mix) and the hybrid </w:t>
      </w:r>
      <w:r w:rsidR="00523132" w:rsidRPr="00596DFC">
        <w:rPr>
          <w:lang w:bidi="he-IL"/>
        </w:rPr>
        <w:t xml:space="preserve">STB </w:t>
      </w:r>
      <w:r w:rsidRPr="00596DFC">
        <w:rPr>
          <w:lang w:bidi="he-IL"/>
        </w:rPr>
        <w:t>is</w:t>
      </w:r>
      <w:ins w:id="436" w:author="Rajiv Khattar" w:date="2023-04-24T12:10:00Z">
        <w:r w:rsidR="00027663">
          <w:rPr>
            <w:lang w:bidi="he-IL"/>
          </w:rPr>
          <w:t xml:space="preserve"> recommended</w:t>
        </w:r>
      </w:ins>
      <w:del w:id="437" w:author="Rajiv Khattar" w:date="2023-04-24T12:10:00Z">
        <w:r w:rsidRPr="00596DFC" w:rsidDel="00027663">
          <w:rPr>
            <w:lang w:bidi="he-IL"/>
          </w:rPr>
          <w:delText xml:space="preserve"> required </w:delText>
        </w:r>
      </w:del>
      <w:ins w:id="438" w:author="Rajiv Khattar" w:date="2023-04-24T12:10:00Z">
        <w:r w:rsidR="00027663">
          <w:rPr>
            <w:lang w:bidi="he-IL"/>
          </w:rPr>
          <w:t xml:space="preserve"> to </w:t>
        </w:r>
      </w:ins>
      <w:del w:id="439" w:author="Rajiv Khattar" w:date="2023-04-24T12:10:00Z">
        <w:r w:rsidRPr="00596DFC" w:rsidDel="00027663">
          <w:rPr>
            <w:lang w:bidi="he-IL"/>
          </w:rPr>
          <w:delText>to</w:delText>
        </w:r>
      </w:del>
      <w:r w:rsidRPr="00596DFC">
        <w:rPr>
          <w:lang w:bidi="he-IL"/>
        </w:rPr>
        <w:t xml:space="preserve"> support down mix digital audio output as below for better compatibility:</w:t>
      </w:r>
    </w:p>
    <w:p w14:paraId="310BCDB4" w14:textId="4B80B694" w:rsidR="006D19AA" w:rsidRPr="00596DFC" w:rsidRDefault="002910FB" w:rsidP="002910FB">
      <w:pPr>
        <w:pStyle w:val="enumlev1"/>
        <w:rPr>
          <w:lang w:bidi="he-IL"/>
        </w:rPr>
      </w:pPr>
      <w:r w:rsidRPr="00596DFC">
        <w:rPr>
          <w:lang w:bidi="he-IL"/>
        </w:rPr>
        <w:t>•</w:t>
      </w:r>
      <w:r w:rsidRPr="00596DFC">
        <w:rPr>
          <w:lang w:bidi="he-IL"/>
        </w:rPr>
        <w:tab/>
      </w:r>
      <w:r w:rsidR="006D19AA" w:rsidRPr="00596DFC">
        <w:rPr>
          <w:lang w:bidi="he-IL"/>
        </w:rPr>
        <w:t xml:space="preserve">Dolby Digital down mix to stereo for HDMI and S/PDIF </w:t>
      </w:r>
    </w:p>
    <w:p w14:paraId="2CDF2DA9" w14:textId="1CEC7A01" w:rsidR="006D19AA" w:rsidRPr="00596DFC" w:rsidRDefault="002910FB" w:rsidP="002910FB">
      <w:pPr>
        <w:pStyle w:val="enumlev1"/>
        <w:rPr>
          <w:lang w:bidi="he-IL"/>
        </w:rPr>
      </w:pPr>
      <w:r w:rsidRPr="00596DFC">
        <w:rPr>
          <w:lang w:bidi="he-IL"/>
        </w:rPr>
        <w:t>•</w:t>
      </w:r>
      <w:r w:rsidRPr="00596DFC">
        <w:rPr>
          <w:lang w:bidi="he-IL"/>
        </w:rPr>
        <w:tab/>
      </w:r>
      <w:r w:rsidR="006D19AA" w:rsidRPr="00596DFC">
        <w:rPr>
          <w:lang w:bidi="he-IL"/>
        </w:rPr>
        <w:t xml:space="preserve">Dolby Digital Plus down mix to stereo for HDMI and S/PDIF </w:t>
      </w:r>
    </w:p>
    <w:p w14:paraId="7ECEC422" w14:textId="6D9B579A" w:rsidR="00CB5E45" w:rsidRDefault="002910FB" w:rsidP="002910FB">
      <w:pPr>
        <w:pStyle w:val="enumlev1"/>
        <w:rPr>
          <w:ins w:id="440" w:author="Saha, Paritosh" w:date="2023-04-21T06:49:00Z"/>
          <w:lang w:bidi="he-IL"/>
        </w:rPr>
      </w:pPr>
      <w:r w:rsidRPr="00596DFC">
        <w:rPr>
          <w:lang w:bidi="he-IL"/>
        </w:rPr>
        <w:t>•</w:t>
      </w:r>
      <w:r w:rsidRPr="00596DFC">
        <w:rPr>
          <w:lang w:bidi="he-IL"/>
        </w:rPr>
        <w:tab/>
      </w:r>
      <w:r w:rsidR="006D19AA" w:rsidRPr="00596DFC">
        <w:rPr>
          <w:lang w:bidi="he-IL"/>
        </w:rPr>
        <w:t xml:space="preserve">Dolby Digital Plus conversion to Dolby Digital for pass through S/PDIF </w:t>
      </w:r>
    </w:p>
    <w:p w14:paraId="37AE3F40" w14:textId="56A8EC31" w:rsidR="00EC1064" w:rsidRPr="00596DFC" w:rsidRDefault="00027663">
      <w:pPr>
        <w:pStyle w:val="enumlev1"/>
        <w:numPr>
          <w:ilvl w:val="0"/>
          <w:numId w:val="52"/>
        </w:numPr>
        <w:rPr>
          <w:lang w:bidi="he-IL"/>
        </w:rPr>
        <w:pPrChange w:id="441" w:author="Saha, Paritosh" w:date="2023-04-21T06:49:00Z">
          <w:pPr>
            <w:pStyle w:val="enumlev1"/>
          </w:pPr>
        </w:pPrChange>
      </w:pPr>
      <w:ins w:id="442" w:author="Rajiv Khattar" w:date="2023-04-24T12:10:00Z">
        <w:r>
          <w:rPr>
            <w:lang w:bidi="he-IL"/>
          </w:rPr>
          <w:t xml:space="preserve">STB </w:t>
        </w:r>
      </w:ins>
      <w:ins w:id="443" w:author="Rajiv Khattar" w:date="2023-04-24T12:11:00Z">
        <w:r>
          <w:rPr>
            <w:lang w:bidi="he-IL"/>
          </w:rPr>
          <w:t>is recommende</w:t>
        </w:r>
      </w:ins>
      <w:ins w:id="444" w:author="Meenakshi" w:date="2023-04-24T20:26:00Z">
        <w:r w:rsidR="00F4390C">
          <w:rPr>
            <w:lang w:bidi="he-IL"/>
          </w:rPr>
          <w:t>d</w:t>
        </w:r>
      </w:ins>
      <w:ins w:id="445" w:author="Rajiv Khattar" w:date="2023-04-24T12:11:00Z">
        <w:r>
          <w:rPr>
            <w:lang w:bidi="he-IL"/>
          </w:rPr>
          <w:t xml:space="preserve"> to </w:t>
        </w:r>
      </w:ins>
      <w:ins w:id="446" w:author="Saha, Paritosh" w:date="2023-04-21T06:49:00Z">
        <w:r w:rsidR="00EC1064">
          <w:rPr>
            <w:lang w:bidi="he-IL"/>
          </w:rPr>
          <w:t>Passthrough of all audio formats to allow c</w:t>
        </w:r>
      </w:ins>
      <w:ins w:id="447" w:author="Saha, Paritosh" w:date="2023-04-21T06:50:00Z">
        <w:r w:rsidR="00EC1064">
          <w:rPr>
            <w:lang w:bidi="he-IL"/>
          </w:rPr>
          <w:t>onnectivity and decode with Home Theatre systems</w:t>
        </w:r>
      </w:ins>
    </w:p>
    <w:p w14:paraId="0118FE07" w14:textId="77777777" w:rsidR="006D19AA" w:rsidRPr="00596DFC" w:rsidRDefault="006D19AA" w:rsidP="006075A0">
      <w:pPr>
        <w:rPr>
          <w:lang w:bidi="he-IL"/>
        </w:rPr>
      </w:pPr>
      <w:r w:rsidRPr="00596DFC">
        <w:rPr>
          <w:lang w:bidi="he-IL"/>
        </w:rPr>
        <w:t>The hybrid STB is required to support following output mode for digital audio</w:t>
      </w:r>
    </w:p>
    <w:p w14:paraId="36D60951" w14:textId="0EBD52C6" w:rsidR="006D19AA" w:rsidRPr="00596DFC" w:rsidRDefault="00232098" w:rsidP="00232098">
      <w:pPr>
        <w:pStyle w:val="enumlev1"/>
        <w:rPr>
          <w:lang w:bidi="he-IL"/>
        </w:rPr>
      </w:pPr>
      <w:r w:rsidRPr="00596DFC">
        <w:rPr>
          <w:lang w:eastAsia="zh-CN"/>
        </w:rPr>
        <w:t>•</w:t>
      </w:r>
      <w:r w:rsidRPr="00596DFC">
        <w:rPr>
          <w:lang w:eastAsia="zh-CN"/>
        </w:rPr>
        <w:tab/>
      </w:r>
      <w:r w:rsidR="006D19AA" w:rsidRPr="00596DFC">
        <w:rPr>
          <w:lang w:bidi="he-IL"/>
        </w:rPr>
        <w:t xml:space="preserve">PCM (should be switched ON by default) </w:t>
      </w:r>
    </w:p>
    <w:p w14:paraId="4C3039CC" w14:textId="7E2C7CBD" w:rsidR="006D19AA" w:rsidRPr="00596DFC" w:rsidRDefault="00232098" w:rsidP="00232098">
      <w:pPr>
        <w:pStyle w:val="enumlev1"/>
        <w:rPr>
          <w:lang w:bidi="he-IL"/>
        </w:rPr>
      </w:pPr>
      <w:r w:rsidRPr="00596DFC">
        <w:rPr>
          <w:lang w:eastAsia="zh-CN"/>
        </w:rPr>
        <w:t>•</w:t>
      </w:r>
      <w:r w:rsidRPr="00596DFC">
        <w:rPr>
          <w:lang w:eastAsia="zh-CN"/>
        </w:rPr>
        <w:tab/>
      </w:r>
      <w:r w:rsidR="006D19AA" w:rsidRPr="00596DFC">
        <w:rPr>
          <w:lang w:bidi="he-IL"/>
        </w:rPr>
        <w:t xml:space="preserve">RAW </w:t>
      </w:r>
      <w:r w:rsidR="00862664" w:rsidRPr="00596DFC">
        <w:rPr>
          <w:lang w:bidi="he-IL"/>
        </w:rPr>
        <w:t>b</w:t>
      </w:r>
      <w:r w:rsidR="006D19AA" w:rsidRPr="00596DFC">
        <w:rPr>
          <w:lang w:bidi="he-IL"/>
        </w:rPr>
        <w:t xml:space="preserve">it-stream </w:t>
      </w:r>
    </w:p>
    <w:p w14:paraId="6203D6D5" w14:textId="77777777" w:rsidR="006D19AA" w:rsidRPr="00596DFC" w:rsidRDefault="006D19AA" w:rsidP="00232098">
      <w:pPr>
        <w:rPr>
          <w:lang w:bidi="he-IL"/>
        </w:rPr>
      </w:pPr>
      <w:r w:rsidRPr="00596DFC">
        <w:rPr>
          <w:lang w:bidi="he-IL"/>
        </w:rPr>
        <w:t>The following audio output modes are required:</w:t>
      </w:r>
    </w:p>
    <w:p w14:paraId="4855895D" w14:textId="4ABB01C0" w:rsidR="006D19AA" w:rsidRPr="00596DFC" w:rsidRDefault="00232098" w:rsidP="00232098">
      <w:pPr>
        <w:pStyle w:val="enumlev1"/>
        <w:rPr>
          <w:lang w:bidi="he-IL"/>
        </w:rPr>
      </w:pPr>
      <w:r w:rsidRPr="00596DFC">
        <w:rPr>
          <w:lang w:eastAsia="zh-CN"/>
        </w:rPr>
        <w:t>•</w:t>
      </w:r>
      <w:r w:rsidRPr="00596DFC">
        <w:rPr>
          <w:lang w:eastAsia="zh-CN"/>
        </w:rPr>
        <w:tab/>
      </w:r>
      <w:r w:rsidR="006D19AA" w:rsidRPr="00596DFC">
        <w:rPr>
          <w:lang w:bidi="he-IL"/>
        </w:rPr>
        <w:t>Mono</w:t>
      </w:r>
    </w:p>
    <w:p w14:paraId="1483826A" w14:textId="56BC2224" w:rsidR="006D19AA" w:rsidRPr="00596DFC" w:rsidRDefault="00232098" w:rsidP="00232098">
      <w:pPr>
        <w:pStyle w:val="enumlev1"/>
        <w:rPr>
          <w:lang w:bidi="he-IL"/>
        </w:rPr>
      </w:pPr>
      <w:r w:rsidRPr="00596DFC">
        <w:rPr>
          <w:lang w:eastAsia="zh-CN"/>
        </w:rPr>
        <w:t>•</w:t>
      </w:r>
      <w:r w:rsidRPr="00596DFC">
        <w:rPr>
          <w:lang w:eastAsia="zh-CN"/>
        </w:rPr>
        <w:tab/>
      </w:r>
      <w:r w:rsidR="006D19AA" w:rsidRPr="00596DFC">
        <w:rPr>
          <w:lang w:bidi="he-IL"/>
        </w:rPr>
        <w:t>Dual mono</w:t>
      </w:r>
    </w:p>
    <w:p w14:paraId="142ED6E1" w14:textId="33FE3255" w:rsidR="006D19AA" w:rsidRPr="00596DFC" w:rsidRDefault="00232098" w:rsidP="00232098">
      <w:pPr>
        <w:pStyle w:val="enumlev1"/>
        <w:rPr>
          <w:lang w:bidi="he-IL"/>
        </w:rPr>
      </w:pPr>
      <w:r w:rsidRPr="00596DFC">
        <w:rPr>
          <w:lang w:eastAsia="zh-CN"/>
        </w:rPr>
        <w:t>•</w:t>
      </w:r>
      <w:r w:rsidRPr="00596DFC">
        <w:rPr>
          <w:lang w:eastAsia="zh-CN"/>
        </w:rPr>
        <w:tab/>
      </w:r>
      <w:r w:rsidR="006D19AA" w:rsidRPr="00596DFC">
        <w:rPr>
          <w:lang w:bidi="he-IL"/>
        </w:rPr>
        <w:t>Stereo</w:t>
      </w:r>
    </w:p>
    <w:p w14:paraId="63F63C52" w14:textId="5A1C45D7" w:rsidR="006D19AA" w:rsidRPr="00596DFC" w:rsidRDefault="000F63E0" w:rsidP="00232098">
      <w:pPr>
        <w:pStyle w:val="Heading3"/>
        <w:rPr>
          <w:lang w:eastAsia="zh-CN"/>
        </w:rPr>
      </w:pPr>
      <w:bookmarkStart w:id="448" w:name="_Toc508612019"/>
      <w:bookmarkStart w:id="449" w:name="_Toc510518634"/>
      <w:bookmarkStart w:id="450" w:name="_Toc510519072"/>
      <w:r w:rsidRPr="00596DFC">
        <w:rPr>
          <w:lang w:eastAsia="zh-CN"/>
        </w:rPr>
        <w:t>8.2.2</w:t>
      </w:r>
      <w:r w:rsidRPr="00596DFC">
        <w:rPr>
          <w:lang w:eastAsia="zh-CN"/>
        </w:rPr>
        <w:tab/>
      </w:r>
      <w:r w:rsidR="006D19AA" w:rsidRPr="00596DFC">
        <w:rPr>
          <w:lang w:eastAsia="zh-CN"/>
        </w:rPr>
        <w:t>Video</w:t>
      </w:r>
      <w:bookmarkEnd w:id="448"/>
      <w:bookmarkEnd w:id="449"/>
      <w:bookmarkEnd w:id="450"/>
    </w:p>
    <w:p w14:paraId="7874F3AC" w14:textId="094325B0" w:rsidR="006D19AA" w:rsidRPr="00596DFC" w:rsidRDefault="006D19AA" w:rsidP="006D19AA">
      <w:pPr>
        <w:rPr>
          <w:color w:val="000000"/>
          <w:lang w:eastAsia="zh-CN" w:bidi="he-IL"/>
        </w:rPr>
      </w:pPr>
      <w:r w:rsidRPr="00596DFC">
        <w:rPr>
          <w:color w:val="000000"/>
          <w:lang w:eastAsia="zh-CN" w:bidi="he-IL"/>
        </w:rPr>
        <w:t xml:space="preserve">The hybrid STB is required to support the </w:t>
      </w:r>
      <w:r w:rsidR="00862664" w:rsidRPr="00596DFC">
        <w:rPr>
          <w:color w:val="000000"/>
          <w:lang w:eastAsia="zh-CN" w:bidi="he-IL"/>
        </w:rPr>
        <w:t xml:space="preserve">following </w:t>
      </w:r>
      <w:r w:rsidRPr="00596DFC">
        <w:rPr>
          <w:color w:val="000000"/>
          <w:lang w:eastAsia="zh-CN" w:bidi="he-IL"/>
        </w:rPr>
        <w:t xml:space="preserve">mainstream </w:t>
      </w:r>
      <w:r w:rsidR="006444EA" w:rsidRPr="00596DFC">
        <w:rPr>
          <w:color w:val="000000"/>
          <w:lang w:eastAsia="zh-CN" w:bidi="he-IL"/>
        </w:rPr>
        <w:t>video</w:t>
      </w:r>
      <w:r w:rsidRPr="00596DFC">
        <w:rPr>
          <w:color w:val="000000"/>
          <w:lang w:eastAsia="zh-CN" w:bidi="he-IL"/>
        </w:rPr>
        <w:t xml:space="preserve"> codec</w:t>
      </w:r>
      <w:r w:rsidR="00862664" w:rsidRPr="00596DFC">
        <w:rPr>
          <w:color w:val="000000"/>
          <w:lang w:eastAsia="zh-CN" w:bidi="he-IL"/>
        </w:rPr>
        <w:t>s</w:t>
      </w:r>
      <w:r w:rsidRPr="00596DFC">
        <w:rPr>
          <w:color w:val="000000"/>
          <w:lang w:eastAsia="zh-CN" w:bidi="he-IL"/>
        </w:rPr>
        <w:t>:</w:t>
      </w:r>
    </w:p>
    <w:p w14:paraId="39B4FE2D" w14:textId="4EF64968" w:rsidR="006D19AA" w:rsidRPr="00596DFC" w:rsidRDefault="00232098" w:rsidP="00232098">
      <w:pPr>
        <w:pStyle w:val="enumlev1"/>
        <w:rPr>
          <w:lang w:bidi="he-IL"/>
        </w:rPr>
      </w:pPr>
      <w:r w:rsidRPr="00596DFC">
        <w:rPr>
          <w:lang w:eastAsia="zh-CN"/>
        </w:rPr>
        <w:t>•</w:t>
      </w:r>
      <w:r w:rsidRPr="00596DFC">
        <w:rPr>
          <w:lang w:eastAsia="zh-CN"/>
        </w:rPr>
        <w:tab/>
      </w:r>
      <w:r w:rsidR="006D19AA" w:rsidRPr="00596DFC">
        <w:rPr>
          <w:lang w:bidi="he-IL"/>
        </w:rPr>
        <w:t xml:space="preserve">MPEG-2: MP@ML, MP@HL </w:t>
      </w:r>
    </w:p>
    <w:p w14:paraId="6F87E561" w14:textId="083C263D" w:rsidR="006D19AA" w:rsidRPr="00596DFC" w:rsidRDefault="00232098" w:rsidP="00232098">
      <w:pPr>
        <w:pStyle w:val="enumlev1"/>
        <w:rPr>
          <w:lang w:bidi="he-IL"/>
        </w:rPr>
      </w:pPr>
      <w:r w:rsidRPr="00596DFC">
        <w:rPr>
          <w:lang w:eastAsia="zh-CN"/>
        </w:rPr>
        <w:t>•</w:t>
      </w:r>
      <w:r w:rsidRPr="00596DFC">
        <w:rPr>
          <w:lang w:eastAsia="zh-CN"/>
        </w:rPr>
        <w:tab/>
      </w:r>
      <w:r w:rsidR="006D19AA" w:rsidRPr="00596DFC">
        <w:rPr>
          <w:lang w:bidi="he-IL"/>
        </w:rPr>
        <w:t>MPEG-4</w:t>
      </w:r>
      <w:ins w:id="451" w:author="Saha, Paritosh" w:date="2023-04-21T06:51:00Z">
        <w:r w:rsidR="00EC1064">
          <w:rPr>
            <w:lang w:bidi="he-IL"/>
          </w:rPr>
          <w:t xml:space="preserve"> or H.264 or AVC</w:t>
        </w:r>
      </w:ins>
      <w:r w:rsidR="006D19AA" w:rsidRPr="00596DFC">
        <w:rPr>
          <w:lang w:bidi="he-IL"/>
        </w:rPr>
        <w:t xml:space="preserve">: MP@L3, MP@L4.1, HiP@L4.1 </w:t>
      </w:r>
    </w:p>
    <w:p w14:paraId="3FB1F7D3" w14:textId="39ED0CE0" w:rsidR="00570D2B" w:rsidRDefault="00232098" w:rsidP="00570D2B">
      <w:pPr>
        <w:pStyle w:val="enumlev1"/>
        <w:rPr>
          <w:ins w:id="452" w:author="Saha, Paritosh" w:date="2023-04-21T06:52:00Z"/>
          <w:lang w:bidi="he-IL"/>
        </w:rPr>
      </w:pPr>
      <w:r w:rsidRPr="00596DFC">
        <w:rPr>
          <w:lang w:eastAsia="zh-CN"/>
        </w:rPr>
        <w:t>•</w:t>
      </w:r>
      <w:r w:rsidRPr="00596DFC">
        <w:rPr>
          <w:lang w:eastAsia="zh-CN"/>
        </w:rPr>
        <w:tab/>
      </w:r>
      <w:r w:rsidR="006D19AA" w:rsidRPr="00596DFC">
        <w:rPr>
          <w:lang w:bidi="he-IL"/>
        </w:rPr>
        <w:t>H.265</w:t>
      </w:r>
      <w:ins w:id="453" w:author="Saha, Paritosh" w:date="2023-04-21T06:51:00Z">
        <w:r w:rsidR="00EC1064">
          <w:rPr>
            <w:lang w:bidi="he-IL"/>
          </w:rPr>
          <w:t xml:space="preserve"> or HEVC</w:t>
        </w:r>
      </w:ins>
      <w:r w:rsidR="006D19AA" w:rsidRPr="00596DFC">
        <w:rPr>
          <w:lang w:bidi="he-IL"/>
        </w:rPr>
        <w:t>: Main@L5.1, Main 10@L5.1 (or higher)</w:t>
      </w:r>
    </w:p>
    <w:p w14:paraId="0A8A3F37" w14:textId="07710970" w:rsidR="00EC1064" w:rsidRDefault="00EC1064" w:rsidP="00570D2B">
      <w:pPr>
        <w:pStyle w:val="enumlev1"/>
        <w:rPr>
          <w:ins w:id="454" w:author="Meenakshi" w:date="2023-04-06T12:21:00Z"/>
          <w:lang w:bidi="he-IL"/>
        </w:rPr>
      </w:pPr>
      <w:ins w:id="455" w:author="Saha, Paritosh" w:date="2023-04-21T06:52:00Z">
        <w:r>
          <w:rPr>
            <w:lang w:bidi="he-IL"/>
          </w:rPr>
          <w:t xml:space="preserve">The Hybrid STB </w:t>
        </w:r>
      </w:ins>
      <w:ins w:id="456" w:author="Meenakshi" w:date="2023-04-23T13:15:00Z">
        <w:r w:rsidR="00870C93">
          <w:rPr>
            <w:lang w:bidi="he-IL"/>
          </w:rPr>
          <w:t xml:space="preserve">is recommended </w:t>
        </w:r>
        <w:proofErr w:type="gramStart"/>
        <w:r w:rsidR="00870C93">
          <w:rPr>
            <w:lang w:bidi="he-IL"/>
          </w:rPr>
          <w:t xml:space="preserve">to </w:t>
        </w:r>
      </w:ins>
      <w:ins w:id="457" w:author="Saha, Paritosh" w:date="2023-04-21T06:52:00Z">
        <w:r>
          <w:rPr>
            <w:lang w:bidi="he-IL"/>
          </w:rPr>
          <w:t xml:space="preserve"> suppo</w:t>
        </w:r>
      </w:ins>
      <w:ins w:id="458" w:author="Saha, Paritosh" w:date="2023-04-21T06:53:00Z">
        <w:r>
          <w:rPr>
            <w:lang w:bidi="he-IL"/>
          </w:rPr>
          <w:t>rt</w:t>
        </w:r>
      </w:ins>
      <w:proofErr w:type="gramEnd"/>
    </w:p>
    <w:p w14:paraId="072CFCE4" w14:textId="77777777" w:rsidR="00EC1064" w:rsidRDefault="00570D2B">
      <w:pPr>
        <w:pStyle w:val="enumlev1"/>
        <w:numPr>
          <w:ilvl w:val="0"/>
          <w:numId w:val="50"/>
        </w:numPr>
        <w:rPr>
          <w:ins w:id="459" w:author="Saha, Paritosh" w:date="2023-04-21T06:53:00Z"/>
        </w:rPr>
      </w:pPr>
      <w:ins w:id="460" w:author="Meenakshi" w:date="2023-04-06T12:22:00Z">
        <w:r>
          <w:t>VP9</w:t>
        </w:r>
      </w:ins>
    </w:p>
    <w:p w14:paraId="7A83770E" w14:textId="42DF2F79" w:rsidR="00570D2B" w:rsidRDefault="00EC1064">
      <w:pPr>
        <w:pStyle w:val="enumlev1"/>
        <w:numPr>
          <w:ilvl w:val="0"/>
          <w:numId w:val="50"/>
        </w:numPr>
        <w:rPr>
          <w:ins w:id="461" w:author="Saha, Paritosh" w:date="2023-04-21T06:53:00Z"/>
        </w:rPr>
      </w:pPr>
      <w:ins w:id="462" w:author="Saha, Paritosh" w:date="2023-04-21T06:51:00Z">
        <w:r>
          <w:t>AV1</w:t>
        </w:r>
      </w:ins>
    </w:p>
    <w:p w14:paraId="1D485E15" w14:textId="22E8C6D3" w:rsidR="00EC1064" w:rsidRPr="00596DFC" w:rsidDel="00F4390C" w:rsidRDefault="00EC1064">
      <w:pPr>
        <w:pStyle w:val="enumlev1"/>
        <w:ind w:left="360" w:firstLine="0"/>
        <w:rPr>
          <w:del w:id="463" w:author="Meenakshi" w:date="2023-04-24T20:27:00Z"/>
        </w:rPr>
        <w:pPrChange w:id="464" w:author="Meenakshi" w:date="2023-04-24T20:27:00Z">
          <w:pPr>
            <w:pStyle w:val="enumlev1"/>
          </w:pPr>
        </w:pPrChange>
      </w:pPr>
    </w:p>
    <w:p w14:paraId="479DE5BF" w14:textId="650923BA" w:rsidR="006D19AA" w:rsidRPr="00596DFC" w:rsidRDefault="006D19AA" w:rsidP="006075A0">
      <w:pPr>
        <w:rPr>
          <w:lang w:bidi="he-IL"/>
        </w:rPr>
      </w:pPr>
      <w:r w:rsidRPr="00596DFC">
        <w:rPr>
          <w:lang w:bidi="he-IL"/>
        </w:rPr>
        <w:t xml:space="preserve">The hybrid STB is required to support down scale </w:t>
      </w:r>
      <w:ins w:id="465" w:author="Saha, Paritosh" w:date="2023-04-21T06:53:00Z">
        <w:r w:rsidR="00EC1064">
          <w:rPr>
            <w:lang w:bidi="he-IL"/>
          </w:rPr>
          <w:t xml:space="preserve">UHD to </w:t>
        </w:r>
      </w:ins>
      <w:r w:rsidRPr="00596DFC">
        <w:rPr>
          <w:lang w:bidi="he-IL"/>
        </w:rPr>
        <w:t>HD video to SD display for analog</w:t>
      </w:r>
      <w:r w:rsidR="005927BA" w:rsidRPr="00596DFC">
        <w:rPr>
          <w:lang w:bidi="he-IL"/>
        </w:rPr>
        <w:t>ue</w:t>
      </w:r>
      <w:r w:rsidRPr="00596DFC">
        <w:rPr>
          <w:lang w:bidi="he-IL"/>
        </w:rPr>
        <w:t xml:space="preserve"> video output</w:t>
      </w:r>
      <w:ins w:id="466" w:author="Saha, Paritosh" w:date="2023-04-21T06:53:00Z">
        <w:r w:rsidR="00EC1064">
          <w:rPr>
            <w:lang w:bidi="he-IL"/>
          </w:rPr>
          <w:t xml:space="preserve"> and HRD to SDR</w:t>
        </w:r>
      </w:ins>
    </w:p>
    <w:p w14:paraId="0F839B18" w14:textId="7009793F" w:rsidR="006D19AA" w:rsidRPr="00596DFC" w:rsidRDefault="006D19AA" w:rsidP="006075A0">
      <w:pPr>
        <w:rPr>
          <w:lang w:eastAsia="ko-KR" w:bidi="he-IL"/>
        </w:rPr>
      </w:pPr>
      <w:r w:rsidRPr="00596DFC">
        <w:rPr>
          <w:lang w:eastAsia="ko-KR" w:bidi="he-IL"/>
        </w:rPr>
        <w:t xml:space="preserve">The following video resolutions </w:t>
      </w:r>
      <w:r w:rsidR="00862664" w:rsidRPr="00596DFC">
        <w:rPr>
          <w:lang w:eastAsia="ko-KR" w:bidi="he-IL"/>
        </w:rPr>
        <w:t xml:space="preserve">are </w:t>
      </w:r>
      <w:r w:rsidRPr="00596DFC">
        <w:rPr>
          <w:lang w:eastAsia="ko-KR" w:bidi="he-IL"/>
        </w:rPr>
        <w:t xml:space="preserve">required to be supported by the hybrid STB: </w:t>
      </w:r>
    </w:p>
    <w:p w14:paraId="46E19EDE" w14:textId="6343B965" w:rsidR="006D19AA" w:rsidRPr="00596DFC" w:rsidRDefault="00232098" w:rsidP="00232098">
      <w:pPr>
        <w:pStyle w:val="enumlev1"/>
        <w:rPr>
          <w:lang w:eastAsia="ko-KR" w:bidi="he-IL"/>
        </w:rPr>
      </w:pPr>
      <w:r w:rsidRPr="00596DFC">
        <w:rPr>
          <w:lang w:eastAsia="zh-CN"/>
        </w:rPr>
        <w:t>•</w:t>
      </w:r>
      <w:r w:rsidRPr="00596DFC">
        <w:rPr>
          <w:lang w:eastAsia="zh-CN"/>
        </w:rPr>
        <w:tab/>
      </w:r>
      <w:r w:rsidR="006D19AA" w:rsidRPr="00596DFC">
        <w:rPr>
          <w:lang w:eastAsia="ko-KR" w:bidi="he-IL"/>
        </w:rPr>
        <w:t xml:space="preserve">1080p </w:t>
      </w:r>
    </w:p>
    <w:p w14:paraId="5898787F" w14:textId="06795C45" w:rsidR="006D19AA" w:rsidRPr="00596DFC" w:rsidRDefault="00232098" w:rsidP="00232098">
      <w:pPr>
        <w:pStyle w:val="enumlev1"/>
        <w:rPr>
          <w:lang w:eastAsia="ko-KR" w:bidi="he-IL"/>
        </w:rPr>
      </w:pPr>
      <w:r w:rsidRPr="00596DFC">
        <w:rPr>
          <w:lang w:eastAsia="zh-CN"/>
        </w:rPr>
        <w:t>•</w:t>
      </w:r>
      <w:r w:rsidRPr="00596DFC">
        <w:rPr>
          <w:lang w:eastAsia="zh-CN"/>
        </w:rPr>
        <w:tab/>
      </w:r>
      <w:r w:rsidR="006D19AA" w:rsidRPr="00596DFC">
        <w:rPr>
          <w:lang w:eastAsia="ko-KR" w:bidi="he-IL"/>
        </w:rPr>
        <w:t xml:space="preserve">1080i </w:t>
      </w:r>
    </w:p>
    <w:p w14:paraId="6C5395C6" w14:textId="62D24900" w:rsidR="006D19AA" w:rsidRPr="00596DFC" w:rsidRDefault="00232098" w:rsidP="00232098">
      <w:pPr>
        <w:pStyle w:val="enumlev1"/>
        <w:rPr>
          <w:lang w:eastAsia="ko-KR" w:bidi="he-IL"/>
        </w:rPr>
      </w:pPr>
      <w:r w:rsidRPr="00596DFC">
        <w:rPr>
          <w:lang w:eastAsia="zh-CN"/>
        </w:rPr>
        <w:lastRenderedPageBreak/>
        <w:t>•</w:t>
      </w:r>
      <w:r w:rsidRPr="00596DFC">
        <w:rPr>
          <w:lang w:eastAsia="zh-CN"/>
        </w:rPr>
        <w:tab/>
      </w:r>
      <w:r w:rsidR="006D19AA" w:rsidRPr="00596DFC">
        <w:rPr>
          <w:lang w:eastAsia="ko-KR" w:bidi="he-IL"/>
        </w:rPr>
        <w:t xml:space="preserve">720p </w:t>
      </w:r>
    </w:p>
    <w:p w14:paraId="5DA5AD83" w14:textId="36D1C848" w:rsidR="006D19AA" w:rsidRPr="00596DFC" w:rsidRDefault="00232098" w:rsidP="00232098">
      <w:pPr>
        <w:pStyle w:val="enumlev1"/>
        <w:rPr>
          <w:lang w:eastAsia="ko-KR" w:bidi="he-IL"/>
        </w:rPr>
      </w:pPr>
      <w:r w:rsidRPr="00596DFC">
        <w:rPr>
          <w:lang w:eastAsia="zh-CN"/>
        </w:rPr>
        <w:t>•</w:t>
      </w:r>
      <w:r w:rsidRPr="00596DFC">
        <w:rPr>
          <w:lang w:eastAsia="zh-CN"/>
        </w:rPr>
        <w:tab/>
      </w:r>
      <w:r w:rsidR="006D19AA" w:rsidRPr="00596DFC">
        <w:rPr>
          <w:lang w:eastAsia="ko-KR" w:bidi="he-IL"/>
        </w:rPr>
        <w:t xml:space="preserve">576p </w:t>
      </w:r>
    </w:p>
    <w:p w14:paraId="37FE59AD" w14:textId="33ECA576" w:rsidR="006D19AA" w:rsidRDefault="00232098" w:rsidP="00232098">
      <w:pPr>
        <w:pStyle w:val="enumlev1"/>
        <w:rPr>
          <w:ins w:id="467" w:author="Saha, Paritosh" w:date="2023-04-21T06:54:00Z"/>
          <w:lang w:eastAsia="ko-KR" w:bidi="he-IL"/>
        </w:rPr>
      </w:pPr>
      <w:r w:rsidRPr="00596DFC">
        <w:rPr>
          <w:lang w:eastAsia="zh-CN"/>
        </w:rPr>
        <w:t>•</w:t>
      </w:r>
      <w:r w:rsidRPr="00596DFC">
        <w:rPr>
          <w:lang w:eastAsia="zh-CN"/>
        </w:rPr>
        <w:tab/>
      </w:r>
      <w:r w:rsidR="006D19AA" w:rsidRPr="00596DFC">
        <w:rPr>
          <w:lang w:eastAsia="ko-KR" w:bidi="he-IL"/>
        </w:rPr>
        <w:t xml:space="preserve">576i </w:t>
      </w:r>
    </w:p>
    <w:p w14:paraId="42B6C71B" w14:textId="0A80CDB1" w:rsidR="00EC1064" w:rsidRPr="00596DFC" w:rsidRDefault="00EC1064" w:rsidP="00232098">
      <w:pPr>
        <w:pStyle w:val="enumlev1"/>
        <w:rPr>
          <w:lang w:eastAsia="ko-KR" w:bidi="he-IL"/>
        </w:rPr>
      </w:pPr>
      <w:ins w:id="468" w:author="Saha, Paritosh" w:date="2023-04-21T06:54:00Z">
        <w:r>
          <w:rPr>
            <w:lang w:eastAsia="ko-KR" w:bidi="he-IL"/>
          </w:rPr>
          <w:t xml:space="preserve">The hybrid STB </w:t>
        </w:r>
      </w:ins>
      <w:ins w:id="469" w:author="Meenakshi" w:date="2023-04-24T20:38:00Z">
        <w:r w:rsidR="00691546">
          <w:rPr>
            <w:lang w:eastAsia="ko-KR" w:bidi="he-IL"/>
          </w:rPr>
          <w:t xml:space="preserve">is recommended </w:t>
        </w:r>
        <w:proofErr w:type="gramStart"/>
        <w:r w:rsidR="00691546">
          <w:rPr>
            <w:lang w:eastAsia="ko-KR" w:bidi="he-IL"/>
          </w:rPr>
          <w:t xml:space="preserve">to </w:t>
        </w:r>
      </w:ins>
      <w:ins w:id="470" w:author="Saha, Paritosh" w:date="2023-04-21T06:54:00Z">
        <w:r>
          <w:rPr>
            <w:lang w:eastAsia="ko-KR" w:bidi="he-IL"/>
          </w:rPr>
          <w:t xml:space="preserve"> support</w:t>
        </w:r>
        <w:proofErr w:type="gramEnd"/>
        <w:r>
          <w:rPr>
            <w:lang w:eastAsia="ko-KR" w:bidi="he-IL"/>
          </w:rPr>
          <w:t xml:space="preserve"> 1440p, 2160p</w:t>
        </w:r>
      </w:ins>
    </w:p>
    <w:p w14:paraId="5C2D0196" w14:textId="367D5B73" w:rsidR="006D19AA" w:rsidRPr="00596DFC" w:rsidRDefault="006D19AA" w:rsidP="006075A0">
      <w:pPr>
        <w:rPr>
          <w:lang w:eastAsia="zh-CN" w:bidi="he-IL"/>
        </w:rPr>
      </w:pPr>
      <w:r w:rsidRPr="00596DFC">
        <w:rPr>
          <w:lang w:eastAsia="zh-CN" w:bidi="he-IL"/>
        </w:rPr>
        <w:t xml:space="preserve">The following aspect ratios </w:t>
      </w:r>
      <w:r w:rsidR="00862664" w:rsidRPr="00596DFC">
        <w:rPr>
          <w:lang w:eastAsia="zh-CN" w:bidi="he-IL"/>
        </w:rPr>
        <w:t xml:space="preserve">are </w:t>
      </w:r>
      <w:r w:rsidRPr="00596DFC">
        <w:rPr>
          <w:lang w:eastAsia="zh-CN" w:bidi="he-IL"/>
        </w:rPr>
        <w:t>required to be supported:</w:t>
      </w:r>
    </w:p>
    <w:p w14:paraId="45A2BFF1" w14:textId="022A2478" w:rsidR="006D19AA" w:rsidRPr="00596DFC" w:rsidRDefault="00F25AFB" w:rsidP="00F25AFB">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4:3 with </w:t>
      </w:r>
      <w:r w:rsidR="00862664" w:rsidRPr="00596DFC">
        <w:rPr>
          <w:lang w:eastAsia="zh-CN" w:bidi="he-IL"/>
        </w:rPr>
        <w:t>c</w:t>
      </w:r>
      <w:r w:rsidR="006D19AA" w:rsidRPr="00596DFC">
        <w:rPr>
          <w:lang w:eastAsia="zh-CN" w:bidi="he-IL"/>
        </w:rPr>
        <w:t>entre cut (cropped) 16:9</w:t>
      </w:r>
    </w:p>
    <w:p w14:paraId="0FAA6256" w14:textId="25C5D355" w:rsidR="006D19AA" w:rsidRPr="00596DFC" w:rsidRDefault="00F25AFB" w:rsidP="00F25AFB">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4:3 with </w:t>
      </w:r>
      <w:r w:rsidR="00862664" w:rsidRPr="00596DFC">
        <w:rPr>
          <w:lang w:eastAsia="zh-CN" w:bidi="he-IL"/>
        </w:rPr>
        <w:t>l</w:t>
      </w:r>
      <w:r w:rsidR="006D19AA" w:rsidRPr="00596DFC">
        <w:rPr>
          <w:lang w:eastAsia="zh-CN" w:bidi="he-IL"/>
        </w:rPr>
        <w:t>etterboxed 16:9</w:t>
      </w:r>
    </w:p>
    <w:p w14:paraId="168B324B" w14:textId="31491F27" w:rsidR="006D19AA" w:rsidRPr="00596DFC" w:rsidRDefault="00F25AFB" w:rsidP="00F25AFB">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16:9 with </w:t>
      </w:r>
      <w:r w:rsidR="00862664" w:rsidRPr="00596DFC">
        <w:rPr>
          <w:lang w:eastAsia="zh-CN" w:bidi="he-IL"/>
        </w:rPr>
        <w:t>p</w:t>
      </w:r>
      <w:r w:rsidR="006D19AA" w:rsidRPr="00596DFC">
        <w:rPr>
          <w:lang w:eastAsia="zh-CN" w:bidi="he-IL"/>
        </w:rPr>
        <w:t>illar boxed 4:3</w:t>
      </w:r>
    </w:p>
    <w:p w14:paraId="751531CC" w14:textId="5D3CD948" w:rsidR="006D19AA" w:rsidRPr="00596DFC" w:rsidRDefault="00F25AFB" w:rsidP="00F25AFB">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16:9 with </w:t>
      </w:r>
      <w:r w:rsidR="00862664" w:rsidRPr="00596DFC">
        <w:rPr>
          <w:lang w:eastAsia="zh-CN" w:bidi="he-IL"/>
        </w:rPr>
        <w:t>z</w:t>
      </w:r>
      <w:r w:rsidR="006D19AA" w:rsidRPr="00596DFC">
        <w:rPr>
          <w:lang w:eastAsia="zh-CN" w:bidi="he-IL"/>
        </w:rPr>
        <w:t>oomed 4:3</w:t>
      </w:r>
    </w:p>
    <w:p w14:paraId="4924550C" w14:textId="05684542" w:rsidR="006D19AA" w:rsidRDefault="00F25AFB" w:rsidP="00F25AFB">
      <w:pPr>
        <w:pStyle w:val="enumlev1"/>
        <w:rPr>
          <w:ins w:id="471" w:author="Saha, Paritosh" w:date="2023-04-21T06:56:00Z"/>
          <w:lang w:eastAsia="zh-CN" w:bidi="he-IL"/>
        </w:rPr>
      </w:pPr>
      <w:r w:rsidRPr="00596DFC">
        <w:rPr>
          <w:lang w:eastAsia="zh-CN"/>
        </w:rPr>
        <w:t>•</w:t>
      </w:r>
      <w:r w:rsidRPr="00596DFC">
        <w:rPr>
          <w:lang w:eastAsia="zh-CN"/>
        </w:rPr>
        <w:tab/>
      </w:r>
      <w:r w:rsidR="006D19AA" w:rsidRPr="00596DFC">
        <w:rPr>
          <w:lang w:eastAsia="zh-CN" w:bidi="he-IL"/>
        </w:rPr>
        <w:t>Zoom</w:t>
      </w:r>
    </w:p>
    <w:p w14:paraId="771883B6" w14:textId="68352C34" w:rsidR="00EC1064" w:rsidRPr="00596DFC" w:rsidRDefault="00EC1064">
      <w:pPr>
        <w:pStyle w:val="enumlev1"/>
        <w:numPr>
          <w:ilvl w:val="0"/>
          <w:numId w:val="52"/>
        </w:numPr>
        <w:rPr>
          <w:lang w:eastAsia="zh-CN" w:bidi="he-IL"/>
        </w:rPr>
        <w:pPrChange w:id="472" w:author="Saha, Paritosh" w:date="2023-04-21T06:56:00Z">
          <w:pPr>
            <w:pStyle w:val="enumlev1"/>
          </w:pPr>
        </w:pPrChange>
      </w:pPr>
      <w:ins w:id="473" w:author="Saha, Paritosh" w:date="2023-04-21T06:56:00Z">
        <w:r>
          <w:rPr>
            <w:lang w:eastAsia="zh-CN" w:bidi="he-IL"/>
          </w:rPr>
          <w:t>Stretched to fit TV size</w:t>
        </w:r>
      </w:ins>
    </w:p>
    <w:p w14:paraId="11DF839B" w14:textId="4B4FC09D" w:rsidR="006D19AA" w:rsidRPr="00596DFC" w:rsidRDefault="000F63E0" w:rsidP="00F25AFB">
      <w:pPr>
        <w:pStyle w:val="Heading3"/>
        <w:rPr>
          <w:rFonts w:ascii="Microsoft YaHei" w:hAnsi="Microsoft YaHei"/>
          <w:lang w:eastAsia="zh-CN"/>
        </w:rPr>
      </w:pPr>
      <w:bookmarkStart w:id="474" w:name="_Toc508612020"/>
      <w:bookmarkStart w:id="475" w:name="_Toc510518635"/>
      <w:bookmarkStart w:id="476" w:name="_Toc510519073"/>
      <w:r w:rsidRPr="00596DFC">
        <w:rPr>
          <w:lang w:eastAsia="zh-CN"/>
        </w:rPr>
        <w:t>8.2.3</w:t>
      </w:r>
      <w:r w:rsidRPr="00596DFC">
        <w:rPr>
          <w:lang w:eastAsia="zh-CN"/>
        </w:rPr>
        <w:tab/>
      </w:r>
      <w:r w:rsidR="006D19AA" w:rsidRPr="00596DFC">
        <w:rPr>
          <w:lang w:eastAsia="zh-CN"/>
        </w:rPr>
        <w:t>Picture</w:t>
      </w:r>
      <w:bookmarkEnd w:id="474"/>
      <w:bookmarkEnd w:id="475"/>
      <w:bookmarkEnd w:id="476"/>
    </w:p>
    <w:p w14:paraId="46C88768" w14:textId="004C59E7" w:rsidR="006D19AA" w:rsidRPr="00596DFC" w:rsidRDefault="006D19AA" w:rsidP="00F25AFB">
      <w:pPr>
        <w:rPr>
          <w:rFonts w:ascii="Microsoft YaHei" w:eastAsia="Microsoft YaHei" w:hAnsi="Microsoft YaHei" w:cs="SimSun"/>
          <w:sz w:val="20"/>
          <w:lang w:eastAsia="zh-CN"/>
        </w:rPr>
      </w:pPr>
      <w:r w:rsidRPr="00596DFC">
        <w:rPr>
          <w:lang w:eastAsia="zh-CN" w:bidi="he-IL"/>
        </w:rPr>
        <w:t xml:space="preserve">The hybrid STB is required to support the </w:t>
      </w:r>
      <w:r w:rsidR="00862664" w:rsidRPr="00596DFC">
        <w:rPr>
          <w:lang w:eastAsia="zh-CN" w:bidi="he-IL"/>
        </w:rPr>
        <w:t xml:space="preserve">following </w:t>
      </w:r>
      <w:r w:rsidRPr="00596DFC">
        <w:rPr>
          <w:lang w:eastAsia="zh-CN" w:bidi="he-IL"/>
        </w:rPr>
        <w:t xml:space="preserve">mainstream picture </w:t>
      </w:r>
      <w:r w:rsidRPr="00596DFC">
        <w:rPr>
          <w:lang w:eastAsia="zh-CN"/>
        </w:rPr>
        <w:t>compression</w:t>
      </w:r>
      <w:r w:rsidR="00D32F9F" w:rsidRPr="00596DFC">
        <w:rPr>
          <w:lang w:eastAsia="zh-CN"/>
        </w:rPr>
        <w:t xml:space="preserve"> formats</w:t>
      </w:r>
      <w:r w:rsidR="00DE34ED" w:rsidRPr="00596DFC">
        <w:rPr>
          <w:lang w:eastAsia="zh-CN" w:bidi="he-IL"/>
        </w:rPr>
        <w:t>:</w:t>
      </w:r>
    </w:p>
    <w:p w14:paraId="15FF802B" w14:textId="7C138DD3" w:rsidR="006D19AA" w:rsidRPr="00596DFC" w:rsidRDefault="00F25AFB" w:rsidP="00F25AFB">
      <w:pPr>
        <w:pStyle w:val="enumlev1"/>
        <w:rPr>
          <w:lang w:eastAsia="ko-KR" w:bidi="he-IL"/>
        </w:rPr>
      </w:pPr>
      <w:r w:rsidRPr="00596DFC">
        <w:rPr>
          <w:lang w:eastAsia="zh-CN"/>
        </w:rPr>
        <w:t>•</w:t>
      </w:r>
      <w:r w:rsidRPr="00596DFC">
        <w:rPr>
          <w:lang w:eastAsia="zh-CN"/>
        </w:rPr>
        <w:tab/>
      </w:r>
      <w:r w:rsidR="006D19AA" w:rsidRPr="00596DFC">
        <w:rPr>
          <w:lang w:eastAsia="ko-KR" w:bidi="he-IL"/>
        </w:rPr>
        <w:t>BMP</w:t>
      </w:r>
    </w:p>
    <w:p w14:paraId="05E4ADDE" w14:textId="5325E864" w:rsidR="006D19AA" w:rsidRPr="00596DFC" w:rsidRDefault="00F25AFB" w:rsidP="00F25AFB">
      <w:pPr>
        <w:pStyle w:val="enumlev1"/>
        <w:rPr>
          <w:lang w:eastAsia="ko-KR" w:bidi="he-IL"/>
        </w:rPr>
      </w:pPr>
      <w:r w:rsidRPr="00596DFC">
        <w:rPr>
          <w:lang w:eastAsia="zh-CN"/>
        </w:rPr>
        <w:t>•</w:t>
      </w:r>
      <w:r w:rsidRPr="00596DFC">
        <w:rPr>
          <w:lang w:eastAsia="zh-CN"/>
        </w:rPr>
        <w:tab/>
      </w:r>
      <w:r w:rsidR="006D19AA" w:rsidRPr="00596DFC">
        <w:rPr>
          <w:lang w:eastAsia="ko-KR" w:bidi="he-IL"/>
        </w:rPr>
        <w:t>GIF</w:t>
      </w:r>
    </w:p>
    <w:p w14:paraId="30EED2A0" w14:textId="1F429ADC" w:rsidR="006D19AA" w:rsidRPr="00596DFC" w:rsidRDefault="00F25AFB" w:rsidP="00F25AFB">
      <w:pPr>
        <w:pStyle w:val="enumlev1"/>
        <w:rPr>
          <w:lang w:eastAsia="ko-KR" w:bidi="he-IL"/>
        </w:rPr>
      </w:pPr>
      <w:r w:rsidRPr="00596DFC">
        <w:rPr>
          <w:lang w:eastAsia="zh-CN"/>
        </w:rPr>
        <w:t>•</w:t>
      </w:r>
      <w:r w:rsidRPr="00596DFC">
        <w:rPr>
          <w:lang w:eastAsia="zh-CN"/>
        </w:rPr>
        <w:tab/>
      </w:r>
      <w:r w:rsidR="006D19AA" w:rsidRPr="00596DFC">
        <w:rPr>
          <w:lang w:eastAsia="ko-KR" w:bidi="he-IL"/>
        </w:rPr>
        <w:t>GIF w/ Animation</w:t>
      </w:r>
    </w:p>
    <w:p w14:paraId="551307B6" w14:textId="01A2AC4A" w:rsidR="006D19AA" w:rsidRPr="00596DFC" w:rsidRDefault="00F25AFB" w:rsidP="00F25AFB">
      <w:pPr>
        <w:pStyle w:val="enumlev1"/>
        <w:rPr>
          <w:lang w:eastAsia="ko-KR" w:bidi="he-IL"/>
        </w:rPr>
      </w:pPr>
      <w:r w:rsidRPr="00596DFC">
        <w:rPr>
          <w:lang w:eastAsia="zh-CN"/>
        </w:rPr>
        <w:t>•</w:t>
      </w:r>
      <w:r w:rsidRPr="00596DFC">
        <w:rPr>
          <w:lang w:eastAsia="zh-CN"/>
        </w:rPr>
        <w:tab/>
      </w:r>
      <w:r w:rsidR="006D19AA" w:rsidRPr="00596DFC">
        <w:rPr>
          <w:lang w:eastAsia="ko-KR" w:bidi="he-IL"/>
        </w:rPr>
        <w:t>JPEG up to 8M</w:t>
      </w:r>
      <w:r w:rsidR="00960884" w:rsidRPr="00596DFC">
        <w:rPr>
          <w:lang w:eastAsia="ko-KR" w:bidi="he-IL"/>
        </w:rPr>
        <w:t xml:space="preserve"> </w:t>
      </w:r>
      <w:r w:rsidR="006D19AA" w:rsidRPr="00596DFC">
        <w:rPr>
          <w:lang w:eastAsia="ko-KR" w:bidi="he-IL"/>
        </w:rPr>
        <w:t>pix</w:t>
      </w:r>
      <w:r w:rsidR="003347C1" w:rsidRPr="00596DFC">
        <w:rPr>
          <w:lang w:eastAsia="ko-KR" w:bidi="he-IL"/>
        </w:rPr>
        <w:t>els</w:t>
      </w:r>
    </w:p>
    <w:p w14:paraId="561BA4D0" w14:textId="0C21A99F" w:rsidR="006D19AA" w:rsidRPr="00596DFC" w:rsidRDefault="000F63E0" w:rsidP="00F25AFB">
      <w:pPr>
        <w:pStyle w:val="Heading2"/>
        <w:rPr>
          <w:rFonts w:ascii="Microsoft YaHei" w:hAnsi="Microsoft YaHei" w:cs="SimSun"/>
          <w:lang w:eastAsia="zh-CN"/>
        </w:rPr>
      </w:pPr>
      <w:bookmarkStart w:id="477" w:name="_Toc508612021"/>
      <w:bookmarkStart w:id="478" w:name="_Toc510518636"/>
      <w:bookmarkStart w:id="479" w:name="_Toc510519074"/>
      <w:bookmarkStart w:id="480" w:name="_Toc512688946"/>
      <w:bookmarkStart w:id="481" w:name="_Toc4662191"/>
      <w:bookmarkStart w:id="482" w:name="_Toc5895135"/>
      <w:bookmarkStart w:id="483" w:name="_Toc7503429"/>
      <w:r w:rsidRPr="00596DFC">
        <w:rPr>
          <w:lang w:eastAsia="zh-CN"/>
        </w:rPr>
        <w:t>8.3</w:t>
      </w:r>
      <w:r w:rsidRPr="00596DFC">
        <w:rPr>
          <w:lang w:eastAsia="zh-CN"/>
        </w:rPr>
        <w:tab/>
      </w:r>
      <w:r w:rsidR="006D19AA" w:rsidRPr="00596DFC">
        <w:rPr>
          <w:lang w:eastAsia="zh-CN"/>
        </w:rPr>
        <w:t>Hardware</w:t>
      </w:r>
      <w:bookmarkEnd w:id="477"/>
      <w:r w:rsidR="006D19AA" w:rsidRPr="00596DFC">
        <w:rPr>
          <w:lang w:eastAsia="zh-CN"/>
        </w:rPr>
        <w:t xml:space="preserve"> </w:t>
      </w:r>
      <w:r w:rsidR="00862664" w:rsidRPr="00596DFC">
        <w:rPr>
          <w:lang w:eastAsia="zh-CN"/>
        </w:rPr>
        <w:t>i</w:t>
      </w:r>
      <w:r w:rsidR="006D19AA" w:rsidRPr="00596DFC">
        <w:rPr>
          <w:lang w:eastAsia="zh-CN"/>
        </w:rPr>
        <w:t>nterface</w:t>
      </w:r>
      <w:bookmarkEnd w:id="478"/>
      <w:bookmarkEnd w:id="479"/>
      <w:bookmarkEnd w:id="480"/>
      <w:bookmarkEnd w:id="481"/>
      <w:bookmarkEnd w:id="482"/>
      <w:bookmarkEnd w:id="483"/>
    </w:p>
    <w:p w14:paraId="7D8E9547" w14:textId="0274F3CE" w:rsidR="006D19AA" w:rsidRPr="00596DFC" w:rsidRDefault="000F63E0" w:rsidP="00F25AFB">
      <w:pPr>
        <w:pStyle w:val="Heading3"/>
        <w:rPr>
          <w:lang w:eastAsia="zh-CN"/>
        </w:rPr>
      </w:pPr>
      <w:bookmarkStart w:id="484" w:name="_Toc510518637"/>
      <w:bookmarkStart w:id="485" w:name="_Toc510519075"/>
      <w:r w:rsidRPr="00596DFC">
        <w:rPr>
          <w:lang w:eastAsia="zh-CN"/>
        </w:rPr>
        <w:t>8.3.1</w:t>
      </w:r>
      <w:r w:rsidRPr="00596DFC">
        <w:rPr>
          <w:lang w:eastAsia="zh-CN"/>
        </w:rPr>
        <w:tab/>
      </w:r>
      <w:r w:rsidR="00BE6D74" w:rsidRPr="00596DFC">
        <w:rPr>
          <w:lang w:eastAsia="zh-CN"/>
        </w:rPr>
        <w:t xml:space="preserve">ITU-T </w:t>
      </w:r>
      <w:r w:rsidR="00D30DD8" w:rsidRPr="00596DFC">
        <w:rPr>
          <w:lang w:eastAsia="zh-CN"/>
        </w:rPr>
        <w:t>J.83</w:t>
      </w:r>
      <w:r w:rsidR="006D19AA" w:rsidRPr="00596DFC">
        <w:rPr>
          <w:lang w:eastAsia="zh-CN"/>
        </w:rPr>
        <w:t xml:space="preserve"> </w:t>
      </w:r>
      <w:r w:rsidR="00862664" w:rsidRPr="00596DFC">
        <w:rPr>
          <w:lang w:eastAsia="zh-CN"/>
        </w:rPr>
        <w:t>f</w:t>
      </w:r>
      <w:r w:rsidR="006D19AA" w:rsidRPr="00596DFC">
        <w:rPr>
          <w:lang w:eastAsia="zh-CN"/>
        </w:rPr>
        <w:t>rontend</w:t>
      </w:r>
      <w:bookmarkEnd w:id="484"/>
      <w:bookmarkEnd w:id="485"/>
    </w:p>
    <w:p w14:paraId="59FBE031" w14:textId="1370FD3A" w:rsidR="00F2346B" w:rsidRPr="00596DFC" w:rsidRDefault="00FD4311" w:rsidP="006D19AA">
      <w:pPr>
        <w:rPr>
          <w:color w:val="000000"/>
          <w:lang w:eastAsia="zh-CN" w:bidi="he-IL"/>
        </w:rPr>
      </w:pPr>
      <w:r w:rsidRPr="00596DFC">
        <w:rPr>
          <w:color w:val="000000"/>
          <w:lang w:eastAsia="zh-CN" w:bidi="he-IL"/>
        </w:rPr>
        <w:t xml:space="preserve">In case </w:t>
      </w:r>
      <w:r w:rsidR="00BE6D74" w:rsidRPr="00596DFC">
        <w:rPr>
          <w:color w:val="000000"/>
          <w:lang w:eastAsia="zh-CN" w:bidi="he-IL"/>
        </w:rPr>
        <w:t xml:space="preserve">ITU-T </w:t>
      </w:r>
      <w:r w:rsidR="00D30DD8" w:rsidRPr="00596DFC">
        <w:rPr>
          <w:color w:val="000000"/>
          <w:lang w:eastAsia="zh-CN" w:bidi="he-IL"/>
        </w:rPr>
        <w:t>J.83</w:t>
      </w:r>
      <w:r w:rsidRPr="00596DFC">
        <w:rPr>
          <w:color w:val="000000"/>
          <w:lang w:eastAsia="zh-CN" w:bidi="he-IL"/>
        </w:rPr>
        <w:t xml:space="preserve"> frontend is integrated,</w:t>
      </w:r>
      <w:r w:rsidR="00D80456" w:rsidRPr="00596DFC">
        <w:rPr>
          <w:color w:val="000000"/>
          <w:lang w:eastAsia="zh-CN" w:bidi="he-IL"/>
        </w:rPr>
        <w:t xml:space="preserve"> </w:t>
      </w:r>
      <w:r w:rsidR="008D1128" w:rsidRPr="00596DFC">
        <w:rPr>
          <w:color w:val="000000"/>
          <w:lang w:eastAsia="zh-CN" w:bidi="he-IL"/>
        </w:rPr>
        <w:t>t</w:t>
      </w:r>
      <w:r w:rsidR="006D19AA" w:rsidRPr="00596DFC">
        <w:rPr>
          <w:color w:val="000000"/>
          <w:lang w:eastAsia="zh-CN" w:bidi="he-IL"/>
        </w:rPr>
        <w:t xml:space="preserve">he hybrid STB is required to integrate cable frontend </w:t>
      </w:r>
      <w:r w:rsidR="006052E7" w:rsidRPr="00596DFC">
        <w:rPr>
          <w:lang w:bidi="he-IL"/>
        </w:rPr>
        <w:t>in accordance with</w:t>
      </w:r>
      <w:r w:rsidR="00F66C06" w:rsidRPr="00596DFC">
        <w:rPr>
          <w:color w:val="000000"/>
          <w:lang w:eastAsia="zh-CN" w:bidi="he-IL"/>
        </w:rPr>
        <w:t xml:space="preserve"> ITU-</w:t>
      </w:r>
      <w:r w:rsidR="00AC02E8" w:rsidRPr="00596DFC">
        <w:rPr>
          <w:color w:val="000000"/>
          <w:lang w:eastAsia="zh-CN" w:bidi="he-IL"/>
        </w:rPr>
        <w:t xml:space="preserve">T </w:t>
      </w:r>
      <w:r w:rsidR="00F66C06" w:rsidRPr="00596DFC">
        <w:rPr>
          <w:color w:val="000000"/>
          <w:lang w:eastAsia="zh-CN" w:bidi="he-IL"/>
        </w:rPr>
        <w:t>J.83</w:t>
      </w:r>
      <w:r w:rsidR="005804C7" w:rsidRPr="00596DFC">
        <w:rPr>
          <w:color w:val="000000"/>
          <w:lang w:eastAsia="zh-CN" w:bidi="he-IL"/>
        </w:rPr>
        <w:t xml:space="preserve"> </w:t>
      </w:r>
      <w:r w:rsidR="00AC02E8" w:rsidRPr="00596DFC">
        <w:rPr>
          <w:color w:val="000000"/>
          <w:lang w:eastAsia="zh-CN" w:bidi="he-IL"/>
        </w:rPr>
        <w:t xml:space="preserve">and apply </w:t>
      </w:r>
      <w:r w:rsidR="00862664" w:rsidRPr="00596DFC">
        <w:rPr>
          <w:color w:val="000000"/>
          <w:lang w:eastAsia="zh-CN" w:bidi="he-IL"/>
        </w:rPr>
        <w:t xml:space="preserve">the </w:t>
      </w:r>
      <w:r w:rsidR="00AC02E8" w:rsidRPr="00596DFC">
        <w:rPr>
          <w:color w:val="000000"/>
          <w:lang w:eastAsia="zh-CN" w:bidi="he-IL"/>
        </w:rPr>
        <w:t>following specifications as well.</w:t>
      </w:r>
    </w:p>
    <w:p w14:paraId="77C449D5" w14:textId="5BB9CE28" w:rsidR="006D19AA" w:rsidRPr="00596DFC" w:rsidRDefault="005F073F" w:rsidP="005F073F">
      <w:pPr>
        <w:pStyle w:val="enumlev1"/>
        <w:rPr>
          <w:lang w:bidi="he-IL"/>
        </w:rPr>
      </w:pPr>
      <w:r w:rsidRPr="00596DFC">
        <w:rPr>
          <w:lang w:eastAsia="zh-CN"/>
        </w:rPr>
        <w:t>•</w:t>
      </w:r>
      <w:r w:rsidRPr="00596DFC">
        <w:rPr>
          <w:lang w:eastAsia="zh-CN"/>
        </w:rPr>
        <w:tab/>
      </w:r>
      <w:r w:rsidR="006D19AA" w:rsidRPr="00596DFC">
        <w:rPr>
          <w:lang w:bidi="he-IL"/>
        </w:rPr>
        <w:t xml:space="preserve">Integrate an input IEC female connector in accordance with </w:t>
      </w:r>
      <w:r w:rsidR="00ED3F1A" w:rsidRPr="00596DFC">
        <w:rPr>
          <w:lang w:bidi="he-IL"/>
        </w:rPr>
        <w:t>[b-IEC 61169-2]</w:t>
      </w:r>
      <w:r w:rsidR="005460D4" w:rsidRPr="00596DFC">
        <w:rPr>
          <w:lang w:bidi="he-IL"/>
        </w:rPr>
        <w:t xml:space="preserve"> </w:t>
      </w:r>
      <w:r w:rsidR="006D19AA" w:rsidRPr="00596DFC">
        <w:rPr>
          <w:lang w:bidi="he-IL"/>
        </w:rPr>
        <w:t xml:space="preserve">the characteristic impedance </w:t>
      </w:r>
      <w:r w:rsidR="000A588C" w:rsidRPr="00596DFC">
        <w:rPr>
          <w:lang w:bidi="he-IL"/>
        </w:rPr>
        <w:t xml:space="preserve">is </w:t>
      </w:r>
      <w:r w:rsidR="006D19AA" w:rsidRPr="00596DFC">
        <w:rPr>
          <w:lang w:bidi="he-IL"/>
        </w:rPr>
        <w:t>75 Ω</w:t>
      </w:r>
    </w:p>
    <w:p w14:paraId="40515755" w14:textId="295AFB78" w:rsidR="006D19AA" w:rsidRPr="00596DFC" w:rsidRDefault="005F073F" w:rsidP="005F073F">
      <w:pPr>
        <w:pStyle w:val="enumlev1"/>
        <w:rPr>
          <w:lang w:bidi="he-IL"/>
        </w:rPr>
      </w:pPr>
      <w:r w:rsidRPr="00596DFC">
        <w:rPr>
          <w:lang w:eastAsia="zh-CN"/>
        </w:rPr>
        <w:t>•</w:t>
      </w:r>
      <w:r w:rsidRPr="00596DFC">
        <w:rPr>
          <w:lang w:eastAsia="zh-CN"/>
        </w:rPr>
        <w:tab/>
      </w:r>
      <w:r w:rsidR="006D19AA" w:rsidRPr="00596DFC">
        <w:rPr>
          <w:lang w:bidi="he-IL"/>
        </w:rPr>
        <w:t>The</w:t>
      </w:r>
      <w:bookmarkStart w:id="486" w:name="OLE_LINK3"/>
      <w:bookmarkStart w:id="487" w:name="OLE_LINK4"/>
      <w:r w:rsidR="006D19AA" w:rsidRPr="00596DFC">
        <w:rPr>
          <w:lang w:bidi="he-IL"/>
        </w:rPr>
        <w:t xml:space="preserve"> minimum frequency bandwidth</w:t>
      </w:r>
      <w:bookmarkEnd w:id="486"/>
      <w:bookmarkEnd w:id="487"/>
      <w:r w:rsidR="006D19AA" w:rsidRPr="00596DFC">
        <w:rPr>
          <w:lang w:bidi="he-IL"/>
        </w:rPr>
        <w:t xml:space="preserve"> on input from </w:t>
      </w:r>
      <w:r w:rsidR="00D36CA1" w:rsidRPr="00596DFC">
        <w:rPr>
          <w:rFonts w:eastAsia="MS Mincho"/>
          <w:lang w:eastAsia="ja-JP" w:bidi="he-IL"/>
        </w:rPr>
        <w:t>50</w:t>
      </w:r>
      <w:r w:rsidR="006075A0" w:rsidRPr="00596DFC">
        <w:rPr>
          <w:rFonts w:eastAsia="MS Mincho"/>
          <w:lang w:eastAsia="ja-JP" w:bidi="he-IL"/>
        </w:rPr>
        <w:t xml:space="preserve"> </w:t>
      </w:r>
      <w:r w:rsidR="006D19AA" w:rsidRPr="00596DFC">
        <w:rPr>
          <w:lang w:bidi="he-IL"/>
        </w:rPr>
        <w:t>MHz to 862</w:t>
      </w:r>
      <w:r w:rsidR="006075A0" w:rsidRPr="00596DFC">
        <w:rPr>
          <w:lang w:bidi="he-IL"/>
        </w:rPr>
        <w:t xml:space="preserve"> </w:t>
      </w:r>
      <w:r w:rsidR="006D19AA" w:rsidRPr="00596DFC">
        <w:rPr>
          <w:lang w:bidi="he-IL"/>
        </w:rPr>
        <w:t>MHz</w:t>
      </w:r>
    </w:p>
    <w:p w14:paraId="091A4866" w14:textId="1469B737" w:rsidR="006D19AA" w:rsidRPr="00596DFC" w:rsidRDefault="005F073F" w:rsidP="005F073F">
      <w:pPr>
        <w:pStyle w:val="enumlev1"/>
        <w:rPr>
          <w:lang w:bidi="he-IL"/>
        </w:rPr>
      </w:pPr>
      <w:r w:rsidRPr="00596DFC">
        <w:rPr>
          <w:lang w:eastAsia="zh-CN"/>
        </w:rPr>
        <w:t>•</w:t>
      </w:r>
      <w:r w:rsidRPr="00596DFC">
        <w:rPr>
          <w:lang w:eastAsia="zh-CN"/>
        </w:rPr>
        <w:tab/>
      </w:r>
      <w:r w:rsidR="006D19AA" w:rsidRPr="00596DFC">
        <w:rPr>
          <w:lang w:bidi="he-IL"/>
        </w:rPr>
        <w:t xml:space="preserve">Receive incoming RF signal whose level is in accordance with the defined bandwidth of signal level according to </w:t>
      </w:r>
      <w:r w:rsidR="00A51F86" w:rsidRPr="00596DFC">
        <w:rPr>
          <w:lang w:bidi="he-IL"/>
        </w:rPr>
        <w:t>[b-</w:t>
      </w:r>
      <w:r w:rsidR="006D19AA" w:rsidRPr="00596DFC">
        <w:rPr>
          <w:lang w:bidi="he-IL"/>
        </w:rPr>
        <w:t xml:space="preserve">IEC </w:t>
      </w:r>
      <w:r w:rsidR="00A51F86" w:rsidRPr="00596DFC">
        <w:rPr>
          <w:lang w:bidi="he-IL"/>
        </w:rPr>
        <w:t xml:space="preserve">EN </w:t>
      </w:r>
      <w:r w:rsidR="006D19AA" w:rsidRPr="00596DFC">
        <w:rPr>
          <w:lang w:bidi="he-IL"/>
        </w:rPr>
        <w:t>60728-1</w:t>
      </w:r>
      <w:r w:rsidR="00A51F86" w:rsidRPr="00596DFC">
        <w:rPr>
          <w:lang w:bidi="he-IL"/>
        </w:rPr>
        <w:t>]</w:t>
      </w:r>
    </w:p>
    <w:p w14:paraId="6324A88E" w14:textId="0226B2FF" w:rsidR="006D19AA" w:rsidRPr="00596DFC" w:rsidRDefault="000F63E0" w:rsidP="005F073F">
      <w:pPr>
        <w:pStyle w:val="Heading3"/>
        <w:rPr>
          <w:lang w:eastAsia="zh-CN"/>
        </w:rPr>
      </w:pPr>
      <w:bookmarkStart w:id="488" w:name="_Toc510518638"/>
      <w:bookmarkStart w:id="489" w:name="_Toc510519076"/>
      <w:r w:rsidRPr="00596DFC">
        <w:rPr>
          <w:lang w:eastAsia="zh-CN"/>
        </w:rPr>
        <w:t>8.3.2</w:t>
      </w:r>
      <w:r w:rsidRPr="00596DFC">
        <w:rPr>
          <w:lang w:eastAsia="zh-CN"/>
        </w:rPr>
        <w:tab/>
      </w:r>
      <w:r w:rsidR="006D19AA" w:rsidRPr="00596DFC">
        <w:rPr>
          <w:lang w:eastAsia="zh-CN"/>
        </w:rPr>
        <w:t>DVB-T</w:t>
      </w:r>
      <w:r w:rsidR="00C45F65" w:rsidRPr="00596DFC">
        <w:rPr>
          <w:lang w:eastAsia="zh-CN"/>
        </w:rPr>
        <w:t>/T2</w:t>
      </w:r>
      <w:r w:rsidR="006D19AA" w:rsidRPr="00596DFC">
        <w:rPr>
          <w:lang w:eastAsia="zh-CN"/>
        </w:rPr>
        <w:t xml:space="preserve"> </w:t>
      </w:r>
      <w:r w:rsidR="00A51F86" w:rsidRPr="00596DFC">
        <w:rPr>
          <w:lang w:eastAsia="zh-CN"/>
        </w:rPr>
        <w:t>f</w:t>
      </w:r>
      <w:r w:rsidR="006D19AA" w:rsidRPr="00596DFC">
        <w:rPr>
          <w:lang w:eastAsia="zh-CN"/>
        </w:rPr>
        <w:t xml:space="preserve">rontend </w:t>
      </w:r>
      <w:bookmarkEnd w:id="488"/>
      <w:bookmarkEnd w:id="489"/>
    </w:p>
    <w:p w14:paraId="106341DB" w14:textId="21AD7F36" w:rsidR="006D19AA" w:rsidRPr="00596DFC" w:rsidRDefault="006D19AA" w:rsidP="005F073F">
      <w:pPr>
        <w:rPr>
          <w:color w:val="000000"/>
          <w:lang w:eastAsia="zh-CN" w:bidi="he-IL"/>
        </w:rPr>
      </w:pPr>
      <w:r w:rsidRPr="00596DFC">
        <w:rPr>
          <w:color w:val="000000"/>
          <w:lang w:eastAsia="zh-CN" w:bidi="he-IL"/>
        </w:rPr>
        <w:t>In case DVB-T</w:t>
      </w:r>
      <w:r w:rsidR="00C45F65" w:rsidRPr="00596DFC">
        <w:rPr>
          <w:color w:val="000000"/>
          <w:lang w:eastAsia="zh-CN" w:bidi="he-IL"/>
        </w:rPr>
        <w:t>/T2</w:t>
      </w:r>
      <w:r w:rsidRPr="00596DFC">
        <w:rPr>
          <w:color w:val="000000"/>
          <w:lang w:eastAsia="zh-CN" w:bidi="he-IL"/>
        </w:rPr>
        <w:t xml:space="preserve"> frontend is integrated, </w:t>
      </w:r>
      <w:r w:rsidR="000F0BB5" w:rsidRPr="00596DFC">
        <w:rPr>
          <w:color w:val="000000"/>
          <w:lang w:eastAsia="zh-CN" w:bidi="he-IL"/>
        </w:rPr>
        <w:t>the hybrid STB</w:t>
      </w:r>
      <w:r w:rsidR="004C5C3F" w:rsidRPr="00596DFC">
        <w:rPr>
          <w:color w:val="000000"/>
          <w:lang w:eastAsia="zh-CN" w:bidi="he-IL"/>
        </w:rPr>
        <w:t xml:space="preserve"> is required to follow the specifications defined in </w:t>
      </w:r>
      <w:r w:rsidR="0044351D" w:rsidRPr="00596DFC">
        <w:rPr>
          <w:color w:val="000000"/>
          <w:lang w:eastAsia="zh-CN" w:bidi="he-IL"/>
        </w:rPr>
        <w:t xml:space="preserve">[ETSI </w:t>
      </w:r>
      <w:hyperlink r:id="rId28" w:history="1">
        <w:r w:rsidR="004C5C3F" w:rsidRPr="00596DFC">
          <w:rPr>
            <w:color w:val="000000"/>
            <w:lang w:eastAsia="zh-CN" w:bidi="he-IL"/>
          </w:rPr>
          <w:t>EN 300 744</w:t>
        </w:r>
      </w:hyperlink>
      <w:r w:rsidR="0044351D" w:rsidRPr="00596DFC">
        <w:rPr>
          <w:color w:val="000000"/>
          <w:lang w:eastAsia="zh-CN" w:bidi="he-IL"/>
        </w:rPr>
        <w:t>]</w:t>
      </w:r>
      <w:r w:rsidR="004C5C3F" w:rsidRPr="00596DFC">
        <w:rPr>
          <w:lang w:eastAsia="zh-CN" w:bidi="he-IL"/>
        </w:rPr>
        <w:t xml:space="preserve"> an</w:t>
      </w:r>
      <w:r w:rsidR="004C5C3F" w:rsidRPr="00596DFC">
        <w:rPr>
          <w:lang w:bidi="he-IL"/>
        </w:rPr>
        <w:t xml:space="preserve">d </w:t>
      </w:r>
      <w:r w:rsidR="00001964" w:rsidRPr="00596DFC">
        <w:rPr>
          <w:lang w:bidi="he-IL"/>
        </w:rPr>
        <w:t xml:space="preserve">[ETSI </w:t>
      </w:r>
      <w:hyperlink r:id="rId29" w:history="1">
        <w:r w:rsidR="004C5C3F" w:rsidRPr="00596DFC">
          <w:rPr>
            <w:color w:val="000000"/>
            <w:lang w:eastAsia="zh-CN" w:bidi="he-IL"/>
          </w:rPr>
          <w:t>EN 302 755</w:t>
        </w:r>
      </w:hyperlink>
      <w:r w:rsidR="00001964" w:rsidRPr="00596DFC">
        <w:rPr>
          <w:color w:val="000000"/>
          <w:lang w:eastAsia="zh-CN" w:bidi="he-IL"/>
        </w:rPr>
        <w:t>]</w:t>
      </w:r>
      <w:r w:rsidR="004C5C3F" w:rsidRPr="00596DFC">
        <w:rPr>
          <w:color w:val="000000"/>
          <w:lang w:eastAsia="zh-CN" w:bidi="he-IL"/>
        </w:rPr>
        <w:t xml:space="preserve"> and apply </w:t>
      </w:r>
      <w:r w:rsidRPr="00596DFC">
        <w:rPr>
          <w:color w:val="000000"/>
          <w:lang w:eastAsia="zh-CN" w:bidi="he-IL"/>
        </w:rPr>
        <w:t xml:space="preserve">following specifications </w:t>
      </w:r>
      <w:r w:rsidR="004C5C3F" w:rsidRPr="00596DFC">
        <w:rPr>
          <w:color w:val="000000"/>
          <w:lang w:eastAsia="zh-CN" w:bidi="he-IL"/>
        </w:rPr>
        <w:t>as well</w:t>
      </w:r>
      <w:r w:rsidRPr="00596DFC">
        <w:rPr>
          <w:color w:val="000000"/>
          <w:lang w:eastAsia="zh-CN" w:bidi="he-IL"/>
        </w:rPr>
        <w:t>:</w:t>
      </w:r>
    </w:p>
    <w:p w14:paraId="4AE2221C" w14:textId="17F5F24B" w:rsidR="006D19AA" w:rsidRPr="00596DFC" w:rsidRDefault="005F073F" w:rsidP="005F073F">
      <w:pPr>
        <w:pStyle w:val="enumlev1"/>
        <w:rPr>
          <w:lang w:bidi="he-IL"/>
        </w:rPr>
      </w:pPr>
      <w:r w:rsidRPr="00596DFC">
        <w:rPr>
          <w:lang w:eastAsia="zh-CN"/>
        </w:rPr>
        <w:t>•</w:t>
      </w:r>
      <w:r w:rsidRPr="00596DFC">
        <w:rPr>
          <w:lang w:eastAsia="zh-CN"/>
        </w:rPr>
        <w:tab/>
      </w:r>
      <w:r w:rsidR="006D19AA" w:rsidRPr="00596DFC">
        <w:rPr>
          <w:lang w:bidi="he-IL"/>
        </w:rPr>
        <w:t xml:space="preserve">Integrate an input IEC female connector in accordance with </w:t>
      </w:r>
      <w:r w:rsidR="00ED3F1A" w:rsidRPr="00596DFC">
        <w:rPr>
          <w:lang w:bidi="he-IL"/>
        </w:rPr>
        <w:t>[b-IEC 61169-2]</w:t>
      </w:r>
      <w:r w:rsidR="006D19AA" w:rsidRPr="00596DFC">
        <w:rPr>
          <w:lang w:bidi="he-IL"/>
        </w:rPr>
        <w:t>, the characteristic impedance</w:t>
      </w:r>
      <w:r w:rsidR="000A588C" w:rsidRPr="00596DFC">
        <w:rPr>
          <w:lang w:bidi="he-IL"/>
        </w:rPr>
        <w:t xml:space="preserve"> is</w:t>
      </w:r>
      <w:r w:rsidR="006D19AA" w:rsidRPr="00596DFC">
        <w:rPr>
          <w:lang w:bidi="he-IL"/>
        </w:rPr>
        <w:t xml:space="preserve"> 7</w:t>
      </w:r>
      <w:r w:rsidR="00BB05B3" w:rsidRPr="00596DFC">
        <w:rPr>
          <w:lang w:bidi="he-IL"/>
        </w:rPr>
        <w:t>5 Ω</w:t>
      </w:r>
    </w:p>
    <w:p w14:paraId="604364CF" w14:textId="36BF6CEC" w:rsidR="006D19AA" w:rsidRPr="00596DFC" w:rsidRDefault="005F073F" w:rsidP="005F073F">
      <w:pPr>
        <w:pStyle w:val="enumlev1"/>
        <w:rPr>
          <w:lang w:bidi="he-IL"/>
        </w:rPr>
      </w:pPr>
      <w:r w:rsidRPr="00596DFC">
        <w:rPr>
          <w:lang w:eastAsia="zh-CN"/>
        </w:rPr>
        <w:t>•</w:t>
      </w:r>
      <w:r w:rsidRPr="00596DFC">
        <w:rPr>
          <w:lang w:eastAsia="zh-CN"/>
        </w:rPr>
        <w:tab/>
      </w:r>
      <w:r w:rsidR="00891D1F" w:rsidRPr="00596DFC">
        <w:rPr>
          <w:lang w:bidi="he-IL"/>
        </w:rPr>
        <w:t>Fr</w:t>
      </w:r>
      <w:r w:rsidR="008A57ED" w:rsidRPr="00596DFC">
        <w:rPr>
          <w:lang w:bidi="he-IL"/>
        </w:rPr>
        <w:t>e</w:t>
      </w:r>
      <w:r w:rsidR="00891D1F" w:rsidRPr="00596DFC">
        <w:rPr>
          <w:lang w:bidi="he-IL"/>
        </w:rPr>
        <w:t>quency</w:t>
      </w:r>
      <w:r w:rsidR="006D19AA" w:rsidRPr="00596DFC">
        <w:rPr>
          <w:lang w:bidi="he-IL"/>
        </w:rPr>
        <w:t xml:space="preserve"> range </w:t>
      </w:r>
      <w:r w:rsidR="00F53945" w:rsidRPr="00596DFC">
        <w:rPr>
          <w:lang w:bidi="he-IL"/>
        </w:rPr>
        <w:t>from</w:t>
      </w:r>
      <w:r w:rsidR="00CF6D97" w:rsidRPr="00596DFC">
        <w:rPr>
          <w:lang w:bidi="he-IL"/>
        </w:rPr>
        <w:t xml:space="preserve"> </w:t>
      </w:r>
      <w:r w:rsidR="006D19AA" w:rsidRPr="00596DFC">
        <w:rPr>
          <w:lang w:bidi="he-IL"/>
        </w:rPr>
        <w:t>174</w:t>
      </w:r>
      <w:r w:rsidR="006075A0" w:rsidRPr="00596DFC">
        <w:rPr>
          <w:lang w:bidi="he-IL"/>
        </w:rPr>
        <w:t xml:space="preserve"> </w:t>
      </w:r>
      <w:r w:rsidR="006D19AA" w:rsidRPr="00596DFC">
        <w:rPr>
          <w:lang w:bidi="he-IL"/>
        </w:rPr>
        <w:t xml:space="preserve">MHz </w:t>
      </w:r>
      <w:r w:rsidR="00F53945" w:rsidRPr="00596DFC">
        <w:rPr>
          <w:lang w:bidi="he-IL"/>
        </w:rPr>
        <w:t>to</w:t>
      </w:r>
      <w:r w:rsidR="00CF6D97" w:rsidRPr="00596DFC">
        <w:rPr>
          <w:lang w:bidi="he-IL"/>
        </w:rPr>
        <w:t xml:space="preserve"> </w:t>
      </w:r>
      <w:r w:rsidR="006D19AA" w:rsidRPr="00596DFC">
        <w:rPr>
          <w:lang w:bidi="he-IL"/>
        </w:rPr>
        <w:t>862</w:t>
      </w:r>
      <w:r w:rsidR="006075A0" w:rsidRPr="00596DFC">
        <w:rPr>
          <w:lang w:bidi="he-IL"/>
        </w:rPr>
        <w:t xml:space="preserve"> </w:t>
      </w:r>
      <w:r w:rsidR="006D19AA" w:rsidRPr="00596DFC">
        <w:rPr>
          <w:lang w:bidi="he-IL"/>
        </w:rPr>
        <w:t>MHz</w:t>
      </w:r>
    </w:p>
    <w:p w14:paraId="73E63DFA" w14:textId="34289A00" w:rsidR="006D19AA" w:rsidRPr="00596DFC" w:rsidRDefault="005F073F" w:rsidP="005F073F">
      <w:pPr>
        <w:pStyle w:val="enumlev1"/>
        <w:rPr>
          <w:lang w:bidi="he-IL"/>
        </w:rPr>
      </w:pPr>
      <w:r w:rsidRPr="00596DFC">
        <w:rPr>
          <w:lang w:eastAsia="zh-CN"/>
        </w:rPr>
        <w:t>•</w:t>
      </w:r>
      <w:r w:rsidRPr="00596DFC">
        <w:rPr>
          <w:lang w:eastAsia="zh-CN"/>
        </w:rPr>
        <w:tab/>
      </w:r>
      <w:r w:rsidR="006D19AA" w:rsidRPr="00596DFC">
        <w:rPr>
          <w:lang w:bidi="he-IL"/>
        </w:rPr>
        <w:t xml:space="preserve">Support </w:t>
      </w:r>
      <w:r w:rsidR="004C5C3F" w:rsidRPr="00596DFC">
        <w:rPr>
          <w:lang w:bidi="he-IL"/>
        </w:rPr>
        <w:t>at least</w:t>
      </w:r>
      <w:r w:rsidR="006075A0" w:rsidRPr="00596DFC">
        <w:rPr>
          <w:lang w:bidi="he-IL"/>
        </w:rPr>
        <w:t xml:space="preserve"> −</w:t>
      </w:r>
      <w:r w:rsidR="004C5C3F" w:rsidRPr="00596DFC">
        <w:rPr>
          <w:lang w:bidi="he-IL"/>
        </w:rPr>
        <w:t>47dBm of input signal</w:t>
      </w:r>
    </w:p>
    <w:p w14:paraId="6CEB9383" w14:textId="15130AFE" w:rsidR="006D19AA" w:rsidRPr="00596DFC" w:rsidRDefault="005F073F" w:rsidP="005F073F">
      <w:pPr>
        <w:pStyle w:val="enumlev1"/>
        <w:rPr>
          <w:lang w:bidi="he-IL"/>
        </w:rPr>
      </w:pPr>
      <w:r w:rsidRPr="00596DFC">
        <w:rPr>
          <w:lang w:eastAsia="zh-CN"/>
        </w:rPr>
        <w:t>•</w:t>
      </w:r>
      <w:r w:rsidRPr="00596DFC">
        <w:rPr>
          <w:lang w:eastAsia="zh-CN"/>
        </w:rPr>
        <w:tab/>
      </w:r>
      <w:r w:rsidR="006D19AA" w:rsidRPr="00596DFC">
        <w:rPr>
          <w:lang w:bidi="he-IL"/>
        </w:rPr>
        <w:t>Support 5V@100 mA as maximum DC power to an external antenna with amplifier. The DC power shall be protected against short circuit and there shall be an alternative in the menu system to turn the DC power supply on and off</w:t>
      </w:r>
    </w:p>
    <w:p w14:paraId="7971082B" w14:textId="515CF027" w:rsidR="00A815EF" w:rsidRPr="00596DFC" w:rsidRDefault="000F63E0" w:rsidP="005F073F">
      <w:pPr>
        <w:pStyle w:val="Heading3"/>
        <w:rPr>
          <w:lang w:eastAsia="zh-CN"/>
        </w:rPr>
      </w:pPr>
      <w:r w:rsidRPr="00596DFC">
        <w:rPr>
          <w:lang w:eastAsia="zh-CN"/>
        </w:rPr>
        <w:t>8.3.3</w:t>
      </w:r>
      <w:r w:rsidRPr="00596DFC">
        <w:rPr>
          <w:lang w:eastAsia="zh-CN"/>
        </w:rPr>
        <w:tab/>
      </w:r>
      <w:r w:rsidR="00A815EF" w:rsidRPr="00596DFC">
        <w:rPr>
          <w:lang w:eastAsia="zh-CN"/>
        </w:rPr>
        <w:t>ISDB-T</w:t>
      </w:r>
      <w:r w:rsidR="00432403" w:rsidRPr="00596DFC">
        <w:rPr>
          <w:rFonts w:asciiTheme="minorEastAsia" w:eastAsiaTheme="minorEastAsia" w:hAnsiTheme="minorEastAsia"/>
          <w:lang w:eastAsia="zh-CN"/>
        </w:rPr>
        <w:t>/</w:t>
      </w:r>
      <w:r w:rsidR="007D6A06" w:rsidRPr="00596DFC">
        <w:rPr>
          <w:lang w:eastAsia="zh-CN"/>
        </w:rPr>
        <w:t>Tb</w:t>
      </w:r>
      <w:r w:rsidR="00A815EF" w:rsidRPr="00596DFC">
        <w:rPr>
          <w:lang w:eastAsia="zh-CN"/>
        </w:rPr>
        <w:t xml:space="preserve"> </w:t>
      </w:r>
      <w:r w:rsidR="00A51F86" w:rsidRPr="00596DFC">
        <w:rPr>
          <w:lang w:eastAsia="zh-CN"/>
        </w:rPr>
        <w:t>f</w:t>
      </w:r>
      <w:r w:rsidR="00A815EF" w:rsidRPr="00596DFC">
        <w:rPr>
          <w:lang w:eastAsia="zh-CN"/>
        </w:rPr>
        <w:t xml:space="preserve">rontend </w:t>
      </w:r>
    </w:p>
    <w:p w14:paraId="00534F90" w14:textId="71FEE85C" w:rsidR="00A815EF" w:rsidRPr="00596DFC" w:rsidRDefault="00A815EF" w:rsidP="005F073F">
      <w:pPr>
        <w:rPr>
          <w:lang w:eastAsia="zh-CN" w:bidi="he-IL"/>
        </w:rPr>
      </w:pPr>
      <w:r w:rsidRPr="00596DFC">
        <w:rPr>
          <w:lang w:eastAsia="zh-CN" w:bidi="he-IL"/>
        </w:rPr>
        <w:t>In case ISDB-T</w:t>
      </w:r>
      <w:r w:rsidR="00ED4E4D" w:rsidRPr="00596DFC">
        <w:rPr>
          <w:lang w:eastAsia="zh-CN" w:bidi="he-IL"/>
        </w:rPr>
        <w:t>/Tb</w:t>
      </w:r>
      <w:r w:rsidRPr="00596DFC">
        <w:rPr>
          <w:lang w:eastAsia="zh-CN" w:bidi="he-IL"/>
        </w:rPr>
        <w:t xml:space="preserve"> frontend is integrated, the hybrid STB is required to follow the specifications defined in </w:t>
      </w:r>
      <w:r w:rsidR="00483DD2" w:rsidRPr="00596DFC">
        <w:rPr>
          <w:lang w:eastAsia="zh-CN" w:bidi="he-IL"/>
        </w:rPr>
        <w:t>[</w:t>
      </w:r>
      <w:r w:rsidR="00D51FF6" w:rsidRPr="00596DFC">
        <w:rPr>
          <w:lang w:eastAsia="zh-CN" w:bidi="he-IL"/>
        </w:rPr>
        <w:t>ARIB STD-B21</w:t>
      </w:r>
      <w:r w:rsidR="00483DD2" w:rsidRPr="00596DFC">
        <w:rPr>
          <w:lang w:eastAsia="zh-CN" w:bidi="he-IL"/>
        </w:rPr>
        <w:t>]</w:t>
      </w:r>
      <w:r w:rsidR="00D51FF6" w:rsidRPr="00596DFC">
        <w:rPr>
          <w:lang w:eastAsia="zh-CN" w:bidi="he-IL"/>
        </w:rPr>
        <w:t xml:space="preserve">, </w:t>
      </w:r>
      <w:r w:rsidR="00483DD2" w:rsidRPr="00596DFC">
        <w:rPr>
          <w:lang w:eastAsia="zh-CN" w:bidi="he-IL"/>
        </w:rPr>
        <w:t>[ARIB STD-</w:t>
      </w:r>
      <w:r w:rsidR="00D51FF6" w:rsidRPr="00596DFC">
        <w:rPr>
          <w:lang w:eastAsia="zh-CN" w:bidi="he-IL"/>
        </w:rPr>
        <w:t>B31</w:t>
      </w:r>
      <w:r w:rsidR="00483DD2" w:rsidRPr="00596DFC">
        <w:rPr>
          <w:lang w:eastAsia="zh-CN" w:bidi="he-IL"/>
        </w:rPr>
        <w:t>]</w:t>
      </w:r>
      <w:r w:rsidR="00A7006E" w:rsidRPr="00596DFC">
        <w:rPr>
          <w:lang w:eastAsia="zh-CN" w:bidi="he-IL"/>
        </w:rPr>
        <w:t xml:space="preserve"> and </w:t>
      </w:r>
      <w:r w:rsidR="00814938" w:rsidRPr="00596DFC">
        <w:rPr>
          <w:lang w:eastAsia="zh-CN" w:bidi="he-IL"/>
        </w:rPr>
        <w:t>[b-</w:t>
      </w:r>
      <w:r w:rsidR="00A7006E" w:rsidRPr="00596DFC">
        <w:rPr>
          <w:lang w:eastAsia="zh-CN" w:bidi="he-IL"/>
        </w:rPr>
        <w:t>ITU-R BT.1306</w:t>
      </w:r>
      <w:r w:rsidR="00631482" w:rsidRPr="00596DFC">
        <w:rPr>
          <w:lang w:eastAsia="zh-CN" w:bidi="he-IL"/>
        </w:rPr>
        <w:t>-</w:t>
      </w:r>
      <w:r w:rsidR="00A7006E" w:rsidRPr="00596DFC">
        <w:rPr>
          <w:lang w:eastAsia="zh-CN" w:bidi="he-IL"/>
        </w:rPr>
        <w:t>7</w:t>
      </w:r>
      <w:r w:rsidR="00814938" w:rsidRPr="00596DFC">
        <w:rPr>
          <w:lang w:eastAsia="zh-CN" w:bidi="he-IL"/>
        </w:rPr>
        <w:t>]</w:t>
      </w:r>
      <w:r w:rsidRPr="00596DFC">
        <w:rPr>
          <w:lang w:eastAsia="zh-CN" w:bidi="he-IL"/>
        </w:rPr>
        <w:t>, and apply following specifications as well:</w:t>
      </w:r>
    </w:p>
    <w:p w14:paraId="171FF732" w14:textId="44E829DC" w:rsidR="00A815EF" w:rsidRPr="00596DFC" w:rsidRDefault="005F073F" w:rsidP="005F073F">
      <w:pPr>
        <w:pStyle w:val="enumlev1"/>
        <w:rPr>
          <w:lang w:bidi="he-IL"/>
        </w:rPr>
      </w:pPr>
      <w:r w:rsidRPr="00596DFC">
        <w:rPr>
          <w:lang w:eastAsia="zh-CN"/>
        </w:rPr>
        <w:lastRenderedPageBreak/>
        <w:t>•</w:t>
      </w:r>
      <w:r w:rsidRPr="00596DFC">
        <w:rPr>
          <w:lang w:eastAsia="zh-CN"/>
        </w:rPr>
        <w:tab/>
      </w:r>
      <w:r w:rsidR="00A815EF" w:rsidRPr="00596DFC">
        <w:rPr>
          <w:lang w:bidi="he-IL"/>
        </w:rPr>
        <w:t xml:space="preserve">Integrate an input IEC female connector in accordance with </w:t>
      </w:r>
      <w:r w:rsidR="00ED3F1A" w:rsidRPr="00596DFC">
        <w:rPr>
          <w:lang w:bidi="he-IL"/>
        </w:rPr>
        <w:t>[b-IEC 61169-2]</w:t>
      </w:r>
      <w:r w:rsidR="00A815EF" w:rsidRPr="00596DFC">
        <w:rPr>
          <w:lang w:bidi="he-IL"/>
        </w:rPr>
        <w:t xml:space="preserve">, the characteristic impedance </w:t>
      </w:r>
      <w:r w:rsidR="000A588C" w:rsidRPr="00596DFC">
        <w:rPr>
          <w:lang w:bidi="he-IL"/>
        </w:rPr>
        <w:t xml:space="preserve">is </w:t>
      </w:r>
      <w:r w:rsidR="00A815EF" w:rsidRPr="00596DFC">
        <w:rPr>
          <w:lang w:bidi="he-IL"/>
        </w:rPr>
        <w:t>75 Ω</w:t>
      </w:r>
    </w:p>
    <w:p w14:paraId="405AEF44" w14:textId="1F335D08" w:rsidR="00A815EF" w:rsidRPr="00596DFC" w:rsidRDefault="005F073F" w:rsidP="005F073F">
      <w:pPr>
        <w:pStyle w:val="enumlev1"/>
        <w:rPr>
          <w:lang w:bidi="he-IL"/>
        </w:rPr>
      </w:pPr>
      <w:r w:rsidRPr="00596DFC">
        <w:rPr>
          <w:lang w:eastAsia="zh-CN"/>
        </w:rPr>
        <w:t>•</w:t>
      </w:r>
      <w:r w:rsidRPr="00596DFC">
        <w:rPr>
          <w:lang w:eastAsia="zh-CN"/>
        </w:rPr>
        <w:tab/>
      </w:r>
      <w:r w:rsidR="00A815EF" w:rsidRPr="00596DFC">
        <w:rPr>
          <w:lang w:bidi="he-IL"/>
        </w:rPr>
        <w:t>Frequency range from</w:t>
      </w:r>
      <w:r w:rsidR="00631482" w:rsidRPr="00596DFC">
        <w:rPr>
          <w:lang w:bidi="he-IL"/>
        </w:rPr>
        <w:t xml:space="preserve"> </w:t>
      </w:r>
      <w:r w:rsidR="00A815EF" w:rsidRPr="00596DFC">
        <w:rPr>
          <w:lang w:bidi="he-IL"/>
        </w:rPr>
        <w:t>174</w:t>
      </w:r>
      <w:r w:rsidR="00631482" w:rsidRPr="00596DFC">
        <w:rPr>
          <w:lang w:bidi="he-IL"/>
        </w:rPr>
        <w:t xml:space="preserve"> </w:t>
      </w:r>
      <w:r w:rsidR="00A815EF" w:rsidRPr="00596DFC">
        <w:rPr>
          <w:lang w:bidi="he-IL"/>
        </w:rPr>
        <w:t>MHz to</w:t>
      </w:r>
      <w:r w:rsidR="00631482" w:rsidRPr="00596DFC">
        <w:rPr>
          <w:lang w:bidi="he-IL"/>
        </w:rPr>
        <w:t xml:space="preserve"> </w:t>
      </w:r>
      <w:r w:rsidR="00A815EF" w:rsidRPr="00596DFC">
        <w:rPr>
          <w:lang w:bidi="he-IL"/>
        </w:rPr>
        <w:t>862</w:t>
      </w:r>
      <w:r w:rsidR="00631482" w:rsidRPr="00596DFC">
        <w:rPr>
          <w:lang w:bidi="he-IL"/>
        </w:rPr>
        <w:t xml:space="preserve"> </w:t>
      </w:r>
      <w:r w:rsidR="00A815EF" w:rsidRPr="00596DFC">
        <w:rPr>
          <w:lang w:bidi="he-IL"/>
        </w:rPr>
        <w:t>MHz</w:t>
      </w:r>
    </w:p>
    <w:p w14:paraId="56111708" w14:textId="4B509104" w:rsidR="00A815EF" w:rsidRPr="00596DFC" w:rsidRDefault="005F073F" w:rsidP="005F073F">
      <w:pPr>
        <w:pStyle w:val="enumlev1"/>
        <w:rPr>
          <w:lang w:bidi="he-IL"/>
        </w:rPr>
      </w:pPr>
      <w:r w:rsidRPr="00596DFC">
        <w:rPr>
          <w:lang w:eastAsia="zh-CN"/>
        </w:rPr>
        <w:t>•</w:t>
      </w:r>
      <w:r w:rsidRPr="00596DFC">
        <w:rPr>
          <w:lang w:eastAsia="zh-CN"/>
        </w:rPr>
        <w:tab/>
      </w:r>
      <w:r w:rsidR="00A815EF" w:rsidRPr="00596DFC">
        <w:rPr>
          <w:lang w:bidi="he-IL"/>
        </w:rPr>
        <w:t xml:space="preserve">Support 5V@100 mA as maximum DC power to an external antenna with amplifier. The DC power shall be protected against short circuit and there shall be an alternative in the menu system to turn the DC power supply on and off </w:t>
      </w:r>
    </w:p>
    <w:p w14:paraId="68FC416D" w14:textId="199AA348" w:rsidR="006D19AA" w:rsidRPr="00596DFC" w:rsidRDefault="000F63E0" w:rsidP="005F073F">
      <w:pPr>
        <w:pStyle w:val="Heading3"/>
        <w:rPr>
          <w:lang w:eastAsia="zh-CN"/>
        </w:rPr>
      </w:pPr>
      <w:bookmarkStart w:id="490" w:name="_Toc510518639"/>
      <w:bookmarkStart w:id="491" w:name="_Toc510519077"/>
      <w:r w:rsidRPr="00596DFC">
        <w:rPr>
          <w:lang w:eastAsia="zh-CN"/>
        </w:rPr>
        <w:t>8.3.4</w:t>
      </w:r>
      <w:r w:rsidRPr="00596DFC">
        <w:rPr>
          <w:lang w:eastAsia="zh-CN"/>
        </w:rPr>
        <w:tab/>
      </w:r>
      <w:r w:rsidR="006D19AA" w:rsidRPr="00596DFC">
        <w:rPr>
          <w:lang w:eastAsia="zh-CN"/>
        </w:rPr>
        <w:t>DVB-S</w:t>
      </w:r>
      <w:r w:rsidR="00C621E7" w:rsidRPr="00596DFC">
        <w:rPr>
          <w:lang w:eastAsia="zh-CN"/>
        </w:rPr>
        <w:t>/S2</w:t>
      </w:r>
      <w:r w:rsidR="006D19AA" w:rsidRPr="00596DFC">
        <w:rPr>
          <w:lang w:eastAsia="zh-CN"/>
        </w:rPr>
        <w:t xml:space="preserve"> </w:t>
      </w:r>
      <w:r w:rsidR="00814938" w:rsidRPr="00596DFC">
        <w:rPr>
          <w:lang w:eastAsia="zh-CN"/>
        </w:rPr>
        <w:t>f</w:t>
      </w:r>
      <w:r w:rsidR="006D19AA" w:rsidRPr="00596DFC">
        <w:rPr>
          <w:lang w:eastAsia="zh-CN"/>
        </w:rPr>
        <w:t>rontend</w:t>
      </w:r>
      <w:bookmarkEnd w:id="490"/>
      <w:bookmarkEnd w:id="491"/>
    </w:p>
    <w:p w14:paraId="3066DAC0" w14:textId="5C76CA23" w:rsidR="006D19AA" w:rsidRPr="00596DFC" w:rsidRDefault="006D19AA" w:rsidP="005F073F">
      <w:pPr>
        <w:rPr>
          <w:color w:val="000000"/>
          <w:lang w:eastAsia="zh-CN" w:bidi="he-IL"/>
        </w:rPr>
      </w:pPr>
      <w:r w:rsidRPr="00596DFC">
        <w:rPr>
          <w:color w:val="000000"/>
          <w:lang w:eastAsia="zh-CN" w:bidi="he-IL"/>
        </w:rPr>
        <w:t>In case DVB-S</w:t>
      </w:r>
      <w:r w:rsidR="00C621E7" w:rsidRPr="00596DFC">
        <w:rPr>
          <w:color w:val="000000"/>
          <w:lang w:eastAsia="zh-CN" w:bidi="he-IL"/>
        </w:rPr>
        <w:t>/S2</w:t>
      </w:r>
      <w:r w:rsidRPr="00596DFC">
        <w:rPr>
          <w:color w:val="000000"/>
          <w:lang w:eastAsia="zh-CN" w:bidi="he-IL"/>
        </w:rPr>
        <w:t xml:space="preserve"> frontend is integrated</w:t>
      </w:r>
      <w:r w:rsidR="00E24ED9" w:rsidRPr="00596DFC">
        <w:rPr>
          <w:color w:val="000000"/>
          <w:lang w:eastAsia="zh-CN" w:bidi="he-IL"/>
        </w:rPr>
        <w:t>,</w:t>
      </w:r>
      <w:r w:rsidRPr="00596DFC">
        <w:rPr>
          <w:color w:val="000000"/>
          <w:lang w:eastAsia="zh-CN" w:bidi="he-IL"/>
        </w:rPr>
        <w:t xml:space="preserve"> </w:t>
      </w:r>
      <w:r w:rsidR="00E24ED9" w:rsidRPr="00596DFC">
        <w:rPr>
          <w:color w:val="000000"/>
          <w:lang w:eastAsia="zh-CN" w:bidi="he-IL"/>
        </w:rPr>
        <w:t>the hybrid STB</w:t>
      </w:r>
      <w:r w:rsidR="00C0005E" w:rsidRPr="00596DFC">
        <w:rPr>
          <w:color w:val="000000"/>
          <w:lang w:eastAsia="zh-CN" w:bidi="he-IL"/>
        </w:rPr>
        <w:t xml:space="preserve"> is required to follow the specifications defined in </w:t>
      </w:r>
      <w:r w:rsidR="00594487" w:rsidRPr="00596DFC">
        <w:rPr>
          <w:color w:val="000000"/>
          <w:lang w:eastAsia="zh-CN" w:bidi="he-IL"/>
        </w:rPr>
        <w:t xml:space="preserve">[ETSI </w:t>
      </w:r>
      <w:hyperlink r:id="rId30" w:history="1">
        <w:r w:rsidR="00C0005E" w:rsidRPr="00596DFC">
          <w:rPr>
            <w:color w:val="000000"/>
            <w:lang w:eastAsia="zh-CN" w:bidi="he-IL"/>
          </w:rPr>
          <w:t xml:space="preserve">EN 300 </w:t>
        </w:r>
        <w:r w:rsidR="002F7C69" w:rsidRPr="00596DFC">
          <w:rPr>
            <w:color w:val="000000"/>
            <w:lang w:eastAsia="zh-CN" w:bidi="he-IL"/>
          </w:rPr>
          <w:t>421</w:t>
        </w:r>
      </w:hyperlink>
      <w:r w:rsidR="00594487" w:rsidRPr="00596DFC">
        <w:rPr>
          <w:color w:val="000000"/>
          <w:lang w:eastAsia="zh-CN" w:bidi="he-IL"/>
        </w:rPr>
        <w:t>]</w:t>
      </w:r>
      <w:r w:rsidR="00C0005E" w:rsidRPr="00596DFC">
        <w:rPr>
          <w:lang w:eastAsia="zh-CN" w:bidi="he-IL"/>
        </w:rPr>
        <w:t xml:space="preserve"> an</w:t>
      </w:r>
      <w:r w:rsidR="00C0005E" w:rsidRPr="00596DFC">
        <w:rPr>
          <w:color w:val="000000"/>
          <w:lang w:eastAsia="zh-CN" w:bidi="he-IL"/>
        </w:rPr>
        <w:t xml:space="preserve">d </w:t>
      </w:r>
      <w:r w:rsidR="0044351D" w:rsidRPr="00596DFC">
        <w:rPr>
          <w:color w:val="000000"/>
          <w:lang w:eastAsia="zh-CN" w:bidi="he-IL"/>
        </w:rPr>
        <w:t xml:space="preserve">[ETSI </w:t>
      </w:r>
      <w:hyperlink r:id="rId31" w:history="1">
        <w:r w:rsidR="002F7C69" w:rsidRPr="00596DFC">
          <w:rPr>
            <w:color w:val="000000"/>
            <w:lang w:eastAsia="zh-CN" w:bidi="he-IL"/>
          </w:rPr>
          <w:t>EN 302 307-1</w:t>
        </w:r>
      </w:hyperlink>
      <w:r w:rsidR="0044351D" w:rsidRPr="00596DFC">
        <w:rPr>
          <w:color w:val="000000"/>
          <w:lang w:eastAsia="zh-CN" w:bidi="he-IL"/>
        </w:rPr>
        <w:t>]</w:t>
      </w:r>
      <w:r w:rsidR="00C0005E" w:rsidRPr="00596DFC">
        <w:rPr>
          <w:color w:val="000000"/>
          <w:lang w:eastAsia="zh-CN" w:bidi="he-IL"/>
        </w:rPr>
        <w:t xml:space="preserve"> and apply </w:t>
      </w:r>
      <w:r w:rsidR="00814938" w:rsidRPr="00596DFC">
        <w:rPr>
          <w:color w:val="000000"/>
          <w:lang w:eastAsia="zh-CN" w:bidi="he-IL"/>
        </w:rPr>
        <w:t xml:space="preserve">the </w:t>
      </w:r>
      <w:r w:rsidR="00C0005E" w:rsidRPr="00596DFC">
        <w:rPr>
          <w:color w:val="000000"/>
          <w:lang w:eastAsia="zh-CN" w:bidi="he-IL"/>
        </w:rPr>
        <w:t>following specifications as well:</w:t>
      </w:r>
    </w:p>
    <w:p w14:paraId="74E2BDA8" w14:textId="54357768" w:rsidR="006D19AA" w:rsidRPr="00596DFC" w:rsidRDefault="005F073F" w:rsidP="005F073F">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Integrate an input IEC F-Type connector in accordance with IEC 169-24 </w:t>
      </w:r>
      <w:r w:rsidR="000A588C" w:rsidRPr="00596DFC">
        <w:rPr>
          <w:lang w:eastAsia="zh-CN" w:bidi="he-IL"/>
        </w:rPr>
        <w:t>f</w:t>
      </w:r>
      <w:r w:rsidR="006D19AA" w:rsidRPr="00596DFC">
        <w:rPr>
          <w:lang w:eastAsia="zh-CN" w:bidi="he-IL"/>
        </w:rPr>
        <w:t xml:space="preserve">emale, the characteristic impedance </w:t>
      </w:r>
      <w:r w:rsidR="000A588C" w:rsidRPr="00596DFC">
        <w:rPr>
          <w:lang w:eastAsia="zh-CN" w:bidi="he-IL"/>
        </w:rPr>
        <w:t xml:space="preserve">is </w:t>
      </w:r>
      <w:r w:rsidR="006D19AA" w:rsidRPr="00596DFC">
        <w:rPr>
          <w:lang w:eastAsia="zh-CN" w:bidi="he-IL"/>
        </w:rPr>
        <w:t>75 Ω</w:t>
      </w:r>
    </w:p>
    <w:p w14:paraId="4369F112" w14:textId="5ED4DE4A" w:rsidR="00F641F7" w:rsidRPr="00596DFC" w:rsidRDefault="005F073F" w:rsidP="005F073F">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Frequency range </w:t>
      </w:r>
      <w:r w:rsidR="002321C4" w:rsidRPr="00596DFC">
        <w:rPr>
          <w:lang w:eastAsia="zh-CN" w:bidi="he-IL"/>
        </w:rPr>
        <w:t xml:space="preserve">from </w:t>
      </w:r>
      <w:r w:rsidR="006D19AA" w:rsidRPr="00596DFC">
        <w:rPr>
          <w:lang w:eastAsia="zh-CN" w:bidi="he-IL"/>
        </w:rPr>
        <w:t>950</w:t>
      </w:r>
      <w:r w:rsidR="00025130" w:rsidRPr="00596DFC">
        <w:rPr>
          <w:lang w:eastAsia="zh-CN" w:bidi="he-IL"/>
        </w:rPr>
        <w:t xml:space="preserve"> </w:t>
      </w:r>
      <w:r w:rsidR="006D19AA" w:rsidRPr="00596DFC">
        <w:rPr>
          <w:lang w:eastAsia="zh-CN" w:bidi="he-IL"/>
        </w:rPr>
        <w:t>M</w:t>
      </w:r>
      <w:r w:rsidR="00025130" w:rsidRPr="00596DFC">
        <w:rPr>
          <w:lang w:eastAsia="zh-CN" w:bidi="he-IL"/>
        </w:rPr>
        <w:t>H</w:t>
      </w:r>
      <w:r w:rsidR="006D19AA" w:rsidRPr="00596DFC">
        <w:rPr>
          <w:lang w:eastAsia="zh-CN" w:bidi="he-IL"/>
        </w:rPr>
        <w:t>z</w:t>
      </w:r>
      <w:r w:rsidR="00EB7EB5" w:rsidRPr="00596DFC">
        <w:rPr>
          <w:lang w:eastAsia="zh-CN" w:bidi="he-IL"/>
        </w:rPr>
        <w:t xml:space="preserve"> to </w:t>
      </w:r>
      <w:r w:rsidR="006D19AA" w:rsidRPr="00596DFC">
        <w:rPr>
          <w:lang w:eastAsia="zh-CN" w:bidi="he-IL"/>
        </w:rPr>
        <w:t>2150</w:t>
      </w:r>
      <w:r w:rsidR="00025130" w:rsidRPr="00596DFC">
        <w:rPr>
          <w:lang w:eastAsia="zh-CN" w:bidi="he-IL"/>
        </w:rPr>
        <w:t xml:space="preserve"> </w:t>
      </w:r>
      <w:r w:rsidR="006D19AA" w:rsidRPr="00596DFC">
        <w:rPr>
          <w:lang w:eastAsia="zh-CN" w:bidi="he-IL"/>
        </w:rPr>
        <w:t>M</w:t>
      </w:r>
      <w:r w:rsidR="00025130" w:rsidRPr="00596DFC">
        <w:rPr>
          <w:lang w:eastAsia="zh-CN" w:bidi="he-IL"/>
        </w:rPr>
        <w:t>H</w:t>
      </w:r>
      <w:r w:rsidR="006D19AA" w:rsidRPr="00596DFC">
        <w:rPr>
          <w:lang w:eastAsia="zh-CN" w:bidi="he-IL"/>
        </w:rPr>
        <w:t>z as minimum</w:t>
      </w:r>
    </w:p>
    <w:p w14:paraId="61C34EAC" w14:textId="5BF57FA3" w:rsidR="006D19AA" w:rsidRPr="00596DFC" w:rsidRDefault="005F073F" w:rsidP="005F073F">
      <w:pPr>
        <w:pStyle w:val="enumlev1"/>
        <w:rPr>
          <w:lang w:eastAsia="zh-CN" w:bidi="he-IL"/>
        </w:rPr>
      </w:pPr>
      <w:r w:rsidRPr="00596DFC">
        <w:rPr>
          <w:lang w:eastAsia="zh-CN"/>
        </w:rPr>
        <w:t>•</w:t>
      </w:r>
      <w:r w:rsidRPr="00596DFC">
        <w:rPr>
          <w:lang w:eastAsia="zh-CN"/>
        </w:rPr>
        <w:tab/>
      </w:r>
      <w:r w:rsidR="002F7C69" w:rsidRPr="00596DFC">
        <w:rPr>
          <w:lang w:eastAsia="zh-CN" w:bidi="he-IL"/>
        </w:rPr>
        <w:t>Signal l</w:t>
      </w:r>
      <w:r w:rsidR="00DF42D2" w:rsidRPr="00596DFC">
        <w:rPr>
          <w:lang w:eastAsia="zh-CN" w:bidi="he-IL"/>
        </w:rPr>
        <w:t xml:space="preserve">evel from </w:t>
      </w:r>
      <w:r w:rsidR="00025130" w:rsidRPr="00596DFC">
        <w:rPr>
          <w:lang w:eastAsia="zh-CN" w:bidi="he-IL"/>
        </w:rPr>
        <w:t>−</w:t>
      </w:r>
      <w:r w:rsidR="006D19AA" w:rsidRPr="00596DFC">
        <w:rPr>
          <w:lang w:eastAsia="zh-CN" w:bidi="he-IL"/>
        </w:rPr>
        <w:t>25</w:t>
      </w:r>
      <w:r w:rsidR="00025130" w:rsidRPr="00596DFC">
        <w:rPr>
          <w:lang w:eastAsia="zh-CN" w:bidi="he-IL"/>
        </w:rPr>
        <w:t xml:space="preserve"> </w:t>
      </w:r>
      <w:r w:rsidR="006D19AA" w:rsidRPr="00596DFC">
        <w:rPr>
          <w:lang w:eastAsia="zh-CN" w:bidi="he-IL"/>
        </w:rPr>
        <w:t xml:space="preserve">dBm to </w:t>
      </w:r>
      <w:r w:rsidR="00025130" w:rsidRPr="00596DFC">
        <w:rPr>
          <w:lang w:eastAsia="zh-CN" w:bidi="he-IL"/>
        </w:rPr>
        <w:t>−</w:t>
      </w:r>
      <w:r w:rsidR="006D19AA" w:rsidRPr="00596DFC">
        <w:rPr>
          <w:lang w:eastAsia="zh-CN" w:bidi="he-IL"/>
        </w:rPr>
        <w:t>65</w:t>
      </w:r>
      <w:r w:rsidR="00025130" w:rsidRPr="00596DFC">
        <w:rPr>
          <w:lang w:eastAsia="zh-CN" w:bidi="he-IL"/>
        </w:rPr>
        <w:t xml:space="preserve"> </w:t>
      </w:r>
      <w:r w:rsidR="006D19AA" w:rsidRPr="00596DFC">
        <w:rPr>
          <w:lang w:eastAsia="zh-CN" w:bidi="he-IL"/>
        </w:rPr>
        <w:t>dBm</w:t>
      </w:r>
    </w:p>
    <w:p w14:paraId="7CED5CC6" w14:textId="2232B0B1" w:rsidR="006D19AA" w:rsidRPr="00596DFC" w:rsidRDefault="006D19AA" w:rsidP="005F073F">
      <w:pPr>
        <w:rPr>
          <w:lang w:eastAsia="zh-CN" w:bidi="he-IL"/>
        </w:rPr>
      </w:pPr>
      <w:r w:rsidRPr="00596DFC">
        <w:rPr>
          <w:lang w:eastAsia="zh-CN" w:bidi="he-IL"/>
        </w:rPr>
        <w:t xml:space="preserve">The hybrid STB is required to support LNB control and protection </w:t>
      </w:r>
      <w:r w:rsidR="000A588C" w:rsidRPr="00596DFC">
        <w:rPr>
          <w:lang w:eastAsia="zh-CN" w:bidi="he-IL"/>
        </w:rPr>
        <w:t xml:space="preserve">with the </w:t>
      </w:r>
      <w:r w:rsidRPr="00596DFC">
        <w:rPr>
          <w:lang w:eastAsia="zh-CN" w:bidi="he-IL"/>
        </w:rPr>
        <w:t>following specifications:</w:t>
      </w:r>
    </w:p>
    <w:p w14:paraId="390D1B21" w14:textId="0F453107" w:rsidR="006D19AA" w:rsidRPr="00596DFC" w:rsidRDefault="005F073F" w:rsidP="005F073F">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DC power for </w:t>
      </w:r>
      <w:r w:rsidR="000A588C" w:rsidRPr="00596DFC">
        <w:rPr>
          <w:lang w:eastAsia="zh-CN" w:bidi="he-IL"/>
        </w:rPr>
        <w:t xml:space="preserve">vertical </w:t>
      </w:r>
      <w:r w:rsidR="006D19AA" w:rsidRPr="00596DFC">
        <w:rPr>
          <w:lang w:eastAsia="zh-CN" w:bidi="he-IL"/>
        </w:rPr>
        <w:t xml:space="preserve">(13V) and </w:t>
      </w:r>
      <w:r w:rsidR="000A588C" w:rsidRPr="00596DFC">
        <w:rPr>
          <w:lang w:eastAsia="zh-CN" w:bidi="he-IL"/>
        </w:rPr>
        <w:t>h</w:t>
      </w:r>
      <w:r w:rsidR="006D19AA" w:rsidRPr="00596DFC">
        <w:rPr>
          <w:lang w:eastAsia="zh-CN" w:bidi="he-IL"/>
        </w:rPr>
        <w:t>orizontal</w:t>
      </w:r>
      <w:r w:rsidR="000A588C" w:rsidRPr="00596DFC">
        <w:rPr>
          <w:lang w:eastAsia="zh-CN" w:bidi="he-IL"/>
        </w:rPr>
        <w:t xml:space="preserve"> </w:t>
      </w:r>
      <w:r w:rsidR="006D19AA" w:rsidRPr="00596DFC">
        <w:rPr>
          <w:lang w:eastAsia="zh-CN" w:bidi="he-IL"/>
        </w:rPr>
        <w:t xml:space="preserve">(18V), capable </w:t>
      </w:r>
      <w:r w:rsidR="003A0E7E" w:rsidRPr="00596DFC">
        <w:rPr>
          <w:lang w:eastAsia="zh-CN" w:bidi="he-IL"/>
        </w:rPr>
        <w:t xml:space="preserve">of </w:t>
      </w:r>
      <w:r w:rsidR="006D19AA" w:rsidRPr="00596DFC">
        <w:rPr>
          <w:lang w:eastAsia="zh-CN" w:bidi="he-IL"/>
        </w:rPr>
        <w:t>maximum 350</w:t>
      </w:r>
      <w:r w:rsidR="00025130" w:rsidRPr="00596DFC">
        <w:rPr>
          <w:lang w:eastAsia="zh-CN" w:bidi="he-IL"/>
        </w:rPr>
        <w:t> </w:t>
      </w:r>
      <w:r w:rsidR="006D19AA" w:rsidRPr="00596DFC">
        <w:rPr>
          <w:lang w:eastAsia="zh-CN" w:bidi="he-IL"/>
        </w:rPr>
        <w:t>mA</w:t>
      </w:r>
    </w:p>
    <w:p w14:paraId="46D69CED" w14:textId="5057DDBC" w:rsidR="006D19AA" w:rsidRPr="00596DFC" w:rsidRDefault="005F073F" w:rsidP="005F073F">
      <w:pPr>
        <w:pStyle w:val="enumlev1"/>
        <w:rPr>
          <w:lang w:eastAsia="zh-CN" w:bidi="he-IL"/>
        </w:rPr>
      </w:pPr>
      <w:r w:rsidRPr="00596DFC">
        <w:rPr>
          <w:lang w:eastAsia="zh-CN"/>
        </w:rPr>
        <w:t>•</w:t>
      </w:r>
      <w:r w:rsidRPr="00596DFC">
        <w:rPr>
          <w:lang w:eastAsia="zh-CN"/>
        </w:rPr>
        <w:tab/>
      </w:r>
      <w:r w:rsidR="006D19AA" w:rsidRPr="00596DFC">
        <w:rPr>
          <w:lang w:eastAsia="zh-CN" w:bidi="he-IL"/>
        </w:rPr>
        <w:t>Short circuit and over temperature protection</w:t>
      </w:r>
    </w:p>
    <w:p w14:paraId="324F0511" w14:textId="0852532C" w:rsidR="006D19AA" w:rsidRPr="00596DFC" w:rsidRDefault="005F073F" w:rsidP="005F073F">
      <w:pPr>
        <w:pStyle w:val="enumlev1"/>
        <w:rPr>
          <w:lang w:eastAsia="zh-CN" w:bidi="he-IL"/>
        </w:rPr>
      </w:pPr>
      <w:r w:rsidRPr="00596DFC">
        <w:rPr>
          <w:lang w:eastAsia="zh-CN"/>
        </w:rPr>
        <w:t>•</w:t>
      </w:r>
      <w:r w:rsidRPr="00596DFC">
        <w:rPr>
          <w:lang w:eastAsia="zh-CN"/>
        </w:rPr>
        <w:tab/>
      </w:r>
      <w:r w:rsidR="006D19AA" w:rsidRPr="00596DFC">
        <w:rPr>
          <w:lang w:eastAsia="zh-CN" w:bidi="he-IL"/>
        </w:rPr>
        <w:t>Remote shutdown via SOC</w:t>
      </w:r>
    </w:p>
    <w:p w14:paraId="1C823645" w14:textId="0141618E" w:rsidR="006D19AA" w:rsidRPr="00596DFC" w:rsidRDefault="005F073F" w:rsidP="005F073F">
      <w:pPr>
        <w:pStyle w:val="enumlev1"/>
        <w:rPr>
          <w:lang w:eastAsia="zh-CN" w:bidi="he-IL"/>
        </w:rPr>
      </w:pPr>
      <w:r w:rsidRPr="00596DFC">
        <w:rPr>
          <w:lang w:eastAsia="zh-CN"/>
        </w:rPr>
        <w:t>•</w:t>
      </w:r>
      <w:r w:rsidRPr="00596DFC">
        <w:rPr>
          <w:lang w:eastAsia="zh-CN"/>
        </w:rPr>
        <w:tab/>
      </w:r>
      <w:proofErr w:type="spellStart"/>
      <w:r w:rsidR="006D19AA" w:rsidRPr="00596DFC">
        <w:rPr>
          <w:lang w:eastAsia="zh-CN" w:bidi="he-IL"/>
        </w:rPr>
        <w:t>DiSEqC</w:t>
      </w:r>
      <w:proofErr w:type="spellEnd"/>
      <w:ins w:id="492" w:author="Meenakshi" w:date="2023-04-06T12:23:00Z">
        <w:r w:rsidR="00570D2B">
          <w:rPr>
            <w:lang w:eastAsia="zh-CN" w:bidi="he-IL"/>
          </w:rPr>
          <w:t xml:space="preserve"> 2.0 or higher</w:t>
        </w:r>
      </w:ins>
    </w:p>
    <w:p w14:paraId="4A68A76B" w14:textId="48E8F0BD" w:rsidR="006D19AA" w:rsidRPr="00596DFC" w:rsidRDefault="005F073F" w:rsidP="005F073F">
      <w:pPr>
        <w:pStyle w:val="enumlev1"/>
        <w:rPr>
          <w:lang w:eastAsia="zh-CN" w:bidi="he-IL"/>
        </w:rPr>
      </w:pPr>
      <w:r w:rsidRPr="00596DFC">
        <w:rPr>
          <w:lang w:eastAsia="zh-CN"/>
        </w:rPr>
        <w:t>•</w:t>
      </w:r>
      <w:r w:rsidRPr="00596DFC">
        <w:rPr>
          <w:lang w:eastAsia="zh-CN"/>
        </w:rPr>
        <w:tab/>
      </w:r>
      <w:r w:rsidR="006D19AA" w:rsidRPr="00596DFC">
        <w:rPr>
          <w:lang w:eastAsia="zh-CN" w:bidi="he-IL"/>
        </w:rPr>
        <w:t>Uni-cable</w:t>
      </w:r>
    </w:p>
    <w:p w14:paraId="2BEB901C" w14:textId="65AA68AB" w:rsidR="006D19AA" w:rsidRPr="00596DFC" w:rsidRDefault="005F073F" w:rsidP="005F073F">
      <w:pPr>
        <w:pStyle w:val="enumlev1"/>
        <w:rPr>
          <w:lang w:eastAsia="zh-CN" w:bidi="he-IL"/>
        </w:rPr>
      </w:pPr>
      <w:r w:rsidRPr="00596DFC">
        <w:rPr>
          <w:lang w:eastAsia="zh-CN"/>
        </w:rPr>
        <w:t>•</w:t>
      </w:r>
      <w:r w:rsidRPr="00596DFC">
        <w:rPr>
          <w:lang w:eastAsia="zh-CN"/>
        </w:rPr>
        <w:tab/>
      </w:r>
      <w:r w:rsidR="006D19AA" w:rsidRPr="00596DFC">
        <w:rPr>
          <w:lang w:eastAsia="zh-CN" w:bidi="he-IL"/>
        </w:rPr>
        <w:t>22</w:t>
      </w:r>
      <w:r w:rsidR="00025130" w:rsidRPr="00596DFC">
        <w:rPr>
          <w:lang w:eastAsia="zh-CN" w:bidi="he-IL"/>
        </w:rPr>
        <w:t xml:space="preserve"> kH</w:t>
      </w:r>
      <w:r w:rsidR="006D19AA" w:rsidRPr="00596DFC">
        <w:rPr>
          <w:lang w:eastAsia="zh-CN" w:bidi="he-IL"/>
        </w:rPr>
        <w:t>z Tone</w:t>
      </w:r>
    </w:p>
    <w:p w14:paraId="29E877AB" w14:textId="2B38DE30" w:rsidR="006D19AA" w:rsidRPr="00596DFC" w:rsidRDefault="000F63E0" w:rsidP="005F073F">
      <w:pPr>
        <w:pStyle w:val="Heading3"/>
        <w:rPr>
          <w:lang w:eastAsia="zh-CN" w:bidi="he-IL"/>
        </w:rPr>
      </w:pPr>
      <w:bookmarkStart w:id="493" w:name="_Toc510518641"/>
      <w:bookmarkStart w:id="494" w:name="_Toc510519079"/>
      <w:r w:rsidRPr="00596DFC">
        <w:rPr>
          <w:lang w:eastAsia="zh-CN"/>
        </w:rPr>
        <w:t>8.3.5</w:t>
      </w:r>
      <w:r w:rsidRPr="00596DFC">
        <w:rPr>
          <w:lang w:eastAsia="zh-CN"/>
        </w:rPr>
        <w:tab/>
      </w:r>
      <w:r w:rsidR="006D19AA" w:rsidRPr="00596DFC">
        <w:rPr>
          <w:lang w:eastAsia="zh-CN" w:bidi="he-IL"/>
        </w:rPr>
        <w:t>HDMI</w:t>
      </w:r>
      <w:bookmarkEnd w:id="493"/>
      <w:bookmarkEnd w:id="494"/>
    </w:p>
    <w:p w14:paraId="5643AEF7" w14:textId="619827A9" w:rsidR="006D19AA" w:rsidRPr="00596DFC" w:rsidRDefault="003F0872" w:rsidP="005F073F">
      <w:pPr>
        <w:rPr>
          <w:lang w:eastAsia="zh-CN" w:bidi="he-IL"/>
        </w:rPr>
      </w:pPr>
      <w:r w:rsidRPr="00596DFC">
        <w:rPr>
          <w:lang w:eastAsia="zh-CN" w:bidi="he-IL"/>
        </w:rPr>
        <w:t xml:space="preserve">The hybrid STB is required to integrate </w:t>
      </w:r>
      <w:r w:rsidR="000A588C" w:rsidRPr="00596DFC">
        <w:rPr>
          <w:lang w:eastAsia="zh-CN" w:bidi="he-IL"/>
        </w:rPr>
        <w:t xml:space="preserve">a </w:t>
      </w:r>
      <w:r w:rsidRPr="00596DFC">
        <w:rPr>
          <w:lang w:eastAsia="zh-CN" w:bidi="he-IL"/>
        </w:rPr>
        <w:t xml:space="preserve">HDMI connector for digital video and audio output, it shall be compliant with </w:t>
      </w:r>
      <w:r w:rsidR="00FE0614" w:rsidRPr="00596DFC">
        <w:rPr>
          <w:lang w:eastAsia="zh-CN" w:bidi="he-IL"/>
        </w:rPr>
        <w:t xml:space="preserve">the </w:t>
      </w:r>
      <w:r w:rsidRPr="00596DFC">
        <w:rPr>
          <w:lang w:eastAsia="zh-CN" w:bidi="he-IL"/>
        </w:rPr>
        <w:t>following specification</w:t>
      </w:r>
      <w:r w:rsidR="005528B6" w:rsidRPr="00596DFC">
        <w:rPr>
          <w:lang w:eastAsia="zh-CN" w:bidi="he-IL"/>
        </w:rPr>
        <w:t>s</w:t>
      </w:r>
      <w:r w:rsidR="006D19AA" w:rsidRPr="00596DFC">
        <w:rPr>
          <w:lang w:eastAsia="zh-CN" w:bidi="he-IL"/>
        </w:rPr>
        <w:t>:</w:t>
      </w:r>
    </w:p>
    <w:p w14:paraId="7D9C1D62" w14:textId="361F40F1" w:rsidR="006D19AA" w:rsidRPr="00596DFC" w:rsidRDefault="00C1347C" w:rsidP="00C1347C">
      <w:pPr>
        <w:pStyle w:val="enumlev1"/>
        <w:rPr>
          <w:lang w:eastAsia="zh-CN" w:bidi="he-IL"/>
        </w:rPr>
      </w:pPr>
      <w:r w:rsidRPr="00596DFC">
        <w:rPr>
          <w:lang w:eastAsia="zh-CN"/>
        </w:rPr>
        <w:t>•</w:t>
      </w:r>
      <w:r w:rsidRPr="00596DFC">
        <w:rPr>
          <w:lang w:eastAsia="zh-CN"/>
        </w:rPr>
        <w:tab/>
      </w:r>
      <w:r w:rsidR="006D19AA" w:rsidRPr="00596DFC">
        <w:rPr>
          <w:lang w:eastAsia="zh-CN" w:bidi="he-IL"/>
        </w:rPr>
        <w:t>Type-A (female)</w:t>
      </w:r>
    </w:p>
    <w:p w14:paraId="692028C4" w14:textId="5334D97C" w:rsidR="006D19AA" w:rsidRPr="00596DFC" w:rsidRDefault="00C1347C" w:rsidP="00C1347C">
      <w:pPr>
        <w:pStyle w:val="enumlev1"/>
        <w:rPr>
          <w:lang w:eastAsia="zh-CN" w:bidi="he-IL"/>
        </w:rPr>
      </w:pPr>
      <w:r w:rsidRPr="00596DFC">
        <w:rPr>
          <w:lang w:eastAsia="zh-CN"/>
        </w:rPr>
        <w:t>•</w:t>
      </w:r>
      <w:r w:rsidRPr="00596DFC">
        <w:rPr>
          <w:lang w:eastAsia="zh-CN"/>
        </w:rPr>
        <w:tab/>
      </w:r>
      <w:r w:rsidR="006D19AA" w:rsidRPr="00596DFC">
        <w:rPr>
          <w:lang w:eastAsia="zh-CN" w:bidi="he-IL"/>
        </w:rPr>
        <w:t>HDMI version 1.4a or above</w:t>
      </w:r>
    </w:p>
    <w:p w14:paraId="11C8E443" w14:textId="35338627" w:rsidR="006D19AA" w:rsidRPr="00596DFC" w:rsidRDefault="00C1347C" w:rsidP="00C1347C">
      <w:pPr>
        <w:pStyle w:val="enumlev1"/>
        <w:rPr>
          <w:lang w:eastAsia="zh-CN" w:bidi="he-IL"/>
        </w:rPr>
      </w:pPr>
      <w:r w:rsidRPr="00596DFC">
        <w:rPr>
          <w:lang w:eastAsia="zh-CN"/>
        </w:rPr>
        <w:t>•</w:t>
      </w:r>
      <w:r w:rsidRPr="00596DFC">
        <w:rPr>
          <w:lang w:eastAsia="zh-CN"/>
        </w:rPr>
        <w:tab/>
      </w:r>
      <w:r w:rsidR="006D19AA" w:rsidRPr="00596DFC">
        <w:rPr>
          <w:lang w:eastAsia="zh-CN" w:bidi="he-IL"/>
        </w:rPr>
        <w:t>HDCP version 1.</w:t>
      </w:r>
      <w:del w:id="495" w:author="Saha, Paritosh" w:date="2023-04-21T06:58:00Z">
        <w:r w:rsidR="006D19AA" w:rsidRPr="00596DFC" w:rsidDel="008427DA">
          <w:rPr>
            <w:lang w:eastAsia="zh-CN" w:bidi="he-IL"/>
          </w:rPr>
          <w:delText xml:space="preserve">2 </w:delText>
        </w:r>
      </w:del>
      <w:ins w:id="496" w:author="Saha, Paritosh" w:date="2023-04-21T06:58:00Z">
        <w:r w:rsidR="008427DA">
          <w:rPr>
            <w:lang w:eastAsia="zh-CN" w:bidi="he-IL"/>
          </w:rPr>
          <w:t>4</w:t>
        </w:r>
        <w:r w:rsidR="008427DA" w:rsidRPr="00596DFC">
          <w:rPr>
            <w:lang w:eastAsia="zh-CN" w:bidi="he-IL"/>
          </w:rPr>
          <w:t xml:space="preserve"> </w:t>
        </w:r>
      </w:ins>
      <w:r w:rsidR="006D19AA" w:rsidRPr="00596DFC">
        <w:rPr>
          <w:lang w:eastAsia="zh-CN" w:bidi="he-IL"/>
        </w:rPr>
        <w:t>or above</w:t>
      </w:r>
    </w:p>
    <w:p w14:paraId="23B8A611" w14:textId="5F21CBC5" w:rsidR="00D51903" w:rsidRDefault="00D51903" w:rsidP="00C1347C">
      <w:pPr>
        <w:rPr>
          <w:ins w:id="497" w:author="Saha, Paritosh" w:date="2023-04-21T06:57:00Z"/>
          <w:lang w:eastAsia="zh-CN" w:bidi="he-IL"/>
        </w:rPr>
      </w:pPr>
      <w:ins w:id="498" w:author="Saha, Paritosh" w:date="2023-04-21T06:57:00Z">
        <w:r>
          <w:rPr>
            <w:lang w:eastAsia="zh-CN" w:bidi="he-IL"/>
          </w:rPr>
          <w:t xml:space="preserve">The HDMI ports are required to be </w:t>
        </w:r>
        <w:r w:rsidR="008427DA">
          <w:rPr>
            <w:lang w:eastAsia="zh-CN" w:bidi="he-IL"/>
          </w:rPr>
          <w:t>ena</w:t>
        </w:r>
      </w:ins>
      <w:ins w:id="499" w:author="Saha, Paritosh" w:date="2023-04-21T06:58:00Z">
        <w:r w:rsidR="008427DA">
          <w:rPr>
            <w:lang w:eastAsia="zh-CN" w:bidi="he-IL"/>
          </w:rPr>
          <w:t>bled with Content Copy Protection mechanisms of the latest versions</w:t>
        </w:r>
      </w:ins>
      <w:ins w:id="500" w:author="Saha, Paritosh" w:date="2023-04-21T07:00:00Z">
        <w:r w:rsidR="008427DA">
          <w:rPr>
            <w:lang w:eastAsia="zh-CN" w:bidi="he-IL"/>
          </w:rPr>
          <w:t xml:space="preserve"> for all resolution outputs</w:t>
        </w:r>
      </w:ins>
      <w:ins w:id="501" w:author="Saha, Paritosh" w:date="2023-04-21T06:58:00Z">
        <w:r w:rsidR="008427DA">
          <w:rPr>
            <w:lang w:eastAsia="zh-CN" w:bidi="he-IL"/>
          </w:rPr>
          <w:t>.</w:t>
        </w:r>
      </w:ins>
    </w:p>
    <w:p w14:paraId="2E339637" w14:textId="2C506829" w:rsidR="006D19AA" w:rsidRPr="00596DFC" w:rsidRDefault="006D19AA" w:rsidP="00C1347C">
      <w:pPr>
        <w:rPr>
          <w:lang w:eastAsia="zh-CN" w:bidi="he-IL"/>
        </w:rPr>
      </w:pPr>
      <w:r w:rsidRPr="00596DFC">
        <w:rPr>
          <w:lang w:eastAsia="zh-CN" w:bidi="he-IL"/>
        </w:rPr>
        <w:t>HDMI CEC feature can be optionally applied in the hybrid STB.</w:t>
      </w:r>
    </w:p>
    <w:p w14:paraId="0C169AEB" w14:textId="7A0AD11E" w:rsidR="006D19AA" w:rsidRPr="00596DFC" w:rsidRDefault="000F63E0" w:rsidP="00964471">
      <w:pPr>
        <w:pStyle w:val="Heading3"/>
        <w:rPr>
          <w:lang w:eastAsia="zh-CN" w:bidi="he-IL"/>
        </w:rPr>
      </w:pPr>
      <w:bookmarkStart w:id="502" w:name="_Toc510518642"/>
      <w:bookmarkStart w:id="503" w:name="_Toc510519080"/>
      <w:r w:rsidRPr="00596DFC">
        <w:rPr>
          <w:lang w:eastAsia="zh-CN"/>
        </w:rPr>
        <w:t>8.3.6</w:t>
      </w:r>
      <w:r w:rsidRPr="00596DFC">
        <w:rPr>
          <w:lang w:eastAsia="zh-CN"/>
        </w:rPr>
        <w:tab/>
      </w:r>
      <w:r w:rsidR="006D19AA" w:rsidRPr="00596DFC">
        <w:rPr>
          <w:lang w:eastAsia="zh-CN" w:bidi="he-IL"/>
        </w:rPr>
        <w:t>S/PDIF</w:t>
      </w:r>
      <w:bookmarkEnd w:id="502"/>
      <w:bookmarkEnd w:id="503"/>
    </w:p>
    <w:p w14:paraId="5072B434" w14:textId="42759DED" w:rsidR="00442851" w:rsidRPr="00596DFC" w:rsidRDefault="000E0CD2" w:rsidP="00025130">
      <w:pPr>
        <w:rPr>
          <w:lang w:eastAsia="zh-CN" w:bidi="he-IL"/>
        </w:rPr>
      </w:pPr>
      <w:r w:rsidRPr="00596DFC">
        <w:rPr>
          <w:lang w:eastAsia="zh-CN" w:bidi="he-IL"/>
        </w:rPr>
        <w:t xml:space="preserve">The hybrid STB can optionally integrate </w:t>
      </w:r>
      <w:r w:rsidR="000A588C" w:rsidRPr="00596DFC">
        <w:rPr>
          <w:lang w:eastAsia="zh-CN" w:bidi="he-IL"/>
        </w:rPr>
        <w:t xml:space="preserve">an </w:t>
      </w:r>
      <w:r w:rsidRPr="00596DFC">
        <w:rPr>
          <w:lang w:eastAsia="zh-CN" w:bidi="he-IL"/>
        </w:rPr>
        <w:t xml:space="preserve">S/PDIF interface (either an optical or coaxial connector) for digital audio output, it shall be compliant with </w:t>
      </w:r>
      <w:r w:rsidR="0027504E" w:rsidRPr="00596DFC">
        <w:rPr>
          <w:lang w:eastAsia="zh-CN" w:bidi="he-IL"/>
        </w:rPr>
        <w:t>[</w:t>
      </w:r>
      <w:r w:rsidRPr="00596DFC">
        <w:rPr>
          <w:lang w:eastAsia="zh-CN" w:bidi="he-IL"/>
        </w:rPr>
        <w:t>ISO/IEC 60958-1</w:t>
      </w:r>
      <w:r w:rsidR="0027504E" w:rsidRPr="00596DFC">
        <w:rPr>
          <w:lang w:eastAsia="zh-CN" w:bidi="he-IL"/>
        </w:rPr>
        <w:t>]</w:t>
      </w:r>
      <w:r w:rsidRPr="00596DFC">
        <w:rPr>
          <w:lang w:eastAsia="zh-CN" w:bidi="he-IL"/>
        </w:rPr>
        <w:t>.</w:t>
      </w:r>
    </w:p>
    <w:p w14:paraId="2C8E5953" w14:textId="339B7E3C" w:rsidR="006D19AA" w:rsidRPr="00596DFC" w:rsidRDefault="000F63E0" w:rsidP="00964471">
      <w:pPr>
        <w:pStyle w:val="Heading3"/>
        <w:rPr>
          <w:lang w:eastAsia="zh-CN" w:bidi="he-IL"/>
        </w:rPr>
      </w:pPr>
      <w:bookmarkStart w:id="504" w:name="_Toc510518643"/>
      <w:bookmarkStart w:id="505" w:name="_Toc510519081"/>
      <w:r w:rsidRPr="00596DFC">
        <w:rPr>
          <w:lang w:eastAsia="zh-CN"/>
        </w:rPr>
        <w:t>8.3.7</w:t>
      </w:r>
      <w:r w:rsidRPr="00596DFC">
        <w:rPr>
          <w:lang w:eastAsia="zh-CN"/>
        </w:rPr>
        <w:tab/>
      </w:r>
      <w:r w:rsidR="006D19AA" w:rsidRPr="00596DFC">
        <w:rPr>
          <w:lang w:eastAsia="zh-CN" w:bidi="he-IL"/>
        </w:rPr>
        <w:t>RCA</w:t>
      </w:r>
      <w:bookmarkEnd w:id="504"/>
      <w:bookmarkEnd w:id="505"/>
    </w:p>
    <w:p w14:paraId="6C05867D" w14:textId="0032114F" w:rsidR="006D19AA" w:rsidRPr="00596DFC" w:rsidRDefault="006D19AA" w:rsidP="00964471">
      <w:pPr>
        <w:rPr>
          <w:b/>
          <w:color w:val="000000" w:themeColor="text1"/>
          <w:lang w:eastAsia="zh-CN" w:bidi="he-IL"/>
        </w:rPr>
      </w:pPr>
      <w:r w:rsidRPr="00596DFC">
        <w:rPr>
          <w:lang w:eastAsia="zh-CN" w:bidi="he-IL"/>
        </w:rPr>
        <w:t xml:space="preserve">The hybrid STB is recommended to integrate </w:t>
      </w:r>
      <w:r w:rsidR="000A588C" w:rsidRPr="00596DFC">
        <w:rPr>
          <w:lang w:eastAsia="zh-CN" w:bidi="he-IL"/>
        </w:rPr>
        <w:t xml:space="preserve">an </w:t>
      </w:r>
      <w:r w:rsidRPr="00596DFC">
        <w:rPr>
          <w:lang w:eastAsia="zh-CN" w:bidi="he-IL"/>
        </w:rPr>
        <w:t>RCA connector for stereo au</w:t>
      </w:r>
      <w:r w:rsidR="009943CA" w:rsidRPr="00596DFC">
        <w:rPr>
          <w:lang w:eastAsia="zh-CN" w:bidi="he-IL"/>
        </w:rPr>
        <w:t>dio and composite video output.</w:t>
      </w:r>
      <w:ins w:id="506" w:author="Saha, Paritosh" w:date="2023-04-21T06:59:00Z">
        <w:r w:rsidR="008427DA">
          <w:rPr>
            <w:lang w:eastAsia="zh-CN" w:bidi="he-IL"/>
          </w:rPr>
          <w:t xml:space="preserve"> The </w:t>
        </w:r>
        <w:proofErr w:type="spellStart"/>
        <w:r w:rsidR="008427DA">
          <w:rPr>
            <w:lang w:eastAsia="zh-CN" w:bidi="he-IL"/>
          </w:rPr>
          <w:t>analog</w:t>
        </w:r>
        <w:proofErr w:type="spellEnd"/>
        <w:r w:rsidR="008427DA">
          <w:rPr>
            <w:lang w:eastAsia="zh-CN" w:bidi="he-IL"/>
          </w:rPr>
          <w:t xml:space="preserve"> output is required to be enabled with Content Copy Protection mechanisms such as CGMS-A </w:t>
        </w:r>
      </w:ins>
    </w:p>
    <w:p w14:paraId="2B05523D" w14:textId="36A92921" w:rsidR="006D19AA" w:rsidRPr="00596DFC" w:rsidRDefault="000F63E0" w:rsidP="00964471">
      <w:pPr>
        <w:pStyle w:val="Heading3"/>
        <w:rPr>
          <w:lang w:eastAsia="zh-CN"/>
        </w:rPr>
      </w:pPr>
      <w:bookmarkStart w:id="507" w:name="_Toc510518644"/>
      <w:bookmarkStart w:id="508" w:name="_Toc510519082"/>
      <w:r w:rsidRPr="00596DFC">
        <w:rPr>
          <w:lang w:eastAsia="zh-CN"/>
        </w:rPr>
        <w:t>8.3.8</w:t>
      </w:r>
      <w:r w:rsidRPr="00596DFC">
        <w:rPr>
          <w:lang w:eastAsia="zh-CN"/>
        </w:rPr>
        <w:tab/>
      </w:r>
      <w:r w:rsidR="006D19AA" w:rsidRPr="00596DFC">
        <w:rPr>
          <w:lang w:eastAsia="zh-CN"/>
        </w:rPr>
        <w:t xml:space="preserve">Ear </w:t>
      </w:r>
      <w:r w:rsidR="000A588C" w:rsidRPr="00596DFC">
        <w:rPr>
          <w:lang w:eastAsia="zh-CN"/>
        </w:rPr>
        <w:t>j</w:t>
      </w:r>
      <w:r w:rsidR="006D19AA" w:rsidRPr="00596DFC">
        <w:rPr>
          <w:lang w:eastAsia="zh-CN"/>
        </w:rPr>
        <w:t>ack</w:t>
      </w:r>
      <w:bookmarkEnd w:id="507"/>
      <w:bookmarkEnd w:id="508"/>
    </w:p>
    <w:p w14:paraId="0630A623" w14:textId="34D97B3A" w:rsidR="006D19AA" w:rsidRPr="00596DFC" w:rsidRDefault="006D19AA" w:rsidP="007357AE">
      <w:pPr>
        <w:rPr>
          <w:lang w:eastAsia="zh-CN"/>
        </w:rPr>
      </w:pPr>
      <w:r w:rsidRPr="00596DFC">
        <w:rPr>
          <w:lang w:eastAsia="zh-CN" w:bidi="he-IL"/>
        </w:rPr>
        <w:t>The hybrid STB can optionally integrate</w:t>
      </w:r>
      <w:r w:rsidRPr="00596DFC">
        <w:rPr>
          <w:lang w:eastAsia="zh-CN"/>
        </w:rPr>
        <w:t xml:space="preserve"> </w:t>
      </w:r>
      <w:r w:rsidR="000A588C" w:rsidRPr="00596DFC">
        <w:rPr>
          <w:lang w:eastAsia="zh-CN"/>
        </w:rPr>
        <w:t xml:space="preserve">an </w:t>
      </w:r>
      <w:r w:rsidRPr="00596DFC">
        <w:rPr>
          <w:lang w:eastAsia="zh-CN"/>
        </w:rPr>
        <w:t xml:space="preserve">ear jack </w:t>
      </w:r>
      <w:r w:rsidRPr="00596DFC">
        <w:rPr>
          <w:lang w:eastAsia="zh-CN" w:bidi="he-IL"/>
        </w:rPr>
        <w:t>connector for stereo audio and composite video output.</w:t>
      </w:r>
    </w:p>
    <w:p w14:paraId="13623421" w14:textId="448E4A00" w:rsidR="006D19AA" w:rsidRPr="00596DFC" w:rsidRDefault="000F63E0" w:rsidP="007357AE">
      <w:pPr>
        <w:pStyle w:val="Heading3"/>
        <w:rPr>
          <w:lang w:eastAsia="zh-CN"/>
        </w:rPr>
      </w:pPr>
      <w:bookmarkStart w:id="509" w:name="_Toc508612026"/>
      <w:bookmarkStart w:id="510" w:name="_Toc510518645"/>
      <w:bookmarkStart w:id="511" w:name="_Toc510519083"/>
      <w:r w:rsidRPr="00596DFC">
        <w:rPr>
          <w:lang w:eastAsia="zh-CN"/>
        </w:rPr>
        <w:lastRenderedPageBreak/>
        <w:t>8.3.9</w:t>
      </w:r>
      <w:r w:rsidRPr="00596DFC">
        <w:rPr>
          <w:lang w:eastAsia="zh-CN"/>
        </w:rPr>
        <w:tab/>
      </w:r>
      <w:r w:rsidR="006D19AA" w:rsidRPr="00596DFC">
        <w:rPr>
          <w:lang w:eastAsia="zh-CN"/>
        </w:rPr>
        <w:t>USB</w:t>
      </w:r>
      <w:bookmarkEnd w:id="509"/>
      <w:bookmarkEnd w:id="510"/>
      <w:bookmarkEnd w:id="511"/>
    </w:p>
    <w:p w14:paraId="39769E4B" w14:textId="129BB866" w:rsidR="006D19AA" w:rsidRPr="00596DFC" w:rsidRDefault="006D19AA" w:rsidP="007357AE">
      <w:pPr>
        <w:rPr>
          <w:lang w:eastAsia="zh-CN" w:bidi="he-IL"/>
        </w:rPr>
      </w:pPr>
      <w:r w:rsidRPr="00596DFC">
        <w:rPr>
          <w:lang w:eastAsia="zh-CN" w:bidi="he-IL"/>
        </w:rPr>
        <w:t xml:space="preserve">The hybrid STB is required to integrate at least one USB connector </w:t>
      </w:r>
      <w:r w:rsidR="000A588C" w:rsidRPr="00596DFC">
        <w:rPr>
          <w:lang w:eastAsia="zh-CN" w:bidi="he-IL"/>
        </w:rPr>
        <w:t xml:space="preserve">with the </w:t>
      </w:r>
      <w:r w:rsidRPr="00596DFC">
        <w:rPr>
          <w:lang w:eastAsia="zh-CN" w:bidi="he-IL"/>
        </w:rPr>
        <w:t>following specification</w:t>
      </w:r>
      <w:r w:rsidR="000A588C" w:rsidRPr="00596DFC">
        <w:rPr>
          <w:lang w:eastAsia="zh-CN" w:bidi="he-IL"/>
        </w:rPr>
        <w:t>s</w:t>
      </w:r>
      <w:r w:rsidRPr="00596DFC">
        <w:rPr>
          <w:lang w:eastAsia="zh-CN" w:bidi="he-IL"/>
        </w:rPr>
        <w:t>:</w:t>
      </w:r>
    </w:p>
    <w:p w14:paraId="16A387F4" w14:textId="7AFDD99F" w:rsidR="006D19AA" w:rsidRPr="00596DFC" w:rsidRDefault="007357AE" w:rsidP="007357AE">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USB Type A </w:t>
      </w:r>
      <w:r w:rsidR="000A588C" w:rsidRPr="00596DFC">
        <w:rPr>
          <w:lang w:eastAsia="zh-CN" w:bidi="he-IL"/>
        </w:rPr>
        <w:t>c</w:t>
      </w:r>
      <w:r w:rsidR="006D19AA" w:rsidRPr="00596DFC">
        <w:rPr>
          <w:lang w:eastAsia="zh-CN" w:bidi="he-IL"/>
        </w:rPr>
        <w:t>onnector, version 2.0</w:t>
      </w:r>
      <w:r w:rsidR="00553410" w:rsidRPr="00596DFC">
        <w:rPr>
          <w:lang w:eastAsia="zh-CN" w:bidi="he-IL"/>
        </w:rPr>
        <w:t xml:space="preserve"> or above</w:t>
      </w:r>
    </w:p>
    <w:p w14:paraId="1AA353EA" w14:textId="583B6542" w:rsidR="006D19AA" w:rsidRPr="00596DFC" w:rsidRDefault="007357AE" w:rsidP="007357AE">
      <w:pPr>
        <w:pStyle w:val="enumlev1"/>
        <w:rPr>
          <w:lang w:eastAsia="zh-CN" w:bidi="he-IL"/>
        </w:rPr>
      </w:pPr>
      <w:r w:rsidRPr="00596DFC">
        <w:rPr>
          <w:lang w:eastAsia="zh-CN"/>
        </w:rPr>
        <w:t>•</w:t>
      </w:r>
      <w:r w:rsidRPr="00596DFC">
        <w:rPr>
          <w:lang w:eastAsia="zh-CN"/>
        </w:rPr>
        <w:tab/>
      </w:r>
      <w:r w:rsidR="006D19AA" w:rsidRPr="00596DFC">
        <w:rPr>
          <w:lang w:eastAsia="zh-CN" w:bidi="he-IL"/>
        </w:rPr>
        <w:t>5V@500</w:t>
      </w:r>
      <w:r w:rsidR="00025130" w:rsidRPr="00596DFC">
        <w:rPr>
          <w:lang w:eastAsia="zh-CN" w:bidi="he-IL"/>
        </w:rPr>
        <w:t xml:space="preserve"> </w:t>
      </w:r>
      <w:r w:rsidR="006D19AA" w:rsidRPr="00596DFC">
        <w:rPr>
          <w:lang w:eastAsia="zh-CN" w:bidi="he-IL"/>
        </w:rPr>
        <w:t>mA power supply as minimum</w:t>
      </w:r>
    </w:p>
    <w:p w14:paraId="00734A6F" w14:textId="7185525A" w:rsidR="006D19AA" w:rsidRPr="00596DFC" w:rsidRDefault="007357AE" w:rsidP="007357AE">
      <w:pPr>
        <w:pStyle w:val="enumlev1"/>
        <w:rPr>
          <w:lang w:eastAsia="zh-CN" w:bidi="he-IL"/>
        </w:rPr>
      </w:pPr>
      <w:r w:rsidRPr="00596DFC">
        <w:rPr>
          <w:lang w:eastAsia="zh-CN"/>
        </w:rPr>
        <w:t>•</w:t>
      </w:r>
      <w:r w:rsidRPr="00596DFC">
        <w:rPr>
          <w:lang w:eastAsia="zh-CN"/>
        </w:rPr>
        <w:tab/>
      </w:r>
      <w:r w:rsidR="006D19AA" w:rsidRPr="00596DFC">
        <w:rPr>
          <w:lang w:eastAsia="zh-CN" w:bidi="he-IL"/>
        </w:rPr>
        <w:t>Comply with Universal Serial Bus Specification v2.0</w:t>
      </w:r>
      <w:r w:rsidR="00EA77E9" w:rsidRPr="00596DFC">
        <w:rPr>
          <w:lang w:eastAsia="zh-CN" w:bidi="he-IL"/>
        </w:rPr>
        <w:t xml:space="preserve"> or above</w:t>
      </w:r>
    </w:p>
    <w:p w14:paraId="729B0140" w14:textId="5601485F" w:rsidR="006D19AA" w:rsidRPr="00596DFC" w:rsidRDefault="000F63E0" w:rsidP="007357AE">
      <w:pPr>
        <w:pStyle w:val="Heading3"/>
        <w:rPr>
          <w:lang w:eastAsia="zh-CN"/>
        </w:rPr>
      </w:pPr>
      <w:bookmarkStart w:id="512" w:name="_Toc510518646"/>
      <w:bookmarkStart w:id="513" w:name="_Toc510519084"/>
      <w:r w:rsidRPr="00596DFC">
        <w:rPr>
          <w:lang w:eastAsia="zh-CN"/>
        </w:rPr>
        <w:t>8.3.10</w:t>
      </w:r>
      <w:r w:rsidRPr="00596DFC">
        <w:rPr>
          <w:lang w:eastAsia="zh-CN"/>
        </w:rPr>
        <w:tab/>
      </w:r>
      <w:r w:rsidR="006D19AA" w:rsidRPr="00596DFC">
        <w:rPr>
          <w:lang w:eastAsia="zh-CN"/>
        </w:rPr>
        <w:t>Ethernet</w:t>
      </w:r>
      <w:bookmarkEnd w:id="512"/>
      <w:bookmarkEnd w:id="513"/>
    </w:p>
    <w:p w14:paraId="3F8BF859" w14:textId="2828255C" w:rsidR="006D19AA" w:rsidRPr="00596DFC" w:rsidRDefault="006D19AA" w:rsidP="007357AE">
      <w:pPr>
        <w:rPr>
          <w:lang w:eastAsia="zh-CN"/>
        </w:rPr>
      </w:pPr>
      <w:r w:rsidRPr="00596DFC">
        <w:rPr>
          <w:lang w:eastAsia="zh-CN"/>
        </w:rPr>
        <w:t xml:space="preserve">The hybrid STB is required to integrate </w:t>
      </w:r>
      <w:r w:rsidR="000A588C" w:rsidRPr="00596DFC">
        <w:rPr>
          <w:lang w:eastAsia="zh-CN"/>
        </w:rPr>
        <w:t xml:space="preserve">an </w:t>
      </w:r>
      <w:r w:rsidRPr="00596DFC">
        <w:rPr>
          <w:lang w:eastAsia="zh-CN"/>
        </w:rPr>
        <w:t xml:space="preserve">Ethernet network interface </w:t>
      </w:r>
      <w:r w:rsidR="000A588C" w:rsidRPr="00596DFC">
        <w:rPr>
          <w:lang w:eastAsia="zh-CN"/>
        </w:rPr>
        <w:t xml:space="preserve">with the </w:t>
      </w:r>
      <w:r w:rsidRPr="00596DFC">
        <w:rPr>
          <w:lang w:eastAsia="zh-CN"/>
        </w:rPr>
        <w:t>following specification</w:t>
      </w:r>
      <w:r w:rsidR="000A588C" w:rsidRPr="00596DFC">
        <w:rPr>
          <w:lang w:eastAsia="zh-CN"/>
        </w:rPr>
        <w:t>s</w:t>
      </w:r>
      <w:r w:rsidRPr="00596DFC">
        <w:rPr>
          <w:lang w:eastAsia="zh-CN"/>
        </w:rPr>
        <w:t>:</w:t>
      </w:r>
    </w:p>
    <w:p w14:paraId="77C35129" w14:textId="5134F45F" w:rsidR="006D19AA" w:rsidRPr="00596DFC" w:rsidRDefault="007357AE" w:rsidP="007357AE">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RJ 45 </w:t>
      </w:r>
      <w:r w:rsidR="000A588C" w:rsidRPr="00596DFC">
        <w:rPr>
          <w:lang w:eastAsia="zh-CN" w:bidi="he-IL"/>
        </w:rPr>
        <w:t>c</w:t>
      </w:r>
      <w:r w:rsidR="006D19AA" w:rsidRPr="00596DFC">
        <w:rPr>
          <w:lang w:eastAsia="zh-CN" w:bidi="he-IL"/>
        </w:rPr>
        <w:t>onnector</w:t>
      </w:r>
    </w:p>
    <w:p w14:paraId="1B0D8224" w14:textId="13BA135E" w:rsidR="006D19AA" w:rsidRPr="00596DFC" w:rsidRDefault="007357AE" w:rsidP="007357AE">
      <w:pPr>
        <w:pStyle w:val="enumlev1"/>
        <w:rPr>
          <w:lang w:eastAsia="zh-CN" w:bidi="he-IL"/>
        </w:rPr>
      </w:pPr>
      <w:r w:rsidRPr="00596DFC">
        <w:rPr>
          <w:lang w:eastAsia="zh-CN"/>
        </w:rPr>
        <w:t>•</w:t>
      </w:r>
      <w:r w:rsidRPr="00596DFC">
        <w:rPr>
          <w:lang w:eastAsia="zh-CN"/>
        </w:rPr>
        <w:tab/>
      </w:r>
      <w:r w:rsidR="006D19AA" w:rsidRPr="00596DFC">
        <w:rPr>
          <w:lang w:eastAsia="zh-CN" w:bidi="he-IL"/>
        </w:rPr>
        <w:t>IEEE 802.3 10/100Mbase-T</w:t>
      </w:r>
    </w:p>
    <w:p w14:paraId="66536A13" w14:textId="19AA32F1" w:rsidR="002452D0" w:rsidRDefault="007357AE" w:rsidP="007357AE">
      <w:pPr>
        <w:pStyle w:val="enumlev1"/>
        <w:rPr>
          <w:ins w:id="514" w:author="Saha, Paritosh" w:date="2023-04-21T07:03:00Z"/>
          <w:lang w:eastAsia="zh-CN" w:bidi="he-IL"/>
        </w:rPr>
      </w:pPr>
      <w:r w:rsidRPr="00596DFC">
        <w:rPr>
          <w:lang w:eastAsia="zh-CN"/>
        </w:rPr>
        <w:t>•</w:t>
      </w:r>
      <w:r w:rsidRPr="00596DFC">
        <w:rPr>
          <w:lang w:eastAsia="zh-CN"/>
        </w:rPr>
        <w:tab/>
      </w:r>
      <w:r w:rsidR="006D19AA" w:rsidRPr="00596DFC">
        <w:rPr>
          <w:lang w:eastAsia="zh-CN" w:bidi="he-IL"/>
        </w:rPr>
        <w:t xml:space="preserve">IPv4 (mandatory) </w:t>
      </w:r>
      <w:r w:rsidR="00E05F21" w:rsidRPr="00596DFC">
        <w:rPr>
          <w:lang w:eastAsia="zh-CN" w:bidi="he-IL"/>
        </w:rPr>
        <w:t xml:space="preserve">and </w:t>
      </w:r>
      <w:r w:rsidR="006D19AA" w:rsidRPr="00596DFC">
        <w:rPr>
          <w:lang w:eastAsia="zh-CN" w:bidi="he-IL"/>
        </w:rPr>
        <w:t>IPv6 (recommended</w:t>
      </w:r>
      <w:r w:rsidR="00D2632C" w:rsidRPr="00596DFC">
        <w:rPr>
          <w:lang w:eastAsia="zh-CN" w:bidi="he-IL"/>
        </w:rPr>
        <w:t>)</w:t>
      </w:r>
    </w:p>
    <w:p w14:paraId="1B282B5D" w14:textId="2921EAF0" w:rsidR="00873CEF" w:rsidRPr="00596DFC" w:rsidRDefault="00873CEF">
      <w:pPr>
        <w:pStyle w:val="enumlev1"/>
        <w:numPr>
          <w:ilvl w:val="0"/>
          <w:numId w:val="52"/>
        </w:numPr>
        <w:rPr>
          <w:lang w:eastAsia="zh-CN" w:bidi="he-IL"/>
        </w:rPr>
        <w:pPrChange w:id="515" w:author="Saha, Paritosh" w:date="2023-04-21T07:03:00Z">
          <w:pPr>
            <w:pStyle w:val="enumlev1"/>
          </w:pPr>
        </w:pPrChange>
      </w:pPr>
      <w:ins w:id="516" w:author="Saha, Paritosh" w:date="2023-04-21T07:04:00Z">
        <w:r>
          <w:rPr>
            <w:lang w:eastAsia="zh-CN" w:bidi="he-IL"/>
          </w:rPr>
          <w:t>The port is required to be configurable only by the operator through a secure connection similar to OTA</w:t>
        </w:r>
      </w:ins>
    </w:p>
    <w:p w14:paraId="556F5C88" w14:textId="300CEADB" w:rsidR="006D19AA" w:rsidRPr="00596DFC" w:rsidRDefault="000F63E0" w:rsidP="007357AE">
      <w:pPr>
        <w:pStyle w:val="Heading3"/>
        <w:rPr>
          <w:lang w:eastAsia="zh-CN"/>
        </w:rPr>
      </w:pPr>
      <w:bookmarkStart w:id="517" w:name="_Toc510518647"/>
      <w:bookmarkStart w:id="518" w:name="_Toc510519085"/>
      <w:r w:rsidRPr="00596DFC">
        <w:rPr>
          <w:lang w:eastAsia="zh-CN"/>
        </w:rPr>
        <w:t>8.3.11</w:t>
      </w:r>
      <w:r w:rsidRPr="00596DFC">
        <w:rPr>
          <w:lang w:eastAsia="zh-CN"/>
        </w:rPr>
        <w:tab/>
      </w:r>
      <w:r w:rsidR="006D19AA" w:rsidRPr="00596DFC">
        <w:rPr>
          <w:lang w:eastAsia="zh-CN"/>
        </w:rPr>
        <w:t>Wi-Fi</w:t>
      </w:r>
      <w:bookmarkEnd w:id="517"/>
      <w:bookmarkEnd w:id="518"/>
    </w:p>
    <w:p w14:paraId="2C3DB6D5" w14:textId="3D13EFD1" w:rsidR="006D19AA" w:rsidRPr="00596DFC" w:rsidRDefault="006D19AA" w:rsidP="00D2632C">
      <w:pPr>
        <w:rPr>
          <w:lang w:eastAsia="zh-CN"/>
        </w:rPr>
      </w:pPr>
      <w:r w:rsidRPr="00596DFC">
        <w:rPr>
          <w:lang w:eastAsia="zh-CN"/>
        </w:rPr>
        <w:t>The hybrid STB is recommended to integrate Wi-Fi network interface</w:t>
      </w:r>
      <w:r w:rsidR="00E23977" w:rsidRPr="00596DFC">
        <w:rPr>
          <w:lang w:eastAsia="zh-CN"/>
        </w:rPr>
        <w:t xml:space="preserve"> </w:t>
      </w:r>
      <w:r w:rsidR="000A588C" w:rsidRPr="00596DFC">
        <w:rPr>
          <w:lang w:eastAsia="zh-CN"/>
        </w:rPr>
        <w:t xml:space="preserve">with the </w:t>
      </w:r>
      <w:r w:rsidRPr="00596DFC">
        <w:rPr>
          <w:lang w:eastAsia="zh-CN"/>
        </w:rPr>
        <w:t>following specification</w:t>
      </w:r>
      <w:r w:rsidR="000A588C" w:rsidRPr="00596DFC">
        <w:rPr>
          <w:lang w:eastAsia="zh-CN"/>
        </w:rPr>
        <w:t>s</w:t>
      </w:r>
      <w:r w:rsidRPr="00596DFC">
        <w:rPr>
          <w:lang w:eastAsia="zh-CN"/>
        </w:rPr>
        <w:t>:</w:t>
      </w:r>
    </w:p>
    <w:p w14:paraId="569BD2A8" w14:textId="0787E502" w:rsidR="006D19AA" w:rsidRPr="00596DFC" w:rsidRDefault="00D2632C" w:rsidP="00D2632C">
      <w:pPr>
        <w:pStyle w:val="enumlev1"/>
        <w:rPr>
          <w:lang w:eastAsia="zh-CN" w:bidi="he-IL"/>
        </w:rPr>
      </w:pPr>
      <w:r w:rsidRPr="00596DFC">
        <w:rPr>
          <w:lang w:eastAsia="zh-CN"/>
        </w:rPr>
        <w:t>•</w:t>
      </w:r>
      <w:r w:rsidRPr="00596DFC">
        <w:rPr>
          <w:lang w:eastAsia="zh-CN"/>
        </w:rPr>
        <w:tab/>
      </w:r>
      <w:r w:rsidR="006D19AA" w:rsidRPr="00596DFC">
        <w:rPr>
          <w:lang w:eastAsia="zh-CN" w:bidi="he-IL"/>
        </w:rPr>
        <w:t>Compliant with IEEE 802.11 a/b/g/n standard as minimum</w:t>
      </w:r>
    </w:p>
    <w:p w14:paraId="32ED6999" w14:textId="1E05BA67" w:rsidR="006D19AA" w:rsidRDefault="00D2632C" w:rsidP="00D2632C">
      <w:pPr>
        <w:pStyle w:val="enumlev1"/>
        <w:rPr>
          <w:ins w:id="519" w:author="Saha, Paritosh" w:date="2023-04-21T07:04:00Z"/>
          <w:lang w:eastAsia="zh-CN" w:bidi="he-IL"/>
        </w:rPr>
      </w:pPr>
      <w:r w:rsidRPr="00596DFC">
        <w:rPr>
          <w:lang w:eastAsia="zh-CN"/>
        </w:rPr>
        <w:t>•</w:t>
      </w:r>
      <w:r w:rsidRPr="00596DFC">
        <w:rPr>
          <w:lang w:eastAsia="zh-CN"/>
        </w:rPr>
        <w:tab/>
      </w:r>
      <w:r w:rsidR="006D19AA" w:rsidRPr="00596DFC">
        <w:rPr>
          <w:lang w:eastAsia="zh-CN" w:bidi="he-IL"/>
        </w:rPr>
        <w:t xml:space="preserve">Single </w:t>
      </w:r>
      <w:r w:rsidR="000A588C" w:rsidRPr="00596DFC">
        <w:rPr>
          <w:lang w:eastAsia="zh-CN" w:bidi="he-IL"/>
        </w:rPr>
        <w:t>b</w:t>
      </w:r>
      <w:r w:rsidR="006D19AA" w:rsidRPr="00596DFC">
        <w:rPr>
          <w:lang w:eastAsia="zh-CN" w:bidi="he-IL"/>
        </w:rPr>
        <w:t>and (2.4</w:t>
      </w:r>
      <w:r w:rsidR="00025130" w:rsidRPr="00596DFC">
        <w:rPr>
          <w:lang w:eastAsia="zh-CN" w:bidi="he-IL"/>
        </w:rPr>
        <w:t xml:space="preserve"> </w:t>
      </w:r>
      <w:r w:rsidR="006D19AA" w:rsidRPr="00596DFC">
        <w:rPr>
          <w:lang w:eastAsia="zh-CN" w:bidi="he-IL"/>
        </w:rPr>
        <w:t>G</w:t>
      </w:r>
      <w:r w:rsidR="00025130" w:rsidRPr="00596DFC">
        <w:rPr>
          <w:lang w:eastAsia="zh-CN" w:bidi="he-IL"/>
        </w:rPr>
        <w:t>H</w:t>
      </w:r>
      <w:r w:rsidR="006D19AA" w:rsidRPr="00596DFC">
        <w:rPr>
          <w:lang w:eastAsia="zh-CN" w:bidi="he-IL"/>
        </w:rPr>
        <w:t>z) Wi-Fi module as client mode</w:t>
      </w:r>
    </w:p>
    <w:p w14:paraId="38A3C655" w14:textId="11447764" w:rsidR="00873CEF" w:rsidRPr="00596DFC" w:rsidRDefault="00873CEF" w:rsidP="00027663">
      <w:pPr>
        <w:pStyle w:val="enumlev1"/>
        <w:rPr>
          <w:lang w:eastAsia="zh-CN" w:bidi="he-IL"/>
        </w:rPr>
      </w:pPr>
      <w:ins w:id="520" w:author="Saha, Paritosh" w:date="2023-04-21T07:04:00Z">
        <w:r>
          <w:rPr>
            <w:lang w:eastAsia="zh-CN" w:bidi="he-IL"/>
          </w:rPr>
          <w:t>The port is required to be configurable only by the operator through a secure connection similar to OTA</w:t>
        </w:r>
      </w:ins>
    </w:p>
    <w:p w14:paraId="37CE01F4" w14:textId="4EE666FF" w:rsidR="006D19AA" w:rsidRPr="00596DFC" w:rsidRDefault="000F63E0" w:rsidP="00AE74E5">
      <w:pPr>
        <w:pStyle w:val="Heading3"/>
        <w:rPr>
          <w:lang w:eastAsia="zh-CN"/>
        </w:rPr>
      </w:pPr>
      <w:bookmarkStart w:id="521" w:name="_Toc508612029"/>
      <w:bookmarkStart w:id="522" w:name="_Toc510518649"/>
      <w:bookmarkStart w:id="523" w:name="_Toc510519087"/>
      <w:r w:rsidRPr="00596DFC">
        <w:rPr>
          <w:lang w:eastAsia="zh-CN"/>
        </w:rPr>
        <w:t>8.3.12</w:t>
      </w:r>
      <w:r w:rsidRPr="00596DFC">
        <w:rPr>
          <w:lang w:eastAsia="zh-CN"/>
        </w:rPr>
        <w:tab/>
      </w:r>
      <w:r w:rsidR="006D19AA" w:rsidRPr="00596DFC">
        <w:rPr>
          <w:lang w:eastAsia="zh-CN"/>
        </w:rPr>
        <w:t xml:space="preserve">Front </w:t>
      </w:r>
      <w:r w:rsidR="000A588C" w:rsidRPr="00596DFC">
        <w:rPr>
          <w:lang w:eastAsia="zh-CN"/>
        </w:rPr>
        <w:t>p</w:t>
      </w:r>
      <w:r w:rsidR="006D19AA" w:rsidRPr="00596DFC">
        <w:rPr>
          <w:lang w:eastAsia="zh-CN"/>
        </w:rPr>
        <w:t>anel</w:t>
      </w:r>
      <w:bookmarkEnd w:id="521"/>
      <w:bookmarkEnd w:id="522"/>
      <w:bookmarkEnd w:id="523"/>
    </w:p>
    <w:p w14:paraId="752DCE72" w14:textId="780A12B5" w:rsidR="006D19AA" w:rsidRPr="00596DFC" w:rsidRDefault="006D19AA" w:rsidP="00AE74E5">
      <w:pPr>
        <w:rPr>
          <w:lang w:eastAsia="zh-CN"/>
        </w:rPr>
      </w:pPr>
      <w:r w:rsidRPr="00596DFC">
        <w:rPr>
          <w:lang w:eastAsia="zh-CN"/>
        </w:rPr>
        <w:t xml:space="preserve">The hybrid STB is recommended to integrate </w:t>
      </w:r>
      <w:r w:rsidR="000A588C" w:rsidRPr="00596DFC">
        <w:rPr>
          <w:lang w:eastAsia="zh-CN"/>
        </w:rPr>
        <w:t xml:space="preserve">a </w:t>
      </w:r>
      <w:r w:rsidRPr="00596DFC">
        <w:rPr>
          <w:lang w:eastAsia="zh-CN"/>
        </w:rPr>
        <w:t xml:space="preserve">front panel </w:t>
      </w:r>
      <w:r w:rsidR="000A588C" w:rsidRPr="00596DFC">
        <w:rPr>
          <w:lang w:eastAsia="zh-CN"/>
        </w:rPr>
        <w:t xml:space="preserve">with the </w:t>
      </w:r>
      <w:r w:rsidRPr="00596DFC">
        <w:rPr>
          <w:lang w:eastAsia="zh-CN"/>
        </w:rPr>
        <w:t>following specification</w:t>
      </w:r>
      <w:r w:rsidR="000A588C" w:rsidRPr="00596DFC">
        <w:rPr>
          <w:lang w:eastAsia="zh-CN"/>
        </w:rPr>
        <w:t>s</w:t>
      </w:r>
      <w:r w:rsidRPr="00596DFC">
        <w:rPr>
          <w:lang w:eastAsia="zh-CN"/>
        </w:rPr>
        <w:t>:</w:t>
      </w:r>
    </w:p>
    <w:p w14:paraId="7955DF53" w14:textId="7083E13E" w:rsidR="006D19AA" w:rsidRPr="00596DFC" w:rsidRDefault="00AE74E5" w:rsidP="00AE74E5">
      <w:pPr>
        <w:pStyle w:val="enumlev1"/>
        <w:rPr>
          <w:lang w:eastAsia="zh-CN" w:bidi="he-IL"/>
        </w:rPr>
      </w:pPr>
      <w:r w:rsidRPr="00596DFC">
        <w:rPr>
          <w:lang w:eastAsia="zh-CN"/>
        </w:rPr>
        <w:t>•</w:t>
      </w:r>
      <w:r w:rsidRPr="00596DFC">
        <w:rPr>
          <w:lang w:eastAsia="zh-CN"/>
        </w:rPr>
        <w:tab/>
      </w:r>
      <w:r w:rsidR="006D19AA" w:rsidRPr="00596DFC">
        <w:rPr>
          <w:lang w:eastAsia="zh-CN" w:bidi="he-IL"/>
        </w:rPr>
        <w:t>Front panel buttons: Power</w:t>
      </w:r>
      <w:r w:rsidR="00B571A9" w:rsidRPr="00596DFC">
        <w:rPr>
          <w:lang w:eastAsia="zh-CN" w:bidi="he-IL"/>
        </w:rPr>
        <w:t xml:space="preserve"> On/Off</w:t>
      </w:r>
      <w:r w:rsidR="006D19AA" w:rsidRPr="00596DFC">
        <w:rPr>
          <w:lang w:eastAsia="zh-CN" w:bidi="he-IL"/>
        </w:rPr>
        <w:t>, Up, Down</w:t>
      </w:r>
      <w:ins w:id="524" w:author="Saha, Paritosh" w:date="2023-04-21T07:05:00Z">
        <w:r w:rsidR="00873CEF">
          <w:rPr>
            <w:lang w:eastAsia="zh-CN" w:bidi="he-IL"/>
          </w:rPr>
          <w:t>, Left, Right, Select, Back/Exit</w:t>
        </w:r>
      </w:ins>
    </w:p>
    <w:p w14:paraId="6E65735A" w14:textId="7C6AED12" w:rsidR="006D19AA" w:rsidRPr="00596DFC" w:rsidRDefault="00AE74E5" w:rsidP="00AE74E5">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IR receiver </w:t>
      </w:r>
    </w:p>
    <w:p w14:paraId="0B6B8A9C" w14:textId="55A2771D" w:rsidR="00073354" w:rsidRPr="00596DFC" w:rsidRDefault="00AE74E5" w:rsidP="00AE74E5">
      <w:pPr>
        <w:pStyle w:val="enumlev1"/>
        <w:rPr>
          <w:lang w:eastAsia="zh-CN" w:bidi="he-IL"/>
        </w:rPr>
      </w:pPr>
      <w:r w:rsidRPr="00596DFC">
        <w:rPr>
          <w:lang w:eastAsia="zh-CN"/>
        </w:rPr>
        <w:t>•</w:t>
      </w:r>
      <w:r w:rsidRPr="00596DFC">
        <w:rPr>
          <w:lang w:eastAsia="zh-CN"/>
        </w:rPr>
        <w:tab/>
      </w:r>
      <w:r w:rsidR="00C861A9" w:rsidRPr="00596DFC">
        <w:rPr>
          <w:lang w:eastAsia="zh-CN" w:bidi="he-IL"/>
        </w:rPr>
        <w:t xml:space="preserve">Led </w:t>
      </w:r>
      <w:r w:rsidR="008B239C" w:rsidRPr="00596DFC">
        <w:rPr>
          <w:lang w:eastAsia="zh-CN" w:bidi="he-IL"/>
        </w:rPr>
        <w:t xml:space="preserve">light to </w:t>
      </w:r>
      <w:r w:rsidR="00BB498D" w:rsidRPr="00596DFC">
        <w:rPr>
          <w:lang w:eastAsia="zh-CN" w:bidi="he-IL"/>
        </w:rPr>
        <w:t xml:space="preserve">indicate </w:t>
      </w:r>
      <w:r w:rsidR="008B239C" w:rsidRPr="00596DFC">
        <w:rPr>
          <w:lang w:eastAsia="zh-CN" w:bidi="he-IL"/>
        </w:rPr>
        <w:t>power status</w:t>
      </w:r>
    </w:p>
    <w:p w14:paraId="418E2E45" w14:textId="357CB44C" w:rsidR="006D19AA" w:rsidRPr="00596DFC" w:rsidRDefault="000F63E0" w:rsidP="00AE74E5">
      <w:pPr>
        <w:pStyle w:val="Heading2"/>
        <w:rPr>
          <w:lang w:eastAsia="zh-CN"/>
        </w:rPr>
      </w:pPr>
      <w:bookmarkStart w:id="525" w:name="_Toc508612055"/>
      <w:bookmarkStart w:id="526" w:name="_Toc510518650"/>
      <w:bookmarkStart w:id="527" w:name="_Toc510519088"/>
      <w:bookmarkStart w:id="528" w:name="_Toc512688947"/>
      <w:bookmarkStart w:id="529" w:name="_Toc4662192"/>
      <w:bookmarkStart w:id="530" w:name="_Toc5895136"/>
      <w:bookmarkStart w:id="531" w:name="_Toc7503430"/>
      <w:r w:rsidRPr="00596DFC">
        <w:rPr>
          <w:lang w:eastAsia="zh-CN"/>
        </w:rPr>
        <w:t>8.4</w:t>
      </w:r>
      <w:r w:rsidRPr="00596DFC">
        <w:rPr>
          <w:lang w:eastAsia="zh-CN"/>
        </w:rPr>
        <w:tab/>
      </w:r>
      <w:r w:rsidR="006D19AA" w:rsidRPr="00596DFC">
        <w:rPr>
          <w:lang w:eastAsia="zh-CN"/>
        </w:rPr>
        <w:t>Power</w:t>
      </w:r>
      <w:bookmarkEnd w:id="525"/>
      <w:r w:rsidR="006D19AA" w:rsidRPr="00596DFC">
        <w:rPr>
          <w:lang w:eastAsia="zh-CN"/>
        </w:rPr>
        <w:t xml:space="preserve"> </w:t>
      </w:r>
      <w:r w:rsidR="000A588C" w:rsidRPr="00596DFC">
        <w:rPr>
          <w:lang w:eastAsia="zh-CN"/>
        </w:rPr>
        <w:t>s</w:t>
      </w:r>
      <w:r w:rsidR="006D19AA" w:rsidRPr="00596DFC">
        <w:rPr>
          <w:lang w:eastAsia="zh-CN"/>
        </w:rPr>
        <w:t>upply</w:t>
      </w:r>
      <w:bookmarkEnd w:id="526"/>
      <w:bookmarkEnd w:id="527"/>
      <w:bookmarkEnd w:id="528"/>
      <w:bookmarkEnd w:id="529"/>
      <w:bookmarkEnd w:id="530"/>
      <w:bookmarkEnd w:id="531"/>
    </w:p>
    <w:p w14:paraId="737AE781" w14:textId="66F2D404" w:rsidR="00442851" w:rsidRPr="00596DFC" w:rsidRDefault="00442851" w:rsidP="00AE74E5">
      <w:pPr>
        <w:rPr>
          <w:lang w:eastAsia="zh-CN"/>
        </w:rPr>
      </w:pPr>
      <w:bookmarkStart w:id="532" w:name="_Toc303619835"/>
      <w:bookmarkStart w:id="533" w:name="_Toc307650549"/>
      <w:bookmarkStart w:id="534" w:name="_Toc307653713"/>
      <w:bookmarkStart w:id="535" w:name="_Toc307666389"/>
      <w:bookmarkStart w:id="536" w:name="_Toc326008774"/>
      <w:bookmarkStart w:id="537" w:name="_Toc330370253"/>
      <w:bookmarkStart w:id="538" w:name="_Toc340479492"/>
      <w:bookmarkStart w:id="539" w:name="_Toc341445472"/>
      <w:bookmarkStart w:id="540" w:name="_Toc346605043"/>
      <w:bookmarkStart w:id="541" w:name="_Toc346615170"/>
      <w:bookmarkStart w:id="542" w:name="_Toc349116984"/>
      <w:bookmarkStart w:id="543" w:name="_Toc510518651"/>
      <w:bookmarkStart w:id="544" w:name="_Toc510519089"/>
      <w:bookmarkStart w:id="545" w:name="_Toc512688948"/>
      <w:r w:rsidRPr="00596DFC">
        <w:rPr>
          <w:lang w:eastAsia="zh-CN"/>
        </w:rPr>
        <w:t xml:space="preserve">The hybrid STB is recommended to work with </w:t>
      </w:r>
      <w:r w:rsidR="00600E15" w:rsidRPr="00596DFC">
        <w:rPr>
          <w:lang w:eastAsia="zh-CN"/>
        </w:rPr>
        <w:t xml:space="preserve">an </w:t>
      </w:r>
      <w:r w:rsidRPr="00596DFC">
        <w:rPr>
          <w:lang w:eastAsia="zh-CN"/>
        </w:rPr>
        <w:t xml:space="preserve">external AC/DC </w:t>
      </w:r>
      <w:r w:rsidR="00600E15" w:rsidRPr="00596DFC">
        <w:rPr>
          <w:lang w:eastAsia="zh-CN"/>
        </w:rPr>
        <w:t>power supply unit (</w:t>
      </w:r>
      <w:r w:rsidRPr="00596DFC">
        <w:rPr>
          <w:lang w:eastAsia="zh-CN"/>
        </w:rPr>
        <w:t>PSU</w:t>
      </w:r>
      <w:r w:rsidR="00600E15" w:rsidRPr="00596DFC">
        <w:rPr>
          <w:lang w:eastAsia="zh-CN"/>
        </w:rPr>
        <w:t>)</w:t>
      </w:r>
      <w:r w:rsidRPr="00596DFC">
        <w:rPr>
          <w:lang w:eastAsia="zh-CN"/>
        </w:rPr>
        <w:t xml:space="preserve"> adaptor, connected with </w:t>
      </w:r>
      <w:r w:rsidR="00600E15" w:rsidRPr="00596DFC">
        <w:rPr>
          <w:lang w:eastAsia="zh-CN"/>
        </w:rPr>
        <w:t xml:space="preserve">a </w:t>
      </w:r>
      <w:r w:rsidRPr="00596DFC">
        <w:rPr>
          <w:lang w:eastAsia="zh-CN"/>
        </w:rPr>
        <w:t xml:space="preserve">DC </w:t>
      </w:r>
      <w:r w:rsidR="00600E15" w:rsidRPr="00596DFC">
        <w:rPr>
          <w:lang w:eastAsia="zh-CN"/>
        </w:rPr>
        <w:t>j</w:t>
      </w:r>
      <w:r w:rsidRPr="00596DFC">
        <w:rPr>
          <w:lang w:eastAsia="zh-CN"/>
        </w:rPr>
        <w:t xml:space="preserve">ack interface. The hybrid STB and PSU adaptor is required to comply with the </w:t>
      </w:r>
      <w:r w:rsidR="00600E15" w:rsidRPr="00596DFC">
        <w:rPr>
          <w:lang w:eastAsia="zh-CN"/>
        </w:rPr>
        <w:t xml:space="preserve">following </w:t>
      </w:r>
      <w:r w:rsidRPr="00596DFC">
        <w:rPr>
          <w:lang w:eastAsia="zh-CN"/>
        </w:rPr>
        <w:t>specification</w:t>
      </w:r>
      <w:r w:rsidR="00600E15" w:rsidRPr="00596DFC">
        <w:rPr>
          <w:lang w:eastAsia="zh-CN"/>
        </w:rPr>
        <w:t>s</w:t>
      </w:r>
      <w:r w:rsidRPr="00596DFC">
        <w:rPr>
          <w:lang w:eastAsia="zh-CN"/>
        </w:rPr>
        <w:t>:</w:t>
      </w:r>
    </w:p>
    <w:p w14:paraId="4D102564" w14:textId="09A2EBA3" w:rsidR="00442851" w:rsidRPr="00596DFC" w:rsidRDefault="00AE74E5" w:rsidP="00AE74E5">
      <w:pPr>
        <w:pStyle w:val="enumlev1"/>
        <w:rPr>
          <w:lang w:eastAsia="zh-CN" w:bidi="he-IL"/>
        </w:rPr>
      </w:pPr>
      <w:r w:rsidRPr="00596DFC">
        <w:rPr>
          <w:lang w:eastAsia="zh-CN"/>
        </w:rPr>
        <w:t>•</w:t>
      </w:r>
      <w:r w:rsidRPr="00596DFC">
        <w:rPr>
          <w:lang w:eastAsia="zh-CN"/>
        </w:rPr>
        <w:tab/>
      </w:r>
      <w:r w:rsidR="00442851" w:rsidRPr="00596DFC">
        <w:rPr>
          <w:lang w:eastAsia="zh-CN" w:bidi="he-IL"/>
        </w:rPr>
        <w:t xml:space="preserve">Input </w:t>
      </w:r>
      <w:r w:rsidR="00600E15" w:rsidRPr="00596DFC">
        <w:rPr>
          <w:lang w:eastAsia="zh-CN" w:bidi="he-IL"/>
        </w:rPr>
        <w:t>v</w:t>
      </w:r>
      <w:r w:rsidR="00442851" w:rsidRPr="00596DFC">
        <w:rPr>
          <w:lang w:eastAsia="zh-CN" w:bidi="he-IL"/>
        </w:rPr>
        <w:t>oltage: AC 100V to 240V as minimum range</w:t>
      </w:r>
    </w:p>
    <w:p w14:paraId="7F774BF6" w14:textId="3A9D0BD8" w:rsidR="00442851" w:rsidRPr="00596DFC" w:rsidRDefault="00AE74E5" w:rsidP="00AE74E5">
      <w:pPr>
        <w:pStyle w:val="enumlev1"/>
        <w:rPr>
          <w:lang w:eastAsia="zh-CN" w:bidi="he-IL"/>
        </w:rPr>
      </w:pPr>
      <w:r w:rsidRPr="00596DFC">
        <w:rPr>
          <w:lang w:eastAsia="zh-CN"/>
        </w:rPr>
        <w:t>•</w:t>
      </w:r>
      <w:r w:rsidRPr="00596DFC">
        <w:rPr>
          <w:lang w:eastAsia="zh-CN"/>
        </w:rPr>
        <w:tab/>
      </w:r>
      <w:r w:rsidR="00442851" w:rsidRPr="00596DFC">
        <w:rPr>
          <w:lang w:eastAsia="zh-CN" w:bidi="he-IL"/>
        </w:rPr>
        <w:t xml:space="preserve">AC </w:t>
      </w:r>
      <w:r w:rsidR="00600E15" w:rsidRPr="00596DFC">
        <w:rPr>
          <w:lang w:eastAsia="zh-CN" w:bidi="he-IL"/>
        </w:rPr>
        <w:t>f</w:t>
      </w:r>
      <w:r w:rsidR="00442851" w:rsidRPr="00596DFC">
        <w:rPr>
          <w:lang w:eastAsia="zh-CN" w:bidi="he-IL"/>
        </w:rPr>
        <w:t>requency: 50/60 Hz</w:t>
      </w:r>
    </w:p>
    <w:p w14:paraId="379ED0F7" w14:textId="35DC2148" w:rsidR="006D19AA" w:rsidRPr="00596DFC" w:rsidRDefault="00A969DB" w:rsidP="00A71E9F">
      <w:pPr>
        <w:pStyle w:val="Heading2"/>
      </w:pPr>
      <w:bookmarkStart w:id="546" w:name="_Toc510518652"/>
      <w:bookmarkStart w:id="547" w:name="_Toc510519090"/>
      <w:bookmarkStart w:id="548" w:name="_Toc512688949"/>
      <w:bookmarkStart w:id="549" w:name="_Toc4662193"/>
      <w:bookmarkStart w:id="550" w:name="_Toc5895137"/>
      <w:bookmarkStart w:id="551" w:name="_Toc75034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r w:rsidRPr="00596DFC">
        <w:t>8.5</w:t>
      </w:r>
      <w:r w:rsidRPr="00596DFC">
        <w:tab/>
      </w:r>
      <w:r w:rsidR="006D19AA" w:rsidRPr="00596DFC">
        <w:t xml:space="preserve">Software </w:t>
      </w:r>
      <w:r w:rsidR="00600E15" w:rsidRPr="00596DFC">
        <w:t>f</w:t>
      </w:r>
      <w:r w:rsidR="006D19AA" w:rsidRPr="00596DFC">
        <w:t>unctions</w:t>
      </w:r>
      <w:bookmarkEnd w:id="546"/>
      <w:bookmarkEnd w:id="547"/>
      <w:bookmarkEnd w:id="548"/>
      <w:bookmarkEnd w:id="549"/>
      <w:bookmarkEnd w:id="550"/>
      <w:bookmarkEnd w:id="551"/>
    </w:p>
    <w:p w14:paraId="62C3682D" w14:textId="7B4D6BE4" w:rsidR="006D19AA" w:rsidRPr="00596DFC" w:rsidRDefault="00A969DB" w:rsidP="00A71E9F">
      <w:pPr>
        <w:pStyle w:val="Heading3"/>
        <w:rPr>
          <w:lang w:eastAsia="zh-CN"/>
        </w:rPr>
      </w:pPr>
      <w:bookmarkStart w:id="552" w:name="_Toc508612035"/>
      <w:bookmarkStart w:id="553" w:name="_Toc510518653"/>
      <w:bookmarkStart w:id="554" w:name="_Toc510519091"/>
      <w:r w:rsidRPr="00596DFC">
        <w:rPr>
          <w:lang w:eastAsia="zh-CN"/>
        </w:rPr>
        <w:t>8.5.1</w:t>
      </w:r>
      <w:r w:rsidRPr="00596DFC">
        <w:rPr>
          <w:lang w:eastAsia="zh-CN"/>
        </w:rPr>
        <w:tab/>
      </w:r>
      <w:r w:rsidR="006D19AA" w:rsidRPr="00596DFC">
        <w:rPr>
          <w:lang w:eastAsia="zh-CN"/>
        </w:rPr>
        <w:t>Channel list</w:t>
      </w:r>
      <w:bookmarkEnd w:id="552"/>
      <w:bookmarkEnd w:id="553"/>
      <w:bookmarkEnd w:id="554"/>
    </w:p>
    <w:p w14:paraId="388AE108" w14:textId="164BA67F" w:rsidR="003D19F0" w:rsidRPr="00596DFC" w:rsidRDefault="003D19F0" w:rsidP="003D19F0">
      <w:pPr>
        <w:rPr>
          <w:lang w:eastAsia="zh-CN"/>
        </w:rPr>
      </w:pPr>
      <w:bookmarkStart w:id="555" w:name="_Toc508612033"/>
      <w:bookmarkStart w:id="556" w:name="_Toc510518654"/>
      <w:bookmarkStart w:id="557" w:name="_Toc510519092"/>
      <w:r w:rsidRPr="00596DFC">
        <w:rPr>
          <w:lang w:eastAsia="zh-CN"/>
        </w:rPr>
        <w:t>The capability of</w:t>
      </w:r>
      <w:r w:rsidR="00731122" w:rsidRPr="00596DFC">
        <w:rPr>
          <w:lang w:eastAsia="zh-CN"/>
        </w:rPr>
        <w:t xml:space="preserve"> the</w:t>
      </w:r>
      <w:r w:rsidRPr="00596DFC">
        <w:rPr>
          <w:lang w:eastAsia="zh-CN"/>
        </w:rPr>
        <w:t xml:space="preserve"> channel list is required to support following specification</w:t>
      </w:r>
      <w:r w:rsidR="00600E15" w:rsidRPr="00596DFC">
        <w:rPr>
          <w:lang w:eastAsia="zh-CN"/>
        </w:rPr>
        <w:t>s</w:t>
      </w:r>
      <w:r w:rsidRPr="00596DFC">
        <w:rPr>
          <w:lang w:eastAsia="zh-CN"/>
        </w:rPr>
        <w:t>:</w:t>
      </w:r>
    </w:p>
    <w:p w14:paraId="42E7B7FD" w14:textId="58F58964" w:rsidR="003D19F0" w:rsidRPr="00596DFC" w:rsidRDefault="00A71E9F" w:rsidP="00A71E9F">
      <w:pPr>
        <w:pStyle w:val="enumlev1"/>
        <w:rPr>
          <w:lang w:eastAsia="zh-CN" w:bidi="he-IL"/>
        </w:rPr>
      </w:pPr>
      <w:r w:rsidRPr="00596DFC">
        <w:rPr>
          <w:lang w:eastAsia="zh-CN"/>
        </w:rPr>
        <w:t>•</w:t>
      </w:r>
      <w:r w:rsidRPr="00596DFC">
        <w:rPr>
          <w:lang w:eastAsia="zh-CN"/>
        </w:rPr>
        <w:tab/>
      </w:r>
      <w:r w:rsidR="003D19F0" w:rsidRPr="00596DFC">
        <w:rPr>
          <w:lang w:eastAsia="zh-CN" w:bidi="he-IL"/>
        </w:rPr>
        <w:t xml:space="preserve">At least 3000 TV and </w:t>
      </w:r>
      <w:r w:rsidR="00600E15" w:rsidRPr="00596DFC">
        <w:rPr>
          <w:lang w:eastAsia="zh-CN" w:bidi="he-IL"/>
        </w:rPr>
        <w:t>r</w:t>
      </w:r>
      <w:r w:rsidR="003D19F0" w:rsidRPr="00596DFC">
        <w:rPr>
          <w:lang w:eastAsia="zh-CN" w:bidi="he-IL"/>
        </w:rPr>
        <w:t xml:space="preserve">adio services </w:t>
      </w:r>
      <w:r w:rsidR="00BC0218" w:rsidRPr="00596DFC">
        <w:rPr>
          <w:lang w:eastAsia="zh-CN" w:bidi="he-IL"/>
        </w:rPr>
        <w:t xml:space="preserve">from </w:t>
      </w:r>
      <w:r w:rsidR="00D30DD8" w:rsidRPr="00596DFC">
        <w:rPr>
          <w:lang w:eastAsia="zh-CN" w:bidi="he-IL"/>
        </w:rPr>
        <w:t>cable</w:t>
      </w:r>
      <w:r w:rsidR="00C32447" w:rsidRPr="00596DFC">
        <w:rPr>
          <w:lang w:eastAsia="zh-CN" w:bidi="he-IL"/>
        </w:rPr>
        <w:t>/</w:t>
      </w:r>
      <w:r w:rsidR="00D30DD8" w:rsidRPr="00596DFC">
        <w:rPr>
          <w:lang w:eastAsia="zh-CN" w:bidi="he-IL"/>
        </w:rPr>
        <w:t>satellite</w:t>
      </w:r>
      <w:r w:rsidR="005E6EC0" w:rsidRPr="00596DFC">
        <w:rPr>
          <w:lang w:eastAsia="zh-CN" w:bidi="he-IL"/>
        </w:rPr>
        <w:t>/ terrestrial</w:t>
      </w:r>
      <w:r w:rsidR="003D19F0" w:rsidRPr="00596DFC">
        <w:rPr>
          <w:lang w:eastAsia="zh-CN" w:bidi="he-IL"/>
        </w:rPr>
        <w:t xml:space="preserve"> and IP frontend</w:t>
      </w:r>
    </w:p>
    <w:p w14:paraId="769C9608" w14:textId="5B81E01A" w:rsidR="002452D0" w:rsidRPr="00596DFC" w:rsidRDefault="00A71E9F" w:rsidP="00A71E9F">
      <w:pPr>
        <w:pStyle w:val="enumlev1"/>
        <w:rPr>
          <w:lang w:eastAsia="zh-CN" w:bidi="he-IL"/>
        </w:rPr>
      </w:pPr>
      <w:r w:rsidRPr="00596DFC">
        <w:rPr>
          <w:lang w:eastAsia="zh-CN"/>
        </w:rPr>
        <w:t>•</w:t>
      </w:r>
      <w:r w:rsidRPr="00596DFC">
        <w:rPr>
          <w:lang w:eastAsia="zh-CN"/>
        </w:rPr>
        <w:tab/>
      </w:r>
      <w:r w:rsidR="003D19F0" w:rsidRPr="00596DFC">
        <w:rPr>
          <w:lang w:eastAsia="zh-CN" w:bidi="he-IL"/>
        </w:rPr>
        <w:t>At least 8 groups for favo</w:t>
      </w:r>
      <w:r w:rsidR="001A7072" w:rsidRPr="00596DFC">
        <w:rPr>
          <w:lang w:eastAsia="zh-CN" w:bidi="he-IL"/>
        </w:rPr>
        <w:t>u</w:t>
      </w:r>
      <w:r w:rsidR="003D19F0" w:rsidRPr="00596DFC">
        <w:rPr>
          <w:lang w:eastAsia="zh-CN" w:bidi="he-IL"/>
        </w:rPr>
        <w:t>rite channel list</w:t>
      </w:r>
      <w:r w:rsidR="00600E15" w:rsidRPr="00596DFC">
        <w:rPr>
          <w:lang w:eastAsia="zh-CN" w:bidi="he-IL"/>
        </w:rPr>
        <w:t>s</w:t>
      </w:r>
    </w:p>
    <w:p w14:paraId="1A66074B" w14:textId="317DD16C" w:rsidR="003D19F0" w:rsidRPr="00596DFC" w:rsidRDefault="003D19F0" w:rsidP="009C5166">
      <w:r w:rsidRPr="00596DFC">
        <w:rPr>
          <w:lang w:eastAsia="zh-CN"/>
        </w:rPr>
        <w:t xml:space="preserve">The </w:t>
      </w:r>
      <w:r w:rsidR="00110D5F" w:rsidRPr="00596DFC">
        <w:rPr>
          <w:lang w:eastAsia="zh-CN"/>
        </w:rPr>
        <w:t xml:space="preserve">operations on </w:t>
      </w:r>
      <w:r w:rsidRPr="00596DFC">
        <w:t xml:space="preserve">channel list </w:t>
      </w:r>
      <w:r w:rsidR="00600E15" w:rsidRPr="00596DFC">
        <w:t xml:space="preserve">are </w:t>
      </w:r>
      <w:r w:rsidRPr="00596DFC">
        <w:t>recommen</w:t>
      </w:r>
      <w:r w:rsidR="009A27DA" w:rsidRPr="00596DFC">
        <w:t>d</w:t>
      </w:r>
      <w:r w:rsidRPr="00596DFC">
        <w:t xml:space="preserve">ed </w:t>
      </w:r>
      <w:r w:rsidR="00316D2B" w:rsidRPr="00596DFC">
        <w:rPr>
          <w:color w:val="000000"/>
          <w:lang w:eastAsia="zh-CN" w:bidi="he-IL"/>
        </w:rPr>
        <w:t xml:space="preserve">to </w:t>
      </w:r>
      <w:r w:rsidRPr="00596DFC">
        <w:rPr>
          <w:color w:val="000000"/>
          <w:lang w:eastAsia="zh-CN" w:bidi="he-IL"/>
        </w:rPr>
        <w:t>have the SORT</w:t>
      </w:r>
      <w:r w:rsidR="00F51D41" w:rsidRPr="00596DFC">
        <w:rPr>
          <w:color w:val="000000"/>
          <w:lang w:eastAsia="zh-CN" w:bidi="he-IL"/>
        </w:rPr>
        <w:t xml:space="preserve">, </w:t>
      </w:r>
      <w:r w:rsidRPr="00596DFC">
        <w:rPr>
          <w:color w:val="000000"/>
          <w:lang w:eastAsia="zh-CN" w:bidi="he-IL"/>
        </w:rPr>
        <w:t>FIND</w:t>
      </w:r>
      <w:r w:rsidR="008038AB" w:rsidRPr="00596DFC">
        <w:rPr>
          <w:color w:val="000000"/>
          <w:lang w:eastAsia="zh-CN" w:bidi="he-IL"/>
        </w:rPr>
        <w:t xml:space="preserve"> functions</w:t>
      </w:r>
      <w:r w:rsidRPr="00596DFC">
        <w:rPr>
          <w:color w:val="000000"/>
          <w:lang w:eastAsia="zh-CN" w:bidi="he-IL"/>
        </w:rPr>
        <w:t xml:space="preserve">. </w:t>
      </w:r>
      <w:r w:rsidR="00B410D8" w:rsidRPr="00596DFC">
        <w:rPr>
          <w:color w:val="000000"/>
          <w:lang w:eastAsia="zh-CN" w:bidi="he-IL"/>
        </w:rPr>
        <w:t xml:space="preserve">The </w:t>
      </w:r>
      <w:r w:rsidRPr="00596DFC">
        <w:rPr>
          <w:color w:val="000000"/>
          <w:lang w:eastAsia="zh-CN" w:bidi="he-IL"/>
        </w:rPr>
        <w:t>SORT</w:t>
      </w:r>
      <w:r w:rsidR="00DB355C" w:rsidRPr="00596DFC">
        <w:rPr>
          <w:color w:val="000000"/>
          <w:lang w:eastAsia="zh-CN" w:bidi="he-IL"/>
        </w:rPr>
        <w:t xml:space="preserve"> is</w:t>
      </w:r>
      <w:r w:rsidRPr="00596DFC">
        <w:rPr>
          <w:color w:val="000000"/>
          <w:lang w:eastAsia="zh-CN" w:bidi="he-IL"/>
        </w:rPr>
        <w:t xml:space="preserve"> to sort</w:t>
      </w:r>
      <w:r w:rsidR="00B410D8" w:rsidRPr="00596DFC">
        <w:rPr>
          <w:color w:val="000000"/>
          <w:lang w:eastAsia="zh-CN" w:bidi="he-IL"/>
        </w:rPr>
        <w:t xml:space="preserve"> channels</w:t>
      </w:r>
      <w:r w:rsidRPr="00596DFC">
        <w:rPr>
          <w:color w:val="000000"/>
          <w:lang w:eastAsia="zh-CN" w:bidi="he-IL"/>
        </w:rPr>
        <w:t xml:space="preserve"> in</w:t>
      </w:r>
      <w:r w:rsidR="00A84A18" w:rsidRPr="00596DFC">
        <w:rPr>
          <w:color w:val="000000"/>
          <w:lang w:eastAsia="zh-CN" w:bidi="he-IL"/>
        </w:rPr>
        <w:t xml:space="preserve"> </w:t>
      </w:r>
      <w:r w:rsidR="00600E15" w:rsidRPr="00596DFC">
        <w:rPr>
          <w:color w:val="000000"/>
          <w:lang w:eastAsia="zh-CN" w:bidi="he-IL"/>
        </w:rPr>
        <w:t xml:space="preserve">alphabetic </w:t>
      </w:r>
      <w:r w:rsidR="00A84A18" w:rsidRPr="00596DFC">
        <w:rPr>
          <w:color w:val="000000"/>
          <w:lang w:eastAsia="zh-CN" w:bidi="he-IL"/>
        </w:rPr>
        <w:t xml:space="preserve">order </w:t>
      </w:r>
      <w:r w:rsidR="00F44C5C" w:rsidRPr="00596DFC">
        <w:rPr>
          <w:color w:val="000000"/>
          <w:lang w:eastAsia="zh-CN" w:bidi="he-IL"/>
        </w:rPr>
        <w:t>or</w:t>
      </w:r>
      <w:r w:rsidRPr="00596DFC">
        <w:rPr>
          <w:color w:val="000000"/>
          <w:lang w:eastAsia="zh-CN" w:bidi="he-IL"/>
        </w:rPr>
        <w:t xml:space="preserve"> FTA/</w:t>
      </w:r>
      <w:r w:rsidR="00600E15" w:rsidRPr="00596DFC">
        <w:rPr>
          <w:color w:val="000000"/>
          <w:lang w:eastAsia="zh-CN" w:bidi="he-IL"/>
        </w:rPr>
        <w:t>s</w:t>
      </w:r>
      <w:r w:rsidRPr="00596DFC">
        <w:rPr>
          <w:color w:val="000000"/>
          <w:lang w:eastAsia="zh-CN" w:bidi="he-IL"/>
        </w:rPr>
        <w:t>crambled</w:t>
      </w:r>
      <w:r w:rsidR="00702D7A" w:rsidRPr="00596DFC">
        <w:rPr>
          <w:color w:val="000000"/>
          <w:lang w:eastAsia="zh-CN" w:bidi="he-IL"/>
        </w:rPr>
        <w:t>.</w:t>
      </w:r>
    </w:p>
    <w:p w14:paraId="76F596D1" w14:textId="42D7EA62" w:rsidR="006D19AA" w:rsidRPr="00596DFC" w:rsidRDefault="00A969DB" w:rsidP="001E73CD">
      <w:pPr>
        <w:pStyle w:val="Heading3"/>
      </w:pPr>
      <w:r w:rsidRPr="00596DFC">
        <w:rPr>
          <w:lang w:eastAsia="zh-CN"/>
        </w:rPr>
        <w:lastRenderedPageBreak/>
        <w:t>8.5.2</w:t>
      </w:r>
      <w:r w:rsidRPr="00596DFC">
        <w:rPr>
          <w:lang w:eastAsia="zh-CN"/>
        </w:rPr>
        <w:tab/>
      </w:r>
      <w:r w:rsidR="006D19AA" w:rsidRPr="00596DFC">
        <w:t xml:space="preserve">Dynamic </w:t>
      </w:r>
      <w:r w:rsidR="00600E15" w:rsidRPr="00596DFC">
        <w:t>u</w:t>
      </w:r>
      <w:r w:rsidR="006D19AA" w:rsidRPr="00596DFC">
        <w:t>pdate</w:t>
      </w:r>
      <w:bookmarkEnd w:id="555"/>
      <w:bookmarkEnd w:id="556"/>
      <w:bookmarkEnd w:id="557"/>
    </w:p>
    <w:p w14:paraId="46A7BEF8" w14:textId="065541DA" w:rsidR="006D19AA" w:rsidRPr="00596DFC" w:rsidRDefault="006D19AA" w:rsidP="006D19AA">
      <w:r w:rsidRPr="00596DFC">
        <w:t>The hybrid STB is required to support dynamic update as follow</w:t>
      </w:r>
      <w:r w:rsidR="00EE2552" w:rsidRPr="00596DFC">
        <w:t>s</w:t>
      </w:r>
      <w:r w:rsidRPr="00596DFC">
        <w:t>:</w:t>
      </w:r>
    </w:p>
    <w:p w14:paraId="2C56116D" w14:textId="6012A45F" w:rsidR="006D19AA" w:rsidRPr="00596DFC" w:rsidRDefault="001E73CD" w:rsidP="001E73CD">
      <w:pPr>
        <w:pStyle w:val="enumlev1"/>
        <w:rPr>
          <w:lang w:eastAsia="zh-CN" w:bidi="he-IL"/>
        </w:rPr>
      </w:pPr>
      <w:r w:rsidRPr="00596DFC">
        <w:rPr>
          <w:lang w:eastAsia="zh-CN"/>
        </w:rPr>
        <w:t>•</w:t>
      </w:r>
      <w:r w:rsidRPr="00596DFC">
        <w:rPr>
          <w:lang w:eastAsia="zh-CN"/>
        </w:rPr>
        <w:tab/>
      </w:r>
      <w:r w:rsidR="00E00258" w:rsidRPr="00596DFC">
        <w:rPr>
          <w:lang w:eastAsia="zh-CN" w:bidi="he-IL"/>
        </w:rPr>
        <w:t>C</w:t>
      </w:r>
      <w:r w:rsidR="006D19AA" w:rsidRPr="00596DFC">
        <w:rPr>
          <w:lang w:eastAsia="zh-CN" w:bidi="he-IL"/>
        </w:rPr>
        <w:t>hanges in PSI/SI</w:t>
      </w:r>
      <w:r w:rsidR="00E00258" w:rsidRPr="00596DFC">
        <w:rPr>
          <w:lang w:eastAsia="zh-CN" w:bidi="he-IL"/>
        </w:rPr>
        <w:t xml:space="preserve"> will be</w:t>
      </w:r>
      <w:r w:rsidR="00620F5D" w:rsidRPr="00596DFC">
        <w:rPr>
          <w:lang w:eastAsia="zh-CN" w:bidi="he-IL"/>
        </w:rPr>
        <w:t xml:space="preserve"> applied</w:t>
      </w:r>
      <w:r w:rsidR="006D19AA" w:rsidRPr="00596DFC">
        <w:rPr>
          <w:lang w:eastAsia="zh-CN" w:bidi="he-IL"/>
        </w:rPr>
        <w:t xml:space="preserve"> automatically</w:t>
      </w:r>
    </w:p>
    <w:p w14:paraId="7CE75A8F" w14:textId="0FF5B6EF" w:rsidR="006D19AA" w:rsidRPr="00596DFC" w:rsidRDefault="001E73CD" w:rsidP="001E73CD">
      <w:pPr>
        <w:pStyle w:val="enumlev1"/>
        <w:rPr>
          <w:lang w:eastAsia="zh-CN" w:bidi="he-IL"/>
        </w:rPr>
      </w:pPr>
      <w:r w:rsidRPr="00596DFC">
        <w:rPr>
          <w:lang w:eastAsia="zh-CN"/>
        </w:rPr>
        <w:t>•</w:t>
      </w:r>
      <w:r w:rsidRPr="00596DFC">
        <w:rPr>
          <w:lang w:eastAsia="zh-CN"/>
        </w:rPr>
        <w:tab/>
      </w:r>
      <w:r w:rsidR="006D19AA" w:rsidRPr="00596DFC">
        <w:rPr>
          <w:lang w:eastAsia="zh-CN" w:bidi="he-IL"/>
        </w:rPr>
        <w:t>All changes</w:t>
      </w:r>
      <w:r w:rsidR="00620F5D" w:rsidRPr="00596DFC">
        <w:rPr>
          <w:lang w:eastAsia="zh-CN" w:bidi="he-IL"/>
        </w:rPr>
        <w:t xml:space="preserve"> will be applied</w:t>
      </w:r>
      <w:r w:rsidR="006D19AA" w:rsidRPr="00596DFC">
        <w:rPr>
          <w:lang w:eastAsia="zh-CN" w:bidi="he-IL"/>
        </w:rPr>
        <w:t xml:space="preserve"> in hidden mode without any action from </w:t>
      </w:r>
      <w:r w:rsidR="00E55299" w:rsidRPr="00596DFC">
        <w:rPr>
          <w:lang w:eastAsia="zh-CN" w:bidi="he-IL"/>
        </w:rPr>
        <w:t>user</w:t>
      </w:r>
    </w:p>
    <w:p w14:paraId="1BC5E62F" w14:textId="6A879E55" w:rsidR="006D19AA" w:rsidRPr="00596DFC" w:rsidRDefault="00A969DB" w:rsidP="001E73CD">
      <w:pPr>
        <w:pStyle w:val="Heading3"/>
        <w:rPr>
          <w:lang w:eastAsia="zh-CN"/>
        </w:rPr>
      </w:pPr>
      <w:bookmarkStart w:id="558" w:name="_Toc508612036"/>
      <w:bookmarkStart w:id="559" w:name="_Toc510518655"/>
      <w:bookmarkStart w:id="560" w:name="_Toc510519093"/>
      <w:r w:rsidRPr="00596DFC">
        <w:rPr>
          <w:lang w:eastAsia="zh-CN"/>
        </w:rPr>
        <w:t>8.5.3</w:t>
      </w:r>
      <w:r w:rsidRPr="00596DFC">
        <w:rPr>
          <w:lang w:eastAsia="zh-CN"/>
        </w:rPr>
        <w:tab/>
      </w:r>
      <w:r w:rsidR="006D19AA" w:rsidRPr="00596DFC">
        <w:rPr>
          <w:lang w:eastAsia="zh-CN"/>
        </w:rPr>
        <w:t>Subtitle</w:t>
      </w:r>
      <w:bookmarkEnd w:id="558"/>
      <w:bookmarkEnd w:id="559"/>
      <w:bookmarkEnd w:id="560"/>
      <w:r w:rsidR="00600E15" w:rsidRPr="00596DFC">
        <w:rPr>
          <w:lang w:eastAsia="zh-CN"/>
        </w:rPr>
        <w:t>s</w:t>
      </w:r>
    </w:p>
    <w:p w14:paraId="121C6235" w14:textId="0FCC026B" w:rsidR="006D19AA" w:rsidRPr="00596DFC" w:rsidRDefault="006D19AA" w:rsidP="001E73CD">
      <w:pPr>
        <w:keepNext/>
        <w:keepLines/>
        <w:rPr>
          <w:lang w:eastAsia="zh-CN"/>
        </w:rPr>
      </w:pPr>
      <w:r w:rsidRPr="00596DFC">
        <w:rPr>
          <w:lang w:eastAsia="zh-CN"/>
        </w:rPr>
        <w:t>The hybrid STB is required to support subtitle</w:t>
      </w:r>
      <w:r w:rsidR="00600E15" w:rsidRPr="00596DFC">
        <w:rPr>
          <w:lang w:eastAsia="zh-CN"/>
        </w:rPr>
        <w:t>s</w:t>
      </w:r>
      <w:r w:rsidRPr="00596DFC">
        <w:rPr>
          <w:lang w:eastAsia="zh-CN"/>
        </w:rPr>
        <w:t xml:space="preserve"> </w:t>
      </w:r>
      <w:r w:rsidR="00600E15" w:rsidRPr="00596DFC">
        <w:rPr>
          <w:lang w:eastAsia="zh-CN"/>
        </w:rPr>
        <w:t xml:space="preserve">with the </w:t>
      </w:r>
      <w:r w:rsidRPr="00596DFC">
        <w:rPr>
          <w:lang w:eastAsia="zh-CN"/>
        </w:rPr>
        <w:t>following specification</w:t>
      </w:r>
      <w:r w:rsidR="00600E15" w:rsidRPr="00596DFC">
        <w:rPr>
          <w:lang w:eastAsia="zh-CN"/>
        </w:rPr>
        <w:t>s</w:t>
      </w:r>
      <w:r w:rsidRPr="00596DFC">
        <w:rPr>
          <w:lang w:eastAsia="zh-CN"/>
        </w:rPr>
        <w:t>:</w:t>
      </w:r>
    </w:p>
    <w:p w14:paraId="65F04984" w14:textId="16ECBF93" w:rsidR="006D19AA" w:rsidRPr="00596DFC" w:rsidRDefault="001E73CD" w:rsidP="001E73CD">
      <w:pPr>
        <w:pStyle w:val="enumlev1"/>
        <w:rPr>
          <w:lang w:eastAsia="zh-CN" w:bidi="he-IL"/>
        </w:rPr>
      </w:pPr>
      <w:r w:rsidRPr="00596DFC">
        <w:rPr>
          <w:lang w:eastAsia="zh-CN"/>
        </w:rPr>
        <w:t>•</w:t>
      </w:r>
      <w:r w:rsidRPr="00596DFC">
        <w:rPr>
          <w:lang w:eastAsia="zh-CN"/>
        </w:rPr>
        <w:tab/>
      </w:r>
      <w:r w:rsidR="00600E15" w:rsidRPr="00596DFC">
        <w:rPr>
          <w:lang w:eastAsia="zh-CN"/>
        </w:rPr>
        <w:t>[</w:t>
      </w:r>
      <w:r w:rsidR="00BE6D74" w:rsidRPr="00596DFC">
        <w:rPr>
          <w:lang w:eastAsia="zh-CN"/>
        </w:rPr>
        <w:t xml:space="preserve">ITU-T </w:t>
      </w:r>
      <w:r w:rsidR="00D30DD8" w:rsidRPr="00596DFC">
        <w:rPr>
          <w:lang w:eastAsia="zh-CN" w:bidi="he-IL"/>
        </w:rPr>
        <w:t>J.83</w:t>
      </w:r>
      <w:r w:rsidR="00600E15" w:rsidRPr="00596DFC">
        <w:rPr>
          <w:lang w:eastAsia="zh-CN" w:bidi="he-IL"/>
        </w:rPr>
        <w:t>]</w:t>
      </w:r>
      <w:r w:rsidR="005E6EC0" w:rsidRPr="00596DFC">
        <w:rPr>
          <w:lang w:eastAsia="zh-CN" w:bidi="he-IL"/>
        </w:rPr>
        <w:t xml:space="preserve"> Annex A </w:t>
      </w:r>
      <w:r w:rsidR="00282C87" w:rsidRPr="00596DFC">
        <w:rPr>
          <w:lang w:eastAsia="zh-CN" w:bidi="he-IL"/>
        </w:rPr>
        <w:t>(</w:t>
      </w:r>
      <w:r w:rsidR="006D19AA" w:rsidRPr="00596DFC">
        <w:rPr>
          <w:lang w:eastAsia="zh-CN" w:bidi="he-IL"/>
        </w:rPr>
        <w:t>DVB</w:t>
      </w:r>
      <w:r w:rsidR="00282C87" w:rsidRPr="00596DFC">
        <w:rPr>
          <w:lang w:eastAsia="zh-CN" w:bidi="he-IL"/>
        </w:rPr>
        <w:t>-C)</w:t>
      </w:r>
      <w:r w:rsidR="006D19AA" w:rsidRPr="00596DFC">
        <w:rPr>
          <w:lang w:eastAsia="zh-CN" w:bidi="he-IL"/>
        </w:rPr>
        <w:t xml:space="preserve"> subtitle in accordance with </w:t>
      </w:r>
      <w:r w:rsidR="00600E15" w:rsidRPr="00596DFC">
        <w:rPr>
          <w:lang w:eastAsia="zh-CN" w:bidi="he-IL"/>
        </w:rPr>
        <w:t>[b-</w:t>
      </w:r>
      <w:r w:rsidR="006D19AA" w:rsidRPr="00596DFC">
        <w:rPr>
          <w:lang w:eastAsia="zh-CN" w:bidi="he-IL"/>
        </w:rPr>
        <w:t>ETSI EN 300 743</w:t>
      </w:r>
      <w:r w:rsidR="00600E15" w:rsidRPr="00596DFC">
        <w:rPr>
          <w:lang w:eastAsia="zh-CN" w:bidi="he-IL"/>
        </w:rPr>
        <w:t>]</w:t>
      </w:r>
      <w:r w:rsidR="006D19AA" w:rsidRPr="00596DFC">
        <w:rPr>
          <w:lang w:eastAsia="zh-CN" w:bidi="he-IL"/>
        </w:rPr>
        <w:t>, including characters from code table ISO/IEC 8859-2</w:t>
      </w:r>
    </w:p>
    <w:p w14:paraId="3D28B72E" w14:textId="0286DA65" w:rsidR="005E6EC0" w:rsidRPr="00596DFC" w:rsidRDefault="001E73CD" w:rsidP="001E73CD">
      <w:pPr>
        <w:pStyle w:val="enumlev1"/>
        <w:rPr>
          <w:lang w:eastAsia="zh-CN" w:bidi="he-IL"/>
        </w:rPr>
      </w:pPr>
      <w:r w:rsidRPr="00596DFC">
        <w:rPr>
          <w:lang w:eastAsia="zh-CN"/>
        </w:rPr>
        <w:t>•</w:t>
      </w:r>
      <w:r w:rsidRPr="00596DFC">
        <w:rPr>
          <w:lang w:eastAsia="zh-CN"/>
        </w:rPr>
        <w:tab/>
      </w:r>
      <w:r w:rsidR="00600E15" w:rsidRPr="00596DFC">
        <w:rPr>
          <w:lang w:eastAsia="zh-CN"/>
        </w:rPr>
        <w:t>[</w:t>
      </w:r>
      <w:r w:rsidR="00BE6D74" w:rsidRPr="00596DFC">
        <w:rPr>
          <w:lang w:eastAsia="zh-CN"/>
        </w:rPr>
        <w:t xml:space="preserve">ITU-T </w:t>
      </w:r>
      <w:r w:rsidR="005E6EC0" w:rsidRPr="00596DFC">
        <w:rPr>
          <w:lang w:eastAsia="zh-CN" w:bidi="he-IL"/>
        </w:rPr>
        <w:t>J.83</w:t>
      </w:r>
      <w:r w:rsidR="00600E15" w:rsidRPr="00596DFC">
        <w:rPr>
          <w:lang w:eastAsia="zh-CN" w:bidi="he-IL"/>
        </w:rPr>
        <w:t>]</w:t>
      </w:r>
      <w:r w:rsidR="005E6EC0" w:rsidRPr="00596DFC">
        <w:rPr>
          <w:lang w:eastAsia="zh-CN" w:bidi="he-IL"/>
        </w:rPr>
        <w:t xml:space="preserve"> Annex C subtitle in accordance with </w:t>
      </w:r>
      <w:r w:rsidR="00483DD2" w:rsidRPr="00596DFC">
        <w:rPr>
          <w:lang w:eastAsia="zh-CN" w:bidi="he-IL"/>
        </w:rPr>
        <w:t>[</w:t>
      </w:r>
      <w:r w:rsidR="005E6EC0" w:rsidRPr="00596DFC">
        <w:rPr>
          <w:lang w:eastAsia="zh-CN" w:bidi="he-IL"/>
        </w:rPr>
        <w:t>ARIB STD-B24</w:t>
      </w:r>
      <w:r w:rsidR="00483DD2" w:rsidRPr="00596DFC">
        <w:rPr>
          <w:lang w:eastAsia="zh-CN" w:bidi="he-IL"/>
        </w:rPr>
        <w:t>]</w:t>
      </w:r>
      <w:r w:rsidR="005E6EC0" w:rsidRPr="00596DFC">
        <w:rPr>
          <w:lang w:eastAsia="zh-CN" w:bidi="he-IL"/>
        </w:rPr>
        <w:t>.</w:t>
      </w:r>
    </w:p>
    <w:p w14:paraId="4E414AFB" w14:textId="4269584F" w:rsidR="006D19AA" w:rsidRPr="00596DFC" w:rsidRDefault="001E73CD" w:rsidP="001E73CD">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Teletext in accordance with </w:t>
      </w:r>
      <w:r w:rsidR="00600E15" w:rsidRPr="00596DFC">
        <w:rPr>
          <w:lang w:eastAsia="zh-CN" w:bidi="he-IL"/>
        </w:rPr>
        <w:t>[b-</w:t>
      </w:r>
      <w:r w:rsidR="006D19AA" w:rsidRPr="00596DFC">
        <w:rPr>
          <w:lang w:eastAsia="zh-CN" w:bidi="he-IL"/>
        </w:rPr>
        <w:t>ETSI EN 300 706</w:t>
      </w:r>
      <w:r w:rsidR="00600E15" w:rsidRPr="00596DFC">
        <w:rPr>
          <w:lang w:eastAsia="zh-CN" w:bidi="he-IL"/>
        </w:rPr>
        <w:t>]</w:t>
      </w:r>
    </w:p>
    <w:p w14:paraId="07D0847A" w14:textId="20857B85" w:rsidR="00697605" w:rsidRPr="00596DFC" w:rsidRDefault="001E73CD" w:rsidP="001E73CD">
      <w:pPr>
        <w:pStyle w:val="enumlev1"/>
        <w:rPr>
          <w:lang w:eastAsia="zh-CN" w:bidi="he-IL"/>
        </w:rPr>
      </w:pPr>
      <w:r w:rsidRPr="00596DFC">
        <w:rPr>
          <w:lang w:eastAsia="zh-CN"/>
        </w:rPr>
        <w:t>•</w:t>
      </w:r>
      <w:r w:rsidRPr="00596DFC">
        <w:rPr>
          <w:lang w:eastAsia="zh-CN"/>
        </w:rPr>
        <w:tab/>
      </w:r>
      <w:r w:rsidR="00697605" w:rsidRPr="00596DFC">
        <w:rPr>
          <w:lang w:eastAsia="zh-CN" w:bidi="he-IL"/>
        </w:rPr>
        <w:t xml:space="preserve">Closed </w:t>
      </w:r>
      <w:r w:rsidR="00600E15" w:rsidRPr="00596DFC">
        <w:rPr>
          <w:lang w:eastAsia="zh-CN" w:bidi="he-IL"/>
        </w:rPr>
        <w:t>c</w:t>
      </w:r>
      <w:r w:rsidR="00697605" w:rsidRPr="00596DFC">
        <w:rPr>
          <w:lang w:eastAsia="zh-CN" w:bidi="he-IL"/>
        </w:rPr>
        <w:t>aption</w:t>
      </w:r>
      <w:r w:rsidR="00600E15" w:rsidRPr="00596DFC">
        <w:rPr>
          <w:lang w:eastAsia="zh-CN" w:bidi="he-IL"/>
        </w:rPr>
        <w:t>s</w:t>
      </w:r>
      <w:r w:rsidR="00697605" w:rsidRPr="00596DFC">
        <w:rPr>
          <w:lang w:eastAsia="zh-CN" w:bidi="he-IL"/>
        </w:rPr>
        <w:t xml:space="preserve"> in accordance with </w:t>
      </w:r>
      <w:r w:rsidR="00917B2A" w:rsidRPr="00596DFC">
        <w:rPr>
          <w:lang w:eastAsia="zh-CN" w:bidi="he-IL"/>
        </w:rPr>
        <w:t>CEA</w:t>
      </w:r>
      <w:r w:rsidR="00697605" w:rsidRPr="00596DFC">
        <w:rPr>
          <w:lang w:eastAsia="zh-CN" w:bidi="he-IL"/>
        </w:rPr>
        <w:t xml:space="preserve">-608, </w:t>
      </w:r>
      <w:r w:rsidR="00917B2A" w:rsidRPr="00596DFC">
        <w:rPr>
          <w:lang w:eastAsia="zh-CN" w:bidi="he-IL"/>
        </w:rPr>
        <w:t>CEA</w:t>
      </w:r>
      <w:r w:rsidR="00697605" w:rsidRPr="00596DFC">
        <w:rPr>
          <w:lang w:eastAsia="zh-CN" w:bidi="he-IL"/>
        </w:rPr>
        <w:t>-708</w:t>
      </w:r>
      <w:r w:rsidR="00AF0930" w:rsidRPr="00596DFC">
        <w:rPr>
          <w:lang w:eastAsia="zh-CN" w:bidi="he-IL"/>
        </w:rPr>
        <w:t xml:space="preserve"> and </w:t>
      </w:r>
      <w:r w:rsidR="00483DD2" w:rsidRPr="00596DFC">
        <w:rPr>
          <w:lang w:eastAsia="zh-CN" w:bidi="he-IL"/>
        </w:rPr>
        <w:t>[</w:t>
      </w:r>
      <w:r w:rsidR="00AF0930" w:rsidRPr="00596DFC">
        <w:rPr>
          <w:lang w:eastAsia="zh-CN" w:bidi="he-IL"/>
        </w:rPr>
        <w:t>ARIB STD-B24</w:t>
      </w:r>
      <w:r w:rsidR="00483DD2" w:rsidRPr="00596DFC">
        <w:rPr>
          <w:lang w:eastAsia="zh-CN" w:bidi="he-IL"/>
        </w:rPr>
        <w:t>]</w:t>
      </w:r>
    </w:p>
    <w:p w14:paraId="39E66CF4" w14:textId="34E2BAEC" w:rsidR="006D19AA" w:rsidRPr="00596DFC" w:rsidRDefault="001E73CD" w:rsidP="001E73CD">
      <w:pPr>
        <w:pStyle w:val="enumlev1"/>
        <w:rPr>
          <w:lang w:eastAsia="zh-CN" w:bidi="he-IL"/>
        </w:rPr>
      </w:pPr>
      <w:r w:rsidRPr="00596DFC">
        <w:rPr>
          <w:lang w:eastAsia="zh-CN"/>
        </w:rPr>
        <w:t>•</w:t>
      </w:r>
      <w:r w:rsidRPr="00596DFC">
        <w:rPr>
          <w:lang w:eastAsia="zh-CN"/>
        </w:rPr>
        <w:tab/>
      </w:r>
      <w:r w:rsidR="005635B5" w:rsidRPr="00596DFC">
        <w:rPr>
          <w:lang w:eastAsia="zh-CN" w:bidi="he-IL"/>
        </w:rPr>
        <w:t>S</w:t>
      </w:r>
      <w:r w:rsidR="00203144" w:rsidRPr="00596DFC">
        <w:rPr>
          <w:lang w:eastAsia="zh-CN" w:bidi="he-IL"/>
        </w:rPr>
        <w:t>ele</w:t>
      </w:r>
      <w:r w:rsidR="002A7AA9" w:rsidRPr="00596DFC">
        <w:rPr>
          <w:lang w:eastAsia="zh-CN" w:bidi="he-IL"/>
        </w:rPr>
        <w:t xml:space="preserve">ction of </w:t>
      </w:r>
      <w:r w:rsidR="0007151D" w:rsidRPr="00596DFC">
        <w:rPr>
          <w:lang w:eastAsia="zh-CN" w:bidi="he-IL"/>
        </w:rPr>
        <w:t xml:space="preserve">substile </w:t>
      </w:r>
      <w:r w:rsidR="002A7AA9" w:rsidRPr="00596DFC">
        <w:rPr>
          <w:lang w:eastAsia="zh-CN" w:bidi="he-IL"/>
        </w:rPr>
        <w:t xml:space="preserve">languages </w:t>
      </w:r>
      <w:r w:rsidR="00B81CE0" w:rsidRPr="00596DFC">
        <w:rPr>
          <w:lang w:eastAsia="zh-CN" w:bidi="he-IL"/>
        </w:rPr>
        <w:t xml:space="preserve">and </w:t>
      </w:r>
      <w:r w:rsidR="001B7628" w:rsidRPr="00596DFC">
        <w:rPr>
          <w:lang w:eastAsia="zh-CN" w:bidi="he-IL"/>
        </w:rPr>
        <w:t>turning on/off</w:t>
      </w:r>
      <w:r w:rsidR="001767AE" w:rsidRPr="00596DFC">
        <w:rPr>
          <w:lang w:eastAsia="zh-CN" w:bidi="he-IL"/>
        </w:rPr>
        <w:t xml:space="preserve"> of </w:t>
      </w:r>
      <w:r w:rsidR="00901657" w:rsidRPr="00596DFC">
        <w:rPr>
          <w:lang w:eastAsia="zh-CN" w:bidi="he-IL"/>
        </w:rPr>
        <w:t>subtitle</w:t>
      </w:r>
      <w:r w:rsidR="00600E15" w:rsidRPr="00596DFC">
        <w:rPr>
          <w:lang w:eastAsia="zh-CN" w:bidi="he-IL"/>
        </w:rPr>
        <w:t>s</w:t>
      </w:r>
      <w:r w:rsidR="00B81CE0" w:rsidRPr="00596DFC">
        <w:rPr>
          <w:lang w:eastAsia="zh-CN" w:bidi="he-IL"/>
        </w:rPr>
        <w:t xml:space="preserve"> </w:t>
      </w:r>
    </w:p>
    <w:p w14:paraId="57EEAA73" w14:textId="3BE05D15" w:rsidR="006D19AA" w:rsidRPr="00596DFC" w:rsidRDefault="00A969DB" w:rsidP="001E73CD">
      <w:pPr>
        <w:pStyle w:val="Heading3"/>
        <w:rPr>
          <w:lang w:eastAsia="zh-CN"/>
        </w:rPr>
      </w:pPr>
      <w:bookmarkStart w:id="561" w:name="_Toc508612037"/>
      <w:bookmarkStart w:id="562" w:name="_Toc510518656"/>
      <w:bookmarkStart w:id="563" w:name="_Toc510519094"/>
      <w:r w:rsidRPr="00596DFC">
        <w:rPr>
          <w:lang w:eastAsia="zh-CN"/>
        </w:rPr>
        <w:t>8.5.4</w:t>
      </w:r>
      <w:r w:rsidRPr="00596DFC">
        <w:rPr>
          <w:lang w:eastAsia="zh-CN"/>
        </w:rPr>
        <w:tab/>
      </w:r>
      <w:r w:rsidR="006D19AA" w:rsidRPr="00596DFC">
        <w:rPr>
          <w:lang w:eastAsia="zh-CN"/>
        </w:rPr>
        <w:t xml:space="preserve">Multiple </w:t>
      </w:r>
      <w:r w:rsidR="00600E15" w:rsidRPr="00596DFC">
        <w:rPr>
          <w:lang w:eastAsia="zh-CN"/>
        </w:rPr>
        <w:t>l</w:t>
      </w:r>
      <w:r w:rsidR="006D19AA" w:rsidRPr="00596DFC">
        <w:rPr>
          <w:lang w:eastAsia="zh-CN"/>
        </w:rPr>
        <w:t>anguage</w:t>
      </w:r>
      <w:bookmarkEnd w:id="561"/>
      <w:bookmarkEnd w:id="562"/>
      <w:bookmarkEnd w:id="563"/>
      <w:r w:rsidR="006D19AA" w:rsidRPr="00596DFC">
        <w:rPr>
          <w:lang w:eastAsia="zh-CN"/>
        </w:rPr>
        <w:t>s</w:t>
      </w:r>
    </w:p>
    <w:p w14:paraId="7A0DE77F" w14:textId="77777777" w:rsidR="006D19AA" w:rsidRPr="00596DFC" w:rsidRDefault="006D19AA" w:rsidP="001E73CD">
      <w:pPr>
        <w:rPr>
          <w:lang w:eastAsia="zh-CN" w:bidi="he-IL"/>
        </w:rPr>
      </w:pPr>
      <w:r w:rsidRPr="00596DFC">
        <w:rPr>
          <w:lang w:eastAsia="zh-CN" w:bidi="he-IL"/>
        </w:rPr>
        <w:t>The hybrid STB is required to support multiple languages as specified below:</w:t>
      </w:r>
    </w:p>
    <w:p w14:paraId="0276FEA8" w14:textId="4243F0BC" w:rsidR="006D19AA" w:rsidRPr="00596DFC" w:rsidRDefault="001E73CD" w:rsidP="00065F8A">
      <w:pPr>
        <w:pStyle w:val="enumlev1"/>
        <w:rPr>
          <w:lang w:eastAsia="zh-CN" w:bidi="he-IL"/>
        </w:rPr>
      </w:pPr>
      <w:r w:rsidRPr="00596DFC">
        <w:rPr>
          <w:lang w:eastAsia="zh-CN"/>
        </w:rPr>
        <w:t>•</w:t>
      </w:r>
      <w:r w:rsidRPr="00596DFC">
        <w:rPr>
          <w:lang w:eastAsia="zh-CN"/>
        </w:rPr>
        <w:tab/>
      </w:r>
      <w:r w:rsidR="006D19AA" w:rsidRPr="00596DFC">
        <w:rPr>
          <w:lang w:eastAsia="zh-CN" w:bidi="he-IL"/>
        </w:rPr>
        <w:t>Support multi-language for OSD menu, audio track and subtitle</w:t>
      </w:r>
      <w:r w:rsidR="00600E15" w:rsidRPr="00596DFC">
        <w:rPr>
          <w:lang w:eastAsia="zh-CN" w:bidi="he-IL"/>
        </w:rPr>
        <w:t>s</w:t>
      </w:r>
    </w:p>
    <w:p w14:paraId="2A142EE7" w14:textId="4B5DC15C" w:rsidR="006D19AA" w:rsidRPr="00596DFC" w:rsidRDefault="001E73CD" w:rsidP="00065F8A">
      <w:pPr>
        <w:pStyle w:val="enumlev1"/>
        <w:rPr>
          <w:lang w:eastAsia="zh-CN" w:bidi="he-IL"/>
        </w:rPr>
      </w:pPr>
      <w:r w:rsidRPr="00596DFC">
        <w:rPr>
          <w:lang w:eastAsia="zh-CN"/>
        </w:rPr>
        <w:t>•</w:t>
      </w:r>
      <w:r w:rsidRPr="00596DFC">
        <w:rPr>
          <w:lang w:eastAsia="zh-CN"/>
        </w:rPr>
        <w:tab/>
      </w:r>
      <w:r w:rsidR="006D19AA" w:rsidRPr="00596DFC">
        <w:rPr>
          <w:lang w:eastAsia="zh-CN" w:bidi="he-IL"/>
        </w:rPr>
        <w:t>The language setting shall be used to define the default audio track and subtitle language</w:t>
      </w:r>
    </w:p>
    <w:p w14:paraId="43E12DB4" w14:textId="7DD32122" w:rsidR="006D19AA" w:rsidRPr="00596DFC" w:rsidRDefault="001E73CD" w:rsidP="00065F8A">
      <w:pPr>
        <w:pStyle w:val="enumlev1"/>
        <w:rPr>
          <w:rFonts w:ascii="Microsoft YaHei" w:eastAsia="Microsoft YaHei" w:hAnsi="Microsoft YaHei" w:cs="SimSun"/>
          <w:sz w:val="20"/>
          <w:lang w:eastAsia="zh-CN"/>
        </w:rPr>
      </w:pPr>
      <w:r w:rsidRPr="00596DFC">
        <w:rPr>
          <w:lang w:eastAsia="zh-CN"/>
        </w:rPr>
        <w:t>•</w:t>
      </w:r>
      <w:r w:rsidRPr="00596DFC">
        <w:rPr>
          <w:lang w:eastAsia="zh-CN"/>
        </w:rPr>
        <w:tab/>
      </w:r>
      <w:r w:rsidR="006D19AA" w:rsidRPr="00596DFC">
        <w:rPr>
          <w:lang w:eastAsia="zh-CN" w:bidi="he-IL"/>
        </w:rPr>
        <w:t>Su</w:t>
      </w:r>
      <w:r w:rsidR="006D19AA" w:rsidRPr="00596DFC">
        <w:rPr>
          <w:iCs/>
        </w:rPr>
        <w:t xml:space="preserve">pport </w:t>
      </w:r>
      <w:r w:rsidR="00172780" w:rsidRPr="00596DFC">
        <w:rPr>
          <w:iCs/>
        </w:rPr>
        <w:t>minimum</w:t>
      </w:r>
      <w:r w:rsidR="006D19AA" w:rsidRPr="00596DFC">
        <w:rPr>
          <w:iCs/>
        </w:rPr>
        <w:t xml:space="preserve"> </w:t>
      </w:r>
      <w:r w:rsidR="00D02908" w:rsidRPr="00596DFC">
        <w:rPr>
          <w:iCs/>
        </w:rPr>
        <w:t xml:space="preserve">2 </w:t>
      </w:r>
      <w:r w:rsidR="006D19AA" w:rsidRPr="00596DFC">
        <w:rPr>
          <w:iCs/>
        </w:rPr>
        <w:t>multi-language tracks</w:t>
      </w:r>
    </w:p>
    <w:p w14:paraId="30A31B26" w14:textId="448BE862" w:rsidR="006D19AA" w:rsidRPr="00596DFC" w:rsidRDefault="00A969DB" w:rsidP="00E14FE1">
      <w:pPr>
        <w:pStyle w:val="Heading3"/>
        <w:rPr>
          <w:lang w:eastAsia="zh-CN"/>
        </w:rPr>
      </w:pPr>
      <w:bookmarkStart w:id="564" w:name="_Toc508612038"/>
      <w:bookmarkStart w:id="565" w:name="_Toc510518657"/>
      <w:bookmarkStart w:id="566" w:name="_Toc510519095"/>
      <w:r w:rsidRPr="00596DFC">
        <w:rPr>
          <w:lang w:eastAsia="zh-CN"/>
        </w:rPr>
        <w:t>8.5.5</w:t>
      </w:r>
      <w:r w:rsidRPr="00596DFC">
        <w:rPr>
          <w:lang w:eastAsia="zh-CN"/>
        </w:rPr>
        <w:tab/>
      </w:r>
      <w:r w:rsidR="006D19AA" w:rsidRPr="00596DFC">
        <w:rPr>
          <w:lang w:eastAsia="zh-CN"/>
        </w:rPr>
        <w:t xml:space="preserve">PVR and </w:t>
      </w:r>
      <w:proofErr w:type="spellStart"/>
      <w:r w:rsidR="006D19AA" w:rsidRPr="00596DFC">
        <w:rPr>
          <w:lang w:eastAsia="zh-CN"/>
        </w:rPr>
        <w:t>Time</w:t>
      </w:r>
      <w:r w:rsidR="004548CD" w:rsidRPr="00596DFC">
        <w:rPr>
          <w:lang w:eastAsia="zh-CN"/>
        </w:rPr>
        <w:t>S</w:t>
      </w:r>
      <w:r w:rsidR="006D19AA" w:rsidRPr="00596DFC">
        <w:rPr>
          <w:lang w:eastAsia="zh-CN"/>
        </w:rPr>
        <w:t>hift</w:t>
      </w:r>
      <w:bookmarkEnd w:id="564"/>
      <w:bookmarkEnd w:id="565"/>
      <w:bookmarkEnd w:id="566"/>
      <w:proofErr w:type="spellEnd"/>
    </w:p>
    <w:p w14:paraId="7C554297" w14:textId="6079D891" w:rsidR="006D19AA" w:rsidRPr="00596DFC" w:rsidRDefault="006D19AA" w:rsidP="006D19AA">
      <w:pPr>
        <w:rPr>
          <w:lang w:eastAsia="zh-CN"/>
        </w:rPr>
      </w:pPr>
      <w:r w:rsidRPr="00596DFC">
        <w:rPr>
          <w:lang w:eastAsia="zh-CN"/>
        </w:rPr>
        <w:t xml:space="preserve">The hybrid STB is recommended </w:t>
      </w:r>
      <w:r w:rsidR="00600E15" w:rsidRPr="00596DFC">
        <w:rPr>
          <w:lang w:eastAsia="zh-CN"/>
        </w:rPr>
        <w:t>to support personal video recorder (</w:t>
      </w:r>
      <w:r w:rsidRPr="00596DFC">
        <w:rPr>
          <w:lang w:eastAsia="zh-CN"/>
        </w:rPr>
        <w:t>PVR</w:t>
      </w:r>
      <w:r w:rsidR="00600E15" w:rsidRPr="00596DFC">
        <w:rPr>
          <w:lang w:eastAsia="zh-CN"/>
        </w:rPr>
        <w:t>)</w:t>
      </w:r>
      <w:r w:rsidRPr="00596DFC">
        <w:rPr>
          <w:lang w:eastAsia="zh-CN"/>
        </w:rPr>
        <w:t xml:space="preserve"> and </w:t>
      </w:r>
      <w:bookmarkStart w:id="567" w:name="OLE_LINK1"/>
      <w:proofErr w:type="spellStart"/>
      <w:r w:rsidRPr="00596DFC">
        <w:rPr>
          <w:lang w:eastAsia="zh-CN"/>
        </w:rPr>
        <w:t>Time</w:t>
      </w:r>
      <w:r w:rsidR="004548CD" w:rsidRPr="00596DFC">
        <w:rPr>
          <w:lang w:eastAsia="zh-CN"/>
        </w:rPr>
        <w:t>S</w:t>
      </w:r>
      <w:r w:rsidRPr="00596DFC">
        <w:rPr>
          <w:lang w:eastAsia="zh-CN"/>
        </w:rPr>
        <w:t>hift</w:t>
      </w:r>
      <w:proofErr w:type="spellEnd"/>
      <w:r w:rsidRPr="00596DFC">
        <w:rPr>
          <w:lang w:eastAsia="zh-CN"/>
        </w:rPr>
        <w:t xml:space="preserve"> </w:t>
      </w:r>
      <w:bookmarkEnd w:id="567"/>
      <w:r w:rsidRPr="00596DFC">
        <w:rPr>
          <w:lang w:eastAsia="zh-CN"/>
        </w:rPr>
        <w:t xml:space="preserve">features, the following mechanism is required as minimum in case PVR and </w:t>
      </w:r>
      <w:proofErr w:type="spellStart"/>
      <w:r w:rsidRPr="00596DFC">
        <w:rPr>
          <w:lang w:eastAsia="zh-CN"/>
        </w:rPr>
        <w:t>Times</w:t>
      </w:r>
      <w:r w:rsidR="004548CD" w:rsidRPr="00596DFC">
        <w:rPr>
          <w:lang w:eastAsia="zh-CN"/>
        </w:rPr>
        <w:t>S</w:t>
      </w:r>
      <w:r w:rsidRPr="00596DFC">
        <w:rPr>
          <w:lang w:eastAsia="zh-CN"/>
        </w:rPr>
        <w:t>hift</w:t>
      </w:r>
      <w:proofErr w:type="spellEnd"/>
      <w:r w:rsidRPr="00596DFC">
        <w:rPr>
          <w:lang w:eastAsia="zh-CN"/>
        </w:rPr>
        <w:t xml:space="preserve"> are </w:t>
      </w:r>
      <w:r w:rsidR="0097025F" w:rsidRPr="00596DFC">
        <w:rPr>
          <w:lang w:eastAsia="zh-CN"/>
        </w:rPr>
        <w:t>supported</w:t>
      </w:r>
      <w:r w:rsidRPr="00596DFC">
        <w:rPr>
          <w:lang w:eastAsia="zh-CN"/>
        </w:rPr>
        <w:t>.</w:t>
      </w:r>
    </w:p>
    <w:p w14:paraId="6DE88720" w14:textId="291B8391" w:rsidR="006D19AA" w:rsidRPr="00596DFC" w:rsidRDefault="00E14FE1" w:rsidP="00E14FE1">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Recorded content will be stored as encrypted transport stream </w:t>
      </w:r>
    </w:p>
    <w:p w14:paraId="0C94C29A" w14:textId="09AA5E64" w:rsidR="006D19AA" w:rsidRPr="00596DFC" w:rsidRDefault="00E14FE1" w:rsidP="00E14FE1">
      <w:pPr>
        <w:pStyle w:val="enumlev1"/>
        <w:rPr>
          <w:lang w:eastAsia="zh-CN" w:bidi="he-IL"/>
        </w:rPr>
      </w:pPr>
      <w:r w:rsidRPr="00596DFC">
        <w:rPr>
          <w:lang w:eastAsia="zh-CN"/>
        </w:rPr>
        <w:t>•</w:t>
      </w:r>
      <w:r w:rsidRPr="00596DFC">
        <w:rPr>
          <w:lang w:eastAsia="zh-CN"/>
        </w:rPr>
        <w:tab/>
      </w:r>
      <w:r w:rsidR="006D19AA" w:rsidRPr="00596DFC">
        <w:rPr>
          <w:lang w:eastAsia="zh-CN" w:bidi="he-IL"/>
        </w:rPr>
        <w:t>Recording one</w:t>
      </w:r>
      <w:r w:rsidR="00B27FDC" w:rsidRPr="00596DFC">
        <w:rPr>
          <w:lang w:eastAsia="zh-CN" w:bidi="he-IL"/>
        </w:rPr>
        <w:t xml:space="preserve"> channel </w:t>
      </w:r>
      <w:r w:rsidR="006D19AA" w:rsidRPr="00596DFC">
        <w:rPr>
          <w:lang w:eastAsia="zh-CN" w:bidi="he-IL"/>
        </w:rPr>
        <w:t>while watching</w:t>
      </w:r>
      <w:r w:rsidR="004548CD" w:rsidRPr="00596DFC">
        <w:rPr>
          <w:lang w:eastAsia="zh-CN" w:bidi="he-IL"/>
        </w:rPr>
        <w:t xml:space="preserve"> the</w:t>
      </w:r>
      <w:r w:rsidR="006D19AA" w:rsidRPr="00596DFC">
        <w:rPr>
          <w:lang w:eastAsia="zh-CN" w:bidi="he-IL"/>
        </w:rPr>
        <w:t xml:space="preserve"> </w:t>
      </w:r>
      <w:r w:rsidR="002C3F09" w:rsidRPr="00596DFC">
        <w:rPr>
          <w:lang w:eastAsia="zh-CN" w:bidi="he-IL"/>
        </w:rPr>
        <w:t xml:space="preserve">other </w:t>
      </w:r>
      <w:r w:rsidR="00B27FDC" w:rsidRPr="00596DFC">
        <w:rPr>
          <w:lang w:eastAsia="zh-CN" w:bidi="he-IL"/>
        </w:rPr>
        <w:t>channel</w:t>
      </w:r>
      <w:r w:rsidR="00C555AE" w:rsidRPr="00596DFC">
        <w:rPr>
          <w:lang w:eastAsia="zh-CN" w:bidi="he-IL"/>
        </w:rPr>
        <w:t>s</w:t>
      </w:r>
      <w:r w:rsidR="002C3F09" w:rsidRPr="00596DFC">
        <w:rPr>
          <w:lang w:eastAsia="zh-CN" w:bidi="he-IL"/>
        </w:rPr>
        <w:t xml:space="preserve"> </w:t>
      </w:r>
      <w:r w:rsidR="006827AA" w:rsidRPr="00596DFC">
        <w:rPr>
          <w:lang w:eastAsia="zh-CN" w:bidi="he-IL"/>
        </w:rPr>
        <w:t>on the same carrier</w:t>
      </w:r>
    </w:p>
    <w:p w14:paraId="3736EEB8" w14:textId="4F60DAF2" w:rsidR="006D19AA" w:rsidRPr="00596DFC" w:rsidRDefault="00E14FE1" w:rsidP="00E14FE1">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The recorded content should </w:t>
      </w:r>
      <w:r w:rsidR="00A317F4" w:rsidRPr="00596DFC">
        <w:rPr>
          <w:lang w:eastAsia="zh-CN" w:bidi="he-IL"/>
        </w:rPr>
        <w:t xml:space="preserve">include </w:t>
      </w:r>
      <w:r w:rsidR="006D19AA" w:rsidRPr="00596DFC">
        <w:rPr>
          <w:lang w:eastAsia="zh-CN" w:bidi="he-IL"/>
        </w:rPr>
        <w:t>the channel name and program</w:t>
      </w:r>
      <w:r w:rsidR="00566F1B" w:rsidRPr="00596DFC">
        <w:rPr>
          <w:lang w:eastAsia="zh-CN" w:bidi="he-IL"/>
        </w:rPr>
        <w:t>me</w:t>
      </w:r>
      <w:r w:rsidR="006D19AA" w:rsidRPr="00596DFC">
        <w:rPr>
          <w:lang w:eastAsia="zh-CN" w:bidi="he-IL"/>
        </w:rPr>
        <w:t xml:space="preserve"> title</w:t>
      </w:r>
      <w:r w:rsidR="00296CA8" w:rsidRPr="00596DFC">
        <w:rPr>
          <w:lang w:eastAsia="zh-CN" w:bidi="he-IL"/>
        </w:rPr>
        <w:t xml:space="preserve"> if available</w:t>
      </w:r>
    </w:p>
    <w:p w14:paraId="3359D1F9" w14:textId="222A32BA" w:rsidR="0098326E" w:rsidRPr="00596DFC" w:rsidRDefault="00E14FE1" w:rsidP="00E14FE1">
      <w:pPr>
        <w:pStyle w:val="enumlev1"/>
        <w:rPr>
          <w:lang w:eastAsia="zh-CN" w:bidi="he-IL"/>
        </w:rPr>
      </w:pPr>
      <w:r w:rsidRPr="00596DFC">
        <w:rPr>
          <w:lang w:eastAsia="zh-CN"/>
        </w:rPr>
        <w:t>•</w:t>
      </w:r>
      <w:r w:rsidRPr="00596DFC">
        <w:rPr>
          <w:lang w:eastAsia="zh-CN"/>
        </w:rPr>
        <w:tab/>
      </w:r>
      <w:r w:rsidR="0098326E" w:rsidRPr="00596DFC">
        <w:rPr>
          <w:lang w:eastAsia="zh-CN" w:bidi="he-IL"/>
        </w:rPr>
        <w:t xml:space="preserve">The recorded content </w:t>
      </w:r>
      <w:r w:rsidR="009A62BB" w:rsidRPr="00596DFC">
        <w:rPr>
          <w:lang w:eastAsia="zh-CN" w:bidi="he-IL"/>
        </w:rPr>
        <w:t xml:space="preserve">could </w:t>
      </w:r>
      <w:r w:rsidR="0098326E" w:rsidRPr="00596DFC">
        <w:rPr>
          <w:lang w:eastAsia="zh-CN" w:bidi="he-IL"/>
        </w:rPr>
        <w:t>be rename</w:t>
      </w:r>
      <w:r w:rsidR="00621528" w:rsidRPr="00596DFC">
        <w:rPr>
          <w:lang w:eastAsia="zh-CN" w:bidi="he-IL"/>
        </w:rPr>
        <w:t>d</w:t>
      </w:r>
      <w:r w:rsidR="0098326E" w:rsidRPr="00596DFC">
        <w:rPr>
          <w:lang w:eastAsia="zh-CN" w:bidi="he-IL"/>
        </w:rPr>
        <w:t>, lock</w:t>
      </w:r>
      <w:r w:rsidR="00621528" w:rsidRPr="00596DFC">
        <w:rPr>
          <w:lang w:eastAsia="zh-CN" w:bidi="he-IL"/>
        </w:rPr>
        <w:t>ed</w:t>
      </w:r>
      <w:r w:rsidR="00144D6A" w:rsidRPr="00596DFC">
        <w:rPr>
          <w:lang w:eastAsia="zh-CN" w:bidi="he-IL"/>
        </w:rPr>
        <w:t xml:space="preserve"> and </w:t>
      </w:r>
      <w:r w:rsidR="0098326E" w:rsidRPr="00596DFC">
        <w:rPr>
          <w:lang w:eastAsia="zh-CN" w:bidi="he-IL"/>
        </w:rPr>
        <w:t>delete</w:t>
      </w:r>
      <w:r w:rsidR="00621528" w:rsidRPr="00596DFC">
        <w:rPr>
          <w:lang w:eastAsia="zh-CN" w:bidi="he-IL"/>
        </w:rPr>
        <w:t>d</w:t>
      </w:r>
      <w:r w:rsidR="0098326E" w:rsidRPr="00596DFC">
        <w:rPr>
          <w:lang w:eastAsia="zh-CN" w:bidi="he-IL"/>
        </w:rPr>
        <w:t xml:space="preserve"> </w:t>
      </w:r>
    </w:p>
    <w:p w14:paraId="598FDC3A" w14:textId="2963C5B9" w:rsidR="006D19AA" w:rsidRPr="00596DFC" w:rsidRDefault="00E14FE1" w:rsidP="00E14FE1">
      <w:pPr>
        <w:pStyle w:val="enumlev1"/>
        <w:rPr>
          <w:lang w:eastAsia="zh-CN" w:bidi="he-IL"/>
        </w:rPr>
      </w:pPr>
      <w:r w:rsidRPr="00596DFC">
        <w:rPr>
          <w:lang w:eastAsia="zh-CN"/>
        </w:rPr>
        <w:t>•</w:t>
      </w:r>
      <w:r w:rsidRPr="00596DFC">
        <w:rPr>
          <w:lang w:eastAsia="zh-CN"/>
        </w:rPr>
        <w:tab/>
      </w:r>
      <w:r w:rsidR="007E556E" w:rsidRPr="00596DFC">
        <w:rPr>
          <w:lang w:eastAsia="zh-CN" w:bidi="he-IL"/>
        </w:rPr>
        <w:t xml:space="preserve">While </w:t>
      </w:r>
      <w:r w:rsidR="00600E15" w:rsidRPr="00596DFC">
        <w:rPr>
          <w:lang w:eastAsia="zh-CN" w:bidi="he-IL"/>
        </w:rPr>
        <w:t xml:space="preserve">in </w:t>
      </w:r>
      <w:r w:rsidR="006D19AA" w:rsidRPr="00596DFC">
        <w:rPr>
          <w:lang w:eastAsia="zh-CN" w:bidi="he-IL"/>
        </w:rPr>
        <w:t xml:space="preserve">playback, the user is </w:t>
      </w:r>
      <w:r w:rsidR="00C90BCF" w:rsidRPr="00596DFC">
        <w:rPr>
          <w:lang w:eastAsia="zh-CN" w:bidi="he-IL"/>
        </w:rPr>
        <w:t xml:space="preserve">able </w:t>
      </w:r>
      <w:r w:rsidR="006D19AA" w:rsidRPr="00596DFC">
        <w:rPr>
          <w:lang w:eastAsia="zh-CN" w:bidi="he-IL"/>
        </w:rPr>
        <w:t xml:space="preserve">to select any of multi audio </w:t>
      </w:r>
      <w:r w:rsidR="00600E15" w:rsidRPr="00596DFC">
        <w:rPr>
          <w:lang w:eastAsia="zh-CN" w:bidi="he-IL"/>
        </w:rPr>
        <w:t xml:space="preserve">and </w:t>
      </w:r>
      <w:r w:rsidR="006D19AA" w:rsidRPr="00596DFC">
        <w:rPr>
          <w:lang w:eastAsia="zh-CN" w:bidi="he-IL"/>
        </w:rPr>
        <w:t>subtitle streams if</w:t>
      </w:r>
      <w:r w:rsidR="00A41719" w:rsidRPr="00596DFC">
        <w:rPr>
          <w:lang w:eastAsia="zh-CN" w:bidi="he-IL"/>
        </w:rPr>
        <w:t xml:space="preserve"> they are</w:t>
      </w:r>
      <w:r w:rsidR="006D19AA" w:rsidRPr="00596DFC">
        <w:rPr>
          <w:lang w:eastAsia="zh-CN" w:bidi="he-IL"/>
        </w:rPr>
        <w:t xml:space="preserve"> p</w:t>
      </w:r>
      <w:r w:rsidR="00BB05B3" w:rsidRPr="00596DFC">
        <w:rPr>
          <w:lang w:eastAsia="zh-CN" w:bidi="he-IL"/>
        </w:rPr>
        <w:t>resent</w:t>
      </w:r>
      <w:r w:rsidR="00D15821" w:rsidRPr="00596DFC">
        <w:rPr>
          <w:lang w:eastAsia="zh-CN" w:bidi="he-IL"/>
        </w:rPr>
        <w:t xml:space="preserve"> </w:t>
      </w:r>
      <w:r w:rsidR="00BB05B3" w:rsidRPr="00596DFC">
        <w:rPr>
          <w:lang w:eastAsia="zh-CN" w:bidi="he-IL"/>
        </w:rPr>
        <w:t>in the recorded content</w:t>
      </w:r>
      <w:r w:rsidR="00E85E5C" w:rsidRPr="00596DFC">
        <w:rPr>
          <w:lang w:eastAsia="zh-CN" w:bidi="he-IL"/>
        </w:rPr>
        <w:t>.</w:t>
      </w:r>
    </w:p>
    <w:p w14:paraId="7F007795" w14:textId="27A07789" w:rsidR="006D19AA" w:rsidRPr="00596DFC" w:rsidRDefault="006D19AA" w:rsidP="00E14FE1">
      <w:pPr>
        <w:rPr>
          <w:lang w:eastAsia="zh-CN"/>
        </w:rPr>
      </w:pPr>
      <w:r w:rsidRPr="00596DFC">
        <w:rPr>
          <w:lang w:eastAsia="zh-CN"/>
        </w:rPr>
        <w:t xml:space="preserve">The hybrid STB is required to support </w:t>
      </w:r>
      <w:r w:rsidR="00600E15" w:rsidRPr="00596DFC">
        <w:rPr>
          <w:lang w:eastAsia="zh-CN"/>
        </w:rPr>
        <w:t xml:space="preserve">the </w:t>
      </w:r>
      <w:r w:rsidRPr="00596DFC">
        <w:rPr>
          <w:lang w:eastAsia="zh-CN"/>
        </w:rPr>
        <w:t>following specification of trick m</w:t>
      </w:r>
      <w:r w:rsidR="00E85E5C" w:rsidRPr="00596DFC">
        <w:rPr>
          <w:lang w:eastAsia="zh-CN"/>
        </w:rPr>
        <w:t>ode:</w:t>
      </w:r>
    </w:p>
    <w:p w14:paraId="4FF87927" w14:textId="78E1C8D1" w:rsidR="006D19AA" w:rsidRPr="00596DFC" w:rsidRDefault="00E14FE1" w:rsidP="00E14FE1">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Fast </w:t>
      </w:r>
      <w:r w:rsidR="00600E15" w:rsidRPr="00596DFC">
        <w:rPr>
          <w:lang w:eastAsia="zh-CN" w:bidi="he-IL"/>
        </w:rPr>
        <w:t>f</w:t>
      </w:r>
      <w:r w:rsidR="006D19AA" w:rsidRPr="00596DFC">
        <w:rPr>
          <w:lang w:eastAsia="zh-CN" w:bidi="he-IL"/>
        </w:rPr>
        <w:t xml:space="preserve">orward/ </w:t>
      </w:r>
      <w:r w:rsidR="00600E15" w:rsidRPr="00596DFC">
        <w:rPr>
          <w:lang w:eastAsia="zh-CN" w:bidi="he-IL"/>
        </w:rPr>
        <w:t>b</w:t>
      </w:r>
      <w:r w:rsidR="006D19AA" w:rsidRPr="00596DFC">
        <w:rPr>
          <w:lang w:eastAsia="zh-CN" w:bidi="he-IL"/>
        </w:rPr>
        <w:t>ackward</w:t>
      </w:r>
    </w:p>
    <w:p w14:paraId="0A4CA7E9" w14:textId="5DD8B1AB" w:rsidR="006D19AA" w:rsidRPr="00596DFC" w:rsidRDefault="00E14FE1" w:rsidP="00E14FE1">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Slow </w:t>
      </w:r>
      <w:r w:rsidR="00600E15" w:rsidRPr="00596DFC">
        <w:rPr>
          <w:lang w:eastAsia="zh-CN" w:bidi="he-IL"/>
        </w:rPr>
        <w:t>f</w:t>
      </w:r>
      <w:r w:rsidR="006D19AA" w:rsidRPr="00596DFC">
        <w:rPr>
          <w:lang w:eastAsia="zh-CN" w:bidi="he-IL"/>
        </w:rPr>
        <w:t xml:space="preserve">orward/ </w:t>
      </w:r>
      <w:r w:rsidR="00600E15" w:rsidRPr="00596DFC">
        <w:rPr>
          <w:lang w:eastAsia="zh-CN" w:bidi="he-IL"/>
        </w:rPr>
        <w:t>b</w:t>
      </w:r>
      <w:r w:rsidR="006D19AA" w:rsidRPr="00596DFC">
        <w:rPr>
          <w:lang w:eastAsia="zh-CN" w:bidi="he-IL"/>
        </w:rPr>
        <w:t>ackward</w:t>
      </w:r>
    </w:p>
    <w:p w14:paraId="39D247D9" w14:textId="6916A456" w:rsidR="006D19AA" w:rsidRPr="00596DFC" w:rsidRDefault="00E14FE1" w:rsidP="00E14FE1">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Pause </w:t>
      </w:r>
      <w:r w:rsidR="00600E15" w:rsidRPr="00596DFC">
        <w:rPr>
          <w:lang w:eastAsia="zh-CN" w:bidi="he-IL"/>
        </w:rPr>
        <w:t>and r</w:t>
      </w:r>
      <w:r w:rsidR="006D19AA" w:rsidRPr="00596DFC">
        <w:rPr>
          <w:lang w:eastAsia="zh-CN" w:bidi="he-IL"/>
        </w:rPr>
        <w:t>esume</w:t>
      </w:r>
    </w:p>
    <w:p w14:paraId="317F99A6" w14:textId="24AB6324" w:rsidR="006D19AA" w:rsidRPr="00596DFC" w:rsidRDefault="00A969DB" w:rsidP="00E14FE1">
      <w:pPr>
        <w:pStyle w:val="Heading3"/>
        <w:rPr>
          <w:lang w:eastAsia="zh-CN"/>
        </w:rPr>
      </w:pPr>
      <w:bookmarkStart w:id="568" w:name="_Toc508612039"/>
      <w:bookmarkStart w:id="569" w:name="_Toc510518658"/>
      <w:bookmarkStart w:id="570" w:name="_Toc510519096"/>
      <w:r w:rsidRPr="00596DFC">
        <w:rPr>
          <w:lang w:eastAsia="zh-CN"/>
        </w:rPr>
        <w:t>8.5.6</w:t>
      </w:r>
      <w:r w:rsidRPr="00596DFC">
        <w:rPr>
          <w:lang w:eastAsia="zh-CN"/>
        </w:rPr>
        <w:tab/>
      </w:r>
      <w:r w:rsidR="006D19AA" w:rsidRPr="00596DFC">
        <w:rPr>
          <w:lang w:eastAsia="zh-CN"/>
        </w:rPr>
        <w:t xml:space="preserve">Media </w:t>
      </w:r>
      <w:r w:rsidR="00600E15" w:rsidRPr="00596DFC">
        <w:rPr>
          <w:lang w:eastAsia="zh-CN"/>
        </w:rPr>
        <w:t>p</w:t>
      </w:r>
      <w:r w:rsidR="006D19AA" w:rsidRPr="00596DFC">
        <w:rPr>
          <w:lang w:eastAsia="zh-CN"/>
        </w:rPr>
        <w:t>layer</w:t>
      </w:r>
      <w:bookmarkEnd w:id="568"/>
      <w:bookmarkEnd w:id="569"/>
      <w:bookmarkEnd w:id="570"/>
    </w:p>
    <w:p w14:paraId="4798A65B" w14:textId="5E072522" w:rsidR="006D19AA" w:rsidRPr="00596DFC" w:rsidRDefault="006D19AA" w:rsidP="00E14FE1">
      <w:pPr>
        <w:rPr>
          <w:lang w:bidi="he-IL"/>
        </w:rPr>
      </w:pPr>
      <w:r w:rsidRPr="00596DFC">
        <w:rPr>
          <w:lang w:bidi="he-IL"/>
        </w:rPr>
        <w:t xml:space="preserve">The hybrid STB is recommended to implement </w:t>
      </w:r>
      <w:r w:rsidR="00600E15" w:rsidRPr="00596DFC">
        <w:rPr>
          <w:lang w:bidi="he-IL"/>
        </w:rPr>
        <w:t xml:space="preserve">a </w:t>
      </w:r>
      <w:r w:rsidRPr="00596DFC">
        <w:rPr>
          <w:lang w:bidi="he-IL"/>
        </w:rPr>
        <w:t xml:space="preserve">media player for playing both local and cloud media content </w:t>
      </w:r>
      <w:r w:rsidR="00600E15" w:rsidRPr="00596DFC">
        <w:rPr>
          <w:lang w:bidi="he-IL"/>
        </w:rPr>
        <w:t xml:space="preserve">with the </w:t>
      </w:r>
      <w:r w:rsidRPr="00596DFC">
        <w:rPr>
          <w:lang w:bidi="he-IL"/>
        </w:rPr>
        <w:t>following specification</w:t>
      </w:r>
      <w:r w:rsidR="00600E15" w:rsidRPr="00596DFC">
        <w:rPr>
          <w:lang w:bidi="he-IL"/>
        </w:rPr>
        <w:t>s</w:t>
      </w:r>
      <w:r w:rsidRPr="00596DFC">
        <w:rPr>
          <w:lang w:bidi="he-IL"/>
        </w:rPr>
        <w:t>.</w:t>
      </w:r>
    </w:p>
    <w:p w14:paraId="4632DCBB" w14:textId="095E1AAC" w:rsidR="006D19AA" w:rsidRPr="00596DFC" w:rsidRDefault="006D19AA" w:rsidP="00E85E5C">
      <w:pPr>
        <w:rPr>
          <w:lang w:bidi="he-IL"/>
        </w:rPr>
      </w:pPr>
      <w:r w:rsidRPr="00596DFC">
        <w:rPr>
          <w:lang w:bidi="he-IL"/>
        </w:rPr>
        <w:t xml:space="preserve">In case the media player is applied in the hybrid STB, </w:t>
      </w:r>
      <w:r w:rsidR="00600E15" w:rsidRPr="00596DFC">
        <w:rPr>
          <w:lang w:bidi="he-IL"/>
        </w:rPr>
        <w:t xml:space="preserve">the </w:t>
      </w:r>
      <w:r w:rsidRPr="00596DFC">
        <w:rPr>
          <w:lang w:bidi="he-IL"/>
        </w:rPr>
        <w:t>following features are required to be implemented:</w:t>
      </w:r>
    </w:p>
    <w:p w14:paraId="284ACC73" w14:textId="4BB3BFB7" w:rsidR="006D19AA" w:rsidRPr="00596DFC" w:rsidRDefault="00AF6F6E" w:rsidP="00AF6F6E">
      <w:pPr>
        <w:pStyle w:val="enumlev1"/>
        <w:rPr>
          <w:lang w:eastAsia="zh-CN" w:bidi="he-IL"/>
        </w:rPr>
      </w:pPr>
      <w:r w:rsidRPr="00596DFC">
        <w:rPr>
          <w:lang w:eastAsia="zh-CN"/>
        </w:rPr>
        <w:t>•</w:t>
      </w:r>
      <w:r w:rsidRPr="00596DFC">
        <w:rPr>
          <w:lang w:eastAsia="zh-CN"/>
        </w:rPr>
        <w:tab/>
      </w:r>
      <w:r w:rsidR="005A0952" w:rsidRPr="00596DFC">
        <w:rPr>
          <w:lang w:eastAsia="zh-CN" w:bidi="he-IL"/>
        </w:rPr>
        <w:t xml:space="preserve">Play </w:t>
      </w:r>
      <w:r w:rsidR="006D19AA" w:rsidRPr="00596DFC">
        <w:rPr>
          <w:lang w:eastAsia="zh-CN" w:bidi="he-IL"/>
        </w:rPr>
        <w:t>content from USB external storage devices</w:t>
      </w:r>
    </w:p>
    <w:p w14:paraId="58921B70" w14:textId="4598B6AB" w:rsidR="006D19AA" w:rsidRPr="00596DFC" w:rsidRDefault="00AF6F6E" w:rsidP="00AF6F6E">
      <w:pPr>
        <w:pStyle w:val="enumlev1"/>
        <w:rPr>
          <w:lang w:eastAsia="zh-CN" w:bidi="he-IL"/>
        </w:rPr>
      </w:pPr>
      <w:r w:rsidRPr="00596DFC">
        <w:rPr>
          <w:lang w:eastAsia="zh-CN"/>
        </w:rPr>
        <w:t>•</w:t>
      </w:r>
      <w:r w:rsidRPr="00596DFC">
        <w:rPr>
          <w:lang w:eastAsia="zh-CN"/>
        </w:rPr>
        <w:tab/>
      </w:r>
      <w:r w:rsidR="009C598E" w:rsidRPr="00596DFC">
        <w:rPr>
          <w:lang w:eastAsia="zh-CN" w:bidi="he-IL"/>
        </w:rPr>
        <w:t xml:space="preserve">Play </w:t>
      </w:r>
      <w:r w:rsidR="006D19AA" w:rsidRPr="00596DFC">
        <w:rPr>
          <w:lang w:eastAsia="zh-CN" w:bidi="he-IL"/>
        </w:rPr>
        <w:t>content from IP network interface</w:t>
      </w:r>
    </w:p>
    <w:p w14:paraId="78337259" w14:textId="7B76D829" w:rsidR="006D19AA" w:rsidRPr="00596DFC" w:rsidRDefault="00AF6F6E" w:rsidP="00AF6F6E">
      <w:pPr>
        <w:pStyle w:val="enumlev1"/>
        <w:rPr>
          <w:lang w:eastAsia="zh-CN" w:bidi="he-IL"/>
        </w:rPr>
      </w:pPr>
      <w:r w:rsidRPr="00596DFC">
        <w:rPr>
          <w:lang w:eastAsia="zh-CN"/>
        </w:rPr>
        <w:t>•</w:t>
      </w:r>
      <w:r w:rsidRPr="00596DFC">
        <w:rPr>
          <w:lang w:eastAsia="zh-CN"/>
        </w:rPr>
        <w:tab/>
      </w:r>
      <w:r w:rsidR="009C598E" w:rsidRPr="00596DFC">
        <w:rPr>
          <w:lang w:eastAsia="zh-CN" w:bidi="he-IL"/>
        </w:rPr>
        <w:t xml:space="preserve">Media </w:t>
      </w:r>
      <w:r w:rsidR="006D19AA" w:rsidRPr="00596DFC">
        <w:rPr>
          <w:lang w:eastAsia="zh-CN" w:bidi="he-IL"/>
        </w:rPr>
        <w:t>formats at least: AVI, MKV, MP4, TS</w:t>
      </w:r>
    </w:p>
    <w:p w14:paraId="68B6B84A" w14:textId="731A686E" w:rsidR="006D19AA" w:rsidRDefault="00AF6F6E" w:rsidP="00AF6F6E">
      <w:pPr>
        <w:pStyle w:val="enumlev1"/>
        <w:rPr>
          <w:ins w:id="571" w:author="Saha, Paritosh" w:date="2023-04-21T07:07:00Z"/>
          <w:lang w:eastAsia="zh-CN" w:bidi="he-IL"/>
        </w:rPr>
      </w:pPr>
      <w:r w:rsidRPr="00596DFC">
        <w:rPr>
          <w:lang w:eastAsia="zh-CN"/>
        </w:rPr>
        <w:t>•</w:t>
      </w:r>
      <w:r w:rsidRPr="00596DFC">
        <w:rPr>
          <w:lang w:eastAsia="zh-CN"/>
        </w:rPr>
        <w:tab/>
      </w:r>
      <w:r w:rsidR="009C598E" w:rsidRPr="00596DFC">
        <w:rPr>
          <w:lang w:eastAsia="zh-CN" w:bidi="he-IL"/>
        </w:rPr>
        <w:t xml:space="preserve">Video </w:t>
      </w:r>
      <w:r w:rsidR="006D19AA" w:rsidRPr="00596DFC">
        <w:rPr>
          <w:lang w:eastAsia="zh-CN" w:bidi="he-IL"/>
        </w:rPr>
        <w:t xml:space="preserve">codecs at least: MPEG-2, MPEG-4 part 2 (ASP, </w:t>
      </w:r>
      <w:proofErr w:type="spellStart"/>
      <w:r w:rsidR="006D19AA" w:rsidRPr="00596DFC">
        <w:rPr>
          <w:lang w:eastAsia="zh-CN" w:bidi="he-IL"/>
        </w:rPr>
        <w:t>Xvid</w:t>
      </w:r>
      <w:proofErr w:type="spellEnd"/>
      <w:r w:rsidR="006D19AA" w:rsidRPr="00596DFC">
        <w:rPr>
          <w:lang w:eastAsia="zh-CN" w:bidi="he-IL"/>
        </w:rPr>
        <w:t>), MPEG-4 part 10 (AVC/H.264, x264)</w:t>
      </w:r>
    </w:p>
    <w:p w14:paraId="7AE866B2" w14:textId="1097FB4F" w:rsidR="00873CEF" w:rsidRPr="00596DFC" w:rsidRDefault="00DA09FE">
      <w:pPr>
        <w:pStyle w:val="enumlev1"/>
        <w:numPr>
          <w:ilvl w:val="0"/>
          <w:numId w:val="52"/>
        </w:numPr>
        <w:rPr>
          <w:lang w:eastAsia="zh-CN" w:bidi="he-IL"/>
        </w:rPr>
        <w:pPrChange w:id="572" w:author="Saha, Paritosh" w:date="2023-04-21T07:07:00Z">
          <w:pPr>
            <w:pStyle w:val="enumlev1"/>
          </w:pPr>
        </w:pPrChange>
      </w:pPr>
      <w:ins w:id="573" w:author="Meenakshi" w:date="2023-04-24T20:31:00Z">
        <w:r>
          <w:rPr>
            <w:lang w:eastAsia="zh-CN" w:bidi="he-IL"/>
          </w:rPr>
          <w:lastRenderedPageBreak/>
          <w:t xml:space="preserve"> Recommended to</w:t>
        </w:r>
      </w:ins>
      <w:ins w:id="574" w:author="Saha, Paritosh" w:date="2023-04-21T07:07:00Z">
        <w:r w:rsidR="00873CEF">
          <w:rPr>
            <w:lang w:eastAsia="zh-CN" w:bidi="he-IL"/>
          </w:rPr>
          <w:t xml:space="preserve"> support HEVC or H.265, AV1 and VP9</w:t>
        </w:r>
      </w:ins>
    </w:p>
    <w:p w14:paraId="44C8E7BE" w14:textId="7D368BD5" w:rsidR="006D19AA" w:rsidRPr="00596DFC" w:rsidRDefault="00AF6F6E" w:rsidP="00AF6F6E">
      <w:pPr>
        <w:pStyle w:val="enumlev1"/>
        <w:rPr>
          <w:lang w:eastAsia="zh-CN" w:bidi="he-IL"/>
        </w:rPr>
      </w:pPr>
      <w:r w:rsidRPr="00596DFC">
        <w:rPr>
          <w:lang w:eastAsia="zh-CN"/>
        </w:rPr>
        <w:t>•</w:t>
      </w:r>
      <w:r w:rsidRPr="00596DFC">
        <w:rPr>
          <w:lang w:eastAsia="zh-CN"/>
        </w:rPr>
        <w:tab/>
      </w:r>
      <w:r w:rsidR="00000CE1" w:rsidRPr="00596DFC">
        <w:rPr>
          <w:lang w:eastAsia="zh-CN" w:bidi="he-IL"/>
        </w:rPr>
        <w:t xml:space="preserve">Audio </w:t>
      </w:r>
      <w:r w:rsidR="006D19AA" w:rsidRPr="00596DFC">
        <w:rPr>
          <w:lang w:eastAsia="zh-CN" w:bidi="he-IL"/>
        </w:rPr>
        <w:t>codecs at least: MP2, AAC</w:t>
      </w:r>
    </w:p>
    <w:p w14:paraId="6A6F3D56" w14:textId="026CB3DF" w:rsidR="006D19AA" w:rsidRDefault="00AF6F6E" w:rsidP="00AF6F6E">
      <w:pPr>
        <w:pStyle w:val="enumlev1"/>
        <w:rPr>
          <w:ins w:id="575" w:author="Saha, Paritosh" w:date="2023-04-21T07:08:00Z"/>
          <w:lang w:bidi="he-IL"/>
        </w:rPr>
      </w:pPr>
      <w:r w:rsidRPr="00596DFC">
        <w:rPr>
          <w:lang w:eastAsia="zh-CN"/>
        </w:rPr>
        <w:t>•</w:t>
      </w:r>
      <w:r w:rsidRPr="00596DFC">
        <w:rPr>
          <w:lang w:eastAsia="zh-CN"/>
        </w:rPr>
        <w:tab/>
      </w:r>
      <w:r w:rsidR="00000CE1" w:rsidRPr="00596DFC">
        <w:rPr>
          <w:lang w:bidi="he-IL"/>
        </w:rPr>
        <w:t xml:space="preserve">Image </w:t>
      </w:r>
      <w:r w:rsidR="00CA40BE" w:rsidRPr="00596DFC">
        <w:rPr>
          <w:lang w:bidi="he-IL"/>
        </w:rPr>
        <w:t>format</w:t>
      </w:r>
      <w:r w:rsidR="003E2F16" w:rsidRPr="00596DFC">
        <w:rPr>
          <w:lang w:bidi="he-IL"/>
        </w:rPr>
        <w:t>s</w:t>
      </w:r>
      <w:r w:rsidR="006D19AA" w:rsidRPr="00596DFC">
        <w:rPr>
          <w:lang w:bidi="he-IL"/>
        </w:rPr>
        <w:t xml:space="preserve"> at least: BMP, TIFF, PNG, JPEG</w:t>
      </w:r>
    </w:p>
    <w:p w14:paraId="769B9686" w14:textId="0DC2B39F" w:rsidR="00873CEF" w:rsidRPr="00596DFC" w:rsidRDefault="00873CEF" w:rsidP="00027663">
      <w:pPr>
        <w:pStyle w:val="enumlev1"/>
        <w:rPr>
          <w:lang w:bidi="he-IL"/>
        </w:rPr>
      </w:pPr>
    </w:p>
    <w:p w14:paraId="46339221" w14:textId="0B3C3B69" w:rsidR="006D19AA" w:rsidRPr="00596DFC" w:rsidRDefault="00A969DB" w:rsidP="00AF6F6E">
      <w:pPr>
        <w:pStyle w:val="Heading3"/>
        <w:rPr>
          <w:lang w:eastAsia="zh-CN"/>
        </w:rPr>
      </w:pPr>
      <w:bookmarkStart w:id="576" w:name="_Toc510518659"/>
      <w:bookmarkStart w:id="577" w:name="_Toc510519097"/>
      <w:r w:rsidRPr="00596DFC">
        <w:rPr>
          <w:lang w:eastAsia="zh-CN"/>
        </w:rPr>
        <w:t>8.5.7</w:t>
      </w:r>
      <w:r w:rsidRPr="00596DFC">
        <w:rPr>
          <w:lang w:eastAsia="zh-CN"/>
        </w:rPr>
        <w:tab/>
      </w:r>
      <w:r w:rsidR="006D19AA" w:rsidRPr="00596DFC">
        <w:rPr>
          <w:lang w:eastAsia="zh-CN"/>
        </w:rPr>
        <w:t>Network</w:t>
      </w:r>
      <w:bookmarkEnd w:id="576"/>
      <w:bookmarkEnd w:id="577"/>
    </w:p>
    <w:p w14:paraId="06F0BCE2" w14:textId="4ED31FEC" w:rsidR="00BC2A90" w:rsidRPr="00596DFC" w:rsidRDefault="001231B5" w:rsidP="00AF6F6E">
      <w:pPr>
        <w:rPr>
          <w:rFonts w:eastAsia="MS Mincho"/>
        </w:rPr>
      </w:pPr>
      <w:bookmarkStart w:id="578" w:name="_Toc307650562"/>
      <w:bookmarkStart w:id="579" w:name="_Toc307653726"/>
      <w:bookmarkStart w:id="580" w:name="_Toc307666402"/>
      <w:bookmarkStart w:id="581" w:name="_Toc326008784"/>
      <w:r w:rsidRPr="00596DFC">
        <w:t>The hybrid STB is required to integra</w:t>
      </w:r>
      <w:r w:rsidR="00E264C9" w:rsidRPr="00596DFC">
        <w:t>t</w:t>
      </w:r>
      <w:r w:rsidRPr="00596DFC">
        <w:t xml:space="preserve">e </w:t>
      </w:r>
      <w:r w:rsidR="006358C4" w:rsidRPr="00596DFC">
        <w:t xml:space="preserve">a </w:t>
      </w:r>
      <w:r w:rsidRPr="00596DFC">
        <w:t xml:space="preserve">LAN interface, </w:t>
      </w:r>
      <w:r w:rsidR="006358C4" w:rsidRPr="00596DFC">
        <w:t xml:space="preserve">a </w:t>
      </w:r>
      <w:r w:rsidRPr="00596DFC">
        <w:t xml:space="preserve">Wi-Fi </w:t>
      </w:r>
      <w:bookmarkEnd w:id="578"/>
      <w:bookmarkEnd w:id="579"/>
      <w:bookmarkEnd w:id="580"/>
      <w:bookmarkEnd w:id="581"/>
      <w:r w:rsidRPr="00596DFC">
        <w:t>interface is recommended to be integrated.</w:t>
      </w:r>
    </w:p>
    <w:p w14:paraId="649314F1" w14:textId="53286703" w:rsidR="006D19AA" w:rsidRPr="00596DFC" w:rsidRDefault="006D19AA" w:rsidP="00047EBF">
      <w:pPr>
        <w:rPr>
          <w:lang w:bidi="he-IL"/>
        </w:rPr>
      </w:pPr>
      <w:r w:rsidRPr="00596DFC">
        <w:rPr>
          <w:lang w:bidi="he-IL"/>
        </w:rPr>
        <w:t xml:space="preserve">The hybrid STB is required to support </w:t>
      </w:r>
      <w:r w:rsidR="006358C4" w:rsidRPr="00596DFC">
        <w:rPr>
          <w:lang w:bidi="he-IL"/>
        </w:rPr>
        <w:t>I</w:t>
      </w:r>
      <w:r w:rsidRPr="00596DFC">
        <w:rPr>
          <w:lang w:bidi="he-IL"/>
        </w:rPr>
        <w:t>nternet protocol as specified below:</w:t>
      </w:r>
    </w:p>
    <w:p w14:paraId="79974641" w14:textId="02FD350F"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IPv4, IPv6</w:t>
      </w:r>
      <w:r w:rsidR="00E85E5C" w:rsidRPr="00596DFC">
        <w:rPr>
          <w:lang w:eastAsia="zh-CN" w:bidi="he-IL"/>
        </w:rPr>
        <w:t xml:space="preserve"> </w:t>
      </w:r>
      <w:r w:rsidR="00A41311" w:rsidRPr="00596DFC">
        <w:rPr>
          <w:lang w:eastAsia="zh-CN" w:bidi="he-IL"/>
        </w:rPr>
        <w:t>(optional)</w:t>
      </w:r>
    </w:p>
    <w:p w14:paraId="3B6F2140" w14:textId="710E1191"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IGMP v1, v2 and v3</w:t>
      </w:r>
    </w:p>
    <w:p w14:paraId="315B74FC" w14:textId="0ADBB46E"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ICMP</w:t>
      </w:r>
    </w:p>
    <w:p w14:paraId="1CA3AE22" w14:textId="6B171B71"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UDP, TCP, RTP, RTSP/RTCP, HTTP, SSL2.0/3.0</w:t>
      </w:r>
    </w:p>
    <w:p w14:paraId="4E5C05DF" w14:textId="32492AD0" w:rsidR="006D19AA" w:rsidRPr="00596DFC" w:rsidRDefault="00047EBF" w:rsidP="00047EBF">
      <w:pPr>
        <w:pStyle w:val="enumlev1"/>
        <w:rPr>
          <w:lang w:bidi="he-IL"/>
        </w:rPr>
      </w:pPr>
      <w:r w:rsidRPr="00596DFC">
        <w:rPr>
          <w:lang w:eastAsia="zh-CN"/>
        </w:rPr>
        <w:t>•</w:t>
      </w:r>
      <w:r w:rsidRPr="00596DFC">
        <w:rPr>
          <w:lang w:eastAsia="zh-CN"/>
        </w:rPr>
        <w:tab/>
      </w:r>
      <w:r w:rsidR="006D19AA" w:rsidRPr="00596DFC">
        <w:rPr>
          <w:lang w:eastAsia="zh-CN" w:bidi="he-IL"/>
        </w:rPr>
        <w:t>D</w:t>
      </w:r>
      <w:r w:rsidR="006D19AA" w:rsidRPr="00596DFC">
        <w:rPr>
          <w:lang w:bidi="he-IL"/>
        </w:rPr>
        <w:t>HCP</w:t>
      </w:r>
    </w:p>
    <w:p w14:paraId="49BF43FC" w14:textId="5004B9E0" w:rsidR="006D19AA" w:rsidRPr="00596DFC" w:rsidRDefault="00A969DB" w:rsidP="00047EBF">
      <w:pPr>
        <w:pStyle w:val="Heading3"/>
        <w:rPr>
          <w:lang w:eastAsia="zh-CN"/>
        </w:rPr>
      </w:pPr>
      <w:bookmarkStart w:id="582" w:name="_Toc508612042"/>
      <w:bookmarkStart w:id="583" w:name="_Toc510518661"/>
      <w:bookmarkStart w:id="584" w:name="_Toc510519099"/>
      <w:r w:rsidRPr="00596DFC">
        <w:rPr>
          <w:lang w:eastAsia="zh-CN"/>
        </w:rPr>
        <w:t>8.5.8</w:t>
      </w:r>
      <w:r w:rsidRPr="00596DFC">
        <w:rPr>
          <w:lang w:eastAsia="zh-CN"/>
        </w:rPr>
        <w:tab/>
      </w:r>
      <w:r w:rsidR="006D19AA" w:rsidRPr="00596DFC">
        <w:rPr>
          <w:lang w:eastAsia="zh-CN"/>
        </w:rPr>
        <w:t xml:space="preserve">IP </w:t>
      </w:r>
      <w:r w:rsidR="006358C4" w:rsidRPr="00596DFC">
        <w:rPr>
          <w:lang w:eastAsia="zh-CN"/>
        </w:rPr>
        <w:t>s</w:t>
      </w:r>
      <w:r w:rsidR="006D19AA" w:rsidRPr="00596DFC">
        <w:rPr>
          <w:lang w:eastAsia="zh-CN"/>
        </w:rPr>
        <w:t>treaming</w:t>
      </w:r>
      <w:bookmarkEnd w:id="582"/>
      <w:bookmarkEnd w:id="583"/>
      <w:bookmarkEnd w:id="584"/>
    </w:p>
    <w:p w14:paraId="499FFA9B" w14:textId="6E371737" w:rsidR="006D19AA" w:rsidRPr="00596DFC" w:rsidRDefault="006D19AA" w:rsidP="00047EBF">
      <w:pPr>
        <w:rPr>
          <w:lang w:eastAsia="zh-CN"/>
        </w:rPr>
      </w:pPr>
      <w:r w:rsidRPr="00596DFC">
        <w:rPr>
          <w:lang w:eastAsia="zh-CN"/>
        </w:rPr>
        <w:t xml:space="preserve">The hybrid STB is required to support IP streaming as </w:t>
      </w:r>
      <w:r w:rsidR="002164E0" w:rsidRPr="00596DFC">
        <w:rPr>
          <w:lang w:eastAsia="zh-CN"/>
        </w:rPr>
        <w:t>specified below</w:t>
      </w:r>
      <w:r w:rsidRPr="00596DFC">
        <w:rPr>
          <w:lang w:eastAsia="zh-CN"/>
        </w:rPr>
        <w:t>:</w:t>
      </w:r>
    </w:p>
    <w:p w14:paraId="195DE0E8" w14:textId="1FCBB46B"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Unicast </w:t>
      </w:r>
      <w:ins w:id="585" w:author="Saha, Paritosh" w:date="2023-04-21T07:08:00Z">
        <w:r w:rsidR="00873CEF">
          <w:rPr>
            <w:lang w:eastAsia="zh-CN" w:bidi="he-IL"/>
          </w:rPr>
          <w:t>for OTT</w:t>
        </w:r>
      </w:ins>
    </w:p>
    <w:p w14:paraId="4189DA88" w14:textId="59AECA01"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Multicast</w:t>
      </w:r>
      <w:ins w:id="586" w:author="Saha, Paritosh" w:date="2023-04-21T07:08:00Z">
        <w:r w:rsidR="00873CEF">
          <w:rPr>
            <w:lang w:eastAsia="zh-CN" w:bidi="he-IL"/>
          </w:rPr>
          <w:t xml:space="preserve"> for IPTV</w:t>
        </w:r>
      </w:ins>
    </w:p>
    <w:p w14:paraId="43447C26" w14:textId="2234EACB" w:rsidR="006D19AA" w:rsidRPr="00596DFC" w:rsidRDefault="006D19AA" w:rsidP="00047EBF">
      <w:pPr>
        <w:rPr>
          <w:lang w:eastAsia="zh-CN"/>
        </w:rPr>
      </w:pPr>
      <w:r w:rsidRPr="00596DFC">
        <w:rPr>
          <w:lang w:eastAsia="zh-CN"/>
        </w:rPr>
        <w:t xml:space="preserve">The hybrid STB is required to support at least one of </w:t>
      </w:r>
      <w:r w:rsidR="004F1A7C" w:rsidRPr="00596DFC">
        <w:rPr>
          <w:lang w:eastAsia="zh-CN"/>
        </w:rPr>
        <w:t xml:space="preserve">the </w:t>
      </w:r>
      <w:r w:rsidRPr="00596DFC">
        <w:rPr>
          <w:lang w:eastAsia="zh-CN"/>
        </w:rPr>
        <w:t>following dynamic adaptive streaming standard</w:t>
      </w:r>
      <w:r w:rsidR="00EC5CED" w:rsidRPr="00596DFC">
        <w:rPr>
          <w:lang w:eastAsia="zh-CN"/>
        </w:rPr>
        <w:t>s</w:t>
      </w:r>
      <w:r w:rsidRPr="00596DFC">
        <w:rPr>
          <w:lang w:eastAsia="zh-CN"/>
        </w:rPr>
        <w:t>:</w:t>
      </w:r>
    </w:p>
    <w:p w14:paraId="355B99E4" w14:textId="788EE53B"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MPEG-DASH</w:t>
      </w:r>
    </w:p>
    <w:p w14:paraId="162BA2BD" w14:textId="02B83ED3" w:rsidR="006D19AA" w:rsidRPr="00596DFC" w:rsidRDefault="00047EBF" w:rsidP="00047EBF">
      <w:pPr>
        <w:pStyle w:val="enumlev1"/>
      </w:pPr>
      <w:r w:rsidRPr="00596DFC">
        <w:rPr>
          <w:lang w:eastAsia="zh-CN"/>
        </w:rPr>
        <w:t>•</w:t>
      </w:r>
      <w:r w:rsidRPr="00596DFC">
        <w:rPr>
          <w:lang w:eastAsia="zh-CN"/>
        </w:rPr>
        <w:tab/>
      </w:r>
      <w:r w:rsidR="006D19AA" w:rsidRPr="00596DFC">
        <w:rPr>
          <w:lang w:eastAsia="zh-CN" w:bidi="he-IL"/>
        </w:rPr>
        <w:t>H</w:t>
      </w:r>
      <w:r w:rsidR="006D19AA" w:rsidRPr="00596DFC">
        <w:t>LS</w:t>
      </w:r>
    </w:p>
    <w:p w14:paraId="230ED726" w14:textId="08D839EB" w:rsidR="006D19AA" w:rsidRPr="00596DFC" w:rsidRDefault="00047EBF" w:rsidP="00047EBF">
      <w:pPr>
        <w:pStyle w:val="enumlev1"/>
      </w:pPr>
      <w:r w:rsidRPr="00596DFC">
        <w:rPr>
          <w:lang w:eastAsia="zh-CN"/>
        </w:rPr>
        <w:t>•</w:t>
      </w:r>
      <w:r w:rsidRPr="00596DFC">
        <w:rPr>
          <w:lang w:eastAsia="zh-CN"/>
        </w:rPr>
        <w:tab/>
      </w:r>
      <w:r w:rsidR="006D19AA" w:rsidRPr="00596DFC">
        <w:rPr>
          <w:lang w:eastAsia="zh-CN" w:bidi="he-IL"/>
        </w:rPr>
        <w:t>Sm</w:t>
      </w:r>
      <w:r w:rsidR="006D19AA" w:rsidRPr="00596DFC">
        <w:t>ooth Streaming</w:t>
      </w:r>
    </w:p>
    <w:p w14:paraId="0B607FE9" w14:textId="26EFCB8D" w:rsidR="006D19AA" w:rsidRPr="00596DFC" w:rsidRDefault="00A969DB" w:rsidP="00047EBF">
      <w:pPr>
        <w:pStyle w:val="Heading2"/>
      </w:pPr>
      <w:bookmarkStart w:id="587" w:name="_Toc508612043"/>
      <w:bookmarkStart w:id="588" w:name="_Toc510518662"/>
      <w:bookmarkStart w:id="589" w:name="_Toc510519100"/>
      <w:bookmarkStart w:id="590" w:name="_Toc512688950"/>
      <w:bookmarkStart w:id="591" w:name="_Toc4662194"/>
      <w:bookmarkStart w:id="592" w:name="_Toc5895138"/>
      <w:bookmarkStart w:id="593" w:name="_Toc7503432"/>
      <w:r w:rsidRPr="00596DFC">
        <w:rPr>
          <w:lang w:eastAsia="zh-CN"/>
        </w:rPr>
        <w:t>8.6</w:t>
      </w:r>
      <w:r w:rsidR="003B140A" w:rsidRPr="00596DFC">
        <w:rPr>
          <w:lang w:eastAsia="zh-CN"/>
        </w:rPr>
        <w:tab/>
      </w:r>
      <w:r w:rsidR="006D19AA" w:rsidRPr="00596DFC">
        <w:rPr>
          <w:lang w:eastAsia="zh-CN"/>
        </w:rPr>
        <w:t>Security</w:t>
      </w:r>
      <w:bookmarkEnd w:id="587"/>
      <w:bookmarkEnd w:id="588"/>
      <w:bookmarkEnd w:id="589"/>
      <w:bookmarkEnd w:id="590"/>
      <w:bookmarkEnd w:id="591"/>
      <w:bookmarkEnd w:id="592"/>
      <w:bookmarkEnd w:id="593"/>
    </w:p>
    <w:p w14:paraId="1017BC7A" w14:textId="4BD00509" w:rsidR="006D19AA" w:rsidRPr="00596DFC" w:rsidRDefault="004924EE" w:rsidP="00047EBF">
      <w:pPr>
        <w:pStyle w:val="Heading3"/>
        <w:rPr>
          <w:lang w:eastAsia="zh-CN"/>
        </w:rPr>
      </w:pPr>
      <w:bookmarkStart w:id="594" w:name="_Toc510518663"/>
      <w:bookmarkStart w:id="595" w:name="_Toc510519101"/>
      <w:r w:rsidRPr="00596DFC">
        <w:rPr>
          <w:lang w:eastAsia="zh-CN"/>
        </w:rPr>
        <w:t>8.6.1</w:t>
      </w:r>
      <w:r w:rsidRPr="00596DFC">
        <w:rPr>
          <w:lang w:eastAsia="zh-CN"/>
        </w:rPr>
        <w:tab/>
      </w:r>
      <w:r w:rsidR="006D19AA" w:rsidRPr="00596DFC">
        <w:rPr>
          <w:lang w:eastAsia="zh-CN"/>
        </w:rPr>
        <w:t>General</w:t>
      </w:r>
      <w:bookmarkEnd w:id="594"/>
      <w:bookmarkEnd w:id="595"/>
    </w:p>
    <w:p w14:paraId="79A65BF3" w14:textId="644127EB" w:rsidR="006D19AA" w:rsidRPr="00596DFC" w:rsidRDefault="006D19AA" w:rsidP="00047EBF">
      <w:pPr>
        <w:rPr>
          <w:lang w:eastAsia="zh-CN"/>
        </w:rPr>
      </w:pPr>
      <w:r w:rsidRPr="00596DFC">
        <w:rPr>
          <w:lang w:eastAsia="zh-CN"/>
        </w:rPr>
        <w:t>The hybrid STB is required to implement</w:t>
      </w:r>
      <w:r w:rsidR="00507BFB" w:rsidRPr="00596DFC">
        <w:rPr>
          <w:lang w:eastAsia="zh-CN"/>
        </w:rPr>
        <w:t xml:space="preserve"> the</w:t>
      </w:r>
      <w:r w:rsidRPr="00596DFC">
        <w:rPr>
          <w:lang w:eastAsia="zh-CN"/>
        </w:rPr>
        <w:t xml:space="preserve"> following </w:t>
      </w:r>
      <w:r w:rsidR="0017147D" w:rsidRPr="00596DFC">
        <w:rPr>
          <w:lang w:eastAsia="zh-CN"/>
        </w:rPr>
        <w:t xml:space="preserve">general </w:t>
      </w:r>
      <w:r w:rsidR="00817C31" w:rsidRPr="00596DFC">
        <w:rPr>
          <w:lang w:eastAsia="zh-CN"/>
        </w:rPr>
        <w:t>sec</w:t>
      </w:r>
      <w:r w:rsidR="0017147D" w:rsidRPr="00596DFC">
        <w:rPr>
          <w:lang w:eastAsia="zh-CN"/>
        </w:rPr>
        <w:t xml:space="preserve">urity </w:t>
      </w:r>
      <w:r w:rsidRPr="00596DFC">
        <w:rPr>
          <w:lang w:eastAsia="zh-CN"/>
        </w:rPr>
        <w:t>specifications</w:t>
      </w:r>
      <w:r w:rsidR="005F1F3D" w:rsidRPr="00596DFC">
        <w:rPr>
          <w:lang w:eastAsia="zh-CN"/>
        </w:rPr>
        <w:t>:</w:t>
      </w:r>
      <w:r w:rsidRPr="00596DFC">
        <w:rPr>
          <w:lang w:eastAsia="zh-CN"/>
        </w:rPr>
        <w:t xml:space="preserve"> </w:t>
      </w:r>
    </w:p>
    <w:p w14:paraId="0995CCB6" w14:textId="09FF61ED" w:rsidR="006D19AA" w:rsidRPr="00596DFC" w:rsidRDefault="00047EBF" w:rsidP="00047EBF">
      <w:pPr>
        <w:pStyle w:val="enumlev1"/>
        <w:rPr>
          <w:lang w:eastAsia="zh-CN" w:bidi="he-IL"/>
        </w:rPr>
      </w:pPr>
      <w:r w:rsidRPr="00596DFC">
        <w:rPr>
          <w:lang w:eastAsia="zh-CN" w:bidi="he-IL"/>
        </w:rPr>
        <w:t>•</w:t>
      </w:r>
      <w:r w:rsidRPr="00596DFC">
        <w:rPr>
          <w:lang w:eastAsia="zh-CN" w:bidi="he-IL"/>
        </w:rPr>
        <w:tab/>
      </w:r>
      <w:r w:rsidR="006D19AA" w:rsidRPr="00596DFC">
        <w:rPr>
          <w:lang w:eastAsia="zh-CN" w:bidi="he-IL"/>
        </w:rPr>
        <w:t xml:space="preserve">Memory to </w:t>
      </w:r>
      <w:r w:rsidR="00431500" w:rsidRPr="00596DFC">
        <w:rPr>
          <w:lang w:eastAsia="zh-CN" w:bidi="he-IL"/>
        </w:rPr>
        <w:t>m</w:t>
      </w:r>
      <w:r w:rsidR="006D19AA" w:rsidRPr="00596DFC">
        <w:rPr>
          <w:lang w:eastAsia="zh-CN" w:bidi="he-IL"/>
        </w:rPr>
        <w:t xml:space="preserve">emory encryption and </w:t>
      </w:r>
      <w:r w:rsidR="006358C4" w:rsidRPr="00596DFC">
        <w:rPr>
          <w:lang w:eastAsia="zh-CN" w:bidi="he-IL"/>
        </w:rPr>
        <w:t>random access memory (</w:t>
      </w:r>
      <w:r w:rsidR="006D19AA" w:rsidRPr="00596DFC">
        <w:rPr>
          <w:lang w:eastAsia="zh-CN" w:bidi="he-IL"/>
        </w:rPr>
        <w:t>RAM</w:t>
      </w:r>
      <w:r w:rsidR="006358C4" w:rsidRPr="00596DFC">
        <w:rPr>
          <w:lang w:eastAsia="zh-CN" w:bidi="he-IL"/>
        </w:rPr>
        <w:t>)</w:t>
      </w:r>
      <w:r w:rsidR="006D19AA" w:rsidRPr="00596DFC">
        <w:rPr>
          <w:lang w:eastAsia="zh-CN" w:bidi="he-IL"/>
        </w:rPr>
        <w:t xml:space="preserve"> scrambling </w:t>
      </w:r>
      <w:r w:rsidR="00B4698F" w:rsidRPr="00596DFC">
        <w:rPr>
          <w:lang w:eastAsia="zh-CN" w:bidi="he-IL"/>
        </w:rPr>
        <w:t xml:space="preserve">is </w:t>
      </w:r>
      <w:r w:rsidR="006D19AA" w:rsidRPr="00596DFC">
        <w:rPr>
          <w:lang w:eastAsia="zh-CN" w:bidi="he-IL"/>
        </w:rPr>
        <w:t>required</w:t>
      </w:r>
    </w:p>
    <w:p w14:paraId="52DB2913" w14:textId="73C5BC1B" w:rsidR="006D19AA" w:rsidRPr="00596DFC" w:rsidRDefault="00047EBF" w:rsidP="00047EBF">
      <w:pPr>
        <w:pStyle w:val="enumlev1"/>
        <w:rPr>
          <w:lang w:eastAsia="zh-CN" w:bidi="he-IL"/>
        </w:rPr>
      </w:pPr>
      <w:r w:rsidRPr="00596DFC">
        <w:rPr>
          <w:lang w:eastAsia="zh-CN" w:bidi="he-IL"/>
        </w:rPr>
        <w:t>•</w:t>
      </w:r>
      <w:r w:rsidRPr="00596DFC">
        <w:rPr>
          <w:lang w:eastAsia="zh-CN" w:bidi="he-IL"/>
        </w:rPr>
        <w:tab/>
      </w:r>
      <w:r w:rsidR="006D19AA" w:rsidRPr="00596DFC">
        <w:rPr>
          <w:lang w:eastAsia="zh-CN" w:bidi="he-IL"/>
        </w:rPr>
        <w:t xml:space="preserve">AES-128 encryption and </w:t>
      </w:r>
      <w:r w:rsidR="006358C4" w:rsidRPr="00596DFC">
        <w:rPr>
          <w:lang w:eastAsia="zh-CN" w:bidi="he-IL"/>
        </w:rPr>
        <w:t>a triple data encryption standard (</w:t>
      </w:r>
      <w:r w:rsidR="006D19AA" w:rsidRPr="00596DFC">
        <w:rPr>
          <w:lang w:eastAsia="zh-CN" w:bidi="he-IL"/>
        </w:rPr>
        <w:t>TDES</w:t>
      </w:r>
      <w:r w:rsidR="006358C4" w:rsidRPr="00596DFC">
        <w:rPr>
          <w:lang w:eastAsia="zh-CN" w:bidi="he-IL"/>
        </w:rPr>
        <w:t>)</w:t>
      </w:r>
      <w:r w:rsidR="006D19AA" w:rsidRPr="00596DFC">
        <w:rPr>
          <w:lang w:eastAsia="zh-CN" w:bidi="he-IL"/>
        </w:rPr>
        <w:t xml:space="preserve"> algorithm is required</w:t>
      </w:r>
    </w:p>
    <w:p w14:paraId="3CC39844" w14:textId="406071F8" w:rsidR="006D19AA" w:rsidRPr="00596DFC" w:rsidRDefault="00047EBF" w:rsidP="00047EBF">
      <w:pPr>
        <w:pStyle w:val="enumlev1"/>
        <w:rPr>
          <w:lang w:eastAsia="zh-CN" w:bidi="he-IL"/>
        </w:rPr>
      </w:pPr>
      <w:r w:rsidRPr="00596DFC">
        <w:rPr>
          <w:lang w:eastAsia="zh-CN" w:bidi="he-IL"/>
        </w:rPr>
        <w:t>•</w:t>
      </w:r>
      <w:r w:rsidRPr="00596DFC">
        <w:rPr>
          <w:lang w:eastAsia="zh-CN" w:bidi="he-IL"/>
        </w:rPr>
        <w:tab/>
      </w:r>
      <w:r w:rsidR="006D19AA" w:rsidRPr="00596DFC">
        <w:rPr>
          <w:lang w:eastAsia="zh-CN" w:bidi="he-IL"/>
        </w:rPr>
        <w:t>The main chipset of the hybrid STB is required to provide a unique hardware root key</w:t>
      </w:r>
    </w:p>
    <w:p w14:paraId="2D3116E3" w14:textId="31E309FC" w:rsidR="002452D0" w:rsidRPr="00596DFC" w:rsidRDefault="00047EBF" w:rsidP="00047EBF">
      <w:pPr>
        <w:pStyle w:val="enumlev1"/>
        <w:rPr>
          <w:lang w:eastAsia="zh-CN" w:bidi="he-IL"/>
        </w:rPr>
      </w:pPr>
      <w:r w:rsidRPr="00596DFC">
        <w:rPr>
          <w:lang w:eastAsia="zh-CN" w:bidi="he-IL"/>
        </w:rPr>
        <w:t>•</w:t>
      </w:r>
      <w:r w:rsidRPr="00596DFC">
        <w:rPr>
          <w:lang w:eastAsia="zh-CN" w:bidi="he-IL"/>
        </w:rPr>
        <w:tab/>
      </w:r>
      <w:r w:rsidR="006D19AA" w:rsidRPr="00596DFC">
        <w:rPr>
          <w:lang w:eastAsia="zh-CN" w:bidi="he-IL"/>
        </w:rPr>
        <w:t>The algorithm of software signature and verification is required to support RSA 2048</w:t>
      </w:r>
      <w:r w:rsidR="00E85E5C" w:rsidRPr="00596DFC">
        <w:rPr>
          <w:lang w:eastAsia="zh-CN" w:bidi="he-IL"/>
        </w:rPr>
        <w:noBreakHyphen/>
      </w:r>
      <w:r w:rsidR="006D19AA" w:rsidRPr="00596DFC">
        <w:rPr>
          <w:lang w:eastAsia="zh-CN" w:bidi="he-IL"/>
        </w:rPr>
        <w:t>bit keys</w:t>
      </w:r>
    </w:p>
    <w:p w14:paraId="217E7AE2" w14:textId="5C365FBA" w:rsidR="006D19AA" w:rsidRPr="00596DFC" w:rsidRDefault="004924EE" w:rsidP="00047EBF">
      <w:pPr>
        <w:pStyle w:val="Heading3"/>
        <w:rPr>
          <w:lang w:eastAsia="zh-CN"/>
        </w:rPr>
      </w:pPr>
      <w:bookmarkStart w:id="596" w:name="_Toc508612045"/>
      <w:bookmarkStart w:id="597" w:name="_Toc510518664"/>
      <w:bookmarkStart w:id="598" w:name="_Toc510519102"/>
      <w:r w:rsidRPr="00596DFC">
        <w:rPr>
          <w:lang w:eastAsia="zh-CN"/>
        </w:rPr>
        <w:t>8.6.2</w:t>
      </w:r>
      <w:r w:rsidRPr="00596DFC">
        <w:rPr>
          <w:lang w:eastAsia="zh-CN"/>
        </w:rPr>
        <w:tab/>
      </w:r>
      <w:r w:rsidR="006D19AA" w:rsidRPr="00596DFC">
        <w:rPr>
          <w:lang w:eastAsia="zh-CN"/>
        </w:rPr>
        <w:t>CA</w:t>
      </w:r>
      <w:bookmarkEnd w:id="596"/>
      <w:bookmarkEnd w:id="597"/>
      <w:bookmarkEnd w:id="598"/>
    </w:p>
    <w:p w14:paraId="0C3CFC75" w14:textId="2049A359" w:rsidR="006D19AA" w:rsidRPr="00596DFC" w:rsidRDefault="006D19AA" w:rsidP="00E85E5C">
      <w:pPr>
        <w:rPr>
          <w:lang w:eastAsia="zh-CN"/>
        </w:rPr>
      </w:pPr>
      <w:r w:rsidRPr="00596DFC">
        <w:rPr>
          <w:lang w:eastAsia="zh-CN"/>
        </w:rPr>
        <w:t xml:space="preserve">The hybrid STB is </w:t>
      </w:r>
      <w:r w:rsidR="005B1B46" w:rsidRPr="00596DFC">
        <w:rPr>
          <w:lang w:eastAsia="zh-CN"/>
        </w:rPr>
        <w:t xml:space="preserve">recommended </w:t>
      </w:r>
      <w:r w:rsidRPr="00596DFC">
        <w:rPr>
          <w:lang w:eastAsia="zh-CN"/>
        </w:rPr>
        <w:t xml:space="preserve">to implement </w:t>
      </w:r>
      <w:r w:rsidR="006358C4" w:rsidRPr="00596DFC">
        <w:rPr>
          <w:lang w:eastAsia="zh-CN"/>
        </w:rPr>
        <w:t xml:space="preserve">a </w:t>
      </w:r>
      <w:r w:rsidRPr="00596DFC">
        <w:rPr>
          <w:lang w:eastAsia="zh-CN"/>
        </w:rPr>
        <w:t>CAS function by fully complying with the detailed specification of</w:t>
      </w:r>
      <w:r w:rsidR="00CF43BD" w:rsidRPr="00596DFC">
        <w:rPr>
          <w:lang w:eastAsia="zh-CN"/>
        </w:rPr>
        <w:t xml:space="preserve"> the selected</w:t>
      </w:r>
      <w:r w:rsidRPr="00596DFC">
        <w:rPr>
          <w:lang w:eastAsia="zh-CN"/>
        </w:rPr>
        <w:t xml:space="preserve"> CAS vendor</w:t>
      </w:r>
      <w:r w:rsidR="007675A9" w:rsidRPr="00596DFC">
        <w:rPr>
          <w:lang w:eastAsia="zh-CN"/>
        </w:rPr>
        <w:t>.</w:t>
      </w:r>
      <w:r w:rsidRPr="00596DFC">
        <w:rPr>
          <w:lang w:eastAsia="zh-CN"/>
        </w:rPr>
        <w:t xml:space="preserve"> </w:t>
      </w:r>
      <w:r w:rsidR="007675A9" w:rsidRPr="00596DFC">
        <w:rPr>
          <w:lang w:eastAsia="zh-CN"/>
        </w:rPr>
        <w:t xml:space="preserve">For </w:t>
      </w:r>
      <w:r w:rsidR="006358C4" w:rsidRPr="00596DFC">
        <w:rPr>
          <w:lang w:eastAsia="zh-CN"/>
        </w:rPr>
        <w:t xml:space="preserve">an </w:t>
      </w:r>
      <w:r w:rsidR="007675A9" w:rsidRPr="00596DFC">
        <w:rPr>
          <w:lang w:eastAsia="zh-CN"/>
        </w:rPr>
        <w:t xml:space="preserve">encryption algorithm, </w:t>
      </w:r>
      <w:r w:rsidRPr="00596DFC">
        <w:rPr>
          <w:lang w:eastAsia="zh-CN"/>
        </w:rPr>
        <w:t>the following basic standard is</w:t>
      </w:r>
      <w:r w:rsidR="00507BFB" w:rsidRPr="00596DFC">
        <w:rPr>
          <w:lang w:eastAsia="zh-CN"/>
        </w:rPr>
        <w:t xml:space="preserve"> </w:t>
      </w:r>
      <w:r w:rsidRPr="00596DFC">
        <w:rPr>
          <w:lang w:eastAsia="zh-CN"/>
        </w:rPr>
        <w:t>required:</w:t>
      </w:r>
    </w:p>
    <w:p w14:paraId="1AADCB81" w14:textId="45CC8FDC"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Encryption algorithm DVB-CSA</w:t>
      </w:r>
      <w:ins w:id="599" w:author="Saha, Paritosh" w:date="2023-04-21T07:09:00Z">
        <w:r w:rsidR="00F3400C">
          <w:rPr>
            <w:lang w:eastAsia="zh-CN" w:bidi="he-IL"/>
          </w:rPr>
          <w:t>-2/3</w:t>
        </w:r>
      </w:ins>
      <w:r w:rsidR="00D30DD8" w:rsidRPr="00596DFC">
        <w:rPr>
          <w:lang w:eastAsia="zh-CN" w:bidi="he-IL"/>
        </w:rPr>
        <w:t>,</w:t>
      </w:r>
      <w:r w:rsidR="006D19AA" w:rsidRPr="00596DFC">
        <w:rPr>
          <w:lang w:eastAsia="zh-CN" w:bidi="he-IL"/>
        </w:rPr>
        <w:t xml:space="preserve"> AES 128 (ATIS 0800006)</w:t>
      </w:r>
    </w:p>
    <w:p w14:paraId="1864D3C8" w14:textId="5B2F1B8A"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DVB-CSA2 is required and should be implemented in hardware on the chipset</w:t>
      </w:r>
    </w:p>
    <w:p w14:paraId="6F1D50CF" w14:textId="63DB7F4F" w:rsidR="006D19AA" w:rsidRPr="00596DFC" w:rsidRDefault="00047EBF" w:rsidP="00047EBF">
      <w:pPr>
        <w:pStyle w:val="enumlev1"/>
      </w:pPr>
      <w:r w:rsidRPr="00596DFC">
        <w:rPr>
          <w:lang w:eastAsia="zh-CN"/>
        </w:rPr>
        <w:t>•</w:t>
      </w:r>
      <w:r w:rsidRPr="00596DFC">
        <w:rPr>
          <w:lang w:eastAsia="zh-CN"/>
        </w:rPr>
        <w:tab/>
      </w:r>
      <w:r w:rsidR="006D19AA" w:rsidRPr="00596DFC">
        <w:rPr>
          <w:lang w:eastAsia="zh-CN" w:bidi="he-IL"/>
        </w:rPr>
        <w:t>DV</w:t>
      </w:r>
      <w:r w:rsidR="006D19AA" w:rsidRPr="00596DFC">
        <w:t>B-CSA3</w:t>
      </w:r>
      <w:r w:rsidR="00BC2D1C" w:rsidRPr="00596DFC">
        <w:t xml:space="preserve"> which defined i</w:t>
      </w:r>
      <w:r w:rsidR="00BC2D1C" w:rsidRPr="00596DFC">
        <w:rPr>
          <w:lang w:eastAsia="zh-CN" w:bidi="he-IL"/>
        </w:rPr>
        <w:t xml:space="preserve">n </w:t>
      </w:r>
      <w:r w:rsidR="00001964" w:rsidRPr="00596DFC">
        <w:rPr>
          <w:lang w:eastAsia="zh-CN" w:bidi="he-IL"/>
        </w:rPr>
        <w:t xml:space="preserve">[ETSI </w:t>
      </w:r>
      <w:hyperlink r:id="rId32" w:history="1">
        <w:r w:rsidR="00BC2D1C" w:rsidRPr="00596DFC">
          <w:rPr>
            <w:lang w:eastAsia="zh-CN" w:bidi="he-IL"/>
          </w:rPr>
          <w:t>TS 100 289</w:t>
        </w:r>
      </w:hyperlink>
      <w:r w:rsidR="00001964" w:rsidRPr="00596DFC">
        <w:rPr>
          <w:lang w:eastAsia="zh-CN" w:bidi="he-IL"/>
        </w:rPr>
        <w:t>]</w:t>
      </w:r>
      <w:r w:rsidR="006D19AA" w:rsidRPr="00596DFC">
        <w:rPr>
          <w:lang w:eastAsia="zh-CN" w:bidi="he-IL"/>
        </w:rPr>
        <w:t xml:space="preserve"> i</w:t>
      </w:r>
      <w:r w:rsidR="006D19AA" w:rsidRPr="00596DFC">
        <w:t>s recommended and should be implemented in hardware on the chipset</w:t>
      </w:r>
    </w:p>
    <w:p w14:paraId="52B1F508" w14:textId="46F3A807" w:rsidR="006D19AA" w:rsidRPr="00596DFC" w:rsidRDefault="004924EE" w:rsidP="00047EBF">
      <w:pPr>
        <w:pStyle w:val="Heading3"/>
        <w:rPr>
          <w:lang w:eastAsia="zh-CN"/>
        </w:rPr>
      </w:pPr>
      <w:bookmarkStart w:id="600" w:name="_Toc508612046"/>
      <w:bookmarkStart w:id="601" w:name="_Toc510518665"/>
      <w:bookmarkStart w:id="602" w:name="_Toc510519103"/>
      <w:r w:rsidRPr="00596DFC">
        <w:rPr>
          <w:lang w:eastAsia="zh-CN"/>
        </w:rPr>
        <w:lastRenderedPageBreak/>
        <w:t>8.6.3</w:t>
      </w:r>
      <w:r w:rsidRPr="00596DFC">
        <w:rPr>
          <w:lang w:eastAsia="zh-CN"/>
        </w:rPr>
        <w:tab/>
      </w:r>
      <w:r w:rsidR="006D19AA" w:rsidRPr="00596DFC">
        <w:rPr>
          <w:lang w:eastAsia="zh-CN"/>
        </w:rPr>
        <w:t>DRM</w:t>
      </w:r>
      <w:bookmarkEnd w:id="600"/>
      <w:bookmarkEnd w:id="601"/>
      <w:bookmarkEnd w:id="602"/>
    </w:p>
    <w:p w14:paraId="10121A09" w14:textId="0B04A562" w:rsidR="006D19AA" w:rsidRPr="00596DFC" w:rsidRDefault="006D19AA" w:rsidP="006D19AA">
      <w:pPr>
        <w:rPr>
          <w:lang w:eastAsia="zh-CN"/>
        </w:rPr>
      </w:pPr>
      <w:r w:rsidRPr="00596DFC">
        <w:rPr>
          <w:lang w:eastAsia="zh-CN"/>
        </w:rPr>
        <w:t xml:space="preserve">At least one of the </w:t>
      </w:r>
      <w:r w:rsidR="006358C4" w:rsidRPr="00596DFC">
        <w:rPr>
          <w:lang w:eastAsia="zh-CN"/>
        </w:rPr>
        <w:t>digital rights management (</w:t>
      </w:r>
      <w:r w:rsidRPr="00596DFC">
        <w:rPr>
          <w:lang w:eastAsia="zh-CN"/>
        </w:rPr>
        <w:t>DRM</w:t>
      </w:r>
      <w:r w:rsidR="006358C4" w:rsidRPr="00596DFC">
        <w:rPr>
          <w:lang w:eastAsia="zh-CN"/>
        </w:rPr>
        <w:t>)</w:t>
      </w:r>
      <w:r w:rsidRPr="00596DFC">
        <w:rPr>
          <w:lang w:eastAsia="zh-CN"/>
        </w:rPr>
        <w:t xml:space="preserve"> standard</w:t>
      </w:r>
      <w:r w:rsidR="008F0BF8" w:rsidRPr="00596DFC">
        <w:rPr>
          <w:lang w:eastAsia="zh-CN"/>
        </w:rPr>
        <w:t>s</w:t>
      </w:r>
      <w:r w:rsidRPr="00596DFC">
        <w:rPr>
          <w:lang w:eastAsia="zh-CN"/>
        </w:rPr>
        <w:t xml:space="preserve"> is required for content protection of IP streaming, the detailed selection of DRM will be decided by</w:t>
      </w:r>
      <w:r w:rsidR="004D7B52" w:rsidRPr="00596DFC">
        <w:rPr>
          <w:lang w:eastAsia="zh-CN"/>
        </w:rPr>
        <w:t xml:space="preserve"> the</w:t>
      </w:r>
      <w:r w:rsidRPr="00596DFC">
        <w:rPr>
          <w:lang w:eastAsia="zh-CN"/>
        </w:rPr>
        <w:t xml:space="preserve"> operator and </w:t>
      </w:r>
      <w:r w:rsidR="004D7B52" w:rsidRPr="00596DFC">
        <w:rPr>
          <w:lang w:eastAsia="zh-CN"/>
        </w:rPr>
        <w:t xml:space="preserve">the </w:t>
      </w:r>
      <w:r w:rsidRPr="00596DFC">
        <w:rPr>
          <w:lang w:eastAsia="zh-CN"/>
        </w:rPr>
        <w:t>broadcaster.</w:t>
      </w:r>
    </w:p>
    <w:p w14:paraId="387FCF7C" w14:textId="605BB3C5" w:rsidR="006D19AA" w:rsidRPr="00596DFC" w:rsidRDefault="004924EE" w:rsidP="00047EBF">
      <w:pPr>
        <w:pStyle w:val="Heading3"/>
        <w:rPr>
          <w:lang w:eastAsia="zh-CN"/>
        </w:rPr>
      </w:pPr>
      <w:bookmarkStart w:id="603" w:name="_Toc510518666"/>
      <w:bookmarkStart w:id="604" w:name="_Toc510519104"/>
      <w:r w:rsidRPr="00596DFC">
        <w:rPr>
          <w:lang w:eastAsia="zh-CN"/>
        </w:rPr>
        <w:t>8.6.4</w:t>
      </w:r>
      <w:r w:rsidRPr="00596DFC">
        <w:rPr>
          <w:lang w:eastAsia="zh-CN"/>
        </w:rPr>
        <w:tab/>
      </w:r>
      <w:r w:rsidR="006D19AA" w:rsidRPr="00596DFC">
        <w:rPr>
          <w:lang w:eastAsia="zh-CN"/>
        </w:rPr>
        <w:t xml:space="preserve">Output </w:t>
      </w:r>
      <w:r w:rsidR="006358C4" w:rsidRPr="00596DFC">
        <w:rPr>
          <w:lang w:eastAsia="zh-CN"/>
        </w:rPr>
        <w:t>p</w:t>
      </w:r>
      <w:r w:rsidR="006D19AA" w:rsidRPr="00596DFC">
        <w:rPr>
          <w:lang w:eastAsia="zh-CN"/>
        </w:rPr>
        <w:t>rotection</w:t>
      </w:r>
      <w:bookmarkEnd w:id="603"/>
      <w:bookmarkEnd w:id="604"/>
    </w:p>
    <w:p w14:paraId="1A47A93B" w14:textId="1332812C" w:rsidR="006D19AA" w:rsidRPr="00596DFC" w:rsidRDefault="006D19AA" w:rsidP="00047EBF">
      <w:pPr>
        <w:rPr>
          <w:lang w:eastAsia="zh-CN"/>
        </w:rPr>
      </w:pPr>
      <w:bookmarkStart w:id="605" w:name="OLE_LINK2"/>
      <w:r w:rsidRPr="00596DFC">
        <w:rPr>
          <w:lang w:eastAsia="zh-CN"/>
        </w:rPr>
        <w:t>The hybrid STB is required to support output protection as follow</w:t>
      </w:r>
      <w:r w:rsidR="006358C4" w:rsidRPr="00596DFC">
        <w:rPr>
          <w:lang w:eastAsia="zh-CN"/>
        </w:rPr>
        <w:t>s</w:t>
      </w:r>
      <w:r w:rsidRPr="00596DFC">
        <w:rPr>
          <w:lang w:eastAsia="zh-CN"/>
        </w:rPr>
        <w:t>:</w:t>
      </w:r>
      <w:bookmarkEnd w:id="605"/>
    </w:p>
    <w:p w14:paraId="4A340676" w14:textId="7D77CE38"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HDCP v1.</w:t>
      </w:r>
      <w:ins w:id="606" w:author="Saha, Paritosh" w:date="2023-04-21T07:09:00Z">
        <w:r w:rsidR="00F3400C">
          <w:rPr>
            <w:lang w:eastAsia="zh-CN" w:bidi="he-IL"/>
          </w:rPr>
          <w:t>4</w:t>
        </w:r>
      </w:ins>
      <w:del w:id="607" w:author="Saha, Paritosh" w:date="2023-04-21T07:09:00Z">
        <w:r w:rsidR="006D19AA" w:rsidRPr="00596DFC" w:rsidDel="00F3400C">
          <w:rPr>
            <w:lang w:eastAsia="zh-CN" w:bidi="he-IL"/>
          </w:rPr>
          <w:delText>2</w:delText>
        </w:r>
      </w:del>
      <w:r w:rsidR="006D19AA" w:rsidRPr="00596DFC">
        <w:rPr>
          <w:lang w:eastAsia="zh-CN" w:bidi="he-IL"/>
        </w:rPr>
        <w:t xml:space="preserve"> or above for HDMI digital video and audio transmission</w:t>
      </w:r>
    </w:p>
    <w:p w14:paraId="48E8C864" w14:textId="6CE78BA4"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CGMS-A for analogue video output protection, with CEA-608, CEA-805 standard</w:t>
      </w:r>
    </w:p>
    <w:p w14:paraId="2EFF24FD" w14:textId="390C6DE6" w:rsidR="006D19AA" w:rsidRPr="00596DFC" w:rsidRDefault="004924EE" w:rsidP="00047EBF">
      <w:pPr>
        <w:pStyle w:val="Heading3"/>
        <w:rPr>
          <w:lang w:eastAsia="zh-CN"/>
        </w:rPr>
      </w:pPr>
      <w:bookmarkStart w:id="608" w:name="_Toc510518667"/>
      <w:bookmarkStart w:id="609" w:name="_Toc510519105"/>
      <w:r w:rsidRPr="00596DFC">
        <w:rPr>
          <w:lang w:eastAsia="zh-CN"/>
        </w:rPr>
        <w:t>8.6.5</w:t>
      </w:r>
      <w:r w:rsidRPr="00596DFC">
        <w:rPr>
          <w:lang w:eastAsia="zh-CN"/>
        </w:rPr>
        <w:tab/>
      </w:r>
      <w:r w:rsidR="006D19AA" w:rsidRPr="00596DFC">
        <w:rPr>
          <w:lang w:eastAsia="zh-CN"/>
        </w:rPr>
        <w:t xml:space="preserve">Parental </w:t>
      </w:r>
      <w:r w:rsidR="006358C4" w:rsidRPr="00596DFC">
        <w:rPr>
          <w:lang w:eastAsia="zh-CN"/>
        </w:rPr>
        <w:t>c</w:t>
      </w:r>
      <w:r w:rsidR="006D19AA" w:rsidRPr="00596DFC">
        <w:rPr>
          <w:lang w:eastAsia="zh-CN"/>
        </w:rPr>
        <w:t>ontrol</w:t>
      </w:r>
      <w:bookmarkEnd w:id="608"/>
      <w:bookmarkEnd w:id="609"/>
    </w:p>
    <w:p w14:paraId="0D3AD68E" w14:textId="1A4955AB" w:rsidR="006D19AA" w:rsidRPr="00596DFC" w:rsidRDefault="006D19AA" w:rsidP="00047EBF">
      <w:pPr>
        <w:rPr>
          <w:lang w:eastAsia="zh-CN"/>
        </w:rPr>
      </w:pPr>
      <w:r w:rsidRPr="00596DFC">
        <w:rPr>
          <w:lang w:eastAsia="zh-CN"/>
        </w:rPr>
        <w:t xml:space="preserve">The hybrid STB is required to provide a PIN-controlled parental control </w:t>
      </w:r>
      <w:r w:rsidR="00123AB3" w:rsidRPr="00596DFC">
        <w:rPr>
          <w:lang w:eastAsia="zh-CN"/>
        </w:rPr>
        <w:t xml:space="preserve">feature </w:t>
      </w:r>
      <w:r w:rsidRPr="00596DFC">
        <w:rPr>
          <w:lang w:eastAsia="zh-CN"/>
        </w:rPr>
        <w:t xml:space="preserve">to perform the following functions: </w:t>
      </w:r>
    </w:p>
    <w:p w14:paraId="149E7405" w14:textId="518C7808" w:rsidR="006D347F" w:rsidRPr="00596DFC" w:rsidRDefault="00047EBF" w:rsidP="00047EBF">
      <w:pPr>
        <w:pStyle w:val="enumlev1"/>
        <w:rPr>
          <w:lang w:eastAsia="zh-CN" w:bidi="he-IL"/>
        </w:rPr>
      </w:pPr>
      <w:r w:rsidRPr="00596DFC">
        <w:rPr>
          <w:lang w:eastAsia="zh-CN"/>
        </w:rPr>
        <w:t>•</w:t>
      </w:r>
      <w:r w:rsidRPr="00596DFC">
        <w:rPr>
          <w:lang w:eastAsia="zh-CN"/>
        </w:rPr>
        <w:tab/>
      </w:r>
      <w:r w:rsidR="006D347F" w:rsidRPr="00596DFC">
        <w:rPr>
          <w:lang w:eastAsia="zh-CN" w:bidi="he-IL"/>
        </w:rPr>
        <w:t xml:space="preserve">Setting age and PIN for viewing single events </w:t>
      </w:r>
    </w:p>
    <w:p w14:paraId="7E2A145F" w14:textId="119FC4DF"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Activating or deactivating PIN checking </w:t>
      </w:r>
    </w:p>
    <w:p w14:paraId="081F3C8C" w14:textId="2CE0E886"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 xml:space="preserve">The </w:t>
      </w:r>
      <w:r w:rsidR="008576D8" w:rsidRPr="00596DFC">
        <w:rPr>
          <w:lang w:eastAsia="zh-CN" w:bidi="he-IL"/>
        </w:rPr>
        <w:t xml:space="preserve">STB </w:t>
      </w:r>
      <w:r w:rsidR="006D19AA" w:rsidRPr="00596DFC">
        <w:rPr>
          <w:lang w:eastAsia="zh-CN" w:bidi="he-IL"/>
        </w:rPr>
        <w:t xml:space="preserve">shall exercise parental control at event level if there is an </w:t>
      </w:r>
      <w:r w:rsidR="006358C4" w:rsidRPr="00596DFC">
        <w:rPr>
          <w:lang w:eastAsia="zh-CN" w:bidi="he-IL"/>
        </w:rPr>
        <w:t>event information table (</w:t>
      </w:r>
      <w:r w:rsidR="006D19AA" w:rsidRPr="00596DFC">
        <w:rPr>
          <w:lang w:eastAsia="zh-CN" w:bidi="he-IL"/>
        </w:rPr>
        <w:t>EIT</w:t>
      </w:r>
      <w:r w:rsidR="006358C4" w:rsidRPr="00596DFC">
        <w:rPr>
          <w:lang w:eastAsia="zh-CN" w:bidi="he-IL"/>
        </w:rPr>
        <w:t>)</w:t>
      </w:r>
      <w:r w:rsidR="006D19AA" w:rsidRPr="00596DFC">
        <w:rPr>
          <w:lang w:eastAsia="zh-CN" w:bidi="he-IL"/>
        </w:rPr>
        <w:t xml:space="preserve"> associated </w:t>
      </w:r>
      <w:r w:rsidR="006358C4" w:rsidRPr="00596DFC">
        <w:rPr>
          <w:lang w:eastAsia="zh-CN" w:bidi="he-IL"/>
        </w:rPr>
        <w:t xml:space="preserve">with </w:t>
      </w:r>
      <w:r w:rsidR="006D19AA" w:rsidRPr="00596DFC">
        <w:rPr>
          <w:lang w:eastAsia="zh-CN" w:bidi="he-IL"/>
        </w:rPr>
        <w:t>it</w:t>
      </w:r>
      <w:r w:rsidR="008A3605" w:rsidRPr="00596DFC">
        <w:rPr>
          <w:lang w:eastAsia="zh-CN" w:bidi="he-IL"/>
        </w:rPr>
        <w:t>.</w:t>
      </w:r>
    </w:p>
    <w:p w14:paraId="31628341" w14:textId="0B052956" w:rsidR="006D19AA" w:rsidRPr="00596DFC" w:rsidRDefault="004924EE" w:rsidP="00047EBF">
      <w:pPr>
        <w:pStyle w:val="Heading2"/>
        <w:rPr>
          <w:lang w:eastAsia="zh-CN"/>
        </w:rPr>
      </w:pPr>
      <w:bookmarkStart w:id="610" w:name="_Toc508612048"/>
      <w:bookmarkStart w:id="611" w:name="_Toc510518668"/>
      <w:bookmarkStart w:id="612" w:name="_Toc510519106"/>
      <w:bookmarkStart w:id="613" w:name="_Toc512688951"/>
      <w:bookmarkStart w:id="614" w:name="_Toc4662195"/>
      <w:bookmarkStart w:id="615" w:name="_Toc5895139"/>
      <w:bookmarkStart w:id="616" w:name="_Toc7503433"/>
      <w:r w:rsidRPr="00596DFC">
        <w:rPr>
          <w:lang w:eastAsia="zh-CN"/>
        </w:rPr>
        <w:t>8.7</w:t>
      </w:r>
      <w:r w:rsidRPr="00596DFC">
        <w:rPr>
          <w:lang w:eastAsia="zh-CN"/>
        </w:rPr>
        <w:tab/>
      </w:r>
      <w:r w:rsidR="006D19AA" w:rsidRPr="00596DFC">
        <w:rPr>
          <w:lang w:eastAsia="zh-CN"/>
        </w:rPr>
        <w:t>OSD</w:t>
      </w:r>
      <w:bookmarkEnd w:id="610"/>
      <w:bookmarkEnd w:id="611"/>
      <w:bookmarkEnd w:id="612"/>
      <w:bookmarkEnd w:id="613"/>
      <w:bookmarkEnd w:id="614"/>
      <w:bookmarkEnd w:id="615"/>
      <w:bookmarkEnd w:id="616"/>
    </w:p>
    <w:p w14:paraId="2B521787" w14:textId="4B451999" w:rsidR="006D19AA" w:rsidRPr="00596DFC" w:rsidRDefault="004924EE" w:rsidP="00047EBF">
      <w:pPr>
        <w:pStyle w:val="Heading3"/>
        <w:rPr>
          <w:lang w:eastAsia="zh-CN"/>
        </w:rPr>
      </w:pPr>
      <w:bookmarkStart w:id="617" w:name="_Toc508612050"/>
      <w:bookmarkStart w:id="618" w:name="_Toc510518669"/>
      <w:bookmarkStart w:id="619" w:name="_Toc510519107"/>
      <w:r w:rsidRPr="00596DFC">
        <w:rPr>
          <w:lang w:eastAsia="zh-CN"/>
        </w:rPr>
        <w:t>8.7.1</w:t>
      </w:r>
      <w:r w:rsidRPr="00596DFC">
        <w:rPr>
          <w:lang w:eastAsia="zh-CN"/>
        </w:rPr>
        <w:tab/>
      </w:r>
      <w:r w:rsidR="006D19AA" w:rsidRPr="00596DFC">
        <w:rPr>
          <w:lang w:eastAsia="zh-CN"/>
        </w:rPr>
        <w:t>U</w:t>
      </w:r>
      <w:bookmarkEnd w:id="617"/>
      <w:r w:rsidR="006D19AA" w:rsidRPr="00596DFC">
        <w:rPr>
          <w:lang w:eastAsia="zh-CN"/>
        </w:rPr>
        <w:t xml:space="preserve">ser </w:t>
      </w:r>
      <w:r w:rsidR="006358C4" w:rsidRPr="00596DFC">
        <w:rPr>
          <w:lang w:eastAsia="zh-CN"/>
        </w:rPr>
        <w:t>i</w:t>
      </w:r>
      <w:r w:rsidR="006D19AA" w:rsidRPr="00596DFC">
        <w:rPr>
          <w:lang w:eastAsia="zh-CN"/>
        </w:rPr>
        <w:t>nterface</w:t>
      </w:r>
      <w:bookmarkEnd w:id="618"/>
      <w:bookmarkEnd w:id="619"/>
    </w:p>
    <w:p w14:paraId="1E7B16B7" w14:textId="087BE282" w:rsidR="00CA7A9C" w:rsidRPr="00596DFC" w:rsidRDefault="0024742C" w:rsidP="00047EBF">
      <w:pPr>
        <w:pStyle w:val="enumlev1"/>
        <w:rPr>
          <w:color w:val="000000"/>
          <w:szCs w:val="24"/>
          <w:lang w:eastAsia="zh-CN" w:bidi="he-IL"/>
        </w:rPr>
      </w:pPr>
      <w:r w:rsidRPr="00596DFC">
        <w:rPr>
          <w:lang w:eastAsia="zh-CN"/>
        </w:rPr>
        <w:t>The hybrid STB is required to support</w:t>
      </w:r>
      <w:r w:rsidR="00152AB7" w:rsidRPr="00596DFC">
        <w:rPr>
          <w:lang w:eastAsia="zh-CN"/>
        </w:rPr>
        <w:t xml:space="preserve"> </w:t>
      </w:r>
      <w:r w:rsidR="00E401CE" w:rsidRPr="00596DFC">
        <w:rPr>
          <w:lang w:eastAsia="zh-CN"/>
        </w:rPr>
        <w:t xml:space="preserve">an </w:t>
      </w:r>
      <w:r w:rsidR="00152AB7" w:rsidRPr="00596DFC">
        <w:rPr>
          <w:lang w:eastAsia="zh-CN"/>
        </w:rPr>
        <w:t>OSD</w:t>
      </w:r>
      <w:r w:rsidRPr="00596DFC">
        <w:rPr>
          <w:lang w:eastAsia="zh-CN"/>
        </w:rPr>
        <w:t xml:space="preserve"> </w:t>
      </w:r>
      <w:r w:rsidR="00942F48" w:rsidRPr="00596DFC">
        <w:rPr>
          <w:lang w:eastAsia="zh-CN"/>
        </w:rPr>
        <w:t>user interface</w:t>
      </w:r>
      <w:r w:rsidRPr="00596DFC">
        <w:rPr>
          <w:lang w:eastAsia="zh-CN"/>
        </w:rPr>
        <w:t xml:space="preserve"> </w:t>
      </w:r>
      <w:r w:rsidR="00E401CE" w:rsidRPr="00596DFC">
        <w:rPr>
          <w:lang w:eastAsia="zh-CN"/>
        </w:rPr>
        <w:t xml:space="preserve">to the </w:t>
      </w:r>
      <w:r w:rsidRPr="00596DFC">
        <w:rPr>
          <w:lang w:eastAsia="zh-CN"/>
        </w:rPr>
        <w:t>following specification</w:t>
      </w:r>
      <w:r w:rsidR="006358C4" w:rsidRPr="00596DFC">
        <w:rPr>
          <w:lang w:eastAsia="zh-CN"/>
        </w:rPr>
        <w:t>s</w:t>
      </w:r>
      <w:r w:rsidRPr="00596DFC">
        <w:rPr>
          <w:lang w:eastAsia="zh-CN"/>
        </w:rPr>
        <w:t>:</w:t>
      </w:r>
    </w:p>
    <w:p w14:paraId="22081769" w14:textId="2FA0C2E8" w:rsidR="006D19AA" w:rsidRPr="00596DFC" w:rsidRDefault="00047EBF" w:rsidP="00047EBF">
      <w:pPr>
        <w:pStyle w:val="enumlev1"/>
        <w:rPr>
          <w:color w:val="000000"/>
          <w:szCs w:val="24"/>
          <w:lang w:eastAsia="zh-CN" w:bidi="he-IL"/>
        </w:rPr>
      </w:pPr>
      <w:r w:rsidRPr="00596DFC">
        <w:rPr>
          <w:lang w:eastAsia="zh-CN"/>
        </w:rPr>
        <w:t>•</w:t>
      </w:r>
      <w:r w:rsidRPr="00596DFC">
        <w:rPr>
          <w:lang w:eastAsia="zh-CN"/>
        </w:rPr>
        <w:tab/>
      </w:r>
      <w:r w:rsidR="006D19AA" w:rsidRPr="00596DFC">
        <w:rPr>
          <w:color w:val="000000"/>
          <w:szCs w:val="24"/>
          <w:lang w:eastAsia="zh-CN" w:bidi="he-IL"/>
        </w:rPr>
        <w:t>Support resolution at least 720p</w:t>
      </w:r>
    </w:p>
    <w:p w14:paraId="2B76E5D2" w14:textId="5BFF4A61" w:rsidR="006D19AA" w:rsidRPr="00596DFC" w:rsidRDefault="00047EBF" w:rsidP="00047EBF">
      <w:pPr>
        <w:pStyle w:val="enumlev1"/>
        <w:rPr>
          <w:color w:val="000000"/>
          <w:szCs w:val="24"/>
          <w:lang w:eastAsia="zh-CN" w:bidi="he-IL"/>
        </w:rPr>
      </w:pPr>
      <w:r w:rsidRPr="00596DFC">
        <w:rPr>
          <w:color w:val="000000"/>
          <w:szCs w:val="24"/>
          <w:lang w:eastAsia="zh-CN" w:bidi="he-IL"/>
        </w:rPr>
        <w:t>•</w:t>
      </w:r>
      <w:r w:rsidRPr="00596DFC">
        <w:rPr>
          <w:color w:val="000000"/>
          <w:szCs w:val="24"/>
          <w:lang w:eastAsia="zh-CN" w:bidi="he-IL"/>
        </w:rPr>
        <w:tab/>
      </w:r>
      <w:r w:rsidR="006D19AA" w:rsidRPr="00596DFC">
        <w:rPr>
          <w:color w:val="000000"/>
          <w:szCs w:val="24"/>
          <w:lang w:eastAsia="zh-CN" w:bidi="he-IL"/>
        </w:rPr>
        <w:t>Include system setting, installation, info bar, channel</w:t>
      </w:r>
      <w:r w:rsidR="00E34A24" w:rsidRPr="00596DFC">
        <w:rPr>
          <w:color w:val="000000"/>
          <w:szCs w:val="24"/>
          <w:lang w:eastAsia="zh-CN" w:bidi="he-IL"/>
        </w:rPr>
        <w:t xml:space="preserve"> list</w:t>
      </w:r>
      <w:r w:rsidR="006D19AA" w:rsidRPr="00596DFC">
        <w:rPr>
          <w:color w:val="000000"/>
          <w:szCs w:val="24"/>
          <w:lang w:eastAsia="zh-CN" w:bidi="he-IL"/>
        </w:rPr>
        <w:t>, EPG</w:t>
      </w:r>
    </w:p>
    <w:p w14:paraId="0B5B787E" w14:textId="22058B5D" w:rsidR="006D19AA" w:rsidRPr="00596DFC" w:rsidRDefault="00047EBF" w:rsidP="00047EBF">
      <w:pPr>
        <w:pStyle w:val="enumlev1"/>
        <w:rPr>
          <w:color w:val="000000"/>
          <w:szCs w:val="24"/>
          <w:lang w:eastAsia="zh-CN" w:bidi="he-IL"/>
        </w:rPr>
      </w:pPr>
      <w:r w:rsidRPr="00596DFC">
        <w:rPr>
          <w:color w:val="000000"/>
          <w:szCs w:val="24"/>
          <w:lang w:eastAsia="zh-CN" w:bidi="he-IL"/>
        </w:rPr>
        <w:t>•</w:t>
      </w:r>
      <w:r w:rsidRPr="00596DFC">
        <w:rPr>
          <w:color w:val="000000"/>
          <w:szCs w:val="24"/>
          <w:lang w:eastAsia="zh-CN" w:bidi="he-IL"/>
        </w:rPr>
        <w:tab/>
      </w:r>
      <w:r w:rsidR="006D19AA" w:rsidRPr="00596DFC">
        <w:rPr>
          <w:color w:val="000000"/>
          <w:szCs w:val="24"/>
          <w:lang w:eastAsia="zh-CN" w:bidi="he-IL"/>
        </w:rPr>
        <w:t>Include CAS configuration menu</w:t>
      </w:r>
    </w:p>
    <w:p w14:paraId="200E2250" w14:textId="39A00BE3" w:rsidR="006D19AA" w:rsidRPr="00596DFC" w:rsidRDefault="00047EBF" w:rsidP="00047EBF">
      <w:pPr>
        <w:pStyle w:val="enumlev1"/>
        <w:rPr>
          <w:color w:val="000000"/>
          <w:szCs w:val="24"/>
          <w:lang w:eastAsia="zh-CN" w:bidi="he-IL"/>
        </w:rPr>
      </w:pPr>
      <w:r w:rsidRPr="00596DFC">
        <w:rPr>
          <w:color w:val="000000"/>
          <w:szCs w:val="24"/>
          <w:lang w:eastAsia="zh-CN" w:bidi="he-IL"/>
        </w:rPr>
        <w:t>•</w:t>
      </w:r>
      <w:r w:rsidRPr="00596DFC">
        <w:rPr>
          <w:color w:val="000000"/>
          <w:szCs w:val="24"/>
          <w:lang w:eastAsia="zh-CN" w:bidi="he-IL"/>
        </w:rPr>
        <w:tab/>
      </w:r>
      <w:r w:rsidR="006D19AA" w:rsidRPr="00596DFC">
        <w:rPr>
          <w:color w:val="000000"/>
          <w:szCs w:val="24"/>
          <w:lang w:eastAsia="zh-CN" w:bidi="he-IL"/>
        </w:rPr>
        <w:t>Support view of system messages and CAS messages</w:t>
      </w:r>
    </w:p>
    <w:p w14:paraId="59471673" w14:textId="410CA983" w:rsidR="006D19AA" w:rsidRPr="00596DFC" w:rsidRDefault="004924EE" w:rsidP="00047EBF">
      <w:pPr>
        <w:pStyle w:val="Heading3"/>
        <w:rPr>
          <w:lang w:eastAsia="zh-CN"/>
        </w:rPr>
      </w:pPr>
      <w:bookmarkStart w:id="620" w:name="_Toc510518670"/>
      <w:bookmarkStart w:id="621" w:name="_Toc510519108"/>
      <w:bookmarkStart w:id="622" w:name="_Toc508612051"/>
      <w:r w:rsidRPr="00596DFC">
        <w:rPr>
          <w:lang w:eastAsia="zh-CN"/>
        </w:rPr>
        <w:t>8.7.2</w:t>
      </w:r>
      <w:r w:rsidRPr="00596DFC">
        <w:rPr>
          <w:lang w:eastAsia="zh-CN"/>
        </w:rPr>
        <w:tab/>
      </w:r>
      <w:r w:rsidR="006D19AA" w:rsidRPr="00596DFC">
        <w:rPr>
          <w:lang w:eastAsia="zh-CN"/>
        </w:rPr>
        <w:t>EPG</w:t>
      </w:r>
      <w:bookmarkEnd w:id="620"/>
      <w:bookmarkEnd w:id="621"/>
    </w:p>
    <w:p w14:paraId="17352D3F" w14:textId="1EC5312B" w:rsidR="006D19AA" w:rsidRPr="00596DFC" w:rsidRDefault="006D19AA" w:rsidP="00047EBF">
      <w:pPr>
        <w:rPr>
          <w:lang w:eastAsia="zh-CN"/>
        </w:rPr>
      </w:pPr>
      <w:r w:rsidRPr="00596DFC">
        <w:rPr>
          <w:lang w:eastAsia="zh-CN"/>
        </w:rPr>
        <w:t xml:space="preserve">The hybrid STB is required to support the EPG application based on DVB-SI according to </w:t>
      </w:r>
      <w:r w:rsidR="0044351D" w:rsidRPr="00596DFC">
        <w:rPr>
          <w:lang w:eastAsia="zh-CN"/>
        </w:rPr>
        <w:t>[</w:t>
      </w:r>
      <w:r w:rsidRPr="00596DFC">
        <w:rPr>
          <w:lang w:eastAsia="zh-CN"/>
        </w:rPr>
        <w:t>ETSI</w:t>
      </w:r>
      <w:r w:rsidR="004E7954" w:rsidRPr="00596DFC">
        <w:rPr>
          <w:lang w:eastAsia="zh-CN"/>
        </w:rPr>
        <w:t> </w:t>
      </w:r>
      <w:r w:rsidRPr="00596DFC">
        <w:rPr>
          <w:lang w:eastAsia="zh-CN"/>
        </w:rPr>
        <w:t>EN 300 468</w:t>
      </w:r>
      <w:r w:rsidR="0044351D" w:rsidRPr="00596DFC">
        <w:rPr>
          <w:lang w:eastAsia="zh-CN"/>
        </w:rPr>
        <w:t>]</w:t>
      </w:r>
      <w:r w:rsidRPr="00596DFC">
        <w:rPr>
          <w:lang w:eastAsia="zh-CN"/>
        </w:rPr>
        <w:t>, and</w:t>
      </w:r>
      <w:r w:rsidR="00B144D1" w:rsidRPr="00596DFC">
        <w:rPr>
          <w:lang w:eastAsia="zh-CN"/>
        </w:rPr>
        <w:t xml:space="preserve"> is required to</w:t>
      </w:r>
      <w:r w:rsidRPr="00596DFC">
        <w:rPr>
          <w:lang w:eastAsia="zh-CN"/>
        </w:rPr>
        <w:t xml:space="preserve"> support </w:t>
      </w:r>
      <w:r w:rsidR="003E4C37" w:rsidRPr="00596DFC">
        <w:rPr>
          <w:lang w:eastAsia="zh-CN"/>
        </w:rPr>
        <w:t xml:space="preserve">the </w:t>
      </w:r>
      <w:r w:rsidRPr="00596DFC">
        <w:rPr>
          <w:lang w:eastAsia="zh-CN"/>
        </w:rPr>
        <w:t>following features:</w:t>
      </w:r>
    </w:p>
    <w:p w14:paraId="6E1579D7" w14:textId="13AD45EF"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Support UTF-8</w:t>
      </w:r>
      <w:r w:rsidR="00163571" w:rsidRPr="00596DFC">
        <w:rPr>
          <w:lang w:eastAsia="zh-CN" w:bidi="he-IL"/>
        </w:rPr>
        <w:t xml:space="preserve"> </w:t>
      </w:r>
      <w:r w:rsidR="006358C4" w:rsidRPr="00596DFC">
        <w:rPr>
          <w:lang w:eastAsia="zh-CN" w:bidi="he-IL"/>
        </w:rPr>
        <w:t>c</w:t>
      </w:r>
      <w:r w:rsidR="009943CA" w:rsidRPr="00596DFC">
        <w:rPr>
          <w:lang w:eastAsia="zh-CN" w:bidi="he-IL"/>
        </w:rPr>
        <w:t>haracter encoding</w:t>
      </w:r>
    </w:p>
    <w:p w14:paraId="48F01089" w14:textId="7A1FD9AA"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Decode full EIT information with capability to display 7 day</w:t>
      </w:r>
      <w:r w:rsidR="00982C90" w:rsidRPr="00596DFC">
        <w:rPr>
          <w:lang w:eastAsia="zh-CN" w:bidi="he-IL"/>
        </w:rPr>
        <w:t>s</w:t>
      </w:r>
      <w:r w:rsidR="006D19AA" w:rsidRPr="00596DFC">
        <w:rPr>
          <w:lang w:eastAsia="zh-CN" w:bidi="he-IL"/>
        </w:rPr>
        <w:t xml:space="preserve"> EPG information</w:t>
      </w:r>
    </w:p>
    <w:p w14:paraId="78E6275A" w14:textId="24FF16BA" w:rsidR="006D19AA" w:rsidRPr="00596DFC" w:rsidRDefault="004924EE" w:rsidP="00047EBF">
      <w:pPr>
        <w:pStyle w:val="Heading3"/>
        <w:rPr>
          <w:lang w:eastAsia="zh-CN"/>
        </w:rPr>
      </w:pPr>
      <w:bookmarkStart w:id="623" w:name="_Toc510518671"/>
      <w:bookmarkStart w:id="624" w:name="_Toc510519109"/>
      <w:r w:rsidRPr="00596DFC">
        <w:rPr>
          <w:lang w:eastAsia="zh-CN"/>
        </w:rPr>
        <w:t>8.7.3</w:t>
      </w:r>
      <w:r w:rsidRPr="00596DFC">
        <w:rPr>
          <w:lang w:eastAsia="zh-CN"/>
        </w:rPr>
        <w:tab/>
      </w:r>
      <w:r w:rsidR="006D19AA" w:rsidRPr="00596DFC">
        <w:rPr>
          <w:lang w:eastAsia="zh-CN"/>
        </w:rPr>
        <w:t>Info</w:t>
      </w:r>
      <w:r w:rsidR="006358C4" w:rsidRPr="00596DFC">
        <w:rPr>
          <w:lang w:eastAsia="zh-CN"/>
        </w:rPr>
        <w:t>rmation</w:t>
      </w:r>
      <w:r w:rsidR="006D19AA" w:rsidRPr="00596DFC">
        <w:rPr>
          <w:lang w:eastAsia="zh-CN"/>
        </w:rPr>
        <w:t xml:space="preserve"> bar</w:t>
      </w:r>
      <w:bookmarkEnd w:id="623"/>
      <w:bookmarkEnd w:id="624"/>
    </w:p>
    <w:p w14:paraId="3080ABF2" w14:textId="216F060E" w:rsidR="006D19AA" w:rsidRPr="00596DFC" w:rsidRDefault="006D19AA" w:rsidP="00047EBF">
      <w:pPr>
        <w:rPr>
          <w:lang w:eastAsia="zh-CN"/>
        </w:rPr>
      </w:pPr>
      <w:r w:rsidRPr="00596DFC">
        <w:rPr>
          <w:lang w:eastAsia="zh-CN"/>
        </w:rPr>
        <w:t xml:space="preserve">The hybrid STB is required to </w:t>
      </w:r>
      <w:r w:rsidR="003E4C37" w:rsidRPr="00596DFC">
        <w:rPr>
          <w:lang w:eastAsia="zh-CN"/>
        </w:rPr>
        <w:t xml:space="preserve">implement </w:t>
      </w:r>
      <w:r w:rsidRPr="00596DFC">
        <w:rPr>
          <w:lang w:eastAsia="zh-CN"/>
        </w:rPr>
        <w:t>the info</w:t>
      </w:r>
      <w:r w:rsidR="006358C4" w:rsidRPr="00596DFC">
        <w:rPr>
          <w:lang w:eastAsia="zh-CN"/>
        </w:rPr>
        <w:t>rmation</w:t>
      </w:r>
      <w:r w:rsidRPr="00596DFC">
        <w:rPr>
          <w:lang w:eastAsia="zh-CN"/>
        </w:rPr>
        <w:t xml:space="preserve"> bar </w:t>
      </w:r>
      <w:r w:rsidR="00656D7A" w:rsidRPr="00596DFC">
        <w:rPr>
          <w:lang w:eastAsia="zh-CN"/>
        </w:rPr>
        <w:t>as</w:t>
      </w:r>
      <w:r w:rsidRPr="00596DFC">
        <w:rPr>
          <w:lang w:eastAsia="zh-CN"/>
        </w:rPr>
        <w:t xml:space="preserve"> </w:t>
      </w:r>
      <w:r w:rsidR="00B773DE" w:rsidRPr="00596DFC">
        <w:rPr>
          <w:lang w:eastAsia="zh-CN"/>
        </w:rPr>
        <w:t xml:space="preserve">defined in the </w:t>
      </w:r>
      <w:r w:rsidR="00197DA4" w:rsidRPr="00596DFC">
        <w:rPr>
          <w:lang w:eastAsia="zh-CN"/>
        </w:rPr>
        <w:t xml:space="preserve">following </w:t>
      </w:r>
      <w:r w:rsidRPr="00596DFC">
        <w:rPr>
          <w:lang w:eastAsia="zh-CN"/>
        </w:rPr>
        <w:t>specification:</w:t>
      </w:r>
    </w:p>
    <w:p w14:paraId="53512D51" w14:textId="598C371D"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Showing channel name</w:t>
      </w:r>
    </w:p>
    <w:p w14:paraId="16CD87EF" w14:textId="1A8168A9"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Showing now and next event details with time</w:t>
      </w:r>
    </w:p>
    <w:p w14:paraId="65E4A9AC" w14:textId="60D27BF4"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Showing multi audio, icon to indicate the presence of subt</w:t>
      </w:r>
      <w:r w:rsidR="00145AD6" w:rsidRPr="00596DFC">
        <w:rPr>
          <w:lang w:eastAsia="zh-CN" w:bidi="he-IL"/>
        </w:rPr>
        <w:t>itle and teletext, video r</w:t>
      </w:r>
      <w:r w:rsidR="006D19AA" w:rsidRPr="00596DFC">
        <w:rPr>
          <w:lang w:eastAsia="zh-CN" w:bidi="he-IL"/>
        </w:rPr>
        <w:t>esolution</w:t>
      </w:r>
    </w:p>
    <w:p w14:paraId="104E2120" w14:textId="18F6C43C" w:rsidR="006D19AA" w:rsidRPr="00596DFC" w:rsidRDefault="004924EE" w:rsidP="00047EBF">
      <w:pPr>
        <w:pStyle w:val="Heading3"/>
        <w:rPr>
          <w:lang w:eastAsia="zh-CN"/>
        </w:rPr>
      </w:pPr>
      <w:bookmarkStart w:id="625" w:name="_Toc510518672"/>
      <w:bookmarkStart w:id="626" w:name="_Toc510519110"/>
      <w:r w:rsidRPr="00596DFC">
        <w:rPr>
          <w:lang w:eastAsia="zh-CN"/>
        </w:rPr>
        <w:t>8.7.4</w:t>
      </w:r>
      <w:r w:rsidRPr="00596DFC">
        <w:rPr>
          <w:lang w:eastAsia="zh-CN"/>
        </w:rPr>
        <w:tab/>
      </w:r>
      <w:r w:rsidR="006D19AA" w:rsidRPr="00596DFC">
        <w:rPr>
          <w:lang w:eastAsia="zh-CN"/>
        </w:rPr>
        <w:t>CA menu</w:t>
      </w:r>
      <w:bookmarkEnd w:id="622"/>
      <w:bookmarkEnd w:id="625"/>
      <w:bookmarkEnd w:id="626"/>
    </w:p>
    <w:p w14:paraId="205982D9" w14:textId="39148116" w:rsidR="006D19AA" w:rsidRPr="00596DFC" w:rsidRDefault="006D19AA" w:rsidP="00047EBF">
      <w:pPr>
        <w:rPr>
          <w:lang w:eastAsia="zh-CN"/>
        </w:rPr>
      </w:pPr>
      <w:r w:rsidRPr="00596DFC">
        <w:rPr>
          <w:lang w:eastAsia="zh-CN"/>
        </w:rPr>
        <w:t xml:space="preserve">The hybrid STB is required to implement a CA service menu for presenting </w:t>
      </w:r>
      <w:r w:rsidR="00B773DE" w:rsidRPr="00596DFC">
        <w:rPr>
          <w:lang w:eastAsia="zh-CN"/>
        </w:rPr>
        <w:t xml:space="preserve">the </w:t>
      </w:r>
      <w:r w:rsidRPr="00596DFC">
        <w:rPr>
          <w:lang w:eastAsia="zh-CN"/>
        </w:rPr>
        <w:t xml:space="preserve">current CAS status and subscriber information, the detailed specification is required to comply with the requirement of </w:t>
      </w:r>
      <w:r w:rsidR="00FB41FA" w:rsidRPr="00596DFC">
        <w:rPr>
          <w:lang w:eastAsia="zh-CN"/>
        </w:rPr>
        <w:t xml:space="preserve">the selected </w:t>
      </w:r>
      <w:r w:rsidRPr="00596DFC">
        <w:rPr>
          <w:lang w:eastAsia="zh-CN"/>
        </w:rPr>
        <w:t>CAS vendor</w:t>
      </w:r>
      <w:r w:rsidR="00917270" w:rsidRPr="00596DFC">
        <w:rPr>
          <w:lang w:eastAsia="zh-CN"/>
        </w:rPr>
        <w:t>.</w:t>
      </w:r>
    </w:p>
    <w:p w14:paraId="24FD777B" w14:textId="796097D8" w:rsidR="006D19AA" w:rsidRPr="00596DFC" w:rsidRDefault="004924EE" w:rsidP="00047EBF">
      <w:pPr>
        <w:pStyle w:val="Heading2"/>
        <w:rPr>
          <w:lang w:eastAsia="zh-CN"/>
        </w:rPr>
      </w:pPr>
      <w:bookmarkStart w:id="627" w:name="_Toc508612058"/>
      <w:bookmarkStart w:id="628" w:name="_Toc510518673"/>
      <w:bookmarkStart w:id="629" w:name="_Toc510519111"/>
      <w:bookmarkStart w:id="630" w:name="_Toc512688952"/>
      <w:bookmarkStart w:id="631" w:name="_Toc4662196"/>
      <w:bookmarkStart w:id="632" w:name="_Toc5895140"/>
      <w:bookmarkStart w:id="633" w:name="_Toc7503434"/>
      <w:r w:rsidRPr="00596DFC">
        <w:rPr>
          <w:lang w:eastAsia="zh-CN"/>
        </w:rPr>
        <w:t>8.8</w:t>
      </w:r>
      <w:r w:rsidRPr="00596DFC">
        <w:rPr>
          <w:lang w:eastAsia="zh-CN"/>
        </w:rPr>
        <w:tab/>
      </w:r>
      <w:r w:rsidR="006D19AA" w:rsidRPr="00596DFC">
        <w:rPr>
          <w:lang w:eastAsia="zh-CN"/>
        </w:rPr>
        <w:t xml:space="preserve">System </w:t>
      </w:r>
      <w:bookmarkEnd w:id="627"/>
      <w:r w:rsidR="006358C4" w:rsidRPr="00596DFC">
        <w:rPr>
          <w:lang w:eastAsia="zh-CN"/>
        </w:rPr>
        <w:t>u</w:t>
      </w:r>
      <w:r w:rsidR="006D19AA" w:rsidRPr="00596DFC">
        <w:rPr>
          <w:lang w:eastAsia="zh-CN"/>
        </w:rPr>
        <w:t>pgrade</w:t>
      </w:r>
      <w:bookmarkEnd w:id="628"/>
      <w:bookmarkEnd w:id="629"/>
      <w:bookmarkEnd w:id="630"/>
      <w:bookmarkEnd w:id="631"/>
      <w:bookmarkEnd w:id="632"/>
      <w:bookmarkEnd w:id="633"/>
    </w:p>
    <w:p w14:paraId="2ADD6973" w14:textId="09AE3840" w:rsidR="006D19AA" w:rsidRPr="00596DFC" w:rsidRDefault="006D19AA" w:rsidP="00047EBF">
      <w:r w:rsidRPr="00596DFC">
        <w:rPr>
          <w:lang w:eastAsia="zh-CN"/>
        </w:rPr>
        <w:t>The hybrid</w:t>
      </w:r>
      <w:r w:rsidR="00181DBC" w:rsidRPr="00596DFC">
        <w:rPr>
          <w:lang w:eastAsia="zh-CN"/>
        </w:rPr>
        <w:t xml:space="preserve"> STB</w:t>
      </w:r>
      <w:r w:rsidRPr="00596DFC">
        <w:rPr>
          <w:lang w:eastAsia="zh-CN"/>
        </w:rPr>
        <w:t xml:space="preserve"> is </w:t>
      </w:r>
      <w:r w:rsidR="005B1B46" w:rsidRPr="00596DFC">
        <w:rPr>
          <w:lang w:eastAsia="zh-CN"/>
        </w:rPr>
        <w:t xml:space="preserve">recommended </w:t>
      </w:r>
      <w:r w:rsidRPr="00596DFC">
        <w:rPr>
          <w:lang w:eastAsia="zh-CN"/>
        </w:rPr>
        <w:t xml:space="preserve">to implement </w:t>
      </w:r>
      <w:r w:rsidR="00894770" w:rsidRPr="00596DFC">
        <w:rPr>
          <w:lang w:eastAsia="zh-CN"/>
        </w:rPr>
        <w:t>over the air (</w:t>
      </w:r>
      <w:r w:rsidRPr="00596DFC">
        <w:t>OTA</w:t>
      </w:r>
      <w:r w:rsidR="00894770" w:rsidRPr="00596DFC">
        <w:t>)</w:t>
      </w:r>
      <w:r w:rsidRPr="00596DFC">
        <w:t xml:space="preserve"> system software update (DVB SSU) from transport stream (TS) in accordance with </w:t>
      </w:r>
      <w:r w:rsidR="00001964" w:rsidRPr="00596DFC">
        <w:t>[</w:t>
      </w:r>
      <w:r w:rsidRPr="00596DFC">
        <w:t>ETSI TS 102 006</w:t>
      </w:r>
      <w:r w:rsidR="00001964" w:rsidRPr="00596DFC">
        <w:t>]</w:t>
      </w:r>
      <w:r w:rsidR="002D764F" w:rsidRPr="00596DFC">
        <w:t xml:space="preserve"> and other relevant documents</w:t>
      </w:r>
      <w:r w:rsidR="00C91D51" w:rsidRPr="00596DFC">
        <w:t>.</w:t>
      </w:r>
    </w:p>
    <w:p w14:paraId="0032D4B1" w14:textId="4B1DD160" w:rsidR="006D19AA" w:rsidRPr="00596DFC" w:rsidRDefault="004924EE" w:rsidP="00047EBF">
      <w:pPr>
        <w:pStyle w:val="Heading2"/>
        <w:rPr>
          <w:lang w:eastAsia="zh-CN"/>
        </w:rPr>
      </w:pPr>
      <w:bookmarkStart w:id="634" w:name="_Toc508612063"/>
      <w:bookmarkStart w:id="635" w:name="_Toc510518674"/>
      <w:bookmarkStart w:id="636" w:name="_Toc510519112"/>
      <w:bookmarkStart w:id="637" w:name="_Toc512688953"/>
      <w:bookmarkStart w:id="638" w:name="_Toc4662197"/>
      <w:bookmarkStart w:id="639" w:name="_Toc5895141"/>
      <w:bookmarkStart w:id="640" w:name="_Toc7503435"/>
      <w:r w:rsidRPr="00596DFC">
        <w:rPr>
          <w:lang w:eastAsia="zh-CN"/>
        </w:rPr>
        <w:lastRenderedPageBreak/>
        <w:t>8.9</w:t>
      </w:r>
      <w:r w:rsidRPr="00596DFC">
        <w:rPr>
          <w:lang w:eastAsia="zh-CN"/>
        </w:rPr>
        <w:tab/>
      </w:r>
      <w:r w:rsidR="006D19AA" w:rsidRPr="00596DFC">
        <w:rPr>
          <w:lang w:eastAsia="zh-CN"/>
        </w:rPr>
        <w:t>RCU</w:t>
      </w:r>
      <w:bookmarkEnd w:id="634"/>
      <w:bookmarkEnd w:id="635"/>
      <w:bookmarkEnd w:id="636"/>
      <w:bookmarkEnd w:id="637"/>
      <w:bookmarkEnd w:id="638"/>
      <w:bookmarkEnd w:id="639"/>
      <w:bookmarkEnd w:id="640"/>
    </w:p>
    <w:p w14:paraId="39162CB2" w14:textId="273C7A1E" w:rsidR="006D19AA" w:rsidRPr="00596DFC" w:rsidRDefault="006D19AA" w:rsidP="00047EBF">
      <w:pPr>
        <w:rPr>
          <w:lang w:eastAsia="zh-CN"/>
        </w:rPr>
      </w:pPr>
      <w:r w:rsidRPr="00596DFC">
        <w:rPr>
          <w:lang w:eastAsia="zh-CN"/>
        </w:rPr>
        <w:t>The hybrid</w:t>
      </w:r>
      <w:r w:rsidR="007F1D7F" w:rsidRPr="00596DFC">
        <w:rPr>
          <w:lang w:eastAsia="zh-CN"/>
        </w:rPr>
        <w:t xml:space="preserve"> STB</w:t>
      </w:r>
      <w:r w:rsidRPr="00596DFC">
        <w:rPr>
          <w:lang w:eastAsia="zh-CN"/>
        </w:rPr>
        <w:t xml:space="preserve"> is required to have </w:t>
      </w:r>
      <w:r w:rsidR="00934363" w:rsidRPr="00596DFC">
        <w:rPr>
          <w:lang w:eastAsia="zh-CN"/>
        </w:rPr>
        <w:t>one</w:t>
      </w:r>
      <w:r w:rsidRPr="00596DFC">
        <w:rPr>
          <w:lang w:eastAsia="zh-CN"/>
        </w:rPr>
        <w:t xml:space="preserve"> remote</w:t>
      </w:r>
      <w:r w:rsidR="00731472" w:rsidRPr="00596DFC">
        <w:rPr>
          <w:lang w:eastAsia="zh-CN"/>
        </w:rPr>
        <w:t xml:space="preserve"> </w:t>
      </w:r>
      <w:r w:rsidRPr="00596DFC">
        <w:rPr>
          <w:lang w:eastAsia="zh-CN"/>
        </w:rPr>
        <w:t>control unit, the minimum required keys are listed below:</w:t>
      </w:r>
      <w:ins w:id="641" w:author="Meenakshi" w:date="2023-04-06T12:27:00Z">
        <w:r w:rsidR="00570D2B">
          <w:rPr>
            <w:lang w:eastAsia="zh-CN"/>
          </w:rPr>
          <w:t xml:space="preserve"> </w:t>
        </w:r>
      </w:ins>
    </w:p>
    <w:p w14:paraId="22BD6A74" w14:textId="53453E7E"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Alphanumerical keys</w:t>
      </w:r>
    </w:p>
    <w:p w14:paraId="57A9B86F" w14:textId="764D2CC9"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Navigation (up, down, left, right)</w:t>
      </w:r>
    </w:p>
    <w:p w14:paraId="2515616D" w14:textId="29970255"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Power</w:t>
      </w:r>
    </w:p>
    <w:p w14:paraId="0EBBDA80" w14:textId="0621C5FA" w:rsidR="006D19AA" w:rsidRPr="00596DFC" w:rsidRDefault="00047EBF" w:rsidP="00047EBF">
      <w:pPr>
        <w:pStyle w:val="enumlev1"/>
        <w:rPr>
          <w:lang w:eastAsia="zh-CN" w:bidi="he-IL"/>
        </w:rPr>
      </w:pPr>
      <w:r w:rsidRPr="00596DFC">
        <w:rPr>
          <w:lang w:eastAsia="zh-CN"/>
        </w:rPr>
        <w:t>•</w:t>
      </w:r>
      <w:r w:rsidRPr="00596DFC">
        <w:rPr>
          <w:lang w:eastAsia="zh-CN"/>
        </w:rPr>
        <w:tab/>
      </w:r>
      <w:r w:rsidR="006D19AA" w:rsidRPr="00596DFC">
        <w:rPr>
          <w:lang w:eastAsia="zh-CN" w:bidi="he-IL"/>
        </w:rPr>
        <w:t>Menu, EPG, OK,</w:t>
      </w:r>
      <w:r w:rsidR="006D180D" w:rsidRPr="00596DFC">
        <w:rPr>
          <w:lang w:eastAsia="zh-CN" w:bidi="he-IL"/>
        </w:rPr>
        <w:t xml:space="preserve"> Back, </w:t>
      </w:r>
      <w:r w:rsidR="006D19AA" w:rsidRPr="00596DFC">
        <w:rPr>
          <w:lang w:eastAsia="zh-CN" w:bidi="he-IL"/>
        </w:rPr>
        <w:t>Exit, Colo</w:t>
      </w:r>
      <w:r w:rsidR="00B83DF6" w:rsidRPr="00596DFC">
        <w:rPr>
          <w:lang w:eastAsia="zh-CN" w:bidi="he-IL"/>
        </w:rPr>
        <w:t>u</w:t>
      </w:r>
      <w:r w:rsidR="006D19AA" w:rsidRPr="00596DFC">
        <w:rPr>
          <w:lang w:eastAsia="zh-CN" w:bidi="he-IL"/>
        </w:rPr>
        <w:t>r keys</w:t>
      </w:r>
    </w:p>
    <w:p w14:paraId="0CAD6372" w14:textId="77777777" w:rsidR="006D19AA" w:rsidRPr="00596DFC" w:rsidRDefault="006D19AA" w:rsidP="006D19AA"/>
    <w:p w14:paraId="659686E5" w14:textId="77777777" w:rsidR="004924EE" w:rsidRPr="00596DFC" w:rsidRDefault="004924EE">
      <w:pPr>
        <w:tabs>
          <w:tab w:val="clear" w:pos="794"/>
          <w:tab w:val="clear" w:pos="1191"/>
          <w:tab w:val="clear" w:pos="1588"/>
          <w:tab w:val="clear" w:pos="1985"/>
        </w:tabs>
        <w:overflowPunct/>
        <w:autoSpaceDE/>
        <w:autoSpaceDN/>
        <w:adjustRightInd/>
        <w:spacing w:before="0" w:after="160" w:line="259" w:lineRule="auto"/>
        <w:jc w:val="left"/>
        <w:textAlignment w:val="auto"/>
        <w:rPr>
          <w:b/>
          <w:sz w:val="28"/>
        </w:rPr>
      </w:pPr>
      <w:bookmarkStart w:id="642" w:name="_Toc512688957"/>
      <w:bookmarkStart w:id="643" w:name="_Toc4662198"/>
      <w:r w:rsidRPr="00596DFC">
        <w:br w:type="page"/>
      </w:r>
    </w:p>
    <w:p w14:paraId="04EEE42F" w14:textId="78B4C824" w:rsidR="006D19AA" w:rsidRPr="00596DFC" w:rsidRDefault="006D19AA" w:rsidP="004924EE">
      <w:pPr>
        <w:pStyle w:val="AnnexNoTitle0"/>
      </w:pPr>
      <w:bookmarkStart w:id="644" w:name="_Toc5895142"/>
      <w:bookmarkStart w:id="645" w:name="_Toc7503436"/>
      <w:r w:rsidRPr="00596DFC">
        <w:lastRenderedPageBreak/>
        <w:t>Bibliography</w:t>
      </w:r>
      <w:bookmarkEnd w:id="642"/>
      <w:bookmarkEnd w:id="643"/>
      <w:bookmarkEnd w:id="644"/>
      <w:bookmarkEnd w:id="645"/>
    </w:p>
    <w:p w14:paraId="4A6F0F3A" w14:textId="77777777" w:rsidR="001F05BE" w:rsidRPr="00596DFC" w:rsidRDefault="001F05BE" w:rsidP="001F05BE">
      <w:pPr>
        <w:spacing w:before="0"/>
      </w:pPr>
    </w:p>
    <w:p w14:paraId="1470C32B" w14:textId="70DE708F" w:rsidR="00CF36BB" w:rsidRPr="00596DFC" w:rsidRDefault="00CF36BB" w:rsidP="004924EE">
      <w:pPr>
        <w:pStyle w:val="Reftext"/>
        <w:tabs>
          <w:tab w:val="clear" w:pos="794"/>
          <w:tab w:val="clear" w:pos="1191"/>
          <w:tab w:val="clear" w:pos="1588"/>
          <w:tab w:val="clear" w:pos="1985"/>
          <w:tab w:val="left" w:pos="2410"/>
        </w:tabs>
        <w:ind w:left="2410" w:hanging="2410"/>
      </w:pPr>
      <w:r w:rsidRPr="00596DFC">
        <w:t>[b-ITU-T F.902]</w:t>
      </w:r>
      <w:r w:rsidRPr="00596DFC">
        <w:tab/>
      </w:r>
      <w:r w:rsidR="000264A2" w:rsidRPr="00596DFC">
        <w:t xml:space="preserve">Recommendation </w:t>
      </w:r>
      <w:r w:rsidRPr="00596DFC">
        <w:t xml:space="preserve">ITU-T F.902 (1995), </w:t>
      </w:r>
      <w:r w:rsidRPr="00596DFC">
        <w:rPr>
          <w:i/>
        </w:rPr>
        <w:t>Interactive services design guidelines</w:t>
      </w:r>
      <w:r w:rsidRPr="00596DFC">
        <w:t>.</w:t>
      </w:r>
    </w:p>
    <w:p w14:paraId="493A15B4" w14:textId="6E95A46B" w:rsidR="00F55C5B" w:rsidRPr="00596DFC" w:rsidRDefault="00F55C5B" w:rsidP="00F55C5B">
      <w:pPr>
        <w:pStyle w:val="Reftext"/>
        <w:tabs>
          <w:tab w:val="clear" w:pos="794"/>
          <w:tab w:val="clear" w:pos="1191"/>
          <w:tab w:val="clear" w:pos="1588"/>
          <w:tab w:val="clear" w:pos="1985"/>
          <w:tab w:val="left" w:pos="2410"/>
        </w:tabs>
        <w:ind w:left="2410" w:hanging="2410"/>
      </w:pPr>
      <w:r w:rsidRPr="00596DFC">
        <w:rPr>
          <w:lang w:bidi="he-IL"/>
        </w:rPr>
        <w:t>[</w:t>
      </w:r>
      <w:proofErr w:type="gramStart"/>
      <w:r w:rsidRPr="00596DFC">
        <w:rPr>
          <w:lang w:bidi="he-IL"/>
        </w:rPr>
        <w:t>b-ITU-T</w:t>
      </w:r>
      <w:proofErr w:type="gramEnd"/>
      <w:r w:rsidRPr="00596DFC">
        <w:rPr>
          <w:lang w:bidi="he-IL"/>
        </w:rPr>
        <w:t xml:space="preserve"> H.262]</w:t>
      </w:r>
      <w:r w:rsidRPr="00596DFC">
        <w:rPr>
          <w:lang w:bidi="he-IL"/>
        </w:rPr>
        <w:tab/>
        <w:t>Recommendation ITU-T H.262 (2012</w:t>
      </w:r>
      <w:proofErr w:type="gramStart"/>
      <w:r w:rsidRPr="00596DFC">
        <w:rPr>
          <w:lang w:bidi="he-IL"/>
        </w:rPr>
        <w:t>)|</w:t>
      </w:r>
      <w:proofErr w:type="gramEnd"/>
      <w:r w:rsidRPr="00596DFC">
        <w:rPr>
          <w:lang w:bidi="he-IL"/>
        </w:rPr>
        <w:t xml:space="preserve">ISO/IEC 13818-2:2013, </w:t>
      </w:r>
      <w:r w:rsidRPr="00596DFC">
        <w:rPr>
          <w:i/>
        </w:rPr>
        <w:t>Information technology – Generic coding of moving pictures and associated audio information – Part 2: Video</w:t>
      </w:r>
      <w:r w:rsidRPr="00596DFC">
        <w:t>.</w:t>
      </w:r>
    </w:p>
    <w:p w14:paraId="74889BCF" w14:textId="5FB69604" w:rsidR="00547964" w:rsidRPr="00596DFC" w:rsidRDefault="00547964" w:rsidP="00F55C5B">
      <w:pPr>
        <w:pStyle w:val="Reftext"/>
        <w:tabs>
          <w:tab w:val="clear" w:pos="794"/>
          <w:tab w:val="clear" w:pos="1191"/>
          <w:tab w:val="clear" w:pos="1588"/>
          <w:tab w:val="clear" w:pos="1985"/>
          <w:tab w:val="left" w:pos="2410"/>
        </w:tabs>
        <w:ind w:left="2410" w:hanging="2410"/>
      </w:pPr>
      <w:r w:rsidRPr="00596DFC">
        <w:t>[b-ITU-T J.90]</w:t>
      </w:r>
      <w:r w:rsidRPr="00596DFC">
        <w:tab/>
      </w:r>
      <w:r w:rsidR="000264A2" w:rsidRPr="00596DFC">
        <w:t xml:space="preserve">Recommendation </w:t>
      </w:r>
      <w:r w:rsidRPr="00596DFC">
        <w:t xml:space="preserve">ITU-T J.90 (2000), </w:t>
      </w:r>
      <w:r w:rsidRPr="00596DFC">
        <w:rPr>
          <w:i/>
        </w:rPr>
        <w:t>Electronic programme guides for delivery by digital cable television and similar methods – Reference operating scenario and requirements</w:t>
      </w:r>
      <w:r w:rsidRPr="00596DFC">
        <w:t>.</w:t>
      </w:r>
    </w:p>
    <w:p w14:paraId="585F8BDB" w14:textId="41E94E43" w:rsidR="00CF36BB" w:rsidRPr="00596DFC" w:rsidRDefault="00CF36BB" w:rsidP="004924EE">
      <w:pPr>
        <w:pStyle w:val="Reftext"/>
        <w:tabs>
          <w:tab w:val="clear" w:pos="794"/>
          <w:tab w:val="clear" w:pos="1191"/>
          <w:tab w:val="clear" w:pos="1588"/>
          <w:tab w:val="clear" w:pos="1985"/>
          <w:tab w:val="left" w:pos="2410"/>
        </w:tabs>
        <w:ind w:left="2410" w:hanging="2410"/>
      </w:pPr>
      <w:r w:rsidRPr="00596DFC">
        <w:t>[b-ITU-T J.94]</w:t>
      </w:r>
      <w:r w:rsidRPr="00596DFC">
        <w:tab/>
      </w:r>
      <w:r w:rsidR="000264A2" w:rsidRPr="00596DFC">
        <w:t xml:space="preserve">Recommendation </w:t>
      </w:r>
      <w:r w:rsidRPr="00596DFC">
        <w:t xml:space="preserve">ITU-T J.94 (2016), </w:t>
      </w:r>
      <w:r w:rsidRPr="00596DFC">
        <w:rPr>
          <w:i/>
        </w:rPr>
        <w:t>Service information for digital broadcasting in cable television systems</w:t>
      </w:r>
      <w:r w:rsidRPr="00596DFC">
        <w:t>.</w:t>
      </w:r>
    </w:p>
    <w:p w14:paraId="2C8D2075" w14:textId="38E4FA0D" w:rsidR="000C7024" w:rsidRPr="00596DFC" w:rsidRDefault="000C7024" w:rsidP="004924EE">
      <w:pPr>
        <w:pStyle w:val="Reftext"/>
        <w:tabs>
          <w:tab w:val="clear" w:pos="794"/>
          <w:tab w:val="clear" w:pos="1191"/>
          <w:tab w:val="clear" w:pos="1588"/>
          <w:tab w:val="clear" w:pos="1985"/>
          <w:tab w:val="left" w:pos="2410"/>
        </w:tabs>
        <w:ind w:left="2410" w:hanging="2410"/>
      </w:pPr>
      <w:r w:rsidRPr="00596DFC">
        <w:t>[b-ITU-T J.142]</w:t>
      </w:r>
      <w:r w:rsidRPr="00596DFC">
        <w:tab/>
      </w:r>
      <w:r w:rsidR="000264A2" w:rsidRPr="00596DFC">
        <w:t xml:space="preserve">Recommendation </w:t>
      </w:r>
      <w:r w:rsidR="00547964" w:rsidRPr="00596DFC">
        <w:t xml:space="preserve">ITU-T J.142 (2000), </w:t>
      </w:r>
      <w:r w:rsidR="00547964" w:rsidRPr="00596DFC">
        <w:rPr>
          <w:i/>
        </w:rPr>
        <w:t>Methods for the measurement of parameters in the transmission of digital cable television signals</w:t>
      </w:r>
      <w:r w:rsidR="00547964" w:rsidRPr="00596DFC">
        <w:t>.</w:t>
      </w:r>
    </w:p>
    <w:p w14:paraId="71D6A0F3" w14:textId="50A6D073" w:rsidR="00873F1F" w:rsidRPr="00596DFC" w:rsidRDefault="00873F1F" w:rsidP="004924EE">
      <w:pPr>
        <w:pStyle w:val="Reftext"/>
        <w:tabs>
          <w:tab w:val="clear" w:pos="794"/>
          <w:tab w:val="clear" w:pos="1191"/>
          <w:tab w:val="clear" w:pos="1588"/>
          <w:tab w:val="clear" w:pos="1985"/>
          <w:tab w:val="left" w:pos="2410"/>
        </w:tabs>
        <w:ind w:left="2410" w:hanging="2410"/>
        <w:rPr>
          <w:iCs/>
        </w:rPr>
      </w:pPr>
      <w:r w:rsidRPr="00596DFC">
        <w:t>[b-ITU-T J.205]</w:t>
      </w:r>
      <w:r w:rsidR="00D46287" w:rsidRPr="00596DFC">
        <w:tab/>
      </w:r>
      <w:r w:rsidR="000264A2" w:rsidRPr="00596DFC">
        <w:t xml:space="preserve">Recommendation </w:t>
      </w:r>
      <w:r w:rsidRPr="00596DFC">
        <w:t xml:space="preserve">ITU-T J.205 (2012), </w:t>
      </w:r>
      <w:r w:rsidRPr="00596DFC">
        <w:rPr>
          <w:i/>
        </w:rPr>
        <w:t>Requirements for an application control framework using integrated broadcast and broadband digital television</w:t>
      </w:r>
      <w:r w:rsidRPr="00596DFC">
        <w:rPr>
          <w:iCs/>
        </w:rPr>
        <w:t>.</w:t>
      </w:r>
    </w:p>
    <w:p w14:paraId="51E98070" w14:textId="62267C44" w:rsidR="00873F1F" w:rsidRPr="00596DFC" w:rsidRDefault="00873F1F" w:rsidP="004924EE">
      <w:pPr>
        <w:pStyle w:val="Reftext"/>
        <w:tabs>
          <w:tab w:val="clear" w:pos="794"/>
          <w:tab w:val="clear" w:pos="1191"/>
          <w:tab w:val="clear" w:pos="1588"/>
          <w:tab w:val="clear" w:pos="1985"/>
          <w:tab w:val="left" w:pos="2410"/>
        </w:tabs>
        <w:ind w:left="2410" w:hanging="2410"/>
        <w:rPr>
          <w:iCs/>
        </w:rPr>
      </w:pPr>
      <w:r w:rsidRPr="00596DFC">
        <w:t>[b-ITU-T J.290]</w:t>
      </w:r>
      <w:r w:rsidR="00D46287" w:rsidRPr="00596DFC">
        <w:tab/>
      </w:r>
      <w:r w:rsidR="000264A2" w:rsidRPr="00596DFC">
        <w:t xml:space="preserve">Recommendation </w:t>
      </w:r>
      <w:r w:rsidRPr="00596DFC">
        <w:t xml:space="preserve">ITU-T J.290 (2006), </w:t>
      </w:r>
      <w:r w:rsidRPr="00596DFC">
        <w:rPr>
          <w:i/>
        </w:rPr>
        <w:t>Next generation set-top box core architecture</w:t>
      </w:r>
      <w:r w:rsidRPr="00596DFC">
        <w:rPr>
          <w:iCs/>
        </w:rPr>
        <w:t>.</w:t>
      </w:r>
    </w:p>
    <w:p w14:paraId="0F72473F" w14:textId="77777777" w:rsidR="00B3679A" w:rsidRPr="00596DFC" w:rsidRDefault="00B3679A" w:rsidP="00B3679A">
      <w:pPr>
        <w:pStyle w:val="Reftext"/>
        <w:tabs>
          <w:tab w:val="clear" w:pos="794"/>
          <w:tab w:val="clear" w:pos="1191"/>
          <w:tab w:val="clear" w:pos="1588"/>
          <w:tab w:val="clear" w:pos="1985"/>
          <w:tab w:val="left" w:pos="2410"/>
        </w:tabs>
        <w:ind w:left="2410" w:hanging="2410"/>
      </w:pPr>
      <w:r w:rsidRPr="00596DFC">
        <w:t>[ITU</w:t>
      </w:r>
      <w:r w:rsidRPr="00596DFC">
        <w:noBreakHyphen/>
        <w:t>T J.295]</w:t>
      </w:r>
      <w:r w:rsidRPr="00596DFC">
        <w:tab/>
        <w:t xml:space="preserve">Recommendation ITU-T J.295 (2012), </w:t>
      </w:r>
      <w:r w:rsidRPr="00596DFC">
        <w:rPr>
          <w:i/>
        </w:rPr>
        <w:t>Functional requirements for a hybrid cable set-top box</w:t>
      </w:r>
      <w:r w:rsidRPr="00596DFC">
        <w:t>.</w:t>
      </w:r>
    </w:p>
    <w:p w14:paraId="1E09B4DB" w14:textId="77777777" w:rsidR="00B3679A" w:rsidRPr="00596DFC" w:rsidRDefault="00B3679A" w:rsidP="00B3679A">
      <w:pPr>
        <w:pStyle w:val="Reftext"/>
        <w:tabs>
          <w:tab w:val="clear" w:pos="794"/>
          <w:tab w:val="clear" w:pos="1191"/>
          <w:tab w:val="clear" w:pos="1588"/>
          <w:tab w:val="clear" w:pos="1985"/>
          <w:tab w:val="left" w:pos="2410"/>
        </w:tabs>
        <w:ind w:left="2410" w:hanging="2410"/>
      </w:pPr>
      <w:r w:rsidRPr="00596DFC">
        <w:t>[ITU</w:t>
      </w:r>
      <w:r w:rsidRPr="00596DFC">
        <w:noBreakHyphen/>
        <w:t>T J.296]</w:t>
      </w:r>
      <w:r w:rsidRPr="00596DFC">
        <w:tab/>
        <w:t xml:space="preserve">Recommendation ITU-T J.296 (2012), </w:t>
      </w:r>
      <w:r w:rsidRPr="00596DFC">
        <w:rPr>
          <w:i/>
        </w:rPr>
        <w:t>Specifications for a hybrid cable set-top box</w:t>
      </w:r>
      <w:r w:rsidRPr="00596DFC">
        <w:t xml:space="preserve">. </w:t>
      </w:r>
    </w:p>
    <w:p w14:paraId="115B88F9" w14:textId="6F97B8EC" w:rsidR="00873F1F" w:rsidRPr="00596DFC" w:rsidRDefault="00873F1F" w:rsidP="00B3679A">
      <w:pPr>
        <w:pStyle w:val="Reftext"/>
        <w:tabs>
          <w:tab w:val="clear" w:pos="794"/>
          <w:tab w:val="clear" w:pos="1191"/>
          <w:tab w:val="clear" w:pos="1588"/>
          <w:tab w:val="clear" w:pos="1985"/>
          <w:tab w:val="left" w:pos="2410"/>
        </w:tabs>
        <w:ind w:left="2410" w:hanging="2410"/>
        <w:rPr>
          <w:iCs/>
        </w:rPr>
      </w:pPr>
      <w:r w:rsidRPr="00596DFC">
        <w:t>[b-ITU-T J.297</w:t>
      </w:r>
      <w:r w:rsidR="00D46287" w:rsidRPr="00596DFC">
        <w:t>]</w:t>
      </w:r>
      <w:r w:rsidR="00D46287" w:rsidRPr="00596DFC">
        <w:tab/>
      </w:r>
      <w:r w:rsidR="000264A2" w:rsidRPr="00596DFC">
        <w:t xml:space="preserve">Recommendation </w:t>
      </w:r>
      <w:r w:rsidRPr="00596DFC">
        <w:t xml:space="preserve">ITU-T J.297 (11/2016), </w:t>
      </w:r>
      <w:r w:rsidRPr="00596DFC">
        <w:rPr>
          <w:i/>
        </w:rPr>
        <w:t>Requirements and functional specification of cable set top box for 4K ultra high definition television</w:t>
      </w:r>
      <w:r w:rsidRPr="00596DFC">
        <w:rPr>
          <w:iCs/>
        </w:rPr>
        <w:t>.</w:t>
      </w:r>
    </w:p>
    <w:p w14:paraId="1E2EB9FE" w14:textId="0631966E" w:rsidR="000C7024" w:rsidRPr="00596DFC" w:rsidRDefault="000C7024" w:rsidP="004924EE">
      <w:pPr>
        <w:pStyle w:val="Reftext"/>
        <w:tabs>
          <w:tab w:val="clear" w:pos="794"/>
          <w:tab w:val="clear" w:pos="1191"/>
          <w:tab w:val="clear" w:pos="1588"/>
          <w:tab w:val="clear" w:pos="1985"/>
          <w:tab w:val="left" w:pos="2410"/>
        </w:tabs>
        <w:ind w:left="2410" w:hanging="2410"/>
        <w:rPr>
          <w:lang w:eastAsia="zh-CN"/>
        </w:rPr>
      </w:pPr>
      <w:r w:rsidRPr="00596DFC">
        <w:rPr>
          <w:lang w:eastAsia="zh-CN"/>
        </w:rPr>
        <w:t>[b-ITU-T X.1193]</w:t>
      </w:r>
      <w:r w:rsidRPr="00596DFC">
        <w:rPr>
          <w:lang w:eastAsia="zh-CN"/>
        </w:rPr>
        <w:tab/>
      </w:r>
      <w:r w:rsidR="000264A2" w:rsidRPr="00596DFC">
        <w:t xml:space="preserve">Recommendation </w:t>
      </w:r>
      <w:r w:rsidRPr="00596DFC">
        <w:rPr>
          <w:lang w:eastAsia="zh-CN"/>
        </w:rPr>
        <w:t xml:space="preserve">ITU-T X.1193 (2011), </w:t>
      </w:r>
      <w:r w:rsidRPr="00596DFC">
        <w:rPr>
          <w:i/>
          <w:lang w:eastAsia="zh-CN"/>
        </w:rPr>
        <w:t>Key management framework for secure internet protocol television (IPTV) services</w:t>
      </w:r>
      <w:r w:rsidRPr="00596DFC">
        <w:rPr>
          <w:lang w:eastAsia="zh-CN"/>
        </w:rPr>
        <w:t xml:space="preserve">. </w:t>
      </w:r>
    </w:p>
    <w:p w14:paraId="503A2BFD" w14:textId="44C05DB8" w:rsidR="000919EB" w:rsidRPr="00596DFC" w:rsidRDefault="000919EB" w:rsidP="004924EE">
      <w:pPr>
        <w:pStyle w:val="Reftext"/>
        <w:tabs>
          <w:tab w:val="clear" w:pos="794"/>
          <w:tab w:val="clear" w:pos="1191"/>
          <w:tab w:val="clear" w:pos="1588"/>
          <w:tab w:val="clear" w:pos="1985"/>
          <w:tab w:val="left" w:pos="2410"/>
        </w:tabs>
        <w:ind w:left="2410" w:hanging="2410"/>
        <w:rPr>
          <w:lang w:eastAsia="zh-CN"/>
        </w:rPr>
      </w:pPr>
      <w:r w:rsidRPr="00596DFC">
        <w:rPr>
          <w:lang w:eastAsia="zh-CN"/>
        </w:rPr>
        <w:t>[b-ITU-T Y.1910]</w:t>
      </w:r>
      <w:r w:rsidRPr="00596DFC">
        <w:rPr>
          <w:lang w:eastAsia="zh-CN"/>
        </w:rPr>
        <w:tab/>
      </w:r>
      <w:r w:rsidR="000264A2" w:rsidRPr="00596DFC">
        <w:t xml:space="preserve">Recommendation </w:t>
      </w:r>
      <w:r w:rsidRPr="00596DFC">
        <w:rPr>
          <w:lang w:eastAsia="zh-CN"/>
        </w:rPr>
        <w:t xml:space="preserve">ITU-T Y.1910 (2008), </w:t>
      </w:r>
      <w:r w:rsidRPr="00596DFC">
        <w:rPr>
          <w:i/>
          <w:lang w:eastAsia="zh-CN"/>
        </w:rPr>
        <w:t>IPTV functional architecture</w:t>
      </w:r>
      <w:r w:rsidRPr="00596DFC">
        <w:rPr>
          <w:lang w:eastAsia="zh-CN"/>
        </w:rPr>
        <w:t>.</w:t>
      </w:r>
    </w:p>
    <w:p w14:paraId="441D82A9" w14:textId="68F857AF" w:rsidR="00650793" w:rsidRPr="00596DFC" w:rsidRDefault="00650793" w:rsidP="004924EE">
      <w:pPr>
        <w:pStyle w:val="Reftext"/>
        <w:tabs>
          <w:tab w:val="clear" w:pos="794"/>
          <w:tab w:val="clear" w:pos="1191"/>
          <w:tab w:val="clear" w:pos="1588"/>
          <w:tab w:val="clear" w:pos="1985"/>
          <w:tab w:val="left" w:pos="2410"/>
        </w:tabs>
        <w:ind w:left="2410" w:hanging="2410"/>
        <w:rPr>
          <w:lang w:eastAsia="zh-CN"/>
        </w:rPr>
      </w:pPr>
      <w:r w:rsidRPr="00596DFC">
        <w:rPr>
          <w:lang w:eastAsia="zh-CN"/>
        </w:rPr>
        <w:t>[b-</w:t>
      </w:r>
      <w:r w:rsidR="004E7954" w:rsidRPr="00596DFC">
        <w:rPr>
          <w:lang w:eastAsia="zh-CN"/>
        </w:rPr>
        <w:t>ITU-R BT.1306-</w:t>
      </w:r>
      <w:r w:rsidRPr="00596DFC">
        <w:rPr>
          <w:lang w:eastAsia="zh-CN"/>
        </w:rPr>
        <w:t>7]</w:t>
      </w:r>
      <w:r w:rsidR="00D07A3A" w:rsidRPr="00596DFC">
        <w:rPr>
          <w:lang w:eastAsia="zh-CN"/>
        </w:rPr>
        <w:tab/>
      </w:r>
      <w:r w:rsidR="000264A2" w:rsidRPr="00596DFC">
        <w:t xml:space="preserve">Recommendation </w:t>
      </w:r>
      <w:r w:rsidR="004E7954" w:rsidRPr="00596DFC">
        <w:rPr>
          <w:lang w:eastAsia="zh-CN"/>
        </w:rPr>
        <w:t>ITU-R BT.1306-</w:t>
      </w:r>
      <w:r w:rsidRPr="00596DFC">
        <w:rPr>
          <w:lang w:eastAsia="zh-CN"/>
        </w:rPr>
        <w:t xml:space="preserve">7 (2015), </w:t>
      </w:r>
      <w:r w:rsidRPr="00596DFC">
        <w:rPr>
          <w:i/>
          <w:lang w:eastAsia="zh-CN"/>
        </w:rPr>
        <w:t>Error-correction, data framing, modulation and emission methods for digital terrestrial television broadcasting</w:t>
      </w:r>
      <w:r w:rsidR="00955401" w:rsidRPr="00596DFC">
        <w:rPr>
          <w:lang w:eastAsia="zh-CN"/>
        </w:rPr>
        <w:t>.</w:t>
      </w:r>
    </w:p>
    <w:p w14:paraId="4F40A2F4" w14:textId="094384C4" w:rsidR="00873F1F" w:rsidRPr="00596DFC" w:rsidRDefault="00873F1F" w:rsidP="004924EE">
      <w:pPr>
        <w:pStyle w:val="Reftext"/>
        <w:tabs>
          <w:tab w:val="clear" w:pos="794"/>
          <w:tab w:val="clear" w:pos="1191"/>
          <w:tab w:val="clear" w:pos="1588"/>
          <w:tab w:val="clear" w:pos="1985"/>
          <w:tab w:val="left" w:pos="2410"/>
        </w:tabs>
        <w:ind w:left="2410" w:hanging="2410"/>
        <w:rPr>
          <w:b/>
          <w:u w:val="single"/>
        </w:rPr>
      </w:pPr>
      <w:r w:rsidRPr="00596DFC">
        <w:t>[b-ETSI EN 300 429]</w:t>
      </w:r>
      <w:r w:rsidRPr="00596DFC">
        <w:tab/>
        <w:t xml:space="preserve">ETSI EN 300 429 (1998), </w:t>
      </w:r>
      <w:r w:rsidRPr="00596DFC">
        <w:rPr>
          <w:i/>
        </w:rPr>
        <w:t>Digital Video Broadcasting (DVB) – Framing structure, channel coding and modulation for cable systems</w:t>
      </w:r>
      <w:r w:rsidRPr="00596DFC">
        <w:rPr>
          <w:iCs/>
        </w:rPr>
        <w:t>.</w:t>
      </w:r>
    </w:p>
    <w:p w14:paraId="5E73DF21" w14:textId="15791832" w:rsidR="00600E15" w:rsidRPr="00596DFC" w:rsidRDefault="00600E15" w:rsidP="004924EE">
      <w:pPr>
        <w:pStyle w:val="Reftext"/>
        <w:tabs>
          <w:tab w:val="clear" w:pos="794"/>
          <w:tab w:val="clear" w:pos="1191"/>
          <w:tab w:val="clear" w:pos="1588"/>
          <w:tab w:val="clear" w:pos="1985"/>
          <w:tab w:val="left" w:pos="2410"/>
        </w:tabs>
        <w:ind w:left="2410" w:hanging="2410"/>
      </w:pPr>
      <w:r w:rsidRPr="00596DFC">
        <w:t>[b-ETSI EN 300 706]</w:t>
      </w:r>
      <w:r w:rsidRPr="00596DFC">
        <w:tab/>
        <w:t xml:space="preserve">ETSI EN 300 706 (2003), </w:t>
      </w:r>
      <w:r w:rsidRPr="00596DFC">
        <w:rPr>
          <w:i/>
        </w:rPr>
        <w:t>Enhanced Teletext specification</w:t>
      </w:r>
      <w:r w:rsidRPr="00596DFC">
        <w:t>.</w:t>
      </w:r>
    </w:p>
    <w:p w14:paraId="7F22DAA0" w14:textId="1BE62D74" w:rsidR="00873F1F" w:rsidRPr="00596DFC" w:rsidRDefault="00873F1F" w:rsidP="004924EE">
      <w:pPr>
        <w:pStyle w:val="Reftext"/>
        <w:tabs>
          <w:tab w:val="clear" w:pos="794"/>
          <w:tab w:val="clear" w:pos="1191"/>
          <w:tab w:val="clear" w:pos="1588"/>
          <w:tab w:val="clear" w:pos="1985"/>
          <w:tab w:val="left" w:pos="2410"/>
        </w:tabs>
        <w:ind w:left="2410" w:hanging="2410"/>
        <w:rPr>
          <w:bCs/>
        </w:rPr>
      </w:pPr>
      <w:r w:rsidRPr="00596DFC">
        <w:t>[b-ETSI EN 300 743]</w:t>
      </w:r>
      <w:r w:rsidRPr="00596DFC">
        <w:tab/>
        <w:t xml:space="preserve">ETSI EN 300 743 (2006), </w:t>
      </w:r>
      <w:r w:rsidRPr="00596DFC">
        <w:rPr>
          <w:i/>
        </w:rPr>
        <w:t>Digital Video Broadcasting (DVB) –</w:t>
      </w:r>
      <w:r w:rsidRPr="00596DFC">
        <w:rPr>
          <w:i/>
          <w:iCs/>
        </w:rPr>
        <w:t xml:space="preserve"> </w:t>
      </w:r>
      <w:r w:rsidRPr="00596DFC">
        <w:rPr>
          <w:bCs/>
          <w:i/>
          <w:iCs/>
        </w:rPr>
        <w:t>Subtitling systems</w:t>
      </w:r>
      <w:r w:rsidRPr="00596DFC">
        <w:rPr>
          <w:bCs/>
        </w:rPr>
        <w:t>.</w:t>
      </w:r>
    </w:p>
    <w:p w14:paraId="68BC8116" w14:textId="2529D81B" w:rsidR="00B3679A" w:rsidRPr="00596DFC" w:rsidRDefault="00B3679A" w:rsidP="00B3679A">
      <w:pPr>
        <w:pStyle w:val="Reftext"/>
        <w:tabs>
          <w:tab w:val="clear" w:pos="794"/>
          <w:tab w:val="clear" w:pos="1191"/>
          <w:tab w:val="clear" w:pos="1588"/>
          <w:tab w:val="clear" w:pos="1985"/>
          <w:tab w:val="left" w:pos="2410"/>
        </w:tabs>
        <w:ind w:left="2410" w:hanging="2410"/>
      </w:pPr>
      <w:r w:rsidRPr="00596DFC">
        <w:t xml:space="preserve">[b-ETSI </w:t>
      </w:r>
      <w:hyperlink r:id="rId33" w:history="1">
        <w:r w:rsidRPr="00596DFC">
          <w:t>EN 302 307-2</w:t>
        </w:r>
      </w:hyperlink>
      <w:r w:rsidRPr="00596DFC">
        <w:t>]</w:t>
      </w:r>
      <w:r w:rsidRPr="00596DFC">
        <w:tab/>
        <w:t xml:space="preserve">ETSI EN 302 307-2 V1.1.1 (2005), </w:t>
      </w:r>
      <w:r w:rsidRPr="00596DFC">
        <w:rPr>
          <w:i/>
        </w:rPr>
        <w:t>Digital Video Broadcasting (DVB);</w:t>
      </w:r>
      <w:r w:rsidRPr="00596DFC">
        <w:t xml:space="preserve"> </w:t>
      </w:r>
      <w:r w:rsidRPr="00596DFC">
        <w:rPr>
          <w:i/>
        </w:rPr>
        <w:t>Second generation framing structure, channel coding and modulation systems for Broadcasting, Interactive Services, News Gathering and other broadband satellite applications; Part 2: DVB-S2 Extensions (DVB-S2X)</w:t>
      </w:r>
      <w:r w:rsidRPr="00596DFC">
        <w:t>.</w:t>
      </w:r>
    </w:p>
    <w:p w14:paraId="469DB557" w14:textId="77777777" w:rsidR="000264A2" w:rsidRPr="00596DFC" w:rsidRDefault="000264A2" w:rsidP="000264A2">
      <w:pPr>
        <w:pStyle w:val="Reftext"/>
        <w:tabs>
          <w:tab w:val="clear" w:pos="794"/>
          <w:tab w:val="clear" w:pos="1191"/>
          <w:tab w:val="clear" w:pos="1588"/>
          <w:tab w:val="clear" w:pos="1985"/>
          <w:tab w:val="left" w:pos="2410"/>
        </w:tabs>
        <w:ind w:left="2410" w:hanging="2410"/>
        <w:rPr>
          <w:bCs/>
          <w:lang w:eastAsia="zh-CN"/>
        </w:rPr>
      </w:pPr>
      <w:r w:rsidRPr="00596DFC">
        <w:t>[b-ETSI TS 101 162]</w:t>
      </w:r>
      <w:r w:rsidRPr="00596DFC">
        <w:tab/>
        <w:t xml:space="preserve">ETSI TS 101 162 (2009), </w:t>
      </w:r>
      <w:r w:rsidRPr="00596DFC">
        <w:rPr>
          <w:i/>
        </w:rPr>
        <w:t>Digital Video Broadcasting (DVB) – Allocation of Service Information (SI) and Data Broadcasting Codes for Digital Video Broadcasting (DVB) systems</w:t>
      </w:r>
      <w:r w:rsidRPr="00596DFC">
        <w:t>.</w:t>
      </w:r>
    </w:p>
    <w:p w14:paraId="2B429E3A" w14:textId="77777777" w:rsidR="000264A2" w:rsidRPr="00596DFC" w:rsidRDefault="000264A2" w:rsidP="000264A2">
      <w:pPr>
        <w:pStyle w:val="Reftext"/>
        <w:tabs>
          <w:tab w:val="clear" w:pos="794"/>
          <w:tab w:val="clear" w:pos="1191"/>
          <w:tab w:val="clear" w:pos="1588"/>
          <w:tab w:val="clear" w:pos="1985"/>
          <w:tab w:val="left" w:pos="2410"/>
        </w:tabs>
        <w:ind w:left="2410" w:hanging="2410"/>
        <w:rPr>
          <w:iCs/>
        </w:rPr>
      </w:pPr>
      <w:r w:rsidRPr="00596DFC">
        <w:lastRenderedPageBreak/>
        <w:t>[b-ETSI TS 101 211]</w:t>
      </w:r>
      <w:r w:rsidRPr="00596DFC">
        <w:tab/>
        <w:t xml:space="preserve">ETSI TS 101 211 (2012), </w:t>
      </w:r>
      <w:r w:rsidRPr="00596DFC">
        <w:rPr>
          <w:i/>
        </w:rPr>
        <w:t>Digital Video Broadcasting (DVB) – Guidelines on implementation and usage of Service Information (SI)</w:t>
      </w:r>
      <w:r w:rsidRPr="00596DFC">
        <w:rPr>
          <w:iCs/>
        </w:rPr>
        <w:t>.</w:t>
      </w:r>
    </w:p>
    <w:p w14:paraId="35BCE5D2" w14:textId="77777777" w:rsidR="000264A2" w:rsidRPr="00596DFC" w:rsidRDefault="000264A2" w:rsidP="000264A2">
      <w:pPr>
        <w:pStyle w:val="Reftext"/>
        <w:tabs>
          <w:tab w:val="clear" w:pos="794"/>
          <w:tab w:val="clear" w:pos="1191"/>
          <w:tab w:val="clear" w:pos="1588"/>
          <w:tab w:val="clear" w:pos="1985"/>
          <w:tab w:val="left" w:pos="2410"/>
        </w:tabs>
        <w:ind w:left="2410" w:hanging="2410"/>
      </w:pPr>
      <w:r w:rsidRPr="00596DFC">
        <w:t>[b-ETSI TS 102 154]</w:t>
      </w:r>
      <w:r w:rsidRPr="00596DFC">
        <w:tab/>
        <w:t xml:space="preserve">ETSI TS 102 154 (2004), </w:t>
      </w:r>
      <w:r w:rsidRPr="00596DFC">
        <w:rPr>
          <w:i/>
        </w:rPr>
        <w:t>Digital Video Broadcasting (DVB) –Implementation guidelines for the use of Video and Audio Coding in Contribution and Primary Distribution Applications based on the MPEG</w:t>
      </w:r>
      <w:r w:rsidRPr="00596DFC">
        <w:rPr>
          <w:i/>
        </w:rPr>
        <w:noBreakHyphen/>
        <w:t>2 Transport Stream</w:t>
      </w:r>
      <w:r w:rsidRPr="00596DFC">
        <w:t>.</w:t>
      </w:r>
    </w:p>
    <w:p w14:paraId="08B9B87A" w14:textId="065CF4DE" w:rsidR="00B3679A" w:rsidRPr="00596DFC" w:rsidRDefault="00B3679A" w:rsidP="00B3679A">
      <w:pPr>
        <w:pStyle w:val="Reftext"/>
        <w:tabs>
          <w:tab w:val="clear" w:pos="794"/>
          <w:tab w:val="clear" w:pos="1191"/>
          <w:tab w:val="clear" w:pos="1588"/>
          <w:tab w:val="clear" w:pos="1985"/>
          <w:tab w:val="left" w:pos="2410"/>
        </w:tabs>
        <w:ind w:left="2410" w:hanging="2410"/>
      </w:pPr>
      <w:r w:rsidRPr="00596DFC">
        <w:t>[b-IEC 60065]</w:t>
      </w:r>
      <w:r w:rsidRPr="00596DFC">
        <w:tab/>
        <w:t>IEC 60065</w:t>
      </w:r>
      <w:r w:rsidR="000264A2" w:rsidRPr="00596DFC">
        <w:t xml:space="preserve">:2014, </w:t>
      </w:r>
      <w:r w:rsidRPr="00596DFC">
        <w:rPr>
          <w:i/>
        </w:rPr>
        <w:t>Audio, video and similar electronic apparatus – Safety requirements</w:t>
      </w:r>
      <w:r w:rsidRPr="00596DFC">
        <w:t>.</w:t>
      </w:r>
    </w:p>
    <w:p w14:paraId="2157A731" w14:textId="77777777" w:rsidR="000264A2" w:rsidRPr="00596DFC" w:rsidRDefault="00B3679A" w:rsidP="00B3679A">
      <w:pPr>
        <w:pStyle w:val="Reftext"/>
        <w:tabs>
          <w:tab w:val="clear" w:pos="794"/>
          <w:tab w:val="clear" w:pos="1191"/>
          <w:tab w:val="clear" w:pos="1588"/>
          <w:tab w:val="clear" w:pos="1985"/>
          <w:tab w:val="left" w:pos="2410"/>
        </w:tabs>
        <w:ind w:left="2410" w:hanging="2410"/>
      </w:pPr>
      <w:r w:rsidRPr="00596DFC">
        <w:t>[b-IEC 60950-1]</w:t>
      </w:r>
      <w:r w:rsidRPr="00596DFC">
        <w:tab/>
        <w:t xml:space="preserve">IEC 60950-1:2005, </w:t>
      </w:r>
      <w:r w:rsidRPr="00596DFC">
        <w:rPr>
          <w:i/>
        </w:rPr>
        <w:t>Information technology equipment – Safety – Part 1: General requirements</w:t>
      </w:r>
      <w:r w:rsidRPr="00596DFC">
        <w:t xml:space="preserve">. </w:t>
      </w:r>
    </w:p>
    <w:p w14:paraId="797C00C6" w14:textId="005423F2" w:rsidR="00ED3F1A" w:rsidRPr="00596DFC" w:rsidRDefault="00ED3F1A" w:rsidP="004924EE">
      <w:pPr>
        <w:pStyle w:val="Reftext"/>
        <w:tabs>
          <w:tab w:val="clear" w:pos="794"/>
          <w:tab w:val="clear" w:pos="1191"/>
          <w:tab w:val="clear" w:pos="1588"/>
          <w:tab w:val="clear" w:pos="1985"/>
          <w:tab w:val="left" w:pos="2410"/>
        </w:tabs>
        <w:ind w:left="2410" w:hanging="2410"/>
        <w:rPr>
          <w:iCs/>
        </w:rPr>
      </w:pPr>
      <w:r w:rsidRPr="00596DFC">
        <w:rPr>
          <w:iCs/>
        </w:rPr>
        <w:t>[b-IEC 61169-2]</w:t>
      </w:r>
      <w:r w:rsidRPr="00596DFC">
        <w:rPr>
          <w:iCs/>
        </w:rPr>
        <w:tab/>
        <w:t xml:space="preserve">IEC 61169-2:2007, </w:t>
      </w:r>
      <w:r w:rsidRPr="00596DFC">
        <w:rPr>
          <w:i/>
          <w:iCs/>
        </w:rPr>
        <w:t>Radio-frequency connectors - Part 2: Sectional specification - Radio frequency coaxial connectors of type 9,52</w:t>
      </w:r>
      <w:r w:rsidRPr="00596DFC">
        <w:rPr>
          <w:iCs/>
        </w:rPr>
        <w:t>.</w:t>
      </w:r>
    </w:p>
    <w:p w14:paraId="438DE825" w14:textId="5EEAB312" w:rsidR="00B3679A" w:rsidRPr="00596DFC" w:rsidRDefault="00B3679A" w:rsidP="00B3679A">
      <w:pPr>
        <w:pStyle w:val="Reftext"/>
        <w:tabs>
          <w:tab w:val="clear" w:pos="794"/>
          <w:tab w:val="clear" w:pos="1191"/>
          <w:tab w:val="clear" w:pos="1588"/>
          <w:tab w:val="clear" w:pos="1985"/>
          <w:tab w:val="left" w:pos="2410"/>
        </w:tabs>
        <w:ind w:left="2410" w:hanging="2410"/>
      </w:pPr>
      <w:r w:rsidRPr="00596DFC">
        <w:t>[b-IEC 60958-3]</w:t>
      </w:r>
      <w:r w:rsidRPr="00596DFC">
        <w:tab/>
        <w:t xml:space="preserve">IEC 60958-3:2003, </w:t>
      </w:r>
      <w:r w:rsidRPr="00596DFC">
        <w:rPr>
          <w:i/>
        </w:rPr>
        <w:t>Digital audio interface – Part 3: Consumer application</w:t>
      </w:r>
      <w:r w:rsidRPr="00596DFC">
        <w:t>.</w:t>
      </w:r>
    </w:p>
    <w:p w14:paraId="360FB752" w14:textId="3463E7CA" w:rsidR="00B3679A" w:rsidRPr="00596DFC" w:rsidRDefault="00B3679A" w:rsidP="00B3679A">
      <w:pPr>
        <w:pStyle w:val="Reftext"/>
        <w:tabs>
          <w:tab w:val="clear" w:pos="794"/>
          <w:tab w:val="clear" w:pos="1191"/>
          <w:tab w:val="clear" w:pos="1588"/>
          <w:tab w:val="clear" w:pos="1985"/>
          <w:tab w:val="left" w:pos="2410"/>
        </w:tabs>
        <w:ind w:left="2410" w:hanging="2410"/>
      </w:pPr>
      <w:r w:rsidRPr="00596DFC">
        <w:t>[b-IEC 60068-2]</w:t>
      </w:r>
      <w:r w:rsidRPr="00596DFC">
        <w:tab/>
        <w:t xml:space="preserve">IEC 60068-2, </w:t>
      </w:r>
      <w:r w:rsidRPr="00596DFC">
        <w:rPr>
          <w:i/>
        </w:rPr>
        <w:t>Electronic Equipment and Product Standards: Part-2</w:t>
      </w:r>
      <w:r w:rsidRPr="00596DFC">
        <w:t>.</w:t>
      </w:r>
    </w:p>
    <w:p w14:paraId="13F8A380" w14:textId="54A4F96E" w:rsidR="00B3679A" w:rsidRPr="00596DFC" w:rsidRDefault="00B3679A" w:rsidP="00B3679A">
      <w:pPr>
        <w:pStyle w:val="Reftext"/>
        <w:tabs>
          <w:tab w:val="clear" w:pos="794"/>
          <w:tab w:val="clear" w:pos="1191"/>
          <w:tab w:val="clear" w:pos="1588"/>
          <w:tab w:val="clear" w:pos="1985"/>
          <w:tab w:val="left" w:pos="2410"/>
        </w:tabs>
        <w:ind w:left="2410" w:hanging="2410"/>
      </w:pPr>
      <w:r w:rsidRPr="00596DFC">
        <w:t>[b-IEC 62360]</w:t>
      </w:r>
      <w:r w:rsidRPr="00596DFC">
        <w:tab/>
        <w:t xml:space="preserve">IEC 62360:2008, </w:t>
      </w:r>
      <w:r w:rsidRPr="00596DFC">
        <w:rPr>
          <w:i/>
        </w:rPr>
        <w:t>Baseline specifications of satellite and terrestrial receivers for ISDB (Integrated Service Digital Broadcasting)</w:t>
      </w:r>
      <w:r w:rsidRPr="00596DFC">
        <w:t>.</w:t>
      </w:r>
    </w:p>
    <w:p w14:paraId="0B1E89FC" w14:textId="77777777" w:rsidR="000264A2" w:rsidRPr="00596DFC" w:rsidRDefault="000264A2" w:rsidP="000264A2">
      <w:pPr>
        <w:pStyle w:val="Reftext"/>
        <w:tabs>
          <w:tab w:val="clear" w:pos="794"/>
          <w:tab w:val="clear" w:pos="1191"/>
          <w:tab w:val="clear" w:pos="1588"/>
          <w:tab w:val="clear" w:pos="1985"/>
          <w:tab w:val="left" w:pos="2410"/>
        </w:tabs>
        <w:ind w:left="2410" w:hanging="2410"/>
        <w:rPr>
          <w:iCs/>
        </w:rPr>
      </w:pPr>
      <w:r w:rsidRPr="00596DFC">
        <w:t>[b-IEC EN 60728-1]</w:t>
      </w:r>
      <w:r w:rsidRPr="00596DFC">
        <w:tab/>
        <w:t xml:space="preserve">IEC 60728-1 ed 4.0 (2007), </w:t>
      </w:r>
      <w:r w:rsidRPr="00596DFC">
        <w:rPr>
          <w:i/>
        </w:rPr>
        <w:t>Cable networks for television signals, sound signals and interactive services</w:t>
      </w:r>
      <w:r w:rsidRPr="00596DFC">
        <w:rPr>
          <w:iCs/>
        </w:rPr>
        <w:t>.</w:t>
      </w:r>
    </w:p>
    <w:p w14:paraId="640F2936" w14:textId="353CAF58" w:rsidR="000264A2" w:rsidRPr="00596DFC" w:rsidRDefault="000264A2" w:rsidP="000264A2">
      <w:pPr>
        <w:pStyle w:val="Reftext"/>
        <w:tabs>
          <w:tab w:val="clear" w:pos="794"/>
          <w:tab w:val="clear" w:pos="1191"/>
          <w:tab w:val="clear" w:pos="1588"/>
          <w:tab w:val="clear" w:pos="1985"/>
          <w:tab w:val="left" w:pos="2410"/>
        </w:tabs>
        <w:ind w:left="2410" w:hanging="2410"/>
        <w:rPr>
          <w:iCs/>
        </w:rPr>
      </w:pPr>
      <w:r w:rsidRPr="00596DFC">
        <w:rPr>
          <w:iCs/>
        </w:rPr>
        <w:t>[b-IETF RFC 2616]</w:t>
      </w:r>
      <w:r w:rsidRPr="00596DFC">
        <w:rPr>
          <w:iCs/>
        </w:rPr>
        <w:tab/>
        <w:t xml:space="preserve">IETF RFC 2616 (1999), </w:t>
      </w:r>
      <w:r w:rsidRPr="00596DFC">
        <w:rPr>
          <w:i/>
          <w:iCs/>
        </w:rPr>
        <w:t>Hypertext Transfer Protocol – HTTP/1.1</w:t>
      </w:r>
      <w:r w:rsidRPr="00596DFC">
        <w:rPr>
          <w:iCs/>
        </w:rPr>
        <w:t>.</w:t>
      </w:r>
    </w:p>
    <w:p w14:paraId="1DF347C3" w14:textId="665EA2D8" w:rsidR="00B3679A" w:rsidRPr="00596DFC" w:rsidRDefault="00F55C5B" w:rsidP="00B3679A">
      <w:pPr>
        <w:pStyle w:val="Reftext"/>
        <w:tabs>
          <w:tab w:val="clear" w:pos="794"/>
          <w:tab w:val="clear" w:pos="1191"/>
          <w:tab w:val="clear" w:pos="1588"/>
          <w:tab w:val="clear" w:pos="1985"/>
          <w:tab w:val="left" w:pos="2410"/>
        </w:tabs>
        <w:ind w:left="2410" w:hanging="2410"/>
      </w:pPr>
      <w:r w:rsidRPr="00596DFC">
        <w:t xml:space="preserve"> </w:t>
      </w:r>
      <w:r w:rsidR="00B3679A" w:rsidRPr="00596DFC">
        <w:t>[b-CEA-608-E]</w:t>
      </w:r>
      <w:r w:rsidR="00B3679A" w:rsidRPr="00596DFC">
        <w:tab/>
        <w:t xml:space="preserve">Consumer Electronics Association 608-E-2008 (R2014) (ANSI), </w:t>
      </w:r>
      <w:r w:rsidR="00B3679A" w:rsidRPr="00596DFC">
        <w:rPr>
          <w:i/>
        </w:rPr>
        <w:t>Line 21 Data Services</w:t>
      </w:r>
      <w:r w:rsidR="00B3679A" w:rsidRPr="00596DFC">
        <w:t>.</w:t>
      </w:r>
    </w:p>
    <w:p w14:paraId="1914B6B8" w14:textId="2B648BAF" w:rsidR="00B3679A" w:rsidRPr="00596DFC" w:rsidRDefault="00B3679A" w:rsidP="00B3679A">
      <w:pPr>
        <w:pStyle w:val="Reftext"/>
        <w:tabs>
          <w:tab w:val="clear" w:pos="794"/>
          <w:tab w:val="clear" w:pos="1191"/>
          <w:tab w:val="clear" w:pos="1588"/>
          <w:tab w:val="clear" w:pos="1985"/>
          <w:tab w:val="left" w:pos="2410"/>
        </w:tabs>
        <w:ind w:left="2410" w:hanging="2410"/>
      </w:pPr>
      <w:r w:rsidRPr="00596DFC">
        <w:t>[b-CEA-708-E]</w:t>
      </w:r>
      <w:r w:rsidRPr="00596DFC">
        <w:tab/>
        <w:t xml:space="preserve">Consumer Electronics Association 708-E-2013 (ANSI), </w:t>
      </w:r>
      <w:r w:rsidRPr="00596DFC">
        <w:rPr>
          <w:i/>
        </w:rPr>
        <w:t>Digital Television (DTV) Closed Captioning</w:t>
      </w:r>
      <w:r w:rsidRPr="00596DFC">
        <w:t>.</w:t>
      </w:r>
    </w:p>
    <w:p w14:paraId="4B4F72A5" w14:textId="77777777" w:rsidR="000264A2" w:rsidRPr="00596DFC" w:rsidRDefault="000264A2" w:rsidP="00B3679A">
      <w:pPr>
        <w:pStyle w:val="Reftext"/>
        <w:tabs>
          <w:tab w:val="clear" w:pos="794"/>
          <w:tab w:val="clear" w:pos="1191"/>
          <w:tab w:val="clear" w:pos="1588"/>
          <w:tab w:val="clear" w:pos="1985"/>
          <w:tab w:val="left" w:pos="2410"/>
        </w:tabs>
        <w:ind w:left="2410" w:hanging="2410"/>
      </w:pPr>
    </w:p>
    <w:p w14:paraId="0205B4EB" w14:textId="77777777" w:rsidR="00B3679A" w:rsidRPr="00596DFC" w:rsidRDefault="00B3679A" w:rsidP="00394DBF">
      <w:pPr>
        <w:jc w:val="center"/>
        <w:sectPr w:rsidR="00B3679A" w:rsidRPr="00596DFC" w:rsidSect="004C4217">
          <w:type w:val="oddPage"/>
          <w:pgSz w:w="11907" w:h="16840" w:code="9"/>
          <w:pgMar w:top="1134" w:right="1134" w:bottom="1134" w:left="1134" w:header="567" w:footer="567" w:gutter="0"/>
          <w:pgNumType w:start="1"/>
          <w:cols w:space="720"/>
          <w:docGrid w:linePitch="360"/>
        </w:sectPr>
      </w:pPr>
    </w:p>
    <w:p w14:paraId="198C0226" w14:textId="20871983" w:rsidR="006A13E4" w:rsidRPr="00596DFC" w:rsidRDefault="006A13E4">
      <w:pPr>
        <w:spacing w:before="0" w:after="160" w:line="259" w:lineRule="auto"/>
      </w:pPr>
      <w:bookmarkStart w:id="646" w:name="c3tope"/>
      <w:bookmarkEnd w:id="646"/>
    </w:p>
    <w:p w14:paraId="49C0F44B" w14:textId="5A4786A0" w:rsidR="006A13E4" w:rsidRPr="00596DFC" w:rsidRDefault="006A13E4">
      <w:pPr>
        <w:spacing w:before="0" w:after="160" w:line="259" w:lineRule="auto"/>
      </w:pPr>
    </w:p>
    <w:p w14:paraId="18231C1B" w14:textId="77777777" w:rsidR="006A13E4" w:rsidRPr="00596DFC" w:rsidRDefault="006A13E4" w:rsidP="006A13E4">
      <w:pPr>
        <w:sectPr w:rsidR="006A13E4" w:rsidRPr="00596DFC" w:rsidSect="006A13E4">
          <w:headerReference w:type="even" r:id="rId34"/>
          <w:headerReference w:type="default" r:id="rId35"/>
          <w:footerReference w:type="even" r:id="rId36"/>
          <w:footerReference w:type="default" r:id="rId37"/>
          <w:type w:val="oddPage"/>
          <w:pgSz w:w="11907" w:h="16840" w:code="9"/>
          <w:pgMar w:top="1134" w:right="1134" w:bottom="1134" w:left="1134" w:header="482" w:footer="482" w:gutter="0"/>
          <w:paperSrc w:first="15" w:other="15"/>
          <w:cols w:space="720"/>
          <w:docGrid w:linePitch="360"/>
        </w:sectPr>
      </w:pPr>
    </w:p>
    <w:p w14:paraId="35CA3103" w14:textId="6085953B" w:rsidR="006A13E4" w:rsidRPr="00596DFC" w:rsidRDefault="006A13E4">
      <w:pPr>
        <w:spacing w:before="0" w:after="160" w:line="259" w:lineRule="auto"/>
      </w:pPr>
      <w:bookmarkStart w:id="647" w:name="cov4top"/>
      <w:bookmarkEnd w:id="647"/>
    </w:p>
    <w:tbl>
      <w:tblPr>
        <w:tblStyle w:val="TableGrid"/>
        <w:tblW w:w="0" w:type="auto"/>
        <w:tblBorders>
          <w:top w:val="double" w:sz="6" w:space="0" w:color="auto"/>
          <w:left w:val="double" w:sz="6" w:space="0" w:color="auto"/>
          <w:bottom w:val="double" w:sz="6" w:space="0" w:color="auto"/>
          <w:right w:val="double" w:sz="6" w:space="0" w:color="auto"/>
          <w:insideH w:val="none" w:sz="0" w:space="0" w:color="auto"/>
          <w:insideV w:val="none" w:sz="0" w:space="0" w:color="auto"/>
        </w:tblBorders>
        <w:tblLook w:val="04A0" w:firstRow="1" w:lastRow="0" w:firstColumn="1" w:lastColumn="0" w:noHBand="0" w:noVBand="1"/>
      </w:tblPr>
      <w:tblGrid>
        <w:gridCol w:w="1241"/>
        <w:gridCol w:w="8442"/>
      </w:tblGrid>
      <w:tr w:rsidR="006A13E4" w:rsidRPr="00596DFC" w14:paraId="4FDACADC" w14:textId="77777777" w:rsidTr="005D3889">
        <w:tc>
          <w:tcPr>
            <w:tcW w:w="9683" w:type="dxa"/>
            <w:gridSpan w:val="2"/>
            <w:shd w:val="clear" w:color="auto" w:fill="auto"/>
          </w:tcPr>
          <w:p w14:paraId="01951888" w14:textId="5CFD39D9" w:rsidR="006A13E4" w:rsidRPr="00596DFC" w:rsidRDefault="006A13E4" w:rsidP="006A13E4">
            <w:pPr>
              <w:spacing w:before="360" w:after="340" w:line="259" w:lineRule="auto"/>
              <w:jc w:val="center"/>
              <w:rPr>
                <w:b/>
                <w:sz w:val="28"/>
              </w:rPr>
            </w:pPr>
            <w:r w:rsidRPr="00596DFC">
              <w:rPr>
                <w:b/>
                <w:sz w:val="28"/>
              </w:rPr>
              <w:t>SERIES OF ITU-T RECOMMENDATIONS</w:t>
            </w:r>
          </w:p>
        </w:tc>
      </w:tr>
      <w:tr w:rsidR="006A13E4" w:rsidRPr="00596DFC" w14:paraId="747522C0" w14:textId="77777777" w:rsidTr="006A13E4">
        <w:tc>
          <w:tcPr>
            <w:tcW w:w="1241" w:type="dxa"/>
            <w:shd w:val="clear" w:color="auto" w:fill="auto"/>
          </w:tcPr>
          <w:p w14:paraId="17A52F45" w14:textId="411DC858" w:rsidR="006A13E4" w:rsidRPr="00596DFC" w:rsidRDefault="006A13E4" w:rsidP="006A13E4">
            <w:pPr>
              <w:spacing w:before="94" w:after="94"/>
              <w:ind w:left="57"/>
              <w:jc w:val="left"/>
              <w:rPr>
                <w:sz w:val="22"/>
              </w:rPr>
            </w:pPr>
            <w:bookmarkStart w:id="648" w:name="c4seriee"/>
            <w:bookmarkEnd w:id="648"/>
            <w:r w:rsidRPr="00596DFC">
              <w:rPr>
                <w:sz w:val="22"/>
              </w:rPr>
              <w:t>Series A</w:t>
            </w:r>
          </w:p>
        </w:tc>
        <w:tc>
          <w:tcPr>
            <w:tcW w:w="4842" w:type="dxa"/>
            <w:shd w:val="clear" w:color="auto" w:fill="auto"/>
          </w:tcPr>
          <w:p w14:paraId="371324BC" w14:textId="2E9BA85E" w:rsidR="006A13E4" w:rsidRPr="00596DFC" w:rsidRDefault="006A13E4" w:rsidP="006A13E4">
            <w:pPr>
              <w:spacing w:before="94" w:after="94"/>
              <w:jc w:val="left"/>
              <w:rPr>
                <w:sz w:val="22"/>
              </w:rPr>
            </w:pPr>
            <w:r w:rsidRPr="00596DFC">
              <w:rPr>
                <w:sz w:val="22"/>
              </w:rPr>
              <w:t>Organization of the work of ITU-T</w:t>
            </w:r>
          </w:p>
        </w:tc>
      </w:tr>
      <w:tr w:rsidR="006A13E4" w:rsidRPr="00596DFC" w14:paraId="2170A76F" w14:textId="77777777" w:rsidTr="006A13E4">
        <w:tc>
          <w:tcPr>
            <w:tcW w:w="1241" w:type="dxa"/>
            <w:shd w:val="clear" w:color="auto" w:fill="auto"/>
          </w:tcPr>
          <w:p w14:paraId="042EF319" w14:textId="79D401FF" w:rsidR="006A13E4" w:rsidRPr="00596DFC" w:rsidRDefault="006A13E4" w:rsidP="006A13E4">
            <w:pPr>
              <w:spacing w:before="94" w:after="94"/>
              <w:ind w:left="57"/>
              <w:jc w:val="left"/>
              <w:rPr>
                <w:sz w:val="22"/>
              </w:rPr>
            </w:pPr>
            <w:r w:rsidRPr="00596DFC">
              <w:rPr>
                <w:sz w:val="22"/>
              </w:rPr>
              <w:t>Series D</w:t>
            </w:r>
          </w:p>
        </w:tc>
        <w:tc>
          <w:tcPr>
            <w:tcW w:w="4842" w:type="dxa"/>
            <w:shd w:val="clear" w:color="auto" w:fill="auto"/>
          </w:tcPr>
          <w:p w14:paraId="1830C134" w14:textId="555D8813" w:rsidR="006A13E4" w:rsidRPr="00596DFC" w:rsidRDefault="006A13E4" w:rsidP="006A13E4">
            <w:pPr>
              <w:spacing w:before="94" w:after="94"/>
              <w:jc w:val="left"/>
              <w:rPr>
                <w:sz w:val="22"/>
              </w:rPr>
            </w:pPr>
            <w:r w:rsidRPr="00596DFC">
              <w:rPr>
                <w:sz w:val="22"/>
              </w:rPr>
              <w:t>Tariff and accounting principles and international telecommunication/ICT economic and policy issues</w:t>
            </w:r>
          </w:p>
        </w:tc>
      </w:tr>
      <w:tr w:rsidR="006A13E4" w:rsidRPr="00596DFC" w14:paraId="596444A5" w14:textId="77777777" w:rsidTr="006A13E4">
        <w:tc>
          <w:tcPr>
            <w:tcW w:w="1241" w:type="dxa"/>
            <w:shd w:val="clear" w:color="auto" w:fill="auto"/>
          </w:tcPr>
          <w:p w14:paraId="6175BABF" w14:textId="76AA40E2" w:rsidR="006A13E4" w:rsidRPr="00596DFC" w:rsidRDefault="006A13E4" w:rsidP="006A13E4">
            <w:pPr>
              <w:spacing w:before="94" w:after="94"/>
              <w:ind w:left="57"/>
              <w:jc w:val="left"/>
              <w:rPr>
                <w:sz w:val="22"/>
              </w:rPr>
            </w:pPr>
            <w:r w:rsidRPr="00596DFC">
              <w:rPr>
                <w:sz w:val="22"/>
              </w:rPr>
              <w:t>Series E</w:t>
            </w:r>
          </w:p>
        </w:tc>
        <w:tc>
          <w:tcPr>
            <w:tcW w:w="4842" w:type="dxa"/>
            <w:shd w:val="clear" w:color="auto" w:fill="auto"/>
          </w:tcPr>
          <w:p w14:paraId="7C8A1C15" w14:textId="7C882139" w:rsidR="006A13E4" w:rsidRPr="00596DFC" w:rsidRDefault="006A13E4" w:rsidP="006A13E4">
            <w:pPr>
              <w:spacing w:before="94" w:after="94"/>
              <w:jc w:val="left"/>
              <w:rPr>
                <w:sz w:val="22"/>
              </w:rPr>
            </w:pPr>
            <w:r w:rsidRPr="00596DFC">
              <w:rPr>
                <w:sz w:val="22"/>
              </w:rPr>
              <w:t>Overall network operation, telephone service, service operation and human factors</w:t>
            </w:r>
          </w:p>
        </w:tc>
      </w:tr>
      <w:tr w:rsidR="006A13E4" w:rsidRPr="00596DFC" w14:paraId="1CC77B83" w14:textId="77777777" w:rsidTr="006A13E4">
        <w:tc>
          <w:tcPr>
            <w:tcW w:w="1241" w:type="dxa"/>
            <w:shd w:val="clear" w:color="auto" w:fill="auto"/>
          </w:tcPr>
          <w:p w14:paraId="1BFCAEB0" w14:textId="2BDA0112" w:rsidR="006A13E4" w:rsidRPr="00596DFC" w:rsidRDefault="006A13E4" w:rsidP="006A13E4">
            <w:pPr>
              <w:spacing w:before="94" w:after="94"/>
              <w:ind w:left="57"/>
              <w:jc w:val="left"/>
              <w:rPr>
                <w:sz w:val="22"/>
              </w:rPr>
            </w:pPr>
            <w:r w:rsidRPr="00596DFC">
              <w:rPr>
                <w:sz w:val="22"/>
              </w:rPr>
              <w:t>Series F</w:t>
            </w:r>
          </w:p>
        </w:tc>
        <w:tc>
          <w:tcPr>
            <w:tcW w:w="4842" w:type="dxa"/>
            <w:shd w:val="clear" w:color="auto" w:fill="auto"/>
          </w:tcPr>
          <w:p w14:paraId="47C64810" w14:textId="6567D705" w:rsidR="006A13E4" w:rsidRPr="00596DFC" w:rsidRDefault="006A13E4" w:rsidP="006A13E4">
            <w:pPr>
              <w:spacing w:before="94" w:after="94"/>
              <w:jc w:val="left"/>
              <w:rPr>
                <w:sz w:val="22"/>
              </w:rPr>
            </w:pPr>
            <w:r w:rsidRPr="00596DFC">
              <w:rPr>
                <w:sz w:val="22"/>
              </w:rPr>
              <w:t>Non-telephone telecommunication services</w:t>
            </w:r>
          </w:p>
        </w:tc>
      </w:tr>
      <w:tr w:rsidR="006A13E4" w:rsidRPr="00596DFC" w14:paraId="050237BB" w14:textId="77777777" w:rsidTr="006A13E4">
        <w:tc>
          <w:tcPr>
            <w:tcW w:w="1241" w:type="dxa"/>
            <w:shd w:val="clear" w:color="auto" w:fill="auto"/>
          </w:tcPr>
          <w:p w14:paraId="3E72D0D1" w14:textId="4120BCE0" w:rsidR="006A13E4" w:rsidRPr="00596DFC" w:rsidRDefault="006A13E4" w:rsidP="006A13E4">
            <w:pPr>
              <w:spacing w:before="94" w:after="94"/>
              <w:ind w:left="57"/>
              <w:jc w:val="left"/>
              <w:rPr>
                <w:sz w:val="22"/>
              </w:rPr>
            </w:pPr>
            <w:r w:rsidRPr="00596DFC">
              <w:rPr>
                <w:sz w:val="22"/>
              </w:rPr>
              <w:t>Series G</w:t>
            </w:r>
          </w:p>
        </w:tc>
        <w:tc>
          <w:tcPr>
            <w:tcW w:w="4842" w:type="dxa"/>
            <w:shd w:val="clear" w:color="auto" w:fill="auto"/>
          </w:tcPr>
          <w:p w14:paraId="55C1C07C" w14:textId="1FFAC334" w:rsidR="006A13E4" w:rsidRPr="00596DFC" w:rsidRDefault="006A13E4" w:rsidP="006A13E4">
            <w:pPr>
              <w:spacing w:before="94" w:after="94"/>
              <w:jc w:val="left"/>
              <w:rPr>
                <w:sz w:val="22"/>
              </w:rPr>
            </w:pPr>
            <w:r w:rsidRPr="00596DFC">
              <w:rPr>
                <w:sz w:val="22"/>
              </w:rPr>
              <w:t>Transmission systems and media, digital systems and networks</w:t>
            </w:r>
          </w:p>
        </w:tc>
      </w:tr>
      <w:tr w:rsidR="006A13E4" w:rsidRPr="00596DFC" w14:paraId="439631D8" w14:textId="77777777" w:rsidTr="006A13E4">
        <w:tc>
          <w:tcPr>
            <w:tcW w:w="1241" w:type="dxa"/>
            <w:shd w:val="clear" w:color="auto" w:fill="auto"/>
          </w:tcPr>
          <w:p w14:paraId="7B3CE830" w14:textId="74030588" w:rsidR="006A13E4" w:rsidRPr="00596DFC" w:rsidRDefault="006A13E4" w:rsidP="006A13E4">
            <w:pPr>
              <w:spacing w:before="94" w:after="94"/>
              <w:ind w:left="57"/>
              <w:jc w:val="left"/>
              <w:rPr>
                <w:sz w:val="22"/>
              </w:rPr>
            </w:pPr>
            <w:r w:rsidRPr="00596DFC">
              <w:rPr>
                <w:sz w:val="22"/>
              </w:rPr>
              <w:t>Series H</w:t>
            </w:r>
          </w:p>
        </w:tc>
        <w:tc>
          <w:tcPr>
            <w:tcW w:w="4842" w:type="dxa"/>
            <w:shd w:val="clear" w:color="auto" w:fill="auto"/>
          </w:tcPr>
          <w:p w14:paraId="6AA47E82" w14:textId="32F818FC" w:rsidR="006A13E4" w:rsidRPr="00596DFC" w:rsidRDefault="006A13E4" w:rsidP="006A13E4">
            <w:pPr>
              <w:spacing w:before="94" w:after="94"/>
              <w:jc w:val="left"/>
              <w:rPr>
                <w:sz w:val="22"/>
              </w:rPr>
            </w:pPr>
            <w:proofErr w:type="spellStart"/>
            <w:r w:rsidRPr="00596DFC">
              <w:rPr>
                <w:sz w:val="22"/>
              </w:rPr>
              <w:t>Audiovisual</w:t>
            </w:r>
            <w:proofErr w:type="spellEnd"/>
            <w:r w:rsidRPr="00596DFC">
              <w:rPr>
                <w:sz w:val="22"/>
              </w:rPr>
              <w:t xml:space="preserve"> and multimedia systems</w:t>
            </w:r>
          </w:p>
        </w:tc>
      </w:tr>
      <w:tr w:rsidR="006A13E4" w:rsidRPr="00596DFC" w14:paraId="2258D4CB" w14:textId="77777777" w:rsidTr="006A13E4">
        <w:tc>
          <w:tcPr>
            <w:tcW w:w="1241" w:type="dxa"/>
            <w:shd w:val="clear" w:color="auto" w:fill="auto"/>
          </w:tcPr>
          <w:p w14:paraId="49775D31" w14:textId="44E84790" w:rsidR="006A13E4" w:rsidRPr="00596DFC" w:rsidRDefault="006A13E4" w:rsidP="006A13E4">
            <w:pPr>
              <w:spacing w:before="94" w:after="94"/>
              <w:ind w:left="57"/>
              <w:jc w:val="left"/>
              <w:rPr>
                <w:sz w:val="22"/>
              </w:rPr>
            </w:pPr>
            <w:r w:rsidRPr="00596DFC">
              <w:rPr>
                <w:sz w:val="22"/>
              </w:rPr>
              <w:t>Series I</w:t>
            </w:r>
          </w:p>
        </w:tc>
        <w:tc>
          <w:tcPr>
            <w:tcW w:w="4842" w:type="dxa"/>
            <w:shd w:val="clear" w:color="auto" w:fill="auto"/>
          </w:tcPr>
          <w:p w14:paraId="033EFC11" w14:textId="1E0E4BA9" w:rsidR="006A13E4" w:rsidRPr="00596DFC" w:rsidRDefault="006A13E4" w:rsidP="006A13E4">
            <w:pPr>
              <w:spacing w:before="94" w:after="94"/>
              <w:jc w:val="left"/>
              <w:rPr>
                <w:sz w:val="22"/>
              </w:rPr>
            </w:pPr>
            <w:r w:rsidRPr="00596DFC">
              <w:rPr>
                <w:sz w:val="22"/>
              </w:rPr>
              <w:t>Integrated services digital network</w:t>
            </w:r>
          </w:p>
        </w:tc>
      </w:tr>
      <w:tr w:rsidR="006A13E4" w:rsidRPr="00596DFC" w14:paraId="3CAC1000" w14:textId="77777777" w:rsidTr="006A13E4">
        <w:tc>
          <w:tcPr>
            <w:tcW w:w="1241" w:type="dxa"/>
            <w:shd w:val="clear" w:color="auto" w:fill="auto"/>
          </w:tcPr>
          <w:p w14:paraId="26E13372" w14:textId="2FEEB335" w:rsidR="006A13E4" w:rsidRPr="00596DFC" w:rsidRDefault="006A13E4" w:rsidP="006A13E4">
            <w:pPr>
              <w:spacing w:before="94" w:after="94"/>
              <w:ind w:left="57"/>
              <w:jc w:val="left"/>
              <w:rPr>
                <w:b/>
                <w:sz w:val="22"/>
              </w:rPr>
            </w:pPr>
            <w:r w:rsidRPr="00596DFC">
              <w:rPr>
                <w:b/>
                <w:sz w:val="22"/>
              </w:rPr>
              <w:t>Series J</w:t>
            </w:r>
          </w:p>
        </w:tc>
        <w:tc>
          <w:tcPr>
            <w:tcW w:w="4842" w:type="dxa"/>
            <w:shd w:val="clear" w:color="auto" w:fill="auto"/>
          </w:tcPr>
          <w:p w14:paraId="287F74AE" w14:textId="735DBE9C" w:rsidR="006A13E4" w:rsidRPr="00596DFC" w:rsidRDefault="006A13E4" w:rsidP="006A13E4">
            <w:pPr>
              <w:spacing w:before="94" w:after="94"/>
              <w:jc w:val="left"/>
              <w:rPr>
                <w:b/>
                <w:sz w:val="22"/>
              </w:rPr>
            </w:pPr>
            <w:r w:rsidRPr="00596DFC">
              <w:rPr>
                <w:b/>
                <w:sz w:val="22"/>
              </w:rPr>
              <w:t>Cable networks and transmission of television, sound programme and other multimedia signals</w:t>
            </w:r>
          </w:p>
        </w:tc>
      </w:tr>
      <w:tr w:rsidR="006A13E4" w:rsidRPr="00596DFC" w14:paraId="62D42BD8" w14:textId="77777777" w:rsidTr="006A13E4">
        <w:tc>
          <w:tcPr>
            <w:tcW w:w="1241" w:type="dxa"/>
            <w:shd w:val="clear" w:color="auto" w:fill="auto"/>
          </w:tcPr>
          <w:p w14:paraId="5371612A" w14:textId="00A2E360" w:rsidR="006A13E4" w:rsidRPr="00596DFC" w:rsidRDefault="006A13E4" w:rsidP="006A13E4">
            <w:pPr>
              <w:spacing w:before="94" w:after="94"/>
              <w:ind w:left="57"/>
              <w:jc w:val="left"/>
              <w:rPr>
                <w:sz w:val="22"/>
              </w:rPr>
            </w:pPr>
            <w:r w:rsidRPr="00596DFC">
              <w:rPr>
                <w:sz w:val="22"/>
              </w:rPr>
              <w:t>Series K</w:t>
            </w:r>
          </w:p>
        </w:tc>
        <w:tc>
          <w:tcPr>
            <w:tcW w:w="4842" w:type="dxa"/>
            <w:shd w:val="clear" w:color="auto" w:fill="auto"/>
          </w:tcPr>
          <w:p w14:paraId="3FA97401" w14:textId="03F98E8E" w:rsidR="006A13E4" w:rsidRPr="00596DFC" w:rsidRDefault="006A13E4" w:rsidP="006A13E4">
            <w:pPr>
              <w:spacing w:before="94" w:after="94"/>
              <w:jc w:val="left"/>
              <w:rPr>
                <w:sz w:val="22"/>
              </w:rPr>
            </w:pPr>
            <w:r w:rsidRPr="00596DFC">
              <w:rPr>
                <w:sz w:val="22"/>
              </w:rPr>
              <w:t>Protection against interference</w:t>
            </w:r>
          </w:p>
        </w:tc>
      </w:tr>
      <w:tr w:rsidR="006A13E4" w:rsidRPr="00596DFC" w14:paraId="1BB48887" w14:textId="77777777" w:rsidTr="006A13E4">
        <w:tc>
          <w:tcPr>
            <w:tcW w:w="1241" w:type="dxa"/>
            <w:shd w:val="clear" w:color="auto" w:fill="auto"/>
          </w:tcPr>
          <w:p w14:paraId="50275FC3" w14:textId="77E66DAB" w:rsidR="006A13E4" w:rsidRPr="00596DFC" w:rsidRDefault="006A13E4" w:rsidP="006A13E4">
            <w:pPr>
              <w:spacing w:before="94" w:after="94"/>
              <w:ind w:left="57"/>
              <w:jc w:val="left"/>
              <w:rPr>
                <w:sz w:val="22"/>
              </w:rPr>
            </w:pPr>
            <w:r w:rsidRPr="00596DFC">
              <w:rPr>
                <w:sz w:val="22"/>
              </w:rPr>
              <w:t>Series L</w:t>
            </w:r>
          </w:p>
        </w:tc>
        <w:tc>
          <w:tcPr>
            <w:tcW w:w="4842" w:type="dxa"/>
            <w:shd w:val="clear" w:color="auto" w:fill="auto"/>
          </w:tcPr>
          <w:p w14:paraId="1191A6B1" w14:textId="5E0A3606" w:rsidR="006A13E4" w:rsidRPr="00596DFC" w:rsidRDefault="006A13E4" w:rsidP="006A13E4">
            <w:pPr>
              <w:spacing w:before="94" w:after="94"/>
              <w:jc w:val="left"/>
              <w:rPr>
                <w:sz w:val="22"/>
              </w:rPr>
            </w:pPr>
            <w:r w:rsidRPr="00596DFC">
              <w:rPr>
                <w:sz w:val="22"/>
              </w:rPr>
              <w:t>Environment and ICTs, climate change, e-waste, energy efficiency; construction, installation and protection of cables and other elements of outside plant</w:t>
            </w:r>
          </w:p>
        </w:tc>
      </w:tr>
      <w:tr w:rsidR="006A13E4" w:rsidRPr="00596DFC" w14:paraId="0D635255" w14:textId="77777777" w:rsidTr="006A13E4">
        <w:tc>
          <w:tcPr>
            <w:tcW w:w="1241" w:type="dxa"/>
            <w:shd w:val="clear" w:color="auto" w:fill="auto"/>
          </w:tcPr>
          <w:p w14:paraId="29BAD331" w14:textId="365A4D8A" w:rsidR="006A13E4" w:rsidRPr="00596DFC" w:rsidRDefault="006A13E4" w:rsidP="006A13E4">
            <w:pPr>
              <w:spacing w:before="94" w:after="94"/>
              <w:ind w:left="57"/>
              <w:jc w:val="left"/>
              <w:rPr>
                <w:sz w:val="22"/>
              </w:rPr>
            </w:pPr>
            <w:r w:rsidRPr="00596DFC">
              <w:rPr>
                <w:sz w:val="22"/>
              </w:rPr>
              <w:t>Series M</w:t>
            </w:r>
          </w:p>
        </w:tc>
        <w:tc>
          <w:tcPr>
            <w:tcW w:w="4842" w:type="dxa"/>
            <w:shd w:val="clear" w:color="auto" w:fill="auto"/>
          </w:tcPr>
          <w:p w14:paraId="7F44CC6C" w14:textId="415D65A0" w:rsidR="006A13E4" w:rsidRPr="00596DFC" w:rsidRDefault="006A13E4" w:rsidP="006A13E4">
            <w:pPr>
              <w:spacing w:before="94" w:after="94"/>
              <w:jc w:val="left"/>
              <w:rPr>
                <w:sz w:val="22"/>
              </w:rPr>
            </w:pPr>
            <w:r w:rsidRPr="00596DFC">
              <w:rPr>
                <w:sz w:val="22"/>
              </w:rPr>
              <w:t>Telecommunication management, including TMN and network maintenance</w:t>
            </w:r>
          </w:p>
        </w:tc>
      </w:tr>
      <w:tr w:rsidR="006A13E4" w:rsidRPr="00596DFC" w14:paraId="3413D2D3" w14:textId="77777777" w:rsidTr="006A13E4">
        <w:tc>
          <w:tcPr>
            <w:tcW w:w="1241" w:type="dxa"/>
            <w:shd w:val="clear" w:color="auto" w:fill="auto"/>
          </w:tcPr>
          <w:p w14:paraId="6F2FEE73" w14:textId="778BB7EC" w:rsidR="006A13E4" w:rsidRPr="00596DFC" w:rsidRDefault="006A13E4" w:rsidP="006A13E4">
            <w:pPr>
              <w:spacing w:before="94" w:after="94"/>
              <w:ind w:left="57"/>
              <w:jc w:val="left"/>
              <w:rPr>
                <w:sz w:val="22"/>
              </w:rPr>
            </w:pPr>
            <w:r w:rsidRPr="00596DFC">
              <w:rPr>
                <w:sz w:val="22"/>
              </w:rPr>
              <w:t>Series N</w:t>
            </w:r>
          </w:p>
        </w:tc>
        <w:tc>
          <w:tcPr>
            <w:tcW w:w="4842" w:type="dxa"/>
            <w:shd w:val="clear" w:color="auto" w:fill="auto"/>
          </w:tcPr>
          <w:p w14:paraId="1CDBB74D" w14:textId="461BDFAE" w:rsidR="006A13E4" w:rsidRPr="00596DFC" w:rsidRDefault="006A13E4" w:rsidP="006A13E4">
            <w:pPr>
              <w:spacing w:before="94" w:after="94"/>
              <w:jc w:val="left"/>
              <w:rPr>
                <w:sz w:val="22"/>
              </w:rPr>
            </w:pPr>
            <w:r w:rsidRPr="00596DFC">
              <w:rPr>
                <w:sz w:val="22"/>
              </w:rPr>
              <w:t>Maintenance: international sound programme and television transmission circuits</w:t>
            </w:r>
          </w:p>
        </w:tc>
      </w:tr>
      <w:tr w:rsidR="006A13E4" w:rsidRPr="00596DFC" w14:paraId="16286825" w14:textId="77777777" w:rsidTr="006A13E4">
        <w:tc>
          <w:tcPr>
            <w:tcW w:w="1241" w:type="dxa"/>
            <w:shd w:val="clear" w:color="auto" w:fill="auto"/>
          </w:tcPr>
          <w:p w14:paraId="1B1E946E" w14:textId="27300891" w:rsidR="006A13E4" w:rsidRPr="00596DFC" w:rsidRDefault="006A13E4" w:rsidP="006A13E4">
            <w:pPr>
              <w:spacing w:before="94" w:after="94"/>
              <w:ind w:left="57"/>
              <w:jc w:val="left"/>
              <w:rPr>
                <w:sz w:val="22"/>
              </w:rPr>
            </w:pPr>
            <w:r w:rsidRPr="00596DFC">
              <w:rPr>
                <w:sz w:val="22"/>
              </w:rPr>
              <w:t>Series O</w:t>
            </w:r>
          </w:p>
        </w:tc>
        <w:tc>
          <w:tcPr>
            <w:tcW w:w="4842" w:type="dxa"/>
            <w:shd w:val="clear" w:color="auto" w:fill="auto"/>
          </w:tcPr>
          <w:p w14:paraId="7F31020B" w14:textId="78C57432" w:rsidR="006A13E4" w:rsidRPr="00596DFC" w:rsidRDefault="006A13E4" w:rsidP="006A13E4">
            <w:pPr>
              <w:spacing w:before="94" w:after="94"/>
              <w:jc w:val="left"/>
              <w:rPr>
                <w:sz w:val="22"/>
              </w:rPr>
            </w:pPr>
            <w:r w:rsidRPr="00596DFC">
              <w:rPr>
                <w:sz w:val="22"/>
              </w:rPr>
              <w:t>Specifications of measuring equipment</w:t>
            </w:r>
          </w:p>
        </w:tc>
      </w:tr>
      <w:tr w:rsidR="006A13E4" w:rsidRPr="00596DFC" w14:paraId="784E78CB" w14:textId="77777777" w:rsidTr="006A13E4">
        <w:tc>
          <w:tcPr>
            <w:tcW w:w="1241" w:type="dxa"/>
            <w:shd w:val="clear" w:color="auto" w:fill="auto"/>
          </w:tcPr>
          <w:p w14:paraId="5E07E38A" w14:textId="757CF75C" w:rsidR="006A13E4" w:rsidRPr="00596DFC" w:rsidRDefault="006A13E4" w:rsidP="006A13E4">
            <w:pPr>
              <w:spacing w:before="94" w:after="94"/>
              <w:ind w:left="57"/>
              <w:jc w:val="left"/>
              <w:rPr>
                <w:sz w:val="22"/>
              </w:rPr>
            </w:pPr>
            <w:r w:rsidRPr="00596DFC">
              <w:rPr>
                <w:sz w:val="22"/>
              </w:rPr>
              <w:t>Series P</w:t>
            </w:r>
          </w:p>
        </w:tc>
        <w:tc>
          <w:tcPr>
            <w:tcW w:w="4842" w:type="dxa"/>
            <w:shd w:val="clear" w:color="auto" w:fill="auto"/>
          </w:tcPr>
          <w:p w14:paraId="6FB11A65" w14:textId="562A68C0" w:rsidR="006A13E4" w:rsidRPr="00596DFC" w:rsidRDefault="006A13E4" w:rsidP="006A13E4">
            <w:pPr>
              <w:spacing w:before="94" w:after="94"/>
              <w:jc w:val="left"/>
              <w:rPr>
                <w:sz w:val="22"/>
              </w:rPr>
            </w:pPr>
            <w:r w:rsidRPr="00596DFC">
              <w:rPr>
                <w:sz w:val="22"/>
              </w:rPr>
              <w:t>Telephone transmission quality, telephone installations, local line networks</w:t>
            </w:r>
          </w:p>
        </w:tc>
      </w:tr>
      <w:tr w:rsidR="006A13E4" w:rsidRPr="00596DFC" w14:paraId="72E5DB4D" w14:textId="77777777" w:rsidTr="006A13E4">
        <w:tc>
          <w:tcPr>
            <w:tcW w:w="1241" w:type="dxa"/>
            <w:shd w:val="clear" w:color="auto" w:fill="auto"/>
          </w:tcPr>
          <w:p w14:paraId="2FE0B130" w14:textId="771B0551" w:rsidR="006A13E4" w:rsidRPr="00596DFC" w:rsidRDefault="006A13E4" w:rsidP="006A13E4">
            <w:pPr>
              <w:spacing w:before="94" w:after="94"/>
              <w:ind w:left="57"/>
              <w:jc w:val="left"/>
              <w:rPr>
                <w:sz w:val="22"/>
              </w:rPr>
            </w:pPr>
            <w:r w:rsidRPr="00596DFC">
              <w:rPr>
                <w:sz w:val="22"/>
              </w:rPr>
              <w:t>Series Q</w:t>
            </w:r>
          </w:p>
        </w:tc>
        <w:tc>
          <w:tcPr>
            <w:tcW w:w="4842" w:type="dxa"/>
            <w:shd w:val="clear" w:color="auto" w:fill="auto"/>
          </w:tcPr>
          <w:p w14:paraId="59FA5042" w14:textId="62A7E770" w:rsidR="006A13E4" w:rsidRPr="00596DFC" w:rsidRDefault="006A13E4" w:rsidP="006A13E4">
            <w:pPr>
              <w:spacing w:before="94" w:after="94"/>
              <w:jc w:val="left"/>
              <w:rPr>
                <w:sz w:val="22"/>
              </w:rPr>
            </w:pPr>
            <w:r w:rsidRPr="00596DFC">
              <w:rPr>
                <w:sz w:val="22"/>
              </w:rPr>
              <w:t>Switching and signalling, and associated measurements and tests</w:t>
            </w:r>
          </w:p>
        </w:tc>
      </w:tr>
      <w:tr w:rsidR="006A13E4" w:rsidRPr="00596DFC" w14:paraId="714081E3" w14:textId="77777777" w:rsidTr="006A13E4">
        <w:tc>
          <w:tcPr>
            <w:tcW w:w="1241" w:type="dxa"/>
            <w:shd w:val="clear" w:color="auto" w:fill="auto"/>
          </w:tcPr>
          <w:p w14:paraId="511510F3" w14:textId="52C3E3B0" w:rsidR="006A13E4" w:rsidRPr="00596DFC" w:rsidRDefault="006A13E4" w:rsidP="006A13E4">
            <w:pPr>
              <w:spacing w:before="94" w:after="94"/>
              <w:ind w:left="57"/>
              <w:jc w:val="left"/>
              <w:rPr>
                <w:sz w:val="22"/>
              </w:rPr>
            </w:pPr>
            <w:r w:rsidRPr="00596DFC">
              <w:rPr>
                <w:sz w:val="22"/>
              </w:rPr>
              <w:t>Series R</w:t>
            </w:r>
          </w:p>
        </w:tc>
        <w:tc>
          <w:tcPr>
            <w:tcW w:w="4842" w:type="dxa"/>
            <w:shd w:val="clear" w:color="auto" w:fill="auto"/>
          </w:tcPr>
          <w:p w14:paraId="30380C66" w14:textId="4002CB74" w:rsidR="006A13E4" w:rsidRPr="00596DFC" w:rsidRDefault="006A13E4" w:rsidP="006A13E4">
            <w:pPr>
              <w:spacing w:before="94" w:after="94"/>
              <w:jc w:val="left"/>
              <w:rPr>
                <w:sz w:val="22"/>
              </w:rPr>
            </w:pPr>
            <w:r w:rsidRPr="00596DFC">
              <w:rPr>
                <w:sz w:val="22"/>
              </w:rPr>
              <w:t>Telegraph transmission</w:t>
            </w:r>
          </w:p>
        </w:tc>
      </w:tr>
      <w:tr w:rsidR="006A13E4" w:rsidRPr="00596DFC" w14:paraId="7622CBED" w14:textId="77777777" w:rsidTr="006A13E4">
        <w:tc>
          <w:tcPr>
            <w:tcW w:w="1241" w:type="dxa"/>
            <w:shd w:val="clear" w:color="auto" w:fill="auto"/>
          </w:tcPr>
          <w:p w14:paraId="4E7AAFAC" w14:textId="2FF632AB" w:rsidR="006A13E4" w:rsidRPr="00596DFC" w:rsidRDefault="006A13E4" w:rsidP="006A13E4">
            <w:pPr>
              <w:spacing w:before="94" w:after="94"/>
              <w:ind w:left="57"/>
              <w:jc w:val="left"/>
              <w:rPr>
                <w:sz w:val="22"/>
              </w:rPr>
            </w:pPr>
            <w:r w:rsidRPr="00596DFC">
              <w:rPr>
                <w:sz w:val="22"/>
              </w:rPr>
              <w:t>Series S</w:t>
            </w:r>
          </w:p>
        </w:tc>
        <w:tc>
          <w:tcPr>
            <w:tcW w:w="4842" w:type="dxa"/>
            <w:shd w:val="clear" w:color="auto" w:fill="auto"/>
          </w:tcPr>
          <w:p w14:paraId="53B23186" w14:textId="13028F6F" w:rsidR="006A13E4" w:rsidRPr="00596DFC" w:rsidRDefault="006A13E4" w:rsidP="006A13E4">
            <w:pPr>
              <w:spacing w:before="94" w:after="94"/>
              <w:jc w:val="left"/>
              <w:rPr>
                <w:sz w:val="22"/>
              </w:rPr>
            </w:pPr>
            <w:r w:rsidRPr="00596DFC">
              <w:rPr>
                <w:sz w:val="22"/>
              </w:rPr>
              <w:t>Telegraph services terminal equipment</w:t>
            </w:r>
          </w:p>
        </w:tc>
      </w:tr>
      <w:tr w:rsidR="006A13E4" w:rsidRPr="00596DFC" w14:paraId="50F6CB62" w14:textId="77777777" w:rsidTr="006A13E4">
        <w:tc>
          <w:tcPr>
            <w:tcW w:w="1241" w:type="dxa"/>
            <w:shd w:val="clear" w:color="auto" w:fill="auto"/>
          </w:tcPr>
          <w:p w14:paraId="6966C7D8" w14:textId="26E540F3" w:rsidR="006A13E4" w:rsidRPr="00596DFC" w:rsidRDefault="006A13E4" w:rsidP="006A13E4">
            <w:pPr>
              <w:spacing w:before="94" w:after="94"/>
              <w:ind w:left="57"/>
              <w:jc w:val="left"/>
              <w:rPr>
                <w:sz w:val="22"/>
              </w:rPr>
            </w:pPr>
            <w:r w:rsidRPr="00596DFC">
              <w:rPr>
                <w:sz w:val="22"/>
              </w:rPr>
              <w:t>Series T</w:t>
            </w:r>
          </w:p>
        </w:tc>
        <w:tc>
          <w:tcPr>
            <w:tcW w:w="4842" w:type="dxa"/>
            <w:shd w:val="clear" w:color="auto" w:fill="auto"/>
          </w:tcPr>
          <w:p w14:paraId="270DA16E" w14:textId="43F975A8" w:rsidR="006A13E4" w:rsidRPr="00596DFC" w:rsidRDefault="006A13E4" w:rsidP="006A13E4">
            <w:pPr>
              <w:spacing w:before="94" w:after="94"/>
              <w:jc w:val="left"/>
              <w:rPr>
                <w:sz w:val="22"/>
              </w:rPr>
            </w:pPr>
            <w:r w:rsidRPr="00596DFC">
              <w:rPr>
                <w:sz w:val="22"/>
              </w:rPr>
              <w:t>Terminals for telematic services</w:t>
            </w:r>
          </w:p>
        </w:tc>
      </w:tr>
      <w:tr w:rsidR="006A13E4" w:rsidRPr="00596DFC" w14:paraId="5DAFBBB4" w14:textId="77777777" w:rsidTr="006A13E4">
        <w:tc>
          <w:tcPr>
            <w:tcW w:w="1241" w:type="dxa"/>
            <w:shd w:val="clear" w:color="auto" w:fill="auto"/>
          </w:tcPr>
          <w:p w14:paraId="6975C90D" w14:textId="39C0DB42" w:rsidR="006A13E4" w:rsidRPr="00596DFC" w:rsidRDefault="006A13E4" w:rsidP="006A13E4">
            <w:pPr>
              <w:spacing w:before="94" w:after="94"/>
              <w:ind w:left="57"/>
              <w:jc w:val="left"/>
              <w:rPr>
                <w:sz w:val="22"/>
              </w:rPr>
            </w:pPr>
            <w:r w:rsidRPr="00596DFC">
              <w:rPr>
                <w:sz w:val="22"/>
              </w:rPr>
              <w:t>Series U</w:t>
            </w:r>
          </w:p>
        </w:tc>
        <w:tc>
          <w:tcPr>
            <w:tcW w:w="4842" w:type="dxa"/>
            <w:shd w:val="clear" w:color="auto" w:fill="auto"/>
          </w:tcPr>
          <w:p w14:paraId="66AEDF0C" w14:textId="36A837E9" w:rsidR="006A13E4" w:rsidRPr="00596DFC" w:rsidRDefault="006A13E4" w:rsidP="006A13E4">
            <w:pPr>
              <w:spacing w:before="94" w:after="94"/>
              <w:jc w:val="left"/>
              <w:rPr>
                <w:sz w:val="22"/>
              </w:rPr>
            </w:pPr>
            <w:r w:rsidRPr="00596DFC">
              <w:rPr>
                <w:sz w:val="22"/>
              </w:rPr>
              <w:t>Telegraph switching</w:t>
            </w:r>
          </w:p>
        </w:tc>
      </w:tr>
      <w:tr w:rsidR="006A13E4" w:rsidRPr="00596DFC" w14:paraId="4BBC7760" w14:textId="77777777" w:rsidTr="006A13E4">
        <w:tc>
          <w:tcPr>
            <w:tcW w:w="1241" w:type="dxa"/>
            <w:shd w:val="clear" w:color="auto" w:fill="auto"/>
          </w:tcPr>
          <w:p w14:paraId="67919B42" w14:textId="183C8DF8" w:rsidR="006A13E4" w:rsidRPr="00596DFC" w:rsidRDefault="006A13E4" w:rsidP="006A13E4">
            <w:pPr>
              <w:spacing w:before="94" w:after="94"/>
              <w:ind w:left="57"/>
              <w:jc w:val="left"/>
              <w:rPr>
                <w:sz w:val="22"/>
              </w:rPr>
            </w:pPr>
            <w:r w:rsidRPr="00596DFC">
              <w:rPr>
                <w:sz w:val="22"/>
              </w:rPr>
              <w:t>Series V</w:t>
            </w:r>
          </w:p>
        </w:tc>
        <w:tc>
          <w:tcPr>
            <w:tcW w:w="4842" w:type="dxa"/>
            <w:shd w:val="clear" w:color="auto" w:fill="auto"/>
          </w:tcPr>
          <w:p w14:paraId="57FE241E" w14:textId="661F32BE" w:rsidR="006A13E4" w:rsidRPr="00596DFC" w:rsidRDefault="006A13E4" w:rsidP="006A13E4">
            <w:pPr>
              <w:spacing w:before="94" w:after="94"/>
              <w:jc w:val="left"/>
              <w:rPr>
                <w:sz w:val="22"/>
              </w:rPr>
            </w:pPr>
            <w:r w:rsidRPr="00596DFC">
              <w:rPr>
                <w:sz w:val="22"/>
              </w:rPr>
              <w:t>Data communication over the telephone network</w:t>
            </w:r>
          </w:p>
        </w:tc>
      </w:tr>
      <w:tr w:rsidR="006A13E4" w:rsidRPr="00596DFC" w14:paraId="7C2556FD" w14:textId="77777777" w:rsidTr="006A13E4">
        <w:tc>
          <w:tcPr>
            <w:tcW w:w="1241" w:type="dxa"/>
            <w:shd w:val="clear" w:color="auto" w:fill="auto"/>
          </w:tcPr>
          <w:p w14:paraId="68D688B1" w14:textId="3F871694" w:rsidR="006A13E4" w:rsidRPr="00596DFC" w:rsidRDefault="006A13E4" w:rsidP="006A13E4">
            <w:pPr>
              <w:spacing w:before="94" w:after="94"/>
              <w:ind w:left="57"/>
              <w:jc w:val="left"/>
              <w:rPr>
                <w:sz w:val="22"/>
              </w:rPr>
            </w:pPr>
            <w:r w:rsidRPr="00596DFC">
              <w:rPr>
                <w:sz w:val="22"/>
              </w:rPr>
              <w:t>Series X</w:t>
            </w:r>
          </w:p>
        </w:tc>
        <w:tc>
          <w:tcPr>
            <w:tcW w:w="4842" w:type="dxa"/>
            <w:shd w:val="clear" w:color="auto" w:fill="auto"/>
          </w:tcPr>
          <w:p w14:paraId="0946CCA4" w14:textId="3C7A108B" w:rsidR="006A13E4" w:rsidRPr="00596DFC" w:rsidRDefault="006A13E4" w:rsidP="006A13E4">
            <w:pPr>
              <w:spacing w:before="94" w:after="94"/>
              <w:jc w:val="left"/>
              <w:rPr>
                <w:sz w:val="22"/>
              </w:rPr>
            </w:pPr>
            <w:r w:rsidRPr="00596DFC">
              <w:rPr>
                <w:sz w:val="22"/>
              </w:rPr>
              <w:t>Data networks, open system communications and security</w:t>
            </w:r>
          </w:p>
        </w:tc>
      </w:tr>
      <w:tr w:rsidR="006A13E4" w:rsidRPr="00596DFC" w14:paraId="6B1D2D57" w14:textId="77777777" w:rsidTr="006A13E4">
        <w:tc>
          <w:tcPr>
            <w:tcW w:w="1241" w:type="dxa"/>
            <w:shd w:val="clear" w:color="auto" w:fill="auto"/>
          </w:tcPr>
          <w:p w14:paraId="1D372D3C" w14:textId="5961570B" w:rsidR="006A13E4" w:rsidRPr="00596DFC" w:rsidRDefault="006A13E4" w:rsidP="006A13E4">
            <w:pPr>
              <w:spacing w:before="94" w:after="94"/>
              <w:ind w:left="57"/>
              <w:jc w:val="left"/>
              <w:rPr>
                <w:sz w:val="22"/>
              </w:rPr>
            </w:pPr>
            <w:r w:rsidRPr="00596DFC">
              <w:rPr>
                <w:sz w:val="22"/>
              </w:rPr>
              <w:t>Series Y</w:t>
            </w:r>
          </w:p>
        </w:tc>
        <w:tc>
          <w:tcPr>
            <w:tcW w:w="4842" w:type="dxa"/>
            <w:shd w:val="clear" w:color="auto" w:fill="auto"/>
          </w:tcPr>
          <w:p w14:paraId="68CF131D" w14:textId="06552554" w:rsidR="006A13E4" w:rsidRPr="00596DFC" w:rsidRDefault="006A13E4" w:rsidP="006A13E4">
            <w:pPr>
              <w:spacing w:before="94" w:after="94"/>
              <w:jc w:val="left"/>
              <w:rPr>
                <w:sz w:val="22"/>
              </w:rPr>
            </w:pPr>
            <w:r w:rsidRPr="00596DFC">
              <w:rPr>
                <w:sz w:val="22"/>
              </w:rPr>
              <w:t>Global information infrastructure, Internet protocol aspects, next-generation networks, Internet of Things and smart cities</w:t>
            </w:r>
          </w:p>
        </w:tc>
      </w:tr>
      <w:tr w:rsidR="006A13E4" w:rsidRPr="00596DFC" w14:paraId="653B8C06" w14:textId="77777777" w:rsidTr="006A13E4">
        <w:tc>
          <w:tcPr>
            <w:tcW w:w="1241" w:type="dxa"/>
            <w:shd w:val="clear" w:color="auto" w:fill="auto"/>
          </w:tcPr>
          <w:p w14:paraId="66EBCE2A" w14:textId="38779CEB" w:rsidR="006A13E4" w:rsidRPr="00596DFC" w:rsidRDefault="006A13E4" w:rsidP="006A13E4">
            <w:pPr>
              <w:spacing w:before="94" w:after="94"/>
              <w:ind w:left="57"/>
              <w:jc w:val="left"/>
              <w:rPr>
                <w:sz w:val="22"/>
              </w:rPr>
            </w:pPr>
            <w:r w:rsidRPr="00596DFC">
              <w:rPr>
                <w:sz w:val="22"/>
              </w:rPr>
              <w:t>Series Z</w:t>
            </w:r>
          </w:p>
        </w:tc>
        <w:tc>
          <w:tcPr>
            <w:tcW w:w="4842" w:type="dxa"/>
            <w:shd w:val="clear" w:color="auto" w:fill="auto"/>
          </w:tcPr>
          <w:p w14:paraId="7F511911" w14:textId="5FCBBBEF" w:rsidR="006A13E4" w:rsidRPr="00596DFC" w:rsidRDefault="006A13E4" w:rsidP="006A13E4">
            <w:pPr>
              <w:spacing w:before="94" w:after="94"/>
              <w:jc w:val="left"/>
              <w:rPr>
                <w:sz w:val="22"/>
              </w:rPr>
            </w:pPr>
            <w:r w:rsidRPr="00596DFC">
              <w:rPr>
                <w:sz w:val="22"/>
              </w:rPr>
              <w:t>Languages and general software aspects for telecommunication systems</w:t>
            </w:r>
          </w:p>
        </w:tc>
      </w:tr>
      <w:tr w:rsidR="006A13E4" w:rsidRPr="00596DFC" w14:paraId="2DD75697" w14:textId="77777777" w:rsidTr="006A13E4">
        <w:tc>
          <w:tcPr>
            <w:tcW w:w="1241" w:type="dxa"/>
            <w:shd w:val="clear" w:color="auto" w:fill="auto"/>
          </w:tcPr>
          <w:p w14:paraId="246ACA36" w14:textId="77777777" w:rsidR="006A13E4" w:rsidRPr="00596DFC" w:rsidRDefault="006A13E4" w:rsidP="006A13E4">
            <w:pPr>
              <w:spacing w:before="94" w:after="94"/>
              <w:ind w:left="57"/>
              <w:rPr>
                <w:sz w:val="22"/>
              </w:rPr>
            </w:pPr>
          </w:p>
        </w:tc>
        <w:tc>
          <w:tcPr>
            <w:tcW w:w="4842" w:type="dxa"/>
            <w:shd w:val="clear" w:color="auto" w:fill="auto"/>
          </w:tcPr>
          <w:p w14:paraId="2FDC3483" w14:textId="77777777" w:rsidR="006A13E4" w:rsidRPr="00596DFC" w:rsidRDefault="006A13E4" w:rsidP="006A13E4">
            <w:pPr>
              <w:spacing w:before="94" w:after="94"/>
              <w:rPr>
                <w:sz w:val="22"/>
              </w:rPr>
            </w:pPr>
          </w:p>
        </w:tc>
      </w:tr>
    </w:tbl>
    <w:p w14:paraId="3455464E" w14:textId="79A12ECB" w:rsidR="006A13E4" w:rsidRPr="00596DFC" w:rsidRDefault="006A13E4" w:rsidP="006A13E4">
      <w:pPr>
        <w:spacing w:before="0" w:after="160" w:line="259" w:lineRule="auto"/>
        <w:jc w:val="right"/>
        <w:rPr>
          <w:sz w:val="104"/>
        </w:rPr>
      </w:pPr>
    </w:p>
    <w:sectPr w:rsidR="006A13E4" w:rsidRPr="00596DFC" w:rsidSect="006A13E4">
      <w:headerReference w:type="even" r:id="rId38"/>
      <w:headerReference w:type="default" r:id="rId39"/>
      <w:footerReference w:type="even" r:id="rId40"/>
      <w:footerReference w:type="default" r:id="rId41"/>
      <w:pgSz w:w="11907" w:h="16840" w:code="9"/>
      <w:pgMar w:top="1089" w:right="1089" w:bottom="1089" w:left="1089" w:header="482" w:footer="482" w:gutter="0"/>
      <w:paperSrc w:first="15" w:other="15"/>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03770" w16cex:dateUtc="2023-04-23T17:32:00Z"/>
  <w16cex:commentExtensible w16cex:durableId="27F0393F" w16cex:dateUtc="2023-04-23T17:39:00Z"/>
  <w16cex:commentExtensible w16cex:durableId="27F03B01" w16cex:dateUtc="2023-04-23T17:47:00Z"/>
  <w16cex:commentExtensible w16cex:durableId="27F0EDB8" w16cex:dateUtc="2023-04-23T17:39:00Z"/>
  <w16cex:commentExtensible w16cex:durableId="27F0EDB6" w16cex:dateUtc="2023-04-23T17:47:00Z"/>
  <w16cex:commentExtensible w16cex:durableId="27F03C2A" w16cex:dateUtc="2023-04-23T17:52:00Z"/>
  <w16cex:commentExtensible w16cex:durableId="27F03D16" w16cex:dateUtc="2023-04-23T17:56:00Z"/>
  <w16cex:commentExtensible w16cex:durableId="27F05721" w16cex:dateUtc="2023-04-23T19:47:00Z"/>
  <w16cex:commentExtensible w16cex:durableId="27F07F99" w16cex:dateUtc="2023-04-23T22:40:00Z"/>
  <w16cex:commentExtensible w16cex:durableId="27F08170" w16cex:dateUtc="2023-04-23T22:47:00Z"/>
  <w16cex:commentExtensible w16cex:durableId="27F08229" w16cex:dateUtc="2023-04-23T22:50:00Z"/>
  <w16cex:commentExtensible w16cex:durableId="27F082B0" w16cex:dateUtc="2023-04-23T22:53:00Z"/>
  <w16cex:commentExtensible w16cex:durableId="27F08357" w16cex:dateUtc="2023-04-23T22:55:00Z"/>
  <w16cex:commentExtensible w16cex:durableId="27F083DC" w16cex:dateUtc="2023-04-23T22:58:00Z"/>
  <w16cex:commentExtensible w16cex:durableId="27F0849C" w16cex:dateUtc="2023-04-23T23:01:00Z"/>
  <w16cex:commentExtensible w16cex:durableId="27F085F4" w16cex:dateUtc="2023-04-23T23:07:00Z"/>
  <w16cex:commentExtensible w16cex:durableId="27F086F2" w16cex:dateUtc="2023-04-23T23:11:00Z"/>
  <w16cex:commentExtensible w16cex:durableId="27F087AD" w16cex:dateUtc="2023-04-23T23:14:00Z"/>
  <w16cex:commentExtensible w16cex:durableId="27F0882C" w16cex:dateUtc="2023-04-23T23:16:00Z"/>
  <w16cex:commentExtensible w16cex:durableId="27F088BE" w16cex:dateUtc="2023-04-23T23:19:00Z"/>
  <w16cex:commentExtensible w16cex:durableId="27F08A4C" w16cex:dateUtc="2023-04-23T23:25:00Z"/>
  <w16cex:commentExtensible w16cex:durableId="27F08BBE" w16cex:dateUtc="2023-04-23T23:31:00Z"/>
  <w16cex:commentExtensible w16cex:durableId="27F08CD0" w16cex:dateUtc="2023-04-23T23:36:00Z"/>
</w16cex:commentsExtensibl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CF526A" w14:textId="77777777" w:rsidR="007F1110" w:rsidRDefault="007F1110" w:rsidP="00C42125">
      <w:pPr>
        <w:spacing w:before="0"/>
      </w:pPr>
      <w:r>
        <w:separator/>
      </w:r>
    </w:p>
  </w:endnote>
  <w:endnote w:type="continuationSeparator" w:id="0">
    <w:p w14:paraId="35B8D90D" w14:textId="77777777" w:rsidR="007F1110" w:rsidRDefault="007F1110"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MS Mincho"/>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CC"/>
    <w:family w:val="roman"/>
    <w:pitch w:val="variable"/>
    <w:sig w:usb0="20000A87" w:usb1="500078FF" w:usb2="00000021" w:usb3="00000000" w:csb0="000001BF" w:csb1="00000000"/>
  </w:font>
  <w:font w:name="Mangal">
    <w:panose1 w:val="00000400000000000000"/>
    <w:charset w:val="01"/>
    <w:family w:val="roman"/>
    <w:notTrueType/>
    <w:pitch w:val="variable"/>
    <w:sig w:usb0="00002000" w:usb1="00000000" w:usb2="00000000" w:usb3="00000000" w:csb0="00000000" w:csb1="00000000"/>
  </w:font>
  <w:font w:name="Malgun Gothic">
    <w:panose1 w:val="020B0503020000020004"/>
    <w:charset w:val="81"/>
    <w:family w:val="swiss"/>
    <w:pitch w:val="variable"/>
    <w:sig w:usb0="9000002F" w:usb1="29D77CFB" w:usb2="00000012" w:usb3="00000000" w:csb0="0008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5B9E0C" w14:textId="7E6BF80D" w:rsidR="00C61E73" w:rsidRPr="00847FD4" w:rsidRDefault="00C61E73" w:rsidP="005D3889">
    <w:pPr>
      <w:pStyle w:val="FooterQP"/>
      <w:rPr>
        <w:lang w:val="fr-CH"/>
      </w:rPr>
    </w:pPr>
    <w:r>
      <w:rPr>
        <w:b w:val="0"/>
      </w:rPr>
      <w:fldChar w:fldCharType="begin"/>
    </w:r>
    <w:r w:rsidRPr="00847FD4">
      <w:rPr>
        <w:b w:val="0"/>
        <w:lang w:val="fr-CH"/>
      </w:rPr>
      <w:instrText xml:space="preserve"> PAGE  \* MERGEFORMAT </w:instrText>
    </w:r>
    <w:r>
      <w:rPr>
        <w:b w:val="0"/>
      </w:rPr>
      <w:fldChar w:fldCharType="separate"/>
    </w:r>
    <w:r w:rsidR="004D5EF7">
      <w:rPr>
        <w:b w:val="0"/>
        <w:noProof/>
        <w:lang w:val="fr-CH"/>
      </w:rPr>
      <w:t>10</w:t>
    </w:r>
    <w:r>
      <w:rPr>
        <w:b w:val="0"/>
      </w:rPr>
      <w:fldChar w:fldCharType="end"/>
    </w:r>
    <w:r w:rsidRPr="00847FD4">
      <w:rPr>
        <w:lang w:val="fr-CH"/>
      </w:rPr>
      <w:tab/>
      <w:t>Rec. ITU</w:t>
    </w:r>
    <w:r w:rsidRPr="00847FD4">
      <w:rPr>
        <w:lang w:val="fr-CH"/>
      </w:rPr>
      <w:noBreakHyphen/>
      <w:t>T J.298 (</w:t>
    </w:r>
    <w:r w:rsidRPr="007B6056">
      <w:rPr>
        <w:highlight w:val="yellow"/>
        <w:lang w:val="fr-CH"/>
        <w:rPrChange w:id="32" w:author="Microsoft account" w:date="2023-04-26T17:37:00Z">
          <w:rPr>
            <w:lang w:val="fr-CH"/>
          </w:rPr>
        </w:rPrChange>
      </w:rPr>
      <w:t>03/2019</w:t>
    </w:r>
    <w:r w:rsidRPr="00847FD4">
      <w:rPr>
        <w:lang w:val="fr-CH"/>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8DE4F0" w14:textId="289BB585" w:rsidR="00C61E73" w:rsidRPr="00847FD4" w:rsidRDefault="00C61E73" w:rsidP="005D3889">
    <w:pPr>
      <w:pStyle w:val="FooterQP"/>
      <w:rPr>
        <w:b w:val="0"/>
      </w:rPr>
    </w:pPr>
    <w:r>
      <w:tab/>
    </w:r>
    <w:r>
      <w:tab/>
      <w:t>Rec. ITU</w:t>
    </w:r>
    <w:r>
      <w:noBreakHyphen/>
      <w:t>T J.298 (</w:t>
    </w:r>
    <w:r w:rsidRPr="007B6056">
      <w:rPr>
        <w:highlight w:val="yellow"/>
        <w:rPrChange w:id="33" w:author="Microsoft account" w:date="2023-04-26T17:36:00Z">
          <w:rPr/>
        </w:rPrChange>
      </w:rPr>
      <w:t>03/2019</w:t>
    </w:r>
    <w:r>
      <w:t>)</w:t>
    </w:r>
    <w:r>
      <w:tab/>
    </w:r>
    <w:r>
      <w:rPr>
        <w:b w:val="0"/>
      </w:rPr>
      <w:fldChar w:fldCharType="begin"/>
    </w:r>
    <w:r>
      <w:rPr>
        <w:b w:val="0"/>
      </w:rPr>
      <w:instrText xml:space="preserve"> PAGE  \* MERGEFORMAT </w:instrText>
    </w:r>
    <w:r>
      <w:rPr>
        <w:b w:val="0"/>
      </w:rPr>
      <w:fldChar w:fldCharType="separate"/>
    </w:r>
    <w:r w:rsidR="004D5EF7">
      <w:rPr>
        <w:b w:val="0"/>
        <w:noProof/>
      </w:rPr>
      <w:t>11</w:t>
    </w:r>
    <w:r>
      <w:rPr>
        <w:b w:val="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AD9859" w14:textId="25F37B01" w:rsidR="00C61E73" w:rsidRPr="006A13E4" w:rsidRDefault="00C61E73" w:rsidP="006A13E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742F25" w14:textId="707F9D8E" w:rsidR="00C61E73" w:rsidRPr="006A13E4" w:rsidRDefault="00C61E73" w:rsidP="006A13E4">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5FB9E4" w14:textId="77777777" w:rsidR="00C61E73" w:rsidRDefault="00C61E73" w:rsidP="006A13E4">
    <w:pPr>
      <w:pStyle w:val="FooterQP"/>
      <w:jc w:val="right"/>
      <w:rPr>
        <w:rFonts w:ascii="Arial" w:hAnsi="Arial" w:cs="Arial"/>
        <w:b w:val="0"/>
      </w:rPr>
    </w:pPr>
    <w:r>
      <w:rPr>
        <w:rFonts w:ascii="Arial" w:hAnsi="Arial" w:cs="Arial"/>
        <w:b w:val="0"/>
      </w:rPr>
      <w:t>Printed in Switzerland</w:t>
    </w:r>
  </w:p>
  <w:p w14:paraId="3C7E2DD6" w14:textId="28B19E97" w:rsidR="00C61E73" w:rsidRPr="006A13E4" w:rsidRDefault="00C61E73" w:rsidP="006A13E4">
    <w:pPr>
      <w:pStyle w:val="FooterQP"/>
      <w:jc w:val="right"/>
      <w:rPr>
        <w:rFonts w:ascii="Arial" w:hAnsi="Arial" w:cs="Arial"/>
        <w:b w:val="0"/>
      </w:rPr>
    </w:pPr>
    <w:r>
      <w:rPr>
        <w:rFonts w:ascii="Arial" w:hAnsi="Arial" w:cs="Arial"/>
        <w:b w:val="0"/>
      </w:rPr>
      <w:t>Geneva, 2019</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6703D3" w14:textId="77777777" w:rsidR="00C61E73" w:rsidRDefault="00C61E73" w:rsidP="006A13E4">
    <w:pPr>
      <w:pStyle w:val="FooterQP"/>
      <w:jc w:val="right"/>
      <w:rPr>
        <w:rFonts w:ascii="Arial" w:hAnsi="Arial" w:cs="Arial"/>
        <w:b w:val="0"/>
      </w:rPr>
    </w:pPr>
    <w:r>
      <w:rPr>
        <w:rFonts w:ascii="Arial" w:hAnsi="Arial" w:cs="Arial"/>
        <w:b w:val="0"/>
      </w:rPr>
      <w:t>Printed in Switzerland</w:t>
    </w:r>
  </w:p>
  <w:p w14:paraId="0ED9455E" w14:textId="6A0AB4BA" w:rsidR="00C61E73" w:rsidRPr="006A13E4" w:rsidRDefault="00C61E73" w:rsidP="006A13E4">
    <w:pPr>
      <w:pStyle w:val="FooterQP"/>
      <w:jc w:val="right"/>
      <w:rPr>
        <w:rFonts w:ascii="Arial" w:hAnsi="Arial" w:cs="Arial"/>
        <w:b w:val="0"/>
      </w:rPr>
    </w:pPr>
    <w:r>
      <w:rPr>
        <w:rFonts w:ascii="Arial" w:hAnsi="Arial" w:cs="Arial"/>
        <w:b w:val="0"/>
      </w:rPr>
      <w:t xml:space="preserve">Geneva,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B20E63" w14:textId="77777777" w:rsidR="007F1110" w:rsidRDefault="007F1110" w:rsidP="00C42125">
      <w:pPr>
        <w:spacing w:before="0"/>
      </w:pPr>
      <w:r>
        <w:separator/>
      </w:r>
    </w:p>
  </w:footnote>
  <w:footnote w:type="continuationSeparator" w:id="0">
    <w:p w14:paraId="678A7CA6" w14:textId="77777777" w:rsidR="007F1110" w:rsidRDefault="007F1110" w:rsidP="00C42125">
      <w:pPr>
        <w:spacing w:before="0"/>
      </w:pPr>
      <w:r>
        <w:continuationSeparator/>
      </w:r>
    </w:p>
  </w:footnote>
  <w:footnote w:id="1">
    <w:p w14:paraId="6E562AEC" w14:textId="77777777" w:rsidR="00C61E73" w:rsidRPr="00783586" w:rsidRDefault="00C61E73" w:rsidP="00724EDE">
      <w:pPr>
        <w:pStyle w:val="FootnoteText"/>
        <w:jc w:val="left"/>
        <w:rPr>
          <w:lang w:val="en-US"/>
        </w:rPr>
      </w:pPr>
      <w:r w:rsidRPr="00B01B93">
        <w:rPr>
          <w:rStyle w:val="FootnoteReference"/>
          <w:lang w:val="en-US"/>
        </w:rPr>
        <w:t>*</w:t>
      </w:r>
      <w:r w:rsidRPr="00B01B93">
        <w:rPr>
          <w:lang w:val="en-US"/>
        </w:rPr>
        <w:tab/>
        <w:t>To</w:t>
      </w:r>
      <w:r>
        <w:rPr>
          <w:lang w:val="en-US"/>
        </w:rPr>
        <w:t xml:space="preserve"> </w:t>
      </w:r>
      <w:r w:rsidRPr="00B01B93">
        <w:rPr>
          <w:lang w:val="en-US"/>
        </w:rPr>
        <w:t>access</w:t>
      </w:r>
      <w:r>
        <w:rPr>
          <w:lang w:val="en-US"/>
        </w:rPr>
        <w:t xml:space="preserve"> </w:t>
      </w:r>
      <w:r w:rsidRPr="00B01B93">
        <w:rPr>
          <w:lang w:val="en-US"/>
        </w:rPr>
        <w:t>the</w:t>
      </w:r>
      <w:r>
        <w:rPr>
          <w:lang w:val="en-US"/>
        </w:rPr>
        <w:t xml:space="preserve"> </w:t>
      </w:r>
      <w:r w:rsidRPr="00B01B93">
        <w:rPr>
          <w:lang w:val="en-US"/>
        </w:rPr>
        <w:t>Recommendation,</w:t>
      </w:r>
      <w:r>
        <w:rPr>
          <w:lang w:val="en-US"/>
        </w:rPr>
        <w:t xml:space="preserve"> </w:t>
      </w:r>
      <w:r w:rsidRPr="00B01B93">
        <w:rPr>
          <w:lang w:val="en-US"/>
        </w:rPr>
        <w:t>type</w:t>
      </w:r>
      <w:r>
        <w:rPr>
          <w:lang w:val="en-US"/>
        </w:rPr>
        <w:t xml:space="preserve"> </w:t>
      </w:r>
      <w:r w:rsidRPr="00B01B93">
        <w:rPr>
          <w:lang w:val="en-US"/>
        </w:rPr>
        <w:t>the</w:t>
      </w:r>
      <w:r>
        <w:rPr>
          <w:lang w:val="en-US"/>
        </w:rPr>
        <w:t xml:space="preserve"> </w:t>
      </w:r>
      <w:r w:rsidRPr="00B01B93">
        <w:rPr>
          <w:lang w:val="en-US"/>
        </w:rPr>
        <w:t>URL</w:t>
      </w:r>
      <w:r>
        <w:rPr>
          <w:lang w:val="en-US"/>
        </w:rPr>
        <w:t xml:space="preserve"> </w:t>
      </w:r>
      <w:r w:rsidRPr="00B01B93">
        <w:rPr>
          <w:lang w:val="en-US"/>
        </w:rPr>
        <w:t>http://handle.itu.int/</w:t>
      </w:r>
      <w:r>
        <w:rPr>
          <w:lang w:val="en-US"/>
        </w:rPr>
        <w:t xml:space="preserve"> </w:t>
      </w:r>
      <w:r w:rsidRPr="00B01B93">
        <w:rPr>
          <w:lang w:val="en-US"/>
        </w:rPr>
        <w:t>in</w:t>
      </w:r>
      <w:r>
        <w:rPr>
          <w:lang w:val="en-US"/>
        </w:rPr>
        <w:t xml:space="preserve"> </w:t>
      </w:r>
      <w:r w:rsidRPr="00B01B93">
        <w:rPr>
          <w:lang w:val="en-US"/>
        </w:rPr>
        <w:t>the</w:t>
      </w:r>
      <w:r>
        <w:rPr>
          <w:lang w:val="en-US"/>
        </w:rPr>
        <w:t xml:space="preserve"> </w:t>
      </w:r>
      <w:r w:rsidRPr="00B01B93">
        <w:rPr>
          <w:lang w:val="en-US"/>
        </w:rPr>
        <w:t>address</w:t>
      </w:r>
      <w:r>
        <w:rPr>
          <w:lang w:val="en-US"/>
        </w:rPr>
        <w:t xml:space="preserve"> </w:t>
      </w:r>
      <w:r w:rsidRPr="00B01B93">
        <w:rPr>
          <w:lang w:val="en-US"/>
        </w:rPr>
        <w:t>field</w:t>
      </w:r>
      <w:r>
        <w:rPr>
          <w:lang w:val="en-US"/>
        </w:rPr>
        <w:t xml:space="preserve"> </w:t>
      </w:r>
      <w:r w:rsidRPr="00B01B93">
        <w:rPr>
          <w:lang w:val="en-US"/>
        </w:rPr>
        <w:t>of</w:t>
      </w:r>
      <w:r>
        <w:rPr>
          <w:lang w:val="en-US"/>
        </w:rPr>
        <w:t xml:space="preserve"> </w:t>
      </w:r>
      <w:r w:rsidRPr="00B01B93">
        <w:rPr>
          <w:lang w:val="en-US"/>
        </w:rPr>
        <w:t>your</w:t>
      </w:r>
      <w:r>
        <w:rPr>
          <w:lang w:val="en-US"/>
        </w:rPr>
        <w:t xml:space="preserve"> </w:t>
      </w:r>
      <w:r w:rsidRPr="00B01B93">
        <w:rPr>
          <w:lang w:val="en-US"/>
        </w:rPr>
        <w:t>web</w:t>
      </w:r>
      <w:r>
        <w:rPr>
          <w:lang w:val="en-US"/>
        </w:rPr>
        <w:t xml:space="preserve"> </w:t>
      </w:r>
      <w:r w:rsidRPr="00B01B93">
        <w:rPr>
          <w:lang w:val="en-US"/>
        </w:rPr>
        <w:t>browser,</w:t>
      </w:r>
      <w:r>
        <w:rPr>
          <w:lang w:val="en-US"/>
        </w:rPr>
        <w:t> </w:t>
      </w:r>
      <w:r w:rsidRPr="00B01B93">
        <w:rPr>
          <w:lang w:val="en-US"/>
        </w:rPr>
        <w:t>followed by the Recommendation's </w:t>
      </w:r>
      <w:r>
        <w:rPr>
          <w:lang w:val="en-US"/>
        </w:rPr>
        <w:t>unique ID. </w:t>
      </w:r>
      <w:r>
        <w:t>For example, </w:t>
      </w:r>
      <w:hyperlink r:id="rId1" w:history="1">
        <w:r w:rsidRPr="00AC6E7E">
          <w:rPr>
            <w:rStyle w:val="Hyperlink"/>
          </w:rPr>
          <w:t>http://handle.itu.int/11.1002/1000/11830-en</w:t>
        </w:r>
      </w:hyperlink>
      <w:r w:rsidRPr="00AC6E7E">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B9A148" w14:textId="77777777" w:rsidR="00C61E73" w:rsidRDefault="00C61E73">
    <w:pPr>
      <w:pStyle w:val="Header"/>
      <w:ind w:right="360"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ADA24B" w14:textId="77777777" w:rsidR="00C61E73" w:rsidRDefault="00C61E73">
    <w:pPr>
      <w:pStyle w:val="Header"/>
      <w:ind w:right="360"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1B505F" w14:textId="77777777" w:rsidR="00C61E73" w:rsidRDefault="00C61E73">
    <w:pPr>
      <w:pStyle w:val="Header"/>
      <w:ind w:right="360"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85BC09" w14:textId="77777777" w:rsidR="00C61E73" w:rsidRDefault="00C61E73">
    <w:pPr>
      <w:pStyle w:val="Header"/>
      <w:ind w:right="360"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4A55AD" w14:textId="77777777" w:rsidR="00C61E73" w:rsidRDefault="00C61E73">
    <w:pPr>
      <w:pStyle w:val="Header"/>
      <w:ind w:right="360" w:firstLine="360"/>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327EB6" w14:textId="77777777" w:rsidR="00C61E73" w:rsidRPr="006A13E4" w:rsidRDefault="00C61E73" w:rsidP="006A13E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2C22BF" w14:textId="77777777" w:rsidR="00C61E73" w:rsidRPr="006A13E4" w:rsidRDefault="00C61E73" w:rsidP="006A13E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A199A2" w14:textId="77777777" w:rsidR="00C61E73" w:rsidRPr="006A13E4" w:rsidRDefault="00C61E73" w:rsidP="006A13E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4C6747" w14:textId="77777777" w:rsidR="00C61E73" w:rsidRPr="006A13E4" w:rsidRDefault="00C61E73" w:rsidP="006A13E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6DEC966"/>
    <w:lvl w:ilvl="0">
      <w:start w:val="1"/>
      <w:numFmt w:val="decimal"/>
      <w:lvlText w:val="%1."/>
      <w:lvlJc w:val="left"/>
      <w:pPr>
        <w:tabs>
          <w:tab w:val="num" w:pos="1492"/>
        </w:tabs>
        <w:ind w:left="1492" w:hanging="360"/>
      </w:pPr>
    </w:lvl>
  </w:abstractNum>
  <w:abstractNum w:abstractNumId="1">
    <w:nsid w:val="FFFFFF7D"/>
    <w:multiLevelType w:val="singleLevel"/>
    <w:tmpl w:val="F176014E"/>
    <w:lvl w:ilvl="0">
      <w:start w:val="1"/>
      <w:numFmt w:val="decimal"/>
      <w:lvlText w:val="%1."/>
      <w:lvlJc w:val="left"/>
      <w:pPr>
        <w:tabs>
          <w:tab w:val="num" w:pos="1209"/>
        </w:tabs>
        <w:ind w:left="1209" w:hanging="360"/>
      </w:pPr>
    </w:lvl>
  </w:abstractNum>
  <w:abstractNum w:abstractNumId="2">
    <w:nsid w:val="FFFFFF7E"/>
    <w:multiLevelType w:val="singleLevel"/>
    <w:tmpl w:val="066CA4D4"/>
    <w:lvl w:ilvl="0">
      <w:start w:val="1"/>
      <w:numFmt w:val="decimal"/>
      <w:lvlText w:val="%1."/>
      <w:lvlJc w:val="left"/>
      <w:pPr>
        <w:tabs>
          <w:tab w:val="num" w:pos="926"/>
        </w:tabs>
        <w:ind w:left="926" w:hanging="360"/>
      </w:pPr>
    </w:lvl>
  </w:abstractNum>
  <w:abstractNum w:abstractNumId="3">
    <w:nsid w:val="FFFFFF7F"/>
    <w:multiLevelType w:val="singleLevel"/>
    <w:tmpl w:val="960247D8"/>
    <w:lvl w:ilvl="0">
      <w:start w:val="1"/>
      <w:numFmt w:val="decimal"/>
      <w:lvlText w:val="%1."/>
      <w:lvlJc w:val="left"/>
      <w:pPr>
        <w:tabs>
          <w:tab w:val="num" w:pos="643"/>
        </w:tabs>
        <w:ind w:left="643" w:hanging="360"/>
      </w:pPr>
    </w:lvl>
  </w:abstractNum>
  <w:abstractNum w:abstractNumId="4">
    <w:nsid w:val="FFFFFF80"/>
    <w:multiLevelType w:val="singleLevel"/>
    <w:tmpl w:val="9F7E330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5F0431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CF81E5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864D3F2"/>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78526EDA"/>
    <w:lvl w:ilvl="0">
      <w:start w:val="1"/>
      <w:numFmt w:val="decimal"/>
      <w:lvlText w:val="%1."/>
      <w:lvlJc w:val="left"/>
      <w:pPr>
        <w:tabs>
          <w:tab w:val="num" w:pos="360"/>
        </w:tabs>
        <w:ind w:left="360" w:hanging="360"/>
      </w:pPr>
    </w:lvl>
  </w:abstractNum>
  <w:abstractNum w:abstractNumId="9">
    <w:nsid w:val="FFFFFF89"/>
    <w:multiLevelType w:val="singleLevel"/>
    <w:tmpl w:val="A588F8D2"/>
    <w:lvl w:ilvl="0">
      <w:start w:val="1"/>
      <w:numFmt w:val="bullet"/>
      <w:lvlText w:val=""/>
      <w:lvlJc w:val="left"/>
      <w:pPr>
        <w:tabs>
          <w:tab w:val="num" w:pos="360"/>
        </w:tabs>
        <w:ind w:left="360" w:hanging="360"/>
      </w:pPr>
      <w:rPr>
        <w:rFonts w:ascii="Symbol" w:hAnsi="Symbol" w:hint="default"/>
      </w:rPr>
    </w:lvl>
  </w:abstractNum>
  <w:abstractNum w:abstractNumId="10">
    <w:nsid w:val="032838D9"/>
    <w:multiLevelType w:val="multilevel"/>
    <w:tmpl w:val="A9FEEF8C"/>
    <w:lvl w:ilvl="0">
      <w:start w:val="1"/>
      <w:numFmt w:val="decimal"/>
      <w:suff w:val="space"/>
      <w:lvlText w:val="%1"/>
      <w:lvlJc w:val="left"/>
      <w:pPr>
        <w:ind w:left="425" w:hanging="425"/>
      </w:pPr>
      <w:rPr>
        <w:rFonts w:hint="eastAsia"/>
      </w:rPr>
    </w:lvl>
    <w:lvl w:ilvl="1">
      <w:start w:val="1"/>
      <w:numFmt w:val="decimal"/>
      <w:suff w:val="space"/>
      <w:lvlText w:val="%1.%2"/>
      <w:lvlJc w:val="left"/>
      <w:pPr>
        <w:ind w:left="425" w:hanging="425"/>
      </w:pPr>
      <w:rPr>
        <w:rFonts w:ascii="Times New Roman" w:hAnsi="Times New Roman" w:cs="Times New Roman" w:hint="default"/>
        <w:b/>
      </w:rPr>
    </w:lvl>
    <w:lvl w:ilvl="2">
      <w:start w:val="1"/>
      <w:numFmt w:val="decimal"/>
      <w:suff w:val="space"/>
      <w:lvlText w:val="%1.%2.%3"/>
      <w:lvlJc w:val="left"/>
      <w:pPr>
        <w:ind w:left="425" w:hanging="425"/>
      </w:pPr>
      <w:rPr>
        <w:rFonts w:ascii="Times New Roman" w:hAnsi="Times New Roman" w:cs="Times New Roman" w:hint="default"/>
        <w:b/>
      </w:rPr>
    </w:lvl>
    <w:lvl w:ilvl="3">
      <w:start w:val="1"/>
      <w:numFmt w:val="decimal"/>
      <w:suff w:val="space"/>
      <w:lvlText w:val="%1.%2.%3.%4"/>
      <w:lvlJc w:val="left"/>
      <w:pPr>
        <w:ind w:left="425" w:hanging="425"/>
      </w:pPr>
      <w:rPr>
        <w:rFonts w:ascii="Times New Roman" w:hAnsi="Times New Roman" w:cs="Times New Roman" w:hint="default"/>
        <w:b/>
      </w:rPr>
    </w:lvl>
    <w:lvl w:ilvl="4">
      <w:start w:val="1"/>
      <w:numFmt w:val="decimal"/>
      <w:lvlText w:val="%1.%2.%3.%4.%5"/>
      <w:lvlJc w:val="left"/>
      <w:pPr>
        <w:ind w:left="425" w:firstLine="1276"/>
      </w:pPr>
      <w:rPr>
        <w:rFonts w:hint="eastAsia"/>
      </w:rPr>
    </w:lvl>
    <w:lvl w:ilvl="5">
      <w:start w:val="1"/>
      <w:numFmt w:val="decimal"/>
      <w:lvlText w:val="%1.%2.%3.%4.%5.%6"/>
      <w:lvlJc w:val="left"/>
      <w:pPr>
        <w:ind w:left="425" w:firstLine="1701"/>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nsid w:val="041E1C07"/>
    <w:multiLevelType w:val="hybridMultilevel"/>
    <w:tmpl w:val="134A806C"/>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nsid w:val="06F34467"/>
    <w:multiLevelType w:val="hybridMultilevel"/>
    <w:tmpl w:val="FB22DD78"/>
    <w:lvl w:ilvl="0" w:tplc="04090009">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13">
    <w:nsid w:val="07E8124D"/>
    <w:multiLevelType w:val="hybridMultilevel"/>
    <w:tmpl w:val="452E4BB2"/>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nsid w:val="0F671253"/>
    <w:multiLevelType w:val="hybridMultilevel"/>
    <w:tmpl w:val="34B67916"/>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15">
    <w:nsid w:val="10B818CF"/>
    <w:multiLevelType w:val="multilevel"/>
    <w:tmpl w:val="D892F2B6"/>
    <w:lvl w:ilvl="0">
      <w:numFmt w:val="decimal"/>
      <w:lvlText w:val="%1"/>
      <w:lvlJc w:val="left"/>
      <w:pPr>
        <w:ind w:left="360" w:hanging="360"/>
      </w:pPr>
      <w:rPr>
        <w:rFonts w:hint="eastAsia"/>
      </w:rPr>
    </w:lvl>
    <w:lvl w:ilvl="1" w:tentative="1">
      <w:start w:val="1"/>
      <w:numFmt w:val="decimal"/>
      <w:lvlText w:val="%1.%2."/>
      <w:lvlJc w:val="left"/>
      <w:pPr>
        <w:ind w:left="792" w:hanging="432"/>
      </w:pPr>
      <w:rPr>
        <w:rFonts w:hint="default"/>
      </w:rPr>
    </w:lvl>
    <w:lvl w:ilvl="2" w:tentative="1">
      <w:start w:val="1"/>
      <w:numFmt w:val="decimal"/>
      <w:lvlText w:val="%1.%2.%3."/>
      <w:lvlJc w:val="left"/>
      <w:pPr>
        <w:ind w:left="1224" w:hanging="504"/>
      </w:pPr>
      <w:rPr>
        <w:rFonts w:hint="default"/>
      </w:rPr>
    </w:lvl>
    <w:lvl w:ilvl="3" w:tentative="1">
      <w:start w:val="1"/>
      <w:numFmt w:val="decimal"/>
      <w:lvlText w:val="%1.%2.%3.%4."/>
      <w:lvlJc w:val="left"/>
      <w:pPr>
        <w:ind w:left="1728" w:hanging="648"/>
      </w:pPr>
      <w:rPr>
        <w:rFonts w:hint="default"/>
      </w:rPr>
    </w:lvl>
    <w:lvl w:ilvl="4" w:tentative="1">
      <w:start w:val="1"/>
      <w:numFmt w:val="decimal"/>
      <w:lvlText w:val="%1.%2.%3.%4.%5."/>
      <w:lvlJc w:val="left"/>
      <w:pPr>
        <w:ind w:left="2232" w:hanging="792"/>
      </w:pPr>
      <w:rPr>
        <w:rFonts w:hint="default"/>
      </w:rPr>
    </w:lvl>
    <w:lvl w:ilvl="5" w:tentative="1">
      <w:start w:val="1"/>
      <w:numFmt w:val="decimal"/>
      <w:lvlText w:val="%1.%2.%3.%4.%5.%6."/>
      <w:lvlJc w:val="left"/>
      <w:pPr>
        <w:ind w:left="2736" w:hanging="936"/>
      </w:pPr>
      <w:rPr>
        <w:rFonts w:hint="default"/>
      </w:rPr>
    </w:lvl>
    <w:lvl w:ilvl="6" w:tentative="1">
      <w:start w:val="1"/>
      <w:numFmt w:val="decimal"/>
      <w:lvlText w:val="%1.%2.%3.%4.%5.%6.%7."/>
      <w:lvlJc w:val="left"/>
      <w:pPr>
        <w:ind w:left="3240" w:hanging="1080"/>
      </w:pPr>
      <w:rPr>
        <w:rFonts w:hint="default"/>
      </w:rPr>
    </w:lvl>
    <w:lvl w:ilvl="7" w:tentative="1">
      <w:start w:val="1"/>
      <w:numFmt w:val="decimal"/>
      <w:lvlText w:val="%1.%2.%3.%4.%5.%6.%7.%8."/>
      <w:lvlJc w:val="left"/>
      <w:pPr>
        <w:ind w:left="3744" w:hanging="1224"/>
      </w:pPr>
      <w:rPr>
        <w:rFonts w:hint="default"/>
      </w:rPr>
    </w:lvl>
    <w:lvl w:ilvl="8" w:tentative="1">
      <w:start w:val="1"/>
      <w:numFmt w:val="decimal"/>
      <w:lvlText w:val="%1.%2.%3.%4.%5.%6.%7.%8.%9."/>
      <w:lvlJc w:val="left"/>
      <w:pPr>
        <w:ind w:left="4320" w:hanging="1440"/>
      </w:pPr>
      <w:rPr>
        <w:rFonts w:hint="default"/>
      </w:rPr>
    </w:lvl>
  </w:abstractNum>
  <w:abstractNum w:abstractNumId="16">
    <w:nsid w:val="12BF6EAD"/>
    <w:multiLevelType w:val="hybridMultilevel"/>
    <w:tmpl w:val="422ACA3A"/>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nsid w:val="146A5967"/>
    <w:multiLevelType w:val="hybridMultilevel"/>
    <w:tmpl w:val="EA5A3F8E"/>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15231997"/>
    <w:multiLevelType w:val="hybridMultilevel"/>
    <w:tmpl w:val="C4709CA4"/>
    <w:lvl w:ilvl="0" w:tplc="B5F0431C">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16B015D4"/>
    <w:multiLevelType w:val="hybridMultilevel"/>
    <w:tmpl w:val="52F88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182B7033"/>
    <w:multiLevelType w:val="hybridMultilevel"/>
    <w:tmpl w:val="621E9DB4"/>
    <w:lvl w:ilvl="0" w:tplc="B5F0431C">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nsid w:val="18367AC7"/>
    <w:multiLevelType w:val="hybridMultilevel"/>
    <w:tmpl w:val="E780CC4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nsid w:val="1F860B72"/>
    <w:multiLevelType w:val="hybridMultilevel"/>
    <w:tmpl w:val="F348CD12"/>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nsid w:val="201044AD"/>
    <w:multiLevelType w:val="hybridMultilevel"/>
    <w:tmpl w:val="777A0928"/>
    <w:lvl w:ilvl="0" w:tplc="0600AD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207B34FE"/>
    <w:multiLevelType w:val="hybridMultilevel"/>
    <w:tmpl w:val="571C3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26A65DC3"/>
    <w:multiLevelType w:val="hybridMultilevel"/>
    <w:tmpl w:val="88EC473E"/>
    <w:lvl w:ilvl="0" w:tplc="B5F0431C">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nsid w:val="2B522050"/>
    <w:multiLevelType w:val="hybridMultilevel"/>
    <w:tmpl w:val="3BE094CA"/>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nsid w:val="2E2909D6"/>
    <w:multiLevelType w:val="hybridMultilevel"/>
    <w:tmpl w:val="A81019AC"/>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nsid w:val="372A13FB"/>
    <w:multiLevelType w:val="hybridMultilevel"/>
    <w:tmpl w:val="522829A4"/>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nsid w:val="3EFD3A78"/>
    <w:multiLevelType w:val="multilevel"/>
    <w:tmpl w:val="50D21E6A"/>
    <w:lvl w:ilvl="0">
      <w:start w:val="1"/>
      <w:numFmt w:val="decimal"/>
      <w:pStyle w:val="1"/>
      <w:lvlText w:val="%1."/>
      <w:lvlJc w:val="left"/>
      <w:pPr>
        <w:ind w:left="720" w:hanging="360"/>
      </w:pPr>
      <w:rPr>
        <w:rFonts w:hint="default"/>
      </w:rPr>
    </w:lvl>
    <w:lvl w:ilvl="1">
      <w:start w:val="1"/>
      <w:numFmt w:val="decimal"/>
      <w:pStyle w:val="2"/>
      <w:isLgl/>
      <w:lvlText w:val="%1.%2"/>
      <w:lvlJc w:val="left"/>
      <w:pPr>
        <w:ind w:left="1080" w:hanging="360"/>
      </w:pPr>
      <w:rPr>
        <w:rFonts w:hint="default"/>
      </w:rPr>
    </w:lvl>
    <w:lvl w:ilvl="2">
      <w:start w:val="1"/>
      <w:numFmt w:val="decimal"/>
      <w:pStyle w:val="3Paragogg"/>
      <w:isLgl/>
      <w:lvlText w:val="%1.%2.%3"/>
      <w:lvlJc w:val="left"/>
      <w:pPr>
        <w:ind w:left="1800" w:hanging="720"/>
      </w:pPr>
      <w:rPr>
        <w:rFonts w:ascii="Calibri" w:hAnsi="Calibri" w:cs="Calibri" w:hint="default"/>
        <w:b w:val="0"/>
        <w:sz w:val="20"/>
        <w:szCs w:val="20"/>
      </w:rPr>
    </w:lvl>
    <w:lvl w:ilvl="3">
      <w:start w:val="1"/>
      <w:numFmt w:val="decimal"/>
      <w:pStyle w:val="4Paragogg"/>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0">
    <w:nsid w:val="40291FDA"/>
    <w:multiLevelType w:val="hybridMultilevel"/>
    <w:tmpl w:val="5EE86A58"/>
    <w:lvl w:ilvl="0" w:tplc="B5F0431C">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1">
    <w:nsid w:val="45133FF4"/>
    <w:multiLevelType w:val="hybridMultilevel"/>
    <w:tmpl w:val="6804EF46"/>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nsid w:val="51335625"/>
    <w:multiLevelType w:val="hybridMultilevel"/>
    <w:tmpl w:val="63841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54482459"/>
    <w:multiLevelType w:val="hybridMultilevel"/>
    <w:tmpl w:val="CAD28A86"/>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nsid w:val="55212DD8"/>
    <w:multiLevelType w:val="hybridMultilevel"/>
    <w:tmpl w:val="DACA15B2"/>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nsid w:val="56A71EE1"/>
    <w:multiLevelType w:val="hybridMultilevel"/>
    <w:tmpl w:val="53508080"/>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nsid w:val="579542EE"/>
    <w:multiLevelType w:val="hybridMultilevel"/>
    <w:tmpl w:val="DB36422A"/>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nsid w:val="58114700"/>
    <w:multiLevelType w:val="hybridMultilevel"/>
    <w:tmpl w:val="F7CE1CCE"/>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nsid w:val="5816019A"/>
    <w:multiLevelType w:val="hybridMultilevel"/>
    <w:tmpl w:val="57DC22D2"/>
    <w:lvl w:ilvl="0" w:tplc="B5F0431C">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nsid w:val="59FC5BB1"/>
    <w:multiLevelType w:val="hybridMultilevel"/>
    <w:tmpl w:val="D7DEE600"/>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nsid w:val="5C2F3EB1"/>
    <w:multiLevelType w:val="hybridMultilevel"/>
    <w:tmpl w:val="81F2C698"/>
    <w:lvl w:ilvl="0" w:tplc="B5F0431C">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1">
    <w:nsid w:val="5D9C03A1"/>
    <w:multiLevelType w:val="hybridMultilevel"/>
    <w:tmpl w:val="C34A7AA4"/>
    <w:lvl w:ilvl="0" w:tplc="B5F0431C">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nsid w:val="5DA55039"/>
    <w:multiLevelType w:val="hybridMultilevel"/>
    <w:tmpl w:val="D9F2A986"/>
    <w:lvl w:ilvl="0" w:tplc="B5F0431C">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nsid w:val="60DB75B0"/>
    <w:multiLevelType w:val="hybridMultilevel"/>
    <w:tmpl w:val="904665A4"/>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4">
    <w:nsid w:val="615E0E40"/>
    <w:multiLevelType w:val="hybridMultilevel"/>
    <w:tmpl w:val="58DC540C"/>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5">
    <w:nsid w:val="640A1DA4"/>
    <w:multiLevelType w:val="hybridMultilevel"/>
    <w:tmpl w:val="5E7C14BA"/>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nsid w:val="66D25E9C"/>
    <w:multiLevelType w:val="hybridMultilevel"/>
    <w:tmpl w:val="A31030EA"/>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7">
    <w:nsid w:val="67EE5F18"/>
    <w:multiLevelType w:val="hybridMultilevel"/>
    <w:tmpl w:val="9F2E25E6"/>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8">
    <w:nsid w:val="758671BB"/>
    <w:multiLevelType w:val="hybridMultilevel"/>
    <w:tmpl w:val="E3B06336"/>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9">
    <w:nsid w:val="764F089C"/>
    <w:multiLevelType w:val="hybridMultilevel"/>
    <w:tmpl w:val="7F40441E"/>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0">
    <w:nsid w:val="7C231AAC"/>
    <w:multiLevelType w:val="hybridMultilevel"/>
    <w:tmpl w:val="3DB01892"/>
    <w:lvl w:ilvl="0" w:tplc="2A5C9508">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1">
    <w:nsid w:val="7D935619"/>
    <w:multiLevelType w:val="hybridMultilevel"/>
    <w:tmpl w:val="0D5854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33"/>
  </w:num>
  <w:num w:numId="13">
    <w:abstractNumId w:val="45"/>
  </w:num>
  <w:num w:numId="14">
    <w:abstractNumId w:val="23"/>
  </w:num>
  <w:num w:numId="15">
    <w:abstractNumId w:val="28"/>
  </w:num>
  <w:num w:numId="16">
    <w:abstractNumId w:val="16"/>
  </w:num>
  <w:num w:numId="17">
    <w:abstractNumId w:val="44"/>
  </w:num>
  <w:num w:numId="18">
    <w:abstractNumId w:val="47"/>
  </w:num>
  <w:num w:numId="19">
    <w:abstractNumId w:val="49"/>
  </w:num>
  <w:num w:numId="20">
    <w:abstractNumId w:val="26"/>
  </w:num>
  <w:num w:numId="21">
    <w:abstractNumId w:val="14"/>
  </w:num>
  <w:num w:numId="22">
    <w:abstractNumId w:val="39"/>
  </w:num>
  <w:num w:numId="23">
    <w:abstractNumId w:val="36"/>
  </w:num>
  <w:num w:numId="24">
    <w:abstractNumId w:val="27"/>
  </w:num>
  <w:num w:numId="25">
    <w:abstractNumId w:val="50"/>
  </w:num>
  <w:num w:numId="26">
    <w:abstractNumId w:val="17"/>
  </w:num>
  <w:num w:numId="27">
    <w:abstractNumId w:val="35"/>
  </w:num>
  <w:num w:numId="28">
    <w:abstractNumId w:val="29"/>
  </w:num>
  <w:num w:numId="29">
    <w:abstractNumId w:val="34"/>
  </w:num>
  <w:num w:numId="30">
    <w:abstractNumId w:val="11"/>
  </w:num>
  <w:num w:numId="31">
    <w:abstractNumId w:val="22"/>
  </w:num>
  <w:num w:numId="32">
    <w:abstractNumId w:val="13"/>
  </w:num>
  <w:num w:numId="33">
    <w:abstractNumId w:val="37"/>
  </w:num>
  <w:num w:numId="34">
    <w:abstractNumId w:val="43"/>
  </w:num>
  <w:num w:numId="35">
    <w:abstractNumId w:val="12"/>
  </w:num>
  <w:num w:numId="36">
    <w:abstractNumId w:val="31"/>
  </w:num>
  <w:num w:numId="37">
    <w:abstractNumId w:val="15"/>
  </w:num>
  <w:num w:numId="38">
    <w:abstractNumId w:val="48"/>
  </w:num>
  <w:num w:numId="39">
    <w:abstractNumId w:val="21"/>
  </w:num>
  <w:num w:numId="40">
    <w:abstractNumId w:val="46"/>
  </w:num>
  <w:num w:numId="41">
    <w:abstractNumId w:val="18"/>
  </w:num>
  <w:num w:numId="42">
    <w:abstractNumId w:val="40"/>
  </w:num>
  <w:num w:numId="43">
    <w:abstractNumId w:val="30"/>
  </w:num>
  <w:num w:numId="44">
    <w:abstractNumId w:val="38"/>
  </w:num>
  <w:num w:numId="45">
    <w:abstractNumId w:val="20"/>
  </w:num>
  <w:num w:numId="46">
    <w:abstractNumId w:val="42"/>
  </w:num>
  <w:num w:numId="47">
    <w:abstractNumId w:val="41"/>
  </w:num>
  <w:num w:numId="48">
    <w:abstractNumId w:val="25"/>
  </w:num>
  <w:num w:numId="49">
    <w:abstractNumId w:val="24"/>
  </w:num>
  <w:num w:numId="50">
    <w:abstractNumId w:val="19"/>
  </w:num>
  <w:num w:numId="51">
    <w:abstractNumId w:val="51"/>
  </w:num>
  <w:num w:numId="52">
    <w:abstractNumId w:val="32"/>
  </w:num>
  <w:numIdMacAtCleanup w:val="5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5f23af40410420ca"/>
  </w15:person>
  <w15:person w15:author="Administrator">
    <w15:presenceInfo w15:providerId="None" w15:userId="Administrator"/>
  </w15:person>
  <w15:person w15:author="Saha, Paritosh">
    <w15:presenceInfo w15:providerId="AD" w15:userId="S::paritosh.saha@disney.com::63e0ff26-d752-4d93-90b1-5a5df88ffcb6"/>
  </w15:person>
  <w15:person w15:author="Meenakshi">
    <w15:presenceInfo w15:providerId="None" w15:userId="Meenakshi"/>
  </w15:person>
  <w15:person w15:author="Rajiv Khattar">
    <w15:presenceInfo w15:providerId="Windows Live" w15:userId="437d023b80812636"/>
  </w15:person>
  <w15:person w15:author="admin">
    <w15:presenceInfo w15:providerId="Windows Live" w15:userId="0524a91f834d39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bordersDoNotSurroundHeader/>
  <w:bordersDoNotSurroundFooter/>
  <w:proofState w:spelling="clean" w:grammar="clean"/>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trackRevisions/>
  <w:defaultTabStop w:val="720"/>
  <w:evenAndOddHeaders/>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300"/>
    <w:rsid w:val="000004DF"/>
    <w:rsid w:val="00000CE1"/>
    <w:rsid w:val="00001964"/>
    <w:rsid w:val="00003F7E"/>
    <w:rsid w:val="0000431A"/>
    <w:rsid w:val="000050EB"/>
    <w:rsid w:val="00005447"/>
    <w:rsid w:val="000070D0"/>
    <w:rsid w:val="00007B6B"/>
    <w:rsid w:val="00007C74"/>
    <w:rsid w:val="00010C47"/>
    <w:rsid w:val="00010DD6"/>
    <w:rsid w:val="00012D81"/>
    <w:rsid w:val="00017A70"/>
    <w:rsid w:val="00020354"/>
    <w:rsid w:val="00023D9A"/>
    <w:rsid w:val="00025130"/>
    <w:rsid w:val="00025216"/>
    <w:rsid w:val="000257A5"/>
    <w:rsid w:val="000264A2"/>
    <w:rsid w:val="00026590"/>
    <w:rsid w:val="00027663"/>
    <w:rsid w:val="0003085B"/>
    <w:rsid w:val="00030CE2"/>
    <w:rsid w:val="00031858"/>
    <w:rsid w:val="000326AF"/>
    <w:rsid w:val="00033086"/>
    <w:rsid w:val="0003405A"/>
    <w:rsid w:val="00036034"/>
    <w:rsid w:val="000405C4"/>
    <w:rsid w:val="00042031"/>
    <w:rsid w:val="000467DB"/>
    <w:rsid w:val="00046FB9"/>
    <w:rsid w:val="00047EBF"/>
    <w:rsid w:val="00055E18"/>
    <w:rsid w:val="00056922"/>
    <w:rsid w:val="00057000"/>
    <w:rsid w:val="00057662"/>
    <w:rsid w:val="00063320"/>
    <w:rsid w:val="000640E0"/>
    <w:rsid w:val="000646D7"/>
    <w:rsid w:val="00065F8A"/>
    <w:rsid w:val="00066DDB"/>
    <w:rsid w:val="00067134"/>
    <w:rsid w:val="0007151D"/>
    <w:rsid w:val="000717C3"/>
    <w:rsid w:val="00073354"/>
    <w:rsid w:val="00074B74"/>
    <w:rsid w:val="00075AF1"/>
    <w:rsid w:val="00076B94"/>
    <w:rsid w:val="00080DA7"/>
    <w:rsid w:val="00081D7A"/>
    <w:rsid w:val="00082673"/>
    <w:rsid w:val="00083C23"/>
    <w:rsid w:val="000843A4"/>
    <w:rsid w:val="00084DC8"/>
    <w:rsid w:val="00087B7E"/>
    <w:rsid w:val="0009069D"/>
    <w:rsid w:val="00090C35"/>
    <w:rsid w:val="000919EB"/>
    <w:rsid w:val="000933E3"/>
    <w:rsid w:val="00095302"/>
    <w:rsid w:val="00095C00"/>
    <w:rsid w:val="000A3AAE"/>
    <w:rsid w:val="000A3DD5"/>
    <w:rsid w:val="000A545D"/>
    <w:rsid w:val="000A584D"/>
    <w:rsid w:val="000A588C"/>
    <w:rsid w:val="000A5CA2"/>
    <w:rsid w:val="000B11FF"/>
    <w:rsid w:val="000B1923"/>
    <w:rsid w:val="000B2991"/>
    <w:rsid w:val="000B3160"/>
    <w:rsid w:val="000B79DD"/>
    <w:rsid w:val="000C0434"/>
    <w:rsid w:val="000C10D2"/>
    <w:rsid w:val="000C1194"/>
    <w:rsid w:val="000C368B"/>
    <w:rsid w:val="000C47DF"/>
    <w:rsid w:val="000C50F3"/>
    <w:rsid w:val="000C7024"/>
    <w:rsid w:val="000D2080"/>
    <w:rsid w:val="000D3FBA"/>
    <w:rsid w:val="000D6172"/>
    <w:rsid w:val="000E0CD2"/>
    <w:rsid w:val="000E4EDD"/>
    <w:rsid w:val="000E6A3A"/>
    <w:rsid w:val="000F0BB5"/>
    <w:rsid w:val="000F0C20"/>
    <w:rsid w:val="000F5B06"/>
    <w:rsid w:val="000F63E0"/>
    <w:rsid w:val="001003D7"/>
    <w:rsid w:val="00100B1A"/>
    <w:rsid w:val="001022D2"/>
    <w:rsid w:val="00105E7B"/>
    <w:rsid w:val="00105F25"/>
    <w:rsid w:val="00107E59"/>
    <w:rsid w:val="00110194"/>
    <w:rsid w:val="00110D5F"/>
    <w:rsid w:val="00115050"/>
    <w:rsid w:val="00116EBD"/>
    <w:rsid w:val="001171CB"/>
    <w:rsid w:val="001231B5"/>
    <w:rsid w:val="00123AB3"/>
    <w:rsid w:val="00123C7D"/>
    <w:rsid w:val="00125432"/>
    <w:rsid w:val="00125E1F"/>
    <w:rsid w:val="00126847"/>
    <w:rsid w:val="00132067"/>
    <w:rsid w:val="001340CC"/>
    <w:rsid w:val="00137F40"/>
    <w:rsid w:val="00142688"/>
    <w:rsid w:val="00142D63"/>
    <w:rsid w:val="00144830"/>
    <w:rsid w:val="00144D6A"/>
    <w:rsid w:val="00144E70"/>
    <w:rsid w:val="00145AD6"/>
    <w:rsid w:val="001512EB"/>
    <w:rsid w:val="00152AB7"/>
    <w:rsid w:val="00152BC3"/>
    <w:rsid w:val="001533D6"/>
    <w:rsid w:val="00153A86"/>
    <w:rsid w:val="001568E8"/>
    <w:rsid w:val="00163571"/>
    <w:rsid w:val="00164349"/>
    <w:rsid w:val="00164E43"/>
    <w:rsid w:val="00166CF6"/>
    <w:rsid w:val="00166F67"/>
    <w:rsid w:val="0017147D"/>
    <w:rsid w:val="00172780"/>
    <w:rsid w:val="00173016"/>
    <w:rsid w:val="0017441B"/>
    <w:rsid w:val="001767AE"/>
    <w:rsid w:val="001775D1"/>
    <w:rsid w:val="0018055E"/>
    <w:rsid w:val="00181DBC"/>
    <w:rsid w:val="00182D0C"/>
    <w:rsid w:val="00183B0D"/>
    <w:rsid w:val="0018486C"/>
    <w:rsid w:val="001852BC"/>
    <w:rsid w:val="001871EC"/>
    <w:rsid w:val="00190683"/>
    <w:rsid w:val="00194D35"/>
    <w:rsid w:val="001961F0"/>
    <w:rsid w:val="00197DA4"/>
    <w:rsid w:val="001A3F3A"/>
    <w:rsid w:val="001A4F35"/>
    <w:rsid w:val="001A5B2B"/>
    <w:rsid w:val="001A670F"/>
    <w:rsid w:val="001A7072"/>
    <w:rsid w:val="001B0B36"/>
    <w:rsid w:val="001B1602"/>
    <w:rsid w:val="001B1B08"/>
    <w:rsid w:val="001B25C1"/>
    <w:rsid w:val="001B4006"/>
    <w:rsid w:val="001B7628"/>
    <w:rsid w:val="001C0070"/>
    <w:rsid w:val="001C0CFC"/>
    <w:rsid w:val="001C25EE"/>
    <w:rsid w:val="001C3658"/>
    <w:rsid w:val="001C5903"/>
    <w:rsid w:val="001C62B8"/>
    <w:rsid w:val="001D194F"/>
    <w:rsid w:val="001D3619"/>
    <w:rsid w:val="001D4525"/>
    <w:rsid w:val="001D5CA5"/>
    <w:rsid w:val="001E021F"/>
    <w:rsid w:val="001E42FC"/>
    <w:rsid w:val="001E505B"/>
    <w:rsid w:val="001E5926"/>
    <w:rsid w:val="001E5C5D"/>
    <w:rsid w:val="001E73CD"/>
    <w:rsid w:val="001E7B0E"/>
    <w:rsid w:val="001E7D77"/>
    <w:rsid w:val="001F05BE"/>
    <w:rsid w:val="001F0966"/>
    <w:rsid w:val="001F141D"/>
    <w:rsid w:val="001F1C24"/>
    <w:rsid w:val="001F444D"/>
    <w:rsid w:val="00200A06"/>
    <w:rsid w:val="00203144"/>
    <w:rsid w:val="00204D88"/>
    <w:rsid w:val="002062A7"/>
    <w:rsid w:val="0020771D"/>
    <w:rsid w:val="00207F92"/>
    <w:rsid w:val="00211D11"/>
    <w:rsid w:val="002130E9"/>
    <w:rsid w:val="00213EEE"/>
    <w:rsid w:val="002164E0"/>
    <w:rsid w:val="0022149B"/>
    <w:rsid w:val="002230F2"/>
    <w:rsid w:val="0022501E"/>
    <w:rsid w:val="00225637"/>
    <w:rsid w:val="00230C83"/>
    <w:rsid w:val="00230E03"/>
    <w:rsid w:val="00232098"/>
    <w:rsid w:val="002321C4"/>
    <w:rsid w:val="00232BBF"/>
    <w:rsid w:val="00234492"/>
    <w:rsid w:val="00235E89"/>
    <w:rsid w:val="00237A61"/>
    <w:rsid w:val="00241786"/>
    <w:rsid w:val="002435FE"/>
    <w:rsid w:val="002452D0"/>
    <w:rsid w:val="0024742C"/>
    <w:rsid w:val="00250ACF"/>
    <w:rsid w:val="00251B1C"/>
    <w:rsid w:val="00254CC7"/>
    <w:rsid w:val="00255B5E"/>
    <w:rsid w:val="0025770B"/>
    <w:rsid w:val="002622FA"/>
    <w:rsid w:val="00262A0E"/>
    <w:rsid w:val="00263518"/>
    <w:rsid w:val="0026383C"/>
    <w:rsid w:val="00263E80"/>
    <w:rsid w:val="002654A9"/>
    <w:rsid w:val="00267F16"/>
    <w:rsid w:val="0027220A"/>
    <w:rsid w:val="0027504E"/>
    <w:rsid w:val="002764C6"/>
    <w:rsid w:val="00277326"/>
    <w:rsid w:val="002827F6"/>
    <w:rsid w:val="00282C87"/>
    <w:rsid w:val="00284290"/>
    <w:rsid w:val="002869FB"/>
    <w:rsid w:val="002910FB"/>
    <w:rsid w:val="00292555"/>
    <w:rsid w:val="00292E23"/>
    <w:rsid w:val="00296C83"/>
    <w:rsid w:val="00296CA8"/>
    <w:rsid w:val="002970CD"/>
    <w:rsid w:val="0029722F"/>
    <w:rsid w:val="00297F8D"/>
    <w:rsid w:val="002A1EE5"/>
    <w:rsid w:val="002A34B2"/>
    <w:rsid w:val="002A401B"/>
    <w:rsid w:val="002A6BE4"/>
    <w:rsid w:val="002A7AA9"/>
    <w:rsid w:val="002B194B"/>
    <w:rsid w:val="002B2E2C"/>
    <w:rsid w:val="002B3C3D"/>
    <w:rsid w:val="002B6622"/>
    <w:rsid w:val="002C0D55"/>
    <w:rsid w:val="002C26C0"/>
    <w:rsid w:val="002C3833"/>
    <w:rsid w:val="002C3B8A"/>
    <w:rsid w:val="002C3F09"/>
    <w:rsid w:val="002C5127"/>
    <w:rsid w:val="002C66FD"/>
    <w:rsid w:val="002D1DC6"/>
    <w:rsid w:val="002D382C"/>
    <w:rsid w:val="002D55F9"/>
    <w:rsid w:val="002D764F"/>
    <w:rsid w:val="002E069E"/>
    <w:rsid w:val="002E332F"/>
    <w:rsid w:val="002E390C"/>
    <w:rsid w:val="002E4B13"/>
    <w:rsid w:val="002E4E08"/>
    <w:rsid w:val="002E5038"/>
    <w:rsid w:val="002E5A03"/>
    <w:rsid w:val="002E79CB"/>
    <w:rsid w:val="002F0C42"/>
    <w:rsid w:val="002F0EBF"/>
    <w:rsid w:val="002F1315"/>
    <w:rsid w:val="002F44DE"/>
    <w:rsid w:val="002F5184"/>
    <w:rsid w:val="002F68A0"/>
    <w:rsid w:val="002F7879"/>
    <w:rsid w:val="002F7AAC"/>
    <w:rsid w:val="002F7BC1"/>
    <w:rsid w:val="002F7C69"/>
    <w:rsid w:val="002F7F55"/>
    <w:rsid w:val="003010B7"/>
    <w:rsid w:val="0030274B"/>
    <w:rsid w:val="0030511B"/>
    <w:rsid w:val="0030745F"/>
    <w:rsid w:val="0030786C"/>
    <w:rsid w:val="00307947"/>
    <w:rsid w:val="0031284C"/>
    <w:rsid w:val="00314630"/>
    <w:rsid w:val="0031507F"/>
    <w:rsid w:val="00316D2B"/>
    <w:rsid w:val="00317C9E"/>
    <w:rsid w:val="0032090A"/>
    <w:rsid w:val="00321CDE"/>
    <w:rsid w:val="00330728"/>
    <w:rsid w:val="00333D3B"/>
    <w:rsid w:val="00333E15"/>
    <w:rsid w:val="0033421A"/>
    <w:rsid w:val="00334430"/>
    <w:rsid w:val="003347C1"/>
    <w:rsid w:val="00336FB1"/>
    <w:rsid w:val="00340193"/>
    <w:rsid w:val="00343522"/>
    <w:rsid w:val="00343F5C"/>
    <w:rsid w:val="0034475D"/>
    <w:rsid w:val="0034555B"/>
    <w:rsid w:val="00345626"/>
    <w:rsid w:val="0034708D"/>
    <w:rsid w:val="00351459"/>
    <w:rsid w:val="00352034"/>
    <w:rsid w:val="003525A6"/>
    <w:rsid w:val="00353819"/>
    <w:rsid w:val="0035513F"/>
    <w:rsid w:val="00355870"/>
    <w:rsid w:val="0036167A"/>
    <w:rsid w:val="00362FD1"/>
    <w:rsid w:val="00363077"/>
    <w:rsid w:val="00364E79"/>
    <w:rsid w:val="0036651C"/>
    <w:rsid w:val="003720B9"/>
    <w:rsid w:val="0037420E"/>
    <w:rsid w:val="003752E6"/>
    <w:rsid w:val="00375F20"/>
    <w:rsid w:val="00376E74"/>
    <w:rsid w:val="0037789F"/>
    <w:rsid w:val="00383886"/>
    <w:rsid w:val="0038715D"/>
    <w:rsid w:val="00387725"/>
    <w:rsid w:val="00394DBF"/>
    <w:rsid w:val="003A0E7E"/>
    <w:rsid w:val="003A2A6B"/>
    <w:rsid w:val="003A3645"/>
    <w:rsid w:val="003A43EF"/>
    <w:rsid w:val="003A6CA6"/>
    <w:rsid w:val="003A7574"/>
    <w:rsid w:val="003B1058"/>
    <w:rsid w:val="003B140A"/>
    <w:rsid w:val="003B1716"/>
    <w:rsid w:val="003B283C"/>
    <w:rsid w:val="003B3CEF"/>
    <w:rsid w:val="003B750B"/>
    <w:rsid w:val="003C5134"/>
    <w:rsid w:val="003C63F8"/>
    <w:rsid w:val="003D19F0"/>
    <w:rsid w:val="003D1C90"/>
    <w:rsid w:val="003D2333"/>
    <w:rsid w:val="003D2962"/>
    <w:rsid w:val="003D2B3F"/>
    <w:rsid w:val="003D2E59"/>
    <w:rsid w:val="003D6370"/>
    <w:rsid w:val="003E0EA7"/>
    <w:rsid w:val="003E16E2"/>
    <w:rsid w:val="003E1BB6"/>
    <w:rsid w:val="003E2F16"/>
    <w:rsid w:val="003E3CDF"/>
    <w:rsid w:val="003E4C37"/>
    <w:rsid w:val="003E577D"/>
    <w:rsid w:val="003E68C8"/>
    <w:rsid w:val="003F00E3"/>
    <w:rsid w:val="003F0872"/>
    <w:rsid w:val="003F2BED"/>
    <w:rsid w:val="003F4B03"/>
    <w:rsid w:val="003F5C22"/>
    <w:rsid w:val="003F7495"/>
    <w:rsid w:val="0040105E"/>
    <w:rsid w:val="00401800"/>
    <w:rsid w:val="00403501"/>
    <w:rsid w:val="00404A79"/>
    <w:rsid w:val="0040594E"/>
    <w:rsid w:val="004073C5"/>
    <w:rsid w:val="00407693"/>
    <w:rsid w:val="00412336"/>
    <w:rsid w:val="00413FD5"/>
    <w:rsid w:val="004148FF"/>
    <w:rsid w:val="00414AE3"/>
    <w:rsid w:val="00416238"/>
    <w:rsid w:val="0042322C"/>
    <w:rsid w:val="0042421B"/>
    <w:rsid w:val="00425226"/>
    <w:rsid w:val="004263F9"/>
    <w:rsid w:val="004305A3"/>
    <w:rsid w:val="00430A95"/>
    <w:rsid w:val="00430DBD"/>
    <w:rsid w:val="00431500"/>
    <w:rsid w:val="00432403"/>
    <w:rsid w:val="00434805"/>
    <w:rsid w:val="00441ADA"/>
    <w:rsid w:val="00442846"/>
    <w:rsid w:val="00442851"/>
    <w:rsid w:val="0044351D"/>
    <w:rsid w:val="00443878"/>
    <w:rsid w:val="00445ECD"/>
    <w:rsid w:val="0044676D"/>
    <w:rsid w:val="00450E8F"/>
    <w:rsid w:val="00452F20"/>
    <w:rsid w:val="004536B2"/>
    <w:rsid w:val="004548CD"/>
    <w:rsid w:val="00454FF8"/>
    <w:rsid w:val="004565C1"/>
    <w:rsid w:val="004614B9"/>
    <w:rsid w:val="00465050"/>
    <w:rsid w:val="004674EA"/>
    <w:rsid w:val="00467520"/>
    <w:rsid w:val="004676AA"/>
    <w:rsid w:val="00470675"/>
    <w:rsid w:val="00470860"/>
    <w:rsid w:val="004709DA"/>
    <w:rsid w:val="004712CA"/>
    <w:rsid w:val="004729B4"/>
    <w:rsid w:val="00472A49"/>
    <w:rsid w:val="00473526"/>
    <w:rsid w:val="0047422E"/>
    <w:rsid w:val="00476B6D"/>
    <w:rsid w:val="00477085"/>
    <w:rsid w:val="004778A1"/>
    <w:rsid w:val="00477D39"/>
    <w:rsid w:val="00481896"/>
    <w:rsid w:val="00481FF3"/>
    <w:rsid w:val="0048247A"/>
    <w:rsid w:val="00482B10"/>
    <w:rsid w:val="00482D40"/>
    <w:rsid w:val="004836C5"/>
    <w:rsid w:val="00483DD2"/>
    <w:rsid w:val="00484960"/>
    <w:rsid w:val="00487DE1"/>
    <w:rsid w:val="00490109"/>
    <w:rsid w:val="0049193F"/>
    <w:rsid w:val="004924EE"/>
    <w:rsid w:val="00495F5C"/>
    <w:rsid w:val="0049664B"/>
    <w:rsid w:val="004969E1"/>
    <w:rsid w:val="00497BDE"/>
    <w:rsid w:val="004A291B"/>
    <w:rsid w:val="004A2EFB"/>
    <w:rsid w:val="004A5112"/>
    <w:rsid w:val="004A511D"/>
    <w:rsid w:val="004A6A2B"/>
    <w:rsid w:val="004A6B6A"/>
    <w:rsid w:val="004B2CC4"/>
    <w:rsid w:val="004B5C0F"/>
    <w:rsid w:val="004C0673"/>
    <w:rsid w:val="004C4217"/>
    <w:rsid w:val="004C5C3F"/>
    <w:rsid w:val="004D50BB"/>
    <w:rsid w:val="004D5EF7"/>
    <w:rsid w:val="004D784C"/>
    <w:rsid w:val="004D7B52"/>
    <w:rsid w:val="004E097D"/>
    <w:rsid w:val="004E3426"/>
    <w:rsid w:val="004E3765"/>
    <w:rsid w:val="004E65C8"/>
    <w:rsid w:val="004E7954"/>
    <w:rsid w:val="004E7DF4"/>
    <w:rsid w:val="004F1A7C"/>
    <w:rsid w:val="004F3816"/>
    <w:rsid w:val="00500707"/>
    <w:rsid w:val="00501723"/>
    <w:rsid w:val="00507BFB"/>
    <w:rsid w:val="00507F5E"/>
    <w:rsid w:val="00512CE7"/>
    <w:rsid w:val="00513359"/>
    <w:rsid w:val="005143A9"/>
    <w:rsid w:val="005170DD"/>
    <w:rsid w:val="005203A5"/>
    <w:rsid w:val="00520A57"/>
    <w:rsid w:val="00523132"/>
    <w:rsid w:val="0052327A"/>
    <w:rsid w:val="00527489"/>
    <w:rsid w:val="00532DA1"/>
    <w:rsid w:val="00534408"/>
    <w:rsid w:val="005429AE"/>
    <w:rsid w:val="005430C9"/>
    <w:rsid w:val="005437DF"/>
    <w:rsid w:val="005460D4"/>
    <w:rsid w:val="00547964"/>
    <w:rsid w:val="005528B6"/>
    <w:rsid w:val="00553410"/>
    <w:rsid w:val="00555594"/>
    <w:rsid w:val="005557CB"/>
    <w:rsid w:val="00556B23"/>
    <w:rsid w:val="00557393"/>
    <w:rsid w:val="00557D33"/>
    <w:rsid w:val="005608E2"/>
    <w:rsid w:val="0056090E"/>
    <w:rsid w:val="00562C3C"/>
    <w:rsid w:val="00562EAA"/>
    <w:rsid w:val="005635B5"/>
    <w:rsid w:val="0056363E"/>
    <w:rsid w:val="0056607C"/>
    <w:rsid w:val="00566EDA"/>
    <w:rsid w:val="00566F1B"/>
    <w:rsid w:val="00570D2B"/>
    <w:rsid w:val="00572654"/>
    <w:rsid w:val="00572B16"/>
    <w:rsid w:val="00572CFD"/>
    <w:rsid w:val="005741E5"/>
    <w:rsid w:val="005745B8"/>
    <w:rsid w:val="00576006"/>
    <w:rsid w:val="005804C7"/>
    <w:rsid w:val="00581403"/>
    <w:rsid w:val="00585DA0"/>
    <w:rsid w:val="00587F30"/>
    <w:rsid w:val="005927BA"/>
    <w:rsid w:val="0059425F"/>
    <w:rsid w:val="00594431"/>
    <w:rsid w:val="00594487"/>
    <w:rsid w:val="00594553"/>
    <w:rsid w:val="00596DFC"/>
    <w:rsid w:val="00596E85"/>
    <w:rsid w:val="00597121"/>
    <w:rsid w:val="005A0952"/>
    <w:rsid w:val="005A15B1"/>
    <w:rsid w:val="005A3544"/>
    <w:rsid w:val="005A41F6"/>
    <w:rsid w:val="005A42F7"/>
    <w:rsid w:val="005A46BF"/>
    <w:rsid w:val="005B1B46"/>
    <w:rsid w:val="005B203A"/>
    <w:rsid w:val="005B2513"/>
    <w:rsid w:val="005B5629"/>
    <w:rsid w:val="005C0300"/>
    <w:rsid w:val="005C40FB"/>
    <w:rsid w:val="005C7865"/>
    <w:rsid w:val="005D00D2"/>
    <w:rsid w:val="005D135D"/>
    <w:rsid w:val="005D2F7A"/>
    <w:rsid w:val="005D3889"/>
    <w:rsid w:val="005D7997"/>
    <w:rsid w:val="005D7CBD"/>
    <w:rsid w:val="005E0DD7"/>
    <w:rsid w:val="005E1B88"/>
    <w:rsid w:val="005E228A"/>
    <w:rsid w:val="005E3A9C"/>
    <w:rsid w:val="005E5171"/>
    <w:rsid w:val="005E689E"/>
    <w:rsid w:val="005E6A79"/>
    <w:rsid w:val="005E6EC0"/>
    <w:rsid w:val="005F073F"/>
    <w:rsid w:val="005F1F3D"/>
    <w:rsid w:val="005F21E4"/>
    <w:rsid w:val="005F3676"/>
    <w:rsid w:val="005F4B6A"/>
    <w:rsid w:val="005F61F5"/>
    <w:rsid w:val="00600A2D"/>
    <w:rsid w:val="00600E15"/>
    <w:rsid w:val="0060205F"/>
    <w:rsid w:val="006052E7"/>
    <w:rsid w:val="00605E7B"/>
    <w:rsid w:val="006074A1"/>
    <w:rsid w:val="006075A0"/>
    <w:rsid w:val="006106FF"/>
    <w:rsid w:val="006108D4"/>
    <w:rsid w:val="00610C57"/>
    <w:rsid w:val="006136E6"/>
    <w:rsid w:val="006159F8"/>
    <w:rsid w:val="00615A0A"/>
    <w:rsid w:val="00616DFB"/>
    <w:rsid w:val="00620F5D"/>
    <w:rsid w:val="00621528"/>
    <w:rsid w:val="0062173B"/>
    <w:rsid w:val="00621A25"/>
    <w:rsid w:val="006236CA"/>
    <w:rsid w:val="00623DD6"/>
    <w:rsid w:val="006267C3"/>
    <w:rsid w:val="00631482"/>
    <w:rsid w:val="00631AA3"/>
    <w:rsid w:val="006333D4"/>
    <w:rsid w:val="0063361E"/>
    <w:rsid w:val="00634517"/>
    <w:rsid w:val="00634837"/>
    <w:rsid w:val="006358C4"/>
    <w:rsid w:val="006369B2"/>
    <w:rsid w:val="00641471"/>
    <w:rsid w:val="00642BAC"/>
    <w:rsid w:val="006444EA"/>
    <w:rsid w:val="00647684"/>
    <w:rsid w:val="00650793"/>
    <w:rsid w:val="00651C9D"/>
    <w:rsid w:val="00652C03"/>
    <w:rsid w:val="006531AA"/>
    <w:rsid w:val="00653508"/>
    <w:rsid w:val="00656D7A"/>
    <w:rsid w:val="006570B0"/>
    <w:rsid w:val="00660D9B"/>
    <w:rsid w:val="00661DB5"/>
    <w:rsid w:val="00662495"/>
    <w:rsid w:val="006733AB"/>
    <w:rsid w:val="006774CF"/>
    <w:rsid w:val="00680CD7"/>
    <w:rsid w:val="00680D7B"/>
    <w:rsid w:val="006827AA"/>
    <w:rsid w:val="00682C6A"/>
    <w:rsid w:val="0068320A"/>
    <w:rsid w:val="0068365C"/>
    <w:rsid w:val="00686094"/>
    <w:rsid w:val="00686C64"/>
    <w:rsid w:val="00686EB2"/>
    <w:rsid w:val="00691546"/>
    <w:rsid w:val="0069210B"/>
    <w:rsid w:val="006921DA"/>
    <w:rsid w:val="00696422"/>
    <w:rsid w:val="0069702C"/>
    <w:rsid w:val="00697605"/>
    <w:rsid w:val="00697AB7"/>
    <w:rsid w:val="006A0E02"/>
    <w:rsid w:val="006A13E4"/>
    <w:rsid w:val="006A2DBF"/>
    <w:rsid w:val="006A4055"/>
    <w:rsid w:val="006A4C30"/>
    <w:rsid w:val="006B36D6"/>
    <w:rsid w:val="006B4DB6"/>
    <w:rsid w:val="006C2104"/>
    <w:rsid w:val="006C2B81"/>
    <w:rsid w:val="006C425E"/>
    <w:rsid w:val="006C5641"/>
    <w:rsid w:val="006D1089"/>
    <w:rsid w:val="006D10BB"/>
    <w:rsid w:val="006D180D"/>
    <w:rsid w:val="006D19AA"/>
    <w:rsid w:val="006D24FB"/>
    <w:rsid w:val="006D347F"/>
    <w:rsid w:val="006D3493"/>
    <w:rsid w:val="006D3CE4"/>
    <w:rsid w:val="006D4130"/>
    <w:rsid w:val="006D6EDF"/>
    <w:rsid w:val="006D7355"/>
    <w:rsid w:val="006E0813"/>
    <w:rsid w:val="006E3993"/>
    <w:rsid w:val="006E4C75"/>
    <w:rsid w:val="006E55A7"/>
    <w:rsid w:val="006E6946"/>
    <w:rsid w:val="006F0D85"/>
    <w:rsid w:val="006F15E8"/>
    <w:rsid w:val="006F3D0A"/>
    <w:rsid w:val="006F4607"/>
    <w:rsid w:val="006F47E1"/>
    <w:rsid w:val="006F51EC"/>
    <w:rsid w:val="006F62CD"/>
    <w:rsid w:val="00702164"/>
    <w:rsid w:val="00702D7A"/>
    <w:rsid w:val="00704710"/>
    <w:rsid w:val="00707020"/>
    <w:rsid w:val="00707A52"/>
    <w:rsid w:val="00707A8E"/>
    <w:rsid w:val="0071247E"/>
    <w:rsid w:val="007209D6"/>
    <w:rsid w:val="007216EF"/>
    <w:rsid w:val="00722198"/>
    <w:rsid w:val="00724C85"/>
    <w:rsid w:val="00724EDE"/>
    <w:rsid w:val="00725D89"/>
    <w:rsid w:val="00726E22"/>
    <w:rsid w:val="007303C7"/>
    <w:rsid w:val="00731122"/>
    <w:rsid w:val="00731135"/>
    <w:rsid w:val="00731472"/>
    <w:rsid w:val="007324AF"/>
    <w:rsid w:val="007328A2"/>
    <w:rsid w:val="00733536"/>
    <w:rsid w:val="00733EFB"/>
    <w:rsid w:val="007357AE"/>
    <w:rsid w:val="0073598A"/>
    <w:rsid w:val="0073679D"/>
    <w:rsid w:val="007370E7"/>
    <w:rsid w:val="007409B4"/>
    <w:rsid w:val="00747B89"/>
    <w:rsid w:val="00751860"/>
    <w:rsid w:val="00754B0E"/>
    <w:rsid w:val="0075525E"/>
    <w:rsid w:val="00757D55"/>
    <w:rsid w:val="00761E62"/>
    <w:rsid w:val="00762862"/>
    <w:rsid w:val="00762C4D"/>
    <w:rsid w:val="0076740E"/>
    <w:rsid w:val="007675A9"/>
    <w:rsid w:val="0076776D"/>
    <w:rsid w:val="00775A6E"/>
    <w:rsid w:val="007767F2"/>
    <w:rsid w:val="00781444"/>
    <w:rsid w:val="00783BE7"/>
    <w:rsid w:val="007857DD"/>
    <w:rsid w:val="00786139"/>
    <w:rsid w:val="007903F8"/>
    <w:rsid w:val="00791A51"/>
    <w:rsid w:val="007936B9"/>
    <w:rsid w:val="007946BB"/>
    <w:rsid w:val="007948AB"/>
    <w:rsid w:val="00794F4F"/>
    <w:rsid w:val="00795401"/>
    <w:rsid w:val="007959F5"/>
    <w:rsid w:val="00795BB7"/>
    <w:rsid w:val="0079613C"/>
    <w:rsid w:val="007974BE"/>
    <w:rsid w:val="007A00DF"/>
    <w:rsid w:val="007A0916"/>
    <w:rsid w:val="007A0DFD"/>
    <w:rsid w:val="007A0EFC"/>
    <w:rsid w:val="007A1D3C"/>
    <w:rsid w:val="007A2BEF"/>
    <w:rsid w:val="007A4911"/>
    <w:rsid w:val="007A5807"/>
    <w:rsid w:val="007B0886"/>
    <w:rsid w:val="007B3A69"/>
    <w:rsid w:val="007B3D60"/>
    <w:rsid w:val="007B53A0"/>
    <w:rsid w:val="007B6056"/>
    <w:rsid w:val="007C0168"/>
    <w:rsid w:val="007C2957"/>
    <w:rsid w:val="007C52FB"/>
    <w:rsid w:val="007C7122"/>
    <w:rsid w:val="007D0084"/>
    <w:rsid w:val="007D14E4"/>
    <w:rsid w:val="007D1F3D"/>
    <w:rsid w:val="007D3AB9"/>
    <w:rsid w:val="007D3F11"/>
    <w:rsid w:val="007D43C8"/>
    <w:rsid w:val="007D449D"/>
    <w:rsid w:val="007D6A06"/>
    <w:rsid w:val="007D78CB"/>
    <w:rsid w:val="007E0B1D"/>
    <w:rsid w:val="007E2B3D"/>
    <w:rsid w:val="007E353E"/>
    <w:rsid w:val="007E38F1"/>
    <w:rsid w:val="007E4915"/>
    <w:rsid w:val="007E5316"/>
    <w:rsid w:val="007E5440"/>
    <w:rsid w:val="007E556E"/>
    <w:rsid w:val="007E776E"/>
    <w:rsid w:val="007F020B"/>
    <w:rsid w:val="007F1110"/>
    <w:rsid w:val="007F1D7F"/>
    <w:rsid w:val="007F252B"/>
    <w:rsid w:val="007F2F90"/>
    <w:rsid w:val="007F3CB4"/>
    <w:rsid w:val="007F55EB"/>
    <w:rsid w:val="007F664D"/>
    <w:rsid w:val="007F75C9"/>
    <w:rsid w:val="007F79AE"/>
    <w:rsid w:val="00800BD2"/>
    <w:rsid w:val="008014B0"/>
    <w:rsid w:val="00801A9B"/>
    <w:rsid w:val="00802050"/>
    <w:rsid w:val="0080298D"/>
    <w:rsid w:val="008032F7"/>
    <w:rsid w:val="008038AB"/>
    <w:rsid w:val="00805314"/>
    <w:rsid w:val="00810ACD"/>
    <w:rsid w:val="00810EDF"/>
    <w:rsid w:val="00811B34"/>
    <w:rsid w:val="00811BD9"/>
    <w:rsid w:val="008128CD"/>
    <w:rsid w:val="00814938"/>
    <w:rsid w:val="00815516"/>
    <w:rsid w:val="00815DFF"/>
    <w:rsid w:val="00817C31"/>
    <w:rsid w:val="00822BDA"/>
    <w:rsid w:val="008237A0"/>
    <w:rsid w:val="00826006"/>
    <w:rsid w:val="00842137"/>
    <w:rsid w:val="0084246B"/>
    <w:rsid w:val="008427DA"/>
    <w:rsid w:val="00843292"/>
    <w:rsid w:val="008445A1"/>
    <w:rsid w:val="0084629A"/>
    <w:rsid w:val="00851AC0"/>
    <w:rsid w:val="00851F0D"/>
    <w:rsid w:val="008576D8"/>
    <w:rsid w:val="00862664"/>
    <w:rsid w:val="00863445"/>
    <w:rsid w:val="00863821"/>
    <w:rsid w:val="0086502D"/>
    <w:rsid w:val="00865CA4"/>
    <w:rsid w:val="008665A0"/>
    <w:rsid w:val="0087012F"/>
    <w:rsid w:val="00870C93"/>
    <w:rsid w:val="008721BC"/>
    <w:rsid w:val="00873CEF"/>
    <w:rsid w:val="00873F1F"/>
    <w:rsid w:val="00874674"/>
    <w:rsid w:val="00874BB6"/>
    <w:rsid w:val="00875448"/>
    <w:rsid w:val="0087684C"/>
    <w:rsid w:val="0088259E"/>
    <w:rsid w:val="0089009E"/>
    <w:rsid w:val="00890787"/>
    <w:rsid w:val="0089084F"/>
    <w:rsid w:val="0089088E"/>
    <w:rsid w:val="008915A2"/>
    <w:rsid w:val="008917C1"/>
    <w:rsid w:val="00891D1F"/>
    <w:rsid w:val="00892297"/>
    <w:rsid w:val="00893A9F"/>
    <w:rsid w:val="00894770"/>
    <w:rsid w:val="00895145"/>
    <w:rsid w:val="00896EE5"/>
    <w:rsid w:val="008A1BBA"/>
    <w:rsid w:val="008A1D60"/>
    <w:rsid w:val="008A29D4"/>
    <w:rsid w:val="008A3605"/>
    <w:rsid w:val="008A3B47"/>
    <w:rsid w:val="008A3F2C"/>
    <w:rsid w:val="008A57ED"/>
    <w:rsid w:val="008B0B70"/>
    <w:rsid w:val="008B239C"/>
    <w:rsid w:val="008B6D1D"/>
    <w:rsid w:val="008B798B"/>
    <w:rsid w:val="008C11DF"/>
    <w:rsid w:val="008C1534"/>
    <w:rsid w:val="008C2B8C"/>
    <w:rsid w:val="008C2C4A"/>
    <w:rsid w:val="008C407D"/>
    <w:rsid w:val="008C4182"/>
    <w:rsid w:val="008C5A5A"/>
    <w:rsid w:val="008D1128"/>
    <w:rsid w:val="008D375C"/>
    <w:rsid w:val="008D38B7"/>
    <w:rsid w:val="008D38D4"/>
    <w:rsid w:val="008D54E2"/>
    <w:rsid w:val="008D599B"/>
    <w:rsid w:val="008D6255"/>
    <w:rsid w:val="008E0172"/>
    <w:rsid w:val="008E07BD"/>
    <w:rsid w:val="008E6091"/>
    <w:rsid w:val="008E6C2E"/>
    <w:rsid w:val="008E743F"/>
    <w:rsid w:val="008F0BF8"/>
    <w:rsid w:val="008F1CBB"/>
    <w:rsid w:val="008F2FFF"/>
    <w:rsid w:val="008F5E1D"/>
    <w:rsid w:val="009004A7"/>
    <w:rsid w:val="00901349"/>
    <w:rsid w:val="00901657"/>
    <w:rsid w:val="0090379F"/>
    <w:rsid w:val="00903CDD"/>
    <w:rsid w:val="00911FB8"/>
    <w:rsid w:val="009171CF"/>
    <w:rsid w:val="00917270"/>
    <w:rsid w:val="00917B2A"/>
    <w:rsid w:val="00921A44"/>
    <w:rsid w:val="0092243F"/>
    <w:rsid w:val="00922EA0"/>
    <w:rsid w:val="00925550"/>
    <w:rsid w:val="009262AD"/>
    <w:rsid w:val="009279FE"/>
    <w:rsid w:val="00930F6B"/>
    <w:rsid w:val="00931244"/>
    <w:rsid w:val="00934363"/>
    <w:rsid w:val="00935E52"/>
    <w:rsid w:val="00936C2E"/>
    <w:rsid w:val="009401EA"/>
    <w:rsid w:val="009406B5"/>
    <w:rsid w:val="00940EA8"/>
    <w:rsid w:val="009417FF"/>
    <w:rsid w:val="00941937"/>
    <w:rsid w:val="00942F48"/>
    <w:rsid w:val="0094526A"/>
    <w:rsid w:val="00946166"/>
    <w:rsid w:val="00954609"/>
    <w:rsid w:val="00955401"/>
    <w:rsid w:val="00957170"/>
    <w:rsid w:val="00960884"/>
    <w:rsid w:val="00961B63"/>
    <w:rsid w:val="00962DD8"/>
    <w:rsid w:val="00964280"/>
    <w:rsid w:val="00964471"/>
    <w:rsid w:val="009663B9"/>
    <w:rsid w:val="00966D8B"/>
    <w:rsid w:val="00967ED7"/>
    <w:rsid w:val="009701F1"/>
    <w:rsid w:val="0097025F"/>
    <w:rsid w:val="009718EF"/>
    <w:rsid w:val="009769C8"/>
    <w:rsid w:val="00976FDD"/>
    <w:rsid w:val="00980127"/>
    <w:rsid w:val="009805E9"/>
    <w:rsid w:val="00982C90"/>
    <w:rsid w:val="00983164"/>
    <w:rsid w:val="0098326E"/>
    <w:rsid w:val="00983FA1"/>
    <w:rsid w:val="0098563A"/>
    <w:rsid w:val="00985AAA"/>
    <w:rsid w:val="0099059F"/>
    <w:rsid w:val="00993D31"/>
    <w:rsid w:val="009943CA"/>
    <w:rsid w:val="00994E91"/>
    <w:rsid w:val="009952CD"/>
    <w:rsid w:val="009972EF"/>
    <w:rsid w:val="009A27DA"/>
    <w:rsid w:val="009A3C5F"/>
    <w:rsid w:val="009A3CC7"/>
    <w:rsid w:val="009A4259"/>
    <w:rsid w:val="009A62BB"/>
    <w:rsid w:val="009A67D6"/>
    <w:rsid w:val="009B1EC8"/>
    <w:rsid w:val="009C1158"/>
    <w:rsid w:val="009C4C77"/>
    <w:rsid w:val="009C5063"/>
    <w:rsid w:val="009C5166"/>
    <w:rsid w:val="009C598E"/>
    <w:rsid w:val="009C665D"/>
    <w:rsid w:val="009D1569"/>
    <w:rsid w:val="009D52F1"/>
    <w:rsid w:val="009D7D25"/>
    <w:rsid w:val="009E138F"/>
    <w:rsid w:val="009E16D6"/>
    <w:rsid w:val="009E1929"/>
    <w:rsid w:val="009E47F5"/>
    <w:rsid w:val="009E6045"/>
    <w:rsid w:val="009E7463"/>
    <w:rsid w:val="009E766E"/>
    <w:rsid w:val="009F2A11"/>
    <w:rsid w:val="009F568E"/>
    <w:rsid w:val="009F715E"/>
    <w:rsid w:val="00A01D3E"/>
    <w:rsid w:val="00A01F10"/>
    <w:rsid w:val="00A032B9"/>
    <w:rsid w:val="00A054E5"/>
    <w:rsid w:val="00A0727E"/>
    <w:rsid w:val="00A10DBB"/>
    <w:rsid w:val="00A12486"/>
    <w:rsid w:val="00A13739"/>
    <w:rsid w:val="00A144DA"/>
    <w:rsid w:val="00A14645"/>
    <w:rsid w:val="00A14D2C"/>
    <w:rsid w:val="00A160D2"/>
    <w:rsid w:val="00A16966"/>
    <w:rsid w:val="00A16EDA"/>
    <w:rsid w:val="00A200D4"/>
    <w:rsid w:val="00A20E9F"/>
    <w:rsid w:val="00A21E4A"/>
    <w:rsid w:val="00A22FDF"/>
    <w:rsid w:val="00A231C9"/>
    <w:rsid w:val="00A23A8C"/>
    <w:rsid w:val="00A24164"/>
    <w:rsid w:val="00A25503"/>
    <w:rsid w:val="00A271E8"/>
    <w:rsid w:val="00A30461"/>
    <w:rsid w:val="00A314DA"/>
    <w:rsid w:val="00A317F4"/>
    <w:rsid w:val="00A31E28"/>
    <w:rsid w:val="00A3240C"/>
    <w:rsid w:val="00A328D6"/>
    <w:rsid w:val="00A33F7A"/>
    <w:rsid w:val="00A345EF"/>
    <w:rsid w:val="00A35DE7"/>
    <w:rsid w:val="00A36ABA"/>
    <w:rsid w:val="00A36DFB"/>
    <w:rsid w:val="00A4013E"/>
    <w:rsid w:val="00A41311"/>
    <w:rsid w:val="00A41719"/>
    <w:rsid w:val="00A4278B"/>
    <w:rsid w:val="00A427CD"/>
    <w:rsid w:val="00A4600B"/>
    <w:rsid w:val="00A50247"/>
    <w:rsid w:val="00A50CCB"/>
    <w:rsid w:val="00A50F28"/>
    <w:rsid w:val="00A51C43"/>
    <w:rsid w:val="00A51F86"/>
    <w:rsid w:val="00A53412"/>
    <w:rsid w:val="00A53F8C"/>
    <w:rsid w:val="00A555A7"/>
    <w:rsid w:val="00A606DF"/>
    <w:rsid w:val="00A60B71"/>
    <w:rsid w:val="00A60E1A"/>
    <w:rsid w:val="00A630C4"/>
    <w:rsid w:val="00A63820"/>
    <w:rsid w:val="00A679D3"/>
    <w:rsid w:val="00A67A81"/>
    <w:rsid w:val="00A7006E"/>
    <w:rsid w:val="00A716C6"/>
    <w:rsid w:val="00A7191E"/>
    <w:rsid w:val="00A71E1D"/>
    <w:rsid w:val="00A71E9F"/>
    <w:rsid w:val="00A71FB1"/>
    <w:rsid w:val="00A728A3"/>
    <w:rsid w:val="00A730A6"/>
    <w:rsid w:val="00A73A9B"/>
    <w:rsid w:val="00A75D32"/>
    <w:rsid w:val="00A815EF"/>
    <w:rsid w:val="00A82320"/>
    <w:rsid w:val="00A84A18"/>
    <w:rsid w:val="00A87C06"/>
    <w:rsid w:val="00A87D4C"/>
    <w:rsid w:val="00A90802"/>
    <w:rsid w:val="00A90F17"/>
    <w:rsid w:val="00A934B1"/>
    <w:rsid w:val="00A969DB"/>
    <w:rsid w:val="00A971A0"/>
    <w:rsid w:val="00A972D9"/>
    <w:rsid w:val="00AA05BC"/>
    <w:rsid w:val="00AA0D5D"/>
    <w:rsid w:val="00AA1E5E"/>
    <w:rsid w:val="00AA1F22"/>
    <w:rsid w:val="00AA26CB"/>
    <w:rsid w:val="00AA662B"/>
    <w:rsid w:val="00AA6EB9"/>
    <w:rsid w:val="00AB302E"/>
    <w:rsid w:val="00AB4333"/>
    <w:rsid w:val="00AB551E"/>
    <w:rsid w:val="00AB5C7D"/>
    <w:rsid w:val="00AB7986"/>
    <w:rsid w:val="00AC02E8"/>
    <w:rsid w:val="00AC0E9A"/>
    <w:rsid w:val="00AC369B"/>
    <w:rsid w:val="00AC6682"/>
    <w:rsid w:val="00AC7426"/>
    <w:rsid w:val="00AD24A3"/>
    <w:rsid w:val="00AD3A1F"/>
    <w:rsid w:val="00AD4BDD"/>
    <w:rsid w:val="00AD5CFB"/>
    <w:rsid w:val="00AE00DC"/>
    <w:rsid w:val="00AE0A71"/>
    <w:rsid w:val="00AE1E1D"/>
    <w:rsid w:val="00AE4134"/>
    <w:rsid w:val="00AE4B54"/>
    <w:rsid w:val="00AE60B5"/>
    <w:rsid w:val="00AE74E5"/>
    <w:rsid w:val="00AF0930"/>
    <w:rsid w:val="00AF4413"/>
    <w:rsid w:val="00AF6B50"/>
    <w:rsid w:val="00AF6BFA"/>
    <w:rsid w:val="00AF6F6E"/>
    <w:rsid w:val="00B0125D"/>
    <w:rsid w:val="00B05821"/>
    <w:rsid w:val="00B0603F"/>
    <w:rsid w:val="00B10224"/>
    <w:rsid w:val="00B1044A"/>
    <w:rsid w:val="00B106FC"/>
    <w:rsid w:val="00B11755"/>
    <w:rsid w:val="00B14242"/>
    <w:rsid w:val="00B143FA"/>
    <w:rsid w:val="00B144D1"/>
    <w:rsid w:val="00B14917"/>
    <w:rsid w:val="00B14DDF"/>
    <w:rsid w:val="00B17043"/>
    <w:rsid w:val="00B20AA9"/>
    <w:rsid w:val="00B23A2A"/>
    <w:rsid w:val="00B24830"/>
    <w:rsid w:val="00B26C28"/>
    <w:rsid w:val="00B27229"/>
    <w:rsid w:val="00B2732E"/>
    <w:rsid w:val="00B276D9"/>
    <w:rsid w:val="00B27FDC"/>
    <w:rsid w:val="00B33EF1"/>
    <w:rsid w:val="00B34DA3"/>
    <w:rsid w:val="00B36610"/>
    <w:rsid w:val="00B3679A"/>
    <w:rsid w:val="00B36EDD"/>
    <w:rsid w:val="00B40954"/>
    <w:rsid w:val="00B410D8"/>
    <w:rsid w:val="00B434D4"/>
    <w:rsid w:val="00B453F5"/>
    <w:rsid w:val="00B459C3"/>
    <w:rsid w:val="00B462E7"/>
    <w:rsid w:val="00B4698F"/>
    <w:rsid w:val="00B46C47"/>
    <w:rsid w:val="00B46D37"/>
    <w:rsid w:val="00B475D4"/>
    <w:rsid w:val="00B47EC0"/>
    <w:rsid w:val="00B50298"/>
    <w:rsid w:val="00B50339"/>
    <w:rsid w:val="00B505A6"/>
    <w:rsid w:val="00B505D6"/>
    <w:rsid w:val="00B53457"/>
    <w:rsid w:val="00B53D1B"/>
    <w:rsid w:val="00B53D23"/>
    <w:rsid w:val="00B571A9"/>
    <w:rsid w:val="00B57675"/>
    <w:rsid w:val="00B603CB"/>
    <w:rsid w:val="00B60CF6"/>
    <w:rsid w:val="00B62CD9"/>
    <w:rsid w:val="00B65CA3"/>
    <w:rsid w:val="00B67E67"/>
    <w:rsid w:val="00B717F1"/>
    <w:rsid w:val="00B718A5"/>
    <w:rsid w:val="00B71F7B"/>
    <w:rsid w:val="00B72B1E"/>
    <w:rsid w:val="00B74655"/>
    <w:rsid w:val="00B75683"/>
    <w:rsid w:val="00B773DE"/>
    <w:rsid w:val="00B774A0"/>
    <w:rsid w:val="00B81719"/>
    <w:rsid w:val="00B818FF"/>
    <w:rsid w:val="00B81CE0"/>
    <w:rsid w:val="00B83DF6"/>
    <w:rsid w:val="00B84366"/>
    <w:rsid w:val="00B873B7"/>
    <w:rsid w:val="00B9199B"/>
    <w:rsid w:val="00B9245C"/>
    <w:rsid w:val="00B930BE"/>
    <w:rsid w:val="00B9377D"/>
    <w:rsid w:val="00B970DD"/>
    <w:rsid w:val="00B9751F"/>
    <w:rsid w:val="00BA3558"/>
    <w:rsid w:val="00BA43EF"/>
    <w:rsid w:val="00BA5F5A"/>
    <w:rsid w:val="00BA67C9"/>
    <w:rsid w:val="00BB05B3"/>
    <w:rsid w:val="00BB1A83"/>
    <w:rsid w:val="00BB2424"/>
    <w:rsid w:val="00BB498D"/>
    <w:rsid w:val="00BB4C63"/>
    <w:rsid w:val="00BB5572"/>
    <w:rsid w:val="00BB5B4C"/>
    <w:rsid w:val="00BC0218"/>
    <w:rsid w:val="00BC2A90"/>
    <w:rsid w:val="00BC2D1C"/>
    <w:rsid w:val="00BC31FB"/>
    <w:rsid w:val="00BC3DF2"/>
    <w:rsid w:val="00BC7BE8"/>
    <w:rsid w:val="00BD02BB"/>
    <w:rsid w:val="00BD0971"/>
    <w:rsid w:val="00BD11FA"/>
    <w:rsid w:val="00BD302B"/>
    <w:rsid w:val="00BD35D3"/>
    <w:rsid w:val="00BD3624"/>
    <w:rsid w:val="00BD4CE6"/>
    <w:rsid w:val="00BD6C06"/>
    <w:rsid w:val="00BE0F64"/>
    <w:rsid w:val="00BE1278"/>
    <w:rsid w:val="00BE1A96"/>
    <w:rsid w:val="00BE2F34"/>
    <w:rsid w:val="00BE47DF"/>
    <w:rsid w:val="00BE6D74"/>
    <w:rsid w:val="00BF567A"/>
    <w:rsid w:val="00BF7723"/>
    <w:rsid w:val="00C0005E"/>
    <w:rsid w:val="00C0224F"/>
    <w:rsid w:val="00C02705"/>
    <w:rsid w:val="00C02DCF"/>
    <w:rsid w:val="00C04A14"/>
    <w:rsid w:val="00C0525E"/>
    <w:rsid w:val="00C05414"/>
    <w:rsid w:val="00C079F6"/>
    <w:rsid w:val="00C07F8E"/>
    <w:rsid w:val="00C124E6"/>
    <w:rsid w:val="00C1347C"/>
    <w:rsid w:val="00C141B3"/>
    <w:rsid w:val="00C1688D"/>
    <w:rsid w:val="00C17564"/>
    <w:rsid w:val="00C2057E"/>
    <w:rsid w:val="00C213BE"/>
    <w:rsid w:val="00C2166D"/>
    <w:rsid w:val="00C23120"/>
    <w:rsid w:val="00C237AE"/>
    <w:rsid w:val="00C307BC"/>
    <w:rsid w:val="00C32447"/>
    <w:rsid w:val="00C33999"/>
    <w:rsid w:val="00C3543A"/>
    <w:rsid w:val="00C3590E"/>
    <w:rsid w:val="00C371D4"/>
    <w:rsid w:val="00C37426"/>
    <w:rsid w:val="00C40B8F"/>
    <w:rsid w:val="00C40C5A"/>
    <w:rsid w:val="00C41911"/>
    <w:rsid w:val="00C42125"/>
    <w:rsid w:val="00C4308D"/>
    <w:rsid w:val="00C44D63"/>
    <w:rsid w:val="00C454D3"/>
    <w:rsid w:val="00C45F65"/>
    <w:rsid w:val="00C46D84"/>
    <w:rsid w:val="00C46F2C"/>
    <w:rsid w:val="00C47D55"/>
    <w:rsid w:val="00C50CE4"/>
    <w:rsid w:val="00C51AD2"/>
    <w:rsid w:val="00C527F1"/>
    <w:rsid w:val="00C52F18"/>
    <w:rsid w:val="00C534A8"/>
    <w:rsid w:val="00C53590"/>
    <w:rsid w:val="00C53D98"/>
    <w:rsid w:val="00C555AE"/>
    <w:rsid w:val="00C6077A"/>
    <w:rsid w:val="00C61A7B"/>
    <w:rsid w:val="00C61E73"/>
    <w:rsid w:val="00C6200D"/>
    <w:rsid w:val="00C621E7"/>
    <w:rsid w:val="00C62814"/>
    <w:rsid w:val="00C739F4"/>
    <w:rsid w:val="00C73A8E"/>
    <w:rsid w:val="00C7412D"/>
    <w:rsid w:val="00C74937"/>
    <w:rsid w:val="00C80AF7"/>
    <w:rsid w:val="00C80F6D"/>
    <w:rsid w:val="00C8101E"/>
    <w:rsid w:val="00C822C7"/>
    <w:rsid w:val="00C82DA7"/>
    <w:rsid w:val="00C82E50"/>
    <w:rsid w:val="00C861A9"/>
    <w:rsid w:val="00C87470"/>
    <w:rsid w:val="00C87D47"/>
    <w:rsid w:val="00C87F96"/>
    <w:rsid w:val="00C90BCF"/>
    <w:rsid w:val="00C91D51"/>
    <w:rsid w:val="00C932B9"/>
    <w:rsid w:val="00C9460E"/>
    <w:rsid w:val="00C947C7"/>
    <w:rsid w:val="00C94F1E"/>
    <w:rsid w:val="00C97190"/>
    <w:rsid w:val="00CA0057"/>
    <w:rsid w:val="00CA1D63"/>
    <w:rsid w:val="00CA1DCD"/>
    <w:rsid w:val="00CA2915"/>
    <w:rsid w:val="00CA34CB"/>
    <w:rsid w:val="00CA3844"/>
    <w:rsid w:val="00CA40BE"/>
    <w:rsid w:val="00CA7A9C"/>
    <w:rsid w:val="00CB5CEB"/>
    <w:rsid w:val="00CB5E45"/>
    <w:rsid w:val="00CC0BC3"/>
    <w:rsid w:val="00CC211A"/>
    <w:rsid w:val="00CC33DE"/>
    <w:rsid w:val="00CC5BDC"/>
    <w:rsid w:val="00CD1780"/>
    <w:rsid w:val="00CD1E71"/>
    <w:rsid w:val="00CD2936"/>
    <w:rsid w:val="00CD3123"/>
    <w:rsid w:val="00CD32AA"/>
    <w:rsid w:val="00CD5702"/>
    <w:rsid w:val="00CD5EA7"/>
    <w:rsid w:val="00CD6436"/>
    <w:rsid w:val="00CD7B96"/>
    <w:rsid w:val="00CD7C84"/>
    <w:rsid w:val="00CE64D0"/>
    <w:rsid w:val="00CF0F95"/>
    <w:rsid w:val="00CF1A92"/>
    <w:rsid w:val="00CF36BB"/>
    <w:rsid w:val="00CF43BD"/>
    <w:rsid w:val="00CF5490"/>
    <w:rsid w:val="00CF5D31"/>
    <w:rsid w:val="00CF6D97"/>
    <w:rsid w:val="00D02908"/>
    <w:rsid w:val="00D03BBC"/>
    <w:rsid w:val="00D07A3A"/>
    <w:rsid w:val="00D10187"/>
    <w:rsid w:val="00D10D33"/>
    <w:rsid w:val="00D10F32"/>
    <w:rsid w:val="00D11769"/>
    <w:rsid w:val="00D135B0"/>
    <w:rsid w:val="00D15821"/>
    <w:rsid w:val="00D20489"/>
    <w:rsid w:val="00D2576F"/>
    <w:rsid w:val="00D2632C"/>
    <w:rsid w:val="00D2675A"/>
    <w:rsid w:val="00D26B59"/>
    <w:rsid w:val="00D30DD8"/>
    <w:rsid w:val="00D32F9F"/>
    <w:rsid w:val="00D345A8"/>
    <w:rsid w:val="00D36CA1"/>
    <w:rsid w:val="00D42099"/>
    <w:rsid w:val="00D42C5E"/>
    <w:rsid w:val="00D46287"/>
    <w:rsid w:val="00D47F2B"/>
    <w:rsid w:val="00D508E6"/>
    <w:rsid w:val="00D50921"/>
    <w:rsid w:val="00D50A81"/>
    <w:rsid w:val="00D50FAE"/>
    <w:rsid w:val="00D51903"/>
    <w:rsid w:val="00D51FF6"/>
    <w:rsid w:val="00D5239F"/>
    <w:rsid w:val="00D546F0"/>
    <w:rsid w:val="00D6147C"/>
    <w:rsid w:val="00D62AA3"/>
    <w:rsid w:val="00D62D66"/>
    <w:rsid w:val="00D654D5"/>
    <w:rsid w:val="00D65947"/>
    <w:rsid w:val="00D659DF"/>
    <w:rsid w:val="00D663B0"/>
    <w:rsid w:val="00D67966"/>
    <w:rsid w:val="00D7198D"/>
    <w:rsid w:val="00D75EA3"/>
    <w:rsid w:val="00D766BD"/>
    <w:rsid w:val="00D77575"/>
    <w:rsid w:val="00D77AFD"/>
    <w:rsid w:val="00D80456"/>
    <w:rsid w:val="00D81517"/>
    <w:rsid w:val="00D82F68"/>
    <w:rsid w:val="00D8406F"/>
    <w:rsid w:val="00D84B7D"/>
    <w:rsid w:val="00D86DA6"/>
    <w:rsid w:val="00D92DC5"/>
    <w:rsid w:val="00D93517"/>
    <w:rsid w:val="00D95D29"/>
    <w:rsid w:val="00D9750D"/>
    <w:rsid w:val="00DA00B9"/>
    <w:rsid w:val="00DA0672"/>
    <w:rsid w:val="00DA09FE"/>
    <w:rsid w:val="00DA585D"/>
    <w:rsid w:val="00DA6611"/>
    <w:rsid w:val="00DB01C1"/>
    <w:rsid w:val="00DB06BC"/>
    <w:rsid w:val="00DB20E8"/>
    <w:rsid w:val="00DB355C"/>
    <w:rsid w:val="00DB5511"/>
    <w:rsid w:val="00DB5770"/>
    <w:rsid w:val="00DB5E7C"/>
    <w:rsid w:val="00DB6CAF"/>
    <w:rsid w:val="00DB776C"/>
    <w:rsid w:val="00DB7974"/>
    <w:rsid w:val="00DC3D67"/>
    <w:rsid w:val="00DC608B"/>
    <w:rsid w:val="00DC62D2"/>
    <w:rsid w:val="00DC7710"/>
    <w:rsid w:val="00DD19B5"/>
    <w:rsid w:val="00DD33F1"/>
    <w:rsid w:val="00DE3062"/>
    <w:rsid w:val="00DE30B1"/>
    <w:rsid w:val="00DE34ED"/>
    <w:rsid w:val="00DE4DDF"/>
    <w:rsid w:val="00DE4F1C"/>
    <w:rsid w:val="00DE5ABB"/>
    <w:rsid w:val="00DE72D3"/>
    <w:rsid w:val="00DF081E"/>
    <w:rsid w:val="00DF3098"/>
    <w:rsid w:val="00DF4049"/>
    <w:rsid w:val="00DF42D2"/>
    <w:rsid w:val="00DF6C22"/>
    <w:rsid w:val="00DF6C63"/>
    <w:rsid w:val="00E00258"/>
    <w:rsid w:val="00E01718"/>
    <w:rsid w:val="00E039A7"/>
    <w:rsid w:val="00E05F21"/>
    <w:rsid w:val="00E1406C"/>
    <w:rsid w:val="00E14FE1"/>
    <w:rsid w:val="00E16720"/>
    <w:rsid w:val="00E204DD"/>
    <w:rsid w:val="00E21FDB"/>
    <w:rsid w:val="00E23977"/>
    <w:rsid w:val="00E24D77"/>
    <w:rsid w:val="00E24ED9"/>
    <w:rsid w:val="00E264C9"/>
    <w:rsid w:val="00E30469"/>
    <w:rsid w:val="00E34A24"/>
    <w:rsid w:val="00E35B7C"/>
    <w:rsid w:val="00E37227"/>
    <w:rsid w:val="00E401CE"/>
    <w:rsid w:val="00E42EC6"/>
    <w:rsid w:val="00E42FC7"/>
    <w:rsid w:val="00E4425C"/>
    <w:rsid w:val="00E516A4"/>
    <w:rsid w:val="00E531E7"/>
    <w:rsid w:val="00E53C24"/>
    <w:rsid w:val="00E55299"/>
    <w:rsid w:val="00E62C2A"/>
    <w:rsid w:val="00E649C7"/>
    <w:rsid w:val="00E705EF"/>
    <w:rsid w:val="00E7353C"/>
    <w:rsid w:val="00E74195"/>
    <w:rsid w:val="00E75328"/>
    <w:rsid w:val="00E76A5F"/>
    <w:rsid w:val="00E76E39"/>
    <w:rsid w:val="00E77618"/>
    <w:rsid w:val="00E77E82"/>
    <w:rsid w:val="00E85E5C"/>
    <w:rsid w:val="00E86344"/>
    <w:rsid w:val="00E872B0"/>
    <w:rsid w:val="00E900DE"/>
    <w:rsid w:val="00E907D5"/>
    <w:rsid w:val="00E93100"/>
    <w:rsid w:val="00E94A03"/>
    <w:rsid w:val="00E95AD8"/>
    <w:rsid w:val="00E95E6B"/>
    <w:rsid w:val="00E962E9"/>
    <w:rsid w:val="00EA1288"/>
    <w:rsid w:val="00EA202F"/>
    <w:rsid w:val="00EA4480"/>
    <w:rsid w:val="00EA7563"/>
    <w:rsid w:val="00EA77E9"/>
    <w:rsid w:val="00EA78CE"/>
    <w:rsid w:val="00EB2E27"/>
    <w:rsid w:val="00EB444D"/>
    <w:rsid w:val="00EB5502"/>
    <w:rsid w:val="00EB7029"/>
    <w:rsid w:val="00EB7EB5"/>
    <w:rsid w:val="00EC1064"/>
    <w:rsid w:val="00EC124D"/>
    <w:rsid w:val="00EC21E9"/>
    <w:rsid w:val="00EC263F"/>
    <w:rsid w:val="00EC2DB0"/>
    <w:rsid w:val="00EC458E"/>
    <w:rsid w:val="00EC5CED"/>
    <w:rsid w:val="00EC5F1F"/>
    <w:rsid w:val="00EC76CC"/>
    <w:rsid w:val="00ED290D"/>
    <w:rsid w:val="00ED29A4"/>
    <w:rsid w:val="00ED2CAC"/>
    <w:rsid w:val="00ED3F1A"/>
    <w:rsid w:val="00ED4E4D"/>
    <w:rsid w:val="00ED6104"/>
    <w:rsid w:val="00ED6C30"/>
    <w:rsid w:val="00ED7880"/>
    <w:rsid w:val="00EE032A"/>
    <w:rsid w:val="00EE06E6"/>
    <w:rsid w:val="00EE1DA1"/>
    <w:rsid w:val="00EE2552"/>
    <w:rsid w:val="00EE28B1"/>
    <w:rsid w:val="00EE32C6"/>
    <w:rsid w:val="00EE464B"/>
    <w:rsid w:val="00EE4F38"/>
    <w:rsid w:val="00EE75D5"/>
    <w:rsid w:val="00EE7F0F"/>
    <w:rsid w:val="00EF2C3C"/>
    <w:rsid w:val="00EF4F1B"/>
    <w:rsid w:val="00EF73B0"/>
    <w:rsid w:val="00F00997"/>
    <w:rsid w:val="00F00EFD"/>
    <w:rsid w:val="00F02294"/>
    <w:rsid w:val="00F02480"/>
    <w:rsid w:val="00F06B67"/>
    <w:rsid w:val="00F075D9"/>
    <w:rsid w:val="00F1092C"/>
    <w:rsid w:val="00F11859"/>
    <w:rsid w:val="00F11CD1"/>
    <w:rsid w:val="00F1200D"/>
    <w:rsid w:val="00F12223"/>
    <w:rsid w:val="00F14487"/>
    <w:rsid w:val="00F14D89"/>
    <w:rsid w:val="00F15655"/>
    <w:rsid w:val="00F15D6F"/>
    <w:rsid w:val="00F17245"/>
    <w:rsid w:val="00F2001A"/>
    <w:rsid w:val="00F22E9A"/>
    <w:rsid w:val="00F23277"/>
    <w:rsid w:val="00F2346B"/>
    <w:rsid w:val="00F2354B"/>
    <w:rsid w:val="00F2513C"/>
    <w:rsid w:val="00F25AFB"/>
    <w:rsid w:val="00F324B0"/>
    <w:rsid w:val="00F3400C"/>
    <w:rsid w:val="00F35F57"/>
    <w:rsid w:val="00F4390C"/>
    <w:rsid w:val="00F44C5C"/>
    <w:rsid w:val="00F45FBD"/>
    <w:rsid w:val="00F46D51"/>
    <w:rsid w:val="00F46FA0"/>
    <w:rsid w:val="00F50467"/>
    <w:rsid w:val="00F51D41"/>
    <w:rsid w:val="00F52B5C"/>
    <w:rsid w:val="00F52C69"/>
    <w:rsid w:val="00F53945"/>
    <w:rsid w:val="00F5403C"/>
    <w:rsid w:val="00F55227"/>
    <w:rsid w:val="00F55812"/>
    <w:rsid w:val="00F55C5B"/>
    <w:rsid w:val="00F56483"/>
    <w:rsid w:val="00F5662A"/>
    <w:rsid w:val="00F60177"/>
    <w:rsid w:val="00F641F7"/>
    <w:rsid w:val="00F66C06"/>
    <w:rsid w:val="00F67965"/>
    <w:rsid w:val="00F71C9D"/>
    <w:rsid w:val="00F758EA"/>
    <w:rsid w:val="00F81757"/>
    <w:rsid w:val="00F82196"/>
    <w:rsid w:val="00F83986"/>
    <w:rsid w:val="00F8596A"/>
    <w:rsid w:val="00F85B43"/>
    <w:rsid w:val="00F87669"/>
    <w:rsid w:val="00F915BD"/>
    <w:rsid w:val="00F95755"/>
    <w:rsid w:val="00F96C21"/>
    <w:rsid w:val="00FA090D"/>
    <w:rsid w:val="00FA2A58"/>
    <w:rsid w:val="00FA338A"/>
    <w:rsid w:val="00FB41FA"/>
    <w:rsid w:val="00FB56AD"/>
    <w:rsid w:val="00FB62FD"/>
    <w:rsid w:val="00FB6AF4"/>
    <w:rsid w:val="00FB7DDA"/>
    <w:rsid w:val="00FC0D32"/>
    <w:rsid w:val="00FC171C"/>
    <w:rsid w:val="00FC188D"/>
    <w:rsid w:val="00FC3801"/>
    <w:rsid w:val="00FC65C7"/>
    <w:rsid w:val="00FC692F"/>
    <w:rsid w:val="00FC7FA0"/>
    <w:rsid w:val="00FD2C09"/>
    <w:rsid w:val="00FD349E"/>
    <w:rsid w:val="00FD3B74"/>
    <w:rsid w:val="00FD4311"/>
    <w:rsid w:val="00FE0614"/>
    <w:rsid w:val="00FE2A15"/>
    <w:rsid w:val="00FE47FD"/>
    <w:rsid w:val="00FF0139"/>
    <w:rsid w:val="00FF3188"/>
    <w:rsid w:val="00FF4546"/>
    <w:rsid w:val="00FF59F1"/>
    <w:rsid w:val="00FF7324"/>
    <w:rsid w:val="00FF73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CDB2D29"/>
  <w15:docId w15:val="{B13A315F-B921-44DB-9B12-D01797583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qFormat="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3A86"/>
    <w:pPr>
      <w:tabs>
        <w:tab w:val="left" w:pos="794"/>
        <w:tab w:val="left" w:pos="1191"/>
        <w:tab w:val="left" w:pos="1588"/>
        <w:tab w:val="left" w:pos="1985"/>
      </w:tabs>
      <w:overflowPunct w:val="0"/>
      <w:autoSpaceDE w:val="0"/>
      <w:autoSpaceDN w:val="0"/>
      <w:adjustRightInd w:val="0"/>
      <w:spacing w:before="120" w:after="0" w:line="240" w:lineRule="auto"/>
      <w:jc w:val="both"/>
      <w:textAlignment w:val="baseline"/>
    </w:pPr>
    <w:rPr>
      <w:rFonts w:ascii="Times New Roman" w:eastAsia="Times New Roman" w:hAnsi="Times New Roman" w:cs="Times New Roman"/>
      <w:sz w:val="24"/>
      <w:szCs w:val="20"/>
      <w:lang w:val="en-GB" w:eastAsia="en-US"/>
    </w:rPr>
  </w:style>
  <w:style w:type="paragraph" w:styleId="Heading1">
    <w:name w:val="heading 1"/>
    <w:basedOn w:val="Normal"/>
    <w:next w:val="Normal"/>
    <w:link w:val="Heading1Char"/>
    <w:qFormat/>
    <w:rsid w:val="00153A86"/>
    <w:pPr>
      <w:keepNext/>
      <w:keepLines/>
      <w:spacing w:before="360"/>
      <w:ind w:left="794" w:hanging="794"/>
      <w:jc w:val="left"/>
      <w:outlineLvl w:val="0"/>
    </w:pPr>
    <w:rPr>
      <w:b/>
    </w:rPr>
  </w:style>
  <w:style w:type="paragraph" w:styleId="Heading2">
    <w:name w:val="heading 2"/>
    <w:basedOn w:val="Heading1"/>
    <w:next w:val="Normal"/>
    <w:link w:val="Heading2Char"/>
    <w:qFormat/>
    <w:rsid w:val="00153A86"/>
    <w:pPr>
      <w:spacing w:before="240"/>
      <w:outlineLvl w:val="1"/>
    </w:pPr>
  </w:style>
  <w:style w:type="paragraph" w:styleId="Heading3">
    <w:name w:val="heading 3"/>
    <w:basedOn w:val="Heading1"/>
    <w:next w:val="Normal"/>
    <w:link w:val="Heading3Char"/>
    <w:qFormat/>
    <w:rsid w:val="00153A86"/>
    <w:pPr>
      <w:spacing w:before="160"/>
      <w:outlineLvl w:val="2"/>
    </w:pPr>
  </w:style>
  <w:style w:type="paragraph" w:styleId="Heading4">
    <w:name w:val="heading 4"/>
    <w:basedOn w:val="Heading3"/>
    <w:next w:val="Normal"/>
    <w:link w:val="Heading4Char"/>
    <w:qFormat/>
    <w:rsid w:val="00153A86"/>
    <w:pPr>
      <w:tabs>
        <w:tab w:val="clear" w:pos="794"/>
        <w:tab w:val="left" w:pos="1021"/>
      </w:tabs>
      <w:ind w:left="1021" w:hanging="1021"/>
      <w:outlineLvl w:val="3"/>
    </w:pPr>
  </w:style>
  <w:style w:type="paragraph" w:styleId="Heading5">
    <w:name w:val="heading 5"/>
    <w:basedOn w:val="Heading4"/>
    <w:next w:val="Normal"/>
    <w:link w:val="Heading5Char"/>
    <w:qFormat/>
    <w:rsid w:val="00153A86"/>
    <w:pPr>
      <w:outlineLvl w:val="4"/>
    </w:pPr>
  </w:style>
  <w:style w:type="paragraph" w:styleId="Heading6">
    <w:name w:val="heading 6"/>
    <w:basedOn w:val="Heading4"/>
    <w:next w:val="Normal"/>
    <w:link w:val="Heading6Char"/>
    <w:qFormat/>
    <w:rsid w:val="00153A86"/>
    <w:pPr>
      <w:tabs>
        <w:tab w:val="clear" w:pos="1021"/>
        <w:tab w:val="clear" w:pos="1191"/>
      </w:tabs>
      <w:ind w:left="1588" w:hanging="1588"/>
      <w:outlineLvl w:val="5"/>
    </w:pPr>
  </w:style>
  <w:style w:type="paragraph" w:styleId="Heading7">
    <w:name w:val="heading 7"/>
    <w:basedOn w:val="Heading6"/>
    <w:next w:val="Normal"/>
    <w:link w:val="Heading7Char"/>
    <w:qFormat/>
    <w:rsid w:val="00153A86"/>
    <w:pPr>
      <w:outlineLvl w:val="6"/>
    </w:pPr>
  </w:style>
  <w:style w:type="paragraph" w:styleId="Heading8">
    <w:name w:val="heading 8"/>
    <w:basedOn w:val="Heading6"/>
    <w:next w:val="Normal"/>
    <w:link w:val="Heading8Char"/>
    <w:qFormat/>
    <w:rsid w:val="00153A86"/>
    <w:pPr>
      <w:outlineLvl w:val="7"/>
    </w:pPr>
  </w:style>
  <w:style w:type="paragraph" w:styleId="Heading9">
    <w:name w:val="heading 9"/>
    <w:basedOn w:val="Heading6"/>
    <w:next w:val="Normal"/>
    <w:link w:val="Heading9Char"/>
    <w:qFormat/>
    <w:rsid w:val="00153A86"/>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5503"/>
    <w:rPr>
      <w:rFonts w:ascii="Times New Roman" w:hAnsi="Times New Roman"/>
      <w:color w:val="808080"/>
    </w:rPr>
  </w:style>
  <w:style w:type="paragraph" w:customStyle="1" w:styleId="Docnumber">
    <w:name w:val="Docnumber"/>
    <w:basedOn w:val="Normal"/>
    <w:link w:val="DocnumberChar"/>
    <w:qFormat/>
    <w:rsid w:val="00A25503"/>
    <w:pPr>
      <w:jc w:val="right"/>
    </w:pPr>
    <w:rPr>
      <w:rFonts w:eastAsia="SimSun"/>
      <w:b/>
      <w:sz w:val="32"/>
    </w:rPr>
  </w:style>
  <w:style w:type="character" w:customStyle="1" w:styleId="DocnumberChar">
    <w:name w:val="Docnumber Char"/>
    <w:link w:val="Docnumber"/>
    <w:rsid w:val="00A25503"/>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A25503"/>
    <w:pPr>
      <w:keepNext/>
      <w:keepLines/>
      <w:spacing w:before="480"/>
      <w:jc w:val="center"/>
      <w:outlineLvl w:val="0"/>
    </w:pPr>
    <w:rPr>
      <w:b/>
      <w:sz w:val="28"/>
    </w:rPr>
  </w:style>
  <w:style w:type="paragraph" w:customStyle="1" w:styleId="AppendixNotitle">
    <w:name w:val="Appendix_No &amp; title"/>
    <w:basedOn w:val="AnnexNotitle"/>
    <w:next w:val="Normal"/>
    <w:rsid w:val="00A25503"/>
  </w:style>
  <w:style w:type="paragraph" w:customStyle="1" w:styleId="CorrectionSeparatorBegin">
    <w:name w:val="Correction Separator Begin"/>
    <w:basedOn w:val="Normal"/>
    <w:rsid w:val="00A25503"/>
    <w:pPr>
      <w:keepNext/>
      <w:pBdr>
        <w:bottom w:val="single" w:sz="12" w:space="1" w:color="auto"/>
      </w:pBdr>
      <w:spacing w:before="240" w:after="240"/>
      <w:ind w:left="1440" w:right="1440"/>
      <w:jc w:val="center"/>
    </w:pPr>
    <w:rPr>
      <w:b/>
      <w:i/>
      <w:sz w:val="20"/>
      <w:lang w:val="en-US"/>
    </w:rPr>
  </w:style>
  <w:style w:type="paragraph" w:customStyle="1" w:styleId="CorrectionSeparatorEnd">
    <w:name w:val="Correction Separator End"/>
    <w:basedOn w:val="Normal"/>
    <w:rsid w:val="00A25503"/>
    <w:pPr>
      <w:pBdr>
        <w:top w:val="single" w:sz="12" w:space="1" w:color="auto"/>
      </w:pBdr>
      <w:spacing w:before="240" w:after="240"/>
      <w:ind w:left="1440" w:right="1440"/>
      <w:jc w:val="center"/>
    </w:pPr>
    <w:rPr>
      <w:b/>
      <w:i/>
      <w:sz w:val="20"/>
      <w:lang w:val="en-US"/>
    </w:rPr>
  </w:style>
  <w:style w:type="paragraph" w:customStyle="1" w:styleId="Figure">
    <w:name w:val="Figure"/>
    <w:basedOn w:val="Normal"/>
    <w:next w:val="FigureNoTitle"/>
    <w:rsid w:val="00153A86"/>
    <w:pPr>
      <w:keepNext/>
      <w:keepLines/>
      <w:spacing w:before="240" w:after="120"/>
      <w:jc w:val="center"/>
    </w:pPr>
  </w:style>
  <w:style w:type="paragraph" w:customStyle="1" w:styleId="FigureNotitle0">
    <w:name w:val="Figure_No &amp; title"/>
    <w:basedOn w:val="Normal"/>
    <w:next w:val="Normal"/>
    <w:qFormat/>
    <w:rsid w:val="00A25503"/>
    <w:pPr>
      <w:keepLines/>
      <w:spacing w:before="240" w:after="120"/>
      <w:jc w:val="center"/>
    </w:pPr>
    <w:rPr>
      <w:b/>
    </w:rPr>
  </w:style>
  <w:style w:type="paragraph" w:customStyle="1" w:styleId="Formal">
    <w:name w:val="Formal"/>
    <w:basedOn w:val="ASN1"/>
    <w:rsid w:val="00153A86"/>
    <w:rPr>
      <w:b w:val="0"/>
    </w:rPr>
  </w:style>
  <w:style w:type="paragraph" w:customStyle="1" w:styleId="Headingb">
    <w:name w:val="Heading_b"/>
    <w:basedOn w:val="Normal"/>
    <w:next w:val="Normal"/>
    <w:rsid w:val="00153A86"/>
    <w:pPr>
      <w:keepNext/>
      <w:spacing w:before="160"/>
      <w:jc w:val="left"/>
    </w:pPr>
    <w:rPr>
      <w:b/>
    </w:rPr>
  </w:style>
  <w:style w:type="paragraph" w:customStyle="1" w:styleId="Headingi">
    <w:name w:val="Heading_i"/>
    <w:basedOn w:val="Normal"/>
    <w:next w:val="Normal"/>
    <w:rsid w:val="00153A86"/>
    <w:pPr>
      <w:keepNext/>
      <w:spacing w:before="160"/>
      <w:jc w:val="left"/>
    </w:pPr>
    <w:rPr>
      <w:i/>
    </w:rPr>
  </w:style>
  <w:style w:type="paragraph" w:customStyle="1" w:styleId="Headingib">
    <w:name w:val="Heading_ib"/>
    <w:basedOn w:val="Headingi"/>
    <w:next w:val="Normal"/>
    <w:qFormat/>
    <w:rsid w:val="00A25503"/>
    <w:rPr>
      <w:rFonts w:eastAsiaTheme="minorEastAsia"/>
      <w:b/>
      <w:bCs/>
      <w:lang w:eastAsia="ja-JP"/>
    </w:rPr>
  </w:style>
  <w:style w:type="paragraph" w:customStyle="1" w:styleId="Normalbeforetable">
    <w:name w:val="Normal before table"/>
    <w:basedOn w:val="Normal"/>
    <w:rsid w:val="00A25503"/>
    <w:pPr>
      <w:keepNext/>
      <w:spacing w:after="120"/>
    </w:pPr>
    <w:rPr>
      <w:rFonts w:eastAsia="????"/>
    </w:rPr>
  </w:style>
  <w:style w:type="paragraph" w:customStyle="1" w:styleId="RecNo">
    <w:name w:val="Rec_No"/>
    <w:basedOn w:val="Normal"/>
    <w:next w:val="Rectitle"/>
    <w:rsid w:val="00153A86"/>
    <w:pPr>
      <w:keepNext/>
      <w:keepLines/>
      <w:spacing w:before="0"/>
      <w:jc w:val="left"/>
    </w:pPr>
    <w:rPr>
      <w:b/>
      <w:sz w:val="28"/>
    </w:rPr>
  </w:style>
  <w:style w:type="paragraph" w:customStyle="1" w:styleId="Rectitle">
    <w:name w:val="Rec_title"/>
    <w:basedOn w:val="Normal"/>
    <w:next w:val="Normalaftertitle"/>
    <w:rsid w:val="00153A86"/>
    <w:pPr>
      <w:keepNext/>
      <w:keepLines/>
      <w:spacing w:before="360"/>
      <w:jc w:val="center"/>
    </w:pPr>
    <w:rPr>
      <w:b/>
      <w:sz w:val="28"/>
    </w:rPr>
  </w:style>
  <w:style w:type="paragraph" w:customStyle="1" w:styleId="Reftext">
    <w:name w:val="Ref_text"/>
    <w:basedOn w:val="Normal"/>
    <w:rsid w:val="00153A86"/>
    <w:pPr>
      <w:ind w:left="794" w:hanging="794"/>
      <w:jc w:val="left"/>
    </w:pPr>
  </w:style>
  <w:style w:type="paragraph" w:customStyle="1" w:styleId="Tablehead">
    <w:name w:val="Table_head"/>
    <w:basedOn w:val="Normal"/>
    <w:next w:val="Tabletext"/>
    <w:rsid w:val="00153A86"/>
    <w:pPr>
      <w:keepNext/>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paragraph" w:customStyle="1" w:styleId="Tablelegend">
    <w:name w:val="Table_legend"/>
    <w:basedOn w:val="Normal"/>
    <w:rsid w:val="00153A86"/>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jc w:val="left"/>
    </w:pPr>
    <w:rPr>
      <w:sz w:val="22"/>
    </w:rPr>
  </w:style>
  <w:style w:type="paragraph" w:customStyle="1" w:styleId="TableNotitle">
    <w:name w:val="Table_No &amp; title"/>
    <w:basedOn w:val="Normal"/>
    <w:next w:val="Normal"/>
    <w:qFormat/>
    <w:rsid w:val="00A25503"/>
    <w:pPr>
      <w:keepNext/>
      <w:keepLines/>
      <w:spacing w:before="360" w:after="120"/>
      <w:jc w:val="center"/>
    </w:pPr>
    <w:rPr>
      <w:b/>
    </w:rPr>
  </w:style>
  <w:style w:type="paragraph" w:customStyle="1" w:styleId="Tabletext">
    <w:name w:val="Table_text"/>
    <w:basedOn w:val="Normal"/>
    <w:rsid w:val="00153A86"/>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40" w:after="40"/>
      <w:jc w:val="left"/>
    </w:pPr>
    <w:rPr>
      <w:sz w:val="22"/>
    </w:rPr>
  </w:style>
  <w:style w:type="paragraph" w:styleId="TableofFigures">
    <w:name w:val="table of figures"/>
    <w:basedOn w:val="Normal"/>
    <w:next w:val="Normal"/>
    <w:uiPriority w:val="99"/>
    <w:rsid w:val="00A25503"/>
    <w:pPr>
      <w:tabs>
        <w:tab w:val="right" w:leader="dot" w:pos="9639"/>
      </w:tabs>
    </w:pPr>
    <w:rPr>
      <w:rFonts w:eastAsia="MS Mincho"/>
    </w:rPr>
  </w:style>
  <w:style w:type="paragraph" w:styleId="TOC1">
    <w:name w:val="toc 1"/>
    <w:basedOn w:val="Normal"/>
    <w:uiPriority w:val="39"/>
    <w:rsid w:val="00153A86"/>
    <w:pPr>
      <w:tabs>
        <w:tab w:val="clear" w:pos="794"/>
        <w:tab w:val="clear" w:pos="1191"/>
        <w:tab w:val="clear" w:pos="1588"/>
        <w:tab w:val="clear" w:pos="1985"/>
        <w:tab w:val="left" w:pos="964"/>
        <w:tab w:val="left" w:leader="dot" w:pos="8789"/>
        <w:tab w:val="right" w:pos="9639"/>
      </w:tabs>
      <w:ind w:left="680" w:right="851" w:hanging="680"/>
      <w:jc w:val="left"/>
    </w:pPr>
  </w:style>
  <w:style w:type="paragraph" w:styleId="TOC2">
    <w:name w:val="toc 2"/>
    <w:basedOn w:val="TOC1"/>
    <w:uiPriority w:val="39"/>
    <w:rsid w:val="00153A86"/>
    <w:pPr>
      <w:spacing w:before="80"/>
      <w:ind w:left="1531" w:hanging="851"/>
    </w:pPr>
  </w:style>
  <w:style w:type="paragraph" w:styleId="TOC3">
    <w:name w:val="toc 3"/>
    <w:basedOn w:val="TOC2"/>
    <w:rsid w:val="00153A86"/>
  </w:style>
  <w:style w:type="character" w:styleId="Hyperlink">
    <w:name w:val="Hyperlink"/>
    <w:basedOn w:val="DefaultParagraphFont"/>
    <w:rsid w:val="00153A86"/>
    <w:rPr>
      <w:color w:val="0000FF"/>
      <w:u w:val="single"/>
    </w:rPr>
  </w:style>
  <w:style w:type="character" w:customStyle="1" w:styleId="Heading1Char">
    <w:name w:val="Heading 1 Char"/>
    <w:basedOn w:val="DefaultParagraphFont"/>
    <w:link w:val="Heading1"/>
    <w:rsid w:val="00A25503"/>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A25503"/>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A25503"/>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A25503"/>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A25503"/>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A25503"/>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A25503"/>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A25503"/>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A25503"/>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A25503"/>
    <w:pPr>
      <w:spacing w:before="0" w:after="200"/>
    </w:pPr>
    <w:rPr>
      <w:i/>
      <w:iCs/>
      <w:color w:val="44546A" w:themeColor="text2"/>
      <w:sz w:val="18"/>
      <w:szCs w:val="18"/>
    </w:rPr>
  </w:style>
  <w:style w:type="paragraph" w:styleId="Header">
    <w:name w:val="header"/>
    <w:basedOn w:val="Normal"/>
    <w:link w:val="HeaderChar"/>
    <w:rsid w:val="00153A86"/>
    <w:pPr>
      <w:tabs>
        <w:tab w:val="clear" w:pos="794"/>
        <w:tab w:val="clear" w:pos="1191"/>
        <w:tab w:val="clear" w:pos="1588"/>
        <w:tab w:val="clear" w:pos="1985"/>
      </w:tabs>
      <w:spacing w:before="0"/>
      <w:jc w:val="center"/>
    </w:pPr>
    <w:rPr>
      <w:sz w:val="18"/>
    </w:rPr>
  </w:style>
  <w:style w:type="character" w:customStyle="1" w:styleId="HeaderChar">
    <w:name w:val="Header Char"/>
    <w:basedOn w:val="DefaultParagraphFont"/>
    <w:link w:val="Header"/>
    <w:rsid w:val="00A25503"/>
    <w:rPr>
      <w:rFonts w:ascii="Times New Roman" w:eastAsia="Times New Roman" w:hAnsi="Times New Roman" w:cs="Times New Roman"/>
      <w:sz w:val="18"/>
      <w:szCs w:val="20"/>
      <w:lang w:val="en-GB" w:eastAsia="en-US"/>
    </w:rPr>
  </w:style>
  <w:style w:type="paragraph" w:styleId="Footer">
    <w:name w:val="footer"/>
    <w:basedOn w:val="Normal"/>
    <w:link w:val="FooterChar"/>
    <w:rsid w:val="00153A86"/>
    <w:pPr>
      <w:tabs>
        <w:tab w:val="clear" w:pos="794"/>
        <w:tab w:val="clear" w:pos="1191"/>
        <w:tab w:val="clear" w:pos="1588"/>
        <w:tab w:val="clear" w:pos="1985"/>
        <w:tab w:val="left" w:pos="5954"/>
        <w:tab w:val="right" w:pos="9639"/>
      </w:tabs>
      <w:spacing w:before="0"/>
    </w:pPr>
    <w:rPr>
      <w:caps/>
      <w:noProof/>
      <w:sz w:val="16"/>
    </w:rPr>
  </w:style>
  <w:style w:type="character" w:customStyle="1" w:styleId="FooterChar">
    <w:name w:val="Footer Char"/>
    <w:basedOn w:val="DefaultParagraphFont"/>
    <w:link w:val="Footer"/>
    <w:rsid w:val="00F00EFD"/>
    <w:rPr>
      <w:rFonts w:ascii="Times New Roman" w:eastAsia="Times New Roman" w:hAnsi="Times New Roman" w:cs="Times New Roman"/>
      <w:caps/>
      <w:noProof/>
      <w:sz w:val="16"/>
      <w:szCs w:val="20"/>
      <w:lang w:val="en-GB" w:eastAsia="en-US"/>
    </w:rPr>
  </w:style>
  <w:style w:type="character" w:styleId="Emphasis">
    <w:name w:val="Emphasis"/>
    <w:basedOn w:val="DefaultParagraphFont"/>
    <w:uiPriority w:val="20"/>
    <w:rsid w:val="00A25503"/>
    <w:rPr>
      <w:i/>
      <w:iCs/>
    </w:rPr>
  </w:style>
  <w:style w:type="paragraph" w:styleId="Quote">
    <w:name w:val="Quote"/>
    <w:basedOn w:val="Normal"/>
    <w:next w:val="Normal"/>
    <w:link w:val="QuoteChar"/>
    <w:uiPriority w:val="29"/>
    <w:rsid w:val="00A2550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25503"/>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153A86"/>
    <w:pPr>
      <w:spacing w:before="80"/>
      <w:ind w:left="794" w:hanging="794"/>
    </w:pPr>
  </w:style>
  <w:style w:type="paragraph" w:customStyle="1" w:styleId="enumlev2">
    <w:name w:val="enumlev2"/>
    <w:basedOn w:val="enumlev1"/>
    <w:rsid w:val="00153A86"/>
    <w:pPr>
      <w:ind w:left="1191" w:hanging="397"/>
    </w:pPr>
  </w:style>
  <w:style w:type="paragraph" w:customStyle="1" w:styleId="enumlev3">
    <w:name w:val="enumlev3"/>
    <w:basedOn w:val="enumlev2"/>
    <w:rsid w:val="00153A86"/>
    <w:pPr>
      <w:ind w:left="1588"/>
    </w:pPr>
  </w:style>
  <w:style w:type="paragraph" w:customStyle="1" w:styleId="NormalITU">
    <w:name w:val="Normal_ITU"/>
    <w:basedOn w:val="Normal"/>
    <w:rsid w:val="006D19AA"/>
    <w:rPr>
      <w:rFonts w:eastAsia="SimSun" w:cs="Arial"/>
      <w:lang w:val="en-US"/>
    </w:rPr>
  </w:style>
  <w:style w:type="character" w:customStyle="1" w:styleId="ReftextArial9pt">
    <w:name w:val="Ref_text Arial 9 pt"/>
    <w:rsid w:val="006D19AA"/>
    <w:rPr>
      <w:rFonts w:ascii="Arial" w:hAnsi="Arial" w:cs="Arial"/>
      <w:sz w:val="18"/>
      <w:szCs w:val="18"/>
    </w:rPr>
  </w:style>
  <w:style w:type="paragraph" w:customStyle="1" w:styleId="FigureNoTitle">
    <w:name w:val="Figure_NoTitle"/>
    <w:basedOn w:val="Normal"/>
    <w:next w:val="Normalaftertitle"/>
    <w:rsid w:val="00153A86"/>
    <w:pPr>
      <w:keepLines/>
      <w:spacing w:before="240" w:after="120"/>
      <w:jc w:val="center"/>
    </w:pPr>
    <w:rPr>
      <w:b/>
    </w:rPr>
  </w:style>
  <w:style w:type="paragraph" w:customStyle="1" w:styleId="Normalaftertitle">
    <w:name w:val="Normal_after_title"/>
    <w:basedOn w:val="Normal"/>
    <w:next w:val="Normal"/>
    <w:rsid w:val="00153A86"/>
    <w:pPr>
      <w:spacing w:before="360"/>
    </w:pPr>
  </w:style>
  <w:style w:type="paragraph" w:customStyle="1" w:styleId="ASN1">
    <w:name w:val="ASN.1"/>
    <w:rsid w:val="00153A86"/>
    <w:pPr>
      <w:tabs>
        <w:tab w:val="left" w:pos="567"/>
        <w:tab w:val="left" w:pos="1134"/>
        <w:tab w:val="left" w:pos="1701"/>
        <w:tab w:val="left" w:pos="2268"/>
        <w:tab w:val="left" w:pos="2835"/>
        <w:tab w:val="left" w:pos="3402"/>
        <w:tab w:val="left" w:pos="3969"/>
        <w:tab w:val="left" w:pos="4536"/>
        <w:tab w:val="left" w:pos="5103"/>
        <w:tab w:val="left" w:pos="5670"/>
      </w:tabs>
      <w:spacing w:after="0" w:line="240" w:lineRule="auto"/>
    </w:pPr>
    <w:rPr>
      <w:rFonts w:ascii="Courier New" w:eastAsia="Times New Roman" w:hAnsi="Courier New" w:cs="Times New Roman"/>
      <w:b/>
      <w:noProof/>
      <w:sz w:val="20"/>
      <w:szCs w:val="20"/>
      <w:lang w:val="en-GB" w:eastAsia="en-US"/>
    </w:rPr>
  </w:style>
  <w:style w:type="paragraph" w:customStyle="1" w:styleId="TableNoTitle0">
    <w:name w:val="Table_NoTitle"/>
    <w:basedOn w:val="Normal"/>
    <w:next w:val="Tablehead"/>
    <w:rsid w:val="00153A86"/>
    <w:pPr>
      <w:keepNext/>
      <w:keepLines/>
      <w:spacing w:before="360" w:after="120"/>
      <w:jc w:val="center"/>
    </w:pPr>
    <w:rPr>
      <w:b/>
    </w:rPr>
  </w:style>
  <w:style w:type="character" w:styleId="EndnoteReference">
    <w:name w:val="endnote reference"/>
    <w:semiHidden/>
    <w:rsid w:val="006D19AA"/>
    <w:rPr>
      <w:vertAlign w:val="superscript"/>
    </w:rPr>
  </w:style>
  <w:style w:type="paragraph" w:customStyle="1" w:styleId="Equation">
    <w:name w:val="Equation"/>
    <w:basedOn w:val="Normal"/>
    <w:rsid w:val="00153A86"/>
    <w:pPr>
      <w:tabs>
        <w:tab w:val="clear" w:pos="1191"/>
        <w:tab w:val="clear" w:pos="1588"/>
        <w:tab w:val="clear" w:pos="1985"/>
        <w:tab w:val="center" w:pos="4820"/>
        <w:tab w:val="right" w:pos="9639"/>
      </w:tabs>
      <w:jc w:val="left"/>
    </w:pPr>
  </w:style>
  <w:style w:type="paragraph" w:customStyle="1" w:styleId="Equationlegend">
    <w:name w:val="Equation_legend"/>
    <w:basedOn w:val="Normal"/>
    <w:rsid w:val="00153A86"/>
    <w:pPr>
      <w:tabs>
        <w:tab w:val="clear" w:pos="794"/>
        <w:tab w:val="clear" w:pos="1191"/>
        <w:tab w:val="clear" w:pos="1588"/>
        <w:tab w:val="right" w:pos="1814"/>
      </w:tabs>
      <w:spacing w:before="80"/>
      <w:ind w:left="1985" w:hanging="1985"/>
    </w:pPr>
  </w:style>
  <w:style w:type="paragraph" w:customStyle="1" w:styleId="Figurelegend">
    <w:name w:val="Figure_legend"/>
    <w:basedOn w:val="Normal"/>
    <w:rsid w:val="00153A86"/>
    <w:pPr>
      <w:keepNext/>
      <w:keepLines/>
      <w:tabs>
        <w:tab w:val="clear" w:pos="794"/>
        <w:tab w:val="clear" w:pos="1191"/>
        <w:tab w:val="clear" w:pos="1588"/>
        <w:tab w:val="clear" w:pos="1985"/>
      </w:tabs>
      <w:spacing w:before="20" w:after="20"/>
      <w:jc w:val="left"/>
    </w:pPr>
    <w:rPr>
      <w:sz w:val="18"/>
    </w:rPr>
  </w:style>
  <w:style w:type="paragraph" w:customStyle="1" w:styleId="FirstFooter">
    <w:name w:val="FirstFooter"/>
    <w:basedOn w:val="Footer"/>
    <w:rsid w:val="00153A86"/>
    <w:pPr>
      <w:tabs>
        <w:tab w:val="clear" w:pos="5954"/>
        <w:tab w:val="clear" w:pos="9639"/>
      </w:tabs>
      <w:overflowPunct/>
      <w:autoSpaceDE/>
      <w:autoSpaceDN/>
      <w:adjustRightInd/>
      <w:spacing w:before="40"/>
      <w:jc w:val="left"/>
      <w:textAlignment w:val="auto"/>
    </w:pPr>
    <w:rPr>
      <w:caps w:val="0"/>
      <w:noProof w:val="0"/>
    </w:rPr>
  </w:style>
  <w:style w:type="character" w:styleId="FootnoteReference">
    <w:name w:val="footnote reference"/>
    <w:basedOn w:val="DefaultParagraphFont"/>
    <w:semiHidden/>
    <w:rsid w:val="00153A86"/>
    <w:rPr>
      <w:position w:val="6"/>
      <w:sz w:val="18"/>
    </w:rPr>
  </w:style>
  <w:style w:type="paragraph" w:customStyle="1" w:styleId="Note">
    <w:name w:val="Note"/>
    <w:basedOn w:val="Normal"/>
    <w:rsid w:val="00153A86"/>
    <w:pPr>
      <w:spacing w:before="80"/>
    </w:pPr>
    <w:rPr>
      <w:sz w:val="22"/>
    </w:rPr>
  </w:style>
  <w:style w:type="paragraph" w:styleId="FootnoteText">
    <w:name w:val="footnote text"/>
    <w:basedOn w:val="Note"/>
    <w:link w:val="FootnoteTextChar"/>
    <w:semiHidden/>
    <w:rsid w:val="00153A86"/>
    <w:pPr>
      <w:keepLines/>
      <w:tabs>
        <w:tab w:val="left" w:pos="255"/>
      </w:tabs>
      <w:ind w:left="255" w:hanging="255"/>
    </w:pPr>
  </w:style>
  <w:style w:type="character" w:customStyle="1" w:styleId="FootnoteTextChar">
    <w:name w:val="Footnote Text Char"/>
    <w:basedOn w:val="DefaultParagraphFont"/>
    <w:link w:val="FootnoteText"/>
    <w:semiHidden/>
    <w:rsid w:val="006D19AA"/>
    <w:rPr>
      <w:rFonts w:ascii="Times New Roman" w:eastAsia="Times New Roman" w:hAnsi="Times New Roman" w:cs="Times New Roman"/>
      <w:szCs w:val="20"/>
      <w:lang w:val="en-GB" w:eastAsia="en-US"/>
    </w:rPr>
  </w:style>
  <w:style w:type="paragraph" w:customStyle="1" w:styleId="Title1">
    <w:name w:val="Title 1"/>
    <w:basedOn w:val="Source"/>
    <w:next w:val="Title2"/>
    <w:rsid w:val="00153A86"/>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Title3"/>
    <w:rsid w:val="00153A86"/>
  </w:style>
  <w:style w:type="paragraph" w:customStyle="1" w:styleId="Title3">
    <w:name w:val="Title 3"/>
    <w:basedOn w:val="Title2"/>
    <w:next w:val="Title4"/>
    <w:rsid w:val="00153A86"/>
    <w:rPr>
      <w:caps w:val="0"/>
    </w:rPr>
  </w:style>
  <w:style w:type="paragraph" w:customStyle="1" w:styleId="Title4">
    <w:name w:val="Title 4"/>
    <w:basedOn w:val="Title3"/>
    <w:next w:val="Heading1"/>
    <w:rsid w:val="00153A86"/>
    <w:rPr>
      <w:b/>
    </w:rPr>
  </w:style>
  <w:style w:type="paragraph" w:customStyle="1" w:styleId="toc0">
    <w:name w:val="toc 0"/>
    <w:basedOn w:val="Normal"/>
    <w:next w:val="TOC1"/>
    <w:rsid w:val="00153A86"/>
    <w:pPr>
      <w:keepLines/>
      <w:tabs>
        <w:tab w:val="clear" w:pos="794"/>
        <w:tab w:val="clear" w:pos="1191"/>
        <w:tab w:val="clear" w:pos="1588"/>
        <w:tab w:val="clear" w:pos="1985"/>
        <w:tab w:val="right" w:pos="9639"/>
      </w:tabs>
      <w:jc w:val="left"/>
    </w:pPr>
    <w:rPr>
      <w:b/>
    </w:rPr>
  </w:style>
  <w:style w:type="paragraph" w:styleId="ListParagraph">
    <w:name w:val="List Paragraph"/>
    <w:basedOn w:val="Normal"/>
    <w:uiPriority w:val="34"/>
    <w:qFormat/>
    <w:rsid w:val="006D19AA"/>
    <w:pPr>
      <w:ind w:firstLineChars="200" w:firstLine="420"/>
    </w:pPr>
  </w:style>
  <w:style w:type="character" w:customStyle="1" w:styleId="apple-style-span">
    <w:name w:val="apple-style-span"/>
    <w:basedOn w:val="DefaultParagraphFont"/>
    <w:rsid w:val="006D19AA"/>
  </w:style>
  <w:style w:type="paragraph" w:styleId="TOCHeading">
    <w:name w:val="TOC Heading"/>
    <w:basedOn w:val="Heading1"/>
    <w:next w:val="Normal"/>
    <w:uiPriority w:val="39"/>
    <w:unhideWhenUsed/>
    <w:qFormat/>
    <w:rsid w:val="006D19AA"/>
    <w:pPr>
      <w:tabs>
        <w:tab w:val="clear" w:pos="794"/>
        <w:tab w:val="clear" w:pos="1191"/>
        <w:tab w:val="clear" w:pos="1588"/>
        <w:tab w:val="clear" w:pos="1985"/>
      </w:tabs>
      <w:overflowPunct/>
      <w:autoSpaceDE/>
      <w:autoSpaceDN/>
      <w:adjustRightInd/>
      <w:spacing w:before="240" w:line="259" w:lineRule="auto"/>
      <w:ind w:left="0" w:firstLine="0"/>
      <w:textAlignment w:val="auto"/>
      <w:outlineLvl w:val="9"/>
    </w:pPr>
    <w:rPr>
      <w:rFonts w:asciiTheme="majorHAnsi" w:eastAsiaTheme="majorEastAsia" w:hAnsiTheme="majorHAnsi" w:cstheme="majorBidi"/>
      <w:b w:val="0"/>
      <w:color w:val="2E74B5" w:themeColor="accent1" w:themeShade="BF"/>
      <w:sz w:val="32"/>
      <w:szCs w:val="32"/>
      <w:lang w:val="en-US" w:eastAsia="zh-CN"/>
    </w:rPr>
  </w:style>
  <w:style w:type="paragraph" w:styleId="TOC4">
    <w:name w:val="toc 4"/>
    <w:basedOn w:val="TOC3"/>
    <w:rsid w:val="00153A86"/>
  </w:style>
  <w:style w:type="paragraph" w:styleId="TOC5">
    <w:name w:val="toc 5"/>
    <w:basedOn w:val="TOC4"/>
    <w:rsid w:val="00153A86"/>
  </w:style>
  <w:style w:type="paragraph" w:styleId="TOC6">
    <w:name w:val="toc 6"/>
    <w:basedOn w:val="TOC4"/>
    <w:rsid w:val="00153A86"/>
  </w:style>
  <w:style w:type="paragraph" w:styleId="TOC7">
    <w:name w:val="toc 7"/>
    <w:basedOn w:val="TOC4"/>
    <w:rsid w:val="00153A86"/>
  </w:style>
  <w:style w:type="paragraph" w:styleId="TOC8">
    <w:name w:val="toc 8"/>
    <w:basedOn w:val="TOC4"/>
    <w:rsid w:val="00153A86"/>
  </w:style>
  <w:style w:type="paragraph" w:styleId="TOC9">
    <w:name w:val="toc 9"/>
    <w:basedOn w:val="TOC3"/>
    <w:rsid w:val="00153A86"/>
  </w:style>
  <w:style w:type="paragraph" w:styleId="BalloonText">
    <w:name w:val="Balloon Text"/>
    <w:basedOn w:val="Normal"/>
    <w:link w:val="BalloonTextChar"/>
    <w:rsid w:val="00153A86"/>
    <w:pPr>
      <w:spacing w:before="0"/>
    </w:pPr>
    <w:rPr>
      <w:rFonts w:ascii="Tahoma" w:hAnsi="Tahoma" w:cs="Tahoma"/>
      <w:sz w:val="16"/>
      <w:szCs w:val="16"/>
    </w:rPr>
  </w:style>
  <w:style w:type="character" w:customStyle="1" w:styleId="BalloonTextChar">
    <w:name w:val="Balloon Text Char"/>
    <w:basedOn w:val="DefaultParagraphFont"/>
    <w:link w:val="BalloonText"/>
    <w:rsid w:val="00153A86"/>
    <w:rPr>
      <w:rFonts w:ascii="Tahoma" w:eastAsia="Times New Roman" w:hAnsi="Tahoma" w:cs="Tahoma"/>
      <w:sz w:val="16"/>
      <w:szCs w:val="16"/>
      <w:lang w:val="en-GB" w:eastAsia="en-US"/>
    </w:rPr>
  </w:style>
  <w:style w:type="paragraph" w:customStyle="1" w:styleId="Default">
    <w:name w:val="Default"/>
    <w:rsid w:val="006D19AA"/>
    <w:pPr>
      <w:widowControl w:val="0"/>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rsid w:val="006D19AA"/>
    <w:rPr>
      <w:color w:val="954F72" w:themeColor="followedHyperlink"/>
      <w:u w:val="single"/>
    </w:rPr>
  </w:style>
  <w:style w:type="paragraph" w:styleId="BodyText">
    <w:name w:val="Body Text"/>
    <w:basedOn w:val="Normal"/>
    <w:link w:val="BodyTextChar"/>
    <w:rsid w:val="006D19AA"/>
    <w:pPr>
      <w:widowControl w:val="0"/>
      <w:suppressAutoHyphens/>
      <w:spacing w:before="0" w:after="140" w:line="288" w:lineRule="auto"/>
    </w:pPr>
    <w:rPr>
      <w:rFonts w:ascii="Liberation Serif" w:eastAsia="SimSun" w:hAnsi="Liberation Serif" w:cs="Mangal"/>
      <w:kern w:val="1"/>
      <w:lang w:val="x-none" w:eastAsia="zh-CN" w:bidi="hi-IN"/>
    </w:rPr>
  </w:style>
  <w:style w:type="character" w:customStyle="1" w:styleId="BodyTextChar">
    <w:name w:val="Body Text Char"/>
    <w:basedOn w:val="DefaultParagraphFont"/>
    <w:link w:val="BodyText"/>
    <w:rsid w:val="006D19AA"/>
    <w:rPr>
      <w:rFonts w:ascii="Liberation Serif" w:eastAsia="SimSun" w:hAnsi="Liberation Serif" w:cs="Mangal"/>
      <w:kern w:val="1"/>
      <w:sz w:val="24"/>
      <w:szCs w:val="24"/>
      <w:lang w:val="x-none" w:bidi="hi-IN"/>
    </w:rPr>
  </w:style>
  <w:style w:type="paragraph" w:customStyle="1" w:styleId="2">
    <w:name w:val="Заголовок 2 уровень"/>
    <w:basedOn w:val="BodyText"/>
    <w:qFormat/>
    <w:rsid w:val="006D19AA"/>
    <w:pPr>
      <w:numPr>
        <w:ilvl w:val="1"/>
        <w:numId w:val="28"/>
      </w:numPr>
      <w:spacing w:after="0" w:line="240" w:lineRule="auto"/>
    </w:pPr>
    <w:rPr>
      <w:rFonts w:ascii="Arial" w:hAnsi="Arial" w:cs="Arial"/>
      <w:b/>
      <w:color w:val="000000"/>
    </w:rPr>
  </w:style>
  <w:style w:type="paragraph" w:customStyle="1" w:styleId="1">
    <w:name w:val="1 уровень заголовок"/>
    <w:basedOn w:val="Heading2"/>
    <w:qFormat/>
    <w:rsid w:val="006D19AA"/>
    <w:pPr>
      <w:keepLines w:val="0"/>
      <w:numPr>
        <w:numId w:val="28"/>
      </w:numPr>
      <w:pBdr>
        <w:top w:val="none" w:sz="0" w:space="0" w:color="000000"/>
        <w:left w:val="none" w:sz="0" w:space="0" w:color="000000"/>
        <w:bottom w:val="none" w:sz="0" w:space="0" w:color="000000"/>
        <w:right w:val="none" w:sz="0" w:space="0" w:color="000000"/>
      </w:pBdr>
      <w:tabs>
        <w:tab w:val="clear" w:pos="794"/>
        <w:tab w:val="clear" w:pos="1191"/>
        <w:tab w:val="clear" w:pos="1588"/>
        <w:tab w:val="clear" w:pos="1985"/>
      </w:tabs>
      <w:suppressAutoHyphens/>
      <w:overflowPunct/>
      <w:autoSpaceDE/>
      <w:autoSpaceDN/>
      <w:adjustRightInd/>
      <w:spacing w:before="0"/>
      <w:textAlignment w:val="auto"/>
    </w:pPr>
    <w:rPr>
      <w:rFonts w:ascii="Arial" w:eastAsia="SimSun" w:hAnsi="Arial" w:cs="Arial"/>
      <w:bCs/>
      <w:color w:val="000000"/>
      <w:kern w:val="1"/>
      <w:sz w:val="20"/>
      <w:lang w:val="x-none" w:eastAsia="zh-CN" w:bidi="hi-IN"/>
    </w:rPr>
  </w:style>
  <w:style w:type="paragraph" w:customStyle="1" w:styleId="3Paragogg">
    <w:name w:val="3 Уровень Paragogg"/>
    <w:basedOn w:val="BodyText"/>
    <w:qFormat/>
    <w:rsid w:val="006D19AA"/>
    <w:pPr>
      <w:widowControl/>
      <w:numPr>
        <w:ilvl w:val="2"/>
        <w:numId w:val="28"/>
      </w:numPr>
      <w:pBdr>
        <w:top w:val="none" w:sz="0" w:space="0" w:color="000000"/>
        <w:left w:val="none" w:sz="0" w:space="0" w:color="000000"/>
        <w:bottom w:val="none" w:sz="0" w:space="0" w:color="000000"/>
        <w:right w:val="none" w:sz="0" w:space="0" w:color="000000"/>
      </w:pBdr>
      <w:spacing w:after="0" w:line="240" w:lineRule="auto"/>
    </w:pPr>
    <w:rPr>
      <w:rFonts w:ascii="Calibri" w:hAnsi="Calibri" w:cs="Calibri"/>
      <w:sz w:val="20"/>
      <w:lang w:val="en-US"/>
    </w:rPr>
  </w:style>
  <w:style w:type="paragraph" w:customStyle="1" w:styleId="4Paragogg">
    <w:name w:val="4 Уровень Paragogg"/>
    <w:basedOn w:val="BodyText"/>
    <w:qFormat/>
    <w:rsid w:val="006D19AA"/>
    <w:pPr>
      <w:numPr>
        <w:ilvl w:val="3"/>
        <w:numId w:val="28"/>
      </w:numPr>
      <w:spacing w:after="0" w:line="240" w:lineRule="auto"/>
    </w:pPr>
    <w:rPr>
      <w:rFonts w:ascii="Calibri" w:hAnsi="Calibri" w:cs="Calibri"/>
      <w:sz w:val="20"/>
      <w:lang w:val="en-US"/>
    </w:rPr>
  </w:style>
  <w:style w:type="table" w:styleId="TableGrid">
    <w:name w:val="Table Grid"/>
    <w:basedOn w:val="TableNormal"/>
    <w:uiPriority w:val="39"/>
    <w:rsid w:val="006D19AA"/>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Paragraph1">
    <w:name w:val="List Paragraph1"/>
    <w:basedOn w:val="Normal"/>
    <w:uiPriority w:val="34"/>
    <w:qFormat/>
    <w:rsid w:val="006D19AA"/>
    <w:pPr>
      <w:spacing w:before="0" w:after="160" w:line="259" w:lineRule="auto"/>
      <w:ind w:left="720"/>
      <w:contextualSpacing/>
    </w:pPr>
    <w:rPr>
      <w:rFonts w:ascii="Calibri" w:eastAsia="SimSun" w:hAnsi="Calibri"/>
      <w:sz w:val="22"/>
      <w:szCs w:val="22"/>
      <w:lang w:val="en-US"/>
    </w:rPr>
  </w:style>
  <w:style w:type="character" w:customStyle="1" w:styleId="abbreviationenglish">
    <w:name w:val="abbreviation_english"/>
    <w:basedOn w:val="DefaultParagraphFont"/>
    <w:rsid w:val="006D19AA"/>
  </w:style>
  <w:style w:type="character" w:customStyle="1" w:styleId="apple-converted-space">
    <w:name w:val="apple-converted-space"/>
    <w:basedOn w:val="DefaultParagraphFont"/>
    <w:rsid w:val="006D19AA"/>
  </w:style>
  <w:style w:type="character" w:customStyle="1" w:styleId="abbreviationchinese">
    <w:name w:val="abbreviation_chinese"/>
    <w:basedOn w:val="DefaultParagraphFont"/>
    <w:rsid w:val="006D19AA"/>
  </w:style>
  <w:style w:type="character" w:customStyle="1" w:styleId="xsptextcomputedfield">
    <w:name w:val="xsptextcomputedfield"/>
    <w:basedOn w:val="DefaultParagraphFont"/>
    <w:rsid w:val="006D19AA"/>
  </w:style>
  <w:style w:type="character" w:styleId="CommentReference">
    <w:name w:val="annotation reference"/>
    <w:basedOn w:val="DefaultParagraphFont"/>
    <w:rsid w:val="00153A86"/>
    <w:rPr>
      <w:sz w:val="16"/>
      <w:szCs w:val="16"/>
    </w:rPr>
  </w:style>
  <w:style w:type="paragraph" w:styleId="CommentText">
    <w:name w:val="annotation text"/>
    <w:basedOn w:val="Normal"/>
    <w:link w:val="CommentTextChar"/>
    <w:rsid w:val="00153A86"/>
    <w:pPr>
      <w:tabs>
        <w:tab w:val="clear" w:pos="794"/>
        <w:tab w:val="clear" w:pos="1191"/>
        <w:tab w:val="clear" w:pos="1588"/>
        <w:tab w:val="clear" w:pos="1985"/>
      </w:tabs>
      <w:overflowPunct/>
      <w:autoSpaceDE/>
      <w:autoSpaceDN/>
      <w:adjustRightInd/>
      <w:spacing w:before="0"/>
      <w:jc w:val="left"/>
      <w:textAlignment w:val="auto"/>
    </w:pPr>
    <w:rPr>
      <w:sz w:val="20"/>
      <w:lang w:val="en-US"/>
    </w:rPr>
  </w:style>
  <w:style w:type="character" w:customStyle="1" w:styleId="CommentTextChar">
    <w:name w:val="Comment Text Char"/>
    <w:basedOn w:val="DefaultParagraphFont"/>
    <w:link w:val="CommentText"/>
    <w:rsid w:val="006D19AA"/>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rsid w:val="006D19AA"/>
    <w:rPr>
      <w:b/>
      <w:bCs/>
    </w:rPr>
  </w:style>
  <w:style w:type="character" w:customStyle="1" w:styleId="CommentSubjectChar">
    <w:name w:val="Comment Subject Char"/>
    <w:basedOn w:val="CommentTextChar"/>
    <w:link w:val="CommentSubject"/>
    <w:rsid w:val="006D19AA"/>
    <w:rPr>
      <w:rFonts w:ascii="Times New Roman" w:eastAsia="Times New Roman" w:hAnsi="Times New Roman" w:cs="Times New Roman"/>
      <w:b/>
      <w:bCs/>
      <w:sz w:val="24"/>
      <w:szCs w:val="20"/>
      <w:lang w:val="en-GB" w:eastAsia="en-US"/>
    </w:rPr>
  </w:style>
  <w:style w:type="paragraph" w:styleId="Revision">
    <w:name w:val="Revision"/>
    <w:hidden/>
    <w:uiPriority w:val="99"/>
    <w:semiHidden/>
    <w:rsid w:val="00FF0139"/>
    <w:pPr>
      <w:spacing w:after="0" w:line="240" w:lineRule="auto"/>
    </w:pPr>
    <w:rPr>
      <w:rFonts w:ascii="Times New Roman" w:hAnsi="Times New Roman" w:cs="Times New Roman"/>
      <w:sz w:val="24"/>
      <w:szCs w:val="24"/>
      <w:lang w:val="en-GB" w:eastAsia="ja-JP"/>
    </w:rPr>
  </w:style>
  <w:style w:type="character" w:customStyle="1" w:styleId="ws-ga-product">
    <w:name w:val="ws-ga-product"/>
    <w:basedOn w:val="DefaultParagraphFont"/>
    <w:rsid w:val="002E4B13"/>
  </w:style>
  <w:style w:type="paragraph" w:customStyle="1" w:styleId="FooterQP">
    <w:name w:val="Footer_QP"/>
    <w:basedOn w:val="Normal"/>
    <w:rsid w:val="00153A86"/>
    <w:pPr>
      <w:tabs>
        <w:tab w:val="clear" w:pos="794"/>
        <w:tab w:val="clear" w:pos="1191"/>
        <w:tab w:val="clear" w:pos="1588"/>
        <w:tab w:val="clear" w:pos="1985"/>
        <w:tab w:val="left" w:pos="907"/>
        <w:tab w:val="right" w:pos="8789"/>
        <w:tab w:val="right" w:pos="9639"/>
      </w:tabs>
      <w:spacing w:before="0"/>
      <w:jc w:val="left"/>
    </w:pPr>
    <w:rPr>
      <w:b/>
      <w:sz w:val="22"/>
    </w:rPr>
  </w:style>
  <w:style w:type="paragraph" w:customStyle="1" w:styleId="AnnexNoTitle0">
    <w:name w:val="Annex_NoTitle"/>
    <w:basedOn w:val="Normal"/>
    <w:next w:val="Normalaftertitle"/>
    <w:rsid w:val="00153A86"/>
    <w:pPr>
      <w:keepNext/>
      <w:keepLines/>
      <w:spacing w:before="720"/>
      <w:jc w:val="center"/>
      <w:outlineLvl w:val="0"/>
    </w:pPr>
    <w:rPr>
      <w:b/>
      <w:sz w:val="28"/>
    </w:rPr>
  </w:style>
  <w:style w:type="character" w:customStyle="1" w:styleId="Appdef">
    <w:name w:val="App_def"/>
    <w:basedOn w:val="DefaultParagraphFont"/>
    <w:rsid w:val="00153A86"/>
    <w:rPr>
      <w:rFonts w:ascii="Times New Roman" w:hAnsi="Times New Roman"/>
      <w:b/>
    </w:rPr>
  </w:style>
  <w:style w:type="character" w:customStyle="1" w:styleId="Appref">
    <w:name w:val="App_ref"/>
    <w:basedOn w:val="DefaultParagraphFont"/>
    <w:rsid w:val="00153A86"/>
  </w:style>
  <w:style w:type="paragraph" w:customStyle="1" w:styleId="AppendixNoTitle0">
    <w:name w:val="Appendix_NoTitle"/>
    <w:basedOn w:val="AnnexNoTitle0"/>
    <w:next w:val="Normalaftertitle"/>
    <w:rsid w:val="00153A86"/>
  </w:style>
  <w:style w:type="character" w:customStyle="1" w:styleId="Artdef">
    <w:name w:val="Art_def"/>
    <w:basedOn w:val="DefaultParagraphFont"/>
    <w:rsid w:val="00153A86"/>
    <w:rPr>
      <w:rFonts w:ascii="Times New Roman" w:hAnsi="Times New Roman"/>
      <w:b/>
    </w:rPr>
  </w:style>
  <w:style w:type="paragraph" w:customStyle="1" w:styleId="Artheading">
    <w:name w:val="Art_heading"/>
    <w:basedOn w:val="Normal"/>
    <w:next w:val="Normalaftertitle"/>
    <w:rsid w:val="00153A86"/>
    <w:pPr>
      <w:spacing w:before="480"/>
      <w:jc w:val="center"/>
    </w:pPr>
    <w:rPr>
      <w:b/>
      <w:sz w:val="28"/>
    </w:rPr>
  </w:style>
  <w:style w:type="paragraph" w:customStyle="1" w:styleId="ArtNo">
    <w:name w:val="Art_No"/>
    <w:basedOn w:val="Normal"/>
    <w:next w:val="Normal"/>
    <w:rsid w:val="00153A86"/>
    <w:pPr>
      <w:keepNext/>
      <w:keepLines/>
      <w:spacing w:before="480"/>
      <w:jc w:val="center"/>
    </w:pPr>
    <w:rPr>
      <w:caps/>
      <w:sz w:val="28"/>
    </w:rPr>
  </w:style>
  <w:style w:type="character" w:customStyle="1" w:styleId="Artref">
    <w:name w:val="Art_ref"/>
    <w:basedOn w:val="DefaultParagraphFont"/>
    <w:rsid w:val="00153A86"/>
  </w:style>
  <w:style w:type="paragraph" w:customStyle="1" w:styleId="Arttitle">
    <w:name w:val="Art_title"/>
    <w:basedOn w:val="Normal"/>
    <w:next w:val="Normalaftertitle"/>
    <w:rsid w:val="00153A86"/>
    <w:pPr>
      <w:keepNext/>
      <w:keepLines/>
      <w:spacing w:before="240"/>
      <w:jc w:val="center"/>
    </w:pPr>
    <w:rPr>
      <w:b/>
      <w:sz w:val="28"/>
    </w:rPr>
  </w:style>
  <w:style w:type="paragraph" w:customStyle="1" w:styleId="Call">
    <w:name w:val="Call"/>
    <w:basedOn w:val="Normal"/>
    <w:next w:val="Normal"/>
    <w:rsid w:val="00153A86"/>
    <w:pPr>
      <w:keepNext/>
      <w:keepLines/>
      <w:spacing w:before="160"/>
      <w:ind w:left="794"/>
      <w:jc w:val="left"/>
    </w:pPr>
    <w:rPr>
      <w:i/>
    </w:rPr>
  </w:style>
  <w:style w:type="paragraph" w:customStyle="1" w:styleId="ChapNo">
    <w:name w:val="Chap_No"/>
    <w:basedOn w:val="Normal"/>
    <w:next w:val="Normal"/>
    <w:rsid w:val="00153A86"/>
    <w:pPr>
      <w:keepNext/>
      <w:keepLines/>
      <w:spacing w:before="480"/>
      <w:jc w:val="center"/>
    </w:pPr>
    <w:rPr>
      <w:b/>
      <w:caps/>
      <w:sz w:val="28"/>
    </w:rPr>
  </w:style>
  <w:style w:type="paragraph" w:customStyle="1" w:styleId="Chaptitle">
    <w:name w:val="Chap_title"/>
    <w:basedOn w:val="Normal"/>
    <w:next w:val="Normalaftertitle"/>
    <w:rsid w:val="00153A86"/>
    <w:pPr>
      <w:keepNext/>
      <w:keepLines/>
      <w:spacing w:before="240"/>
      <w:jc w:val="center"/>
    </w:pPr>
    <w:rPr>
      <w:b/>
      <w:sz w:val="28"/>
    </w:rPr>
  </w:style>
  <w:style w:type="paragraph" w:customStyle="1" w:styleId="Figurewithouttitle">
    <w:name w:val="Figure_without_title"/>
    <w:basedOn w:val="Normal"/>
    <w:next w:val="Normalaftertitle"/>
    <w:rsid w:val="00153A86"/>
    <w:pPr>
      <w:keepLines/>
      <w:spacing w:before="240" w:after="120"/>
      <w:jc w:val="center"/>
    </w:pPr>
  </w:style>
  <w:style w:type="paragraph" w:styleId="Index1">
    <w:name w:val="index 1"/>
    <w:basedOn w:val="Normal"/>
    <w:next w:val="Normal"/>
    <w:semiHidden/>
    <w:rsid w:val="00153A86"/>
    <w:pPr>
      <w:jc w:val="left"/>
    </w:pPr>
  </w:style>
  <w:style w:type="paragraph" w:styleId="Index2">
    <w:name w:val="index 2"/>
    <w:basedOn w:val="Normal"/>
    <w:next w:val="Normal"/>
    <w:semiHidden/>
    <w:rsid w:val="00153A86"/>
    <w:pPr>
      <w:ind w:left="284"/>
      <w:jc w:val="left"/>
    </w:pPr>
  </w:style>
  <w:style w:type="paragraph" w:styleId="Index3">
    <w:name w:val="index 3"/>
    <w:basedOn w:val="Normal"/>
    <w:next w:val="Normal"/>
    <w:semiHidden/>
    <w:rsid w:val="00153A86"/>
    <w:pPr>
      <w:ind w:left="567"/>
      <w:jc w:val="left"/>
    </w:pPr>
  </w:style>
  <w:style w:type="character" w:styleId="PageNumber">
    <w:name w:val="page number"/>
    <w:basedOn w:val="DefaultParagraphFont"/>
    <w:rsid w:val="00153A86"/>
  </w:style>
  <w:style w:type="paragraph" w:customStyle="1" w:styleId="PartNo">
    <w:name w:val="Part_No"/>
    <w:basedOn w:val="Normal"/>
    <w:next w:val="Normal"/>
    <w:rsid w:val="00153A86"/>
    <w:pPr>
      <w:keepNext/>
      <w:keepLines/>
      <w:spacing w:before="480" w:after="80"/>
      <w:jc w:val="center"/>
    </w:pPr>
    <w:rPr>
      <w:caps/>
      <w:sz w:val="28"/>
    </w:rPr>
  </w:style>
  <w:style w:type="paragraph" w:customStyle="1" w:styleId="Partref">
    <w:name w:val="Part_ref"/>
    <w:basedOn w:val="Normal"/>
    <w:next w:val="Normal"/>
    <w:rsid w:val="00153A86"/>
    <w:pPr>
      <w:keepNext/>
      <w:keepLines/>
      <w:spacing w:before="280"/>
      <w:jc w:val="center"/>
    </w:pPr>
  </w:style>
  <w:style w:type="paragraph" w:customStyle="1" w:styleId="Parttitle">
    <w:name w:val="Part_title"/>
    <w:basedOn w:val="Normal"/>
    <w:next w:val="Normalaftertitle"/>
    <w:rsid w:val="00153A86"/>
    <w:pPr>
      <w:keepNext/>
      <w:keepLines/>
      <w:spacing w:before="240" w:after="280"/>
      <w:jc w:val="center"/>
    </w:pPr>
    <w:rPr>
      <w:b/>
      <w:sz w:val="28"/>
    </w:rPr>
  </w:style>
  <w:style w:type="paragraph" w:customStyle="1" w:styleId="Recdate">
    <w:name w:val="Rec_date"/>
    <w:basedOn w:val="Normal"/>
    <w:next w:val="Normalaftertitle"/>
    <w:rsid w:val="00153A86"/>
    <w:pPr>
      <w:keepNext/>
      <w:keepLines/>
      <w:tabs>
        <w:tab w:val="clear" w:pos="794"/>
        <w:tab w:val="clear" w:pos="1191"/>
        <w:tab w:val="clear" w:pos="1588"/>
        <w:tab w:val="clear" w:pos="1985"/>
      </w:tabs>
      <w:jc w:val="right"/>
    </w:pPr>
    <w:rPr>
      <w:i/>
      <w:sz w:val="22"/>
    </w:rPr>
  </w:style>
  <w:style w:type="paragraph" w:customStyle="1" w:styleId="Questiondate">
    <w:name w:val="Question_date"/>
    <w:basedOn w:val="Recdate"/>
    <w:next w:val="Normalaftertitle"/>
    <w:rsid w:val="00153A86"/>
  </w:style>
  <w:style w:type="paragraph" w:customStyle="1" w:styleId="QuestionNo">
    <w:name w:val="Question_No"/>
    <w:basedOn w:val="RecNo"/>
    <w:next w:val="Normal"/>
    <w:rsid w:val="00153A86"/>
  </w:style>
  <w:style w:type="paragraph" w:customStyle="1" w:styleId="Recref">
    <w:name w:val="Rec_ref"/>
    <w:basedOn w:val="Normal"/>
    <w:next w:val="Recdate"/>
    <w:rsid w:val="00153A86"/>
    <w:pPr>
      <w:keepNext/>
      <w:keepLines/>
      <w:tabs>
        <w:tab w:val="clear" w:pos="794"/>
        <w:tab w:val="clear" w:pos="1191"/>
        <w:tab w:val="clear" w:pos="1588"/>
        <w:tab w:val="clear" w:pos="1985"/>
      </w:tabs>
      <w:jc w:val="center"/>
    </w:pPr>
    <w:rPr>
      <w:i/>
    </w:rPr>
  </w:style>
  <w:style w:type="paragraph" w:customStyle="1" w:styleId="Questionref">
    <w:name w:val="Question_ref"/>
    <w:basedOn w:val="Recref"/>
    <w:next w:val="Questiondate"/>
    <w:rsid w:val="00153A86"/>
  </w:style>
  <w:style w:type="paragraph" w:customStyle="1" w:styleId="Questiontitle">
    <w:name w:val="Question_title"/>
    <w:basedOn w:val="Rectitle"/>
    <w:next w:val="Questionref"/>
    <w:rsid w:val="00153A86"/>
  </w:style>
  <w:style w:type="paragraph" w:customStyle="1" w:styleId="Reftitle">
    <w:name w:val="Ref_title"/>
    <w:basedOn w:val="Normal"/>
    <w:next w:val="Reftext"/>
    <w:rsid w:val="00153A86"/>
    <w:pPr>
      <w:spacing w:before="480"/>
      <w:jc w:val="center"/>
    </w:pPr>
    <w:rPr>
      <w:b/>
    </w:rPr>
  </w:style>
  <w:style w:type="paragraph" w:customStyle="1" w:styleId="Repdate">
    <w:name w:val="Rep_date"/>
    <w:basedOn w:val="Recdate"/>
    <w:next w:val="Normalaftertitle"/>
    <w:rsid w:val="00153A86"/>
  </w:style>
  <w:style w:type="paragraph" w:customStyle="1" w:styleId="RepNo">
    <w:name w:val="Rep_No"/>
    <w:basedOn w:val="RecNo"/>
    <w:next w:val="Normal"/>
    <w:rsid w:val="00153A86"/>
  </w:style>
  <w:style w:type="paragraph" w:customStyle="1" w:styleId="Repref">
    <w:name w:val="Rep_ref"/>
    <w:basedOn w:val="Recref"/>
    <w:next w:val="Repdate"/>
    <w:rsid w:val="00153A86"/>
  </w:style>
  <w:style w:type="paragraph" w:customStyle="1" w:styleId="Reptitle">
    <w:name w:val="Rep_title"/>
    <w:basedOn w:val="Rectitle"/>
    <w:next w:val="Repref"/>
    <w:rsid w:val="00153A86"/>
  </w:style>
  <w:style w:type="paragraph" w:customStyle="1" w:styleId="Resdate">
    <w:name w:val="Res_date"/>
    <w:basedOn w:val="Recdate"/>
    <w:next w:val="Normalaftertitle"/>
    <w:rsid w:val="00153A86"/>
  </w:style>
  <w:style w:type="character" w:customStyle="1" w:styleId="Resdef">
    <w:name w:val="Res_def"/>
    <w:basedOn w:val="DefaultParagraphFont"/>
    <w:rsid w:val="00153A86"/>
    <w:rPr>
      <w:rFonts w:ascii="Times New Roman" w:hAnsi="Times New Roman"/>
      <w:b/>
    </w:rPr>
  </w:style>
  <w:style w:type="paragraph" w:customStyle="1" w:styleId="ResNo">
    <w:name w:val="Res_No"/>
    <w:basedOn w:val="RecNo"/>
    <w:next w:val="Normal"/>
    <w:rsid w:val="00153A86"/>
  </w:style>
  <w:style w:type="paragraph" w:customStyle="1" w:styleId="Resref">
    <w:name w:val="Res_ref"/>
    <w:basedOn w:val="Recref"/>
    <w:next w:val="Resdate"/>
    <w:rsid w:val="00153A86"/>
  </w:style>
  <w:style w:type="paragraph" w:customStyle="1" w:styleId="Restitle">
    <w:name w:val="Res_title"/>
    <w:basedOn w:val="Rectitle"/>
    <w:next w:val="Resref"/>
    <w:rsid w:val="00153A86"/>
  </w:style>
  <w:style w:type="paragraph" w:customStyle="1" w:styleId="Section1">
    <w:name w:val="Section_1"/>
    <w:basedOn w:val="Normal"/>
    <w:next w:val="Normal"/>
    <w:rsid w:val="00153A86"/>
    <w:pPr>
      <w:tabs>
        <w:tab w:val="clear" w:pos="794"/>
        <w:tab w:val="clear" w:pos="1191"/>
        <w:tab w:val="clear" w:pos="1588"/>
        <w:tab w:val="clear" w:pos="1985"/>
      </w:tabs>
      <w:spacing w:before="624"/>
      <w:jc w:val="center"/>
    </w:pPr>
    <w:rPr>
      <w:b/>
    </w:rPr>
  </w:style>
  <w:style w:type="paragraph" w:customStyle="1" w:styleId="Section2">
    <w:name w:val="Section_2"/>
    <w:basedOn w:val="Normal"/>
    <w:next w:val="Normal"/>
    <w:rsid w:val="00153A86"/>
    <w:pPr>
      <w:tabs>
        <w:tab w:val="clear" w:pos="794"/>
        <w:tab w:val="clear" w:pos="1191"/>
        <w:tab w:val="clear" w:pos="1588"/>
        <w:tab w:val="clear" w:pos="1985"/>
      </w:tabs>
      <w:spacing w:before="240"/>
      <w:jc w:val="center"/>
    </w:pPr>
    <w:rPr>
      <w:i/>
    </w:rPr>
  </w:style>
  <w:style w:type="paragraph" w:customStyle="1" w:styleId="SectionNo">
    <w:name w:val="Section_No"/>
    <w:basedOn w:val="Normal"/>
    <w:next w:val="Normal"/>
    <w:rsid w:val="00153A86"/>
    <w:pPr>
      <w:keepNext/>
      <w:keepLines/>
      <w:spacing w:before="480" w:after="80"/>
      <w:jc w:val="center"/>
    </w:pPr>
    <w:rPr>
      <w:caps/>
      <w:sz w:val="28"/>
    </w:rPr>
  </w:style>
  <w:style w:type="paragraph" w:customStyle="1" w:styleId="Sectiontitle">
    <w:name w:val="Section_title"/>
    <w:basedOn w:val="Normal"/>
    <w:next w:val="Normalaftertitle"/>
    <w:rsid w:val="00153A86"/>
    <w:pPr>
      <w:keepNext/>
      <w:keepLines/>
      <w:spacing w:before="480" w:after="280"/>
      <w:jc w:val="center"/>
    </w:pPr>
    <w:rPr>
      <w:b/>
      <w:sz w:val="28"/>
    </w:rPr>
  </w:style>
  <w:style w:type="paragraph" w:customStyle="1" w:styleId="Source">
    <w:name w:val="Source"/>
    <w:basedOn w:val="Normal"/>
    <w:next w:val="Normalaftertitle"/>
    <w:rsid w:val="00153A86"/>
    <w:pPr>
      <w:spacing w:before="840" w:after="200"/>
      <w:jc w:val="center"/>
    </w:pPr>
    <w:rPr>
      <w:b/>
      <w:sz w:val="28"/>
    </w:rPr>
  </w:style>
  <w:style w:type="paragraph" w:customStyle="1" w:styleId="SpecialFooter">
    <w:name w:val="Special Footer"/>
    <w:basedOn w:val="Footer"/>
    <w:rsid w:val="00153A86"/>
    <w:pPr>
      <w:tabs>
        <w:tab w:val="left" w:pos="567"/>
        <w:tab w:val="left" w:pos="1134"/>
        <w:tab w:val="left" w:pos="1701"/>
        <w:tab w:val="left" w:pos="2268"/>
        <w:tab w:val="left" w:pos="2835"/>
      </w:tabs>
    </w:pPr>
    <w:rPr>
      <w:caps w:val="0"/>
      <w:noProof w:val="0"/>
    </w:rPr>
  </w:style>
  <w:style w:type="character" w:customStyle="1" w:styleId="Tablefreq">
    <w:name w:val="Table_freq"/>
    <w:basedOn w:val="DefaultParagraphFont"/>
    <w:rsid w:val="00153A86"/>
    <w:rPr>
      <w:b/>
      <w:color w:val="auto"/>
    </w:rPr>
  </w:style>
  <w:style w:type="paragraph" w:customStyle="1" w:styleId="TSBHeaderSummary">
    <w:name w:val="TSBHeaderSummary"/>
    <w:basedOn w:val="Normal"/>
    <w:rsid w:val="00647684"/>
    <w:pPr>
      <w:tabs>
        <w:tab w:val="clear" w:pos="794"/>
        <w:tab w:val="clear" w:pos="1191"/>
        <w:tab w:val="clear" w:pos="1588"/>
        <w:tab w:val="clear" w:pos="1985"/>
      </w:tabs>
      <w:overflowPunct/>
      <w:autoSpaceDE/>
      <w:autoSpaceDN/>
      <w:adjustRightInd/>
      <w:jc w:val="left"/>
      <w:textAlignment w:val="auto"/>
    </w:pPr>
    <w:rPr>
      <w:rFonts w:eastAsiaTheme="minorEastAsia"/>
      <w:szCs w:val="24"/>
      <w:lang w:eastAsia="ja-JP"/>
    </w:rPr>
  </w:style>
  <w:style w:type="paragraph" w:customStyle="1" w:styleId="VenueDate">
    <w:name w:val="VenueDate"/>
    <w:basedOn w:val="Normal"/>
    <w:rsid w:val="0040105E"/>
    <w:pPr>
      <w:tabs>
        <w:tab w:val="clear" w:pos="794"/>
        <w:tab w:val="clear" w:pos="1191"/>
        <w:tab w:val="clear" w:pos="1588"/>
        <w:tab w:val="clear" w:pos="1985"/>
      </w:tabs>
      <w:overflowPunct/>
      <w:autoSpaceDE/>
      <w:autoSpaceDN/>
      <w:adjustRightInd/>
      <w:jc w:val="right"/>
      <w:textAlignment w:val="auto"/>
    </w:pPr>
    <w:rPr>
      <w:rFonts w:eastAsiaTheme="minorEastAsia"/>
      <w:szCs w:val="24"/>
      <w:lang w:eastAsia="ja-JP"/>
    </w:rPr>
  </w:style>
  <w:style w:type="paragraph" w:customStyle="1" w:styleId="TSBHeaderRight14">
    <w:name w:val="TSBHeaderRight14"/>
    <w:basedOn w:val="Normal"/>
    <w:rsid w:val="0040105E"/>
    <w:pPr>
      <w:tabs>
        <w:tab w:val="clear" w:pos="794"/>
        <w:tab w:val="clear" w:pos="1191"/>
        <w:tab w:val="clear" w:pos="1588"/>
        <w:tab w:val="clear" w:pos="1985"/>
      </w:tabs>
      <w:overflowPunct/>
      <w:autoSpaceDE/>
      <w:autoSpaceDN/>
      <w:adjustRightInd/>
      <w:jc w:val="right"/>
      <w:textAlignment w:val="auto"/>
    </w:pPr>
    <w:rPr>
      <w:rFonts w:eastAsiaTheme="minorEastAsia"/>
      <w:b/>
      <w:bCs/>
      <w:sz w:val="28"/>
      <w:szCs w:val="28"/>
      <w:lang w:eastAsia="ja-JP"/>
    </w:rPr>
  </w:style>
  <w:style w:type="paragraph" w:customStyle="1" w:styleId="TSBHeaderQuestion">
    <w:name w:val="TSBHeaderQuestion"/>
    <w:basedOn w:val="Normal"/>
    <w:rsid w:val="0040105E"/>
    <w:pPr>
      <w:tabs>
        <w:tab w:val="clear" w:pos="794"/>
        <w:tab w:val="clear" w:pos="1191"/>
        <w:tab w:val="clear" w:pos="1588"/>
        <w:tab w:val="clear" w:pos="1985"/>
      </w:tabs>
      <w:overflowPunct/>
      <w:autoSpaceDE/>
      <w:autoSpaceDN/>
      <w:adjustRightInd/>
      <w:jc w:val="left"/>
      <w:textAlignment w:val="auto"/>
    </w:pPr>
    <w:rPr>
      <w:rFonts w:eastAsiaTheme="minorEastAsia"/>
      <w:szCs w:val="24"/>
      <w:lang w:eastAsia="ja-JP"/>
    </w:rPr>
  </w:style>
  <w:style w:type="paragraph" w:customStyle="1" w:styleId="TSBHeaderSource">
    <w:name w:val="TSBHeaderSource"/>
    <w:basedOn w:val="Normal"/>
    <w:rsid w:val="0040105E"/>
    <w:pPr>
      <w:tabs>
        <w:tab w:val="clear" w:pos="794"/>
        <w:tab w:val="clear" w:pos="1191"/>
        <w:tab w:val="clear" w:pos="1588"/>
        <w:tab w:val="clear" w:pos="1985"/>
      </w:tabs>
      <w:overflowPunct/>
      <w:autoSpaceDE/>
      <w:autoSpaceDN/>
      <w:adjustRightInd/>
      <w:jc w:val="left"/>
      <w:textAlignment w:val="auto"/>
    </w:pPr>
    <w:rPr>
      <w:rFonts w:eastAsiaTheme="minorEastAsia"/>
      <w:szCs w:val="24"/>
      <w:lang w:eastAsia="ja-JP"/>
    </w:rPr>
  </w:style>
  <w:style w:type="paragraph" w:customStyle="1" w:styleId="TSBHeaderTitle">
    <w:name w:val="TSBHeaderTitle"/>
    <w:basedOn w:val="Normal"/>
    <w:rsid w:val="0040105E"/>
    <w:pPr>
      <w:tabs>
        <w:tab w:val="clear" w:pos="794"/>
        <w:tab w:val="clear" w:pos="1191"/>
        <w:tab w:val="clear" w:pos="1588"/>
        <w:tab w:val="clear" w:pos="1985"/>
      </w:tabs>
      <w:overflowPunct/>
      <w:autoSpaceDE/>
      <w:autoSpaceDN/>
      <w:adjustRightInd/>
      <w:jc w:val="left"/>
      <w:textAlignment w:val="auto"/>
    </w:pPr>
    <w:rPr>
      <w:rFonts w:eastAsiaTheme="minorEastAsia"/>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8636973">
      <w:bodyDiv w:val="1"/>
      <w:marLeft w:val="0"/>
      <w:marRight w:val="0"/>
      <w:marTop w:val="0"/>
      <w:marBottom w:val="0"/>
      <w:divBdr>
        <w:top w:val="none" w:sz="0" w:space="0" w:color="auto"/>
        <w:left w:val="none" w:sz="0" w:space="0" w:color="auto"/>
        <w:bottom w:val="none" w:sz="0" w:space="0" w:color="auto"/>
        <w:right w:val="none" w:sz="0" w:space="0" w:color="auto"/>
      </w:divBdr>
      <w:divsChild>
        <w:div w:id="1659116747">
          <w:marLeft w:val="0"/>
          <w:marRight w:val="0"/>
          <w:marTop w:val="0"/>
          <w:marBottom w:val="0"/>
          <w:divBdr>
            <w:top w:val="none" w:sz="0" w:space="0" w:color="auto"/>
            <w:left w:val="none" w:sz="0" w:space="0" w:color="auto"/>
            <w:bottom w:val="none" w:sz="0" w:space="0" w:color="auto"/>
            <w:right w:val="none" w:sz="0" w:space="0" w:color="auto"/>
          </w:divBdr>
        </w:div>
        <w:div w:id="753405548">
          <w:marLeft w:val="0"/>
          <w:marRight w:val="0"/>
          <w:marTop w:val="0"/>
          <w:marBottom w:val="0"/>
          <w:divBdr>
            <w:top w:val="none" w:sz="0" w:space="0" w:color="auto"/>
            <w:left w:val="none" w:sz="0" w:space="0" w:color="auto"/>
            <w:bottom w:val="none" w:sz="0" w:space="0" w:color="auto"/>
            <w:right w:val="none" w:sz="0" w:space="0" w:color="auto"/>
          </w:divBdr>
        </w:div>
      </w:divsChild>
    </w:div>
    <w:div w:id="1781945972">
      <w:bodyDiv w:val="1"/>
      <w:marLeft w:val="0"/>
      <w:marRight w:val="0"/>
      <w:marTop w:val="0"/>
      <w:marBottom w:val="0"/>
      <w:divBdr>
        <w:top w:val="none" w:sz="0" w:space="0" w:color="auto"/>
        <w:left w:val="none" w:sz="0" w:space="0" w:color="auto"/>
        <w:bottom w:val="none" w:sz="0" w:space="0" w:color="auto"/>
        <w:right w:val="none" w:sz="0" w:space="0" w:color="auto"/>
      </w:divBdr>
      <w:divsChild>
        <w:div w:id="818228430">
          <w:marLeft w:val="0"/>
          <w:marRight w:val="0"/>
          <w:marTop w:val="0"/>
          <w:marBottom w:val="0"/>
          <w:divBdr>
            <w:top w:val="none" w:sz="0" w:space="0" w:color="auto"/>
            <w:left w:val="none" w:sz="0" w:space="0" w:color="auto"/>
            <w:bottom w:val="none" w:sz="0" w:space="0" w:color="auto"/>
            <w:right w:val="none" w:sz="0" w:space="0" w:color="auto"/>
          </w:divBdr>
        </w:div>
        <w:div w:id="1919631911">
          <w:marLeft w:val="0"/>
          <w:marRight w:val="0"/>
          <w:marTop w:val="0"/>
          <w:marBottom w:val="0"/>
          <w:divBdr>
            <w:top w:val="none" w:sz="0" w:space="0" w:color="auto"/>
            <w:left w:val="none" w:sz="0" w:space="0" w:color="auto"/>
            <w:bottom w:val="none" w:sz="0" w:space="0" w:color="auto"/>
            <w:right w:val="none" w:sz="0" w:space="0" w:color="auto"/>
          </w:divBdr>
        </w:div>
        <w:div w:id="2119835226">
          <w:marLeft w:val="0"/>
          <w:marRight w:val="0"/>
          <w:marTop w:val="0"/>
          <w:marBottom w:val="0"/>
          <w:divBdr>
            <w:top w:val="none" w:sz="0" w:space="0" w:color="auto"/>
            <w:left w:val="none" w:sz="0" w:space="0" w:color="auto"/>
            <w:bottom w:val="none" w:sz="0" w:space="0" w:color="auto"/>
            <w:right w:val="none" w:sz="0" w:space="0" w:color="auto"/>
          </w:divBdr>
        </w:div>
      </w:divsChild>
    </w:div>
    <w:div w:id="1813594822">
      <w:bodyDiv w:val="1"/>
      <w:marLeft w:val="0"/>
      <w:marRight w:val="0"/>
      <w:marTop w:val="0"/>
      <w:marBottom w:val="0"/>
      <w:divBdr>
        <w:top w:val="none" w:sz="0" w:space="0" w:color="auto"/>
        <w:left w:val="none" w:sz="0" w:space="0" w:color="auto"/>
        <w:bottom w:val="none" w:sz="0" w:space="0" w:color="auto"/>
        <w:right w:val="none" w:sz="0" w:space="0" w:color="auto"/>
      </w:divBdr>
      <w:divsChild>
        <w:div w:id="266930963">
          <w:marLeft w:val="0"/>
          <w:marRight w:val="0"/>
          <w:marTop w:val="0"/>
          <w:marBottom w:val="0"/>
          <w:divBdr>
            <w:top w:val="none" w:sz="0" w:space="0" w:color="auto"/>
            <w:left w:val="none" w:sz="0" w:space="0" w:color="auto"/>
            <w:bottom w:val="none" w:sz="0" w:space="0" w:color="auto"/>
            <w:right w:val="none" w:sz="0" w:space="0" w:color="auto"/>
          </w:divBdr>
        </w:div>
        <w:div w:id="1912502891">
          <w:marLeft w:val="0"/>
          <w:marRight w:val="0"/>
          <w:marTop w:val="0"/>
          <w:marBottom w:val="0"/>
          <w:divBdr>
            <w:top w:val="none" w:sz="0" w:space="0" w:color="auto"/>
            <w:left w:val="none" w:sz="0" w:space="0" w:color="auto"/>
            <w:bottom w:val="none" w:sz="0" w:space="0" w:color="auto"/>
            <w:right w:val="none" w:sz="0" w:space="0" w:color="auto"/>
          </w:divBdr>
        </w:div>
        <w:div w:id="2129034938">
          <w:marLeft w:val="0"/>
          <w:marRight w:val="0"/>
          <w:marTop w:val="0"/>
          <w:marBottom w:val="0"/>
          <w:divBdr>
            <w:top w:val="none" w:sz="0" w:space="0" w:color="auto"/>
            <w:left w:val="none" w:sz="0" w:space="0" w:color="auto"/>
            <w:bottom w:val="none" w:sz="0" w:space="0" w:color="auto"/>
            <w:right w:val="none" w:sz="0" w:space="0" w:color="auto"/>
          </w:divBdr>
        </w:div>
        <w:div w:id="1123236259">
          <w:marLeft w:val="0"/>
          <w:marRight w:val="0"/>
          <w:marTop w:val="0"/>
          <w:marBottom w:val="0"/>
          <w:divBdr>
            <w:top w:val="none" w:sz="0" w:space="0" w:color="auto"/>
            <w:left w:val="none" w:sz="0" w:space="0" w:color="auto"/>
            <w:bottom w:val="none" w:sz="0" w:space="0" w:color="auto"/>
            <w:right w:val="none" w:sz="0" w:space="0" w:color="auto"/>
          </w:divBdr>
        </w:div>
        <w:div w:id="896938624">
          <w:marLeft w:val="0"/>
          <w:marRight w:val="0"/>
          <w:marTop w:val="0"/>
          <w:marBottom w:val="0"/>
          <w:divBdr>
            <w:top w:val="none" w:sz="0" w:space="0" w:color="auto"/>
            <w:left w:val="none" w:sz="0" w:space="0" w:color="auto"/>
            <w:bottom w:val="none" w:sz="0" w:space="0" w:color="auto"/>
            <w:right w:val="none" w:sz="0" w:space="0" w:color="auto"/>
          </w:divBdr>
        </w:div>
        <w:div w:id="1935749795">
          <w:marLeft w:val="0"/>
          <w:marRight w:val="0"/>
          <w:marTop w:val="0"/>
          <w:marBottom w:val="0"/>
          <w:divBdr>
            <w:top w:val="none" w:sz="0" w:space="0" w:color="auto"/>
            <w:left w:val="none" w:sz="0" w:space="0" w:color="auto"/>
            <w:bottom w:val="none" w:sz="0" w:space="0" w:color="auto"/>
            <w:right w:val="none" w:sz="0" w:space="0" w:color="auto"/>
          </w:divBdr>
        </w:div>
        <w:div w:id="664171006">
          <w:marLeft w:val="0"/>
          <w:marRight w:val="0"/>
          <w:marTop w:val="0"/>
          <w:marBottom w:val="0"/>
          <w:divBdr>
            <w:top w:val="none" w:sz="0" w:space="0" w:color="auto"/>
            <w:left w:val="none" w:sz="0" w:space="0" w:color="auto"/>
            <w:bottom w:val="none" w:sz="0" w:space="0" w:color="auto"/>
            <w:right w:val="none" w:sz="0" w:space="0" w:color="auto"/>
          </w:divBdr>
        </w:div>
        <w:div w:id="1111784464">
          <w:marLeft w:val="0"/>
          <w:marRight w:val="0"/>
          <w:marTop w:val="0"/>
          <w:marBottom w:val="0"/>
          <w:divBdr>
            <w:top w:val="none" w:sz="0" w:space="0" w:color="auto"/>
            <w:left w:val="none" w:sz="0" w:space="0" w:color="auto"/>
            <w:bottom w:val="none" w:sz="0" w:space="0" w:color="auto"/>
            <w:right w:val="none" w:sz="0" w:space="0" w:color="auto"/>
          </w:divBdr>
        </w:div>
        <w:div w:id="384185106">
          <w:marLeft w:val="0"/>
          <w:marRight w:val="0"/>
          <w:marTop w:val="0"/>
          <w:marBottom w:val="0"/>
          <w:divBdr>
            <w:top w:val="none" w:sz="0" w:space="0" w:color="auto"/>
            <w:left w:val="none" w:sz="0" w:space="0" w:color="auto"/>
            <w:bottom w:val="none" w:sz="0" w:space="0" w:color="auto"/>
            <w:right w:val="none" w:sz="0" w:space="0" w:color="auto"/>
          </w:divBdr>
        </w:div>
        <w:div w:id="1326013761">
          <w:marLeft w:val="0"/>
          <w:marRight w:val="0"/>
          <w:marTop w:val="0"/>
          <w:marBottom w:val="0"/>
          <w:divBdr>
            <w:top w:val="none" w:sz="0" w:space="0" w:color="auto"/>
            <w:left w:val="none" w:sz="0" w:space="0" w:color="auto"/>
            <w:bottom w:val="none" w:sz="0" w:space="0" w:color="auto"/>
            <w:right w:val="none" w:sz="0" w:space="0" w:color="auto"/>
          </w:divBdr>
        </w:div>
        <w:div w:id="678435669">
          <w:marLeft w:val="0"/>
          <w:marRight w:val="0"/>
          <w:marTop w:val="0"/>
          <w:marBottom w:val="0"/>
          <w:divBdr>
            <w:top w:val="none" w:sz="0" w:space="0" w:color="auto"/>
            <w:left w:val="none" w:sz="0" w:space="0" w:color="auto"/>
            <w:bottom w:val="none" w:sz="0" w:space="0" w:color="auto"/>
            <w:right w:val="none" w:sz="0" w:space="0" w:color="auto"/>
          </w:divBdr>
        </w:div>
        <w:div w:id="634258254">
          <w:marLeft w:val="0"/>
          <w:marRight w:val="0"/>
          <w:marTop w:val="0"/>
          <w:marBottom w:val="0"/>
          <w:divBdr>
            <w:top w:val="none" w:sz="0" w:space="0" w:color="auto"/>
            <w:left w:val="none" w:sz="0" w:space="0" w:color="auto"/>
            <w:bottom w:val="none" w:sz="0" w:space="0" w:color="auto"/>
            <w:right w:val="none" w:sz="0" w:space="0" w:color="auto"/>
          </w:divBdr>
        </w:div>
        <w:div w:id="14742519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4.xml"/><Relationship Id="rId26" Type="http://schemas.openxmlformats.org/officeDocument/2006/relationships/image" Target="media/image5.png"/><Relationship Id="rId39"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yperlink" Target="http://www.itu.int/ITU-T/ipr/" TargetMode="External"/><Relationship Id="rId34" Type="http://schemas.openxmlformats.org/officeDocument/2006/relationships/header" Target="header6.xml"/><Relationship Id="rId42" Type="http://schemas.openxmlformats.org/officeDocument/2006/relationships/fontTable" Target="fontTable.xml"/><Relationship Id="rId47"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4.png"/><Relationship Id="rId33" Type="http://schemas.openxmlformats.org/officeDocument/2006/relationships/hyperlink" Target="http://www.etsi.org/deliver/etsi_en/302300_302399/30230702/01.01.01_20/en_30230702v010101a.pdf" TargetMode="External"/><Relationship Id="rId38"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yperlink" Target="http://handle.itu.int/11.1002/1000/13834" TargetMode="External"/><Relationship Id="rId20" Type="http://schemas.openxmlformats.org/officeDocument/2006/relationships/footer" Target="footer2.xml"/><Relationship Id="rId29" Type="http://schemas.openxmlformats.org/officeDocument/2006/relationships/hyperlink" Target="http://www.etsi.org/deliver/etsi_en/302700_302799/302755/01.04.01_60/en_302755v010401p.pdf" TargetMode="External"/><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etsi.org/deliver/etsi_ts/102000_102099/102006/01.04.01_60/ts_102006v010401p.pdf" TargetMode="External"/><Relationship Id="rId32" Type="http://schemas.openxmlformats.org/officeDocument/2006/relationships/hyperlink" Target="http://www.etsi.org/deliver/etsi_ts/100200_100299/100289/01.02.01_60/ts_100289v010201p.pdf" TargetMode="External"/><Relationship Id="rId37" Type="http://schemas.openxmlformats.org/officeDocument/2006/relationships/footer" Target="footer4.xml"/><Relationship Id="rId40"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www.etsi.org/deliver/etsi_ts/100200_100299/100289/01.02.01_60/ts_100289v010201p.pdf" TargetMode="External"/><Relationship Id="rId28" Type="http://schemas.openxmlformats.org/officeDocument/2006/relationships/hyperlink" Target="http://www.etsi.org/deliver/etsi_en/300700_300799/300744/01.06.02_60/en_300744v010602p.pdf" TargetMode="External"/><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yperlink" Target="http://www.etsi.org/deliver/etsi_en/302300_302399/30230701/01.04.01_60/en_30230701v010401p.pdf"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image" Target="media/image6.png"/><Relationship Id="rId30" Type="http://schemas.openxmlformats.org/officeDocument/2006/relationships/hyperlink" Target="http://www.etsi.org/deliver/etsi_en/300700_300799/300744/01.06.02_60/en_300744v010602p.pdf" TargetMode="External"/><Relationship Id="rId35" Type="http://schemas.openxmlformats.org/officeDocument/2006/relationships/header" Target="header7.xml"/><Relationship Id="rId43"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handle.itu.int/11.1002/1000/11830-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chetc\AppData\Roaming\Microsoft\Templates\QPUB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89D8AEFAC1A247B7216C0DD884D876" ma:contentTypeVersion="1" ma:contentTypeDescription="Create a new document." ma:contentTypeScope="" ma:versionID="4fd4ad009aa42f07bea72a9ac54a6a46">
  <xsd:schema xmlns:xsd="http://www.w3.org/2001/XMLSchema" xmlns:xs="http://www.w3.org/2001/XMLSchema" xmlns:p="http://schemas.microsoft.com/office/2006/metadata/properties" xmlns:ns2="6048f16a-77ac-4327-be06-b0beb1ce50d8" targetNamespace="http://schemas.microsoft.com/office/2006/metadata/properties" ma:root="true" ma:fieldsID="03aa258e3c6d3b639b87b14df7afe5bb" ns2:_="">
    <xsd:import namespace="6048f16a-77ac-4327-be06-b0beb1ce50d8"/>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48f16a-77ac-4327-be06-b0beb1ce50d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9FD4A-3B02-4B95-AF1C-533ECA9AB7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48f16a-77ac-4327-be06-b0beb1ce50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4.xml><?xml version="1.0" encoding="utf-8"?>
<ds:datastoreItem xmlns:ds="http://schemas.openxmlformats.org/officeDocument/2006/customXml" ds:itemID="{1695B247-AB30-438D-B33C-3B5323F8C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QPUBE</Template>
  <TotalTime>2</TotalTime>
  <Pages>38</Pages>
  <Words>8344</Words>
  <Characters>47566</Characters>
  <Application>Microsoft Office Word</Application>
  <DocSecurity>0</DocSecurity>
  <Lines>396</Lines>
  <Paragraphs>111</Paragraphs>
  <ScaleCrop>false</ScaleCrop>
  <HeadingPairs>
    <vt:vector size="6" baseType="variant">
      <vt:variant>
        <vt:lpstr>Title</vt:lpstr>
      </vt:variant>
      <vt:variant>
        <vt:i4>1</vt:i4>
      </vt:variant>
      <vt:variant>
        <vt:lpstr>Titre</vt:lpstr>
      </vt:variant>
      <vt:variant>
        <vt:i4>1</vt:i4>
      </vt:variant>
      <vt:variant>
        <vt:lpstr>タイトル</vt:lpstr>
      </vt:variant>
      <vt:variant>
        <vt:i4>1</vt:i4>
      </vt:variant>
    </vt:vector>
  </HeadingPairs>
  <TitlesOfParts>
    <vt:vector size="3" baseType="lpstr">
      <vt:lpstr>ITU-T Rec. J.298 (03/2019) Requirements and technical specifications of a cable TV hybrid set-top box compatible with terrestrial and satellite TV transport</vt:lpstr>
      <vt:lpstr>Consent – J.xxx “Requirements and technical specifications of cable TV hybrid set-top box that has the compatibility with terrestrial and satellite TV transport</vt:lpstr>
      <vt:lpstr>Consent – J.xxx “Requirements and technical specifications of cable TV hybrid set-top box that has the compatibility with terrestrial and satellite TV transport</vt:lpstr>
    </vt:vector>
  </TitlesOfParts>
  <Manager>ITU-T</Manager>
  <Company>International Telecommunication Union (ITU)</Company>
  <LinksUpToDate>false</LinksUpToDate>
  <CharactersWithSpaces>55799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ITU-T Rec. J.298 (03/2019) Requirements and technical specifications of a cable TV hybrid set-top box compatible with terrestrial and satellite TV transport</dc:title>
  <dc:subject>SERIES J: CABLE NETWORKS AND TRANSMISSION OF TELEVISION, SOUND PROGRAMME AND OTHER MULTIMEDIA SIGNALS - Cable set-top box</dc:subject>
  <dc:creator>ITU-T</dc:creator>
  <cp:keywords>J.298,J,298</cp:keywords>
  <dc:description>Yammouni, 30/04/2019, ITU51013804</dc:description>
  <cp:lastModifiedBy>Microsoft account</cp:lastModifiedBy>
  <cp:revision>3</cp:revision>
  <cp:lastPrinted>2019-04-30T12:30:00Z</cp:lastPrinted>
  <dcterms:created xsi:type="dcterms:W3CDTF">2023-04-26T12:13:00Z</dcterms:created>
  <dcterms:modified xsi:type="dcterms:W3CDTF">2023-04-26T12:14:00Z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0x010100D089D8AEFAC1A247B7216C0DD884D876</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520;#Q6/9|4fd16b30-f35f-4396-bc2f-6fd34ea78c3e</vt:lpwstr>
  </property>
  <property fmtid="{D5CDD505-2E9C-101B-9397-08002B2CF9AE}" pid="10" name="Docnum">
    <vt:lpwstr>J.298</vt:lpwstr>
  </property>
  <property fmtid="{D5CDD505-2E9C-101B-9397-08002B2CF9AE}" pid="11" name="Docdate">
    <vt:lpwstr/>
  </property>
  <property fmtid="{D5CDD505-2E9C-101B-9397-08002B2CF9AE}" pid="12" name="Docorlang">
    <vt:lpwstr/>
  </property>
  <property fmtid="{D5CDD505-2E9C-101B-9397-08002B2CF9AE}" pid="13" name="Docbluepink">
    <vt:lpwstr>Q6/9</vt:lpwstr>
  </property>
  <property fmtid="{D5CDD505-2E9C-101B-9397-08002B2CF9AE}" pid="14" name="Docdest">
    <vt:lpwstr/>
  </property>
  <property fmtid="{D5CDD505-2E9C-101B-9397-08002B2CF9AE}" pid="15" name="Docauthor">
    <vt:lpwstr>Editor.</vt:lpwstr>
  </property>
  <property fmtid="{D5CDD505-2E9C-101B-9397-08002B2CF9AE}" pid="16" name="doctitle2">
    <vt:lpwstr>SERIES J: CABLE NETWORKS AND TRANSMISSION OF TELEVISION, SOUND PROGRAMME AND OTHER MULTIMEDIA SIGNALS Cable set-top box</vt:lpwstr>
  </property>
  <property fmtid="{D5CDD505-2E9C-101B-9397-08002B2CF9AE}" pid="17" name="doctitle">
    <vt:lpwstr>Requirements and technical specifications of cable TV hybrid set-top box that has the compatibility with terrestrial and satellite TV transport</vt:lpwstr>
  </property>
  <property fmtid="{D5CDD505-2E9C-101B-9397-08002B2CF9AE}" pid="18" name="Language">
    <vt:lpwstr>English</vt:lpwstr>
  </property>
  <property fmtid="{D5CDD505-2E9C-101B-9397-08002B2CF9AE}" pid="19" name="Typist">
    <vt:lpwstr>Yammouni</vt:lpwstr>
  </property>
  <property fmtid="{D5CDD505-2E9C-101B-9397-08002B2CF9AE}" pid="20" name="Date completed">
    <vt:lpwstr>30 April 2019</vt:lpwstr>
  </property>
</Properties>
</file>