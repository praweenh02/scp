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85" w:type="dxa"/>
        <w:tblLayout w:type="fixed"/>
        <w:tblCellMar>
          <w:left w:w="57" w:type="dxa"/>
          <w:right w:w="57" w:type="dxa"/>
        </w:tblCellMar>
        <w:tblLook w:val="0000" w:firstRow="0" w:lastRow="0" w:firstColumn="0" w:lastColumn="0" w:noHBand="0" w:noVBand="0"/>
      </w:tblPr>
      <w:tblGrid>
        <w:gridCol w:w="1276"/>
        <w:gridCol w:w="426"/>
        <w:gridCol w:w="3625"/>
        <w:gridCol w:w="4596"/>
      </w:tblGrid>
      <w:tr w:rsidR="00152256" w:rsidRPr="00152256" w14:paraId="0D138669" w14:textId="77777777" w:rsidTr="00152256">
        <w:trPr>
          <w:cantSplit/>
        </w:trPr>
        <w:tc>
          <w:tcPr>
            <w:tcW w:w="1276" w:type="dxa"/>
            <w:vMerge w:val="restart"/>
          </w:tcPr>
          <w:p w14:paraId="5E0FCCE8" w14:textId="77777777" w:rsidR="00152256" w:rsidRPr="00152256" w:rsidRDefault="00152256" w:rsidP="00152256">
            <w:pPr>
              <w:spacing w:before="120"/>
              <w:rPr>
                <w:sz w:val="20"/>
                <w:szCs w:val="20"/>
              </w:rPr>
            </w:pPr>
            <w:bookmarkStart w:id="0" w:name="dtableau"/>
            <w:bookmarkStart w:id="1" w:name="dnum" w:colFirst="2" w:colLast="2"/>
            <w:r w:rsidRPr="00152256">
              <w:rPr>
                <w:noProof/>
              </w:rPr>
              <w:drawing>
                <wp:inline distT="0" distB="0" distL="0" distR="0" wp14:anchorId="710C8F1C" wp14:editId="09DB21EE">
                  <wp:extent cx="647700" cy="70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051" w:type="dxa"/>
            <w:gridSpan w:val="2"/>
            <w:vMerge w:val="restart"/>
          </w:tcPr>
          <w:p w14:paraId="1F34BE78" w14:textId="77777777" w:rsidR="00152256" w:rsidRPr="00152256" w:rsidRDefault="00152256" w:rsidP="00152256">
            <w:pPr>
              <w:spacing w:before="120"/>
              <w:rPr>
                <w:sz w:val="16"/>
                <w:szCs w:val="16"/>
              </w:rPr>
            </w:pPr>
            <w:r w:rsidRPr="00152256">
              <w:rPr>
                <w:sz w:val="16"/>
                <w:szCs w:val="16"/>
              </w:rPr>
              <w:t>INTERNATIONAL TELECOMMUNICATION UNION</w:t>
            </w:r>
          </w:p>
          <w:p w14:paraId="457BC16F" w14:textId="77777777" w:rsidR="00152256" w:rsidRPr="00152256" w:rsidRDefault="00152256" w:rsidP="00152256">
            <w:pPr>
              <w:spacing w:before="120"/>
              <w:rPr>
                <w:b/>
                <w:bCs/>
                <w:sz w:val="26"/>
                <w:szCs w:val="26"/>
              </w:rPr>
            </w:pPr>
            <w:r w:rsidRPr="00152256">
              <w:rPr>
                <w:b/>
                <w:bCs/>
                <w:sz w:val="26"/>
                <w:szCs w:val="26"/>
              </w:rPr>
              <w:t>TELECOMMUNICATION</w:t>
            </w:r>
            <w:r w:rsidRPr="00152256">
              <w:rPr>
                <w:b/>
                <w:bCs/>
                <w:sz w:val="26"/>
                <w:szCs w:val="26"/>
              </w:rPr>
              <w:br/>
              <w:t>STANDARDIZATION SECTOR</w:t>
            </w:r>
          </w:p>
          <w:p w14:paraId="37B88FDF" w14:textId="77777777" w:rsidR="00152256" w:rsidRPr="00152256" w:rsidRDefault="00152256" w:rsidP="00152256">
            <w:pPr>
              <w:spacing w:before="120"/>
              <w:rPr>
                <w:sz w:val="20"/>
                <w:szCs w:val="20"/>
              </w:rPr>
            </w:pPr>
            <w:r w:rsidRPr="00152256">
              <w:rPr>
                <w:sz w:val="20"/>
                <w:szCs w:val="20"/>
              </w:rPr>
              <w:t xml:space="preserve">STUDY PERIOD </w:t>
            </w:r>
            <w:bookmarkStart w:id="2" w:name="dstudyperiod"/>
            <w:r w:rsidRPr="00152256">
              <w:rPr>
                <w:sz w:val="20"/>
              </w:rPr>
              <w:t>2022</w:t>
            </w:r>
            <w:r w:rsidRPr="00152256">
              <w:rPr>
                <w:sz w:val="20"/>
                <w:szCs w:val="20"/>
              </w:rPr>
              <w:t>-</w:t>
            </w:r>
            <w:r w:rsidRPr="00152256">
              <w:rPr>
                <w:sz w:val="20"/>
              </w:rPr>
              <w:t>2024</w:t>
            </w:r>
            <w:bookmarkEnd w:id="2"/>
          </w:p>
        </w:tc>
        <w:tc>
          <w:tcPr>
            <w:tcW w:w="4596" w:type="dxa"/>
            <w:vAlign w:val="center"/>
          </w:tcPr>
          <w:p w14:paraId="3E7441F7" w14:textId="6256B084" w:rsidR="00152256" w:rsidRPr="00152256" w:rsidRDefault="00152256" w:rsidP="00152256">
            <w:pPr>
              <w:pStyle w:val="Docnumber"/>
              <w:rPr>
                <w:sz w:val="32"/>
              </w:rPr>
            </w:pPr>
            <w:r>
              <w:rPr>
                <w:sz w:val="32"/>
              </w:rPr>
              <w:t>SG2–C053</w:t>
            </w:r>
          </w:p>
        </w:tc>
      </w:tr>
      <w:tr w:rsidR="00152256" w:rsidRPr="00152256" w14:paraId="06110A33" w14:textId="77777777" w:rsidTr="00152256">
        <w:trPr>
          <w:cantSplit/>
        </w:trPr>
        <w:tc>
          <w:tcPr>
            <w:tcW w:w="1276" w:type="dxa"/>
            <w:vMerge/>
          </w:tcPr>
          <w:p w14:paraId="41183047" w14:textId="77777777" w:rsidR="00152256" w:rsidRPr="00152256" w:rsidRDefault="00152256" w:rsidP="00152256">
            <w:pPr>
              <w:spacing w:before="120"/>
              <w:rPr>
                <w:smallCaps/>
                <w:sz w:val="20"/>
              </w:rPr>
            </w:pPr>
            <w:bookmarkStart w:id="3" w:name="dsg" w:colFirst="2" w:colLast="2"/>
            <w:bookmarkEnd w:id="1"/>
          </w:p>
        </w:tc>
        <w:tc>
          <w:tcPr>
            <w:tcW w:w="4051" w:type="dxa"/>
            <w:gridSpan w:val="2"/>
            <w:vMerge/>
          </w:tcPr>
          <w:p w14:paraId="5800EE3B" w14:textId="77777777" w:rsidR="00152256" w:rsidRPr="00152256" w:rsidRDefault="00152256" w:rsidP="00152256">
            <w:pPr>
              <w:spacing w:before="120"/>
              <w:rPr>
                <w:smallCaps/>
                <w:sz w:val="20"/>
              </w:rPr>
            </w:pPr>
          </w:p>
        </w:tc>
        <w:tc>
          <w:tcPr>
            <w:tcW w:w="4596" w:type="dxa"/>
          </w:tcPr>
          <w:p w14:paraId="36C0307D" w14:textId="38565063" w:rsidR="00152256" w:rsidRPr="00152256" w:rsidRDefault="00152256" w:rsidP="00152256">
            <w:pPr>
              <w:spacing w:before="120"/>
              <w:jc w:val="right"/>
              <w:rPr>
                <w:b/>
                <w:bCs/>
                <w:smallCaps/>
                <w:sz w:val="28"/>
                <w:szCs w:val="28"/>
              </w:rPr>
            </w:pPr>
            <w:r>
              <w:rPr>
                <w:b/>
                <w:bCs/>
                <w:smallCaps/>
                <w:sz w:val="28"/>
                <w:szCs w:val="28"/>
              </w:rPr>
              <w:t>STUDY GROUP 2</w:t>
            </w:r>
          </w:p>
        </w:tc>
      </w:tr>
      <w:bookmarkEnd w:id="3"/>
      <w:tr w:rsidR="00152256" w:rsidRPr="00152256" w14:paraId="6ACDDE4D" w14:textId="77777777" w:rsidTr="00152256">
        <w:trPr>
          <w:cantSplit/>
        </w:trPr>
        <w:tc>
          <w:tcPr>
            <w:tcW w:w="1276" w:type="dxa"/>
            <w:vMerge/>
            <w:tcBorders>
              <w:bottom w:val="single" w:sz="12" w:space="0" w:color="auto"/>
            </w:tcBorders>
          </w:tcPr>
          <w:p w14:paraId="56C0F163" w14:textId="77777777" w:rsidR="00152256" w:rsidRPr="00152256" w:rsidRDefault="00152256" w:rsidP="00152256">
            <w:pPr>
              <w:spacing w:before="120"/>
              <w:rPr>
                <w:b/>
                <w:bCs/>
                <w:sz w:val="26"/>
              </w:rPr>
            </w:pPr>
          </w:p>
        </w:tc>
        <w:tc>
          <w:tcPr>
            <w:tcW w:w="4051" w:type="dxa"/>
            <w:gridSpan w:val="2"/>
            <w:vMerge/>
            <w:tcBorders>
              <w:bottom w:val="single" w:sz="12" w:space="0" w:color="auto"/>
            </w:tcBorders>
          </w:tcPr>
          <w:p w14:paraId="42F938E8" w14:textId="77777777" w:rsidR="00152256" w:rsidRPr="00152256" w:rsidRDefault="00152256" w:rsidP="00152256">
            <w:pPr>
              <w:spacing w:before="120"/>
              <w:rPr>
                <w:b/>
                <w:bCs/>
                <w:sz w:val="26"/>
              </w:rPr>
            </w:pPr>
          </w:p>
        </w:tc>
        <w:tc>
          <w:tcPr>
            <w:tcW w:w="4596" w:type="dxa"/>
            <w:tcBorders>
              <w:bottom w:val="single" w:sz="12" w:space="0" w:color="auto"/>
            </w:tcBorders>
            <w:vAlign w:val="center"/>
          </w:tcPr>
          <w:p w14:paraId="6E09033B" w14:textId="77777777" w:rsidR="00152256" w:rsidRPr="00152256" w:rsidRDefault="00152256" w:rsidP="00152256">
            <w:pPr>
              <w:spacing w:before="120"/>
              <w:jc w:val="right"/>
              <w:rPr>
                <w:b/>
                <w:bCs/>
                <w:sz w:val="28"/>
                <w:szCs w:val="28"/>
              </w:rPr>
            </w:pPr>
            <w:r w:rsidRPr="00152256">
              <w:rPr>
                <w:b/>
                <w:bCs/>
                <w:sz w:val="28"/>
                <w:szCs w:val="28"/>
              </w:rPr>
              <w:t>Original: English</w:t>
            </w:r>
          </w:p>
        </w:tc>
      </w:tr>
      <w:tr w:rsidR="00152256" w:rsidRPr="00152256" w14:paraId="67F5EA4B" w14:textId="77777777" w:rsidTr="00152256">
        <w:trPr>
          <w:cantSplit/>
        </w:trPr>
        <w:tc>
          <w:tcPr>
            <w:tcW w:w="1702" w:type="dxa"/>
            <w:gridSpan w:val="2"/>
          </w:tcPr>
          <w:p w14:paraId="76D61127" w14:textId="77777777" w:rsidR="00152256" w:rsidRPr="00152256" w:rsidRDefault="00152256" w:rsidP="00152256">
            <w:pPr>
              <w:spacing w:before="120"/>
              <w:rPr>
                <w:b/>
                <w:bCs/>
              </w:rPr>
            </w:pPr>
            <w:bookmarkStart w:id="4" w:name="dbluepink" w:colFirst="1" w:colLast="1"/>
            <w:bookmarkStart w:id="5" w:name="dmeeting" w:colFirst="2" w:colLast="2"/>
            <w:r w:rsidRPr="00152256">
              <w:rPr>
                <w:b/>
                <w:bCs/>
              </w:rPr>
              <w:t>Question(s):</w:t>
            </w:r>
          </w:p>
        </w:tc>
        <w:tc>
          <w:tcPr>
            <w:tcW w:w="3625" w:type="dxa"/>
          </w:tcPr>
          <w:p w14:paraId="0D5CF5A4" w14:textId="32BEADE4" w:rsidR="00152256" w:rsidRPr="00152256" w:rsidRDefault="00152256" w:rsidP="00152256">
            <w:pPr>
              <w:spacing w:before="120"/>
            </w:pPr>
            <w:r w:rsidRPr="00152256">
              <w:t>3/2</w:t>
            </w:r>
          </w:p>
        </w:tc>
        <w:tc>
          <w:tcPr>
            <w:tcW w:w="4596" w:type="dxa"/>
          </w:tcPr>
          <w:p w14:paraId="42483A6B" w14:textId="5821D9EB" w:rsidR="00152256" w:rsidRPr="00152256" w:rsidRDefault="00152256" w:rsidP="00152256">
            <w:pPr>
              <w:spacing w:before="120"/>
              <w:jc w:val="right"/>
            </w:pPr>
            <w:r w:rsidRPr="00152256">
              <w:t>Geneva, 16-20 May 2022</w:t>
            </w:r>
          </w:p>
        </w:tc>
      </w:tr>
      <w:tr w:rsidR="00152256" w:rsidRPr="00152256" w14:paraId="4D2A8EF8" w14:textId="77777777" w:rsidTr="00152256">
        <w:trPr>
          <w:cantSplit/>
        </w:trPr>
        <w:tc>
          <w:tcPr>
            <w:tcW w:w="9923" w:type="dxa"/>
            <w:gridSpan w:val="4"/>
          </w:tcPr>
          <w:p w14:paraId="602A2DC4" w14:textId="44C0AEFE" w:rsidR="00152256" w:rsidRPr="00152256" w:rsidRDefault="00152256" w:rsidP="00152256">
            <w:pPr>
              <w:spacing w:before="120"/>
              <w:jc w:val="center"/>
              <w:rPr>
                <w:b/>
                <w:bCs/>
              </w:rPr>
            </w:pPr>
            <w:bookmarkStart w:id="6" w:name="ddoctype"/>
            <w:bookmarkEnd w:id="4"/>
            <w:bookmarkEnd w:id="5"/>
            <w:r w:rsidRPr="00152256">
              <w:rPr>
                <w:b/>
                <w:bCs/>
              </w:rPr>
              <w:t>CONTRIBUTION</w:t>
            </w:r>
          </w:p>
        </w:tc>
      </w:tr>
      <w:tr w:rsidR="00152256" w:rsidRPr="00152256" w14:paraId="75F2D580" w14:textId="77777777" w:rsidTr="00152256">
        <w:trPr>
          <w:cantSplit/>
        </w:trPr>
        <w:tc>
          <w:tcPr>
            <w:tcW w:w="1702" w:type="dxa"/>
            <w:gridSpan w:val="2"/>
          </w:tcPr>
          <w:p w14:paraId="74BBA6F8" w14:textId="77777777" w:rsidR="00152256" w:rsidRPr="00152256" w:rsidRDefault="00152256" w:rsidP="00152256">
            <w:pPr>
              <w:spacing w:before="120"/>
              <w:rPr>
                <w:b/>
                <w:bCs/>
              </w:rPr>
            </w:pPr>
            <w:bookmarkStart w:id="7" w:name="dsource" w:colFirst="1" w:colLast="1"/>
            <w:bookmarkEnd w:id="6"/>
            <w:r w:rsidRPr="00152256">
              <w:rPr>
                <w:b/>
                <w:bCs/>
              </w:rPr>
              <w:t>Source:</w:t>
            </w:r>
          </w:p>
        </w:tc>
        <w:tc>
          <w:tcPr>
            <w:tcW w:w="8221" w:type="dxa"/>
            <w:gridSpan w:val="2"/>
          </w:tcPr>
          <w:p w14:paraId="5E0160FE" w14:textId="25B20143" w:rsidR="00152256" w:rsidRPr="00152256" w:rsidRDefault="00152256" w:rsidP="00152256">
            <w:pPr>
              <w:spacing w:before="120"/>
            </w:pPr>
            <w:r w:rsidRPr="00152256">
              <w:t>Ministry of Communications, India</w:t>
            </w:r>
          </w:p>
        </w:tc>
      </w:tr>
      <w:tr w:rsidR="00152256" w:rsidRPr="00152256" w14:paraId="390E34CE" w14:textId="77777777" w:rsidTr="00152256">
        <w:trPr>
          <w:cantSplit/>
        </w:trPr>
        <w:tc>
          <w:tcPr>
            <w:tcW w:w="1702" w:type="dxa"/>
            <w:gridSpan w:val="2"/>
            <w:tcBorders>
              <w:bottom w:val="single" w:sz="4" w:space="0" w:color="auto"/>
            </w:tcBorders>
          </w:tcPr>
          <w:p w14:paraId="7FF5788C" w14:textId="77777777" w:rsidR="00152256" w:rsidRPr="00152256" w:rsidRDefault="00152256" w:rsidP="00152256">
            <w:pPr>
              <w:spacing w:before="120"/>
              <w:rPr>
                <w:b/>
                <w:bCs/>
              </w:rPr>
            </w:pPr>
            <w:bookmarkStart w:id="8" w:name="dtitle1" w:colFirst="1" w:colLast="1"/>
            <w:bookmarkEnd w:id="7"/>
            <w:r w:rsidRPr="00152256">
              <w:rPr>
                <w:b/>
                <w:bCs/>
              </w:rPr>
              <w:t>Title:</w:t>
            </w:r>
          </w:p>
        </w:tc>
        <w:tc>
          <w:tcPr>
            <w:tcW w:w="8221" w:type="dxa"/>
            <w:gridSpan w:val="2"/>
            <w:tcBorders>
              <w:bottom w:val="single" w:sz="4" w:space="0" w:color="auto"/>
            </w:tcBorders>
          </w:tcPr>
          <w:p w14:paraId="071E862E" w14:textId="21E9AC12" w:rsidR="00152256" w:rsidRPr="00152256" w:rsidRDefault="00152256" w:rsidP="00152256">
            <w:pPr>
              <w:spacing w:before="120"/>
            </w:pPr>
            <w:r>
              <w:t>Proposed r</w:t>
            </w:r>
            <w:r w:rsidRPr="00152256">
              <w:t>evised baseline text for E.370</w:t>
            </w:r>
            <w:r>
              <w:t>:</w:t>
            </w:r>
            <w:r w:rsidRPr="00152256">
              <w:t xml:space="preserve"> </w:t>
            </w:r>
            <w:r>
              <w:t>"</w:t>
            </w:r>
            <w:r w:rsidRPr="00152256">
              <w:t>Service principles when public circuit-switched international telecommunication networks interwork with IP-based networks</w:t>
            </w:r>
            <w:r>
              <w:t>"</w:t>
            </w:r>
          </w:p>
        </w:tc>
      </w:tr>
    </w:tbl>
    <w:tbl>
      <w:tblPr>
        <w:tblStyle w:val="a"/>
        <w:tblW w:w="990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697"/>
        <w:gridCol w:w="3843"/>
        <w:gridCol w:w="4365"/>
      </w:tblGrid>
      <w:tr w:rsidR="00B60ABC" w:rsidRPr="00152256" w14:paraId="102BF42B" w14:textId="77777777" w:rsidTr="00152256">
        <w:trPr>
          <w:trHeight w:val="1025"/>
          <w:jc w:val="center"/>
        </w:trPr>
        <w:tc>
          <w:tcPr>
            <w:tcW w:w="1697"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bookmarkEnd w:id="0"/>
          <w:bookmarkEnd w:id="8"/>
          <w:p w14:paraId="4E58204A" w14:textId="77777777" w:rsidR="00B60ABC" w:rsidRDefault="00551AC6">
            <w:pPr>
              <w:pStyle w:val="Normal1"/>
              <w:spacing w:before="120"/>
            </w:pPr>
            <w:r>
              <w:rPr>
                <w:b/>
                <w:color w:val="000000"/>
              </w:rPr>
              <w:t>Contact</w:t>
            </w:r>
          </w:p>
        </w:tc>
        <w:tc>
          <w:tcPr>
            <w:tcW w:w="3843"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25DBA2B2" w14:textId="77777777" w:rsidR="00B60ABC" w:rsidRDefault="00551AC6">
            <w:pPr>
              <w:pStyle w:val="Normal1"/>
              <w:spacing w:before="120"/>
            </w:pPr>
            <w:r>
              <w:rPr>
                <w:color w:val="000000"/>
              </w:rPr>
              <w:t>Tejpal Singh, Director</w:t>
            </w:r>
          </w:p>
          <w:p w14:paraId="75FD5FD3" w14:textId="77777777" w:rsidR="00B60ABC" w:rsidRDefault="00551AC6" w:rsidP="00152256">
            <w:pPr>
              <w:pStyle w:val="Normal1"/>
            </w:pPr>
            <w:r>
              <w:rPr>
                <w:color w:val="000000"/>
              </w:rPr>
              <w:t>Dept. of Telecom, Ministry of Communication, India</w:t>
            </w:r>
          </w:p>
        </w:tc>
        <w:tc>
          <w:tcPr>
            <w:tcW w:w="4365"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145227B4" w14:textId="01B0274B" w:rsidR="00B60ABC" w:rsidRPr="00152256" w:rsidRDefault="00551AC6">
            <w:pPr>
              <w:pStyle w:val="Normal1"/>
              <w:spacing w:before="120"/>
              <w:rPr>
                <w:color w:val="000000"/>
                <w:lang w:val="fr-CH"/>
              </w:rPr>
            </w:pPr>
            <w:proofErr w:type="gramStart"/>
            <w:r w:rsidRPr="00152256">
              <w:rPr>
                <w:color w:val="000000"/>
                <w:lang w:val="fr-CH"/>
              </w:rPr>
              <w:t>Tel:</w:t>
            </w:r>
            <w:proofErr w:type="gramEnd"/>
            <w:r w:rsidR="00152256">
              <w:rPr>
                <w:color w:val="000000"/>
                <w:lang w:val="fr-CH"/>
              </w:rPr>
              <w:tab/>
            </w:r>
            <w:r w:rsidRPr="00152256">
              <w:rPr>
                <w:color w:val="000000"/>
                <w:lang w:val="fr-CH"/>
              </w:rPr>
              <w:t>+91-9818885790</w:t>
            </w:r>
          </w:p>
          <w:p w14:paraId="2EC9D638" w14:textId="77777777" w:rsidR="00B60ABC" w:rsidRPr="00152256" w:rsidRDefault="00551AC6" w:rsidP="00152256">
            <w:pPr>
              <w:pStyle w:val="Normal1"/>
              <w:rPr>
                <w:lang w:val="fr-CH"/>
              </w:rPr>
            </w:pPr>
            <w:proofErr w:type="gramStart"/>
            <w:r w:rsidRPr="00152256">
              <w:rPr>
                <w:color w:val="000000"/>
                <w:lang w:val="fr-CH"/>
              </w:rPr>
              <w:t>E-mail:</w:t>
            </w:r>
            <w:proofErr w:type="gramEnd"/>
            <w:r w:rsidRPr="00152256">
              <w:rPr>
                <w:color w:val="000000"/>
                <w:lang w:val="fr-CH"/>
              </w:rPr>
              <w:t xml:space="preserve">  </w:t>
            </w:r>
            <w:hyperlink r:id="rId8">
              <w:r w:rsidRPr="00152256">
                <w:rPr>
                  <w:color w:val="0000FF"/>
                  <w:u w:val="single"/>
                  <w:lang w:val="fr-CH"/>
                </w:rPr>
                <w:t>tejpal.singh70@gov.in</w:t>
              </w:r>
            </w:hyperlink>
          </w:p>
        </w:tc>
      </w:tr>
    </w:tbl>
    <w:p w14:paraId="0142D697" w14:textId="77777777" w:rsidR="00B60ABC" w:rsidRPr="00152256" w:rsidRDefault="00B60ABC">
      <w:pPr>
        <w:pStyle w:val="Normal1"/>
        <w:widowControl w:val="0"/>
        <w:pBdr>
          <w:top w:val="nil"/>
          <w:left w:val="nil"/>
          <w:bottom w:val="nil"/>
          <w:right w:val="nil"/>
          <w:between w:val="nil"/>
        </w:pBdr>
        <w:spacing w:before="120"/>
        <w:jc w:val="center"/>
        <w:rPr>
          <w:color w:val="000000"/>
          <w:lang w:val="fr-CH"/>
        </w:rPr>
      </w:pPr>
    </w:p>
    <w:tbl>
      <w:tblPr>
        <w:tblStyle w:val="a0"/>
        <w:tblW w:w="9778" w:type="dxa"/>
        <w:jc w:val="center"/>
        <w:tblLayout w:type="fixed"/>
        <w:tblLook w:val="0400" w:firstRow="0" w:lastRow="0" w:firstColumn="0" w:lastColumn="0" w:noHBand="0" w:noVBand="1"/>
      </w:tblPr>
      <w:tblGrid>
        <w:gridCol w:w="1556"/>
        <w:gridCol w:w="8222"/>
      </w:tblGrid>
      <w:tr w:rsidR="00B60ABC" w14:paraId="7E85A6EA" w14:textId="77777777" w:rsidTr="00152256">
        <w:trPr>
          <w:trHeight w:val="857"/>
          <w:jc w:val="center"/>
        </w:trPr>
        <w:tc>
          <w:tcPr>
            <w:tcW w:w="1556" w:type="dxa"/>
            <w:shd w:val="clear" w:color="auto" w:fill="auto"/>
            <w:tcMar>
              <w:top w:w="80" w:type="dxa"/>
              <w:left w:w="80" w:type="dxa"/>
              <w:bottom w:w="80" w:type="dxa"/>
              <w:right w:w="80" w:type="dxa"/>
            </w:tcMar>
          </w:tcPr>
          <w:p w14:paraId="3938857C" w14:textId="77777777" w:rsidR="00B60ABC" w:rsidRDefault="00551AC6">
            <w:pPr>
              <w:pStyle w:val="Normal1"/>
              <w:pBdr>
                <w:top w:val="nil"/>
                <w:left w:val="nil"/>
                <w:bottom w:val="nil"/>
                <w:right w:val="nil"/>
                <w:between w:val="nil"/>
              </w:pBdr>
              <w:spacing w:before="120"/>
              <w:rPr>
                <w:color w:val="000000"/>
              </w:rPr>
            </w:pPr>
            <w:bookmarkStart w:id="9" w:name="gjdgxs" w:colFirst="0" w:colLast="0"/>
            <w:bookmarkEnd w:id="9"/>
            <w:r>
              <w:rPr>
                <w:b/>
                <w:color w:val="000000"/>
              </w:rPr>
              <w:t>Abstract:</w:t>
            </w:r>
          </w:p>
        </w:tc>
        <w:tc>
          <w:tcPr>
            <w:tcW w:w="8222" w:type="dxa"/>
            <w:shd w:val="clear" w:color="auto" w:fill="auto"/>
            <w:tcMar>
              <w:top w:w="80" w:type="dxa"/>
              <w:left w:w="80" w:type="dxa"/>
              <w:bottom w:w="80" w:type="dxa"/>
              <w:right w:w="80" w:type="dxa"/>
            </w:tcMar>
          </w:tcPr>
          <w:p w14:paraId="4865A55C" w14:textId="77777777" w:rsidR="00B60ABC" w:rsidRDefault="00551AC6">
            <w:pPr>
              <w:pStyle w:val="Normal1"/>
              <w:pBdr>
                <w:top w:val="nil"/>
                <w:left w:val="nil"/>
                <w:bottom w:val="nil"/>
                <w:right w:val="nil"/>
                <w:between w:val="nil"/>
              </w:pBdr>
              <w:spacing w:before="120"/>
              <w:rPr>
                <w:color w:val="000000"/>
              </w:rPr>
            </w:pPr>
            <w:r>
              <w:rPr>
                <w:color w:val="000000"/>
              </w:rPr>
              <w:t xml:space="preserve">This contribution proposes modifications to the baseline text SG2-TD1096 titled “Service principles when public circuit-switched international telecommunication networks interwork with IP-based networks” </w:t>
            </w:r>
          </w:p>
        </w:tc>
      </w:tr>
    </w:tbl>
    <w:p w14:paraId="68615FCF" w14:textId="77777777" w:rsidR="00B60ABC" w:rsidRDefault="00551AC6">
      <w:pPr>
        <w:pStyle w:val="Normal1"/>
        <w:keepNext/>
        <w:keepLines/>
        <w:numPr>
          <w:ilvl w:val="0"/>
          <w:numId w:val="1"/>
        </w:numPr>
        <w:pBdr>
          <w:top w:val="none" w:sz="0" w:space="0" w:color="000000"/>
          <w:left w:val="none" w:sz="0" w:space="0" w:color="000000"/>
          <w:bottom w:val="none" w:sz="0" w:space="0" w:color="000000"/>
          <w:right w:val="none" w:sz="0" w:space="0" w:color="000000"/>
          <w:between w:val="none" w:sz="0" w:space="0" w:color="000000"/>
        </w:pBdr>
        <w:spacing w:before="480" w:line="276" w:lineRule="auto"/>
        <w:ind w:left="709" w:hanging="709"/>
        <w:rPr>
          <w:b/>
        </w:rPr>
      </w:pPr>
      <w:r>
        <w:rPr>
          <w:b/>
          <w:color w:val="000000"/>
        </w:rPr>
        <w:t>Introduction</w:t>
      </w:r>
    </w:p>
    <w:p w14:paraId="7AA56B53" w14:textId="77777777" w:rsidR="00B60ABC" w:rsidRDefault="00551AC6">
      <w:pPr>
        <w:pStyle w:val="Normal1"/>
        <w:widowControl w:val="0"/>
        <w:pBdr>
          <w:top w:val="nil"/>
          <w:left w:val="nil"/>
          <w:bottom w:val="nil"/>
          <w:right w:val="nil"/>
          <w:between w:val="nil"/>
        </w:pBdr>
        <w:spacing w:before="120"/>
        <w:jc w:val="both"/>
        <w:rPr>
          <w:color w:val="000000"/>
        </w:rPr>
      </w:pPr>
      <w:r>
        <w:rPr>
          <w:color w:val="000000"/>
        </w:rPr>
        <w:t>Modifications to ITU-T E.370 “Service principles when public circuit-switched international telecommunication networks interwork with IP-based networks” was discussed in the ITU-T SG2 virtual meeting from 27 May to 5 June 2020. The revised baseline text is given in SG2-TD1096.</w:t>
      </w:r>
    </w:p>
    <w:p w14:paraId="37135B45" w14:textId="77777777" w:rsidR="00B60ABC" w:rsidRDefault="00551AC6">
      <w:pPr>
        <w:pStyle w:val="Normal1"/>
        <w:keepNext/>
        <w:keepLines/>
        <w:numPr>
          <w:ilvl w:val="0"/>
          <w:numId w:val="1"/>
        </w:numPr>
        <w:pBdr>
          <w:top w:val="none" w:sz="0" w:space="0" w:color="000000"/>
          <w:left w:val="none" w:sz="0" w:space="0" w:color="000000"/>
          <w:bottom w:val="none" w:sz="0" w:space="0" w:color="000000"/>
          <w:right w:val="none" w:sz="0" w:space="0" w:color="000000"/>
          <w:between w:val="none" w:sz="0" w:space="0" w:color="000000"/>
        </w:pBdr>
        <w:spacing w:before="480" w:line="276" w:lineRule="auto"/>
        <w:ind w:left="709" w:hanging="709"/>
        <w:rPr>
          <w:b/>
        </w:rPr>
      </w:pPr>
      <w:r>
        <w:rPr>
          <w:b/>
          <w:color w:val="000000"/>
        </w:rPr>
        <w:t>Proposal</w:t>
      </w:r>
    </w:p>
    <w:p w14:paraId="7CA13350" w14:textId="77777777" w:rsidR="00B60ABC" w:rsidRDefault="00551AC6">
      <w:pPr>
        <w:pStyle w:val="Normal1"/>
        <w:widowControl w:val="0"/>
        <w:pBdr>
          <w:top w:val="nil"/>
          <w:left w:val="nil"/>
          <w:bottom w:val="nil"/>
          <w:right w:val="nil"/>
          <w:between w:val="nil"/>
        </w:pBdr>
        <w:spacing w:before="120"/>
        <w:jc w:val="both"/>
        <w:rPr>
          <w:color w:val="000000"/>
        </w:rPr>
      </w:pPr>
      <w:r>
        <w:rPr>
          <w:color w:val="000000"/>
        </w:rPr>
        <w:t xml:space="preserve">This contribution proposes modifications/ updates to the baseline text SG2-TD1096 with reference to compliance to E.164 and National Numbering </w:t>
      </w:r>
      <w:proofErr w:type="gramStart"/>
      <w:r>
        <w:rPr>
          <w:color w:val="000000"/>
        </w:rPr>
        <w:t>Plan(</w:t>
      </w:r>
      <w:proofErr w:type="gramEnd"/>
      <w:r>
        <w:rPr>
          <w:color w:val="000000"/>
        </w:rPr>
        <w:t>NNP) while interconnecting PSTN/PLMN with IP-based networks. The updated draft work item in track change mode is annexed (</w:t>
      </w:r>
      <w:r>
        <w:rPr>
          <w:b/>
          <w:color w:val="000000"/>
        </w:rPr>
        <w:t>Annexure-I)</w:t>
      </w:r>
      <w:r>
        <w:rPr>
          <w:color w:val="000000"/>
        </w:rPr>
        <w:t xml:space="preserve"> for consideration.</w:t>
      </w:r>
    </w:p>
    <w:p w14:paraId="4F3A8EAE" w14:textId="77777777" w:rsidR="00B60ABC" w:rsidRDefault="00551AC6">
      <w:pPr>
        <w:pStyle w:val="Normal1"/>
        <w:jc w:val="both"/>
        <w:rPr>
          <w:color w:val="000000"/>
        </w:rPr>
      </w:pPr>
      <w:r>
        <w:br w:type="page"/>
      </w:r>
    </w:p>
    <w:p w14:paraId="1480848D" w14:textId="77777777" w:rsidR="00B60ABC" w:rsidRDefault="00551AC6">
      <w:pPr>
        <w:pStyle w:val="Normal1"/>
        <w:jc w:val="center"/>
        <w:rPr>
          <w:b/>
        </w:rPr>
      </w:pPr>
      <w:r>
        <w:rPr>
          <w:b/>
        </w:rPr>
        <w:lastRenderedPageBreak/>
        <w:t>Annexure-I</w:t>
      </w:r>
    </w:p>
    <w:p w14:paraId="2169D8CF" w14:textId="77777777" w:rsidR="00B60ABC" w:rsidRDefault="00B60ABC">
      <w:pPr>
        <w:pStyle w:val="Normal1"/>
        <w:pBdr>
          <w:top w:val="nil"/>
          <w:left w:val="nil"/>
          <w:bottom w:val="nil"/>
          <w:right w:val="nil"/>
          <w:between w:val="nil"/>
        </w:pBdr>
        <w:spacing w:after="160" w:line="259" w:lineRule="auto"/>
        <w:rPr>
          <w:color w:val="000000"/>
        </w:rPr>
      </w:pPr>
    </w:p>
    <w:p w14:paraId="74AF50E4"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120"/>
        <w:rPr>
          <w:b/>
          <w:color w:val="000000"/>
        </w:rPr>
      </w:pPr>
      <w:r>
        <w:rPr>
          <w:b/>
          <w:color w:val="000000"/>
        </w:rPr>
        <w:t>Draft Recommendation ITU-T E.370</w:t>
      </w:r>
    </w:p>
    <w:p w14:paraId="04BF36EA"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240"/>
        <w:jc w:val="center"/>
        <w:rPr>
          <w:b/>
          <w:color w:val="000000"/>
        </w:rPr>
      </w:pPr>
      <w:r>
        <w:rPr>
          <w:b/>
          <w:color w:val="000000"/>
        </w:rPr>
        <w:t>Service principles when public circuit-switched international telecommunication networks interwork/interconnect/terminate with IP-based networks</w:t>
      </w:r>
      <w:commentRangeStart w:id="10"/>
      <w:r>
        <w:rPr>
          <w:b/>
          <w:color w:val="000000"/>
        </w:rPr>
        <w:t>/</w:t>
      </w:r>
      <w:commentRangeEnd w:id="10"/>
      <w:r>
        <w:commentReference w:id="10"/>
      </w:r>
      <w:r>
        <w:rPr>
          <w:b/>
          <w:color w:val="000000"/>
        </w:rPr>
        <w:t>/</w:t>
      </w:r>
      <w:commentRangeStart w:id="11"/>
      <w:r>
        <w:rPr>
          <w:b/>
          <w:color w:val="000000"/>
        </w:rPr>
        <w:t>OTTs</w:t>
      </w:r>
      <w:commentRangeEnd w:id="11"/>
      <w:r>
        <w:commentReference w:id="11"/>
      </w:r>
    </w:p>
    <w:p w14:paraId="36AA5AB1"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360"/>
        <w:ind w:left="794" w:hanging="794"/>
        <w:rPr>
          <w:b/>
          <w:color w:val="000000"/>
        </w:rPr>
      </w:pPr>
      <w:r>
        <w:rPr>
          <w:b/>
          <w:color w:val="000000"/>
        </w:rPr>
        <w:t>1</w:t>
      </w:r>
      <w:r>
        <w:rPr>
          <w:b/>
          <w:color w:val="000000"/>
        </w:rPr>
        <w:tab/>
        <w:t>Introduction</w:t>
      </w:r>
    </w:p>
    <w:p w14:paraId="40660E2B" w14:textId="77777777" w:rsidR="00B60ABC" w:rsidRDefault="00551AC6">
      <w:pPr>
        <w:pStyle w:val="Normal1"/>
        <w:pBdr>
          <w:top w:val="nil"/>
          <w:left w:val="nil"/>
          <w:bottom w:val="nil"/>
          <w:right w:val="nil"/>
          <w:between w:val="nil"/>
        </w:pBdr>
        <w:spacing w:before="120"/>
        <w:jc w:val="both"/>
        <w:rPr>
          <w:color w:val="000000"/>
        </w:rPr>
      </w:pPr>
      <w:r>
        <w:rPr>
          <w:color w:val="000000"/>
        </w:rPr>
        <w:t xml:space="preserve">There is an increased availability of Internet Protocol (IP)-based networks on an international and a national basis. Users of these IP-based networks may expect to be able to be connected with users of public, circuit-switched, international telecommunications networks if such interconnection is offered as a feature. In order to ensure that the needs of both IP-based network users and circuit-switched, international telecommunication network users are met, principles of interworking between IP-based networks and the </w:t>
      </w:r>
      <w:proofErr w:type="spellStart"/>
      <w:r>
        <w:rPr>
          <w:color w:val="000000"/>
        </w:rPr>
        <w:t>circuitswitched</w:t>
      </w:r>
      <w:proofErr w:type="spellEnd"/>
      <w:r>
        <w:rPr>
          <w:color w:val="000000"/>
        </w:rPr>
        <w:t>, international telecommunication networks are presented in this Recommendation.</w:t>
      </w:r>
    </w:p>
    <w:p w14:paraId="263A679B" w14:textId="77777777" w:rsidR="00B60ABC" w:rsidRDefault="00551AC6">
      <w:pPr>
        <w:pStyle w:val="Normal1"/>
        <w:pBdr>
          <w:top w:val="nil"/>
          <w:left w:val="nil"/>
          <w:bottom w:val="nil"/>
          <w:right w:val="nil"/>
          <w:between w:val="nil"/>
        </w:pBdr>
        <w:spacing w:before="120"/>
        <w:jc w:val="both"/>
        <w:rPr>
          <w:color w:val="000000"/>
        </w:rPr>
      </w:pPr>
      <w:r>
        <w:rPr>
          <w:color w:val="000000"/>
        </w:rPr>
        <w:t xml:space="preserve">In addition, consumers use IP-based networks to access a wide variety of OTTs that do not interconnect to public, circuit-switched, international telecommunications networks.  Users do not expect to be connected with users of public, circuit-switched, international telecommunications networks when using these OTTs.  This Recommendation does not apply to OTTs that do not interwork/interconnect/terminate </w:t>
      </w:r>
      <w:proofErr w:type="spellStart"/>
      <w:r>
        <w:rPr>
          <w:color w:val="000000"/>
        </w:rPr>
        <w:t>topublic</w:t>
      </w:r>
      <w:proofErr w:type="spellEnd"/>
      <w:r>
        <w:rPr>
          <w:color w:val="000000"/>
        </w:rPr>
        <w:t>, circuit-switched, international telecommunications networks.  The Recommendation does not state that IP-based OTTs should interconnect with public, circuit-switched, international telecommunications networks or that Member States should compel them to do so.</w:t>
      </w:r>
    </w:p>
    <w:p w14:paraId="29A572F0"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360"/>
        <w:ind w:left="794" w:hanging="794"/>
        <w:rPr>
          <w:b/>
          <w:color w:val="000000"/>
        </w:rPr>
      </w:pPr>
      <w:r>
        <w:rPr>
          <w:b/>
          <w:color w:val="000000"/>
        </w:rPr>
        <w:t>2</w:t>
      </w:r>
      <w:r>
        <w:rPr>
          <w:b/>
          <w:color w:val="000000"/>
        </w:rPr>
        <w:tab/>
        <w:t>Scope</w:t>
      </w:r>
    </w:p>
    <w:p w14:paraId="4B371B8E" w14:textId="77777777" w:rsidR="00B60ABC" w:rsidRDefault="00551AC6">
      <w:pPr>
        <w:pStyle w:val="Normal1"/>
        <w:pBdr>
          <w:top w:val="nil"/>
          <w:left w:val="nil"/>
          <w:bottom w:val="nil"/>
          <w:right w:val="nil"/>
          <w:between w:val="nil"/>
        </w:pBdr>
        <w:spacing w:before="120"/>
        <w:jc w:val="both"/>
        <w:rPr>
          <w:color w:val="000000"/>
        </w:rPr>
      </w:pPr>
      <w:r>
        <w:rPr>
          <w:color w:val="000000"/>
        </w:rPr>
        <w:t>This Recommendation defines the principles applicable to IP-based networks and OTTs that interwork/interconnect/terminate with the ITU-defined, circuit-switched, international telecommunication networks (for example, the PSTN, ISDN and PLMN) for the purposes of providing international telecommunications services.</w:t>
      </w:r>
    </w:p>
    <w:p w14:paraId="1C290389"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360"/>
        <w:ind w:left="794" w:hanging="794"/>
        <w:rPr>
          <w:b/>
          <w:color w:val="000000"/>
        </w:rPr>
      </w:pPr>
      <w:r>
        <w:rPr>
          <w:b/>
          <w:color w:val="000000"/>
        </w:rPr>
        <w:t>3</w:t>
      </w:r>
      <w:r>
        <w:rPr>
          <w:b/>
          <w:color w:val="000000"/>
        </w:rPr>
        <w:tab/>
        <w:t>References</w:t>
      </w:r>
    </w:p>
    <w:p w14:paraId="6C79564A" w14:textId="77777777" w:rsidR="00B60ABC" w:rsidRDefault="00551AC6">
      <w:pPr>
        <w:pStyle w:val="Normal1"/>
        <w:pBdr>
          <w:top w:val="nil"/>
          <w:left w:val="nil"/>
          <w:bottom w:val="nil"/>
          <w:right w:val="nil"/>
          <w:between w:val="nil"/>
        </w:pBdr>
        <w:spacing w:before="120"/>
        <w:jc w:val="both"/>
        <w:rPr>
          <w:color w:val="000000"/>
        </w:rPr>
      </w:pPr>
      <w:r>
        <w:rPr>
          <w:color w:val="000000"/>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w:t>
      </w:r>
    </w:p>
    <w:p w14:paraId="05F04594" w14:textId="77777777" w:rsidR="00B60ABC" w:rsidRPr="00152256" w:rsidRDefault="00551AC6">
      <w:pPr>
        <w:pStyle w:val="Normal1"/>
        <w:pBdr>
          <w:top w:val="nil"/>
          <w:left w:val="nil"/>
          <w:bottom w:val="nil"/>
          <w:right w:val="nil"/>
          <w:between w:val="nil"/>
        </w:pBdr>
        <w:tabs>
          <w:tab w:val="left" w:pos="794"/>
          <w:tab w:val="left" w:pos="1191"/>
          <w:tab w:val="left" w:pos="1588"/>
          <w:tab w:val="left" w:pos="1985"/>
        </w:tabs>
        <w:spacing w:before="120"/>
        <w:ind w:left="794" w:hanging="794"/>
        <w:jc w:val="both"/>
        <w:rPr>
          <w:color w:val="000000"/>
          <w:lang w:val="fr-CH"/>
        </w:rPr>
      </w:pPr>
      <w:r w:rsidRPr="00152256">
        <w:rPr>
          <w:color w:val="000000"/>
          <w:lang w:val="fr-CH"/>
        </w:rPr>
        <w:t>–</w:t>
      </w:r>
      <w:r w:rsidRPr="00152256">
        <w:rPr>
          <w:color w:val="000000"/>
          <w:lang w:val="fr-CH"/>
        </w:rPr>
        <w:tab/>
        <w:t xml:space="preserve">ITU-T E.105 (1992), </w:t>
      </w:r>
      <w:r w:rsidRPr="00152256">
        <w:rPr>
          <w:i/>
          <w:color w:val="000000"/>
          <w:lang w:val="fr-CH"/>
        </w:rPr>
        <w:t xml:space="preserve">International </w:t>
      </w:r>
      <w:proofErr w:type="spellStart"/>
      <w:r w:rsidRPr="00152256">
        <w:rPr>
          <w:i/>
          <w:color w:val="000000"/>
          <w:lang w:val="fr-CH"/>
        </w:rPr>
        <w:t>telephone</w:t>
      </w:r>
      <w:proofErr w:type="spellEnd"/>
      <w:r w:rsidRPr="00152256">
        <w:rPr>
          <w:i/>
          <w:color w:val="000000"/>
          <w:lang w:val="fr-CH"/>
        </w:rPr>
        <w:t xml:space="preserve"> service</w:t>
      </w:r>
      <w:r w:rsidRPr="00152256">
        <w:rPr>
          <w:color w:val="000000"/>
          <w:lang w:val="fr-CH"/>
        </w:rPr>
        <w:t>.</w:t>
      </w:r>
    </w:p>
    <w:p w14:paraId="6DA9F96F"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120"/>
        <w:ind w:left="794" w:hanging="794"/>
        <w:jc w:val="both"/>
        <w:rPr>
          <w:color w:val="000000"/>
        </w:rPr>
      </w:pPr>
      <w:r>
        <w:rPr>
          <w:color w:val="000000"/>
        </w:rPr>
        <w:t>–</w:t>
      </w:r>
      <w:r>
        <w:rPr>
          <w:color w:val="000000"/>
        </w:rPr>
        <w:tab/>
        <w:t xml:space="preserve">ITU-T E.106 (2000), </w:t>
      </w:r>
      <w:r>
        <w:rPr>
          <w:i/>
          <w:color w:val="000000"/>
        </w:rPr>
        <w:t xml:space="preserve">Description of </w:t>
      </w:r>
      <w:proofErr w:type="spellStart"/>
      <w:r>
        <w:rPr>
          <w:i/>
          <w:color w:val="000000"/>
        </w:rPr>
        <w:t>aninternational</w:t>
      </w:r>
      <w:proofErr w:type="spellEnd"/>
      <w:r>
        <w:rPr>
          <w:i/>
          <w:color w:val="000000"/>
        </w:rPr>
        <w:t xml:space="preserve"> emergency preference scheme (IEPS)</w:t>
      </w:r>
      <w:r>
        <w:rPr>
          <w:color w:val="000000"/>
        </w:rPr>
        <w:t>.</w:t>
      </w:r>
    </w:p>
    <w:p w14:paraId="2CD2F9C8"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120"/>
        <w:ind w:left="794" w:hanging="794"/>
        <w:jc w:val="both"/>
        <w:rPr>
          <w:color w:val="000000"/>
        </w:rPr>
      </w:pPr>
      <w:r>
        <w:rPr>
          <w:color w:val="000000"/>
        </w:rPr>
        <w:t>–</w:t>
      </w:r>
      <w:r>
        <w:rPr>
          <w:color w:val="000000"/>
        </w:rPr>
        <w:tab/>
        <w:t xml:space="preserve">ITU-T E.164 (1997), </w:t>
      </w:r>
      <w:r>
        <w:rPr>
          <w:i/>
          <w:color w:val="000000"/>
        </w:rPr>
        <w:t>The international public telecommunication numbering plan</w:t>
      </w:r>
      <w:r>
        <w:rPr>
          <w:color w:val="000000"/>
        </w:rPr>
        <w:t>.</w:t>
      </w:r>
    </w:p>
    <w:p w14:paraId="34C53B35"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120"/>
        <w:ind w:left="794" w:hanging="794"/>
        <w:jc w:val="both"/>
        <w:rPr>
          <w:color w:val="000000"/>
        </w:rPr>
      </w:pPr>
      <w:r>
        <w:rPr>
          <w:color w:val="000000"/>
        </w:rPr>
        <w:t>–</w:t>
      </w:r>
      <w:r>
        <w:rPr>
          <w:color w:val="000000"/>
        </w:rPr>
        <w:tab/>
        <w:t xml:space="preserve">ITU-T H.323 (2000), </w:t>
      </w:r>
      <w:r>
        <w:rPr>
          <w:i/>
          <w:color w:val="000000"/>
        </w:rPr>
        <w:t>Packet-based multimedia communications systems</w:t>
      </w:r>
      <w:r>
        <w:rPr>
          <w:color w:val="000000"/>
        </w:rPr>
        <w:t>.</w:t>
      </w:r>
    </w:p>
    <w:p w14:paraId="0D7D3A05"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120"/>
        <w:ind w:left="794" w:hanging="794"/>
        <w:jc w:val="both"/>
        <w:rPr>
          <w:color w:val="000000"/>
        </w:rPr>
      </w:pPr>
      <w:r>
        <w:rPr>
          <w:color w:val="000000"/>
        </w:rPr>
        <w:t>- PP 18</w:t>
      </w:r>
    </w:p>
    <w:p w14:paraId="18279C86"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 w:val="center" w:pos="4819"/>
        </w:tabs>
        <w:spacing w:before="360"/>
        <w:ind w:left="794" w:hanging="794"/>
        <w:rPr>
          <w:b/>
          <w:color w:val="000000"/>
        </w:rPr>
      </w:pPr>
      <w:r>
        <w:rPr>
          <w:b/>
          <w:color w:val="000000"/>
        </w:rPr>
        <w:lastRenderedPageBreak/>
        <w:t>4</w:t>
      </w:r>
      <w:r>
        <w:rPr>
          <w:b/>
          <w:color w:val="000000"/>
        </w:rPr>
        <w:tab/>
        <w:t>Definitions</w:t>
      </w:r>
      <w:r>
        <w:rPr>
          <w:b/>
          <w:color w:val="000000"/>
        </w:rPr>
        <w:tab/>
      </w:r>
      <w:r>
        <w:rPr>
          <w:b/>
          <w:color w:val="000000"/>
        </w:rPr>
        <w:tab/>
      </w:r>
    </w:p>
    <w:p w14:paraId="42AC77D4" w14:textId="77777777" w:rsidR="00B60ABC" w:rsidRDefault="00551AC6">
      <w:pPr>
        <w:pStyle w:val="Normal1"/>
        <w:pBdr>
          <w:top w:val="nil"/>
          <w:left w:val="nil"/>
          <w:bottom w:val="nil"/>
          <w:right w:val="nil"/>
          <w:between w:val="nil"/>
        </w:pBdr>
        <w:spacing w:before="120"/>
        <w:rPr>
          <w:color w:val="000000"/>
        </w:rPr>
      </w:pPr>
      <w:r>
        <w:rPr>
          <w:color w:val="000000"/>
        </w:rPr>
        <w:t>This Recommendation defines the following term:</w:t>
      </w:r>
      <w:r>
        <w:rPr>
          <w:color w:val="000000"/>
        </w:rPr>
        <w:br/>
      </w:r>
      <w:commentRangeStart w:id="12"/>
    </w:p>
    <w:p w14:paraId="6D7DCDDD" w14:textId="77777777" w:rsidR="00B60ABC" w:rsidRDefault="00551AC6">
      <w:pPr>
        <w:pStyle w:val="Normal1"/>
        <w:pBdr>
          <w:top w:val="nil"/>
          <w:left w:val="nil"/>
          <w:bottom w:val="nil"/>
          <w:right w:val="nil"/>
          <w:between w:val="nil"/>
        </w:pBdr>
        <w:spacing w:before="120"/>
        <w:rPr>
          <w:color w:val="FF0000"/>
        </w:rPr>
      </w:pPr>
      <w:r>
        <w:rPr>
          <w:b/>
          <w:color w:val="000000"/>
        </w:rPr>
        <w:t>IP-based network</w:t>
      </w:r>
      <w:r>
        <w:rPr>
          <w:color w:val="000000"/>
        </w:rPr>
        <w:t xml:space="preserve">: </w:t>
      </w:r>
      <w:r>
        <w:rPr>
          <w:color w:val="000000"/>
          <w:highlight w:val="yellow"/>
        </w:rPr>
        <w:t>a network in which the Internet Protocol is used as the ISO layer 3 protocol (OSI Reference Model).</w:t>
      </w:r>
      <w:commentRangeEnd w:id="12"/>
      <w:r>
        <w:commentReference w:id="12"/>
      </w:r>
    </w:p>
    <w:p w14:paraId="0E4F8CED" w14:textId="77777777" w:rsidR="00B60ABC" w:rsidRDefault="00B60ABC">
      <w:pPr>
        <w:pStyle w:val="Normal1"/>
        <w:pBdr>
          <w:top w:val="nil"/>
          <w:left w:val="nil"/>
          <w:bottom w:val="nil"/>
          <w:right w:val="nil"/>
          <w:between w:val="nil"/>
        </w:pBdr>
        <w:spacing w:before="120"/>
        <w:rPr>
          <w:color w:val="FF0000"/>
        </w:rPr>
      </w:pPr>
    </w:p>
    <w:p w14:paraId="1CDE1A78" w14:textId="77777777" w:rsidR="00B60ABC" w:rsidRDefault="00551AC6">
      <w:pPr>
        <w:pStyle w:val="Normal1"/>
        <w:pBdr>
          <w:top w:val="nil"/>
          <w:left w:val="nil"/>
          <w:bottom w:val="nil"/>
          <w:right w:val="nil"/>
          <w:between w:val="nil"/>
        </w:pBdr>
        <w:spacing w:before="120"/>
        <w:rPr>
          <w:b/>
          <w:color w:val="000000"/>
        </w:rPr>
      </w:pPr>
      <w:r>
        <w:rPr>
          <w:b/>
          <w:color w:val="000000"/>
        </w:rPr>
        <w:t>5</w:t>
      </w:r>
      <w:r>
        <w:rPr>
          <w:b/>
          <w:color w:val="000000"/>
        </w:rPr>
        <w:tab/>
        <w:t>Abbreviations</w:t>
      </w:r>
    </w:p>
    <w:p w14:paraId="0FAA342E" w14:textId="77777777" w:rsidR="00B60ABC" w:rsidRDefault="00551AC6">
      <w:pPr>
        <w:pStyle w:val="Normal1"/>
        <w:keepNext/>
        <w:keepLines/>
        <w:pBdr>
          <w:top w:val="nil"/>
          <w:left w:val="nil"/>
          <w:bottom w:val="nil"/>
          <w:right w:val="nil"/>
          <w:between w:val="nil"/>
        </w:pBdr>
        <w:spacing w:before="120"/>
        <w:rPr>
          <w:color w:val="000000"/>
        </w:rPr>
      </w:pPr>
      <w:r>
        <w:rPr>
          <w:color w:val="000000"/>
        </w:rPr>
        <w:t>This Recommendation uses the following abbreviations:</w:t>
      </w:r>
    </w:p>
    <w:p w14:paraId="0FA0803C" w14:textId="77777777" w:rsidR="00B60ABC" w:rsidRDefault="00551AC6">
      <w:pPr>
        <w:pStyle w:val="Normal1"/>
        <w:keepNext/>
        <w:keepLines/>
        <w:pBdr>
          <w:top w:val="nil"/>
          <w:left w:val="nil"/>
          <w:bottom w:val="nil"/>
          <w:right w:val="nil"/>
          <w:between w:val="nil"/>
        </w:pBdr>
        <w:spacing w:before="120"/>
        <w:rPr>
          <w:color w:val="000000"/>
        </w:rPr>
      </w:pPr>
      <w:r>
        <w:rPr>
          <w:color w:val="000000"/>
          <w:highlight w:val="yellow"/>
        </w:rPr>
        <w:t>OTT                Over the Top</w:t>
      </w:r>
    </w:p>
    <w:p w14:paraId="1B644821" w14:textId="77777777" w:rsidR="00B60ABC" w:rsidRDefault="00551AC6">
      <w:pPr>
        <w:pStyle w:val="Normal1"/>
        <w:keepNext/>
        <w:keepLines/>
        <w:pBdr>
          <w:top w:val="nil"/>
          <w:left w:val="nil"/>
          <w:bottom w:val="nil"/>
          <w:right w:val="nil"/>
          <w:between w:val="nil"/>
        </w:pBdr>
        <w:spacing w:before="120"/>
        <w:rPr>
          <w:color w:val="000000"/>
        </w:rPr>
      </w:pPr>
      <w:r>
        <w:rPr>
          <w:color w:val="000000"/>
        </w:rPr>
        <w:t>DTMF</w:t>
      </w:r>
      <w:r>
        <w:rPr>
          <w:color w:val="000000"/>
        </w:rPr>
        <w:tab/>
      </w:r>
      <w:r>
        <w:rPr>
          <w:color w:val="000000"/>
        </w:rPr>
        <w:tab/>
        <w:t>Dual Tone Multi-Frequency</w:t>
      </w:r>
    </w:p>
    <w:p w14:paraId="712FD4A8" w14:textId="77777777" w:rsidR="00B60ABC" w:rsidRDefault="00551AC6">
      <w:pPr>
        <w:pStyle w:val="Normal1"/>
        <w:keepNext/>
        <w:keepLines/>
        <w:pBdr>
          <w:top w:val="nil"/>
          <w:left w:val="nil"/>
          <w:bottom w:val="nil"/>
          <w:right w:val="nil"/>
          <w:between w:val="nil"/>
        </w:pBdr>
        <w:spacing w:before="120"/>
        <w:rPr>
          <w:color w:val="000000"/>
        </w:rPr>
      </w:pPr>
      <w:r>
        <w:rPr>
          <w:color w:val="000000"/>
        </w:rPr>
        <w:t>IP</w:t>
      </w:r>
      <w:r>
        <w:rPr>
          <w:color w:val="000000"/>
        </w:rPr>
        <w:tab/>
      </w:r>
      <w:r>
        <w:rPr>
          <w:color w:val="000000"/>
        </w:rPr>
        <w:tab/>
        <w:t>Internet Protocol</w:t>
      </w:r>
    </w:p>
    <w:p w14:paraId="52FE137C" w14:textId="77777777" w:rsidR="00B60ABC" w:rsidRDefault="00551AC6">
      <w:pPr>
        <w:pStyle w:val="Normal1"/>
        <w:keepNext/>
        <w:keepLines/>
        <w:pBdr>
          <w:top w:val="nil"/>
          <w:left w:val="nil"/>
          <w:bottom w:val="nil"/>
          <w:right w:val="nil"/>
          <w:between w:val="nil"/>
        </w:pBdr>
        <w:spacing w:before="120"/>
        <w:rPr>
          <w:color w:val="000000"/>
        </w:rPr>
      </w:pPr>
      <w:r>
        <w:rPr>
          <w:color w:val="000000"/>
        </w:rPr>
        <w:t>ISDN</w:t>
      </w:r>
      <w:r>
        <w:rPr>
          <w:color w:val="000000"/>
        </w:rPr>
        <w:tab/>
      </w:r>
      <w:r>
        <w:rPr>
          <w:color w:val="000000"/>
        </w:rPr>
        <w:tab/>
        <w:t>Integrated Services Digital Network</w:t>
      </w:r>
    </w:p>
    <w:p w14:paraId="783E6FF5" w14:textId="77777777" w:rsidR="00B60ABC" w:rsidRDefault="00551AC6">
      <w:pPr>
        <w:pStyle w:val="Normal1"/>
        <w:keepNext/>
        <w:keepLines/>
        <w:pBdr>
          <w:top w:val="nil"/>
          <w:left w:val="nil"/>
          <w:bottom w:val="nil"/>
          <w:right w:val="nil"/>
          <w:between w:val="nil"/>
        </w:pBdr>
        <w:spacing w:before="120"/>
        <w:rPr>
          <w:color w:val="000000"/>
        </w:rPr>
      </w:pPr>
      <w:r>
        <w:rPr>
          <w:color w:val="000000"/>
        </w:rPr>
        <w:t>ISO</w:t>
      </w:r>
      <w:r>
        <w:rPr>
          <w:color w:val="000000"/>
        </w:rPr>
        <w:tab/>
      </w:r>
      <w:r>
        <w:rPr>
          <w:color w:val="000000"/>
        </w:rPr>
        <w:tab/>
        <w:t>International Organization for Standardization</w:t>
      </w:r>
    </w:p>
    <w:p w14:paraId="0E5A0A22" w14:textId="77777777" w:rsidR="00B60ABC" w:rsidRDefault="00551AC6">
      <w:pPr>
        <w:pStyle w:val="Normal1"/>
        <w:pBdr>
          <w:top w:val="nil"/>
          <w:left w:val="nil"/>
          <w:bottom w:val="nil"/>
          <w:right w:val="nil"/>
          <w:between w:val="nil"/>
        </w:pBdr>
        <w:spacing w:before="120"/>
        <w:rPr>
          <w:color w:val="000000"/>
        </w:rPr>
      </w:pPr>
      <w:r>
        <w:rPr>
          <w:color w:val="000000"/>
        </w:rPr>
        <w:t>ITU</w:t>
      </w:r>
      <w:r>
        <w:rPr>
          <w:color w:val="000000"/>
        </w:rPr>
        <w:tab/>
      </w:r>
      <w:r>
        <w:rPr>
          <w:color w:val="000000"/>
        </w:rPr>
        <w:tab/>
        <w:t>International Telecommunication Union</w:t>
      </w:r>
    </w:p>
    <w:p w14:paraId="2F438535" w14:textId="77777777" w:rsidR="00B60ABC" w:rsidRDefault="00551AC6">
      <w:pPr>
        <w:pStyle w:val="Normal1"/>
        <w:pBdr>
          <w:top w:val="nil"/>
          <w:left w:val="nil"/>
          <w:bottom w:val="nil"/>
          <w:right w:val="nil"/>
          <w:between w:val="nil"/>
        </w:pBdr>
        <w:spacing w:before="120"/>
        <w:rPr>
          <w:color w:val="000000"/>
        </w:rPr>
      </w:pPr>
      <w:r>
        <w:rPr>
          <w:color w:val="000000"/>
        </w:rPr>
        <w:t>ITU-T</w:t>
      </w:r>
      <w:r>
        <w:rPr>
          <w:color w:val="000000"/>
        </w:rPr>
        <w:tab/>
      </w:r>
      <w:r>
        <w:rPr>
          <w:color w:val="000000"/>
        </w:rPr>
        <w:tab/>
        <w:t>International Telecommunication Union – Telecommunication Standardization Sector</w:t>
      </w:r>
    </w:p>
    <w:p w14:paraId="4C5A0756" w14:textId="77777777" w:rsidR="00B60ABC" w:rsidRDefault="00551AC6">
      <w:pPr>
        <w:pStyle w:val="Normal1"/>
        <w:pBdr>
          <w:top w:val="nil"/>
          <w:left w:val="nil"/>
          <w:bottom w:val="nil"/>
          <w:right w:val="nil"/>
          <w:between w:val="nil"/>
        </w:pBdr>
        <w:spacing w:before="120"/>
        <w:rPr>
          <w:color w:val="000000"/>
        </w:rPr>
      </w:pPr>
      <w:r>
        <w:rPr>
          <w:color w:val="000000"/>
        </w:rPr>
        <w:t>IWF</w:t>
      </w:r>
      <w:r>
        <w:rPr>
          <w:color w:val="000000"/>
        </w:rPr>
        <w:tab/>
      </w:r>
      <w:r>
        <w:rPr>
          <w:color w:val="000000"/>
        </w:rPr>
        <w:tab/>
        <w:t>Interworking Facility</w:t>
      </w:r>
    </w:p>
    <w:p w14:paraId="34D85A37" w14:textId="77777777" w:rsidR="00B60ABC" w:rsidRDefault="00551AC6">
      <w:pPr>
        <w:pStyle w:val="Normal1"/>
        <w:pBdr>
          <w:top w:val="nil"/>
          <w:left w:val="nil"/>
          <w:bottom w:val="nil"/>
          <w:right w:val="nil"/>
          <w:between w:val="nil"/>
        </w:pBdr>
        <w:spacing w:before="120"/>
        <w:rPr>
          <w:color w:val="000000"/>
        </w:rPr>
      </w:pPr>
      <w:r>
        <w:rPr>
          <w:color w:val="000000"/>
        </w:rPr>
        <w:t>OSI</w:t>
      </w:r>
      <w:r>
        <w:rPr>
          <w:color w:val="000000"/>
        </w:rPr>
        <w:tab/>
      </w:r>
      <w:r>
        <w:rPr>
          <w:color w:val="000000"/>
        </w:rPr>
        <w:tab/>
        <w:t>Open Systems Interconnection</w:t>
      </w:r>
    </w:p>
    <w:p w14:paraId="6B09C000" w14:textId="77777777" w:rsidR="00B60ABC" w:rsidRDefault="00551AC6">
      <w:pPr>
        <w:pStyle w:val="Normal1"/>
        <w:pBdr>
          <w:top w:val="nil"/>
          <w:left w:val="nil"/>
          <w:bottom w:val="nil"/>
          <w:right w:val="nil"/>
          <w:between w:val="nil"/>
        </w:pBdr>
        <w:spacing w:before="120"/>
        <w:rPr>
          <w:color w:val="000000"/>
        </w:rPr>
      </w:pPr>
      <w:r>
        <w:rPr>
          <w:color w:val="000000"/>
        </w:rPr>
        <w:t>PLMN</w:t>
      </w:r>
      <w:r>
        <w:rPr>
          <w:color w:val="000000"/>
        </w:rPr>
        <w:tab/>
      </w:r>
      <w:r>
        <w:rPr>
          <w:color w:val="000000"/>
        </w:rPr>
        <w:tab/>
        <w:t>Public Land Mobile Network</w:t>
      </w:r>
    </w:p>
    <w:p w14:paraId="7017BFE6" w14:textId="77777777" w:rsidR="00B60ABC" w:rsidRDefault="00551AC6">
      <w:pPr>
        <w:pStyle w:val="Normal1"/>
        <w:pBdr>
          <w:top w:val="nil"/>
          <w:left w:val="nil"/>
          <w:bottom w:val="nil"/>
          <w:right w:val="nil"/>
          <w:between w:val="nil"/>
        </w:pBdr>
        <w:spacing w:before="120"/>
        <w:rPr>
          <w:color w:val="000000"/>
        </w:rPr>
      </w:pPr>
      <w:r>
        <w:rPr>
          <w:color w:val="000000"/>
        </w:rPr>
        <w:t>PSTN</w:t>
      </w:r>
      <w:r>
        <w:rPr>
          <w:color w:val="000000"/>
        </w:rPr>
        <w:tab/>
      </w:r>
      <w:r>
        <w:rPr>
          <w:color w:val="000000"/>
        </w:rPr>
        <w:tab/>
        <w:t>Public Switched Telephone Network</w:t>
      </w:r>
    </w:p>
    <w:p w14:paraId="5A29DD27" w14:textId="77777777" w:rsidR="00B60ABC" w:rsidRDefault="00551AC6">
      <w:pPr>
        <w:pStyle w:val="Normal1"/>
        <w:pBdr>
          <w:top w:val="nil"/>
          <w:left w:val="nil"/>
          <w:bottom w:val="nil"/>
          <w:right w:val="nil"/>
          <w:between w:val="nil"/>
        </w:pBdr>
        <w:spacing w:before="120"/>
        <w:rPr>
          <w:color w:val="000000"/>
        </w:rPr>
      </w:pPr>
      <w:r>
        <w:rPr>
          <w:color w:val="000000"/>
        </w:rPr>
        <w:t>ROA</w:t>
      </w:r>
      <w:r>
        <w:rPr>
          <w:color w:val="000000"/>
        </w:rPr>
        <w:tab/>
      </w:r>
      <w:r>
        <w:rPr>
          <w:color w:val="000000"/>
        </w:rPr>
        <w:tab/>
        <w:t>Recognized Operating Agency</w:t>
      </w:r>
    </w:p>
    <w:p w14:paraId="13161217" w14:textId="77777777" w:rsidR="00B60ABC" w:rsidRDefault="00551AC6">
      <w:pPr>
        <w:pStyle w:val="Normal1"/>
        <w:pBdr>
          <w:top w:val="nil"/>
          <w:left w:val="nil"/>
          <w:bottom w:val="nil"/>
          <w:right w:val="nil"/>
          <w:between w:val="nil"/>
        </w:pBdr>
        <w:spacing w:before="120"/>
        <w:rPr>
          <w:color w:val="000000"/>
        </w:rPr>
      </w:pPr>
      <w:r>
        <w:rPr>
          <w:color w:val="000000"/>
        </w:rPr>
        <w:t>SIP</w:t>
      </w:r>
      <w:r>
        <w:rPr>
          <w:color w:val="000000"/>
        </w:rPr>
        <w:tab/>
      </w:r>
      <w:r>
        <w:rPr>
          <w:color w:val="000000"/>
        </w:rPr>
        <w:tab/>
        <w:t>Session Initiation Protocol</w:t>
      </w:r>
    </w:p>
    <w:p w14:paraId="50C0A591" w14:textId="77777777" w:rsidR="00B60ABC" w:rsidRDefault="00551AC6">
      <w:pPr>
        <w:pStyle w:val="Normal1"/>
        <w:pBdr>
          <w:top w:val="nil"/>
          <w:left w:val="nil"/>
          <w:bottom w:val="nil"/>
          <w:right w:val="nil"/>
          <w:between w:val="nil"/>
        </w:pBdr>
        <w:spacing w:before="120"/>
        <w:rPr>
          <w:color w:val="000000"/>
        </w:rPr>
      </w:pPr>
      <w:r>
        <w:rPr>
          <w:color w:val="000000"/>
        </w:rPr>
        <w:t xml:space="preserve">CLI              Caller line identification </w:t>
      </w:r>
    </w:p>
    <w:p w14:paraId="099C81C6" w14:textId="77777777" w:rsidR="00B60ABC" w:rsidRDefault="00551AC6">
      <w:pPr>
        <w:pStyle w:val="Normal1"/>
        <w:pBdr>
          <w:top w:val="nil"/>
          <w:left w:val="nil"/>
          <w:bottom w:val="nil"/>
          <w:right w:val="nil"/>
          <w:between w:val="nil"/>
        </w:pBdr>
        <w:spacing w:before="120"/>
        <w:rPr>
          <w:color w:val="000000"/>
        </w:rPr>
      </w:pPr>
      <w:r>
        <w:rPr>
          <w:color w:val="000000"/>
        </w:rPr>
        <w:t xml:space="preserve">QoS                Quality of services </w:t>
      </w:r>
    </w:p>
    <w:p w14:paraId="542B3117" w14:textId="77777777" w:rsidR="00B60ABC" w:rsidRDefault="00551AC6">
      <w:pPr>
        <w:pStyle w:val="Normal1"/>
        <w:pBdr>
          <w:top w:val="nil"/>
          <w:left w:val="nil"/>
          <w:bottom w:val="nil"/>
          <w:right w:val="nil"/>
          <w:between w:val="nil"/>
        </w:pBdr>
        <w:spacing w:before="120"/>
        <w:rPr>
          <w:color w:val="000000"/>
        </w:rPr>
      </w:pPr>
      <w:proofErr w:type="spellStart"/>
      <w:r>
        <w:rPr>
          <w:color w:val="000000"/>
        </w:rPr>
        <w:t>QoE</w:t>
      </w:r>
      <w:proofErr w:type="spellEnd"/>
      <w:r>
        <w:rPr>
          <w:color w:val="000000"/>
        </w:rPr>
        <w:t xml:space="preserve">                Quality of experience </w:t>
      </w:r>
    </w:p>
    <w:p w14:paraId="180726FC" w14:textId="77777777" w:rsidR="00B60ABC" w:rsidRDefault="00551AC6">
      <w:pPr>
        <w:pStyle w:val="Normal1"/>
        <w:pBdr>
          <w:top w:val="nil"/>
          <w:left w:val="nil"/>
          <w:bottom w:val="nil"/>
          <w:right w:val="nil"/>
          <w:between w:val="nil"/>
        </w:pBdr>
        <w:spacing w:before="120"/>
        <w:rPr>
          <w:color w:val="000000"/>
        </w:rPr>
      </w:pPr>
      <w:r>
        <w:rPr>
          <w:color w:val="000000"/>
        </w:rPr>
        <w:t>OI                    origin identification</w:t>
      </w:r>
    </w:p>
    <w:p w14:paraId="656F4D0A"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360"/>
        <w:ind w:left="794" w:hanging="794"/>
        <w:rPr>
          <w:b/>
          <w:color w:val="000000"/>
        </w:rPr>
      </w:pPr>
      <w:r>
        <w:rPr>
          <w:b/>
          <w:color w:val="000000"/>
        </w:rPr>
        <w:t>6</w:t>
      </w:r>
      <w:r>
        <w:rPr>
          <w:b/>
          <w:color w:val="000000"/>
        </w:rPr>
        <w:tab/>
        <w:t>General principles of interconnection</w:t>
      </w:r>
    </w:p>
    <w:p w14:paraId="79EB5B03" w14:textId="77777777" w:rsidR="00B60ABC" w:rsidRDefault="00551AC6">
      <w:pPr>
        <w:pStyle w:val="Normal1"/>
        <w:pBdr>
          <w:top w:val="nil"/>
          <w:left w:val="nil"/>
          <w:bottom w:val="nil"/>
          <w:right w:val="nil"/>
          <w:between w:val="nil"/>
        </w:pBdr>
        <w:spacing w:before="120"/>
        <w:jc w:val="both"/>
        <w:rPr>
          <w:color w:val="000000"/>
        </w:rPr>
      </w:pPr>
      <w:r>
        <w:rPr>
          <w:b/>
          <w:color w:val="000000"/>
        </w:rPr>
        <w:t>6.1</w:t>
      </w:r>
      <w:r>
        <w:rPr>
          <w:color w:val="000000"/>
        </w:rPr>
        <w:tab/>
        <w:t xml:space="preserve">In general, the interconnection of an IP-based network to an existing international telecommunication network should not impose any requirement for additional functionality in the international telecommunication network, nor any restriction in the normal operation of the international telecommunication network. Any added functionality should be provided in the </w:t>
      </w:r>
      <w:proofErr w:type="spellStart"/>
      <w:r>
        <w:rPr>
          <w:color w:val="000000"/>
        </w:rPr>
        <w:t>IPbased</w:t>
      </w:r>
      <w:proofErr w:type="spellEnd"/>
      <w:r>
        <w:rPr>
          <w:color w:val="000000"/>
        </w:rPr>
        <w:t xml:space="preserve"> network, unless otherwise agreed between the operators of the IP-based and international telecommunication networks. The international telecommunication network should not have to be specially engineered to compensate for possible performance variation of services supported by the IP-based network interconnected to it in order to match the performance of similar services fully supported by the international telecommunication network.</w:t>
      </w:r>
    </w:p>
    <w:p w14:paraId="550F6EE2" w14:textId="77777777" w:rsidR="00B60ABC" w:rsidRDefault="00551AC6">
      <w:pPr>
        <w:pStyle w:val="Normal1"/>
        <w:pBdr>
          <w:top w:val="nil"/>
          <w:left w:val="nil"/>
          <w:bottom w:val="nil"/>
          <w:right w:val="nil"/>
          <w:between w:val="nil"/>
        </w:pBdr>
        <w:spacing w:before="120"/>
        <w:rPr>
          <w:color w:val="000000"/>
        </w:rPr>
      </w:pPr>
      <w:r>
        <w:rPr>
          <w:b/>
          <w:color w:val="000000"/>
        </w:rPr>
        <w:t>6.2</w:t>
      </w:r>
      <w:r>
        <w:rPr>
          <w:color w:val="000000"/>
        </w:rPr>
        <w:tab/>
        <w:t>The interconnection arrangements could be formalized by an agreement between the operators of the two networks. The agreement could cover the following areas:</w:t>
      </w:r>
    </w:p>
    <w:p w14:paraId="4C1DCA6A"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lastRenderedPageBreak/>
        <w:t>–</w:t>
      </w:r>
      <w:r>
        <w:rPr>
          <w:color w:val="000000"/>
        </w:rPr>
        <w:tab/>
        <w:t xml:space="preserve">network </w:t>
      </w:r>
      <w:proofErr w:type="gramStart"/>
      <w:r>
        <w:rPr>
          <w:color w:val="000000"/>
        </w:rPr>
        <w:t>topology;</w:t>
      </w:r>
      <w:proofErr w:type="gramEnd"/>
    </w:p>
    <w:p w14:paraId="2DEB1715"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w:t>
      </w:r>
      <w:r>
        <w:rPr>
          <w:color w:val="000000"/>
        </w:rPr>
        <w:tab/>
        <w:t>interface specifications, including signalling systems;</w:t>
      </w:r>
    </w:p>
    <w:p w14:paraId="2EE13A8D"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w:t>
      </w:r>
      <w:r>
        <w:rPr>
          <w:color w:val="000000"/>
        </w:rPr>
        <w:tab/>
        <w:t>provisioning procedures;</w:t>
      </w:r>
    </w:p>
    <w:p w14:paraId="118FF65D"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w:t>
      </w:r>
      <w:r>
        <w:rPr>
          <w:color w:val="000000"/>
        </w:rPr>
        <w:tab/>
        <w:t xml:space="preserve">operations and maintenance </w:t>
      </w:r>
      <w:proofErr w:type="gramStart"/>
      <w:r>
        <w:rPr>
          <w:color w:val="000000"/>
        </w:rPr>
        <w:t>procedures;</w:t>
      </w:r>
      <w:proofErr w:type="gramEnd"/>
    </w:p>
    <w:p w14:paraId="5AEAF7AB"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w:t>
      </w:r>
      <w:r>
        <w:rPr>
          <w:color w:val="000000"/>
        </w:rPr>
        <w:tab/>
        <w:t>performance monitoring (quality of service, grade of service, traffic measurement, etc.</w:t>
      </w:r>
      <w:proofErr w:type="gramStart"/>
      <w:r>
        <w:rPr>
          <w:color w:val="000000"/>
        </w:rPr>
        <w:t>);</w:t>
      </w:r>
      <w:proofErr w:type="gramEnd"/>
    </w:p>
    <w:p w14:paraId="032C4992"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w:t>
      </w:r>
      <w:r>
        <w:rPr>
          <w:color w:val="000000"/>
        </w:rPr>
        <w:tab/>
        <w:t>growth management (forecasts, network planning, etc.</w:t>
      </w:r>
      <w:proofErr w:type="gramStart"/>
      <w:r>
        <w:rPr>
          <w:color w:val="000000"/>
        </w:rPr>
        <w:t>);</w:t>
      </w:r>
      <w:proofErr w:type="gramEnd"/>
    </w:p>
    <w:p w14:paraId="550F0F79"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w:t>
      </w:r>
      <w:r>
        <w:rPr>
          <w:color w:val="000000"/>
        </w:rPr>
        <w:tab/>
        <w:t>charging and accounting arrangements.</w:t>
      </w:r>
    </w:p>
    <w:p w14:paraId="3DD17FF5" w14:textId="77777777" w:rsidR="00B60ABC" w:rsidRDefault="00551AC6">
      <w:pPr>
        <w:pStyle w:val="Normal1"/>
        <w:numPr>
          <w:ilvl w:val="0"/>
          <w:numId w:val="2"/>
        </w:numPr>
        <w:pBdr>
          <w:top w:val="nil"/>
          <w:left w:val="nil"/>
          <w:bottom w:val="nil"/>
          <w:right w:val="nil"/>
          <w:between w:val="nil"/>
        </w:pBdr>
        <w:tabs>
          <w:tab w:val="left" w:pos="794"/>
          <w:tab w:val="left" w:pos="1191"/>
          <w:tab w:val="left" w:pos="1588"/>
          <w:tab w:val="left" w:pos="1985"/>
        </w:tabs>
        <w:spacing w:before="80"/>
        <w:jc w:val="both"/>
      </w:pPr>
      <w:r>
        <w:rPr>
          <w:color w:val="000000"/>
        </w:rPr>
        <w:t xml:space="preserve">Provision of CLI </w:t>
      </w:r>
    </w:p>
    <w:p w14:paraId="2926B32C" w14:textId="77777777" w:rsidR="00B60ABC" w:rsidRDefault="00551AC6">
      <w:pPr>
        <w:pStyle w:val="Normal1"/>
        <w:numPr>
          <w:ilvl w:val="0"/>
          <w:numId w:val="2"/>
        </w:numPr>
        <w:pBdr>
          <w:top w:val="nil"/>
          <w:left w:val="nil"/>
          <w:bottom w:val="nil"/>
          <w:right w:val="nil"/>
          <w:between w:val="nil"/>
        </w:pBdr>
        <w:tabs>
          <w:tab w:val="left" w:pos="794"/>
          <w:tab w:val="left" w:pos="1191"/>
          <w:tab w:val="left" w:pos="1588"/>
          <w:tab w:val="left" w:pos="1985"/>
        </w:tabs>
        <w:spacing w:before="80"/>
        <w:jc w:val="both"/>
      </w:pPr>
      <w:r>
        <w:rPr>
          <w:color w:val="000000"/>
        </w:rPr>
        <w:t xml:space="preserve">QoS and </w:t>
      </w:r>
      <w:proofErr w:type="spellStart"/>
      <w:r>
        <w:rPr>
          <w:color w:val="000000"/>
        </w:rPr>
        <w:t>QoE</w:t>
      </w:r>
      <w:proofErr w:type="spellEnd"/>
    </w:p>
    <w:p w14:paraId="4CB4584E" w14:textId="77777777" w:rsidR="00B60ABC" w:rsidRDefault="00551AC6">
      <w:pPr>
        <w:pStyle w:val="Normal1"/>
        <w:pBdr>
          <w:top w:val="nil"/>
          <w:left w:val="nil"/>
          <w:bottom w:val="nil"/>
          <w:right w:val="nil"/>
          <w:between w:val="nil"/>
        </w:pBdr>
        <w:spacing w:before="120"/>
        <w:rPr>
          <w:color w:val="000000"/>
        </w:rPr>
      </w:pPr>
      <w:r>
        <w:rPr>
          <w:color w:val="000000"/>
        </w:rPr>
        <w:t xml:space="preserve">Interconnection arrangements should enable calls to be set up: </w:t>
      </w:r>
    </w:p>
    <w:p w14:paraId="3DAC8074"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a)</w:t>
      </w:r>
      <w:r>
        <w:rPr>
          <w:color w:val="000000"/>
        </w:rPr>
        <w:tab/>
        <w:t xml:space="preserve">which originate on an IP-based </w:t>
      </w:r>
      <w:proofErr w:type="spellStart"/>
      <w:r>
        <w:rPr>
          <w:color w:val="000000"/>
        </w:rPr>
        <w:t>networkand</w:t>
      </w:r>
      <w:proofErr w:type="spellEnd"/>
      <w:r>
        <w:rPr>
          <w:color w:val="000000"/>
        </w:rPr>
        <w:t xml:space="preserve"> </w:t>
      </w:r>
      <w:proofErr w:type="gramStart"/>
      <w:r>
        <w:rPr>
          <w:color w:val="000000"/>
        </w:rPr>
        <w:t>terminate  on</w:t>
      </w:r>
      <w:proofErr w:type="gramEnd"/>
      <w:r>
        <w:rPr>
          <w:color w:val="000000"/>
        </w:rPr>
        <w:t xml:space="preserve"> PSTN/ISDN/PLMN networks;</w:t>
      </w:r>
    </w:p>
    <w:p w14:paraId="1DC8ACFF"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b)</w:t>
      </w:r>
      <w:r>
        <w:rPr>
          <w:color w:val="000000"/>
        </w:rPr>
        <w:tab/>
        <w:t xml:space="preserve">which originate at terminals on PSTN/ISDN/PLMN networks and </w:t>
      </w:r>
      <w:proofErr w:type="gramStart"/>
      <w:r>
        <w:rPr>
          <w:color w:val="000000"/>
        </w:rPr>
        <w:t>terminate  on</w:t>
      </w:r>
      <w:proofErr w:type="gramEnd"/>
      <w:r>
        <w:rPr>
          <w:color w:val="000000"/>
        </w:rPr>
        <w:t xml:space="preserve"> an IP-based network; and</w:t>
      </w:r>
    </w:p>
    <w:p w14:paraId="36A177B9"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c)</w:t>
      </w:r>
      <w:r>
        <w:rPr>
          <w:color w:val="000000"/>
        </w:rPr>
        <w:tab/>
        <w:t xml:space="preserve">which allow for backward and forward call clearing. </w:t>
      </w:r>
    </w:p>
    <w:p w14:paraId="6B7AB9D0" w14:textId="77777777" w:rsidR="00B60ABC" w:rsidRDefault="00551AC6">
      <w:pPr>
        <w:pStyle w:val="Normal1"/>
        <w:pBdr>
          <w:top w:val="nil"/>
          <w:left w:val="nil"/>
          <w:bottom w:val="nil"/>
          <w:right w:val="nil"/>
          <w:between w:val="nil"/>
        </w:pBdr>
        <w:spacing w:before="120"/>
        <w:rPr>
          <w:color w:val="000000"/>
        </w:rPr>
      </w:pPr>
      <w:r>
        <w:rPr>
          <w:color w:val="000000"/>
        </w:rPr>
        <w:t>The detection of a non-recoverable failure of any of the critical resources involved in the call shall initiate the clearing of the call.</w:t>
      </w:r>
    </w:p>
    <w:p w14:paraId="5E3756F3" w14:textId="77777777" w:rsidR="00B60ABC" w:rsidRDefault="00551AC6">
      <w:pPr>
        <w:pStyle w:val="Normal1"/>
        <w:pBdr>
          <w:top w:val="nil"/>
          <w:left w:val="nil"/>
          <w:bottom w:val="nil"/>
          <w:right w:val="nil"/>
          <w:between w:val="nil"/>
        </w:pBdr>
        <w:spacing w:before="120"/>
        <w:jc w:val="both"/>
        <w:rPr>
          <w:color w:val="000000"/>
        </w:rPr>
      </w:pPr>
      <w:r>
        <w:rPr>
          <w:color w:val="000000"/>
        </w:rPr>
        <w:t>User services, which make use of end-to-end bidirectional and unidirectional DTMF signalling, should be supported, e.g. voicemail applications, conference bridge applications, etc.</w:t>
      </w:r>
    </w:p>
    <w:p w14:paraId="0C0F81D2" w14:textId="77777777" w:rsidR="00B60ABC" w:rsidRDefault="00551AC6">
      <w:pPr>
        <w:pStyle w:val="Normal1"/>
        <w:pBdr>
          <w:top w:val="nil"/>
          <w:left w:val="nil"/>
          <w:bottom w:val="nil"/>
          <w:right w:val="nil"/>
          <w:between w:val="nil"/>
        </w:pBdr>
        <w:spacing w:before="120"/>
        <w:jc w:val="both"/>
        <w:rPr>
          <w:color w:val="000000"/>
        </w:rPr>
      </w:pPr>
      <w:r>
        <w:rPr>
          <w:color w:val="000000"/>
        </w:rPr>
        <w:t>An inability to complete the call within the PSTN/ISDN/PLMN network should be detected and communicated to the calling party (e.g. busy tone).</w:t>
      </w:r>
    </w:p>
    <w:p w14:paraId="49F40B16" w14:textId="77777777" w:rsidR="00B60ABC" w:rsidRDefault="00551AC6">
      <w:pPr>
        <w:pStyle w:val="Normal1"/>
        <w:pBdr>
          <w:top w:val="nil"/>
          <w:left w:val="nil"/>
          <w:bottom w:val="nil"/>
          <w:right w:val="nil"/>
          <w:between w:val="nil"/>
        </w:pBdr>
        <w:spacing w:before="120"/>
        <w:jc w:val="both"/>
        <w:rPr>
          <w:color w:val="000000"/>
        </w:rPr>
      </w:pPr>
      <w:r>
        <w:rPr>
          <w:color w:val="000000"/>
        </w:rPr>
        <w:t>The ability for in band audio tones and announcements to be received by the caller should be supported (e.g. special information tones, referral messages, etc.).</w:t>
      </w:r>
    </w:p>
    <w:p w14:paraId="325A34DE" w14:textId="77777777" w:rsidR="00B60ABC" w:rsidRDefault="00551AC6">
      <w:pPr>
        <w:pStyle w:val="Normal1"/>
        <w:pBdr>
          <w:top w:val="nil"/>
          <w:left w:val="nil"/>
          <w:bottom w:val="nil"/>
          <w:right w:val="nil"/>
          <w:between w:val="nil"/>
        </w:pBdr>
        <w:spacing w:before="120"/>
        <w:jc w:val="both"/>
        <w:rPr>
          <w:color w:val="000000"/>
        </w:rPr>
      </w:pPr>
      <w:r>
        <w:rPr>
          <w:color w:val="000000"/>
        </w:rPr>
        <w:t>In order to preserve existing PSTN/ISDN/PLMN service features the following should be supported:</w:t>
      </w:r>
    </w:p>
    <w:p w14:paraId="49AAF560"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a)</w:t>
      </w:r>
      <w:r>
        <w:rPr>
          <w:color w:val="000000"/>
        </w:rPr>
        <w:tab/>
        <w:t xml:space="preserve">presentation of a number in ITU-T E.164 format identifying the Calling Party for Calling Line Identification </w:t>
      </w:r>
      <w:proofErr w:type="gramStart"/>
      <w:r>
        <w:rPr>
          <w:color w:val="000000"/>
        </w:rPr>
        <w:t>Presentation;</w:t>
      </w:r>
      <w:proofErr w:type="gramEnd"/>
    </w:p>
    <w:p w14:paraId="3E943DB7"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b)</w:t>
      </w:r>
      <w:r>
        <w:rPr>
          <w:color w:val="000000"/>
        </w:rPr>
        <w:tab/>
        <w:t xml:space="preserve">transport of calling line </w:t>
      </w:r>
      <w:proofErr w:type="gramStart"/>
      <w:r>
        <w:rPr>
          <w:color w:val="000000"/>
        </w:rPr>
        <w:t>identification;</w:t>
      </w:r>
      <w:proofErr w:type="gramEnd"/>
    </w:p>
    <w:p w14:paraId="58106727"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c)</w:t>
      </w:r>
      <w:r>
        <w:rPr>
          <w:color w:val="000000"/>
        </w:rPr>
        <w:tab/>
        <w:t xml:space="preserve">transport of calling line identification </w:t>
      </w:r>
      <w:proofErr w:type="gramStart"/>
      <w:r>
        <w:rPr>
          <w:color w:val="000000"/>
        </w:rPr>
        <w:t>restriction;</w:t>
      </w:r>
      <w:proofErr w:type="gramEnd"/>
    </w:p>
    <w:p w14:paraId="08521C90"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d)</w:t>
      </w:r>
      <w:r>
        <w:rPr>
          <w:color w:val="000000"/>
        </w:rPr>
        <w:tab/>
        <w:t xml:space="preserve">malicious call </w:t>
      </w:r>
      <w:proofErr w:type="gramStart"/>
      <w:r>
        <w:rPr>
          <w:color w:val="000000"/>
        </w:rPr>
        <w:t>tracing;</w:t>
      </w:r>
      <w:proofErr w:type="gramEnd"/>
    </w:p>
    <w:p w14:paraId="511E682C"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e)</w:t>
      </w:r>
      <w:r>
        <w:rPr>
          <w:color w:val="000000"/>
        </w:rPr>
        <w:tab/>
        <w:t xml:space="preserve">emergency </w:t>
      </w:r>
      <w:proofErr w:type="gramStart"/>
      <w:r>
        <w:rPr>
          <w:color w:val="000000"/>
        </w:rPr>
        <w:t>calling;</w:t>
      </w:r>
      <w:proofErr w:type="gramEnd"/>
    </w:p>
    <w:p w14:paraId="168F521A"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f)</w:t>
      </w:r>
      <w:r>
        <w:rPr>
          <w:color w:val="000000"/>
        </w:rPr>
        <w:tab/>
        <w:t>International Emergency Preference Scheme (see ITU-T E.106);</w:t>
      </w:r>
    </w:p>
    <w:p w14:paraId="134D7B6D"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80"/>
        <w:ind w:left="794" w:hanging="794"/>
        <w:rPr>
          <w:color w:val="000000"/>
        </w:rPr>
      </w:pPr>
      <w:r>
        <w:rPr>
          <w:color w:val="000000"/>
        </w:rPr>
        <w:t>g)</w:t>
      </w:r>
      <w:r>
        <w:rPr>
          <w:color w:val="000000"/>
        </w:rPr>
        <w:tab/>
        <w:t>E.164 number portability.</w:t>
      </w:r>
    </w:p>
    <w:p w14:paraId="1E84BF1E"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360"/>
        <w:ind w:left="794" w:hanging="794"/>
        <w:rPr>
          <w:b/>
          <w:color w:val="000000"/>
        </w:rPr>
      </w:pPr>
      <w:r>
        <w:rPr>
          <w:b/>
          <w:color w:val="000000"/>
        </w:rPr>
        <w:t>7</w:t>
      </w:r>
      <w:r>
        <w:rPr>
          <w:b/>
          <w:color w:val="000000"/>
        </w:rPr>
        <w:tab/>
        <w:t>Services</w:t>
      </w:r>
    </w:p>
    <w:p w14:paraId="65A4B66A" w14:textId="77777777" w:rsidR="00B60ABC" w:rsidRDefault="00551AC6">
      <w:pPr>
        <w:pStyle w:val="Normal1"/>
        <w:pBdr>
          <w:top w:val="nil"/>
          <w:left w:val="nil"/>
          <w:bottom w:val="nil"/>
          <w:right w:val="nil"/>
          <w:between w:val="nil"/>
        </w:pBdr>
        <w:spacing w:before="120"/>
        <w:jc w:val="both"/>
        <w:rPr>
          <w:color w:val="000000"/>
        </w:rPr>
      </w:pPr>
      <w:r>
        <w:rPr>
          <w:color w:val="000000"/>
        </w:rPr>
        <w:t xml:space="preserve">The services, including any supplementary services, offered by IP-based networks (voice, data, etc.) when interworking with the international telecommunication networks to provide public correspondence services should be similar to those provided on international telecommunication networks and work on an end-to-end basis unless otherwise agreed. For example, when interworking with users on the PSTN, ITU-T E.105 defines the requirements of the International Telephone Service. While it is recognized that the manner in which the services, including any supplementary services, are presented to users on an IP-based network may be different from the way in which those services are presented to users of the PSTN, ISDN and PLMN; the basic </w:t>
      </w:r>
      <w:r>
        <w:rPr>
          <w:color w:val="000000"/>
        </w:rPr>
        <w:lastRenderedPageBreak/>
        <w:t>functions, as defined in the appropriate ITU-T Recommendation, should still operate across the various networks.</w:t>
      </w:r>
    </w:p>
    <w:p w14:paraId="7AF6FC83" w14:textId="77777777" w:rsidR="00B60ABC" w:rsidRDefault="00551AC6">
      <w:pPr>
        <w:pStyle w:val="Normal1"/>
        <w:pBdr>
          <w:top w:val="nil"/>
          <w:left w:val="nil"/>
          <w:bottom w:val="nil"/>
          <w:right w:val="nil"/>
          <w:between w:val="nil"/>
        </w:pBdr>
        <w:spacing w:before="120"/>
        <w:jc w:val="both"/>
        <w:rPr>
          <w:color w:val="000000"/>
        </w:rPr>
      </w:pPr>
      <w:r>
        <w:rPr>
          <w:color w:val="000000"/>
          <w:highlight w:val="yellow"/>
        </w:rPr>
        <w:t>[Should be modified to cove the interconnection]</w:t>
      </w:r>
    </w:p>
    <w:p w14:paraId="70421F07"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360"/>
        <w:ind w:left="794" w:hanging="794"/>
        <w:rPr>
          <w:b/>
          <w:color w:val="000000"/>
        </w:rPr>
      </w:pPr>
      <w:r>
        <w:rPr>
          <w:b/>
          <w:color w:val="000000"/>
        </w:rPr>
        <w:t>8</w:t>
      </w:r>
      <w:r>
        <w:rPr>
          <w:b/>
          <w:color w:val="000000"/>
        </w:rPr>
        <w:tab/>
        <w:t>Service scenarios</w:t>
      </w:r>
    </w:p>
    <w:p w14:paraId="33AD500C" w14:textId="77777777" w:rsidR="00B60ABC" w:rsidRDefault="00551AC6">
      <w:pPr>
        <w:pStyle w:val="Heading2"/>
      </w:pPr>
      <w:r>
        <w:t>8.1</w:t>
      </w:r>
      <w:r>
        <w:tab/>
        <w:t>General cases</w:t>
      </w:r>
    </w:p>
    <w:p w14:paraId="1AE4A39E" w14:textId="77777777" w:rsidR="00B60ABC" w:rsidRDefault="00551AC6">
      <w:pPr>
        <w:pStyle w:val="Normal1"/>
        <w:pBdr>
          <w:top w:val="nil"/>
          <w:left w:val="nil"/>
          <w:bottom w:val="nil"/>
          <w:right w:val="nil"/>
          <w:between w:val="nil"/>
        </w:pBdr>
        <w:spacing w:before="120"/>
        <w:jc w:val="both"/>
        <w:rPr>
          <w:color w:val="000000"/>
        </w:rPr>
      </w:pPr>
      <w:r>
        <w:rPr>
          <w:color w:val="000000"/>
        </w:rPr>
        <w:t>A number of scenarios may be deployed to reflect particular configurations of networks, namely:</w:t>
      </w:r>
    </w:p>
    <w:p w14:paraId="5065B445" w14:textId="77777777" w:rsidR="00B60ABC" w:rsidRDefault="00551AC6">
      <w:pPr>
        <w:pStyle w:val="Normal1"/>
        <w:pBdr>
          <w:top w:val="nil"/>
          <w:left w:val="nil"/>
          <w:bottom w:val="nil"/>
          <w:right w:val="nil"/>
          <w:between w:val="nil"/>
        </w:pBdr>
        <w:spacing w:before="120"/>
        <w:jc w:val="both"/>
        <w:rPr>
          <w:color w:val="000000"/>
        </w:rPr>
      </w:pPr>
      <w:r>
        <w:rPr>
          <w:b/>
          <w:color w:val="000000"/>
        </w:rPr>
        <w:t>Scenario 1</w:t>
      </w:r>
      <w:r>
        <w:rPr>
          <w:color w:val="000000"/>
        </w:rPr>
        <w:t>: communication between IP-based network</w:t>
      </w:r>
      <w:r>
        <w:rPr>
          <w:color w:val="000000"/>
          <w:highlight w:val="yellow"/>
        </w:rPr>
        <w:t>/</w:t>
      </w:r>
      <w:r>
        <w:rPr>
          <w:color w:val="000000"/>
        </w:rPr>
        <w:t>/OTTs users and International Telecommunication Network users, in which the call set-up is originated by the IP network user.</w:t>
      </w:r>
    </w:p>
    <w:p w14:paraId="68C1AD08" w14:textId="77777777" w:rsidR="00B60ABC" w:rsidRDefault="00551AC6">
      <w:pPr>
        <w:pStyle w:val="Normal1"/>
        <w:pBdr>
          <w:top w:val="nil"/>
          <w:left w:val="nil"/>
          <w:bottom w:val="nil"/>
          <w:right w:val="nil"/>
          <w:between w:val="nil"/>
        </w:pBdr>
        <w:spacing w:before="120"/>
        <w:jc w:val="both"/>
        <w:rPr>
          <w:color w:val="000000"/>
          <w:sz w:val="20"/>
          <w:szCs w:val="20"/>
        </w:rPr>
      </w:pPr>
      <w:r>
        <w:rPr>
          <w:b/>
          <w:color w:val="000000"/>
        </w:rPr>
        <w:t>Scenario 2</w:t>
      </w:r>
      <w:r>
        <w:rPr>
          <w:color w:val="000000"/>
          <w:sz w:val="20"/>
          <w:szCs w:val="20"/>
        </w:rPr>
        <w:t xml:space="preserve">: </w:t>
      </w:r>
      <w:r>
        <w:rPr>
          <w:color w:val="000000"/>
        </w:rPr>
        <w:t>communication between IP-based network/OTTs users and International Telecommunication Network users, in which the ca</w:t>
      </w:r>
      <w:r>
        <w:rPr>
          <w:color w:val="000000"/>
          <w:sz w:val="20"/>
          <w:szCs w:val="20"/>
        </w:rPr>
        <w:t xml:space="preserve">ll </w:t>
      </w:r>
      <w:r>
        <w:rPr>
          <w:color w:val="000000"/>
        </w:rPr>
        <w:t>set-up is originated by the International Telecommunication Network user.</w:t>
      </w:r>
    </w:p>
    <w:p w14:paraId="6917F04F" w14:textId="77777777" w:rsidR="00B60ABC" w:rsidRDefault="00551AC6">
      <w:pPr>
        <w:pStyle w:val="Normal1"/>
        <w:pBdr>
          <w:top w:val="nil"/>
          <w:left w:val="nil"/>
          <w:bottom w:val="nil"/>
          <w:right w:val="nil"/>
          <w:between w:val="nil"/>
        </w:pBdr>
        <w:spacing w:before="120"/>
        <w:jc w:val="both"/>
        <w:rPr>
          <w:color w:val="000000"/>
        </w:rPr>
      </w:pPr>
      <w:r>
        <w:rPr>
          <w:b/>
          <w:color w:val="000000"/>
        </w:rPr>
        <w:t>Scenario 3</w:t>
      </w:r>
      <w:r>
        <w:rPr>
          <w:color w:val="000000"/>
        </w:rPr>
        <w:t xml:space="preserve">: communication between International Telecommunication Network users, using </w:t>
      </w:r>
      <w:proofErr w:type="spellStart"/>
      <w:r>
        <w:rPr>
          <w:color w:val="000000"/>
        </w:rPr>
        <w:t>IPbased</w:t>
      </w:r>
      <w:proofErr w:type="spellEnd"/>
      <w:r>
        <w:rPr>
          <w:color w:val="000000"/>
        </w:rPr>
        <w:t xml:space="preserve"> </w:t>
      </w:r>
      <w:proofErr w:type="spellStart"/>
      <w:r>
        <w:rPr>
          <w:color w:val="000000"/>
        </w:rPr>
        <w:t>networksOTTsfor</w:t>
      </w:r>
      <w:proofErr w:type="spellEnd"/>
      <w:r>
        <w:rPr>
          <w:color w:val="000000"/>
        </w:rPr>
        <w:t xml:space="preserve"> the connection/trunking between the involved users.</w:t>
      </w:r>
    </w:p>
    <w:p w14:paraId="566AEFD3" w14:textId="77777777" w:rsidR="00B60ABC" w:rsidRDefault="00551AC6">
      <w:pPr>
        <w:pStyle w:val="Normal1"/>
        <w:pBdr>
          <w:top w:val="nil"/>
          <w:left w:val="nil"/>
          <w:bottom w:val="nil"/>
          <w:right w:val="nil"/>
          <w:between w:val="nil"/>
        </w:pBdr>
        <w:spacing w:before="120"/>
        <w:rPr>
          <w:color w:val="000000"/>
        </w:rPr>
      </w:pPr>
      <w:r>
        <w:rPr>
          <w:b/>
          <w:color w:val="000000"/>
        </w:rPr>
        <w:t>Scenario 4</w:t>
      </w:r>
      <w:r>
        <w:rPr>
          <w:color w:val="000000"/>
        </w:rPr>
        <w:t>: communication between IP-based network//OTTs, using International Telecommunication Networks for the connection/trunking between the involved users.</w:t>
      </w:r>
    </w:p>
    <w:p w14:paraId="5F7F456C" w14:textId="77777777" w:rsidR="00B60ABC" w:rsidRDefault="00551AC6">
      <w:pPr>
        <w:pStyle w:val="Normal1"/>
        <w:pBdr>
          <w:top w:val="nil"/>
          <w:left w:val="nil"/>
          <w:bottom w:val="nil"/>
          <w:right w:val="nil"/>
          <w:between w:val="nil"/>
        </w:pBdr>
        <w:spacing w:before="120"/>
        <w:rPr>
          <w:color w:val="000000"/>
        </w:rPr>
      </w:pPr>
      <w:r>
        <w:rPr>
          <w:color w:val="000000"/>
        </w:rPr>
        <w:t>In principle the interworking between the IP-based network/OTTs, and the international telecommunication network can be at any level in the international telecommunication network hierarchy, e.g. local exchange, transit exchange, international exchange.</w:t>
      </w:r>
    </w:p>
    <w:p w14:paraId="30971CEC" w14:textId="77777777" w:rsidR="00B60ABC" w:rsidRDefault="00551AC6">
      <w:pPr>
        <w:pStyle w:val="Normal1"/>
        <w:pBdr>
          <w:top w:val="nil"/>
          <w:left w:val="nil"/>
          <w:bottom w:val="nil"/>
          <w:right w:val="nil"/>
          <w:between w:val="nil"/>
        </w:pBdr>
        <w:spacing w:before="120"/>
        <w:rPr>
          <w:color w:val="000000"/>
        </w:rPr>
      </w:pPr>
      <w:r>
        <w:rPr>
          <w:color w:val="000000"/>
          <w:highlight w:val="yellow"/>
        </w:rPr>
        <w:t xml:space="preserve">Align </w:t>
      </w:r>
      <w:proofErr w:type="gramStart"/>
      <w:r>
        <w:rPr>
          <w:color w:val="000000"/>
          <w:highlight w:val="yellow"/>
        </w:rPr>
        <w:t xml:space="preserve">the  </w:t>
      </w:r>
      <w:proofErr w:type="spellStart"/>
      <w:r>
        <w:rPr>
          <w:color w:val="000000"/>
          <w:highlight w:val="yellow"/>
        </w:rPr>
        <w:t>otherscenarios</w:t>
      </w:r>
      <w:proofErr w:type="spellEnd"/>
      <w:proofErr w:type="gramEnd"/>
      <w:r>
        <w:rPr>
          <w:color w:val="000000"/>
          <w:highlight w:val="yellow"/>
        </w:rPr>
        <w:t xml:space="preserve"> with scenario 2</w:t>
      </w:r>
    </w:p>
    <w:p w14:paraId="303D57A9" w14:textId="77777777" w:rsidR="00B60ABC" w:rsidRDefault="00551AC6">
      <w:pPr>
        <w:pStyle w:val="Heading2"/>
      </w:pPr>
      <w:r>
        <w:lastRenderedPageBreak/>
        <w:t>8.2</w:t>
      </w:r>
      <w:r>
        <w:tab/>
        <w:t>Call from IP-based network</w:t>
      </w:r>
      <w:r>
        <w:rPr>
          <w:highlight w:val="yellow"/>
        </w:rPr>
        <w:t>/</w:t>
      </w:r>
      <w:r>
        <w:t>OTTs to international telecommunication networks (Scenario 1)</w:t>
      </w:r>
    </w:p>
    <w:p w14:paraId="3C58C4A3" w14:textId="77777777" w:rsidR="00B60ABC" w:rsidRDefault="00551AC6">
      <w:pPr>
        <w:pStyle w:val="Normal1"/>
        <w:keepNext/>
        <w:keepLines/>
        <w:pBdr>
          <w:top w:val="nil"/>
          <w:left w:val="nil"/>
          <w:bottom w:val="nil"/>
          <w:right w:val="nil"/>
          <w:between w:val="nil"/>
        </w:pBdr>
        <w:spacing w:before="120"/>
        <w:jc w:val="both"/>
        <w:rPr>
          <w:color w:val="000000"/>
        </w:rPr>
      </w:pPr>
      <w:r>
        <w:rPr>
          <w:color w:val="000000"/>
        </w:rPr>
        <w:t>In this configuration, the call is established within the IP-based network</w:t>
      </w:r>
      <w:r>
        <w:rPr>
          <w:color w:val="000000"/>
          <w:highlight w:val="yellow"/>
        </w:rPr>
        <w:t>/</w:t>
      </w:r>
      <w:r>
        <w:rPr>
          <w:color w:val="000000"/>
        </w:rPr>
        <w:t>OTTs towards the international telecommunication networks (see Figure 1). Any added functionality to enable interworking should be provided in the IP-based network, unless otherwise agreed between the operators of the IP-based and international telecommunication networks.</w:t>
      </w:r>
    </w:p>
    <w:p w14:paraId="347C7DAD" w14:textId="77777777" w:rsidR="00B60ABC" w:rsidRDefault="00B60ABC">
      <w:pPr>
        <w:pStyle w:val="Normal1"/>
        <w:keepNext/>
        <w:keepLines/>
        <w:pBdr>
          <w:top w:val="nil"/>
          <w:left w:val="nil"/>
          <w:bottom w:val="nil"/>
          <w:right w:val="nil"/>
          <w:between w:val="nil"/>
        </w:pBdr>
        <w:rPr>
          <w:color w:val="000000"/>
        </w:rPr>
      </w:pPr>
    </w:p>
    <w:p w14:paraId="26EE353C" w14:textId="77777777" w:rsidR="00B60ABC" w:rsidRDefault="00B60ABC">
      <w:pPr>
        <w:pStyle w:val="Normal1"/>
        <w:keepNext/>
        <w:keepLines/>
        <w:pBdr>
          <w:top w:val="nil"/>
          <w:left w:val="nil"/>
          <w:bottom w:val="nil"/>
          <w:right w:val="nil"/>
          <w:between w:val="nil"/>
        </w:pBdr>
        <w:rPr>
          <w:color w:val="000000"/>
        </w:rPr>
      </w:pPr>
    </w:p>
    <w:p w14:paraId="1B7CFB0B" w14:textId="77777777" w:rsidR="00B60ABC" w:rsidRDefault="00551AC6">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r>
        <w:rPr>
          <w:b/>
          <w:noProof/>
          <w:color w:val="000000"/>
          <w:lang w:val="en-IN"/>
        </w:rPr>
        <w:drawing>
          <wp:inline distT="0" distB="0" distL="0" distR="0" wp14:anchorId="534D3A3C" wp14:editId="54BFFA45">
            <wp:extent cx="6116193" cy="3103740"/>
            <wp:effectExtent l="0" t="0" r="0" b="0"/>
            <wp:docPr id="3" name="image3.png" descr="Picture 13"/>
            <wp:cNvGraphicFramePr/>
            <a:graphic xmlns:a="http://schemas.openxmlformats.org/drawingml/2006/main">
              <a:graphicData uri="http://schemas.openxmlformats.org/drawingml/2006/picture">
                <pic:pic xmlns:pic="http://schemas.openxmlformats.org/drawingml/2006/picture">
                  <pic:nvPicPr>
                    <pic:cNvPr id="0" name="image3.png" descr="Picture 13"/>
                    <pic:cNvPicPr preferRelativeResize="0"/>
                  </pic:nvPicPr>
                  <pic:blipFill>
                    <a:blip r:embed="rId13" cstate="print"/>
                    <a:srcRect/>
                    <a:stretch>
                      <a:fillRect/>
                    </a:stretch>
                  </pic:blipFill>
                  <pic:spPr>
                    <a:xfrm>
                      <a:off x="0" y="0"/>
                      <a:ext cx="6116193" cy="3103740"/>
                    </a:xfrm>
                    <a:prstGeom prst="rect">
                      <a:avLst/>
                    </a:prstGeom>
                    <a:ln/>
                  </pic:spPr>
                </pic:pic>
              </a:graphicData>
            </a:graphic>
          </wp:inline>
        </w:drawing>
      </w:r>
    </w:p>
    <w:p w14:paraId="24B789F9" w14:textId="77777777" w:rsidR="00B60ABC" w:rsidRDefault="00551AC6">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r>
        <w:rPr>
          <w:b/>
          <w:color w:val="000000"/>
        </w:rPr>
        <w:t xml:space="preserve">Figure 1/E.370 </w:t>
      </w:r>
      <w:r>
        <w:rPr>
          <w:rFonts w:ascii="Noto Sans Symbols" w:eastAsia="Noto Sans Symbols" w:hAnsi="Noto Sans Symbols" w:cs="Noto Sans Symbols"/>
          <w:color w:val="000000"/>
        </w:rPr>
        <w:t>−</w:t>
      </w:r>
      <w:r>
        <w:rPr>
          <w:b/>
          <w:color w:val="000000"/>
        </w:rPr>
        <w:t xml:space="preserve"> Call from IP network</w:t>
      </w:r>
      <w:r>
        <w:rPr>
          <w:b/>
          <w:color w:val="000000"/>
          <w:highlight w:val="yellow"/>
        </w:rPr>
        <w:t>/</w:t>
      </w:r>
      <w:r>
        <w:rPr>
          <w:b/>
          <w:color w:val="000000"/>
        </w:rPr>
        <w:t xml:space="preserve">OTTs user to the international </w:t>
      </w:r>
      <w:r>
        <w:rPr>
          <w:b/>
          <w:color w:val="000000"/>
        </w:rPr>
        <w:br/>
        <w:t>telecommunication network</w:t>
      </w:r>
    </w:p>
    <w:p w14:paraId="3034D90B" w14:textId="77777777" w:rsidR="00B60ABC" w:rsidRDefault="00551AC6">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r>
        <w:rPr>
          <w:rFonts w:ascii="Noto Sans Symbols" w:eastAsia="Noto Sans Symbols" w:hAnsi="Noto Sans Symbols" w:cs="Noto Sans Symbols"/>
          <w:color w:val="000000"/>
        </w:rPr>
        <w:t>−</w:t>
      </w:r>
      <w:r>
        <w:rPr>
          <w:b/>
          <w:color w:val="000000"/>
        </w:rPr>
        <w:t>Using only one graph for 8.2</w:t>
      </w:r>
    </w:p>
    <w:p w14:paraId="76774EB0" w14:textId="77777777" w:rsidR="00B60ABC" w:rsidRDefault="00551AC6">
      <w:pPr>
        <w:pStyle w:val="Heading2"/>
      </w:pPr>
      <w:r>
        <w:t>8.3</w:t>
      </w:r>
      <w:r>
        <w:tab/>
        <w:t>Call from international telecommunication networks to IP-</w:t>
      </w:r>
      <w:proofErr w:type="spellStart"/>
      <w:r>
        <w:t>basednetwork</w:t>
      </w:r>
      <w:proofErr w:type="spellEnd"/>
      <w:r>
        <w:rPr>
          <w:highlight w:val="yellow"/>
        </w:rPr>
        <w:t>/</w:t>
      </w:r>
      <w:proofErr w:type="gramStart"/>
      <w:r>
        <w:t>OTTs(</w:t>
      </w:r>
      <w:proofErr w:type="gramEnd"/>
      <w:r>
        <w:t xml:space="preserve">Scenario 2) </w:t>
      </w:r>
    </w:p>
    <w:p w14:paraId="5A12B204" w14:textId="77777777" w:rsidR="00B60ABC" w:rsidRDefault="00551AC6">
      <w:pPr>
        <w:pStyle w:val="Normal1"/>
        <w:pBdr>
          <w:top w:val="nil"/>
          <w:left w:val="nil"/>
          <w:bottom w:val="nil"/>
          <w:right w:val="nil"/>
          <w:between w:val="nil"/>
        </w:pBdr>
        <w:spacing w:before="120"/>
        <w:jc w:val="both"/>
        <w:rPr>
          <w:color w:val="000000"/>
        </w:rPr>
      </w:pPr>
      <w:r>
        <w:rPr>
          <w:color w:val="000000"/>
        </w:rPr>
        <w:t>In this configuration, a call is established from the international telecommunication networks towards the IP-based Network</w:t>
      </w:r>
      <w:r>
        <w:rPr>
          <w:color w:val="000000"/>
          <w:highlight w:val="yellow"/>
        </w:rPr>
        <w:t>/</w:t>
      </w:r>
      <w:proofErr w:type="spellStart"/>
      <w:r>
        <w:rPr>
          <w:color w:val="000000"/>
        </w:rPr>
        <w:t>OTTss</w:t>
      </w:r>
      <w:proofErr w:type="spellEnd"/>
      <w:r>
        <w:rPr>
          <w:color w:val="000000"/>
        </w:rPr>
        <w:t xml:space="preserve"> user (see Figure 2). Any added functionality to enable interworking should be provided in the IP-based network</w:t>
      </w:r>
      <w:r>
        <w:rPr>
          <w:color w:val="000000"/>
          <w:highlight w:val="yellow"/>
        </w:rPr>
        <w:t>/</w:t>
      </w:r>
      <w:r>
        <w:rPr>
          <w:color w:val="000000"/>
        </w:rPr>
        <w:t>OTTs, unless otherwise agreed between the operators of the IP-</w:t>
      </w:r>
      <w:proofErr w:type="spellStart"/>
      <w:r>
        <w:rPr>
          <w:color w:val="000000"/>
        </w:rPr>
        <w:t>basedapplication</w:t>
      </w:r>
      <w:proofErr w:type="spellEnd"/>
      <w:r>
        <w:rPr>
          <w:color w:val="000000"/>
        </w:rPr>
        <w:t xml:space="preserve"> and international telecommunication networks.</w:t>
      </w:r>
    </w:p>
    <w:p w14:paraId="1A443BDE" w14:textId="77777777" w:rsidR="00B60ABC" w:rsidRDefault="00B60ABC">
      <w:pPr>
        <w:pStyle w:val="Normal1"/>
        <w:keepNext/>
        <w:pBdr>
          <w:top w:val="nil"/>
          <w:left w:val="nil"/>
          <w:bottom w:val="nil"/>
          <w:right w:val="nil"/>
          <w:between w:val="nil"/>
        </w:pBdr>
        <w:tabs>
          <w:tab w:val="left" w:pos="794"/>
          <w:tab w:val="left" w:pos="1191"/>
          <w:tab w:val="left" w:pos="1588"/>
          <w:tab w:val="left" w:pos="1985"/>
        </w:tabs>
        <w:spacing w:after="120"/>
        <w:jc w:val="both"/>
        <w:rPr>
          <w:color w:val="000000"/>
          <w:sz w:val="20"/>
          <w:szCs w:val="20"/>
        </w:rPr>
      </w:pPr>
    </w:p>
    <w:p w14:paraId="46B96327" w14:textId="77777777" w:rsidR="00B60ABC" w:rsidRDefault="00B60ABC">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p>
    <w:p w14:paraId="511DAF27" w14:textId="77777777" w:rsidR="00B60ABC" w:rsidRDefault="00B60ABC">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p>
    <w:p w14:paraId="7AD538CA" w14:textId="77777777" w:rsidR="00B60ABC" w:rsidRDefault="00B60ABC">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p>
    <w:p w14:paraId="60F0A47A" w14:textId="77777777" w:rsidR="00B60ABC" w:rsidRDefault="00551AC6">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r>
        <w:rPr>
          <w:b/>
          <w:noProof/>
          <w:color w:val="000000"/>
          <w:lang w:val="en-IN"/>
        </w:rPr>
        <w:lastRenderedPageBreak/>
        <w:drawing>
          <wp:inline distT="0" distB="0" distL="0" distR="0" wp14:anchorId="63F1072D" wp14:editId="30AD2895">
            <wp:extent cx="5923280" cy="2954655"/>
            <wp:effectExtent l="0" t="0" r="0" b="0"/>
            <wp:docPr id="2" name="image2.png" descr="Picture 14"/>
            <wp:cNvGraphicFramePr/>
            <a:graphic xmlns:a="http://schemas.openxmlformats.org/drawingml/2006/main">
              <a:graphicData uri="http://schemas.openxmlformats.org/drawingml/2006/picture">
                <pic:pic xmlns:pic="http://schemas.openxmlformats.org/drawingml/2006/picture">
                  <pic:nvPicPr>
                    <pic:cNvPr id="0" name="image2.png" descr="Picture 14"/>
                    <pic:cNvPicPr preferRelativeResize="0"/>
                  </pic:nvPicPr>
                  <pic:blipFill>
                    <a:blip r:embed="rId14" cstate="print"/>
                    <a:srcRect/>
                    <a:stretch>
                      <a:fillRect/>
                    </a:stretch>
                  </pic:blipFill>
                  <pic:spPr>
                    <a:xfrm>
                      <a:off x="0" y="0"/>
                      <a:ext cx="5923280" cy="2954655"/>
                    </a:xfrm>
                    <a:prstGeom prst="rect">
                      <a:avLst/>
                    </a:prstGeom>
                    <a:ln/>
                  </pic:spPr>
                </pic:pic>
              </a:graphicData>
            </a:graphic>
          </wp:inline>
        </w:drawing>
      </w:r>
      <w:r>
        <w:rPr>
          <w:b/>
          <w:color w:val="000000"/>
        </w:rPr>
        <w:t xml:space="preserve">Figure 2/E.370 </w:t>
      </w:r>
      <w:r>
        <w:rPr>
          <w:rFonts w:ascii="Noto Sans Symbols" w:eastAsia="Noto Sans Symbols" w:hAnsi="Noto Sans Symbols" w:cs="Noto Sans Symbols"/>
          <w:color w:val="000000"/>
        </w:rPr>
        <w:t>−</w:t>
      </w:r>
      <w:r>
        <w:rPr>
          <w:b/>
          <w:color w:val="000000"/>
        </w:rPr>
        <w:t xml:space="preserve"> Call from international telecommunication networks </w:t>
      </w:r>
      <w:r>
        <w:rPr>
          <w:b/>
          <w:color w:val="000000"/>
        </w:rPr>
        <w:br/>
        <w:t>to an IP-based network</w:t>
      </w:r>
      <w:r>
        <w:rPr>
          <w:b/>
          <w:color w:val="000000"/>
          <w:highlight w:val="yellow"/>
        </w:rPr>
        <w:t>/</w:t>
      </w:r>
      <w:r>
        <w:rPr>
          <w:b/>
          <w:color w:val="000000"/>
        </w:rPr>
        <w:t>OTTs</w:t>
      </w:r>
    </w:p>
    <w:p w14:paraId="0AE2C958" w14:textId="77777777" w:rsidR="00B60ABC" w:rsidRDefault="00551AC6">
      <w:pPr>
        <w:pStyle w:val="Heading2"/>
        <w:tabs>
          <w:tab w:val="left" w:pos="851"/>
        </w:tabs>
      </w:pPr>
      <w:r>
        <w:br w:type="page"/>
      </w:r>
    </w:p>
    <w:p w14:paraId="3952F376" w14:textId="77777777" w:rsidR="00B60ABC" w:rsidRDefault="00551AC6">
      <w:pPr>
        <w:pStyle w:val="Heading2"/>
        <w:tabs>
          <w:tab w:val="left" w:pos="851"/>
        </w:tabs>
      </w:pPr>
      <w:r>
        <w:lastRenderedPageBreak/>
        <w:t>8.4</w:t>
      </w:r>
      <w:r>
        <w:tab/>
        <w:t>Interconnection of international telecommunication networks using IP-based/ network (Scenario 3)</w:t>
      </w:r>
    </w:p>
    <w:p w14:paraId="3E52BC13" w14:textId="77777777" w:rsidR="00B60ABC" w:rsidRDefault="00551AC6">
      <w:pPr>
        <w:pStyle w:val="Normal1"/>
        <w:pBdr>
          <w:top w:val="nil"/>
          <w:left w:val="nil"/>
          <w:bottom w:val="nil"/>
          <w:right w:val="nil"/>
          <w:between w:val="nil"/>
        </w:pBdr>
        <w:spacing w:before="120"/>
        <w:jc w:val="both"/>
        <w:rPr>
          <w:color w:val="000000"/>
        </w:rPr>
      </w:pPr>
      <w:r>
        <w:rPr>
          <w:color w:val="000000"/>
        </w:rPr>
        <w:t>In this case, the IP-based network is provided by a separate entity (e.g. ROA) from the international telecommunication network (see Figure 3). It does not cover the case where IP technology is integrated within the international telecommunication network of a single service provider.</w:t>
      </w:r>
    </w:p>
    <w:p w14:paraId="07060650" w14:textId="77777777" w:rsidR="00B60ABC" w:rsidRDefault="00551AC6">
      <w:pPr>
        <w:pStyle w:val="Normal1"/>
        <w:pBdr>
          <w:top w:val="nil"/>
          <w:left w:val="nil"/>
          <w:bottom w:val="nil"/>
          <w:right w:val="nil"/>
          <w:between w:val="nil"/>
        </w:pBdr>
        <w:spacing w:before="120"/>
        <w:jc w:val="both"/>
        <w:rPr>
          <w:color w:val="000000"/>
        </w:rPr>
      </w:pPr>
      <w:r>
        <w:rPr>
          <w:color w:val="000000"/>
        </w:rPr>
        <w:t>The traffic, technical, economical, and administrative advantages/disadvantages should be considered before such interconnection is proposed by network operators.</w:t>
      </w:r>
    </w:p>
    <w:p w14:paraId="0D2CE3A3" w14:textId="77777777" w:rsidR="00B60ABC" w:rsidRDefault="00551AC6">
      <w:pPr>
        <w:pStyle w:val="Normal1"/>
        <w:pBdr>
          <w:top w:val="nil"/>
          <w:left w:val="nil"/>
          <w:bottom w:val="nil"/>
          <w:right w:val="nil"/>
          <w:between w:val="nil"/>
        </w:pBdr>
        <w:spacing w:before="120"/>
        <w:jc w:val="both"/>
        <w:rPr>
          <w:color w:val="000000"/>
        </w:rPr>
      </w:pPr>
      <w:r>
        <w:rPr>
          <w:color w:val="000000"/>
        </w:rPr>
        <w:t>Any added functionality to enable interworking should be provided in the IP-</w:t>
      </w:r>
      <w:proofErr w:type="spellStart"/>
      <w:r>
        <w:rPr>
          <w:color w:val="000000"/>
        </w:rPr>
        <w:t>basednetwork</w:t>
      </w:r>
      <w:proofErr w:type="spellEnd"/>
      <w:r>
        <w:rPr>
          <w:color w:val="000000"/>
        </w:rPr>
        <w:t>, unless otherwise agreed between the operators of the IP-based and international telecommunication networks.</w:t>
      </w:r>
    </w:p>
    <w:p w14:paraId="0E259D04" w14:textId="77777777" w:rsidR="00B60ABC" w:rsidRDefault="00551AC6">
      <w:pPr>
        <w:pStyle w:val="Normal1"/>
        <w:keepNext/>
        <w:pBdr>
          <w:top w:val="nil"/>
          <w:left w:val="nil"/>
          <w:bottom w:val="nil"/>
          <w:right w:val="nil"/>
          <w:between w:val="nil"/>
        </w:pBdr>
        <w:tabs>
          <w:tab w:val="left" w:pos="794"/>
          <w:tab w:val="left" w:pos="1191"/>
          <w:tab w:val="left" w:pos="1588"/>
          <w:tab w:val="left" w:pos="1985"/>
        </w:tabs>
        <w:spacing w:before="480" w:after="120"/>
        <w:jc w:val="center"/>
        <w:rPr>
          <w:color w:val="000000"/>
          <w:sz w:val="20"/>
          <w:szCs w:val="20"/>
        </w:rPr>
      </w:pPr>
      <w:r>
        <w:rPr>
          <w:noProof/>
          <w:color w:val="000000"/>
          <w:lang w:val="en-IN"/>
        </w:rPr>
        <w:drawing>
          <wp:inline distT="0" distB="0" distL="0" distR="0" wp14:anchorId="7DFAB0CB" wp14:editId="155D65B1">
            <wp:extent cx="5059680" cy="3489960"/>
            <wp:effectExtent l="0" t="0" r="0" b="0"/>
            <wp:docPr id="5" name="image5.png" descr="Image"/>
            <wp:cNvGraphicFramePr/>
            <a:graphic xmlns:a="http://schemas.openxmlformats.org/drawingml/2006/main">
              <a:graphicData uri="http://schemas.openxmlformats.org/drawingml/2006/picture">
                <pic:pic xmlns:pic="http://schemas.openxmlformats.org/drawingml/2006/picture">
                  <pic:nvPicPr>
                    <pic:cNvPr id="0" name="image5.png" descr="Image"/>
                    <pic:cNvPicPr preferRelativeResize="0"/>
                  </pic:nvPicPr>
                  <pic:blipFill>
                    <a:blip r:embed="rId15" cstate="print"/>
                    <a:srcRect/>
                    <a:stretch>
                      <a:fillRect/>
                    </a:stretch>
                  </pic:blipFill>
                  <pic:spPr>
                    <a:xfrm>
                      <a:off x="0" y="0"/>
                      <a:ext cx="5059680" cy="3489960"/>
                    </a:xfrm>
                    <a:prstGeom prst="rect">
                      <a:avLst/>
                    </a:prstGeom>
                    <a:ln/>
                  </pic:spPr>
                </pic:pic>
              </a:graphicData>
            </a:graphic>
          </wp:inline>
        </w:drawing>
      </w:r>
    </w:p>
    <w:p w14:paraId="540549CA" w14:textId="77777777" w:rsidR="00B60ABC" w:rsidRDefault="00551AC6">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r>
        <w:rPr>
          <w:b/>
          <w:color w:val="000000"/>
        </w:rPr>
        <w:t xml:space="preserve">Figure 3/E.370 </w:t>
      </w:r>
      <w:r>
        <w:rPr>
          <w:rFonts w:ascii="Noto Sans Symbols" w:eastAsia="Noto Sans Symbols" w:hAnsi="Noto Sans Symbols" w:cs="Noto Sans Symbols"/>
          <w:color w:val="000000"/>
        </w:rPr>
        <w:t>−</w:t>
      </w:r>
      <w:r>
        <w:rPr>
          <w:b/>
          <w:color w:val="000000"/>
        </w:rPr>
        <w:t xml:space="preserve"> Call from international telecommunication network to another international telecommunication network via an IP-based network</w:t>
      </w:r>
    </w:p>
    <w:p w14:paraId="69ECB215" w14:textId="77777777" w:rsidR="00B60ABC" w:rsidRDefault="00551AC6">
      <w:pPr>
        <w:pStyle w:val="Heading2"/>
      </w:pPr>
      <w:r>
        <w:t>8.5</w:t>
      </w:r>
      <w:r>
        <w:tab/>
        <w:t>Interconnection of IP-based networks/OTTs using International Telecommunication Networks (Scenario 4)</w:t>
      </w:r>
    </w:p>
    <w:p w14:paraId="3878B874" w14:textId="77777777" w:rsidR="00B60ABC" w:rsidRDefault="00551AC6">
      <w:pPr>
        <w:pStyle w:val="Normal1"/>
        <w:pBdr>
          <w:top w:val="nil"/>
          <w:left w:val="nil"/>
          <w:bottom w:val="nil"/>
          <w:right w:val="nil"/>
          <w:between w:val="nil"/>
        </w:pBdr>
        <w:spacing w:before="120"/>
        <w:rPr>
          <w:color w:val="000000"/>
        </w:rPr>
      </w:pPr>
      <w:r>
        <w:rPr>
          <w:color w:val="000000"/>
        </w:rPr>
        <w:t>In this case, the IP-based network is provided by a separate entity (e.g. ROA) from the international telecommunication network (see Figure 4). It does not cover the case where IP technology is integrated within the international telecommunication network of a single service provider.</w:t>
      </w:r>
    </w:p>
    <w:p w14:paraId="0A491867" w14:textId="77777777" w:rsidR="00B60ABC" w:rsidRDefault="00551AC6">
      <w:pPr>
        <w:pStyle w:val="Normal1"/>
        <w:pBdr>
          <w:top w:val="nil"/>
          <w:left w:val="nil"/>
          <w:bottom w:val="nil"/>
          <w:right w:val="nil"/>
          <w:between w:val="nil"/>
        </w:pBdr>
        <w:spacing w:before="120"/>
        <w:rPr>
          <w:color w:val="000000"/>
        </w:rPr>
      </w:pPr>
      <w:r>
        <w:rPr>
          <w:color w:val="000000"/>
        </w:rPr>
        <w:t>Any added functionality to enable interworking should be provided in the IP-based network, unless otherwise agreed between the operators of the IP-based and international telecommunication networks.</w:t>
      </w:r>
    </w:p>
    <w:p w14:paraId="3139EE3A" w14:textId="77777777" w:rsidR="00B60ABC" w:rsidRDefault="00551AC6">
      <w:pPr>
        <w:pStyle w:val="Normal1"/>
        <w:keepNext/>
        <w:pBdr>
          <w:top w:val="nil"/>
          <w:left w:val="nil"/>
          <w:bottom w:val="nil"/>
          <w:right w:val="nil"/>
          <w:between w:val="nil"/>
        </w:pBdr>
        <w:tabs>
          <w:tab w:val="left" w:pos="794"/>
          <w:tab w:val="left" w:pos="1191"/>
          <w:tab w:val="left" w:pos="1588"/>
          <w:tab w:val="left" w:pos="1985"/>
        </w:tabs>
        <w:spacing w:before="480" w:after="120"/>
        <w:jc w:val="center"/>
        <w:rPr>
          <w:color w:val="000000"/>
        </w:rPr>
      </w:pPr>
      <w:r>
        <w:br w:type="page"/>
      </w:r>
    </w:p>
    <w:p w14:paraId="1674F380" w14:textId="77777777" w:rsidR="00B60ABC" w:rsidRDefault="00551AC6">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r>
        <w:rPr>
          <w:b/>
          <w:noProof/>
          <w:color w:val="000000"/>
          <w:lang w:val="en-IN"/>
        </w:rPr>
        <w:lastRenderedPageBreak/>
        <w:drawing>
          <wp:inline distT="0" distB="0" distL="0" distR="0" wp14:anchorId="3B12FA36" wp14:editId="6215CB52">
            <wp:extent cx="6114416" cy="2566036"/>
            <wp:effectExtent l="0" t="0" r="0" b="0"/>
            <wp:docPr id="4" name="image4.png" descr="Picture 17"/>
            <wp:cNvGraphicFramePr/>
            <a:graphic xmlns:a="http://schemas.openxmlformats.org/drawingml/2006/main">
              <a:graphicData uri="http://schemas.openxmlformats.org/drawingml/2006/picture">
                <pic:pic xmlns:pic="http://schemas.openxmlformats.org/drawingml/2006/picture">
                  <pic:nvPicPr>
                    <pic:cNvPr id="0" name="image4.png" descr="Picture 17"/>
                    <pic:cNvPicPr preferRelativeResize="0"/>
                  </pic:nvPicPr>
                  <pic:blipFill>
                    <a:blip r:embed="rId16" cstate="print"/>
                    <a:srcRect/>
                    <a:stretch>
                      <a:fillRect/>
                    </a:stretch>
                  </pic:blipFill>
                  <pic:spPr>
                    <a:xfrm>
                      <a:off x="0" y="0"/>
                      <a:ext cx="6114416" cy="2566036"/>
                    </a:xfrm>
                    <a:prstGeom prst="rect">
                      <a:avLst/>
                    </a:prstGeom>
                    <a:ln/>
                  </pic:spPr>
                </pic:pic>
              </a:graphicData>
            </a:graphic>
          </wp:inline>
        </w:drawing>
      </w:r>
    </w:p>
    <w:p w14:paraId="1FAE3378" w14:textId="77777777" w:rsidR="00B60ABC" w:rsidRDefault="00551AC6">
      <w:pPr>
        <w:pStyle w:val="Normal1"/>
        <w:keepLines/>
        <w:pBdr>
          <w:top w:val="nil"/>
          <w:left w:val="nil"/>
          <w:bottom w:val="nil"/>
          <w:right w:val="nil"/>
          <w:between w:val="nil"/>
        </w:pBdr>
        <w:tabs>
          <w:tab w:val="left" w:pos="794"/>
          <w:tab w:val="left" w:pos="1191"/>
          <w:tab w:val="left" w:pos="1588"/>
          <w:tab w:val="left" w:pos="1985"/>
        </w:tabs>
        <w:spacing w:before="120" w:after="480"/>
        <w:jc w:val="center"/>
        <w:rPr>
          <w:b/>
          <w:color w:val="000000"/>
        </w:rPr>
      </w:pPr>
      <w:r>
        <w:rPr>
          <w:b/>
          <w:color w:val="000000"/>
        </w:rPr>
        <w:t xml:space="preserve">Figure 4/E.370 </w:t>
      </w:r>
      <w:r>
        <w:rPr>
          <w:rFonts w:ascii="Noto Sans Symbols" w:eastAsia="Noto Sans Symbols" w:hAnsi="Noto Sans Symbols" w:cs="Noto Sans Symbols"/>
          <w:color w:val="000000"/>
        </w:rPr>
        <w:t>−</w:t>
      </w:r>
      <w:r>
        <w:rPr>
          <w:b/>
          <w:color w:val="000000"/>
        </w:rPr>
        <w:t xml:space="preserve"> Call from an IP-based network</w:t>
      </w:r>
      <w:r>
        <w:rPr>
          <w:b/>
          <w:color w:val="000000"/>
          <w:highlight w:val="yellow"/>
        </w:rPr>
        <w:t>/</w:t>
      </w:r>
      <w:r>
        <w:rPr>
          <w:b/>
          <w:color w:val="000000"/>
        </w:rPr>
        <w:t>OTTs user to another IP-based network</w:t>
      </w:r>
      <w:r>
        <w:rPr>
          <w:b/>
          <w:color w:val="000000"/>
          <w:highlight w:val="yellow"/>
        </w:rPr>
        <w:t>/</w:t>
      </w:r>
      <w:r>
        <w:rPr>
          <w:b/>
          <w:color w:val="000000"/>
        </w:rPr>
        <w:t>OTTs</w:t>
      </w:r>
      <w:r>
        <w:rPr>
          <w:b/>
          <w:color w:val="000000"/>
        </w:rPr>
        <w:br/>
        <w:t>via an international telecommunication network</w:t>
      </w:r>
    </w:p>
    <w:p w14:paraId="78F93E62"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360"/>
        <w:ind w:left="794" w:hanging="794"/>
        <w:rPr>
          <w:b/>
          <w:color w:val="000000"/>
        </w:rPr>
      </w:pPr>
      <w:r>
        <w:rPr>
          <w:b/>
          <w:color w:val="000000"/>
        </w:rPr>
        <w:t>9</w:t>
      </w:r>
      <w:r>
        <w:rPr>
          <w:b/>
          <w:color w:val="000000"/>
        </w:rPr>
        <w:tab/>
        <w:t>Operation</w:t>
      </w:r>
    </w:p>
    <w:p w14:paraId="0CDB33DC" w14:textId="77777777" w:rsidR="00B60ABC" w:rsidRDefault="00551AC6">
      <w:pPr>
        <w:pStyle w:val="Normal1"/>
        <w:pBdr>
          <w:top w:val="nil"/>
          <w:left w:val="nil"/>
          <w:bottom w:val="nil"/>
          <w:right w:val="nil"/>
          <w:between w:val="nil"/>
        </w:pBdr>
        <w:spacing w:before="120"/>
        <w:jc w:val="both"/>
        <w:rPr>
          <w:color w:val="000000"/>
        </w:rPr>
      </w:pPr>
      <w:r>
        <w:rPr>
          <w:b/>
          <w:color w:val="000000"/>
        </w:rPr>
        <w:t>9.1</w:t>
      </w:r>
      <w:r>
        <w:rPr>
          <w:color w:val="000000"/>
        </w:rPr>
        <w:tab/>
      </w:r>
      <w:proofErr w:type="spellStart"/>
      <w:r>
        <w:rPr>
          <w:color w:val="000000"/>
        </w:rPr>
        <w:t>Wheninterworking</w:t>
      </w:r>
      <w:proofErr w:type="spellEnd"/>
      <w:r>
        <w:rPr>
          <w:color w:val="000000"/>
        </w:rPr>
        <w:t>/interconnecting/</w:t>
      </w:r>
      <w:proofErr w:type="spellStart"/>
      <w:r>
        <w:rPr>
          <w:color w:val="000000"/>
        </w:rPr>
        <w:t>terminatingbetween</w:t>
      </w:r>
      <w:proofErr w:type="spellEnd"/>
      <w:r>
        <w:rPr>
          <w:color w:val="000000"/>
        </w:rPr>
        <w:t xml:space="preserve"> IP-based networks/OTTs and international telecommunication networks the operational procedures for services should, wherever possible, be the same as for those on the international telecommunication networks. The same tones, announcements, service codes and </w:t>
      </w:r>
      <w:proofErr w:type="spellStart"/>
      <w:proofErr w:type="gramStart"/>
      <w:r>
        <w:rPr>
          <w:color w:val="000000"/>
        </w:rPr>
        <w:t>signals,etc</w:t>
      </w:r>
      <w:proofErr w:type="spellEnd"/>
      <w:r>
        <w:rPr>
          <w:color w:val="000000"/>
        </w:rPr>
        <w:t>.</w:t>
      </w:r>
      <w:proofErr w:type="gramEnd"/>
      <w:r>
        <w:rPr>
          <w:color w:val="000000"/>
        </w:rPr>
        <w:t>, used in the international telecommunication services should be recognized and where appropriate returned by the IP-based network</w:t>
      </w:r>
      <w:r>
        <w:rPr>
          <w:color w:val="000000"/>
          <w:highlight w:val="yellow"/>
        </w:rPr>
        <w:t>/</w:t>
      </w:r>
      <w:r>
        <w:rPr>
          <w:color w:val="000000"/>
        </w:rPr>
        <w:t>OTTs. For interworking between IP-based networks</w:t>
      </w:r>
      <w:r>
        <w:rPr>
          <w:color w:val="000000"/>
          <w:highlight w:val="yellow"/>
        </w:rPr>
        <w:t>/</w:t>
      </w:r>
      <w:r>
        <w:rPr>
          <w:color w:val="000000"/>
        </w:rPr>
        <w:t>OTTs and international telecommunication networks, User-to-Network signalling (where a user on one network is accessing functionality supplied on the other network), Network-to-Network signalling, and User-to-User signalling must be consistently interpreted across the various networks. The latter case is particularly important when users must interact with interactive voice response systems.</w:t>
      </w:r>
    </w:p>
    <w:p w14:paraId="506134F2" w14:textId="77777777" w:rsidR="00B60ABC" w:rsidRDefault="00551AC6">
      <w:pPr>
        <w:pStyle w:val="Normal1"/>
        <w:pBdr>
          <w:top w:val="nil"/>
          <w:left w:val="nil"/>
          <w:bottom w:val="nil"/>
          <w:right w:val="nil"/>
          <w:between w:val="nil"/>
        </w:pBdr>
        <w:spacing w:before="120"/>
        <w:rPr>
          <w:color w:val="000000"/>
        </w:rPr>
      </w:pPr>
      <w:r>
        <w:rPr>
          <w:color w:val="000000"/>
        </w:rPr>
        <w:t>Add text cover the new topics of the recommendation and CLI proposal should be mentioned in 9.1 and remove it from 9.2</w:t>
      </w:r>
    </w:p>
    <w:p w14:paraId="3C390054" w14:textId="77777777" w:rsidR="00B60ABC" w:rsidRDefault="00551AC6">
      <w:pPr>
        <w:pStyle w:val="Normal1"/>
        <w:numPr>
          <w:ilvl w:val="0"/>
          <w:numId w:val="4"/>
        </w:numPr>
        <w:pBdr>
          <w:top w:val="nil"/>
          <w:left w:val="nil"/>
          <w:bottom w:val="nil"/>
          <w:right w:val="nil"/>
          <w:between w:val="nil"/>
        </w:pBdr>
        <w:spacing w:before="80"/>
        <w:ind w:hanging="720"/>
        <w:jc w:val="both"/>
        <w:rPr>
          <w:color w:val="000000"/>
        </w:rPr>
      </w:pPr>
      <w:r>
        <w:rPr>
          <w:b/>
          <w:color w:val="000000"/>
        </w:rPr>
        <w:t>9.2</w:t>
      </w:r>
      <w:r>
        <w:rPr>
          <w:color w:val="000000"/>
        </w:rPr>
        <w:tab/>
        <w:t>For users on the international telecommunication networks to reach users on IP-based networks</w:t>
      </w:r>
      <w:r>
        <w:rPr>
          <w:color w:val="000000"/>
          <w:highlight w:val="yellow"/>
        </w:rPr>
        <w:t>/</w:t>
      </w:r>
      <w:r>
        <w:rPr>
          <w:color w:val="000000"/>
        </w:rPr>
        <w:t xml:space="preserve">OTTs, the IP-based </w:t>
      </w:r>
      <w:proofErr w:type="spellStart"/>
      <w:r>
        <w:rPr>
          <w:color w:val="000000"/>
        </w:rPr>
        <w:t>networkOTTsshould</w:t>
      </w:r>
      <w:proofErr w:type="spellEnd"/>
      <w:r>
        <w:rPr>
          <w:color w:val="000000"/>
        </w:rPr>
        <w:t xml:space="preserve"> be </w:t>
      </w:r>
    </w:p>
    <w:p w14:paraId="71CE7D3D" w14:textId="77777777" w:rsidR="00B60ABC" w:rsidRDefault="00551AC6">
      <w:pPr>
        <w:pStyle w:val="Normal1"/>
        <w:numPr>
          <w:ilvl w:val="0"/>
          <w:numId w:val="6"/>
        </w:numPr>
        <w:pBdr>
          <w:top w:val="nil"/>
          <w:left w:val="nil"/>
          <w:bottom w:val="nil"/>
          <w:right w:val="nil"/>
          <w:between w:val="nil"/>
        </w:pBdr>
        <w:spacing w:before="80"/>
        <w:jc w:val="both"/>
        <w:rPr>
          <w:color w:val="000000"/>
        </w:rPr>
      </w:pPr>
      <w:r>
        <w:rPr>
          <w:color w:val="000000"/>
        </w:rPr>
        <w:t xml:space="preserve">Addressable using the national numbering plan </w:t>
      </w:r>
    </w:p>
    <w:p w14:paraId="19A78E7D" w14:textId="77777777" w:rsidR="00B60ABC" w:rsidRDefault="00551AC6">
      <w:pPr>
        <w:pStyle w:val="Normal1"/>
        <w:numPr>
          <w:ilvl w:val="0"/>
          <w:numId w:val="6"/>
        </w:numPr>
        <w:pBdr>
          <w:top w:val="nil"/>
          <w:left w:val="nil"/>
          <w:bottom w:val="nil"/>
          <w:right w:val="nil"/>
          <w:between w:val="nil"/>
        </w:pBdr>
        <w:spacing w:before="80"/>
        <w:jc w:val="both"/>
        <w:rPr>
          <w:color w:val="000000"/>
        </w:rPr>
      </w:pPr>
      <w:r>
        <w:rPr>
          <w:color w:val="000000"/>
        </w:rPr>
        <w:t>Applicable to the international telecommunication recommendation(i.e. ITU-T E.164)</w:t>
      </w:r>
    </w:p>
    <w:p w14:paraId="4C1218AB" w14:textId="77777777" w:rsidR="00B60ABC" w:rsidRDefault="00551AC6">
      <w:pPr>
        <w:pStyle w:val="Normal1"/>
        <w:numPr>
          <w:ilvl w:val="0"/>
          <w:numId w:val="3"/>
        </w:numPr>
        <w:pBdr>
          <w:top w:val="nil"/>
          <w:left w:val="nil"/>
          <w:bottom w:val="nil"/>
          <w:right w:val="nil"/>
          <w:between w:val="nil"/>
        </w:pBdr>
        <w:spacing w:before="80"/>
        <w:jc w:val="both"/>
        <w:rPr>
          <w:color w:val="000000"/>
        </w:rPr>
      </w:pPr>
      <w:r>
        <w:rPr>
          <w:color w:val="000000"/>
        </w:rPr>
        <w:t>The recipient should be able to identify the number of the calling party</w:t>
      </w:r>
      <w:r>
        <w:rPr>
          <w:color w:val="000000"/>
          <w:sz w:val="20"/>
          <w:szCs w:val="20"/>
        </w:rPr>
        <w:br/>
      </w:r>
      <w:commentRangeStart w:id="13"/>
    </w:p>
    <w:p w14:paraId="6D4927FE" w14:textId="77777777" w:rsidR="00B60ABC" w:rsidRDefault="00551AC6">
      <w:pPr>
        <w:pStyle w:val="Normal1"/>
        <w:pBdr>
          <w:top w:val="nil"/>
          <w:left w:val="nil"/>
          <w:bottom w:val="nil"/>
          <w:right w:val="nil"/>
          <w:between w:val="nil"/>
        </w:pBdr>
        <w:ind w:left="2064"/>
        <w:jc w:val="both"/>
        <w:rPr>
          <w:color w:val="000000"/>
          <w:sz w:val="20"/>
          <w:szCs w:val="20"/>
        </w:rPr>
      </w:pPr>
      <w:r>
        <w:rPr>
          <w:color w:val="000000"/>
          <w:sz w:val="20"/>
          <w:szCs w:val="20"/>
        </w:rPr>
        <w:br/>
      </w:r>
      <w:commentRangeEnd w:id="13"/>
      <w:r>
        <w:commentReference w:id="13"/>
      </w:r>
    </w:p>
    <w:p w14:paraId="2A902D3E" w14:textId="77777777" w:rsidR="00B60ABC" w:rsidRDefault="00551AC6">
      <w:pPr>
        <w:pStyle w:val="Normal1"/>
        <w:pBdr>
          <w:top w:val="nil"/>
          <w:left w:val="nil"/>
          <w:bottom w:val="nil"/>
          <w:right w:val="nil"/>
          <w:between w:val="nil"/>
        </w:pBdr>
        <w:ind w:left="2064"/>
        <w:jc w:val="both"/>
        <w:rPr>
          <w:color w:val="000000"/>
          <w:sz w:val="20"/>
          <w:szCs w:val="20"/>
        </w:rPr>
      </w:pPr>
      <w:proofErr w:type="gramStart"/>
      <w:r>
        <w:rPr>
          <w:color w:val="000000"/>
          <w:sz w:val="20"/>
          <w:szCs w:val="20"/>
        </w:rPr>
        <w:t>Note :</w:t>
      </w:r>
      <w:proofErr w:type="gramEnd"/>
      <w:r>
        <w:rPr>
          <w:color w:val="000000"/>
          <w:sz w:val="20"/>
          <w:szCs w:val="20"/>
        </w:rPr>
        <w:t xml:space="preserve"> the CLI provisioning should be in both directions </w:t>
      </w:r>
    </w:p>
    <w:p w14:paraId="782461A3" w14:textId="77777777" w:rsidR="00B60ABC" w:rsidRDefault="00551AC6">
      <w:pPr>
        <w:pStyle w:val="Normal1"/>
        <w:numPr>
          <w:ilvl w:val="0"/>
          <w:numId w:val="5"/>
        </w:numPr>
        <w:pBdr>
          <w:top w:val="nil"/>
          <w:left w:val="nil"/>
          <w:bottom w:val="nil"/>
          <w:right w:val="nil"/>
          <w:between w:val="nil"/>
        </w:pBdr>
        <w:spacing w:before="120"/>
        <w:ind w:hanging="720"/>
        <w:jc w:val="both"/>
      </w:pPr>
      <w:commentRangeStart w:id="14"/>
      <w:r>
        <w:rPr>
          <w:b/>
          <w:color w:val="000000"/>
          <w:highlight w:val="yellow"/>
        </w:rPr>
        <w:t>[</w:t>
      </w:r>
      <w:commentRangeEnd w:id="14"/>
      <w:r>
        <w:commentReference w:id="14"/>
      </w:r>
    </w:p>
    <w:p w14:paraId="26C29A4F" w14:textId="77777777" w:rsidR="00B60ABC" w:rsidRDefault="00B60ABC">
      <w:pPr>
        <w:pStyle w:val="Normal1"/>
        <w:numPr>
          <w:ilvl w:val="0"/>
          <w:numId w:val="7"/>
        </w:numPr>
        <w:pBdr>
          <w:top w:val="nil"/>
          <w:left w:val="nil"/>
          <w:bottom w:val="nil"/>
          <w:right w:val="nil"/>
          <w:between w:val="nil"/>
        </w:pBdr>
        <w:spacing w:before="120"/>
        <w:jc w:val="both"/>
        <w:rPr>
          <w:color w:val="000000"/>
        </w:rPr>
      </w:pPr>
    </w:p>
    <w:p w14:paraId="12A6985A" w14:textId="77777777" w:rsidR="00B60ABC" w:rsidRDefault="00B60ABC">
      <w:pPr>
        <w:pStyle w:val="Normal1"/>
        <w:numPr>
          <w:ilvl w:val="0"/>
          <w:numId w:val="8"/>
        </w:numPr>
        <w:pBdr>
          <w:top w:val="nil"/>
          <w:left w:val="nil"/>
          <w:bottom w:val="nil"/>
          <w:right w:val="nil"/>
          <w:between w:val="nil"/>
        </w:pBdr>
        <w:spacing w:before="120"/>
        <w:jc w:val="both"/>
        <w:rPr>
          <w:color w:val="000000"/>
        </w:rPr>
      </w:pPr>
    </w:p>
    <w:p w14:paraId="1C2F6B65" w14:textId="77777777" w:rsidR="00B60ABC" w:rsidRDefault="00B60ABC">
      <w:pPr>
        <w:pStyle w:val="Normal1"/>
        <w:numPr>
          <w:ilvl w:val="0"/>
          <w:numId w:val="8"/>
        </w:numPr>
        <w:pBdr>
          <w:top w:val="nil"/>
          <w:left w:val="nil"/>
          <w:bottom w:val="nil"/>
          <w:right w:val="nil"/>
          <w:between w:val="nil"/>
        </w:pBdr>
        <w:spacing w:before="120"/>
        <w:jc w:val="both"/>
      </w:pPr>
    </w:p>
    <w:p w14:paraId="6237CC18" w14:textId="77777777" w:rsidR="00B60ABC" w:rsidRDefault="00B60ABC">
      <w:pPr>
        <w:pStyle w:val="Normal1"/>
        <w:numPr>
          <w:ilvl w:val="0"/>
          <w:numId w:val="8"/>
        </w:numPr>
        <w:pBdr>
          <w:top w:val="nil"/>
          <w:left w:val="nil"/>
          <w:bottom w:val="nil"/>
          <w:right w:val="nil"/>
          <w:between w:val="nil"/>
        </w:pBdr>
        <w:spacing w:before="120"/>
        <w:jc w:val="both"/>
      </w:pPr>
    </w:p>
    <w:p w14:paraId="119D9CB9" w14:textId="77777777" w:rsidR="00B60ABC" w:rsidRDefault="00B60ABC">
      <w:pPr>
        <w:pStyle w:val="Normal1"/>
        <w:numPr>
          <w:ilvl w:val="0"/>
          <w:numId w:val="8"/>
        </w:numPr>
        <w:pBdr>
          <w:top w:val="nil"/>
          <w:left w:val="nil"/>
          <w:bottom w:val="nil"/>
          <w:right w:val="nil"/>
          <w:between w:val="nil"/>
        </w:pBdr>
        <w:spacing w:before="120"/>
        <w:jc w:val="both"/>
      </w:pPr>
    </w:p>
    <w:p w14:paraId="66921D2D" w14:textId="77777777" w:rsidR="00B60ABC" w:rsidRDefault="00551AC6">
      <w:pPr>
        <w:pStyle w:val="Normal1"/>
        <w:numPr>
          <w:ilvl w:val="0"/>
          <w:numId w:val="8"/>
        </w:numPr>
        <w:pBdr>
          <w:top w:val="nil"/>
          <w:left w:val="nil"/>
          <w:bottom w:val="nil"/>
          <w:right w:val="nil"/>
          <w:between w:val="nil"/>
        </w:pBdr>
        <w:ind w:firstLine="0"/>
        <w:jc w:val="both"/>
      </w:pPr>
      <w:r>
        <w:rPr>
          <w:color w:val="000000"/>
          <w:highlight w:val="yellow"/>
        </w:rPr>
        <w:t>]</w:t>
      </w:r>
    </w:p>
    <w:p w14:paraId="0E763B7D" w14:textId="77777777" w:rsidR="00B60ABC" w:rsidRDefault="00B60ABC">
      <w:pPr>
        <w:pStyle w:val="Normal1"/>
        <w:numPr>
          <w:ilvl w:val="0"/>
          <w:numId w:val="9"/>
        </w:numPr>
        <w:pBdr>
          <w:top w:val="nil"/>
          <w:left w:val="nil"/>
          <w:bottom w:val="nil"/>
          <w:right w:val="nil"/>
          <w:between w:val="nil"/>
        </w:pBdr>
        <w:jc w:val="both"/>
        <w:rPr>
          <w:color w:val="000000"/>
        </w:rPr>
      </w:pPr>
    </w:p>
    <w:p w14:paraId="68D4F2B7" w14:textId="77777777" w:rsidR="00B60ABC" w:rsidRDefault="00551AC6">
      <w:pPr>
        <w:pStyle w:val="Normal1"/>
        <w:pBdr>
          <w:top w:val="nil"/>
          <w:left w:val="nil"/>
          <w:bottom w:val="nil"/>
          <w:right w:val="nil"/>
          <w:between w:val="nil"/>
        </w:pBdr>
        <w:spacing w:before="120"/>
        <w:rPr>
          <w:ins w:id="15" w:author="Dell" w:date="2022-04-22T12:35:00Z"/>
          <w:color w:val="000000"/>
        </w:rPr>
      </w:pPr>
      <w:r>
        <w:rPr>
          <w:color w:val="000000"/>
          <w:highlight w:val="cyan"/>
        </w:rPr>
        <w:t>[</w:t>
      </w:r>
      <w:r>
        <w:rPr>
          <w:color w:val="000000"/>
        </w:rPr>
        <w:t xml:space="preserve">] </w:t>
      </w:r>
      <w:r>
        <w:rPr>
          <w:b/>
          <w:color w:val="000000"/>
        </w:rPr>
        <w:t>9.</w:t>
      </w:r>
      <w:r>
        <w:rPr>
          <w:b/>
          <w:color w:val="000000"/>
          <w:highlight w:val="yellow"/>
        </w:rPr>
        <w:t>5</w:t>
      </w:r>
      <w:r>
        <w:rPr>
          <w:color w:val="000000"/>
        </w:rPr>
        <w:tab/>
        <w:t>There should be mechanisms in place to cater for the needs of any call recording, billing and international accounting  and lawful interception functions that might be required. For example, an answer supervisory signal should be returned by the terminating network when an incoming call is established.</w:t>
      </w:r>
    </w:p>
    <w:p w14:paraId="4C703B2F" w14:textId="77777777" w:rsidR="00B60ABC" w:rsidRDefault="00551AC6">
      <w:pPr>
        <w:pStyle w:val="Normal1"/>
        <w:pBdr>
          <w:top w:val="nil"/>
          <w:left w:val="nil"/>
          <w:bottom w:val="nil"/>
          <w:right w:val="nil"/>
          <w:between w:val="nil"/>
        </w:pBdr>
        <w:spacing w:before="120"/>
        <w:jc w:val="both"/>
        <w:rPr>
          <w:ins w:id="16" w:author="Dell" w:date="2022-04-22T12:35:00Z"/>
          <w:color w:val="000000"/>
        </w:rPr>
      </w:pPr>
      <w:commentRangeStart w:id="17"/>
      <w:ins w:id="18" w:author="Dell" w:date="2022-04-22T12:35:00Z">
        <w:r>
          <w:rPr>
            <w:color w:val="000000"/>
          </w:rPr>
          <w:t xml:space="preserve">9.3 Compliance to E.164 and National Numbering </w:t>
        </w:r>
        <w:proofErr w:type="gramStart"/>
        <w:r>
          <w:rPr>
            <w:color w:val="000000"/>
          </w:rPr>
          <w:t>Plan(</w:t>
        </w:r>
        <w:proofErr w:type="gramEnd"/>
        <w:r>
          <w:rPr>
            <w:color w:val="000000"/>
          </w:rPr>
          <w:t xml:space="preserve">NNP) : In order to ensure valid CLI presentation by IP-based networks/OTTs, regulators and telecom operators may enforce compliance  to E.164 standard and NNP while providing interconnection with PSTN/PLMN or ISDN. </w:t>
        </w:r>
        <w:commentRangeEnd w:id="17"/>
        <w:r>
          <w:commentReference w:id="17"/>
        </w:r>
      </w:ins>
    </w:p>
    <w:p w14:paraId="089B58B6" w14:textId="77777777" w:rsidR="00B60ABC" w:rsidRDefault="00B60ABC">
      <w:pPr>
        <w:pStyle w:val="Normal1"/>
        <w:pBdr>
          <w:top w:val="nil"/>
          <w:left w:val="nil"/>
          <w:bottom w:val="nil"/>
          <w:right w:val="nil"/>
          <w:between w:val="nil"/>
        </w:pBdr>
        <w:spacing w:before="120"/>
        <w:rPr>
          <w:del w:id="19" w:author="Dell" w:date="2022-04-22T12:35:00Z"/>
          <w:color w:val="000000"/>
        </w:rPr>
      </w:pPr>
    </w:p>
    <w:p w14:paraId="4AA70167"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360"/>
        <w:ind w:left="794" w:hanging="794"/>
        <w:rPr>
          <w:b/>
          <w:color w:val="000000"/>
        </w:rPr>
      </w:pPr>
      <w:r>
        <w:rPr>
          <w:b/>
          <w:color w:val="000000"/>
        </w:rPr>
        <w:t>10</w:t>
      </w:r>
      <w:r>
        <w:rPr>
          <w:b/>
          <w:color w:val="000000"/>
        </w:rPr>
        <w:tab/>
        <w:t>Quality of service</w:t>
      </w:r>
    </w:p>
    <w:p w14:paraId="03EDAA9B" w14:textId="77777777" w:rsidR="00B60ABC" w:rsidRDefault="00551AC6">
      <w:pPr>
        <w:pStyle w:val="Normal1"/>
        <w:pBdr>
          <w:top w:val="nil"/>
          <w:left w:val="nil"/>
          <w:bottom w:val="nil"/>
          <w:right w:val="nil"/>
          <w:between w:val="nil"/>
        </w:pBdr>
        <w:spacing w:before="80"/>
        <w:jc w:val="both"/>
        <w:rPr>
          <w:color w:val="000000"/>
        </w:rPr>
      </w:pPr>
      <w:r>
        <w:rPr>
          <w:color w:val="000000"/>
        </w:rPr>
        <w:t>[</w:t>
      </w:r>
      <w:commentRangeStart w:id="20"/>
      <w:r>
        <w:rPr>
          <w:color w:val="000000"/>
        </w:rPr>
        <w:t>When international telecommunication networks interwork with IP-based networks</w:t>
      </w:r>
      <w:r>
        <w:rPr>
          <w:color w:val="000000"/>
          <w:highlight w:val="yellow"/>
        </w:rPr>
        <w:t>/applications</w:t>
      </w:r>
      <w:r>
        <w:rPr>
          <w:color w:val="000000"/>
        </w:rPr>
        <w:t>/OTT providers, the QoS/</w:t>
      </w:r>
      <w:proofErr w:type="spellStart"/>
      <w:r>
        <w:rPr>
          <w:color w:val="000000"/>
        </w:rPr>
        <w:t>QoEexperienced</w:t>
      </w:r>
      <w:proofErr w:type="spellEnd"/>
      <w:r>
        <w:rPr>
          <w:color w:val="000000"/>
        </w:rPr>
        <w:t xml:space="preserve"> by the users should, </w:t>
      </w:r>
      <w:proofErr w:type="spellStart"/>
      <w:r>
        <w:rPr>
          <w:color w:val="000000"/>
        </w:rPr>
        <w:t>maintainthe</w:t>
      </w:r>
      <w:proofErr w:type="spellEnd"/>
      <w:r>
        <w:rPr>
          <w:color w:val="000000"/>
        </w:rPr>
        <w:t xml:space="preserve"> same as the acceptable level of QoS/</w:t>
      </w:r>
      <w:proofErr w:type="spellStart"/>
      <w:r>
        <w:rPr>
          <w:color w:val="000000"/>
        </w:rPr>
        <w:t>QoE</w:t>
      </w:r>
      <w:proofErr w:type="spellEnd"/>
      <w:r>
        <w:rPr>
          <w:color w:val="000000"/>
        </w:rPr>
        <w:t xml:space="preserve"> on PSTN/PLMN networks.</w:t>
      </w:r>
      <w:commentRangeEnd w:id="20"/>
      <w:r>
        <w:commentReference w:id="20"/>
      </w:r>
      <w:r>
        <w:rPr>
          <w:color w:val="000000"/>
        </w:rPr>
        <w:t>]</w:t>
      </w:r>
    </w:p>
    <w:p w14:paraId="4FB6BC26" w14:textId="77777777" w:rsidR="00B60ABC" w:rsidRDefault="00B60ABC">
      <w:pPr>
        <w:pStyle w:val="Normal1"/>
        <w:pBdr>
          <w:top w:val="nil"/>
          <w:left w:val="nil"/>
          <w:bottom w:val="nil"/>
          <w:right w:val="nil"/>
          <w:between w:val="nil"/>
        </w:pBdr>
        <w:jc w:val="both"/>
        <w:rPr>
          <w:color w:val="000000"/>
        </w:rPr>
      </w:pPr>
    </w:p>
    <w:p w14:paraId="305CCE5B" w14:textId="77777777" w:rsidR="00B60ABC" w:rsidRDefault="00551AC6">
      <w:pPr>
        <w:pStyle w:val="Normal1"/>
        <w:pBdr>
          <w:top w:val="nil"/>
          <w:left w:val="nil"/>
          <w:bottom w:val="nil"/>
          <w:right w:val="nil"/>
          <w:between w:val="nil"/>
        </w:pBdr>
        <w:spacing w:before="80"/>
        <w:jc w:val="both"/>
        <w:rPr>
          <w:color w:val="000000"/>
        </w:rPr>
      </w:pPr>
      <w:proofErr w:type="gramStart"/>
      <w:r>
        <w:rPr>
          <w:color w:val="000000"/>
          <w:highlight w:val="yellow"/>
        </w:rPr>
        <w:t>Note :</w:t>
      </w:r>
      <w:proofErr w:type="gramEnd"/>
      <w:r>
        <w:rPr>
          <w:color w:val="000000"/>
          <w:sz w:val="20"/>
          <w:szCs w:val="20"/>
          <w:highlight w:val="yellow"/>
        </w:rPr>
        <w:t xml:space="preserve"> call for contribution in this </w:t>
      </w:r>
      <w:proofErr w:type="spellStart"/>
      <w:r>
        <w:rPr>
          <w:color w:val="000000"/>
          <w:sz w:val="20"/>
          <w:szCs w:val="20"/>
          <w:highlight w:val="yellow"/>
        </w:rPr>
        <w:t>topic</w:t>
      </w:r>
      <w:r>
        <w:rPr>
          <w:color w:val="000000"/>
          <w:highlight w:val="yellow"/>
        </w:rPr>
        <w:t>Check</w:t>
      </w:r>
      <w:proofErr w:type="spellEnd"/>
      <w:r>
        <w:rPr>
          <w:color w:val="000000"/>
          <w:highlight w:val="yellow"/>
        </w:rPr>
        <w:t xml:space="preserve"> ISDN and modify</w:t>
      </w:r>
    </w:p>
    <w:p w14:paraId="736536A6" w14:textId="77777777" w:rsidR="00B60ABC" w:rsidRDefault="00551AC6">
      <w:pPr>
        <w:pStyle w:val="Normal1"/>
        <w:pBdr>
          <w:top w:val="nil"/>
          <w:left w:val="nil"/>
          <w:bottom w:val="nil"/>
          <w:right w:val="nil"/>
          <w:between w:val="nil"/>
        </w:pBdr>
        <w:spacing w:before="120"/>
        <w:rPr>
          <w:color w:val="000000"/>
        </w:rPr>
      </w:pPr>
      <w:r>
        <w:rPr>
          <w:color w:val="000000"/>
        </w:rPr>
        <w:t>.</w:t>
      </w:r>
      <w:r>
        <w:rPr>
          <w:color w:val="000000"/>
          <w:vertAlign w:val="superscript"/>
        </w:rPr>
        <w:footnoteReference w:id="1"/>
      </w:r>
      <w:r>
        <w:rPr>
          <w:color w:val="000000"/>
          <w:vertAlign w:val="superscript"/>
        </w:rPr>
        <w:t>1</w:t>
      </w:r>
    </w:p>
    <w:p w14:paraId="0CEE63FC"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480" w:after="80"/>
        <w:jc w:val="center"/>
        <w:rPr>
          <w:smallCaps/>
          <w:color w:val="000000"/>
        </w:rPr>
      </w:pPr>
      <w:proofErr w:type="spellStart"/>
      <w:r>
        <w:rPr>
          <w:smallCaps/>
          <w:color w:val="000000"/>
        </w:rPr>
        <w:t>AppendiX</w:t>
      </w:r>
      <w:proofErr w:type="spellEnd"/>
      <w:r>
        <w:rPr>
          <w:smallCaps/>
          <w:color w:val="000000"/>
        </w:rPr>
        <w:t xml:space="preserve"> </w:t>
      </w:r>
      <w:proofErr w:type="spellStart"/>
      <w:r>
        <w:rPr>
          <w:smallCaps/>
          <w:color w:val="000000"/>
        </w:rPr>
        <w:t>i</w:t>
      </w:r>
      <w:proofErr w:type="spellEnd"/>
    </w:p>
    <w:p w14:paraId="307E80C2" w14:textId="77777777" w:rsidR="00B60ABC" w:rsidRDefault="00551AC6">
      <w:pPr>
        <w:pStyle w:val="Normal1"/>
        <w:keepNext/>
        <w:keepLines/>
        <w:pBdr>
          <w:top w:val="nil"/>
          <w:left w:val="nil"/>
          <w:bottom w:val="nil"/>
          <w:right w:val="nil"/>
          <w:between w:val="nil"/>
        </w:pBdr>
        <w:tabs>
          <w:tab w:val="left" w:pos="794"/>
          <w:tab w:val="left" w:pos="1191"/>
          <w:tab w:val="left" w:pos="1588"/>
          <w:tab w:val="left" w:pos="1985"/>
        </w:tabs>
        <w:spacing w:before="80" w:after="20"/>
        <w:jc w:val="center"/>
        <w:rPr>
          <w:b/>
          <w:color w:val="000000"/>
        </w:rPr>
      </w:pPr>
      <w:r>
        <w:rPr>
          <w:b/>
          <w:color w:val="000000"/>
        </w:rPr>
        <w:t>Bibliography</w:t>
      </w:r>
    </w:p>
    <w:p w14:paraId="001E4D86"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120"/>
        <w:ind w:left="794" w:hanging="794"/>
        <w:jc w:val="both"/>
        <w:rPr>
          <w:color w:val="000000"/>
        </w:rPr>
      </w:pPr>
      <w:r>
        <w:rPr>
          <w:color w:val="000000"/>
        </w:rPr>
        <w:t>[1]</w:t>
      </w:r>
      <w:r>
        <w:rPr>
          <w:color w:val="000000"/>
        </w:rPr>
        <w:tab/>
        <w:t>HANDLEY (M.), SCHULZRINNE (H.), SCHOOLER (E.), and ROSENBERG (J.):  SIP:</w:t>
      </w:r>
      <w:r>
        <w:rPr>
          <w:b/>
          <w:i/>
          <w:color w:val="000000"/>
        </w:rPr>
        <w:t> </w:t>
      </w:r>
      <w:r>
        <w:rPr>
          <w:color w:val="000000"/>
        </w:rPr>
        <w:t xml:space="preserve">session initiation protocol, </w:t>
      </w:r>
      <w:r>
        <w:rPr>
          <w:i/>
          <w:color w:val="000000"/>
        </w:rPr>
        <w:t xml:space="preserve">Request for Comments2543, Internet Engineering Task Force </w:t>
      </w:r>
      <w:r>
        <w:rPr>
          <w:color w:val="000000"/>
        </w:rPr>
        <w:t>1999</w:t>
      </w:r>
      <w:r>
        <w:rPr>
          <w:i/>
          <w:color w:val="000000"/>
        </w:rPr>
        <w:t>.</w:t>
      </w:r>
    </w:p>
    <w:p w14:paraId="2590C641" w14:textId="77777777" w:rsidR="00B60ABC" w:rsidRDefault="00551AC6">
      <w:pPr>
        <w:pStyle w:val="Normal1"/>
        <w:pBdr>
          <w:top w:val="nil"/>
          <w:left w:val="nil"/>
          <w:bottom w:val="nil"/>
          <w:right w:val="nil"/>
          <w:between w:val="nil"/>
        </w:pBdr>
        <w:tabs>
          <w:tab w:val="left" w:pos="794"/>
          <w:tab w:val="left" w:pos="1191"/>
          <w:tab w:val="left" w:pos="1588"/>
          <w:tab w:val="left" w:pos="1985"/>
        </w:tabs>
        <w:spacing w:before="120"/>
        <w:ind w:left="794" w:hanging="794"/>
        <w:jc w:val="both"/>
        <w:rPr>
          <w:color w:val="000000"/>
        </w:rPr>
      </w:pPr>
      <w:r>
        <w:rPr>
          <w:color w:val="000000"/>
        </w:rPr>
        <w:t>[2]</w:t>
      </w:r>
      <w:r>
        <w:rPr>
          <w:color w:val="000000"/>
        </w:rPr>
        <w:tab/>
        <w:t xml:space="preserve">ITU-T G.109 (1999), </w:t>
      </w:r>
      <w:r>
        <w:rPr>
          <w:i/>
          <w:color w:val="000000"/>
        </w:rPr>
        <w:t>Definition of categories of speech transmission quality</w:t>
      </w:r>
      <w:r>
        <w:rPr>
          <w:color w:val="000000"/>
        </w:rPr>
        <w:t>.</w:t>
      </w:r>
    </w:p>
    <w:p w14:paraId="3E126469" w14:textId="77777777" w:rsidR="00B60ABC" w:rsidRDefault="00B60ABC">
      <w:pPr>
        <w:pStyle w:val="Normal1"/>
        <w:pBdr>
          <w:top w:val="nil"/>
          <w:left w:val="nil"/>
          <w:bottom w:val="nil"/>
          <w:right w:val="nil"/>
          <w:between w:val="nil"/>
        </w:pBdr>
        <w:tabs>
          <w:tab w:val="left" w:pos="794"/>
          <w:tab w:val="left" w:pos="1191"/>
          <w:tab w:val="left" w:pos="1588"/>
          <w:tab w:val="left" w:pos="1985"/>
        </w:tabs>
        <w:rPr>
          <w:b/>
          <w:color w:val="000000"/>
          <w:sz w:val="28"/>
          <w:szCs w:val="28"/>
        </w:rPr>
      </w:pPr>
    </w:p>
    <w:p w14:paraId="62A2EC3B" w14:textId="77777777" w:rsidR="00B60ABC" w:rsidRDefault="00551AC6">
      <w:pPr>
        <w:pStyle w:val="Normal1"/>
        <w:pBdr>
          <w:top w:val="nil"/>
          <w:left w:val="nil"/>
          <w:bottom w:val="nil"/>
          <w:right w:val="nil"/>
          <w:between w:val="nil"/>
        </w:pBdr>
        <w:spacing w:before="120"/>
        <w:jc w:val="center"/>
        <w:rPr>
          <w:color w:val="000000"/>
        </w:rPr>
      </w:pPr>
      <w:r>
        <w:rPr>
          <w:color w:val="000000"/>
        </w:rPr>
        <w:t>_____________________</w:t>
      </w:r>
    </w:p>
    <w:p w14:paraId="1F4D7657" w14:textId="77777777" w:rsidR="00B60ABC" w:rsidRDefault="00B60ABC">
      <w:pPr>
        <w:pStyle w:val="Normal1"/>
        <w:pBdr>
          <w:top w:val="nil"/>
          <w:left w:val="nil"/>
          <w:bottom w:val="nil"/>
          <w:right w:val="nil"/>
          <w:between w:val="nil"/>
        </w:pBdr>
        <w:spacing w:before="120"/>
        <w:rPr>
          <w:color w:val="000000"/>
        </w:rPr>
      </w:pPr>
    </w:p>
    <w:p w14:paraId="79C1B873" w14:textId="77777777" w:rsidR="00B60ABC" w:rsidRDefault="00B60ABC">
      <w:pPr>
        <w:pStyle w:val="Normal1"/>
        <w:widowControl w:val="0"/>
        <w:pBdr>
          <w:top w:val="nil"/>
          <w:left w:val="nil"/>
          <w:bottom w:val="nil"/>
          <w:right w:val="nil"/>
          <w:between w:val="nil"/>
        </w:pBdr>
        <w:spacing w:before="120"/>
        <w:rPr>
          <w:b/>
          <w:color w:val="000000"/>
          <w:sz w:val="28"/>
          <w:szCs w:val="28"/>
        </w:rPr>
      </w:pPr>
    </w:p>
    <w:sectPr w:rsidR="00B60ABC" w:rsidSect="00152256">
      <w:headerReference w:type="default" r:id="rId17"/>
      <w:pgSz w:w="11900" w:h="16840"/>
      <w:pgMar w:top="1417" w:right="1134" w:bottom="1417" w:left="1134"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United States" w:date="2022-04-22T12:34:00Z" w:initials="">
    <w:p w14:paraId="79260398" w14:textId="77777777" w:rsidR="00B60ABC" w:rsidRDefault="00551AC6">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do not support broadening the scope to include the term “applications.”  (Same deletion applies throughout.)</w:t>
      </w:r>
    </w:p>
  </w:comment>
  <w:comment w:id="11" w:author="United States" w:date="2022-04-22T12:34:00Z" w:initials="">
    <w:p w14:paraId="4264D342" w14:textId="77777777" w:rsidR="00B60ABC" w:rsidRDefault="00551AC6">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Same edit applies throughout (“OTTs” rather than “OTT providers”).</w:t>
      </w:r>
    </w:p>
  </w:comment>
  <w:comment w:id="12" w:author="United States" w:date="2022-04-22T12:34:00Z" w:initials="">
    <w:p w14:paraId="31095A54" w14:textId="77777777" w:rsidR="00B60ABC" w:rsidRDefault="00551AC6">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recall significant debate on this issue during the RGM, and we support retaining the original definition, as it is illogical to change the definition of a network to include an application or application provider.</w:t>
      </w:r>
    </w:p>
  </w:comment>
  <w:comment w:id="13" w:author="Author" w:date="2022-04-22T12:34:00Z" w:initials="">
    <w:p w14:paraId="4EDB09B4" w14:textId="77777777" w:rsidR="00B60ABC" w:rsidRDefault="00551AC6">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rev mark should not appear in the since it is not a revision to the original text.</w:t>
      </w:r>
    </w:p>
  </w:comment>
  <w:comment w:id="14" w:author="United States" w:date="2022-04-22T12:34:00Z" w:initials="">
    <w:p w14:paraId="44101947" w14:textId="77777777" w:rsidR="00B60ABC" w:rsidRDefault="00551AC6">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propose deletion of the entirety of clauses 9.3 and 9.4, given the rationale provided in the introduction to this contribution.</w:t>
      </w:r>
    </w:p>
  </w:comment>
  <w:comment w:id="17" w:author="ADG" w:date="2022-04-28T13:38:00Z" w:initials="">
    <w:p w14:paraId="38A69F4C" w14:textId="77777777" w:rsidR="00B60ABC" w:rsidRDefault="00551AC6">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India</w:t>
      </w:r>
    </w:p>
  </w:comment>
  <w:comment w:id="20" w:author="United States" w:date="2022-04-22T12:34:00Z" w:initials="">
    <w:p w14:paraId="6B39ECAA" w14:textId="77777777" w:rsidR="00B60ABC" w:rsidRDefault="00551AC6">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do not agree that services delivered over IP networks be required to maintain PSTN-equivalent levels of quality of service (QoS) or quality of experience (QoE).  QoS/QoE is a differentiating factor and some service providers will offer higher levels of service quality, while others may offer a “best effort” service at a lower cost.  Such diverse offerings provide a range of options at various price points, which benefits consumers.  Moreover, most OTT applications do not own or control the networks over which consumers use them, so cannot guarantee QoS/QoE.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260398" w15:done="0"/>
  <w15:commentEx w15:paraId="4264D342" w15:done="0"/>
  <w15:commentEx w15:paraId="31095A54" w15:done="0"/>
  <w15:commentEx w15:paraId="4EDB09B4" w15:done="0"/>
  <w15:commentEx w15:paraId="44101947" w15:done="0"/>
  <w15:commentEx w15:paraId="38A69F4C" w15:done="0"/>
  <w15:commentEx w15:paraId="6B39EC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67BFD" w16cex:dateUtc="2022-04-22T10:34:00Z"/>
  <w16cex:commentExtensible w16cex:durableId="26167BFE" w16cex:dateUtc="2022-04-22T10:34:00Z"/>
  <w16cex:commentExtensible w16cex:durableId="26167BFF" w16cex:dateUtc="2022-04-22T10:34:00Z"/>
  <w16cex:commentExtensible w16cex:durableId="26167C00" w16cex:dateUtc="2022-04-22T10:34:00Z"/>
  <w16cex:commentExtensible w16cex:durableId="26167C01" w16cex:dateUtc="2022-04-22T10:34:00Z"/>
  <w16cex:commentExtensible w16cex:durableId="26167C02" w16cex:dateUtc="2022-04-28T11:38:00Z"/>
  <w16cex:commentExtensible w16cex:durableId="26167C03" w16cex:dateUtc="2022-04-22T1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260398" w16cid:durableId="26167BFD"/>
  <w16cid:commentId w16cid:paraId="4264D342" w16cid:durableId="26167BFE"/>
  <w16cid:commentId w16cid:paraId="31095A54" w16cid:durableId="26167BFF"/>
  <w16cid:commentId w16cid:paraId="4EDB09B4" w16cid:durableId="26167C00"/>
  <w16cid:commentId w16cid:paraId="44101947" w16cid:durableId="26167C01"/>
  <w16cid:commentId w16cid:paraId="38A69F4C" w16cid:durableId="26167C02"/>
  <w16cid:commentId w16cid:paraId="6B39ECAA" w16cid:durableId="26167C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50970" w14:textId="77777777" w:rsidR="00551AC6" w:rsidRDefault="00551AC6" w:rsidP="00B60ABC">
      <w:r>
        <w:separator/>
      </w:r>
    </w:p>
  </w:endnote>
  <w:endnote w:type="continuationSeparator" w:id="0">
    <w:p w14:paraId="393D9A6E" w14:textId="77777777" w:rsidR="00551AC6" w:rsidRDefault="00551AC6" w:rsidP="00B60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Arimo">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39B2F" w14:textId="77777777" w:rsidR="00551AC6" w:rsidRDefault="00551AC6" w:rsidP="00B60ABC">
      <w:r>
        <w:separator/>
      </w:r>
    </w:p>
  </w:footnote>
  <w:footnote w:type="continuationSeparator" w:id="0">
    <w:p w14:paraId="176BABF4" w14:textId="77777777" w:rsidR="00551AC6" w:rsidRDefault="00551AC6" w:rsidP="00B60ABC">
      <w:r>
        <w:continuationSeparator/>
      </w:r>
    </w:p>
  </w:footnote>
  <w:footnote w:id="1">
    <w:p w14:paraId="60EFA518" w14:textId="77777777" w:rsidR="00B60ABC" w:rsidRDefault="00551AC6">
      <w:pPr>
        <w:pStyle w:val="Normal1"/>
        <w:pBdr>
          <w:top w:val="nil"/>
          <w:left w:val="nil"/>
          <w:bottom w:val="nil"/>
          <w:right w:val="nil"/>
          <w:between w:val="nil"/>
        </w:pBdr>
        <w:rPr>
          <w:color w:val="000000"/>
          <w:sz w:val="20"/>
          <w:szCs w:val="20"/>
        </w:rPr>
      </w:pPr>
      <w:r>
        <w:rPr>
          <w:vertAlign w:val="superscript"/>
        </w:rPr>
        <w:footnoteRef/>
      </w:r>
      <w:r>
        <w:rPr>
          <w:color w:val="000000"/>
          <w:sz w:val="20"/>
          <w:szCs w:val="20"/>
          <w:vertAlign w:val="superscript"/>
        </w:rPr>
        <w:t>1</w:t>
      </w:r>
      <w:r>
        <w:rPr>
          <w:color w:val="000000"/>
          <w:sz w:val="20"/>
          <w:szCs w:val="20"/>
        </w:rPr>
        <w:t xml:space="preserve"> </w:t>
      </w:r>
      <w:r>
        <w:rPr>
          <w:color w:val="000000"/>
          <w:sz w:val="20"/>
          <w:szCs w:val="20"/>
        </w:rPr>
        <w:tab/>
        <w:t>Categories of speech quality are defined in ITU-T G.109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FA2A" w14:textId="3FF6BC62" w:rsidR="00B60ABC" w:rsidRPr="00152256" w:rsidRDefault="00152256" w:rsidP="00152256">
    <w:pPr>
      <w:pStyle w:val="Header"/>
      <w:jc w:val="center"/>
      <w:rPr>
        <w:sz w:val="18"/>
      </w:rPr>
    </w:pPr>
    <w:r w:rsidRPr="00152256">
      <w:rPr>
        <w:sz w:val="18"/>
      </w:rPr>
      <w:t xml:space="preserve">- </w:t>
    </w:r>
    <w:r w:rsidRPr="00152256">
      <w:rPr>
        <w:sz w:val="18"/>
      </w:rPr>
      <w:fldChar w:fldCharType="begin"/>
    </w:r>
    <w:r w:rsidRPr="00152256">
      <w:rPr>
        <w:sz w:val="18"/>
      </w:rPr>
      <w:instrText xml:space="preserve"> PAGE  \* MERGEFORMAT </w:instrText>
    </w:r>
    <w:r w:rsidRPr="00152256">
      <w:rPr>
        <w:sz w:val="18"/>
      </w:rPr>
      <w:fldChar w:fldCharType="separate"/>
    </w:r>
    <w:r w:rsidRPr="00152256">
      <w:rPr>
        <w:noProof/>
        <w:sz w:val="18"/>
      </w:rPr>
      <w:t>1</w:t>
    </w:r>
    <w:r w:rsidRPr="00152256">
      <w:rPr>
        <w:sz w:val="18"/>
      </w:rPr>
      <w:fldChar w:fldCharType="end"/>
    </w:r>
    <w:r w:rsidRPr="00152256">
      <w:rPr>
        <w:sz w:val="18"/>
      </w:rPr>
      <w:t xml:space="preserve"> -</w:t>
    </w:r>
  </w:p>
  <w:p w14:paraId="77A5D86F" w14:textId="247F5814" w:rsidR="00152256" w:rsidRPr="00152256" w:rsidRDefault="00152256" w:rsidP="00152256">
    <w:pPr>
      <w:pStyle w:val="Header"/>
      <w:spacing w:after="240"/>
      <w:jc w:val="center"/>
      <w:rPr>
        <w:sz w:val="18"/>
      </w:rPr>
    </w:pPr>
    <w:r w:rsidRPr="00152256">
      <w:rPr>
        <w:sz w:val="18"/>
      </w:rPr>
      <w:fldChar w:fldCharType="begin"/>
    </w:r>
    <w:r w:rsidRPr="00152256">
      <w:rPr>
        <w:sz w:val="18"/>
      </w:rPr>
      <w:instrText xml:space="preserve"> STYLEREF  Docnumber  </w:instrText>
    </w:r>
    <w:r>
      <w:rPr>
        <w:sz w:val="18"/>
      </w:rPr>
      <w:fldChar w:fldCharType="separate"/>
    </w:r>
    <w:r>
      <w:rPr>
        <w:noProof/>
        <w:sz w:val="18"/>
      </w:rPr>
      <w:t>SG2–C053</w:t>
    </w:r>
    <w:r w:rsidRPr="00152256">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F164D"/>
    <w:multiLevelType w:val="multilevel"/>
    <w:tmpl w:val="93801352"/>
    <w:lvl w:ilvl="0">
      <w:start w:val="1"/>
      <w:numFmt w:val="bullet"/>
      <w:lvlText w:val="-"/>
      <w:lvlJc w:val="left"/>
      <w:pPr>
        <w:ind w:left="720" w:hanging="36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
      <w:lvlJc w:val="left"/>
      <w:pPr>
        <w:ind w:left="1080" w:hanging="36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1800" w:hanging="360"/>
      </w:pPr>
      <w:rPr>
        <w:rFonts w:ascii="Helvetica Neue" w:eastAsia="Helvetica Neue" w:hAnsi="Helvetica Neue" w:cs="Helvetica Neue"/>
        <w:b w:val="0"/>
        <w:i w:val="0"/>
        <w:smallCaps w:val="0"/>
        <w:strike w:val="0"/>
        <w:shd w:val="clear" w:color="auto" w:fill="auto"/>
        <w:vertAlign w:val="baseline"/>
      </w:rPr>
    </w:lvl>
    <w:lvl w:ilvl="3">
      <w:start w:val="1"/>
      <w:numFmt w:val="bullet"/>
      <w:lvlText w:val="-"/>
      <w:lvlJc w:val="left"/>
      <w:pPr>
        <w:ind w:left="2520" w:hanging="36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
      <w:lvlJc w:val="left"/>
      <w:pPr>
        <w:ind w:left="3240" w:hanging="36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3960" w:hanging="360"/>
      </w:pPr>
      <w:rPr>
        <w:rFonts w:ascii="Helvetica Neue" w:eastAsia="Helvetica Neue" w:hAnsi="Helvetica Neue" w:cs="Helvetica Neue"/>
        <w:b w:val="0"/>
        <w:i w:val="0"/>
        <w:smallCaps w:val="0"/>
        <w:strike w:val="0"/>
        <w:shd w:val="clear" w:color="auto" w:fill="auto"/>
        <w:vertAlign w:val="baseline"/>
      </w:rPr>
    </w:lvl>
    <w:lvl w:ilvl="6">
      <w:start w:val="1"/>
      <w:numFmt w:val="bullet"/>
      <w:lvlText w:val="-"/>
      <w:lvlJc w:val="left"/>
      <w:pPr>
        <w:ind w:left="4680" w:hanging="36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
      <w:lvlJc w:val="left"/>
      <w:pPr>
        <w:ind w:left="5400" w:hanging="36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120" w:hanging="360"/>
      </w:pPr>
      <w:rPr>
        <w:rFonts w:ascii="Helvetica Neue" w:eastAsia="Helvetica Neue" w:hAnsi="Helvetica Neue" w:cs="Helvetica Neue"/>
        <w:b w:val="0"/>
        <w:i w:val="0"/>
        <w:smallCaps w:val="0"/>
        <w:strike w:val="0"/>
        <w:shd w:val="clear" w:color="auto" w:fill="auto"/>
        <w:vertAlign w:val="baseline"/>
      </w:rPr>
    </w:lvl>
  </w:abstractNum>
  <w:abstractNum w:abstractNumId="1" w15:restartNumberingAfterBreak="0">
    <w:nsid w:val="1A49116C"/>
    <w:multiLevelType w:val="multilevel"/>
    <w:tmpl w:val="3A98671C"/>
    <w:lvl w:ilvl="0">
      <w:start w:val="1"/>
      <w:numFmt w:val="bullet"/>
      <w:lvlText w:val="-"/>
      <w:lvlJc w:val="left"/>
      <w:pPr>
        <w:ind w:left="907" w:hanging="283"/>
      </w:pPr>
      <w:rPr>
        <w:rFonts w:ascii="Times New Roman" w:eastAsia="Times New Roman" w:hAnsi="Times New Roman" w:cs="Times New Roman"/>
        <w:b w:val="0"/>
        <w:i w:val="0"/>
        <w:smallCaps w:val="0"/>
        <w:strike w:val="0"/>
        <w:sz w:val="20"/>
        <w:szCs w:val="20"/>
        <w:shd w:val="clear" w:color="auto" w:fill="auto"/>
        <w:vertAlign w:val="baseline"/>
      </w:rPr>
    </w:lvl>
    <w:lvl w:ilvl="1">
      <w:start w:val="1"/>
      <w:numFmt w:val="bullet"/>
      <w:lvlText w:val="o"/>
      <w:lvlJc w:val="left"/>
      <w:pPr>
        <w:ind w:left="1627" w:hanging="283"/>
      </w:pPr>
      <w:rPr>
        <w:rFonts w:ascii="Times New Roman" w:eastAsia="Times New Roman" w:hAnsi="Times New Roman" w:cs="Times New Roman"/>
        <w:b w:val="0"/>
        <w:i w:val="0"/>
        <w:smallCaps w:val="0"/>
        <w:strike w:val="0"/>
        <w:sz w:val="20"/>
        <w:szCs w:val="20"/>
        <w:shd w:val="clear" w:color="auto" w:fill="auto"/>
        <w:vertAlign w:val="baseline"/>
      </w:rPr>
    </w:lvl>
    <w:lvl w:ilvl="2">
      <w:start w:val="1"/>
      <w:numFmt w:val="bullet"/>
      <w:lvlText w:val="▪"/>
      <w:lvlJc w:val="left"/>
      <w:pPr>
        <w:ind w:left="2347" w:hanging="283"/>
      </w:pPr>
      <w:rPr>
        <w:rFonts w:ascii="Times New Roman" w:eastAsia="Times New Roman" w:hAnsi="Times New Roman" w:cs="Times New Roman"/>
        <w:b w:val="0"/>
        <w:i w:val="0"/>
        <w:smallCaps w:val="0"/>
        <w:strike w:val="0"/>
        <w:sz w:val="20"/>
        <w:szCs w:val="20"/>
        <w:shd w:val="clear" w:color="auto" w:fill="auto"/>
        <w:vertAlign w:val="baseline"/>
      </w:rPr>
    </w:lvl>
    <w:lvl w:ilvl="3">
      <w:start w:val="1"/>
      <w:numFmt w:val="bullet"/>
      <w:lvlText w:val="•"/>
      <w:lvlJc w:val="left"/>
      <w:pPr>
        <w:ind w:left="3067" w:hanging="283"/>
      </w:pPr>
      <w:rPr>
        <w:rFonts w:ascii="Times New Roman" w:eastAsia="Times New Roman" w:hAnsi="Times New Roman" w:cs="Times New Roman"/>
        <w:b w:val="0"/>
        <w:i w:val="0"/>
        <w:smallCaps w:val="0"/>
        <w:strike w:val="0"/>
        <w:sz w:val="20"/>
        <w:szCs w:val="20"/>
        <w:shd w:val="clear" w:color="auto" w:fill="auto"/>
        <w:vertAlign w:val="baseline"/>
      </w:rPr>
    </w:lvl>
    <w:lvl w:ilvl="4">
      <w:start w:val="1"/>
      <w:numFmt w:val="bullet"/>
      <w:lvlText w:val="o"/>
      <w:lvlJc w:val="left"/>
      <w:pPr>
        <w:ind w:left="3787" w:hanging="283"/>
      </w:pPr>
      <w:rPr>
        <w:rFonts w:ascii="Times New Roman" w:eastAsia="Times New Roman" w:hAnsi="Times New Roman" w:cs="Times New Roman"/>
        <w:b w:val="0"/>
        <w:i w:val="0"/>
        <w:smallCaps w:val="0"/>
        <w:strike w:val="0"/>
        <w:sz w:val="20"/>
        <w:szCs w:val="20"/>
        <w:shd w:val="clear" w:color="auto" w:fill="auto"/>
        <w:vertAlign w:val="baseline"/>
      </w:rPr>
    </w:lvl>
    <w:lvl w:ilvl="5">
      <w:start w:val="1"/>
      <w:numFmt w:val="bullet"/>
      <w:lvlText w:val="▪"/>
      <w:lvlJc w:val="left"/>
      <w:pPr>
        <w:ind w:left="4507" w:hanging="283"/>
      </w:pPr>
      <w:rPr>
        <w:rFonts w:ascii="Times New Roman" w:eastAsia="Times New Roman" w:hAnsi="Times New Roman" w:cs="Times New Roman"/>
        <w:b w:val="0"/>
        <w:i w:val="0"/>
        <w:smallCaps w:val="0"/>
        <w:strike w:val="0"/>
        <w:sz w:val="20"/>
        <w:szCs w:val="20"/>
        <w:shd w:val="clear" w:color="auto" w:fill="auto"/>
        <w:vertAlign w:val="baseline"/>
      </w:rPr>
    </w:lvl>
    <w:lvl w:ilvl="6">
      <w:start w:val="1"/>
      <w:numFmt w:val="bullet"/>
      <w:lvlText w:val="•"/>
      <w:lvlJc w:val="left"/>
      <w:pPr>
        <w:ind w:left="5227" w:hanging="283"/>
      </w:pPr>
      <w:rPr>
        <w:rFonts w:ascii="Times New Roman" w:eastAsia="Times New Roman" w:hAnsi="Times New Roman" w:cs="Times New Roman"/>
        <w:b w:val="0"/>
        <w:i w:val="0"/>
        <w:smallCaps w:val="0"/>
        <w:strike w:val="0"/>
        <w:sz w:val="20"/>
        <w:szCs w:val="20"/>
        <w:shd w:val="clear" w:color="auto" w:fill="auto"/>
        <w:vertAlign w:val="baseline"/>
      </w:rPr>
    </w:lvl>
    <w:lvl w:ilvl="7">
      <w:start w:val="1"/>
      <w:numFmt w:val="bullet"/>
      <w:lvlText w:val="o"/>
      <w:lvlJc w:val="left"/>
      <w:pPr>
        <w:ind w:left="5947" w:hanging="282"/>
      </w:pPr>
      <w:rPr>
        <w:rFonts w:ascii="Times New Roman" w:eastAsia="Times New Roman" w:hAnsi="Times New Roman" w:cs="Times New Roman"/>
        <w:b w:val="0"/>
        <w:i w:val="0"/>
        <w:smallCaps w:val="0"/>
        <w:strike w:val="0"/>
        <w:sz w:val="20"/>
        <w:szCs w:val="20"/>
        <w:shd w:val="clear" w:color="auto" w:fill="auto"/>
        <w:vertAlign w:val="baseline"/>
      </w:rPr>
    </w:lvl>
    <w:lvl w:ilvl="8">
      <w:start w:val="1"/>
      <w:numFmt w:val="bullet"/>
      <w:lvlText w:val="▪"/>
      <w:lvlJc w:val="left"/>
      <w:pPr>
        <w:ind w:left="6667" w:hanging="282"/>
      </w:pPr>
      <w:rPr>
        <w:rFonts w:ascii="Times New Roman" w:eastAsia="Times New Roman" w:hAnsi="Times New Roman" w:cs="Times New Roman"/>
        <w:b w:val="0"/>
        <w:i w:val="0"/>
        <w:smallCaps w:val="0"/>
        <w:strike w:val="0"/>
        <w:sz w:val="20"/>
        <w:szCs w:val="20"/>
        <w:shd w:val="clear" w:color="auto" w:fill="auto"/>
        <w:vertAlign w:val="baseline"/>
      </w:rPr>
    </w:lvl>
  </w:abstractNum>
  <w:abstractNum w:abstractNumId="2" w15:restartNumberingAfterBreak="0">
    <w:nsid w:val="1D840984"/>
    <w:multiLevelType w:val="multilevel"/>
    <w:tmpl w:val="73C6024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4AB96376"/>
    <w:multiLevelType w:val="multilevel"/>
    <w:tmpl w:val="E1923360"/>
    <w:lvl w:ilvl="0">
      <w:start w:val="3"/>
      <w:numFmt w:val="decimal"/>
      <w:lvlText w:val="%1."/>
      <w:lvlJc w:val="left"/>
      <w:pPr>
        <w:ind w:left="720" w:firstLine="0"/>
      </w:pPr>
      <w:rPr>
        <w:smallCaps w:val="0"/>
        <w:strike w:val="0"/>
        <w:shd w:val="clear" w:color="auto" w:fill="auto"/>
        <w:vertAlign w:val="baseline"/>
      </w:rPr>
    </w:lvl>
    <w:lvl w:ilvl="1">
      <w:start w:val="1"/>
      <w:numFmt w:val="decimal"/>
      <w:lvlText w:val="%2."/>
      <w:lvlJc w:val="left"/>
      <w:pPr>
        <w:ind w:left="1440" w:firstLine="0"/>
      </w:pPr>
      <w:rPr>
        <w:smallCaps w:val="0"/>
        <w:strike w:val="0"/>
        <w:shd w:val="clear" w:color="auto" w:fill="auto"/>
        <w:vertAlign w:val="baseline"/>
      </w:rPr>
    </w:lvl>
    <w:lvl w:ilvl="2">
      <w:start w:val="1"/>
      <w:numFmt w:val="decimal"/>
      <w:lvlText w:val="%3."/>
      <w:lvlJc w:val="left"/>
      <w:pPr>
        <w:ind w:left="2160" w:firstLine="0"/>
      </w:pPr>
      <w:rPr>
        <w:smallCaps w:val="0"/>
        <w:strike w:val="0"/>
        <w:shd w:val="clear" w:color="auto" w:fill="auto"/>
        <w:vertAlign w:val="baseline"/>
      </w:rPr>
    </w:lvl>
    <w:lvl w:ilvl="3">
      <w:start w:val="1"/>
      <w:numFmt w:val="decimal"/>
      <w:lvlText w:val="%4."/>
      <w:lvlJc w:val="left"/>
      <w:pPr>
        <w:ind w:left="2880" w:firstLine="0"/>
      </w:pPr>
      <w:rPr>
        <w:smallCaps w:val="0"/>
        <w:strike w:val="0"/>
        <w:shd w:val="clear" w:color="auto" w:fill="auto"/>
        <w:vertAlign w:val="baseline"/>
      </w:rPr>
    </w:lvl>
    <w:lvl w:ilvl="4">
      <w:start w:val="1"/>
      <w:numFmt w:val="decimal"/>
      <w:lvlText w:val="%5."/>
      <w:lvlJc w:val="left"/>
      <w:pPr>
        <w:ind w:left="3600" w:firstLine="0"/>
      </w:pPr>
      <w:rPr>
        <w:smallCaps w:val="0"/>
        <w:strike w:val="0"/>
        <w:shd w:val="clear" w:color="auto" w:fill="auto"/>
        <w:vertAlign w:val="baseline"/>
      </w:rPr>
    </w:lvl>
    <w:lvl w:ilvl="5">
      <w:start w:val="1"/>
      <w:numFmt w:val="decimal"/>
      <w:lvlText w:val="%6."/>
      <w:lvlJc w:val="left"/>
      <w:pPr>
        <w:ind w:left="4320" w:firstLine="0"/>
      </w:pPr>
      <w:rPr>
        <w:smallCaps w:val="0"/>
        <w:strike w:val="0"/>
        <w:shd w:val="clear" w:color="auto" w:fill="auto"/>
        <w:vertAlign w:val="baseline"/>
      </w:rPr>
    </w:lvl>
    <w:lvl w:ilvl="6">
      <w:start w:val="1"/>
      <w:numFmt w:val="decimal"/>
      <w:lvlText w:val="%7."/>
      <w:lvlJc w:val="left"/>
      <w:pPr>
        <w:ind w:left="5040" w:firstLine="0"/>
      </w:pPr>
      <w:rPr>
        <w:smallCaps w:val="0"/>
        <w:strike w:val="0"/>
        <w:shd w:val="clear" w:color="auto" w:fill="auto"/>
        <w:vertAlign w:val="baseline"/>
      </w:rPr>
    </w:lvl>
    <w:lvl w:ilvl="7">
      <w:start w:val="1"/>
      <w:numFmt w:val="decimal"/>
      <w:lvlText w:val="%8."/>
      <w:lvlJc w:val="left"/>
      <w:pPr>
        <w:ind w:left="5760" w:firstLine="0"/>
      </w:pPr>
      <w:rPr>
        <w:smallCaps w:val="0"/>
        <w:strike w:val="0"/>
        <w:shd w:val="clear" w:color="auto" w:fill="auto"/>
        <w:vertAlign w:val="baseline"/>
      </w:rPr>
    </w:lvl>
    <w:lvl w:ilvl="8">
      <w:start w:val="1"/>
      <w:numFmt w:val="decimal"/>
      <w:lvlText w:val="%9."/>
      <w:lvlJc w:val="left"/>
      <w:pPr>
        <w:ind w:left="6480" w:firstLine="0"/>
      </w:pPr>
      <w:rPr>
        <w:smallCaps w:val="0"/>
        <w:strike w:val="0"/>
        <w:shd w:val="clear" w:color="auto" w:fill="auto"/>
        <w:vertAlign w:val="baseline"/>
      </w:rPr>
    </w:lvl>
  </w:abstractNum>
  <w:abstractNum w:abstractNumId="4" w15:restartNumberingAfterBreak="0">
    <w:nsid w:val="4B595245"/>
    <w:multiLevelType w:val="multilevel"/>
    <w:tmpl w:val="C7327BB0"/>
    <w:lvl w:ilvl="0">
      <w:start w:val="2"/>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54A32742"/>
    <w:multiLevelType w:val="multilevel"/>
    <w:tmpl w:val="944EE454"/>
    <w:lvl w:ilvl="0">
      <w:start w:val="1"/>
      <w:numFmt w:val="bullet"/>
      <w:lvlText w:val="-"/>
      <w:lvlJc w:val="left"/>
      <w:pPr>
        <w:ind w:left="720" w:firstLine="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
      <w:lvlJc w:val="left"/>
      <w:pPr>
        <w:ind w:left="1440" w:firstLine="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2160" w:firstLine="0"/>
      </w:pPr>
      <w:rPr>
        <w:rFonts w:ascii="Helvetica Neue" w:eastAsia="Helvetica Neue" w:hAnsi="Helvetica Neue" w:cs="Helvetica Neue"/>
        <w:b w:val="0"/>
        <w:i w:val="0"/>
        <w:smallCaps w:val="0"/>
        <w:strike w:val="0"/>
        <w:shd w:val="clear" w:color="auto" w:fill="auto"/>
        <w:vertAlign w:val="baseline"/>
      </w:rPr>
    </w:lvl>
    <w:lvl w:ilvl="3">
      <w:start w:val="1"/>
      <w:numFmt w:val="bullet"/>
      <w:lvlText w:val="-"/>
      <w:lvlJc w:val="left"/>
      <w:pPr>
        <w:ind w:left="2880" w:firstLine="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
      <w:lvlJc w:val="left"/>
      <w:pPr>
        <w:ind w:left="3600" w:firstLine="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4320" w:firstLine="0"/>
      </w:pPr>
      <w:rPr>
        <w:rFonts w:ascii="Helvetica Neue" w:eastAsia="Helvetica Neue" w:hAnsi="Helvetica Neue" w:cs="Helvetica Neue"/>
        <w:b w:val="0"/>
        <w:i w:val="0"/>
        <w:smallCaps w:val="0"/>
        <w:strike w:val="0"/>
        <w:shd w:val="clear" w:color="auto" w:fill="auto"/>
        <w:vertAlign w:val="baseline"/>
      </w:rPr>
    </w:lvl>
    <w:lvl w:ilvl="6">
      <w:start w:val="1"/>
      <w:numFmt w:val="bullet"/>
      <w:lvlText w:val="-"/>
      <w:lvlJc w:val="left"/>
      <w:pPr>
        <w:ind w:left="5040" w:firstLine="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
      <w:lvlJc w:val="left"/>
      <w:pPr>
        <w:ind w:left="5760" w:firstLine="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480" w:firstLine="0"/>
      </w:pPr>
      <w:rPr>
        <w:rFonts w:ascii="Helvetica Neue" w:eastAsia="Helvetica Neue" w:hAnsi="Helvetica Neue" w:cs="Helvetica Neue"/>
        <w:b w:val="0"/>
        <w:i w:val="0"/>
        <w:smallCaps w:val="0"/>
        <w:strike w:val="0"/>
        <w:shd w:val="clear" w:color="auto" w:fill="auto"/>
        <w:vertAlign w:val="baseline"/>
      </w:rPr>
    </w:lvl>
  </w:abstractNum>
  <w:abstractNum w:abstractNumId="6" w15:restartNumberingAfterBreak="0">
    <w:nsid w:val="5957191C"/>
    <w:multiLevelType w:val="multilevel"/>
    <w:tmpl w:val="F0E405D2"/>
    <w:lvl w:ilvl="0">
      <w:start w:val="1"/>
      <w:numFmt w:val="bullet"/>
      <w:lvlText w:val="-"/>
      <w:lvlJc w:val="left"/>
      <w:pPr>
        <w:ind w:left="964" w:hanging="340"/>
      </w:pPr>
      <w:rPr>
        <w:rFonts w:ascii="Times New Roman" w:eastAsia="Times New Roman" w:hAnsi="Times New Roman" w:cs="Times New Roman"/>
        <w:b w:val="0"/>
        <w:i w:val="0"/>
        <w:smallCaps w:val="0"/>
        <w:strike w:val="0"/>
        <w:shd w:val="clear" w:color="auto" w:fill="auto"/>
        <w:vertAlign w:val="baseline"/>
      </w:rPr>
    </w:lvl>
    <w:lvl w:ilvl="1">
      <w:start w:val="1"/>
      <w:numFmt w:val="bullet"/>
      <w:lvlText w:val="o"/>
      <w:lvlJc w:val="left"/>
      <w:pPr>
        <w:ind w:left="1684" w:hanging="340"/>
      </w:pPr>
      <w:rPr>
        <w:rFonts w:ascii="Times New Roman" w:eastAsia="Times New Roman" w:hAnsi="Times New Roman" w:cs="Times New Roman"/>
        <w:b w:val="0"/>
        <w:i w:val="0"/>
        <w:smallCaps w:val="0"/>
        <w:strike w:val="0"/>
        <w:shd w:val="clear" w:color="auto" w:fill="auto"/>
        <w:vertAlign w:val="baseline"/>
      </w:rPr>
    </w:lvl>
    <w:lvl w:ilvl="2">
      <w:start w:val="1"/>
      <w:numFmt w:val="bullet"/>
      <w:lvlText w:val="▪"/>
      <w:lvlJc w:val="left"/>
      <w:pPr>
        <w:ind w:left="2404" w:hanging="340"/>
      </w:pPr>
      <w:rPr>
        <w:rFonts w:ascii="Times New Roman" w:eastAsia="Times New Roman" w:hAnsi="Times New Roman" w:cs="Times New Roman"/>
        <w:b w:val="0"/>
        <w:i w:val="0"/>
        <w:smallCaps w:val="0"/>
        <w:strike w:val="0"/>
        <w:shd w:val="clear" w:color="auto" w:fill="auto"/>
        <w:vertAlign w:val="baseline"/>
      </w:rPr>
    </w:lvl>
    <w:lvl w:ilvl="3">
      <w:start w:val="1"/>
      <w:numFmt w:val="bullet"/>
      <w:lvlText w:val="•"/>
      <w:lvlJc w:val="left"/>
      <w:pPr>
        <w:ind w:left="3124" w:hanging="340"/>
      </w:pPr>
      <w:rPr>
        <w:rFonts w:ascii="Times New Roman" w:eastAsia="Times New Roman" w:hAnsi="Times New Roman" w:cs="Times New Roman"/>
        <w:b w:val="0"/>
        <w:i w:val="0"/>
        <w:smallCaps w:val="0"/>
        <w:strike w:val="0"/>
        <w:shd w:val="clear" w:color="auto" w:fill="auto"/>
        <w:vertAlign w:val="baseline"/>
      </w:rPr>
    </w:lvl>
    <w:lvl w:ilvl="4">
      <w:start w:val="1"/>
      <w:numFmt w:val="bullet"/>
      <w:lvlText w:val="o"/>
      <w:lvlJc w:val="left"/>
      <w:pPr>
        <w:ind w:left="3844" w:hanging="340"/>
      </w:pPr>
      <w:rPr>
        <w:rFonts w:ascii="Times New Roman" w:eastAsia="Times New Roman" w:hAnsi="Times New Roman" w:cs="Times New Roman"/>
        <w:b w:val="0"/>
        <w:i w:val="0"/>
        <w:smallCaps w:val="0"/>
        <w:strike w:val="0"/>
        <w:shd w:val="clear" w:color="auto" w:fill="auto"/>
        <w:vertAlign w:val="baseline"/>
      </w:rPr>
    </w:lvl>
    <w:lvl w:ilvl="5">
      <w:start w:val="1"/>
      <w:numFmt w:val="bullet"/>
      <w:lvlText w:val="▪"/>
      <w:lvlJc w:val="left"/>
      <w:pPr>
        <w:ind w:left="4564" w:hanging="340"/>
      </w:pPr>
      <w:rPr>
        <w:rFonts w:ascii="Times New Roman" w:eastAsia="Times New Roman" w:hAnsi="Times New Roman" w:cs="Times New Roman"/>
        <w:b w:val="0"/>
        <w:i w:val="0"/>
        <w:smallCaps w:val="0"/>
        <w:strike w:val="0"/>
        <w:shd w:val="clear" w:color="auto" w:fill="auto"/>
        <w:vertAlign w:val="baseline"/>
      </w:rPr>
    </w:lvl>
    <w:lvl w:ilvl="6">
      <w:start w:val="1"/>
      <w:numFmt w:val="bullet"/>
      <w:lvlText w:val="•"/>
      <w:lvlJc w:val="left"/>
      <w:pPr>
        <w:ind w:left="5284" w:hanging="340"/>
      </w:pPr>
      <w:rPr>
        <w:rFonts w:ascii="Times New Roman" w:eastAsia="Times New Roman" w:hAnsi="Times New Roman" w:cs="Times New Roman"/>
        <w:b w:val="0"/>
        <w:i w:val="0"/>
        <w:smallCaps w:val="0"/>
        <w:strike w:val="0"/>
        <w:shd w:val="clear" w:color="auto" w:fill="auto"/>
        <w:vertAlign w:val="baseline"/>
      </w:rPr>
    </w:lvl>
    <w:lvl w:ilvl="7">
      <w:start w:val="1"/>
      <w:numFmt w:val="bullet"/>
      <w:lvlText w:val="o"/>
      <w:lvlJc w:val="left"/>
      <w:pPr>
        <w:ind w:left="6004" w:hanging="340"/>
      </w:pPr>
      <w:rPr>
        <w:rFonts w:ascii="Times New Roman" w:eastAsia="Times New Roman" w:hAnsi="Times New Roman" w:cs="Times New Roman"/>
        <w:b w:val="0"/>
        <w:i w:val="0"/>
        <w:smallCaps w:val="0"/>
        <w:strike w:val="0"/>
        <w:shd w:val="clear" w:color="auto" w:fill="auto"/>
        <w:vertAlign w:val="baseline"/>
      </w:rPr>
    </w:lvl>
    <w:lvl w:ilvl="8">
      <w:start w:val="1"/>
      <w:numFmt w:val="bullet"/>
      <w:lvlText w:val="▪"/>
      <w:lvlJc w:val="left"/>
      <w:pPr>
        <w:ind w:left="6724" w:hanging="340"/>
      </w:pPr>
      <w:rPr>
        <w:rFonts w:ascii="Times New Roman" w:eastAsia="Times New Roman" w:hAnsi="Times New Roman" w:cs="Times New Roman"/>
        <w:b w:val="0"/>
        <w:i w:val="0"/>
        <w:smallCaps w:val="0"/>
        <w:strike w:val="0"/>
        <w:shd w:val="clear" w:color="auto" w:fill="auto"/>
        <w:vertAlign w:val="baseline"/>
      </w:rPr>
    </w:lvl>
  </w:abstractNum>
  <w:abstractNum w:abstractNumId="7" w15:restartNumberingAfterBreak="0">
    <w:nsid w:val="6642327A"/>
    <w:multiLevelType w:val="multilevel"/>
    <w:tmpl w:val="622CBF72"/>
    <w:lvl w:ilvl="0">
      <w:start w:val="1"/>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1985" w:hanging="125"/>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00"/>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00"/>
      </w:pPr>
      <w:rPr>
        <w:b/>
        <w:smallCaps w:val="0"/>
        <w:strike w:val="0"/>
        <w:shd w:val="clear" w:color="auto" w:fill="auto"/>
        <w:vertAlign w:val="baseline"/>
      </w:rPr>
    </w:lvl>
  </w:abstractNum>
  <w:abstractNum w:abstractNumId="8" w15:restartNumberingAfterBreak="0">
    <w:nsid w:val="70AD78A5"/>
    <w:multiLevelType w:val="multilevel"/>
    <w:tmpl w:val="C34A914E"/>
    <w:lvl w:ilvl="0">
      <w:start w:val="1"/>
      <w:numFmt w:val="upperRoman"/>
      <w:lvlText w:val="%1."/>
      <w:lvlJc w:val="left"/>
      <w:pPr>
        <w:ind w:left="1080" w:hanging="720"/>
      </w:pPr>
      <w:rPr>
        <w:rFonts w:ascii="Times New Roman" w:eastAsia="Times New Roman" w:hAnsi="Times New Roman" w:cs="Times New Roman"/>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9285692">
    <w:abstractNumId w:val="8"/>
  </w:num>
  <w:num w:numId="2" w16cid:durableId="1479305411">
    <w:abstractNumId w:val="7"/>
  </w:num>
  <w:num w:numId="3" w16cid:durableId="1500929409">
    <w:abstractNumId w:val="1"/>
  </w:num>
  <w:num w:numId="4" w16cid:durableId="1497720283">
    <w:abstractNumId w:val="2"/>
  </w:num>
  <w:num w:numId="5" w16cid:durableId="1827277348">
    <w:abstractNumId w:val="4"/>
  </w:num>
  <w:num w:numId="6" w16cid:durableId="332027964">
    <w:abstractNumId w:val="6"/>
  </w:num>
  <w:num w:numId="7" w16cid:durableId="1857840899">
    <w:abstractNumId w:val="5"/>
  </w:num>
  <w:num w:numId="8" w16cid:durableId="213927770">
    <w:abstractNumId w:val="0"/>
  </w:num>
  <w:num w:numId="9" w16cid:durableId="304313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0ABC"/>
    <w:rsid w:val="00152256"/>
    <w:rsid w:val="002D404E"/>
    <w:rsid w:val="00551AC6"/>
    <w:rsid w:val="0075441D"/>
    <w:rsid w:val="00B60AB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1914"/>
  <w15:docId w15:val="{86558FE9-EC90-4185-993C-A13DA93F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B60ABC"/>
    <w:pPr>
      <w:keepNext/>
      <w:keepLines/>
      <w:spacing w:before="480"/>
      <w:outlineLvl w:val="0"/>
    </w:pPr>
    <w:rPr>
      <w:rFonts w:ascii="Helvetica Neue" w:eastAsia="Helvetica Neue" w:hAnsi="Helvetica Neue" w:cs="Helvetica Neue"/>
      <w:b/>
      <w:color w:val="2E75B5"/>
      <w:sz w:val="28"/>
      <w:szCs w:val="28"/>
    </w:rPr>
  </w:style>
  <w:style w:type="paragraph" w:styleId="Heading2">
    <w:name w:val="heading 2"/>
    <w:basedOn w:val="Normal1"/>
    <w:next w:val="Normal1"/>
    <w:rsid w:val="00B60ABC"/>
    <w:pPr>
      <w:keepNext/>
      <w:keepLines/>
      <w:spacing w:before="200"/>
      <w:outlineLvl w:val="1"/>
    </w:pPr>
    <w:rPr>
      <w:rFonts w:ascii="Helvetica Neue" w:eastAsia="Helvetica Neue" w:hAnsi="Helvetica Neue" w:cs="Helvetica Neue"/>
      <w:b/>
      <w:color w:val="5B9BD5"/>
      <w:sz w:val="26"/>
      <w:szCs w:val="26"/>
    </w:rPr>
  </w:style>
  <w:style w:type="paragraph" w:styleId="Heading3">
    <w:name w:val="heading 3"/>
    <w:basedOn w:val="Normal1"/>
    <w:next w:val="Normal1"/>
    <w:rsid w:val="00B60ABC"/>
    <w:pPr>
      <w:keepNext/>
      <w:keepLines/>
      <w:spacing w:before="280" w:after="80"/>
      <w:outlineLvl w:val="2"/>
    </w:pPr>
    <w:rPr>
      <w:b/>
      <w:sz w:val="28"/>
      <w:szCs w:val="28"/>
    </w:rPr>
  </w:style>
  <w:style w:type="paragraph" w:styleId="Heading4">
    <w:name w:val="heading 4"/>
    <w:basedOn w:val="Normal1"/>
    <w:next w:val="Normal1"/>
    <w:rsid w:val="00B60ABC"/>
    <w:pPr>
      <w:keepNext/>
      <w:keepLines/>
      <w:spacing w:before="240" w:after="40"/>
      <w:outlineLvl w:val="3"/>
    </w:pPr>
    <w:rPr>
      <w:b/>
    </w:rPr>
  </w:style>
  <w:style w:type="paragraph" w:styleId="Heading5">
    <w:name w:val="heading 5"/>
    <w:basedOn w:val="Normal1"/>
    <w:next w:val="Normal1"/>
    <w:rsid w:val="00B60ABC"/>
    <w:pPr>
      <w:keepNext/>
      <w:keepLines/>
      <w:spacing w:before="220" w:after="40"/>
      <w:outlineLvl w:val="4"/>
    </w:pPr>
    <w:rPr>
      <w:b/>
      <w:sz w:val="22"/>
      <w:szCs w:val="22"/>
    </w:rPr>
  </w:style>
  <w:style w:type="paragraph" w:styleId="Heading6">
    <w:name w:val="heading 6"/>
    <w:basedOn w:val="Normal1"/>
    <w:next w:val="Normal1"/>
    <w:rsid w:val="00B60AB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60ABC"/>
  </w:style>
  <w:style w:type="paragraph" w:styleId="Title">
    <w:name w:val="Title"/>
    <w:basedOn w:val="Normal1"/>
    <w:next w:val="Normal1"/>
    <w:rsid w:val="00B60ABC"/>
    <w:pPr>
      <w:keepNext/>
      <w:keepLines/>
      <w:spacing w:before="480" w:after="120"/>
    </w:pPr>
    <w:rPr>
      <w:b/>
      <w:sz w:val="72"/>
      <w:szCs w:val="72"/>
    </w:rPr>
  </w:style>
  <w:style w:type="paragraph" w:styleId="Subtitle">
    <w:name w:val="Subtitle"/>
    <w:basedOn w:val="Normal1"/>
    <w:next w:val="Normal1"/>
    <w:rsid w:val="00B60ABC"/>
    <w:pPr>
      <w:keepNext/>
      <w:keepLines/>
      <w:spacing w:before="360" w:after="80"/>
    </w:pPr>
    <w:rPr>
      <w:rFonts w:ascii="Georgia" w:eastAsia="Georgia" w:hAnsi="Georgia" w:cs="Georgia"/>
      <w:i/>
      <w:color w:val="666666"/>
      <w:sz w:val="48"/>
      <w:szCs w:val="48"/>
    </w:rPr>
  </w:style>
  <w:style w:type="table" w:customStyle="1" w:styleId="a">
    <w:basedOn w:val="TableNormal"/>
    <w:rsid w:val="00B60ABC"/>
    <w:tblPr>
      <w:tblStyleRowBandSize w:val="1"/>
      <w:tblStyleColBandSize w:val="1"/>
      <w:tblCellMar>
        <w:left w:w="115" w:type="dxa"/>
        <w:right w:w="115" w:type="dxa"/>
      </w:tblCellMar>
    </w:tblPr>
  </w:style>
  <w:style w:type="table" w:customStyle="1" w:styleId="a0">
    <w:basedOn w:val="TableNormal"/>
    <w:rsid w:val="00B60ABC"/>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60ABC"/>
    <w:rPr>
      <w:sz w:val="20"/>
      <w:szCs w:val="20"/>
    </w:rPr>
  </w:style>
  <w:style w:type="character" w:customStyle="1" w:styleId="CommentTextChar">
    <w:name w:val="Comment Text Char"/>
    <w:basedOn w:val="DefaultParagraphFont"/>
    <w:link w:val="CommentText"/>
    <w:uiPriority w:val="99"/>
    <w:semiHidden/>
    <w:rsid w:val="00B60ABC"/>
    <w:rPr>
      <w:sz w:val="20"/>
      <w:szCs w:val="20"/>
    </w:rPr>
  </w:style>
  <w:style w:type="character" w:styleId="CommentReference">
    <w:name w:val="annotation reference"/>
    <w:basedOn w:val="DefaultParagraphFont"/>
    <w:uiPriority w:val="99"/>
    <w:semiHidden/>
    <w:unhideWhenUsed/>
    <w:rsid w:val="00B60ABC"/>
    <w:rPr>
      <w:sz w:val="16"/>
      <w:szCs w:val="16"/>
    </w:rPr>
  </w:style>
  <w:style w:type="paragraph" w:styleId="BalloonText">
    <w:name w:val="Balloon Text"/>
    <w:basedOn w:val="Normal"/>
    <w:link w:val="BalloonTextChar"/>
    <w:uiPriority w:val="99"/>
    <w:semiHidden/>
    <w:unhideWhenUsed/>
    <w:rsid w:val="002D404E"/>
    <w:rPr>
      <w:rFonts w:ascii="Tahoma" w:hAnsi="Tahoma" w:cs="Tahoma"/>
      <w:sz w:val="16"/>
      <w:szCs w:val="16"/>
    </w:rPr>
  </w:style>
  <w:style w:type="character" w:customStyle="1" w:styleId="BalloonTextChar">
    <w:name w:val="Balloon Text Char"/>
    <w:basedOn w:val="DefaultParagraphFont"/>
    <w:link w:val="BalloonText"/>
    <w:uiPriority w:val="99"/>
    <w:semiHidden/>
    <w:rsid w:val="002D404E"/>
    <w:rPr>
      <w:rFonts w:ascii="Tahoma" w:hAnsi="Tahoma" w:cs="Tahoma"/>
      <w:sz w:val="16"/>
      <w:szCs w:val="16"/>
    </w:rPr>
  </w:style>
  <w:style w:type="paragraph" w:styleId="Header">
    <w:name w:val="header"/>
    <w:basedOn w:val="Normal"/>
    <w:link w:val="HeaderChar"/>
    <w:uiPriority w:val="99"/>
    <w:unhideWhenUsed/>
    <w:rsid w:val="002D404E"/>
    <w:pPr>
      <w:tabs>
        <w:tab w:val="center" w:pos="4513"/>
        <w:tab w:val="right" w:pos="9026"/>
      </w:tabs>
    </w:pPr>
  </w:style>
  <w:style w:type="character" w:customStyle="1" w:styleId="HeaderChar">
    <w:name w:val="Header Char"/>
    <w:basedOn w:val="DefaultParagraphFont"/>
    <w:link w:val="Header"/>
    <w:uiPriority w:val="99"/>
    <w:rsid w:val="002D404E"/>
  </w:style>
  <w:style w:type="paragraph" w:styleId="Footer">
    <w:name w:val="footer"/>
    <w:basedOn w:val="Normal"/>
    <w:link w:val="FooterChar"/>
    <w:uiPriority w:val="99"/>
    <w:unhideWhenUsed/>
    <w:rsid w:val="002D404E"/>
    <w:pPr>
      <w:tabs>
        <w:tab w:val="center" w:pos="4513"/>
        <w:tab w:val="right" w:pos="9026"/>
      </w:tabs>
    </w:pPr>
  </w:style>
  <w:style w:type="character" w:customStyle="1" w:styleId="FooterChar">
    <w:name w:val="Footer Char"/>
    <w:basedOn w:val="DefaultParagraphFont"/>
    <w:link w:val="Footer"/>
    <w:uiPriority w:val="99"/>
    <w:rsid w:val="002D404E"/>
  </w:style>
  <w:style w:type="paragraph" w:customStyle="1" w:styleId="Docnumber">
    <w:name w:val="Docnumber"/>
    <w:basedOn w:val="Normal"/>
    <w:link w:val="DocnumberChar"/>
    <w:qFormat/>
    <w:rsid w:val="00152256"/>
    <w:pPr>
      <w:tabs>
        <w:tab w:val="left" w:pos="794"/>
        <w:tab w:val="left" w:pos="1191"/>
        <w:tab w:val="left" w:pos="1588"/>
        <w:tab w:val="left" w:pos="1985"/>
      </w:tabs>
      <w:overflowPunct w:val="0"/>
      <w:autoSpaceDE w:val="0"/>
      <w:autoSpaceDN w:val="0"/>
      <w:adjustRightInd w:val="0"/>
      <w:spacing w:before="120"/>
      <w:jc w:val="right"/>
      <w:textAlignment w:val="baseline"/>
    </w:pPr>
    <w:rPr>
      <w:b/>
      <w:bCs/>
      <w:sz w:val="40"/>
      <w:szCs w:val="20"/>
      <w:lang w:eastAsia="en-US"/>
    </w:rPr>
  </w:style>
  <w:style w:type="character" w:customStyle="1" w:styleId="DocnumberChar">
    <w:name w:val="Docnumber Char"/>
    <w:basedOn w:val="DefaultParagraphFont"/>
    <w:link w:val="Docnumber"/>
    <w:rsid w:val="00152256"/>
    <w:rPr>
      <w:b/>
      <w:bCs/>
      <w:sz w:val="4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tejpal.singh70@gov.i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1998</Words>
  <Characters>13289</Characters>
  <Application>Microsoft Office Word</Application>
  <DocSecurity>0</DocSecurity>
  <Lines>309</Lines>
  <Paragraphs>184</Paragraphs>
  <ScaleCrop>false</ScaleCrop>
  <Manager>ITU-T</Manager>
  <Company>International Telecommunication Union (ITU)</Company>
  <LinksUpToDate>false</LinksUpToDate>
  <CharactersWithSpaces>15103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baseline text for ITU-T E.370, “Service principles when public circuit-switched international telecommunication networks interwork with IP-based networks”</dc:title>
  <dc:creator>Ministry of Communications, India</dc:creator>
  <dc:description>SG2–C053  For: Geneva, 16-20 May 2022_x000d_Document date: _x000d_Saved by ITU51014924 at 15:01:00 on 29.04.2022</dc:description>
  <cp:lastModifiedBy>TSB (JB)</cp:lastModifiedBy>
  <cp:revision>3</cp:revision>
  <dcterms:created xsi:type="dcterms:W3CDTF">2022-04-29T13:00:00Z</dcterms:created>
  <dcterms:modified xsi:type="dcterms:W3CDTF">2022-04-29T13:03:00Z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SG2–C053</vt:lpwstr>
  </property>
  <property fmtid="{D5CDD505-2E9C-101B-9397-08002B2CF9AE}" pid="3" name="Docdate">
    <vt:lpwstr/>
  </property>
  <property fmtid="{D5CDD505-2E9C-101B-9397-08002B2CF9AE}" pid="4" name="Docorlang">
    <vt:lpwstr/>
  </property>
  <property fmtid="{D5CDD505-2E9C-101B-9397-08002B2CF9AE}" pid="5" name="Docbluepink">
    <vt:lpwstr>3/2</vt:lpwstr>
  </property>
  <property fmtid="{D5CDD505-2E9C-101B-9397-08002B2CF9AE}" pid="6" name="Docdest">
    <vt:lpwstr>Geneva, 16-20 May 2022</vt:lpwstr>
  </property>
  <property fmtid="{D5CDD505-2E9C-101B-9397-08002B2CF9AE}" pid="7" name="Docauthor">
    <vt:lpwstr>Ministry of Communications, India</vt:lpwstr>
  </property>
</Properties>
</file>