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jc w:val="center"/>
        <w:tblLayout w:type="fixed"/>
        <w:tblCellMar>
          <w:left w:w="57" w:type="dxa"/>
          <w:right w:w="57" w:type="dxa"/>
        </w:tblCellMar>
        <w:tblLook w:val="04A0" w:firstRow="1" w:lastRow="0" w:firstColumn="1" w:lastColumn="0" w:noHBand="0" w:noVBand="1"/>
      </w:tblPr>
      <w:tblGrid>
        <w:gridCol w:w="1134"/>
        <w:gridCol w:w="284"/>
        <w:gridCol w:w="3685"/>
        <w:gridCol w:w="142"/>
        <w:gridCol w:w="284"/>
        <w:gridCol w:w="4394"/>
        <w:tblGridChange w:id="0">
          <w:tblGrid>
            <w:gridCol w:w="1134"/>
            <w:gridCol w:w="284"/>
            <w:gridCol w:w="142"/>
            <w:gridCol w:w="3543"/>
            <w:gridCol w:w="142"/>
            <w:gridCol w:w="284"/>
            <w:gridCol w:w="4394"/>
          </w:tblGrid>
        </w:tblGridChange>
      </w:tblGrid>
      <w:tr w:rsidR="00ED1169" w14:paraId="6F193836" w14:textId="77777777" w:rsidTr="00C77A55">
        <w:trPr>
          <w:cantSplit/>
          <w:jc w:val="center"/>
        </w:trPr>
        <w:tc>
          <w:tcPr>
            <w:tcW w:w="1134" w:type="dxa"/>
            <w:vMerge w:val="restart"/>
            <w:vAlign w:val="center"/>
          </w:tcPr>
          <w:p w14:paraId="3978D90A" w14:textId="77777777" w:rsidR="00ED1169" w:rsidRDefault="00196C27">
            <w:pPr>
              <w:spacing w:before="0"/>
              <w:jc w:val="center"/>
            </w:pPr>
            <w:r>
              <w:rPr>
                <w:noProof/>
                <w:lang w:val="en-IN" w:eastAsia="en-IN" w:bidi="hi-IN"/>
              </w:rPr>
              <w:drawing>
                <wp:inline distT="0" distB="0" distL="0" distR="0" wp14:anchorId="15EF0F8E" wp14:editId="0F346A05">
                  <wp:extent cx="647700" cy="7048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47700" cy="704850"/>
                          </a:xfrm>
                          <a:prstGeom prst="rect">
                            <a:avLst/>
                          </a:prstGeom>
                          <a:noFill/>
                          <a:ln>
                            <a:noFill/>
                          </a:ln>
                        </pic:spPr>
                      </pic:pic>
                    </a:graphicData>
                  </a:graphic>
                </wp:inline>
              </w:drawing>
            </w:r>
          </w:p>
        </w:tc>
        <w:tc>
          <w:tcPr>
            <w:tcW w:w="3969" w:type="dxa"/>
            <w:gridSpan w:val="2"/>
            <w:vMerge w:val="restart"/>
            <w:vAlign w:val="center"/>
          </w:tcPr>
          <w:p w14:paraId="6C2B3523" w14:textId="77777777" w:rsidR="00ED1169" w:rsidRDefault="00196C27">
            <w:pPr>
              <w:rPr>
                <w:sz w:val="16"/>
                <w:szCs w:val="16"/>
              </w:rPr>
            </w:pPr>
            <w:r>
              <w:rPr>
                <w:sz w:val="16"/>
                <w:szCs w:val="16"/>
              </w:rPr>
              <w:t>INTERNATIONAL TELECOMMUNICATION UNION</w:t>
            </w:r>
          </w:p>
          <w:p w14:paraId="50A27E1E" w14:textId="77777777" w:rsidR="00ED1169" w:rsidRDefault="00196C27">
            <w:pPr>
              <w:rPr>
                <w:b/>
                <w:bCs/>
                <w:sz w:val="26"/>
                <w:szCs w:val="26"/>
              </w:rPr>
            </w:pPr>
            <w:r>
              <w:rPr>
                <w:b/>
                <w:bCs/>
                <w:sz w:val="26"/>
                <w:szCs w:val="26"/>
              </w:rPr>
              <w:t>TELECOMMUNICATION</w:t>
            </w:r>
            <w:r>
              <w:rPr>
                <w:b/>
                <w:bCs/>
                <w:sz w:val="26"/>
                <w:szCs w:val="26"/>
              </w:rPr>
              <w:br/>
              <w:t>STANDARDIZATION SECTOR</w:t>
            </w:r>
          </w:p>
          <w:p w14:paraId="04CD2F3A" w14:textId="77777777" w:rsidR="00ED1169" w:rsidRDefault="00196C27">
            <w:pPr>
              <w:rPr>
                <w:sz w:val="20"/>
                <w:szCs w:val="20"/>
              </w:rPr>
            </w:pPr>
            <w:r>
              <w:rPr>
                <w:sz w:val="20"/>
                <w:szCs w:val="20"/>
              </w:rPr>
              <w:t>STUDY PERIOD 2022-2024</w:t>
            </w:r>
          </w:p>
        </w:tc>
        <w:tc>
          <w:tcPr>
            <w:tcW w:w="4820" w:type="dxa"/>
            <w:gridSpan w:val="3"/>
            <w:vAlign w:val="center"/>
          </w:tcPr>
          <w:p w14:paraId="4E996DE1" w14:textId="211768C9" w:rsidR="00ED1169" w:rsidRDefault="00196C27" w:rsidP="00C77A55">
            <w:pPr>
              <w:pStyle w:val="Docnumber"/>
              <w:wordWrap w:val="0"/>
              <w:rPr>
                <w:lang w:val="en-US" w:eastAsia="zh-CN"/>
              </w:rPr>
            </w:pPr>
            <w:r>
              <w:t>SG17</w:t>
            </w:r>
            <w:r w:rsidR="00C77A55">
              <w:t>-Cn</w:t>
            </w:r>
          </w:p>
        </w:tc>
      </w:tr>
      <w:tr w:rsidR="00ED1169" w14:paraId="26DABAAF" w14:textId="77777777" w:rsidTr="00C77A55">
        <w:trPr>
          <w:cantSplit/>
          <w:jc w:val="center"/>
        </w:trPr>
        <w:tc>
          <w:tcPr>
            <w:tcW w:w="1134" w:type="dxa"/>
            <w:vMerge/>
          </w:tcPr>
          <w:p w14:paraId="358E69E7" w14:textId="77777777" w:rsidR="00ED1169" w:rsidRDefault="00ED1169">
            <w:pPr>
              <w:rPr>
                <w:smallCaps/>
                <w:sz w:val="20"/>
              </w:rPr>
            </w:pPr>
          </w:p>
        </w:tc>
        <w:tc>
          <w:tcPr>
            <w:tcW w:w="3969" w:type="dxa"/>
            <w:gridSpan w:val="2"/>
            <w:vMerge/>
          </w:tcPr>
          <w:p w14:paraId="3381872E" w14:textId="77777777" w:rsidR="00ED1169" w:rsidRDefault="00ED1169">
            <w:pPr>
              <w:rPr>
                <w:smallCaps/>
                <w:sz w:val="20"/>
              </w:rPr>
            </w:pPr>
          </w:p>
        </w:tc>
        <w:tc>
          <w:tcPr>
            <w:tcW w:w="4820" w:type="dxa"/>
            <w:gridSpan w:val="3"/>
          </w:tcPr>
          <w:p w14:paraId="0B2BB566" w14:textId="77777777" w:rsidR="00ED1169" w:rsidRDefault="00196C27">
            <w:pPr>
              <w:pStyle w:val="TSBHeaderRight14"/>
            </w:pPr>
            <w:r>
              <w:t xml:space="preserve">STUDY GROUP 17 </w:t>
            </w:r>
          </w:p>
        </w:tc>
      </w:tr>
      <w:tr w:rsidR="00ED1169" w14:paraId="144ACAB6" w14:textId="77777777" w:rsidTr="00C77A55">
        <w:trPr>
          <w:cantSplit/>
          <w:jc w:val="center"/>
        </w:trPr>
        <w:tc>
          <w:tcPr>
            <w:tcW w:w="1134" w:type="dxa"/>
            <w:vMerge/>
            <w:tcBorders>
              <w:bottom w:val="single" w:sz="12" w:space="0" w:color="auto"/>
            </w:tcBorders>
          </w:tcPr>
          <w:p w14:paraId="3038A0FE" w14:textId="77777777" w:rsidR="00ED1169" w:rsidRDefault="00ED1169">
            <w:pPr>
              <w:rPr>
                <w:b/>
                <w:bCs/>
                <w:sz w:val="26"/>
              </w:rPr>
            </w:pPr>
          </w:p>
        </w:tc>
        <w:tc>
          <w:tcPr>
            <w:tcW w:w="3969" w:type="dxa"/>
            <w:gridSpan w:val="2"/>
            <w:vMerge/>
            <w:tcBorders>
              <w:bottom w:val="single" w:sz="12" w:space="0" w:color="auto"/>
            </w:tcBorders>
          </w:tcPr>
          <w:p w14:paraId="07850CD0" w14:textId="77777777" w:rsidR="00ED1169" w:rsidRDefault="00ED1169">
            <w:pPr>
              <w:rPr>
                <w:b/>
                <w:bCs/>
                <w:sz w:val="26"/>
              </w:rPr>
            </w:pPr>
          </w:p>
        </w:tc>
        <w:tc>
          <w:tcPr>
            <w:tcW w:w="4820" w:type="dxa"/>
            <w:gridSpan w:val="3"/>
            <w:tcBorders>
              <w:bottom w:val="single" w:sz="12" w:space="0" w:color="auto"/>
            </w:tcBorders>
            <w:vAlign w:val="center"/>
          </w:tcPr>
          <w:p w14:paraId="1649478E" w14:textId="77777777" w:rsidR="00ED1169" w:rsidRDefault="00196C27">
            <w:pPr>
              <w:pStyle w:val="TSBHeaderRight14"/>
            </w:pPr>
            <w:r>
              <w:t>Original: English</w:t>
            </w:r>
          </w:p>
        </w:tc>
      </w:tr>
      <w:tr w:rsidR="00ED1169" w14:paraId="2C049AA4" w14:textId="77777777" w:rsidTr="00C2517E">
        <w:tblPrEx>
          <w:tblW w:w="9923" w:type="dxa"/>
          <w:jc w:val="center"/>
          <w:tblLayout w:type="fixed"/>
          <w:tblCellMar>
            <w:left w:w="57" w:type="dxa"/>
            <w:right w:w="57" w:type="dxa"/>
          </w:tblCellMar>
          <w:tblPrExChange w:id="1" w:author="ADG TS" w:date="2023-06-09T16:10:00Z">
            <w:tblPrEx>
              <w:tblW w:w="9923" w:type="dxa"/>
              <w:jc w:val="center"/>
              <w:tblLayout w:type="fixed"/>
              <w:tblCellMar>
                <w:left w:w="57" w:type="dxa"/>
                <w:right w:w="57" w:type="dxa"/>
              </w:tblCellMar>
            </w:tblPrEx>
          </w:tblPrExChange>
        </w:tblPrEx>
        <w:trPr>
          <w:cantSplit/>
          <w:trHeight w:val="90"/>
          <w:jc w:val="center"/>
          <w:trPrChange w:id="2" w:author="ADG TS" w:date="2023-06-09T16:10:00Z">
            <w:trPr>
              <w:cantSplit/>
              <w:trHeight w:val="90"/>
              <w:jc w:val="center"/>
            </w:trPr>
          </w:trPrChange>
        </w:trPr>
        <w:tc>
          <w:tcPr>
            <w:tcW w:w="1418" w:type="dxa"/>
            <w:gridSpan w:val="2"/>
            <w:tcPrChange w:id="3" w:author="ADG TS" w:date="2023-06-09T16:10:00Z">
              <w:tcPr>
                <w:tcW w:w="1560" w:type="dxa"/>
                <w:gridSpan w:val="3"/>
              </w:tcPr>
            </w:tcPrChange>
          </w:tcPr>
          <w:p w14:paraId="144F5D78" w14:textId="77777777" w:rsidR="00ED1169" w:rsidRDefault="00196C27">
            <w:pPr>
              <w:rPr>
                <w:b/>
                <w:bCs/>
              </w:rPr>
            </w:pPr>
            <w:r>
              <w:rPr>
                <w:b/>
                <w:bCs/>
              </w:rPr>
              <w:t>Question(s):</w:t>
            </w:r>
          </w:p>
        </w:tc>
        <w:tc>
          <w:tcPr>
            <w:tcW w:w="3827" w:type="dxa"/>
            <w:gridSpan w:val="2"/>
            <w:tcPrChange w:id="4" w:author="ADG TS" w:date="2023-06-09T16:10:00Z">
              <w:tcPr>
                <w:tcW w:w="3685" w:type="dxa"/>
                <w:gridSpan w:val="2"/>
              </w:tcPr>
            </w:tcPrChange>
          </w:tcPr>
          <w:p w14:paraId="43C184A8" w14:textId="08BEED0C" w:rsidR="00ED1169" w:rsidRDefault="00506F7C">
            <w:pPr>
              <w:pStyle w:val="TSBHeaderQuestion"/>
              <w:rPr>
                <w:highlight w:val="yellow"/>
                <w:lang w:val="en-US" w:eastAsia="zh-CN"/>
              </w:rPr>
            </w:pPr>
            <w:r>
              <w:rPr>
                <w:lang w:val="en-US" w:eastAsia="zh-CN"/>
              </w:rPr>
              <w:t>14</w:t>
            </w:r>
            <w:r w:rsidR="00196C27">
              <w:rPr>
                <w:rFonts w:hint="eastAsia"/>
                <w:lang w:val="en-US" w:eastAsia="zh-CN"/>
              </w:rPr>
              <w:t>/17</w:t>
            </w:r>
          </w:p>
        </w:tc>
        <w:bookmarkStart w:id="5" w:name="OLE_LINK4"/>
        <w:tc>
          <w:tcPr>
            <w:tcW w:w="4678" w:type="dxa"/>
            <w:gridSpan w:val="2"/>
            <w:tcPrChange w:id="6" w:author="ADG TS" w:date="2023-06-09T16:10:00Z">
              <w:tcPr>
                <w:tcW w:w="4678" w:type="dxa"/>
                <w:gridSpan w:val="2"/>
              </w:tcPr>
            </w:tcPrChange>
          </w:tcPr>
          <w:p w14:paraId="720B067B" w14:textId="5C2022EE" w:rsidR="00ED1169" w:rsidRDefault="00000000" w:rsidP="00C77A55">
            <w:pPr>
              <w:pStyle w:val="VenueDate"/>
            </w:pPr>
            <w:sdt>
              <w:sdtPr>
                <w:alias w:val="Place"/>
                <w:tag w:val="Place"/>
                <w:id w:val="594904712"/>
                <w:lock w:val="sdtLocked"/>
                <w:placeholder>
                  <w:docPart w:val="{3b8e1448-43b3-4be2-a964-12ba1872d575}"/>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lace[1]" w:storeItemID="{EF8523CC-DEB2-463D-9A27-DF0B8D2CAEC3}"/>
                <w:text/>
              </w:sdtPr>
              <w:sdtContent>
                <w:r w:rsidR="001F6B1C">
                  <w:t>Geneva,</w:t>
                </w:r>
              </w:sdtContent>
            </w:sdt>
            <w:r w:rsidR="00196C27">
              <w:rPr>
                <w:color w:val="FF0000"/>
              </w:rPr>
              <w:t xml:space="preserve"> </w:t>
            </w:r>
            <w:sdt>
              <w:sdtPr>
                <w:alias w:val="When"/>
                <w:tag w:val="When"/>
                <w:id w:val="542724177"/>
                <w:lock w:val="sdtLocked"/>
                <w:placeholder>
                  <w:docPart w:val="{8ab9e2ee-0faf-43ff-8393-1f0c80bfc377}"/>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When[1]" w:storeItemID="{EF8523CC-DEB2-463D-9A27-DF0B8D2CAEC3}"/>
                <w:text/>
              </w:sdtPr>
              <w:sdtContent>
                <w:r w:rsidR="00C77A55">
                  <w:t>………..</w:t>
                </w:r>
              </w:sdtContent>
            </w:sdt>
            <w:bookmarkEnd w:id="5"/>
          </w:p>
        </w:tc>
      </w:tr>
      <w:tr w:rsidR="00ED1169" w14:paraId="5D66C941" w14:textId="77777777" w:rsidTr="00C77A55">
        <w:trPr>
          <w:cantSplit/>
          <w:jc w:val="center"/>
        </w:trPr>
        <w:tc>
          <w:tcPr>
            <w:tcW w:w="9923" w:type="dxa"/>
            <w:gridSpan w:val="6"/>
          </w:tcPr>
          <w:p w14:paraId="47AD4617" w14:textId="7F4023EB" w:rsidR="00ED1169" w:rsidRDefault="00C77A55">
            <w:pPr>
              <w:jc w:val="center"/>
              <w:rPr>
                <w:b/>
                <w:bCs/>
              </w:rPr>
            </w:pPr>
            <w:r>
              <w:rPr>
                <w:b/>
                <w:bCs/>
              </w:rPr>
              <w:t>C</w:t>
            </w:r>
          </w:p>
        </w:tc>
      </w:tr>
      <w:tr w:rsidR="00ED1169" w14:paraId="50C6E755" w14:textId="77777777" w:rsidTr="00C2517E">
        <w:trPr>
          <w:cantSplit/>
          <w:jc w:val="center"/>
        </w:trPr>
        <w:tc>
          <w:tcPr>
            <w:tcW w:w="1418" w:type="dxa"/>
            <w:gridSpan w:val="2"/>
          </w:tcPr>
          <w:p w14:paraId="4B43A7D7" w14:textId="77777777" w:rsidR="00ED1169" w:rsidRDefault="00196C27">
            <w:pPr>
              <w:rPr>
                <w:b/>
                <w:bCs/>
              </w:rPr>
            </w:pPr>
            <w:r>
              <w:rPr>
                <w:b/>
                <w:bCs/>
              </w:rPr>
              <w:t>Source:</w:t>
            </w:r>
          </w:p>
        </w:tc>
        <w:tc>
          <w:tcPr>
            <w:tcW w:w="8505" w:type="dxa"/>
            <w:gridSpan w:val="4"/>
          </w:tcPr>
          <w:sdt>
            <w:sdtPr>
              <w:rPr>
                <w:rFonts w:hint="eastAsia"/>
                <w:lang w:eastAsia="zh-CN"/>
              </w:rPr>
              <w:alias w:val="DocumentSource"/>
              <w:tag w:val="DocumentSource"/>
              <w:id w:val="-1547363769"/>
              <w:lock w:val="sdtLocked"/>
              <w:placeholder>
                <w:docPart w:val="{7aa1d547-184b-4c9f-be1c-ca4c6e4176a6}"/>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umentSource[1]" w:storeItemID="{EF8523CC-DEB2-463D-9A27-DF0B8D2CAEC3}"/>
              <w:text/>
            </w:sdtPr>
            <w:sdtContent>
              <w:p w14:paraId="7D8ACC27" w14:textId="122FD0DC" w:rsidR="00ED1169" w:rsidRDefault="00AE29DF" w:rsidP="00AE29DF">
                <w:pPr>
                  <w:pStyle w:val="TSBHeaderSource"/>
                </w:pPr>
                <w:r>
                  <w:rPr>
                    <w:lang w:eastAsia="zh-CN"/>
                  </w:rPr>
                  <w:t>India</w:t>
                </w:r>
              </w:p>
            </w:sdtContent>
          </w:sdt>
        </w:tc>
      </w:tr>
      <w:tr w:rsidR="00ED1169" w14:paraId="67AF2010" w14:textId="77777777" w:rsidTr="00C2517E">
        <w:tblPrEx>
          <w:tblW w:w="9923" w:type="dxa"/>
          <w:jc w:val="center"/>
          <w:tblLayout w:type="fixed"/>
          <w:tblCellMar>
            <w:left w:w="57" w:type="dxa"/>
            <w:right w:w="57" w:type="dxa"/>
          </w:tblCellMar>
          <w:tblPrExChange w:id="7" w:author="ADG TS" w:date="2023-06-09T16:10:00Z">
            <w:tblPrEx>
              <w:tblW w:w="9923" w:type="dxa"/>
              <w:jc w:val="center"/>
              <w:tblLayout w:type="fixed"/>
              <w:tblCellMar>
                <w:left w:w="57" w:type="dxa"/>
                <w:right w:w="57" w:type="dxa"/>
              </w:tblCellMar>
            </w:tblPrEx>
          </w:tblPrExChange>
        </w:tblPrEx>
        <w:trPr>
          <w:cantSplit/>
          <w:jc w:val="center"/>
          <w:trPrChange w:id="8" w:author="ADG TS" w:date="2023-06-09T16:10:00Z">
            <w:trPr>
              <w:cantSplit/>
              <w:jc w:val="center"/>
            </w:trPr>
          </w:trPrChange>
        </w:trPr>
        <w:tc>
          <w:tcPr>
            <w:tcW w:w="1418" w:type="dxa"/>
            <w:gridSpan w:val="2"/>
            <w:tcPrChange w:id="9" w:author="ADG TS" w:date="2023-06-09T16:10:00Z">
              <w:tcPr>
                <w:tcW w:w="1560" w:type="dxa"/>
                <w:gridSpan w:val="3"/>
              </w:tcPr>
            </w:tcPrChange>
          </w:tcPr>
          <w:p w14:paraId="79A588C2" w14:textId="77777777" w:rsidR="00ED1169" w:rsidRDefault="00196C27">
            <w:r>
              <w:rPr>
                <w:b/>
                <w:bCs/>
              </w:rPr>
              <w:t>Title:</w:t>
            </w:r>
          </w:p>
        </w:tc>
        <w:tc>
          <w:tcPr>
            <w:tcW w:w="8505" w:type="dxa"/>
            <w:gridSpan w:val="4"/>
            <w:tcPrChange w:id="10" w:author="ADG TS" w:date="2023-06-09T16:10:00Z">
              <w:tcPr>
                <w:tcW w:w="8363" w:type="dxa"/>
                <w:gridSpan w:val="4"/>
              </w:tcPr>
            </w:tcPrChange>
          </w:tcPr>
          <w:p w14:paraId="5E7C755C" w14:textId="16F83551" w:rsidR="00ED1169" w:rsidRDefault="0045438D" w:rsidP="00C77A55">
            <w:pPr>
              <w:pStyle w:val="TSBHeaderTitle"/>
              <w:rPr>
                <w:highlight w:val="yellow"/>
                <w:lang w:val="en-US" w:eastAsia="zh-CN"/>
              </w:rPr>
            </w:pPr>
            <w:r w:rsidRPr="0045438D">
              <w:rPr>
                <w:lang w:val="en-US" w:eastAsia="zh-CN"/>
              </w:rPr>
              <w:t xml:space="preserve">Proposal for </w:t>
            </w:r>
            <w:r w:rsidR="00C77A55">
              <w:rPr>
                <w:lang w:val="en-US" w:eastAsia="zh-CN"/>
              </w:rPr>
              <w:t xml:space="preserve">inclusion in </w:t>
            </w:r>
            <w:r w:rsidRPr="0045438D">
              <w:rPr>
                <w:lang w:val="en-US" w:eastAsia="zh-CN"/>
              </w:rPr>
              <w:t>work item</w:t>
            </w:r>
            <w:r w:rsidR="00A25AE7">
              <w:rPr>
                <w:lang w:val="en-US" w:eastAsia="zh-CN"/>
              </w:rPr>
              <w:t xml:space="preserve"> </w:t>
            </w:r>
            <w:r w:rsidR="00A25AE7" w:rsidRPr="0045438D">
              <w:rPr>
                <w:lang w:val="en-US" w:eastAsia="zh-CN"/>
              </w:rPr>
              <w:t>X.DLT-ccs-fr</w:t>
            </w:r>
            <w:r w:rsidRPr="0045438D">
              <w:rPr>
                <w:lang w:val="en-US" w:eastAsia="zh-CN"/>
              </w:rPr>
              <w:t>: Security requirements and framework of cross-chain service for DLT systems</w:t>
            </w:r>
          </w:p>
        </w:tc>
      </w:tr>
      <w:tr w:rsidR="0045438D" w14:paraId="4B4D1859" w14:textId="77777777" w:rsidTr="003B626F">
        <w:trPr>
          <w:cantSplit/>
          <w:jc w:val="center"/>
        </w:trPr>
        <w:tc>
          <w:tcPr>
            <w:tcW w:w="1418" w:type="dxa"/>
            <w:gridSpan w:val="2"/>
            <w:tcBorders>
              <w:top w:val="single" w:sz="6" w:space="0" w:color="auto"/>
              <w:bottom w:val="single" w:sz="6" w:space="0" w:color="auto"/>
            </w:tcBorders>
          </w:tcPr>
          <w:p w14:paraId="446DF741" w14:textId="604E1AF0" w:rsidR="0045438D" w:rsidRDefault="0045438D" w:rsidP="0045438D">
            <w:pPr>
              <w:rPr>
                <w:b/>
                <w:bCs/>
              </w:rPr>
            </w:pPr>
            <w:r w:rsidRPr="0091064D">
              <w:rPr>
                <w:rFonts w:asciiTheme="majorBidi" w:hAnsiTheme="majorBidi" w:cstheme="majorBidi"/>
                <w:b/>
                <w:bCs/>
              </w:rPr>
              <w:t>Contact:</w:t>
            </w:r>
          </w:p>
        </w:tc>
        <w:tc>
          <w:tcPr>
            <w:tcW w:w="4111" w:type="dxa"/>
            <w:gridSpan w:val="3"/>
            <w:tcBorders>
              <w:top w:val="single" w:sz="6" w:space="0" w:color="auto"/>
              <w:bottom w:val="single" w:sz="6" w:space="0" w:color="auto"/>
            </w:tcBorders>
          </w:tcPr>
          <w:p w14:paraId="44E7A2AB" w14:textId="77777777" w:rsidR="00BE7D4B" w:rsidRDefault="00BE7D4B" w:rsidP="00C77A55">
            <w:pPr>
              <w:pStyle w:val="FootnoteText"/>
              <w:rPr>
                <w:sz w:val="22"/>
                <w:szCs w:val="32"/>
                <w:highlight w:val="yellow"/>
              </w:rPr>
            </w:pPr>
            <w:r w:rsidRPr="00C2517E">
              <w:rPr>
                <w:sz w:val="22"/>
                <w:szCs w:val="32"/>
                <w:rPrChange w:id="11" w:author="ADG TS" w:date="2023-06-09T16:11:00Z">
                  <w:rPr>
                    <w:sz w:val="22"/>
                    <w:szCs w:val="32"/>
                    <w:highlight w:val="yellow"/>
                  </w:rPr>
                </w:rPrChange>
              </w:rPr>
              <w:t>Dr.Somanth Tripathi</w:t>
            </w:r>
            <w:r>
              <w:rPr>
                <w:sz w:val="22"/>
                <w:szCs w:val="32"/>
                <w:highlight w:val="yellow"/>
              </w:rPr>
              <w:t>,</w:t>
            </w:r>
          </w:p>
          <w:p w14:paraId="2610F579" w14:textId="77777777" w:rsidR="00BE7D4B" w:rsidRPr="00C2517E" w:rsidRDefault="00BE7D4B" w:rsidP="00C77A55">
            <w:pPr>
              <w:pStyle w:val="FootnoteText"/>
              <w:rPr>
                <w:sz w:val="22"/>
                <w:szCs w:val="32"/>
                <w:rPrChange w:id="12" w:author="ADG TS" w:date="2023-06-09T16:11:00Z">
                  <w:rPr>
                    <w:sz w:val="22"/>
                    <w:szCs w:val="32"/>
                    <w:highlight w:val="yellow"/>
                  </w:rPr>
                </w:rPrChange>
              </w:rPr>
            </w:pPr>
            <w:r w:rsidRPr="00C2517E">
              <w:rPr>
                <w:sz w:val="22"/>
                <w:szCs w:val="32"/>
                <w:rPrChange w:id="13" w:author="ADG TS" w:date="2023-06-09T16:11:00Z">
                  <w:rPr>
                    <w:sz w:val="22"/>
                    <w:szCs w:val="32"/>
                    <w:highlight w:val="yellow"/>
                  </w:rPr>
                </w:rPrChange>
              </w:rPr>
              <w:t>Professor,IIT Patna</w:t>
            </w:r>
          </w:p>
          <w:p w14:paraId="49B3529A" w14:textId="407FFEBD" w:rsidR="00BE7D4B" w:rsidRPr="00BE7D4B" w:rsidRDefault="00BE7D4B" w:rsidP="00C77A55">
            <w:pPr>
              <w:pStyle w:val="FootnoteText"/>
              <w:rPr>
                <w:sz w:val="22"/>
                <w:szCs w:val="32"/>
                <w:highlight w:val="yellow"/>
                <w:rPrChange w:id="14" w:author="ADG TS" w:date="2023-06-09T16:05:00Z">
                  <w:rPr>
                    <w:highlight w:val="yellow"/>
                  </w:rPr>
                </w:rPrChange>
              </w:rPr>
            </w:pPr>
            <w:r w:rsidRPr="00C2517E">
              <w:rPr>
                <w:sz w:val="22"/>
                <w:szCs w:val="32"/>
                <w:rPrChange w:id="15" w:author="ADG TS" w:date="2023-06-09T16:11:00Z">
                  <w:rPr>
                    <w:sz w:val="22"/>
                    <w:szCs w:val="32"/>
                    <w:highlight w:val="yellow"/>
                  </w:rPr>
                </w:rPrChange>
              </w:rPr>
              <w:t>Ministry of Communications India</w:t>
            </w:r>
          </w:p>
        </w:tc>
        <w:tc>
          <w:tcPr>
            <w:tcW w:w="4394" w:type="dxa"/>
            <w:tcBorders>
              <w:top w:val="single" w:sz="6" w:space="0" w:color="auto"/>
              <w:bottom w:val="single" w:sz="6" w:space="0" w:color="auto"/>
            </w:tcBorders>
          </w:tcPr>
          <w:p w14:paraId="1F7BCC91" w14:textId="6E1EE0CC" w:rsidR="0045438D" w:rsidRPr="0091064D" w:rsidDel="00BE7D4B" w:rsidRDefault="0045438D" w:rsidP="0045438D">
            <w:pPr>
              <w:rPr>
                <w:del w:id="16" w:author="ADG TS" w:date="2023-06-09T16:07:00Z"/>
                <w:rFonts w:asciiTheme="majorBidi" w:hAnsiTheme="majorBidi" w:cstheme="majorBidi"/>
                <w:lang w:val="fr-CH"/>
              </w:rPr>
            </w:pPr>
            <w:r w:rsidRPr="0091064D">
              <w:rPr>
                <w:rFonts w:asciiTheme="majorBidi" w:eastAsia="SimSun" w:hAnsiTheme="majorBidi" w:cstheme="majorBidi"/>
                <w:lang w:val="fr-CH"/>
              </w:rPr>
              <w:t>E-mail:</w:t>
            </w:r>
            <w:r w:rsidRPr="0091064D">
              <w:rPr>
                <w:rFonts w:asciiTheme="majorBidi" w:hAnsiTheme="majorBidi" w:cstheme="majorBidi"/>
                <w:lang w:val="fr-CH"/>
              </w:rPr>
              <w:t xml:space="preserve"> </w:t>
            </w:r>
            <w:hyperlink r:id="rId8">
              <w:r w:rsidR="00BE7D4B">
                <w:t>som@iitp.ac.in</w:t>
              </w:r>
            </w:hyperlink>
          </w:p>
          <w:p w14:paraId="3C98C1BC" w14:textId="6115F348" w:rsidR="0045438D" w:rsidRPr="0002071D" w:rsidRDefault="00BE7D4B" w:rsidP="0045438D">
            <w:pPr>
              <w:rPr>
                <w:lang w:eastAsia="zh-CN"/>
              </w:rPr>
            </w:pPr>
            <w:r>
              <w:rPr>
                <w:lang w:eastAsia="zh-CN"/>
              </w:rPr>
              <w:t>Contact no.:+91 80847</w:t>
            </w:r>
            <w:r w:rsidRPr="00BE7D4B">
              <w:rPr>
                <w:lang w:eastAsia="zh-CN"/>
              </w:rPr>
              <w:t>17331</w:t>
            </w:r>
          </w:p>
        </w:tc>
      </w:tr>
      <w:tr w:rsidR="0045438D" w:rsidRPr="00A25AE7" w14:paraId="44D78DE1" w14:textId="77777777" w:rsidTr="003B626F">
        <w:trPr>
          <w:cantSplit/>
          <w:jc w:val="center"/>
        </w:trPr>
        <w:tc>
          <w:tcPr>
            <w:tcW w:w="1418" w:type="dxa"/>
            <w:gridSpan w:val="2"/>
            <w:tcBorders>
              <w:top w:val="single" w:sz="6" w:space="0" w:color="auto"/>
              <w:bottom w:val="single" w:sz="6" w:space="0" w:color="auto"/>
            </w:tcBorders>
          </w:tcPr>
          <w:p w14:paraId="67ABDA02" w14:textId="6489CDE8" w:rsidR="0045438D" w:rsidRDefault="0045438D" w:rsidP="0045438D">
            <w:pPr>
              <w:rPr>
                <w:b/>
                <w:bCs/>
              </w:rPr>
            </w:pPr>
            <w:r w:rsidRPr="0091064D">
              <w:rPr>
                <w:rFonts w:asciiTheme="majorBidi" w:hAnsiTheme="majorBidi" w:cstheme="majorBidi"/>
                <w:b/>
                <w:bCs/>
              </w:rPr>
              <w:t>Contact:</w:t>
            </w:r>
          </w:p>
        </w:tc>
        <w:tc>
          <w:tcPr>
            <w:tcW w:w="4111" w:type="dxa"/>
            <w:gridSpan w:val="3"/>
            <w:tcBorders>
              <w:top w:val="single" w:sz="6" w:space="0" w:color="auto"/>
              <w:bottom w:val="single" w:sz="6" w:space="0" w:color="auto"/>
            </w:tcBorders>
          </w:tcPr>
          <w:p w14:paraId="23D094CD" w14:textId="77777777" w:rsidR="0045438D" w:rsidRPr="00C2517E" w:rsidRDefault="00BE7D4B" w:rsidP="00C77A55">
            <w:pPr>
              <w:rPr>
                <w:sz w:val="22"/>
                <w:szCs w:val="32"/>
                <w:rPrChange w:id="17" w:author="ADG TS" w:date="2023-06-09T16:11:00Z">
                  <w:rPr>
                    <w:highlight w:val="yellow"/>
                  </w:rPr>
                </w:rPrChange>
              </w:rPr>
            </w:pPr>
            <w:r w:rsidRPr="00C2517E">
              <w:rPr>
                <w:sz w:val="22"/>
                <w:szCs w:val="32"/>
                <w:rPrChange w:id="18" w:author="ADG TS" w:date="2023-06-09T16:11:00Z">
                  <w:rPr>
                    <w:highlight w:val="yellow"/>
                  </w:rPr>
                </w:rPrChange>
              </w:rPr>
              <w:t>Preetika Singh</w:t>
            </w:r>
          </w:p>
          <w:p w14:paraId="46D76A19" w14:textId="7FB57E03" w:rsidR="00BE7D4B" w:rsidRPr="00BE7D4B" w:rsidRDefault="00BE7D4B">
            <w:pPr>
              <w:pStyle w:val="FootnoteText"/>
              <w:rPr>
                <w:highlight w:val="yellow"/>
              </w:rPr>
              <w:pPrChange w:id="19" w:author="ADG TS" w:date="2023-06-09T16:08:00Z">
                <w:pPr/>
              </w:pPrChange>
            </w:pPr>
            <w:r w:rsidRPr="00C2517E">
              <w:rPr>
                <w:sz w:val="22"/>
                <w:szCs w:val="32"/>
                <w:rPrChange w:id="20" w:author="ADG TS" w:date="2023-06-09T16:11:00Z">
                  <w:rPr>
                    <w:highlight w:val="yellow"/>
                  </w:rPr>
                </w:rPrChange>
              </w:rPr>
              <w:t>Ministry of Communication,</w:t>
            </w:r>
            <w:ins w:id="21" w:author="ADG TS" w:date="2023-06-09T16:11:00Z">
              <w:r w:rsidR="00C2517E">
                <w:rPr>
                  <w:sz w:val="22"/>
                  <w:szCs w:val="32"/>
                </w:rPr>
                <w:t xml:space="preserve"> </w:t>
              </w:r>
            </w:ins>
            <w:r w:rsidRPr="00C2517E">
              <w:rPr>
                <w:sz w:val="22"/>
                <w:szCs w:val="32"/>
                <w:rPrChange w:id="22" w:author="ADG TS" w:date="2023-06-09T16:11:00Z">
                  <w:rPr>
                    <w:highlight w:val="yellow"/>
                  </w:rPr>
                </w:rPrChange>
              </w:rPr>
              <w:t>India</w:t>
            </w:r>
          </w:p>
        </w:tc>
        <w:tc>
          <w:tcPr>
            <w:tcW w:w="4394" w:type="dxa"/>
            <w:tcBorders>
              <w:top w:val="single" w:sz="6" w:space="0" w:color="auto"/>
              <w:bottom w:val="single" w:sz="6" w:space="0" w:color="auto"/>
            </w:tcBorders>
          </w:tcPr>
          <w:p w14:paraId="2EE1A3F7" w14:textId="5BCD446A" w:rsidR="00BE7D4B" w:rsidRDefault="0045438D" w:rsidP="0045438D">
            <w:pPr>
              <w:rPr>
                <w:rFonts w:asciiTheme="majorBidi" w:hAnsiTheme="majorBidi" w:cstheme="majorBidi"/>
                <w:lang w:val="fr-CH"/>
              </w:rPr>
            </w:pPr>
            <w:r w:rsidRPr="0091064D">
              <w:rPr>
                <w:rFonts w:asciiTheme="majorBidi" w:eastAsia="SimSun" w:hAnsiTheme="majorBidi" w:cstheme="majorBidi"/>
                <w:lang w:val="fr-CH"/>
              </w:rPr>
              <w:t xml:space="preserve">E-mail: </w:t>
            </w:r>
            <w:r w:rsidR="00BE7D4B" w:rsidRPr="003B626F">
              <w:rPr>
                <w:rFonts w:asciiTheme="majorBidi" w:hAnsiTheme="majorBidi" w:cstheme="majorBidi"/>
                <w:lang w:val="fr-CH"/>
              </w:rPr>
              <w:t>dirngn.tec@gov.in</w:t>
            </w:r>
          </w:p>
          <w:p w14:paraId="2FADF104" w14:textId="43CE56C7" w:rsidR="0045438D" w:rsidRPr="0091064D" w:rsidRDefault="00BE7D4B" w:rsidP="0045438D">
            <w:pPr>
              <w:rPr>
                <w:rFonts w:asciiTheme="majorBidi" w:hAnsiTheme="majorBidi" w:cstheme="majorBidi"/>
                <w:lang w:val="fr-CH"/>
              </w:rPr>
            </w:pPr>
            <w:r>
              <w:rPr>
                <w:rFonts w:asciiTheme="majorBidi" w:hAnsiTheme="majorBidi" w:cstheme="majorBidi"/>
                <w:lang w:val="fr-CH"/>
              </w:rPr>
              <w:t>Contact no. :+9111-23329014</w:t>
            </w:r>
            <w:del w:id="23" w:author="ADG TS" w:date="2023-06-09T16:09:00Z">
              <w:r w:rsidR="00C77A55" w:rsidRPr="00BE7D4B" w:rsidDel="00BE7D4B">
                <w:rPr>
                  <w:rPrChange w:id="24" w:author="ADG TS" w:date="2023-06-09T16:09:00Z">
                    <w:rPr>
                      <w:rStyle w:val="Hyperlink"/>
                      <w:rFonts w:asciiTheme="majorBidi" w:hAnsiTheme="majorBidi" w:cstheme="majorBidi"/>
                      <w:lang w:val="fr-CH"/>
                    </w:rPr>
                  </w:rPrChange>
                </w:rPr>
                <w:delText>…………….</w:delText>
              </w:r>
            </w:del>
          </w:p>
          <w:p w14:paraId="26D7EE23" w14:textId="4C0D276A" w:rsidR="0045438D" w:rsidRPr="00A25AE7" w:rsidRDefault="0045438D" w:rsidP="0045438D">
            <w:pPr>
              <w:rPr>
                <w:lang w:val="fr-CH"/>
              </w:rPr>
            </w:pPr>
          </w:p>
        </w:tc>
      </w:tr>
    </w:tbl>
    <w:p w14:paraId="58C95E76" w14:textId="77777777" w:rsidR="00ED1169" w:rsidRPr="00A25AE7" w:rsidRDefault="00ED1169">
      <w:pPr>
        <w:rPr>
          <w:lang w:val="fr-CH"/>
        </w:rPr>
      </w:pPr>
    </w:p>
    <w:tbl>
      <w:tblPr>
        <w:tblW w:w="9640" w:type="dxa"/>
        <w:jc w:val="center"/>
        <w:tblLayout w:type="fixed"/>
        <w:tblCellMar>
          <w:left w:w="57" w:type="dxa"/>
          <w:right w:w="57" w:type="dxa"/>
        </w:tblCellMar>
        <w:tblLook w:val="04A0" w:firstRow="1" w:lastRow="0" w:firstColumn="1" w:lastColumn="0" w:noHBand="0" w:noVBand="1"/>
      </w:tblPr>
      <w:tblGrid>
        <w:gridCol w:w="1418"/>
        <w:gridCol w:w="8222"/>
      </w:tblGrid>
      <w:tr w:rsidR="00ED1169" w14:paraId="020BB26E" w14:textId="77777777">
        <w:trPr>
          <w:cantSplit/>
          <w:jc w:val="center"/>
        </w:trPr>
        <w:tc>
          <w:tcPr>
            <w:tcW w:w="1418" w:type="dxa"/>
          </w:tcPr>
          <w:p w14:paraId="4039AE68" w14:textId="77777777" w:rsidR="00ED1169" w:rsidRDefault="00196C27">
            <w:pPr>
              <w:rPr>
                <w:b/>
                <w:bCs/>
              </w:rPr>
            </w:pPr>
            <w:r w:rsidRPr="009858FC">
              <w:rPr>
                <w:b/>
                <w:bCs/>
              </w:rPr>
              <w:t>Abstract:</w:t>
            </w:r>
          </w:p>
        </w:tc>
        <w:tc>
          <w:tcPr>
            <w:tcW w:w="8222" w:type="dxa"/>
          </w:tcPr>
          <w:p w14:paraId="7FE4A7F1" w14:textId="2AC126F2" w:rsidR="00ED1169" w:rsidRDefault="00000000" w:rsidP="00C2517E">
            <w:pPr>
              <w:pStyle w:val="TSBHeaderSummary"/>
              <w:jc w:val="both"/>
              <w:rPr>
                <w:highlight w:val="yellow"/>
              </w:rPr>
            </w:pPr>
            <w:sdt>
              <w:sdtPr>
                <w:rPr>
                  <w:rFonts w:hint="eastAsia"/>
                  <w:lang w:val="en-US" w:eastAsia="zh-CN"/>
                </w:rPr>
                <w:alias w:val="Abstract"/>
                <w:tag w:val="Abstract"/>
                <w:id w:val="-939903723"/>
                <w:lock w:val="sdtLocked"/>
                <w:placeholder>
                  <w:docPart w:val="{381eb22f-a709-4837-9b0c-862109999751}"/>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Content>
                <w:r w:rsidR="00C77A55">
                  <w:rPr>
                    <w:lang w:val="en-US" w:eastAsia="zh-CN"/>
                  </w:rPr>
                  <w:t xml:space="preserve">The proposal includes changes in the TD …:ITU </w:t>
                </w:r>
                <w:r w:rsidR="00C77A55" w:rsidRPr="0093450D">
                  <w:rPr>
                    <w:lang w:val="en-US" w:eastAsia="zh-CN"/>
                  </w:rPr>
                  <w:t>X.DLT-ccs-fr: Security requirements and framework of cross-chain service for DLT systems</w:t>
                </w:r>
                <w:r w:rsidR="00C77A55">
                  <w:rPr>
                    <w:lang w:val="en-US" w:eastAsia="zh-CN"/>
                  </w:rPr>
                  <w:t>.</w:t>
                </w:r>
                <w:r w:rsidR="00C2517E">
                  <w:rPr>
                    <w:lang w:val="en-US" w:eastAsia="zh-CN"/>
                  </w:rPr>
                  <w:t xml:space="preserve"> </w:t>
                </w:r>
                <w:r w:rsidR="00C77A55">
                  <w:rPr>
                    <w:lang w:val="en-US" w:eastAsia="zh-CN"/>
                  </w:rPr>
                  <w:t xml:space="preserve">The summary of changes are as follows: </w:t>
                </w:r>
              </w:sdtContent>
            </w:sdt>
          </w:p>
        </w:tc>
      </w:tr>
    </w:tbl>
    <w:p w14:paraId="15C8CC67" w14:textId="61F19079" w:rsidR="00ED1169" w:rsidRDefault="00ED1169">
      <w:pPr>
        <w:rPr>
          <w:rFonts w:eastAsia="MS Mincho"/>
        </w:rPr>
      </w:pPr>
    </w:p>
    <w:p w14:paraId="59E48263" w14:textId="4BBA2CC7" w:rsidR="0090107F" w:rsidRDefault="0090107F" w:rsidP="0090107F">
      <w:pPr>
        <w:pStyle w:val="FootnoteText"/>
        <w:rPr>
          <w:rFonts w:eastAsia="MS Mincho"/>
        </w:rPr>
      </w:pPr>
    </w:p>
    <w:p w14:paraId="4054A37D" w14:textId="77777777" w:rsidR="00C77A55" w:rsidRPr="00AA01A4" w:rsidRDefault="00C77A55" w:rsidP="0090107F">
      <w:pPr>
        <w:pStyle w:val="FootnoteText"/>
        <w:rPr>
          <w:rFonts w:eastAsia="MS Mincho"/>
        </w:rPr>
      </w:pPr>
    </w:p>
    <w:p w14:paraId="2E6B030E" w14:textId="77777777" w:rsidR="0090107F" w:rsidRDefault="0090107F" w:rsidP="0090107F">
      <w:pPr>
        <w:pStyle w:val="FootnoteText"/>
        <w:rPr>
          <w:rFonts w:eastAsia="MS Mincho"/>
        </w:rPr>
      </w:pPr>
    </w:p>
    <w:p w14:paraId="5A6109EC" w14:textId="77777777" w:rsidR="0090107F" w:rsidRPr="00AA01A4" w:rsidRDefault="0090107F" w:rsidP="0090107F">
      <w:pPr>
        <w:pStyle w:val="FootnoteText"/>
        <w:rPr>
          <w:rFonts w:eastAsia="MS Mincho"/>
        </w:rPr>
      </w:pPr>
    </w:p>
    <w:p w14:paraId="57C69AC5" w14:textId="77777777" w:rsidR="0090107F" w:rsidRDefault="0090107F" w:rsidP="0090107F">
      <w:pPr>
        <w:spacing w:before="0"/>
        <w:rPr>
          <w:b/>
          <w:szCs w:val="20"/>
          <w:lang w:eastAsia="zh-CN"/>
        </w:rPr>
      </w:pPr>
      <w:r>
        <w:rPr>
          <w:b/>
          <w:szCs w:val="20"/>
          <w:lang w:eastAsia="zh-CN"/>
        </w:rPr>
        <w:br w:type="page"/>
      </w:r>
    </w:p>
    <w:p w14:paraId="792C50F4" w14:textId="778C6047" w:rsidR="0090107F" w:rsidRDefault="00A25AE7" w:rsidP="00A25AE7">
      <w:pPr>
        <w:pStyle w:val="AnnexNoTitle"/>
        <w:tabs>
          <w:tab w:val="left" w:pos="5395"/>
        </w:tabs>
        <w:spacing w:before="360"/>
        <w:jc w:val="left"/>
      </w:pPr>
      <w:r>
        <w:lastRenderedPageBreak/>
        <w:tab/>
      </w:r>
    </w:p>
    <w:p w14:paraId="342A953B" w14:textId="77777777" w:rsidR="0090107F" w:rsidRPr="001F7A42" w:rsidRDefault="0090107F" w:rsidP="0090107F">
      <w:pPr>
        <w:rPr>
          <w:rFonts w:eastAsia="MS Mincho"/>
        </w:rPr>
      </w:pPr>
    </w:p>
    <w:p w14:paraId="2C17ED7F" w14:textId="77777777" w:rsidR="0090107F" w:rsidRPr="00B56B87" w:rsidRDefault="0090107F" w:rsidP="0090107F">
      <w:pPr>
        <w:pStyle w:val="FootnoteText"/>
        <w:rPr>
          <w:rFonts w:eastAsia="MS Mincho"/>
        </w:rPr>
      </w:pPr>
    </w:p>
    <w:p w14:paraId="3AED4D3F" w14:textId="77777777" w:rsidR="00C77A55" w:rsidRDefault="0090107F" w:rsidP="00C77A55">
      <w:pPr>
        <w:spacing w:before="0"/>
      </w:pPr>
      <w:r>
        <w:br w:type="page"/>
      </w:r>
    </w:p>
    <w:p w14:paraId="296A48FE" w14:textId="77777777" w:rsidR="00C77A55" w:rsidRDefault="00C77A55" w:rsidP="00C77A55">
      <w:pPr>
        <w:spacing w:before="0"/>
      </w:pPr>
    </w:p>
    <w:p w14:paraId="7DD4568F" w14:textId="2FF5842E" w:rsidR="00C77A55" w:rsidRPr="006E141C" w:rsidRDefault="006E141C">
      <w:pPr>
        <w:spacing w:before="0"/>
        <w:jc w:val="center"/>
        <w:rPr>
          <w:b/>
          <w:bCs/>
          <w:rPrChange w:id="25" w:author="ADG TS" w:date="2023-05-02T17:01:00Z">
            <w:rPr/>
          </w:rPrChange>
        </w:rPr>
        <w:pPrChange w:id="26" w:author="ADG TS" w:date="2023-05-02T17:01:00Z">
          <w:pPr>
            <w:spacing w:before="0"/>
          </w:pPr>
        </w:pPrChange>
      </w:pPr>
      <w:ins w:id="27" w:author="ADG TS" w:date="2023-05-02T17:01:00Z">
        <w:r w:rsidRPr="006E141C">
          <w:rPr>
            <w:b/>
            <w:bCs/>
            <w:rPrChange w:id="28" w:author="ADG TS" w:date="2023-05-02T17:01:00Z">
              <w:rPr/>
            </w:rPrChange>
          </w:rPr>
          <w:t>Annexure-I</w:t>
        </w:r>
      </w:ins>
    </w:p>
    <w:p w14:paraId="547EF87D" w14:textId="77777777" w:rsidR="006E141C" w:rsidRDefault="006E141C" w:rsidP="00C77A55">
      <w:pPr>
        <w:pStyle w:val="FigureNoTitle"/>
        <w:keepLines w:val="0"/>
        <w:tabs>
          <w:tab w:val="clear" w:pos="794"/>
          <w:tab w:val="clear" w:pos="1191"/>
          <w:tab w:val="clear" w:pos="1588"/>
          <w:tab w:val="clear" w:pos="1985"/>
        </w:tabs>
        <w:overflowPunct/>
        <w:autoSpaceDE/>
        <w:autoSpaceDN/>
        <w:adjustRightInd/>
        <w:spacing w:before="0" w:after="0"/>
        <w:textAlignment w:val="auto"/>
        <w:rPr>
          <w:ins w:id="29" w:author="ADG TS" w:date="2023-05-02T17:01:00Z"/>
          <w:rFonts w:eastAsiaTheme="minorEastAsia"/>
          <w:bCs/>
          <w:szCs w:val="24"/>
          <w:lang w:eastAsia="zh-CN"/>
        </w:rPr>
      </w:pPr>
    </w:p>
    <w:p w14:paraId="480E6DDB" w14:textId="1BDEFC3A" w:rsidR="00C77A55" w:rsidRPr="00C77A55" w:rsidRDefault="00C77A55" w:rsidP="00C77A55">
      <w:pPr>
        <w:pStyle w:val="FigureNoTitle"/>
        <w:keepLines w:val="0"/>
        <w:tabs>
          <w:tab w:val="clear" w:pos="794"/>
          <w:tab w:val="clear" w:pos="1191"/>
          <w:tab w:val="clear" w:pos="1588"/>
          <w:tab w:val="clear" w:pos="1985"/>
        </w:tabs>
        <w:overflowPunct/>
        <w:autoSpaceDE/>
        <w:autoSpaceDN/>
        <w:adjustRightInd/>
        <w:spacing w:before="0" w:after="0"/>
        <w:textAlignment w:val="auto"/>
        <w:rPr>
          <w:rFonts w:eastAsiaTheme="minorEastAsia"/>
          <w:bCs/>
          <w:sz w:val="28"/>
          <w:szCs w:val="24"/>
          <w:lang w:eastAsia="zh-CN"/>
        </w:rPr>
      </w:pPr>
      <w:r w:rsidRPr="00C77A55">
        <w:rPr>
          <w:rFonts w:eastAsiaTheme="minorEastAsia"/>
          <w:bCs/>
          <w:szCs w:val="24"/>
          <w:lang w:eastAsia="zh-CN"/>
        </w:rPr>
        <w:t>Security requirements and framework of cross-chain service for DLT systems</w:t>
      </w:r>
    </w:p>
    <w:p w14:paraId="7A9A2144" w14:textId="77777777" w:rsidR="00C77A55" w:rsidRDefault="00C77A55" w:rsidP="0090107F">
      <w:pPr>
        <w:pStyle w:val="AnnexNoTitle"/>
        <w:spacing w:before="360"/>
        <w:jc w:val="left"/>
      </w:pPr>
    </w:p>
    <w:p w14:paraId="7A47B337" w14:textId="77777777" w:rsidR="0090107F" w:rsidRPr="001F7A42" w:rsidRDefault="0090107F" w:rsidP="0090107F">
      <w:pPr>
        <w:rPr>
          <w:rFonts w:eastAsia="MS Mincho"/>
        </w:rPr>
      </w:pPr>
    </w:p>
    <w:p w14:paraId="2BB34FAD" w14:textId="77777777" w:rsidR="0090107F" w:rsidRPr="00533414" w:rsidRDefault="0090107F" w:rsidP="0090107F">
      <w:pPr>
        <w:rPr>
          <w:b/>
          <w:bCs/>
        </w:rPr>
      </w:pPr>
      <w:bookmarkStart w:id="30" w:name="_Toc104762413"/>
      <w:r w:rsidRPr="00533414">
        <w:rPr>
          <w:b/>
          <w:bCs/>
        </w:rPr>
        <w:t>1</w:t>
      </w:r>
      <w:r w:rsidRPr="00533414">
        <w:rPr>
          <w:b/>
          <w:bCs/>
        </w:rPr>
        <w:tab/>
        <w:t>Background</w:t>
      </w:r>
      <w:bookmarkEnd w:id="30"/>
    </w:p>
    <w:p w14:paraId="19045BB8" w14:textId="12388F53" w:rsidR="0090107F" w:rsidRDefault="0090107F" w:rsidP="0090107F">
      <w:pPr>
        <w:jc w:val="both"/>
        <w:rPr>
          <w:lang w:eastAsia="zh-CN"/>
        </w:rPr>
      </w:pPr>
      <w:r>
        <w:rPr>
          <w:rFonts w:hint="eastAsia"/>
          <w:lang w:eastAsia="zh-CN"/>
        </w:rPr>
        <w:t>T</w:t>
      </w:r>
      <w:r>
        <w:rPr>
          <w:lang w:eastAsia="zh-CN"/>
        </w:rPr>
        <w:t xml:space="preserve">he </w:t>
      </w:r>
      <w:r w:rsidRPr="00322000">
        <w:rPr>
          <w:lang w:eastAsia="zh-CN"/>
        </w:rPr>
        <w:t xml:space="preserve">distributed </w:t>
      </w:r>
      <w:r>
        <w:rPr>
          <w:lang w:eastAsia="zh-CN"/>
        </w:rPr>
        <w:t xml:space="preserve">ledger technology (DLT) based solutions are apt to decentralized environments, and can enhance collaboration and coordination within multiple stakeholders. There are many DLT systems to provide diverse types of decentralized services as enabled by same or different DLT solutions. Those DLT systems are isolated usually with each other, and it’s important and valuable to connect them through cross-chain services. </w:t>
      </w:r>
    </w:p>
    <w:p w14:paraId="573F5A57" w14:textId="77777777" w:rsidR="0090107F" w:rsidRDefault="0090107F" w:rsidP="0090107F">
      <w:pPr>
        <w:jc w:val="both"/>
        <w:rPr>
          <w:lang w:eastAsia="zh-CN"/>
        </w:rPr>
      </w:pPr>
      <w:r>
        <w:rPr>
          <w:rFonts w:hint="eastAsia"/>
          <w:lang w:eastAsia="zh-CN"/>
        </w:rPr>
        <w:t>T</w:t>
      </w:r>
      <w:r>
        <w:rPr>
          <w:lang w:eastAsia="zh-CN"/>
        </w:rPr>
        <w:t>he cross-chain services are based on DLT as well, and may transfer data and transactions from one DLT system to other DLT systems (see figure 1), and support them to interact with each other. Because involved in users’ data and transactions, there are many security and privacy risks and challenges to be considered for the cross-chain services.</w:t>
      </w:r>
    </w:p>
    <w:p w14:paraId="347993CC" w14:textId="77777777" w:rsidR="0090107F" w:rsidRDefault="0090107F" w:rsidP="0090107F">
      <w:pPr>
        <w:snapToGrid w:val="0"/>
        <w:spacing w:line="276" w:lineRule="auto"/>
        <w:jc w:val="center"/>
        <w:rPr>
          <w:lang w:eastAsia="zh-CN"/>
        </w:rPr>
      </w:pPr>
      <w:r>
        <w:rPr>
          <w:noProof/>
          <w:lang w:eastAsia="zh-CN"/>
        </w:rPr>
        <w:object w:dxaOrig="11384" w:dyaOrig="4014" w14:anchorId="3D215D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6.75pt;height:161.25pt" o:ole="">
            <v:imagedata r:id="rId9" o:title=""/>
          </v:shape>
          <o:OLEObject Type="Embed" ProgID="Visio.Drawing.11" ShapeID="_x0000_i1025" DrawAspect="Content" ObjectID="_1747833448" r:id="rId10"/>
        </w:object>
      </w:r>
    </w:p>
    <w:p w14:paraId="3727CAEF" w14:textId="77777777" w:rsidR="0090107F" w:rsidRDefault="0090107F" w:rsidP="0090107F">
      <w:pPr>
        <w:snapToGrid w:val="0"/>
        <w:spacing w:line="276" w:lineRule="auto"/>
        <w:jc w:val="center"/>
        <w:rPr>
          <w:bCs/>
        </w:rPr>
      </w:pPr>
      <w:r>
        <w:rPr>
          <w:rFonts w:hint="eastAsia"/>
          <w:lang w:eastAsia="zh-CN"/>
        </w:rPr>
        <w:t>F</w:t>
      </w:r>
      <w:r>
        <w:rPr>
          <w:lang w:eastAsia="zh-CN"/>
        </w:rPr>
        <w:t xml:space="preserve">igure 1 – </w:t>
      </w:r>
      <w:r>
        <w:rPr>
          <w:bCs/>
        </w:rPr>
        <w:t>Overview of the cross-chain service for DLT systems in security aspects</w:t>
      </w:r>
    </w:p>
    <w:p w14:paraId="0CA0F3CA" w14:textId="77777777" w:rsidR="0090107F" w:rsidRDefault="0090107F" w:rsidP="0090107F">
      <w:pPr>
        <w:snapToGrid w:val="0"/>
        <w:spacing w:line="276" w:lineRule="auto"/>
        <w:rPr>
          <w:bCs/>
          <w:lang w:eastAsia="zh-CN"/>
        </w:rPr>
      </w:pPr>
      <w:r>
        <w:rPr>
          <w:bCs/>
          <w:lang w:eastAsia="zh-CN"/>
        </w:rPr>
        <w:t xml:space="preserve">DLT systems and cross-chain services are working in decentralized environments. </w:t>
      </w:r>
      <w:r>
        <w:rPr>
          <w:rFonts w:hint="eastAsia"/>
          <w:bCs/>
          <w:lang w:eastAsia="zh-CN"/>
        </w:rPr>
        <w:t>T</w:t>
      </w:r>
      <w:r>
        <w:rPr>
          <w:bCs/>
          <w:lang w:eastAsia="zh-CN"/>
        </w:rPr>
        <w:t xml:space="preserve">he main security risk of cross-chain is the leak of privacy of transferred data and transactions. And relevant key security challenges for a cross-chain service mainly include: </w:t>
      </w:r>
    </w:p>
    <w:p w14:paraId="15B5525E" w14:textId="77777777" w:rsidR="0090107F" w:rsidRPr="00B363D7" w:rsidRDefault="0090107F">
      <w:pPr>
        <w:pStyle w:val="ListParagraph"/>
        <w:numPr>
          <w:ilvl w:val="0"/>
          <w:numId w:val="24"/>
        </w:numPr>
        <w:snapToGrid w:val="0"/>
        <w:spacing w:after="120" w:line="276" w:lineRule="auto"/>
        <w:rPr>
          <w:bCs/>
          <w:lang w:eastAsia="zh-CN"/>
        </w:rPr>
      </w:pPr>
      <w:r w:rsidRPr="00B363D7">
        <w:rPr>
          <w:bCs/>
          <w:lang w:eastAsia="zh-CN"/>
        </w:rPr>
        <w:t xml:space="preserve">how to protect the data security and PII privacy preservation when transferring data and transactions, </w:t>
      </w:r>
    </w:p>
    <w:p w14:paraId="6825ACA6" w14:textId="77777777" w:rsidR="0090107F" w:rsidRPr="00B363D7" w:rsidRDefault="0090107F">
      <w:pPr>
        <w:pStyle w:val="ListParagraph"/>
        <w:numPr>
          <w:ilvl w:val="0"/>
          <w:numId w:val="24"/>
        </w:numPr>
        <w:snapToGrid w:val="0"/>
        <w:spacing w:after="120" w:line="276" w:lineRule="auto"/>
        <w:rPr>
          <w:bCs/>
          <w:lang w:eastAsia="zh-CN"/>
        </w:rPr>
      </w:pPr>
      <w:r w:rsidRPr="00B363D7">
        <w:rPr>
          <w:bCs/>
          <w:lang w:eastAsia="zh-CN"/>
        </w:rPr>
        <w:t>how to protect the cross-chain service itself, how to make trust for services to the customers, etc.</w:t>
      </w:r>
    </w:p>
    <w:p w14:paraId="085D479B" w14:textId="77777777" w:rsidR="0090107F" w:rsidRPr="00E35757" w:rsidRDefault="0090107F" w:rsidP="0090107F">
      <w:pPr>
        <w:snapToGrid w:val="0"/>
        <w:spacing w:line="276" w:lineRule="auto"/>
        <w:rPr>
          <w:lang w:eastAsia="zh-CN"/>
        </w:rPr>
      </w:pPr>
      <w:r>
        <w:rPr>
          <w:rFonts w:hint="eastAsia"/>
          <w:bCs/>
          <w:lang w:eastAsia="zh-CN"/>
        </w:rPr>
        <w:t>T</w:t>
      </w:r>
      <w:r>
        <w:rPr>
          <w:bCs/>
          <w:lang w:eastAsia="zh-CN"/>
        </w:rPr>
        <w:t>herefore, it is valuable and important to study s</w:t>
      </w:r>
      <w:r w:rsidRPr="00A5735F">
        <w:rPr>
          <w:bCs/>
          <w:lang w:eastAsia="zh-CN"/>
        </w:rPr>
        <w:t>ecurity requirements and framework of cross-chain service for DLT systems</w:t>
      </w:r>
      <w:r>
        <w:rPr>
          <w:bCs/>
          <w:lang w:eastAsia="zh-CN"/>
        </w:rPr>
        <w:t>, and enhance the security level of the cross-chain service.</w:t>
      </w:r>
    </w:p>
    <w:p w14:paraId="2E6897E8" w14:textId="49ABE741" w:rsidR="0090107F" w:rsidRDefault="0090107F" w:rsidP="00C77A55">
      <w:pPr>
        <w:rPr>
          <w:lang w:eastAsia="zh-CN"/>
        </w:rPr>
      </w:pPr>
    </w:p>
    <w:p w14:paraId="13CDDA92" w14:textId="19310231" w:rsidR="0090107F" w:rsidRDefault="0090107F" w:rsidP="0090107F">
      <w:pPr>
        <w:pStyle w:val="FootnoteText"/>
        <w:rPr>
          <w:lang w:eastAsia="zh-CN"/>
        </w:rPr>
      </w:pPr>
    </w:p>
    <w:p w14:paraId="082DC175" w14:textId="3323B326" w:rsidR="0090107F" w:rsidRDefault="0090107F">
      <w:pPr>
        <w:spacing w:before="0"/>
        <w:rPr>
          <w:sz w:val="18"/>
          <w:lang w:eastAsia="zh-CN"/>
        </w:rPr>
      </w:pPr>
      <w:r>
        <w:rPr>
          <w:lang w:eastAsia="zh-CN"/>
        </w:rPr>
        <w:br w:type="page"/>
      </w:r>
    </w:p>
    <w:p w14:paraId="0DC5437A" w14:textId="77777777" w:rsidR="0090107F" w:rsidRPr="00B37327" w:rsidRDefault="0090107F" w:rsidP="0090107F">
      <w:pPr>
        <w:rPr>
          <w:rFonts w:eastAsia="MS Mincho"/>
        </w:rPr>
      </w:pPr>
    </w:p>
    <w:p w14:paraId="7EFB8E49" w14:textId="5645CF03" w:rsidR="0090107F" w:rsidRDefault="0090107F" w:rsidP="0090107F">
      <w:pPr>
        <w:pStyle w:val="Rectitle"/>
        <w:jc w:val="left"/>
        <w:rPr>
          <w:lang w:eastAsia="zh-CN"/>
        </w:rPr>
      </w:pPr>
    </w:p>
    <w:p w14:paraId="138E8FF1" w14:textId="77777777" w:rsidR="0090107F" w:rsidRDefault="0090107F" w:rsidP="0090107F">
      <w:pPr>
        <w:rPr>
          <w:rFonts w:eastAsiaTheme="minorHAnsi"/>
          <w:b/>
          <w:sz w:val="28"/>
          <w:szCs w:val="28"/>
          <w:lang w:eastAsia="zh-CN"/>
        </w:rPr>
      </w:pPr>
    </w:p>
    <w:p w14:paraId="5F34C91F" w14:textId="77777777" w:rsidR="0090107F" w:rsidRDefault="0090107F" w:rsidP="0090107F">
      <w:pPr>
        <w:keepNext/>
        <w:tabs>
          <w:tab w:val="left" w:pos="794"/>
          <w:tab w:val="left" w:pos="1191"/>
          <w:tab w:val="left" w:pos="1588"/>
          <w:tab w:val="left" w:pos="1985"/>
        </w:tabs>
        <w:overflowPunct w:val="0"/>
        <w:autoSpaceDE w:val="0"/>
        <w:autoSpaceDN w:val="0"/>
        <w:adjustRightInd w:val="0"/>
        <w:snapToGrid w:val="0"/>
        <w:spacing w:before="160"/>
        <w:textAlignment w:val="baseline"/>
        <w:rPr>
          <w:rFonts w:eastAsiaTheme="minorHAnsi"/>
          <w:b/>
          <w:szCs w:val="20"/>
        </w:rPr>
      </w:pPr>
      <w:r>
        <w:rPr>
          <w:rFonts w:eastAsiaTheme="minorHAnsi"/>
          <w:b/>
          <w:szCs w:val="20"/>
        </w:rPr>
        <w:t>Summary</w:t>
      </w:r>
    </w:p>
    <w:p w14:paraId="0714896D" w14:textId="77777777" w:rsidR="0090107F" w:rsidRDefault="0090107F" w:rsidP="0090107F">
      <w:pPr>
        <w:jc w:val="both"/>
        <w:rPr>
          <w:lang w:eastAsia="zh-CN"/>
        </w:rPr>
      </w:pPr>
      <w:r>
        <w:rPr>
          <w:rFonts w:hint="eastAsia"/>
          <w:lang w:eastAsia="zh-CN"/>
        </w:rPr>
        <w:t>T</w:t>
      </w:r>
      <w:r>
        <w:rPr>
          <w:lang w:eastAsia="zh-CN"/>
        </w:rPr>
        <w:t xml:space="preserve">he </w:t>
      </w:r>
      <w:ins w:id="31" w:author="jiaxw230223" w:date="2023-02-25T17:19:00Z">
        <w:r w:rsidRPr="00322000">
          <w:rPr>
            <w:lang w:eastAsia="zh-CN"/>
          </w:rPr>
          <w:t xml:space="preserve">distributed </w:t>
        </w:r>
      </w:ins>
      <w:del w:id="32" w:author="jiaxw230223" w:date="2023-02-25T17:19:00Z">
        <w:r w:rsidDel="00FE1756">
          <w:rPr>
            <w:lang w:eastAsia="zh-CN"/>
          </w:rPr>
          <w:delText xml:space="preserve">decentralized </w:delText>
        </w:r>
      </w:del>
      <w:r>
        <w:rPr>
          <w:lang w:eastAsia="zh-CN"/>
        </w:rPr>
        <w:t xml:space="preserve">ledger technology (DLT) based solutions are apt to decentralized environments, and can enhance collaboration and coordination within multiple stakeholders. There are many DLT systems to provide diverse types of decentralized services as enabled by same or different DLT solutions. Those DLT systems are isolated usually with each other, and it is valuable to connect them through cross-chain services. </w:t>
      </w:r>
    </w:p>
    <w:p w14:paraId="39E8C1F0" w14:textId="77777777" w:rsidR="0090107F" w:rsidRPr="00E35757" w:rsidRDefault="0090107F" w:rsidP="0090107F">
      <w:pPr>
        <w:jc w:val="both"/>
        <w:rPr>
          <w:lang w:eastAsia="zh-CN"/>
        </w:rPr>
      </w:pPr>
      <w:r>
        <w:rPr>
          <w:bCs/>
          <w:lang w:eastAsia="zh-CN"/>
        </w:rPr>
        <w:t xml:space="preserve">DLT systems and cross-chain services are working in decentralized environments. </w:t>
      </w:r>
      <w:r>
        <w:rPr>
          <w:rFonts w:hint="eastAsia"/>
          <w:lang w:eastAsia="zh-CN"/>
        </w:rPr>
        <w:t>T</w:t>
      </w:r>
      <w:r>
        <w:rPr>
          <w:lang w:eastAsia="zh-CN"/>
        </w:rPr>
        <w:t xml:space="preserve">he cross-chain services are based on DLT as well, and may transfer data and transactions from one DLT system to other DLT systems and support them to interact with each other. Because involved in users’ data and transactions, there are many security and privacy risks and challenges to be considered for the cross-chain services. </w:t>
      </w:r>
      <w:r>
        <w:rPr>
          <w:rFonts w:hint="eastAsia"/>
          <w:bCs/>
          <w:lang w:eastAsia="zh-CN"/>
        </w:rPr>
        <w:t>T</w:t>
      </w:r>
      <w:r>
        <w:rPr>
          <w:bCs/>
          <w:lang w:eastAsia="zh-CN"/>
        </w:rPr>
        <w:t>herefore, it is valuable and importance to study s</w:t>
      </w:r>
      <w:r w:rsidRPr="00A5735F">
        <w:rPr>
          <w:bCs/>
          <w:lang w:eastAsia="zh-CN"/>
        </w:rPr>
        <w:t>ecurity requirements and framework of cross-chain service for DLT systems</w:t>
      </w:r>
      <w:del w:id="33" w:author="jiaxw230223" w:date="2023-02-25T18:43:00Z">
        <w:r w:rsidDel="00CF42E7">
          <w:rPr>
            <w:bCs/>
            <w:lang w:eastAsia="zh-CN"/>
          </w:rPr>
          <w:delText>, and</w:delText>
        </w:r>
      </w:del>
      <w:r>
        <w:rPr>
          <w:bCs/>
          <w:lang w:eastAsia="zh-CN"/>
        </w:rPr>
        <w:t xml:space="preserve"> </w:t>
      </w:r>
      <w:ins w:id="34" w:author="jiaxw230223" w:date="2023-02-25T18:43:00Z">
        <w:r>
          <w:rPr>
            <w:bCs/>
            <w:lang w:eastAsia="zh-CN"/>
          </w:rPr>
          <w:t xml:space="preserve">in order to </w:t>
        </w:r>
      </w:ins>
      <w:r>
        <w:rPr>
          <w:bCs/>
          <w:lang w:eastAsia="zh-CN"/>
        </w:rPr>
        <w:t>enhance the security level of the cross-chain service.</w:t>
      </w:r>
    </w:p>
    <w:p w14:paraId="3164D587" w14:textId="77777777" w:rsidR="0090107F" w:rsidRDefault="0090107F" w:rsidP="0090107F">
      <w:pPr>
        <w:rPr>
          <w:lang w:eastAsia="zh-CN"/>
        </w:rPr>
      </w:pPr>
      <w:r>
        <w:t xml:space="preserve">This draft new Recommendation </w:t>
      </w:r>
      <w:r>
        <w:rPr>
          <w:lang w:eastAsia="zh-CN"/>
        </w:rPr>
        <w:t>introduces</w:t>
      </w:r>
      <w:r>
        <w:rPr>
          <w:rFonts w:hint="eastAsia"/>
          <w:lang w:eastAsia="zh-CN"/>
        </w:rPr>
        <w:t xml:space="preserve"> </w:t>
      </w:r>
      <w:r>
        <w:rPr>
          <w:lang w:eastAsia="zh-CN"/>
        </w:rPr>
        <w:t>a cross-chain service for DLT systems</w:t>
      </w:r>
      <w:r>
        <w:rPr>
          <w:rFonts w:hint="eastAsia"/>
          <w:lang w:eastAsia="zh-CN"/>
        </w:rPr>
        <w:t xml:space="preserve">, and specifies </w:t>
      </w:r>
      <w:r>
        <w:rPr>
          <w:lang w:eastAsia="zh-CN"/>
        </w:rPr>
        <w:t>its security requirements, framework and capabilities, and general procedures in aspects of security</w:t>
      </w:r>
      <w:r>
        <w:t>.</w:t>
      </w:r>
    </w:p>
    <w:p w14:paraId="04605E82" w14:textId="77777777" w:rsidR="0090107F" w:rsidRDefault="0090107F" w:rsidP="0090107F">
      <w:pPr>
        <w:keepNext/>
        <w:tabs>
          <w:tab w:val="left" w:pos="794"/>
          <w:tab w:val="left" w:pos="1191"/>
          <w:tab w:val="left" w:pos="1588"/>
          <w:tab w:val="left" w:pos="1985"/>
        </w:tabs>
        <w:overflowPunct w:val="0"/>
        <w:autoSpaceDE w:val="0"/>
        <w:autoSpaceDN w:val="0"/>
        <w:adjustRightInd w:val="0"/>
        <w:snapToGrid w:val="0"/>
        <w:spacing w:before="160"/>
        <w:textAlignment w:val="baseline"/>
        <w:rPr>
          <w:rFonts w:eastAsiaTheme="minorHAnsi"/>
          <w:b/>
          <w:szCs w:val="20"/>
        </w:rPr>
      </w:pPr>
      <w:r>
        <w:rPr>
          <w:rFonts w:eastAsiaTheme="minorHAnsi"/>
          <w:b/>
          <w:szCs w:val="20"/>
        </w:rPr>
        <w:t>Keywords</w:t>
      </w:r>
    </w:p>
    <w:p w14:paraId="00165921" w14:textId="0FAEC3D2" w:rsidR="0090107F" w:rsidRDefault="0090107F" w:rsidP="0090107F">
      <w:pPr>
        <w:rPr>
          <w:lang w:val="en-US" w:eastAsia="zh-CN"/>
        </w:rPr>
      </w:pPr>
      <w:r>
        <w:rPr>
          <w:lang w:val="en-US" w:eastAsia="zh-CN"/>
        </w:rPr>
        <w:t xml:space="preserve">Cross-chain, </w:t>
      </w:r>
      <w:r w:rsidRPr="00322000">
        <w:rPr>
          <w:lang w:eastAsia="zh-CN"/>
        </w:rPr>
        <w:t xml:space="preserve">distributed </w:t>
      </w:r>
      <w:r>
        <w:rPr>
          <w:lang w:val="en-US" w:eastAsia="zh-CN"/>
        </w:rPr>
        <w:t>ledger technology (DLT)</w:t>
      </w:r>
    </w:p>
    <w:p w14:paraId="7465E76E" w14:textId="77777777" w:rsidR="0090107F" w:rsidRDefault="0090107F" w:rsidP="0090107F">
      <w:bookmarkStart w:id="35" w:name="_Toc107436786"/>
    </w:p>
    <w:p w14:paraId="046C59C2" w14:textId="77777777" w:rsidR="0090107F" w:rsidRPr="00AE5C1C" w:rsidRDefault="0090107F" w:rsidP="0090107F">
      <w:pPr>
        <w:pStyle w:val="Heading1"/>
        <w:spacing w:before="240" w:after="240" w:line="240" w:lineRule="auto"/>
      </w:pPr>
      <w:r>
        <w:t>1</w:t>
      </w:r>
      <w:r>
        <w:tab/>
        <w:t>Scope</w:t>
      </w:r>
      <w:bookmarkEnd w:id="35"/>
    </w:p>
    <w:p w14:paraId="4BBC0CDE" w14:textId="7225C337" w:rsidR="0090107F" w:rsidRPr="00626110" w:rsidRDefault="0090107F" w:rsidP="0090107F">
      <w:pPr>
        <w:jc w:val="both"/>
        <w:rPr>
          <w:lang w:eastAsia="zh-CN"/>
        </w:rPr>
      </w:pPr>
      <w:bookmarkStart w:id="36" w:name="OLE_LINK1"/>
      <w:r>
        <w:rPr>
          <w:rFonts w:hint="eastAsia"/>
          <w:lang w:eastAsia="zh-CN"/>
        </w:rPr>
        <w:t xml:space="preserve">This draft new Recommendation </w:t>
      </w:r>
      <w:r>
        <w:rPr>
          <w:lang w:eastAsia="zh-CN"/>
        </w:rPr>
        <w:t>introduces</w:t>
      </w:r>
      <w:r>
        <w:rPr>
          <w:rFonts w:hint="eastAsia"/>
          <w:lang w:eastAsia="zh-CN"/>
        </w:rPr>
        <w:t xml:space="preserve"> </w:t>
      </w:r>
      <w:r>
        <w:rPr>
          <w:lang w:eastAsia="zh-CN"/>
        </w:rPr>
        <w:t xml:space="preserve">a cross-chain service for </w:t>
      </w:r>
      <w:r w:rsidRPr="00322000">
        <w:rPr>
          <w:lang w:eastAsia="zh-CN"/>
        </w:rPr>
        <w:t xml:space="preserve">distributed </w:t>
      </w:r>
      <w:r>
        <w:rPr>
          <w:lang w:eastAsia="zh-CN"/>
        </w:rPr>
        <w:t>ledger technology (DLT) systems</w:t>
      </w:r>
      <w:r>
        <w:rPr>
          <w:rFonts w:hint="eastAsia"/>
          <w:lang w:eastAsia="zh-CN"/>
        </w:rPr>
        <w:t xml:space="preserve">, and specifies </w:t>
      </w:r>
      <w:r>
        <w:rPr>
          <w:lang w:eastAsia="zh-CN"/>
        </w:rPr>
        <w:t>its security requirements, framework and capabilities, and general procedures in aspects of security.</w:t>
      </w:r>
    </w:p>
    <w:p w14:paraId="08466CA1" w14:textId="77777777" w:rsidR="0090107F" w:rsidRDefault="0090107F" w:rsidP="0090107F">
      <w:pPr>
        <w:jc w:val="both"/>
        <w:rPr>
          <w:lang w:eastAsia="zh-CN"/>
        </w:rPr>
      </w:pPr>
      <w:r>
        <w:rPr>
          <w:rFonts w:hint="eastAsia"/>
          <w:lang w:eastAsia="zh-CN"/>
        </w:rPr>
        <w:t>The scope includes:</w:t>
      </w:r>
    </w:p>
    <w:p w14:paraId="10C21703" w14:textId="77777777" w:rsidR="0090107F" w:rsidRDefault="0090107F" w:rsidP="0090107F">
      <w:pPr>
        <w:ind w:left="708" w:hangingChars="295" w:hanging="708"/>
        <w:jc w:val="both"/>
        <w:rPr>
          <w:lang w:eastAsia="zh-CN"/>
        </w:rPr>
      </w:pPr>
      <w:r>
        <w:rPr>
          <w:rFonts w:hint="eastAsia"/>
          <w:lang w:eastAsia="zh-CN"/>
        </w:rPr>
        <w:t>–</w:t>
      </w:r>
      <w:r>
        <w:rPr>
          <w:rFonts w:hint="eastAsia"/>
          <w:lang w:eastAsia="zh-CN"/>
        </w:rPr>
        <w:tab/>
        <w:t xml:space="preserve">Concept, </w:t>
      </w:r>
      <w:r>
        <w:rPr>
          <w:lang w:eastAsia="zh-CN"/>
        </w:rPr>
        <w:t>use cases, security risks and functional security requirements of the cross-chain service for DLT systems.</w:t>
      </w:r>
    </w:p>
    <w:p w14:paraId="00F97C40" w14:textId="77777777" w:rsidR="0090107F" w:rsidRDefault="0090107F" w:rsidP="0090107F">
      <w:pPr>
        <w:ind w:left="708" w:hangingChars="295" w:hanging="708"/>
        <w:jc w:val="both"/>
        <w:rPr>
          <w:lang w:eastAsia="zh-CN"/>
        </w:rPr>
      </w:pPr>
      <w:r>
        <w:rPr>
          <w:rFonts w:hint="eastAsia"/>
          <w:lang w:eastAsia="zh-CN"/>
        </w:rPr>
        <w:t>–</w:t>
      </w:r>
      <w:r>
        <w:rPr>
          <w:rFonts w:hint="eastAsia"/>
          <w:lang w:eastAsia="zh-CN"/>
        </w:rPr>
        <w:tab/>
      </w:r>
      <w:r w:rsidRPr="005F5A67">
        <w:rPr>
          <w:lang w:eastAsia="zh-CN"/>
        </w:rPr>
        <w:t xml:space="preserve">Functional </w:t>
      </w:r>
      <w:r>
        <w:rPr>
          <w:lang w:eastAsia="zh-CN"/>
        </w:rPr>
        <w:t>security framework and capabilities</w:t>
      </w:r>
      <w:bookmarkStart w:id="37" w:name="_Hlk122809374"/>
      <w:r>
        <w:rPr>
          <w:rFonts w:hint="eastAsia"/>
          <w:lang w:eastAsia="zh-CN"/>
        </w:rPr>
        <w:t xml:space="preserve"> </w:t>
      </w:r>
      <w:bookmarkEnd w:id="37"/>
      <w:r>
        <w:rPr>
          <w:rFonts w:hint="eastAsia"/>
          <w:lang w:eastAsia="zh-CN"/>
        </w:rPr>
        <w:t>of</w:t>
      </w:r>
      <w:r>
        <w:rPr>
          <w:lang w:eastAsia="zh-CN"/>
        </w:rPr>
        <w:t xml:space="preserve"> the cross-chain service for DLT systems</w:t>
      </w:r>
      <w:r>
        <w:rPr>
          <w:rFonts w:hint="eastAsia"/>
          <w:lang w:eastAsia="zh-CN"/>
        </w:rPr>
        <w:t>.</w:t>
      </w:r>
    </w:p>
    <w:p w14:paraId="7E205287" w14:textId="77777777" w:rsidR="0090107F" w:rsidRDefault="0090107F" w:rsidP="0090107F">
      <w:pPr>
        <w:ind w:left="708" w:hangingChars="295" w:hanging="708"/>
        <w:jc w:val="both"/>
        <w:rPr>
          <w:lang w:eastAsia="zh-CN"/>
        </w:rPr>
      </w:pPr>
      <w:r>
        <w:rPr>
          <w:rFonts w:hint="eastAsia"/>
          <w:lang w:eastAsia="zh-CN"/>
        </w:rPr>
        <w:t>–</w:t>
      </w:r>
      <w:r>
        <w:rPr>
          <w:rFonts w:hint="eastAsia"/>
          <w:lang w:eastAsia="zh-CN"/>
        </w:rPr>
        <w:tab/>
      </w:r>
      <w:r>
        <w:rPr>
          <w:lang w:eastAsia="zh-CN"/>
        </w:rPr>
        <w:t>General procedures of the cross-chain service for DLT systems in aspects of security</w:t>
      </w:r>
      <w:r>
        <w:rPr>
          <w:rFonts w:hint="eastAsia"/>
          <w:lang w:eastAsia="zh-CN"/>
        </w:rPr>
        <w:t>.</w:t>
      </w:r>
    </w:p>
    <w:p w14:paraId="390AF67C" w14:textId="77777777" w:rsidR="0090107F" w:rsidRDefault="0090107F" w:rsidP="0090107F">
      <w:pPr>
        <w:pStyle w:val="Heading1"/>
        <w:spacing w:before="240" w:after="240" w:line="240" w:lineRule="auto"/>
      </w:pPr>
      <w:bookmarkStart w:id="38" w:name="_Toc107436787"/>
      <w:bookmarkEnd w:id="36"/>
      <w:r>
        <w:t>2</w:t>
      </w:r>
      <w:r>
        <w:tab/>
        <w:t>References</w:t>
      </w:r>
      <w:bookmarkEnd w:id="38"/>
    </w:p>
    <w:p w14:paraId="749ED892" w14:textId="77777777" w:rsidR="0090107F" w:rsidRDefault="0090107F" w:rsidP="0090107F">
      <w:pPr>
        <w:jc w:val="both"/>
      </w:pPr>
      <w: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all users of this recommendation are therefore encouraged to investigate the possibility of applying the most recent edition of the recommendations and other references listed below.</w:t>
      </w:r>
    </w:p>
    <w:p w14:paraId="0CE75DF7" w14:textId="77777777" w:rsidR="0090107F" w:rsidRPr="00C85D23" w:rsidRDefault="0090107F" w:rsidP="0090107F">
      <w:pPr>
        <w:pStyle w:val="Reftext"/>
        <w:ind w:left="1985" w:hanging="1985"/>
        <w:jc w:val="both"/>
        <w:rPr>
          <w:szCs w:val="24"/>
        </w:rPr>
      </w:pPr>
      <w:r w:rsidRPr="00C85D23">
        <w:rPr>
          <w:szCs w:val="24"/>
        </w:rPr>
        <w:t>[ITU-T X.1252]</w:t>
      </w:r>
      <w:r w:rsidRPr="00C85D23">
        <w:rPr>
          <w:szCs w:val="24"/>
        </w:rPr>
        <w:tab/>
        <w:t xml:space="preserve">Recommendation ITU-T X.1252 (2021), </w:t>
      </w:r>
      <w:r w:rsidRPr="00C85D23">
        <w:rPr>
          <w:i/>
          <w:iCs/>
          <w:szCs w:val="24"/>
        </w:rPr>
        <w:t>Baseline identity management terms and definitions</w:t>
      </w:r>
      <w:r w:rsidRPr="00C85D23">
        <w:rPr>
          <w:szCs w:val="24"/>
        </w:rPr>
        <w:t>.</w:t>
      </w:r>
    </w:p>
    <w:p w14:paraId="230C8933" w14:textId="77777777" w:rsidR="0090107F" w:rsidRPr="00C85D23" w:rsidRDefault="0090107F" w:rsidP="0090107F">
      <w:pPr>
        <w:pStyle w:val="Reftext"/>
        <w:ind w:left="1985" w:hanging="1985"/>
        <w:jc w:val="both"/>
        <w:rPr>
          <w:szCs w:val="24"/>
        </w:rPr>
      </w:pPr>
      <w:r w:rsidRPr="00C85D23">
        <w:rPr>
          <w:szCs w:val="24"/>
        </w:rPr>
        <w:t>[ITU-T X.1257]</w:t>
      </w:r>
      <w:r w:rsidRPr="00C85D23">
        <w:rPr>
          <w:szCs w:val="24"/>
        </w:rPr>
        <w:tab/>
        <w:t>Recommendation ITU-T X.1257 (201</w:t>
      </w:r>
      <w:r w:rsidRPr="00C85D23">
        <w:rPr>
          <w:rFonts w:hint="eastAsia"/>
          <w:szCs w:val="24"/>
        </w:rPr>
        <w:t>6</w:t>
      </w:r>
      <w:r w:rsidRPr="00C85D23">
        <w:rPr>
          <w:szCs w:val="24"/>
        </w:rPr>
        <w:t xml:space="preserve">), </w:t>
      </w:r>
      <w:r w:rsidRPr="00C85D23">
        <w:rPr>
          <w:i/>
          <w:iCs/>
          <w:szCs w:val="24"/>
        </w:rPr>
        <w:t>Identity and access management taxonomy</w:t>
      </w:r>
      <w:r w:rsidRPr="00C85D23">
        <w:rPr>
          <w:szCs w:val="24"/>
        </w:rPr>
        <w:t>.</w:t>
      </w:r>
    </w:p>
    <w:p w14:paraId="32F83368" w14:textId="77777777" w:rsidR="0090107F" w:rsidRPr="00C97DFF" w:rsidRDefault="0090107F" w:rsidP="0090107F">
      <w:pPr>
        <w:jc w:val="both"/>
        <w:rPr>
          <w:i/>
          <w:color w:val="808080" w:themeColor="background1" w:themeShade="80"/>
          <w:lang w:eastAsia="zh-CN"/>
        </w:rPr>
      </w:pPr>
      <w:r w:rsidRPr="00C97DFF">
        <w:rPr>
          <w:i/>
          <w:color w:val="808080" w:themeColor="background1" w:themeShade="80"/>
          <w:lang w:eastAsia="zh-CN"/>
        </w:rPr>
        <w:lastRenderedPageBreak/>
        <w:t>[TBD]</w:t>
      </w:r>
    </w:p>
    <w:p w14:paraId="76D8FA5D" w14:textId="77777777" w:rsidR="0090107F" w:rsidRPr="00AE5C1C" w:rsidRDefault="0090107F" w:rsidP="0090107F">
      <w:pPr>
        <w:pStyle w:val="Heading1"/>
        <w:spacing w:before="240" w:after="240" w:line="240" w:lineRule="auto"/>
      </w:pPr>
      <w:bookmarkStart w:id="39" w:name="_Toc107436788"/>
      <w:r>
        <w:t>3</w:t>
      </w:r>
      <w:r>
        <w:tab/>
        <w:t>Definitions</w:t>
      </w:r>
      <w:bookmarkEnd w:id="39"/>
    </w:p>
    <w:p w14:paraId="7D09BCF7" w14:textId="77777777" w:rsidR="0090107F" w:rsidRPr="00AE5C1C" w:rsidRDefault="0090107F" w:rsidP="0090107F">
      <w:pPr>
        <w:pStyle w:val="Heading2"/>
        <w:spacing w:before="240" w:after="240" w:line="240" w:lineRule="auto"/>
      </w:pPr>
      <w:bookmarkStart w:id="40" w:name="_Toc107436789"/>
      <w:r>
        <w:t>3.1</w:t>
      </w:r>
      <w:r>
        <w:tab/>
      </w:r>
      <w:r w:rsidRPr="00AE5C1C">
        <w:t>Terms defined elsewhere</w:t>
      </w:r>
      <w:bookmarkEnd w:id="40"/>
    </w:p>
    <w:p w14:paraId="79A3413E" w14:textId="77777777" w:rsidR="0090107F" w:rsidRDefault="0090107F" w:rsidP="0090107F">
      <w:pPr>
        <w:jc w:val="both"/>
        <w:rPr>
          <w:lang w:eastAsia="zh-CN"/>
        </w:rPr>
      </w:pPr>
      <w:r>
        <w:t>This Recommendation uses the following terms defined elsewhere:</w:t>
      </w:r>
    </w:p>
    <w:p w14:paraId="070AEEEC" w14:textId="77777777" w:rsidR="0090107F" w:rsidRPr="00235BE2" w:rsidRDefault="0090107F" w:rsidP="0090107F">
      <w:pPr>
        <w:jc w:val="both"/>
        <w:rPr>
          <w:rFonts w:eastAsia="Times New Roman"/>
          <w:color w:val="000000"/>
          <w:szCs w:val="20"/>
          <w:lang w:eastAsia="zh-CN"/>
        </w:rPr>
      </w:pPr>
      <w:r>
        <w:rPr>
          <w:rFonts w:ascii="TimesNewRomanPS-BoldMT" w:hAnsi="TimesNewRomanPS-BoldMT"/>
          <w:b/>
          <w:bCs/>
          <w:color w:val="000000"/>
        </w:rPr>
        <w:t>3.1.1</w:t>
      </w:r>
      <w:r>
        <w:rPr>
          <w:rFonts w:ascii="TimesNewRomanPS-BoldMT" w:hAnsi="TimesNewRomanPS-BoldMT"/>
          <w:b/>
          <w:bCs/>
          <w:color w:val="000000"/>
        </w:rPr>
        <w:tab/>
      </w:r>
      <w:r w:rsidRPr="00235BE2">
        <w:rPr>
          <w:rFonts w:ascii="TimesNewRomanPS-BoldMT" w:hAnsi="TimesNewRomanPS-BoldMT"/>
          <w:b/>
          <w:bCs/>
          <w:color w:val="000000"/>
        </w:rPr>
        <w:t xml:space="preserve">access control </w:t>
      </w:r>
      <w:r w:rsidRPr="00235BE2">
        <w:rPr>
          <w:color w:val="000000"/>
        </w:rPr>
        <w:t>[ITU-T X.1252]: A procedure by which an administrator can restrict access to resources, facilities, services, or information based on pre-established rules and specific rights or authority associated with the requesting party.</w:t>
      </w:r>
    </w:p>
    <w:p w14:paraId="497C8FE7" w14:textId="77777777" w:rsidR="0090107F" w:rsidRPr="00235BE2" w:rsidRDefault="0090107F" w:rsidP="0090107F">
      <w:pPr>
        <w:jc w:val="both"/>
        <w:rPr>
          <w:rFonts w:eastAsia="Times New Roman"/>
          <w:color w:val="000000"/>
          <w:szCs w:val="20"/>
          <w:lang w:eastAsia="zh-CN"/>
        </w:rPr>
      </w:pPr>
      <w:r>
        <w:rPr>
          <w:rFonts w:ascii="TimesNewRomanPS-BoldMT" w:hAnsi="TimesNewRomanPS-BoldMT"/>
          <w:b/>
          <w:bCs/>
          <w:color w:val="000000"/>
        </w:rPr>
        <w:t>3.1.2</w:t>
      </w:r>
      <w:r>
        <w:rPr>
          <w:rFonts w:ascii="TimesNewRomanPS-BoldMT" w:hAnsi="TimesNewRomanPS-BoldMT"/>
          <w:b/>
          <w:bCs/>
          <w:color w:val="000000"/>
        </w:rPr>
        <w:tab/>
      </w:r>
      <w:r w:rsidRPr="00B23E6C">
        <w:rPr>
          <w:b/>
          <w:bCs/>
        </w:rPr>
        <w:t>authentication</w:t>
      </w:r>
      <w:r w:rsidRPr="00B23E6C">
        <w:rPr>
          <w:bCs/>
        </w:rPr>
        <w:t xml:space="preserve"> [</w:t>
      </w:r>
      <w:r w:rsidRPr="00B23E6C">
        <w:rPr>
          <w:bCs/>
          <w:lang w:val="en-US" w:eastAsia="zh-CN"/>
        </w:rPr>
        <w:t>ITU-T X.1252</w:t>
      </w:r>
      <w:r w:rsidRPr="00B23E6C">
        <w:rPr>
          <w:bCs/>
        </w:rPr>
        <w:t>]: Formalized process of verification that, if successful, results in an authenticated identity for an entity.</w:t>
      </w:r>
    </w:p>
    <w:p w14:paraId="4AA96549" w14:textId="77777777" w:rsidR="0090107F" w:rsidRDefault="0090107F" w:rsidP="0090107F">
      <w:pPr>
        <w:jc w:val="both"/>
        <w:rPr>
          <w:bCs/>
          <w:lang w:val="en-US" w:eastAsia="zh-CN"/>
        </w:rPr>
      </w:pPr>
      <w:r>
        <w:rPr>
          <w:rFonts w:ascii="TimesNewRomanPS-BoldMT" w:hAnsi="TimesNewRomanPS-BoldMT"/>
          <w:b/>
          <w:bCs/>
          <w:color w:val="000000"/>
        </w:rPr>
        <w:t>3.1.3</w:t>
      </w:r>
      <w:r>
        <w:rPr>
          <w:rFonts w:ascii="TimesNewRomanPS-BoldMT" w:hAnsi="TimesNewRomanPS-BoldMT"/>
          <w:b/>
          <w:bCs/>
          <w:color w:val="000000"/>
        </w:rPr>
        <w:tab/>
      </w:r>
      <w:r w:rsidRPr="00B23E6C">
        <w:rPr>
          <w:b/>
          <w:bCs/>
          <w:lang w:val="en-US" w:eastAsia="zh-CN"/>
        </w:rPr>
        <w:t>authorization</w:t>
      </w:r>
      <w:r w:rsidRPr="00B23E6C">
        <w:rPr>
          <w:bCs/>
          <w:lang w:val="en-US" w:eastAsia="zh-CN"/>
        </w:rPr>
        <w:t xml:space="preserve"> [ITU-T X.1252]: The granting of rights and, based on these rights, the granting of access.</w:t>
      </w:r>
    </w:p>
    <w:p w14:paraId="5F9F8F96" w14:textId="5CECBAE9" w:rsidR="0090107F" w:rsidRDefault="0090107F" w:rsidP="0090107F">
      <w:pPr>
        <w:jc w:val="both"/>
        <w:rPr>
          <w:ins w:id="41" w:author="ADG TS" w:date="2023-05-03T14:38:00Z"/>
          <w:lang w:eastAsia="zh-CN"/>
        </w:rPr>
      </w:pPr>
      <w:r w:rsidRPr="002752E5">
        <w:rPr>
          <w:b/>
          <w:bCs/>
        </w:rPr>
        <w:t>3.1.</w:t>
      </w:r>
      <w:r>
        <w:rPr>
          <w:b/>
          <w:bCs/>
          <w:lang w:eastAsia="zh-CN"/>
        </w:rPr>
        <w:t>4</w:t>
      </w:r>
      <w:r w:rsidRPr="002752E5">
        <w:rPr>
          <w:b/>
          <w:bCs/>
          <w:lang w:eastAsia="zh-CN"/>
        </w:rPr>
        <w:tab/>
        <w:t xml:space="preserve">identification </w:t>
      </w:r>
      <w:r w:rsidRPr="002752E5">
        <w:rPr>
          <w:bCs/>
        </w:rPr>
        <w:t>[b-ITU-R M.1224-1]</w:t>
      </w:r>
      <w:r w:rsidRPr="002752E5">
        <w:rPr>
          <w:lang w:eastAsia="zh-CN"/>
        </w:rPr>
        <w:t>: A step in a procedure used to identify a user or terminal to a service provider for the purposes of broad prevention.</w:t>
      </w:r>
    </w:p>
    <w:p w14:paraId="00CB6E8A" w14:textId="5321A680" w:rsidR="006C1EDF" w:rsidRPr="006C1EDF" w:rsidRDefault="006C1EDF">
      <w:pPr>
        <w:pStyle w:val="FootnoteText"/>
        <w:rPr>
          <w:szCs w:val="36"/>
          <w:lang w:eastAsia="zh-CN"/>
          <w:rPrChange w:id="42" w:author="ADG TS" w:date="2023-05-03T14:38:00Z">
            <w:rPr/>
          </w:rPrChange>
        </w:rPr>
        <w:pPrChange w:id="43" w:author="ADG TS" w:date="2023-05-03T14:38:00Z">
          <w:pPr>
            <w:jc w:val="both"/>
          </w:pPr>
        </w:pPrChange>
      </w:pPr>
      <w:ins w:id="44" w:author="ADG TS" w:date="2023-05-03T14:38:00Z">
        <w:r w:rsidRPr="006C1EDF">
          <w:rPr>
            <w:sz w:val="24"/>
            <w:szCs w:val="36"/>
            <w:lang w:eastAsia="zh-CN"/>
            <w:rPrChange w:id="45" w:author="ADG TS" w:date="2023-05-03T14:38:00Z">
              <w:rPr>
                <w:lang w:eastAsia="zh-CN"/>
              </w:rPr>
            </w:rPrChange>
          </w:rPr>
          <w:t xml:space="preserve">3.1.5 </w:t>
        </w:r>
        <w:r>
          <w:rPr>
            <w:sz w:val="24"/>
            <w:szCs w:val="36"/>
            <w:lang w:eastAsia="zh-CN"/>
          </w:rPr>
          <w:t xml:space="preserve">  </w:t>
        </w:r>
        <w:r w:rsidRPr="006C1EDF">
          <w:rPr>
            <w:b/>
            <w:bCs/>
            <w:iCs/>
            <w:color w:val="808080" w:themeColor="background1" w:themeShade="80"/>
            <w:sz w:val="24"/>
            <w:szCs w:val="36"/>
            <w:lang w:eastAsia="zh-CN"/>
            <w:rPrChange w:id="46" w:author="ADG TS" w:date="2023-05-03T14:38:00Z">
              <w:rPr>
                <w:iCs/>
                <w:color w:val="808080" w:themeColor="background1" w:themeShade="80"/>
                <w:lang w:eastAsia="zh-CN"/>
              </w:rPr>
            </w:rPrChange>
          </w:rPr>
          <w:t>Cross Chain</w:t>
        </w:r>
        <w:r w:rsidRPr="006C1EDF">
          <w:rPr>
            <w:iCs/>
            <w:color w:val="808080" w:themeColor="background1" w:themeShade="80"/>
            <w:sz w:val="24"/>
            <w:szCs w:val="36"/>
            <w:lang w:eastAsia="zh-CN"/>
            <w:rPrChange w:id="47" w:author="ADG TS" w:date="2023-05-03T14:38:00Z">
              <w:rPr>
                <w:iCs/>
                <w:color w:val="808080" w:themeColor="background1" w:themeShade="80"/>
                <w:lang w:eastAsia="zh-CN"/>
              </w:rPr>
            </w:rPrChange>
          </w:rPr>
          <w:t>:</w:t>
        </w:r>
      </w:ins>
    </w:p>
    <w:p w14:paraId="0754672E" w14:textId="77777777" w:rsidR="0090107F" w:rsidRPr="00FE4637" w:rsidRDefault="0090107F" w:rsidP="0090107F">
      <w:pPr>
        <w:jc w:val="both"/>
        <w:rPr>
          <w:i/>
          <w:color w:val="808080" w:themeColor="background1" w:themeShade="80"/>
          <w:lang w:eastAsia="zh-CN"/>
        </w:rPr>
      </w:pPr>
      <w:r w:rsidRPr="00FE4637">
        <w:rPr>
          <w:i/>
          <w:color w:val="808080" w:themeColor="background1" w:themeShade="80"/>
          <w:lang w:eastAsia="zh-CN"/>
        </w:rPr>
        <w:t>[TBD]</w:t>
      </w:r>
    </w:p>
    <w:p w14:paraId="4C070296" w14:textId="77777777" w:rsidR="0090107F" w:rsidRPr="00AE5C1C" w:rsidRDefault="0090107F" w:rsidP="0090107F">
      <w:pPr>
        <w:pStyle w:val="Heading2"/>
        <w:spacing w:before="240" w:after="240" w:line="240" w:lineRule="auto"/>
      </w:pPr>
      <w:bookmarkStart w:id="48" w:name="_Toc107436790"/>
      <w:r>
        <w:t>3.2</w:t>
      </w:r>
      <w:r>
        <w:tab/>
      </w:r>
      <w:r w:rsidRPr="00AE5C1C">
        <w:t>Terms defined in this Recommendation</w:t>
      </w:r>
      <w:bookmarkEnd w:id="48"/>
    </w:p>
    <w:p w14:paraId="43FB1B25" w14:textId="77777777" w:rsidR="0090107F" w:rsidRDefault="0090107F" w:rsidP="0090107F">
      <w:pPr>
        <w:jc w:val="both"/>
      </w:pPr>
      <w:r>
        <w:t>This Recommendation defines the following terms:</w:t>
      </w:r>
    </w:p>
    <w:p w14:paraId="134D2E70" w14:textId="4C637D0B" w:rsidR="0090107F" w:rsidRPr="006C1EDF" w:rsidRDefault="0090107F" w:rsidP="0090107F">
      <w:pPr>
        <w:jc w:val="both"/>
        <w:rPr>
          <w:ins w:id="49" w:author="jiaxw230223" w:date="2023-02-25T17:22:00Z"/>
          <w:iCs/>
          <w:color w:val="000000" w:themeColor="text1"/>
          <w:lang w:eastAsia="zh-CN"/>
          <w:rPrChange w:id="50" w:author="ADG TS" w:date="2023-05-03T14:37:00Z">
            <w:rPr>
              <w:ins w:id="51" w:author="jiaxw230223" w:date="2023-02-25T17:22:00Z"/>
              <w:i/>
              <w:color w:val="808080" w:themeColor="background1" w:themeShade="80"/>
              <w:lang w:eastAsia="zh-CN"/>
            </w:rPr>
          </w:rPrChange>
        </w:rPr>
      </w:pPr>
      <w:del w:id="52" w:author="ADG TS" w:date="2023-05-03T14:37:00Z">
        <w:r w:rsidRPr="00C97DFF" w:rsidDel="006C1EDF">
          <w:rPr>
            <w:i/>
            <w:color w:val="808080" w:themeColor="background1" w:themeShade="80"/>
            <w:lang w:eastAsia="zh-CN"/>
          </w:rPr>
          <w:delText>[TBD]</w:delText>
        </w:r>
      </w:del>
      <w:ins w:id="53" w:author="ADG TS" w:date="2023-05-03T14:38:00Z">
        <w:r w:rsidR="006C1EDF">
          <w:rPr>
            <w:i/>
            <w:color w:val="808080" w:themeColor="background1" w:themeShade="80"/>
            <w:lang w:eastAsia="zh-CN"/>
          </w:rPr>
          <w:t xml:space="preserve"> </w:t>
        </w:r>
      </w:ins>
    </w:p>
    <w:p w14:paraId="12FB49EB" w14:textId="77777777" w:rsidR="0090107F" w:rsidRPr="00305164" w:rsidRDefault="0090107F" w:rsidP="0090107F">
      <w:pPr>
        <w:jc w:val="both"/>
        <w:rPr>
          <w:lang w:eastAsia="zh-CN"/>
        </w:rPr>
      </w:pPr>
      <w:ins w:id="54" w:author="jiaxw230223" w:date="2023-02-25T17:22:00Z">
        <w:r w:rsidRPr="00C662A3">
          <w:rPr>
            <w:i/>
            <w:color w:val="808080" w:themeColor="background1" w:themeShade="80"/>
            <w:highlight w:val="yellow"/>
            <w:lang w:eastAsia="zh-CN"/>
          </w:rPr>
          <w:t xml:space="preserve">Editor's Note: Keep consistent on the </w:t>
        </w:r>
      </w:ins>
      <w:ins w:id="55" w:author="jiaxw230223" w:date="2023-02-25T17:24:00Z">
        <w:r>
          <w:rPr>
            <w:i/>
            <w:color w:val="808080" w:themeColor="background1" w:themeShade="80"/>
            <w:highlight w:val="yellow"/>
            <w:lang w:eastAsia="zh-CN"/>
          </w:rPr>
          <w:t>terminology</w:t>
        </w:r>
      </w:ins>
      <w:ins w:id="56" w:author="jiaxw230223" w:date="2023-02-25T17:25:00Z">
        <w:r w:rsidRPr="00305164">
          <w:rPr>
            <w:i/>
            <w:color w:val="808080" w:themeColor="background1" w:themeShade="80"/>
            <w:highlight w:val="yellow"/>
            <w:lang w:eastAsia="zh-CN"/>
          </w:rPr>
          <w:t xml:space="preserve"> </w:t>
        </w:r>
      </w:ins>
      <w:ins w:id="57" w:author="jiaxw230223" w:date="2023-02-25T17:26:00Z">
        <w:r>
          <w:rPr>
            <w:i/>
            <w:color w:val="808080" w:themeColor="background1" w:themeShade="80"/>
            <w:highlight w:val="yellow"/>
            <w:lang w:eastAsia="zh-CN"/>
          </w:rPr>
          <w:t>in</w:t>
        </w:r>
      </w:ins>
      <w:ins w:id="58" w:author="jiaxw230223" w:date="2023-02-25T17:25:00Z">
        <w:r>
          <w:rPr>
            <w:i/>
            <w:color w:val="808080" w:themeColor="background1" w:themeShade="80"/>
            <w:highlight w:val="yellow"/>
            <w:lang w:eastAsia="zh-CN"/>
          </w:rPr>
          <w:t xml:space="preserve"> the studies</w:t>
        </w:r>
      </w:ins>
      <w:ins w:id="59" w:author="jiaxw230223" w:date="2023-02-25T17:26:00Z">
        <w:r>
          <w:rPr>
            <w:i/>
            <w:color w:val="808080" w:themeColor="background1" w:themeShade="80"/>
            <w:highlight w:val="yellow"/>
            <w:lang w:eastAsia="zh-CN"/>
          </w:rPr>
          <w:t xml:space="preserve"> ab</w:t>
        </w:r>
      </w:ins>
      <w:ins w:id="60" w:author="jiaxw230223" w:date="2023-02-25T17:27:00Z">
        <w:r>
          <w:rPr>
            <w:i/>
            <w:color w:val="808080" w:themeColor="background1" w:themeShade="80"/>
            <w:highlight w:val="yellow"/>
            <w:lang w:eastAsia="zh-CN"/>
          </w:rPr>
          <w:t>out DLT and blockchain</w:t>
        </w:r>
      </w:ins>
      <w:ins w:id="61" w:author="jiaxw230223" w:date="2023-02-25T17:25:00Z">
        <w:r>
          <w:rPr>
            <w:i/>
            <w:color w:val="808080" w:themeColor="background1" w:themeShade="80"/>
            <w:highlight w:val="yellow"/>
            <w:lang w:eastAsia="zh-CN"/>
          </w:rPr>
          <w:t xml:space="preserve"> </w:t>
        </w:r>
      </w:ins>
      <w:ins w:id="62" w:author="jiaxw230223" w:date="2023-02-25T17:28:00Z">
        <w:r>
          <w:rPr>
            <w:i/>
            <w:color w:val="808080" w:themeColor="background1" w:themeShade="80"/>
            <w:highlight w:val="yellow"/>
            <w:lang w:eastAsia="zh-CN"/>
          </w:rPr>
          <w:t>of</w:t>
        </w:r>
      </w:ins>
      <w:ins w:id="63" w:author="jiaxw230223" w:date="2023-02-25T17:25:00Z">
        <w:r>
          <w:rPr>
            <w:i/>
            <w:color w:val="808080" w:themeColor="background1" w:themeShade="80"/>
            <w:highlight w:val="yellow"/>
            <w:lang w:eastAsia="zh-CN"/>
          </w:rPr>
          <w:t xml:space="preserve"> ITU</w:t>
        </w:r>
      </w:ins>
      <w:ins w:id="64" w:author="jiaxw230223" w:date="2023-02-25T17:26:00Z">
        <w:r>
          <w:rPr>
            <w:i/>
            <w:color w:val="808080" w:themeColor="background1" w:themeShade="80"/>
            <w:highlight w:val="yellow"/>
            <w:lang w:eastAsia="zh-CN"/>
          </w:rPr>
          <w:t>-T</w:t>
        </w:r>
      </w:ins>
      <w:ins w:id="65" w:author="jiaxw230223" w:date="2023-02-25T17:25:00Z">
        <w:r w:rsidRPr="00C662A3">
          <w:rPr>
            <w:i/>
            <w:color w:val="808080" w:themeColor="background1" w:themeShade="80"/>
            <w:highlight w:val="yellow"/>
            <w:lang w:eastAsia="zh-CN"/>
          </w:rPr>
          <w:t xml:space="preserve"> SG16</w:t>
        </w:r>
        <w:r>
          <w:rPr>
            <w:i/>
            <w:color w:val="808080" w:themeColor="background1" w:themeShade="80"/>
            <w:highlight w:val="yellow"/>
            <w:lang w:eastAsia="zh-CN"/>
          </w:rPr>
          <w:t>, such as i</w:t>
        </w:r>
      </w:ins>
      <w:ins w:id="66" w:author="jiaxw230223" w:date="2023-02-25T17:22:00Z">
        <w:r w:rsidRPr="00C662A3">
          <w:rPr>
            <w:i/>
            <w:color w:val="808080" w:themeColor="background1" w:themeShade="80"/>
            <w:highlight w:val="yellow"/>
            <w:lang w:eastAsia="zh-CN"/>
          </w:rPr>
          <w:t>nter-chain</w:t>
        </w:r>
      </w:ins>
      <w:ins w:id="67" w:author="jiaxw230223" w:date="2023-02-25T17:25:00Z">
        <w:r>
          <w:rPr>
            <w:i/>
            <w:color w:val="808080" w:themeColor="background1" w:themeShade="80"/>
            <w:highlight w:val="yellow"/>
            <w:lang w:eastAsia="zh-CN"/>
          </w:rPr>
          <w:t>,</w:t>
        </w:r>
      </w:ins>
      <w:ins w:id="68" w:author="jiaxw230223" w:date="2023-02-25T17:22:00Z">
        <w:r w:rsidRPr="00C662A3">
          <w:rPr>
            <w:i/>
            <w:color w:val="808080" w:themeColor="background1" w:themeShade="80"/>
            <w:highlight w:val="yellow"/>
            <w:lang w:eastAsia="zh-CN"/>
          </w:rPr>
          <w:t xml:space="preserve"> cross-chain</w:t>
        </w:r>
        <w:r>
          <w:rPr>
            <w:i/>
            <w:color w:val="808080" w:themeColor="background1" w:themeShade="80"/>
            <w:highlight w:val="yellow"/>
            <w:lang w:eastAsia="zh-CN"/>
          </w:rPr>
          <w:t xml:space="preserve"> and relevant</w:t>
        </w:r>
      </w:ins>
      <w:ins w:id="69" w:author="jiaxw230223" w:date="2023-02-25T17:28:00Z">
        <w:r>
          <w:rPr>
            <w:i/>
            <w:color w:val="808080" w:themeColor="background1" w:themeShade="80"/>
            <w:highlight w:val="yellow"/>
            <w:lang w:eastAsia="zh-CN"/>
          </w:rPr>
          <w:t xml:space="preserve"> terms</w:t>
        </w:r>
      </w:ins>
      <w:ins w:id="70" w:author="jiaxw230223" w:date="2023-02-25T17:22:00Z">
        <w:r w:rsidRPr="00C662A3">
          <w:rPr>
            <w:i/>
            <w:color w:val="808080" w:themeColor="background1" w:themeShade="80"/>
            <w:highlight w:val="yellow"/>
            <w:lang w:eastAsia="zh-CN"/>
          </w:rPr>
          <w:t xml:space="preserve"> in the future.</w:t>
        </w:r>
      </w:ins>
    </w:p>
    <w:p w14:paraId="4D4F7DEF" w14:textId="77777777" w:rsidR="0090107F" w:rsidRDefault="0090107F" w:rsidP="0090107F">
      <w:pPr>
        <w:pStyle w:val="Heading1"/>
        <w:spacing w:before="240" w:after="240" w:line="240" w:lineRule="auto"/>
      </w:pPr>
      <w:bookmarkStart w:id="71" w:name="_Toc107436791"/>
      <w:r>
        <w:t>4</w:t>
      </w:r>
      <w:r>
        <w:tab/>
        <w:t>Abbreviations and acronyms</w:t>
      </w:r>
      <w:bookmarkEnd w:id="71"/>
    </w:p>
    <w:p w14:paraId="7D9F1130" w14:textId="77777777" w:rsidR="0090107F" w:rsidRDefault="0090107F" w:rsidP="0090107F">
      <w:pPr>
        <w:jc w:val="both"/>
      </w:pPr>
      <w:r>
        <w:t xml:space="preserve">This Recommendation uses the following abbreviations and acronyms: </w:t>
      </w:r>
    </w:p>
    <w:p w14:paraId="5A6356B2" w14:textId="134046C8" w:rsidR="0090107F" w:rsidRDefault="0090107F" w:rsidP="0090107F">
      <w:pPr>
        <w:tabs>
          <w:tab w:val="left" w:pos="1440"/>
          <w:tab w:val="left" w:pos="3000"/>
        </w:tabs>
        <w:spacing w:before="80"/>
        <w:ind w:left="1440" w:hanging="1440"/>
        <w:jc w:val="both"/>
        <w:rPr>
          <w:ins w:id="72" w:author="ADG TS" w:date="2023-05-03T14:39:00Z"/>
          <w:rFonts w:eastAsia="SimSun"/>
          <w:color w:val="000000"/>
          <w:lang w:eastAsia="zh-CN"/>
        </w:rPr>
      </w:pPr>
      <w:r>
        <w:rPr>
          <w:rFonts w:eastAsia="SimSun"/>
          <w:color w:val="000000"/>
          <w:lang w:eastAsia="zh-CN"/>
        </w:rPr>
        <w:t>CCS</w:t>
      </w:r>
      <w:r>
        <w:rPr>
          <w:rFonts w:eastAsia="SimSun" w:hint="eastAsia"/>
          <w:color w:val="000000"/>
          <w:lang w:eastAsia="zh-CN"/>
        </w:rPr>
        <w:tab/>
      </w:r>
      <w:r>
        <w:rPr>
          <w:rFonts w:eastAsia="SimSun"/>
          <w:color w:val="000000"/>
          <w:lang w:eastAsia="zh-CN"/>
        </w:rPr>
        <w:t>Cross-Chain Service</w:t>
      </w:r>
    </w:p>
    <w:p w14:paraId="23E81471" w14:textId="56815096" w:rsidR="000872A3" w:rsidRPr="000872A3" w:rsidRDefault="000872A3">
      <w:pPr>
        <w:pStyle w:val="FootnoteText"/>
        <w:rPr>
          <w:szCs w:val="36"/>
          <w:lang w:eastAsia="zh-CN"/>
          <w:rPrChange w:id="73" w:author="ADG TS" w:date="2023-05-03T14:40:00Z">
            <w:rPr>
              <w:rFonts w:eastAsia="SimSun"/>
              <w:color w:val="000000"/>
              <w:lang w:eastAsia="zh-CN"/>
            </w:rPr>
          </w:rPrChange>
        </w:rPr>
        <w:pPrChange w:id="74" w:author="ADG TS" w:date="2023-05-03T14:39:00Z">
          <w:pPr>
            <w:tabs>
              <w:tab w:val="left" w:pos="1440"/>
              <w:tab w:val="left" w:pos="3000"/>
            </w:tabs>
            <w:spacing w:before="80"/>
            <w:ind w:left="1440" w:hanging="1440"/>
            <w:jc w:val="both"/>
          </w:pPr>
        </w:pPrChange>
      </w:pPr>
      <w:ins w:id="75" w:author="ADG TS" w:date="2023-05-03T14:39:00Z">
        <w:r w:rsidRPr="000872A3">
          <w:rPr>
            <w:sz w:val="24"/>
            <w:szCs w:val="36"/>
            <w:lang w:eastAsia="zh-CN"/>
          </w:rPr>
          <w:t xml:space="preserve">DLT     </w:t>
        </w:r>
        <w:r w:rsidRPr="000872A3">
          <w:rPr>
            <w:sz w:val="24"/>
            <w:szCs w:val="36"/>
            <w:lang w:eastAsia="zh-CN"/>
            <w:rPrChange w:id="76" w:author="ADG TS" w:date="2023-05-03T14:40:00Z">
              <w:rPr>
                <w:lang w:eastAsia="zh-CN"/>
              </w:rPr>
            </w:rPrChange>
          </w:rPr>
          <w:t xml:space="preserve">   Distributed Ledger Technology</w:t>
        </w:r>
      </w:ins>
    </w:p>
    <w:p w14:paraId="3001D909" w14:textId="0E0B7186" w:rsidR="0090107F" w:rsidRPr="00C97DFF" w:rsidDel="000872A3" w:rsidRDefault="0090107F" w:rsidP="0090107F">
      <w:pPr>
        <w:jc w:val="both"/>
        <w:rPr>
          <w:del w:id="77" w:author="ADG TS" w:date="2023-05-03T14:39:00Z"/>
          <w:color w:val="808080" w:themeColor="background1" w:themeShade="80"/>
          <w:lang w:eastAsia="zh-CN"/>
        </w:rPr>
      </w:pPr>
      <w:del w:id="78" w:author="ADG TS" w:date="2023-05-03T14:39:00Z">
        <w:r w:rsidRPr="00C97DFF" w:rsidDel="000872A3">
          <w:rPr>
            <w:i/>
            <w:color w:val="808080" w:themeColor="background1" w:themeShade="80"/>
            <w:lang w:eastAsia="zh-CN"/>
          </w:rPr>
          <w:delText>[TBD]</w:delText>
        </w:r>
      </w:del>
    </w:p>
    <w:p w14:paraId="51EFF719" w14:textId="77777777" w:rsidR="0090107F" w:rsidRDefault="0090107F" w:rsidP="0090107F">
      <w:pPr>
        <w:pStyle w:val="Heading1"/>
        <w:spacing w:before="240" w:after="240" w:line="240" w:lineRule="auto"/>
      </w:pPr>
      <w:bookmarkStart w:id="79" w:name="_Toc107436792"/>
      <w:r>
        <w:t>5</w:t>
      </w:r>
      <w:r>
        <w:tab/>
        <w:t>Conventions</w:t>
      </w:r>
      <w:bookmarkEnd w:id="79"/>
    </w:p>
    <w:p w14:paraId="7DE76932" w14:textId="77777777" w:rsidR="0090107F" w:rsidRDefault="0090107F" w:rsidP="0090107F">
      <w:pPr>
        <w:rPr>
          <w:lang w:eastAsia="zh-CN"/>
        </w:rPr>
      </w:pPr>
      <w:r>
        <w:rPr>
          <w:lang w:eastAsia="zh-CN"/>
        </w:rPr>
        <w:t>This Recommendation uses the following conventions:</w:t>
      </w:r>
    </w:p>
    <w:p w14:paraId="31BBB1AE" w14:textId="77777777" w:rsidR="0090107F" w:rsidRDefault="0090107F">
      <w:pPr>
        <w:numPr>
          <w:ilvl w:val="0"/>
          <w:numId w:val="2"/>
        </w:numPr>
        <w:spacing w:after="120"/>
        <w:ind w:left="567" w:hanging="567"/>
      </w:pPr>
      <w:r>
        <w:t>The phrase "is required to" indicate a requirement that must be strictly followed and from which no deviation is permitted if conformance with this Recommendation is to be claimed.</w:t>
      </w:r>
    </w:p>
    <w:p w14:paraId="089C2646" w14:textId="77777777" w:rsidR="0090107F" w:rsidRDefault="0090107F">
      <w:pPr>
        <w:numPr>
          <w:ilvl w:val="0"/>
          <w:numId w:val="2"/>
        </w:numPr>
        <w:spacing w:after="120"/>
        <w:ind w:left="567" w:hanging="567"/>
      </w:pPr>
      <w:r>
        <w:t>The phrase "is recommended" indicate a requirement that is recommended, but which is not absolutely required to claim conformance with this Recommendation.</w:t>
      </w:r>
    </w:p>
    <w:p w14:paraId="6974F889" w14:textId="77777777" w:rsidR="0090107F" w:rsidRPr="00B37327" w:rsidRDefault="0090107F" w:rsidP="0090107F">
      <w:pPr>
        <w:pStyle w:val="Heading1"/>
        <w:spacing w:before="240" w:after="240" w:line="240" w:lineRule="auto"/>
      </w:pPr>
      <w:bookmarkStart w:id="80" w:name="_Toc107436793"/>
      <w:r w:rsidRPr="00B37327">
        <w:t>6</w:t>
      </w:r>
      <w:r w:rsidRPr="00B37327">
        <w:tab/>
      </w:r>
      <w:r w:rsidRPr="00B37327">
        <w:rPr>
          <w:rFonts w:hint="eastAsia"/>
        </w:rPr>
        <w:t>Over</w:t>
      </w:r>
      <w:r w:rsidRPr="00B37327">
        <w:t>view of</w:t>
      </w:r>
      <w:r w:rsidRPr="00B37327">
        <w:rPr>
          <w:rFonts w:hint="eastAsia"/>
        </w:rPr>
        <w:t xml:space="preserve"> </w:t>
      </w:r>
      <w:bookmarkEnd w:id="80"/>
      <w:r w:rsidRPr="00B37327">
        <w:t>the cross-chain service for DLT systems and its security risks</w:t>
      </w:r>
    </w:p>
    <w:p w14:paraId="476F86F2" w14:textId="5E51C38F" w:rsidR="0090107F" w:rsidRDefault="0090107F" w:rsidP="0090107F">
      <w:pPr>
        <w:jc w:val="both"/>
        <w:rPr>
          <w:lang w:eastAsia="zh-CN"/>
        </w:rPr>
      </w:pPr>
      <w:r>
        <w:rPr>
          <w:rFonts w:hint="eastAsia"/>
          <w:lang w:eastAsia="zh-CN"/>
        </w:rPr>
        <w:t>T</w:t>
      </w:r>
      <w:r>
        <w:rPr>
          <w:lang w:eastAsia="zh-CN"/>
        </w:rPr>
        <w:t xml:space="preserve">he </w:t>
      </w:r>
      <w:r w:rsidRPr="00322000">
        <w:rPr>
          <w:lang w:eastAsia="zh-CN"/>
        </w:rPr>
        <w:t xml:space="preserve">distributed </w:t>
      </w:r>
      <w:r>
        <w:rPr>
          <w:lang w:eastAsia="zh-CN"/>
        </w:rPr>
        <w:t xml:space="preserve">ledger technology (DLT) based solutions are apt to decentralized environments, and can enhance collaboration and coordination within multiple stakeholders. There are many DLT systems to provide diverse types of decentralized services as enabled by same or different DLT solutions. Those DLT systems are isolated usually with each other, and it is valuable to connect them through cross-chain services. </w:t>
      </w:r>
    </w:p>
    <w:p w14:paraId="1C98D054" w14:textId="77777777" w:rsidR="0090107F" w:rsidRDefault="0090107F" w:rsidP="0090107F">
      <w:pPr>
        <w:jc w:val="both"/>
        <w:rPr>
          <w:lang w:eastAsia="zh-CN"/>
        </w:rPr>
      </w:pPr>
      <w:r>
        <w:rPr>
          <w:rFonts w:hint="eastAsia"/>
          <w:lang w:eastAsia="zh-CN"/>
        </w:rPr>
        <w:lastRenderedPageBreak/>
        <w:t>T</w:t>
      </w:r>
      <w:r>
        <w:rPr>
          <w:lang w:eastAsia="zh-CN"/>
        </w:rPr>
        <w:t>he cross-chain services are based on DLT as well, and may transfer data and transactions from one DLT system to other DLT systems (see figure 6-1), and support them to interact with each other. Because involved in users’ data and transactions, there are many security and privacy risks and challenges to be considered for the cross-chain services.</w:t>
      </w:r>
    </w:p>
    <w:p w14:paraId="2D7CD4E6" w14:textId="77777777" w:rsidR="0090107F" w:rsidRDefault="0090107F" w:rsidP="0090107F">
      <w:pPr>
        <w:snapToGrid w:val="0"/>
        <w:spacing w:line="276" w:lineRule="auto"/>
        <w:jc w:val="center"/>
        <w:rPr>
          <w:lang w:eastAsia="zh-CN"/>
        </w:rPr>
      </w:pPr>
      <w:r>
        <w:rPr>
          <w:noProof/>
          <w:lang w:eastAsia="zh-CN"/>
        </w:rPr>
        <w:object w:dxaOrig="11384" w:dyaOrig="4014" w14:anchorId="44070B74">
          <v:shape id="_x0000_i1026" type="#_x0000_t75" alt="" style="width:456.75pt;height:161.25pt" o:ole="">
            <v:imagedata r:id="rId9" o:title=""/>
          </v:shape>
          <o:OLEObject Type="Embed" ProgID="Visio.Drawing.11" ShapeID="_x0000_i1026" DrawAspect="Content" ObjectID="_1747833449" r:id="rId11"/>
        </w:object>
      </w:r>
    </w:p>
    <w:p w14:paraId="29003FBE" w14:textId="77777777" w:rsidR="0090107F" w:rsidRPr="00A3716A" w:rsidRDefault="0090107F" w:rsidP="0090107F">
      <w:pPr>
        <w:pStyle w:val="FigureNoTitle"/>
      </w:pPr>
      <w:r w:rsidRPr="00A3716A">
        <w:rPr>
          <w:rFonts w:hint="eastAsia"/>
        </w:rPr>
        <w:t>F</w:t>
      </w:r>
      <w:r w:rsidRPr="00A3716A">
        <w:t xml:space="preserve">igure </w:t>
      </w:r>
      <w:r>
        <w:t>6-</w:t>
      </w:r>
      <w:r w:rsidRPr="00A3716A">
        <w:t>1 – Overview of the cross-chain service for DLT systems</w:t>
      </w:r>
      <w:r>
        <w:t xml:space="preserve"> </w:t>
      </w:r>
      <w:r>
        <w:br/>
        <w:t>in aspects of security</w:t>
      </w:r>
    </w:p>
    <w:p w14:paraId="099A1ABE" w14:textId="77777777" w:rsidR="0090107F" w:rsidRDefault="0090107F" w:rsidP="0090107F">
      <w:pPr>
        <w:snapToGrid w:val="0"/>
        <w:spacing w:line="276" w:lineRule="auto"/>
        <w:rPr>
          <w:bCs/>
          <w:lang w:eastAsia="zh-CN"/>
        </w:rPr>
      </w:pPr>
      <w:r>
        <w:rPr>
          <w:bCs/>
          <w:lang w:eastAsia="zh-CN"/>
        </w:rPr>
        <w:t xml:space="preserve">DLT systems and cross-chain services are working in decentralized environments. </w:t>
      </w:r>
      <w:r>
        <w:rPr>
          <w:rFonts w:hint="eastAsia"/>
          <w:bCs/>
          <w:lang w:eastAsia="zh-CN"/>
        </w:rPr>
        <w:t>T</w:t>
      </w:r>
      <w:r>
        <w:rPr>
          <w:bCs/>
          <w:lang w:eastAsia="zh-CN"/>
        </w:rPr>
        <w:t xml:space="preserve">he main security risk of cross-chain is the leak of privacy of transferred data and transactions. </w:t>
      </w:r>
    </w:p>
    <w:p w14:paraId="78009FC5" w14:textId="77777777" w:rsidR="0090107F" w:rsidRDefault="0090107F" w:rsidP="0090107F">
      <w:pPr>
        <w:snapToGrid w:val="0"/>
        <w:spacing w:line="276" w:lineRule="auto"/>
        <w:rPr>
          <w:ins w:id="81" w:author="jiaxw230223" w:date="2023-02-25T18:49:00Z"/>
          <w:bCs/>
          <w:lang w:eastAsia="zh-CN"/>
        </w:rPr>
      </w:pPr>
      <w:r>
        <w:rPr>
          <w:bCs/>
          <w:lang w:eastAsia="zh-CN"/>
        </w:rPr>
        <w:t xml:space="preserve">And relevant key security challenges for a cross-chain service mainly include: </w:t>
      </w:r>
      <w:del w:id="82" w:author="jiaxw230223" w:date="2023-02-25T18:48:00Z">
        <w:r w:rsidDel="00D23F73">
          <w:rPr>
            <w:bCs/>
            <w:lang w:eastAsia="zh-CN"/>
          </w:rPr>
          <w:delText xml:space="preserve"> </w:delText>
        </w:r>
      </w:del>
      <w:r>
        <w:rPr>
          <w:bCs/>
          <w:lang w:eastAsia="zh-CN"/>
        </w:rPr>
        <w:t>how to protect the data security and PII privacy when transferring data and transactions, how to protect the cross-chain service itself, how to make trust for services to the customers, etc.</w:t>
      </w:r>
    </w:p>
    <w:p w14:paraId="4AFE43F9" w14:textId="4454A85A" w:rsidR="0090107F" w:rsidRDefault="0090107F" w:rsidP="0090107F">
      <w:pPr>
        <w:spacing w:before="0"/>
        <w:jc w:val="both"/>
        <w:rPr>
          <w:ins w:id="83" w:author="ADG TS" w:date="2023-05-03T14:40:00Z"/>
          <w:i/>
          <w:color w:val="808080" w:themeColor="background1" w:themeShade="80"/>
          <w:highlight w:val="yellow"/>
          <w:lang w:eastAsia="zh-CN"/>
        </w:rPr>
      </w:pPr>
      <w:ins w:id="84" w:author="jiaxw230223" w:date="2023-02-25T18:49:00Z">
        <w:r w:rsidRPr="00D23F73">
          <w:rPr>
            <w:rFonts w:hint="eastAsia"/>
            <w:i/>
            <w:color w:val="808080" w:themeColor="background1" w:themeShade="80"/>
            <w:highlight w:val="yellow"/>
            <w:lang w:eastAsia="zh-CN"/>
          </w:rPr>
          <w:t>E</w:t>
        </w:r>
        <w:r w:rsidRPr="00D23F73">
          <w:rPr>
            <w:i/>
            <w:color w:val="808080" w:themeColor="background1" w:themeShade="80"/>
            <w:highlight w:val="yellow"/>
            <w:lang w:eastAsia="zh-CN"/>
          </w:rPr>
          <w:t xml:space="preserve">ditor’s Note: </w:t>
        </w:r>
      </w:ins>
      <w:ins w:id="85" w:author="jiaxw230223" w:date="2023-02-25T18:50:00Z">
        <w:r>
          <w:rPr>
            <w:i/>
            <w:color w:val="808080" w:themeColor="background1" w:themeShade="80"/>
            <w:highlight w:val="yellow"/>
            <w:lang w:eastAsia="zh-CN"/>
          </w:rPr>
          <w:t>Contributions are invited to re</w:t>
        </w:r>
      </w:ins>
      <w:ins w:id="86" w:author="jiaxw230223" w:date="2023-02-25T18:51:00Z">
        <w:r>
          <w:rPr>
            <w:i/>
            <w:color w:val="808080" w:themeColor="background1" w:themeShade="80"/>
            <w:highlight w:val="yellow"/>
            <w:lang w:eastAsia="zh-CN"/>
          </w:rPr>
          <w:t xml:space="preserve">fine this </w:t>
        </w:r>
      </w:ins>
      <w:ins w:id="87" w:author="jiaxw230223" w:date="2023-02-25T18:49:00Z">
        <w:r>
          <w:rPr>
            <w:i/>
            <w:color w:val="808080" w:themeColor="background1" w:themeShade="80"/>
            <w:highlight w:val="yellow"/>
            <w:lang w:eastAsia="zh-CN"/>
          </w:rPr>
          <w:t>clause</w:t>
        </w:r>
      </w:ins>
      <w:ins w:id="88" w:author="jiaxw230223" w:date="2023-02-25T18:51:00Z">
        <w:r>
          <w:rPr>
            <w:i/>
            <w:color w:val="808080" w:themeColor="background1" w:themeShade="80"/>
            <w:highlight w:val="yellow"/>
            <w:lang w:eastAsia="zh-CN"/>
          </w:rPr>
          <w:t xml:space="preserve"> </w:t>
        </w:r>
      </w:ins>
      <w:ins w:id="89" w:author="jiaxw230223" w:date="2023-02-25T18:49:00Z">
        <w:r>
          <w:rPr>
            <w:i/>
            <w:color w:val="808080" w:themeColor="background1" w:themeShade="80"/>
            <w:highlight w:val="yellow"/>
            <w:lang w:eastAsia="zh-CN"/>
          </w:rPr>
          <w:t xml:space="preserve">according to the </w:t>
        </w:r>
      </w:ins>
      <w:ins w:id="90" w:author="jiaxw230223" w:date="2023-02-25T18:50:00Z">
        <w:r>
          <w:rPr>
            <w:i/>
            <w:color w:val="808080" w:themeColor="background1" w:themeShade="80"/>
            <w:highlight w:val="yellow"/>
            <w:lang w:eastAsia="zh-CN"/>
          </w:rPr>
          <w:t>scope of this work item in the future.</w:t>
        </w:r>
      </w:ins>
    </w:p>
    <w:p w14:paraId="7ECB6A12" w14:textId="43647FB8" w:rsidR="00AE607B" w:rsidRPr="00AE607B" w:rsidRDefault="00AE607B">
      <w:pPr>
        <w:pStyle w:val="FootnoteText"/>
        <w:rPr>
          <w:szCs w:val="36"/>
          <w:highlight w:val="yellow"/>
          <w:lang w:eastAsia="zh-CN"/>
          <w:rPrChange w:id="91" w:author="ADG TS" w:date="2023-05-03T14:40:00Z">
            <w:rPr>
              <w:i/>
              <w:color w:val="808080" w:themeColor="background1" w:themeShade="80"/>
              <w:highlight w:val="yellow"/>
              <w:lang w:eastAsia="zh-CN"/>
            </w:rPr>
          </w:rPrChange>
        </w:rPr>
        <w:pPrChange w:id="92" w:author="ADG TS" w:date="2023-05-03T14:40:00Z">
          <w:pPr>
            <w:spacing w:before="0"/>
            <w:jc w:val="both"/>
          </w:pPr>
        </w:pPrChange>
      </w:pPr>
      <w:ins w:id="93" w:author="ADG TS" w:date="2023-05-03T14:40:00Z">
        <w:r>
          <w:rPr>
            <w:sz w:val="24"/>
            <w:szCs w:val="36"/>
            <w:highlight w:val="yellow"/>
            <w:lang w:eastAsia="zh-CN"/>
          </w:rPr>
          <w:t xml:space="preserve">(Comment: Try to summarise this para in </w:t>
        </w:r>
      </w:ins>
      <w:ins w:id="94" w:author="ADG TS" w:date="2023-05-03T14:41:00Z">
        <w:r>
          <w:rPr>
            <w:sz w:val="24"/>
            <w:szCs w:val="36"/>
            <w:highlight w:val="yellow"/>
            <w:lang w:eastAsia="zh-CN"/>
          </w:rPr>
          <w:t>relation</w:t>
        </w:r>
      </w:ins>
      <w:ins w:id="95" w:author="ADG TS" w:date="2023-05-03T14:40:00Z">
        <w:r>
          <w:rPr>
            <w:sz w:val="24"/>
            <w:szCs w:val="36"/>
            <w:highlight w:val="yellow"/>
            <w:lang w:eastAsia="zh-CN"/>
          </w:rPr>
          <w:t xml:space="preserve"> to blockchain and DLT)</w:t>
        </w:r>
      </w:ins>
    </w:p>
    <w:p w14:paraId="3CDDF319" w14:textId="23739D90" w:rsidR="00CE5722" w:rsidRDefault="00C77A55" w:rsidP="00CE5722">
      <w:pPr>
        <w:pStyle w:val="Heading1"/>
        <w:shd w:val="clear" w:color="auto" w:fill="FFFFFF"/>
        <w:spacing w:before="240" w:after="240"/>
        <w:rPr>
          <w:ins w:id="96" w:author="ADG TS" w:date="2023-05-02T16:56:00Z"/>
          <w:rStyle w:val="contentpasted1"/>
          <w:color w:val="000000"/>
        </w:rPr>
      </w:pPr>
      <w:bookmarkStart w:id="97" w:name="_Toc107436796"/>
      <w:r>
        <w:t xml:space="preserve">7 </w:t>
      </w:r>
      <w:ins w:id="98" w:author="ADG TS" w:date="2023-05-02T16:56:00Z">
        <w:r w:rsidR="00CE5722">
          <w:t xml:space="preserve">Security threats </w:t>
        </w:r>
        <w:r w:rsidR="00CE5722">
          <w:rPr>
            <w:rStyle w:val="contentpasted1"/>
            <w:color w:val="000000"/>
          </w:rPr>
          <w:t>on cross-chain service for DLT      </w:t>
        </w:r>
      </w:ins>
    </w:p>
    <w:p w14:paraId="21D1AA6B" w14:textId="2817CF47" w:rsidR="00CE5722" w:rsidRDefault="00CE5722">
      <w:pPr>
        <w:pStyle w:val="ListParagraph"/>
        <w:numPr>
          <w:ilvl w:val="0"/>
          <w:numId w:val="26"/>
        </w:numPr>
        <w:jc w:val="both"/>
        <w:rPr>
          <w:ins w:id="99" w:author="ADG TS" w:date="2023-05-02T16:56:00Z"/>
        </w:rPr>
        <w:pPrChange w:id="100" w:author="ADG TS" w:date="2023-05-02T16:56:00Z">
          <w:pPr/>
        </w:pPrChange>
      </w:pPr>
      <w:ins w:id="101" w:author="ADG TS" w:date="2023-05-02T16:56:00Z">
        <w:r>
          <w:t xml:space="preserve">Data Leakage: </w:t>
        </w:r>
      </w:ins>
      <w:ins w:id="102" w:author="ADG TS" w:date="2023-05-03T14:46:00Z">
        <w:r w:rsidR="00AD5308">
          <w:t xml:space="preserve">Data leakage involves </w:t>
        </w:r>
      </w:ins>
      <w:ins w:id="103" w:author="ADG TS" w:date="2023-05-02T16:56:00Z">
        <w:r w:rsidR="00AD5308">
          <w:t>p</w:t>
        </w:r>
        <w:r>
          <w:t xml:space="preserve">otential risk to unauthorized access to data. </w:t>
        </w:r>
      </w:ins>
      <w:ins w:id="104" w:author="ADG TS" w:date="2023-05-03T14:46:00Z">
        <w:r w:rsidR="00AD5308">
          <w:t>It is important</w:t>
        </w:r>
      </w:ins>
      <w:ins w:id="105" w:author="ADG TS" w:date="2023-05-02T16:56:00Z">
        <w:r>
          <w:t xml:space="preserve"> to prevent data leakage from unauthorized parties in a different </w:t>
        </w:r>
      </w:ins>
      <w:ins w:id="106" w:author="ADG TS" w:date="2023-05-03T15:03:00Z">
        <w:r w:rsidR="001143E0">
          <w:t xml:space="preserve">DLT </w:t>
        </w:r>
      </w:ins>
      <w:ins w:id="107" w:author="ADG TS" w:date="2023-05-02T16:56:00Z">
        <w:r>
          <w:t xml:space="preserve">system </w:t>
        </w:r>
      </w:ins>
      <w:ins w:id="108" w:author="ADG TS" w:date="2023-05-03T14:46:00Z">
        <w:r w:rsidR="00AD5308">
          <w:t>during cross chain service.</w:t>
        </w:r>
      </w:ins>
    </w:p>
    <w:p w14:paraId="0383A0E5" w14:textId="7ABC1F66" w:rsidR="00CE5722" w:rsidRDefault="00CE5722">
      <w:pPr>
        <w:pStyle w:val="ListParagraph"/>
        <w:numPr>
          <w:ilvl w:val="0"/>
          <w:numId w:val="26"/>
        </w:numPr>
        <w:jc w:val="both"/>
        <w:rPr>
          <w:ins w:id="109" w:author="ADG TS" w:date="2023-05-02T16:56:00Z"/>
        </w:rPr>
        <w:pPrChange w:id="110" w:author="ADG TS" w:date="2023-05-02T16:56:00Z">
          <w:pPr/>
        </w:pPrChange>
      </w:pPr>
      <w:ins w:id="111" w:author="ADG TS" w:date="2023-05-02T16:56:00Z">
        <w:r>
          <w:t xml:space="preserve">Data tamper: </w:t>
        </w:r>
      </w:ins>
      <w:ins w:id="112" w:author="ADG TS" w:date="2023-05-03T14:47:00Z">
        <w:r w:rsidR="00AD5308">
          <w:t>Modification of exchanged data</w:t>
        </w:r>
      </w:ins>
      <w:ins w:id="113" w:author="ADG TS" w:date="2023-05-02T16:56:00Z">
        <w:r>
          <w:t xml:space="preserve"> without the consent of the owner. </w:t>
        </w:r>
      </w:ins>
    </w:p>
    <w:p w14:paraId="6BC01262" w14:textId="5B7366F6" w:rsidR="00CE5722" w:rsidRDefault="00CE5722">
      <w:pPr>
        <w:pStyle w:val="ListParagraph"/>
        <w:numPr>
          <w:ilvl w:val="0"/>
          <w:numId w:val="26"/>
        </w:numPr>
        <w:jc w:val="both"/>
        <w:rPr>
          <w:ins w:id="114" w:author="ADG TS" w:date="2023-05-02T16:56:00Z"/>
        </w:rPr>
        <w:pPrChange w:id="115" w:author="ADG TS" w:date="2023-05-02T16:56:00Z">
          <w:pPr/>
        </w:pPrChange>
      </w:pPr>
      <w:ins w:id="116" w:author="ADG TS" w:date="2023-05-02T16:56:00Z">
        <w:r>
          <w:t xml:space="preserve">Identity leakage: </w:t>
        </w:r>
        <w:r w:rsidRPr="00C0073A">
          <w:rPr>
            <w:highlight w:val="yellow"/>
            <w:rPrChange w:id="117" w:author="ADG TS" w:date="2023-05-03T14:48:00Z">
              <w:rPr/>
            </w:rPrChange>
          </w:rPr>
          <w:t>Most often the source wishes to keep its transaction anonymous. Different blockchain system would use different techniques to achieve this. In CCS the degree of risk against linking the transaction to Identity</w:t>
        </w:r>
        <w:r>
          <w:t xml:space="preserve">  </w:t>
        </w:r>
      </w:ins>
      <w:ins w:id="118" w:author="ADG TS" w:date="2023-05-03T14:48:00Z">
        <w:r w:rsidR="00C0073A">
          <w:t>(Comment:</w:t>
        </w:r>
      </w:ins>
      <w:ins w:id="119" w:author="ADG TS" w:date="2023-05-03T14:49:00Z">
        <w:r w:rsidR="00C0073A">
          <w:t xml:space="preserve"> </w:t>
        </w:r>
      </w:ins>
      <w:ins w:id="120" w:author="ADG TS" w:date="2023-05-03T14:48:00Z">
        <w:r w:rsidR="00C0073A">
          <w:t>Reframe and clarify the sentence)</w:t>
        </w:r>
      </w:ins>
    </w:p>
    <w:p w14:paraId="428E2559" w14:textId="5C382142" w:rsidR="00CE5722" w:rsidRPr="00FC1037" w:rsidRDefault="00CE5722">
      <w:pPr>
        <w:pStyle w:val="ListParagraph"/>
        <w:numPr>
          <w:ilvl w:val="0"/>
          <w:numId w:val="26"/>
        </w:numPr>
        <w:jc w:val="both"/>
        <w:rPr>
          <w:ins w:id="121" w:author="ADG TS" w:date="2023-05-02T16:56:00Z"/>
          <w:highlight w:val="yellow"/>
          <w:rPrChange w:id="122" w:author="ADG TS" w:date="2023-05-03T14:49:00Z">
            <w:rPr>
              <w:ins w:id="123" w:author="ADG TS" w:date="2023-05-02T16:56:00Z"/>
            </w:rPr>
          </w:rPrChange>
        </w:rPr>
        <w:pPrChange w:id="124" w:author="ADG TS" w:date="2023-05-02T16:56:00Z">
          <w:pPr/>
        </w:pPrChange>
      </w:pPr>
      <w:ins w:id="125" w:author="ADG TS" w:date="2023-05-02T16:56:00Z">
        <w:r>
          <w:t xml:space="preserve">Untraceability:  It is required to trace and identify the illegal/ malicious transaction.  </w:t>
        </w:r>
        <w:r w:rsidRPr="00FC1037">
          <w:rPr>
            <w:highlight w:val="yellow"/>
            <w:rPrChange w:id="126" w:author="ADG TS" w:date="2023-05-03T14:49:00Z">
              <w:rPr/>
            </w:rPrChange>
          </w:rPr>
          <w:t xml:space="preserve">The risk of untraceability due to inter chain transaction. </w:t>
        </w:r>
      </w:ins>
      <w:ins w:id="127" w:author="ADG TS" w:date="2023-05-03T14:49:00Z">
        <w:r w:rsidR="00FC1037">
          <w:rPr>
            <w:highlight w:val="yellow"/>
          </w:rPr>
          <w:t xml:space="preserve"> (Restructuring of this sentence)</w:t>
        </w:r>
      </w:ins>
      <w:ins w:id="128" w:author="ADG TS" w:date="2023-05-02T16:56:00Z">
        <w:r w:rsidRPr="00FC1037">
          <w:rPr>
            <w:highlight w:val="yellow"/>
            <w:rPrChange w:id="129" w:author="ADG TS" w:date="2023-05-03T14:49:00Z">
              <w:rPr/>
            </w:rPrChange>
          </w:rPr>
          <w:t xml:space="preserve">  </w:t>
        </w:r>
      </w:ins>
    </w:p>
    <w:p w14:paraId="623BA8F6" w14:textId="77777777" w:rsidR="00CE5722" w:rsidRDefault="00CE5722">
      <w:pPr>
        <w:pStyle w:val="ListParagraph"/>
        <w:numPr>
          <w:ilvl w:val="0"/>
          <w:numId w:val="26"/>
        </w:numPr>
        <w:jc w:val="both"/>
        <w:rPr>
          <w:ins w:id="130" w:author="ADG TS" w:date="2023-05-02T16:56:00Z"/>
        </w:rPr>
        <w:pPrChange w:id="131" w:author="ADG TS" w:date="2023-05-02T16:56:00Z">
          <w:pPr/>
        </w:pPrChange>
      </w:pPr>
      <w:ins w:id="132" w:author="ADG TS" w:date="2023-05-02T16:56:00Z">
        <w:r>
          <w:t xml:space="preserve">Denial of services: The potential risk against availability (functioning state) of the system  </w:t>
        </w:r>
      </w:ins>
    </w:p>
    <w:p w14:paraId="25CDD935" w14:textId="77777777" w:rsidR="00CE5722" w:rsidRDefault="00CE5722">
      <w:pPr>
        <w:pStyle w:val="ListParagraph"/>
        <w:numPr>
          <w:ilvl w:val="0"/>
          <w:numId w:val="26"/>
        </w:numPr>
        <w:jc w:val="both"/>
        <w:rPr>
          <w:ins w:id="133" w:author="ADG TS" w:date="2023-05-02T16:56:00Z"/>
        </w:rPr>
        <w:pPrChange w:id="134" w:author="ADG TS" w:date="2023-05-02T16:56:00Z">
          <w:pPr/>
        </w:pPrChange>
      </w:pPr>
      <w:ins w:id="135" w:author="ADG TS" w:date="2023-05-02T16:56:00Z">
        <w:r>
          <w:t xml:space="preserve">Censorship: The probability that the transaction gets delayed or dropped </w:t>
        </w:r>
      </w:ins>
    </w:p>
    <w:p w14:paraId="6512990C" w14:textId="77777777" w:rsidR="00CE5722" w:rsidRDefault="00CE5722">
      <w:pPr>
        <w:pStyle w:val="ListParagraph"/>
        <w:numPr>
          <w:ilvl w:val="0"/>
          <w:numId w:val="26"/>
        </w:numPr>
        <w:jc w:val="both"/>
        <w:rPr>
          <w:ins w:id="136" w:author="ADG TS" w:date="2023-05-02T16:56:00Z"/>
        </w:rPr>
        <w:pPrChange w:id="137" w:author="ADG TS" w:date="2023-05-02T16:56:00Z">
          <w:pPr/>
        </w:pPrChange>
      </w:pPr>
      <w:ins w:id="138" w:author="ADG TS" w:date="2023-05-02T16:56:00Z">
        <w:r>
          <w:t xml:space="preserve">Inconsistency:  Risk against consistency that is homogeneity of data stored at each node </w:t>
        </w:r>
      </w:ins>
    </w:p>
    <w:p w14:paraId="260E8AE7" w14:textId="134DBE10" w:rsidR="00C77A55" w:rsidRPr="00C77A55" w:rsidDel="00C8718E" w:rsidRDefault="00C77A55" w:rsidP="00CE5722">
      <w:pPr>
        <w:pStyle w:val="Heading1"/>
        <w:spacing w:before="240" w:after="240" w:line="240" w:lineRule="auto"/>
        <w:rPr>
          <w:del w:id="139" w:author="ADG TS" w:date="2023-05-02T16:56:00Z"/>
          <w:rFonts w:eastAsia="Times New Roman"/>
          <w:color w:val="000000"/>
          <w:lang w:val="en-IN" w:eastAsia="en-IN" w:bidi="hi-IN"/>
        </w:rPr>
      </w:pPr>
    </w:p>
    <w:p w14:paraId="15D729CE" w14:textId="77777777" w:rsidR="00C77A55" w:rsidRPr="00C77A55" w:rsidRDefault="00C77A55" w:rsidP="00CE5722">
      <w:pPr>
        <w:pStyle w:val="CommentText"/>
      </w:pPr>
    </w:p>
    <w:p w14:paraId="17828798" w14:textId="2D0C9748" w:rsidR="0090107F" w:rsidRDefault="00C77A55" w:rsidP="0090107F">
      <w:pPr>
        <w:pStyle w:val="Heading1"/>
        <w:spacing w:before="240" w:after="240" w:line="240" w:lineRule="auto"/>
      </w:pPr>
      <w:bookmarkStart w:id="140" w:name="OLE_LINK5"/>
      <w:r>
        <w:lastRenderedPageBreak/>
        <w:t xml:space="preserve">8  </w:t>
      </w:r>
      <w:r w:rsidR="0090107F" w:rsidRPr="005F5A67">
        <w:t xml:space="preserve">Functional </w:t>
      </w:r>
      <w:r w:rsidR="0090107F">
        <w:t xml:space="preserve">security </w:t>
      </w:r>
      <w:r w:rsidR="0090107F" w:rsidRPr="00FB0B70">
        <w:t>requirements</w:t>
      </w:r>
      <w:r w:rsidR="0090107F" w:rsidRPr="00FB0B70">
        <w:rPr>
          <w:rFonts w:hint="eastAsia"/>
        </w:rPr>
        <w:t xml:space="preserve"> </w:t>
      </w:r>
      <w:bookmarkEnd w:id="140"/>
      <w:r w:rsidR="0090107F" w:rsidRPr="00FB0B70">
        <w:t>of</w:t>
      </w:r>
      <w:bookmarkEnd w:id="97"/>
      <w:r w:rsidR="0090107F" w:rsidRPr="00B37327">
        <w:t xml:space="preserve"> the cross-chain service for DLT systems</w:t>
      </w:r>
    </w:p>
    <w:p w14:paraId="57145E8D" w14:textId="24256088" w:rsidR="00CE5722" w:rsidRDefault="00CE5722" w:rsidP="00CE5722">
      <w:pPr>
        <w:rPr>
          <w:ins w:id="141" w:author="ADG TS" w:date="2023-05-02T16:56:00Z"/>
        </w:rPr>
      </w:pPr>
    </w:p>
    <w:p w14:paraId="48F4F81B" w14:textId="6321F541" w:rsidR="00C8718E" w:rsidRPr="003B626F" w:rsidRDefault="00850E9C">
      <w:pPr>
        <w:pStyle w:val="FootnoteText"/>
        <w:rPr>
          <w:ins w:id="142" w:author="ADG TS" w:date="2023-05-02T16:56:00Z"/>
          <w:szCs w:val="36"/>
        </w:rPr>
        <w:pPrChange w:id="143" w:author="ADG TS" w:date="2023-05-02T16:56:00Z">
          <w:pPr/>
        </w:pPrChange>
      </w:pPr>
      <w:ins w:id="144" w:author="ADG TS" w:date="2023-05-03T15:02:00Z">
        <w:r>
          <w:t xml:space="preserve"> </w:t>
        </w:r>
      </w:ins>
      <w:ins w:id="145" w:author="ADG TS" w:date="2023-05-03T14:41:00Z">
        <w:r w:rsidR="00AE607B">
          <w:t>(</w:t>
        </w:r>
        <w:r w:rsidR="00AE607B" w:rsidRPr="00AE607B">
          <w:rPr>
            <w:sz w:val="24"/>
            <w:szCs w:val="36"/>
            <w:rPrChange w:id="146" w:author="ADG TS" w:date="2023-05-03T14:41:00Z">
              <w:rPr/>
            </w:rPrChange>
          </w:rPr>
          <w:t>Comment:</w:t>
        </w:r>
      </w:ins>
      <w:ins w:id="147" w:author="ADG TS" w:date="2023-05-03T14:42:00Z">
        <w:r w:rsidR="00AE607B">
          <w:rPr>
            <w:sz w:val="24"/>
            <w:szCs w:val="36"/>
          </w:rPr>
          <w:t xml:space="preserve"> Try to categorise security requirements about access control plane etc. as </w:t>
        </w:r>
      </w:ins>
      <w:ins w:id="148" w:author="ADG TS" w:date="2023-05-03T15:02:00Z">
        <w:r w:rsidR="007407EE">
          <w:rPr>
            <w:sz w:val="24"/>
            <w:szCs w:val="36"/>
          </w:rPr>
          <w:t>specified</w:t>
        </w:r>
      </w:ins>
      <w:ins w:id="149" w:author="ADG TS" w:date="2023-05-03T14:42:00Z">
        <w:r w:rsidR="00AE607B">
          <w:rPr>
            <w:sz w:val="24"/>
            <w:szCs w:val="36"/>
          </w:rPr>
          <w:t xml:space="preserve"> in below para)</w:t>
        </w:r>
      </w:ins>
    </w:p>
    <w:p w14:paraId="2DCEE6D2" w14:textId="77777777" w:rsidR="00C8718E" w:rsidRPr="00C8718E" w:rsidRDefault="00C8718E">
      <w:pPr>
        <w:pStyle w:val="FootnoteText"/>
        <w:pPrChange w:id="150" w:author="ADG TS" w:date="2023-05-02T16:56:00Z">
          <w:pPr/>
        </w:pPrChange>
      </w:pPr>
    </w:p>
    <w:p w14:paraId="0598876C" w14:textId="77777777" w:rsidR="0090107F" w:rsidRDefault="0090107F" w:rsidP="0090107F">
      <w:pPr>
        <w:spacing w:before="0"/>
        <w:jc w:val="both"/>
        <w:rPr>
          <w:i/>
          <w:color w:val="808080" w:themeColor="background1" w:themeShade="80"/>
          <w:lang w:eastAsia="zh-CN"/>
        </w:rPr>
      </w:pPr>
      <w:r w:rsidRPr="00EB7B90">
        <w:rPr>
          <w:i/>
          <w:color w:val="808080" w:themeColor="background1" w:themeShade="80"/>
          <w:highlight w:val="yellow"/>
          <w:lang w:eastAsia="zh-CN"/>
        </w:rPr>
        <w:t>Editor’s note: This clause identifies functional security requirements of the cross-chain service for DLT systems, potentially including.</w:t>
      </w:r>
      <w:r w:rsidRPr="00C97DFF">
        <w:rPr>
          <w:i/>
          <w:color w:val="808080" w:themeColor="background1" w:themeShade="80"/>
          <w:lang w:eastAsia="zh-CN"/>
        </w:rPr>
        <w:t xml:space="preserve"> </w:t>
      </w:r>
    </w:p>
    <w:p w14:paraId="478FEC5C" w14:textId="77777777" w:rsidR="0090107F" w:rsidRDefault="0090107F">
      <w:pPr>
        <w:pStyle w:val="ListParagraph"/>
        <w:numPr>
          <w:ilvl w:val="0"/>
          <w:numId w:val="3"/>
        </w:numPr>
        <w:spacing w:before="0" w:after="120"/>
        <w:jc w:val="both"/>
        <w:rPr>
          <w:i/>
          <w:color w:val="808080" w:themeColor="background1" w:themeShade="80"/>
          <w:lang w:eastAsia="zh-CN"/>
        </w:rPr>
      </w:pPr>
      <w:r>
        <w:rPr>
          <w:i/>
          <w:color w:val="808080" w:themeColor="background1" w:themeShade="80"/>
          <w:lang w:eastAsia="zh-CN"/>
        </w:rPr>
        <w:t>Groups of security requirements about access control plane, such as, identifying the entities of CCS, the entities of initiating and recipient DLT systems, etc.</w:t>
      </w:r>
    </w:p>
    <w:p w14:paraId="776B731D" w14:textId="77777777" w:rsidR="0090107F" w:rsidRDefault="0090107F">
      <w:pPr>
        <w:pStyle w:val="ListParagraph"/>
        <w:numPr>
          <w:ilvl w:val="0"/>
          <w:numId w:val="3"/>
        </w:numPr>
        <w:spacing w:before="0" w:after="120"/>
        <w:jc w:val="both"/>
        <w:rPr>
          <w:i/>
          <w:color w:val="808080" w:themeColor="background1" w:themeShade="80"/>
          <w:lang w:eastAsia="zh-CN"/>
        </w:rPr>
      </w:pPr>
      <w:r>
        <w:rPr>
          <w:rFonts w:hint="eastAsia"/>
          <w:i/>
          <w:color w:val="808080" w:themeColor="background1" w:themeShade="80"/>
          <w:lang w:eastAsia="zh-CN"/>
        </w:rPr>
        <w:t>G</w:t>
      </w:r>
      <w:r>
        <w:rPr>
          <w:i/>
          <w:color w:val="808080" w:themeColor="background1" w:themeShade="80"/>
          <w:lang w:eastAsia="zh-CN"/>
        </w:rPr>
        <w:t>roups of security requirements about CCS gateway, such as, data &amp; transaction transportation, message queue interaction, interaction with one another, etc.</w:t>
      </w:r>
    </w:p>
    <w:p w14:paraId="702C1CBD" w14:textId="77777777" w:rsidR="0090107F" w:rsidRDefault="0090107F">
      <w:pPr>
        <w:pStyle w:val="ListParagraph"/>
        <w:numPr>
          <w:ilvl w:val="0"/>
          <w:numId w:val="3"/>
        </w:numPr>
        <w:spacing w:before="0" w:after="120"/>
        <w:jc w:val="both"/>
        <w:rPr>
          <w:i/>
          <w:color w:val="808080" w:themeColor="background1" w:themeShade="80"/>
          <w:lang w:eastAsia="zh-CN"/>
        </w:rPr>
      </w:pPr>
      <w:r>
        <w:rPr>
          <w:rFonts w:hint="eastAsia"/>
          <w:i/>
          <w:color w:val="808080" w:themeColor="background1" w:themeShade="80"/>
          <w:lang w:eastAsia="zh-CN"/>
        </w:rPr>
        <w:t>G</w:t>
      </w:r>
      <w:r>
        <w:rPr>
          <w:i/>
          <w:color w:val="808080" w:themeColor="background1" w:themeShade="80"/>
          <w:lang w:eastAsia="zh-CN"/>
        </w:rPr>
        <w:t>roups of security requirements about CCS DLT-based chain, such as, data security and PII protection, security storage and computation, security smart contract management and cross-chain contract conversion, identifying &amp; authenticating &amp; authorizing the entities and requests and responses, etc.</w:t>
      </w:r>
    </w:p>
    <w:p w14:paraId="67576C94" w14:textId="77777777" w:rsidR="0090107F" w:rsidRDefault="0090107F">
      <w:pPr>
        <w:pStyle w:val="ListParagraph"/>
        <w:numPr>
          <w:ilvl w:val="0"/>
          <w:numId w:val="3"/>
        </w:numPr>
        <w:spacing w:before="0" w:after="120"/>
        <w:jc w:val="both"/>
        <w:rPr>
          <w:i/>
          <w:color w:val="808080" w:themeColor="background1" w:themeShade="80"/>
          <w:lang w:eastAsia="zh-CN"/>
        </w:rPr>
      </w:pPr>
      <w:r>
        <w:rPr>
          <w:rFonts w:hint="eastAsia"/>
          <w:i/>
          <w:color w:val="808080" w:themeColor="background1" w:themeShade="80"/>
          <w:lang w:eastAsia="zh-CN"/>
        </w:rPr>
        <w:t>G</w:t>
      </w:r>
      <w:r>
        <w:rPr>
          <w:i/>
          <w:color w:val="808080" w:themeColor="background1" w:themeShade="80"/>
          <w:lang w:eastAsia="zh-CN"/>
        </w:rPr>
        <w:t>roups of the security requirement about CCS message queues, such as, security message queue management etc.</w:t>
      </w:r>
    </w:p>
    <w:p w14:paraId="1FED5597" w14:textId="77777777" w:rsidR="0090107F" w:rsidRPr="00FC4A5F" w:rsidRDefault="0090107F">
      <w:pPr>
        <w:pStyle w:val="ListParagraph"/>
        <w:numPr>
          <w:ilvl w:val="0"/>
          <w:numId w:val="3"/>
        </w:numPr>
        <w:spacing w:before="0" w:after="120"/>
        <w:jc w:val="both"/>
        <w:rPr>
          <w:i/>
          <w:color w:val="808080" w:themeColor="background1" w:themeShade="80"/>
          <w:lang w:eastAsia="zh-CN"/>
        </w:rPr>
      </w:pPr>
      <w:r>
        <w:rPr>
          <w:i/>
          <w:color w:val="808080" w:themeColor="background1" w:themeShade="80"/>
          <w:lang w:eastAsia="zh-CN"/>
        </w:rPr>
        <w:t>Especially, the security interactions (communication, computation and storage) for the cross-chain service.</w:t>
      </w:r>
    </w:p>
    <w:p w14:paraId="6EF943F1" w14:textId="77777777" w:rsidR="0090107F" w:rsidRPr="003747B2" w:rsidRDefault="0090107F" w:rsidP="0090107F">
      <w:pPr>
        <w:spacing w:before="0"/>
        <w:jc w:val="both"/>
        <w:rPr>
          <w:i/>
          <w:color w:val="808080" w:themeColor="background1" w:themeShade="80"/>
          <w:lang w:eastAsia="zh-CN"/>
        </w:rPr>
      </w:pPr>
      <w:r w:rsidRPr="003747B2">
        <w:rPr>
          <w:i/>
          <w:color w:val="808080" w:themeColor="background1" w:themeShade="80"/>
          <w:lang w:eastAsia="zh-CN"/>
        </w:rPr>
        <w:t>[</w:t>
      </w:r>
      <w:r w:rsidRPr="003747B2">
        <w:rPr>
          <w:rFonts w:hint="eastAsia"/>
          <w:i/>
          <w:color w:val="808080" w:themeColor="background1" w:themeShade="80"/>
          <w:lang w:eastAsia="zh-CN"/>
        </w:rPr>
        <w:t>T</w:t>
      </w:r>
      <w:r w:rsidRPr="003747B2">
        <w:rPr>
          <w:i/>
          <w:color w:val="808080" w:themeColor="background1" w:themeShade="80"/>
          <w:lang w:eastAsia="zh-CN"/>
        </w:rPr>
        <w:t>BD]</w:t>
      </w:r>
    </w:p>
    <w:p w14:paraId="6BB05654" w14:textId="3945F554" w:rsidR="0090107F" w:rsidRDefault="0090107F" w:rsidP="0090107F">
      <w:pPr>
        <w:pStyle w:val="Heading1"/>
        <w:spacing w:before="240" w:after="240" w:line="240" w:lineRule="auto"/>
        <w:rPr>
          <w:ins w:id="151" w:author="ADG TS" w:date="2023-05-03T15:02:00Z"/>
        </w:rPr>
      </w:pPr>
      <w:bookmarkStart w:id="152" w:name="_Toc107436797"/>
      <w:r>
        <w:t>8</w:t>
      </w:r>
      <w:r>
        <w:tab/>
      </w:r>
      <w:r w:rsidRPr="005F5A67">
        <w:t xml:space="preserve">Functional </w:t>
      </w:r>
      <w:r>
        <w:t xml:space="preserve">security framework and capabilities </w:t>
      </w:r>
      <w:r w:rsidRPr="00082DA4">
        <w:t xml:space="preserve">of </w:t>
      </w:r>
      <w:bookmarkEnd w:id="152"/>
      <w:r>
        <w:t>the cross-chain service for DLT systems</w:t>
      </w:r>
    </w:p>
    <w:p w14:paraId="6D8057FF" w14:textId="77777777" w:rsidR="00850E9C" w:rsidRPr="007E23ED" w:rsidRDefault="00850E9C" w:rsidP="00850E9C">
      <w:pPr>
        <w:jc w:val="both"/>
        <w:rPr>
          <w:ins w:id="153" w:author="ADG TS" w:date="2023-05-03T15:02:00Z"/>
        </w:rPr>
      </w:pPr>
      <w:ins w:id="154" w:author="ADG TS" w:date="2023-05-03T15:02:00Z">
        <w:r w:rsidRPr="007E23ED">
          <w:t>The security framework should contain the following modules </w:t>
        </w:r>
      </w:ins>
    </w:p>
    <w:p w14:paraId="6FBCC540" w14:textId="7B09C745" w:rsidR="00850E9C" w:rsidRPr="007E23ED" w:rsidRDefault="00850E9C" w:rsidP="00850E9C">
      <w:pPr>
        <w:pStyle w:val="ListParagraph"/>
        <w:numPr>
          <w:ilvl w:val="0"/>
          <w:numId w:val="28"/>
        </w:numPr>
        <w:jc w:val="both"/>
        <w:rPr>
          <w:ins w:id="155" w:author="ADG TS" w:date="2023-05-03T15:02:00Z"/>
        </w:rPr>
      </w:pPr>
      <w:ins w:id="156" w:author="ADG TS" w:date="2023-05-03T15:02:00Z">
        <w:r w:rsidRPr="007E23ED">
          <w:t>Ident</w:t>
        </w:r>
        <w:r w:rsidR="00581D61">
          <w:t>ity Authentication: Authentication of</w:t>
        </w:r>
        <w:r w:rsidRPr="007E23ED">
          <w:t xml:space="preserve"> the legitimacy of</w:t>
        </w:r>
        <w:r w:rsidR="00581D61">
          <w:t xml:space="preserve"> DLT</w:t>
        </w:r>
        <w:r w:rsidRPr="007E23ED">
          <w:t xml:space="preserve"> in the cross chain system. </w:t>
        </w:r>
      </w:ins>
    </w:p>
    <w:p w14:paraId="37E80C94" w14:textId="7981A73E" w:rsidR="00850E9C" w:rsidRPr="007E23ED" w:rsidRDefault="00850E9C" w:rsidP="00850E9C">
      <w:pPr>
        <w:pStyle w:val="ListParagraph"/>
        <w:numPr>
          <w:ilvl w:val="0"/>
          <w:numId w:val="28"/>
        </w:numPr>
        <w:jc w:val="both"/>
        <w:rPr>
          <w:ins w:id="157" w:author="ADG TS" w:date="2023-05-03T15:02:00Z"/>
        </w:rPr>
      </w:pPr>
      <w:ins w:id="158" w:author="ADG TS" w:date="2023-05-03T15:02:00Z">
        <w:r w:rsidRPr="007E23ED">
          <w:t xml:space="preserve">Access control: </w:t>
        </w:r>
      </w:ins>
      <w:ins w:id="159" w:author="ADG TS" w:date="2023-05-03T15:04:00Z">
        <w:r w:rsidR="00581D61">
          <w:t xml:space="preserve">Access Control is required </w:t>
        </w:r>
      </w:ins>
      <w:ins w:id="160" w:author="ADG TS" w:date="2023-05-03T15:02:00Z">
        <w:r w:rsidR="00581D61">
          <w:t>t</w:t>
        </w:r>
        <w:r w:rsidRPr="007E23ED">
          <w:t>o ensure all operations are performed by legitimate user, i.e, no entry for malicious user </w:t>
        </w:r>
      </w:ins>
    </w:p>
    <w:p w14:paraId="5C376BFF" w14:textId="77777777" w:rsidR="00850E9C" w:rsidRPr="007E23ED" w:rsidRDefault="00850E9C" w:rsidP="00850E9C">
      <w:pPr>
        <w:pStyle w:val="ListParagraph"/>
        <w:numPr>
          <w:ilvl w:val="0"/>
          <w:numId w:val="28"/>
        </w:numPr>
        <w:jc w:val="both"/>
        <w:rPr>
          <w:ins w:id="161" w:author="ADG TS" w:date="2023-05-03T15:02:00Z"/>
        </w:rPr>
      </w:pPr>
      <w:ins w:id="162" w:author="ADG TS" w:date="2023-05-03T15:02:00Z">
        <w:r w:rsidRPr="007E23ED">
          <w:t>Trace and Regulate illicit/ malicious transactions.</w:t>
        </w:r>
      </w:ins>
    </w:p>
    <w:p w14:paraId="4BE15EEC" w14:textId="77777777" w:rsidR="00850E9C" w:rsidRPr="00850E9C" w:rsidRDefault="00850E9C">
      <w:pPr>
        <w:pPrChange w:id="163" w:author="ADG TS" w:date="2023-05-03T15:02:00Z">
          <w:pPr>
            <w:pStyle w:val="Heading1"/>
            <w:spacing w:before="240" w:after="240" w:line="240" w:lineRule="auto"/>
          </w:pPr>
        </w:pPrChange>
      </w:pPr>
    </w:p>
    <w:p w14:paraId="66ECD65D" w14:textId="77777777" w:rsidR="0090107F" w:rsidRDefault="0090107F" w:rsidP="0090107F">
      <w:pPr>
        <w:spacing w:before="0"/>
        <w:rPr>
          <w:i/>
          <w:color w:val="808080" w:themeColor="background1" w:themeShade="80"/>
          <w:lang w:eastAsia="zh-CN"/>
        </w:rPr>
      </w:pPr>
      <w:r w:rsidRPr="00EB7B90">
        <w:rPr>
          <w:i/>
          <w:color w:val="808080" w:themeColor="background1" w:themeShade="80"/>
          <w:highlight w:val="yellow"/>
          <w:lang w:eastAsia="zh-CN"/>
        </w:rPr>
        <w:t>Editor’s note: This clause provided functional security framework and capabilities of the cross-chain service for DLT systems. The followed figure and descriptions are about a potential function security framework of the CCS, which are for discussion currently and should be updated according to the scope of this study in the future.</w:t>
      </w:r>
    </w:p>
    <w:p w14:paraId="26E8A5BF" w14:textId="77777777" w:rsidR="0090107F" w:rsidRPr="00EA7459" w:rsidRDefault="0090107F" w:rsidP="0090107F">
      <w:pPr>
        <w:snapToGrid w:val="0"/>
        <w:spacing w:line="276" w:lineRule="auto"/>
        <w:rPr>
          <w:i/>
          <w:color w:val="808080" w:themeColor="background1" w:themeShade="80"/>
          <w:lang w:eastAsia="zh-CN"/>
        </w:rPr>
      </w:pPr>
      <w:r w:rsidRPr="00EA7459">
        <w:rPr>
          <w:rFonts w:hint="eastAsia"/>
          <w:i/>
          <w:color w:val="808080" w:themeColor="background1" w:themeShade="80"/>
          <w:lang w:eastAsia="zh-CN"/>
        </w:rPr>
        <w:t>T</w:t>
      </w:r>
      <w:r w:rsidRPr="00EA7459">
        <w:rPr>
          <w:i/>
          <w:color w:val="808080" w:themeColor="background1" w:themeShade="80"/>
          <w:lang w:eastAsia="zh-CN"/>
        </w:rPr>
        <w:t xml:space="preserve">he cross-chain service (CCS) for DLT systems mainly consists of four groups of functional components (see figure 8-1), including, </w:t>
      </w:r>
    </w:p>
    <w:p w14:paraId="462B62CF" w14:textId="77777777" w:rsidR="0090107F" w:rsidRPr="00EA7459" w:rsidRDefault="0090107F">
      <w:pPr>
        <w:pStyle w:val="ListParagraph"/>
        <w:numPr>
          <w:ilvl w:val="0"/>
          <w:numId w:val="4"/>
        </w:numPr>
        <w:snapToGrid w:val="0"/>
        <w:spacing w:after="120" w:line="276" w:lineRule="auto"/>
        <w:rPr>
          <w:i/>
          <w:color w:val="808080" w:themeColor="background1" w:themeShade="80"/>
          <w:lang w:eastAsia="zh-CN"/>
        </w:rPr>
      </w:pPr>
      <w:r w:rsidRPr="00EA7459">
        <w:rPr>
          <w:i/>
          <w:color w:val="808080" w:themeColor="background1" w:themeShade="80"/>
          <w:lang w:eastAsia="zh-CN"/>
        </w:rPr>
        <w:t>CCS DLT-based chain, which includes groups of CCS peers. Those CCS peers interact with each other to perform management of cross-chain service.</w:t>
      </w:r>
    </w:p>
    <w:p w14:paraId="097A718D" w14:textId="77777777" w:rsidR="0090107F" w:rsidRPr="00EA7459" w:rsidRDefault="0090107F">
      <w:pPr>
        <w:pStyle w:val="ListParagraph"/>
        <w:numPr>
          <w:ilvl w:val="0"/>
          <w:numId w:val="4"/>
        </w:numPr>
        <w:snapToGrid w:val="0"/>
        <w:spacing w:after="120" w:line="276" w:lineRule="auto"/>
        <w:rPr>
          <w:i/>
          <w:color w:val="808080" w:themeColor="background1" w:themeShade="80"/>
          <w:lang w:eastAsia="zh-CN"/>
        </w:rPr>
      </w:pPr>
      <w:r w:rsidRPr="00EA7459">
        <w:rPr>
          <w:i/>
          <w:color w:val="808080" w:themeColor="background1" w:themeShade="80"/>
          <w:lang w:eastAsia="zh-CN"/>
        </w:rPr>
        <w:t>CCS access control plane, which controls access permission of the entities of the CCS and the initiating and recipient DLT systems.</w:t>
      </w:r>
    </w:p>
    <w:p w14:paraId="3962D33D" w14:textId="77777777" w:rsidR="0090107F" w:rsidRPr="00EA7459" w:rsidRDefault="0090107F">
      <w:pPr>
        <w:pStyle w:val="ListParagraph"/>
        <w:numPr>
          <w:ilvl w:val="0"/>
          <w:numId w:val="4"/>
        </w:numPr>
        <w:snapToGrid w:val="0"/>
        <w:spacing w:after="120" w:line="276" w:lineRule="auto"/>
        <w:rPr>
          <w:i/>
          <w:color w:val="808080" w:themeColor="background1" w:themeShade="80"/>
          <w:lang w:eastAsia="zh-CN"/>
        </w:rPr>
      </w:pPr>
      <w:r w:rsidRPr="00EA7459">
        <w:rPr>
          <w:i/>
          <w:color w:val="808080" w:themeColor="background1" w:themeShade="80"/>
          <w:lang w:eastAsia="zh-CN"/>
        </w:rPr>
        <w:t>CCS gateways, which connect(s) to DLT systems and CCS DLT-based chain, and performs data and transaction transportation supported by the CCS DLT-based chain.</w:t>
      </w:r>
    </w:p>
    <w:p w14:paraId="1F4E9AA9" w14:textId="77777777" w:rsidR="0090107F" w:rsidRPr="00EA7459" w:rsidRDefault="0090107F">
      <w:pPr>
        <w:pStyle w:val="ListParagraph"/>
        <w:numPr>
          <w:ilvl w:val="0"/>
          <w:numId w:val="4"/>
        </w:numPr>
        <w:snapToGrid w:val="0"/>
        <w:spacing w:after="120" w:line="276" w:lineRule="auto"/>
        <w:rPr>
          <w:i/>
          <w:color w:val="808080" w:themeColor="background1" w:themeShade="80"/>
          <w:lang w:eastAsia="zh-CN"/>
        </w:rPr>
      </w:pPr>
      <w:r w:rsidRPr="00EA7459">
        <w:rPr>
          <w:i/>
          <w:color w:val="808080" w:themeColor="background1" w:themeShade="80"/>
          <w:lang w:eastAsia="zh-CN"/>
        </w:rPr>
        <w:t>CCS message queues, optionally, which provide(s) message queues for supporting exchange of the requests from initiating DLT systems and the responses from recipient DLT systems.</w:t>
      </w:r>
    </w:p>
    <w:p w14:paraId="25901485" w14:textId="77777777" w:rsidR="0090107F" w:rsidRPr="00F843F0" w:rsidRDefault="0090107F" w:rsidP="0090107F">
      <w:pPr>
        <w:spacing w:before="0"/>
        <w:jc w:val="center"/>
        <w:rPr>
          <w:i/>
          <w:color w:val="808080" w:themeColor="background1" w:themeShade="80"/>
          <w:lang w:eastAsia="zh-CN"/>
        </w:rPr>
      </w:pPr>
      <w:r>
        <w:rPr>
          <w:noProof/>
          <w:lang w:eastAsia="zh-CN"/>
        </w:rPr>
        <w:object w:dxaOrig="10817" w:dyaOrig="4581" w14:anchorId="5D4F3F19">
          <v:shape id="_x0000_i1027" type="#_x0000_t75" alt="" style="width:433.5pt;height:183pt" o:ole="">
            <v:imagedata r:id="rId12" o:title=""/>
          </v:shape>
          <o:OLEObject Type="Embed" ProgID="Visio.Drawing.11" ShapeID="_x0000_i1027" DrawAspect="Content" ObjectID="_1747833450" r:id="rId13"/>
        </w:object>
      </w:r>
    </w:p>
    <w:p w14:paraId="237004F7" w14:textId="77777777" w:rsidR="0090107F" w:rsidRPr="00DB01AB" w:rsidRDefault="0090107F" w:rsidP="0090107F">
      <w:pPr>
        <w:spacing w:before="0"/>
        <w:jc w:val="center"/>
        <w:rPr>
          <w:i/>
          <w:color w:val="808080" w:themeColor="background1" w:themeShade="80"/>
          <w:lang w:eastAsia="zh-CN"/>
        </w:rPr>
      </w:pPr>
      <w:r w:rsidRPr="00DB01AB">
        <w:rPr>
          <w:rFonts w:hint="eastAsia"/>
          <w:i/>
          <w:color w:val="808080" w:themeColor="background1" w:themeShade="80"/>
          <w:lang w:eastAsia="zh-CN"/>
        </w:rPr>
        <w:t>F</w:t>
      </w:r>
      <w:r w:rsidRPr="00DB01AB">
        <w:rPr>
          <w:i/>
          <w:color w:val="808080" w:themeColor="background1" w:themeShade="80"/>
          <w:lang w:eastAsia="zh-CN"/>
        </w:rPr>
        <w:t>igure 8-1 – A potential diagram of the cross-chain service for DLT systems</w:t>
      </w:r>
    </w:p>
    <w:p w14:paraId="1B7B389F" w14:textId="77777777" w:rsidR="0090107F" w:rsidRPr="00EA7459" w:rsidRDefault="0090107F" w:rsidP="0090107F">
      <w:pPr>
        <w:spacing w:before="0"/>
        <w:jc w:val="both"/>
        <w:rPr>
          <w:i/>
          <w:color w:val="808080" w:themeColor="background1" w:themeShade="80"/>
          <w:lang w:eastAsia="zh-CN"/>
        </w:rPr>
      </w:pPr>
      <w:r w:rsidRPr="00EA7459">
        <w:rPr>
          <w:i/>
          <w:color w:val="808080" w:themeColor="background1" w:themeShade="80"/>
          <w:lang w:eastAsia="zh-CN"/>
        </w:rPr>
        <w:t>The functional components of the CCS for DLT systems exposes groups of reference points to support cross-chain services, including as below:</w:t>
      </w:r>
    </w:p>
    <w:p w14:paraId="6137EAC6" w14:textId="77777777" w:rsidR="0090107F" w:rsidRPr="00EA7459" w:rsidRDefault="0090107F">
      <w:pPr>
        <w:pStyle w:val="ListParagraph"/>
        <w:numPr>
          <w:ilvl w:val="0"/>
          <w:numId w:val="5"/>
        </w:numPr>
        <w:spacing w:before="0" w:after="120"/>
        <w:jc w:val="both"/>
        <w:rPr>
          <w:i/>
          <w:color w:val="808080" w:themeColor="background1" w:themeShade="80"/>
          <w:lang w:eastAsia="zh-CN"/>
        </w:rPr>
      </w:pPr>
      <w:r w:rsidRPr="00EA7459">
        <w:rPr>
          <w:rFonts w:hint="eastAsia"/>
          <w:i/>
          <w:color w:val="808080" w:themeColor="background1" w:themeShade="80"/>
          <w:lang w:eastAsia="zh-CN"/>
        </w:rPr>
        <w:t>R</w:t>
      </w:r>
      <w:r w:rsidRPr="00EA7459">
        <w:rPr>
          <w:i/>
          <w:color w:val="808080" w:themeColor="background1" w:themeShade="80"/>
          <w:lang w:eastAsia="zh-CN"/>
        </w:rPr>
        <w:t>1: exposed by CCS access control plane, to support to control access permission of the entities of the initiating and recipient DLT systems.</w:t>
      </w:r>
    </w:p>
    <w:p w14:paraId="3936A4EB" w14:textId="77777777" w:rsidR="0090107F" w:rsidRPr="00EA7459" w:rsidRDefault="0090107F">
      <w:pPr>
        <w:pStyle w:val="ListParagraph"/>
        <w:numPr>
          <w:ilvl w:val="0"/>
          <w:numId w:val="5"/>
        </w:numPr>
        <w:spacing w:before="0" w:after="120"/>
        <w:jc w:val="both"/>
        <w:rPr>
          <w:i/>
          <w:color w:val="808080" w:themeColor="background1" w:themeShade="80"/>
          <w:lang w:eastAsia="zh-CN"/>
        </w:rPr>
      </w:pPr>
      <w:r w:rsidRPr="00EA7459">
        <w:rPr>
          <w:rFonts w:hint="eastAsia"/>
          <w:i/>
          <w:color w:val="808080" w:themeColor="background1" w:themeShade="80"/>
          <w:lang w:eastAsia="zh-CN"/>
        </w:rPr>
        <w:t>R</w:t>
      </w:r>
      <w:r w:rsidRPr="00EA7459">
        <w:rPr>
          <w:i/>
          <w:color w:val="808080" w:themeColor="background1" w:themeShade="80"/>
          <w:lang w:eastAsia="zh-CN"/>
        </w:rPr>
        <w:t>2: exposed by CCS access control plane, to support to interact with the entities of the CCS to control access permission of the initiating and recipient DLT systems.</w:t>
      </w:r>
    </w:p>
    <w:p w14:paraId="00618FEF" w14:textId="77777777" w:rsidR="0090107F" w:rsidRPr="00EA7459" w:rsidRDefault="0090107F">
      <w:pPr>
        <w:pStyle w:val="ListParagraph"/>
        <w:numPr>
          <w:ilvl w:val="0"/>
          <w:numId w:val="5"/>
        </w:numPr>
        <w:spacing w:before="0" w:after="120"/>
        <w:jc w:val="both"/>
        <w:rPr>
          <w:i/>
          <w:color w:val="808080" w:themeColor="background1" w:themeShade="80"/>
          <w:lang w:eastAsia="zh-CN"/>
        </w:rPr>
      </w:pPr>
      <w:r w:rsidRPr="00EA7459">
        <w:rPr>
          <w:rFonts w:hint="eastAsia"/>
          <w:i/>
          <w:color w:val="808080" w:themeColor="background1" w:themeShade="80"/>
          <w:lang w:eastAsia="zh-CN"/>
        </w:rPr>
        <w:t>R</w:t>
      </w:r>
      <w:r w:rsidRPr="00EA7459">
        <w:rPr>
          <w:i/>
          <w:color w:val="808080" w:themeColor="background1" w:themeShade="80"/>
          <w:lang w:eastAsia="zh-CN"/>
        </w:rPr>
        <w:t xml:space="preserve">3: </w:t>
      </w:r>
      <w:r>
        <w:rPr>
          <w:i/>
          <w:color w:val="808080" w:themeColor="background1" w:themeShade="80"/>
          <w:lang w:eastAsia="zh-CN"/>
        </w:rPr>
        <w:t>exposed by CCS gateway, to support to interact with</w:t>
      </w:r>
      <w:r w:rsidRPr="00EA7459">
        <w:rPr>
          <w:i/>
          <w:color w:val="808080" w:themeColor="background1" w:themeShade="80"/>
          <w:lang w:eastAsia="zh-CN"/>
        </w:rPr>
        <w:t xml:space="preserve"> the initiating and recipient DLT systems</w:t>
      </w:r>
      <w:r>
        <w:rPr>
          <w:i/>
          <w:color w:val="808080" w:themeColor="background1" w:themeShade="80"/>
          <w:lang w:eastAsia="zh-CN"/>
        </w:rPr>
        <w:t xml:space="preserve">. </w:t>
      </w:r>
    </w:p>
    <w:p w14:paraId="39DB7F05" w14:textId="77777777" w:rsidR="0090107F" w:rsidRPr="00EA7459" w:rsidRDefault="0090107F">
      <w:pPr>
        <w:pStyle w:val="ListParagraph"/>
        <w:numPr>
          <w:ilvl w:val="0"/>
          <w:numId w:val="5"/>
        </w:numPr>
        <w:spacing w:before="0" w:after="120"/>
        <w:jc w:val="both"/>
        <w:rPr>
          <w:i/>
          <w:color w:val="808080" w:themeColor="background1" w:themeShade="80"/>
          <w:lang w:eastAsia="zh-CN"/>
        </w:rPr>
      </w:pPr>
      <w:r w:rsidRPr="00EA7459">
        <w:rPr>
          <w:rFonts w:hint="eastAsia"/>
          <w:i/>
          <w:color w:val="808080" w:themeColor="background1" w:themeShade="80"/>
          <w:lang w:eastAsia="zh-CN"/>
        </w:rPr>
        <w:t>R</w:t>
      </w:r>
      <w:r w:rsidRPr="00EA7459">
        <w:rPr>
          <w:i/>
          <w:color w:val="808080" w:themeColor="background1" w:themeShade="80"/>
          <w:lang w:eastAsia="zh-CN"/>
        </w:rPr>
        <w:t>4:</w:t>
      </w:r>
      <w:r>
        <w:rPr>
          <w:i/>
          <w:color w:val="808080" w:themeColor="background1" w:themeShade="80"/>
          <w:lang w:eastAsia="zh-CN"/>
        </w:rPr>
        <w:t xml:space="preserve"> exposed by CCS gateway, to support to interact with other CCS gateway of the same CCS.</w:t>
      </w:r>
    </w:p>
    <w:p w14:paraId="34A4A954" w14:textId="77777777" w:rsidR="0090107F" w:rsidRPr="00EA7459" w:rsidRDefault="0090107F">
      <w:pPr>
        <w:pStyle w:val="ListParagraph"/>
        <w:numPr>
          <w:ilvl w:val="0"/>
          <w:numId w:val="5"/>
        </w:numPr>
        <w:spacing w:before="0" w:after="120"/>
        <w:jc w:val="both"/>
        <w:rPr>
          <w:i/>
          <w:color w:val="808080" w:themeColor="background1" w:themeShade="80"/>
          <w:lang w:eastAsia="zh-CN"/>
        </w:rPr>
      </w:pPr>
      <w:r w:rsidRPr="00EA7459">
        <w:rPr>
          <w:rFonts w:hint="eastAsia"/>
          <w:i/>
          <w:color w:val="808080" w:themeColor="background1" w:themeShade="80"/>
          <w:lang w:eastAsia="zh-CN"/>
        </w:rPr>
        <w:t>R</w:t>
      </w:r>
      <w:r w:rsidRPr="00EA7459">
        <w:rPr>
          <w:i/>
          <w:color w:val="808080" w:themeColor="background1" w:themeShade="80"/>
          <w:lang w:eastAsia="zh-CN"/>
        </w:rPr>
        <w:t>5:</w:t>
      </w:r>
      <w:r>
        <w:rPr>
          <w:i/>
          <w:color w:val="808080" w:themeColor="background1" w:themeShade="80"/>
          <w:lang w:eastAsia="zh-CN"/>
        </w:rPr>
        <w:t xml:space="preserve"> exposed by CCS peers of the CCS DLT-based chain, to support to perform</w:t>
      </w:r>
      <w:r w:rsidRPr="00EA7459">
        <w:rPr>
          <w:i/>
          <w:color w:val="808080" w:themeColor="background1" w:themeShade="80"/>
          <w:lang w:eastAsia="zh-CN"/>
        </w:rPr>
        <w:t xml:space="preserve"> management of cross-chain service</w:t>
      </w:r>
      <w:r>
        <w:rPr>
          <w:i/>
          <w:color w:val="808080" w:themeColor="background1" w:themeShade="80"/>
          <w:lang w:eastAsia="zh-CN"/>
        </w:rPr>
        <w:t>.</w:t>
      </w:r>
    </w:p>
    <w:p w14:paraId="2C00BA75" w14:textId="77777777" w:rsidR="0090107F" w:rsidRPr="00EA7459" w:rsidRDefault="0090107F">
      <w:pPr>
        <w:pStyle w:val="ListParagraph"/>
        <w:numPr>
          <w:ilvl w:val="0"/>
          <w:numId w:val="5"/>
        </w:numPr>
        <w:spacing w:before="0" w:after="120"/>
        <w:jc w:val="both"/>
        <w:rPr>
          <w:i/>
          <w:color w:val="808080" w:themeColor="background1" w:themeShade="80"/>
          <w:lang w:eastAsia="zh-CN"/>
        </w:rPr>
      </w:pPr>
      <w:r w:rsidRPr="00EA7459">
        <w:rPr>
          <w:rFonts w:hint="eastAsia"/>
          <w:i/>
          <w:color w:val="808080" w:themeColor="background1" w:themeShade="80"/>
          <w:lang w:eastAsia="zh-CN"/>
        </w:rPr>
        <w:t>R</w:t>
      </w:r>
      <w:r w:rsidRPr="00EA7459">
        <w:rPr>
          <w:i/>
          <w:color w:val="808080" w:themeColor="background1" w:themeShade="80"/>
          <w:lang w:eastAsia="zh-CN"/>
        </w:rPr>
        <w:t>6:</w:t>
      </w:r>
      <w:r>
        <w:rPr>
          <w:i/>
          <w:color w:val="808080" w:themeColor="background1" w:themeShade="80"/>
          <w:lang w:eastAsia="zh-CN"/>
        </w:rPr>
        <w:t xml:space="preserve"> exposed by CCS message queue, to support interact with</w:t>
      </w:r>
      <w:r w:rsidRPr="00EA7459">
        <w:rPr>
          <w:i/>
          <w:color w:val="808080" w:themeColor="background1" w:themeShade="80"/>
          <w:lang w:eastAsia="zh-CN"/>
        </w:rPr>
        <w:t xml:space="preserve"> the initiating and recipient DLT systems</w:t>
      </w:r>
      <w:r>
        <w:rPr>
          <w:i/>
          <w:color w:val="808080" w:themeColor="background1" w:themeShade="80"/>
          <w:lang w:eastAsia="zh-CN"/>
        </w:rPr>
        <w:t xml:space="preserve"> to exchange messages of requests and responses of cross-chain service.</w:t>
      </w:r>
    </w:p>
    <w:p w14:paraId="32FDE429" w14:textId="77777777" w:rsidR="0090107F" w:rsidRPr="00EA7459" w:rsidRDefault="0090107F">
      <w:pPr>
        <w:pStyle w:val="ListParagraph"/>
        <w:numPr>
          <w:ilvl w:val="0"/>
          <w:numId w:val="5"/>
        </w:numPr>
        <w:spacing w:before="0" w:after="120"/>
        <w:jc w:val="both"/>
        <w:rPr>
          <w:i/>
          <w:color w:val="808080" w:themeColor="background1" w:themeShade="80"/>
          <w:lang w:eastAsia="zh-CN"/>
        </w:rPr>
      </w:pPr>
      <w:r w:rsidRPr="00EA7459">
        <w:rPr>
          <w:rFonts w:hint="eastAsia"/>
          <w:i/>
          <w:color w:val="808080" w:themeColor="background1" w:themeShade="80"/>
          <w:lang w:eastAsia="zh-CN"/>
        </w:rPr>
        <w:t>R</w:t>
      </w:r>
      <w:r w:rsidRPr="00EA7459">
        <w:rPr>
          <w:i/>
          <w:color w:val="808080" w:themeColor="background1" w:themeShade="80"/>
          <w:lang w:eastAsia="zh-CN"/>
        </w:rPr>
        <w:t>7:</w:t>
      </w:r>
      <w:r>
        <w:rPr>
          <w:i/>
          <w:color w:val="808080" w:themeColor="background1" w:themeShade="80"/>
          <w:lang w:eastAsia="zh-CN"/>
        </w:rPr>
        <w:t xml:space="preserve"> exposed by CCS message queue, to support CCS gateways to exchange messages of requests and responses of cross-chain service.</w:t>
      </w:r>
    </w:p>
    <w:p w14:paraId="5126C193" w14:textId="77777777" w:rsidR="0090107F" w:rsidRPr="00EA7459" w:rsidRDefault="0090107F">
      <w:pPr>
        <w:pStyle w:val="ListParagraph"/>
        <w:numPr>
          <w:ilvl w:val="0"/>
          <w:numId w:val="5"/>
        </w:numPr>
        <w:spacing w:before="0" w:after="120"/>
        <w:jc w:val="both"/>
        <w:rPr>
          <w:i/>
          <w:color w:val="808080" w:themeColor="background1" w:themeShade="80"/>
          <w:lang w:eastAsia="zh-CN"/>
        </w:rPr>
      </w:pPr>
      <w:r w:rsidRPr="00EA7459">
        <w:rPr>
          <w:rFonts w:hint="eastAsia"/>
          <w:i/>
          <w:color w:val="808080" w:themeColor="background1" w:themeShade="80"/>
          <w:lang w:eastAsia="zh-CN"/>
        </w:rPr>
        <w:t>R</w:t>
      </w:r>
      <w:r w:rsidRPr="00EA7459">
        <w:rPr>
          <w:i/>
          <w:color w:val="808080" w:themeColor="background1" w:themeShade="80"/>
          <w:lang w:eastAsia="zh-CN"/>
        </w:rPr>
        <w:t>8:</w:t>
      </w:r>
      <w:r>
        <w:rPr>
          <w:i/>
          <w:color w:val="808080" w:themeColor="background1" w:themeShade="80"/>
          <w:lang w:eastAsia="zh-CN"/>
        </w:rPr>
        <w:t xml:space="preserve"> exposed by CCS peers of the CCS DLT-based chain, to support to perform</w:t>
      </w:r>
      <w:r w:rsidRPr="00EA7459">
        <w:rPr>
          <w:i/>
          <w:color w:val="808080" w:themeColor="background1" w:themeShade="80"/>
          <w:lang w:eastAsia="zh-CN"/>
        </w:rPr>
        <w:t xml:space="preserve"> management of </w:t>
      </w:r>
      <w:r>
        <w:rPr>
          <w:i/>
          <w:color w:val="808080" w:themeColor="background1" w:themeShade="80"/>
          <w:lang w:eastAsia="zh-CN"/>
        </w:rPr>
        <w:t xml:space="preserve">message queues of the </w:t>
      </w:r>
      <w:r w:rsidRPr="00EA7459">
        <w:rPr>
          <w:i/>
          <w:color w:val="808080" w:themeColor="background1" w:themeShade="80"/>
          <w:lang w:eastAsia="zh-CN"/>
        </w:rPr>
        <w:t>cross-chain service</w:t>
      </w:r>
      <w:r>
        <w:rPr>
          <w:i/>
          <w:color w:val="808080" w:themeColor="background1" w:themeShade="80"/>
          <w:lang w:eastAsia="zh-CN"/>
        </w:rPr>
        <w:t>.</w:t>
      </w:r>
    </w:p>
    <w:p w14:paraId="56DD0595" w14:textId="77777777" w:rsidR="0090107F" w:rsidRPr="001C7CEF" w:rsidRDefault="0090107F" w:rsidP="0090107F">
      <w:pPr>
        <w:spacing w:before="0"/>
        <w:jc w:val="both"/>
        <w:rPr>
          <w:i/>
          <w:color w:val="808080" w:themeColor="background1" w:themeShade="80"/>
          <w:lang w:eastAsia="zh-CN"/>
        </w:rPr>
      </w:pPr>
      <w:r>
        <w:rPr>
          <w:rFonts w:hint="eastAsia"/>
          <w:i/>
          <w:color w:val="808080" w:themeColor="background1" w:themeShade="80"/>
          <w:lang w:eastAsia="zh-CN"/>
        </w:rPr>
        <w:t>[</w:t>
      </w:r>
      <w:r>
        <w:rPr>
          <w:i/>
          <w:color w:val="808080" w:themeColor="background1" w:themeShade="80"/>
          <w:lang w:eastAsia="zh-CN"/>
        </w:rPr>
        <w:t>TBD]</w:t>
      </w:r>
    </w:p>
    <w:p w14:paraId="782C1585" w14:textId="77777777" w:rsidR="0090107F" w:rsidRPr="00016694" w:rsidRDefault="0090107F" w:rsidP="0090107F">
      <w:pPr>
        <w:pStyle w:val="Heading1"/>
        <w:spacing w:before="240" w:after="240" w:line="240" w:lineRule="auto"/>
      </w:pPr>
      <w:bookmarkStart w:id="164" w:name="_Toc107436800"/>
      <w:r>
        <w:t>9</w:t>
      </w:r>
      <w:r>
        <w:tab/>
      </w:r>
      <w:bookmarkEnd w:id="164"/>
      <w:r>
        <w:t>General procedures</w:t>
      </w:r>
      <w:r w:rsidRPr="00016694">
        <w:t xml:space="preserve"> of the cross-chain service for DLT systems</w:t>
      </w:r>
      <w:r>
        <w:t xml:space="preserve"> in aspects of security</w:t>
      </w:r>
    </w:p>
    <w:p w14:paraId="4E427AD7" w14:textId="77777777" w:rsidR="0090107F" w:rsidRDefault="0090107F" w:rsidP="0090107F">
      <w:pPr>
        <w:spacing w:before="0"/>
        <w:jc w:val="both"/>
        <w:rPr>
          <w:i/>
          <w:color w:val="808080" w:themeColor="background1" w:themeShade="80"/>
          <w:lang w:eastAsia="zh-CN"/>
        </w:rPr>
      </w:pPr>
      <w:r w:rsidRPr="00EB7B90">
        <w:rPr>
          <w:i/>
          <w:color w:val="808080" w:themeColor="background1" w:themeShade="80"/>
          <w:highlight w:val="yellow"/>
          <w:lang w:eastAsia="zh-CN"/>
        </w:rPr>
        <w:t xml:space="preserve">Editor’s Note: This clause </w:t>
      </w:r>
      <w:r w:rsidRPr="00EB7B90">
        <w:rPr>
          <w:rFonts w:hint="eastAsia"/>
          <w:i/>
          <w:color w:val="808080" w:themeColor="background1" w:themeShade="80"/>
          <w:highlight w:val="yellow"/>
          <w:lang w:eastAsia="zh-CN"/>
        </w:rPr>
        <w:t xml:space="preserve">will </w:t>
      </w:r>
      <w:r w:rsidRPr="00EB7B90">
        <w:rPr>
          <w:i/>
          <w:color w:val="808080" w:themeColor="background1" w:themeShade="80"/>
          <w:highlight w:val="yellow"/>
          <w:lang w:eastAsia="zh-CN"/>
        </w:rPr>
        <w:t>provide General procedures of the cross-chain service for DLT systems in aspects of security.</w:t>
      </w:r>
    </w:p>
    <w:p w14:paraId="676F56C1" w14:textId="77777777" w:rsidR="0090107F" w:rsidRPr="00453990" w:rsidRDefault="0090107F" w:rsidP="0090107F">
      <w:pPr>
        <w:spacing w:before="0"/>
        <w:jc w:val="both"/>
        <w:rPr>
          <w:b/>
          <w:bCs/>
          <w:i/>
          <w:color w:val="808080" w:themeColor="background1" w:themeShade="80"/>
          <w:lang w:eastAsia="zh-CN"/>
        </w:rPr>
      </w:pPr>
      <w:r w:rsidRPr="00453990">
        <w:rPr>
          <w:rFonts w:hint="eastAsia"/>
          <w:b/>
          <w:bCs/>
          <w:i/>
          <w:color w:val="808080" w:themeColor="background1" w:themeShade="80"/>
          <w:lang w:eastAsia="zh-CN"/>
        </w:rPr>
        <w:t>9</w:t>
      </w:r>
      <w:r w:rsidRPr="00453990">
        <w:rPr>
          <w:b/>
          <w:bCs/>
          <w:i/>
          <w:color w:val="808080" w:themeColor="background1" w:themeShade="80"/>
          <w:lang w:eastAsia="zh-CN"/>
        </w:rPr>
        <w:t>.1</w:t>
      </w:r>
      <w:r w:rsidRPr="00453990">
        <w:rPr>
          <w:b/>
          <w:bCs/>
          <w:i/>
          <w:color w:val="808080" w:themeColor="background1" w:themeShade="80"/>
          <w:lang w:eastAsia="zh-CN"/>
        </w:rPr>
        <w:tab/>
        <w:t>A potential procedures of the CCS for DLT systems in aspects of security</w:t>
      </w:r>
      <w:r>
        <w:rPr>
          <w:b/>
          <w:bCs/>
          <w:i/>
          <w:color w:val="808080" w:themeColor="background1" w:themeShade="80"/>
          <w:lang w:eastAsia="zh-CN"/>
        </w:rPr>
        <w:t>, without message-queue supports</w:t>
      </w:r>
    </w:p>
    <w:p w14:paraId="35602359" w14:textId="77777777" w:rsidR="0090107F" w:rsidRPr="00FC4A5F" w:rsidRDefault="0090107F" w:rsidP="0090107F">
      <w:pPr>
        <w:spacing w:before="0"/>
        <w:jc w:val="center"/>
        <w:rPr>
          <w:iCs/>
          <w:color w:val="808080" w:themeColor="background1" w:themeShade="80"/>
          <w:lang w:eastAsia="zh-CN"/>
        </w:rPr>
      </w:pPr>
      <w:r>
        <w:rPr>
          <w:noProof/>
          <w:lang w:eastAsia="zh-CN"/>
        </w:rPr>
        <w:object w:dxaOrig="10817" w:dyaOrig="4297" w14:anchorId="443499BE">
          <v:shape id="_x0000_i1028" type="#_x0000_t75" alt="" style="width:433.5pt;height:171.75pt" o:ole="">
            <v:imagedata r:id="rId14" o:title=""/>
          </v:shape>
          <o:OLEObject Type="Embed" ProgID="Visio.Drawing.11" ShapeID="_x0000_i1028" DrawAspect="Content" ObjectID="_1747833451" r:id="rId15"/>
        </w:object>
      </w:r>
    </w:p>
    <w:p w14:paraId="4438E320" w14:textId="77777777" w:rsidR="0090107F" w:rsidRPr="00453990" w:rsidRDefault="0090107F" w:rsidP="0090107F">
      <w:pPr>
        <w:spacing w:before="0"/>
        <w:jc w:val="center"/>
        <w:rPr>
          <w:i/>
          <w:color w:val="808080" w:themeColor="background1" w:themeShade="80"/>
          <w:lang w:eastAsia="zh-CN"/>
        </w:rPr>
      </w:pPr>
      <w:r w:rsidRPr="00453990">
        <w:rPr>
          <w:rFonts w:hint="eastAsia"/>
          <w:i/>
          <w:color w:val="808080" w:themeColor="background1" w:themeShade="80"/>
          <w:lang w:eastAsia="zh-CN"/>
        </w:rPr>
        <w:lastRenderedPageBreak/>
        <w:t>F</w:t>
      </w:r>
      <w:r w:rsidRPr="00453990">
        <w:rPr>
          <w:i/>
          <w:color w:val="808080" w:themeColor="background1" w:themeShade="80"/>
          <w:lang w:eastAsia="zh-CN"/>
        </w:rPr>
        <w:t xml:space="preserve">igure 9-1 – A potential procedures of the CCS for DLT systems in aspects of </w:t>
      </w:r>
      <w:r w:rsidRPr="00453990">
        <w:rPr>
          <w:i/>
          <w:color w:val="808080" w:themeColor="background1" w:themeShade="80"/>
          <w:lang w:eastAsia="zh-CN"/>
        </w:rPr>
        <w:br/>
        <w:t>security, without message-queue supports</w:t>
      </w:r>
    </w:p>
    <w:p w14:paraId="556E1BA4" w14:textId="77777777" w:rsidR="0090107F" w:rsidRPr="00453990" w:rsidRDefault="0090107F" w:rsidP="0090107F">
      <w:pPr>
        <w:spacing w:before="0"/>
        <w:jc w:val="both"/>
        <w:rPr>
          <w:i/>
          <w:color w:val="808080" w:themeColor="background1" w:themeShade="80"/>
          <w:lang w:eastAsia="zh-CN"/>
        </w:rPr>
      </w:pPr>
    </w:p>
    <w:p w14:paraId="7C273452" w14:textId="77777777" w:rsidR="0090107F" w:rsidRPr="00453990" w:rsidRDefault="0090107F" w:rsidP="0090107F">
      <w:pPr>
        <w:spacing w:before="0"/>
        <w:jc w:val="both"/>
        <w:rPr>
          <w:b/>
          <w:bCs/>
          <w:i/>
          <w:color w:val="808080" w:themeColor="background1" w:themeShade="80"/>
          <w:lang w:eastAsia="zh-CN"/>
        </w:rPr>
      </w:pPr>
      <w:r w:rsidRPr="00453990">
        <w:rPr>
          <w:rFonts w:hint="eastAsia"/>
          <w:b/>
          <w:bCs/>
          <w:i/>
          <w:color w:val="808080" w:themeColor="background1" w:themeShade="80"/>
          <w:lang w:eastAsia="zh-CN"/>
        </w:rPr>
        <w:t>9</w:t>
      </w:r>
      <w:r w:rsidRPr="00453990">
        <w:rPr>
          <w:b/>
          <w:bCs/>
          <w:i/>
          <w:color w:val="808080" w:themeColor="background1" w:themeShade="80"/>
          <w:lang w:eastAsia="zh-CN"/>
        </w:rPr>
        <w:t>.</w:t>
      </w:r>
      <w:r>
        <w:rPr>
          <w:b/>
          <w:bCs/>
          <w:i/>
          <w:color w:val="808080" w:themeColor="background1" w:themeShade="80"/>
          <w:lang w:eastAsia="zh-CN"/>
        </w:rPr>
        <w:t>2</w:t>
      </w:r>
      <w:r w:rsidRPr="00453990">
        <w:rPr>
          <w:b/>
          <w:bCs/>
          <w:i/>
          <w:color w:val="808080" w:themeColor="background1" w:themeShade="80"/>
          <w:lang w:eastAsia="zh-CN"/>
        </w:rPr>
        <w:tab/>
        <w:t>A potential procedures of the CCS for DLT systems in aspects of security</w:t>
      </w:r>
      <w:r>
        <w:rPr>
          <w:b/>
          <w:bCs/>
          <w:i/>
          <w:color w:val="808080" w:themeColor="background1" w:themeShade="80"/>
          <w:lang w:eastAsia="zh-CN"/>
        </w:rPr>
        <w:t>, supported by message-queues</w:t>
      </w:r>
    </w:p>
    <w:p w14:paraId="070F3484" w14:textId="77777777" w:rsidR="0090107F" w:rsidRDefault="0090107F" w:rsidP="0090107F">
      <w:pPr>
        <w:spacing w:before="0"/>
        <w:jc w:val="center"/>
        <w:rPr>
          <w:i/>
          <w:color w:val="808080" w:themeColor="background1" w:themeShade="80"/>
          <w:lang w:eastAsia="zh-CN"/>
        </w:rPr>
      </w:pPr>
      <w:r>
        <w:rPr>
          <w:noProof/>
          <w:lang w:eastAsia="zh-CN"/>
        </w:rPr>
        <w:object w:dxaOrig="10817" w:dyaOrig="4581" w14:anchorId="30FAEAF0">
          <v:shape id="_x0000_i1029" type="#_x0000_t75" alt="" style="width:433.5pt;height:183pt" o:ole="">
            <v:imagedata r:id="rId16" o:title=""/>
          </v:shape>
          <o:OLEObject Type="Embed" ProgID="Visio.Drawing.11" ShapeID="_x0000_i1029" DrawAspect="Content" ObjectID="_1747833452" r:id="rId17"/>
        </w:object>
      </w:r>
    </w:p>
    <w:p w14:paraId="6D5E4FD7" w14:textId="77777777" w:rsidR="0090107F" w:rsidRPr="00453990" w:rsidRDefault="0090107F" w:rsidP="0090107F">
      <w:pPr>
        <w:spacing w:before="0"/>
        <w:jc w:val="center"/>
        <w:rPr>
          <w:i/>
          <w:color w:val="808080" w:themeColor="background1" w:themeShade="80"/>
          <w:lang w:eastAsia="zh-CN"/>
        </w:rPr>
      </w:pPr>
      <w:r w:rsidRPr="00453990">
        <w:rPr>
          <w:rFonts w:hint="eastAsia"/>
          <w:i/>
          <w:color w:val="808080" w:themeColor="background1" w:themeShade="80"/>
          <w:lang w:eastAsia="zh-CN"/>
        </w:rPr>
        <w:t>F</w:t>
      </w:r>
      <w:r w:rsidRPr="00453990">
        <w:rPr>
          <w:i/>
          <w:color w:val="808080" w:themeColor="background1" w:themeShade="80"/>
          <w:lang w:eastAsia="zh-CN"/>
        </w:rPr>
        <w:t xml:space="preserve">igure 9-1 – A potential procedures of the CCS for DLT systems in aspects of </w:t>
      </w:r>
      <w:r w:rsidRPr="00453990">
        <w:rPr>
          <w:i/>
          <w:color w:val="808080" w:themeColor="background1" w:themeShade="80"/>
          <w:lang w:eastAsia="zh-CN"/>
        </w:rPr>
        <w:br/>
        <w:t>security, supported by message-queues</w:t>
      </w:r>
    </w:p>
    <w:p w14:paraId="5629EB88" w14:textId="77777777" w:rsidR="0090107F" w:rsidRPr="00453990" w:rsidRDefault="0090107F" w:rsidP="0090107F">
      <w:pPr>
        <w:spacing w:before="0"/>
        <w:jc w:val="both"/>
        <w:rPr>
          <w:i/>
          <w:color w:val="808080" w:themeColor="background1" w:themeShade="80"/>
          <w:lang w:eastAsia="zh-CN"/>
        </w:rPr>
      </w:pPr>
    </w:p>
    <w:p w14:paraId="213DA723" w14:textId="77777777" w:rsidR="0090107F" w:rsidRPr="00C97DFF" w:rsidRDefault="0090107F" w:rsidP="0090107F">
      <w:pPr>
        <w:spacing w:before="0"/>
        <w:jc w:val="both"/>
        <w:rPr>
          <w:i/>
          <w:color w:val="808080" w:themeColor="background1" w:themeShade="80"/>
          <w:lang w:eastAsia="zh-CN"/>
        </w:rPr>
      </w:pPr>
      <w:r w:rsidRPr="00C97DFF">
        <w:rPr>
          <w:rFonts w:hint="eastAsia"/>
          <w:i/>
          <w:color w:val="808080" w:themeColor="background1" w:themeShade="80"/>
          <w:lang w:eastAsia="zh-CN"/>
        </w:rPr>
        <w:t>[</w:t>
      </w:r>
      <w:r w:rsidRPr="00C97DFF">
        <w:rPr>
          <w:i/>
          <w:color w:val="808080" w:themeColor="background1" w:themeShade="80"/>
          <w:lang w:eastAsia="zh-CN"/>
        </w:rPr>
        <w:t>TBD]</w:t>
      </w:r>
    </w:p>
    <w:p w14:paraId="55419E50" w14:textId="77777777" w:rsidR="0090107F" w:rsidRDefault="0090107F" w:rsidP="0090107F">
      <w:pPr>
        <w:rPr>
          <w:lang w:eastAsia="zh-CN"/>
        </w:rPr>
      </w:pPr>
    </w:p>
    <w:p w14:paraId="51635088" w14:textId="77777777" w:rsidR="0090107F" w:rsidRDefault="0090107F" w:rsidP="0090107F">
      <w:pPr>
        <w:pStyle w:val="FootnoteText"/>
        <w:rPr>
          <w:lang w:eastAsia="zh-CN"/>
        </w:rPr>
      </w:pPr>
    </w:p>
    <w:p w14:paraId="6A1559B4" w14:textId="77777777" w:rsidR="0090107F" w:rsidRDefault="0090107F" w:rsidP="0090107F">
      <w:pPr>
        <w:pStyle w:val="FootnoteText"/>
        <w:rPr>
          <w:lang w:eastAsia="zh-CN"/>
        </w:rPr>
      </w:pPr>
    </w:p>
    <w:p w14:paraId="501F4899" w14:textId="77777777" w:rsidR="0090107F" w:rsidRDefault="0090107F" w:rsidP="0090107F">
      <w:pPr>
        <w:pStyle w:val="FootnoteText"/>
        <w:rPr>
          <w:lang w:eastAsia="zh-CN"/>
        </w:rPr>
      </w:pPr>
    </w:p>
    <w:p w14:paraId="5B30F93C" w14:textId="77777777" w:rsidR="0090107F" w:rsidRDefault="0090107F" w:rsidP="0090107F">
      <w:pPr>
        <w:pStyle w:val="FootnoteText"/>
        <w:rPr>
          <w:lang w:eastAsia="zh-CN"/>
        </w:rPr>
      </w:pPr>
    </w:p>
    <w:p w14:paraId="00D662F8" w14:textId="77777777" w:rsidR="0090107F" w:rsidRPr="00B37327" w:rsidRDefault="0090107F" w:rsidP="0090107F">
      <w:pPr>
        <w:pStyle w:val="FootnoteText"/>
        <w:rPr>
          <w:lang w:eastAsia="zh-CN"/>
        </w:rPr>
      </w:pPr>
    </w:p>
    <w:p w14:paraId="3B9F7459" w14:textId="77777777" w:rsidR="0090107F" w:rsidRPr="00B37327" w:rsidRDefault="0090107F" w:rsidP="0090107F">
      <w:pPr>
        <w:pStyle w:val="Heading1"/>
        <w:spacing w:before="240" w:after="240" w:line="240" w:lineRule="auto"/>
        <w:jc w:val="center"/>
      </w:pPr>
      <w:bookmarkStart w:id="165" w:name="_Toc107436801"/>
      <w:r>
        <w:t xml:space="preserve">Appendix I </w:t>
      </w:r>
      <w:r>
        <w:br/>
      </w:r>
      <w:r>
        <w:br/>
        <w:t xml:space="preserve">Use cases </w:t>
      </w:r>
      <w:r w:rsidRPr="00B37327">
        <w:t xml:space="preserve">of </w:t>
      </w:r>
      <w:bookmarkEnd w:id="165"/>
      <w:r w:rsidRPr="00B37327">
        <w:t>of the cross-chain service for DLT systems in aspects of security</w:t>
      </w:r>
    </w:p>
    <w:p w14:paraId="6F3F5345" w14:textId="77777777" w:rsidR="0090107F" w:rsidRDefault="0090107F" w:rsidP="0090107F">
      <w:pPr>
        <w:spacing w:before="0"/>
        <w:jc w:val="both"/>
        <w:rPr>
          <w:i/>
          <w:color w:val="808080" w:themeColor="background1" w:themeShade="80"/>
          <w:lang w:eastAsia="zh-CN"/>
        </w:rPr>
      </w:pPr>
      <w:r w:rsidRPr="00EB7B90">
        <w:rPr>
          <w:i/>
          <w:color w:val="808080" w:themeColor="background1" w:themeShade="80"/>
          <w:highlight w:val="yellow"/>
          <w:lang w:eastAsia="zh-CN"/>
        </w:rPr>
        <w:t>Editor’s note: This appendix introduces use cases of the cross-chain service for DLT systems in aspects of security.</w:t>
      </w:r>
      <w:r w:rsidRPr="00C97DFF">
        <w:rPr>
          <w:i/>
          <w:color w:val="808080" w:themeColor="background1" w:themeShade="80"/>
          <w:lang w:eastAsia="zh-CN"/>
        </w:rPr>
        <w:t xml:space="preserve"> </w:t>
      </w:r>
    </w:p>
    <w:p w14:paraId="6B6A7AAB" w14:textId="77777777" w:rsidR="0090107F" w:rsidRPr="00A9493C" w:rsidRDefault="0090107F" w:rsidP="0090107F">
      <w:pPr>
        <w:pStyle w:val="Heading2"/>
        <w:spacing w:before="240" w:after="240" w:line="240" w:lineRule="auto"/>
      </w:pPr>
      <w:r w:rsidRPr="00A9493C">
        <w:rPr>
          <w:rFonts w:hint="eastAsia"/>
        </w:rPr>
        <w:t>I</w:t>
      </w:r>
      <w:r w:rsidRPr="00A9493C">
        <w:t>.1</w:t>
      </w:r>
      <w:r w:rsidRPr="00A9493C">
        <w:tab/>
      </w:r>
      <w:r>
        <w:t>Use case: Retrieving information with cross-chain service in aspects of security</w:t>
      </w:r>
    </w:p>
    <w:p w14:paraId="6EF0F505" w14:textId="77777777" w:rsidR="0090107F" w:rsidRDefault="0090107F" w:rsidP="0090107F">
      <w:pPr>
        <w:snapToGrid w:val="0"/>
        <w:spacing w:line="276" w:lineRule="auto"/>
        <w:rPr>
          <w:bCs/>
          <w:lang w:eastAsia="zh-CN"/>
        </w:rPr>
      </w:pPr>
      <w:r w:rsidRPr="00BD347E">
        <w:rPr>
          <w:rFonts w:hint="eastAsia"/>
          <w:bCs/>
          <w:lang w:eastAsia="zh-CN"/>
        </w:rPr>
        <w:t>T</w:t>
      </w:r>
      <w:r w:rsidRPr="00BD347E">
        <w:rPr>
          <w:bCs/>
          <w:lang w:eastAsia="zh-CN"/>
        </w:rPr>
        <w:t>his</w:t>
      </w:r>
      <w:r>
        <w:rPr>
          <w:bCs/>
          <w:lang w:eastAsia="zh-CN"/>
        </w:rPr>
        <w:t xml:space="preserve"> use case shows a traffic-info service (supported by DLT system A) uses the cross-chain service to retrieve road information from the road-info service (supported by DLT system B) and weather information from weather-info service (supported by DLT system B), via a given CCS.</w:t>
      </w:r>
    </w:p>
    <w:p w14:paraId="2CF4A73F" w14:textId="77777777" w:rsidR="0090107F" w:rsidRDefault="0090107F" w:rsidP="0090107F">
      <w:pPr>
        <w:snapToGrid w:val="0"/>
        <w:spacing w:line="276" w:lineRule="auto"/>
        <w:rPr>
          <w:bCs/>
          <w:lang w:eastAsia="zh-CN"/>
        </w:rPr>
      </w:pPr>
      <w:r>
        <w:rPr>
          <w:rFonts w:hint="eastAsia"/>
          <w:bCs/>
          <w:lang w:eastAsia="zh-CN"/>
        </w:rPr>
        <w:t>W</w:t>
      </w:r>
      <w:r>
        <w:rPr>
          <w:bCs/>
          <w:lang w:eastAsia="zh-CN"/>
        </w:rPr>
        <w:t>hen an application accesses the traffic-info service, the traffic-info service may retrieve road and weather information from the road-info service and the weather-info service respectively if needed.</w:t>
      </w:r>
    </w:p>
    <w:p w14:paraId="40C0DB0D" w14:textId="77777777" w:rsidR="0090107F" w:rsidRDefault="0090107F" w:rsidP="0090107F">
      <w:pPr>
        <w:snapToGrid w:val="0"/>
        <w:spacing w:line="276" w:lineRule="auto"/>
        <w:rPr>
          <w:bCs/>
          <w:lang w:eastAsia="zh-CN"/>
        </w:rPr>
      </w:pPr>
      <w:r>
        <w:rPr>
          <w:bCs/>
          <w:lang w:eastAsia="zh-CN"/>
        </w:rPr>
        <w:t xml:space="preserve">Without loss of the generality, an entity (such as a gateway) of DLT system A requests access permission from the CCS access control plane of the CCS (step 1). If agreed, then the entity of DLT system sends cross-chain requests to corresponding CCS gateway (such as CCS gateway A) (step 2). The CCS gateway A interacts with CCS DLT-based chain of the CCS to perform cross-chain operation (step 3). If accepted, the CCS gateway A sends the corresponding CCSA gateway (such </w:t>
      </w:r>
      <w:r>
        <w:rPr>
          <w:bCs/>
          <w:lang w:eastAsia="zh-CN"/>
        </w:rPr>
        <w:lastRenderedPageBreak/>
        <w:t>as CCS gateway C) (step 4) and the CCSA gateway C sends cross-chain requests to the target DLT system (such as DLT system B).</w:t>
      </w:r>
    </w:p>
    <w:p w14:paraId="41A06048" w14:textId="77777777" w:rsidR="0090107F" w:rsidRDefault="0090107F" w:rsidP="0090107F">
      <w:pPr>
        <w:snapToGrid w:val="0"/>
        <w:spacing w:line="276" w:lineRule="auto"/>
        <w:rPr>
          <w:bCs/>
          <w:lang w:eastAsia="zh-CN"/>
        </w:rPr>
      </w:pPr>
      <w:r>
        <w:rPr>
          <w:rFonts w:hint="eastAsia"/>
          <w:bCs/>
          <w:lang w:eastAsia="zh-CN"/>
        </w:rPr>
        <w:t>A</w:t>
      </w:r>
      <w:r>
        <w:rPr>
          <w:bCs/>
          <w:lang w:eastAsia="zh-CN"/>
        </w:rPr>
        <w:t>fter the DLT system B processes the cross-chain requests from DLT system A, it sends the responses back to DLT system A via the CCS. Similar as the progress from DLT system A to DLT system B, the responses are sent back to DLT system A. Then the traffic-info service gets road information from the road-info service.</w:t>
      </w:r>
    </w:p>
    <w:p w14:paraId="409A8CD6" w14:textId="77777777" w:rsidR="0090107F" w:rsidRPr="00BD347E" w:rsidRDefault="0090107F" w:rsidP="0090107F">
      <w:pPr>
        <w:snapToGrid w:val="0"/>
        <w:spacing w:line="276" w:lineRule="auto"/>
        <w:rPr>
          <w:bCs/>
          <w:lang w:eastAsia="zh-CN"/>
        </w:rPr>
      </w:pPr>
      <w:r>
        <w:rPr>
          <w:rFonts w:hint="eastAsia"/>
          <w:bCs/>
          <w:lang w:eastAsia="zh-CN"/>
        </w:rPr>
        <w:t>S</w:t>
      </w:r>
      <w:r>
        <w:rPr>
          <w:bCs/>
          <w:lang w:eastAsia="zh-CN"/>
        </w:rPr>
        <w:t>imilarly, the traffic-info service may get weather information from the weather-info service.</w:t>
      </w:r>
    </w:p>
    <w:p w14:paraId="0419D00D" w14:textId="77777777" w:rsidR="0090107F" w:rsidRDefault="0090107F" w:rsidP="0090107F">
      <w:pPr>
        <w:spacing w:before="0"/>
        <w:jc w:val="center"/>
        <w:rPr>
          <w:iCs/>
          <w:color w:val="808080" w:themeColor="background1" w:themeShade="80"/>
          <w:lang w:eastAsia="zh-CN"/>
        </w:rPr>
      </w:pPr>
      <w:r>
        <w:rPr>
          <w:noProof/>
          <w:lang w:eastAsia="zh-CN"/>
        </w:rPr>
        <w:object w:dxaOrig="10817" w:dyaOrig="4297" w14:anchorId="2513B5A8">
          <v:shape id="_x0000_i1030" type="#_x0000_t75" alt="" style="width:433.5pt;height:171.75pt" o:ole="">
            <v:imagedata r:id="rId18" o:title=""/>
          </v:shape>
          <o:OLEObject Type="Embed" ProgID="Visio.Drawing.11" ShapeID="_x0000_i1030" DrawAspect="Content" ObjectID="_1747833453" r:id="rId19"/>
        </w:object>
      </w:r>
    </w:p>
    <w:p w14:paraId="6D4F422F" w14:textId="77777777" w:rsidR="0090107F" w:rsidRPr="00A3716A" w:rsidRDefault="0090107F" w:rsidP="0090107F">
      <w:pPr>
        <w:pStyle w:val="FigureNoTitle"/>
      </w:pPr>
      <w:r w:rsidRPr="00A3716A">
        <w:rPr>
          <w:rFonts w:hint="eastAsia"/>
        </w:rPr>
        <w:t>F</w:t>
      </w:r>
      <w:r w:rsidRPr="00A3716A">
        <w:t xml:space="preserve">igure </w:t>
      </w:r>
      <w:r>
        <w:t>I-</w:t>
      </w:r>
      <w:r w:rsidRPr="00A3716A">
        <w:t xml:space="preserve">1 – </w:t>
      </w:r>
      <w:r w:rsidRPr="00FF030D">
        <w:t xml:space="preserve">Use case: Retrieving information with cross-chain service </w:t>
      </w:r>
      <w:r>
        <w:br/>
      </w:r>
      <w:r w:rsidRPr="00FF030D">
        <w:t>in aspects of security</w:t>
      </w:r>
    </w:p>
    <w:p w14:paraId="14AAFF83" w14:textId="77777777" w:rsidR="0090107F" w:rsidRPr="00822044" w:rsidRDefault="0090107F" w:rsidP="0090107F">
      <w:pPr>
        <w:snapToGrid w:val="0"/>
        <w:spacing w:line="276" w:lineRule="auto"/>
        <w:rPr>
          <w:bCs/>
          <w:lang w:eastAsia="zh-CN"/>
        </w:rPr>
      </w:pPr>
      <w:r w:rsidRPr="00822044">
        <w:rPr>
          <w:rFonts w:hint="eastAsia"/>
          <w:bCs/>
          <w:lang w:eastAsia="zh-CN"/>
        </w:rPr>
        <w:t>I</w:t>
      </w:r>
      <w:r w:rsidRPr="00822044">
        <w:rPr>
          <w:bCs/>
          <w:lang w:eastAsia="zh-CN"/>
        </w:rPr>
        <w:t>n the progresses of the cross-chain procedures,</w:t>
      </w:r>
      <w:r>
        <w:rPr>
          <w:bCs/>
          <w:lang w:eastAsia="zh-CN"/>
        </w:rPr>
        <w:t xml:space="preserve"> there are many security issues to be considered to protect data and transaction, and PII as well.</w:t>
      </w:r>
    </w:p>
    <w:p w14:paraId="7F18F092" w14:textId="77777777" w:rsidR="0090107F" w:rsidRPr="00C364F8" w:rsidRDefault="0090107F" w:rsidP="0090107F">
      <w:pPr>
        <w:spacing w:before="0"/>
        <w:jc w:val="both"/>
        <w:rPr>
          <w:iCs/>
          <w:color w:val="808080" w:themeColor="background1" w:themeShade="80"/>
          <w:lang w:eastAsia="zh-CN"/>
        </w:rPr>
      </w:pPr>
      <w:r w:rsidRPr="00C364F8">
        <w:rPr>
          <w:rFonts w:hint="eastAsia"/>
          <w:iCs/>
          <w:color w:val="808080" w:themeColor="background1" w:themeShade="80"/>
          <w:lang w:eastAsia="zh-CN"/>
        </w:rPr>
        <w:t>[</w:t>
      </w:r>
      <w:r w:rsidRPr="00C364F8">
        <w:rPr>
          <w:iCs/>
          <w:color w:val="808080" w:themeColor="background1" w:themeShade="80"/>
          <w:lang w:eastAsia="zh-CN"/>
        </w:rPr>
        <w:t>TBD]</w:t>
      </w:r>
    </w:p>
    <w:p w14:paraId="7AD202C7" w14:textId="77777777" w:rsidR="0090107F" w:rsidRPr="00C364F8" w:rsidRDefault="0090107F" w:rsidP="0090107F">
      <w:pPr>
        <w:spacing w:before="0"/>
        <w:jc w:val="both"/>
        <w:rPr>
          <w:iCs/>
          <w:lang w:eastAsia="zh-CN"/>
        </w:rPr>
      </w:pPr>
    </w:p>
    <w:p w14:paraId="65C1824E" w14:textId="77777777" w:rsidR="0090107F" w:rsidRDefault="0090107F" w:rsidP="0090107F">
      <w:pPr>
        <w:pStyle w:val="Heading1"/>
        <w:spacing w:before="240" w:after="240" w:line="240" w:lineRule="auto"/>
        <w:jc w:val="center"/>
      </w:pPr>
      <w:bookmarkStart w:id="166" w:name="_Toc107436802"/>
      <w:r>
        <w:t>Bibliography</w:t>
      </w:r>
      <w:bookmarkEnd w:id="166"/>
    </w:p>
    <w:p w14:paraId="4BB0C779" w14:textId="77777777" w:rsidR="0090107F" w:rsidRPr="002752E5" w:rsidRDefault="0090107F" w:rsidP="0090107F">
      <w:pPr>
        <w:pStyle w:val="Reftext"/>
        <w:ind w:left="2160" w:hanging="2160"/>
        <w:rPr>
          <w:szCs w:val="24"/>
        </w:rPr>
      </w:pPr>
      <w:r w:rsidRPr="002752E5">
        <w:rPr>
          <w:bCs/>
          <w:szCs w:val="24"/>
          <w:lang w:eastAsia="ja-JP"/>
        </w:rPr>
        <w:t>[b-ITU-R M.1224-1]</w:t>
      </w:r>
      <w:r w:rsidRPr="002752E5">
        <w:rPr>
          <w:bCs/>
          <w:szCs w:val="24"/>
          <w:lang w:eastAsia="ja-JP"/>
        </w:rPr>
        <w:tab/>
        <w:t xml:space="preserve">Recommendation ITU-R M.1224-1 (2012), </w:t>
      </w:r>
      <w:r w:rsidRPr="002752E5">
        <w:rPr>
          <w:bCs/>
          <w:i/>
          <w:iCs/>
          <w:szCs w:val="24"/>
          <w:lang w:eastAsia="ja-JP"/>
        </w:rPr>
        <w:t>Vocabulary of terms for International Mobile Telecommunications (IMT)</w:t>
      </w:r>
      <w:r w:rsidRPr="002752E5">
        <w:rPr>
          <w:bCs/>
          <w:szCs w:val="24"/>
          <w:lang w:eastAsia="ja-JP"/>
        </w:rPr>
        <w:t>.</w:t>
      </w:r>
    </w:p>
    <w:p w14:paraId="77210064" w14:textId="647C7F88" w:rsidR="0090107F" w:rsidRDefault="0090107F" w:rsidP="0045438D">
      <w:pPr>
        <w:snapToGrid w:val="0"/>
        <w:rPr>
          <w:rFonts w:eastAsia="MS Mincho"/>
        </w:rPr>
      </w:pPr>
      <w:r w:rsidRPr="00EE76D7">
        <w:rPr>
          <w:i/>
          <w:color w:val="808080" w:themeColor="background1" w:themeShade="80"/>
          <w:lang w:eastAsia="zh-CN"/>
        </w:rPr>
        <w:t>[TBD]</w:t>
      </w:r>
    </w:p>
    <w:p w14:paraId="0B404EF2" w14:textId="77777777" w:rsidR="0090107F" w:rsidRPr="0090107F" w:rsidRDefault="0090107F" w:rsidP="0090107F">
      <w:pPr>
        <w:pStyle w:val="FootnoteText"/>
        <w:rPr>
          <w:rFonts w:eastAsia="MS Mincho"/>
        </w:rPr>
      </w:pPr>
    </w:p>
    <w:p w14:paraId="6C0E8B67" w14:textId="55E02CEC" w:rsidR="008F4F64" w:rsidRDefault="008F4F64" w:rsidP="008F4F64">
      <w:pPr>
        <w:pStyle w:val="FootnoteText"/>
        <w:jc w:val="center"/>
        <w:rPr>
          <w:sz w:val="24"/>
          <w:lang w:val="en-US" w:eastAsia="zh-CN"/>
        </w:rPr>
      </w:pPr>
      <w:r>
        <w:rPr>
          <w:sz w:val="24"/>
          <w:lang w:val="en-US" w:eastAsia="zh-CN"/>
        </w:rPr>
        <w:t>_______________</w:t>
      </w:r>
    </w:p>
    <w:sectPr w:rsidR="008F4F64">
      <w:headerReference w:type="default" r:id="rId20"/>
      <w:pgSz w:w="11907" w:h="16840"/>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E5CC0" w14:textId="77777777" w:rsidR="00217F20" w:rsidRDefault="00217F20">
      <w:pPr>
        <w:spacing w:before="0"/>
      </w:pPr>
      <w:r>
        <w:separator/>
      </w:r>
    </w:p>
  </w:endnote>
  <w:endnote w:type="continuationSeparator" w:id="0">
    <w:p w14:paraId="5E09AA8B" w14:textId="77777777" w:rsidR="00217F20" w:rsidRDefault="00217F2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altName w:val="微软雅黑"/>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imes new">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
    <w:altName w:val="MS Mincho"/>
    <w:panose1 w:val="00000000000000000000"/>
    <w:charset w:val="80"/>
    <w:family w:val="auto"/>
    <w:notTrueType/>
    <w:pitch w:val="variable"/>
    <w:sig w:usb0="00000000" w:usb1="08070000" w:usb2="00000010" w:usb3="00000000" w:csb0="00020000" w:csb1="00000000"/>
  </w:font>
  <w:font w:name="TimesNewRomanPS-BoldMT">
    <w:altName w:val="Times New Roman"/>
    <w:charset w:val="00"/>
    <w:family w:val="roman"/>
    <w:pitch w:val="variable"/>
    <w:sig w:usb0="E0002AF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ED9E3" w14:textId="77777777" w:rsidR="00217F20" w:rsidRDefault="00217F20">
      <w:pPr>
        <w:spacing w:before="0"/>
      </w:pPr>
      <w:r>
        <w:separator/>
      </w:r>
    </w:p>
  </w:footnote>
  <w:footnote w:type="continuationSeparator" w:id="0">
    <w:p w14:paraId="365C3E67" w14:textId="77777777" w:rsidR="00217F20" w:rsidRDefault="00217F20">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90167" w14:textId="33027EC4" w:rsidR="0090107F" w:rsidRDefault="0090107F" w:rsidP="008F4F64">
    <w:pPr>
      <w:pStyle w:val="Header"/>
    </w:pPr>
    <w:r>
      <w:t xml:space="preserve">- </w:t>
    </w:r>
    <w:r>
      <w:fldChar w:fldCharType="begin"/>
    </w:r>
    <w:r>
      <w:instrText xml:space="preserve"> PAGE  \* MERGEFORMAT </w:instrText>
    </w:r>
    <w:r>
      <w:fldChar w:fldCharType="separate"/>
    </w:r>
    <w:r w:rsidR="00C2517E">
      <w:rPr>
        <w:noProof/>
      </w:rPr>
      <w:t>8</w:t>
    </w:r>
    <w:r>
      <w:fldChar w:fldCharType="end"/>
    </w:r>
    <w:r>
      <w:t xml:space="preserve"> -</w:t>
    </w:r>
  </w:p>
  <w:p w14:paraId="025796AD" w14:textId="15DF4A25" w:rsidR="0090107F" w:rsidRDefault="0090107F" w:rsidP="008F4F64">
    <w:pPr>
      <w:pStyle w:val="Header"/>
      <w:spacing w:before="0"/>
    </w:pPr>
    <w:r>
      <w:fldChar w:fldCharType="begin"/>
    </w:r>
    <w:r>
      <w:instrText xml:space="preserve"> STYLEREF  Docnumber  </w:instrText>
    </w:r>
    <w:r>
      <w:fldChar w:fldCharType="separate"/>
    </w:r>
    <w:r w:rsidR="003B626F">
      <w:rPr>
        <w:noProof/>
      </w:rPr>
      <w:t>SG17-Cn</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1492"/>
        </w:tabs>
        <w:ind w:left="1492"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209"/>
        </w:tabs>
        <w:ind w:left="1209"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926"/>
        </w:tabs>
        <w:ind w:left="926"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643"/>
        </w:tabs>
        <w:ind w:left="643"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1492"/>
        </w:tabs>
        <w:ind w:left="1492" w:hanging="360"/>
      </w:pPr>
      <w:rPr>
        <w:rFonts w:ascii="Symbol" w:hAnsi="Symbol"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209"/>
        </w:tabs>
        <w:ind w:left="1209" w:hanging="360"/>
      </w:pPr>
      <w:rPr>
        <w:rFonts w:ascii="Symbol" w:hAnsi="Symbol"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643"/>
        </w:tabs>
        <w:ind w:left="643"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0" w15:restartNumberingAfterBreak="0">
    <w:nsid w:val="085C60C7"/>
    <w:multiLevelType w:val="hybridMultilevel"/>
    <w:tmpl w:val="203C0E34"/>
    <w:lvl w:ilvl="0" w:tplc="84B8265A">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08B82D66"/>
    <w:multiLevelType w:val="hybridMultilevel"/>
    <w:tmpl w:val="C6A890C0"/>
    <w:lvl w:ilvl="0" w:tplc="1D42EC08">
      <w:start w:val="1"/>
      <w:numFmt w:val="bullet"/>
      <w:lvlText w:val="•"/>
      <w:lvlJc w:val="left"/>
      <w:pPr>
        <w:ind w:left="420" w:hanging="420"/>
      </w:pPr>
      <w:rPr>
        <w:rFonts w:ascii="Microsoft YaHei" w:eastAsia="Microsoft YaHei" w:hAnsi="Microsoft YaHe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0ADC422C"/>
    <w:multiLevelType w:val="hybridMultilevel"/>
    <w:tmpl w:val="A22629B8"/>
    <w:lvl w:ilvl="0" w:tplc="1D42EC08">
      <w:start w:val="1"/>
      <w:numFmt w:val="bullet"/>
      <w:lvlText w:val="•"/>
      <w:lvlJc w:val="left"/>
      <w:pPr>
        <w:ind w:left="420" w:hanging="420"/>
      </w:pPr>
      <w:rPr>
        <w:rFonts w:ascii="Microsoft YaHei" w:eastAsia="Microsoft YaHei" w:hAnsi="Microsoft YaHe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111B5AA1"/>
    <w:multiLevelType w:val="hybridMultilevel"/>
    <w:tmpl w:val="C2E2CE12"/>
    <w:lvl w:ilvl="0" w:tplc="1D42EC08">
      <w:start w:val="1"/>
      <w:numFmt w:val="bullet"/>
      <w:lvlText w:val="•"/>
      <w:lvlJc w:val="left"/>
      <w:pPr>
        <w:ind w:left="420" w:hanging="420"/>
      </w:pPr>
      <w:rPr>
        <w:rFonts w:ascii="Microsoft YaHei" w:eastAsia="Microsoft YaHei" w:hAnsi="Microsoft YaHe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1F46370C"/>
    <w:multiLevelType w:val="multilevel"/>
    <w:tmpl w:val="1F46370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BD002FB"/>
    <w:multiLevelType w:val="hybridMultilevel"/>
    <w:tmpl w:val="454034D4"/>
    <w:lvl w:ilvl="0" w:tplc="D4901EA6">
      <w:start w:val="7"/>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350F2C4E"/>
    <w:multiLevelType w:val="hybridMultilevel"/>
    <w:tmpl w:val="F58CA0BC"/>
    <w:lvl w:ilvl="0" w:tplc="84B8265A">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477068DB"/>
    <w:multiLevelType w:val="hybridMultilevel"/>
    <w:tmpl w:val="9150560C"/>
    <w:lvl w:ilvl="0" w:tplc="1D42EC08">
      <w:start w:val="1"/>
      <w:numFmt w:val="bullet"/>
      <w:lvlText w:val="•"/>
      <w:lvlJc w:val="left"/>
      <w:pPr>
        <w:ind w:left="420" w:hanging="420"/>
      </w:pPr>
      <w:rPr>
        <w:rFonts w:ascii="Microsoft YaHei" w:eastAsia="Microsoft YaHei" w:hAnsi="Microsoft YaHei" w:hint="eastAsia"/>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8" w15:restartNumberingAfterBreak="0">
    <w:nsid w:val="4FBD3F5E"/>
    <w:multiLevelType w:val="multilevel"/>
    <w:tmpl w:val="0E3C652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6F33E2"/>
    <w:multiLevelType w:val="hybridMultilevel"/>
    <w:tmpl w:val="48C8A9E2"/>
    <w:lvl w:ilvl="0" w:tplc="4F0C09C2">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CAE4484"/>
    <w:multiLevelType w:val="hybridMultilevel"/>
    <w:tmpl w:val="4BB0ED3E"/>
    <w:lvl w:ilvl="0" w:tplc="1D42EC08">
      <w:start w:val="1"/>
      <w:numFmt w:val="bullet"/>
      <w:lvlText w:val="•"/>
      <w:lvlJc w:val="left"/>
      <w:pPr>
        <w:ind w:left="420" w:hanging="420"/>
      </w:pPr>
      <w:rPr>
        <w:rFonts w:ascii="Microsoft YaHei" w:eastAsia="Microsoft YaHei" w:hAnsi="Microsoft YaHe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0FD03EC"/>
    <w:multiLevelType w:val="hybridMultilevel"/>
    <w:tmpl w:val="2524459C"/>
    <w:lvl w:ilvl="0" w:tplc="1D42EC08">
      <w:start w:val="1"/>
      <w:numFmt w:val="bullet"/>
      <w:lvlText w:val="•"/>
      <w:lvlJc w:val="left"/>
      <w:pPr>
        <w:ind w:left="420" w:hanging="420"/>
      </w:pPr>
      <w:rPr>
        <w:rFonts w:ascii="Microsoft YaHei" w:eastAsia="Microsoft YaHei" w:hAnsi="Microsoft YaHe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62495077"/>
    <w:multiLevelType w:val="hybridMultilevel"/>
    <w:tmpl w:val="48C8A9E2"/>
    <w:lvl w:ilvl="0" w:tplc="4F0C09C2">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6AF21A0"/>
    <w:multiLevelType w:val="multilevel"/>
    <w:tmpl w:val="4C548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875BC5"/>
    <w:multiLevelType w:val="hybridMultilevel"/>
    <w:tmpl w:val="CDF4C8B2"/>
    <w:lvl w:ilvl="0" w:tplc="1D42EC08">
      <w:start w:val="1"/>
      <w:numFmt w:val="bullet"/>
      <w:lvlText w:val="•"/>
      <w:lvlJc w:val="left"/>
      <w:pPr>
        <w:ind w:left="420" w:hanging="420"/>
      </w:pPr>
      <w:rPr>
        <w:rFonts w:ascii="Microsoft YaHei" w:eastAsia="Microsoft YaHei" w:hAnsi="Microsoft YaHe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7528451F"/>
    <w:multiLevelType w:val="hybridMultilevel"/>
    <w:tmpl w:val="F6688B0C"/>
    <w:lvl w:ilvl="0" w:tplc="1D42EC08">
      <w:start w:val="1"/>
      <w:numFmt w:val="bullet"/>
      <w:lvlText w:val="•"/>
      <w:lvlJc w:val="left"/>
      <w:pPr>
        <w:ind w:left="420" w:hanging="420"/>
      </w:pPr>
      <w:rPr>
        <w:rFonts w:ascii="Microsoft YaHei" w:eastAsia="Microsoft YaHei" w:hAnsi="Microsoft YaHe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7B705B9F"/>
    <w:multiLevelType w:val="multilevel"/>
    <w:tmpl w:val="7B705B9F"/>
    <w:lvl w:ilvl="0">
      <w:start w:val="1"/>
      <w:numFmt w:val="bullet"/>
      <w:lvlText w:val="–"/>
      <w:lvlJc w:val="left"/>
      <w:pPr>
        <w:ind w:left="363" w:hanging="363"/>
      </w:pPr>
      <w:rPr>
        <w:rFonts w:ascii="Times New Roman" w:hAnsi="Times New Roman" w:cs="Times New Roman" w:hint="default"/>
      </w:rPr>
    </w:lvl>
    <w:lvl w:ilvl="1">
      <w:start w:val="1"/>
      <w:numFmt w:val="bullet"/>
      <w:lvlText w:val="o"/>
      <w:lvlJc w:val="left"/>
      <w:pPr>
        <w:ind w:left="1083" w:hanging="360"/>
      </w:pPr>
      <w:rPr>
        <w:rFonts w:ascii="Courier New" w:hAnsi="Courier New" w:cs="Courier New" w:hint="default"/>
      </w:rPr>
    </w:lvl>
    <w:lvl w:ilvl="2">
      <w:start w:val="1"/>
      <w:numFmt w:val="bullet"/>
      <w:lvlText w:val=""/>
      <w:lvlJc w:val="left"/>
      <w:pPr>
        <w:ind w:left="1803" w:hanging="360"/>
      </w:pPr>
      <w:rPr>
        <w:rFonts w:ascii="Wingdings" w:hAnsi="Wingdings" w:hint="default"/>
      </w:rPr>
    </w:lvl>
    <w:lvl w:ilvl="3">
      <w:start w:val="1"/>
      <w:numFmt w:val="bullet"/>
      <w:lvlText w:val=""/>
      <w:lvlJc w:val="left"/>
      <w:pPr>
        <w:ind w:left="2523" w:hanging="360"/>
      </w:pPr>
      <w:rPr>
        <w:rFonts w:ascii="Symbol" w:hAnsi="Symbol" w:hint="default"/>
      </w:rPr>
    </w:lvl>
    <w:lvl w:ilvl="4">
      <w:start w:val="1"/>
      <w:numFmt w:val="bullet"/>
      <w:lvlText w:val="o"/>
      <w:lvlJc w:val="left"/>
      <w:pPr>
        <w:ind w:left="3243" w:hanging="360"/>
      </w:pPr>
      <w:rPr>
        <w:rFonts w:ascii="Courier New" w:hAnsi="Courier New" w:cs="Courier New" w:hint="default"/>
      </w:rPr>
    </w:lvl>
    <w:lvl w:ilvl="5">
      <w:start w:val="1"/>
      <w:numFmt w:val="bullet"/>
      <w:lvlText w:val=""/>
      <w:lvlJc w:val="left"/>
      <w:pPr>
        <w:ind w:left="3963" w:hanging="360"/>
      </w:pPr>
      <w:rPr>
        <w:rFonts w:ascii="Wingdings" w:hAnsi="Wingdings" w:hint="default"/>
      </w:rPr>
    </w:lvl>
    <w:lvl w:ilvl="6">
      <w:start w:val="1"/>
      <w:numFmt w:val="bullet"/>
      <w:lvlText w:val=""/>
      <w:lvlJc w:val="left"/>
      <w:pPr>
        <w:ind w:left="4683" w:hanging="360"/>
      </w:pPr>
      <w:rPr>
        <w:rFonts w:ascii="Symbol" w:hAnsi="Symbol" w:hint="default"/>
      </w:rPr>
    </w:lvl>
    <w:lvl w:ilvl="7">
      <w:start w:val="1"/>
      <w:numFmt w:val="bullet"/>
      <w:lvlText w:val="o"/>
      <w:lvlJc w:val="left"/>
      <w:pPr>
        <w:ind w:left="5403" w:hanging="360"/>
      </w:pPr>
      <w:rPr>
        <w:rFonts w:ascii="Courier New" w:hAnsi="Courier New" w:cs="Courier New" w:hint="default"/>
      </w:rPr>
    </w:lvl>
    <w:lvl w:ilvl="8">
      <w:start w:val="1"/>
      <w:numFmt w:val="bullet"/>
      <w:lvlText w:val=""/>
      <w:lvlJc w:val="left"/>
      <w:pPr>
        <w:ind w:left="6123" w:hanging="360"/>
      </w:pPr>
      <w:rPr>
        <w:rFonts w:ascii="Wingdings" w:hAnsi="Wingdings" w:hint="default"/>
      </w:rPr>
    </w:lvl>
  </w:abstractNum>
  <w:abstractNum w:abstractNumId="27" w15:restartNumberingAfterBreak="0">
    <w:nsid w:val="7D3075CB"/>
    <w:multiLevelType w:val="hybridMultilevel"/>
    <w:tmpl w:val="89DC3842"/>
    <w:lvl w:ilvl="0" w:tplc="84B8265A">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952128084">
    <w:abstractNumId w:val="14"/>
  </w:num>
  <w:num w:numId="2" w16cid:durableId="662272871">
    <w:abstractNumId w:val="26"/>
  </w:num>
  <w:num w:numId="3" w16cid:durableId="1378354142">
    <w:abstractNumId w:val="15"/>
  </w:num>
  <w:num w:numId="4" w16cid:durableId="2143762667">
    <w:abstractNumId w:val="27"/>
  </w:num>
  <w:num w:numId="5" w16cid:durableId="1033464319">
    <w:abstractNumId w:val="16"/>
  </w:num>
  <w:num w:numId="6" w16cid:durableId="317658338">
    <w:abstractNumId w:val="3"/>
  </w:num>
  <w:num w:numId="7" w16cid:durableId="176165851">
    <w:abstractNumId w:val="5"/>
  </w:num>
  <w:num w:numId="8" w16cid:durableId="1835294326">
    <w:abstractNumId w:val="8"/>
  </w:num>
  <w:num w:numId="9" w16cid:durableId="1944191661">
    <w:abstractNumId w:val="9"/>
  </w:num>
  <w:num w:numId="10" w16cid:durableId="1061366046">
    <w:abstractNumId w:val="6"/>
  </w:num>
  <w:num w:numId="11" w16cid:durableId="2104572690">
    <w:abstractNumId w:val="2"/>
  </w:num>
  <w:num w:numId="12" w16cid:durableId="1388577075">
    <w:abstractNumId w:val="7"/>
  </w:num>
  <w:num w:numId="13" w16cid:durableId="775561704">
    <w:abstractNumId w:val="4"/>
  </w:num>
  <w:num w:numId="14" w16cid:durableId="653022923">
    <w:abstractNumId w:val="1"/>
  </w:num>
  <w:num w:numId="15" w16cid:durableId="846753599">
    <w:abstractNumId w:val="0"/>
  </w:num>
  <w:num w:numId="16" w16cid:durableId="51856228">
    <w:abstractNumId w:val="24"/>
  </w:num>
  <w:num w:numId="17" w16cid:durableId="1657026588">
    <w:abstractNumId w:val="13"/>
  </w:num>
  <w:num w:numId="18" w16cid:durableId="1110055039">
    <w:abstractNumId w:val="11"/>
  </w:num>
  <w:num w:numId="19" w16cid:durableId="54163711">
    <w:abstractNumId w:val="17"/>
  </w:num>
  <w:num w:numId="20" w16cid:durableId="1937252364">
    <w:abstractNumId w:val="12"/>
  </w:num>
  <w:num w:numId="21" w16cid:durableId="987633401">
    <w:abstractNumId w:val="20"/>
  </w:num>
  <w:num w:numId="22" w16cid:durableId="1414888194">
    <w:abstractNumId w:val="25"/>
  </w:num>
  <w:num w:numId="23" w16cid:durableId="1216576580">
    <w:abstractNumId w:val="21"/>
  </w:num>
  <w:num w:numId="24" w16cid:durableId="1014452763">
    <w:abstractNumId w:val="10"/>
  </w:num>
  <w:num w:numId="25" w16cid:durableId="1324509649">
    <w:abstractNumId w:val="18"/>
  </w:num>
  <w:num w:numId="26" w16cid:durableId="841042808">
    <w:abstractNumId w:val="22"/>
  </w:num>
  <w:num w:numId="27" w16cid:durableId="342977772">
    <w:abstractNumId w:val="23"/>
  </w:num>
  <w:num w:numId="28" w16cid:durableId="1018462092">
    <w:abstractNumId w:val="19"/>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G TS">
    <w15:presenceInfo w15:providerId="Windows Live" w15:userId="01ffe92bae237a89"/>
  </w15:person>
  <w15:person w15:author="jiaxw230223">
    <w15:presenceInfo w15:providerId="None" w15:userId="jiaxw2302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mMzI4NjI2NzhhYmMzMTY1NjdhY2JlMjNhNTczMjkifQ=="/>
  </w:docVars>
  <w:rsids>
    <w:rsidRoot w:val="00172A27"/>
    <w:rsid w:val="00003005"/>
    <w:rsid w:val="00006106"/>
    <w:rsid w:val="0002071D"/>
    <w:rsid w:val="00020B6F"/>
    <w:rsid w:val="000256C8"/>
    <w:rsid w:val="00027662"/>
    <w:rsid w:val="00037AFA"/>
    <w:rsid w:val="0004214E"/>
    <w:rsid w:val="00055E75"/>
    <w:rsid w:val="000854D0"/>
    <w:rsid w:val="000863D6"/>
    <w:rsid w:val="000872A3"/>
    <w:rsid w:val="00087EC0"/>
    <w:rsid w:val="00090740"/>
    <w:rsid w:val="000923AF"/>
    <w:rsid w:val="000962F6"/>
    <w:rsid w:val="000B5CC1"/>
    <w:rsid w:val="000C5CBC"/>
    <w:rsid w:val="000F28F6"/>
    <w:rsid w:val="000F64C0"/>
    <w:rsid w:val="000F7365"/>
    <w:rsid w:val="00110BA6"/>
    <w:rsid w:val="001143E0"/>
    <w:rsid w:val="001164EC"/>
    <w:rsid w:val="00116959"/>
    <w:rsid w:val="00136D53"/>
    <w:rsid w:val="00165641"/>
    <w:rsid w:val="00172A27"/>
    <w:rsid w:val="00187487"/>
    <w:rsid w:val="00196C27"/>
    <w:rsid w:val="001B5A65"/>
    <w:rsid w:val="001B7F2F"/>
    <w:rsid w:val="001C0466"/>
    <w:rsid w:val="001C3E63"/>
    <w:rsid w:val="001C71E9"/>
    <w:rsid w:val="001F343D"/>
    <w:rsid w:val="001F6B1C"/>
    <w:rsid w:val="002108F4"/>
    <w:rsid w:val="00217F20"/>
    <w:rsid w:val="00223E81"/>
    <w:rsid w:val="002346E4"/>
    <w:rsid w:val="00235304"/>
    <w:rsid w:val="00241CAD"/>
    <w:rsid w:val="00246A75"/>
    <w:rsid w:val="002627B6"/>
    <w:rsid w:val="00272D61"/>
    <w:rsid w:val="00291984"/>
    <w:rsid w:val="00295880"/>
    <w:rsid w:val="002A61A1"/>
    <w:rsid w:val="002B274B"/>
    <w:rsid w:val="002B312F"/>
    <w:rsid w:val="002D4B27"/>
    <w:rsid w:val="002E0A73"/>
    <w:rsid w:val="002E37BA"/>
    <w:rsid w:val="002E6C54"/>
    <w:rsid w:val="002F7F42"/>
    <w:rsid w:val="0032271E"/>
    <w:rsid w:val="00324768"/>
    <w:rsid w:val="003279AF"/>
    <w:rsid w:val="00355B08"/>
    <w:rsid w:val="00366275"/>
    <w:rsid w:val="003706D7"/>
    <w:rsid w:val="00377313"/>
    <w:rsid w:val="00380190"/>
    <w:rsid w:val="003975A7"/>
    <w:rsid w:val="003A479D"/>
    <w:rsid w:val="003B626F"/>
    <w:rsid w:val="003C3D96"/>
    <w:rsid w:val="003D2C1B"/>
    <w:rsid w:val="003E216B"/>
    <w:rsid w:val="003F3D52"/>
    <w:rsid w:val="003F6C33"/>
    <w:rsid w:val="00404E19"/>
    <w:rsid w:val="00407533"/>
    <w:rsid w:val="00407CC5"/>
    <w:rsid w:val="00422F92"/>
    <w:rsid w:val="00443E5C"/>
    <w:rsid w:val="0045438D"/>
    <w:rsid w:val="00474099"/>
    <w:rsid w:val="0047492E"/>
    <w:rsid w:val="004A2D24"/>
    <w:rsid w:val="004A327D"/>
    <w:rsid w:val="004B3865"/>
    <w:rsid w:val="004C471F"/>
    <w:rsid w:val="004D3773"/>
    <w:rsid w:val="004D40BA"/>
    <w:rsid w:val="004D67DC"/>
    <w:rsid w:val="004F02C2"/>
    <w:rsid w:val="004F1A72"/>
    <w:rsid w:val="004F7741"/>
    <w:rsid w:val="00506F7C"/>
    <w:rsid w:val="00512BA2"/>
    <w:rsid w:val="00517906"/>
    <w:rsid w:val="0052173F"/>
    <w:rsid w:val="00525FF2"/>
    <w:rsid w:val="00540767"/>
    <w:rsid w:val="00551C19"/>
    <w:rsid w:val="00581D61"/>
    <w:rsid w:val="005912C8"/>
    <w:rsid w:val="005923F5"/>
    <w:rsid w:val="00594573"/>
    <w:rsid w:val="00596342"/>
    <w:rsid w:val="005A59BC"/>
    <w:rsid w:val="005A7E5F"/>
    <w:rsid w:val="005C1D79"/>
    <w:rsid w:val="005F2C1B"/>
    <w:rsid w:val="005F7CDE"/>
    <w:rsid w:val="00601F6D"/>
    <w:rsid w:val="0060259D"/>
    <w:rsid w:val="00605A58"/>
    <w:rsid w:val="00613D91"/>
    <w:rsid w:val="006168F9"/>
    <w:rsid w:val="00621D07"/>
    <w:rsid w:val="00622182"/>
    <w:rsid w:val="00625746"/>
    <w:rsid w:val="00631B46"/>
    <w:rsid w:val="00634B14"/>
    <w:rsid w:val="006476C9"/>
    <w:rsid w:val="006579E7"/>
    <w:rsid w:val="00661E2D"/>
    <w:rsid w:val="00662725"/>
    <w:rsid w:val="0066460C"/>
    <w:rsid w:val="00683738"/>
    <w:rsid w:val="006847B7"/>
    <w:rsid w:val="00686833"/>
    <w:rsid w:val="00686ECB"/>
    <w:rsid w:val="00695C44"/>
    <w:rsid w:val="006A373A"/>
    <w:rsid w:val="006B0768"/>
    <w:rsid w:val="006B0955"/>
    <w:rsid w:val="006B6873"/>
    <w:rsid w:val="006C1BB2"/>
    <w:rsid w:val="006C1EDF"/>
    <w:rsid w:val="006C3FE0"/>
    <w:rsid w:val="006D0F55"/>
    <w:rsid w:val="006D10FA"/>
    <w:rsid w:val="006E141C"/>
    <w:rsid w:val="006E17B8"/>
    <w:rsid w:val="00701B2E"/>
    <w:rsid w:val="007032D5"/>
    <w:rsid w:val="0071282B"/>
    <w:rsid w:val="00714BB3"/>
    <w:rsid w:val="00725D3B"/>
    <w:rsid w:val="007301D0"/>
    <w:rsid w:val="00733A44"/>
    <w:rsid w:val="007407EE"/>
    <w:rsid w:val="00754068"/>
    <w:rsid w:val="00761A64"/>
    <w:rsid w:val="00764292"/>
    <w:rsid w:val="007719B2"/>
    <w:rsid w:val="00772DF1"/>
    <w:rsid w:val="007756FF"/>
    <w:rsid w:val="007775AF"/>
    <w:rsid w:val="00797FBF"/>
    <w:rsid w:val="007A3A1D"/>
    <w:rsid w:val="007A7EBC"/>
    <w:rsid w:val="007A7F45"/>
    <w:rsid w:val="007B2671"/>
    <w:rsid w:val="007B3626"/>
    <w:rsid w:val="007B5512"/>
    <w:rsid w:val="007B58E3"/>
    <w:rsid w:val="007C2646"/>
    <w:rsid w:val="007C3011"/>
    <w:rsid w:val="007D774B"/>
    <w:rsid w:val="007E355E"/>
    <w:rsid w:val="007F6421"/>
    <w:rsid w:val="0080572B"/>
    <w:rsid w:val="0080686D"/>
    <w:rsid w:val="00850E9C"/>
    <w:rsid w:val="0085469C"/>
    <w:rsid w:val="00867C5E"/>
    <w:rsid w:val="00873AF2"/>
    <w:rsid w:val="00873BD3"/>
    <w:rsid w:val="008744A4"/>
    <w:rsid w:val="00880F91"/>
    <w:rsid w:val="00882638"/>
    <w:rsid w:val="008956DC"/>
    <w:rsid w:val="008A130A"/>
    <w:rsid w:val="008B1A1C"/>
    <w:rsid w:val="008C1750"/>
    <w:rsid w:val="008C1CBB"/>
    <w:rsid w:val="008C3E93"/>
    <w:rsid w:val="008C57EC"/>
    <w:rsid w:val="008D465F"/>
    <w:rsid w:val="008F4F64"/>
    <w:rsid w:val="008F5C8C"/>
    <w:rsid w:val="0090107F"/>
    <w:rsid w:val="00902705"/>
    <w:rsid w:val="009104A8"/>
    <w:rsid w:val="00916C16"/>
    <w:rsid w:val="009175AD"/>
    <w:rsid w:val="00917E89"/>
    <w:rsid w:val="00922BE8"/>
    <w:rsid w:val="009242FA"/>
    <w:rsid w:val="00927F73"/>
    <w:rsid w:val="00932A37"/>
    <w:rsid w:val="0094220F"/>
    <w:rsid w:val="0094268B"/>
    <w:rsid w:val="00957CA9"/>
    <w:rsid w:val="009634AB"/>
    <w:rsid w:val="00965AAB"/>
    <w:rsid w:val="0097138A"/>
    <w:rsid w:val="009858FC"/>
    <w:rsid w:val="00992F0E"/>
    <w:rsid w:val="009A0B8E"/>
    <w:rsid w:val="009A52B5"/>
    <w:rsid w:val="009B0597"/>
    <w:rsid w:val="009B3813"/>
    <w:rsid w:val="009B75BB"/>
    <w:rsid w:val="009C3B7D"/>
    <w:rsid w:val="009D27E3"/>
    <w:rsid w:val="009F550F"/>
    <w:rsid w:val="009F6968"/>
    <w:rsid w:val="00A03949"/>
    <w:rsid w:val="00A066F5"/>
    <w:rsid w:val="00A1018F"/>
    <w:rsid w:val="00A14EC2"/>
    <w:rsid w:val="00A24504"/>
    <w:rsid w:val="00A25AE7"/>
    <w:rsid w:val="00A327CF"/>
    <w:rsid w:val="00A35848"/>
    <w:rsid w:val="00A36827"/>
    <w:rsid w:val="00A40A8E"/>
    <w:rsid w:val="00A5306B"/>
    <w:rsid w:val="00A66576"/>
    <w:rsid w:val="00A77141"/>
    <w:rsid w:val="00A80FBA"/>
    <w:rsid w:val="00AA41E5"/>
    <w:rsid w:val="00AA7031"/>
    <w:rsid w:val="00AB643A"/>
    <w:rsid w:val="00AD10F7"/>
    <w:rsid w:val="00AD5308"/>
    <w:rsid w:val="00AE2036"/>
    <w:rsid w:val="00AE29DF"/>
    <w:rsid w:val="00AE607B"/>
    <w:rsid w:val="00AF2CEA"/>
    <w:rsid w:val="00AF300F"/>
    <w:rsid w:val="00B04C98"/>
    <w:rsid w:val="00B22AF7"/>
    <w:rsid w:val="00B27551"/>
    <w:rsid w:val="00B34D0E"/>
    <w:rsid w:val="00B457E6"/>
    <w:rsid w:val="00B5418C"/>
    <w:rsid w:val="00B62B51"/>
    <w:rsid w:val="00B67C4A"/>
    <w:rsid w:val="00B828F6"/>
    <w:rsid w:val="00B858B0"/>
    <w:rsid w:val="00B87FCA"/>
    <w:rsid w:val="00B950EE"/>
    <w:rsid w:val="00BA3CC6"/>
    <w:rsid w:val="00BB079A"/>
    <w:rsid w:val="00BB4EAE"/>
    <w:rsid w:val="00BB5FD1"/>
    <w:rsid w:val="00BB7F20"/>
    <w:rsid w:val="00BC5022"/>
    <w:rsid w:val="00BD21FB"/>
    <w:rsid w:val="00BD2D2E"/>
    <w:rsid w:val="00BE051F"/>
    <w:rsid w:val="00BE1EFC"/>
    <w:rsid w:val="00BE7D4B"/>
    <w:rsid w:val="00BF1B7C"/>
    <w:rsid w:val="00BF5C73"/>
    <w:rsid w:val="00C0073A"/>
    <w:rsid w:val="00C02CF0"/>
    <w:rsid w:val="00C052E2"/>
    <w:rsid w:val="00C06DDC"/>
    <w:rsid w:val="00C0733A"/>
    <w:rsid w:val="00C144E8"/>
    <w:rsid w:val="00C1786E"/>
    <w:rsid w:val="00C223C4"/>
    <w:rsid w:val="00C2517E"/>
    <w:rsid w:val="00C32518"/>
    <w:rsid w:val="00C3429C"/>
    <w:rsid w:val="00C4132E"/>
    <w:rsid w:val="00C42547"/>
    <w:rsid w:val="00C43D40"/>
    <w:rsid w:val="00C46BC4"/>
    <w:rsid w:val="00C47143"/>
    <w:rsid w:val="00C52AB9"/>
    <w:rsid w:val="00C54AE2"/>
    <w:rsid w:val="00C717DC"/>
    <w:rsid w:val="00C75123"/>
    <w:rsid w:val="00C77A55"/>
    <w:rsid w:val="00C80CB9"/>
    <w:rsid w:val="00C82684"/>
    <w:rsid w:val="00C84B3F"/>
    <w:rsid w:val="00C855E0"/>
    <w:rsid w:val="00C8718E"/>
    <w:rsid w:val="00C87439"/>
    <w:rsid w:val="00CA7558"/>
    <w:rsid w:val="00CB3EC3"/>
    <w:rsid w:val="00CC00BD"/>
    <w:rsid w:val="00CC6591"/>
    <w:rsid w:val="00CE5722"/>
    <w:rsid w:val="00CF1956"/>
    <w:rsid w:val="00D00F2F"/>
    <w:rsid w:val="00D04D53"/>
    <w:rsid w:val="00D1703C"/>
    <w:rsid w:val="00D2059F"/>
    <w:rsid w:val="00D355A4"/>
    <w:rsid w:val="00D42C09"/>
    <w:rsid w:val="00D45EF4"/>
    <w:rsid w:val="00D57055"/>
    <w:rsid w:val="00D601BC"/>
    <w:rsid w:val="00D64521"/>
    <w:rsid w:val="00D667E0"/>
    <w:rsid w:val="00D778DB"/>
    <w:rsid w:val="00DA1C17"/>
    <w:rsid w:val="00DA30AD"/>
    <w:rsid w:val="00DA70E7"/>
    <w:rsid w:val="00DB39D5"/>
    <w:rsid w:val="00DB45DC"/>
    <w:rsid w:val="00DC43E5"/>
    <w:rsid w:val="00DD195D"/>
    <w:rsid w:val="00DE20BC"/>
    <w:rsid w:val="00DE4DE7"/>
    <w:rsid w:val="00E01056"/>
    <w:rsid w:val="00E070D7"/>
    <w:rsid w:val="00E36CB3"/>
    <w:rsid w:val="00E54860"/>
    <w:rsid w:val="00E6267F"/>
    <w:rsid w:val="00E62D71"/>
    <w:rsid w:val="00E66819"/>
    <w:rsid w:val="00E75972"/>
    <w:rsid w:val="00E837C7"/>
    <w:rsid w:val="00E87D8A"/>
    <w:rsid w:val="00E905CB"/>
    <w:rsid w:val="00E907B0"/>
    <w:rsid w:val="00E91E42"/>
    <w:rsid w:val="00E93A8C"/>
    <w:rsid w:val="00E95D8F"/>
    <w:rsid w:val="00E9755D"/>
    <w:rsid w:val="00EA7787"/>
    <w:rsid w:val="00EB5F0C"/>
    <w:rsid w:val="00EB7EBB"/>
    <w:rsid w:val="00EC24C0"/>
    <w:rsid w:val="00EC527D"/>
    <w:rsid w:val="00ED0EBA"/>
    <w:rsid w:val="00ED1169"/>
    <w:rsid w:val="00ED2884"/>
    <w:rsid w:val="00F00B91"/>
    <w:rsid w:val="00F03D27"/>
    <w:rsid w:val="00F14EF3"/>
    <w:rsid w:val="00F15897"/>
    <w:rsid w:val="00F170BC"/>
    <w:rsid w:val="00F30F56"/>
    <w:rsid w:val="00F36B72"/>
    <w:rsid w:val="00F443ED"/>
    <w:rsid w:val="00F5159B"/>
    <w:rsid w:val="00F527B9"/>
    <w:rsid w:val="00F53C94"/>
    <w:rsid w:val="00F57743"/>
    <w:rsid w:val="00F62BB6"/>
    <w:rsid w:val="00F7329A"/>
    <w:rsid w:val="00F92748"/>
    <w:rsid w:val="00F96EB6"/>
    <w:rsid w:val="00FA5D85"/>
    <w:rsid w:val="00FB1AC1"/>
    <w:rsid w:val="00FB49BB"/>
    <w:rsid w:val="00FC1037"/>
    <w:rsid w:val="00FD474D"/>
    <w:rsid w:val="00FF4F9B"/>
    <w:rsid w:val="01996A66"/>
    <w:rsid w:val="02FF402E"/>
    <w:rsid w:val="05A80D62"/>
    <w:rsid w:val="06210DD1"/>
    <w:rsid w:val="07647238"/>
    <w:rsid w:val="077A3CEC"/>
    <w:rsid w:val="094A258B"/>
    <w:rsid w:val="097C3D4B"/>
    <w:rsid w:val="09D30340"/>
    <w:rsid w:val="0A7964DD"/>
    <w:rsid w:val="0C240AE4"/>
    <w:rsid w:val="0C4801A4"/>
    <w:rsid w:val="0E0037A5"/>
    <w:rsid w:val="13562A7D"/>
    <w:rsid w:val="14162828"/>
    <w:rsid w:val="145E715B"/>
    <w:rsid w:val="16297C07"/>
    <w:rsid w:val="16930926"/>
    <w:rsid w:val="18C80D5B"/>
    <w:rsid w:val="198A4263"/>
    <w:rsid w:val="1D3455F6"/>
    <w:rsid w:val="1D397ADD"/>
    <w:rsid w:val="1E1E4F79"/>
    <w:rsid w:val="22C15195"/>
    <w:rsid w:val="24BF2016"/>
    <w:rsid w:val="24DC58AF"/>
    <w:rsid w:val="266B450E"/>
    <w:rsid w:val="26DF3441"/>
    <w:rsid w:val="27DB72D1"/>
    <w:rsid w:val="27F2173F"/>
    <w:rsid w:val="28484FF4"/>
    <w:rsid w:val="2FE14059"/>
    <w:rsid w:val="30190DE7"/>
    <w:rsid w:val="30550CCF"/>
    <w:rsid w:val="314A271A"/>
    <w:rsid w:val="317558BE"/>
    <w:rsid w:val="327171DF"/>
    <w:rsid w:val="32D6698C"/>
    <w:rsid w:val="33103E1B"/>
    <w:rsid w:val="33273346"/>
    <w:rsid w:val="33723946"/>
    <w:rsid w:val="33D36510"/>
    <w:rsid w:val="367D6C91"/>
    <w:rsid w:val="36F74A22"/>
    <w:rsid w:val="3A903A88"/>
    <w:rsid w:val="3B52630A"/>
    <w:rsid w:val="3C753521"/>
    <w:rsid w:val="3DB73A6B"/>
    <w:rsid w:val="3E057FAE"/>
    <w:rsid w:val="3F1E7077"/>
    <w:rsid w:val="40C450B9"/>
    <w:rsid w:val="41C24228"/>
    <w:rsid w:val="41E7549A"/>
    <w:rsid w:val="42C74424"/>
    <w:rsid w:val="42D912F5"/>
    <w:rsid w:val="43081BD1"/>
    <w:rsid w:val="445A645C"/>
    <w:rsid w:val="4504286C"/>
    <w:rsid w:val="4549618A"/>
    <w:rsid w:val="45BB117C"/>
    <w:rsid w:val="475D552C"/>
    <w:rsid w:val="49380BD5"/>
    <w:rsid w:val="49FC20A6"/>
    <w:rsid w:val="4A007AA5"/>
    <w:rsid w:val="51C77D78"/>
    <w:rsid w:val="529D772A"/>
    <w:rsid w:val="555E11A4"/>
    <w:rsid w:val="56D54068"/>
    <w:rsid w:val="5730129E"/>
    <w:rsid w:val="58913FBE"/>
    <w:rsid w:val="5A2F3CAC"/>
    <w:rsid w:val="5C5D2B35"/>
    <w:rsid w:val="5E316028"/>
    <w:rsid w:val="5E4775F9"/>
    <w:rsid w:val="5E5B47C0"/>
    <w:rsid w:val="5F11259D"/>
    <w:rsid w:val="60AF592A"/>
    <w:rsid w:val="60DE0255"/>
    <w:rsid w:val="61C50A3D"/>
    <w:rsid w:val="624F2F20"/>
    <w:rsid w:val="626258D7"/>
    <w:rsid w:val="6382339D"/>
    <w:rsid w:val="64CA7204"/>
    <w:rsid w:val="656B4CEC"/>
    <w:rsid w:val="68664B20"/>
    <w:rsid w:val="68896072"/>
    <w:rsid w:val="6A374FF4"/>
    <w:rsid w:val="6A7276FA"/>
    <w:rsid w:val="6BDC15A2"/>
    <w:rsid w:val="6CEF15F9"/>
    <w:rsid w:val="70291255"/>
    <w:rsid w:val="70725E40"/>
    <w:rsid w:val="70E9120D"/>
    <w:rsid w:val="724D09B3"/>
    <w:rsid w:val="73C01974"/>
    <w:rsid w:val="773758DC"/>
    <w:rsid w:val="778B7EF0"/>
    <w:rsid w:val="77C33D3D"/>
    <w:rsid w:val="79442C5B"/>
    <w:rsid w:val="7BE349AD"/>
    <w:rsid w:val="7C2C431A"/>
    <w:rsid w:val="7D2C41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407977"/>
  <w15:docId w15:val="{820C2690-8D02-41FE-861A-73B7D9DC4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semiHidden="1" w:uiPriority="35" w:unhideWhenUsed="1" w:qFormat="1"/>
    <w:lsdException w:name="table of figures" w:qFormat="1"/>
    <w:lsdException w:name="envelope address" w:qFormat="1"/>
    <w:lsdException w:name="envelope return" w:qFormat="1"/>
    <w:lsdException w:name="footnote reference" w:qFormat="1"/>
    <w:lsdException w:name="annotation reference" w:semiHidden="1" w:unhideWhenUsed="1" w:qFormat="1"/>
    <w:lsdException w:name="line number"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qFormat="1"/>
    <w:lsdException w:name="Strong" w:uiPriority="22" w:qFormat="1"/>
    <w:lsdException w:name="Emphasis" w:uiPriority="20" w:qFormat="1"/>
    <w:lsdException w:name="Document Map" w:qFormat="1"/>
    <w:lsdException w:name="Plain Text" w:qFormat="1"/>
    <w:lsdException w:name="E-mail Signature" w:qFormat="1"/>
    <w:lsdException w:name="HTML Top of Form" w:semiHidden="1" w:unhideWhenUsed="1"/>
    <w:lsdException w:name="HTML Bottom of Form" w:semiHidden="1"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semiHidden="1" w:unhideWhenUsed="1" w:qFormat="1"/>
    <w:lsdException w:name="HTML Preformatted" w:qFormat="1"/>
    <w:lsdException w:name="HTML Sample" w:qFormat="1"/>
    <w:lsdException w:name="HTML Typewriter" w:qFormat="1"/>
    <w:lsdException w:name="HTML Variable"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qFormat="1"/>
    <w:lsdException w:name="Table Grid" w:uiPriority="39" w:qFormat="1"/>
    <w:lsdException w:name="Table Theme" w:semiHidden="1" w:uiPriority="0"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FootnoteText"/>
    <w:qFormat/>
    <w:pPr>
      <w:spacing w:before="120"/>
    </w:pPr>
    <w:rPr>
      <w:rFonts w:eastAsiaTheme="minorEastAsia"/>
      <w:sz w:val="24"/>
      <w:szCs w:val="24"/>
      <w:lang w:val="en-GB" w:eastAsia="ja-JP"/>
    </w:rPr>
  </w:style>
  <w:style w:type="paragraph" w:styleId="Heading1">
    <w:name w:val="heading 1"/>
    <w:basedOn w:val="Normal"/>
    <w:next w:val="Normal"/>
    <w:link w:val="Heading1Char"/>
    <w:qFormat/>
    <w:pPr>
      <w:keepNext/>
      <w:keepLines/>
      <w:spacing w:before="340" w:after="330" w:line="576" w:lineRule="auto"/>
      <w:outlineLvl w:val="0"/>
    </w:pPr>
    <w:rPr>
      <w:b/>
      <w:kern w:val="44"/>
    </w:rPr>
  </w:style>
  <w:style w:type="paragraph" w:styleId="Heading2">
    <w:name w:val="heading 2"/>
    <w:basedOn w:val="Heading1"/>
    <w:next w:val="Normal"/>
    <w:link w:val="Heading2Char"/>
    <w:unhideWhenUsed/>
    <w:qFormat/>
    <w:pPr>
      <w:numPr>
        <w:ilvl w:val="1"/>
      </w:numPr>
      <w:spacing w:before="260" w:after="260" w:line="413" w:lineRule="auto"/>
      <w:outlineLvl w:val="1"/>
    </w:pPr>
    <w:rPr>
      <w:rFonts w:eastAsia="SimHei"/>
    </w:rPr>
  </w:style>
  <w:style w:type="paragraph" w:styleId="Heading3">
    <w:name w:val="heading 3"/>
    <w:basedOn w:val="Heading2"/>
    <w:next w:val="Normal"/>
    <w:link w:val="Heading3Char"/>
    <w:unhideWhenUsed/>
    <w:qFormat/>
    <w:pPr>
      <w:numPr>
        <w:ilvl w:val="2"/>
      </w:numPr>
      <w:spacing w:beforeLines="50" w:before="50" w:afterLines="50" w:after="50"/>
      <w:ind w:leftChars="200" w:left="200"/>
      <w:outlineLvl w:val="2"/>
    </w:pPr>
    <w:rPr>
      <w:rFonts w:eastAsia="times new"/>
      <w:szCs w:val="30"/>
      <w:lang w:bidi="he-IL"/>
    </w:rPr>
  </w:style>
  <w:style w:type="paragraph" w:styleId="Heading4">
    <w:name w:val="heading 4"/>
    <w:basedOn w:val="Normal"/>
    <w:next w:val="Normal"/>
    <w:link w:val="Heading4Char"/>
    <w:unhideWhenUsed/>
    <w:qFormat/>
    <w:pPr>
      <w:keepNext/>
      <w:keepLines/>
      <w:numPr>
        <w:ilvl w:val="3"/>
        <w:numId w:val="1"/>
      </w:numPr>
      <w:spacing w:before="280" w:after="290" w:line="372" w:lineRule="auto"/>
      <w:outlineLvl w:val="3"/>
    </w:pPr>
    <w:rPr>
      <w:rFonts w:ascii="Arial" w:eastAsia="SimHei" w:hAnsi="Arial"/>
      <w:b/>
      <w:sz w:val="28"/>
    </w:rPr>
  </w:style>
  <w:style w:type="paragraph" w:styleId="Heading5">
    <w:name w:val="heading 5"/>
    <w:basedOn w:val="Normal"/>
    <w:next w:val="Normal"/>
    <w:link w:val="Heading5Char"/>
    <w:unhideWhenUsed/>
    <w:qFormat/>
    <w:pPr>
      <w:keepNext/>
      <w:keepLines/>
      <w:numPr>
        <w:ilvl w:val="4"/>
        <w:numId w:val="1"/>
      </w:numPr>
      <w:spacing w:before="280" w:after="290" w:line="372" w:lineRule="auto"/>
      <w:outlineLvl w:val="4"/>
    </w:pPr>
    <w:rPr>
      <w:b/>
      <w:sz w:val="28"/>
    </w:rPr>
  </w:style>
  <w:style w:type="paragraph" w:styleId="Heading6">
    <w:name w:val="heading 6"/>
    <w:basedOn w:val="Normal"/>
    <w:next w:val="Normal"/>
    <w:link w:val="Heading6Char"/>
    <w:unhideWhenUsed/>
    <w:qFormat/>
    <w:pPr>
      <w:keepNext/>
      <w:keepLines/>
      <w:numPr>
        <w:ilvl w:val="5"/>
        <w:numId w:val="1"/>
      </w:numPr>
      <w:spacing w:before="240" w:after="64" w:line="317" w:lineRule="auto"/>
      <w:outlineLvl w:val="5"/>
    </w:pPr>
    <w:rPr>
      <w:rFonts w:ascii="Arial" w:eastAsia="SimHei" w:hAnsi="Arial"/>
      <w:b/>
    </w:rPr>
  </w:style>
  <w:style w:type="paragraph" w:styleId="Heading7">
    <w:name w:val="heading 7"/>
    <w:basedOn w:val="Normal"/>
    <w:next w:val="Normal"/>
    <w:link w:val="Heading7Char"/>
    <w:unhideWhenUsed/>
    <w:qFormat/>
    <w:pPr>
      <w:keepNext/>
      <w:keepLines/>
      <w:numPr>
        <w:ilvl w:val="6"/>
        <w:numId w:val="1"/>
      </w:numPr>
      <w:spacing w:before="240" w:after="64" w:line="317" w:lineRule="auto"/>
      <w:outlineLvl w:val="6"/>
    </w:pPr>
    <w:rPr>
      <w:b/>
    </w:rPr>
  </w:style>
  <w:style w:type="paragraph" w:styleId="Heading8">
    <w:name w:val="heading 8"/>
    <w:basedOn w:val="Normal"/>
    <w:next w:val="Normal"/>
    <w:link w:val="Heading8Char"/>
    <w:unhideWhenUsed/>
    <w:qFormat/>
    <w:pPr>
      <w:keepNext/>
      <w:keepLines/>
      <w:numPr>
        <w:ilvl w:val="7"/>
        <w:numId w:val="1"/>
      </w:numPr>
      <w:spacing w:before="240" w:after="64" w:line="317" w:lineRule="auto"/>
      <w:outlineLvl w:val="7"/>
    </w:pPr>
    <w:rPr>
      <w:rFonts w:ascii="Arial" w:eastAsia="SimHei" w:hAnsi="Arial"/>
    </w:rPr>
  </w:style>
  <w:style w:type="paragraph" w:styleId="Heading9">
    <w:name w:val="heading 9"/>
    <w:basedOn w:val="Normal"/>
    <w:next w:val="Normal"/>
    <w:link w:val="Heading9Char"/>
    <w:unhideWhenUsed/>
    <w:qFormat/>
    <w:pPr>
      <w:keepNext/>
      <w:keepLines/>
      <w:numPr>
        <w:ilvl w:val="8"/>
        <w:numId w:val="1"/>
      </w:numPr>
      <w:spacing w:before="240" w:after="64" w:line="317" w:lineRule="auto"/>
      <w:outlineLvl w:val="8"/>
    </w:pPr>
    <w:rPr>
      <w:rFonts w:ascii="Arial" w:eastAsia="SimHei" w:hAnsi="Arial"/>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qFormat/>
    <w:pPr>
      <w:snapToGrid w:val="0"/>
    </w:pPr>
    <w:rPr>
      <w:sz w:val="18"/>
    </w:rPr>
  </w:style>
  <w:style w:type="paragraph" w:styleId="NormalIndent">
    <w:name w:val="Normal Indent"/>
    <w:basedOn w:val="Normal"/>
    <w:uiPriority w:val="99"/>
    <w:qFormat/>
    <w:pPr>
      <w:ind w:firstLineChars="200" w:firstLine="420"/>
    </w:pPr>
  </w:style>
  <w:style w:type="paragraph" w:styleId="CommentText">
    <w:name w:val="annotation text"/>
    <w:basedOn w:val="Normal"/>
    <w:link w:val="CommentTextChar"/>
    <w:uiPriority w:val="99"/>
    <w:qFormat/>
  </w:style>
  <w:style w:type="paragraph" w:styleId="BalloonText">
    <w:name w:val="Balloon Text"/>
    <w:basedOn w:val="Normal"/>
    <w:link w:val="BalloonTextChar"/>
    <w:uiPriority w:val="99"/>
    <w:qFormat/>
    <w:pPr>
      <w:spacing w:before="0"/>
    </w:pPr>
    <w:rPr>
      <w:sz w:val="18"/>
      <w:szCs w:val="18"/>
    </w:rPr>
  </w:style>
  <w:style w:type="paragraph" w:styleId="Header">
    <w:name w:val="header"/>
    <w:basedOn w:val="Normal"/>
    <w:link w:val="HeaderChar"/>
    <w:uiPriority w:val="99"/>
    <w:qFormat/>
    <w:pPr>
      <w:overflowPunct w:val="0"/>
      <w:autoSpaceDE w:val="0"/>
      <w:autoSpaceDN w:val="0"/>
      <w:adjustRightInd w:val="0"/>
      <w:jc w:val="center"/>
      <w:textAlignment w:val="baseline"/>
    </w:pPr>
    <w:rPr>
      <w:rFonts w:eastAsia="Times New Roman"/>
      <w:sz w:val="18"/>
      <w:lang w:eastAsia="en-US"/>
    </w:rPr>
  </w:style>
  <w:style w:type="paragraph" w:styleId="NormalWeb">
    <w:name w:val="Normal (Web)"/>
    <w:basedOn w:val="Normal"/>
    <w:uiPriority w:val="99"/>
    <w:qFormat/>
  </w:style>
  <w:style w:type="paragraph" w:styleId="CommentSubject">
    <w:name w:val="annotation subject"/>
    <w:basedOn w:val="CommentText"/>
    <w:next w:val="CommentText"/>
    <w:link w:val="CommentSubjectChar"/>
    <w:uiPriority w:val="99"/>
    <w:qFormat/>
    <w:rPr>
      <w:b/>
      <w:bCs/>
    </w:rPr>
  </w:style>
  <w:style w:type="table" w:styleId="TableGrid">
    <w:name w:val="Table Grid"/>
    <w:basedOn w:val="TableNormal"/>
    <w:uiPriority w:val="3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aliases w:val="超级链接,Style 58,하이퍼링크2,超?级链,하이퍼링크21,超????,超??级链Ú,fL????,fL?级,超??级链,CEO_Hyperlink,超链接1,超?级链Ú,’´?级链,’´????,’´??级链Ú,’´??级,超?级链ïÈ,õ±?级链,õ±链ïÈ1,õ±???"/>
    <w:uiPriority w:val="99"/>
    <w:qFormat/>
    <w:rPr>
      <w:color w:val="0000FF"/>
      <w:u w:val="single"/>
    </w:rPr>
  </w:style>
  <w:style w:type="character" w:styleId="CommentReference">
    <w:name w:val="annotation reference"/>
    <w:uiPriority w:val="99"/>
    <w:semiHidden/>
    <w:unhideWhenUsed/>
    <w:qFormat/>
    <w:rPr>
      <w:sz w:val="16"/>
      <w:szCs w:val="16"/>
    </w:rPr>
  </w:style>
  <w:style w:type="character" w:customStyle="1" w:styleId="Heading3Char">
    <w:name w:val="Heading 3 Char"/>
    <w:basedOn w:val="DefaultParagraphFont"/>
    <w:link w:val="Heading3"/>
    <w:qFormat/>
    <w:rPr>
      <w:rFonts w:ascii="Times New Roman" w:eastAsia="times new" w:hAnsi="Times New Roman" w:cs="Times New Roman"/>
      <w:b/>
      <w:bCs/>
      <w:kern w:val="2"/>
      <w:sz w:val="24"/>
      <w:szCs w:val="30"/>
      <w:lang w:bidi="he-IL"/>
    </w:rPr>
  </w:style>
  <w:style w:type="paragraph" w:customStyle="1" w:styleId="Docnumber">
    <w:name w:val="Docnumber"/>
    <w:link w:val="DocnumberChar"/>
    <w:qFormat/>
    <w:pPr>
      <w:tabs>
        <w:tab w:val="left" w:pos="794"/>
        <w:tab w:val="left" w:pos="1191"/>
        <w:tab w:val="left" w:pos="1588"/>
        <w:tab w:val="left" w:pos="1985"/>
      </w:tabs>
      <w:overflowPunct w:val="0"/>
      <w:autoSpaceDE w:val="0"/>
      <w:autoSpaceDN w:val="0"/>
      <w:adjustRightInd w:val="0"/>
      <w:spacing w:before="120"/>
      <w:jc w:val="right"/>
      <w:textAlignment w:val="baseline"/>
    </w:pPr>
    <w:rPr>
      <w:b/>
      <w:sz w:val="32"/>
      <w:lang w:val="en-GB" w:eastAsia="en-US"/>
    </w:rPr>
  </w:style>
  <w:style w:type="paragraph" w:customStyle="1" w:styleId="TSBHeaderRight14">
    <w:name w:val="TSBHeaderRight14"/>
    <w:qFormat/>
    <w:pPr>
      <w:spacing w:before="120"/>
      <w:jc w:val="right"/>
    </w:pPr>
    <w:rPr>
      <w:rFonts w:eastAsiaTheme="minorEastAsia"/>
      <w:b/>
      <w:bCs/>
      <w:sz w:val="28"/>
      <w:szCs w:val="28"/>
      <w:lang w:val="en-GB" w:eastAsia="ja-JP"/>
    </w:rPr>
  </w:style>
  <w:style w:type="paragraph" w:customStyle="1" w:styleId="TSBHeaderQuestion">
    <w:name w:val="TSBHeaderQuestion"/>
    <w:qFormat/>
    <w:pPr>
      <w:spacing w:before="120"/>
    </w:pPr>
    <w:rPr>
      <w:rFonts w:eastAsiaTheme="minorEastAsia"/>
      <w:sz w:val="24"/>
      <w:szCs w:val="24"/>
      <w:lang w:val="en-GB" w:eastAsia="ja-JP"/>
    </w:rPr>
  </w:style>
  <w:style w:type="paragraph" w:customStyle="1" w:styleId="VenueDate">
    <w:name w:val="VenueDate"/>
    <w:qFormat/>
    <w:pPr>
      <w:spacing w:before="120"/>
      <w:jc w:val="right"/>
    </w:pPr>
    <w:rPr>
      <w:rFonts w:eastAsiaTheme="minorEastAsia"/>
      <w:sz w:val="24"/>
      <w:szCs w:val="24"/>
      <w:lang w:val="en-GB" w:eastAsia="ja-JP"/>
    </w:rPr>
  </w:style>
  <w:style w:type="paragraph" w:customStyle="1" w:styleId="TSBHeaderSource">
    <w:name w:val="TSBHeaderSource"/>
    <w:qFormat/>
    <w:pPr>
      <w:spacing w:before="120"/>
    </w:pPr>
    <w:rPr>
      <w:rFonts w:eastAsiaTheme="minorEastAsia"/>
      <w:sz w:val="24"/>
      <w:szCs w:val="24"/>
      <w:lang w:val="en-GB" w:eastAsia="ja-JP"/>
    </w:rPr>
  </w:style>
  <w:style w:type="paragraph" w:customStyle="1" w:styleId="TSBHeaderTitle">
    <w:name w:val="TSBHeaderTitle"/>
    <w:qFormat/>
    <w:pPr>
      <w:spacing w:before="120"/>
    </w:pPr>
    <w:rPr>
      <w:rFonts w:eastAsiaTheme="minorEastAsia"/>
      <w:sz w:val="24"/>
      <w:szCs w:val="24"/>
      <w:lang w:val="en-GB" w:eastAsia="ja-JP"/>
    </w:rPr>
  </w:style>
  <w:style w:type="paragraph" w:customStyle="1" w:styleId="TSBHeaderSummary">
    <w:name w:val="TSBHeaderSummary"/>
    <w:qFormat/>
    <w:pPr>
      <w:spacing w:before="120"/>
    </w:pPr>
    <w:rPr>
      <w:rFonts w:eastAsiaTheme="minorEastAsia"/>
      <w:sz w:val="24"/>
      <w:szCs w:val="24"/>
      <w:lang w:val="en-GB" w:eastAsia="ja-JP"/>
    </w:rPr>
  </w:style>
  <w:style w:type="paragraph" w:styleId="ListParagraph">
    <w:name w:val="List Paragraph"/>
    <w:basedOn w:val="Normal"/>
    <w:link w:val="ListParagraphChar"/>
    <w:uiPriority w:val="34"/>
    <w:qFormat/>
    <w:pPr>
      <w:ind w:left="720"/>
      <w:contextualSpacing/>
    </w:pPr>
  </w:style>
  <w:style w:type="paragraph" w:customStyle="1" w:styleId="AnnexNoTitle">
    <w:name w:val="Annex_NoTitle"/>
    <w:next w:val="Normal"/>
    <w:qFormat/>
    <w:pPr>
      <w:keepNext/>
      <w:keepLines/>
      <w:tabs>
        <w:tab w:val="left" w:pos="794"/>
        <w:tab w:val="left" w:pos="1191"/>
        <w:tab w:val="left" w:pos="1588"/>
        <w:tab w:val="left" w:pos="1985"/>
      </w:tabs>
      <w:spacing w:before="720"/>
      <w:jc w:val="center"/>
      <w:outlineLvl w:val="0"/>
    </w:pPr>
    <w:rPr>
      <w:rFonts w:eastAsiaTheme="minorEastAsia"/>
      <w:b/>
      <w:sz w:val="28"/>
      <w:szCs w:val="24"/>
      <w:lang w:val="en-GB" w:eastAsia="ja-JP"/>
    </w:rPr>
  </w:style>
  <w:style w:type="paragraph" w:customStyle="1" w:styleId="Tabletext">
    <w:name w:val="Table_text"/>
    <w:qFormat/>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lang w:val="en-GB" w:eastAsia="en-US"/>
    </w:rPr>
  </w:style>
  <w:style w:type="paragraph" w:customStyle="1" w:styleId="RecNo">
    <w:name w:val="Rec_No"/>
    <w:next w:val="Normal"/>
    <w:qFormat/>
    <w:pPr>
      <w:keepNext/>
      <w:keepLines/>
      <w:tabs>
        <w:tab w:val="left" w:pos="794"/>
        <w:tab w:val="left" w:pos="1191"/>
        <w:tab w:val="left" w:pos="1588"/>
        <w:tab w:val="left" w:pos="1985"/>
      </w:tabs>
      <w:overflowPunct w:val="0"/>
      <w:autoSpaceDE w:val="0"/>
      <w:autoSpaceDN w:val="0"/>
      <w:adjustRightInd w:val="0"/>
      <w:textAlignment w:val="baseline"/>
    </w:pPr>
    <w:rPr>
      <w:rFonts w:eastAsiaTheme="minorEastAsia"/>
      <w:b/>
      <w:sz w:val="28"/>
      <w:lang w:val="en-GB" w:eastAsia="ja-JP"/>
    </w:rPr>
  </w:style>
  <w:style w:type="paragraph" w:customStyle="1" w:styleId="Headingb">
    <w:name w:val="Heading_b"/>
    <w:next w:val="Normal"/>
    <w:qFormat/>
    <w:pPr>
      <w:keepNext/>
      <w:tabs>
        <w:tab w:val="left" w:pos="794"/>
        <w:tab w:val="left" w:pos="1191"/>
        <w:tab w:val="left" w:pos="1588"/>
        <w:tab w:val="left" w:pos="1985"/>
      </w:tabs>
      <w:overflowPunct w:val="0"/>
      <w:autoSpaceDE w:val="0"/>
      <w:autoSpaceDN w:val="0"/>
      <w:adjustRightInd w:val="0"/>
      <w:spacing w:before="160"/>
      <w:textAlignment w:val="baseline"/>
    </w:pPr>
    <w:rPr>
      <w:rFonts w:eastAsiaTheme="minorEastAsia"/>
      <w:b/>
      <w:sz w:val="24"/>
      <w:lang w:val="en-GB" w:eastAsia="ja-JP"/>
    </w:rPr>
  </w:style>
  <w:style w:type="paragraph" w:customStyle="1" w:styleId="Reftext">
    <w:name w:val="Ref_text"/>
    <w:link w:val="ReftextChar"/>
    <w:qFormat/>
    <w:pPr>
      <w:overflowPunct w:val="0"/>
      <w:autoSpaceDE w:val="0"/>
      <w:autoSpaceDN w:val="0"/>
      <w:adjustRightInd w:val="0"/>
      <w:spacing w:before="120"/>
      <w:ind w:left="2268" w:hanging="2268"/>
      <w:textAlignment w:val="baseline"/>
    </w:pPr>
    <w:rPr>
      <w:rFonts w:eastAsia="Times New Roman"/>
      <w:sz w:val="24"/>
      <w:lang w:val="en-GB" w:eastAsia="en-US"/>
    </w:rPr>
  </w:style>
  <w:style w:type="character" w:styleId="PlaceholderText">
    <w:name w:val="Placeholder Text"/>
    <w:basedOn w:val="DefaultParagraphFont"/>
    <w:uiPriority w:val="99"/>
    <w:semiHidden/>
    <w:qFormat/>
    <w:rPr>
      <w:rFonts w:ascii="Times New Roman" w:hAnsi="Times New Roman"/>
      <w:color w:val="808080"/>
    </w:rPr>
  </w:style>
  <w:style w:type="character" w:customStyle="1" w:styleId="CommentTextChar">
    <w:name w:val="Comment Text Char"/>
    <w:basedOn w:val="DefaultParagraphFont"/>
    <w:link w:val="CommentText"/>
    <w:uiPriority w:val="99"/>
    <w:qFormat/>
    <w:rPr>
      <w:rFonts w:eastAsiaTheme="minorEastAsia"/>
      <w:sz w:val="24"/>
      <w:szCs w:val="24"/>
      <w:lang w:val="en-GB" w:eastAsia="ja-JP"/>
    </w:rPr>
  </w:style>
  <w:style w:type="character" w:customStyle="1" w:styleId="CommentSubjectChar">
    <w:name w:val="Comment Subject Char"/>
    <w:basedOn w:val="CommentTextChar"/>
    <w:link w:val="CommentSubject"/>
    <w:uiPriority w:val="99"/>
    <w:qFormat/>
    <w:rPr>
      <w:rFonts w:eastAsiaTheme="minorEastAsia"/>
      <w:b/>
      <w:bCs/>
      <w:sz w:val="24"/>
      <w:szCs w:val="24"/>
      <w:lang w:val="en-GB" w:eastAsia="ja-JP"/>
    </w:rPr>
  </w:style>
  <w:style w:type="character" w:customStyle="1" w:styleId="BalloonTextChar">
    <w:name w:val="Balloon Text Char"/>
    <w:basedOn w:val="DefaultParagraphFont"/>
    <w:link w:val="BalloonText"/>
    <w:uiPriority w:val="99"/>
    <w:qFormat/>
    <w:rPr>
      <w:rFonts w:eastAsiaTheme="minorEastAsia"/>
      <w:sz w:val="18"/>
      <w:szCs w:val="18"/>
      <w:lang w:val="en-GB" w:eastAsia="ja-JP"/>
    </w:rPr>
  </w:style>
  <w:style w:type="paragraph" w:customStyle="1" w:styleId="Rectitle">
    <w:name w:val="Rec_title"/>
    <w:basedOn w:val="Normal"/>
    <w:next w:val="Normalaftertitle"/>
    <w:qFormat/>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Normalaftertitle">
    <w:name w:val="Normal_after_title"/>
    <w:basedOn w:val="Normal"/>
    <w:next w:val="Normal"/>
    <w:qFormat/>
    <w:pPr>
      <w:tabs>
        <w:tab w:val="left" w:pos="794"/>
        <w:tab w:val="left" w:pos="1191"/>
        <w:tab w:val="left" w:pos="1588"/>
        <w:tab w:val="left" w:pos="1985"/>
      </w:tabs>
      <w:spacing w:before="360"/>
    </w:pPr>
  </w:style>
  <w:style w:type="character" w:customStyle="1" w:styleId="FootnoteTextChar">
    <w:name w:val="Footnote Text Char"/>
    <w:basedOn w:val="DefaultParagraphFont"/>
    <w:link w:val="FootnoteText"/>
    <w:uiPriority w:val="99"/>
    <w:qFormat/>
    <w:rsid w:val="003E216B"/>
    <w:rPr>
      <w:rFonts w:eastAsiaTheme="minorEastAsia"/>
      <w:sz w:val="18"/>
      <w:szCs w:val="24"/>
      <w:lang w:val="en-GB" w:eastAsia="ja-JP"/>
    </w:rPr>
  </w:style>
  <w:style w:type="character" w:customStyle="1" w:styleId="Heading1Char">
    <w:name w:val="Heading 1 Char"/>
    <w:basedOn w:val="DefaultParagraphFont"/>
    <w:link w:val="Heading1"/>
    <w:qFormat/>
    <w:rsid w:val="00C87439"/>
    <w:rPr>
      <w:rFonts w:eastAsiaTheme="minorEastAsia"/>
      <w:b/>
      <w:kern w:val="44"/>
      <w:sz w:val="24"/>
      <w:szCs w:val="24"/>
      <w:lang w:val="en-GB" w:eastAsia="ja-JP"/>
    </w:rPr>
  </w:style>
  <w:style w:type="character" w:customStyle="1" w:styleId="Heading2Char">
    <w:name w:val="Heading 2 Char"/>
    <w:basedOn w:val="DefaultParagraphFont"/>
    <w:link w:val="Heading2"/>
    <w:qFormat/>
    <w:rsid w:val="00C87439"/>
    <w:rPr>
      <w:rFonts w:eastAsia="SimHei"/>
      <w:b/>
      <w:kern w:val="44"/>
      <w:sz w:val="24"/>
      <w:szCs w:val="24"/>
      <w:lang w:val="en-GB" w:eastAsia="ja-JP"/>
    </w:rPr>
  </w:style>
  <w:style w:type="paragraph" w:styleId="Revision">
    <w:name w:val="Revision"/>
    <w:hidden/>
    <w:uiPriority w:val="99"/>
    <w:semiHidden/>
    <w:rsid w:val="00622182"/>
    <w:rPr>
      <w:rFonts w:eastAsiaTheme="minorEastAsia"/>
      <w:sz w:val="24"/>
      <w:szCs w:val="24"/>
      <w:lang w:val="en-GB" w:eastAsia="ja-JP"/>
    </w:rPr>
  </w:style>
  <w:style w:type="paragraph" w:styleId="Footer">
    <w:name w:val="footer"/>
    <w:basedOn w:val="Normal"/>
    <w:link w:val="FooterChar"/>
    <w:uiPriority w:val="99"/>
    <w:qFormat/>
    <w:rsid w:val="00D64521"/>
    <w:pPr>
      <w:tabs>
        <w:tab w:val="center" w:pos="4680"/>
        <w:tab w:val="right" w:pos="9360"/>
      </w:tabs>
      <w:spacing w:before="0"/>
    </w:pPr>
  </w:style>
  <w:style w:type="character" w:customStyle="1" w:styleId="FooterChar">
    <w:name w:val="Footer Char"/>
    <w:basedOn w:val="DefaultParagraphFont"/>
    <w:link w:val="Footer"/>
    <w:uiPriority w:val="99"/>
    <w:qFormat/>
    <w:rsid w:val="00D64521"/>
    <w:rPr>
      <w:rFonts w:eastAsiaTheme="minorEastAsia"/>
      <w:sz w:val="24"/>
      <w:szCs w:val="24"/>
      <w:lang w:val="en-GB" w:eastAsia="ja-JP"/>
    </w:rPr>
  </w:style>
  <w:style w:type="character" w:customStyle="1" w:styleId="UnresolvedMention1">
    <w:name w:val="Unresolved Mention1"/>
    <w:basedOn w:val="DefaultParagraphFont"/>
    <w:uiPriority w:val="99"/>
    <w:semiHidden/>
    <w:unhideWhenUsed/>
    <w:rsid w:val="0090107F"/>
    <w:rPr>
      <w:color w:val="605E5C"/>
      <w:shd w:val="clear" w:color="auto" w:fill="E1DFDD"/>
    </w:rPr>
  </w:style>
  <w:style w:type="character" w:customStyle="1" w:styleId="ListParagraphChar">
    <w:name w:val="List Paragraph Char"/>
    <w:link w:val="ListParagraph"/>
    <w:uiPriority w:val="34"/>
    <w:qFormat/>
    <w:locked/>
    <w:rsid w:val="0090107F"/>
    <w:rPr>
      <w:rFonts w:eastAsiaTheme="minorEastAsia"/>
      <w:sz w:val="24"/>
      <w:szCs w:val="24"/>
      <w:lang w:val="en-GB" w:eastAsia="ja-JP"/>
    </w:rPr>
  </w:style>
  <w:style w:type="character" w:customStyle="1" w:styleId="ReftextChar">
    <w:name w:val="Ref_text Char"/>
    <w:link w:val="Reftext"/>
    <w:qFormat/>
    <w:rsid w:val="0090107F"/>
    <w:rPr>
      <w:rFonts w:eastAsia="Times New Roman"/>
      <w:sz w:val="24"/>
      <w:lang w:val="en-GB" w:eastAsia="en-US"/>
    </w:rPr>
  </w:style>
  <w:style w:type="paragraph" w:customStyle="1" w:styleId="FigureNoTitle">
    <w:name w:val="Figure_NoTitle"/>
    <w:basedOn w:val="Normal"/>
    <w:next w:val="Normal"/>
    <w:qFormat/>
    <w:rsid w:val="0090107F"/>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b/>
      <w:szCs w:val="20"/>
      <w:lang w:eastAsia="en-US"/>
    </w:rPr>
  </w:style>
  <w:style w:type="paragraph" w:styleId="MacroText">
    <w:name w:val="macro"/>
    <w:link w:val="MacroTextChar"/>
    <w:uiPriority w:val="99"/>
    <w:unhideWhenUsed/>
    <w:qFormat/>
    <w:rsid w:val="0090107F"/>
    <w:pPr>
      <w:tabs>
        <w:tab w:val="left" w:pos="480"/>
        <w:tab w:val="left" w:pos="960"/>
        <w:tab w:val="left" w:pos="1440"/>
        <w:tab w:val="left" w:pos="1920"/>
        <w:tab w:val="left" w:pos="2400"/>
        <w:tab w:val="left" w:pos="2880"/>
        <w:tab w:val="left" w:pos="3360"/>
        <w:tab w:val="left" w:pos="3840"/>
        <w:tab w:val="left" w:pos="4320"/>
      </w:tabs>
      <w:spacing w:before="120" w:after="120"/>
      <w:jc w:val="center"/>
    </w:pPr>
    <w:rPr>
      <w:rFonts w:ascii="Consolas" w:eastAsiaTheme="minorEastAsia" w:hAnsi="Consolas"/>
      <w:lang w:val="en-GB" w:eastAsia="ja-JP"/>
    </w:rPr>
  </w:style>
  <w:style w:type="character" w:customStyle="1" w:styleId="MacroTextChar">
    <w:name w:val="Macro Text Char"/>
    <w:basedOn w:val="DefaultParagraphFont"/>
    <w:link w:val="MacroText"/>
    <w:uiPriority w:val="99"/>
    <w:qFormat/>
    <w:rsid w:val="0090107F"/>
    <w:rPr>
      <w:rFonts w:ascii="Consolas" w:eastAsiaTheme="minorEastAsia" w:hAnsi="Consolas"/>
      <w:lang w:val="en-GB" w:eastAsia="ja-JP"/>
    </w:rPr>
  </w:style>
  <w:style w:type="paragraph" w:styleId="List3">
    <w:name w:val="List 3"/>
    <w:basedOn w:val="Normal"/>
    <w:uiPriority w:val="99"/>
    <w:unhideWhenUsed/>
    <w:qFormat/>
    <w:rsid w:val="0090107F"/>
    <w:pPr>
      <w:spacing w:after="120"/>
      <w:ind w:left="1080" w:hanging="360"/>
      <w:contextualSpacing/>
      <w:jc w:val="center"/>
    </w:pPr>
  </w:style>
  <w:style w:type="paragraph" w:styleId="TOC7">
    <w:name w:val="toc 7"/>
    <w:basedOn w:val="Normal"/>
    <w:next w:val="Normal"/>
    <w:uiPriority w:val="39"/>
    <w:unhideWhenUsed/>
    <w:qFormat/>
    <w:rsid w:val="0090107F"/>
    <w:pPr>
      <w:spacing w:after="100"/>
      <w:ind w:left="1440"/>
      <w:jc w:val="center"/>
    </w:pPr>
  </w:style>
  <w:style w:type="paragraph" w:styleId="ListNumber2">
    <w:name w:val="List Number 2"/>
    <w:basedOn w:val="Normal"/>
    <w:uiPriority w:val="99"/>
    <w:unhideWhenUsed/>
    <w:qFormat/>
    <w:rsid w:val="0090107F"/>
    <w:pPr>
      <w:numPr>
        <w:numId w:val="6"/>
      </w:numPr>
      <w:spacing w:after="120"/>
      <w:contextualSpacing/>
      <w:jc w:val="center"/>
    </w:pPr>
  </w:style>
  <w:style w:type="paragraph" w:styleId="TableofAuthorities">
    <w:name w:val="table of authorities"/>
    <w:basedOn w:val="Normal"/>
    <w:next w:val="Normal"/>
    <w:uiPriority w:val="99"/>
    <w:unhideWhenUsed/>
    <w:qFormat/>
    <w:rsid w:val="0090107F"/>
    <w:pPr>
      <w:spacing w:after="120"/>
      <w:ind w:left="240" w:hanging="240"/>
      <w:jc w:val="center"/>
    </w:pPr>
  </w:style>
  <w:style w:type="paragraph" w:styleId="NoteHeading">
    <w:name w:val="Note Heading"/>
    <w:basedOn w:val="Normal"/>
    <w:next w:val="Normal"/>
    <w:link w:val="NoteHeadingChar"/>
    <w:uiPriority w:val="99"/>
    <w:unhideWhenUsed/>
    <w:qFormat/>
    <w:rsid w:val="0090107F"/>
    <w:pPr>
      <w:spacing w:before="0" w:after="120"/>
      <w:jc w:val="center"/>
    </w:pPr>
  </w:style>
  <w:style w:type="character" w:customStyle="1" w:styleId="NoteHeadingChar">
    <w:name w:val="Note Heading Char"/>
    <w:basedOn w:val="DefaultParagraphFont"/>
    <w:link w:val="NoteHeading"/>
    <w:uiPriority w:val="99"/>
    <w:qFormat/>
    <w:rsid w:val="0090107F"/>
    <w:rPr>
      <w:rFonts w:eastAsiaTheme="minorEastAsia"/>
      <w:sz w:val="24"/>
      <w:szCs w:val="24"/>
      <w:lang w:val="en-GB" w:eastAsia="ja-JP"/>
    </w:rPr>
  </w:style>
  <w:style w:type="paragraph" w:styleId="ListBullet4">
    <w:name w:val="List Bullet 4"/>
    <w:basedOn w:val="Normal"/>
    <w:uiPriority w:val="99"/>
    <w:unhideWhenUsed/>
    <w:qFormat/>
    <w:rsid w:val="0090107F"/>
    <w:pPr>
      <w:numPr>
        <w:numId w:val="7"/>
      </w:numPr>
      <w:spacing w:after="120"/>
      <w:contextualSpacing/>
      <w:jc w:val="center"/>
    </w:pPr>
  </w:style>
  <w:style w:type="paragraph" w:styleId="Index8">
    <w:name w:val="index 8"/>
    <w:basedOn w:val="Normal"/>
    <w:next w:val="Normal"/>
    <w:uiPriority w:val="99"/>
    <w:unhideWhenUsed/>
    <w:qFormat/>
    <w:rsid w:val="0090107F"/>
    <w:pPr>
      <w:spacing w:before="0" w:after="120"/>
      <w:ind w:left="1920" w:hanging="240"/>
      <w:jc w:val="center"/>
    </w:pPr>
  </w:style>
  <w:style w:type="paragraph" w:styleId="E-mailSignature">
    <w:name w:val="E-mail Signature"/>
    <w:basedOn w:val="Normal"/>
    <w:link w:val="E-mailSignatureChar"/>
    <w:uiPriority w:val="99"/>
    <w:unhideWhenUsed/>
    <w:qFormat/>
    <w:rsid w:val="0090107F"/>
    <w:pPr>
      <w:spacing w:before="0" w:after="120"/>
      <w:jc w:val="center"/>
    </w:pPr>
  </w:style>
  <w:style w:type="character" w:customStyle="1" w:styleId="E-mailSignatureChar">
    <w:name w:val="E-mail Signature Char"/>
    <w:basedOn w:val="DefaultParagraphFont"/>
    <w:link w:val="E-mailSignature"/>
    <w:uiPriority w:val="99"/>
    <w:qFormat/>
    <w:rsid w:val="0090107F"/>
    <w:rPr>
      <w:rFonts w:eastAsiaTheme="minorEastAsia"/>
      <w:sz w:val="24"/>
      <w:szCs w:val="24"/>
      <w:lang w:val="en-GB" w:eastAsia="ja-JP"/>
    </w:rPr>
  </w:style>
  <w:style w:type="paragraph" w:styleId="ListNumber">
    <w:name w:val="List Number"/>
    <w:basedOn w:val="Normal"/>
    <w:uiPriority w:val="99"/>
    <w:unhideWhenUsed/>
    <w:qFormat/>
    <w:rsid w:val="0090107F"/>
    <w:pPr>
      <w:numPr>
        <w:numId w:val="8"/>
      </w:numPr>
      <w:spacing w:after="120"/>
      <w:contextualSpacing/>
      <w:jc w:val="center"/>
    </w:pPr>
  </w:style>
  <w:style w:type="paragraph" w:styleId="Caption">
    <w:name w:val="caption"/>
    <w:basedOn w:val="Normal"/>
    <w:next w:val="Normal"/>
    <w:uiPriority w:val="35"/>
    <w:semiHidden/>
    <w:unhideWhenUsed/>
    <w:qFormat/>
    <w:rsid w:val="0090107F"/>
    <w:pPr>
      <w:spacing w:before="0" w:after="200"/>
      <w:jc w:val="center"/>
    </w:pPr>
    <w:rPr>
      <w:i/>
      <w:iCs/>
      <w:color w:val="44546A" w:themeColor="text2"/>
      <w:sz w:val="18"/>
      <w:szCs w:val="18"/>
    </w:rPr>
  </w:style>
  <w:style w:type="paragraph" w:styleId="Index5">
    <w:name w:val="index 5"/>
    <w:basedOn w:val="Normal"/>
    <w:next w:val="Normal"/>
    <w:uiPriority w:val="99"/>
    <w:unhideWhenUsed/>
    <w:qFormat/>
    <w:rsid w:val="0090107F"/>
    <w:pPr>
      <w:spacing w:before="0" w:after="120"/>
      <w:ind w:left="1200" w:hanging="240"/>
      <w:jc w:val="center"/>
    </w:pPr>
  </w:style>
  <w:style w:type="paragraph" w:styleId="ListBullet">
    <w:name w:val="List Bullet"/>
    <w:basedOn w:val="Normal"/>
    <w:uiPriority w:val="99"/>
    <w:unhideWhenUsed/>
    <w:qFormat/>
    <w:rsid w:val="0090107F"/>
    <w:pPr>
      <w:numPr>
        <w:numId w:val="9"/>
      </w:numPr>
      <w:spacing w:after="120"/>
      <w:contextualSpacing/>
      <w:jc w:val="center"/>
    </w:pPr>
  </w:style>
  <w:style w:type="paragraph" w:styleId="EnvelopeAddress">
    <w:name w:val="envelope address"/>
    <w:basedOn w:val="Normal"/>
    <w:uiPriority w:val="99"/>
    <w:unhideWhenUsed/>
    <w:qFormat/>
    <w:rsid w:val="0090107F"/>
    <w:pPr>
      <w:framePr w:w="7920" w:h="1980" w:hRule="exact" w:hSpace="180" w:wrap="auto" w:hAnchor="page" w:xAlign="center" w:yAlign="bottom"/>
      <w:spacing w:before="0" w:after="120"/>
      <w:ind w:left="2880"/>
      <w:jc w:val="center"/>
    </w:pPr>
    <w:rPr>
      <w:rFonts w:asciiTheme="majorHAnsi" w:eastAsiaTheme="majorEastAsia" w:hAnsiTheme="majorHAnsi" w:cstheme="majorBidi"/>
    </w:rPr>
  </w:style>
  <w:style w:type="paragraph" w:styleId="DocumentMap">
    <w:name w:val="Document Map"/>
    <w:basedOn w:val="Normal"/>
    <w:link w:val="DocumentMapChar"/>
    <w:uiPriority w:val="99"/>
    <w:unhideWhenUsed/>
    <w:qFormat/>
    <w:rsid w:val="0090107F"/>
    <w:pPr>
      <w:spacing w:before="0" w:after="120"/>
      <w:jc w:val="center"/>
    </w:pPr>
    <w:rPr>
      <w:rFonts w:ascii="Segoe UI" w:hAnsi="Segoe UI" w:cs="Segoe UI"/>
      <w:sz w:val="16"/>
      <w:szCs w:val="16"/>
    </w:rPr>
  </w:style>
  <w:style w:type="character" w:customStyle="1" w:styleId="DocumentMapChar">
    <w:name w:val="Document Map Char"/>
    <w:basedOn w:val="DefaultParagraphFont"/>
    <w:link w:val="DocumentMap"/>
    <w:uiPriority w:val="99"/>
    <w:qFormat/>
    <w:rsid w:val="0090107F"/>
    <w:rPr>
      <w:rFonts w:ascii="Segoe UI" w:eastAsiaTheme="minorEastAsia" w:hAnsi="Segoe UI" w:cs="Segoe UI"/>
      <w:sz w:val="16"/>
      <w:szCs w:val="16"/>
      <w:lang w:val="en-GB" w:eastAsia="ja-JP"/>
    </w:rPr>
  </w:style>
  <w:style w:type="paragraph" w:styleId="TOAHeading">
    <w:name w:val="toa heading"/>
    <w:basedOn w:val="Normal"/>
    <w:next w:val="Normal"/>
    <w:uiPriority w:val="99"/>
    <w:unhideWhenUsed/>
    <w:qFormat/>
    <w:rsid w:val="0090107F"/>
    <w:pPr>
      <w:spacing w:after="120"/>
      <w:jc w:val="center"/>
    </w:pPr>
    <w:rPr>
      <w:rFonts w:asciiTheme="majorHAnsi" w:eastAsiaTheme="majorEastAsia" w:hAnsiTheme="majorHAnsi" w:cstheme="majorBidi"/>
      <w:b/>
      <w:bCs/>
    </w:rPr>
  </w:style>
  <w:style w:type="paragraph" w:styleId="Index6">
    <w:name w:val="index 6"/>
    <w:basedOn w:val="Normal"/>
    <w:next w:val="Normal"/>
    <w:uiPriority w:val="99"/>
    <w:unhideWhenUsed/>
    <w:qFormat/>
    <w:rsid w:val="0090107F"/>
    <w:pPr>
      <w:spacing w:before="0" w:after="120"/>
      <w:ind w:left="1440" w:hanging="240"/>
      <w:jc w:val="center"/>
    </w:pPr>
  </w:style>
  <w:style w:type="paragraph" w:styleId="Salutation">
    <w:name w:val="Salutation"/>
    <w:basedOn w:val="Normal"/>
    <w:next w:val="Normal"/>
    <w:link w:val="SalutationChar"/>
    <w:uiPriority w:val="99"/>
    <w:unhideWhenUsed/>
    <w:qFormat/>
    <w:rsid w:val="0090107F"/>
    <w:pPr>
      <w:spacing w:after="120"/>
      <w:jc w:val="center"/>
    </w:pPr>
  </w:style>
  <w:style w:type="character" w:customStyle="1" w:styleId="SalutationChar">
    <w:name w:val="Salutation Char"/>
    <w:basedOn w:val="DefaultParagraphFont"/>
    <w:link w:val="Salutation"/>
    <w:uiPriority w:val="99"/>
    <w:qFormat/>
    <w:rsid w:val="0090107F"/>
    <w:rPr>
      <w:rFonts w:eastAsiaTheme="minorEastAsia"/>
      <w:sz w:val="24"/>
      <w:szCs w:val="24"/>
      <w:lang w:val="en-GB" w:eastAsia="ja-JP"/>
    </w:rPr>
  </w:style>
  <w:style w:type="paragraph" w:styleId="BodyText3">
    <w:name w:val="Body Text 3"/>
    <w:basedOn w:val="Normal"/>
    <w:link w:val="BodyText3Char"/>
    <w:uiPriority w:val="99"/>
    <w:unhideWhenUsed/>
    <w:qFormat/>
    <w:rsid w:val="0090107F"/>
    <w:pPr>
      <w:spacing w:after="120"/>
      <w:jc w:val="center"/>
    </w:pPr>
    <w:rPr>
      <w:sz w:val="16"/>
      <w:szCs w:val="16"/>
    </w:rPr>
  </w:style>
  <w:style w:type="character" w:customStyle="1" w:styleId="BodyText3Char">
    <w:name w:val="Body Text 3 Char"/>
    <w:basedOn w:val="DefaultParagraphFont"/>
    <w:link w:val="BodyText3"/>
    <w:uiPriority w:val="99"/>
    <w:qFormat/>
    <w:rsid w:val="0090107F"/>
    <w:rPr>
      <w:rFonts w:eastAsiaTheme="minorEastAsia"/>
      <w:sz w:val="16"/>
      <w:szCs w:val="16"/>
      <w:lang w:val="en-GB" w:eastAsia="ja-JP"/>
    </w:rPr>
  </w:style>
  <w:style w:type="paragraph" w:styleId="Closing">
    <w:name w:val="Closing"/>
    <w:basedOn w:val="Normal"/>
    <w:link w:val="ClosingChar"/>
    <w:uiPriority w:val="99"/>
    <w:unhideWhenUsed/>
    <w:qFormat/>
    <w:rsid w:val="0090107F"/>
    <w:pPr>
      <w:spacing w:before="0" w:after="120"/>
      <w:ind w:left="4320"/>
      <w:jc w:val="center"/>
    </w:pPr>
  </w:style>
  <w:style w:type="character" w:customStyle="1" w:styleId="ClosingChar">
    <w:name w:val="Closing Char"/>
    <w:basedOn w:val="DefaultParagraphFont"/>
    <w:link w:val="Closing"/>
    <w:uiPriority w:val="99"/>
    <w:qFormat/>
    <w:rsid w:val="0090107F"/>
    <w:rPr>
      <w:rFonts w:eastAsiaTheme="minorEastAsia"/>
      <w:sz w:val="24"/>
      <w:szCs w:val="24"/>
      <w:lang w:val="en-GB" w:eastAsia="ja-JP"/>
    </w:rPr>
  </w:style>
  <w:style w:type="paragraph" w:styleId="ListBullet3">
    <w:name w:val="List Bullet 3"/>
    <w:basedOn w:val="Normal"/>
    <w:uiPriority w:val="99"/>
    <w:unhideWhenUsed/>
    <w:qFormat/>
    <w:rsid w:val="0090107F"/>
    <w:pPr>
      <w:numPr>
        <w:numId w:val="10"/>
      </w:numPr>
      <w:spacing w:after="120"/>
      <w:contextualSpacing/>
      <w:jc w:val="center"/>
    </w:pPr>
  </w:style>
  <w:style w:type="paragraph" w:styleId="BodyText">
    <w:name w:val="Body Text"/>
    <w:basedOn w:val="Normal"/>
    <w:link w:val="BodyTextChar"/>
    <w:uiPriority w:val="99"/>
    <w:unhideWhenUsed/>
    <w:qFormat/>
    <w:rsid w:val="0090107F"/>
    <w:pPr>
      <w:spacing w:after="120"/>
      <w:jc w:val="center"/>
    </w:pPr>
  </w:style>
  <w:style w:type="character" w:customStyle="1" w:styleId="BodyTextChar">
    <w:name w:val="Body Text Char"/>
    <w:basedOn w:val="DefaultParagraphFont"/>
    <w:link w:val="BodyText"/>
    <w:uiPriority w:val="99"/>
    <w:qFormat/>
    <w:rsid w:val="0090107F"/>
    <w:rPr>
      <w:rFonts w:eastAsiaTheme="minorEastAsia"/>
      <w:sz w:val="24"/>
      <w:szCs w:val="24"/>
      <w:lang w:val="en-GB" w:eastAsia="ja-JP"/>
    </w:rPr>
  </w:style>
  <w:style w:type="paragraph" w:styleId="BodyTextIndent">
    <w:name w:val="Body Text Indent"/>
    <w:basedOn w:val="Normal"/>
    <w:link w:val="BodyTextIndentChar"/>
    <w:uiPriority w:val="99"/>
    <w:unhideWhenUsed/>
    <w:qFormat/>
    <w:rsid w:val="0090107F"/>
    <w:pPr>
      <w:spacing w:after="120"/>
      <w:ind w:left="360"/>
      <w:jc w:val="center"/>
    </w:pPr>
  </w:style>
  <w:style w:type="character" w:customStyle="1" w:styleId="BodyTextIndentChar">
    <w:name w:val="Body Text Indent Char"/>
    <w:basedOn w:val="DefaultParagraphFont"/>
    <w:link w:val="BodyTextIndent"/>
    <w:uiPriority w:val="99"/>
    <w:qFormat/>
    <w:rsid w:val="0090107F"/>
    <w:rPr>
      <w:rFonts w:eastAsiaTheme="minorEastAsia"/>
      <w:sz w:val="24"/>
      <w:szCs w:val="24"/>
      <w:lang w:val="en-GB" w:eastAsia="ja-JP"/>
    </w:rPr>
  </w:style>
  <w:style w:type="paragraph" w:styleId="ListNumber3">
    <w:name w:val="List Number 3"/>
    <w:basedOn w:val="Normal"/>
    <w:uiPriority w:val="99"/>
    <w:unhideWhenUsed/>
    <w:qFormat/>
    <w:rsid w:val="0090107F"/>
    <w:pPr>
      <w:numPr>
        <w:numId w:val="11"/>
      </w:numPr>
      <w:spacing w:after="120"/>
      <w:contextualSpacing/>
      <w:jc w:val="center"/>
    </w:pPr>
  </w:style>
  <w:style w:type="paragraph" w:styleId="List2">
    <w:name w:val="List 2"/>
    <w:basedOn w:val="Normal"/>
    <w:uiPriority w:val="99"/>
    <w:unhideWhenUsed/>
    <w:qFormat/>
    <w:rsid w:val="0090107F"/>
    <w:pPr>
      <w:spacing w:after="120"/>
      <w:ind w:left="720" w:hanging="360"/>
      <w:contextualSpacing/>
      <w:jc w:val="center"/>
    </w:pPr>
  </w:style>
  <w:style w:type="paragraph" w:styleId="ListContinue">
    <w:name w:val="List Continue"/>
    <w:basedOn w:val="Normal"/>
    <w:uiPriority w:val="99"/>
    <w:unhideWhenUsed/>
    <w:qFormat/>
    <w:rsid w:val="0090107F"/>
    <w:pPr>
      <w:spacing w:after="120"/>
      <w:ind w:left="360"/>
      <w:contextualSpacing/>
      <w:jc w:val="center"/>
    </w:pPr>
  </w:style>
  <w:style w:type="paragraph" w:styleId="BlockText">
    <w:name w:val="Block Text"/>
    <w:basedOn w:val="Normal"/>
    <w:uiPriority w:val="99"/>
    <w:unhideWhenUsed/>
    <w:qFormat/>
    <w:rsid w:val="0090107F"/>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120"/>
      <w:ind w:left="1152" w:right="1152"/>
      <w:jc w:val="center"/>
    </w:pPr>
    <w:rPr>
      <w:rFonts w:asciiTheme="minorHAnsi" w:hAnsiTheme="minorHAnsi" w:cstheme="minorBidi"/>
      <w:i/>
      <w:iCs/>
      <w:color w:val="5B9BD5" w:themeColor="accent1"/>
    </w:rPr>
  </w:style>
  <w:style w:type="paragraph" w:styleId="ListBullet2">
    <w:name w:val="List Bullet 2"/>
    <w:basedOn w:val="Normal"/>
    <w:uiPriority w:val="99"/>
    <w:unhideWhenUsed/>
    <w:qFormat/>
    <w:rsid w:val="0090107F"/>
    <w:pPr>
      <w:numPr>
        <w:numId w:val="12"/>
      </w:numPr>
      <w:spacing w:after="120"/>
      <w:contextualSpacing/>
      <w:jc w:val="center"/>
    </w:pPr>
  </w:style>
  <w:style w:type="paragraph" w:styleId="HTMLAddress">
    <w:name w:val="HTML Address"/>
    <w:basedOn w:val="Normal"/>
    <w:link w:val="HTMLAddressChar"/>
    <w:uiPriority w:val="99"/>
    <w:unhideWhenUsed/>
    <w:qFormat/>
    <w:rsid w:val="0090107F"/>
    <w:pPr>
      <w:spacing w:before="0" w:after="120"/>
      <w:jc w:val="center"/>
    </w:pPr>
    <w:rPr>
      <w:i/>
      <w:iCs/>
    </w:rPr>
  </w:style>
  <w:style w:type="character" w:customStyle="1" w:styleId="HTMLAddressChar">
    <w:name w:val="HTML Address Char"/>
    <w:basedOn w:val="DefaultParagraphFont"/>
    <w:link w:val="HTMLAddress"/>
    <w:uiPriority w:val="99"/>
    <w:rsid w:val="0090107F"/>
    <w:rPr>
      <w:rFonts w:eastAsiaTheme="minorEastAsia"/>
      <w:i/>
      <w:iCs/>
      <w:sz w:val="24"/>
      <w:szCs w:val="24"/>
      <w:lang w:val="en-GB" w:eastAsia="ja-JP"/>
    </w:rPr>
  </w:style>
  <w:style w:type="paragraph" w:styleId="Index4">
    <w:name w:val="index 4"/>
    <w:basedOn w:val="Normal"/>
    <w:next w:val="Normal"/>
    <w:uiPriority w:val="99"/>
    <w:unhideWhenUsed/>
    <w:qFormat/>
    <w:rsid w:val="0090107F"/>
    <w:pPr>
      <w:spacing w:before="0" w:after="120"/>
      <w:ind w:left="960" w:hanging="240"/>
      <w:jc w:val="center"/>
    </w:pPr>
  </w:style>
  <w:style w:type="paragraph" w:styleId="TOC5">
    <w:name w:val="toc 5"/>
    <w:basedOn w:val="Normal"/>
    <w:next w:val="Normal"/>
    <w:uiPriority w:val="39"/>
    <w:unhideWhenUsed/>
    <w:qFormat/>
    <w:rsid w:val="0090107F"/>
    <w:pPr>
      <w:spacing w:after="100"/>
      <w:ind w:left="960"/>
      <w:jc w:val="center"/>
    </w:pPr>
  </w:style>
  <w:style w:type="paragraph" w:styleId="TOC3">
    <w:name w:val="toc 3"/>
    <w:basedOn w:val="TOC2"/>
    <w:next w:val="Normal"/>
    <w:uiPriority w:val="39"/>
    <w:qFormat/>
    <w:rsid w:val="0090107F"/>
    <w:pPr>
      <w:ind w:left="2269"/>
    </w:pPr>
  </w:style>
  <w:style w:type="paragraph" w:styleId="TOC2">
    <w:name w:val="toc 2"/>
    <w:basedOn w:val="TOC1"/>
    <w:next w:val="Normal"/>
    <w:uiPriority w:val="39"/>
    <w:qFormat/>
    <w:rsid w:val="0090107F"/>
    <w:pPr>
      <w:spacing w:before="80"/>
      <w:ind w:left="1531" w:hanging="851"/>
    </w:pPr>
  </w:style>
  <w:style w:type="paragraph" w:styleId="TOC1">
    <w:name w:val="toc 1"/>
    <w:basedOn w:val="Normal"/>
    <w:next w:val="Normal"/>
    <w:uiPriority w:val="39"/>
    <w:qFormat/>
    <w:rsid w:val="0090107F"/>
    <w:pPr>
      <w:keepLines/>
      <w:tabs>
        <w:tab w:val="left" w:pos="964"/>
        <w:tab w:val="right" w:leader="dot" w:pos="9639"/>
      </w:tabs>
      <w:overflowPunct w:val="0"/>
      <w:autoSpaceDE w:val="0"/>
      <w:autoSpaceDN w:val="0"/>
      <w:adjustRightInd w:val="0"/>
      <w:spacing w:before="240" w:after="120"/>
      <w:ind w:left="680" w:right="851" w:hanging="680"/>
      <w:jc w:val="center"/>
      <w:textAlignment w:val="baseline"/>
    </w:pPr>
    <w:rPr>
      <w:rFonts w:eastAsia="Batang"/>
      <w:szCs w:val="20"/>
      <w:lang w:eastAsia="en-US"/>
    </w:rPr>
  </w:style>
  <w:style w:type="paragraph" w:styleId="PlainText">
    <w:name w:val="Plain Text"/>
    <w:basedOn w:val="Normal"/>
    <w:link w:val="PlainTextChar"/>
    <w:uiPriority w:val="99"/>
    <w:unhideWhenUsed/>
    <w:qFormat/>
    <w:rsid w:val="0090107F"/>
    <w:pPr>
      <w:spacing w:before="0" w:after="120"/>
      <w:jc w:val="center"/>
    </w:pPr>
    <w:rPr>
      <w:rFonts w:ascii="Consolas" w:hAnsi="Consolas"/>
      <w:sz w:val="21"/>
      <w:szCs w:val="21"/>
    </w:rPr>
  </w:style>
  <w:style w:type="character" w:customStyle="1" w:styleId="PlainTextChar">
    <w:name w:val="Plain Text Char"/>
    <w:basedOn w:val="DefaultParagraphFont"/>
    <w:link w:val="PlainText"/>
    <w:uiPriority w:val="99"/>
    <w:qFormat/>
    <w:rsid w:val="0090107F"/>
    <w:rPr>
      <w:rFonts w:ascii="Consolas" w:eastAsiaTheme="minorEastAsia" w:hAnsi="Consolas"/>
      <w:sz w:val="21"/>
      <w:szCs w:val="21"/>
      <w:lang w:val="en-GB" w:eastAsia="ja-JP"/>
    </w:rPr>
  </w:style>
  <w:style w:type="paragraph" w:styleId="ListBullet5">
    <w:name w:val="List Bullet 5"/>
    <w:basedOn w:val="Normal"/>
    <w:uiPriority w:val="99"/>
    <w:unhideWhenUsed/>
    <w:qFormat/>
    <w:rsid w:val="0090107F"/>
    <w:pPr>
      <w:numPr>
        <w:numId w:val="13"/>
      </w:numPr>
      <w:spacing w:after="120"/>
      <w:contextualSpacing/>
      <w:jc w:val="center"/>
    </w:pPr>
  </w:style>
  <w:style w:type="paragraph" w:styleId="ListNumber4">
    <w:name w:val="List Number 4"/>
    <w:basedOn w:val="Normal"/>
    <w:uiPriority w:val="99"/>
    <w:unhideWhenUsed/>
    <w:qFormat/>
    <w:rsid w:val="0090107F"/>
    <w:pPr>
      <w:numPr>
        <w:numId w:val="14"/>
      </w:numPr>
      <w:spacing w:after="120"/>
      <w:contextualSpacing/>
      <w:jc w:val="center"/>
    </w:pPr>
  </w:style>
  <w:style w:type="paragraph" w:styleId="TOC8">
    <w:name w:val="toc 8"/>
    <w:basedOn w:val="Normal"/>
    <w:next w:val="Normal"/>
    <w:uiPriority w:val="39"/>
    <w:unhideWhenUsed/>
    <w:qFormat/>
    <w:rsid w:val="0090107F"/>
    <w:pPr>
      <w:spacing w:after="100"/>
      <w:ind w:left="1680"/>
      <w:jc w:val="center"/>
    </w:pPr>
  </w:style>
  <w:style w:type="paragraph" w:styleId="Index3">
    <w:name w:val="index 3"/>
    <w:basedOn w:val="Normal"/>
    <w:next w:val="Normal"/>
    <w:uiPriority w:val="99"/>
    <w:unhideWhenUsed/>
    <w:qFormat/>
    <w:rsid w:val="0090107F"/>
    <w:pPr>
      <w:spacing w:before="0" w:after="120"/>
      <w:ind w:left="720" w:hanging="240"/>
      <w:jc w:val="center"/>
    </w:pPr>
  </w:style>
  <w:style w:type="paragraph" w:styleId="Date">
    <w:name w:val="Date"/>
    <w:basedOn w:val="Normal"/>
    <w:next w:val="Normal"/>
    <w:link w:val="DateChar"/>
    <w:uiPriority w:val="99"/>
    <w:unhideWhenUsed/>
    <w:qFormat/>
    <w:rsid w:val="0090107F"/>
    <w:pPr>
      <w:spacing w:after="120"/>
      <w:jc w:val="center"/>
    </w:pPr>
  </w:style>
  <w:style w:type="character" w:customStyle="1" w:styleId="DateChar">
    <w:name w:val="Date Char"/>
    <w:basedOn w:val="DefaultParagraphFont"/>
    <w:link w:val="Date"/>
    <w:uiPriority w:val="99"/>
    <w:qFormat/>
    <w:rsid w:val="0090107F"/>
    <w:rPr>
      <w:rFonts w:eastAsiaTheme="minorEastAsia"/>
      <w:sz w:val="24"/>
      <w:szCs w:val="24"/>
      <w:lang w:val="en-GB" w:eastAsia="ja-JP"/>
    </w:rPr>
  </w:style>
  <w:style w:type="paragraph" w:styleId="BodyTextIndent2">
    <w:name w:val="Body Text Indent 2"/>
    <w:basedOn w:val="Normal"/>
    <w:link w:val="BodyTextIndent2Char"/>
    <w:uiPriority w:val="99"/>
    <w:unhideWhenUsed/>
    <w:qFormat/>
    <w:rsid w:val="0090107F"/>
    <w:pPr>
      <w:spacing w:after="120" w:line="480" w:lineRule="auto"/>
      <w:ind w:left="360"/>
      <w:jc w:val="center"/>
    </w:pPr>
  </w:style>
  <w:style w:type="character" w:customStyle="1" w:styleId="BodyTextIndent2Char">
    <w:name w:val="Body Text Indent 2 Char"/>
    <w:basedOn w:val="DefaultParagraphFont"/>
    <w:link w:val="BodyTextIndent2"/>
    <w:uiPriority w:val="99"/>
    <w:qFormat/>
    <w:rsid w:val="0090107F"/>
    <w:rPr>
      <w:rFonts w:eastAsiaTheme="minorEastAsia"/>
      <w:sz w:val="24"/>
      <w:szCs w:val="24"/>
      <w:lang w:val="en-GB" w:eastAsia="ja-JP"/>
    </w:rPr>
  </w:style>
  <w:style w:type="paragraph" w:styleId="EndnoteText">
    <w:name w:val="endnote text"/>
    <w:basedOn w:val="Normal"/>
    <w:link w:val="EndnoteTextChar"/>
    <w:uiPriority w:val="99"/>
    <w:unhideWhenUsed/>
    <w:qFormat/>
    <w:rsid w:val="0090107F"/>
    <w:pPr>
      <w:spacing w:before="0" w:after="120"/>
      <w:jc w:val="center"/>
    </w:pPr>
    <w:rPr>
      <w:sz w:val="20"/>
      <w:szCs w:val="20"/>
    </w:rPr>
  </w:style>
  <w:style w:type="character" w:customStyle="1" w:styleId="EndnoteTextChar">
    <w:name w:val="Endnote Text Char"/>
    <w:basedOn w:val="DefaultParagraphFont"/>
    <w:link w:val="EndnoteText"/>
    <w:uiPriority w:val="99"/>
    <w:rsid w:val="0090107F"/>
    <w:rPr>
      <w:rFonts w:eastAsiaTheme="minorEastAsia"/>
      <w:lang w:val="en-GB" w:eastAsia="ja-JP"/>
    </w:rPr>
  </w:style>
  <w:style w:type="paragraph" w:styleId="ListContinue5">
    <w:name w:val="List Continue 5"/>
    <w:basedOn w:val="Normal"/>
    <w:uiPriority w:val="99"/>
    <w:unhideWhenUsed/>
    <w:qFormat/>
    <w:rsid w:val="0090107F"/>
    <w:pPr>
      <w:spacing w:after="120"/>
      <w:ind w:left="1800"/>
      <w:contextualSpacing/>
      <w:jc w:val="center"/>
    </w:pPr>
  </w:style>
  <w:style w:type="paragraph" w:styleId="EnvelopeReturn">
    <w:name w:val="envelope return"/>
    <w:basedOn w:val="Normal"/>
    <w:uiPriority w:val="99"/>
    <w:unhideWhenUsed/>
    <w:qFormat/>
    <w:rsid w:val="0090107F"/>
    <w:pPr>
      <w:spacing w:before="0" w:after="120"/>
      <w:jc w:val="center"/>
    </w:pPr>
    <w:rPr>
      <w:rFonts w:asciiTheme="majorHAnsi" w:eastAsiaTheme="majorEastAsia" w:hAnsiTheme="majorHAnsi" w:cstheme="majorBidi"/>
      <w:sz w:val="20"/>
      <w:szCs w:val="20"/>
    </w:rPr>
  </w:style>
  <w:style w:type="paragraph" w:styleId="Signature">
    <w:name w:val="Signature"/>
    <w:basedOn w:val="Normal"/>
    <w:link w:val="SignatureChar"/>
    <w:uiPriority w:val="99"/>
    <w:unhideWhenUsed/>
    <w:qFormat/>
    <w:rsid w:val="0090107F"/>
    <w:pPr>
      <w:spacing w:before="0" w:after="120"/>
      <w:ind w:left="4320"/>
      <w:jc w:val="center"/>
    </w:pPr>
  </w:style>
  <w:style w:type="character" w:customStyle="1" w:styleId="SignatureChar">
    <w:name w:val="Signature Char"/>
    <w:basedOn w:val="DefaultParagraphFont"/>
    <w:link w:val="Signature"/>
    <w:uiPriority w:val="99"/>
    <w:qFormat/>
    <w:rsid w:val="0090107F"/>
    <w:rPr>
      <w:rFonts w:eastAsiaTheme="minorEastAsia"/>
      <w:sz w:val="24"/>
      <w:szCs w:val="24"/>
      <w:lang w:val="en-GB" w:eastAsia="ja-JP"/>
    </w:rPr>
  </w:style>
  <w:style w:type="paragraph" w:styleId="ListContinue4">
    <w:name w:val="List Continue 4"/>
    <w:basedOn w:val="Normal"/>
    <w:uiPriority w:val="99"/>
    <w:unhideWhenUsed/>
    <w:qFormat/>
    <w:rsid w:val="0090107F"/>
    <w:pPr>
      <w:spacing w:after="120"/>
      <w:ind w:left="1440"/>
      <w:contextualSpacing/>
      <w:jc w:val="center"/>
    </w:pPr>
  </w:style>
  <w:style w:type="paragraph" w:styleId="TOC4">
    <w:name w:val="toc 4"/>
    <w:basedOn w:val="Normal"/>
    <w:next w:val="Normal"/>
    <w:uiPriority w:val="39"/>
    <w:unhideWhenUsed/>
    <w:qFormat/>
    <w:rsid w:val="0090107F"/>
    <w:pPr>
      <w:spacing w:after="100"/>
      <w:ind w:left="720"/>
      <w:jc w:val="center"/>
    </w:pPr>
  </w:style>
  <w:style w:type="paragraph" w:styleId="Index1">
    <w:name w:val="index 1"/>
    <w:basedOn w:val="Normal"/>
    <w:next w:val="Normal"/>
    <w:autoRedefine/>
    <w:uiPriority w:val="99"/>
    <w:qFormat/>
    <w:rsid w:val="0090107F"/>
    <w:pPr>
      <w:spacing w:after="120"/>
      <w:jc w:val="center"/>
    </w:pPr>
  </w:style>
  <w:style w:type="paragraph" w:styleId="IndexHeading">
    <w:name w:val="index heading"/>
    <w:basedOn w:val="Normal"/>
    <w:next w:val="Index1"/>
    <w:uiPriority w:val="99"/>
    <w:unhideWhenUsed/>
    <w:qFormat/>
    <w:rsid w:val="0090107F"/>
    <w:pPr>
      <w:spacing w:after="120"/>
      <w:jc w:val="center"/>
    </w:pPr>
    <w:rPr>
      <w:rFonts w:asciiTheme="majorHAnsi" w:eastAsiaTheme="majorEastAsia" w:hAnsiTheme="majorHAnsi" w:cstheme="majorBidi"/>
      <w:b/>
      <w:bCs/>
    </w:rPr>
  </w:style>
  <w:style w:type="paragraph" w:styleId="Subtitle">
    <w:name w:val="Subtitle"/>
    <w:basedOn w:val="Normal"/>
    <w:next w:val="Normal"/>
    <w:link w:val="SubtitleChar"/>
    <w:uiPriority w:val="11"/>
    <w:qFormat/>
    <w:rsid w:val="0090107F"/>
    <w:pPr>
      <w:spacing w:after="160"/>
      <w:jc w:val="center"/>
    </w:pPr>
    <w:rPr>
      <w:rFonts w:asciiTheme="minorHAnsi" w:hAnsiTheme="minorHAnsi" w:cstheme="minorBidi"/>
      <w:color w:val="595959" w:themeColor="text1" w:themeTint="A6"/>
      <w:spacing w:val="15"/>
      <w:sz w:val="22"/>
      <w:szCs w:val="22"/>
    </w:rPr>
  </w:style>
  <w:style w:type="character" w:customStyle="1" w:styleId="SubtitleChar">
    <w:name w:val="Subtitle Char"/>
    <w:basedOn w:val="DefaultParagraphFont"/>
    <w:link w:val="Subtitle"/>
    <w:uiPriority w:val="11"/>
    <w:qFormat/>
    <w:rsid w:val="0090107F"/>
    <w:rPr>
      <w:rFonts w:asciiTheme="minorHAnsi" w:eastAsiaTheme="minorEastAsia" w:hAnsiTheme="minorHAnsi" w:cstheme="minorBidi"/>
      <w:color w:val="595959" w:themeColor="text1" w:themeTint="A6"/>
      <w:spacing w:val="15"/>
      <w:sz w:val="22"/>
      <w:szCs w:val="22"/>
      <w:lang w:val="en-GB" w:eastAsia="ja-JP"/>
    </w:rPr>
  </w:style>
  <w:style w:type="paragraph" w:styleId="ListNumber5">
    <w:name w:val="List Number 5"/>
    <w:basedOn w:val="Normal"/>
    <w:uiPriority w:val="99"/>
    <w:unhideWhenUsed/>
    <w:qFormat/>
    <w:rsid w:val="0090107F"/>
    <w:pPr>
      <w:numPr>
        <w:numId w:val="15"/>
      </w:numPr>
      <w:spacing w:after="120"/>
      <w:contextualSpacing/>
      <w:jc w:val="center"/>
    </w:pPr>
  </w:style>
  <w:style w:type="paragraph" w:styleId="List">
    <w:name w:val="List"/>
    <w:basedOn w:val="Normal"/>
    <w:uiPriority w:val="99"/>
    <w:unhideWhenUsed/>
    <w:qFormat/>
    <w:rsid w:val="0090107F"/>
    <w:pPr>
      <w:spacing w:after="120"/>
      <w:ind w:left="360" w:hanging="360"/>
      <w:contextualSpacing/>
      <w:jc w:val="center"/>
    </w:pPr>
  </w:style>
  <w:style w:type="paragraph" w:styleId="TOC6">
    <w:name w:val="toc 6"/>
    <w:basedOn w:val="Normal"/>
    <w:next w:val="Normal"/>
    <w:uiPriority w:val="39"/>
    <w:unhideWhenUsed/>
    <w:qFormat/>
    <w:rsid w:val="0090107F"/>
    <w:pPr>
      <w:spacing w:after="100"/>
      <w:ind w:left="1200"/>
      <w:jc w:val="center"/>
    </w:pPr>
  </w:style>
  <w:style w:type="paragraph" w:styleId="List5">
    <w:name w:val="List 5"/>
    <w:basedOn w:val="Normal"/>
    <w:uiPriority w:val="99"/>
    <w:unhideWhenUsed/>
    <w:qFormat/>
    <w:rsid w:val="0090107F"/>
    <w:pPr>
      <w:spacing w:after="120"/>
      <w:ind w:left="1800" w:hanging="360"/>
      <w:contextualSpacing/>
      <w:jc w:val="center"/>
    </w:pPr>
  </w:style>
  <w:style w:type="paragraph" w:styleId="BodyTextIndent3">
    <w:name w:val="Body Text Indent 3"/>
    <w:basedOn w:val="Normal"/>
    <w:link w:val="BodyTextIndent3Char"/>
    <w:uiPriority w:val="99"/>
    <w:unhideWhenUsed/>
    <w:qFormat/>
    <w:rsid w:val="0090107F"/>
    <w:pPr>
      <w:spacing w:after="120"/>
      <w:ind w:left="360"/>
      <w:jc w:val="center"/>
    </w:pPr>
    <w:rPr>
      <w:sz w:val="16"/>
      <w:szCs w:val="16"/>
    </w:rPr>
  </w:style>
  <w:style w:type="character" w:customStyle="1" w:styleId="BodyTextIndent3Char">
    <w:name w:val="Body Text Indent 3 Char"/>
    <w:basedOn w:val="DefaultParagraphFont"/>
    <w:link w:val="BodyTextIndent3"/>
    <w:uiPriority w:val="99"/>
    <w:qFormat/>
    <w:rsid w:val="0090107F"/>
    <w:rPr>
      <w:rFonts w:eastAsiaTheme="minorEastAsia"/>
      <w:sz w:val="16"/>
      <w:szCs w:val="16"/>
      <w:lang w:val="en-GB" w:eastAsia="ja-JP"/>
    </w:rPr>
  </w:style>
  <w:style w:type="paragraph" w:styleId="Index7">
    <w:name w:val="index 7"/>
    <w:basedOn w:val="Normal"/>
    <w:next w:val="Normal"/>
    <w:uiPriority w:val="99"/>
    <w:unhideWhenUsed/>
    <w:qFormat/>
    <w:rsid w:val="0090107F"/>
    <w:pPr>
      <w:spacing w:before="0" w:after="120"/>
      <w:ind w:left="1680" w:hanging="240"/>
      <w:jc w:val="center"/>
    </w:pPr>
  </w:style>
  <w:style w:type="paragraph" w:styleId="Index9">
    <w:name w:val="index 9"/>
    <w:basedOn w:val="Normal"/>
    <w:next w:val="Normal"/>
    <w:uiPriority w:val="99"/>
    <w:unhideWhenUsed/>
    <w:qFormat/>
    <w:rsid w:val="0090107F"/>
    <w:pPr>
      <w:spacing w:before="0" w:after="120"/>
      <w:ind w:left="2160" w:hanging="240"/>
      <w:jc w:val="center"/>
    </w:pPr>
  </w:style>
  <w:style w:type="paragraph" w:styleId="TableofFigures">
    <w:name w:val="table of figures"/>
    <w:basedOn w:val="Normal"/>
    <w:next w:val="Normal"/>
    <w:uiPriority w:val="99"/>
    <w:qFormat/>
    <w:rsid w:val="0090107F"/>
    <w:pPr>
      <w:tabs>
        <w:tab w:val="right" w:leader="dot" w:pos="9639"/>
      </w:tabs>
      <w:spacing w:after="120"/>
      <w:jc w:val="center"/>
    </w:pPr>
    <w:rPr>
      <w:rFonts w:eastAsia="MS Mincho"/>
    </w:rPr>
  </w:style>
  <w:style w:type="paragraph" w:styleId="TOC9">
    <w:name w:val="toc 9"/>
    <w:basedOn w:val="Normal"/>
    <w:next w:val="Normal"/>
    <w:uiPriority w:val="39"/>
    <w:unhideWhenUsed/>
    <w:qFormat/>
    <w:rsid w:val="0090107F"/>
    <w:pPr>
      <w:spacing w:after="100"/>
      <w:ind w:left="1920"/>
      <w:jc w:val="center"/>
    </w:pPr>
  </w:style>
  <w:style w:type="paragraph" w:styleId="BodyText2">
    <w:name w:val="Body Text 2"/>
    <w:basedOn w:val="Normal"/>
    <w:link w:val="BodyText2Char"/>
    <w:uiPriority w:val="99"/>
    <w:unhideWhenUsed/>
    <w:qFormat/>
    <w:rsid w:val="0090107F"/>
    <w:pPr>
      <w:spacing w:after="120" w:line="480" w:lineRule="auto"/>
      <w:jc w:val="center"/>
    </w:pPr>
  </w:style>
  <w:style w:type="character" w:customStyle="1" w:styleId="BodyText2Char">
    <w:name w:val="Body Text 2 Char"/>
    <w:basedOn w:val="DefaultParagraphFont"/>
    <w:link w:val="BodyText2"/>
    <w:uiPriority w:val="99"/>
    <w:rsid w:val="0090107F"/>
    <w:rPr>
      <w:rFonts w:eastAsiaTheme="minorEastAsia"/>
      <w:sz w:val="24"/>
      <w:szCs w:val="24"/>
      <w:lang w:val="en-GB" w:eastAsia="ja-JP"/>
    </w:rPr>
  </w:style>
  <w:style w:type="paragraph" w:styleId="List4">
    <w:name w:val="List 4"/>
    <w:basedOn w:val="Normal"/>
    <w:uiPriority w:val="99"/>
    <w:unhideWhenUsed/>
    <w:qFormat/>
    <w:rsid w:val="0090107F"/>
    <w:pPr>
      <w:spacing w:after="120"/>
      <w:ind w:left="1440" w:hanging="360"/>
      <w:contextualSpacing/>
      <w:jc w:val="center"/>
    </w:pPr>
  </w:style>
  <w:style w:type="paragraph" w:styleId="ListContinue2">
    <w:name w:val="List Continue 2"/>
    <w:basedOn w:val="Normal"/>
    <w:uiPriority w:val="99"/>
    <w:unhideWhenUsed/>
    <w:qFormat/>
    <w:rsid w:val="0090107F"/>
    <w:pPr>
      <w:spacing w:after="120"/>
      <w:ind w:left="720"/>
      <w:contextualSpacing/>
      <w:jc w:val="center"/>
    </w:pPr>
  </w:style>
  <w:style w:type="paragraph" w:styleId="MessageHeader">
    <w:name w:val="Message Header"/>
    <w:basedOn w:val="Normal"/>
    <w:link w:val="MessageHeaderChar"/>
    <w:uiPriority w:val="99"/>
    <w:unhideWhenUsed/>
    <w:qFormat/>
    <w:rsid w:val="0090107F"/>
    <w:pPr>
      <w:pBdr>
        <w:top w:val="single" w:sz="6" w:space="1" w:color="auto"/>
        <w:left w:val="single" w:sz="6" w:space="1" w:color="auto"/>
        <w:bottom w:val="single" w:sz="6" w:space="1" w:color="auto"/>
        <w:right w:val="single" w:sz="6" w:space="1" w:color="auto"/>
      </w:pBdr>
      <w:shd w:val="pct20" w:color="auto" w:fill="auto"/>
      <w:spacing w:before="0" w:after="120"/>
      <w:ind w:left="1080" w:hanging="1080"/>
      <w:jc w:val="center"/>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qFormat/>
    <w:rsid w:val="0090107F"/>
    <w:rPr>
      <w:rFonts w:asciiTheme="majorHAnsi" w:eastAsiaTheme="majorEastAsia" w:hAnsiTheme="majorHAnsi" w:cstheme="majorBidi"/>
      <w:sz w:val="24"/>
      <w:szCs w:val="24"/>
      <w:shd w:val="pct20" w:color="auto" w:fill="auto"/>
      <w:lang w:val="en-GB" w:eastAsia="ja-JP"/>
    </w:rPr>
  </w:style>
  <w:style w:type="paragraph" w:styleId="HTMLPreformatted">
    <w:name w:val="HTML Preformatted"/>
    <w:basedOn w:val="Normal"/>
    <w:link w:val="HTMLPreformattedChar"/>
    <w:uiPriority w:val="99"/>
    <w:unhideWhenUsed/>
    <w:qFormat/>
    <w:rsid w:val="0090107F"/>
    <w:pPr>
      <w:spacing w:before="0" w:after="120"/>
      <w:jc w:val="center"/>
    </w:pPr>
    <w:rPr>
      <w:rFonts w:ascii="Consolas" w:hAnsi="Consolas"/>
      <w:sz w:val="20"/>
      <w:szCs w:val="20"/>
    </w:rPr>
  </w:style>
  <w:style w:type="character" w:customStyle="1" w:styleId="HTMLPreformattedChar">
    <w:name w:val="HTML Preformatted Char"/>
    <w:basedOn w:val="DefaultParagraphFont"/>
    <w:link w:val="HTMLPreformatted"/>
    <w:uiPriority w:val="99"/>
    <w:qFormat/>
    <w:rsid w:val="0090107F"/>
    <w:rPr>
      <w:rFonts w:ascii="Consolas" w:eastAsiaTheme="minorEastAsia" w:hAnsi="Consolas"/>
      <w:lang w:val="en-GB" w:eastAsia="ja-JP"/>
    </w:rPr>
  </w:style>
  <w:style w:type="paragraph" w:styleId="ListContinue3">
    <w:name w:val="List Continue 3"/>
    <w:basedOn w:val="Normal"/>
    <w:uiPriority w:val="99"/>
    <w:unhideWhenUsed/>
    <w:qFormat/>
    <w:rsid w:val="0090107F"/>
    <w:pPr>
      <w:spacing w:after="120"/>
      <w:ind w:left="1080"/>
      <w:contextualSpacing/>
      <w:jc w:val="center"/>
    </w:pPr>
  </w:style>
  <w:style w:type="paragraph" w:styleId="Index2">
    <w:name w:val="index 2"/>
    <w:basedOn w:val="Normal"/>
    <w:next w:val="Normal"/>
    <w:uiPriority w:val="99"/>
    <w:unhideWhenUsed/>
    <w:qFormat/>
    <w:rsid w:val="0090107F"/>
    <w:pPr>
      <w:spacing w:before="0" w:after="120"/>
      <w:ind w:left="480" w:hanging="240"/>
      <w:jc w:val="center"/>
    </w:pPr>
  </w:style>
  <w:style w:type="paragraph" w:styleId="Title">
    <w:name w:val="Title"/>
    <w:basedOn w:val="Normal"/>
    <w:next w:val="Normal"/>
    <w:link w:val="TitleChar"/>
    <w:uiPriority w:val="10"/>
    <w:qFormat/>
    <w:rsid w:val="0090107F"/>
    <w:pPr>
      <w:spacing w:before="0" w:after="12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90107F"/>
    <w:rPr>
      <w:rFonts w:asciiTheme="majorHAnsi" w:eastAsiaTheme="majorEastAsia" w:hAnsiTheme="majorHAnsi" w:cstheme="majorBidi"/>
      <w:spacing w:val="-10"/>
      <w:kern w:val="28"/>
      <w:sz w:val="56"/>
      <w:szCs w:val="56"/>
      <w:lang w:val="en-GB" w:eastAsia="ja-JP"/>
    </w:rPr>
  </w:style>
  <w:style w:type="paragraph" w:styleId="BodyTextFirstIndent">
    <w:name w:val="Body Text First Indent"/>
    <w:basedOn w:val="BodyText"/>
    <w:link w:val="BodyTextFirstIndentChar"/>
    <w:uiPriority w:val="99"/>
    <w:unhideWhenUsed/>
    <w:qFormat/>
    <w:rsid w:val="0090107F"/>
    <w:pPr>
      <w:spacing w:after="0"/>
      <w:ind w:firstLine="360"/>
    </w:pPr>
  </w:style>
  <w:style w:type="character" w:customStyle="1" w:styleId="BodyTextFirstIndentChar">
    <w:name w:val="Body Text First Indent Char"/>
    <w:basedOn w:val="BodyTextChar"/>
    <w:link w:val="BodyTextFirstIndent"/>
    <w:uiPriority w:val="99"/>
    <w:qFormat/>
    <w:rsid w:val="0090107F"/>
    <w:rPr>
      <w:rFonts w:eastAsiaTheme="minorEastAsia"/>
      <w:sz w:val="24"/>
      <w:szCs w:val="24"/>
      <w:lang w:val="en-GB" w:eastAsia="ja-JP"/>
    </w:rPr>
  </w:style>
  <w:style w:type="paragraph" w:styleId="BodyTextFirstIndent2">
    <w:name w:val="Body Text First Indent 2"/>
    <w:basedOn w:val="BodyTextIndent"/>
    <w:link w:val="BodyTextFirstIndent2Char"/>
    <w:uiPriority w:val="99"/>
    <w:unhideWhenUsed/>
    <w:qFormat/>
    <w:rsid w:val="0090107F"/>
    <w:pPr>
      <w:spacing w:after="0"/>
      <w:ind w:firstLine="360"/>
    </w:pPr>
  </w:style>
  <w:style w:type="character" w:customStyle="1" w:styleId="BodyTextFirstIndent2Char">
    <w:name w:val="Body Text First Indent 2 Char"/>
    <w:basedOn w:val="BodyTextIndentChar"/>
    <w:link w:val="BodyTextFirstIndent2"/>
    <w:uiPriority w:val="99"/>
    <w:qFormat/>
    <w:rsid w:val="0090107F"/>
    <w:rPr>
      <w:rFonts w:eastAsiaTheme="minorEastAsia"/>
      <w:sz w:val="24"/>
      <w:szCs w:val="24"/>
      <w:lang w:val="en-GB" w:eastAsia="ja-JP"/>
    </w:rPr>
  </w:style>
  <w:style w:type="character" w:styleId="Strong">
    <w:name w:val="Strong"/>
    <w:basedOn w:val="DefaultParagraphFont"/>
    <w:uiPriority w:val="22"/>
    <w:qFormat/>
    <w:rsid w:val="0090107F"/>
    <w:rPr>
      <w:b/>
      <w:bCs/>
    </w:rPr>
  </w:style>
  <w:style w:type="character" w:styleId="EndnoteReference">
    <w:name w:val="endnote reference"/>
    <w:basedOn w:val="DefaultParagraphFont"/>
    <w:uiPriority w:val="99"/>
    <w:unhideWhenUsed/>
    <w:qFormat/>
    <w:rsid w:val="0090107F"/>
    <w:rPr>
      <w:vertAlign w:val="superscript"/>
    </w:rPr>
  </w:style>
  <w:style w:type="character" w:styleId="PageNumber">
    <w:name w:val="page number"/>
    <w:basedOn w:val="DefaultParagraphFont"/>
    <w:uiPriority w:val="99"/>
    <w:unhideWhenUsed/>
    <w:qFormat/>
    <w:rsid w:val="0090107F"/>
  </w:style>
  <w:style w:type="character" w:styleId="FollowedHyperlink">
    <w:name w:val="FollowedHyperlink"/>
    <w:basedOn w:val="DefaultParagraphFont"/>
    <w:uiPriority w:val="99"/>
    <w:unhideWhenUsed/>
    <w:qFormat/>
    <w:rsid w:val="0090107F"/>
    <w:rPr>
      <w:color w:val="954F72" w:themeColor="followedHyperlink"/>
      <w:u w:val="single"/>
    </w:rPr>
  </w:style>
  <w:style w:type="character" w:styleId="Emphasis">
    <w:name w:val="Emphasis"/>
    <w:basedOn w:val="DefaultParagraphFont"/>
    <w:uiPriority w:val="20"/>
    <w:qFormat/>
    <w:rsid w:val="0090107F"/>
    <w:rPr>
      <w:i/>
      <w:iCs/>
    </w:rPr>
  </w:style>
  <w:style w:type="character" w:styleId="LineNumber">
    <w:name w:val="line number"/>
    <w:basedOn w:val="DefaultParagraphFont"/>
    <w:uiPriority w:val="99"/>
    <w:unhideWhenUsed/>
    <w:qFormat/>
    <w:rsid w:val="0090107F"/>
  </w:style>
  <w:style w:type="character" w:styleId="HTMLDefinition">
    <w:name w:val="HTML Definition"/>
    <w:basedOn w:val="DefaultParagraphFont"/>
    <w:uiPriority w:val="99"/>
    <w:unhideWhenUsed/>
    <w:qFormat/>
    <w:rsid w:val="0090107F"/>
    <w:rPr>
      <w:i/>
      <w:iCs/>
    </w:rPr>
  </w:style>
  <w:style w:type="character" w:styleId="HTMLTypewriter">
    <w:name w:val="HTML Typewriter"/>
    <w:basedOn w:val="DefaultParagraphFont"/>
    <w:uiPriority w:val="99"/>
    <w:unhideWhenUsed/>
    <w:qFormat/>
    <w:rsid w:val="0090107F"/>
    <w:rPr>
      <w:rFonts w:ascii="Consolas" w:hAnsi="Consolas"/>
      <w:sz w:val="20"/>
      <w:szCs w:val="20"/>
    </w:rPr>
  </w:style>
  <w:style w:type="character" w:styleId="HTMLAcronym">
    <w:name w:val="HTML Acronym"/>
    <w:basedOn w:val="DefaultParagraphFont"/>
    <w:uiPriority w:val="99"/>
    <w:unhideWhenUsed/>
    <w:qFormat/>
    <w:rsid w:val="0090107F"/>
  </w:style>
  <w:style w:type="character" w:styleId="HTMLVariable">
    <w:name w:val="HTML Variable"/>
    <w:basedOn w:val="DefaultParagraphFont"/>
    <w:uiPriority w:val="99"/>
    <w:unhideWhenUsed/>
    <w:qFormat/>
    <w:rsid w:val="0090107F"/>
    <w:rPr>
      <w:i/>
      <w:iCs/>
    </w:rPr>
  </w:style>
  <w:style w:type="character" w:styleId="HTMLCode">
    <w:name w:val="HTML Code"/>
    <w:basedOn w:val="DefaultParagraphFont"/>
    <w:uiPriority w:val="99"/>
    <w:unhideWhenUsed/>
    <w:qFormat/>
    <w:rsid w:val="0090107F"/>
    <w:rPr>
      <w:rFonts w:ascii="Consolas" w:hAnsi="Consolas"/>
      <w:sz w:val="20"/>
      <w:szCs w:val="20"/>
    </w:rPr>
  </w:style>
  <w:style w:type="character" w:styleId="HTMLCite">
    <w:name w:val="HTML Cite"/>
    <w:basedOn w:val="DefaultParagraphFont"/>
    <w:uiPriority w:val="99"/>
    <w:unhideWhenUsed/>
    <w:qFormat/>
    <w:rsid w:val="0090107F"/>
    <w:rPr>
      <w:i/>
      <w:iCs/>
    </w:rPr>
  </w:style>
  <w:style w:type="character" w:styleId="FootnoteReference">
    <w:name w:val="footnote reference"/>
    <w:basedOn w:val="DefaultParagraphFont"/>
    <w:uiPriority w:val="99"/>
    <w:unhideWhenUsed/>
    <w:qFormat/>
    <w:rsid w:val="0090107F"/>
    <w:rPr>
      <w:vertAlign w:val="superscript"/>
    </w:rPr>
  </w:style>
  <w:style w:type="character" w:styleId="HTMLKeyboard">
    <w:name w:val="HTML Keyboard"/>
    <w:basedOn w:val="DefaultParagraphFont"/>
    <w:uiPriority w:val="99"/>
    <w:semiHidden/>
    <w:unhideWhenUsed/>
    <w:qFormat/>
    <w:rsid w:val="0090107F"/>
    <w:rPr>
      <w:rFonts w:ascii="Consolas" w:hAnsi="Consolas"/>
      <w:sz w:val="20"/>
      <w:szCs w:val="20"/>
    </w:rPr>
  </w:style>
  <w:style w:type="character" w:styleId="HTMLSample">
    <w:name w:val="HTML Sample"/>
    <w:basedOn w:val="DefaultParagraphFont"/>
    <w:uiPriority w:val="99"/>
    <w:unhideWhenUsed/>
    <w:qFormat/>
    <w:rsid w:val="0090107F"/>
    <w:rPr>
      <w:rFonts w:ascii="Consolas" w:hAnsi="Consolas"/>
      <w:sz w:val="24"/>
      <w:szCs w:val="24"/>
    </w:rPr>
  </w:style>
  <w:style w:type="character" w:customStyle="1" w:styleId="DocnumberChar">
    <w:name w:val="Docnumber Char"/>
    <w:link w:val="Docnumber"/>
    <w:qFormat/>
    <w:rsid w:val="0090107F"/>
    <w:rPr>
      <w:b/>
      <w:sz w:val="32"/>
      <w:lang w:val="en-GB" w:eastAsia="en-US"/>
    </w:rPr>
  </w:style>
  <w:style w:type="paragraph" w:customStyle="1" w:styleId="AnnexNotitle0">
    <w:name w:val="Annex_No &amp; title"/>
    <w:basedOn w:val="Normal"/>
    <w:next w:val="Normal"/>
    <w:qFormat/>
    <w:rsid w:val="0090107F"/>
    <w:pPr>
      <w:keepNext/>
      <w:keepLines/>
      <w:tabs>
        <w:tab w:val="left" w:pos="794"/>
        <w:tab w:val="left" w:pos="1191"/>
        <w:tab w:val="left" w:pos="1588"/>
        <w:tab w:val="left" w:pos="1985"/>
      </w:tabs>
      <w:overflowPunct w:val="0"/>
      <w:autoSpaceDE w:val="0"/>
      <w:autoSpaceDN w:val="0"/>
      <w:adjustRightInd w:val="0"/>
      <w:spacing w:before="480" w:after="120"/>
      <w:jc w:val="center"/>
      <w:textAlignment w:val="baseline"/>
    </w:pPr>
    <w:rPr>
      <w:rFonts w:eastAsia="Times New Roman"/>
      <w:b/>
      <w:sz w:val="28"/>
      <w:szCs w:val="20"/>
      <w:lang w:eastAsia="en-US"/>
    </w:rPr>
  </w:style>
  <w:style w:type="paragraph" w:customStyle="1" w:styleId="AppendixNotitle">
    <w:name w:val="Appendix_No &amp; title"/>
    <w:basedOn w:val="AnnexNotitle0"/>
    <w:next w:val="Normal"/>
    <w:qFormat/>
    <w:rsid w:val="0090107F"/>
  </w:style>
  <w:style w:type="paragraph" w:customStyle="1" w:styleId="CorrectionSeparatorBegin">
    <w:name w:val="Correction Separator Begin"/>
    <w:basedOn w:val="Normal"/>
    <w:qFormat/>
    <w:rsid w:val="0090107F"/>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qFormat/>
    <w:rsid w:val="0090107F"/>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qFormat/>
    <w:rsid w:val="0090107F"/>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0">
    <w:name w:val="Figure_No &amp; title"/>
    <w:basedOn w:val="Normal"/>
    <w:next w:val="Normal"/>
    <w:qFormat/>
    <w:rsid w:val="0090107F"/>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qFormat/>
    <w:rsid w:val="0090107F"/>
    <w:pPr>
      <w:tabs>
        <w:tab w:val="left" w:pos="567"/>
        <w:tab w:val="left" w:pos="1134"/>
        <w:tab w:val="left" w:pos="1701"/>
        <w:tab w:val="left" w:pos="2268"/>
        <w:tab w:val="left" w:pos="2835"/>
        <w:tab w:val="left" w:pos="3402"/>
        <w:tab w:val="left" w:pos="3969"/>
        <w:tab w:val="left" w:pos="4536"/>
        <w:tab w:val="left" w:pos="5103"/>
        <w:tab w:val="left" w:pos="5670"/>
      </w:tabs>
      <w:spacing w:before="0" w:after="120"/>
      <w:jc w:val="center"/>
    </w:pPr>
    <w:rPr>
      <w:rFonts w:ascii="Courier New" w:eastAsia="SimSun" w:hAnsi="Courier New"/>
      <w:sz w:val="20"/>
      <w:szCs w:val="20"/>
      <w:lang w:val="en-US" w:eastAsia="en-US"/>
    </w:rPr>
  </w:style>
  <w:style w:type="paragraph" w:customStyle="1" w:styleId="Headingi">
    <w:name w:val="Heading_i"/>
    <w:basedOn w:val="Normal"/>
    <w:next w:val="Normal"/>
    <w:qFormat/>
    <w:rsid w:val="0090107F"/>
    <w:pPr>
      <w:keepNext/>
      <w:tabs>
        <w:tab w:val="left" w:pos="794"/>
        <w:tab w:val="left" w:pos="1191"/>
        <w:tab w:val="left" w:pos="1588"/>
        <w:tab w:val="left" w:pos="1985"/>
      </w:tabs>
      <w:overflowPunct w:val="0"/>
      <w:autoSpaceDE w:val="0"/>
      <w:autoSpaceDN w:val="0"/>
      <w:adjustRightInd w:val="0"/>
      <w:spacing w:before="160" w:after="120"/>
      <w:jc w:val="center"/>
      <w:textAlignment w:val="baseline"/>
    </w:pPr>
    <w:rPr>
      <w:i/>
      <w:szCs w:val="20"/>
    </w:rPr>
  </w:style>
  <w:style w:type="paragraph" w:customStyle="1" w:styleId="Headingib">
    <w:name w:val="Heading_ib"/>
    <w:basedOn w:val="Headingi"/>
    <w:next w:val="Normal"/>
    <w:qFormat/>
    <w:rsid w:val="0090107F"/>
    <w:rPr>
      <w:b/>
      <w:bCs/>
    </w:rPr>
  </w:style>
  <w:style w:type="paragraph" w:customStyle="1" w:styleId="Normalbeforetable">
    <w:name w:val="Normal before table"/>
    <w:basedOn w:val="Normal"/>
    <w:qFormat/>
    <w:rsid w:val="0090107F"/>
    <w:pPr>
      <w:keepNext/>
      <w:spacing w:after="120"/>
      <w:jc w:val="center"/>
    </w:pPr>
    <w:rPr>
      <w:rFonts w:eastAsia="????"/>
      <w:lang w:eastAsia="en-US"/>
    </w:rPr>
  </w:style>
  <w:style w:type="paragraph" w:customStyle="1" w:styleId="Tablehead">
    <w:name w:val="Table_head"/>
    <w:basedOn w:val="Normal"/>
    <w:next w:val="Normal"/>
    <w:qFormat/>
    <w:rsid w:val="0090107F"/>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qFormat/>
    <w:rsid w:val="0090107F"/>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jc w:val="center"/>
      <w:textAlignment w:val="baseline"/>
    </w:pPr>
    <w:rPr>
      <w:rFonts w:eastAsia="Times New Roman"/>
      <w:sz w:val="22"/>
      <w:szCs w:val="20"/>
      <w:lang w:eastAsia="en-US"/>
    </w:rPr>
  </w:style>
  <w:style w:type="paragraph" w:customStyle="1" w:styleId="TableNotitle">
    <w:name w:val="Table_No &amp; title"/>
    <w:basedOn w:val="Normal"/>
    <w:next w:val="Normal"/>
    <w:qFormat/>
    <w:rsid w:val="0090107F"/>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character" w:customStyle="1" w:styleId="Heading4Char">
    <w:name w:val="Heading 4 Char"/>
    <w:basedOn w:val="DefaultParagraphFont"/>
    <w:link w:val="Heading4"/>
    <w:qFormat/>
    <w:rsid w:val="0090107F"/>
    <w:rPr>
      <w:rFonts w:ascii="Arial" w:eastAsia="SimHei" w:hAnsi="Arial"/>
      <w:b/>
      <w:sz w:val="28"/>
      <w:szCs w:val="24"/>
      <w:lang w:val="en-GB" w:eastAsia="ja-JP"/>
    </w:rPr>
  </w:style>
  <w:style w:type="character" w:customStyle="1" w:styleId="Heading5Char">
    <w:name w:val="Heading 5 Char"/>
    <w:basedOn w:val="DefaultParagraphFont"/>
    <w:link w:val="Heading5"/>
    <w:qFormat/>
    <w:rsid w:val="0090107F"/>
    <w:rPr>
      <w:rFonts w:eastAsiaTheme="minorEastAsia"/>
      <w:b/>
      <w:sz w:val="28"/>
      <w:szCs w:val="24"/>
      <w:lang w:val="en-GB" w:eastAsia="ja-JP"/>
    </w:rPr>
  </w:style>
  <w:style w:type="character" w:customStyle="1" w:styleId="Heading6Char">
    <w:name w:val="Heading 6 Char"/>
    <w:basedOn w:val="DefaultParagraphFont"/>
    <w:link w:val="Heading6"/>
    <w:qFormat/>
    <w:rsid w:val="0090107F"/>
    <w:rPr>
      <w:rFonts w:ascii="Arial" w:eastAsia="SimHei" w:hAnsi="Arial"/>
      <w:b/>
      <w:sz w:val="24"/>
      <w:szCs w:val="24"/>
      <w:lang w:val="en-GB" w:eastAsia="ja-JP"/>
    </w:rPr>
  </w:style>
  <w:style w:type="character" w:customStyle="1" w:styleId="Heading7Char">
    <w:name w:val="Heading 7 Char"/>
    <w:basedOn w:val="DefaultParagraphFont"/>
    <w:link w:val="Heading7"/>
    <w:qFormat/>
    <w:rsid w:val="0090107F"/>
    <w:rPr>
      <w:rFonts w:eastAsiaTheme="minorEastAsia"/>
      <w:b/>
      <w:sz w:val="24"/>
      <w:szCs w:val="24"/>
      <w:lang w:val="en-GB" w:eastAsia="ja-JP"/>
    </w:rPr>
  </w:style>
  <w:style w:type="character" w:customStyle="1" w:styleId="Heading8Char">
    <w:name w:val="Heading 8 Char"/>
    <w:basedOn w:val="DefaultParagraphFont"/>
    <w:link w:val="Heading8"/>
    <w:qFormat/>
    <w:rsid w:val="0090107F"/>
    <w:rPr>
      <w:rFonts w:ascii="Arial" w:eastAsia="SimHei" w:hAnsi="Arial"/>
      <w:sz w:val="24"/>
      <w:szCs w:val="24"/>
      <w:lang w:val="en-GB" w:eastAsia="ja-JP"/>
    </w:rPr>
  </w:style>
  <w:style w:type="character" w:customStyle="1" w:styleId="Heading9Char">
    <w:name w:val="Heading 9 Char"/>
    <w:basedOn w:val="DefaultParagraphFont"/>
    <w:link w:val="Heading9"/>
    <w:qFormat/>
    <w:rsid w:val="0090107F"/>
    <w:rPr>
      <w:rFonts w:ascii="Arial" w:eastAsia="SimHei" w:hAnsi="Arial"/>
      <w:sz w:val="21"/>
      <w:szCs w:val="24"/>
      <w:lang w:val="en-GB" w:eastAsia="ja-JP"/>
    </w:rPr>
  </w:style>
  <w:style w:type="character" w:customStyle="1" w:styleId="HeaderChar">
    <w:name w:val="Header Char"/>
    <w:basedOn w:val="DefaultParagraphFont"/>
    <w:link w:val="Header"/>
    <w:uiPriority w:val="99"/>
    <w:qFormat/>
    <w:rsid w:val="0090107F"/>
    <w:rPr>
      <w:rFonts w:eastAsia="Times New Roman"/>
      <w:sz w:val="18"/>
      <w:szCs w:val="24"/>
      <w:lang w:val="en-GB" w:eastAsia="en-US"/>
    </w:rPr>
  </w:style>
  <w:style w:type="paragraph" w:styleId="Quote">
    <w:name w:val="Quote"/>
    <w:basedOn w:val="Normal"/>
    <w:next w:val="Normal"/>
    <w:link w:val="QuoteChar"/>
    <w:uiPriority w:val="29"/>
    <w:qFormat/>
    <w:rsid w:val="0090107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qFormat/>
    <w:rsid w:val="0090107F"/>
    <w:rPr>
      <w:rFonts w:eastAsiaTheme="minorEastAsia"/>
      <w:i/>
      <w:iCs/>
      <w:color w:val="404040" w:themeColor="text1" w:themeTint="BF"/>
      <w:sz w:val="24"/>
      <w:szCs w:val="24"/>
      <w:lang w:val="en-GB" w:eastAsia="ja-JP"/>
    </w:rPr>
  </w:style>
  <w:style w:type="paragraph" w:customStyle="1" w:styleId="enumlev1">
    <w:name w:val="enumlev1"/>
    <w:basedOn w:val="Normal"/>
    <w:qFormat/>
    <w:rsid w:val="0090107F"/>
    <w:pPr>
      <w:tabs>
        <w:tab w:val="left" w:pos="794"/>
        <w:tab w:val="left" w:pos="1191"/>
        <w:tab w:val="left" w:pos="1588"/>
        <w:tab w:val="left" w:pos="1985"/>
      </w:tabs>
      <w:overflowPunct w:val="0"/>
      <w:autoSpaceDE w:val="0"/>
      <w:autoSpaceDN w:val="0"/>
      <w:adjustRightInd w:val="0"/>
      <w:spacing w:before="80" w:after="120"/>
      <w:ind w:left="794" w:hanging="794"/>
      <w:jc w:val="center"/>
      <w:textAlignment w:val="baseline"/>
    </w:pPr>
    <w:rPr>
      <w:rFonts w:eastAsia="Times New Roman"/>
      <w:szCs w:val="20"/>
      <w:lang w:eastAsia="en-US"/>
    </w:rPr>
  </w:style>
  <w:style w:type="paragraph" w:customStyle="1" w:styleId="enumlev2">
    <w:name w:val="enumlev2"/>
    <w:basedOn w:val="enumlev1"/>
    <w:qFormat/>
    <w:rsid w:val="0090107F"/>
    <w:pPr>
      <w:ind w:left="1191" w:hanging="397"/>
    </w:pPr>
  </w:style>
  <w:style w:type="paragraph" w:customStyle="1" w:styleId="enumlev3">
    <w:name w:val="enumlev3"/>
    <w:basedOn w:val="enumlev2"/>
    <w:qFormat/>
    <w:rsid w:val="0090107F"/>
    <w:pPr>
      <w:ind w:left="1588"/>
    </w:pPr>
  </w:style>
  <w:style w:type="paragraph" w:customStyle="1" w:styleId="1">
    <w:name w:val="修订1"/>
    <w:hidden/>
    <w:uiPriority w:val="99"/>
    <w:semiHidden/>
    <w:qFormat/>
    <w:rsid w:val="0090107F"/>
    <w:pPr>
      <w:spacing w:before="120" w:after="120"/>
      <w:jc w:val="center"/>
    </w:pPr>
    <w:rPr>
      <w:rFonts w:eastAsiaTheme="minorEastAsia"/>
      <w:sz w:val="24"/>
      <w:szCs w:val="24"/>
      <w:lang w:val="en-GB" w:eastAsia="ja-JP"/>
    </w:rPr>
  </w:style>
  <w:style w:type="character" w:customStyle="1" w:styleId="ReftextArial9pt">
    <w:name w:val="Ref_text Arial 9 pt"/>
    <w:qFormat/>
    <w:rsid w:val="0090107F"/>
    <w:rPr>
      <w:rFonts w:ascii="Arial" w:hAnsi="Arial" w:cs="Arial"/>
      <w:sz w:val="18"/>
      <w:szCs w:val="18"/>
    </w:rPr>
  </w:style>
  <w:style w:type="paragraph" w:customStyle="1" w:styleId="Title4">
    <w:name w:val="Title 4"/>
    <w:basedOn w:val="Normal"/>
    <w:next w:val="Heading1"/>
    <w:qFormat/>
    <w:rsid w:val="0090107F"/>
    <w:pPr>
      <w:tabs>
        <w:tab w:val="left" w:pos="567"/>
        <w:tab w:val="left" w:pos="1134"/>
        <w:tab w:val="left" w:pos="1701"/>
        <w:tab w:val="left" w:pos="2268"/>
        <w:tab w:val="left" w:pos="2835"/>
      </w:tabs>
      <w:overflowPunct w:val="0"/>
      <w:autoSpaceDE w:val="0"/>
      <w:autoSpaceDN w:val="0"/>
      <w:adjustRightInd w:val="0"/>
      <w:spacing w:before="240" w:after="120"/>
      <w:jc w:val="center"/>
      <w:textAlignment w:val="baseline"/>
    </w:pPr>
    <w:rPr>
      <w:rFonts w:eastAsia="Times New Roman"/>
      <w:b/>
      <w:sz w:val="28"/>
      <w:szCs w:val="20"/>
      <w:lang w:eastAsia="en-US"/>
    </w:rPr>
  </w:style>
  <w:style w:type="paragraph" w:customStyle="1" w:styleId="Note">
    <w:name w:val="Note"/>
    <w:basedOn w:val="Normal"/>
    <w:qFormat/>
    <w:rsid w:val="0090107F"/>
    <w:pPr>
      <w:tabs>
        <w:tab w:val="left" w:pos="794"/>
        <w:tab w:val="left" w:pos="1191"/>
        <w:tab w:val="left" w:pos="1588"/>
        <w:tab w:val="left" w:pos="1985"/>
      </w:tabs>
      <w:overflowPunct w:val="0"/>
      <w:autoSpaceDE w:val="0"/>
      <w:autoSpaceDN w:val="0"/>
      <w:adjustRightInd w:val="0"/>
      <w:spacing w:before="80" w:after="120"/>
      <w:jc w:val="center"/>
      <w:textAlignment w:val="baseline"/>
    </w:pPr>
    <w:rPr>
      <w:rFonts w:eastAsia="Times New Roman"/>
      <w:szCs w:val="20"/>
      <w:lang w:eastAsia="en-US"/>
    </w:rPr>
  </w:style>
  <w:style w:type="paragraph" w:customStyle="1" w:styleId="10">
    <w:name w:val="书目1"/>
    <w:basedOn w:val="Normal"/>
    <w:next w:val="Normal"/>
    <w:uiPriority w:val="37"/>
    <w:semiHidden/>
    <w:unhideWhenUsed/>
    <w:qFormat/>
    <w:rsid w:val="0090107F"/>
    <w:pPr>
      <w:spacing w:after="120"/>
      <w:jc w:val="center"/>
    </w:pPr>
  </w:style>
  <w:style w:type="character" w:customStyle="1" w:styleId="11">
    <w:name w:val="书籍标题1"/>
    <w:basedOn w:val="DefaultParagraphFont"/>
    <w:uiPriority w:val="33"/>
    <w:qFormat/>
    <w:rsid w:val="0090107F"/>
    <w:rPr>
      <w:b/>
      <w:bCs/>
      <w:i/>
      <w:iCs/>
      <w:spacing w:val="5"/>
    </w:rPr>
  </w:style>
  <w:style w:type="character" w:customStyle="1" w:styleId="12">
    <w:name w:val="井号标签1"/>
    <w:basedOn w:val="DefaultParagraphFont"/>
    <w:uiPriority w:val="99"/>
    <w:semiHidden/>
    <w:unhideWhenUsed/>
    <w:qFormat/>
    <w:rsid w:val="0090107F"/>
    <w:rPr>
      <w:color w:val="2B579A"/>
      <w:shd w:val="clear" w:color="auto" w:fill="E1DFDD"/>
    </w:rPr>
  </w:style>
  <w:style w:type="character" w:customStyle="1" w:styleId="13">
    <w:name w:val="明显强调1"/>
    <w:basedOn w:val="DefaultParagraphFont"/>
    <w:uiPriority w:val="21"/>
    <w:qFormat/>
    <w:rsid w:val="0090107F"/>
    <w:rPr>
      <w:i/>
      <w:iCs/>
      <w:color w:val="5B9BD5" w:themeColor="accent1"/>
    </w:rPr>
  </w:style>
  <w:style w:type="paragraph" w:styleId="IntenseQuote">
    <w:name w:val="Intense Quote"/>
    <w:basedOn w:val="Normal"/>
    <w:next w:val="Normal"/>
    <w:link w:val="IntenseQuoteChar"/>
    <w:uiPriority w:val="30"/>
    <w:qFormat/>
    <w:rsid w:val="0090107F"/>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qFormat/>
    <w:rsid w:val="0090107F"/>
    <w:rPr>
      <w:rFonts w:eastAsiaTheme="minorEastAsia"/>
      <w:i/>
      <w:iCs/>
      <w:color w:val="5B9BD5" w:themeColor="accent1"/>
      <w:sz w:val="24"/>
      <w:szCs w:val="24"/>
      <w:lang w:val="en-GB" w:eastAsia="ja-JP"/>
    </w:rPr>
  </w:style>
  <w:style w:type="character" w:customStyle="1" w:styleId="14">
    <w:name w:val="明显参考1"/>
    <w:basedOn w:val="DefaultParagraphFont"/>
    <w:uiPriority w:val="32"/>
    <w:qFormat/>
    <w:rsid w:val="0090107F"/>
    <w:rPr>
      <w:b/>
      <w:bCs/>
      <w:smallCaps/>
      <w:color w:val="5B9BD5" w:themeColor="accent1"/>
      <w:spacing w:val="5"/>
    </w:rPr>
  </w:style>
  <w:style w:type="character" w:customStyle="1" w:styleId="15">
    <w:name w:val="@他1"/>
    <w:basedOn w:val="DefaultParagraphFont"/>
    <w:uiPriority w:val="99"/>
    <w:semiHidden/>
    <w:unhideWhenUsed/>
    <w:qFormat/>
    <w:rsid w:val="0090107F"/>
    <w:rPr>
      <w:color w:val="2B579A"/>
      <w:shd w:val="clear" w:color="auto" w:fill="E1DFDD"/>
    </w:rPr>
  </w:style>
  <w:style w:type="paragraph" w:styleId="NoSpacing">
    <w:name w:val="No Spacing"/>
    <w:uiPriority w:val="1"/>
    <w:qFormat/>
    <w:rsid w:val="0090107F"/>
    <w:pPr>
      <w:spacing w:before="120" w:after="120"/>
      <w:jc w:val="center"/>
    </w:pPr>
    <w:rPr>
      <w:rFonts w:eastAsiaTheme="minorEastAsia"/>
      <w:sz w:val="24"/>
      <w:szCs w:val="24"/>
      <w:lang w:val="en-GB" w:eastAsia="ja-JP"/>
    </w:rPr>
  </w:style>
  <w:style w:type="character" w:customStyle="1" w:styleId="16">
    <w:name w:val="智能超链接1"/>
    <w:basedOn w:val="DefaultParagraphFont"/>
    <w:uiPriority w:val="99"/>
    <w:semiHidden/>
    <w:unhideWhenUsed/>
    <w:qFormat/>
    <w:rsid w:val="0090107F"/>
    <w:rPr>
      <w:u w:val="dotted"/>
    </w:rPr>
  </w:style>
  <w:style w:type="character" w:customStyle="1" w:styleId="17">
    <w:name w:val="智能链接1"/>
    <w:basedOn w:val="DefaultParagraphFont"/>
    <w:uiPriority w:val="99"/>
    <w:semiHidden/>
    <w:unhideWhenUsed/>
    <w:qFormat/>
    <w:rsid w:val="0090107F"/>
    <w:rPr>
      <w:color w:val="0000FF"/>
      <w:u w:val="single"/>
      <w:shd w:val="clear" w:color="auto" w:fill="F3F2F1"/>
    </w:rPr>
  </w:style>
  <w:style w:type="character" w:customStyle="1" w:styleId="18">
    <w:name w:val="不明显强调1"/>
    <w:basedOn w:val="DefaultParagraphFont"/>
    <w:uiPriority w:val="19"/>
    <w:qFormat/>
    <w:rsid w:val="0090107F"/>
    <w:rPr>
      <w:i/>
      <w:iCs/>
      <w:color w:val="404040" w:themeColor="text1" w:themeTint="BF"/>
    </w:rPr>
  </w:style>
  <w:style w:type="character" w:customStyle="1" w:styleId="19">
    <w:name w:val="不明显参考1"/>
    <w:basedOn w:val="DefaultParagraphFont"/>
    <w:uiPriority w:val="31"/>
    <w:qFormat/>
    <w:rsid w:val="0090107F"/>
    <w:rPr>
      <w:smallCaps/>
      <w:color w:val="595959" w:themeColor="text1" w:themeTint="A6"/>
    </w:rPr>
  </w:style>
  <w:style w:type="paragraph" w:customStyle="1" w:styleId="TOC10">
    <w:name w:val="TOC 标题1"/>
    <w:basedOn w:val="Heading1"/>
    <w:next w:val="Normal"/>
    <w:uiPriority w:val="39"/>
    <w:semiHidden/>
    <w:unhideWhenUsed/>
    <w:qFormat/>
    <w:rsid w:val="0090107F"/>
    <w:pPr>
      <w:spacing w:before="240" w:after="0" w:line="240" w:lineRule="auto"/>
      <w:jc w:val="center"/>
      <w:outlineLvl w:val="9"/>
    </w:pPr>
    <w:rPr>
      <w:rFonts w:asciiTheme="majorHAnsi" w:eastAsiaTheme="majorEastAsia" w:hAnsiTheme="majorHAnsi" w:cstheme="majorBidi"/>
      <w:b w:val="0"/>
      <w:color w:val="2E74B5" w:themeColor="accent1" w:themeShade="BF"/>
      <w:kern w:val="0"/>
      <w:sz w:val="32"/>
      <w:szCs w:val="32"/>
    </w:rPr>
  </w:style>
  <w:style w:type="character" w:customStyle="1" w:styleId="1a">
    <w:name w:val="未处理的提及1"/>
    <w:basedOn w:val="DefaultParagraphFont"/>
    <w:uiPriority w:val="99"/>
    <w:semiHidden/>
    <w:unhideWhenUsed/>
    <w:qFormat/>
    <w:rsid w:val="0090107F"/>
    <w:rPr>
      <w:color w:val="605E5C"/>
      <w:shd w:val="clear" w:color="auto" w:fill="E1DFDD"/>
    </w:rPr>
  </w:style>
  <w:style w:type="paragraph" w:customStyle="1" w:styleId="Heading1Centered">
    <w:name w:val="Heading 1 Centered"/>
    <w:basedOn w:val="Heading1"/>
    <w:qFormat/>
    <w:rsid w:val="0090107F"/>
    <w:pPr>
      <w:tabs>
        <w:tab w:val="left" w:pos="794"/>
        <w:tab w:val="left" w:pos="1134"/>
        <w:tab w:val="left" w:pos="1191"/>
        <w:tab w:val="left" w:pos="1588"/>
        <w:tab w:val="left" w:pos="1871"/>
        <w:tab w:val="left" w:pos="1985"/>
        <w:tab w:val="left" w:pos="2268"/>
      </w:tabs>
      <w:overflowPunct w:val="0"/>
      <w:autoSpaceDE w:val="0"/>
      <w:autoSpaceDN w:val="0"/>
      <w:adjustRightInd w:val="0"/>
      <w:spacing w:before="360" w:after="0" w:line="240" w:lineRule="auto"/>
      <w:jc w:val="center"/>
      <w:textAlignment w:val="baseline"/>
    </w:pPr>
    <w:rPr>
      <w:rFonts w:eastAsia="Times New Roman"/>
      <w:bCs/>
      <w:kern w:val="0"/>
      <w:szCs w:val="20"/>
      <w:lang w:eastAsia="en-US"/>
    </w:rPr>
  </w:style>
  <w:style w:type="character" w:customStyle="1" w:styleId="UnresolvedMention10">
    <w:name w:val="Unresolved Mention1"/>
    <w:basedOn w:val="DefaultParagraphFont"/>
    <w:uiPriority w:val="99"/>
    <w:semiHidden/>
    <w:unhideWhenUsed/>
    <w:qFormat/>
    <w:rsid w:val="0090107F"/>
    <w:rPr>
      <w:color w:val="605E5C"/>
      <w:shd w:val="clear" w:color="auto" w:fill="E1DFDD"/>
    </w:rPr>
  </w:style>
  <w:style w:type="character" w:customStyle="1" w:styleId="UnresolvedMention2">
    <w:name w:val="Unresolved Mention2"/>
    <w:basedOn w:val="DefaultParagraphFont"/>
    <w:uiPriority w:val="99"/>
    <w:semiHidden/>
    <w:unhideWhenUsed/>
    <w:qFormat/>
    <w:rsid w:val="0090107F"/>
    <w:rPr>
      <w:color w:val="605E5C"/>
      <w:shd w:val="clear" w:color="auto" w:fill="E1DFDD"/>
    </w:rPr>
  </w:style>
  <w:style w:type="character" w:customStyle="1" w:styleId="UnresolvedMention3">
    <w:name w:val="Unresolved Mention3"/>
    <w:basedOn w:val="DefaultParagraphFont"/>
    <w:uiPriority w:val="99"/>
    <w:semiHidden/>
    <w:unhideWhenUsed/>
    <w:qFormat/>
    <w:rsid w:val="0090107F"/>
    <w:rPr>
      <w:color w:val="605E5C"/>
      <w:shd w:val="clear" w:color="auto" w:fill="E1DFDD"/>
    </w:rPr>
  </w:style>
  <w:style w:type="paragraph" w:customStyle="1" w:styleId="ITU-THeading3">
    <w:name w:val="ITU-T Heading 3"/>
    <w:basedOn w:val="Heading3"/>
    <w:link w:val="ITU-THeading3Char"/>
    <w:qFormat/>
    <w:rsid w:val="0090107F"/>
    <w:pPr>
      <w:numPr>
        <w:ilvl w:val="0"/>
      </w:numPr>
      <w:tabs>
        <w:tab w:val="left" w:pos="794"/>
        <w:tab w:val="left" w:pos="1191"/>
        <w:tab w:val="left" w:pos="1588"/>
        <w:tab w:val="left" w:pos="1985"/>
      </w:tabs>
      <w:overflowPunct w:val="0"/>
      <w:autoSpaceDE w:val="0"/>
      <w:autoSpaceDN w:val="0"/>
      <w:adjustRightInd w:val="0"/>
      <w:spacing w:beforeLines="0" w:before="160" w:afterLines="0" w:after="0" w:line="240" w:lineRule="auto"/>
      <w:ind w:leftChars="200" w:left="794" w:hanging="794"/>
      <w:jc w:val="both"/>
      <w:textAlignment w:val="baseline"/>
    </w:pPr>
    <w:rPr>
      <w:rFonts w:eastAsia="Batang"/>
      <w:kern w:val="2"/>
      <w:szCs w:val="24"/>
      <w:lang w:eastAsia="en-US"/>
    </w:rPr>
  </w:style>
  <w:style w:type="character" w:customStyle="1" w:styleId="ITU-THeading3Char">
    <w:name w:val="ITU-T Heading 3 Char"/>
    <w:basedOn w:val="Heading3Char"/>
    <w:link w:val="ITU-THeading3"/>
    <w:qFormat/>
    <w:rsid w:val="0090107F"/>
    <w:rPr>
      <w:rFonts w:ascii="Times New Roman" w:eastAsia="Batang" w:hAnsi="Times New Roman" w:cs="Times New Roman"/>
      <w:b/>
      <w:bCs w:val="0"/>
      <w:kern w:val="2"/>
      <w:sz w:val="24"/>
      <w:szCs w:val="24"/>
      <w:lang w:val="en-GB" w:eastAsia="en-US" w:bidi="he-IL"/>
    </w:rPr>
  </w:style>
  <w:style w:type="character" w:customStyle="1" w:styleId="110">
    <w:name w:val="未处理的提及11"/>
    <w:basedOn w:val="DefaultParagraphFont"/>
    <w:uiPriority w:val="99"/>
    <w:semiHidden/>
    <w:unhideWhenUsed/>
    <w:qFormat/>
    <w:rsid w:val="0090107F"/>
    <w:rPr>
      <w:color w:val="605E5C"/>
      <w:shd w:val="clear" w:color="auto" w:fill="E1DFDD"/>
    </w:rPr>
  </w:style>
  <w:style w:type="character" w:customStyle="1" w:styleId="entry-name">
    <w:name w:val="entry-name"/>
    <w:basedOn w:val="DefaultParagraphFont"/>
    <w:rsid w:val="0090107F"/>
  </w:style>
  <w:style w:type="character" w:customStyle="1" w:styleId="contentpasted1">
    <w:name w:val="contentpasted1"/>
    <w:basedOn w:val="DefaultParagraphFont"/>
    <w:rsid w:val="00C77A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10886">
      <w:bodyDiv w:val="1"/>
      <w:marLeft w:val="0"/>
      <w:marRight w:val="0"/>
      <w:marTop w:val="0"/>
      <w:marBottom w:val="0"/>
      <w:divBdr>
        <w:top w:val="none" w:sz="0" w:space="0" w:color="auto"/>
        <w:left w:val="none" w:sz="0" w:space="0" w:color="auto"/>
        <w:bottom w:val="none" w:sz="0" w:space="0" w:color="auto"/>
        <w:right w:val="none" w:sz="0" w:space="0" w:color="auto"/>
      </w:divBdr>
    </w:div>
    <w:div w:id="384724605">
      <w:bodyDiv w:val="1"/>
      <w:marLeft w:val="0"/>
      <w:marRight w:val="0"/>
      <w:marTop w:val="0"/>
      <w:marBottom w:val="0"/>
      <w:divBdr>
        <w:top w:val="none" w:sz="0" w:space="0" w:color="auto"/>
        <w:left w:val="none" w:sz="0" w:space="0" w:color="auto"/>
        <w:bottom w:val="none" w:sz="0" w:space="0" w:color="auto"/>
        <w:right w:val="none" w:sz="0" w:space="0" w:color="auto"/>
      </w:divBdr>
    </w:div>
    <w:div w:id="1076395589">
      <w:bodyDiv w:val="1"/>
      <w:marLeft w:val="0"/>
      <w:marRight w:val="0"/>
      <w:marTop w:val="0"/>
      <w:marBottom w:val="0"/>
      <w:divBdr>
        <w:top w:val="none" w:sz="0" w:space="0" w:color="auto"/>
        <w:left w:val="none" w:sz="0" w:space="0" w:color="auto"/>
        <w:bottom w:val="none" w:sz="0" w:space="0" w:color="auto"/>
        <w:right w:val="none" w:sz="0" w:space="0" w:color="auto"/>
      </w:divBdr>
    </w:div>
    <w:div w:id="1098676477">
      <w:bodyDiv w:val="1"/>
      <w:marLeft w:val="0"/>
      <w:marRight w:val="0"/>
      <w:marTop w:val="0"/>
      <w:marBottom w:val="0"/>
      <w:divBdr>
        <w:top w:val="none" w:sz="0" w:space="0" w:color="auto"/>
        <w:left w:val="none" w:sz="0" w:space="0" w:color="auto"/>
        <w:bottom w:val="none" w:sz="0" w:space="0" w:color="auto"/>
        <w:right w:val="none" w:sz="0" w:space="0" w:color="auto"/>
      </w:divBdr>
    </w:div>
    <w:div w:id="1223326806">
      <w:bodyDiv w:val="1"/>
      <w:marLeft w:val="0"/>
      <w:marRight w:val="0"/>
      <w:marTop w:val="0"/>
      <w:marBottom w:val="0"/>
      <w:divBdr>
        <w:top w:val="none" w:sz="0" w:space="0" w:color="auto"/>
        <w:left w:val="none" w:sz="0" w:space="0" w:color="auto"/>
        <w:bottom w:val="none" w:sz="0" w:space="0" w:color="auto"/>
        <w:right w:val="none" w:sz="0" w:space="0" w:color="auto"/>
      </w:divBdr>
    </w:div>
    <w:div w:id="1253271719">
      <w:bodyDiv w:val="1"/>
      <w:marLeft w:val="0"/>
      <w:marRight w:val="0"/>
      <w:marTop w:val="0"/>
      <w:marBottom w:val="0"/>
      <w:divBdr>
        <w:top w:val="none" w:sz="0" w:space="0" w:color="auto"/>
        <w:left w:val="none" w:sz="0" w:space="0" w:color="auto"/>
        <w:bottom w:val="none" w:sz="0" w:space="0" w:color="auto"/>
        <w:right w:val="none" w:sz="0" w:space="0" w:color="auto"/>
      </w:divBdr>
    </w:div>
    <w:div w:id="20509593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m@iitp.ac.in" TargetMode="External"/><Relationship Id="rId13" Type="http://schemas.openxmlformats.org/officeDocument/2006/relationships/oleObject" Target="embeddings/oleObject3.bin"/><Relationship Id="rId18" Type="http://schemas.openxmlformats.org/officeDocument/2006/relationships/image" Target="media/image6.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emf"/><Relationship Id="rId17" Type="http://schemas.openxmlformats.org/officeDocument/2006/relationships/oleObject" Target="embeddings/oleObject5.bin"/><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glossaryDocument" Target="glossary/document.xml"/><Relationship Id="rId10" Type="http://schemas.openxmlformats.org/officeDocument/2006/relationships/oleObject" Target="embeddings/oleObject1.bin"/><Relationship Id="rId19"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4.emf"/><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b8e1448-43b3-4be2-a964-12ba1872d575}"/>
        <w:category>
          <w:name w:val="General"/>
          <w:gallery w:val="placeholder"/>
        </w:category>
        <w:types>
          <w:type w:val="bbPlcHdr"/>
        </w:types>
        <w:behaviors>
          <w:behavior w:val="content"/>
        </w:behaviors>
        <w:guid w:val="{3B8E1448-43B3-4BE2-A964-12BA1872D575}"/>
      </w:docPartPr>
      <w:docPartBody>
        <w:p w:rsidR="004165D5" w:rsidRDefault="002C3D32">
          <w:pPr>
            <w:pStyle w:val="BE35CAB5F528406682BA1E5829CF48D03"/>
          </w:pPr>
          <w:r>
            <w:rPr>
              <w:rStyle w:val="PlaceholderText"/>
              <w:rFonts w:cstheme="minorBidi"/>
              <w:highlight w:val="yellow"/>
            </w:rPr>
            <w:t>Place</w:t>
          </w:r>
        </w:p>
      </w:docPartBody>
    </w:docPart>
    <w:docPart>
      <w:docPartPr>
        <w:name w:val="{8ab9e2ee-0faf-43ff-8393-1f0c80bfc377}"/>
        <w:category>
          <w:name w:val="General"/>
          <w:gallery w:val="placeholder"/>
        </w:category>
        <w:types>
          <w:type w:val="bbPlcHdr"/>
        </w:types>
        <w:behaviors>
          <w:behavior w:val="content"/>
        </w:behaviors>
        <w:guid w:val="{8AB9E2EE-0FAF-43FF-8393-1F0C80BFC377}"/>
      </w:docPartPr>
      <w:docPartBody>
        <w:p w:rsidR="004165D5" w:rsidRDefault="002C3D32">
          <w:pPr>
            <w:pStyle w:val="824E3C955CBF4A329B1AA45F443B5F3C3"/>
          </w:pPr>
          <w:r>
            <w:rPr>
              <w:rStyle w:val="PlaceholderText"/>
              <w:rFonts w:cstheme="minorBidi"/>
              <w:highlight w:val="yellow"/>
            </w:rPr>
            <w:t>dd-dd mmm yyyy</w:t>
          </w:r>
        </w:p>
      </w:docPartBody>
    </w:docPart>
    <w:docPart>
      <w:docPartPr>
        <w:name w:val="{7aa1d547-184b-4c9f-be1c-ca4c6e4176a6}"/>
        <w:category>
          <w:name w:val="General"/>
          <w:gallery w:val="placeholder"/>
        </w:category>
        <w:types>
          <w:type w:val="bbPlcHdr"/>
        </w:types>
        <w:behaviors>
          <w:behavior w:val="content"/>
        </w:behaviors>
        <w:guid w:val="{7AA1D547-184B-4C9F-BE1C-CA4C6E4176A6}"/>
      </w:docPartPr>
      <w:docPartBody>
        <w:p w:rsidR="004165D5" w:rsidRDefault="002C3D32">
          <w:pPr>
            <w:pStyle w:val="4878D547FE7D42D49B34F3CF010FA8A03"/>
          </w:pPr>
          <w:r>
            <w:rPr>
              <w:rStyle w:val="PlaceholderText"/>
              <w:rFonts w:cstheme="minorBidi"/>
              <w:highlight w:val="yellow"/>
            </w:rPr>
            <w:t>Insert source(s)</w:t>
          </w:r>
        </w:p>
      </w:docPartBody>
    </w:docPart>
    <w:docPart>
      <w:docPartPr>
        <w:name w:val="{381eb22f-a709-4837-9b0c-862109999751}"/>
        <w:category>
          <w:name w:val="常规"/>
          <w:gallery w:val="placeholder"/>
        </w:category>
        <w:types>
          <w:type w:val="bbPlcHdr"/>
        </w:types>
        <w:behaviors>
          <w:behavior w:val="content"/>
        </w:behaviors>
        <w:guid w:val="{381EB22F-A709-4837-9B0C-862109999751}"/>
      </w:docPartPr>
      <w:docPartBody>
        <w:p w:rsidR="004165D5" w:rsidRDefault="002C3D32">
          <w:pPr>
            <w:pStyle w:val="59AA3EAC39784DB7A888492EF5E25AED"/>
          </w:pPr>
          <w:r>
            <w:rPr>
              <w:rStyle w:val="PlaceholderText"/>
              <w:highlight w:val="yellow"/>
            </w:rPr>
            <w:t>Insert abstract under 200 words. See Rec.A.2, clause I.1.12 for guidance.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altName w:val="微软雅黑"/>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imes new">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
    <w:altName w:val="MS Mincho"/>
    <w:panose1 w:val="00000000000000000000"/>
    <w:charset w:val="80"/>
    <w:family w:val="auto"/>
    <w:notTrueType/>
    <w:pitch w:val="variable"/>
    <w:sig w:usb0="00000000" w:usb1="08070000" w:usb2="00000010" w:usb3="00000000" w:csb0="00020000" w:csb1="00000000"/>
  </w:font>
  <w:font w:name="TimesNewRomanPS-BoldMT">
    <w:altName w:val="Times New Roman"/>
    <w:charset w:val="00"/>
    <w:family w:val="roman"/>
    <w:pitch w:val="variable"/>
    <w:sig w:usb0="E0002AFF" w:usb1="C0007841"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oNotDisplayPageBoundaries/>
  <w:bordersDoNotSurroundHeader/>
  <w:bordersDoNotSurroundFooter/>
  <w:defaultTabStop w:val="420"/>
  <w:characterSpacingControl w:val="doNotCompress"/>
  <w:compat>
    <w:useFELayout/>
    <w:splitPgBreakAndParaMark/>
    <w:compatSetting w:name="compatibilityMode" w:uri="http://schemas.microsoft.com/office/word" w:val="14"/>
    <w:compatSetting w:name="useWord2013TrackBottomHyphenation" w:uri="http://schemas.microsoft.com/office/word" w:val="1"/>
  </w:compat>
  <w:rsids>
    <w:rsidRoot w:val="00561DFF"/>
    <w:rsid w:val="00083206"/>
    <w:rsid w:val="000B5BED"/>
    <w:rsid w:val="001D0C82"/>
    <w:rsid w:val="001D5AB3"/>
    <w:rsid w:val="001E5A4F"/>
    <w:rsid w:val="001E7792"/>
    <w:rsid w:val="001F0448"/>
    <w:rsid w:val="0021037A"/>
    <w:rsid w:val="00260FB1"/>
    <w:rsid w:val="002C3D32"/>
    <w:rsid w:val="003E6E86"/>
    <w:rsid w:val="004165D5"/>
    <w:rsid w:val="004A70A6"/>
    <w:rsid w:val="005474B3"/>
    <w:rsid w:val="00561DFF"/>
    <w:rsid w:val="005A5DC2"/>
    <w:rsid w:val="006020C0"/>
    <w:rsid w:val="00646988"/>
    <w:rsid w:val="006518CE"/>
    <w:rsid w:val="00702E10"/>
    <w:rsid w:val="00825D6C"/>
    <w:rsid w:val="00897984"/>
    <w:rsid w:val="008A29B7"/>
    <w:rsid w:val="00907A92"/>
    <w:rsid w:val="009263F1"/>
    <w:rsid w:val="009E58E3"/>
    <w:rsid w:val="009F179E"/>
    <w:rsid w:val="00AB7BFE"/>
    <w:rsid w:val="00AF5F10"/>
    <w:rsid w:val="00B74CC7"/>
    <w:rsid w:val="00BE63CE"/>
    <w:rsid w:val="00BF54D6"/>
    <w:rsid w:val="00CA23DC"/>
    <w:rsid w:val="00CD669C"/>
    <w:rsid w:val="00D548E5"/>
    <w:rsid w:val="00D95F14"/>
    <w:rsid w:val="00E04555"/>
    <w:rsid w:val="00E813EB"/>
    <w:rsid w:val="00F24A2C"/>
    <w:rsid w:val="00F94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35CAB5F528406682BA1E5829CF48D03">
    <w:name w:val="BE35CAB5F528406682BA1E5829CF48D03"/>
    <w:qFormat/>
    <w:pPr>
      <w:spacing w:before="120"/>
    </w:pPr>
    <w:rPr>
      <w:rFonts w:ascii="Times New Roman" w:hAnsi="Times New Roman" w:cs="Times New Roman"/>
      <w:sz w:val="24"/>
      <w:szCs w:val="24"/>
      <w:lang w:val="en-GB" w:eastAsia="ja-JP"/>
    </w:rPr>
  </w:style>
  <w:style w:type="character" w:styleId="PlaceholderText">
    <w:name w:val="Placeholder Text"/>
    <w:basedOn w:val="DefaultParagraphFont"/>
    <w:uiPriority w:val="99"/>
    <w:semiHidden/>
    <w:rsid w:val="00BF54D6"/>
    <w:rPr>
      <w:rFonts w:ascii="Times New Roman" w:hAnsi="Times New Roman"/>
      <w:color w:val="808080"/>
    </w:rPr>
  </w:style>
  <w:style w:type="paragraph" w:customStyle="1" w:styleId="824E3C955CBF4A329B1AA45F443B5F3C3">
    <w:name w:val="824E3C955CBF4A329B1AA45F443B5F3C3"/>
    <w:qFormat/>
    <w:pPr>
      <w:spacing w:before="120"/>
    </w:pPr>
    <w:rPr>
      <w:rFonts w:ascii="Times New Roman" w:hAnsi="Times New Roman" w:cs="Times New Roman"/>
      <w:sz w:val="24"/>
      <w:szCs w:val="24"/>
      <w:lang w:val="en-GB" w:eastAsia="ja-JP"/>
    </w:rPr>
  </w:style>
  <w:style w:type="paragraph" w:customStyle="1" w:styleId="4878D547FE7D42D49B34F3CF010FA8A03">
    <w:name w:val="4878D547FE7D42D49B34F3CF010FA8A03"/>
    <w:qFormat/>
    <w:pPr>
      <w:spacing w:before="120"/>
    </w:pPr>
    <w:rPr>
      <w:rFonts w:ascii="Times New Roman" w:hAnsi="Times New Roman" w:cs="Times New Roman"/>
      <w:sz w:val="24"/>
      <w:szCs w:val="24"/>
      <w:lang w:val="en-GB" w:eastAsia="ja-JP"/>
    </w:rPr>
  </w:style>
  <w:style w:type="paragraph" w:customStyle="1" w:styleId="59AA3EAC39784DB7A888492EF5E25AED">
    <w:name w:val="59AA3EAC39784DB7A888492EF5E25AED"/>
    <w:qFormat/>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10</Pages>
  <Words>2429</Words>
  <Characters>13850</Characters>
  <Application>Microsoft Office Word</Application>
  <DocSecurity>0</DocSecurity>
  <Lines>115</Lines>
  <Paragraphs>32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unicom</dc:creator>
  <cp:lastModifiedBy>user</cp:lastModifiedBy>
  <cp:revision>20</cp:revision>
  <dcterms:created xsi:type="dcterms:W3CDTF">2023-02-25T18:58:00Z</dcterms:created>
  <dcterms:modified xsi:type="dcterms:W3CDTF">2023-06-09T11:01:00Z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C5E67DDECAE0475DA9DC7D2DCBE23FA7</vt:lpwstr>
  </property>
</Properties>
</file>